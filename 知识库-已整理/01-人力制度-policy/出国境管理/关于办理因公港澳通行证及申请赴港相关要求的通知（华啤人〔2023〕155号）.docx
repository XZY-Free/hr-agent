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47D7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val="en-US" w:eastAsia="zh-CN"/>
        </w:rPr>
        <w:t xml:space="preserve"> 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关于办理因公港澳通行证及申请赴港相关要求的通知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  <w:t>（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val="en-US" w:eastAsia="zh-CN"/>
        </w:rPr>
        <w:t>华啤人〔2023〕155号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  <w:t>）</w:t>
      </w:r>
    </w:p>
    <w:p w14:paraId="790FC0D1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宋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val="en-US" w:eastAsia="zh-CN"/>
        </w:rPr>
        <w:t>///</w:t>
      </w:r>
    </w:p>
    <w:p w14:paraId="51A4B83C">
      <w:pPr>
        <w:adjustRightInd w:val="0"/>
        <w:snapToGrid w:val="0"/>
        <w:spacing w:line="480" w:lineRule="exac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华润啤酒各部门、直属机构，华润雪花/华润酒业各中心、部门：</w:t>
      </w:r>
    </w:p>
    <w:p w14:paraId="38327A85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近期总部各部门申请办理因公港澳通行证需求增多，但存在申报分散、时间过于紧急、审批流程不规范等问题，根据集团对因公港澳通行证办理要求，现对申办因公港澳通行证及赴港事宜通知如下：</w:t>
      </w:r>
    </w:p>
    <w:p w14:paraId="62893BD0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一、集中申报</w:t>
      </w:r>
    </w:p>
    <w:p w14:paraId="41B9F621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（一）各中心/职能部门近半年内如有多人、多次办证或赴港需求，请集中一次性申请。</w:t>
      </w:r>
    </w:p>
    <w:p w14:paraId="04B873E7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（二）请示文件中需明确申办类型及赴港计划，以便啤酒人力资源部向集团申请争取优先办理。办理类型如下：</w:t>
      </w:r>
    </w:p>
    <w:p w14:paraId="028F3AC1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1.申请办理因公港澳通行证。</w:t>
      </w:r>
    </w:p>
    <w:p w14:paraId="198403CE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2.申请单次赴港（需明确具体赴港日期）。</w:t>
      </w:r>
    </w:p>
    <w:p w14:paraId="110DFA47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3.申请一年多次赴港（适用于年度内需多次赴港人员，请示中需明确人员工作职责、多次赴港任务）。</w:t>
      </w:r>
    </w:p>
    <w:p w14:paraId="7C417139">
      <w:pPr>
        <w:adjustRightInd w:val="0"/>
        <w:snapToGrid w:val="0"/>
        <w:spacing w:line="480" w:lineRule="exact"/>
        <w:ind w:firstLine="480" w:firstLineChars="20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///</w:t>
      </w:r>
    </w:p>
    <w:p w14:paraId="64940CB9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二、规范审批</w:t>
      </w:r>
    </w:p>
    <w:p w14:paraId="17CFA534">
      <w:pPr>
        <w:adjustRightInd w:val="0"/>
        <w:snapToGrid w:val="0"/>
        <w:spacing w:line="480" w:lineRule="exact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申请办证或赴港，需由部门人员通过OA提出申请并填写《因公临时赴港澳人员备案表》</w:t>
      </w:r>
      <w:del w:id="0" w:author="咨询组" w:date="2026-04-29T14:50:46Z">
        <w:r>
          <w:rPr>
            <w:rFonts w:hint="eastAsia" w:asciiTheme="minorEastAsia" w:hAnsiTheme="minorEastAsia"/>
            <w:sz w:val="24"/>
            <w:szCs w:val="24"/>
          </w:rPr>
          <w:delText>（参照附件1）</w:delText>
        </w:r>
      </w:del>
      <w:r>
        <w:rPr>
          <w:rFonts w:hint="eastAsia" w:asciiTheme="minorEastAsia" w:hAnsiTheme="minorEastAsia"/>
          <w:sz w:val="24"/>
          <w:szCs w:val="24"/>
        </w:rPr>
        <w:t>，请示件经部门负责人审核，并报啤酒人力资源部、雪花总经理/酒业总经理/业务分管副总裁、啤酒人力协管领导、啤酒首席执行官审批。（按以上审批流审批）</w:t>
      </w:r>
    </w:p>
    <w:p w14:paraId="0935A307">
      <w:pPr>
        <w:adjustRightInd w:val="0"/>
        <w:snapToGrid w:val="0"/>
        <w:spacing w:line="480" w:lineRule="exact"/>
        <w:ind w:firstLine="480" w:firstLineChars="20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///</w:t>
      </w:r>
    </w:p>
    <w:p w14:paraId="533A3F2D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三、预留充足时间</w:t>
      </w:r>
    </w:p>
    <w:p w14:paraId="66BD4F47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（一）新证/换证/签注延期：各单位应合理规划，至少提前1个月以上提报申办请示，对于需新办证件或换证的人员要严格按照办证材料要求</w:t>
      </w:r>
      <w:del w:id="1" w:author="咨询组" w:date="2026-04-29T14:50:59Z">
        <w:r>
          <w:rPr>
            <w:rFonts w:hint="eastAsia" w:asciiTheme="minorEastAsia" w:hAnsiTheme="minorEastAsia"/>
            <w:sz w:val="24"/>
            <w:szCs w:val="24"/>
          </w:rPr>
          <w:delText>（见附件2）</w:delText>
        </w:r>
      </w:del>
      <w:r>
        <w:rPr>
          <w:rFonts w:hint="eastAsia" w:asciiTheme="minorEastAsia" w:hAnsiTheme="minorEastAsia"/>
          <w:sz w:val="24"/>
          <w:szCs w:val="24"/>
        </w:rPr>
        <w:t>及时准备并提供材料。</w:t>
      </w:r>
    </w:p>
    <w:p w14:paraId="41654BD5">
      <w:pPr>
        <w:adjustRightInd w:val="0"/>
        <w:snapToGrid w:val="0"/>
        <w:spacing w:line="48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（二）赴港：因公港澳通行证及签注在有效期内的人员，有临时赴港需求的，需提前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hint="eastAsia" w:asciiTheme="minorEastAsia" w:hAnsiTheme="minorEastAsia"/>
          <w:sz w:val="24"/>
          <w:szCs w:val="24"/>
        </w:rPr>
        <w:t>周提报赴港申请。</w:t>
      </w:r>
    </w:p>
    <w:p w14:paraId="6EA505CC">
      <w:pPr>
        <w:adjustRightInd w:val="0"/>
        <w:snapToGrid w:val="0"/>
        <w:spacing w:line="480" w:lineRule="exact"/>
        <w:ind w:firstLine="480" w:firstLineChars="200"/>
        <w:rPr>
          <w:del w:id="2" w:author="咨询组" w:date="2026-04-29T14:51:46Z"/>
          <w:rFonts w:hint="default" w:asciiTheme="minorEastAsia" w:hAnsiTheme="minorEastAsia"/>
          <w:sz w:val="24"/>
          <w:szCs w:val="24"/>
          <w:lang w:val="en-US"/>
        </w:rPr>
      </w:pPr>
      <w:r>
        <w:rPr>
          <w:rFonts w:hint="eastAsia" w:asciiTheme="minorEastAsia" w:hAnsiTheme="minorEastAsia"/>
          <w:sz w:val="24"/>
          <w:szCs w:val="24"/>
        </w:rPr>
        <w:t>四、如未按以上要求申报或准备材料，将会影响证件办理或出行。各中心/部门在因公赴港澳申请及办理过程中如有相关疑问，请提前咨询人力资源部</w:t>
      </w:r>
      <w:del w:id="3" w:author="咨询组" w:date="2026-04-29T14:51:46Z">
        <w:r>
          <w:rPr>
            <w:rFonts w:hint="default" w:asciiTheme="minorEastAsia" w:hAnsiTheme="minorEastAsia"/>
            <w:sz w:val="24"/>
            <w:szCs w:val="24"/>
            <w:lang w:val="en-US"/>
          </w:rPr>
          <w:delText>卫建伟，联系方式：17698594247。</w:delText>
        </w:r>
      </w:del>
    </w:p>
    <w:p w14:paraId="279A7692">
      <w:pPr>
        <w:adjustRightInd w:val="0"/>
        <w:snapToGrid w:val="0"/>
        <w:spacing w:line="480" w:lineRule="exact"/>
        <w:ind w:firstLine="480" w:firstLineChars="200"/>
        <w:rPr>
          <w:del w:id="4" w:author="咨询组" w:date="2026-04-29T14:51:06Z"/>
          <w:rFonts w:hint="default" w:ascii="宋体" w:hAnsi="宋体" w:eastAsia="宋体"/>
          <w:sz w:val="24"/>
          <w:szCs w:val="24"/>
          <w:lang w:val="en-US" w:eastAsia="zh-CN"/>
        </w:rPr>
      </w:pPr>
      <w:ins w:id="5" w:author="咨询组" w:date="2026-04-29T14:51:47Z">
        <w:r>
          <w:rPr>
            <w:rFonts w:hint="eastAsia" w:eastAsia="宋体" w:asciiTheme="minorEastAsia" w:hAnsiTheme="minorEastAsia"/>
            <w:sz w:val="24"/>
            <w:szCs w:val="24"/>
            <w:lang w:val="en-US" w:eastAsia="zh-CN"/>
          </w:rPr>
          <w:t>干部</w:t>
        </w:r>
      </w:ins>
      <w:ins w:id="6" w:author="咨询组" w:date="2026-04-29T14:51:49Z">
        <w:r>
          <w:rPr>
            <w:rFonts w:hint="eastAsia" w:eastAsia="宋体" w:asciiTheme="minorEastAsia" w:hAnsiTheme="minorEastAsia"/>
            <w:sz w:val="24"/>
            <w:szCs w:val="24"/>
            <w:lang w:val="en-US" w:eastAsia="zh-CN"/>
          </w:rPr>
          <w:t>监督</w:t>
        </w:r>
      </w:ins>
      <w:ins w:id="7" w:author="咨询组" w:date="2026-04-29T14:51:53Z">
        <w:r>
          <w:rPr>
            <w:rFonts w:hint="eastAsia" w:eastAsia="宋体" w:asciiTheme="minorEastAsia" w:hAnsiTheme="minorEastAsia"/>
            <w:sz w:val="24"/>
            <w:szCs w:val="24"/>
            <w:lang w:val="en-US" w:eastAsia="zh-CN"/>
          </w:rPr>
          <w:t>组</w:t>
        </w:r>
      </w:ins>
      <w:ins w:id="8" w:author="咨询组" w:date="2026-04-29T14:51:55Z">
        <w:r>
          <w:rPr>
            <w:rFonts w:hint="eastAsia" w:eastAsia="宋体" w:asciiTheme="minorEastAsia" w:hAnsiTheme="minorEastAsia"/>
            <w:sz w:val="24"/>
            <w:szCs w:val="24"/>
            <w:lang w:val="en-US" w:eastAsia="zh-CN"/>
          </w:rPr>
          <w:t>。</w:t>
        </w:r>
      </w:ins>
    </w:p>
    <w:p w14:paraId="4AF11D97">
      <w:pPr>
        <w:adjustRightInd w:val="0"/>
        <w:snapToGrid w:val="0"/>
        <w:spacing w:line="480" w:lineRule="exact"/>
        <w:ind w:firstLine="480" w:firstLineChars="200"/>
        <w:rPr>
          <w:del w:id="9" w:author="咨询组" w:date="2026-04-29T14:51:06Z"/>
          <w:rFonts w:ascii="宋体" w:hAnsi="宋体" w:eastAsia="宋体"/>
          <w:sz w:val="24"/>
          <w:szCs w:val="24"/>
        </w:rPr>
      </w:pPr>
      <w:del w:id="10" w:author="咨询组" w:date="2026-04-29T14:51:06Z">
        <w:r>
          <w:rPr>
            <w:rFonts w:hint="eastAsia" w:ascii="宋体" w:hAnsi="宋体" w:eastAsia="宋体"/>
            <w:sz w:val="24"/>
            <w:szCs w:val="24"/>
          </w:rPr>
          <w:delText>附件：</w:delText>
        </w:r>
      </w:del>
    </w:p>
    <w:p w14:paraId="2A9969D6">
      <w:pPr>
        <w:adjustRightInd w:val="0"/>
        <w:snapToGrid w:val="0"/>
        <w:spacing w:line="480" w:lineRule="exact"/>
        <w:ind w:firstLine="480" w:firstLineChars="200"/>
        <w:rPr>
          <w:del w:id="11" w:author="咨询组" w:date="2026-04-29T14:51:06Z"/>
          <w:rFonts w:ascii="宋体" w:hAnsi="宋体" w:eastAsia="宋体"/>
          <w:sz w:val="24"/>
          <w:szCs w:val="24"/>
        </w:rPr>
      </w:pPr>
      <w:del w:id="12" w:author="咨询组" w:date="2026-04-29T14:51:06Z">
        <w:r>
          <w:rPr>
            <w:rFonts w:hint="eastAsia" w:ascii="宋体" w:hAnsi="宋体" w:eastAsia="宋体"/>
            <w:sz w:val="24"/>
            <w:szCs w:val="24"/>
          </w:rPr>
          <w:delText>1</w:delText>
        </w:r>
      </w:del>
      <w:del w:id="13" w:author="咨询组" w:date="2026-04-29T14:51:06Z">
        <w:r>
          <w:rPr>
            <w:rFonts w:ascii="宋体" w:hAnsi="宋体" w:eastAsia="宋体"/>
            <w:sz w:val="24"/>
            <w:szCs w:val="24"/>
          </w:rPr>
          <w:delText>.</w:delText>
        </w:r>
      </w:del>
      <w:del w:id="14" w:author="咨询组" w:date="2026-04-29T14:51:06Z">
        <w:r>
          <w:rPr>
            <w:rFonts w:hint="eastAsia" w:ascii="宋体" w:hAnsi="宋体" w:eastAsia="宋体"/>
            <w:sz w:val="24"/>
            <w:szCs w:val="24"/>
          </w:rPr>
          <w:delText>因公临时赴港澳人员备案表-模板</w:delText>
        </w:r>
      </w:del>
    </w:p>
    <w:p w14:paraId="61F8DD95">
      <w:pPr>
        <w:adjustRightInd w:val="0"/>
        <w:snapToGrid w:val="0"/>
        <w:spacing w:line="480" w:lineRule="exact"/>
        <w:ind w:firstLine="480" w:firstLineChars="200"/>
        <w:rPr>
          <w:del w:id="15" w:author="咨询组" w:date="2026-04-29T14:51:06Z"/>
          <w:rFonts w:ascii="宋体" w:hAnsi="宋体" w:eastAsia="宋体"/>
          <w:sz w:val="24"/>
          <w:szCs w:val="24"/>
        </w:rPr>
      </w:pPr>
      <w:del w:id="16" w:author="咨询组" w:date="2026-04-29T14:51:06Z">
        <w:r>
          <w:rPr>
            <w:rFonts w:hint="eastAsia" w:ascii="宋体" w:hAnsi="宋体" w:eastAsia="宋体"/>
            <w:sz w:val="24"/>
            <w:szCs w:val="24"/>
          </w:rPr>
          <w:delText>2</w:delText>
        </w:r>
      </w:del>
      <w:del w:id="17" w:author="咨询组" w:date="2026-04-29T14:51:06Z">
        <w:r>
          <w:rPr>
            <w:rFonts w:ascii="宋体" w:hAnsi="宋体" w:eastAsia="宋体"/>
            <w:sz w:val="24"/>
            <w:szCs w:val="24"/>
          </w:rPr>
          <w:delText>.</w:delText>
        </w:r>
      </w:del>
      <w:del w:id="18" w:author="咨询组" w:date="2026-04-29T14:51:06Z">
        <w:r>
          <w:rPr>
            <w:rFonts w:hint="eastAsia" w:ascii="宋体" w:hAnsi="宋体" w:eastAsia="宋体"/>
            <w:sz w:val="24"/>
            <w:szCs w:val="24"/>
          </w:rPr>
          <w:delText>因公港澳通行证办证材料及要求</w:delText>
        </w:r>
      </w:del>
    </w:p>
    <w:p w14:paraId="1E909416">
      <w:pPr>
        <w:adjustRightInd w:val="0"/>
        <w:snapToGrid w:val="0"/>
        <w:spacing w:line="480" w:lineRule="exact"/>
        <w:rPr>
          <w:rFonts w:ascii="宋体" w:hAnsi="宋体" w:eastAsia="宋体"/>
          <w:sz w:val="24"/>
          <w:szCs w:val="24"/>
        </w:rPr>
      </w:pPr>
    </w:p>
    <w:p w14:paraId="63536EBE">
      <w:pPr>
        <w:adjustRightInd w:val="0"/>
        <w:snapToGrid w:val="0"/>
        <w:spacing w:line="48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///</w:t>
      </w:r>
      <w:bookmarkStart w:id="0" w:name="_GoBack"/>
      <w:bookmarkEnd w:id="0"/>
    </w:p>
    <w:p w14:paraId="50FAF542">
      <w:pPr>
        <w:adjustRightInd w:val="0"/>
        <w:snapToGrid w:val="0"/>
        <w:spacing w:line="480" w:lineRule="exact"/>
        <w:ind w:left="5460" w:leftChars="260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华润啤酒（控股）有限公司</w:t>
      </w:r>
    </w:p>
    <w:p w14:paraId="462B4000">
      <w:pPr>
        <w:tabs>
          <w:tab w:val="left" w:pos="2505"/>
        </w:tabs>
        <w:adjustRightInd w:val="0"/>
        <w:snapToGrid w:val="0"/>
        <w:spacing w:line="480" w:lineRule="exact"/>
        <w:ind w:left="210" w:leftChars="100" w:right="72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人力资源部</w:t>
      </w:r>
    </w:p>
    <w:p w14:paraId="2171CC3A">
      <w:pPr>
        <w:adjustRightInd w:val="0"/>
        <w:snapToGrid w:val="0"/>
        <w:spacing w:line="480" w:lineRule="exact"/>
        <w:ind w:left="5460" w:leftChars="2600" w:right="24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二〇二三年三月七日</w:t>
      </w:r>
    </w:p>
    <w:p w14:paraId="1EBB41DC">
      <w:pPr>
        <w:spacing w:line="440" w:lineRule="exact"/>
        <w:jc w:val="center"/>
        <w:rPr>
          <w:rFonts w:ascii="黑体" w:hAnsi="黑体" w:eastAsia="黑体" w:cs="Arial"/>
          <w:b/>
          <w:sz w:val="30"/>
          <w:szCs w:val="30"/>
        </w:rPr>
      </w:pPr>
    </w:p>
    <w:p w14:paraId="0B2A133C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86438446"/>
      <w:showingPlcHdr/>
      <w:docPartObj>
        <w:docPartGallery w:val="autotext"/>
      </w:docPartObj>
    </w:sdtPr>
    <w:sdtContent>
      <w:p w14:paraId="345EB82A">
        <w:pPr>
          <w:pStyle w:val="3"/>
          <w:jc w:val="right"/>
        </w:pPr>
        <w:r>
          <w:rPr>
            <w:rFonts w:hint="eastAsia"/>
            <w:lang w:eastAsia="zh-CN"/>
          </w:rPr>
          <w:t xml:space="preserve">     </w:t>
        </w:r>
      </w:p>
    </w:sdtContent>
  </w:sdt>
  <w:p w14:paraId="5D629582">
    <w:pPr>
      <w:pStyle w:val="3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C6F27"/>
    <w:rsid w:val="02FC6F27"/>
    <w:rsid w:val="5799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styleId="14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2026-04-29T06:48:00Z</dcterms:created>
  <dc:creator>咨询组</dc:creator>
  <cp:lastModifiedBy>咨询组</cp:lastModifiedBy>
  <dcterms:modified xsi:type="dcterms:W3CDTF">2026-04-29T07:00:09Z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44739066A9A24F828EF9CB2D41F59DE2_11</vt:lpwstr>
  </property>
</Properties>
</file>
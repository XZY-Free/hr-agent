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F66C7A">
      <w:pPr>
        <w:jc w:val="center"/>
        <w:rPr>
          <w:rFonts w:hint="eastAsia" w:ascii="黑体" w:hAnsi="黑体" w:eastAsia="黑体" w:cs="宋体"/>
          <w:b w:val="0"/>
          <w:bCs w:val="0"/>
          <w:color w:val="auto"/>
          <w:sz w:val="24"/>
          <w:szCs w:val="24"/>
          <w:u w:val="single"/>
          <w:lang w:eastAsia="zh-CN"/>
        </w:rPr>
      </w:pPr>
      <w:r>
        <w:rPr>
          <w:rFonts w:hint="eastAsia" w:ascii="黑体" w:hAnsi="黑体" w:eastAsia="黑体" w:cs="宋体"/>
          <w:b/>
          <w:bCs/>
          <w:color w:val="auto"/>
          <w:sz w:val="30"/>
          <w:szCs w:val="30"/>
          <w:u w:val="single"/>
        </w:rPr>
        <w:t>关于进一步加强华润啤酒因公</w:t>
      </w:r>
      <w:r>
        <w:rPr>
          <w:rFonts w:hint="eastAsia" w:ascii="黑体" w:hAnsi="黑体" w:eastAsia="黑体" w:cs="宋体"/>
          <w:b/>
          <w:bCs/>
          <w:color w:val="auto"/>
          <w:sz w:val="30"/>
          <w:szCs w:val="30"/>
          <w:u w:val="single"/>
          <w:lang w:eastAsia="zh-CN"/>
        </w:rPr>
        <w:t>临时</w:t>
      </w:r>
      <w:r>
        <w:rPr>
          <w:rFonts w:hint="eastAsia" w:ascii="黑体" w:hAnsi="黑体" w:eastAsia="黑体" w:cs="宋体"/>
          <w:b/>
          <w:bCs/>
          <w:color w:val="auto"/>
          <w:sz w:val="30"/>
          <w:szCs w:val="30"/>
          <w:u w:val="single"/>
        </w:rPr>
        <w:t>出国</w:t>
      </w:r>
      <w:r>
        <w:rPr>
          <w:rFonts w:hint="eastAsia" w:ascii="黑体" w:hAnsi="黑体" w:eastAsia="黑体" w:cs="宋体"/>
          <w:b/>
          <w:bCs/>
          <w:color w:val="auto"/>
          <w:sz w:val="30"/>
          <w:szCs w:val="30"/>
          <w:u w:val="single"/>
          <w:lang w:eastAsia="zh-CN"/>
        </w:rPr>
        <w:t>（</w:t>
      </w:r>
      <w:r>
        <w:rPr>
          <w:rFonts w:hint="eastAsia" w:ascii="黑体" w:hAnsi="黑体" w:eastAsia="黑体" w:cs="宋体"/>
          <w:b/>
          <w:bCs/>
          <w:color w:val="auto"/>
          <w:sz w:val="30"/>
          <w:szCs w:val="30"/>
          <w:u w:val="single"/>
        </w:rPr>
        <w:t>境</w:t>
      </w:r>
      <w:r>
        <w:rPr>
          <w:rFonts w:hint="eastAsia" w:ascii="黑体" w:hAnsi="黑体" w:eastAsia="黑体" w:cs="宋体"/>
          <w:b/>
          <w:bCs/>
          <w:color w:val="auto"/>
          <w:sz w:val="30"/>
          <w:szCs w:val="30"/>
          <w:u w:val="single"/>
          <w:lang w:eastAsia="zh-CN"/>
        </w:rPr>
        <w:t>）</w:t>
      </w:r>
      <w:r>
        <w:rPr>
          <w:rFonts w:hint="eastAsia" w:ascii="黑体" w:hAnsi="黑体" w:eastAsia="黑体" w:cs="宋体"/>
          <w:b/>
          <w:bCs/>
          <w:color w:val="auto"/>
          <w:sz w:val="30"/>
          <w:szCs w:val="30"/>
          <w:u w:val="single"/>
        </w:rPr>
        <w:t>管理的通知</w:t>
      </w:r>
      <w:r>
        <w:rPr>
          <w:rFonts w:hint="eastAsia" w:ascii="黑体" w:hAnsi="黑体" w:eastAsia="黑体" w:cs="宋体"/>
          <w:b w:val="0"/>
          <w:bCs w:val="0"/>
          <w:color w:val="auto"/>
          <w:sz w:val="24"/>
          <w:szCs w:val="24"/>
          <w:u w:val="single"/>
          <w:lang w:eastAsia="zh-CN"/>
        </w:rPr>
        <w:t>（华啤人力〔2025〕352号）</w:t>
      </w:r>
    </w:p>
    <w:p w14:paraId="73EB1BBD">
      <w:pPr>
        <w:spacing w:line="440" w:lineRule="exact"/>
        <w:rPr>
          <w:del w:id="0" w:author="huarun" w:date="2025-12-17T15:20:42Z"/>
          <w:rFonts w:hint="eastAsia" w:ascii="宋体" w:hAnsi="宋体" w:eastAsia="宋体"/>
          <w:b/>
          <w:color w:val="auto"/>
          <w:sz w:val="24"/>
          <w:szCs w:val="24"/>
        </w:rPr>
      </w:pPr>
      <w:del w:id="1" w:author="huarun" w:date="2025-12-17T15:20:42Z">
        <w:r>
          <w:rPr>
            <w:rFonts w:hint="eastAsia" w:ascii="宋体" w:hAnsi="宋体" w:eastAsia="宋体"/>
            <w:b/>
            <w:color w:val="auto"/>
            <w:sz w:val="24"/>
            <w:szCs w:val="24"/>
          </w:rPr>
          <w:delText>华润啤酒各职能部门、直属机构，华润雪花，华润酒业：</w:delText>
        </w:r>
      </w:del>
    </w:p>
    <w:p w14:paraId="1B5D8755">
      <w:pPr>
        <w:spacing w:line="440" w:lineRule="exact"/>
        <w:ind w:firstLine="480" w:firstLineChars="200"/>
        <w:rPr>
          <w:del w:id="2" w:author="huarun" w:date="2025-12-17T15:20:42Z"/>
          <w:rFonts w:hint="eastAsia" w:ascii="宋体" w:hAnsi="宋体" w:eastAsia="宋体"/>
          <w:b w:val="0"/>
          <w:bCs/>
          <w:color w:val="auto"/>
          <w:sz w:val="24"/>
          <w:szCs w:val="24"/>
        </w:rPr>
      </w:pPr>
      <w:del w:id="3" w:author="huarun" w:date="2025-12-17T15:20:42Z">
        <w:r>
          <w:rPr>
            <w:rFonts w:hint="eastAsia" w:ascii="宋体" w:hAnsi="宋体" w:eastAsia="宋体"/>
            <w:b w:val="0"/>
            <w:bCs/>
            <w:color w:val="auto"/>
            <w:sz w:val="24"/>
            <w:szCs w:val="24"/>
            <w:lang w:val="en-US" w:eastAsia="zh-CN"/>
          </w:rPr>
          <w:delText>为贯彻落实《关于改进工作作风、密切联系群众的八项规定》的要求和《党政机关厉行节约反对浪费条例》的精神，坚持“从严从紧” 总基调，执行“过紧日子、三精主义”要求，进一步规范华润啤酒因公临时出国（境）管理工作，严格控制因公临时出国（境）规模，</w:delText>
        </w:r>
      </w:del>
      <w:del w:id="4" w:author="huarun" w:date="2025-12-17T15:20:42Z">
        <w:r>
          <w:rPr>
            <w:rFonts w:hint="eastAsia" w:ascii="宋体" w:hAnsi="宋体" w:eastAsia="宋体"/>
            <w:b w:val="0"/>
            <w:bCs/>
            <w:color w:val="auto"/>
            <w:sz w:val="24"/>
            <w:szCs w:val="24"/>
            <w:lang w:eastAsia="zh-CN"/>
          </w:rPr>
          <w:delText>强化全流程管理，加强对因公临时出国（境）人员的管理监督，依据国家相关政策规定及公司制度要求，同时</w:delText>
        </w:r>
      </w:del>
      <w:del w:id="5" w:author="huarun" w:date="2025-12-17T15:20:42Z">
        <w:r>
          <w:rPr>
            <w:rFonts w:hint="eastAsia" w:ascii="宋体" w:hAnsi="宋体" w:eastAsia="宋体"/>
            <w:b w:val="0"/>
            <w:bCs/>
            <w:color w:val="auto"/>
            <w:sz w:val="24"/>
            <w:szCs w:val="24"/>
            <w:lang w:val="en-US" w:eastAsia="zh-CN"/>
          </w:rPr>
          <w:delText>结合近年发现的典型问题</w:delText>
        </w:r>
      </w:del>
      <w:del w:id="6" w:author="huarun" w:date="2025-12-17T15:20:42Z">
        <w:r>
          <w:rPr>
            <w:rFonts w:hint="eastAsia" w:ascii="宋体" w:hAnsi="宋体" w:eastAsia="宋体"/>
            <w:b w:val="0"/>
            <w:bCs/>
            <w:color w:val="auto"/>
            <w:sz w:val="24"/>
            <w:szCs w:val="24"/>
            <w:lang w:eastAsia="zh-CN"/>
          </w:rPr>
          <w:delText>，现就加强因公临时出国（境）管理有关事项要求做</w:delText>
        </w:r>
      </w:del>
      <w:del w:id="7" w:author="huarun" w:date="2025-12-17T15:20:42Z">
        <w:r>
          <w:rPr>
            <w:rFonts w:hint="eastAsia" w:ascii="宋体" w:hAnsi="宋体" w:eastAsia="宋体"/>
            <w:b w:val="0"/>
            <w:bCs/>
            <w:color w:val="auto"/>
            <w:sz w:val="24"/>
            <w:szCs w:val="24"/>
            <w:lang w:val="en-US" w:eastAsia="zh-CN"/>
          </w:rPr>
          <w:delText>进一步明确，具体通知如下</w:delText>
        </w:r>
      </w:del>
      <w:del w:id="8" w:author="huarun" w:date="2025-12-17T15:20:42Z">
        <w:r>
          <w:rPr>
            <w:rFonts w:hint="eastAsia" w:ascii="宋体" w:hAnsi="宋体" w:eastAsia="宋体"/>
            <w:b w:val="0"/>
            <w:bCs/>
            <w:color w:val="auto"/>
            <w:sz w:val="24"/>
            <w:szCs w:val="24"/>
            <w:lang w:eastAsia="zh-CN"/>
          </w:rPr>
          <w:delText>：</w:delText>
        </w:r>
      </w:del>
    </w:p>
    <w:p w14:paraId="0B5B0E8C">
      <w:pPr>
        <w:numPr>
          <w:ilvl w:val="0"/>
          <w:numId w:val="1"/>
        </w:numPr>
        <w:spacing w:line="440" w:lineRule="exact"/>
        <w:ind w:left="0" w:leftChars="0" w:firstLine="420" w:firstLineChars="0"/>
        <w:rPr>
          <w:rFonts w:hint="eastAsia" w:ascii="宋体" w:hAnsi="宋体" w:eastAsia="宋体"/>
          <w:b/>
          <w:bCs w:val="0"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/>
          <w:b/>
          <w:bCs w:val="0"/>
          <w:color w:val="auto"/>
          <w:sz w:val="24"/>
          <w:szCs w:val="24"/>
          <w:lang w:eastAsia="zh-CN"/>
        </w:rPr>
        <w:t>管理要求</w:t>
      </w:r>
    </w:p>
    <w:p w14:paraId="5E3262AE">
      <w:pPr>
        <w:numPr>
          <w:ilvl w:val="0"/>
          <w:numId w:val="0"/>
        </w:numPr>
        <w:spacing w:line="440" w:lineRule="exact"/>
        <w:ind w:firstLine="480" w:firstLineChars="200"/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  <w:t>因公临时出国（境）团组应当加强规划、突出重点，严格执行经费审核核销有关规定，同时确保出访团组目的明确、内容务实，严禁各类违规出国（境）行为及安排无实质内容的活动。</w:t>
      </w:r>
    </w:p>
    <w:p w14:paraId="78FD4AAA">
      <w:pPr>
        <w:numPr>
          <w:ilvl w:val="0"/>
          <w:numId w:val="2"/>
        </w:numPr>
        <w:spacing w:line="440" w:lineRule="exact"/>
        <w:ind w:left="0" w:leftChars="0" w:firstLine="420" w:firstLineChars="0"/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  <w:t>强化业务需求必要性审核，业务单位在发起出国（境）申请前，须开展必要性论证，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val="en-US" w:eastAsia="zh-CN"/>
        </w:rPr>
        <w:t>对于拓展核心业务、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  <w:t>关键技术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val="en-US" w:eastAsia="zh-CN"/>
        </w:rPr>
        <w:t>事项做可行性分析，境外的业务培训类原则上不予受理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  <w:t>。</w:t>
      </w:r>
    </w:p>
    <w:p w14:paraId="378CC781">
      <w:pPr>
        <w:numPr>
          <w:ilvl w:val="0"/>
          <w:numId w:val="2"/>
        </w:numPr>
        <w:spacing w:line="440" w:lineRule="exact"/>
        <w:ind w:left="0" w:leftChars="0" w:firstLine="420" w:firstLineChars="0"/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val="en-US" w:eastAsia="zh-CN"/>
        </w:rPr>
        <w:t>业务单位是因公出访的“第一责任人”，应严格审核把关。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  <w:t>出访团组应当有明确公务目的和实质内容，不得安排照顾性、任务虚多实少、目的实效不明确或考察性出国（境），严禁变相公款出国（境）旅游，严禁安排与公务活动无关的娱乐活动，严禁因公出国（境）办理私务。不得安排赴国（境）外出席无实质内容的庆典、开工仪式或内部慰问等活动。</w:t>
      </w:r>
    </w:p>
    <w:p w14:paraId="31F810F4">
      <w:pPr>
        <w:numPr>
          <w:ilvl w:val="0"/>
          <w:numId w:val="2"/>
        </w:numPr>
        <w:spacing w:line="440" w:lineRule="exact"/>
        <w:ind w:left="0" w:leftChars="0" w:firstLine="420" w:firstLineChars="0"/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  <w:t>出访团组未经组织批准，不得变更或增加出访人员、往访国家（地区），不得突破出访起止日期。不得以任何理由绕道旅行，必要的过境应当按最为经济合理的原则安排。如遇突发情况，应当及时向华润啤酒人力资源部报告妥善处置，同时及时向集团人力资源部报告。</w:t>
      </w:r>
    </w:p>
    <w:p w14:paraId="777EE87A">
      <w:pPr>
        <w:numPr>
          <w:ilvl w:val="0"/>
          <w:numId w:val="2"/>
        </w:numPr>
        <w:spacing w:line="440" w:lineRule="exact"/>
        <w:ind w:left="0" w:leftChars="0" w:firstLine="420" w:firstLineChars="0"/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val="en-US" w:eastAsia="zh-CN"/>
        </w:rPr>
        <w:t>财务部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  <w:t>严格执行因公临时出国（境）经费先行审核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  <w:t>有关规定，加强对因公临时出国（境）团组的经费核销管理，严格按照批准的出国（境）团组人员、天数、路线、经费预算及有关开支标准核销，不得核销与出访任务无关的开支。</w:t>
      </w:r>
    </w:p>
    <w:p w14:paraId="77FAAA67">
      <w:pPr>
        <w:numPr>
          <w:ilvl w:val="0"/>
          <w:numId w:val="0"/>
        </w:numPr>
        <w:spacing w:line="440" w:lineRule="exact"/>
        <w:ind w:left="0" w:leftChars="0" w:firstLine="420" w:firstLineChars="175"/>
        <w:rPr>
          <w:ins w:id="9" w:author="huarun" w:date="2025-12-17T15:23:41Z"/>
          <w:rFonts w:hint="eastAsia" w:ascii="宋体" w:hAnsi="宋体" w:eastAsia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  <w:t>具体要求按《华润集团因公临时出国（境）管理办法》、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val="en-US" w:eastAsia="zh-CN"/>
        </w:rPr>
        <w:t>国家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  <w:t>外交部《因公临时出国经费管理办法》、《华润集团履职待遇和业务支出管理制度》</w:t>
      </w:r>
      <w:r>
        <w:rPr>
          <w:rFonts w:hint="eastAsia" w:ascii="宋体" w:hAnsi="宋体" w:eastAsia="宋体"/>
          <w:bCs/>
          <w:color w:val="auto"/>
          <w:sz w:val="24"/>
          <w:szCs w:val="24"/>
        </w:rPr>
        <w:t>《华润啤酒费用报销管理办法》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val="en-US" w:eastAsia="zh-CN"/>
        </w:rPr>
        <w:t>等相关制度执行。</w:t>
      </w:r>
    </w:p>
    <w:p w14:paraId="4309578C">
      <w:pPr>
        <w:numPr>
          <w:ilvl w:val="0"/>
          <w:numId w:val="0"/>
        </w:numPr>
        <w:spacing w:line="440" w:lineRule="exact"/>
        <w:ind w:left="0" w:leftChars="0" w:firstLine="0" w:firstLineChars="0"/>
        <w:rPr>
          <w:rFonts w:hint="default" w:ascii="宋体" w:hAnsi="宋体" w:eastAsia="宋体"/>
          <w:b w:val="0"/>
          <w:bCs/>
          <w:color w:val="auto"/>
          <w:sz w:val="24"/>
          <w:szCs w:val="24"/>
          <w:lang w:val="en-US" w:eastAsia="zh-CN"/>
        </w:rPr>
        <w:pPrChange w:id="10" w:author="huarun" w:date="2025-12-17T15:23:42Z">
          <w:pPr>
            <w:numPr>
              <w:ilvl w:val="0"/>
              <w:numId w:val="0"/>
            </w:numPr>
            <w:spacing w:line="440" w:lineRule="exact"/>
            <w:ind w:left="0" w:leftChars="0" w:firstLine="420" w:firstLineChars="175"/>
          </w:pPr>
        </w:pPrChange>
      </w:pPr>
      <w:ins w:id="11" w:author="huarun" w:date="2025-12-17T15:23:43Z">
        <w:r>
          <w:rPr>
            <w:rFonts w:hint="eastAsia" w:ascii="宋体" w:hAnsi="宋体" w:eastAsia="宋体"/>
            <w:b w:val="0"/>
            <w:bCs/>
            <w:color w:val="auto"/>
            <w:sz w:val="24"/>
            <w:szCs w:val="24"/>
            <w:lang w:val="en-US" w:eastAsia="zh-CN"/>
          </w:rPr>
          <w:t>//</w:t>
        </w:r>
      </w:ins>
      <w:ins w:id="12" w:author="huarun" w:date="2025-12-17T15:23:44Z">
        <w:r>
          <w:rPr>
            <w:rFonts w:hint="eastAsia" w:ascii="宋体" w:hAnsi="宋体" w:eastAsia="宋体"/>
            <w:b w:val="0"/>
            <w:bCs/>
            <w:color w:val="auto"/>
            <w:sz w:val="24"/>
            <w:szCs w:val="24"/>
            <w:lang w:val="en-US" w:eastAsia="zh-CN"/>
          </w:rPr>
          <w:t>/</w:t>
        </w:r>
      </w:ins>
    </w:p>
    <w:p w14:paraId="5A2DF88A">
      <w:pPr>
        <w:numPr>
          <w:ilvl w:val="0"/>
          <w:numId w:val="1"/>
        </w:numPr>
        <w:spacing w:line="440" w:lineRule="exact"/>
        <w:ind w:left="0" w:leftChars="0" w:firstLine="420" w:firstLineChars="0"/>
        <w:rPr>
          <w:rFonts w:hint="default" w:ascii="宋体" w:hAnsi="宋体" w:eastAsia="宋体"/>
          <w:b/>
          <w:bCs w:val="0"/>
          <w:color w:val="auto"/>
          <w:sz w:val="24"/>
          <w:szCs w:val="24"/>
          <w:lang w:val="en-US"/>
        </w:rPr>
      </w:pPr>
      <w:r>
        <w:rPr>
          <w:rFonts w:hint="eastAsia" w:ascii="宋体" w:hAnsi="宋体" w:eastAsia="宋体"/>
          <w:b/>
          <w:bCs w:val="0"/>
          <w:color w:val="auto"/>
          <w:sz w:val="24"/>
          <w:szCs w:val="24"/>
          <w:lang w:eastAsia="zh-CN"/>
        </w:rPr>
        <w:t>强化出访团组行程预</w:t>
      </w:r>
      <w:r>
        <w:rPr>
          <w:rFonts w:hint="eastAsia" w:ascii="宋体" w:hAnsi="宋体" w:eastAsia="宋体"/>
          <w:b/>
          <w:bCs w:val="0"/>
          <w:color w:val="auto"/>
          <w:sz w:val="24"/>
          <w:szCs w:val="24"/>
          <w:lang w:val="en-US" w:eastAsia="zh-CN"/>
        </w:rPr>
        <w:t>审核管理</w:t>
      </w:r>
    </w:p>
    <w:p w14:paraId="32D487B4">
      <w:pPr>
        <w:numPr>
          <w:ilvl w:val="0"/>
          <w:numId w:val="4"/>
          <w:ins w:id="14" w:author="huarun" w:date="2025-12-17T15:21:41Z"/>
        </w:numPr>
        <w:spacing w:line="440" w:lineRule="exact"/>
        <w:ind w:left="420" w:leftChars="0" w:firstLine="0" w:firstLineChars="0"/>
        <w:rPr>
          <w:rFonts w:hint="eastAsia" w:ascii="宋体" w:hAnsi="宋体" w:eastAsia="宋体"/>
          <w:b w:val="0"/>
          <w:bCs/>
          <w:color w:val="auto"/>
          <w:sz w:val="24"/>
          <w:szCs w:val="24"/>
        </w:rPr>
        <w:pPrChange w:id="13" w:author="huarun" w:date="2025-12-17T15:21:41Z">
          <w:pPr>
            <w:numPr>
              <w:ilvl w:val="0"/>
              <w:numId w:val="3"/>
            </w:numPr>
            <w:spacing w:line="440" w:lineRule="exact"/>
            <w:ind w:left="0" w:leftChars="0" w:firstLine="420" w:firstLineChars="0"/>
          </w:pPr>
        </w:pPrChange>
      </w:pPr>
      <w:r>
        <w:rPr>
          <w:rFonts w:hint="eastAsia" w:ascii="宋体" w:hAnsi="宋体" w:eastAsia="宋体"/>
          <w:b/>
          <w:bCs w:val="0"/>
          <w:color w:val="auto"/>
          <w:sz w:val="24"/>
          <w:szCs w:val="24"/>
          <w:lang w:val="en-US" w:eastAsia="zh-CN"/>
        </w:rPr>
        <w:t>邀请出访合规性</w:t>
      </w:r>
      <w:r>
        <w:rPr>
          <w:rFonts w:hint="eastAsia" w:ascii="宋体" w:hAnsi="宋体" w:eastAsia="宋体"/>
          <w:b/>
          <w:bCs w:val="0"/>
          <w:color w:val="auto"/>
          <w:sz w:val="24"/>
          <w:szCs w:val="24"/>
          <w:lang w:eastAsia="zh-CN"/>
        </w:rPr>
        <w:t>：</w:t>
      </w:r>
    </w:p>
    <w:p w14:paraId="2D64EFD5">
      <w:pPr>
        <w:numPr>
          <w:ilvl w:val="0"/>
          <w:numId w:val="5"/>
        </w:numPr>
        <w:spacing w:line="440" w:lineRule="exact"/>
        <w:ind w:left="5" w:leftChars="0" w:firstLine="415" w:firstLineChars="0"/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  <w:t>应邀出访：严格执行应邀出访要求，邀请方原则上应为境外机构，不得为境外中资企业（包括各种所有制的中资企业）。</w:t>
      </w:r>
    </w:p>
    <w:p w14:paraId="29935BAC">
      <w:pPr>
        <w:numPr>
          <w:ilvl w:val="0"/>
          <w:numId w:val="5"/>
        </w:numPr>
        <w:spacing w:line="440" w:lineRule="exact"/>
        <w:ind w:left="5" w:leftChars="0" w:firstLine="415" w:firstLineChars="0"/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val="en-US" w:eastAsia="zh-CN"/>
        </w:rPr>
        <w:t>邀请职务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  <w:t>对等：邀请方与被邀请方需保持级别对等，严禁通过中介机构联系或出具邀请函。</w:t>
      </w:r>
    </w:p>
    <w:p w14:paraId="02F15191">
      <w:pPr>
        <w:numPr>
          <w:ilvl w:val="0"/>
          <w:numId w:val="5"/>
        </w:numPr>
        <w:spacing w:line="440" w:lineRule="exact"/>
        <w:ind w:left="5" w:leftChars="0" w:firstLine="415" w:firstLineChars="0"/>
        <w:rPr>
          <w:ins w:id="15" w:author="huarun" w:date="2025-12-17T15:23:50Z"/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  <w:t>邀请函内容：应包含外事活动概述（如商务谈判、技术交流、项目考察等）、主要议题、日程（时间、城市、具体活动事项）、邀请人员名单（单位、职务）、邀请人（手写签名）和职务，邀请公司盖章，同时说明费用承担方。</w:t>
      </w:r>
    </w:p>
    <w:p w14:paraId="1AC99E33">
      <w:pPr>
        <w:numPr>
          <w:ilvl w:val="0"/>
          <w:numId w:val="0"/>
        </w:numPr>
        <w:spacing w:line="440" w:lineRule="exact"/>
        <w:ind w:left="0" w:leftChars="0" w:firstLine="0" w:firstLineChars="0"/>
        <w:rPr>
          <w:rFonts w:hint="eastAsia" w:ascii="宋体" w:hAnsi="宋体" w:eastAsia="宋体"/>
          <w:b w:val="0"/>
          <w:bCs/>
          <w:color w:val="auto"/>
          <w:sz w:val="24"/>
          <w:szCs w:val="24"/>
          <w:lang w:val="en-US" w:eastAsia="zh-CN"/>
        </w:rPr>
        <w:pPrChange w:id="16" w:author="huarun" w:date="2025-12-17T15:23:53Z">
          <w:pPr>
            <w:numPr>
              <w:ilvl w:val="0"/>
              <w:numId w:val="5"/>
            </w:numPr>
            <w:spacing w:line="440" w:lineRule="exact"/>
            <w:ind w:left="5" w:leftChars="0" w:firstLine="415" w:firstLineChars="0"/>
          </w:pPr>
        </w:pPrChange>
      </w:pPr>
      <w:ins w:id="17" w:author="huarun" w:date="2025-12-17T15:23:52Z">
        <w:r>
          <w:rPr>
            <w:rFonts w:hint="eastAsia" w:ascii="宋体" w:hAnsi="宋体" w:eastAsia="宋体"/>
            <w:b w:val="0"/>
            <w:bCs/>
            <w:color w:val="auto"/>
            <w:sz w:val="24"/>
            <w:szCs w:val="24"/>
            <w:lang w:val="en-US" w:eastAsia="zh-CN"/>
          </w:rPr>
          <w:t>///</w:t>
        </w:r>
      </w:ins>
    </w:p>
    <w:p w14:paraId="79B12A5D">
      <w:pPr>
        <w:numPr>
          <w:ilvl w:val="-1"/>
          <w:numId w:val="0"/>
        </w:numPr>
        <w:spacing w:line="440" w:lineRule="exact"/>
        <w:ind w:left="0" w:leftChars="0" w:firstLine="0" w:firstLineChars="0"/>
        <w:rPr>
          <w:ins w:id="19" w:author="huarun" w:date="2025-12-17T15:22:01Z"/>
          <w:rFonts w:hint="eastAsia" w:ascii="宋体" w:hAnsi="宋体" w:eastAsia="宋体"/>
          <w:b/>
          <w:bCs w:val="0"/>
          <w:color w:val="auto"/>
          <w:sz w:val="24"/>
          <w:szCs w:val="24"/>
          <w:lang w:eastAsia="zh-CN"/>
        </w:rPr>
        <w:pPrChange w:id="18" w:author="huarun" w:date="2025-12-17T15:22:16Z">
          <w:pPr>
            <w:numPr>
              <w:ilvl w:val="0"/>
              <w:numId w:val="3"/>
            </w:numPr>
            <w:spacing w:line="440" w:lineRule="exact"/>
            <w:ind w:left="0" w:leftChars="0" w:firstLine="420" w:firstLineChars="0"/>
          </w:pPr>
        </w:pPrChange>
      </w:pPr>
      <w:ins w:id="20" w:author="huarun" w:date="2025-12-17T15:22:12Z">
        <w:r>
          <w:rPr>
            <w:rFonts w:hint="eastAsia" w:ascii="宋体" w:hAnsi="宋体" w:eastAsia="宋体"/>
            <w:b/>
            <w:bCs w:val="0"/>
            <w:color w:val="auto"/>
            <w:sz w:val="24"/>
            <w:szCs w:val="24"/>
            <w:lang w:val="en-US" w:eastAsia="zh-CN"/>
          </w:rPr>
          <w:t>（</w:t>
        </w:r>
      </w:ins>
      <w:ins w:id="21" w:author="huarun" w:date="2025-12-17T15:22:13Z">
        <w:r>
          <w:rPr>
            <w:rFonts w:hint="eastAsia" w:ascii="宋体" w:hAnsi="宋体" w:eastAsia="宋体"/>
            <w:b/>
            <w:bCs w:val="0"/>
            <w:color w:val="auto"/>
            <w:sz w:val="24"/>
            <w:szCs w:val="24"/>
            <w:lang w:val="en-US" w:eastAsia="zh-CN"/>
          </w:rPr>
          <w:t>二</w:t>
        </w:r>
      </w:ins>
      <w:ins w:id="22" w:author="huarun" w:date="2025-12-17T15:22:12Z">
        <w:r>
          <w:rPr>
            <w:rFonts w:hint="eastAsia" w:ascii="宋体" w:hAnsi="宋体" w:eastAsia="宋体"/>
            <w:b/>
            <w:bCs w:val="0"/>
            <w:color w:val="auto"/>
            <w:sz w:val="24"/>
            <w:szCs w:val="24"/>
            <w:lang w:val="en-US" w:eastAsia="zh-CN"/>
          </w:rPr>
          <w:t>）</w:t>
        </w:r>
      </w:ins>
      <w:ins w:id="23" w:author="huarun" w:date="2025-12-17T15:22:07Z">
        <w:r>
          <w:rPr>
            <w:rFonts w:hint="eastAsia" w:ascii="宋体" w:hAnsi="宋体" w:eastAsia="宋体"/>
            <w:b/>
            <w:bCs w:val="0"/>
            <w:color w:val="auto"/>
            <w:sz w:val="24"/>
            <w:szCs w:val="24"/>
            <w:lang w:val="en-US" w:eastAsia="zh-CN"/>
          </w:rPr>
          <w:t xml:space="preserve"> </w:t>
        </w:r>
      </w:ins>
      <w:r>
        <w:rPr>
          <w:rFonts w:hint="eastAsia" w:ascii="宋体" w:hAnsi="宋体" w:eastAsia="宋体"/>
          <w:b/>
          <w:bCs w:val="0"/>
          <w:color w:val="auto"/>
          <w:sz w:val="24"/>
          <w:szCs w:val="24"/>
          <w:lang w:eastAsia="zh-CN"/>
        </w:rPr>
        <w:t>出访</w:t>
      </w:r>
      <w:r>
        <w:rPr>
          <w:rFonts w:hint="eastAsia" w:ascii="宋体" w:hAnsi="宋体" w:eastAsia="宋体"/>
          <w:b/>
          <w:bCs w:val="0"/>
          <w:color w:val="auto"/>
          <w:sz w:val="24"/>
          <w:szCs w:val="24"/>
        </w:rPr>
        <w:t>行程</w:t>
      </w:r>
      <w:r>
        <w:rPr>
          <w:rFonts w:hint="eastAsia" w:ascii="宋体" w:hAnsi="宋体" w:eastAsia="宋体"/>
          <w:b/>
          <w:bCs w:val="0"/>
          <w:color w:val="auto"/>
          <w:sz w:val="24"/>
          <w:szCs w:val="24"/>
          <w:lang w:eastAsia="zh-CN"/>
        </w:rPr>
        <w:t>规划：</w:t>
      </w:r>
    </w:p>
    <w:p w14:paraId="74DA7666">
      <w:pPr>
        <w:numPr>
          <w:ilvl w:val="-1"/>
          <w:numId w:val="0"/>
        </w:numPr>
        <w:spacing w:line="440" w:lineRule="exact"/>
        <w:ind w:left="0" w:leftChars="0" w:firstLine="0" w:firstLineChars="0"/>
        <w:rPr>
          <w:ins w:id="25" w:author="huarun" w:date="2025-12-17T15:23:59Z"/>
          <w:rFonts w:hint="eastAsia" w:ascii="宋体" w:hAnsi="宋体" w:eastAsia="宋体"/>
          <w:b w:val="0"/>
          <w:bCs/>
          <w:color w:val="auto"/>
          <w:sz w:val="24"/>
          <w:szCs w:val="24"/>
        </w:rPr>
        <w:pPrChange w:id="24" w:author="huarun" w:date="2025-12-17T15:22:04Z">
          <w:pPr>
            <w:numPr>
              <w:ilvl w:val="0"/>
              <w:numId w:val="3"/>
            </w:numPr>
            <w:spacing w:line="440" w:lineRule="exact"/>
            <w:ind w:left="0" w:leftChars="0" w:firstLine="420" w:firstLineChars="0"/>
          </w:pPr>
        </w:pPrChange>
      </w:pPr>
      <w:r>
        <w:rPr>
          <w:rFonts w:hint="eastAsia" w:ascii="宋体" w:hAnsi="宋体" w:eastAsia="宋体"/>
          <w:b w:val="0"/>
          <w:bCs/>
          <w:color w:val="auto"/>
          <w:sz w:val="24"/>
          <w:szCs w:val="24"/>
        </w:rPr>
        <w:t>出访请示内容须与邀请函核心信息一致，严禁擅自增减事项或调整日程。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  <w:t>出访请示中须制定详细的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</w:rPr>
        <w:t>行程规划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  <w:t>，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</w:rPr>
        <w:t>明确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  <w:t>出访事由、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</w:rPr>
        <w:t>出访人、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  <w:t>出访日期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</w:rPr>
        <w:t>天数、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  <w:t>出访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</w:rPr>
        <w:t>路线及费用明细，所有费用须纳入年度预算。</w:t>
      </w:r>
    </w:p>
    <w:p w14:paraId="4314336F">
      <w:pPr>
        <w:numPr>
          <w:ilvl w:val="0"/>
          <w:numId w:val="0"/>
        </w:numPr>
        <w:spacing w:line="440" w:lineRule="exact"/>
        <w:ind w:left="0" w:leftChars="0" w:firstLine="0" w:firstLineChars="0"/>
        <w:rPr>
          <w:rFonts w:hint="eastAsia" w:ascii="宋体" w:hAnsi="宋体" w:eastAsia="宋体"/>
          <w:b w:val="0"/>
          <w:bCs/>
          <w:color w:val="auto"/>
          <w:sz w:val="24"/>
          <w:szCs w:val="24"/>
        </w:rPr>
        <w:pPrChange w:id="26" w:author="huarun" w:date="2025-12-17T15:24:01Z">
          <w:pPr>
            <w:numPr>
              <w:ilvl w:val="0"/>
              <w:numId w:val="3"/>
            </w:numPr>
            <w:spacing w:line="440" w:lineRule="exact"/>
            <w:ind w:left="0" w:leftChars="0" w:firstLine="420" w:firstLineChars="0"/>
          </w:pPr>
        </w:pPrChange>
      </w:pPr>
      <w:ins w:id="27" w:author="huarun" w:date="2025-12-17T15:24:00Z">
        <w:r>
          <w:rPr>
            <w:rFonts w:hint="eastAsia" w:ascii="宋体" w:hAnsi="宋体" w:eastAsia="宋体"/>
            <w:b w:val="0"/>
            <w:bCs/>
            <w:color w:val="auto"/>
            <w:sz w:val="24"/>
            <w:szCs w:val="24"/>
            <w:lang w:val="en-US" w:eastAsia="zh-CN"/>
          </w:rPr>
          <w:t>///</w:t>
        </w:r>
      </w:ins>
    </w:p>
    <w:p w14:paraId="364008C5">
      <w:pPr>
        <w:numPr>
          <w:ilvl w:val="-1"/>
          <w:numId w:val="0"/>
        </w:numPr>
        <w:spacing w:line="440" w:lineRule="exact"/>
        <w:ind w:left="0" w:firstLine="0"/>
        <w:rPr>
          <w:ins w:id="29" w:author="huarun" w:date="2025-12-17T15:22:23Z"/>
          <w:rFonts w:ascii="宋体" w:hAnsi="宋体" w:eastAsia="宋体"/>
          <w:b w:val="0"/>
          <w:bCs/>
          <w:color w:val="auto"/>
          <w:sz w:val="24"/>
          <w:szCs w:val="24"/>
        </w:rPr>
        <w:pPrChange w:id="28" w:author="huarun" w:date="2025-12-17T15:22:28Z">
          <w:pPr>
            <w:numPr>
              <w:ilvl w:val="0"/>
              <w:numId w:val="3"/>
            </w:numPr>
            <w:spacing w:line="440" w:lineRule="exact"/>
          </w:pPr>
        </w:pPrChange>
      </w:pPr>
      <w:ins w:id="30" w:author="huarun" w:date="2025-12-17T15:22:29Z">
        <w:r>
          <w:rPr>
            <w:rFonts w:hint="eastAsia" w:ascii="宋体" w:hAnsi="宋体" w:eastAsia="宋体"/>
            <w:b/>
            <w:bCs w:val="0"/>
            <w:color w:val="auto"/>
            <w:sz w:val="24"/>
            <w:szCs w:val="24"/>
            <w:lang w:eastAsia="zh-CN"/>
          </w:rPr>
          <w:t>（</w:t>
        </w:r>
      </w:ins>
      <w:ins w:id="31" w:author="huarun" w:date="2025-12-17T15:22:30Z">
        <w:r>
          <w:rPr>
            <w:rFonts w:hint="eastAsia" w:ascii="宋体" w:hAnsi="宋体" w:eastAsia="宋体"/>
            <w:b/>
            <w:bCs w:val="0"/>
            <w:color w:val="auto"/>
            <w:sz w:val="24"/>
            <w:szCs w:val="24"/>
            <w:lang w:eastAsia="zh-CN"/>
          </w:rPr>
          <w:t>三</w:t>
        </w:r>
      </w:ins>
      <w:ins w:id="32" w:author="huarun" w:date="2025-12-17T15:22:29Z">
        <w:r>
          <w:rPr>
            <w:rFonts w:hint="eastAsia" w:ascii="宋体" w:hAnsi="宋体" w:eastAsia="宋体"/>
            <w:b/>
            <w:bCs w:val="0"/>
            <w:color w:val="auto"/>
            <w:sz w:val="24"/>
            <w:szCs w:val="24"/>
            <w:lang w:eastAsia="zh-CN"/>
          </w:rPr>
          <w:t>）</w:t>
        </w:r>
      </w:ins>
      <w:r>
        <w:rPr>
          <w:rFonts w:hint="eastAsia" w:ascii="宋体" w:hAnsi="宋体" w:eastAsia="宋体"/>
          <w:b/>
          <w:bCs w:val="0"/>
          <w:color w:val="auto"/>
          <w:sz w:val="24"/>
          <w:szCs w:val="24"/>
        </w:rPr>
        <w:t>出访预算申报：</w:t>
      </w:r>
    </w:p>
    <w:p w14:paraId="32A99F58">
      <w:pPr>
        <w:numPr>
          <w:ilvl w:val="-1"/>
          <w:numId w:val="0"/>
        </w:numPr>
        <w:spacing w:line="440" w:lineRule="exact"/>
        <w:ind w:left="0" w:firstLine="0"/>
        <w:rPr>
          <w:ins w:id="34" w:author="huarun" w:date="2025-12-17T15:24:03Z"/>
          <w:rFonts w:hint="eastAsia" w:ascii="宋体" w:hAnsi="宋体" w:eastAsia="宋体"/>
          <w:b w:val="0"/>
          <w:bCs/>
          <w:color w:val="auto"/>
          <w:sz w:val="24"/>
          <w:szCs w:val="24"/>
        </w:rPr>
        <w:pPrChange w:id="33" w:author="huarun" w:date="2025-12-17T15:22:25Z">
          <w:pPr>
            <w:numPr>
              <w:ilvl w:val="0"/>
              <w:numId w:val="3"/>
            </w:numPr>
            <w:spacing w:line="440" w:lineRule="exact"/>
          </w:pPr>
        </w:pPrChange>
      </w:pPr>
      <w:r>
        <w:rPr>
          <w:rFonts w:hint="eastAsia" w:ascii="宋体" w:hAnsi="宋体" w:eastAsia="宋体"/>
          <w:b w:val="0"/>
          <w:bCs/>
          <w:color w:val="auto"/>
          <w:sz w:val="24"/>
          <w:szCs w:val="24"/>
        </w:rPr>
        <w:t>出国经费预算，应纳入年度预算管理。出访团组因公出境，需单次按出访行程、费用类型（交通、住宿、伙食费、公杂费等）进行申请，费用标准按《因公临时出国经费管理办法》（财行[2013]516号）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  <w:t>、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highlight w:val="none"/>
          <w:lang w:eastAsia="zh-CN"/>
        </w:rPr>
        <w:t>《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highlight w:val="none"/>
        </w:rPr>
        <w:t>关于调整因公临时出国住宿费标准等有关事项的通知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highlight w:val="none"/>
          <w:lang w:eastAsia="zh-CN"/>
        </w:rPr>
        <w:t>》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highlight w:val="none"/>
        </w:rPr>
        <w:t>（财行[2017]434 号）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</w:rPr>
        <w:t>相关规定执行，超标或超开支范围费用一律不予批准。啤酒各级财务部按要求完成预算审批。</w:t>
      </w:r>
    </w:p>
    <w:p w14:paraId="2AFF6302">
      <w:pPr>
        <w:numPr>
          <w:ilvl w:val="0"/>
          <w:numId w:val="0"/>
        </w:numPr>
        <w:spacing w:line="440" w:lineRule="exact"/>
        <w:ind w:left="0" w:firstLine="0"/>
        <w:rPr>
          <w:rFonts w:hint="eastAsia" w:ascii="宋体" w:hAnsi="宋体" w:eastAsia="宋体"/>
          <w:b w:val="0"/>
          <w:bCs/>
          <w:color w:val="auto"/>
          <w:sz w:val="24"/>
          <w:szCs w:val="24"/>
        </w:rPr>
        <w:pPrChange w:id="35" w:author="huarun" w:date="2025-12-17T15:24:04Z">
          <w:pPr>
            <w:numPr>
              <w:ilvl w:val="0"/>
              <w:numId w:val="3"/>
            </w:numPr>
            <w:spacing w:line="440" w:lineRule="exact"/>
          </w:pPr>
        </w:pPrChange>
      </w:pPr>
      <w:ins w:id="36" w:author="huarun" w:date="2025-12-17T15:24:04Z">
        <w:r>
          <w:rPr>
            <w:rFonts w:hint="eastAsia" w:ascii="宋体" w:hAnsi="宋体" w:eastAsia="宋体"/>
            <w:b w:val="0"/>
            <w:bCs/>
            <w:color w:val="auto"/>
            <w:sz w:val="24"/>
            <w:szCs w:val="24"/>
            <w:lang w:val="en-US" w:eastAsia="zh-CN"/>
          </w:rPr>
          <w:t>///</w:t>
        </w:r>
      </w:ins>
    </w:p>
    <w:p w14:paraId="1C0DAB47">
      <w:pPr>
        <w:numPr>
          <w:ilvl w:val="-1"/>
          <w:numId w:val="0"/>
        </w:numPr>
        <w:spacing w:line="440" w:lineRule="exact"/>
        <w:ind w:left="0" w:firstLine="0"/>
        <w:rPr>
          <w:rFonts w:ascii="宋体" w:hAnsi="宋体" w:eastAsia="宋体"/>
          <w:b/>
          <w:color w:val="auto"/>
          <w:sz w:val="24"/>
          <w:szCs w:val="24"/>
        </w:rPr>
        <w:pPrChange w:id="37" w:author="huarun" w:date="2025-12-17T15:22:38Z">
          <w:pPr>
            <w:numPr>
              <w:ilvl w:val="0"/>
              <w:numId w:val="3"/>
            </w:numPr>
            <w:spacing w:line="440" w:lineRule="exact"/>
          </w:pPr>
        </w:pPrChange>
      </w:pPr>
      <w:ins w:id="38" w:author="huarun" w:date="2025-12-17T15:22:40Z">
        <w:r>
          <w:rPr>
            <w:rFonts w:hint="eastAsia" w:ascii="宋体" w:hAnsi="宋体" w:eastAsia="宋体"/>
            <w:b/>
            <w:color w:val="auto"/>
            <w:sz w:val="24"/>
            <w:szCs w:val="24"/>
            <w:lang w:eastAsia="zh-CN"/>
          </w:rPr>
          <w:t>（</w:t>
        </w:r>
      </w:ins>
      <w:ins w:id="39" w:author="huarun" w:date="2025-12-17T15:22:42Z">
        <w:r>
          <w:rPr>
            <w:rFonts w:hint="eastAsia" w:ascii="宋体" w:hAnsi="宋体" w:eastAsia="宋体"/>
            <w:b/>
            <w:color w:val="auto"/>
            <w:sz w:val="24"/>
            <w:szCs w:val="24"/>
            <w:lang w:eastAsia="zh-CN"/>
          </w:rPr>
          <w:t>四</w:t>
        </w:r>
      </w:ins>
      <w:ins w:id="40" w:author="huarun" w:date="2025-12-17T15:22:40Z">
        <w:r>
          <w:rPr>
            <w:rFonts w:hint="eastAsia" w:ascii="宋体" w:hAnsi="宋体" w:eastAsia="宋体"/>
            <w:b/>
            <w:color w:val="auto"/>
            <w:sz w:val="24"/>
            <w:szCs w:val="24"/>
            <w:lang w:eastAsia="zh-CN"/>
          </w:rPr>
          <w:t>）</w:t>
        </w:r>
      </w:ins>
      <w:r>
        <w:rPr>
          <w:rFonts w:hint="eastAsia" w:ascii="宋体" w:hAnsi="宋体" w:eastAsia="宋体"/>
          <w:b/>
          <w:color w:val="auto"/>
          <w:sz w:val="24"/>
          <w:szCs w:val="24"/>
        </w:rPr>
        <w:t>增加出国前的二次合规性审核：</w:t>
      </w:r>
    </w:p>
    <w:p w14:paraId="15758F71">
      <w:pPr>
        <w:numPr>
          <w:ilvl w:val="0"/>
          <w:numId w:val="6"/>
        </w:numPr>
        <w:spacing w:line="440" w:lineRule="exact"/>
        <w:ind w:left="5" w:firstLine="415"/>
        <w:rPr>
          <w:rFonts w:ascii="宋体" w:hAnsi="宋体" w:eastAsia="宋体"/>
          <w:bCs/>
          <w:color w:val="auto"/>
          <w:sz w:val="24"/>
          <w:szCs w:val="24"/>
        </w:rPr>
      </w:pPr>
      <w:r>
        <w:rPr>
          <w:rFonts w:hint="eastAsia" w:ascii="宋体" w:hAnsi="宋体" w:eastAsia="宋体"/>
          <w:bCs/>
          <w:color w:val="auto"/>
          <w:sz w:val="24"/>
          <w:szCs w:val="24"/>
        </w:rPr>
        <w:t>出访团组须在签证办理完成后，出国前3个工作日内，向人力资源部提交以下材料：最终版行程单（含酒店预订、机票信息）、费用明细表（按人员、天数、科目分类）。</w:t>
      </w:r>
    </w:p>
    <w:p w14:paraId="39B48D70">
      <w:pPr>
        <w:numPr>
          <w:ilvl w:val="0"/>
          <w:numId w:val="6"/>
        </w:numPr>
        <w:spacing w:line="440" w:lineRule="exact"/>
        <w:ind w:left="5" w:firstLine="415"/>
        <w:rPr>
          <w:ins w:id="41" w:author="huarun" w:date="2025-12-17T15:24:07Z"/>
          <w:rFonts w:ascii="宋体" w:hAnsi="宋体" w:eastAsia="宋体"/>
          <w:bCs/>
          <w:color w:val="auto"/>
          <w:sz w:val="24"/>
          <w:szCs w:val="24"/>
        </w:rPr>
      </w:pPr>
      <w:r>
        <w:rPr>
          <w:rFonts w:hint="eastAsia" w:ascii="宋体" w:hAnsi="宋体" w:eastAsia="宋体"/>
          <w:bCs/>
          <w:color w:val="auto"/>
          <w:sz w:val="24"/>
          <w:szCs w:val="24"/>
        </w:rPr>
        <w:t>审核重点：审核酒店位置是否与出访地所在城市一致，核对机票日期与出访行程是否一致（出入境时间），检查行程是否包含行程规划以外的非必要活动。</w:t>
      </w:r>
    </w:p>
    <w:p w14:paraId="18450860">
      <w:pPr>
        <w:numPr>
          <w:ilvl w:val="0"/>
          <w:numId w:val="0"/>
        </w:numPr>
        <w:spacing w:line="440" w:lineRule="exact"/>
        <w:ind w:left="0" w:firstLine="0"/>
        <w:rPr>
          <w:rFonts w:ascii="宋体" w:hAnsi="宋体" w:eastAsia="宋体"/>
          <w:bCs/>
          <w:color w:val="auto"/>
          <w:sz w:val="24"/>
          <w:szCs w:val="24"/>
        </w:rPr>
        <w:pPrChange w:id="42" w:author="huarun" w:date="2025-12-17T15:24:10Z">
          <w:pPr>
            <w:numPr>
              <w:ilvl w:val="0"/>
              <w:numId w:val="6"/>
            </w:numPr>
            <w:spacing w:line="440" w:lineRule="exact"/>
            <w:ind w:left="5" w:firstLine="415"/>
          </w:pPr>
        </w:pPrChange>
      </w:pPr>
      <w:ins w:id="43" w:author="huarun" w:date="2025-12-17T15:24:08Z">
        <w:r>
          <w:rPr>
            <w:rFonts w:hint="eastAsia" w:ascii="宋体" w:hAnsi="宋体" w:eastAsia="宋体"/>
            <w:b w:val="0"/>
            <w:bCs/>
            <w:color w:val="auto"/>
            <w:sz w:val="24"/>
            <w:szCs w:val="24"/>
            <w:lang w:val="en-US" w:eastAsia="zh-CN"/>
          </w:rPr>
          <w:t>///</w:t>
        </w:r>
      </w:ins>
    </w:p>
    <w:p w14:paraId="4510E803">
      <w:pPr>
        <w:numPr>
          <w:ilvl w:val="-1"/>
          <w:numId w:val="0"/>
        </w:numPr>
        <w:spacing w:line="440" w:lineRule="exact"/>
        <w:ind w:left="0" w:leftChars="0" w:firstLine="0" w:firstLineChars="0"/>
        <w:rPr>
          <w:rFonts w:hint="eastAsia" w:ascii="宋体" w:hAnsi="宋体" w:eastAsia="宋体"/>
          <w:b/>
          <w:bCs w:val="0"/>
          <w:color w:val="auto"/>
          <w:sz w:val="24"/>
          <w:szCs w:val="24"/>
          <w:lang w:eastAsia="zh-CN"/>
        </w:rPr>
        <w:pPrChange w:id="44" w:author="huarun" w:date="2025-12-17T15:22:53Z">
          <w:pPr>
            <w:numPr>
              <w:ilvl w:val="0"/>
              <w:numId w:val="1"/>
            </w:numPr>
            <w:spacing w:line="440" w:lineRule="exact"/>
            <w:ind w:left="0" w:leftChars="0" w:firstLine="420" w:firstLineChars="0"/>
          </w:pPr>
        </w:pPrChange>
      </w:pPr>
      <w:ins w:id="45" w:author="huarun" w:date="2025-12-17T15:22:54Z">
        <w:r>
          <w:rPr>
            <w:rFonts w:hint="eastAsia" w:ascii="宋体" w:hAnsi="宋体" w:eastAsia="宋体"/>
            <w:b/>
            <w:bCs w:val="0"/>
            <w:color w:val="auto"/>
            <w:sz w:val="24"/>
            <w:szCs w:val="24"/>
            <w:lang w:val="en-US" w:eastAsia="zh-CN"/>
          </w:rPr>
          <w:t>三</w:t>
        </w:r>
      </w:ins>
      <w:ins w:id="46" w:author="huarun" w:date="2025-12-17T15:22:55Z">
        <w:r>
          <w:rPr>
            <w:rFonts w:hint="eastAsia" w:ascii="宋体" w:hAnsi="宋体" w:eastAsia="宋体"/>
            <w:b/>
            <w:bCs w:val="0"/>
            <w:color w:val="auto"/>
            <w:sz w:val="24"/>
            <w:szCs w:val="24"/>
            <w:lang w:val="en-US" w:eastAsia="zh-CN"/>
          </w:rPr>
          <w:t>、</w:t>
        </w:r>
      </w:ins>
      <w:r>
        <w:rPr>
          <w:rFonts w:hint="eastAsia" w:ascii="宋体" w:hAnsi="宋体" w:eastAsia="宋体"/>
          <w:b/>
          <w:bCs w:val="0"/>
          <w:color w:val="auto"/>
          <w:sz w:val="24"/>
          <w:szCs w:val="24"/>
          <w:lang w:val="en-US" w:eastAsia="zh-CN"/>
        </w:rPr>
        <w:t>强化</w:t>
      </w:r>
      <w:r>
        <w:rPr>
          <w:rFonts w:hint="eastAsia" w:ascii="宋体" w:hAnsi="宋体" w:eastAsia="宋体"/>
          <w:b/>
          <w:bCs w:val="0"/>
          <w:color w:val="auto"/>
          <w:sz w:val="24"/>
          <w:szCs w:val="24"/>
        </w:rPr>
        <w:t>因公出国（境）团组</w:t>
      </w:r>
      <w:r>
        <w:rPr>
          <w:rFonts w:hint="eastAsia" w:ascii="宋体" w:hAnsi="宋体" w:eastAsia="宋体"/>
          <w:b/>
          <w:bCs w:val="0"/>
          <w:color w:val="auto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/>
          <w:b/>
          <w:bCs w:val="0"/>
          <w:color w:val="auto"/>
          <w:sz w:val="24"/>
          <w:szCs w:val="24"/>
        </w:rPr>
        <w:t>行前教育</w:t>
      </w:r>
    </w:p>
    <w:p w14:paraId="6D8E928E">
      <w:pPr>
        <w:numPr>
          <w:ilvl w:val="0"/>
          <w:numId w:val="0"/>
        </w:numPr>
        <w:spacing w:line="440" w:lineRule="exact"/>
        <w:ind w:firstLine="480" w:firstLineChars="200"/>
        <w:rPr>
          <w:ins w:id="47" w:author="huarun" w:date="2025-12-17T15:24:17Z"/>
          <w:rFonts w:hint="eastAsia" w:ascii="宋体" w:hAnsi="宋体" w:eastAsia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  <w:t>因公出国（境）团组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val="en-US" w:eastAsia="zh-CN"/>
        </w:rPr>
        <w:t>全体成员须主动参加人力资源部组织的行前教育培训，确保参训率达到百分之百。通过行前教育切实强化团组成员的合规意识，进一步提升其政治意识、规矩意识、纪律意识和保密意识，使其充分了解往访国家（地区）的基本情况、双边关系、安全形势及相关注意事项。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  <w:t>培训工作需做好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</w:rPr>
        <w:t>签到记录，存档备查。</w:t>
      </w:r>
    </w:p>
    <w:p w14:paraId="57727A30">
      <w:pPr>
        <w:numPr>
          <w:ilvl w:val="0"/>
          <w:numId w:val="0"/>
        </w:numPr>
        <w:spacing w:line="440" w:lineRule="exact"/>
        <w:ind w:firstLine="0" w:firstLineChars="0"/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  <w:pPrChange w:id="48" w:author="huarun" w:date="2025-12-17T15:24:18Z">
          <w:pPr>
            <w:numPr>
              <w:ilvl w:val="0"/>
              <w:numId w:val="0"/>
            </w:numPr>
            <w:spacing w:line="440" w:lineRule="exact"/>
            <w:ind w:firstLine="480" w:firstLineChars="200"/>
          </w:pPr>
        </w:pPrChange>
      </w:pPr>
      <w:ins w:id="49" w:author="huarun" w:date="2025-12-17T15:24:19Z">
        <w:r>
          <w:rPr>
            <w:rFonts w:hint="eastAsia" w:ascii="宋体" w:hAnsi="宋体" w:eastAsia="宋体"/>
            <w:b w:val="0"/>
            <w:bCs/>
            <w:color w:val="auto"/>
            <w:sz w:val="24"/>
            <w:szCs w:val="24"/>
            <w:lang w:val="en-US" w:eastAsia="zh-CN"/>
          </w:rPr>
          <w:t>///</w:t>
        </w:r>
      </w:ins>
    </w:p>
    <w:p w14:paraId="5F3AA705">
      <w:pPr>
        <w:numPr>
          <w:ilvl w:val="-1"/>
          <w:numId w:val="0"/>
        </w:numPr>
        <w:spacing w:line="440" w:lineRule="exact"/>
        <w:ind w:left="0" w:leftChars="0" w:firstLine="0" w:firstLineChars="0"/>
        <w:rPr>
          <w:rFonts w:hint="eastAsia" w:ascii="宋体" w:hAnsi="宋体" w:eastAsia="宋体"/>
          <w:b w:val="0"/>
          <w:bCs/>
          <w:color w:val="auto"/>
          <w:sz w:val="24"/>
          <w:szCs w:val="24"/>
        </w:rPr>
        <w:pPrChange w:id="50" w:author="huarun" w:date="2025-12-17T15:22:58Z">
          <w:pPr>
            <w:numPr>
              <w:ilvl w:val="0"/>
              <w:numId w:val="1"/>
            </w:numPr>
            <w:spacing w:line="440" w:lineRule="exact"/>
            <w:ind w:left="0" w:leftChars="0" w:firstLine="420" w:firstLineChars="0"/>
          </w:pPr>
        </w:pPrChange>
      </w:pPr>
      <w:ins w:id="51" w:author="huarun" w:date="2025-12-17T15:23:00Z">
        <w:r>
          <w:rPr>
            <w:rFonts w:hint="eastAsia" w:ascii="宋体" w:hAnsi="宋体" w:eastAsia="宋体"/>
            <w:b/>
            <w:bCs w:val="0"/>
            <w:color w:val="auto"/>
            <w:sz w:val="24"/>
            <w:szCs w:val="24"/>
            <w:lang w:eastAsia="zh-CN"/>
          </w:rPr>
          <w:t>四、</w:t>
        </w:r>
      </w:ins>
      <w:r>
        <w:rPr>
          <w:rFonts w:hint="eastAsia" w:ascii="宋体" w:hAnsi="宋体" w:eastAsia="宋体"/>
          <w:b/>
          <w:bCs w:val="0"/>
          <w:color w:val="auto"/>
          <w:sz w:val="24"/>
          <w:szCs w:val="24"/>
          <w:lang w:eastAsia="zh-CN"/>
        </w:rPr>
        <w:t>加强出行管理及回国后出访报告审核：</w:t>
      </w:r>
    </w:p>
    <w:p w14:paraId="28D192EE">
      <w:pPr>
        <w:numPr>
          <w:ilvl w:val="0"/>
          <w:numId w:val="0"/>
        </w:numPr>
        <w:spacing w:line="440" w:lineRule="exact"/>
        <w:ind w:left="0" w:leftChars="0" w:firstLine="420" w:firstLineChars="175"/>
        <w:rPr>
          <w:rFonts w:hint="eastAsia" w:ascii="宋体" w:hAnsi="宋体" w:eastAsia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  <w:t>出访团组成员须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</w:rPr>
        <w:t>按时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  <w:t>出入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</w:rPr>
        <w:t>境，不得逾期滞留，不得以任何理由拖延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  <w:t>入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</w:rPr>
        <w:t>境时间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  <w:t>，不得随意变更行程安排及酒店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</w:rPr>
        <w:t>。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  <w:t>如遇突发事件或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</w:rPr>
        <w:t>特殊情况需要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  <w:t>调整安排的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</w:rPr>
        <w:t>，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  <w:t>须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</w:rPr>
        <w:t>提前向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  <w:t>人力资源部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</w:rPr>
        <w:t>提出申请，说明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  <w:t>变更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</w:rPr>
        <w:t>理由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  <w:t>、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</w:rPr>
        <w:t>时间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  <w:t>及具体变化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</w:rPr>
        <w:t>，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  <w:t>审核同意后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</w:rPr>
        <w:t>方可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  <w:t>调整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</w:rPr>
        <w:t>。同时，需在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  <w:t>回国后的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</w:rPr>
        <w:t>出访报告中，详细说明变更原因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  <w:t>。</w:t>
      </w:r>
    </w:p>
    <w:p w14:paraId="7DB6F624">
      <w:pPr>
        <w:numPr>
          <w:ilvl w:val="0"/>
          <w:numId w:val="0"/>
        </w:numPr>
        <w:spacing w:line="440" w:lineRule="exact"/>
        <w:ind w:left="0" w:leftChars="0" w:firstLine="420" w:firstLineChars="175"/>
        <w:rPr>
          <w:ins w:id="52" w:author="huarun" w:date="2025-12-17T15:24:23Z"/>
          <w:rFonts w:hint="eastAsia" w:ascii="宋体" w:hAnsi="宋体" w:eastAsia="宋体"/>
          <w:b w:val="0"/>
          <w:bCs/>
          <w:color w:val="auto"/>
          <w:sz w:val="24"/>
          <w:szCs w:val="24"/>
          <w:highlight w:val="none"/>
        </w:rPr>
      </w:pPr>
      <w:r>
        <w:rPr>
          <w:rFonts w:hint="eastAsia" w:ascii="宋体" w:hAnsi="宋体" w:eastAsia="宋体"/>
          <w:b w:val="0"/>
          <w:bCs/>
          <w:color w:val="auto"/>
          <w:sz w:val="24"/>
          <w:szCs w:val="24"/>
          <w:highlight w:val="none"/>
          <w:lang w:eastAsia="zh-CN"/>
        </w:rPr>
        <w:t>回国后，需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highlight w:val="none"/>
        </w:rPr>
        <w:t>将“出访收获”转化为“工作行动”，将“合作意向”转化为“实际成果”，将“外部经验”转化为“自身能力提升”，服务于华润啤酒工作目标或发展战略。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highlight w:val="none"/>
          <w:lang w:val="en-US" w:eastAsia="zh-CN"/>
        </w:rPr>
        <w:t>因公出访团组在回国（入境）后1个月内提交签字文件，报告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highlight w:val="none"/>
        </w:rPr>
        <w:t>需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highlight w:val="none"/>
          <w:lang w:val="en-US" w:eastAsia="zh-CN"/>
        </w:rPr>
        <w:t>有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highlight w:val="none"/>
        </w:rPr>
        <w:t>“下一步工作计划”，需具体、可量化、可落地，避免形式主义。</w:t>
      </w:r>
    </w:p>
    <w:p w14:paraId="656E48E2">
      <w:pPr>
        <w:numPr>
          <w:ilvl w:val="0"/>
          <w:numId w:val="0"/>
        </w:numPr>
        <w:spacing w:line="440" w:lineRule="exact"/>
        <w:ind w:left="0" w:leftChars="0" w:firstLine="0" w:firstLineChars="0"/>
        <w:rPr>
          <w:rFonts w:hint="default" w:ascii="宋体" w:hAnsi="宋体" w:eastAsia="宋体"/>
          <w:b w:val="0"/>
          <w:bCs/>
          <w:color w:val="auto"/>
          <w:sz w:val="24"/>
          <w:szCs w:val="24"/>
          <w:highlight w:val="none"/>
          <w:lang w:val="en-US" w:eastAsia="zh-CN"/>
        </w:rPr>
        <w:pPrChange w:id="53" w:author="huarun" w:date="2025-12-17T15:24:24Z">
          <w:pPr>
            <w:numPr>
              <w:ilvl w:val="0"/>
              <w:numId w:val="0"/>
            </w:numPr>
            <w:spacing w:line="440" w:lineRule="exact"/>
            <w:ind w:left="0" w:leftChars="0" w:firstLine="420" w:firstLineChars="175"/>
          </w:pPr>
        </w:pPrChange>
      </w:pPr>
      <w:ins w:id="54" w:author="huarun" w:date="2025-12-17T15:24:27Z">
        <w:r>
          <w:rPr>
            <w:rFonts w:hint="eastAsia" w:ascii="宋体" w:hAnsi="宋体" w:eastAsia="宋体"/>
            <w:b w:val="0"/>
            <w:bCs/>
            <w:color w:val="auto"/>
            <w:sz w:val="24"/>
            <w:szCs w:val="24"/>
            <w:highlight w:val="none"/>
            <w:lang w:val="en-US" w:eastAsia="zh-CN"/>
          </w:rPr>
          <w:t>///</w:t>
        </w:r>
      </w:ins>
    </w:p>
    <w:p w14:paraId="766A1EB1">
      <w:pPr>
        <w:numPr>
          <w:ilvl w:val="-1"/>
          <w:numId w:val="0"/>
        </w:numPr>
        <w:spacing w:line="440" w:lineRule="exact"/>
        <w:ind w:left="0" w:firstLine="0"/>
        <w:rPr>
          <w:rFonts w:ascii="宋体" w:hAnsi="宋体" w:eastAsia="宋体"/>
          <w:b/>
          <w:color w:val="auto"/>
          <w:sz w:val="24"/>
          <w:szCs w:val="24"/>
        </w:rPr>
        <w:pPrChange w:id="55" w:author="huarun" w:date="2025-12-17T15:23:05Z">
          <w:pPr>
            <w:numPr>
              <w:ilvl w:val="0"/>
              <w:numId w:val="1"/>
            </w:numPr>
            <w:spacing w:line="440" w:lineRule="exact"/>
          </w:pPr>
        </w:pPrChange>
      </w:pPr>
      <w:ins w:id="56" w:author="huarun" w:date="2025-12-17T15:23:07Z">
        <w:r>
          <w:rPr>
            <w:rFonts w:hint="eastAsia" w:ascii="宋体" w:hAnsi="宋体" w:eastAsia="宋体"/>
            <w:b/>
            <w:color w:val="auto"/>
            <w:sz w:val="24"/>
            <w:szCs w:val="24"/>
            <w:lang w:eastAsia="zh-CN"/>
          </w:rPr>
          <w:t>五、</w:t>
        </w:r>
      </w:ins>
      <w:r>
        <w:rPr>
          <w:rFonts w:hint="eastAsia" w:ascii="宋体" w:hAnsi="宋体" w:eastAsia="宋体"/>
          <w:b/>
          <w:color w:val="auto"/>
          <w:sz w:val="24"/>
          <w:szCs w:val="24"/>
        </w:rPr>
        <w:t>因公出国（境）团组费用核销管理</w:t>
      </w:r>
    </w:p>
    <w:p w14:paraId="6132D876">
      <w:pPr>
        <w:spacing w:line="440" w:lineRule="exact"/>
        <w:ind w:firstLine="420" w:firstLineChars="175"/>
        <w:rPr>
          <w:ins w:id="57" w:author="huarun" w:date="2025-12-17T15:24:30Z"/>
          <w:rFonts w:hint="eastAsia" w:ascii="宋体" w:hAnsi="宋体" w:eastAsia="宋体"/>
          <w:bCs/>
          <w:color w:val="auto"/>
          <w:sz w:val="24"/>
          <w:szCs w:val="24"/>
        </w:rPr>
      </w:pPr>
      <w:r>
        <w:rPr>
          <w:rFonts w:hint="eastAsia" w:ascii="宋体" w:hAnsi="宋体" w:eastAsia="宋体"/>
          <w:bCs/>
          <w:color w:val="auto"/>
          <w:sz w:val="24"/>
          <w:szCs w:val="24"/>
        </w:rPr>
        <w:t>因公出国（境）团组全体成员回国后，须按预算申请的费用，提供真实、合规的票据申请费用报销并需配合财务部的日常检查和专项检查。财务共享中心按《华润集团因公临时出国（境）管理办法》、国家外交部《因公临时出国经费管理办法》、集团《履职待遇和业务支出管理制度》以及《华润啤酒费用报销管理办法》等相关制度执行审核。对发现违反制度要求的费用，一律不予报销。</w:t>
      </w:r>
    </w:p>
    <w:p w14:paraId="3A451F92">
      <w:pPr>
        <w:spacing w:line="440" w:lineRule="exact"/>
        <w:ind w:firstLine="0" w:firstLineChars="0"/>
        <w:rPr>
          <w:rFonts w:hint="default" w:ascii="宋体" w:hAnsi="宋体" w:eastAsia="宋体"/>
          <w:bCs/>
          <w:color w:val="auto"/>
          <w:sz w:val="24"/>
          <w:szCs w:val="24"/>
          <w:lang w:val="en-US" w:eastAsia="zh-CN"/>
        </w:rPr>
        <w:pPrChange w:id="58" w:author="huarun" w:date="2025-12-17T15:24:31Z">
          <w:pPr>
            <w:spacing w:line="440" w:lineRule="exact"/>
            <w:ind w:firstLine="420" w:firstLineChars="175"/>
          </w:pPr>
        </w:pPrChange>
      </w:pPr>
      <w:ins w:id="59" w:author="huarun" w:date="2025-12-17T15:24:32Z">
        <w:r>
          <w:rPr>
            <w:rFonts w:hint="eastAsia" w:ascii="宋体" w:hAnsi="宋体" w:eastAsia="宋体"/>
            <w:bCs/>
            <w:color w:val="auto"/>
            <w:sz w:val="24"/>
            <w:szCs w:val="24"/>
            <w:lang w:val="en-US" w:eastAsia="zh-CN"/>
          </w:rPr>
          <w:t>///</w:t>
        </w:r>
      </w:ins>
    </w:p>
    <w:p w14:paraId="24F5D67B">
      <w:pPr>
        <w:numPr>
          <w:ilvl w:val="-1"/>
          <w:numId w:val="0"/>
        </w:numPr>
        <w:spacing w:line="440" w:lineRule="exact"/>
        <w:ind w:left="0" w:leftChars="0" w:firstLine="0" w:firstLineChars="0"/>
        <w:rPr>
          <w:rFonts w:hint="eastAsia" w:ascii="宋体" w:hAnsi="宋体" w:eastAsia="宋体"/>
          <w:b/>
          <w:bCs w:val="0"/>
          <w:color w:val="auto"/>
          <w:sz w:val="24"/>
          <w:szCs w:val="24"/>
        </w:rPr>
        <w:pPrChange w:id="60" w:author="huarun" w:date="2025-12-17T15:23:13Z">
          <w:pPr>
            <w:numPr>
              <w:ilvl w:val="0"/>
              <w:numId w:val="1"/>
            </w:numPr>
            <w:spacing w:line="440" w:lineRule="exact"/>
            <w:ind w:left="0" w:leftChars="0" w:firstLine="420" w:firstLineChars="0"/>
          </w:pPr>
        </w:pPrChange>
      </w:pPr>
      <w:ins w:id="61" w:author="huarun" w:date="2025-12-17T15:23:14Z">
        <w:r>
          <w:rPr>
            <w:rFonts w:hint="eastAsia" w:ascii="宋体" w:hAnsi="宋体" w:eastAsia="宋体"/>
            <w:b/>
            <w:bCs w:val="0"/>
            <w:color w:val="auto"/>
            <w:sz w:val="24"/>
            <w:szCs w:val="24"/>
            <w:lang w:eastAsia="zh-CN"/>
          </w:rPr>
          <w:t>六</w:t>
        </w:r>
      </w:ins>
      <w:ins w:id="62" w:author="huarun" w:date="2025-12-17T15:23:15Z">
        <w:r>
          <w:rPr>
            <w:rFonts w:hint="eastAsia" w:ascii="宋体" w:hAnsi="宋体" w:eastAsia="宋体"/>
            <w:b/>
            <w:bCs w:val="0"/>
            <w:color w:val="auto"/>
            <w:sz w:val="24"/>
            <w:szCs w:val="24"/>
            <w:lang w:eastAsia="zh-CN"/>
          </w:rPr>
          <w:t>、</w:t>
        </w:r>
      </w:ins>
      <w:r>
        <w:rPr>
          <w:rFonts w:hint="eastAsia" w:ascii="宋体" w:hAnsi="宋体" w:eastAsia="宋体"/>
          <w:b/>
          <w:bCs w:val="0"/>
          <w:color w:val="auto"/>
          <w:sz w:val="24"/>
          <w:szCs w:val="24"/>
          <w:lang w:eastAsia="zh-CN"/>
        </w:rPr>
        <w:t>其他注意事项</w:t>
      </w:r>
    </w:p>
    <w:p w14:paraId="1E19D477">
      <w:pPr>
        <w:numPr>
          <w:ilvl w:val="0"/>
          <w:numId w:val="7"/>
        </w:numPr>
        <w:spacing w:line="440" w:lineRule="exact"/>
        <w:ind w:left="0" w:leftChars="0" w:firstLine="420" w:firstLineChars="0"/>
        <w:rPr>
          <w:rFonts w:hint="eastAsia" w:ascii="宋体" w:hAnsi="宋体" w:eastAsia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 w:val="0"/>
          <w:color w:val="auto"/>
          <w:sz w:val="24"/>
          <w:szCs w:val="24"/>
        </w:rPr>
        <w:t>严禁“打前站”及第三方预踩点行为</w:t>
      </w:r>
      <w:r>
        <w:rPr>
          <w:rFonts w:hint="eastAsia" w:ascii="宋体" w:hAnsi="宋体" w:eastAsia="宋体"/>
          <w:b/>
          <w:bCs w:val="0"/>
          <w:color w:val="auto"/>
          <w:sz w:val="24"/>
          <w:szCs w:val="24"/>
          <w:lang w:eastAsia="zh-CN"/>
        </w:rPr>
        <w:t>：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</w:rPr>
        <w:t>严禁以“前期考察”“筹备会议”等名义安排人员提前赴境外采买物资、预订酒店或踩点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eastAsia="zh-CN"/>
        </w:rPr>
        <w:t>。</w:t>
      </w:r>
    </w:p>
    <w:p w14:paraId="78D43A00">
      <w:pPr>
        <w:numPr>
          <w:ilvl w:val="0"/>
          <w:numId w:val="7"/>
        </w:numPr>
        <w:spacing w:line="440" w:lineRule="exact"/>
        <w:ind w:left="0" w:leftChars="0" w:firstLine="420" w:firstLineChars="0"/>
        <w:rPr>
          <w:rFonts w:hint="eastAsia" w:ascii="宋体" w:hAnsi="宋体" w:eastAsia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 w:val="0"/>
          <w:color w:val="auto"/>
          <w:sz w:val="24"/>
          <w:szCs w:val="24"/>
          <w:lang w:eastAsia="zh-CN"/>
        </w:rPr>
        <w:t>严禁“拆分”团组行为：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</w:rPr>
        <w:t>出访团组应当坚持“因事定人”和“人事相符”原则，出访团组人数控制在一定范围内。严禁通过组织“团外团”或拆分团组、分别报批等方式在出访团组正式名单外安排无关人员跟随或分行。</w:t>
      </w:r>
    </w:p>
    <w:p w14:paraId="4FD926D5">
      <w:pPr>
        <w:numPr>
          <w:ilvl w:val="0"/>
          <w:numId w:val="7"/>
        </w:numPr>
        <w:spacing w:line="440" w:lineRule="exact"/>
        <w:ind w:left="0" w:leftChars="0" w:firstLine="420" w:firstLineChars="0"/>
        <w:rPr>
          <w:del w:id="63" w:author="huarun" w:date="2025-12-17T15:25:08Z"/>
          <w:rFonts w:hint="eastAsia" w:ascii="宋体" w:hAnsi="宋体" w:eastAsia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/>
          <w:b w:val="0"/>
          <w:bCs/>
          <w:color w:val="auto"/>
          <w:sz w:val="24"/>
          <w:szCs w:val="24"/>
          <w:lang w:val="en-US" w:eastAsia="zh-CN"/>
        </w:rPr>
        <w:t>对于违反通知要求的人员，一律从严从重处理，坚持“零容忍”态度。</w:t>
      </w:r>
      <w:r>
        <w:rPr>
          <w:rFonts w:hint="eastAsia" w:ascii="宋体" w:hAnsi="宋体" w:eastAsia="宋体"/>
          <w:b w:val="0"/>
          <w:bCs/>
          <w:color w:val="auto"/>
          <w:sz w:val="24"/>
          <w:szCs w:val="24"/>
        </w:rPr>
        <w:t>对典型违规案例进行通报，发挥警示教育作用，强化全体人员对因公出国（境）纪律要求的敬畏之心，确保制度刚性执行。</w:t>
      </w:r>
      <w:bookmarkStart w:id="0" w:name="_GoBack"/>
      <w:bookmarkEnd w:id="0"/>
    </w:p>
    <w:p w14:paraId="4FD926D5">
      <w:pPr>
        <w:numPr>
          <w:ilvl w:val="0"/>
          <w:numId w:val="7"/>
        </w:numPr>
        <w:spacing w:line="440" w:lineRule="exact"/>
        <w:ind w:left="0" w:leftChars="0" w:firstLine="420"/>
        <w:rPr>
          <w:del w:id="65" w:author="咨询组" w:date="2025-12-09T10:34:06Z"/>
          <w:rFonts w:hint="eastAsia" w:ascii="宋体" w:hAnsi="宋体" w:eastAsia="宋体"/>
          <w:b w:val="0"/>
          <w:bCs/>
          <w:color w:val="auto"/>
          <w:sz w:val="24"/>
          <w:szCs w:val="24"/>
        </w:rPr>
        <w:pPrChange w:id="64" w:author="huarun" w:date="2025-12-17T15:25:08Z">
          <w:pPr>
            <w:numPr>
              <w:ilvl w:val="0"/>
              <w:numId w:val="0"/>
            </w:numPr>
            <w:spacing w:line="440" w:lineRule="exact"/>
            <w:ind w:left="420" w:leftChars="0"/>
          </w:pPr>
        </w:pPrChange>
      </w:pPr>
    </w:p>
    <w:p w14:paraId="4FD926D5">
      <w:pPr>
        <w:numPr>
          <w:ilvl w:val="0"/>
          <w:numId w:val="7"/>
        </w:numPr>
        <w:spacing w:line="440" w:lineRule="exact"/>
        <w:ind w:left="0" w:leftChars="0" w:firstLine="420" w:firstLineChars="0"/>
        <w:rPr>
          <w:del w:id="67" w:author="咨询组" w:date="2025-12-09T10:34:06Z"/>
          <w:rFonts w:hint="eastAsia" w:ascii="宋体" w:hAnsi="宋体" w:eastAsia="宋体"/>
          <w:b w:val="0"/>
          <w:bCs/>
          <w:color w:val="auto"/>
          <w:sz w:val="24"/>
          <w:szCs w:val="24"/>
        </w:rPr>
        <w:pPrChange w:id="66" w:author="huarun" w:date="2025-12-17T15:25:08Z">
          <w:pPr>
            <w:spacing w:line="440" w:lineRule="exact"/>
            <w:ind w:left="0" w:leftChars="0" w:firstLine="420" w:firstLineChars="175"/>
          </w:pPr>
        </w:pPrChange>
      </w:pPr>
      <w:del w:id="68" w:author="咨询组" w:date="2025-12-09T10:34:06Z">
        <w:r>
          <w:rPr>
            <w:rFonts w:hint="eastAsia" w:ascii="宋体" w:hAnsi="宋体" w:eastAsia="宋体"/>
            <w:b w:val="0"/>
            <w:bCs/>
            <w:color w:val="auto"/>
            <w:sz w:val="24"/>
            <w:szCs w:val="24"/>
          </w:rPr>
          <w:delText>特此通知。</w:delText>
        </w:r>
      </w:del>
    </w:p>
    <w:p w14:paraId="4FD926D5">
      <w:pPr>
        <w:numPr>
          <w:ilvl w:val="0"/>
          <w:numId w:val="7"/>
        </w:numPr>
        <w:spacing w:line="440" w:lineRule="exact"/>
        <w:ind w:left="0" w:leftChars="0" w:firstLine="420" w:firstLineChars="0"/>
        <w:rPr>
          <w:del w:id="70" w:author="咨询组" w:date="2025-12-09T10:34:06Z"/>
          <w:rFonts w:hint="eastAsia" w:ascii="宋体" w:hAnsi="宋体" w:eastAsia="宋体"/>
          <w:b w:val="0"/>
          <w:bCs/>
          <w:color w:val="auto"/>
          <w:sz w:val="24"/>
          <w:szCs w:val="24"/>
        </w:rPr>
        <w:pPrChange w:id="69" w:author="huarun" w:date="2025-12-17T15:25:08Z">
          <w:pPr>
            <w:spacing w:line="440" w:lineRule="exact"/>
            <w:ind w:left="0" w:leftChars="0" w:firstLine="420" w:firstLineChars="175"/>
          </w:pPr>
        </w:pPrChange>
      </w:pPr>
    </w:p>
    <w:p w14:paraId="4FD926D5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20" w:firstLineChars="0"/>
        <w:textAlignment w:val="auto"/>
        <w:rPr>
          <w:del w:id="72" w:author="咨询组" w:date="2025-12-09T10:34:06Z"/>
          <w:rFonts w:hint="eastAsia" w:ascii="宋体" w:hAnsi="宋体" w:eastAsia="宋体"/>
          <w:b w:val="0"/>
          <w:bCs/>
          <w:color w:val="auto"/>
          <w:sz w:val="24"/>
          <w:szCs w:val="24"/>
        </w:rPr>
        <w:pPrChange w:id="71" w:author="huarun" w:date="2025-12-17T15:25:08Z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40" w:lineRule="exact"/>
            <w:ind w:left="0" w:leftChars="0" w:firstLine="420" w:firstLineChars="175"/>
            <w:textAlignment w:val="auto"/>
          </w:pPr>
        </w:pPrChange>
      </w:pPr>
    </w:p>
    <w:p w14:paraId="4FD926D5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20"/>
        <w:jc w:val="left"/>
        <w:textAlignment w:val="auto"/>
        <w:rPr>
          <w:del w:id="74" w:author="咨询组" w:date="2025-12-09T10:34:06Z"/>
          <w:rFonts w:ascii="MS Song"/>
          <w:color w:val="auto"/>
          <w:sz w:val="24"/>
          <w:szCs w:val="24"/>
        </w:rPr>
        <w:pPrChange w:id="73" w:author="huarun" w:date="2025-12-17T15:25:08Z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40" w:lineRule="exact"/>
            <w:ind w:left="5460" w:leftChars="2600"/>
            <w:jc w:val="right"/>
            <w:textAlignment w:val="auto"/>
          </w:pPr>
        </w:pPrChange>
      </w:pPr>
      <w:del w:id="75" w:author="咨询组" w:date="2025-12-09T10:34:06Z">
        <w:r>
          <w:rPr>
            <w:rFonts w:hint="eastAsia" w:ascii="MS Song"/>
            <w:color w:val="auto"/>
            <w:sz w:val="24"/>
            <w:szCs w:val="24"/>
          </w:rPr>
          <w:delText>华润啤酒（控股）有限公司</w:delText>
        </w:r>
      </w:del>
    </w:p>
    <w:p w14:paraId="4FD926D5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20"/>
        <w:jc w:val="left"/>
        <w:textAlignment w:val="auto"/>
        <w:rPr>
          <w:del w:id="77" w:author="咨询组" w:date="2025-12-09T10:34:06Z"/>
          <w:rFonts w:hint="eastAsia" w:ascii="MS Song"/>
          <w:color w:val="auto"/>
          <w:sz w:val="24"/>
          <w:szCs w:val="24"/>
        </w:rPr>
        <w:pPrChange w:id="76" w:author="huarun" w:date="2025-12-17T15:25:08Z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40" w:lineRule="exact"/>
            <w:ind w:left="5460" w:leftChars="2600"/>
            <w:jc w:val="center"/>
            <w:textAlignment w:val="auto"/>
          </w:pPr>
        </w:pPrChange>
      </w:pPr>
      <w:del w:id="78" w:author="咨询组" w:date="2025-12-09T10:34:06Z">
        <w:r>
          <w:rPr>
            <w:rFonts w:ascii="MS Song"/>
            <w:color w:val="auto"/>
            <w:sz w:val="24"/>
            <w:szCs w:val="24"/>
          </w:rPr>
          <w:delText xml:space="preserve">         </w:delText>
        </w:r>
      </w:del>
      <w:del w:id="79" w:author="咨询组" w:date="2025-12-09T10:34:06Z">
        <w:r>
          <w:rPr>
            <w:rFonts w:hint="eastAsia" w:ascii="MS Song"/>
            <w:color w:val="auto"/>
            <w:sz w:val="24"/>
            <w:szCs w:val="24"/>
          </w:rPr>
          <w:delText>人力资源部</w:delText>
        </w:r>
      </w:del>
    </w:p>
    <w:p w14:paraId="4FD926D5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20"/>
        <w:jc w:val="left"/>
        <w:textAlignment w:val="auto"/>
        <w:rPr>
          <w:del w:id="81" w:author="咨询组" w:date="2025-12-09T10:34:06Z"/>
          <w:rFonts w:hint="eastAsia" w:ascii="MS Song" w:eastAsiaTheme="minorEastAsia"/>
          <w:color w:val="auto"/>
          <w:sz w:val="24"/>
          <w:szCs w:val="24"/>
          <w:lang w:eastAsia="zh-CN"/>
        </w:rPr>
        <w:pPrChange w:id="80" w:author="huarun" w:date="2025-12-17T15:25:08Z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40" w:lineRule="exact"/>
            <w:ind w:left="5460" w:leftChars="2600"/>
            <w:jc w:val="center"/>
            <w:textAlignment w:val="auto"/>
          </w:pPr>
        </w:pPrChange>
      </w:pPr>
      <w:del w:id="82" w:author="咨询组" w:date="2025-12-09T10:34:06Z">
        <w:r>
          <w:rPr>
            <w:rFonts w:hint="eastAsia" w:ascii="MS Song"/>
            <w:color w:val="auto"/>
            <w:sz w:val="24"/>
            <w:szCs w:val="24"/>
            <w:lang w:val="en-US" w:eastAsia="zh-CN"/>
          </w:rPr>
          <w:delText xml:space="preserve">          </w:delText>
        </w:r>
      </w:del>
      <w:del w:id="83" w:author="咨询组" w:date="2025-12-09T10:34:06Z">
        <w:r>
          <w:rPr>
            <w:rFonts w:hint="eastAsia" w:ascii="MS Song"/>
            <w:color w:val="auto"/>
            <w:sz w:val="24"/>
            <w:szCs w:val="24"/>
            <w:lang w:eastAsia="zh-CN"/>
          </w:rPr>
          <w:delText>财务部</w:delText>
        </w:r>
      </w:del>
    </w:p>
    <w:p w14:paraId="4FD926D5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20"/>
        <w:jc w:val="left"/>
        <w:textAlignment w:val="auto"/>
        <w:rPr>
          <w:del w:id="85" w:author="咨询组" w:date="2025-12-09T10:34:06Z"/>
          <w:rFonts w:ascii="宋体" w:hAnsi="宋体" w:eastAsia="宋体" w:cs="Arial"/>
          <w:color w:val="auto"/>
          <w:sz w:val="24"/>
          <w:szCs w:val="24"/>
        </w:rPr>
        <w:pPrChange w:id="84" w:author="huarun" w:date="2025-12-17T15:25:08Z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40" w:lineRule="exact"/>
            <w:ind w:left="5460" w:leftChars="2600"/>
            <w:jc w:val="center"/>
            <w:textAlignment w:val="auto"/>
          </w:pPr>
        </w:pPrChange>
      </w:pPr>
      <w:del w:id="86" w:author="咨询组" w:date="2025-12-09T10:34:06Z">
        <w:r>
          <w:rPr>
            <w:rFonts w:hint="eastAsia" w:ascii="MS Song"/>
            <w:color w:val="auto"/>
            <w:sz w:val="24"/>
            <w:szCs w:val="24"/>
          </w:rPr>
          <w:delText xml:space="preserve"> </w:delText>
        </w:r>
      </w:del>
      <w:del w:id="87" w:author="咨询组" w:date="2025-12-09T10:34:06Z">
        <w:r>
          <w:rPr>
            <w:rFonts w:ascii="MS Song"/>
            <w:color w:val="auto"/>
            <w:sz w:val="24"/>
            <w:szCs w:val="24"/>
          </w:rPr>
          <w:delText xml:space="preserve">       </w:delText>
        </w:r>
      </w:del>
      <w:del w:id="88" w:author="咨询组" w:date="2025-12-09T10:34:06Z">
        <w:r>
          <w:rPr>
            <w:rFonts w:hint="eastAsia" w:ascii="MS Song"/>
            <w:color w:val="auto"/>
            <w:sz w:val="24"/>
            <w:szCs w:val="24"/>
          </w:rPr>
          <w:delText xml:space="preserve">  </w:delText>
        </w:r>
      </w:del>
      <w:del w:id="89" w:author="咨询组" w:date="2025-12-09T10:34:06Z">
        <w:r>
          <w:rPr>
            <w:rFonts w:hint="eastAsia" w:ascii="宋体" w:hAnsi="宋体" w:eastAsia="宋体" w:cs="Arial"/>
            <w:color w:val="auto"/>
            <w:sz w:val="24"/>
            <w:szCs w:val="24"/>
          </w:rPr>
          <w:delText>二○二五年</w:delText>
        </w:r>
      </w:del>
      <w:del w:id="90" w:author="咨询组" w:date="2025-12-09T10:34:06Z">
        <w:r>
          <w:rPr>
            <w:rFonts w:hint="eastAsia" w:ascii="宋体" w:hAnsi="宋体" w:eastAsia="宋体" w:cs="Arial"/>
            <w:color w:val="auto"/>
            <w:sz w:val="24"/>
            <w:szCs w:val="24"/>
            <w:lang w:eastAsia="zh-CN"/>
          </w:rPr>
          <w:delText>八</w:delText>
        </w:r>
      </w:del>
      <w:del w:id="91" w:author="咨询组" w:date="2025-12-09T10:34:06Z">
        <w:r>
          <w:rPr>
            <w:rFonts w:hint="eastAsia" w:ascii="宋体" w:hAnsi="宋体" w:eastAsia="宋体" w:cs="Arial"/>
            <w:color w:val="auto"/>
            <w:sz w:val="24"/>
            <w:szCs w:val="24"/>
          </w:rPr>
          <w:delText>月</w:delText>
        </w:r>
      </w:del>
      <w:del w:id="92" w:author="咨询组" w:date="2025-12-09T10:34:06Z">
        <w:r>
          <w:rPr>
            <w:rFonts w:hint="eastAsia" w:ascii="宋体" w:hAnsi="宋体" w:eastAsia="宋体" w:cs="Arial"/>
            <w:color w:val="auto"/>
            <w:sz w:val="24"/>
            <w:szCs w:val="24"/>
            <w:lang w:eastAsia="zh-CN"/>
          </w:rPr>
          <w:delText>二</w:delText>
        </w:r>
      </w:del>
      <w:del w:id="93" w:author="咨询组" w:date="2025-12-09T10:34:06Z">
        <w:r>
          <w:rPr>
            <w:rFonts w:hint="eastAsia" w:ascii="宋体" w:hAnsi="宋体" w:eastAsia="宋体" w:cs="Arial"/>
            <w:color w:val="auto"/>
            <w:sz w:val="24"/>
            <w:szCs w:val="24"/>
          </w:rPr>
          <w:delText xml:space="preserve">十日 </w:delText>
        </w:r>
      </w:del>
    </w:p>
    <w:p w14:paraId="4FD926D5">
      <w:pPr>
        <w:numPr>
          <w:ilvl w:val="0"/>
          <w:numId w:val="7"/>
        </w:numPr>
        <w:spacing w:line="440" w:lineRule="exact"/>
        <w:ind w:firstLine="420"/>
        <w:pPrChange w:id="94" w:author="huarun" w:date="2025-12-17T15:25:08Z">
          <w:pPr/>
        </w:pPrChange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国标宋体-超大字符集扩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国标宋体-超大字符集扩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alibri Light">
    <w:altName w:val="DejaVu Sans"/>
    <w:panose1 w:val="020F0302020204030204"/>
    <w:charset w:val="00"/>
    <w:family w:val="auto"/>
    <w:pitch w:val="default"/>
    <w:sig w:usb0="00000000" w:usb1="00000000" w:usb2="00000009" w:usb3="00000000" w:csb0="200001FF" w:csb1="00000000"/>
  </w:font>
  <w:font w:name="微软雅黑">
    <w:altName w:val="方正黑体_GBK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MS Song">
    <w:altName w:val="华文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  <w:font w:name="Arial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国标宋体-超大字符集扩">
    <w:panose1 w:val="000005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86438446"/>
    </w:sdtPr>
    <w:sdtContent>
      <w:p w14:paraId="0148314E">
        <w:pPr>
          <w:pStyle w:val="4"/>
          <w:ind w:firstLine="360"/>
          <w:jc w:val="right"/>
        </w:pPr>
      </w:p>
    </w:sdtContent>
  </w:sdt>
  <w:p w14:paraId="4F0D62FF">
    <w:pPr>
      <w:pStyle w:val="4"/>
      <w:ind w:firstLine="320"/>
    </w:pPr>
  </w:p>
  <w:p w14:paraId="7F526AB3">
    <w:pPr>
      <w:pStyle w:val="4"/>
      <w:ind w:firstLine="320"/>
    </w:pPr>
  </w:p>
  <w:p w14:paraId="05D3C9A9">
    <w:pPr>
      <w:pStyle w:val="4"/>
      <w:ind w:firstLine="3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4C0189">
    <w:pPr>
      <w:pStyle w:val="4"/>
      <w:ind w:firstLine="360"/>
    </w:pPr>
  </w:p>
  <w:p w14:paraId="1F4D1303"/>
  <w:p w14:paraId="5B0FBC12"/>
  <w:p w14:paraId="4A8F010E"/>
  <w:p w14:paraId="421637D5"/>
  <w:p w14:paraId="4E52CB30"/>
  <w:p w14:paraId="3D888533"/>
  <w:p w14:paraId="7A5CA39A"/>
  <w:p w14:paraId="7EF3146F"/>
  <w:p w14:paraId="56452A1A"/>
  <w:p w14:paraId="795A0E47"/>
  <w:p w14:paraId="19801F6A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7E78FC">
    <w:pPr>
      <w:pStyle w:val="4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313B5">
    <w:pPr>
      <w:ind w:firstLine="480"/>
    </w:pPr>
  </w:p>
  <w:p w14:paraId="1F70E8EB">
    <w:pPr>
      <w:ind w:firstLine="480"/>
    </w:pPr>
  </w:p>
  <w:p w14:paraId="15AAE4C5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07FD30">
    <w:pPr>
      <w:pStyle w:val="5"/>
      <w:ind w:firstLine="360"/>
    </w:pPr>
  </w:p>
  <w:p w14:paraId="1D13D2F7"/>
  <w:p w14:paraId="15C59C34"/>
  <w:p w14:paraId="6E8671BF"/>
  <w:p w14:paraId="7CA5E521"/>
  <w:p w14:paraId="67BE17DB"/>
  <w:p w14:paraId="07AB332F"/>
  <w:p w14:paraId="4C445800"/>
  <w:p w14:paraId="05768EB1"/>
  <w:p w14:paraId="7FC9F927"/>
  <w:p w14:paraId="13DDD871"/>
  <w:p w14:paraId="4AF8AC26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08AAD3">
    <w:pPr>
      <w:pStyle w:val="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E7B59F"/>
    <w:multiLevelType w:val="singleLevel"/>
    <w:tmpl w:val="8FE7B59F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  <w:b/>
        <w:bCs/>
      </w:rPr>
    </w:lvl>
  </w:abstractNum>
  <w:abstractNum w:abstractNumId="1">
    <w:nsid w:val="CFFDAE8A"/>
    <w:multiLevelType w:val="singleLevel"/>
    <w:tmpl w:val="CFFDAE8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94C4EF8"/>
    <w:multiLevelType w:val="singleLevel"/>
    <w:tmpl w:val="D94C4EF8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  <w:b/>
        <w:bCs/>
      </w:rPr>
    </w:lvl>
  </w:abstractNum>
  <w:abstractNum w:abstractNumId="3">
    <w:nsid w:val="F06E5391"/>
    <w:multiLevelType w:val="singleLevel"/>
    <w:tmpl w:val="F06E539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6DB8359"/>
    <w:multiLevelType w:val="singleLevel"/>
    <w:tmpl w:val="F6DB8359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5">
    <w:nsid w:val="FBBFB240"/>
    <w:multiLevelType w:val="singleLevel"/>
    <w:tmpl w:val="FBBFB240"/>
    <w:lvl w:ilvl="0" w:tentative="0">
      <w:start w:val="1"/>
      <w:numFmt w:val="chineseCounting"/>
      <w:suff w:val="space"/>
      <w:lvlText w:val="（%1）"/>
      <w:lvlJc w:val="left"/>
      <w:rPr>
        <w:rFonts w:hint="eastAsia"/>
      </w:rPr>
    </w:lvl>
  </w:abstractNum>
  <w:abstractNum w:abstractNumId="6">
    <w:nsid w:val="FDEE5DBE"/>
    <w:multiLevelType w:val="singleLevel"/>
    <w:tmpl w:val="FDEE5DBE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5"/>
  </w:num>
  <w:num w:numId="5">
    <w:abstractNumId w:val="3"/>
  </w:num>
  <w:num w:numId="6">
    <w:abstractNumId w:val="1"/>
  </w:num>
  <w:num w:numId="7">
    <w:abstractNumId w:val="4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咨询组">
    <w15:presenceInfo w15:providerId="None" w15:userId="咨询组"/>
  </w15:person>
  <w15:person w15:author="huarun">
    <w15:presenceInfo w15:providerId="None" w15:userId="huaru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510309"/>
    <w:rsid w:val="75BE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8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itle"/>
    <w:basedOn w:val="1"/>
    <w:next w:val="1"/>
    <w:link w:val="15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paragraph" w:styleId="7">
    <w:name w:val="annotation subject"/>
    <w:basedOn w:val="2"/>
    <w:next w:val="2"/>
    <w:link w:val="19"/>
    <w:semiHidden/>
    <w:unhideWhenUsed/>
    <w:qFormat/>
    <w:uiPriority w:val="99"/>
    <w:rPr>
      <w:b/>
      <w:bCs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annotation reference"/>
    <w:basedOn w:val="10"/>
    <w:semiHidden/>
    <w:unhideWhenUsed/>
    <w:qFormat/>
    <w:uiPriority w:val="99"/>
    <w:rPr>
      <w:rFonts w:ascii="Times New Roman" w:hAnsi="Times New Roman" w:eastAsia="宋体" w:cs="Times New Roman"/>
      <w:sz w:val="21"/>
      <w:szCs w:val="21"/>
    </w:rPr>
  </w:style>
  <w:style w:type="character" w:customStyle="1" w:styleId="12">
    <w:name w:val="页眉 字符"/>
    <w:basedOn w:val="10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脚 字符"/>
    <w:basedOn w:val="10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批注框文本 字符"/>
    <w:basedOn w:val="10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5">
    <w:name w:val="标题 字符"/>
    <w:basedOn w:val="10"/>
    <w:link w:val="6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paragraph" w:styleId="17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lang w:val="en-US" w:eastAsia="zh-CN" w:bidi="ar-SA"/>
    </w:rPr>
  </w:style>
  <w:style w:type="character" w:customStyle="1" w:styleId="18">
    <w:name w:val="批注文字 字符"/>
    <w:basedOn w:val="10"/>
    <w:link w:val="2"/>
    <w:semiHidden/>
    <w:qFormat/>
    <w:uiPriority w:val="99"/>
    <w:rPr>
      <w:rFonts w:ascii="Times New Roman" w:hAnsi="Times New Roman" w:eastAsia="宋体" w:cs="Times New Roman"/>
    </w:rPr>
  </w:style>
  <w:style w:type="character" w:customStyle="1" w:styleId="19">
    <w:name w:val="批注主题 字符"/>
    <w:basedOn w:val="18"/>
    <w:link w:val="7"/>
    <w:semiHidden/>
    <w:qFormat/>
    <w:uiPriority w:val="99"/>
    <w:rPr>
      <w:b/>
      <w:bCs/>
    </w:rPr>
  </w:style>
  <w:style w:type="character" w:customStyle="1" w:styleId="20">
    <w:name w:val="font31"/>
    <w:basedOn w:val="10"/>
    <w:qFormat/>
    <w:uiPriority w:val="0"/>
    <w:rPr>
      <w:rFonts w:hint="eastAsia"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21">
    <w:name w:val="font41"/>
    <w:basedOn w:val="10"/>
    <w:qFormat/>
    <w:uiPriority w:val="0"/>
    <w:rPr>
      <w:rFonts w:hint="eastAsia" w:ascii="宋体" w:hAnsi="宋体" w:eastAsia="宋体" w:cs="宋体"/>
      <w:b/>
      <w:bCs/>
      <w:color w:val="000000"/>
      <w:sz w:val="22"/>
      <w:szCs w:val="22"/>
      <w:u w:val="none"/>
    </w:rPr>
  </w:style>
  <w:style w:type="character" w:customStyle="1" w:styleId="22">
    <w:name w:val="font11"/>
    <w:basedOn w:val="10"/>
    <w:qFormat/>
    <w:uiPriority w:val="0"/>
    <w:rPr>
      <w:rFonts w:hint="eastAsia" w:ascii="微软雅黑" w:hAnsi="微软雅黑" w:eastAsia="微软雅黑" w:cs="微软雅黑"/>
      <w:b/>
      <w:bCs/>
      <w:color w:val="000000"/>
      <w:sz w:val="18"/>
      <w:szCs w:val="18"/>
      <w:u w:val="none"/>
    </w:rPr>
  </w:style>
  <w:style w:type="character" w:customStyle="1" w:styleId="23">
    <w:name w:val="font21"/>
    <w:basedOn w:val="10"/>
    <w:qFormat/>
    <w:uiPriority w:val="0"/>
    <w:rPr>
      <w:rFonts w:hint="eastAsia" w:ascii="微软雅黑" w:hAnsi="微软雅黑" w:eastAsia="微软雅黑" w:cs="微软雅黑"/>
      <w:color w:val="000000"/>
      <w:sz w:val="18"/>
      <w:szCs w:val="18"/>
      <w:u w:val="none"/>
    </w:rPr>
  </w:style>
  <w:style w:type="character" w:customStyle="1" w:styleId="24">
    <w:name w:val="font61"/>
    <w:basedOn w:val="10"/>
    <w:qFormat/>
    <w:uiPriority w:val="0"/>
    <w:rPr>
      <w:rFonts w:hint="eastAsia" w:ascii="宋体" w:hAnsi="宋体" w:eastAsia="宋体" w:cs="宋体"/>
      <w:b/>
      <w:bCs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Office_12.8.2.21214_F1E327BC-269C-435d-A152-05C5408002CA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2025-12-09T10:30:00Z</dcterms:created>
  <dc:creator>user</dc:creator>
  <cp:lastModifiedBy>huarun</cp:lastModifiedBy>
  <dcterms:modified xsi:type="dcterms:W3CDTF">2025-12-17T15:25:17Z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2052-12.8.2.21214</vt:lpwstr>
  </property>
  <property fmtid="{D5CDD505-2E9C-101B-9397-08002B2CF9AE}" pid="3" name="ICV">
    <vt:lpwstr>8AE07E0C1A494312A70E4AFAC50014E9_12</vt:lpwstr>
  </property>
</Properties>
</file>
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8A4E">
      <w:pPr>
        <w:spacing w:line="246" w:lineRule="auto"/>
        <w:rPr>
          <w:rFonts w:ascii="Arial"/>
          <w:sz w:val="21"/>
        </w:rPr>
      </w:pPr>
    </w:p>
    <w:p w14:paraId="1BE7C969">
      <w:pPr>
        <w:spacing w:line="247" w:lineRule="auto"/>
        <w:rPr>
          <w:rFonts w:ascii="Arial"/>
          <w:sz w:val="21"/>
        </w:rPr>
      </w:pPr>
    </w:p>
    <w:p w14:paraId="31C4E3A8">
      <w:pPr>
        <w:spacing w:before="89" w:line="196" w:lineRule="auto"/>
        <w:ind w:left="3297"/>
        <w:rPr>
          <w:del w:id="0" w:author="咨询组" w:date="2025-12-10T09:36:24Z"/>
          <w:rFonts w:ascii="华文中宋" w:hAnsi="华文中宋" w:eastAsia="华文中宋" w:cs="华文中宋"/>
          <w:sz w:val="24"/>
          <w:szCs w:val="24"/>
        </w:rPr>
      </w:pPr>
      <w:del w:id="1" w:author="咨询组" w:date="2025-12-10T09:36:24Z">
        <w:r>
          <w:rPr>
            <w:rFonts w:ascii="华文中宋" w:hAnsi="华文中宋" w:eastAsia="华文中宋" w:cs="华文中宋"/>
            <w:spacing w:val="-1"/>
            <w:sz w:val="24"/>
            <w:szCs w:val="24"/>
          </w:rPr>
          <w:delText>华润集团制度信息表</w:delText>
        </w:r>
      </w:del>
    </w:p>
    <w:p w14:paraId="65E55825">
      <w:pPr>
        <w:spacing w:before="44" w:line="220" w:lineRule="auto"/>
        <w:ind w:left="186"/>
        <w:rPr>
          <w:del w:id="2" w:author="咨询组" w:date="2025-12-10T09:36:24Z"/>
          <w:rFonts w:ascii="宋体" w:hAnsi="宋体" w:eastAsia="宋体" w:cs="宋体"/>
          <w:sz w:val="21"/>
          <w:szCs w:val="21"/>
        </w:rPr>
      </w:pPr>
      <w:del w:id="3" w:author="咨询组" w:date="2025-12-10T09:36:24Z">
        <w:r>
          <w:rPr>
            <w:rFonts w:ascii="宋体" w:hAnsi="宋体" w:eastAsia="宋体" w:cs="宋体"/>
            <w:spacing w:val="-1"/>
            <w:sz w:val="21"/>
            <w:szCs w:val="21"/>
          </w:rPr>
          <w:delText>制度基本信息</w:delText>
        </w:r>
      </w:del>
    </w:p>
    <w:p w14:paraId="5F134B8D">
      <w:pPr>
        <w:spacing w:before="89" w:line="91" w:lineRule="exact"/>
        <w:ind w:firstLine="152"/>
        <w:textAlignment w:val="center"/>
        <w:rPr>
          <w:del w:id="4" w:author="咨询组" w:date="2025-12-10T09:36:24Z"/>
        </w:rPr>
      </w:pPr>
      <w:del w:id="5" w:author="咨询组" w:date="2025-12-10T09:36:24Z"/>
      <w:del w:id="6" w:author="咨询组" w:date="2025-12-10T09:36:24Z"/>
      <w:del w:id="7" w:author="咨询组" w:date="2025-12-10T09:36:24Z"/>
      <w:del w:id="8" w:author="咨询组" w:date="2025-12-10T09:36:24Z">
        <w:r>
          <w:rPr/>
          <w:pict>
            <v:shape id="_x0000_s1026" o:spid="_x0000_s1026" style="height:4.6pt;width:418.35pt;" filled="f" stroked="t" coordsize="8367,91" path="m0,45l8366,45e">
              <v:fill on="f" focussize="0,0"/>
              <v:stroke weight="4.56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10" w:author="咨询组" w:date="2025-12-10T09:36:24Z"/>
    </w:p>
    <w:p w14:paraId="43F7682C">
      <w:pPr>
        <w:rPr>
          <w:del w:id="11" w:author="咨询组" w:date="2025-12-10T09:36:24Z"/>
        </w:rPr>
      </w:pPr>
    </w:p>
    <w:p w14:paraId="26E32A10">
      <w:pPr>
        <w:rPr>
          <w:del w:id="12" w:author="咨询组" w:date="2025-12-10T09:36:24Z"/>
        </w:rPr>
      </w:pPr>
    </w:p>
    <w:p w14:paraId="09B7154B">
      <w:pPr>
        <w:spacing w:line="23" w:lineRule="auto"/>
        <w:rPr>
          <w:del w:id="13" w:author="咨询组" w:date="2025-12-10T09:36:24Z"/>
          <w:rFonts w:ascii="Arial"/>
          <w:sz w:val="2"/>
        </w:rPr>
      </w:pPr>
    </w:p>
    <w:tbl>
      <w:tblPr>
        <w:tblStyle w:val="6"/>
        <w:tblW w:w="8303" w:type="dxa"/>
        <w:tblInd w:w="2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6602"/>
      </w:tblGrid>
      <w:tr w14:paraId="7B528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del w:id="14" w:author="咨询组" w:date="2025-12-10T09:36:24Z"/>
        </w:trPr>
        <w:tc>
          <w:tcPr>
            <w:tcW w:w="1701" w:type="dxa"/>
            <w:shd w:val="clear" w:color="auto" w:fill="D0CECE"/>
            <w:vAlign w:val="top"/>
          </w:tcPr>
          <w:p w14:paraId="4723A7FF">
            <w:pPr>
              <w:spacing w:before="125" w:line="221" w:lineRule="auto"/>
              <w:ind w:left="436"/>
              <w:rPr>
                <w:del w:id="15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6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17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名称</w:delText>
              </w:r>
            </w:del>
          </w:p>
        </w:tc>
        <w:tc>
          <w:tcPr>
            <w:tcW w:w="6602" w:type="dxa"/>
            <w:vAlign w:val="top"/>
          </w:tcPr>
          <w:p w14:paraId="10A28FC7">
            <w:pPr>
              <w:spacing w:before="125" w:line="221" w:lineRule="auto"/>
              <w:ind w:left="113"/>
              <w:rPr>
                <w:del w:id="18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9" w:author="咨询组" w:date="2025-12-10T09:36:24Z">
              <w:r>
                <w:rPr>
                  <w:rFonts w:ascii="宋体" w:hAnsi="宋体" w:eastAsia="宋体" w:cs="宋体"/>
                  <w:spacing w:val="14"/>
                  <w:sz w:val="21"/>
                  <w:szCs w:val="21"/>
                </w:rPr>
                <w:delText>华</w:delText>
              </w:r>
            </w:del>
            <w:del w:id="20" w:author="咨询组" w:date="2025-12-10T09:36:24Z">
              <w:r>
                <w:rPr>
                  <w:rFonts w:ascii="宋体" w:hAnsi="宋体" w:eastAsia="宋体" w:cs="宋体"/>
                  <w:spacing w:val="12"/>
                  <w:sz w:val="21"/>
                  <w:szCs w:val="21"/>
                </w:rPr>
                <w:delText>润集团因公临时出国(境)管理办法</w:delText>
              </w:r>
            </w:del>
          </w:p>
        </w:tc>
      </w:tr>
      <w:tr w14:paraId="1B348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21" w:author="咨询组" w:date="2025-12-10T09:36:24Z"/>
        </w:trPr>
        <w:tc>
          <w:tcPr>
            <w:tcW w:w="1701" w:type="dxa"/>
            <w:shd w:val="clear" w:color="auto" w:fill="D0CECE"/>
            <w:vAlign w:val="top"/>
          </w:tcPr>
          <w:p w14:paraId="0C2972DA">
            <w:pPr>
              <w:spacing w:before="122" w:line="221" w:lineRule="auto"/>
              <w:ind w:left="436"/>
              <w:rPr>
                <w:del w:id="22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23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24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级别</w:delText>
              </w:r>
            </w:del>
          </w:p>
        </w:tc>
        <w:tc>
          <w:tcPr>
            <w:tcW w:w="6602" w:type="dxa"/>
            <w:vAlign w:val="top"/>
          </w:tcPr>
          <w:p w14:paraId="158BB959">
            <w:pPr>
              <w:spacing w:before="121" w:line="221" w:lineRule="auto"/>
              <w:ind w:left="117"/>
              <w:rPr>
                <w:del w:id="25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26" w:author="咨询组" w:date="2025-12-10T09:36:24Z">
              <w:r>
                <w:rPr>
                  <w:rFonts w:ascii="宋体" w:hAnsi="宋体" w:eastAsia="宋体" w:cs="宋体"/>
                  <w:spacing w:val="14"/>
                  <w:sz w:val="21"/>
                  <w:szCs w:val="21"/>
                </w:rPr>
                <w:delText>管</w:delText>
              </w:r>
            </w:del>
            <w:del w:id="27" w:author="咨询组" w:date="2025-12-10T09:36:24Z">
              <w:r>
                <w:rPr>
                  <w:rFonts w:ascii="宋体" w:hAnsi="宋体" w:eastAsia="宋体" w:cs="宋体"/>
                  <w:spacing w:val="9"/>
                  <w:sz w:val="21"/>
                  <w:szCs w:val="21"/>
                </w:rPr>
                <w:delText>理办法(二级制度)</w:delText>
              </w:r>
            </w:del>
          </w:p>
        </w:tc>
      </w:tr>
      <w:tr w14:paraId="76BD42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del w:id="28" w:author="咨询组" w:date="2025-12-10T09:36:24Z"/>
        </w:trPr>
        <w:tc>
          <w:tcPr>
            <w:tcW w:w="1701" w:type="dxa"/>
            <w:shd w:val="clear" w:color="auto" w:fill="D0CECE"/>
            <w:vAlign w:val="top"/>
          </w:tcPr>
          <w:p w14:paraId="0C22B98A">
            <w:pPr>
              <w:spacing w:before="121" w:line="221" w:lineRule="auto"/>
              <w:ind w:left="436"/>
              <w:rPr>
                <w:del w:id="29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30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31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编号</w:delText>
              </w:r>
            </w:del>
          </w:p>
        </w:tc>
        <w:tc>
          <w:tcPr>
            <w:tcW w:w="6602" w:type="dxa"/>
            <w:vAlign w:val="top"/>
          </w:tcPr>
          <w:p w14:paraId="25EBF718">
            <w:pPr>
              <w:spacing w:before="157" w:line="184" w:lineRule="auto"/>
              <w:ind w:left="107"/>
              <w:rPr>
                <w:del w:id="32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33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>B</w:delText>
              </w:r>
            </w:del>
            <w:del w:id="34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0</w:delText>
              </w:r>
            </w:del>
            <w:del w:id="35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>4-01-0125B</w:delText>
              </w:r>
            </w:del>
          </w:p>
        </w:tc>
      </w:tr>
      <w:tr w14:paraId="25007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del w:id="36" w:author="咨询组" w:date="2025-12-10T09:36:24Z"/>
        </w:trPr>
        <w:tc>
          <w:tcPr>
            <w:tcW w:w="1701" w:type="dxa"/>
            <w:shd w:val="clear" w:color="auto" w:fill="D0CECE"/>
            <w:vAlign w:val="top"/>
          </w:tcPr>
          <w:p w14:paraId="2320C79D">
            <w:pPr>
              <w:spacing w:before="123" w:line="221" w:lineRule="auto"/>
              <w:ind w:left="330"/>
              <w:rPr>
                <w:del w:id="37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38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39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度批准者</w:delText>
              </w:r>
            </w:del>
          </w:p>
        </w:tc>
        <w:tc>
          <w:tcPr>
            <w:tcW w:w="6602" w:type="dxa"/>
            <w:vAlign w:val="top"/>
          </w:tcPr>
          <w:p w14:paraId="46E5BCF1">
            <w:pPr>
              <w:spacing w:before="123" w:line="221" w:lineRule="auto"/>
              <w:ind w:left="113"/>
              <w:rPr>
                <w:del w:id="40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41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华润集团党委</w:delText>
              </w:r>
            </w:del>
          </w:p>
        </w:tc>
      </w:tr>
      <w:tr w14:paraId="20FFF5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del w:id="42" w:author="咨询组" w:date="2025-12-10T09:36:24Z"/>
        </w:trPr>
        <w:tc>
          <w:tcPr>
            <w:tcW w:w="1701" w:type="dxa"/>
            <w:shd w:val="clear" w:color="auto" w:fill="D0CECE"/>
            <w:vAlign w:val="top"/>
          </w:tcPr>
          <w:p w14:paraId="3CD05EB4">
            <w:pPr>
              <w:spacing w:before="125" w:line="221" w:lineRule="auto"/>
              <w:ind w:left="330"/>
              <w:rPr>
                <w:del w:id="43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44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45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度制订者</w:delText>
              </w:r>
            </w:del>
          </w:p>
        </w:tc>
        <w:tc>
          <w:tcPr>
            <w:tcW w:w="6602" w:type="dxa"/>
            <w:vAlign w:val="top"/>
          </w:tcPr>
          <w:p w14:paraId="1757CFB5">
            <w:pPr>
              <w:spacing w:before="124" w:line="221" w:lineRule="auto"/>
              <w:ind w:left="113"/>
              <w:rPr>
                <w:del w:id="46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47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华润集团人力</w:delText>
              </w:r>
            </w:del>
            <w:del w:id="48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>资源部</w:delText>
              </w:r>
            </w:del>
          </w:p>
        </w:tc>
      </w:tr>
    </w:tbl>
    <w:p w14:paraId="4B2C36FF">
      <w:pPr>
        <w:spacing w:before="300" w:line="220" w:lineRule="auto"/>
        <w:ind w:left="186"/>
        <w:rPr>
          <w:del w:id="49" w:author="咨询组" w:date="2025-12-10T09:36:24Z"/>
          <w:rFonts w:ascii="宋体" w:hAnsi="宋体" w:eastAsia="宋体" w:cs="宋体"/>
          <w:sz w:val="21"/>
          <w:szCs w:val="21"/>
        </w:rPr>
      </w:pPr>
      <w:del w:id="50" w:author="咨询组" w:date="2025-12-10T09:36:24Z">
        <w:r>
          <w:rPr>
            <w:rFonts w:ascii="宋体" w:hAnsi="宋体" w:eastAsia="宋体" w:cs="宋体"/>
            <w:spacing w:val="-1"/>
            <w:sz w:val="21"/>
            <w:szCs w:val="21"/>
          </w:rPr>
          <w:delText>制度版本记录</w:delText>
        </w:r>
      </w:del>
    </w:p>
    <w:p w14:paraId="0759518F">
      <w:pPr>
        <w:spacing w:before="91" w:line="91" w:lineRule="exact"/>
        <w:ind w:firstLine="152"/>
        <w:textAlignment w:val="center"/>
        <w:rPr>
          <w:del w:id="51" w:author="咨询组" w:date="2025-12-10T09:36:24Z"/>
        </w:rPr>
      </w:pPr>
      <w:del w:id="52" w:author="咨询组" w:date="2025-12-10T09:36:24Z"/>
      <w:del w:id="53" w:author="咨询组" w:date="2025-12-10T09:36:24Z"/>
      <w:del w:id="54" w:author="咨询组" w:date="2025-12-10T09:36:24Z"/>
      <w:del w:id="55" w:author="咨询组" w:date="2025-12-10T09:36:24Z">
        <w:r>
          <w:rPr/>
          <w:pict>
            <v:shape id="_x0000_s1027" o:spid="_x0000_s1027" style="height:4.6pt;width:418.35pt;" filled="f" stroked="t" coordsize="8367,91" path="m0,45l8366,45e">
              <v:fill on="f" focussize="0,0"/>
              <v:stroke weight="4.56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57" w:author="咨询组" w:date="2025-12-10T09:36:24Z"/>
    </w:p>
    <w:p w14:paraId="63205816">
      <w:pPr>
        <w:rPr>
          <w:del w:id="58" w:author="咨询组" w:date="2025-12-10T09:36:24Z"/>
        </w:rPr>
      </w:pPr>
    </w:p>
    <w:p w14:paraId="4783F7A3">
      <w:pPr>
        <w:rPr>
          <w:del w:id="59" w:author="咨询组" w:date="2025-12-10T09:36:24Z"/>
        </w:rPr>
      </w:pPr>
    </w:p>
    <w:p w14:paraId="1B88B8A2">
      <w:pPr>
        <w:spacing w:line="32" w:lineRule="auto"/>
        <w:rPr>
          <w:del w:id="60" w:author="咨询组" w:date="2025-12-10T09:36:24Z"/>
          <w:rFonts w:ascii="Arial"/>
          <w:sz w:val="2"/>
        </w:rPr>
      </w:pPr>
    </w:p>
    <w:tbl>
      <w:tblPr>
        <w:tblStyle w:val="6"/>
        <w:tblW w:w="8175" w:type="dxa"/>
        <w:tblInd w:w="2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1559"/>
        <w:gridCol w:w="4632"/>
      </w:tblGrid>
      <w:tr w14:paraId="33A500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del w:id="61" w:author="咨询组" w:date="2025-12-10T09:36:24Z"/>
        </w:trPr>
        <w:tc>
          <w:tcPr>
            <w:tcW w:w="1984" w:type="dxa"/>
            <w:shd w:val="clear" w:color="auto" w:fill="D0CECE"/>
            <w:vAlign w:val="top"/>
          </w:tcPr>
          <w:p w14:paraId="7F178390">
            <w:pPr>
              <w:spacing w:before="125" w:line="221" w:lineRule="auto"/>
              <w:ind w:left="578"/>
              <w:rPr>
                <w:del w:id="62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63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生效日</w:delText>
              </w:r>
            </w:del>
            <w:del w:id="64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期</w:delText>
              </w:r>
            </w:del>
          </w:p>
        </w:tc>
        <w:tc>
          <w:tcPr>
            <w:tcW w:w="1559" w:type="dxa"/>
            <w:shd w:val="clear" w:color="auto" w:fill="D0CECE"/>
            <w:vAlign w:val="top"/>
          </w:tcPr>
          <w:p w14:paraId="4CCFA1B1">
            <w:pPr>
              <w:spacing w:before="125" w:line="221" w:lineRule="auto"/>
              <w:ind w:left="259"/>
              <w:rPr>
                <w:del w:id="65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66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67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度起草人</w:delText>
              </w:r>
            </w:del>
          </w:p>
        </w:tc>
        <w:tc>
          <w:tcPr>
            <w:tcW w:w="4632" w:type="dxa"/>
            <w:shd w:val="clear" w:color="auto" w:fill="D0CECE"/>
            <w:vAlign w:val="top"/>
          </w:tcPr>
          <w:p w14:paraId="3BCEA905">
            <w:pPr>
              <w:spacing w:before="125" w:line="221" w:lineRule="auto"/>
              <w:ind w:left="1897"/>
              <w:rPr>
                <w:del w:id="68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69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变</w:delText>
              </w:r>
            </w:del>
            <w:del w:id="70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更说明</w:delText>
              </w:r>
            </w:del>
          </w:p>
        </w:tc>
      </w:tr>
      <w:tr w14:paraId="33A91A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  <w:del w:id="71" w:author="咨询组" w:date="2025-12-10T09:36:24Z"/>
        </w:trPr>
        <w:tc>
          <w:tcPr>
            <w:tcW w:w="1984" w:type="dxa"/>
            <w:vAlign w:val="top"/>
          </w:tcPr>
          <w:p w14:paraId="5492367F">
            <w:pPr>
              <w:spacing w:before="303" w:line="221" w:lineRule="auto"/>
              <w:ind w:left="238"/>
              <w:rPr>
                <w:del w:id="72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73" w:author="咨询组" w:date="2025-12-10T09:36:24Z">
              <w:r>
                <w:rPr>
                  <w:rFonts w:ascii="宋体" w:hAnsi="宋体" w:eastAsia="宋体" w:cs="宋体"/>
                  <w:spacing w:val="-20"/>
                  <w:sz w:val="21"/>
                  <w:szCs w:val="21"/>
                </w:rPr>
                <w:delText>2</w:delText>
              </w:r>
            </w:del>
            <w:del w:id="74" w:author="咨询组" w:date="2025-12-10T09:36:24Z">
              <w:r>
                <w:rPr>
                  <w:rFonts w:ascii="宋体" w:hAnsi="宋体" w:eastAsia="宋体" w:cs="宋体"/>
                  <w:spacing w:val="-16"/>
                  <w:sz w:val="21"/>
                  <w:szCs w:val="21"/>
                </w:rPr>
                <w:delText>019 年 1 月 7 日</w:delText>
              </w:r>
            </w:del>
          </w:p>
        </w:tc>
        <w:tc>
          <w:tcPr>
            <w:tcW w:w="1559" w:type="dxa"/>
            <w:vAlign w:val="top"/>
          </w:tcPr>
          <w:p w14:paraId="16BA1DAF">
            <w:pPr>
              <w:spacing w:before="30" w:line="241" w:lineRule="auto"/>
              <w:ind w:left="578"/>
              <w:rPr>
                <w:del w:id="75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76" w:author="咨询组" w:date="2025-12-10T09:36:24Z">
              <w:r>
                <w:rPr>
                  <w:rFonts w:ascii="宋体" w:hAnsi="宋体" w:eastAsia="宋体" w:cs="宋体"/>
                  <w:spacing w:val="-4"/>
                  <w:sz w:val="21"/>
                  <w:szCs w:val="21"/>
                </w:rPr>
                <w:delText>原</w:delText>
              </w:r>
            </w:del>
            <w:del w:id="77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强</w:delText>
              </w:r>
            </w:del>
          </w:p>
          <w:p w14:paraId="071EBAC5">
            <w:pPr>
              <w:spacing w:line="221" w:lineRule="auto"/>
              <w:ind w:left="466"/>
              <w:rPr>
                <w:del w:id="78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79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赵恒石</w:delText>
              </w:r>
            </w:del>
          </w:p>
          <w:p w14:paraId="7A38F2E1">
            <w:pPr>
              <w:spacing w:before="19" w:line="217" w:lineRule="auto"/>
              <w:ind w:left="474"/>
              <w:rPr>
                <w:del w:id="80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81" w:author="咨询组" w:date="2025-12-10T09:36:24Z">
              <w:r>
                <w:rPr>
                  <w:rFonts w:ascii="宋体" w:hAnsi="宋体" w:eastAsia="宋体" w:cs="宋体"/>
                  <w:spacing w:val="-4"/>
                  <w:sz w:val="21"/>
                  <w:szCs w:val="21"/>
                </w:rPr>
                <w:delText>翟</w:delText>
              </w:r>
            </w:del>
            <w:del w:id="82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付颖</w:delText>
              </w:r>
            </w:del>
          </w:p>
        </w:tc>
        <w:tc>
          <w:tcPr>
            <w:tcW w:w="4632" w:type="dxa"/>
            <w:vAlign w:val="top"/>
          </w:tcPr>
          <w:p w14:paraId="4DBB40F6">
            <w:pPr>
              <w:spacing w:before="303" w:line="221" w:lineRule="auto"/>
              <w:ind w:left="114"/>
              <w:rPr>
                <w:del w:id="83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84" w:author="咨询组" w:date="2025-12-10T09:36:24Z">
              <w:r>
                <w:rPr>
                  <w:rFonts w:ascii="宋体" w:hAnsi="宋体" w:eastAsia="宋体" w:cs="宋体"/>
                  <w:spacing w:val="-3"/>
                  <w:sz w:val="21"/>
                  <w:szCs w:val="21"/>
                </w:rPr>
                <w:delText>首</w:delText>
              </w:r>
            </w:del>
            <w:del w:id="85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次制定</w:delText>
              </w:r>
            </w:del>
          </w:p>
        </w:tc>
      </w:tr>
      <w:tr w14:paraId="4CCFEE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 w:hRule="atLeast"/>
          <w:del w:id="86" w:author="咨询组" w:date="2025-12-10T09:36:24Z"/>
        </w:trPr>
        <w:tc>
          <w:tcPr>
            <w:tcW w:w="1984" w:type="dxa"/>
            <w:vAlign w:val="top"/>
          </w:tcPr>
          <w:p w14:paraId="2C4C5AFA">
            <w:pPr>
              <w:spacing w:line="252" w:lineRule="auto"/>
              <w:rPr>
                <w:del w:id="87" w:author="咨询组" w:date="2025-12-10T09:36:24Z"/>
                <w:rFonts w:ascii="Arial"/>
                <w:sz w:val="21"/>
              </w:rPr>
            </w:pPr>
          </w:p>
          <w:p w14:paraId="37966F5F">
            <w:pPr>
              <w:spacing w:line="252" w:lineRule="auto"/>
              <w:rPr>
                <w:del w:id="88" w:author="咨询组" w:date="2025-12-10T09:36:24Z"/>
                <w:rFonts w:ascii="Arial"/>
                <w:sz w:val="21"/>
              </w:rPr>
            </w:pPr>
          </w:p>
          <w:p w14:paraId="0F6655C2">
            <w:pPr>
              <w:spacing w:before="69" w:line="221" w:lineRule="auto"/>
              <w:ind w:left="238"/>
              <w:rPr>
                <w:del w:id="89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90" w:author="咨询组" w:date="2025-12-10T09:36:24Z">
              <w:r>
                <w:rPr>
                  <w:rFonts w:ascii="宋体" w:hAnsi="宋体" w:eastAsia="宋体" w:cs="宋体"/>
                  <w:spacing w:val="-20"/>
                  <w:sz w:val="21"/>
                  <w:szCs w:val="21"/>
                </w:rPr>
                <w:delText>2</w:delText>
              </w:r>
            </w:del>
            <w:del w:id="91" w:author="咨询组" w:date="2025-12-10T09:36:24Z">
              <w:r>
                <w:rPr>
                  <w:rFonts w:ascii="宋体" w:hAnsi="宋体" w:eastAsia="宋体" w:cs="宋体"/>
                  <w:spacing w:val="-16"/>
                  <w:sz w:val="21"/>
                  <w:szCs w:val="21"/>
                </w:rPr>
                <w:delText>025 年 5 月 6 日</w:delText>
              </w:r>
            </w:del>
          </w:p>
        </w:tc>
        <w:tc>
          <w:tcPr>
            <w:tcW w:w="1559" w:type="dxa"/>
            <w:vAlign w:val="top"/>
          </w:tcPr>
          <w:p w14:paraId="5DDCAD13">
            <w:pPr>
              <w:spacing w:before="168" w:line="238" w:lineRule="auto"/>
              <w:ind w:left="575"/>
              <w:rPr>
                <w:del w:id="92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93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杨坤</w:delText>
              </w:r>
            </w:del>
          </w:p>
          <w:p w14:paraId="2B77A1AC">
            <w:pPr>
              <w:spacing w:line="220" w:lineRule="auto"/>
              <w:ind w:left="474"/>
              <w:rPr>
                <w:del w:id="94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95" w:author="咨询组" w:date="2025-12-10T09:36:24Z">
              <w:r>
                <w:rPr>
                  <w:rFonts w:ascii="宋体" w:hAnsi="宋体" w:eastAsia="宋体" w:cs="宋体"/>
                  <w:spacing w:val="-4"/>
                  <w:sz w:val="21"/>
                  <w:szCs w:val="21"/>
                </w:rPr>
                <w:delText>蔡</w:delText>
              </w:r>
            </w:del>
            <w:del w:id="96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舒皖</w:delText>
              </w:r>
            </w:del>
          </w:p>
          <w:p w14:paraId="2BC6322E">
            <w:pPr>
              <w:spacing w:before="22" w:line="221" w:lineRule="auto"/>
              <w:ind w:left="467"/>
              <w:rPr>
                <w:del w:id="97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98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梁</w:delText>
              </w:r>
            </w:del>
            <w:del w:id="99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萍萍</w:delText>
              </w:r>
            </w:del>
          </w:p>
          <w:p w14:paraId="4C4E4F15">
            <w:pPr>
              <w:spacing w:before="20" w:line="221" w:lineRule="auto"/>
              <w:ind w:left="469"/>
              <w:rPr>
                <w:del w:id="100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01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李润</w:delText>
              </w:r>
            </w:del>
            <w:del w:id="102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博</w:delText>
              </w:r>
            </w:del>
          </w:p>
        </w:tc>
        <w:tc>
          <w:tcPr>
            <w:tcW w:w="4632" w:type="dxa"/>
            <w:vAlign w:val="top"/>
          </w:tcPr>
          <w:p w14:paraId="09347892">
            <w:pPr>
              <w:spacing w:before="33" w:line="235" w:lineRule="auto"/>
              <w:ind w:left="110" w:right="107" w:hanging="1"/>
              <w:rPr>
                <w:del w:id="103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04" w:author="咨询组" w:date="2025-12-10T09:36:24Z">
              <w:r>
                <w:rPr>
                  <w:rFonts w:ascii="宋体" w:hAnsi="宋体" w:eastAsia="宋体" w:cs="宋体"/>
                  <w:spacing w:val="19"/>
                  <w:sz w:val="21"/>
                  <w:szCs w:val="21"/>
                </w:rPr>
                <w:delText>将《华润(集团) 有限公司出国(境) 管理</w:delText>
              </w:r>
            </w:del>
            <w:del w:id="105" w:author="咨询组" w:date="2025-12-10T09:36:24Z">
              <w:r>
                <w:rPr>
                  <w:rFonts w:ascii="宋体" w:hAnsi="宋体" w:eastAsia="宋体" w:cs="宋体"/>
                  <w:spacing w:val="15"/>
                  <w:sz w:val="21"/>
                  <w:szCs w:val="21"/>
                </w:rPr>
                <w:delText>办</w:delText>
              </w:r>
            </w:del>
            <w:del w:id="106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07" w:author="咨询组" w:date="2025-12-10T09:36:24Z">
              <w:r>
                <w:rPr>
                  <w:rFonts w:ascii="宋体" w:hAnsi="宋体" w:eastAsia="宋体" w:cs="宋体"/>
                  <w:spacing w:val="29"/>
                  <w:sz w:val="21"/>
                  <w:szCs w:val="21"/>
                </w:rPr>
                <w:delText>法</w:delText>
              </w:r>
            </w:del>
            <w:del w:id="108" w:author="咨询组" w:date="2025-12-10T09:36:24Z">
              <w:r>
                <w:rPr>
                  <w:rFonts w:ascii="宋体" w:hAnsi="宋体" w:eastAsia="宋体" w:cs="宋体"/>
                  <w:spacing w:val="18"/>
                  <w:sz w:val="21"/>
                  <w:szCs w:val="21"/>
                </w:rPr>
                <w:delText>》中因公临时出国(境)和因私出国(境)内</w:delText>
              </w:r>
            </w:del>
            <w:del w:id="109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10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容进</w:delText>
              </w:r>
            </w:del>
            <w:del w:id="111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行拆分， 并将因公临时出国(境) 有关内容 </w:delText>
              </w:r>
            </w:del>
            <w:del w:id="112" w:author="咨询组" w:date="2025-12-10T09:36:24Z">
              <w:r>
                <w:rPr>
                  <w:rFonts w:ascii="宋体" w:hAnsi="宋体" w:eastAsia="宋体" w:cs="宋体"/>
                  <w:spacing w:val="10"/>
                  <w:sz w:val="21"/>
                  <w:szCs w:val="21"/>
                </w:rPr>
                <w:delText>修订形成《华润集团因公临时出国(境)管理</w:delText>
              </w:r>
            </w:del>
            <w:del w:id="113" w:author="咨询组" w:date="2025-12-10T09:36:24Z">
              <w:r>
                <w:rPr>
                  <w:rFonts w:ascii="宋体" w:hAnsi="宋体" w:eastAsia="宋体" w:cs="宋体"/>
                  <w:spacing w:val="8"/>
                  <w:sz w:val="21"/>
                  <w:szCs w:val="21"/>
                </w:rPr>
                <w:delText>办</w:delText>
              </w:r>
            </w:del>
            <w:del w:id="114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15" w:author="咨询组" w:date="2025-12-10T09:36:24Z">
              <w:r>
                <w:rPr>
                  <w:rFonts w:ascii="宋体" w:hAnsi="宋体" w:eastAsia="宋体" w:cs="宋体"/>
                  <w:spacing w:val="-18"/>
                  <w:w w:val="89"/>
                  <w:sz w:val="21"/>
                  <w:szCs w:val="21"/>
                </w:rPr>
                <w:delText>法》。</w:delText>
              </w:r>
            </w:del>
          </w:p>
        </w:tc>
      </w:tr>
    </w:tbl>
    <w:p w14:paraId="63426D03">
      <w:pPr>
        <w:spacing w:before="300" w:line="221" w:lineRule="auto"/>
        <w:ind w:left="186"/>
        <w:rPr>
          <w:del w:id="116" w:author="咨询组" w:date="2025-12-10T09:36:24Z"/>
          <w:rFonts w:ascii="宋体" w:hAnsi="宋体" w:eastAsia="宋体" w:cs="宋体"/>
          <w:sz w:val="21"/>
          <w:szCs w:val="21"/>
        </w:rPr>
      </w:pPr>
      <w:del w:id="117" w:author="咨询组" w:date="2025-12-10T09:36:24Z">
        <w:r>
          <w:rPr>
            <w:rFonts w:ascii="宋体" w:hAnsi="宋体" w:eastAsia="宋体" w:cs="宋体"/>
            <w:spacing w:val="-2"/>
            <w:sz w:val="21"/>
            <w:szCs w:val="21"/>
          </w:rPr>
          <w:delText>制度</w:delText>
        </w:r>
      </w:del>
      <w:del w:id="118" w:author="咨询组" w:date="2025-12-10T09:36:24Z">
        <w:r>
          <w:rPr>
            <w:rFonts w:ascii="宋体" w:hAnsi="宋体" w:eastAsia="宋体" w:cs="宋体"/>
            <w:spacing w:val="-1"/>
            <w:sz w:val="21"/>
            <w:szCs w:val="21"/>
          </w:rPr>
          <w:delText>说明</w:delText>
        </w:r>
      </w:del>
    </w:p>
    <w:p w14:paraId="6A9ADBA7">
      <w:pPr>
        <w:spacing w:before="88" w:line="91" w:lineRule="exact"/>
        <w:ind w:firstLine="152"/>
        <w:textAlignment w:val="center"/>
        <w:rPr>
          <w:del w:id="119" w:author="咨询组" w:date="2025-12-10T09:36:24Z"/>
        </w:rPr>
      </w:pPr>
      <w:del w:id="120" w:author="咨询组" w:date="2025-12-10T09:36:24Z"/>
      <w:del w:id="121" w:author="咨询组" w:date="2025-12-10T09:36:24Z"/>
      <w:del w:id="122" w:author="咨询组" w:date="2025-12-10T09:36:24Z"/>
      <w:del w:id="123" w:author="咨询组" w:date="2025-12-10T09:36:24Z">
        <w:r>
          <w:rPr/>
          <w:pict>
            <v:shape id="_x0000_s1028" o:spid="_x0000_s1028" style="height:4.6pt;width:418.35pt;" filled="f" stroked="t" coordsize="8367,91" path="m0,45l8366,45e">
              <v:fill on="f" focussize="0,0"/>
              <v:stroke weight="4.56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125" w:author="咨询组" w:date="2025-12-10T09:36:24Z"/>
    </w:p>
    <w:p w14:paraId="0332EB33">
      <w:pPr>
        <w:rPr>
          <w:del w:id="126" w:author="咨询组" w:date="2025-12-10T09:36:24Z"/>
        </w:rPr>
      </w:pPr>
    </w:p>
    <w:p w14:paraId="2BD8AC57">
      <w:pPr>
        <w:rPr>
          <w:del w:id="127" w:author="咨询组" w:date="2025-12-10T09:36:24Z"/>
        </w:rPr>
      </w:pPr>
    </w:p>
    <w:p w14:paraId="23843EAC">
      <w:pPr>
        <w:spacing w:line="37" w:lineRule="auto"/>
        <w:rPr>
          <w:del w:id="128" w:author="咨询组" w:date="2025-12-10T09:36:24Z"/>
          <w:rFonts w:ascii="Arial"/>
          <w:sz w:val="2"/>
        </w:rPr>
      </w:pPr>
    </w:p>
    <w:tbl>
      <w:tblPr>
        <w:tblStyle w:val="6"/>
        <w:tblW w:w="8303" w:type="dxa"/>
        <w:tblInd w:w="2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6602"/>
      </w:tblGrid>
      <w:tr w14:paraId="106C3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  <w:del w:id="129" w:author="咨询组" w:date="2025-12-10T09:36:24Z"/>
        </w:trPr>
        <w:tc>
          <w:tcPr>
            <w:tcW w:w="1701" w:type="dxa"/>
            <w:shd w:val="clear" w:color="auto" w:fill="D0CECE"/>
            <w:vAlign w:val="top"/>
          </w:tcPr>
          <w:p w14:paraId="5118A8F7">
            <w:pPr>
              <w:spacing w:before="171" w:line="223" w:lineRule="auto"/>
              <w:ind w:left="686"/>
              <w:rPr>
                <w:del w:id="130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31" w:author="咨询组" w:date="2025-12-10T09:36:24Z">
              <w:r>
                <w:rPr>
                  <w:rFonts w:ascii="宋体" w:hAnsi="宋体" w:eastAsia="宋体" w:cs="宋体"/>
                  <w:spacing w:val="-13"/>
                  <w:sz w:val="21"/>
                  <w:szCs w:val="21"/>
                </w:rPr>
                <w:delText>目</w:delText>
              </w:r>
            </w:del>
            <w:del w:id="132" w:author="咨询组" w:date="2025-12-10T09:36:24Z">
              <w:r>
                <w:rPr>
                  <w:rFonts w:ascii="宋体" w:hAnsi="宋体" w:eastAsia="宋体" w:cs="宋体"/>
                  <w:spacing w:val="-11"/>
                  <w:sz w:val="21"/>
                  <w:szCs w:val="21"/>
                </w:rPr>
                <w:delText>的</w:delText>
              </w:r>
            </w:del>
          </w:p>
        </w:tc>
        <w:tc>
          <w:tcPr>
            <w:tcW w:w="6602" w:type="dxa"/>
            <w:vAlign w:val="top"/>
          </w:tcPr>
          <w:p w14:paraId="725D500F">
            <w:pPr>
              <w:spacing w:before="36" w:line="228" w:lineRule="auto"/>
              <w:ind w:left="129" w:right="110" w:hanging="16"/>
              <w:rPr>
                <w:del w:id="133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34" w:author="咨询组" w:date="2025-12-10T09:36:24Z">
              <w:r>
                <w:rPr>
                  <w:rFonts w:ascii="宋体" w:hAnsi="宋体" w:eastAsia="宋体" w:cs="宋体"/>
                  <w:spacing w:val="9"/>
                  <w:sz w:val="21"/>
                  <w:szCs w:val="21"/>
                </w:rPr>
                <w:delText>规范集团因公临时出国(境) 工作，加强对因公临时出国(境) 人</w:delText>
              </w:r>
            </w:del>
            <w:del w:id="135" w:author="咨询组" w:date="2025-12-10T09:36:24Z">
              <w:r>
                <w:rPr>
                  <w:rFonts w:ascii="宋体" w:hAnsi="宋体" w:eastAsia="宋体" w:cs="宋体"/>
                  <w:spacing w:val="4"/>
                  <w:sz w:val="21"/>
                  <w:szCs w:val="21"/>
                </w:rPr>
                <w:delText>员</w:delText>
              </w:r>
            </w:del>
            <w:del w:id="136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37" w:author="咨询组" w:date="2025-12-10T09:36:24Z">
              <w:r>
                <w:rPr>
                  <w:rFonts w:ascii="宋体" w:hAnsi="宋体" w:eastAsia="宋体" w:cs="宋体"/>
                  <w:spacing w:val="-8"/>
                  <w:sz w:val="21"/>
                  <w:szCs w:val="21"/>
                </w:rPr>
                <w:delText>的</w:delText>
              </w:r>
            </w:del>
            <w:del w:id="138" w:author="咨询组" w:date="2025-12-10T09:36:24Z">
              <w:r>
                <w:rPr>
                  <w:rFonts w:ascii="宋体" w:hAnsi="宋体" w:eastAsia="宋体" w:cs="宋体"/>
                  <w:spacing w:val="-5"/>
                  <w:sz w:val="21"/>
                  <w:szCs w:val="21"/>
                </w:rPr>
                <w:delText>管理和监督。</w:delText>
              </w:r>
            </w:del>
          </w:p>
        </w:tc>
      </w:tr>
      <w:tr w14:paraId="4F6B7E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  <w:del w:id="139" w:author="咨询组" w:date="2025-12-10T09:36:24Z"/>
        </w:trPr>
        <w:tc>
          <w:tcPr>
            <w:tcW w:w="1701" w:type="dxa"/>
            <w:shd w:val="clear" w:color="auto" w:fill="D0CECE"/>
            <w:vAlign w:val="top"/>
          </w:tcPr>
          <w:p w14:paraId="07818882">
            <w:pPr>
              <w:spacing w:before="122" w:line="221" w:lineRule="auto"/>
              <w:ind w:left="435"/>
              <w:rPr>
                <w:del w:id="140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41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适</w:delText>
              </w:r>
            </w:del>
            <w:del w:id="142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用范围</w:delText>
              </w:r>
            </w:del>
          </w:p>
        </w:tc>
        <w:tc>
          <w:tcPr>
            <w:tcW w:w="6602" w:type="dxa"/>
            <w:vAlign w:val="top"/>
          </w:tcPr>
          <w:p w14:paraId="26BD67E7">
            <w:pPr>
              <w:spacing w:before="121" w:line="221" w:lineRule="auto"/>
              <w:ind w:left="112"/>
              <w:rPr>
                <w:del w:id="143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44" w:author="咨询组" w:date="2025-12-10T09:36:24Z">
              <w:r>
                <w:rPr>
                  <w:rFonts w:ascii="宋体" w:hAnsi="宋体" w:eastAsia="宋体" w:cs="宋体"/>
                  <w:spacing w:val="16"/>
                  <w:sz w:val="21"/>
                  <w:szCs w:val="21"/>
                </w:rPr>
                <w:delText>集</w:delText>
              </w:r>
            </w:del>
            <w:del w:id="145" w:author="咨询组" w:date="2025-12-10T09:36:24Z">
              <w:r>
                <w:rPr>
                  <w:rFonts w:ascii="宋体" w:hAnsi="宋体" w:eastAsia="宋体" w:cs="宋体"/>
                  <w:spacing w:val="15"/>
                  <w:sz w:val="21"/>
                  <w:szCs w:val="21"/>
                </w:rPr>
                <w:delText>团</w:delText>
              </w:r>
            </w:del>
            <w:del w:id="146" w:author="咨询组" w:date="2025-12-10T09:36:24Z">
              <w:r>
                <w:rPr>
                  <w:rFonts w:ascii="宋体" w:hAnsi="宋体" w:eastAsia="宋体" w:cs="宋体"/>
                  <w:spacing w:val="8"/>
                  <w:sz w:val="21"/>
                  <w:szCs w:val="21"/>
                </w:rPr>
                <w:delText>及各级子企业人员因公临时出国(境)的管理工作</w:delText>
              </w:r>
            </w:del>
          </w:p>
        </w:tc>
      </w:tr>
      <w:tr w14:paraId="24E5CB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del w:id="147" w:author="咨询组" w:date="2025-12-10T09:36:24Z"/>
        </w:trPr>
        <w:tc>
          <w:tcPr>
            <w:tcW w:w="1701" w:type="dxa"/>
            <w:shd w:val="clear" w:color="auto" w:fill="D0CECE"/>
            <w:vAlign w:val="top"/>
          </w:tcPr>
          <w:p w14:paraId="1D401756">
            <w:pPr>
              <w:spacing w:before="124" w:line="221" w:lineRule="auto"/>
              <w:ind w:left="228"/>
              <w:rPr>
                <w:del w:id="148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49" w:author="咨询组" w:date="2025-12-10T09:36:24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主</w:delText>
              </w:r>
            </w:del>
            <w:del w:id="150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要关联制度</w:delText>
              </w:r>
            </w:del>
          </w:p>
        </w:tc>
        <w:tc>
          <w:tcPr>
            <w:tcW w:w="6602" w:type="dxa"/>
            <w:vAlign w:val="top"/>
          </w:tcPr>
          <w:p w14:paraId="50C30F9C">
            <w:pPr>
              <w:spacing w:before="124" w:line="221" w:lineRule="auto"/>
              <w:ind w:left="113"/>
              <w:rPr>
                <w:del w:id="151" w:author="咨询组" w:date="2025-12-10T09:36:24Z"/>
                <w:rFonts w:ascii="宋体" w:hAnsi="宋体" w:eastAsia="宋体" w:cs="宋体"/>
                <w:sz w:val="21"/>
                <w:szCs w:val="21"/>
              </w:rPr>
            </w:pPr>
            <w:del w:id="152" w:author="咨询组" w:date="2025-12-10T09:36:24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华润集团</w:delText>
              </w:r>
            </w:del>
            <w:del w:id="153" w:author="咨询组" w:date="2025-12-10T09:36:24Z">
              <w:r>
                <w:rPr>
                  <w:rFonts w:ascii="宋体" w:hAnsi="宋体" w:eastAsia="宋体" w:cs="宋体"/>
                  <w:sz w:val="21"/>
                  <w:szCs w:val="21"/>
                </w:rPr>
                <w:delText>涉密人员保密管理办法</w:delText>
              </w:r>
            </w:del>
          </w:p>
        </w:tc>
      </w:tr>
    </w:tbl>
    <w:p w14:paraId="64AF8C29">
      <w:pPr>
        <w:rPr>
          <w:del w:id="154" w:author="咨询组" w:date="2025-12-10T09:36:28Z"/>
          <w:rFonts w:ascii="Arial"/>
          <w:sz w:val="21"/>
        </w:rPr>
      </w:pPr>
    </w:p>
    <w:p w14:paraId="0ADDE668">
      <w:pPr>
        <w:rPr>
          <w:del w:id="155" w:author="咨询组" w:date="2025-12-10T09:36:28Z"/>
        </w:rPr>
        <w:sectPr>
          <w:pgSz w:w="11912" w:h="16841"/>
          <w:pgMar w:top="1310" w:right="1035" w:bottom="1485" w:left="1687" w:header="0" w:footer="1208" w:gutter="0"/>
          <w:pgNumType w:fmt="decimal"/>
          <w:cols w:space="720" w:num="1"/>
        </w:sectPr>
      </w:pPr>
    </w:p>
    <w:customXmlDelRangeStart w:id="156" w:author="咨询组" w:date="2025-12-10T09:36:28Z"/>
    <w:sdt>
      <w:sdtPr>
        <w:rPr>
          <w:rFonts w:ascii="华文中宋" w:hAnsi="华文中宋" w:eastAsia="华文中宋" w:cs="华文中宋"/>
          <w:sz w:val="36"/>
          <w:szCs w:val="36"/>
        </w:rPr>
        <w:id w:val="14746641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1"/>
          <w:szCs w:val="31"/>
        </w:rPr>
      </w:sdtEndPr>
      <w:sdtContent>
        <w:customXmlDelRangeEnd w:id="156"/>
        <w:p w14:paraId="0DFA7A15">
          <w:pPr>
            <w:spacing w:before="72" w:line="201" w:lineRule="auto"/>
            <w:ind w:left="4160"/>
            <w:rPr>
              <w:del w:id="158" w:author="咨询组" w:date="2025-12-10T09:36:28Z"/>
              <w:rFonts w:ascii="华文中宋" w:hAnsi="华文中宋" w:eastAsia="华文中宋" w:cs="华文中宋"/>
              <w:sz w:val="36"/>
              <w:szCs w:val="36"/>
            </w:rPr>
          </w:pPr>
          <w:del w:id="160" w:author="咨询组" w:date="2025-12-10T09:36:28Z">
            <w:r>
              <w:rPr>
                <w:rFonts w:ascii="华文中宋" w:hAnsi="华文中宋" w:eastAsia="华文中宋" w:cs="华文中宋"/>
                <w:spacing w:val="-19"/>
                <w:sz w:val="36"/>
                <w:szCs w:val="36"/>
              </w:rPr>
              <w:delText>目录</w:delText>
            </w:r>
          </w:del>
        </w:p>
        <w:p w14:paraId="48EB747D">
          <w:pPr>
            <w:spacing w:line="292" w:lineRule="auto"/>
            <w:rPr>
              <w:del w:id="161" w:author="咨询组" w:date="2025-12-10T09:36:28Z"/>
              <w:rFonts w:ascii="Arial"/>
              <w:sz w:val="21"/>
            </w:rPr>
          </w:pPr>
        </w:p>
        <w:p w14:paraId="1BA50089">
          <w:pPr>
            <w:spacing w:line="292" w:lineRule="auto"/>
            <w:rPr>
              <w:del w:id="162" w:author="咨询组" w:date="2025-12-10T09:36:28Z"/>
              <w:rFonts w:ascii="Arial"/>
              <w:sz w:val="21"/>
            </w:rPr>
          </w:pPr>
        </w:p>
        <w:p w14:paraId="604626C0">
          <w:pPr>
            <w:tabs>
              <w:tab w:val="right" w:leader="dot" w:pos="8920"/>
            </w:tabs>
            <w:spacing w:before="100" w:line="224" w:lineRule="auto"/>
            <w:rPr>
              <w:del w:id="163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164" w:author="咨询组" w:date="2025-12-10T09:36:28Z">
            <w:r>
              <w:rPr/>
              <w:fldChar w:fldCharType="begin"/>
            </w:r>
          </w:del>
          <w:del w:id="165" w:author="咨询组" w:date="2025-12-10T09:36:28Z">
            <w:r>
              <w:rPr/>
              <w:delInstrText xml:space="preserve"> HYPERLINK \l "_bookmark1" </w:delInstrText>
            </w:r>
          </w:del>
          <w:del w:id="166" w:author="咨询组" w:date="2025-12-10T09:36:28Z">
            <w:r>
              <w:rPr/>
              <w:fldChar w:fldCharType="separate"/>
            </w:r>
          </w:del>
          <w:del w:id="167" w:author="咨询组" w:date="2025-12-10T09:36:28Z">
            <w:r>
              <w:rPr>
                <w:rFonts w:ascii="仿宋" w:hAnsi="仿宋" w:eastAsia="仿宋" w:cs="仿宋"/>
                <w:spacing w:val="-17"/>
                <w:sz w:val="31"/>
                <w:szCs w:val="31"/>
              </w:rPr>
              <w:delText>第</w:delText>
            </w:r>
          </w:del>
          <w:del w:id="168" w:author="咨询组" w:date="2025-12-10T09:36:28Z">
            <w:r>
              <w:rPr>
                <w:rFonts w:ascii="仿宋" w:hAnsi="仿宋" w:eastAsia="仿宋" w:cs="仿宋"/>
                <w:spacing w:val="-15"/>
                <w:sz w:val="31"/>
                <w:szCs w:val="31"/>
              </w:rPr>
              <w:delText xml:space="preserve">一章 总则 </w:delText>
            </w:r>
          </w:del>
          <w:del w:id="169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70" w:author="咨询组" w:date="2025-12-10T09:36:28Z">
            <w:r>
              <w:rPr>
                <w:rFonts w:ascii="Times New Roman" w:hAnsi="Times New Roman" w:eastAsia="Times New Roman" w:cs="Times New Roman"/>
                <w:spacing w:val="-15"/>
                <w:sz w:val="31"/>
                <w:szCs w:val="31"/>
              </w:rPr>
              <w:delText>1</w:delText>
            </w:r>
          </w:del>
          <w:del w:id="171" w:author="咨询组" w:date="2025-12-10T09:36:28Z">
            <w:r>
              <w:rPr>
                <w:rFonts w:ascii="Times New Roman" w:hAnsi="Times New Roman" w:eastAsia="Times New Roman" w:cs="Times New Roman"/>
                <w:spacing w:val="-15"/>
                <w:sz w:val="31"/>
                <w:szCs w:val="31"/>
              </w:rPr>
              <w:fldChar w:fldCharType="end"/>
            </w:r>
          </w:del>
        </w:p>
        <w:p w14:paraId="522D4B21">
          <w:pPr>
            <w:tabs>
              <w:tab w:val="right" w:leader="dot" w:pos="8920"/>
            </w:tabs>
            <w:spacing w:before="183" w:line="224" w:lineRule="auto"/>
            <w:rPr>
              <w:del w:id="172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173" w:author="咨询组" w:date="2025-12-10T09:36:28Z">
            <w:r>
              <w:rPr/>
              <w:fldChar w:fldCharType="begin"/>
            </w:r>
          </w:del>
          <w:del w:id="174" w:author="咨询组" w:date="2025-12-10T09:36:28Z">
            <w:r>
              <w:rPr/>
              <w:delInstrText xml:space="preserve"> HYPERLINK \l "_bookmark2" </w:delInstrText>
            </w:r>
          </w:del>
          <w:del w:id="175" w:author="咨询组" w:date="2025-12-10T09:36:28Z">
            <w:r>
              <w:rPr/>
              <w:fldChar w:fldCharType="separate"/>
            </w:r>
          </w:del>
          <w:del w:id="176" w:author="咨询组" w:date="2025-12-10T09:36:28Z">
            <w:r>
              <w:rPr>
                <w:rFonts w:ascii="仿宋" w:hAnsi="仿宋" w:eastAsia="仿宋" w:cs="仿宋"/>
                <w:spacing w:val="-2"/>
                <w:sz w:val="31"/>
                <w:szCs w:val="31"/>
              </w:rPr>
              <w:delText>第二章 管</w:delText>
            </w:r>
          </w:del>
          <w:del w:id="177" w:author="咨询组" w:date="2025-12-10T09:36:28Z">
            <w:r>
              <w:rPr>
                <w:rFonts w:ascii="仿宋" w:hAnsi="仿宋" w:eastAsia="仿宋" w:cs="仿宋"/>
                <w:spacing w:val="-1"/>
                <w:sz w:val="31"/>
                <w:szCs w:val="31"/>
              </w:rPr>
              <w:delText>理职责</w:delText>
            </w:r>
          </w:del>
          <w:del w:id="178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79" w:author="咨询组" w:date="2025-12-10T09:36:28Z">
            <w:r>
              <w:rPr>
                <w:rFonts w:ascii="Times New Roman" w:hAnsi="Times New Roman" w:eastAsia="Times New Roman" w:cs="Times New Roman"/>
                <w:spacing w:val="-1"/>
                <w:sz w:val="31"/>
                <w:szCs w:val="31"/>
              </w:rPr>
              <w:delText>1</w:delText>
            </w:r>
          </w:del>
          <w:del w:id="180" w:author="咨询组" w:date="2025-12-10T09:36:28Z">
            <w:r>
              <w:rPr>
                <w:rFonts w:ascii="Times New Roman" w:hAnsi="Times New Roman" w:eastAsia="Times New Roman" w:cs="Times New Roman"/>
                <w:spacing w:val="-1"/>
                <w:sz w:val="31"/>
                <w:szCs w:val="31"/>
              </w:rPr>
              <w:fldChar w:fldCharType="end"/>
            </w:r>
          </w:del>
        </w:p>
        <w:p w14:paraId="1E2A968B">
          <w:pPr>
            <w:tabs>
              <w:tab w:val="right" w:leader="dot" w:pos="8920"/>
            </w:tabs>
            <w:spacing w:before="183" w:line="224" w:lineRule="auto"/>
            <w:rPr>
              <w:del w:id="181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182" w:author="咨询组" w:date="2025-12-10T09:36:28Z">
            <w:r>
              <w:rPr/>
              <w:fldChar w:fldCharType="begin"/>
            </w:r>
          </w:del>
          <w:del w:id="183" w:author="咨询组" w:date="2025-12-10T09:36:28Z">
            <w:r>
              <w:rPr/>
              <w:delInstrText xml:space="preserve"> HYPERLINK \l "_bookmark3" </w:delInstrText>
            </w:r>
          </w:del>
          <w:del w:id="184" w:author="咨询组" w:date="2025-12-10T09:36:28Z">
            <w:r>
              <w:rPr/>
              <w:fldChar w:fldCharType="separate"/>
            </w:r>
          </w:del>
          <w:del w:id="185" w:author="咨询组" w:date="2025-12-10T09:36:28Z">
            <w:r>
              <w:rPr>
                <w:rFonts w:ascii="仿宋" w:hAnsi="仿宋" w:eastAsia="仿宋" w:cs="仿宋"/>
                <w:spacing w:val="-2"/>
                <w:sz w:val="31"/>
                <w:szCs w:val="31"/>
              </w:rPr>
              <w:delText>第三章 基</w:delText>
            </w:r>
          </w:del>
          <w:del w:id="186" w:author="咨询组" w:date="2025-12-10T09:36:28Z">
            <w:r>
              <w:rPr>
                <w:rFonts w:ascii="仿宋" w:hAnsi="仿宋" w:eastAsia="仿宋" w:cs="仿宋"/>
                <w:spacing w:val="-1"/>
                <w:sz w:val="31"/>
                <w:szCs w:val="31"/>
              </w:rPr>
              <w:delText>本要求</w:delText>
            </w:r>
          </w:del>
          <w:del w:id="187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88" w:author="咨询组" w:date="2025-12-10T09:36:28Z">
            <w:r>
              <w:rPr>
                <w:rFonts w:ascii="Times New Roman" w:hAnsi="Times New Roman" w:eastAsia="Times New Roman" w:cs="Times New Roman"/>
                <w:spacing w:val="-1"/>
                <w:sz w:val="31"/>
                <w:szCs w:val="31"/>
              </w:rPr>
              <w:delText>2</w:delText>
            </w:r>
          </w:del>
          <w:del w:id="189" w:author="咨询组" w:date="2025-12-10T09:36:28Z">
            <w:r>
              <w:rPr>
                <w:rFonts w:ascii="Times New Roman" w:hAnsi="Times New Roman" w:eastAsia="Times New Roman" w:cs="Times New Roman"/>
                <w:spacing w:val="-1"/>
                <w:sz w:val="31"/>
                <w:szCs w:val="31"/>
              </w:rPr>
              <w:fldChar w:fldCharType="end"/>
            </w:r>
          </w:del>
        </w:p>
        <w:p w14:paraId="3086D7E1">
          <w:pPr>
            <w:tabs>
              <w:tab w:val="right" w:leader="dot" w:pos="8920"/>
            </w:tabs>
            <w:spacing w:before="186" w:line="222" w:lineRule="auto"/>
            <w:rPr>
              <w:del w:id="190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191" w:author="咨询组" w:date="2025-12-10T09:36:28Z">
            <w:r>
              <w:rPr/>
              <w:fldChar w:fldCharType="begin"/>
            </w:r>
          </w:del>
          <w:del w:id="192" w:author="咨询组" w:date="2025-12-10T09:36:28Z">
            <w:r>
              <w:rPr/>
              <w:delInstrText xml:space="preserve"> HYPERLINK \l "_bookmark4" </w:delInstrText>
            </w:r>
          </w:del>
          <w:del w:id="193" w:author="咨询组" w:date="2025-12-10T09:36:28Z">
            <w:r>
              <w:rPr/>
              <w:fldChar w:fldCharType="separate"/>
            </w:r>
          </w:del>
          <w:del w:id="194" w:author="咨询组" w:date="2025-12-10T09:36:28Z">
            <w:r>
              <w:rPr>
                <w:rFonts w:ascii="仿宋" w:hAnsi="仿宋" w:eastAsia="仿宋" w:cs="仿宋"/>
                <w:spacing w:val="6"/>
                <w:sz w:val="31"/>
                <w:szCs w:val="31"/>
              </w:rPr>
              <w:delText>第四</w:delText>
            </w:r>
          </w:del>
          <w:del w:id="195" w:author="咨询组" w:date="2025-12-10T09:36:28Z">
            <w:r>
              <w:rPr>
                <w:rFonts w:ascii="仿宋" w:hAnsi="仿宋" w:eastAsia="仿宋" w:cs="仿宋"/>
                <w:spacing w:val="3"/>
                <w:sz w:val="31"/>
                <w:szCs w:val="31"/>
              </w:rPr>
              <w:delText>章 事前信息公示与行前教育</w:delText>
            </w:r>
          </w:del>
          <w:del w:id="196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97" w:author="咨询组" w:date="2025-12-10T09:36:28Z">
            <w:r>
              <w:rPr>
                <w:rFonts w:ascii="Times New Roman" w:hAnsi="Times New Roman" w:eastAsia="Times New Roman" w:cs="Times New Roman"/>
                <w:spacing w:val="3"/>
                <w:sz w:val="31"/>
                <w:szCs w:val="31"/>
              </w:rPr>
              <w:delText>5</w:delText>
            </w:r>
          </w:del>
          <w:del w:id="198" w:author="咨询组" w:date="2025-12-10T09:36:28Z">
            <w:r>
              <w:rPr>
                <w:rFonts w:ascii="Times New Roman" w:hAnsi="Times New Roman" w:eastAsia="Times New Roman" w:cs="Times New Roman"/>
                <w:spacing w:val="3"/>
                <w:sz w:val="31"/>
                <w:szCs w:val="31"/>
              </w:rPr>
              <w:fldChar w:fldCharType="end"/>
            </w:r>
          </w:del>
        </w:p>
        <w:p w14:paraId="7A6AFCF1">
          <w:pPr>
            <w:tabs>
              <w:tab w:val="right" w:leader="dot" w:pos="8920"/>
            </w:tabs>
            <w:spacing w:before="185" w:line="224" w:lineRule="auto"/>
            <w:rPr>
              <w:del w:id="199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200" w:author="咨询组" w:date="2025-12-10T09:36:28Z">
            <w:r>
              <w:rPr/>
              <w:fldChar w:fldCharType="begin"/>
            </w:r>
          </w:del>
          <w:del w:id="201" w:author="咨询组" w:date="2025-12-10T09:36:28Z">
            <w:r>
              <w:rPr/>
              <w:delInstrText xml:space="preserve"> HYPERLINK \l "_bookmark5" </w:delInstrText>
            </w:r>
          </w:del>
          <w:del w:id="202" w:author="咨询组" w:date="2025-12-10T09:36:28Z">
            <w:r>
              <w:rPr/>
              <w:fldChar w:fldCharType="separate"/>
            </w:r>
          </w:del>
          <w:del w:id="203" w:author="咨询组" w:date="2025-12-10T09:36:28Z">
            <w:r>
              <w:rPr>
                <w:rFonts w:ascii="仿宋" w:hAnsi="仿宋" w:eastAsia="仿宋" w:cs="仿宋"/>
                <w:spacing w:val="-2"/>
                <w:sz w:val="31"/>
                <w:szCs w:val="31"/>
              </w:rPr>
              <w:delText>第五章 审</w:delText>
            </w:r>
          </w:del>
          <w:del w:id="204" w:author="咨询组" w:date="2025-12-10T09:36:28Z">
            <w:r>
              <w:rPr>
                <w:rFonts w:ascii="仿宋" w:hAnsi="仿宋" w:eastAsia="仿宋" w:cs="仿宋"/>
                <w:spacing w:val="-1"/>
                <w:sz w:val="31"/>
                <w:szCs w:val="31"/>
              </w:rPr>
              <w:delText>批管理</w:delText>
            </w:r>
          </w:del>
          <w:del w:id="205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06" w:author="咨询组" w:date="2025-12-10T09:36:28Z">
            <w:r>
              <w:rPr>
                <w:rFonts w:ascii="Times New Roman" w:hAnsi="Times New Roman" w:eastAsia="Times New Roman" w:cs="Times New Roman"/>
                <w:spacing w:val="-1"/>
                <w:sz w:val="31"/>
                <w:szCs w:val="31"/>
              </w:rPr>
              <w:delText>6</w:delText>
            </w:r>
          </w:del>
          <w:del w:id="207" w:author="咨询组" w:date="2025-12-10T09:36:28Z">
            <w:r>
              <w:rPr>
                <w:rFonts w:ascii="Times New Roman" w:hAnsi="Times New Roman" w:eastAsia="Times New Roman" w:cs="Times New Roman"/>
                <w:spacing w:val="-1"/>
                <w:sz w:val="31"/>
                <w:szCs w:val="31"/>
              </w:rPr>
              <w:fldChar w:fldCharType="end"/>
            </w:r>
          </w:del>
        </w:p>
        <w:p w14:paraId="7183255F">
          <w:pPr>
            <w:tabs>
              <w:tab w:val="right" w:leader="dot" w:pos="8920"/>
            </w:tabs>
            <w:spacing w:before="184" w:line="223" w:lineRule="auto"/>
            <w:rPr>
              <w:del w:id="208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209" w:author="咨询组" w:date="2025-12-10T09:36:28Z">
            <w:r>
              <w:rPr/>
              <w:fldChar w:fldCharType="begin"/>
            </w:r>
          </w:del>
          <w:del w:id="210" w:author="咨询组" w:date="2025-12-10T09:36:28Z">
            <w:r>
              <w:rPr/>
              <w:delInstrText xml:space="preserve"> HYPERLINK \l "_bookmark6" </w:delInstrText>
            </w:r>
          </w:del>
          <w:del w:id="211" w:author="咨询组" w:date="2025-12-10T09:36:28Z">
            <w:r>
              <w:rPr/>
              <w:fldChar w:fldCharType="separate"/>
            </w:r>
          </w:del>
          <w:del w:id="212" w:author="咨询组" w:date="2025-12-10T09:36:28Z">
            <w:r>
              <w:rPr>
                <w:rFonts w:ascii="仿宋" w:hAnsi="仿宋" w:eastAsia="仿宋" w:cs="仿宋"/>
                <w:spacing w:val="6"/>
                <w:sz w:val="31"/>
                <w:szCs w:val="31"/>
              </w:rPr>
              <w:delText xml:space="preserve">第六章 </w:delText>
            </w:r>
          </w:del>
          <w:del w:id="213" w:author="咨询组" w:date="2025-12-10T09:36:28Z">
            <w:r>
              <w:rPr>
                <w:rFonts w:ascii="仿宋" w:hAnsi="仿宋" w:eastAsia="仿宋" w:cs="仿宋"/>
                <w:spacing w:val="4"/>
                <w:sz w:val="31"/>
                <w:szCs w:val="31"/>
              </w:rPr>
              <w:delText>回</w:delText>
            </w:r>
          </w:del>
          <w:del w:id="214" w:author="咨询组" w:date="2025-12-10T09:36:28Z">
            <w:r>
              <w:rPr>
                <w:rFonts w:ascii="仿宋" w:hAnsi="仿宋" w:eastAsia="仿宋" w:cs="仿宋"/>
                <w:spacing w:val="3"/>
                <w:sz w:val="31"/>
                <w:szCs w:val="31"/>
              </w:rPr>
              <w:delText>访、报告与事后信息公示</w:delText>
            </w:r>
          </w:del>
          <w:del w:id="215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16" w:author="咨询组" w:date="2025-12-10T09:36:28Z">
            <w:r>
              <w:rPr>
                <w:rFonts w:ascii="Times New Roman" w:hAnsi="Times New Roman" w:eastAsia="Times New Roman" w:cs="Times New Roman"/>
                <w:spacing w:val="3"/>
                <w:sz w:val="31"/>
                <w:szCs w:val="31"/>
              </w:rPr>
              <w:delText>8</w:delText>
            </w:r>
          </w:del>
          <w:del w:id="217" w:author="咨询组" w:date="2025-12-10T09:36:28Z">
            <w:r>
              <w:rPr>
                <w:rFonts w:ascii="Times New Roman" w:hAnsi="Times New Roman" w:eastAsia="Times New Roman" w:cs="Times New Roman"/>
                <w:spacing w:val="3"/>
                <w:sz w:val="31"/>
                <w:szCs w:val="31"/>
              </w:rPr>
              <w:fldChar w:fldCharType="end"/>
            </w:r>
          </w:del>
        </w:p>
        <w:p w14:paraId="4A64B6F0">
          <w:pPr>
            <w:tabs>
              <w:tab w:val="right" w:leader="dot" w:pos="8920"/>
            </w:tabs>
            <w:spacing w:before="186" w:line="224" w:lineRule="auto"/>
            <w:rPr>
              <w:del w:id="218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219" w:author="咨询组" w:date="2025-12-10T09:36:28Z">
            <w:r>
              <w:rPr/>
              <w:fldChar w:fldCharType="begin"/>
            </w:r>
          </w:del>
          <w:del w:id="220" w:author="咨询组" w:date="2025-12-10T09:36:28Z">
            <w:r>
              <w:rPr/>
              <w:delInstrText xml:space="preserve"> HYPERLINK \l "_bookmark7" </w:delInstrText>
            </w:r>
          </w:del>
          <w:del w:id="221" w:author="咨询组" w:date="2025-12-10T09:36:28Z">
            <w:r>
              <w:rPr/>
              <w:fldChar w:fldCharType="separate"/>
            </w:r>
          </w:del>
          <w:del w:id="222" w:author="咨询组" w:date="2025-12-10T09:36:28Z">
            <w:r>
              <w:rPr>
                <w:rFonts w:ascii="仿宋" w:hAnsi="仿宋" w:eastAsia="仿宋" w:cs="仿宋"/>
                <w:spacing w:val="-2"/>
                <w:sz w:val="31"/>
                <w:szCs w:val="31"/>
              </w:rPr>
              <w:delText>第七章 证</w:delText>
            </w:r>
          </w:del>
          <w:del w:id="223" w:author="咨询组" w:date="2025-12-10T09:36:28Z">
            <w:r>
              <w:rPr>
                <w:rFonts w:ascii="仿宋" w:hAnsi="仿宋" w:eastAsia="仿宋" w:cs="仿宋"/>
                <w:spacing w:val="-1"/>
                <w:sz w:val="31"/>
                <w:szCs w:val="31"/>
              </w:rPr>
              <w:delText>件管理</w:delText>
            </w:r>
          </w:del>
          <w:del w:id="224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25" w:author="咨询组" w:date="2025-12-10T09:36:28Z">
            <w:r>
              <w:rPr>
                <w:rFonts w:ascii="Times New Roman" w:hAnsi="Times New Roman" w:eastAsia="Times New Roman" w:cs="Times New Roman"/>
                <w:spacing w:val="-1"/>
                <w:sz w:val="31"/>
                <w:szCs w:val="31"/>
              </w:rPr>
              <w:delText>9</w:delText>
            </w:r>
          </w:del>
          <w:del w:id="226" w:author="咨询组" w:date="2025-12-10T09:36:28Z">
            <w:r>
              <w:rPr>
                <w:rFonts w:ascii="Times New Roman" w:hAnsi="Times New Roman" w:eastAsia="Times New Roman" w:cs="Times New Roman"/>
                <w:spacing w:val="-1"/>
                <w:sz w:val="31"/>
                <w:szCs w:val="31"/>
              </w:rPr>
              <w:fldChar w:fldCharType="end"/>
            </w:r>
          </w:del>
        </w:p>
        <w:p w14:paraId="23827615">
          <w:pPr>
            <w:tabs>
              <w:tab w:val="right" w:leader="dot" w:pos="8922"/>
            </w:tabs>
            <w:spacing w:before="183" w:line="224" w:lineRule="auto"/>
            <w:rPr>
              <w:del w:id="227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228" w:author="咨询组" w:date="2025-12-10T09:36:28Z">
            <w:r>
              <w:rPr/>
              <w:fldChar w:fldCharType="begin"/>
            </w:r>
          </w:del>
          <w:del w:id="229" w:author="咨询组" w:date="2025-12-10T09:36:28Z">
            <w:r>
              <w:rPr/>
              <w:delInstrText xml:space="preserve"> HYPERLINK \l "_bookmark8" </w:delInstrText>
            </w:r>
          </w:del>
          <w:del w:id="230" w:author="咨询组" w:date="2025-12-10T09:36:28Z">
            <w:r>
              <w:rPr/>
              <w:fldChar w:fldCharType="separate"/>
            </w:r>
          </w:del>
          <w:del w:id="231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delText>第八章 纪律与监督</w:delText>
            </w:r>
          </w:del>
          <w:del w:id="232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33" w:author="咨询组" w:date="2025-12-10T09:36:28Z"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delText>10</w:delText>
            </w:r>
          </w:del>
          <w:del w:id="234" w:author="咨询组" w:date="2025-12-10T09:36:28Z"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fldChar w:fldCharType="end"/>
            </w:r>
          </w:del>
        </w:p>
        <w:p w14:paraId="5756EA35">
          <w:pPr>
            <w:tabs>
              <w:tab w:val="right" w:leader="dot" w:pos="8922"/>
            </w:tabs>
            <w:spacing w:before="183" w:line="224" w:lineRule="auto"/>
            <w:rPr>
              <w:del w:id="235" w:author="咨询组" w:date="2025-12-10T09:36:28Z"/>
              <w:rFonts w:ascii="Times New Roman" w:hAnsi="Times New Roman" w:eastAsia="Times New Roman" w:cs="Times New Roman"/>
              <w:sz w:val="31"/>
              <w:szCs w:val="31"/>
            </w:rPr>
          </w:pPr>
          <w:del w:id="236" w:author="咨询组" w:date="2025-12-10T09:36:28Z">
            <w:r>
              <w:rPr/>
              <w:fldChar w:fldCharType="begin"/>
            </w:r>
          </w:del>
          <w:del w:id="237" w:author="咨询组" w:date="2025-12-10T09:36:28Z">
            <w:r>
              <w:rPr/>
              <w:delInstrText xml:space="preserve"> HYPERLINK \l "_bookmark9" </w:delInstrText>
            </w:r>
          </w:del>
          <w:del w:id="238" w:author="咨询组" w:date="2025-12-10T09:36:28Z">
            <w:r>
              <w:rPr/>
              <w:fldChar w:fldCharType="separate"/>
            </w:r>
          </w:del>
          <w:del w:id="239" w:author="咨询组" w:date="2025-12-10T09:36:28Z">
            <w:r>
              <w:rPr>
                <w:rFonts w:ascii="仿宋" w:hAnsi="仿宋" w:eastAsia="仿宋" w:cs="仿宋"/>
                <w:spacing w:val="-13"/>
                <w:sz w:val="31"/>
                <w:szCs w:val="31"/>
              </w:rPr>
              <w:delText xml:space="preserve">第九章 附则 </w:delText>
            </w:r>
          </w:del>
          <w:del w:id="240" w:author="咨询组" w:date="2025-12-10T09:36:28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41" w:author="咨询组" w:date="2025-12-10T09:36:28Z">
            <w:r>
              <w:rPr>
                <w:rFonts w:ascii="Times New Roman" w:hAnsi="Times New Roman" w:eastAsia="Times New Roman" w:cs="Times New Roman"/>
                <w:spacing w:val="-13"/>
                <w:sz w:val="31"/>
                <w:szCs w:val="31"/>
              </w:rPr>
              <w:delText>1</w:delText>
            </w:r>
          </w:del>
          <w:del w:id="242" w:author="咨询组" w:date="2025-12-10T09:36:28Z">
            <w:r>
              <w:rPr>
                <w:rFonts w:ascii="Times New Roman" w:hAnsi="Times New Roman" w:eastAsia="Times New Roman" w:cs="Times New Roman"/>
                <w:spacing w:val="-12"/>
                <w:sz w:val="31"/>
                <w:szCs w:val="31"/>
              </w:rPr>
              <w:delText>0</w:delText>
            </w:r>
          </w:del>
          <w:del w:id="243" w:author="咨询组" w:date="2025-12-10T09:36:28Z">
            <w:r>
              <w:rPr>
                <w:rFonts w:ascii="Times New Roman" w:hAnsi="Times New Roman" w:eastAsia="Times New Roman" w:cs="Times New Roman"/>
                <w:spacing w:val="-12"/>
                <w:sz w:val="31"/>
                <w:szCs w:val="31"/>
              </w:rPr>
              <w:fldChar w:fldCharType="end"/>
            </w:r>
          </w:del>
        </w:p>
        <w:customXmlDelRangeStart w:id="245" w:author="咨询组" w:date="2025-12-10T09:36:28Z"/>
      </w:sdtContent>
    </w:sdt>
    <w:customXmlDelRangeEnd w:id="245"/>
    <w:p w14:paraId="3E114F9A">
      <w:pPr>
        <w:rPr>
          <w:del w:id="246" w:author="咨询组" w:date="2025-12-10T09:36:28Z"/>
        </w:rPr>
        <w:sectPr>
          <w:pgSz w:w="11912" w:h="16841"/>
          <w:pgMar w:top="1310" w:right="1035" w:bottom="1485" w:left="1687" w:header="0" w:footer="1208" w:gutter="0"/>
          <w:pgNumType w:fmt="decimal"/>
          <w:cols w:space="720" w:num="1"/>
        </w:sectPr>
      </w:pPr>
    </w:p>
    <w:p w14:paraId="1881308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1" w:lineRule="auto"/>
        <w:ind w:left="0" w:right="0" w:firstLine="0"/>
        <w:jc w:val="both"/>
        <w:textAlignment w:val="baseline"/>
        <w:rPr>
          <w:rFonts w:hint="eastAsia" w:ascii="华文中宋" w:hAnsi="华文中宋" w:eastAsia="华文中宋" w:cs="华文中宋"/>
          <w:spacing w:val="25"/>
          <w:sz w:val="32"/>
          <w:szCs w:val="32"/>
          <w:lang w:eastAsia="zh-CN"/>
        </w:rPr>
      </w:pPr>
      <w:bookmarkStart w:id="0" w:name="_bookmark1"/>
      <w:bookmarkEnd w:id="0"/>
      <w:r>
        <w:rPr>
          <w:rFonts w:ascii="华文中宋" w:hAnsi="华文中宋" w:eastAsia="华文中宋" w:cs="华文中宋"/>
          <w:spacing w:val="29"/>
          <w:sz w:val="36"/>
          <w:szCs w:val="36"/>
        </w:rPr>
        <w:t>华润集团因公临时出国(境)管理</w:t>
      </w:r>
      <w:r>
        <w:rPr>
          <w:rFonts w:hint="eastAsia" w:ascii="华文中宋" w:hAnsi="华文中宋" w:eastAsia="华文中宋" w:cs="华文中宋"/>
          <w:spacing w:val="25"/>
          <w:sz w:val="32"/>
          <w:szCs w:val="32"/>
          <w:lang w:eastAsia="zh-CN"/>
        </w:rPr>
        <w:t>（</w:t>
      </w:r>
      <w:r>
        <w:rPr>
          <w:rFonts w:hint="eastAsia" w:ascii="华文中宋" w:hAnsi="华文中宋" w:eastAsia="华文中宋" w:cs="华文中宋"/>
          <w:spacing w:val="25"/>
          <w:sz w:val="32"/>
          <w:szCs w:val="32"/>
          <w:lang w:val="en-US" w:eastAsia="zh-CN"/>
        </w:rPr>
        <w:t>B04-01-0125B</w:t>
      </w:r>
      <w:r>
        <w:rPr>
          <w:rFonts w:hint="eastAsia" w:ascii="华文中宋" w:hAnsi="华文中宋" w:eastAsia="华文中宋" w:cs="华文中宋"/>
          <w:spacing w:val="25"/>
          <w:sz w:val="32"/>
          <w:szCs w:val="32"/>
          <w:lang w:eastAsia="zh-CN"/>
        </w:rPr>
        <w:t>）</w:t>
      </w:r>
    </w:p>
    <w:p w14:paraId="1A517375">
      <w:pPr>
        <w:spacing w:line="240" w:lineRule="auto"/>
        <w:ind w:left="0" w:right="0" w:firstLine="0"/>
        <w:rPr>
          <w:rFonts w:hint="default" w:ascii="仿宋" w:hAnsi="仿宋" w:eastAsia="仿宋" w:cs="仿宋"/>
          <w:spacing w:val="1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1"/>
          <w:sz w:val="31"/>
          <w:szCs w:val="31"/>
          <w:lang w:val="en-US" w:eastAsia="zh-CN"/>
        </w:rPr>
        <w:t>/</w:t>
      </w:r>
      <w:r>
        <w:rPr>
          <w:rFonts w:hint="eastAsia" w:ascii="仿宋" w:hAnsi="仿宋" w:eastAsia="仿宋" w:cs="仿宋"/>
          <w:spacing w:val="11"/>
          <w:sz w:val="31"/>
          <w:szCs w:val="31"/>
          <w:lang w:val="en-US" w:eastAsia="zh-CN"/>
        </w:rPr>
        <w:t>//</w:t>
      </w:r>
    </w:p>
    <w:p w14:paraId="3F07A1CA">
      <w:pPr>
        <w:spacing w:before="73" w:line="291" w:lineRule="auto"/>
        <w:ind w:left="3602" w:right="1674" w:hanging="2180"/>
        <w:jc w:val="center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第一章总则</w:t>
      </w:r>
    </w:p>
    <w:p w14:paraId="39FF2C4B">
      <w:pPr>
        <w:spacing w:before="3" w:line="333" w:lineRule="auto"/>
        <w:ind w:left="7" w:right="19" w:firstLine="64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2"/>
          <w:sz w:val="31"/>
          <w:szCs w:val="31"/>
        </w:rPr>
        <w:t>第</w:t>
      </w:r>
      <w:r>
        <w:rPr>
          <w:rFonts w:ascii="黑体" w:hAnsi="黑体" w:eastAsia="黑体" w:cs="黑体"/>
          <w:spacing w:val="11"/>
          <w:sz w:val="31"/>
          <w:szCs w:val="31"/>
        </w:rPr>
        <w:t>一条</w:t>
      </w:r>
      <w:r>
        <w:rPr>
          <w:rFonts w:ascii="仿宋" w:hAnsi="仿宋" w:eastAsia="仿宋" w:cs="仿宋"/>
          <w:spacing w:val="11"/>
          <w:sz w:val="31"/>
          <w:szCs w:val="31"/>
        </w:rPr>
        <w:t>为了进一步规范集团因公临时出国(境)有关工作，</w:t>
      </w:r>
      <w:r>
        <w:rPr>
          <w:rFonts w:ascii="仿宋" w:hAnsi="仿宋" w:eastAsia="仿宋" w:cs="仿宋"/>
          <w:spacing w:val="40"/>
          <w:sz w:val="31"/>
          <w:szCs w:val="31"/>
        </w:rPr>
        <w:t>加</w:t>
      </w:r>
      <w:r>
        <w:rPr>
          <w:rFonts w:ascii="仿宋" w:hAnsi="仿宋" w:eastAsia="仿宋" w:cs="仿宋"/>
          <w:spacing w:val="25"/>
          <w:sz w:val="31"/>
          <w:szCs w:val="31"/>
        </w:rPr>
        <w:t>强对因公临时出国(境)人员的管理监督，根据《关于中央</w:t>
      </w:r>
      <w:r>
        <w:rPr>
          <w:rFonts w:ascii="仿宋" w:hAnsi="仿宋" w:eastAsia="仿宋" w:cs="仿宋"/>
          <w:spacing w:val="40"/>
          <w:sz w:val="31"/>
          <w:szCs w:val="31"/>
        </w:rPr>
        <w:t>企</w:t>
      </w:r>
      <w:r>
        <w:rPr>
          <w:rFonts w:ascii="仿宋" w:hAnsi="仿宋" w:eastAsia="仿宋" w:cs="仿宋"/>
          <w:spacing w:val="20"/>
          <w:sz w:val="31"/>
          <w:szCs w:val="31"/>
        </w:rPr>
        <w:t>业外事管理工作的若干规定》《外事管理工作手册》《关于</w:t>
      </w:r>
      <w:r>
        <w:rPr>
          <w:rFonts w:ascii="仿宋" w:hAnsi="仿宋" w:eastAsia="仿宋" w:cs="仿宋"/>
          <w:spacing w:val="36"/>
          <w:sz w:val="31"/>
          <w:szCs w:val="31"/>
        </w:rPr>
        <w:t>进</w:t>
      </w:r>
      <w:r>
        <w:rPr>
          <w:rFonts w:ascii="仿宋" w:hAnsi="仿宋" w:eastAsia="仿宋" w:cs="仿宋"/>
          <w:spacing w:val="20"/>
          <w:sz w:val="31"/>
          <w:szCs w:val="31"/>
        </w:rPr>
        <w:t>一步加强和规范国家工作人员因公临时赴港澳管理的意见》</w:t>
      </w:r>
      <w:r>
        <w:rPr>
          <w:rFonts w:ascii="仿宋" w:hAnsi="仿宋" w:eastAsia="仿宋" w:cs="仿宋"/>
          <w:spacing w:val="-14"/>
          <w:sz w:val="31"/>
          <w:szCs w:val="31"/>
        </w:rPr>
        <w:t>等</w:t>
      </w:r>
      <w:r>
        <w:rPr>
          <w:rFonts w:ascii="仿宋" w:hAnsi="仿宋" w:eastAsia="仿宋" w:cs="仿宋"/>
          <w:spacing w:val="-12"/>
          <w:sz w:val="31"/>
          <w:szCs w:val="31"/>
        </w:rPr>
        <w:t>有</w:t>
      </w:r>
      <w:r>
        <w:rPr>
          <w:rFonts w:ascii="仿宋" w:hAnsi="仿宋" w:eastAsia="仿宋" w:cs="仿宋"/>
          <w:spacing w:val="-7"/>
          <w:sz w:val="31"/>
          <w:szCs w:val="31"/>
        </w:rPr>
        <w:t>关政策文件，结合集团实际，制定本办法。</w:t>
      </w:r>
    </w:p>
    <w:p w14:paraId="236CB6D0">
      <w:pPr>
        <w:spacing w:before="2" w:line="333" w:lineRule="auto"/>
        <w:ind w:right="262" w:firstLine="648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第二条</w:t>
      </w:r>
      <w:r>
        <w:rPr>
          <w:rFonts w:ascii="仿宋" w:hAnsi="仿宋" w:eastAsia="仿宋" w:cs="仿宋"/>
          <w:spacing w:val="15"/>
          <w:sz w:val="31"/>
          <w:szCs w:val="31"/>
        </w:rPr>
        <w:t>本办法适用于集团及各级子企业人员因公临时出</w:t>
      </w:r>
      <w:r>
        <w:rPr>
          <w:rFonts w:ascii="仿宋" w:hAnsi="仿宋" w:eastAsia="仿宋" w:cs="仿宋"/>
          <w:spacing w:val="10"/>
          <w:sz w:val="31"/>
          <w:szCs w:val="31"/>
        </w:rPr>
        <w:t>国</w:t>
      </w:r>
      <w:r>
        <w:rPr>
          <w:rFonts w:ascii="仿宋" w:hAnsi="仿宋" w:eastAsia="仿宋" w:cs="仿宋"/>
          <w:spacing w:val="14"/>
          <w:sz w:val="31"/>
          <w:szCs w:val="31"/>
        </w:rPr>
        <w:t>(境)的管理工作。因实际工作需要开展差异化管理的，由</w:t>
      </w:r>
      <w:r>
        <w:rPr>
          <w:rFonts w:ascii="仿宋" w:hAnsi="仿宋" w:eastAsia="仿宋" w:cs="仿宋"/>
          <w:spacing w:val="10"/>
          <w:sz w:val="31"/>
          <w:szCs w:val="31"/>
        </w:rPr>
        <w:t>集</w:t>
      </w:r>
      <w:r>
        <w:rPr>
          <w:rFonts w:ascii="仿宋" w:hAnsi="仿宋" w:eastAsia="仿宋" w:cs="仿宋"/>
          <w:spacing w:val="2"/>
          <w:sz w:val="31"/>
          <w:szCs w:val="31"/>
        </w:rPr>
        <w:t>团另行研</w:t>
      </w:r>
      <w:r>
        <w:rPr>
          <w:rFonts w:ascii="仿宋" w:hAnsi="仿宋" w:eastAsia="仿宋" w:cs="仿宋"/>
          <w:spacing w:val="1"/>
          <w:sz w:val="31"/>
          <w:szCs w:val="31"/>
        </w:rPr>
        <w:t>究。</w:t>
      </w:r>
    </w:p>
    <w:p w14:paraId="6E9722F5">
      <w:pPr>
        <w:spacing w:before="2" w:line="333" w:lineRule="auto"/>
        <w:ind w:left="43" w:firstLine="604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ascii="黑体" w:hAnsi="黑体" w:eastAsia="黑体" w:cs="黑体"/>
          <w:spacing w:val="34"/>
          <w:sz w:val="31"/>
          <w:szCs w:val="31"/>
        </w:rPr>
        <w:t>第</w:t>
      </w:r>
      <w:r>
        <w:rPr>
          <w:rFonts w:ascii="黑体" w:hAnsi="黑体" w:eastAsia="黑体" w:cs="黑体"/>
          <w:spacing w:val="19"/>
          <w:sz w:val="31"/>
          <w:szCs w:val="31"/>
        </w:rPr>
        <w:t>三</w:t>
      </w:r>
      <w:r>
        <w:rPr>
          <w:rFonts w:ascii="黑体" w:hAnsi="黑体" w:eastAsia="黑体" w:cs="黑体"/>
          <w:spacing w:val="17"/>
          <w:sz w:val="31"/>
          <w:szCs w:val="31"/>
        </w:rPr>
        <w:t>条</w:t>
      </w:r>
      <w:r>
        <w:rPr>
          <w:rFonts w:ascii="仿宋" w:hAnsi="仿宋" w:eastAsia="仿宋" w:cs="仿宋"/>
          <w:spacing w:val="17"/>
          <w:sz w:val="31"/>
          <w:szCs w:val="31"/>
        </w:rPr>
        <w:t>集团因公临时出国(境)管理工作实行“统一领导、</w:t>
      </w:r>
      <w:bookmarkStart w:id="1" w:name="_bookmark2"/>
      <w:bookmarkEnd w:id="1"/>
      <w:r>
        <w:rPr>
          <w:rFonts w:ascii="仿宋" w:hAnsi="仿宋" w:eastAsia="仿宋" w:cs="仿宋"/>
          <w:spacing w:val="5"/>
          <w:sz w:val="31"/>
          <w:szCs w:val="31"/>
        </w:rPr>
        <w:t>归口管理、分级负责、协调配合”的管理体制</w:t>
      </w:r>
      <w:r>
        <w:rPr>
          <w:rFonts w:ascii="仿宋" w:hAnsi="仿宋" w:eastAsia="仿宋" w:cs="仿宋"/>
          <w:spacing w:val="3"/>
          <w:sz w:val="31"/>
          <w:szCs w:val="31"/>
        </w:rPr>
        <w:t>。</w:t>
      </w:r>
    </w:p>
    <w:p w14:paraId="67E1526D">
      <w:pPr>
        <w:spacing w:line="240" w:lineRule="auto"/>
        <w:ind w:left="0" w:firstLine="0"/>
        <w:rPr>
          <w:rFonts w:hint="default" w:ascii="仿宋" w:hAnsi="仿宋" w:eastAsia="仿宋" w:cs="仿宋"/>
          <w:spacing w:val="3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3"/>
          <w:sz w:val="31"/>
          <w:szCs w:val="31"/>
          <w:lang w:val="en-US" w:eastAsia="zh-CN"/>
        </w:rPr>
        <w:t>///</w:t>
      </w:r>
    </w:p>
    <w:p w14:paraId="058F0087">
      <w:pPr>
        <w:spacing w:line="223" w:lineRule="auto"/>
        <w:ind w:left="312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第二章组织和职</w:t>
      </w:r>
      <w:r>
        <w:rPr>
          <w:rFonts w:ascii="黑体" w:hAnsi="黑体" w:eastAsia="黑体" w:cs="黑体"/>
          <w:spacing w:val="7"/>
          <w:sz w:val="31"/>
          <w:szCs w:val="31"/>
        </w:rPr>
        <w:t>责</w:t>
      </w:r>
    </w:p>
    <w:p w14:paraId="1F46AE3F">
      <w:pPr>
        <w:spacing w:before="182" w:line="334" w:lineRule="auto"/>
        <w:ind w:left="9" w:right="20" w:firstLine="639"/>
        <w:rPr>
          <w:rFonts w:ascii="仿宋" w:hAnsi="仿宋" w:eastAsia="仿宋" w:cs="仿宋"/>
          <w:spacing w:val="16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第四条</w:t>
      </w:r>
      <w:r>
        <w:rPr>
          <w:rFonts w:ascii="仿宋" w:hAnsi="仿宋" w:eastAsia="仿宋" w:cs="仿宋"/>
          <w:spacing w:val="17"/>
          <w:sz w:val="31"/>
          <w:szCs w:val="31"/>
        </w:rPr>
        <w:t>集团因公临时出国(境)工作由集团党委统一领导</w:t>
      </w:r>
      <w:r>
        <w:rPr>
          <w:rFonts w:ascii="仿宋" w:hAnsi="仿宋" w:eastAsia="仿宋" w:cs="仿宋"/>
          <w:spacing w:val="15"/>
          <w:sz w:val="31"/>
          <w:szCs w:val="31"/>
        </w:rPr>
        <w:t>，</w:t>
      </w:r>
      <w:r>
        <w:rPr>
          <w:rFonts w:ascii="仿宋" w:hAnsi="仿宋" w:eastAsia="仿宋" w:cs="仿宋"/>
          <w:spacing w:val="38"/>
          <w:sz w:val="31"/>
          <w:szCs w:val="31"/>
        </w:rPr>
        <w:t>集</w:t>
      </w:r>
      <w:r>
        <w:rPr>
          <w:rFonts w:ascii="仿宋" w:hAnsi="仿宋" w:eastAsia="仿宋" w:cs="仿宋"/>
          <w:spacing w:val="26"/>
          <w:sz w:val="31"/>
          <w:szCs w:val="31"/>
        </w:rPr>
        <w:t>团部室、业务单元、直属机构对本单位因公临时出国(境)</w:t>
      </w:r>
      <w:r>
        <w:rPr>
          <w:rFonts w:ascii="仿宋" w:hAnsi="仿宋" w:eastAsia="仿宋" w:cs="仿宋"/>
          <w:spacing w:val="21"/>
          <w:sz w:val="31"/>
          <w:szCs w:val="31"/>
        </w:rPr>
        <w:t>管理工作承担主体责任，集团人力资源部作为集团因公临时</w:t>
      </w:r>
      <w:r>
        <w:rPr>
          <w:rFonts w:ascii="仿宋" w:hAnsi="仿宋" w:eastAsia="仿宋" w:cs="仿宋"/>
          <w:spacing w:val="19"/>
          <w:sz w:val="31"/>
          <w:szCs w:val="31"/>
        </w:rPr>
        <w:t>出</w:t>
      </w:r>
      <w:r>
        <w:rPr>
          <w:rFonts w:ascii="仿宋" w:hAnsi="仿宋" w:eastAsia="仿宋" w:cs="仿宋"/>
          <w:spacing w:val="16"/>
          <w:sz w:val="31"/>
          <w:szCs w:val="31"/>
        </w:rPr>
        <w:t>国(境)工作归口管理部门。</w:t>
      </w:r>
    </w:p>
    <w:p w14:paraId="039F048A">
      <w:pPr>
        <w:spacing w:line="240" w:lineRule="auto"/>
        <w:ind w:left="0" w:right="0" w:firstLine="0"/>
        <w:rPr>
          <w:rFonts w:hint="default" w:ascii="仿宋" w:hAnsi="仿宋" w:eastAsia="仿宋" w:cs="仿宋"/>
          <w:spacing w:val="1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6"/>
          <w:sz w:val="31"/>
          <w:szCs w:val="31"/>
          <w:lang w:val="en-US" w:eastAsia="zh-CN"/>
        </w:rPr>
        <w:t>///</w:t>
      </w:r>
    </w:p>
    <w:p w14:paraId="46AF5DC7">
      <w:pPr>
        <w:spacing w:before="3" w:line="333" w:lineRule="auto"/>
        <w:ind w:left="17" w:right="257" w:firstLine="630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五条</w:t>
      </w:r>
      <w:r>
        <w:rPr>
          <w:rFonts w:ascii="仿宋" w:hAnsi="仿宋" w:eastAsia="仿宋" w:cs="仿宋"/>
          <w:spacing w:val="15"/>
          <w:sz w:val="31"/>
          <w:szCs w:val="31"/>
        </w:rPr>
        <w:t>组团单位和派出单位要坚持“谁组团、谁负责”和</w:t>
      </w:r>
      <w:r>
        <w:rPr>
          <w:rFonts w:ascii="仿宋" w:hAnsi="仿宋" w:eastAsia="仿宋" w:cs="仿宋"/>
          <w:spacing w:val="25"/>
          <w:sz w:val="31"/>
          <w:szCs w:val="31"/>
        </w:rPr>
        <w:t>“</w:t>
      </w:r>
      <w:r>
        <w:rPr>
          <w:rFonts w:ascii="仿宋" w:hAnsi="仿宋" w:eastAsia="仿宋" w:cs="仿宋"/>
          <w:spacing w:val="14"/>
          <w:sz w:val="31"/>
          <w:szCs w:val="31"/>
        </w:rPr>
        <w:t>谁派出、谁负责”的原则，严格按照出访任务和有关规定派</w:t>
      </w:r>
      <w:r>
        <w:rPr>
          <w:rFonts w:ascii="仿宋" w:hAnsi="仿宋" w:eastAsia="仿宋" w:cs="仿宋"/>
          <w:spacing w:val="37"/>
          <w:sz w:val="31"/>
          <w:szCs w:val="31"/>
        </w:rPr>
        <w:t>出</w:t>
      </w:r>
      <w:r>
        <w:rPr>
          <w:rFonts w:ascii="仿宋" w:hAnsi="仿宋" w:eastAsia="仿宋" w:cs="仿宋"/>
          <w:spacing w:val="20"/>
          <w:sz w:val="31"/>
          <w:szCs w:val="31"/>
        </w:rPr>
        <w:t>团组，严禁弄虚作假。出访请示件须由组团单位主要负责人</w:t>
      </w:r>
      <w:r>
        <w:rPr>
          <w:rFonts w:ascii="仿宋" w:hAnsi="仿宋" w:eastAsia="仿宋" w:cs="仿宋"/>
          <w:spacing w:val="12"/>
          <w:sz w:val="31"/>
          <w:szCs w:val="31"/>
        </w:rPr>
        <w:t>签发，</w:t>
      </w:r>
      <w:r>
        <w:rPr>
          <w:rFonts w:ascii="仿宋" w:hAnsi="仿宋" w:eastAsia="仿宋" w:cs="仿宋"/>
          <w:spacing w:val="6"/>
          <w:sz w:val="31"/>
          <w:szCs w:val="31"/>
        </w:rPr>
        <w:t>签发人对组团工作负直接责任，要严格审核把关。</w:t>
      </w:r>
    </w:p>
    <w:p w14:paraId="2B6F19FE">
      <w:pPr>
        <w:spacing w:line="240" w:lineRule="auto"/>
        <w:ind w:left="0" w:right="0" w:firstLine="0"/>
        <w:rPr>
          <w:rFonts w:hint="default" w:ascii="仿宋" w:hAnsi="仿宋" w:eastAsia="仿宋" w:cs="仿宋"/>
          <w:spacing w:val="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1"/>
          <w:szCs w:val="31"/>
          <w:lang w:val="en-US" w:eastAsia="zh-CN"/>
        </w:rPr>
        <w:t>///</w:t>
      </w:r>
    </w:p>
    <w:p w14:paraId="6B024F4C">
      <w:pPr>
        <w:spacing w:before="1" w:line="330" w:lineRule="auto"/>
        <w:ind w:left="17" w:right="261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第六条</w:t>
      </w:r>
      <w:r>
        <w:rPr>
          <w:rFonts w:ascii="仿宋" w:hAnsi="仿宋" w:eastAsia="仿宋" w:cs="仿宋"/>
          <w:spacing w:val="15"/>
          <w:sz w:val="31"/>
          <w:szCs w:val="31"/>
        </w:rPr>
        <w:t>集团、业务单元和直属机构财务部门要遵守因公</w:t>
      </w:r>
      <w:r>
        <w:rPr>
          <w:rFonts w:ascii="仿宋" w:hAnsi="仿宋" w:eastAsia="仿宋" w:cs="仿宋"/>
          <w:spacing w:val="10"/>
          <w:sz w:val="31"/>
          <w:szCs w:val="31"/>
        </w:rPr>
        <w:t>临</w:t>
      </w:r>
      <w:r>
        <w:rPr>
          <w:rFonts w:ascii="仿宋" w:hAnsi="仿宋" w:eastAsia="仿宋" w:cs="仿宋"/>
          <w:spacing w:val="49"/>
          <w:sz w:val="31"/>
          <w:szCs w:val="31"/>
        </w:rPr>
        <w:t>时</w:t>
      </w:r>
      <w:r>
        <w:rPr>
          <w:rFonts w:ascii="仿宋" w:hAnsi="仿宋" w:eastAsia="仿宋" w:cs="仿宋"/>
          <w:spacing w:val="29"/>
          <w:sz w:val="31"/>
          <w:szCs w:val="31"/>
        </w:rPr>
        <w:t>出国(境)经费先行审核有关规定，对无出国(境)经费预</w:t>
      </w:r>
      <w:r>
        <w:rPr>
          <w:rFonts w:ascii="仿宋" w:hAnsi="仿宋" w:eastAsia="仿宋" w:cs="仿宋"/>
          <w:spacing w:val="34"/>
          <w:sz w:val="31"/>
          <w:szCs w:val="31"/>
        </w:rPr>
        <w:t>算</w:t>
      </w:r>
      <w:r>
        <w:rPr>
          <w:rFonts w:ascii="仿宋" w:hAnsi="仿宋" w:eastAsia="仿宋" w:cs="仿宋"/>
          <w:spacing w:val="20"/>
          <w:sz w:val="31"/>
          <w:szCs w:val="31"/>
        </w:rPr>
        <w:t>安排的团组，财务部门不得会签同意或出具经费审核同意意</w:t>
      </w:r>
      <w:r>
        <w:rPr>
          <w:rFonts w:ascii="仿宋" w:hAnsi="仿宋" w:eastAsia="仿宋" w:cs="仿宋"/>
          <w:spacing w:val="-19"/>
          <w:sz w:val="31"/>
          <w:szCs w:val="31"/>
        </w:rPr>
        <w:t>见</w:t>
      </w:r>
      <w:r>
        <w:rPr>
          <w:rFonts w:ascii="仿宋" w:hAnsi="仿宋" w:eastAsia="仿宋" w:cs="仿宋"/>
          <w:spacing w:val="-17"/>
          <w:sz w:val="31"/>
          <w:szCs w:val="31"/>
        </w:rPr>
        <w:t>。</w:t>
      </w:r>
    </w:p>
    <w:p w14:paraId="4981670E">
      <w:pPr>
        <w:spacing w:before="61" w:line="334" w:lineRule="auto"/>
        <w:ind w:left="11" w:right="319" w:firstLine="64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44"/>
          <w:sz w:val="31"/>
          <w:szCs w:val="31"/>
        </w:rPr>
        <w:t>财</w:t>
      </w:r>
      <w:r>
        <w:rPr>
          <w:rFonts w:ascii="仿宋" w:hAnsi="仿宋" w:eastAsia="仿宋" w:cs="仿宋"/>
          <w:spacing w:val="26"/>
          <w:sz w:val="31"/>
          <w:szCs w:val="31"/>
        </w:rPr>
        <w:t>务部门需加强对因公临时出国(境)团组的经费核销管</w:t>
      </w:r>
      <w:r>
        <w:rPr>
          <w:rFonts w:ascii="仿宋" w:hAnsi="仿宋" w:eastAsia="仿宋" w:cs="仿宋"/>
          <w:spacing w:val="37"/>
          <w:sz w:val="31"/>
          <w:szCs w:val="31"/>
        </w:rPr>
        <w:t>理</w:t>
      </w:r>
      <w:r>
        <w:rPr>
          <w:rFonts w:ascii="仿宋" w:hAnsi="仿宋" w:eastAsia="仿宋" w:cs="仿宋"/>
          <w:spacing w:val="25"/>
          <w:sz w:val="31"/>
          <w:szCs w:val="31"/>
        </w:rPr>
        <w:t>，严格按照批准的出国(境)团组人员、天数、路线、经费</w:t>
      </w:r>
      <w:r>
        <w:rPr>
          <w:rFonts w:ascii="仿宋" w:hAnsi="仿宋" w:eastAsia="仿宋" w:cs="仿宋"/>
          <w:spacing w:val="14"/>
          <w:sz w:val="31"/>
          <w:szCs w:val="31"/>
        </w:rPr>
        <w:t>预算</w:t>
      </w:r>
      <w:r>
        <w:rPr>
          <w:rFonts w:ascii="仿宋" w:hAnsi="仿宋" w:eastAsia="仿宋" w:cs="仿宋"/>
          <w:spacing w:val="8"/>
          <w:sz w:val="31"/>
          <w:szCs w:val="31"/>
        </w:rPr>
        <w:t>及</w:t>
      </w:r>
      <w:r>
        <w:rPr>
          <w:rFonts w:ascii="仿宋" w:hAnsi="仿宋" w:eastAsia="仿宋" w:cs="仿宋"/>
          <w:spacing w:val="7"/>
          <w:sz w:val="31"/>
          <w:szCs w:val="31"/>
        </w:rPr>
        <w:t>有关开支标准核销，不得核销与出访任务无关的开支。</w:t>
      </w:r>
    </w:p>
    <w:p w14:paraId="70733BAA">
      <w:pPr>
        <w:spacing w:line="240" w:lineRule="auto"/>
        <w:ind w:left="0" w:right="0" w:firstLine="0"/>
        <w:rPr>
          <w:rFonts w:hint="default" w:ascii="仿宋" w:hAnsi="仿宋" w:eastAsia="仿宋" w:cs="仿宋"/>
          <w:spacing w:val="7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7"/>
          <w:sz w:val="31"/>
          <w:szCs w:val="31"/>
          <w:lang w:val="en-US" w:eastAsia="zh-CN"/>
        </w:rPr>
        <w:t>///</w:t>
      </w:r>
    </w:p>
    <w:p w14:paraId="59C45091">
      <w:pPr>
        <w:spacing w:before="5" w:line="333" w:lineRule="auto"/>
        <w:ind w:firstLine="648"/>
        <w:rPr>
          <w:rFonts w:ascii="仿宋" w:hAnsi="仿宋" w:eastAsia="仿宋" w:cs="仿宋"/>
          <w:spacing w:val="-13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第七条</w:t>
      </w:r>
      <w:r>
        <w:rPr>
          <w:rFonts w:ascii="仿宋" w:hAnsi="仿宋" w:eastAsia="仿宋" w:cs="仿宋"/>
          <w:spacing w:val="15"/>
          <w:sz w:val="31"/>
          <w:szCs w:val="31"/>
        </w:rPr>
        <w:t>集团、业务单元和直属机构人力资源部门应当按</w:t>
      </w:r>
      <w:r>
        <w:rPr>
          <w:rFonts w:ascii="仿宋" w:hAnsi="仿宋" w:eastAsia="仿宋" w:cs="仿宋"/>
          <w:spacing w:val="13"/>
          <w:sz w:val="31"/>
          <w:szCs w:val="31"/>
        </w:rPr>
        <w:t>照</w:t>
      </w:r>
      <w:r>
        <w:rPr>
          <w:rFonts w:ascii="仿宋" w:hAnsi="仿宋" w:eastAsia="仿宋" w:cs="仿宋"/>
          <w:spacing w:val="34"/>
          <w:sz w:val="31"/>
          <w:szCs w:val="31"/>
        </w:rPr>
        <w:t>干</w:t>
      </w:r>
      <w:r>
        <w:rPr>
          <w:rFonts w:ascii="仿宋" w:hAnsi="仿宋" w:eastAsia="仿宋" w:cs="仿宋"/>
          <w:spacing w:val="26"/>
          <w:sz w:val="31"/>
          <w:szCs w:val="31"/>
        </w:rPr>
        <w:t>部管理权限，事前向同级纪检监察机构了解因公临时出(国)</w:t>
      </w:r>
      <w:r>
        <w:rPr>
          <w:rFonts w:ascii="仿宋" w:hAnsi="仿宋" w:eastAsia="仿宋" w:cs="仿宋"/>
          <w:spacing w:val="53"/>
          <w:sz w:val="31"/>
          <w:szCs w:val="31"/>
        </w:rPr>
        <w:t>境</w:t>
      </w:r>
      <w:r>
        <w:rPr>
          <w:rFonts w:ascii="仿宋" w:hAnsi="仿宋" w:eastAsia="仿宋" w:cs="仿宋"/>
          <w:spacing w:val="38"/>
          <w:sz w:val="31"/>
          <w:szCs w:val="31"/>
        </w:rPr>
        <w:t>人员是否存在被立案审查(调查)等不适宜因公临时出国</w:t>
      </w:r>
      <w:r>
        <w:rPr>
          <w:rFonts w:ascii="仿宋" w:hAnsi="仿宋" w:eastAsia="仿宋" w:cs="仿宋"/>
          <w:spacing w:val="29"/>
          <w:sz w:val="31"/>
          <w:szCs w:val="31"/>
        </w:rPr>
        <w:t>(</w:t>
      </w:r>
      <w:r>
        <w:rPr>
          <w:rFonts w:ascii="仿宋" w:hAnsi="仿宋" w:eastAsia="仿宋" w:cs="仿宋"/>
          <w:spacing w:val="26"/>
          <w:sz w:val="31"/>
          <w:szCs w:val="31"/>
        </w:rPr>
        <w:t>境)的情形，纪检监察机构应当及时向人力资源部门反馈意</w:t>
      </w:r>
      <w:bookmarkStart w:id="2" w:name="_bookmark3"/>
      <w:bookmarkEnd w:id="2"/>
      <w:r>
        <w:rPr>
          <w:rFonts w:ascii="仿宋" w:hAnsi="仿宋" w:eastAsia="仿宋" w:cs="仿宋"/>
          <w:spacing w:val="-14"/>
          <w:sz w:val="31"/>
          <w:szCs w:val="31"/>
        </w:rPr>
        <w:t>见</w:t>
      </w:r>
      <w:r>
        <w:rPr>
          <w:rFonts w:ascii="仿宋" w:hAnsi="仿宋" w:eastAsia="仿宋" w:cs="仿宋"/>
          <w:spacing w:val="-13"/>
          <w:sz w:val="31"/>
          <w:szCs w:val="31"/>
        </w:rPr>
        <w:t>。</w:t>
      </w:r>
    </w:p>
    <w:p w14:paraId="7851C794">
      <w:pPr>
        <w:spacing w:line="240" w:lineRule="auto"/>
        <w:ind w:firstLine="0"/>
        <w:rPr>
          <w:rFonts w:hint="default" w:ascii="仿宋" w:hAnsi="仿宋" w:eastAsia="仿宋" w:cs="仿宋"/>
          <w:spacing w:val="-13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3"/>
          <w:sz w:val="31"/>
          <w:szCs w:val="31"/>
          <w:lang w:val="en-US" w:eastAsia="zh-CN"/>
        </w:rPr>
        <w:t>///</w:t>
      </w:r>
    </w:p>
    <w:p w14:paraId="733C8944">
      <w:pPr>
        <w:spacing w:line="224" w:lineRule="auto"/>
        <w:ind w:left="328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第三章基本要</w:t>
      </w:r>
      <w:r>
        <w:rPr>
          <w:rFonts w:ascii="黑体" w:hAnsi="黑体" w:eastAsia="黑体" w:cs="黑体"/>
          <w:spacing w:val="6"/>
          <w:sz w:val="31"/>
          <w:szCs w:val="31"/>
        </w:rPr>
        <w:t>求</w:t>
      </w:r>
    </w:p>
    <w:p w14:paraId="486352E0">
      <w:pPr>
        <w:spacing w:before="181" w:line="334" w:lineRule="auto"/>
        <w:ind w:left="14" w:right="60" w:firstLine="63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33"/>
          <w:sz w:val="31"/>
          <w:szCs w:val="31"/>
        </w:rPr>
        <w:t>第</w:t>
      </w:r>
      <w:r>
        <w:rPr>
          <w:rFonts w:ascii="黑体" w:hAnsi="黑体" w:eastAsia="黑体" w:cs="黑体"/>
          <w:spacing w:val="17"/>
          <w:sz w:val="31"/>
          <w:szCs w:val="31"/>
        </w:rPr>
        <w:t>八条</w:t>
      </w:r>
      <w:r>
        <w:rPr>
          <w:rFonts w:ascii="仿宋" w:hAnsi="仿宋" w:eastAsia="仿宋" w:cs="仿宋"/>
          <w:spacing w:val="17"/>
          <w:sz w:val="31"/>
          <w:szCs w:val="31"/>
        </w:rPr>
        <w:t>因公临时出国(境)团组应当加强规划、突出重点、</w:t>
      </w:r>
      <w:r>
        <w:rPr>
          <w:rFonts w:ascii="仿宋" w:hAnsi="仿宋" w:eastAsia="仿宋" w:cs="仿宋"/>
          <w:spacing w:val="34"/>
          <w:sz w:val="31"/>
          <w:szCs w:val="31"/>
        </w:rPr>
        <w:t>务</w:t>
      </w:r>
      <w:r>
        <w:rPr>
          <w:rFonts w:ascii="仿宋" w:hAnsi="仿宋" w:eastAsia="仿宋" w:cs="仿宋"/>
          <w:spacing w:val="21"/>
          <w:sz w:val="31"/>
          <w:szCs w:val="31"/>
        </w:rPr>
        <w:t>实</w:t>
      </w:r>
      <w:r>
        <w:rPr>
          <w:rFonts w:ascii="仿宋" w:hAnsi="仿宋" w:eastAsia="仿宋" w:cs="仿宋"/>
          <w:spacing w:val="17"/>
          <w:sz w:val="31"/>
          <w:szCs w:val="31"/>
        </w:rPr>
        <w:t>高效、科学管理，根据工作需要合理安排，坚持因事定人。</w:t>
      </w:r>
    </w:p>
    <w:p w14:paraId="771299DD">
      <w:pPr>
        <w:spacing w:before="3" w:line="333" w:lineRule="auto"/>
        <w:ind w:left="14" w:right="317" w:firstLine="67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出访团组应当有明确公务目的和实质内容。不得安排照顾</w:t>
      </w:r>
      <w:r>
        <w:rPr>
          <w:rFonts w:ascii="仿宋" w:hAnsi="仿宋" w:eastAsia="仿宋" w:cs="仿宋"/>
          <w:spacing w:val="34"/>
          <w:sz w:val="31"/>
          <w:szCs w:val="31"/>
        </w:rPr>
        <w:t>性</w:t>
      </w:r>
      <w:r>
        <w:rPr>
          <w:rFonts w:ascii="仿宋" w:hAnsi="仿宋" w:eastAsia="仿宋" w:cs="仿宋"/>
          <w:spacing w:val="25"/>
          <w:sz w:val="31"/>
          <w:szCs w:val="31"/>
        </w:rPr>
        <w:t>、任务虚多实少、目的实效不明确或考察性出国(境)，严</w:t>
      </w:r>
      <w:r>
        <w:rPr>
          <w:rFonts w:ascii="仿宋" w:hAnsi="仿宋" w:eastAsia="仿宋" w:cs="仿宋"/>
          <w:spacing w:val="34"/>
          <w:sz w:val="31"/>
          <w:szCs w:val="31"/>
        </w:rPr>
        <w:t>禁</w:t>
      </w:r>
      <w:r>
        <w:rPr>
          <w:rFonts w:ascii="仿宋" w:hAnsi="仿宋" w:eastAsia="仿宋" w:cs="仿宋"/>
          <w:spacing w:val="25"/>
          <w:sz w:val="31"/>
          <w:szCs w:val="31"/>
        </w:rPr>
        <w:t>变相公款出国(境)旅游，严禁安排与公务活动无关的娱乐</w:t>
      </w:r>
      <w:r>
        <w:rPr>
          <w:rFonts w:ascii="仿宋" w:hAnsi="仿宋" w:eastAsia="仿宋" w:cs="仿宋"/>
          <w:spacing w:val="24"/>
          <w:sz w:val="31"/>
          <w:szCs w:val="31"/>
        </w:rPr>
        <w:t>活动，严禁因公出国(境)办理私务。不得安排赴国(境)</w:t>
      </w:r>
      <w:r>
        <w:rPr>
          <w:rFonts w:ascii="仿宋" w:hAnsi="仿宋" w:eastAsia="仿宋" w:cs="仿宋"/>
          <w:spacing w:val="18"/>
          <w:sz w:val="31"/>
          <w:szCs w:val="31"/>
        </w:rPr>
        <w:t>外</w:t>
      </w:r>
      <w:r>
        <w:rPr>
          <w:rFonts w:ascii="仿宋" w:hAnsi="仿宋" w:eastAsia="仿宋" w:cs="仿宋"/>
          <w:spacing w:val="11"/>
          <w:sz w:val="31"/>
          <w:szCs w:val="31"/>
        </w:rPr>
        <w:t>出</w:t>
      </w:r>
      <w:r>
        <w:rPr>
          <w:rFonts w:ascii="仿宋" w:hAnsi="仿宋" w:eastAsia="仿宋" w:cs="仿宋"/>
          <w:spacing w:val="7"/>
          <w:sz w:val="31"/>
          <w:szCs w:val="31"/>
        </w:rPr>
        <w:t>席无实质内容的庆典、开工仪式或内部慰问等活动。</w:t>
      </w:r>
    </w:p>
    <w:p w14:paraId="5F641747">
      <w:pPr>
        <w:spacing w:before="6" w:line="333" w:lineRule="auto"/>
        <w:ind w:left="7" w:right="63" w:firstLine="644"/>
        <w:rPr>
          <w:rFonts w:ascii="仿宋" w:hAnsi="仿宋" w:eastAsia="仿宋" w:cs="仿宋"/>
          <w:spacing w:val="-1"/>
          <w:sz w:val="31"/>
          <w:szCs w:val="31"/>
        </w:rPr>
      </w:pPr>
      <w:r>
        <w:rPr>
          <w:rFonts w:ascii="仿宋" w:hAnsi="仿宋" w:eastAsia="仿宋" w:cs="仿宋"/>
          <w:spacing w:val="41"/>
          <w:sz w:val="31"/>
          <w:szCs w:val="31"/>
        </w:rPr>
        <w:t>培</w:t>
      </w:r>
      <w:r>
        <w:rPr>
          <w:rFonts w:ascii="仿宋" w:hAnsi="仿宋" w:eastAsia="仿宋" w:cs="仿宋"/>
          <w:spacing w:val="31"/>
          <w:sz w:val="31"/>
          <w:szCs w:val="31"/>
        </w:rPr>
        <w:t>训应当优先在国(境)内举办，凡属国(境)内培训能</w:t>
      </w:r>
      <w:r>
        <w:rPr>
          <w:rFonts w:ascii="仿宋" w:hAnsi="仿宋" w:eastAsia="仿宋" w:cs="仿宋"/>
          <w:spacing w:val="16"/>
          <w:sz w:val="31"/>
          <w:szCs w:val="31"/>
        </w:rPr>
        <w:t>解决问题的，一律不到国(境)外培训。出国(境)参加会议</w:t>
      </w:r>
      <w:r>
        <w:rPr>
          <w:rFonts w:ascii="仿宋" w:hAnsi="仿宋" w:eastAsia="仿宋" w:cs="仿宋"/>
          <w:spacing w:val="13"/>
          <w:sz w:val="31"/>
          <w:szCs w:val="31"/>
        </w:rPr>
        <w:t>，</w:t>
      </w:r>
      <w:r>
        <w:rPr>
          <w:rFonts w:ascii="仿宋" w:hAnsi="仿宋" w:eastAsia="仿宋" w:cs="仿宋"/>
          <w:spacing w:val="23"/>
          <w:sz w:val="31"/>
          <w:szCs w:val="31"/>
        </w:rPr>
        <w:t>应</w:t>
      </w:r>
      <w:r>
        <w:rPr>
          <w:rFonts w:ascii="仿宋" w:hAnsi="仿宋" w:eastAsia="仿宋" w:cs="仿宋"/>
          <w:spacing w:val="18"/>
          <w:sz w:val="31"/>
          <w:szCs w:val="31"/>
        </w:rPr>
        <w:t>当综合考量、防范风险，并尽量与访问结合，不能逢请必去、</w:t>
      </w:r>
      <w:r>
        <w:rPr>
          <w:rFonts w:ascii="仿宋" w:hAnsi="仿宋" w:eastAsia="仿宋" w:cs="仿宋"/>
          <w:spacing w:val="-2"/>
          <w:sz w:val="31"/>
          <w:szCs w:val="31"/>
        </w:rPr>
        <w:t>逢会</w:t>
      </w:r>
      <w:r>
        <w:rPr>
          <w:rFonts w:ascii="仿宋" w:hAnsi="仿宋" w:eastAsia="仿宋" w:cs="仿宋"/>
          <w:spacing w:val="-1"/>
          <w:sz w:val="31"/>
          <w:szCs w:val="31"/>
        </w:rPr>
        <w:t>必到。</w:t>
      </w:r>
    </w:p>
    <w:p w14:paraId="00777750">
      <w:pPr>
        <w:spacing w:line="240" w:lineRule="auto"/>
        <w:ind w:left="0" w:right="0" w:firstLine="0"/>
        <w:rPr>
          <w:rFonts w:hint="default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///</w:t>
      </w:r>
    </w:p>
    <w:p w14:paraId="51AC4655">
      <w:pPr>
        <w:spacing w:before="2" w:line="333" w:lineRule="auto"/>
        <w:ind w:left="11" w:right="317" w:firstLine="636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36"/>
          <w:sz w:val="31"/>
          <w:szCs w:val="31"/>
        </w:rPr>
        <w:t>第</w:t>
      </w:r>
      <w:r>
        <w:rPr>
          <w:rFonts w:ascii="黑体" w:hAnsi="黑体" w:eastAsia="黑体" w:cs="黑体"/>
          <w:spacing w:val="19"/>
          <w:sz w:val="31"/>
          <w:szCs w:val="31"/>
        </w:rPr>
        <w:t>九条</w:t>
      </w:r>
      <w:r>
        <w:rPr>
          <w:rFonts w:ascii="仿宋" w:hAnsi="仿宋" w:eastAsia="仿宋" w:cs="仿宋"/>
          <w:spacing w:val="19"/>
          <w:sz w:val="31"/>
          <w:szCs w:val="31"/>
        </w:rPr>
        <w:t>因公临时出国(境)应当严格执行应邀出访规定，</w:t>
      </w:r>
      <w:r>
        <w:rPr>
          <w:rFonts w:ascii="仿宋" w:hAnsi="仿宋" w:eastAsia="仿宋" w:cs="仿宋"/>
          <w:spacing w:val="52"/>
          <w:sz w:val="31"/>
          <w:szCs w:val="31"/>
        </w:rPr>
        <w:t>邀</w:t>
      </w:r>
      <w:r>
        <w:rPr>
          <w:rFonts w:ascii="仿宋" w:hAnsi="仿宋" w:eastAsia="仿宋" w:cs="仿宋"/>
          <w:spacing w:val="39"/>
          <w:sz w:val="31"/>
          <w:szCs w:val="31"/>
        </w:rPr>
        <w:t>请单位一般不得为境外中资企业(含各种所有制的中资企</w:t>
      </w:r>
      <w:r>
        <w:rPr>
          <w:rFonts w:ascii="仿宋" w:hAnsi="仿宋" w:eastAsia="仿宋" w:cs="仿宋"/>
          <w:spacing w:val="14"/>
          <w:sz w:val="31"/>
          <w:szCs w:val="31"/>
        </w:rPr>
        <w:t>业)；邀请单位应当背景可靠，具有良好资信，与本企业有</w:t>
      </w:r>
      <w:r>
        <w:rPr>
          <w:rFonts w:ascii="仿宋" w:hAnsi="仿宋" w:eastAsia="仿宋" w:cs="仿宋"/>
          <w:spacing w:val="10"/>
          <w:sz w:val="31"/>
          <w:szCs w:val="31"/>
        </w:rPr>
        <w:t>业</w:t>
      </w:r>
      <w:r>
        <w:rPr>
          <w:rFonts w:ascii="仿宋" w:hAnsi="仿宋" w:eastAsia="仿宋" w:cs="仿宋"/>
          <w:spacing w:val="5"/>
          <w:sz w:val="31"/>
          <w:szCs w:val="31"/>
        </w:rPr>
        <w:t>务</w:t>
      </w:r>
      <w:r>
        <w:rPr>
          <w:rFonts w:ascii="仿宋" w:hAnsi="仿宋" w:eastAsia="仿宋" w:cs="仿宋"/>
          <w:spacing w:val="3"/>
          <w:sz w:val="31"/>
          <w:szCs w:val="31"/>
        </w:rPr>
        <w:t>往来或是潜在合作方。</w:t>
      </w:r>
    </w:p>
    <w:p w14:paraId="091327AC">
      <w:pPr>
        <w:spacing w:before="1" w:line="220" w:lineRule="auto"/>
        <w:ind w:left="68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出</w:t>
      </w:r>
      <w:r>
        <w:rPr>
          <w:rFonts w:ascii="仿宋" w:hAnsi="仿宋" w:eastAsia="仿宋" w:cs="仿宋"/>
          <w:spacing w:val="13"/>
          <w:sz w:val="31"/>
          <w:szCs w:val="31"/>
        </w:rPr>
        <w:t>国参加国际会议等活动，一般应限定在本企业所在行业</w:t>
      </w:r>
    </w:p>
    <w:p w14:paraId="7F81EC64">
      <w:pPr>
        <w:spacing w:before="61" w:line="334" w:lineRule="auto"/>
        <w:ind w:left="12" w:right="258" w:firstLine="2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范围或相关技术领域，组团单位应当查明举办方背景、资信</w:t>
      </w:r>
      <w:r>
        <w:rPr>
          <w:rFonts w:ascii="仿宋" w:hAnsi="仿宋" w:eastAsia="仿宋" w:cs="仿宋"/>
          <w:spacing w:val="14"/>
          <w:sz w:val="31"/>
          <w:szCs w:val="31"/>
        </w:rPr>
        <w:t>和</w:t>
      </w:r>
      <w:r>
        <w:rPr>
          <w:rFonts w:ascii="仿宋" w:hAnsi="仿宋" w:eastAsia="仿宋" w:cs="仿宋"/>
          <w:spacing w:val="20"/>
          <w:sz w:val="31"/>
          <w:szCs w:val="31"/>
        </w:rPr>
        <w:t>会议内容、邀请范围、有无涉台或其他重要敏感问题等情况</w:t>
      </w:r>
      <w:r>
        <w:rPr>
          <w:rFonts w:ascii="仿宋" w:hAnsi="仿宋" w:eastAsia="仿宋" w:cs="仿宋"/>
          <w:spacing w:val="14"/>
          <w:sz w:val="31"/>
          <w:szCs w:val="31"/>
        </w:rPr>
        <w:t>，</w:t>
      </w:r>
      <w:r>
        <w:rPr>
          <w:rFonts w:ascii="仿宋" w:hAnsi="仿宋" w:eastAsia="仿宋" w:cs="仿宋"/>
          <w:spacing w:val="8"/>
          <w:sz w:val="31"/>
          <w:szCs w:val="31"/>
        </w:rPr>
        <w:t>必</w:t>
      </w:r>
      <w:r>
        <w:rPr>
          <w:rFonts w:ascii="仿宋" w:hAnsi="仿宋" w:eastAsia="仿宋" w:cs="仿宋"/>
          <w:spacing w:val="7"/>
          <w:sz w:val="31"/>
          <w:szCs w:val="31"/>
        </w:rPr>
        <w:t>要</w:t>
      </w:r>
      <w:r>
        <w:rPr>
          <w:rFonts w:ascii="仿宋" w:hAnsi="仿宋" w:eastAsia="仿宋" w:cs="仿宋"/>
          <w:spacing w:val="4"/>
          <w:sz w:val="31"/>
          <w:szCs w:val="31"/>
        </w:rPr>
        <w:t>时征求有关驻外使馆意见。</w:t>
      </w:r>
    </w:p>
    <w:p w14:paraId="0712F6B7">
      <w:pPr>
        <w:spacing w:before="5" w:line="333" w:lineRule="auto"/>
        <w:ind w:left="4" w:right="257" w:firstLine="650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ascii="仿宋" w:hAnsi="仿宋" w:eastAsia="仿宋" w:cs="仿宋"/>
          <w:spacing w:val="30"/>
          <w:sz w:val="31"/>
          <w:szCs w:val="31"/>
        </w:rPr>
        <w:t>对</w:t>
      </w:r>
      <w:r>
        <w:rPr>
          <w:rFonts w:ascii="仿宋" w:hAnsi="仿宋" w:eastAsia="仿宋" w:cs="仿宋"/>
          <w:spacing w:val="21"/>
          <w:sz w:val="31"/>
          <w:szCs w:val="31"/>
        </w:rPr>
        <w:t>专程赴国外处理本单位内部经营管理方面的重大事项或</w:t>
      </w:r>
      <w:r>
        <w:rPr>
          <w:rFonts w:ascii="仿宋" w:hAnsi="仿宋" w:eastAsia="仿宋" w:cs="仿宋"/>
          <w:spacing w:val="23"/>
          <w:sz w:val="31"/>
          <w:szCs w:val="31"/>
        </w:rPr>
        <w:t>有</w:t>
      </w:r>
      <w:r>
        <w:rPr>
          <w:rFonts w:ascii="仿宋" w:hAnsi="仿宋" w:eastAsia="仿宋" w:cs="仿宋"/>
          <w:spacing w:val="20"/>
          <w:sz w:val="31"/>
          <w:szCs w:val="31"/>
        </w:rPr>
        <w:t>其他特殊情况的团组，可由国外有关分支机构出具邀请函，</w:t>
      </w:r>
      <w:r>
        <w:rPr>
          <w:rFonts w:ascii="仿宋" w:hAnsi="仿宋" w:eastAsia="仿宋" w:cs="仿宋"/>
          <w:spacing w:val="29"/>
          <w:sz w:val="31"/>
          <w:szCs w:val="31"/>
        </w:rPr>
        <w:t>并</w:t>
      </w:r>
      <w:r>
        <w:rPr>
          <w:rFonts w:ascii="仿宋" w:hAnsi="仿宋" w:eastAsia="仿宋" w:cs="仿宋"/>
          <w:spacing w:val="20"/>
          <w:sz w:val="31"/>
          <w:szCs w:val="31"/>
        </w:rPr>
        <w:t>在请示中作出说明。严禁通过中介机构联系或出具邀请函。</w:t>
      </w:r>
      <w:r>
        <w:rPr>
          <w:rFonts w:ascii="仿宋" w:hAnsi="仿宋" w:eastAsia="仿宋" w:cs="仿宋"/>
          <w:spacing w:val="21"/>
          <w:sz w:val="31"/>
          <w:szCs w:val="31"/>
        </w:rPr>
        <w:t>考虑驻港央企管理实际，赴香港处理本单位内</w:t>
      </w:r>
      <w:r>
        <w:rPr>
          <w:rFonts w:ascii="仿宋" w:hAnsi="仿宋" w:eastAsia="仿宋" w:cs="仿宋"/>
          <w:spacing w:val="20"/>
          <w:sz w:val="31"/>
          <w:szCs w:val="31"/>
        </w:rPr>
        <w:t>部经营管理</w:t>
      </w:r>
      <w:r>
        <w:rPr>
          <w:rFonts w:ascii="仿宋" w:hAnsi="仿宋" w:eastAsia="仿宋" w:cs="仿宋"/>
          <w:spacing w:val="21"/>
          <w:sz w:val="31"/>
          <w:szCs w:val="31"/>
        </w:rPr>
        <w:t>方</w:t>
      </w:r>
      <w:r>
        <w:rPr>
          <w:rFonts w:ascii="仿宋" w:hAnsi="仿宋" w:eastAsia="仿宋" w:cs="仿宋"/>
          <w:spacing w:val="18"/>
          <w:sz w:val="31"/>
          <w:szCs w:val="31"/>
        </w:rPr>
        <w:t>面</w:t>
      </w:r>
      <w:r>
        <w:rPr>
          <w:rFonts w:ascii="仿宋" w:hAnsi="仿宋" w:eastAsia="仿宋" w:cs="仿宋"/>
          <w:spacing w:val="4"/>
          <w:sz w:val="31"/>
          <w:szCs w:val="31"/>
        </w:rPr>
        <w:t>事项，可不提交邀请函</w:t>
      </w:r>
      <w:r>
        <w:rPr>
          <w:rFonts w:ascii="仿宋" w:hAnsi="仿宋" w:eastAsia="仿宋" w:cs="仿宋"/>
          <w:spacing w:val="3"/>
          <w:sz w:val="31"/>
          <w:szCs w:val="31"/>
        </w:rPr>
        <w:t>。</w:t>
      </w:r>
    </w:p>
    <w:p w14:paraId="5F5FC500">
      <w:pPr>
        <w:spacing w:line="240" w:lineRule="auto"/>
        <w:ind w:left="0" w:right="0" w:firstLine="0"/>
        <w:rPr>
          <w:rFonts w:hint="default" w:ascii="仿宋" w:hAnsi="仿宋" w:eastAsia="仿宋" w:cs="仿宋"/>
          <w:spacing w:val="3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3"/>
          <w:sz w:val="31"/>
          <w:szCs w:val="31"/>
          <w:lang w:val="en-US" w:eastAsia="zh-CN"/>
        </w:rPr>
        <w:t>///</w:t>
      </w:r>
    </w:p>
    <w:p w14:paraId="422BA027">
      <w:pPr>
        <w:spacing w:before="5" w:line="333" w:lineRule="auto"/>
        <w:ind w:left="5" w:firstLine="64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十条</w:t>
      </w:r>
      <w:r>
        <w:rPr>
          <w:rFonts w:ascii="仿宋" w:hAnsi="仿宋" w:eastAsia="仿宋" w:cs="仿宋"/>
          <w:spacing w:val="7"/>
          <w:sz w:val="31"/>
          <w:szCs w:val="31"/>
        </w:rPr>
        <w:t>派出单位要坚持“谁派出、谁负责”的原则，自觉</w:t>
      </w:r>
      <w:r>
        <w:rPr>
          <w:rFonts w:ascii="仿宋" w:hAnsi="仿宋" w:eastAsia="仿宋" w:cs="仿宋"/>
          <w:spacing w:val="43"/>
          <w:sz w:val="31"/>
          <w:szCs w:val="31"/>
        </w:rPr>
        <w:t>把</w:t>
      </w:r>
      <w:r>
        <w:rPr>
          <w:rFonts w:ascii="仿宋" w:hAnsi="仿宋" w:eastAsia="仿宋" w:cs="仿宋"/>
          <w:spacing w:val="25"/>
          <w:sz w:val="31"/>
          <w:szCs w:val="31"/>
        </w:rPr>
        <w:t>好“派出关”。派出单位根据因公临时出国(境)任务确定</w:t>
      </w:r>
      <w:r>
        <w:rPr>
          <w:rFonts w:ascii="仿宋" w:hAnsi="仿宋" w:eastAsia="仿宋" w:cs="仿宋"/>
          <w:spacing w:val="23"/>
          <w:sz w:val="31"/>
          <w:szCs w:val="31"/>
        </w:rPr>
        <w:t>合适人选，对因公临时出国(境)人员的政治素质、业务能力、</w:t>
      </w:r>
      <w:r>
        <w:rPr>
          <w:rFonts w:ascii="仿宋" w:hAnsi="仿宋" w:eastAsia="仿宋" w:cs="仿宋"/>
          <w:spacing w:val="28"/>
          <w:sz w:val="31"/>
          <w:szCs w:val="31"/>
        </w:rPr>
        <w:t>廉</w:t>
      </w:r>
      <w:r>
        <w:rPr>
          <w:rFonts w:ascii="仿宋" w:hAnsi="仿宋" w:eastAsia="仿宋" w:cs="仿宋"/>
          <w:spacing w:val="19"/>
          <w:sz w:val="31"/>
          <w:szCs w:val="31"/>
        </w:rPr>
        <w:t>洁</w:t>
      </w:r>
      <w:r>
        <w:rPr>
          <w:rFonts w:ascii="仿宋" w:hAnsi="仿宋" w:eastAsia="仿宋" w:cs="仿宋"/>
          <w:spacing w:val="14"/>
          <w:sz w:val="31"/>
          <w:szCs w:val="31"/>
        </w:rPr>
        <w:t>自律、健康状况等方面严格把关。集团部室人员，由派出</w:t>
      </w:r>
      <w:r>
        <w:rPr>
          <w:rFonts w:ascii="仿宋" w:hAnsi="仿宋" w:eastAsia="仿宋" w:cs="仿宋"/>
          <w:spacing w:val="15"/>
          <w:sz w:val="31"/>
          <w:szCs w:val="31"/>
        </w:rPr>
        <w:t>的集团部室负责把关；集团各级子企业人员，由派出的业务</w:t>
      </w:r>
      <w:r>
        <w:rPr>
          <w:rFonts w:ascii="仿宋" w:hAnsi="仿宋" w:eastAsia="仿宋" w:cs="仿宋"/>
          <w:spacing w:val="10"/>
          <w:sz w:val="31"/>
          <w:szCs w:val="31"/>
        </w:rPr>
        <w:t>单</w:t>
      </w:r>
      <w:r>
        <w:rPr>
          <w:rFonts w:ascii="仿宋" w:hAnsi="仿宋" w:eastAsia="仿宋" w:cs="仿宋"/>
          <w:spacing w:val="9"/>
          <w:sz w:val="31"/>
          <w:szCs w:val="31"/>
        </w:rPr>
        <w:t>元、直属机构的人力资源部门负责把关</w:t>
      </w:r>
      <w:r>
        <w:rPr>
          <w:rFonts w:ascii="仿宋" w:hAnsi="仿宋" w:eastAsia="仿宋" w:cs="仿宋"/>
          <w:spacing w:val="6"/>
          <w:sz w:val="31"/>
          <w:szCs w:val="31"/>
        </w:rPr>
        <w:t>。</w:t>
      </w:r>
    </w:p>
    <w:p w14:paraId="5B3D1CC1">
      <w:pPr>
        <w:numPr>
          <w:ilvl w:val="0"/>
          <w:numId w:val="1"/>
        </w:numPr>
        <w:spacing w:before="5" w:line="333" w:lineRule="auto"/>
        <w:ind w:left="5" w:firstLine="643"/>
        <w:rPr>
          <w:rFonts w:ascii="仿宋" w:hAnsi="仿宋" w:eastAsia="仿宋" w:cs="仿宋"/>
          <w:spacing w:val="23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因公临时出国(境)人员应当具备以下条件</w:t>
      </w:r>
      <w:r>
        <w:rPr>
          <w:rFonts w:hint="eastAsia" w:ascii="仿宋" w:hAnsi="仿宋" w:eastAsia="仿宋" w:cs="仿宋"/>
          <w:spacing w:val="23"/>
          <w:sz w:val="31"/>
          <w:szCs w:val="31"/>
          <w:lang w:val="en-US" w:eastAsia="zh-CN"/>
        </w:rPr>
        <w:t>:</w:t>
      </w:r>
    </w:p>
    <w:p w14:paraId="3F6BEA3C">
      <w:pPr>
        <w:numPr>
          <w:ilvl w:val="0"/>
          <w:numId w:val="0"/>
        </w:numPr>
        <w:spacing w:before="5" w:line="333" w:lineRule="auto"/>
        <w:ind w:left="648" w:leftChars="0"/>
        <w:rPr>
          <w:rFonts w:ascii="仿宋" w:hAnsi="仿宋" w:eastAsia="仿宋" w:cs="仿宋"/>
          <w:spacing w:val="23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1.拥护党的路线、方针、政策，遵守国家法律；</w:t>
      </w:r>
    </w:p>
    <w:p w14:paraId="6DEE2494">
      <w:pPr>
        <w:numPr>
          <w:ilvl w:val="0"/>
          <w:numId w:val="0"/>
        </w:numPr>
        <w:spacing w:before="5" w:line="333" w:lineRule="auto"/>
        <w:ind w:left="648" w:leftChars="0"/>
        <w:rPr>
          <w:rFonts w:ascii="仿宋" w:hAnsi="仿宋" w:eastAsia="仿宋" w:cs="仿宋"/>
          <w:spacing w:val="23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2.在对外交往中维护国家荣誉、安全和利益；</w:t>
      </w:r>
    </w:p>
    <w:p w14:paraId="69DC439E">
      <w:pPr>
        <w:spacing w:before="5" w:line="333" w:lineRule="auto"/>
        <w:ind w:left="5" w:firstLine="643"/>
        <w:rPr>
          <w:rFonts w:ascii="仿宋" w:hAnsi="仿宋" w:eastAsia="仿宋" w:cs="仿宋"/>
          <w:spacing w:val="23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3.遵守纪律、品行良好；</w:t>
      </w:r>
    </w:p>
    <w:p w14:paraId="24E46E98">
      <w:pPr>
        <w:spacing w:line="222" w:lineRule="auto"/>
        <w:ind w:left="6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sz w:val="31"/>
          <w:szCs w:val="31"/>
        </w:rPr>
        <w:t>4.具备出国(境)执行公务的业务能力</w:t>
      </w:r>
      <w:r>
        <w:rPr>
          <w:rFonts w:ascii="仿宋" w:hAnsi="仿宋" w:eastAsia="仿宋" w:cs="仿宋"/>
          <w:spacing w:val="11"/>
          <w:sz w:val="31"/>
          <w:szCs w:val="31"/>
        </w:rPr>
        <w:t>；</w:t>
      </w:r>
    </w:p>
    <w:p w14:paraId="40C48C71">
      <w:pPr>
        <w:spacing w:before="187" w:line="242" w:lineRule="auto"/>
        <w:ind w:left="66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</w:rPr>
        <w:t>5.身体健康。</w:t>
      </w:r>
    </w:p>
    <w:p w14:paraId="35D025D0">
      <w:pPr>
        <w:spacing w:before="155" w:line="333" w:lineRule="auto"/>
        <w:ind w:right="257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(</w:t>
      </w:r>
      <w:r>
        <w:rPr>
          <w:rFonts w:ascii="仿宋" w:hAnsi="仿宋" w:eastAsia="仿宋" w:cs="仿宋"/>
          <w:spacing w:val="20"/>
          <w:sz w:val="31"/>
          <w:szCs w:val="31"/>
        </w:rPr>
        <w:t>二)具有下列情形之一的，一般不得批准因公临时出国</w:t>
      </w:r>
      <w:r>
        <w:rPr>
          <w:rFonts w:ascii="仿宋" w:hAnsi="仿宋" w:eastAsia="仿宋" w:cs="仿宋"/>
          <w:spacing w:val="40"/>
          <w:sz w:val="31"/>
          <w:szCs w:val="31"/>
        </w:rPr>
        <w:t>(</w:t>
      </w:r>
      <w:r>
        <w:rPr>
          <w:rFonts w:ascii="仿宋" w:hAnsi="仿宋" w:eastAsia="仿宋" w:cs="仿宋"/>
          <w:spacing w:val="38"/>
          <w:sz w:val="31"/>
          <w:szCs w:val="31"/>
        </w:rPr>
        <w:t>境)执行公务：</w:t>
      </w:r>
    </w:p>
    <w:p w14:paraId="270B2B08">
      <w:pPr>
        <w:spacing w:line="562" w:lineRule="exact"/>
        <w:ind w:left="66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7"/>
          <w:position w:val="18"/>
          <w:sz w:val="31"/>
          <w:szCs w:val="31"/>
        </w:rPr>
        <w:t>1</w:t>
      </w:r>
      <w:r>
        <w:rPr>
          <w:rFonts w:ascii="仿宋" w:hAnsi="仿宋" w:eastAsia="仿宋" w:cs="仿宋"/>
          <w:spacing w:val="29"/>
          <w:position w:val="18"/>
          <w:sz w:val="31"/>
          <w:szCs w:val="31"/>
        </w:rPr>
        <w:t>.属于离(退)休人员的；</w:t>
      </w:r>
    </w:p>
    <w:p w14:paraId="0F2623CC">
      <w:pPr>
        <w:spacing w:before="1" w:line="221" w:lineRule="auto"/>
        <w:ind w:left="66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2</w:t>
      </w:r>
      <w:r>
        <w:rPr>
          <w:rFonts w:ascii="仿宋" w:hAnsi="仿宋" w:eastAsia="仿宋" w:cs="仿宋"/>
          <w:spacing w:val="-4"/>
          <w:sz w:val="31"/>
          <w:szCs w:val="31"/>
        </w:rPr>
        <w:t>.已确定要调离华润系统或辞职的；</w:t>
      </w:r>
    </w:p>
    <w:p w14:paraId="20C1BAA1">
      <w:pPr>
        <w:spacing w:before="187" w:line="242" w:lineRule="auto"/>
        <w:ind w:left="673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3.因</w:t>
      </w:r>
      <w:r>
        <w:rPr>
          <w:rFonts w:ascii="仿宋" w:hAnsi="仿宋" w:eastAsia="仿宋" w:cs="仿宋"/>
          <w:spacing w:val="4"/>
          <w:sz w:val="31"/>
          <w:szCs w:val="31"/>
        </w:rPr>
        <w:t>违反外事纪律受到处分，仍在影响期内的；</w:t>
      </w:r>
    </w:p>
    <w:p w14:paraId="0883508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3" w:line="562" w:lineRule="exact"/>
        <w:ind w:firstLine="692" w:firstLineChars="200"/>
        <w:textAlignment w:val="baseline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8"/>
          <w:position w:val="2"/>
          <w:sz w:val="31"/>
          <w:szCs w:val="31"/>
        </w:rPr>
        <w:t>4</w:t>
      </w:r>
      <w:r>
        <w:rPr>
          <w:rFonts w:ascii="仿宋" w:hAnsi="仿宋" w:eastAsia="仿宋" w:cs="仿宋"/>
          <w:spacing w:val="17"/>
          <w:position w:val="2"/>
          <w:sz w:val="31"/>
          <w:szCs w:val="31"/>
        </w:rPr>
        <w:t>.</w:t>
      </w:r>
      <w:r>
        <w:rPr>
          <w:rFonts w:ascii="仿宋" w:hAnsi="仿宋" w:eastAsia="仿宋" w:cs="仿宋"/>
          <w:spacing w:val="-4"/>
          <w:sz w:val="31"/>
          <w:szCs w:val="31"/>
        </w:rPr>
        <w:t>因涉嫌违规违纪违法被有关机构立案审查(调查)的；</w:t>
      </w:r>
    </w:p>
    <w:p w14:paraId="6A106ED3">
      <w:pPr>
        <w:spacing w:before="149" w:line="334" w:lineRule="auto"/>
        <w:ind w:left="2" w:right="248" w:firstLine="66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0"/>
          <w:sz w:val="31"/>
          <w:szCs w:val="31"/>
        </w:rPr>
        <w:t>5</w:t>
      </w:r>
      <w:r>
        <w:rPr>
          <w:rFonts w:ascii="仿宋" w:hAnsi="仿宋" w:eastAsia="仿宋" w:cs="仿宋"/>
          <w:spacing w:val="25"/>
          <w:sz w:val="31"/>
          <w:szCs w:val="31"/>
        </w:rPr>
        <w:t>.国家法律规定不准出国(境)的，或者被相关国家机关</w:t>
      </w:r>
      <w:r>
        <w:rPr>
          <w:rFonts w:ascii="仿宋" w:hAnsi="仿宋" w:eastAsia="仿宋" w:cs="仿宋"/>
          <w:spacing w:val="21"/>
          <w:sz w:val="31"/>
          <w:szCs w:val="31"/>
        </w:rPr>
        <w:t>依</w:t>
      </w:r>
      <w:r>
        <w:rPr>
          <w:rFonts w:ascii="仿宋" w:hAnsi="仿宋" w:eastAsia="仿宋" w:cs="仿宋"/>
          <w:spacing w:val="17"/>
          <w:sz w:val="31"/>
          <w:szCs w:val="31"/>
        </w:rPr>
        <w:t>法决定限制出国(境)的；</w:t>
      </w:r>
    </w:p>
    <w:p w14:paraId="18042213">
      <w:pPr>
        <w:spacing w:line="242" w:lineRule="auto"/>
        <w:ind w:left="663"/>
        <w:rPr>
          <w:rFonts w:ascii="仿宋" w:hAnsi="仿宋" w:eastAsia="仿宋" w:cs="仿宋"/>
          <w:spacing w:val="19"/>
          <w:sz w:val="31"/>
          <w:szCs w:val="31"/>
        </w:rPr>
      </w:pPr>
      <w:r>
        <w:rPr>
          <w:rFonts w:ascii="仿宋" w:hAnsi="仿宋" w:eastAsia="仿宋" w:cs="仿宋"/>
          <w:spacing w:val="28"/>
          <w:sz w:val="31"/>
          <w:szCs w:val="31"/>
        </w:rPr>
        <w:t>6</w:t>
      </w:r>
      <w:r>
        <w:rPr>
          <w:rFonts w:ascii="仿宋" w:hAnsi="仿宋" w:eastAsia="仿宋" w:cs="仿宋"/>
          <w:spacing w:val="19"/>
          <w:sz w:val="31"/>
          <w:szCs w:val="31"/>
        </w:rPr>
        <w:t>.其他组织认为不适宜因公临时出国(境)的情形。</w:t>
      </w:r>
    </w:p>
    <w:p w14:paraId="4FEFABAA">
      <w:pPr>
        <w:spacing w:line="240" w:lineRule="auto"/>
        <w:ind w:left="0"/>
        <w:rPr>
          <w:rFonts w:hint="default" w:ascii="仿宋" w:hAnsi="仿宋" w:eastAsia="仿宋" w:cs="仿宋"/>
          <w:spacing w:val="19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9"/>
          <w:sz w:val="31"/>
          <w:szCs w:val="31"/>
          <w:lang w:val="en-US" w:eastAsia="zh-CN"/>
        </w:rPr>
        <w:t>///</w:t>
      </w:r>
    </w:p>
    <w:p w14:paraId="1BA98E4B">
      <w:pPr>
        <w:spacing w:before="146" w:line="334" w:lineRule="auto"/>
        <w:ind w:left="10" w:right="91" w:firstLine="638"/>
        <w:rPr>
          <w:rFonts w:ascii="仿宋" w:hAnsi="仿宋" w:eastAsia="仿宋" w:cs="仿宋"/>
          <w:spacing w:val="-10"/>
          <w:sz w:val="31"/>
          <w:szCs w:val="31"/>
        </w:rPr>
      </w:pPr>
      <w:r>
        <w:rPr>
          <w:rFonts w:ascii="黑体" w:hAnsi="黑体" w:eastAsia="黑体" w:cs="黑体"/>
          <w:spacing w:val="21"/>
          <w:sz w:val="31"/>
          <w:szCs w:val="31"/>
        </w:rPr>
        <w:t>第十一条</w:t>
      </w:r>
      <w:r>
        <w:rPr>
          <w:rFonts w:ascii="仿宋" w:hAnsi="仿宋" w:eastAsia="仿宋" w:cs="仿宋"/>
          <w:spacing w:val="21"/>
          <w:sz w:val="31"/>
          <w:szCs w:val="31"/>
        </w:rPr>
        <w:t>出访团组应当坚持“因事定人”和“人事相符</w:t>
      </w:r>
      <w:r>
        <w:rPr>
          <w:rFonts w:ascii="仿宋" w:hAnsi="仿宋" w:eastAsia="仿宋" w:cs="仿宋"/>
          <w:spacing w:val="18"/>
          <w:sz w:val="31"/>
          <w:szCs w:val="31"/>
        </w:rPr>
        <w:t>”</w:t>
      </w:r>
      <w:r>
        <w:rPr>
          <w:rFonts w:ascii="仿宋" w:hAnsi="仿宋" w:eastAsia="仿宋" w:cs="仿宋"/>
          <w:spacing w:val="25"/>
          <w:sz w:val="31"/>
          <w:szCs w:val="31"/>
        </w:rPr>
        <w:t>原</w:t>
      </w:r>
      <w:r>
        <w:rPr>
          <w:rFonts w:ascii="仿宋" w:hAnsi="仿宋" w:eastAsia="仿宋" w:cs="仿宋"/>
          <w:spacing w:val="14"/>
          <w:sz w:val="31"/>
          <w:szCs w:val="31"/>
        </w:rPr>
        <w:t>则，出访团组人数控制在一定范围内。单次出国、赴台访问</w:t>
      </w:r>
      <w:r>
        <w:rPr>
          <w:rFonts w:ascii="仿宋" w:hAnsi="仿宋" w:eastAsia="仿宋" w:cs="仿宋"/>
          <w:spacing w:val="38"/>
          <w:sz w:val="31"/>
          <w:szCs w:val="31"/>
        </w:rPr>
        <w:t>团</w:t>
      </w:r>
      <w:r>
        <w:rPr>
          <w:rFonts w:ascii="仿宋" w:hAnsi="仿宋" w:eastAsia="仿宋" w:cs="仿宋"/>
          <w:spacing w:val="25"/>
          <w:sz w:val="31"/>
          <w:szCs w:val="31"/>
        </w:rPr>
        <w:t>组(含不同集团部室、业务单元、直属机构组成的团组)总</w:t>
      </w:r>
      <w:r>
        <w:rPr>
          <w:rFonts w:ascii="仿宋" w:hAnsi="仿宋" w:eastAsia="仿宋" w:cs="仿宋"/>
          <w:spacing w:val="10"/>
          <w:sz w:val="31"/>
          <w:szCs w:val="31"/>
        </w:rPr>
        <w:t>人</w:t>
      </w:r>
      <w:r>
        <w:rPr>
          <w:rFonts w:ascii="仿宋" w:hAnsi="仿宋" w:eastAsia="仿宋" w:cs="仿宋"/>
          <w:spacing w:val="8"/>
          <w:sz w:val="31"/>
          <w:szCs w:val="31"/>
        </w:rPr>
        <w:t>数一般不超过6人，出访香港、澳门团组(含不同集团部室、</w:t>
      </w:r>
      <w:r>
        <w:rPr>
          <w:rFonts w:ascii="仿宋" w:hAnsi="仿宋" w:eastAsia="仿宋" w:cs="仿宋"/>
          <w:spacing w:val="20"/>
          <w:sz w:val="31"/>
          <w:szCs w:val="31"/>
        </w:rPr>
        <w:t>业</w:t>
      </w:r>
      <w:r>
        <w:rPr>
          <w:rFonts w:ascii="仿宋" w:hAnsi="仿宋" w:eastAsia="仿宋" w:cs="仿宋"/>
          <w:spacing w:val="14"/>
          <w:sz w:val="31"/>
          <w:szCs w:val="31"/>
        </w:rPr>
        <w:t>务单元、直属机构组成的团组)总人数一般不超过8人。严禁</w:t>
      </w:r>
      <w:r>
        <w:rPr>
          <w:rFonts w:ascii="仿宋" w:hAnsi="仿宋" w:eastAsia="仿宋" w:cs="仿宋"/>
          <w:spacing w:val="40"/>
          <w:sz w:val="31"/>
          <w:szCs w:val="31"/>
        </w:rPr>
        <w:t>通</w:t>
      </w:r>
      <w:r>
        <w:rPr>
          <w:rFonts w:ascii="仿宋" w:hAnsi="仿宋" w:eastAsia="仿宋" w:cs="仿宋"/>
          <w:spacing w:val="21"/>
          <w:sz w:val="31"/>
          <w:szCs w:val="31"/>
        </w:rPr>
        <w:t>过</w:t>
      </w:r>
      <w:r>
        <w:rPr>
          <w:rFonts w:ascii="仿宋" w:hAnsi="仿宋" w:eastAsia="仿宋" w:cs="仿宋"/>
          <w:spacing w:val="20"/>
          <w:sz w:val="31"/>
          <w:szCs w:val="31"/>
        </w:rPr>
        <w:t>组织“团外团”或拆分团组、分别报批等方式在出访团组</w:t>
      </w:r>
      <w:r>
        <w:rPr>
          <w:rFonts w:ascii="仿宋" w:hAnsi="仿宋" w:eastAsia="仿宋" w:cs="仿宋"/>
          <w:spacing w:val="38"/>
          <w:sz w:val="31"/>
          <w:szCs w:val="31"/>
        </w:rPr>
        <w:t>正</w:t>
      </w:r>
      <w:r>
        <w:rPr>
          <w:rFonts w:ascii="仿宋" w:hAnsi="仿宋" w:eastAsia="仿宋" w:cs="仿宋"/>
          <w:spacing w:val="20"/>
          <w:sz w:val="31"/>
          <w:szCs w:val="31"/>
        </w:rPr>
        <w:t>式名单外安排无关人员跟随或分行。严禁派人为出访团组打</w:t>
      </w:r>
      <w:r>
        <w:rPr>
          <w:rFonts w:ascii="仿宋" w:hAnsi="仿宋" w:eastAsia="仿宋" w:cs="仿宋"/>
          <w:spacing w:val="-11"/>
          <w:sz w:val="31"/>
          <w:szCs w:val="31"/>
        </w:rPr>
        <w:t>前</w:t>
      </w:r>
      <w:r>
        <w:rPr>
          <w:rFonts w:ascii="仿宋" w:hAnsi="仿宋" w:eastAsia="仿宋" w:cs="仿宋"/>
          <w:spacing w:val="-10"/>
          <w:sz w:val="31"/>
          <w:szCs w:val="31"/>
        </w:rPr>
        <w:t>站。</w:t>
      </w:r>
    </w:p>
    <w:p w14:paraId="0E48B944">
      <w:pPr>
        <w:spacing w:line="240" w:lineRule="auto"/>
        <w:ind w:left="0" w:right="0" w:firstLine="0"/>
        <w:rPr>
          <w:rFonts w:hint="default" w:ascii="仿宋" w:hAnsi="仿宋" w:eastAsia="仿宋" w:cs="仿宋"/>
          <w:spacing w:val="-10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0"/>
          <w:sz w:val="31"/>
          <w:szCs w:val="31"/>
          <w:lang w:val="en-US" w:eastAsia="zh-CN"/>
        </w:rPr>
        <w:t>///</w:t>
      </w:r>
    </w:p>
    <w:p w14:paraId="48398A96">
      <w:pPr>
        <w:spacing w:before="5" w:line="333" w:lineRule="auto"/>
        <w:ind w:firstLine="648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1"/>
          <w:sz w:val="31"/>
          <w:szCs w:val="31"/>
        </w:rPr>
        <w:t>第十二条</w:t>
      </w:r>
      <w:r>
        <w:rPr>
          <w:rFonts w:ascii="仿宋" w:hAnsi="仿宋" w:eastAsia="仿宋" w:cs="仿宋"/>
          <w:spacing w:val="21"/>
          <w:sz w:val="31"/>
          <w:szCs w:val="31"/>
        </w:rPr>
        <w:t>因公临时出国原则上每次不超过3个国家和地区</w:t>
      </w:r>
      <w:r>
        <w:rPr>
          <w:rFonts w:ascii="仿宋" w:hAnsi="仿宋" w:eastAsia="仿宋" w:cs="仿宋"/>
          <w:spacing w:val="26"/>
          <w:sz w:val="31"/>
          <w:szCs w:val="31"/>
        </w:rPr>
        <w:t>(含经停国家和地区，不出机场的除外，下同)，在外停留</w:t>
      </w:r>
      <w:r>
        <w:rPr>
          <w:rFonts w:ascii="仿宋" w:hAnsi="仿宋" w:eastAsia="仿宋" w:cs="仿宋"/>
          <w:spacing w:val="21"/>
          <w:sz w:val="31"/>
          <w:szCs w:val="31"/>
        </w:rPr>
        <w:t>时</w:t>
      </w:r>
      <w:r>
        <w:rPr>
          <w:rFonts w:ascii="仿宋" w:hAnsi="仿宋" w:eastAsia="仿宋" w:cs="仿宋"/>
          <w:spacing w:val="32"/>
          <w:sz w:val="31"/>
          <w:szCs w:val="31"/>
        </w:rPr>
        <w:t>间</w:t>
      </w:r>
      <w:r>
        <w:rPr>
          <w:rFonts w:ascii="仿宋" w:hAnsi="仿宋" w:eastAsia="仿宋" w:cs="仿宋"/>
          <w:spacing w:val="18"/>
          <w:sz w:val="31"/>
          <w:szCs w:val="31"/>
        </w:rPr>
        <w:t>一般不超过10日(含离、抵中国国境当日，下同)，其中，</w:t>
      </w:r>
      <w:r>
        <w:rPr>
          <w:rFonts w:ascii="仿宋" w:hAnsi="仿宋" w:eastAsia="仿宋" w:cs="仿宋"/>
          <w:spacing w:val="20"/>
          <w:sz w:val="31"/>
          <w:szCs w:val="31"/>
        </w:rPr>
        <w:t>出</w:t>
      </w:r>
      <w:r>
        <w:rPr>
          <w:rFonts w:ascii="仿宋" w:hAnsi="仿宋" w:eastAsia="仿宋" w:cs="仿宋"/>
          <w:spacing w:val="18"/>
          <w:sz w:val="31"/>
          <w:szCs w:val="31"/>
        </w:rPr>
        <w:t>访2国(地区)一般不超过8日，出访1国(地区)一般不超过</w:t>
      </w:r>
      <w:r>
        <w:rPr>
          <w:rFonts w:ascii="仿宋" w:hAnsi="仿宋" w:eastAsia="仿宋" w:cs="仿宋"/>
          <w:spacing w:val="16"/>
          <w:sz w:val="31"/>
          <w:szCs w:val="31"/>
        </w:rPr>
        <w:t>5</w:t>
      </w:r>
      <w:r>
        <w:rPr>
          <w:rFonts w:ascii="仿宋" w:hAnsi="仿宋" w:eastAsia="仿宋" w:cs="仿宋"/>
          <w:spacing w:val="8"/>
          <w:sz w:val="31"/>
          <w:szCs w:val="31"/>
        </w:rPr>
        <w:t>日。赴拉美、非洲航班衔接不便的国家(地区)的团组，出访</w:t>
      </w:r>
      <w:r>
        <w:rPr>
          <w:rFonts w:ascii="仿宋" w:hAnsi="仿宋" w:eastAsia="仿宋" w:cs="仿宋"/>
          <w:spacing w:val="23"/>
          <w:sz w:val="31"/>
          <w:szCs w:val="31"/>
        </w:rPr>
        <w:t>3</w:t>
      </w:r>
      <w:r>
        <w:rPr>
          <w:rFonts w:ascii="仿宋" w:hAnsi="仿宋" w:eastAsia="仿宋" w:cs="仿宋"/>
          <w:spacing w:val="20"/>
          <w:sz w:val="31"/>
          <w:szCs w:val="31"/>
        </w:rPr>
        <w:t>国(地区)一般不超过11日，出访2国(地区)一般不超过9日，</w:t>
      </w:r>
      <w:r>
        <w:rPr>
          <w:rFonts w:ascii="仿宋" w:hAnsi="仿宋" w:eastAsia="仿宋" w:cs="仿宋"/>
          <w:spacing w:val="19"/>
          <w:sz w:val="31"/>
          <w:szCs w:val="31"/>
        </w:rPr>
        <w:t>出</w:t>
      </w:r>
      <w:r>
        <w:rPr>
          <w:rFonts w:ascii="仿宋" w:hAnsi="仿宋" w:eastAsia="仿宋" w:cs="仿宋"/>
          <w:spacing w:val="17"/>
          <w:sz w:val="31"/>
          <w:szCs w:val="31"/>
        </w:rPr>
        <w:t>访1国(地区)一般不超过6日。</w:t>
      </w:r>
    </w:p>
    <w:p w14:paraId="02826ED3">
      <w:pPr>
        <w:spacing w:before="6" w:line="333" w:lineRule="auto"/>
        <w:ind w:left="1" w:right="239" w:firstLine="685"/>
        <w:rPr>
          <w:rFonts w:ascii="仿宋" w:hAnsi="仿宋" w:eastAsia="仿宋" w:cs="仿宋"/>
          <w:spacing w:val="17"/>
          <w:sz w:val="31"/>
          <w:szCs w:val="31"/>
        </w:rPr>
      </w:pPr>
      <w:r>
        <w:rPr>
          <w:rFonts w:ascii="仿宋" w:hAnsi="仿宋" w:eastAsia="仿宋" w:cs="仿宋"/>
          <w:spacing w:val="14"/>
          <w:sz w:val="31"/>
          <w:szCs w:val="31"/>
        </w:rPr>
        <w:t>因</w:t>
      </w:r>
      <w:r>
        <w:rPr>
          <w:rFonts w:ascii="仿宋" w:hAnsi="仿宋" w:eastAsia="仿宋" w:cs="仿宋"/>
          <w:spacing w:val="12"/>
          <w:sz w:val="31"/>
          <w:szCs w:val="31"/>
        </w:rPr>
        <w:t>公</w:t>
      </w:r>
      <w:r>
        <w:rPr>
          <w:rFonts w:ascii="仿宋" w:hAnsi="仿宋" w:eastAsia="仿宋" w:cs="仿宋"/>
          <w:spacing w:val="7"/>
          <w:sz w:val="31"/>
          <w:szCs w:val="31"/>
        </w:rPr>
        <w:t>临时出访香港每次停留时间不超过5日，出访澳门不超</w:t>
      </w:r>
      <w:r>
        <w:rPr>
          <w:rFonts w:ascii="仿宋" w:hAnsi="仿宋" w:eastAsia="仿宋" w:cs="仿宋"/>
          <w:spacing w:val="25"/>
          <w:sz w:val="31"/>
          <w:szCs w:val="31"/>
        </w:rPr>
        <w:t>过</w:t>
      </w:r>
      <w:r>
        <w:rPr>
          <w:rFonts w:ascii="仿宋" w:hAnsi="仿宋" w:eastAsia="仿宋" w:cs="仿宋"/>
          <w:spacing w:val="14"/>
          <w:sz w:val="31"/>
          <w:szCs w:val="31"/>
        </w:rPr>
        <w:t>4日，同时出访香港和澳门不超过8日。如在香港转机经停不</w:t>
      </w:r>
      <w:r>
        <w:rPr>
          <w:rFonts w:ascii="仿宋" w:hAnsi="仿宋" w:eastAsia="仿宋" w:cs="仿宋"/>
          <w:spacing w:val="26"/>
          <w:sz w:val="31"/>
          <w:szCs w:val="31"/>
        </w:rPr>
        <w:t>超</w:t>
      </w:r>
      <w:r>
        <w:rPr>
          <w:rFonts w:ascii="仿宋" w:hAnsi="仿宋" w:eastAsia="仿宋" w:cs="仿宋"/>
          <w:spacing w:val="14"/>
          <w:sz w:val="31"/>
          <w:szCs w:val="31"/>
        </w:rPr>
        <w:t>过</w:t>
      </w:r>
      <w:r>
        <w:rPr>
          <w:rFonts w:ascii="仿宋" w:hAnsi="仿宋" w:eastAsia="仿宋" w:cs="仿宋"/>
          <w:spacing w:val="13"/>
          <w:sz w:val="31"/>
          <w:szCs w:val="31"/>
        </w:rPr>
        <w:t>24小时且不进行公务活动的，需在请示文件中进行说明，</w:t>
      </w:r>
      <w:r>
        <w:rPr>
          <w:rFonts w:ascii="仿宋" w:hAnsi="仿宋" w:eastAsia="仿宋" w:cs="仿宋"/>
          <w:spacing w:val="23"/>
          <w:sz w:val="31"/>
          <w:szCs w:val="31"/>
        </w:rPr>
        <w:t>不</w:t>
      </w:r>
      <w:r>
        <w:rPr>
          <w:rFonts w:ascii="仿宋" w:hAnsi="仿宋" w:eastAsia="仿宋" w:cs="仿宋"/>
          <w:spacing w:val="17"/>
          <w:sz w:val="31"/>
          <w:szCs w:val="31"/>
        </w:rPr>
        <w:t>纳入出访国家(地区)总数控制。</w:t>
      </w:r>
    </w:p>
    <w:p w14:paraId="3D366C04">
      <w:pPr>
        <w:spacing w:line="240" w:lineRule="auto"/>
        <w:ind w:left="0" w:right="0" w:firstLine="0"/>
        <w:rPr>
          <w:rFonts w:hint="default" w:ascii="仿宋" w:hAnsi="仿宋" w:eastAsia="仿宋" w:cs="仿宋"/>
          <w:spacing w:val="17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7"/>
          <w:sz w:val="31"/>
          <w:szCs w:val="31"/>
          <w:lang w:val="en-US" w:eastAsia="zh-CN"/>
        </w:rPr>
        <w:t>///</w:t>
      </w:r>
    </w:p>
    <w:p w14:paraId="1A1955A0">
      <w:pPr>
        <w:spacing w:before="2" w:line="326" w:lineRule="auto"/>
        <w:ind w:left="5" w:right="246" w:firstLine="643"/>
        <w:rPr>
          <w:rFonts w:ascii="仿宋" w:hAnsi="仿宋" w:eastAsia="仿宋" w:cs="仿宋"/>
          <w:spacing w:val="20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第十三条</w:t>
      </w:r>
      <w:r>
        <w:rPr>
          <w:rFonts w:ascii="仿宋" w:hAnsi="仿宋" w:eastAsia="仿宋" w:cs="仿宋"/>
          <w:spacing w:val="15"/>
          <w:sz w:val="31"/>
          <w:szCs w:val="31"/>
        </w:rPr>
        <w:t>因重要商务谈判、业务拓展或开展审计、纪检</w:t>
      </w:r>
      <w:r>
        <w:rPr>
          <w:rFonts w:ascii="仿宋" w:hAnsi="仿宋" w:eastAsia="仿宋" w:cs="仿宋"/>
          <w:spacing w:val="13"/>
          <w:sz w:val="31"/>
          <w:szCs w:val="31"/>
        </w:rPr>
        <w:t>监</w:t>
      </w:r>
      <w:r>
        <w:rPr>
          <w:rFonts w:ascii="仿宋" w:hAnsi="仿宋" w:eastAsia="仿宋" w:cs="仿宋"/>
          <w:spacing w:val="29"/>
          <w:sz w:val="31"/>
          <w:szCs w:val="31"/>
        </w:rPr>
        <w:t>察</w:t>
      </w:r>
      <w:r>
        <w:rPr>
          <w:rFonts w:ascii="仿宋" w:hAnsi="仿宋" w:eastAsia="仿宋" w:cs="仿宋"/>
          <w:spacing w:val="20"/>
          <w:sz w:val="31"/>
          <w:szCs w:val="31"/>
        </w:rPr>
        <w:t>、巡视巡察工作需要等，确需突破第十一、十二条限制的，</w:t>
      </w:r>
    </w:p>
    <w:p w14:paraId="27380C36">
      <w:pPr>
        <w:spacing w:before="63" w:line="334" w:lineRule="auto"/>
        <w:ind w:left="24" w:right="312" w:hanging="1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所在集团部室、业务单元、直属机构要严格把关，并在报批</w:t>
      </w:r>
      <w:r>
        <w:rPr>
          <w:rFonts w:ascii="仿宋" w:hAnsi="仿宋" w:eastAsia="仿宋" w:cs="仿宋"/>
          <w:spacing w:val="18"/>
          <w:sz w:val="31"/>
          <w:szCs w:val="31"/>
        </w:rPr>
        <w:t>请</w:t>
      </w:r>
      <w:r>
        <w:rPr>
          <w:rFonts w:ascii="仿宋" w:hAnsi="仿宋" w:eastAsia="仿宋" w:cs="仿宋"/>
          <w:spacing w:val="5"/>
          <w:sz w:val="31"/>
          <w:szCs w:val="31"/>
        </w:rPr>
        <w:t>示中作出充分说明。</w:t>
      </w:r>
    </w:p>
    <w:p w14:paraId="65D28CBB">
      <w:pPr>
        <w:spacing w:before="3" w:line="333" w:lineRule="auto"/>
        <w:ind w:left="2" w:right="309" w:firstLine="684"/>
        <w:rPr>
          <w:rFonts w:ascii="仿宋" w:hAnsi="仿宋" w:eastAsia="仿宋" w:cs="仿宋"/>
          <w:spacing w:val="-2"/>
          <w:sz w:val="31"/>
          <w:szCs w:val="31"/>
        </w:rPr>
      </w:pPr>
      <w:r>
        <w:rPr>
          <w:rFonts w:ascii="仿宋" w:hAnsi="仿宋" w:eastAsia="仿宋" w:cs="仿宋"/>
          <w:spacing w:val="22"/>
          <w:sz w:val="31"/>
          <w:szCs w:val="31"/>
        </w:rPr>
        <w:t>出</w:t>
      </w:r>
      <w:r>
        <w:rPr>
          <w:rFonts w:ascii="仿宋" w:hAnsi="仿宋" w:eastAsia="仿宋" w:cs="仿宋"/>
          <w:spacing w:val="20"/>
          <w:sz w:val="31"/>
          <w:szCs w:val="31"/>
        </w:rPr>
        <w:t>访团组未经组织批准，不得变更或增加出访人员、往访</w:t>
      </w:r>
      <w:r>
        <w:rPr>
          <w:rFonts w:ascii="仿宋" w:hAnsi="仿宋" w:eastAsia="仿宋" w:cs="仿宋"/>
          <w:spacing w:val="26"/>
          <w:sz w:val="31"/>
          <w:szCs w:val="31"/>
        </w:rPr>
        <w:t>国家(地区)，不得突破出访起止日期。不得以任何理由绕</w:t>
      </w:r>
      <w:r>
        <w:rPr>
          <w:rFonts w:ascii="仿宋" w:hAnsi="仿宋" w:eastAsia="仿宋" w:cs="仿宋"/>
          <w:spacing w:val="21"/>
          <w:sz w:val="31"/>
          <w:szCs w:val="31"/>
        </w:rPr>
        <w:t>道</w:t>
      </w:r>
      <w:r>
        <w:rPr>
          <w:rFonts w:ascii="仿宋" w:hAnsi="仿宋" w:eastAsia="仿宋" w:cs="仿宋"/>
          <w:spacing w:val="15"/>
          <w:sz w:val="31"/>
          <w:szCs w:val="31"/>
        </w:rPr>
        <w:t>旅行，必要的过境应当按最为经济合理的原则安排。如遇突</w:t>
      </w:r>
      <w:r>
        <w:rPr>
          <w:rFonts w:ascii="仿宋" w:hAnsi="仿宋" w:eastAsia="仿宋" w:cs="仿宋"/>
          <w:spacing w:val="11"/>
          <w:sz w:val="31"/>
          <w:szCs w:val="31"/>
        </w:rPr>
        <w:t>发</w:t>
      </w:r>
      <w:r>
        <w:rPr>
          <w:rFonts w:ascii="仿宋" w:hAnsi="仿宋" w:eastAsia="仿宋" w:cs="仿宋"/>
          <w:spacing w:val="22"/>
          <w:sz w:val="31"/>
          <w:szCs w:val="31"/>
        </w:rPr>
        <w:t>情</w:t>
      </w:r>
      <w:r>
        <w:rPr>
          <w:rFonts w:ascii="仿宋" w:hAnsi="仿宋" w:eastAsia="仿宋" w:cs="仿宋"/>
          <w:spacing w:val="21"/>
          <w:sz w:val="31"/>
          <w:szCs w:val="31"/>
        </w:rPr>
        <w:t>况，应当及时向组团单位和派出单位报告，并在其指导下妥</w:t>
      </w:r>
      <w:r>
        <w:rPr>
          <w:rFonts w:ascii="仿宋" w:hAnsi="仿宋" w:eastAsia="仿宋" w:cs="仿宋"/>
          <w:spacing w:val="-4"/>
          <w:sz w:val="31"/>
          <w:szCs w:val="31"/>
        </w:rPr>
        <w:t>善处置</w:t>
      </w:r>
      <w:r>
        <w:rPr>
          <w:rFonts w:ascii="仿宋" w:hAnsi="仿宋" w:eastAsia="仿宋" w:cs="仿宋"/>
          <w:spacing w:val="-3"/>
          <w:sz w:val="31"/>
          <w:szCs w:val="31"/>
        </w:rPr>
        <w:t>，</w:t>
      </w:r>
      <w:r>
        <w:rPr>
          <w:rFonts w:ascii="仿宋" w:hAnsi="仿宋" w:eastAsia="仿宋" w:cs="仿宋"/>
          <w:spacing w:val="-2"/>
          <w:sz w:val="31"/>
          <w:szCs w:val="31"/>
        </w:rPr>
        <w:t>并及时向集团人力资源部报告。</w:t>
      </w:r>
    </w:p>
    <w:p w14:paraId="517D3617">
      <w:pPr>
        <w:spacing w:line="240" w:lineRule="auto"/>
        <w:ind w:left="0" w:right="0" w:firstLine="0"/>
        <w:rPr>
          <w:rFonts w:hint="default" w:ascii="仿宋" w:hAnsi="仿宋" w:eastAsia="仿宋" w:cs="仿宋"/>
          <w:spacing w:val="-2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2"/>
          <w:sz w:val="31"/>
          <w:szCs w:val="31"/>
          <w:lang w:val="en-US" w:eastAsia="zh-CN"/>
        </w:rPr>
        <w:t>///</w:t>
      </w:r>
    </w:p>
    <w:p w14:paraId="2346AC99">
      <w:pPr>
        <w:spacing w:before="4" w:line="333" w:lineRule="auto"/>
        <w:ind w:left="3" w:right="307" w:firstLine="641"/>
        <w:rPr>
          <w:rFonts w:ascii="仿宋" w:hAnsi="仿宋" w:eastAsia="仿宋" w:cs="仿宋"/>
          <w:spacing w:val="15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十四条</w:t>
      </w:r>
      <w:r>
        <w:rPr>
          <w:rFonts w:ascii="仿宋" w:hAnsi="仿宋" w:eastAsia="仿宋" w:cs="仿宋"/>
          <w:spacing w:val="15"/>
          <w:sz w:val="31"/>
          <w:szCs w:val="31"/>
        </w:rPr>
        <w:t>同一业务单元、直属机构正职领导人员因公临时出国原则上不得同团或同时出访，非特定项目需要或专程赴国外处理本企业内部经营管理方面的事项，不得同时或9个月内分别率团出访同一国家(地区)，也不得同时或3个月内分别率团出访澳门。</w:t>
      </w:r>
    </w:p>
    <w:p w14:paraId="1AD3EEBB">
      <w:pPr>
        <w:spacing w:line="240" w:lineRule="auto"/>
        <w:ind w:left="0" w:right="0" w:firstLine="0"/>
        <w:rPr>
          <w:rFonts w:hint="default" w:ascii="仿宋" w:hAnsi="仿宋" w:eastAsia="仿宋" w:cs="仿宋"/>
          <w:spacing w:val="15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5"/>
          <w:sz w:val="31"/>
          <w:szCs w:val="31"/>
          <w:lang w:val="en-US" w:eastAsia="zh-CN"/>
        </w:rPr>
        <w:t>///</w:t>
      </w:r>
    </w:p>
    <w:p w14:paraId="36BEFEF1">
      <w:pPr>
        <w:spacing w:before="5" w:line="333" w:lineRule="auto"/>
        <w:ind w:firstLine="645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第十五条</w:t>
      </w:r>
      <w:r>
        <w:rPr>
          <w:rFonts w:ascii="仿宋" w:hAnsi="仿宋" w:eastAsia="仿宋" w:cs="仿宋"/>
          <w:spacing w:val="15"/>
          <w:sz w:val="31"/>
          <w:szCs w:val="31"/>
        </w:rPr>
        <w:t>因实施具体项目，确需组织华润人事隶属关系</w:t>
      </w:r>
      <w:r>
        <w:rPr>
          <w:rFonts w:ascii="仿宋" w:hAnsi="仿宋" w:eastAsia="仿宋" w:cs="仿宋"/>
          <w:spacing w:val="13"/>
          <w:sz w:val="31"/>
          <w:szCs w:val="31"/>
        </w:rPr>
        <w:t>以</w:t>
      </w:r>
      <w:r>
        <w:rPr>
          <w:rFonts w:ascii="仿宋" w:hAnsi="仿宋" w:eastAsia="仿宋" w:cs="仿宋"/>
          <w:spacing w:val="21"/>
          <w:sz w:val="31"/>
          <w:szCs w:val="31"/>
        </w:rPr>
        <w:t>外人员参加团组的，组团范围仅限与具体项目有直接关系的</w:t>
      </w:r>
      <w:r>
        <w:rPr>
          <w:rFonts w:ascii="仿宋" w:hAnsi="仿宋" w:eastAsia="仿宋" w:cs="仿宋"/>
          <w:spacing w:val="20"/>
          <w:sz w:val="31"/>
          <w:szCs w:val="31"/>
        </w:rPr>
        <w:t>单</w:t>
      </w:r>
      <w:r>
        <w:rPr>
          <w:rFonts w:ascii="仿宋" w:hAnsi="仿宋" w:eastAsia="仿宋" w:cs="仿宋"/>
          <w:spacing w:val="26"/>
          <w:sz w:val="31"/>
          <w:szCs w:val="31"/>
        </w:rPr>
        <w:t>位和人员，并事前征得参团人员所在的具有因公临时出国(境)</w:t>
      </w:r>
      <w:r>
        <w:rPr>
          <w:rFonts w:ascii="仿宋" w:hAnsi="仿宋" w:eastAsia="仿宋" w:cs="仿宋"/>
          <w:spacing w:val="21"/>
          <w:sz w:val="31"/>
          <w:szCs w:val="31"/>
        </w:rPr>
        <w:t>审批权单位的书面同意。原则上不参加各地区各部门及各类</w:t>
      </w:r>
      <w:r>
        <w:rPr>
          <w:rFonts w:ascii="仿宋" w:hAnsi="仿宋" w:eastAsia="仿宋" w:cs="仿宋"/>
          <w:spacing w:val="20"/>
          <w:sz w:val="31"/>
          <w:szCs w:val="31"/>
        </w:rPr>
        <w:t>学</w:t>
      </w:r>
      <w:bookmarkStart w:id="3" w:name="_bookmark4"/>
      <w:bookmarkEnd w:id="3"/>
      <w:r>
        <w:rPr>
          <w:rFonts w:ascii="仿宋" w:hAnsi="仿宋" w:eastAsia="仿宋" w:cs="仿宋"/>
          <w:spacing w:val="12"/>
          <w:sz w:val="31"/>
          <w:szCs w:val="31"/>
        </w:rPr>
        <w:t>会、</w:t>
      </w:r>
      <w:r>
        <w:rPr>
          <w:rFonts w:ascii="仿宋" w:hAnsi="仿宋" w:eastAsia="仿宋" w:cs="仿宋"/>
          <w:spacing w:val="8"/>
          <w:sz w:val="31"/>
          <w:szCs w:val="31"/>
        </w:rPr>
        <w:t>协</w:t>
      </w:r>
      <w:r>
        <w:rPr>
          <w:rFonts w:ascii="仿宋" w:hAnsi="仿宋" w:eastAsia="仿宋" w:cs="仿宋"/>
          <w:spacing w:val="6"/>
          <w:sz w:val="31"/>
          <w:szCs w:val="31"/>
        </w:rPr>
        <w:t>会、基金会等组织的无业务关联性的团组。</w:t>
      </w:r>
    </w:p>
    <w:p w14:paraId="5107C0C9">
      <w:pPr>
        <w:spacing w:line="240" w:lineRule="auto"/>
        <w:ind w:firstLine="0"/>
        <w:rPr>
          <w:rFonts w:hint="default" w:ascii="仿宋" w:hAnsi="仿宋" w:eastAsia="仿宋" w:cs="仿宋"/>
          <w:spacing w:val="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1"/>
          <w:szCs w:val="31"/>
          <w:lang w:val="en-US" w:eastAsia="zh-CN"/>
        </w:rPr>
        <w:t>///</w:t>
      </w:r>
    </w:p>
    <w:p w14:paraId="79424B2A">
      <w:pPr>
        <w:spacing w:line="224" w:lineRule="auto"/>
        <w:ind w:left="216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>第</w:t>
      </w:r>
      <w:r>
        <w:rPr>
          <w:rFonts w:ascii="黑体" w:hAnsi="黑体" w:eastAsia="黑体" w:cs="黑体"/>
          <w:spacing w:val="11"/>
          <w:sz w:val="31"/>
          <w:szCs w:val="31"/>
        </w:rPr>
        <w:t>四</w:t>
      </w:r>
      <w:r>
        <w:rPr>
          <w:rFonts w:ascii="黑体" w:hAnsi="黑体" w:eastAsia="黑体" w:cs="黑体"/>
          <w:spacing w:val="8"/>
          <w:sz w:val="31"/>
          <w:szCs w:val="31"/>
        </w:rPr>
        <w:t>章事前信息公示与行前教育</w:t>
      </w:r>
    </w:p>
    <w:p w14:paraId="14826F43">
      <w:pPr>
        <w:spacing w:before="181" w:line="332" w:lineRule="auto"/>
        <w:ind w:right="58" w:firstLine="645"/>
        <w:rPr>
          <w:rFonts w:ascii="仿宋" w:hAnsi="仿宋" w:eastAsia="仿宋" w:cs="仿宋"/>
          <w:spacing w:val="14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第十六条</w:t>
      </w:r>
      <w:r>
        <w:rPr>
          <w:rFonts w:ascii="仿宋" w:hAnsi="仿宋" w:eastAsia="仿宋" w:cs="仿宋"/>
          <w:spacing w:val="15"/>
          <w:sz w:val="31"/>
          <w:szCs w:val="31"/>
        </w:rPr>
        <w:t>除配合党和国家领导人出访、受中央委托执行</w:t>
      </w:r>
      <w:r>
        <w:rPr>
          <w:rFonts w:ascii="仿宋" w:hAnsi="仿宋" w:eastAsia="仿宋" w:cs="仿宋"/>
          <w:spacing w:val="13"/>
          <w:sz w:val="31"/>
          <w:szCs w:val="31"/>
        </w:rPr>
        <w:t>临</w:t>
      </w:r>
      <w:r>
        <w:rPr>
          <w:rFonts w:ascii="仿宋" w:hAnsi="仿宋" w:eastAsia="仿宋" w:cs="仿宋"/>
          <w:spacing w:val="21"/>
          <w:sz w:val="31"/>
          <w:szCs w:val="31"/>
        </w:rPr>
        <w:t>时任务、应对海外突发事件、履行外交特殊使命、因公赴香</w:t>
      </w:r>
      <w:r>
        <w:rPr>
          <w:rFonts w:ascii="仿宋" w:hAnsi="仿宋" w:eastAsia="仿宋" w:cs="仿宋"/>
          <w:spacing w:val="20"/>
          <w:sz w:val="31"/>
          <w:szCs w:val="31"/>
        </w:rPr>
        <w:t>港</w:t>
      </w:r>
      <w:r>
        <w:rPr>
          <w:rFonts w:ascii="仿宋" w:hAnsi="仿宋" w:eastAsia="仿宋" w:cs="仿宋"/>
          <w:spacing w:val="38"/>
          <w:sz w:val="31"/>
          <w:szCs w:val="31"/>
        </w:rPr>
        <w:t>以</w:t>
      </w:r>
      <w:r>
        <w:rPr>
          <w:rFonts w:ascii="仿宋" w:hAnsi="仿宋" w:eastAsia="仿宋" w:cs="仿宋"/>
          <w:spacing w:val="21"/>
          <w:sz w:val="31"/>
          <w:szCs w:val="31"/>
        </w:rPr>
        <w:t>及</w:t>
      </w:r>
      <w:r>
        <w:rPr>
          <w:rFonts w:ascii="仿宋" w:hAnsi="仿宋" w:eastAsia="仿宋" w:cs="仿宋"/>
          <w:spacing w:val="19"/>
          <w:sz w:val="31"/>
          <w:szCs w:val="31"/>
        </w:rPr>
        <w:t>确需保密的内容和事项外(回国公告下同)，组团单位和</w:t>
      </w:r>
      <w:r>
        <w:rPr>
          <w:rFonts w:ascii="仿宋" w:hAnsi="仿宋" w:eastAsia="仿宋" w:cs="仿宋"/>
          <w:spacing w:val="21"/>
          <w:sz w:val="31"/>
          <w:szCs w:val="31"/>
        </w:rPr>
        <w:t>派出单位要事前通过内部局域网、公开栏等便于本单位或本</w:t>
      </w:r>
      <w:r>
        <w:rPr>
          <w:rFonts w:ascii="仿宋" w:hAnsi="仿宋" w:eastAsia="仿宋" w:cs="仿宋"/>
          <w:spacing w:val="20"/>
          <w:sz w:val="31"/>
          <w:szCs w:val="31"/>
        </w:rPr>
        <w:t>系</w:t>
      </w:r>
      <w:r>
        <w:rPr>
          <w:rFonts w:ascii="仿宋" w:hAnsi="仿宋" w:eastAsia="仿宋" w:cs="仿宋"/>
          <w:spacing w:val="21"/>
          <w:sz w:val="31"/>
          <w:szCs w:val="31"/>
        </w:rPr>
        <w:t>统人员知晓的方式如实公示出访团组和人员信息，公示期限</w:t>
      </w:r>
      <w:r>
        <w:rPr>
          <w:rFonts w:ascii="仿宋" w:hAnsi="仿宋" w:eastAsia="仿宋" w:cs="仿宋"/>
          <w:spacing w:val="20"/>
          <w:sz w:val="31"/>
          <w:szCs w:val="31"/>
        </w:rPr>
        <w:t>原</w:t>
      </w:r>
      <w:r>
        <w:rPr>
          <w:rFonts w:ascii="仿宋" w:hAnsi="仿宋" w:eastAsia="仿宋" w:cs="仿宋"/>
          <w:spacing w:val="26"/>
          <w:sz w:val="31"/>
          <w:szCs w:val="31"/>
        </w:rPr>
        <w:t>则</w:t>
      </w:r>
      <w:r>
        <w:rPr>
          <w:rFonts w:ascii="仿宋" w:hAnsi="仿宋" w:eastAsia="仿宋" w:cs="仿宋"/>
          <w:spacing w:val="15"/>
          <w:sz w:val="31"/>
          <w:szCs w:val="31"/>
        </w:rPr>
        <w:t>上不少于</w:t>
      </w:r>
      <w:r>
        <w:rPr>
          <w:rFonts w:hint="eastAsia" w:ascii="仿宋" w:hAnsi="仿宋" w:eastAsia="仿宋" w:cs="仿宋"/>
          <w:sz w:val="31"/>
          <w:szCs w:val="31"/>
          <w:lang w:val="en-US" w:eastAsia="zh-CN"/>
        </w:rPr>
        <w:t>5</w:t>
      </w:r>
      <w:r>
        <w:rPr>
          <w:rFonts w:ascii="仿宋" w:hAnsi="仿宋" w:eastAsia="仿宋" w:cs="仿宋"/>
          <w:spacing w:val="15"/>
          <w:sz w:val="31"/>
          <w:szCs w:val="31"/>
        </w:rPr>
        <w:t>个工作日，公示内容包括团组全体人员的姓名、单</w:t>
      </w:r>
      <w:r>
        <w:rPr>
          <w:rFonts w:ascii="仿宋" w:hAnsi="仿宋" w:eastAsia="仿宋" w:cs="仿宋"/>
          <w:spacing w:val="21"/>
          <w:sz w:val="31"/>
          <w:szCs w:val="31"/>
        </w:rPr>
        <w:t>位</w:t>
      </w:r>
      <w:r>
        <w:rPr>
          <w:rFonts w:ascii="仿宋" w:hAnsi="仿宋" w:eastAsia="仿宋" w:cs="仿宋"/>
          <w:spacing w:val="17"/>
          <w:sz w:val="31"/>
          <w:szCs w:val="31"/>
        </w:rPr>
        <w:t>和职务，出访国家(地区)等。出访请示中需注明公示情况。</w:t>
      </w:r>
      <w:r>
        <w:rPr>
          <w:rFonts w:ascii="仿宋" w:hAnsi="仿宋" w:eastAsia="仿宋" w:cs="仿宋"/>
          <w:spacing w:val="10"/>
          <w:sz w:val="31"/>
          <w:szCs w:val="31"/>
        </w:rPr>
        <w:t>需多次前往执行同一项任务的[前后两次间隔不足30日(含)]，</w:t>
      </w:r>
      <w:r>
        <w:rPr>
          <w:rFonts w:ascii="仿宋" w:hAnsi="仿宋" w:eastAsia="仿宋" w:cs="仿宋"/>
          <w:spacing w:val="14"/>
          <w:sz w:val="31"/>
          <w:szCs w:val="31"/>
        </w:rPr>
        <w:t>后一次赴国(境)外可不再公示。</w:t>
      </w:r>
    </w:p>
    <w:p w14:paraId="384138E3">
      <w:pPr>
        <w:spacing w:line="240" w:lineRule="auto"/>
        <w:ind w:right="0" w:firstLine="0"/>
        <w:rPr>
          <w:rFonts w:hint="default" w:ascii="仿宋" w:hAnsi="仿宋" w:eastAsia="仿宋" w:cs="仿宋"/>
          <w:spacing w:val="14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4"/>
          <w:sz w:val="31"/>
          <w:szCs w:val="31"/>
          <w:lang w:val="en-US" w:eastAsia="zh-CN"/>
        </w:rPr>
        <w:t>///</w:t>
      </w:r>
    </w:p>
    <w:p w14:paraId="32E7EC2F">
      <w:pPr>
        <w:spacing w:before="5" w:line="333" w:lineRule="auto"/>
        <w:ind w:right="5" w:firstLine="649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第十七条</w:t>
      </w:r>
      <w:r>
        <w:rPr>
          <w:rFonts w:ascii="仿宋" w:hAnsi="仿宋" w:eastAsia="仿宋" w:cs="仿宋"/>
          <w:spacing w:val="15"/>
          <w:sz w:val="31"/>
          <w:szCs w:val="31"/>
        </w:rPr>
        <w:t>组团单位要对团组全体人员进行行前教育，进</w:t>
      </w:r>
      <w:r>
        <w:rPr>
          <w:rFonts w:ascii="仿宋" w:hAnsi="仿宋" w:eastAsia="仿宋" w:cs="仿宋"/>
          <w:spacing w:val="13"/>
          <w:sz w:val="31"/>
          <w:szCs w:val="31"/>
        </w:rPr>
        <w:t>一</w:t>
      </w:r>
      <w:r>
        <w:rPr>
          <w:rFonts w:ascii="仿宋" w:hAnsi="仿宋" w:eastAsia="仿宋" w:cs="仿宋"/>
          <w:spacing w:val="20"/>
          <w:sz w:val="31"/>
          <w:szCs w:val="31"/>
        </w:rPr>
        <w:t>步</w:t>
      </w:r>
      <w:r>
        <w:rPr>
          <w:rFonts w:ascii="仿宋" w:hAnsi="仿宋" w:eastAsia="仿宋" w:cs="仿宋"/>
          <w:spacing w:val="18"/>
          <w:sz w:val="31"/>
          <w:szCs w:val="31"/>
        </w:rPr>
        <w:t>强化团组人员的政治意识、规矩意识、纪律意识和保密意识，</w:t>
      </w:r>
      <w:r>
        <w:rPr>
          <w:rFonts w:ascii="仿宋" w:hAnsi="仿宋" w:eastAsia="仿宋" w:cs="仿宋"/>
          <w:spacing w:val="26"/>
          <w:sz w:val="31"/>
          <w:szCs w:val="31"/>
        </w:rPr>
        <w:t>使团组人员了解往访国家(地区)基本情况、双边关系、安</w:t>
      </w:r>
      <w:r>
        <w:rPr>
          <w:rFonts w:ascii="仿宋" w:hAnsi="仿宋" w:eastAsia="仿宋" w:cs="仿宋"/>
          <w:spacing w:val="22"/>
          <w:sz w:val="31"/>
          <w:szCs w:val="31"/>
        </w:rPr>
        <w:t>全</w:t>
      </w:r>
      <w:r>
        <w:rPr>
          <w:rFonts w:ascii="仿宋" w:hAnsi="仿宋" w:eastAsia="仿宋" w:cs="仿宋"/>
          <w:spacing w:val="20"/>
          <w:sz w:val="31"/>
          <w:szCs w:val="31"/>
        </w:rPr>
        <w:t>形势及有关注意事项。团组人员需填写《出国(境)行前教</w:t>
      </w:r>
      <w:r>
        <w:rPr>
          <w:rFonts w:ascii="仿宋" w:hAnsi="仿宋" w:eastAsia="仿宋" w:cs="仿宋"/>
          <w:spacing w:val="14"/>
          <w:sz w:val="31"/>
          <w:szCs w:val="31"/>
        </w:rPr>
        <w:t>育</w:t>
      </w:r>
      <w:r>
        <w:rPr>
          <w:rFonts w:ascii="仿宋" w:hAnsi="仿宋" w:eastAsia="仿宋" w:cs="仿宋"/>
          <w:spacing w:val="34"/>
          <w:sz w:val="31"/>
          <w:szCs w:val="31"/>
        </w:rPr>
        <w:t>情</w:t>
      </w:r>
      <w:r>
        <w:rPr>
          <w:rFonts w:ascii="仿宋" w:hAnsi="仿宋" w:eastAsia="仿宋" w:cs="仿宋"/>
          <w:spacing w:val="24"/>
          <w:sz w:val="31"/>
          <w:szCs w:val="31"/>
        </w:rPr>
        <w:t>况表》</w:t>
      </w:r>
      <w:del w:id="247" w:author="咨询组" w:date="2025-12-10T10:06:36Z">
        <w:r>
          <w:rPr>
            <w:rFonts w:ascii="仿宋" w:hAnsi="仿宋" w:eastAsia="仿宋" w:cs="仿宋"/>
            <w:spacing w:val="24"/>
            <w:sz w:val="31"/>
            <w:szCs w:val="31"/>
          </w:rPr>
          <w:delText>(附录1)</w:delText>
        </w:r>
      </w:del>
      <w:r>
        <w:rPr>
          <w:rFonts w:ascii="仿宋" w:hAnsi="仿宋" w:eastAsia="仿宋" w:cs="仿宋"/>
          <w:spacing w:val="24"/>
          <w:sz w:val="31"/>
          <w:szCs w:val="31"/>
        </w:rPr>
        <w:t>，并签署《出国(境)反间谍安全防范承诺</w:t>
      </w:r>
      <w:r>
        <w:rPr>
          <w:rFonts w:ascii="仿宋" w:hAnsi="仿宋" w:eastAsia="仿宋" w:cs="仿宋"/>
          <w:spacing w:val="39"/>
          <w:sz w:val="31"/>
          <w:szCs w:val="31"/>
        </w:rPr>
        <w:t>书》</w:t>
      </w:r>
      <w:del w:id="248" w:author="咨询组" w:date="2025-12-10T10:06:39Z">
        <w:r>
          <w:rPr>
            <w:rFonts w:ascii="仿宋" w:hAnsi="仿宋" w:eastAsia="仿宋" w:cs="仿宋"/>
            <w:spacing w:val="39"/>
            <w:sz w:val="31"/>
            <w:szCs w:val="31"/>
          </w:rPr>
          <w:delText>(附录2)</w:delText>
        </w:r>
      </w:del>
      <w:r>
        <w:rPr>
          <w:rFonts w:ascii="仿宋" w:hAnsi="仿宋" w:eastAsia="仿宋" w:cs="仿宋"/>
          <w:spacing w:val="38"/>
          <w:sz w:val="31"/>
          <w:szCs w:val="31"/>
        </w:rPr>
        <w:t>。</w:t>
      </w:r>
    </w:p>
    <w:p w14:paraId="692DFE08">
      <w:pPr>
        <w:spacing w:before="2" w:line="333" w:lineRule="auto"/>
        <w:ind w:left="11" w:right="252" w:firstLine="644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21"/>
          <w:sz w:val="31"/>
          <w:szCs w:val="31"/>
        </w:rPr>
        <w:t>对</w:t>
      </w:r>
      <w:r>
        <w:rPr>
          <w:rFonts w:ascii="仿宋" w:hAnsi="仿宋" w:eastAsia="仿宋" w:cs="仿宋"/>
          <w:spacing w:val="12"/>
          <w:sz w:val="31"/>
          <w:szCs w:val="31"/>
        </w:rPr>
        <w:t>于因公临时赴香港团组，组团单位应当根据时局变化、</w:t>
      </w:r>
      <w:r>
        <w:rPr>
          <w:rFonts w:ascii="仿宋" w:hAnsi="仿宋" w:eastAsia="仿宋" w:cs="仿宋"/>
          <w:spacing w:val="38"/>
          <w:sz w:val="31"/>
          <w:szCs w:val="31"/>
        </w:rPr>
        <w:t>团</w:t>
      </w:r>
      <w:r>
        <w:rPr>
          <w:rFonts w:ascii="仿宋" w:hAnsi="仿宋" w:eastAsia="仿宋" w:cs="仿宋"/>
          <w:spacing w:val="20"/>
          <w:sz w:val="31"/>
          <w:szCs w:val="31"/>
        </w:rPr>
        <w:t>组任务和成员等方面的实际情况，采取适当形式对团组全体</w:t>
      </w:r>
      <w:bookmarkStart w:id="4" w:name="_bookmark5"/>
      <w:bookmarkEnd w:id="4"/>
      <w:r>
        <w:rPr>
          <w:rFonts w:ascii="仿宋" w:hAnsi="仿宋" w:eastAsia="仿宋" w:cs="仿宋"/>
          <w:spacing w:val="7"/>
          <w:sz w:val="31"/>
          <w:szCs w:val="31"/>
        </w:rPr>
        <w:t>人员进行行前教育。</w:t>
      </w:r>
    </w:p>
    <w:p w14:paraId="6E186593">
      <w:pPr>
        <w:spacing w:line="240" w:lineRule="auto"/>
        <w:ind w:left="0" w:right="0" w:firstLine="0"/>
        <w:rPr>
          <w:rFonts w:hint="default" w:ascii="仿宋" w:hAnsi="仿宋" w:eastAsia="仿宋" w:cs="仿宋"/>
          <w:spacing w:val="7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7"/>
          <w:sz w:val="31"/>
          <w:szCs w:val="31"/>
          <w:lang w:val="en-US" w:eastAsia="zh-CN"/>
        </w:rPr>
        <w:t>///</w:t>
      </w:r>
    </w:p>
    <w:p w14:paraId="53821B12">
      <w:pPr>
        <w:spacing w:line="224" w:lineRule="auto"/>
        <w:ind w:left="328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第五章审批管</w:t>
      </w:r>
      <w:r>
        <w:rPr>
          <w:rFonts w:ascii="黑体" w:hAnsi="黑体" w:eastAsia="黑体" w:cs="黑体"/>
          <w:spacing w:val="6"/>
          <w:sz w:val="31"/>
          <w:szCs w:val="31"/>
        </w:rPr>
        <w:t>理</w:t>
      </w:r>
    </w:p>
    <w:p w14:paraId="56600B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334" w:lineRule="auto"/>
        <w:ind w:left="646"/>
        <w:textAlignment w:val="baseline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5"/>
          <w:sz w:val="31"/>
          <w:szCs w:val="31"/>
        </w:rPr>
        <w:t>第</w:t>
      </w:r>
      <w:r>
        <w:rPr>
          <w:rFonts w:ascii="黑体" w:hAnsi="黑体" w:eastAsia="黑体" w:cs="黑体"/>
          <w:spacing w:val="23"/>
          <w:sz w:val="31"/>
          <w:szCs w:val="31"/>
        </w:rPr>
        <w:t>十八条</w:t>
      </w:r>
      <w:r>
        <w:rPr>
          <w:rFonts w:ascii="仿宋" w:hAnsi="仿宋" w:eastAsia="仿宋" w:cs="仿宋"/>
          <w:spacing w:val="23"/>
          <w:sz w:val="31"/>
          <w:szCs w:val="31"/>
        </w:rPr>
        <w:t>因公临时出国(境)按照以下权限和程序审批：</w:t>
      </w:r>
    </w:p>
    <w:p w14:paraId="35B24BD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34" w:lineRule="auto"/>
        <w:ind w:left="0" w:firstLine="395" w:firstLineChars="111"/>
        <w:textAlignment w:val="baseline"/>
        <w:rPr>
          <w:rFonts w:ascii="仿宋" w:hAnsi="仿宋" w:eastAsia="仿宋" w:cs="仿宋"/>
          <w:spacing w:val="21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(</w:t>
      </w:r>
      <w:r>
        <w:rPr>
          <w:rFonts w:hint="eastAsia" w:ascii="仿宋" w:hAnsi="仿宋" w:eastAsia="仿宋" w:cs="仿宋"/>
          <w:spacing w:val="23"/>
          <w:sz w:val="31"/>
          <w:szCs w:val="31"/>
          <w:lang w:val="en-US" w:eastAsia="zh-CN"/>
        </w:rPr>
        <w:t>一</w:t>
      </w:r>
      <w:r>
        <w:rPr>
          <w:rFonts w:ascii="仿宋" w:hAnsi="仿宋" w:eastAsia="仿宋" w:cs="仿宋"/>
          <w:spacing w:val="23"/>
          <w:sz w:val="31"/>
          <w:szCs w:val="31"/>
        </w:rPr>
        <w:t>)集团助理总经理(级)和集团直管干部正职出国(境)</w:t>
      </w:r>
      <w:r>
        <w:rPr>
          <w:rFonts w:ascii="仿宋" w:hAnsi="仿宋" w:eastAsia="仿宋" w:cs="仿宋"/>
          <w:spacing w:val="21"/>
          <w:sz w:val="31"/>
          <w:szCs w:val="31"/>
        </w:rPr>
        <w:t>，由所在集团部室、业务单元或直属机构提出申请，经集团人力资源部审核后，报所在单位的集团分管领导、集团专职党委副书记、集团总经理、集团董事长审批。</w:t>
      </w:r>
    </w:p>
    <w:p w14:paraId="4230D9BD">
      <w:pPr>
        <w:spacing w:before="3" w:line="333" w:lineRule="auto"/>
        <w:ind w:left="9" w:right="248" w:firstLine="63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(二)其他集团直管干部出国(境)，由所在集团部室</w:t>
      </w:r>
      <w:r>
        <w:rPr>
          <w:rFonts w:ascii="仿宋" w:hAnsi="仿宋" w:eastAsia="仿宋" w:cs="仿宋"/>
          <w:spacing w:val="19"/>
          <w:sz w:val="31"/>
          <w:szCs w:val="31"/>
        </w:rPr>
        <w:t>、</w:t>
      </w:r>
      <w:r>
        <w:rPr>
          <w:rFonts w:ascii="仿宋" w:hAnsi="仿宋" w:eastAsia="仿宋" w:cs="仿宋"/>
          <w:spacing w:val="21"/>
          <w:sz w:val="31"/>
          <w:szCs w:val="31"/>
        </w:rPr>
        <w:t>业务单元或直属机构提出申请，经集团人力资源部审核后，</w:t>
      </w:r>
      <w:r>
        <w:rPr>
          <w:rFonts w:ascii="仿宋" w:hAnsi="仿宋" w:eastAsia="仿宋" w:cs="仿宋"/>
          <w:spacing w:val="17"/>
          <w:sz w:val="31"/>
          <w:szCs w:val="31"/>
        </w:rPr>
        <w:t>报</w:t>
      </w:r>
      <w:r>
        <w:rPr>
          <w:rFonts w:ascii="仿宋" w:hAnsi="仿宋" w:eastAsia="仿宋" w:cs="仿宋"/>
          <w:spacing w:val="5"/>
          <w:sz w:val="31"/>
          <w:szCs w:val="31"/>
        </w:rPr>
        <w:t>所在单位的集团分管领导审批</w:t>
      </w:r>
      <w:r>
        <w:rPr>
          <w:rFonts w:ascii="仿宋" w:hAnsi="仿宋" w:eastAsia="仿宋" w:cs="仿宋"/>
          <w:spacing w:val="2"/>
          <w:sz w:val="31"/>
          <w:szCs w:val="31"/>
        </w:rPr>
        <w:t>。</w:t>
      </w:r>
    </w:p>
    <w:p w14:paraId="348B09DD">
      <w:pPr>
        <w:spacing w:line="333" w:lineRule="auto"/>
        <w:ind w:left="8" w:right="242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(三)其他人员出国(境)，由所在集团部室、业务单元</w:t>
      </w:r>
      <w:r>
        <w:rPr>
          <w:rFonts w:ascii="仿宋" w:hAnsi="仿宋" w:eastAsia="仿宋" w:cs="仿宋"/>
          <w:spacing w:val="12"/>
          <w:sz w:val="31"/>
          <w:szCs w:val="31"/>
        </w:rPr>
        <w:t>或直</w:t>
      </w:r>
      <w:r>
        <w:rPr>
          <w:rFonts w:ascii="仿宋" w:hAnsi="仿宋" w:eastAsia="仿宋" w:cs="仿宋"/>
          <w:spacing w:val="6"/>
          <w:sz w:val="31"/>
          <w:szCs w:val="31"/>
        </w:rPr>
        <w:t>属机构提出申请，报集团人力资源部审批。</w:t>
      </w:r>
    </w:p>
    <w:p w14:paraId="3749B79C">
      <w:pPr>
        <w:spacing w:before="2" w:line="333" w:lineRule="auto"/>
        <w:ind w:left="12" w:right="250" w:firstLine="656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涉</w:t>
      </w:r>
      <w:r>
        <w:rPr>
          <w:rFonts w:ascii="仿宋" w:hAnsi="仿宋" w:eastAsia="仿宋" w:cs="仿宋"/>
          <w:spacing w:val="14"/>
          <w:sz w:val="31"/>
          <w:szCs w:val="31"/>
        </w:rPr>
        <w:t>及不同集团部室、业务单元、直属机构组成的团组，由</w:t>
      </w:r>
      <w:r>
        <w:rPr>
          <w:rFonts w:ascii="仿宋" w:hAnsi="仿宋" w:eastAsia="仿宋" w:cs="仿宋"/>
          <w:spacing w:val="7"/>
          <w:sz w:val="31"/>
          <w:szCs w:val="31"/>
        </w:rPr>
        <w:t>组团单位提出申请</w:t>
      </w:r>
      <w:r>
        <w:rPr>
          <w:rFonts w:ascii="仿宋" w:hAnsi="仿宋" w:eastAsia="仿宋" w:cs="仿宋"/>
          <w:spacing w:val="5"/>
          <w:sz w:val="31"/>
          <w:szCs w:val="31"/>
        </w:rPr>
        <w:t>。</w:t>
      </w:r>
    </w:p>
    <w:p w14:paraId="19662832">
      <w:pPr>
        <w:spacing w:line="240" w:lineRule="auto"/>
        <w:ind w:left="0" w:right="0" w:firstLine="0"/>
        <w:rPr>
          <w:rFonts w:hint="default" w:ascii="仿宋" w:hAnsi="仿宋" w:eastAsia="仿宋" w:cs="仿宋"/>
          <w:spacing w:val="5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5"/>
          <w:sz w:val="31"/>
          <w:szCs w:val="31"/>
          <w:lang w:val="en-US" w:eastAsia="zh-CN"/>
        </w:rPr>
        <w:t>///</w:t>
      </w:r>
    </w:p>
    <w:p w14:paraId="49AE7138">
      <w:pPr>
        <w:spacing w:before="1" w:line="221" w:lineRule="auto"/>
        <w:ind w:left="649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第十九条</w:t>
      </w:r>
      <w:r>
        <w:rPr>
          <w:rFonts w:ascii="仿宋" w:hAnsi="仿宋" w:eastAsia="仿宋" w:cs="仿宋"/>
          <w:spacing w:val="15"/>
          <w:sz w:val="31"/>
          <w:szCs w:val="31"/>
        </w:rPr>
        <w:t>因公临时出国、赴澳门及台湾请示件须包括出</w:t>
      </w:r>
      <w:r>
        <w:rPr>
          <w:rFonts w:ascii="仿宋" w:hAnsi="仿宋" w:eastAsia="仿宋" w:cs="仿宋"/>
          <w:spacing w:val="13"/>
          <w:sz w:val="31"/>
          <w:szCs w:val="31"/>
        </w:rPr>
        <w:t>访</w:t>
      </w:r>
    </w:p>
    <w:p w14:paraId="38CFA5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9" w:line="334" w:lineRule="auto"/>
        <w:ind w:firstLine="0"/>
        <w:textAlignment w:val="baseline"/>
        <w:rPr>
          <w:rFonts w:ascii="仿宋" w:hAnsi="仿宋" w:eastAsia="仿宋" w:cs="仿宋"/>
          <w:spacing w:val="21"/>
          <w:sz w:val="31"/>
          <w:szCs w:val="31"/>
        </w:rPr>
      </w:pPr>
      <w:r>
        <w:rPr>
          <w:rFonts w:ascii="仿宋" w:hAnsi="仿宋" w:eastAsia="仿宋" w:cs="仿宋"/>
          <w:spacing w:val="33"/>
          <w:sz w:val="31"/>
          <w:szCs w:val="31"/>
        </w:rPr>
        <w:t>人</w:t>
      </w:r>
      <w:r>
        <w:rPr>
          <w:rFonts w:ascii="仿宋" w:hAnsi="仿宋" w:eastAsia="仿宋" w:cs="仿宋"/>
          <w:spacing w:val="20"/>
          <w:sz w:val="31"/>
          <w:szCs w:val="31"/>
        </w:rPr>
        <w:t>员、出访任务、往访国家/地区(如途经香港，亦需说明)、</w:t>
      </w:r>
      <w:r>
        <w:rPr>
          <w:rFonts w:ascii="仿宋" w:hAnsi="仿宋" w:eastAsia="仿宋" w:cs="仿宋"/>
          <w:spacing w:val="31"/>
          <w:sz w:val="31"/>
          <w:szCs w:val="31"/>
        </w:rPr>
        <w:t>邀</w:t>
      </w:r>
      <w:r>
        <w:rPr>
          <w:rFonts w:ascii="仿宋" w:hAnsi="仿宋" w:eastAsia="仿宋" w:cs="仿宋"/>
          <w:spacing w:val="22"/>
          <w:sz w:val="31"/>
          <w:szCs w:val="31"/>
        </w:rPr>
        <w:t>请单位情况、行程安排、公示情况、行前教育、经费预算、</w:t>
      </w:r>
      <w:r>
        <w:rPr>
          <w:rFonts w:ascii="仿宋" w:hAnsi="仿宋" w:eastAsia="仿宋" w:cs="仿宋"/>
          <w:spacing w:val="38"/>
          <w:sz w:val="31"/>
          <w:szCs w:val="31"/>
        </w:rPr>
        <w:t>是</w:t>
      </w:r>
      <w:r>
        <w:rPr>
          <w:rFonts w:ascii="仿宋" w:hAnsi="仿宋" w:eastAsia="仿宋" w:cs="仿宋"/>
          <w:spacing w:val="20"/>
          <w:sz w:val="31"/>
          <w:szCs w:val="31"/>
        </w:rPr>
        <w:t>否</w:t>
      </w:r>
      <w:r>
        <w:rPr>
          <w:rFonts w:ascii="仿宋" w:hAnsi="仿宋" w:eastAsia="仿宋" w:cs="仿宋"/>
          <w:spacing w:val="19"/>
          <w:sz w:val="31"/>
          <w:szCs w:val="31"/>
        </w:rPr>
        <w:t>存在违规出国(境)情形，以及其他必要的情况说明等内</w:t>
      </w:r>
      <w:r>
        <w:rPr>
          <w:rFonts w:ascii="仿宋" w:hAnsi="仿宋" w:eastAsia="仿宋" w:cs="仿宋"/>
          <w:spacing w:val="49"/>
          <w:sz w:val="31"/>
          <w:szCs w:val="31"/>
        </w:rPr>
        <w:t>容</w:t>
      </w:r>
      <w:r>
        <w:rPr>
          <w:rFonts w:ascii="仿宋" w:hAnsi="仿宋" w:eastAsia="仿宋" w:cs="仿宋"/>
          <w:spacing w:val="28"/>
          <w:sz w:val="31"/>
          <w:szCs w:val="31"/>
        </w:rPr>
        <w:t>，附《因公临时出国(境)审批表》、《出国(境)</w:t>
      </w:r>
      <w:r>
        <w:rPr>
          <w:rFonts w:ascii="仿宋" w:hAnsi="仿宋" w:eastAsia="仿宋" w:cs="仿宋"/>
          <w:spacing w:val="36"/>
          <w:sz w:val="31"/>
          <w:szCs w:val="31"/>
        </w:rPr>
        <w:t>行</w:t>
      </w:r>
      <w:r>
        <w:rPr>
          <w:rFonts w:ascii="仿宋" w:hAnsi="仿宋" w:eastAsia="仿宋" w:cs="仿宋"/>
          <w:spacing w:val="23"/>
          <w:sz w:val="31"/>
          <w:szCs w:val="31"/>
        </w:rPr>
        <w:t>前教育情况表》、《出国(境)反间谍安全防范承诺书》、</w:t>
      </w:r>
      <w:r>
        <w:rPr>
          <w:rFonts w:ascii="仿宋" w:hAnsi="仿宋" w:eastAsia="仿宋" w:cs="仿宋"/>
          <w:spacing w:val="21"/>
          <w:sz w:val="31"/>
          <w:szCs w:val="31"/>
        </w:rPr>
        <w:t>外方正式邀请函(或双跨团组征求意见函)等。</w:t>
      </w:r>
    </w:p>
    <w:p w14:paraId="56255F1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9" w:line="334" w:lineRule="auto"/>
        <w:ind w:firstLine="0"/>
        <w:textAlignment w:val="baseline"/>
        <w:rPr>
          <w:rFonts w:hint="default" w:ascii="仿宋" w:hAnsi="仿宋" w:eastAsia="仿宋" w:cs="仿宋"/>
          <w:spacing w:val="2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21"/>
          <w:sz w:val="31"/>
          <w:szCs w:val="31"/>
          <w:lang w:val="en-US" w:eastAsia="zh-CN"/>
        </w:rPr>
        <w:t>///</w:t>
      </w:r>
    </w:p>
    <w:p w14:paraId="20FE4E3B">
      <w:pPr>
        <w:spacing w:before="3" w:line="333" w:lineRule="auto"/>
        <w:ind w:left="11" w:right="317" w:firstLine="63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>第二十条</w:t>
      </w:r>
      <w:r>
        <w:rPr>
          <w:rFonts w:ascii="仿宋" w:hAnsi="仿宋" w:eastAsia="仿宋" w:cs="仿宋"/>
          <w:spacing w:val="15"/>
          <w:sz w:val="31"/>
          <w:szCs w:val="31"/>
        </w:rPr>
        <w:t>集团部室、业务单元和直属机构可根据对外业</w:t>
      </w:r>
      <w:r>
        <w:rPr>
          <w:rFonts w:ascii="仿宋" w:hAnsi="仿宋" w:eastAsia="仿宋" w:cs="仿宋"/>
          <w:spacing w:val="14"/>
          <w:sz w:val="31"/>
          <w:szCs w:val="31"/>
        </w:rPr>
        <w:t>务</w:t>
      </w:r>
      <w:r>
        <w:rPr>
          <w:rFonts w:ascii="仿宋" w:hAnsi="仿宋" w:eastAsia="仿宋" w:cs="仿宋"/>
          <w:spacing w:val="23"/>
          <w:sz w:val="31"/>
          <w:szCs w:val="31"/>
        </w:rPr>
        <w:t>需</w:t>
      </w:r>
      <w:r>
        <w:rPr>
          <w:rFonts w:ascii="仿宋" w:hAnsi="仿宋" w:eastAsia="仿宋" w:cs="仿宋"/>
          <w:spacing w:val="19"/>
          <w:sz w:val="31"/>
          <w:szCs w:val="31"/>
        </w:rPr>
        <w:t>要，申请适量经常赴特定国家(地区)、开展特定项目的业</w:t>
      </w:r>
      <w:r>
        <w:rPr>
          <w:rFonts w:ascii="仿宋" w:hAnsi="仿宋" w:eastAsia="仿宋" w:cs="仿宋"/>
          <w:spacing w:val="28"/>
          <w:sz w:val="31"/>
          <w:szCs w:val="31"/>
        </w:rPr>
        <w:t>务</w:t>
      </w:r>
      <w:r>
        <w:rPr>
          <w:rFonts w:ascii="仿宋" w:hAnsi="仿宋" w:eastAsia="仿宋" w:cs="仿宋"/>
          <w:spacing w:val="19"/>
          <w:sz w:val="31"/>
          <w:szCs w:val="31"/>
        </w:rPr>
        <w:t>人员，实行“一次审批、一年内多次有效”的出国(境)审</w:t>
      </w:r>
      <w:r>
        <w:rPr>
          <w:rFonts w:ascii="仿宋" w:hAnsi="仿宋" w:eastAsia="仿宋" w:cs="仿宋"/>
          <w:spacing w:val="-26"/>
          <w:sz w:val="31"/>
          <w:szCs w:val="31"/>
        </w:rPr>
        <w:t>批</w:t>
      </w:r>
      <w:r>
        <w:rPr>
          <w:rFonts w:ascii="仿宋" w:hAnsi="仿宋" w:eastAsia="仿宋" w:cs="仿宋"/>
          <w:spacing w:val="-21"/>
          <w:sz w:val="31"/>
          <w:szCs w:val="31"/>
        </w:rPr>
        <w:t>办法，包括：</w:t>
      </w:r>
    </w:p>
    <w:p w14:paraId="0FFC7CF9">
      <w:pPr>
        <w:spacing w:line="222" w:lineRule="auto"/>
        <w:ind w:left="6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(</w:t>
      </w:r>
      <w:r>
        <w:rPr>
          <w:rFonts w:ascii="仿宋" w:hAnsi="仿宋" w:eastAsia="仿宋" w:cs="仿宋"/>
          <w:spacing w:val="28"/>
          <w:sz w:val="31"/>
          <w:szCs w:val="31"/>
        </w:rPr>
        <w:t>一)执行国家对外援建项目任务；</w:t>
      </w:r>
    </w:p>
    <w:p w14:paraId="653ECA67">
      <w:pPr>
        <w:spacing w:before="189" w:line="221" w:lineRule="auto"/>
        <w:ind w:left="6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(</w:t>
      </w:r>
      <w:r>
        <w:rPr>
          <w:rFonts w:ascii="仿宋" w:hAnsi="仿宋" w:eastAsia="仿宋" w:cs="仿宋"/>
          <w:spacing w:val="25"/>
          <w:sz w:val="31"/>
          <w:szCs w:val="31"/>
        </w:rPr>
        <w:t>二)执行国际产能和装备制造合作任务；</w:t>
      </w:r>
    </w:p>
    <w:p w14:paraId="485EDB09">
      <w:pPr>
        <w:spacing w:before="186" w:line="334" w:lineRule="auto"/>
        <w:ind w:left="11" w:right="322" w:firstLine="6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(</w:t>
      </w:r>
      <w:r>
        <w:rPr>
          <w:rFonts w:ascii="仿宋" w:hAnsi="仿宋" w:eastAsia="仿宋" w:cs="仿宋"/>
          <w:spacing w:val="27"/>
          <w:sz w:val="31"/>
          <w:szCs w:val="31"/>
        </w:rPr>
        <w:t>三)执行本企业境外项目调研、招投标、谈判和筹备任</w:t>
      </w:r>
      <w:r>
        <w:rPr>
          <w:rFonts w:ascii="仿宋" w:hAnsi="仿宋" w:eastAsia="仿宋" w:cs="仿宋"/>
          <w:spacing w:val="-23"/>
          <w:sz w:val="31"/>
          <w:szCs w:val="31"/>
        </w:rPr>
        <w:t>务</w:t>
      </w:r>
      <w:r>
        <w:rPr>
          <w:rFonts w:ascii="仿宋" w:hAnsi="仿宋" w:eastAsia="仿宋" w:cs="仿宋"/>
          <w:spacing w:val="-21"/>
          <w:sz w:val="31"/>
          <w:szCs w:val="31"/>
        </w:rPr>
        <w:t>；</w:t>
      </w:r>
    </w:p>
    <w:p w14:paraId="28E77468">
      <w:pPr>
        <w:spacing w:line="333" w:lineRule="auto"/>
        <w:ind w:left="10" w:right="322" w:firstLine="62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(</w:t>
      </w:r>
      <w:r>
        <w:rPr>
          <w:rFonts w:ascii="仿宋" w:hAnsi="仿宋" w:eastAsia="仿宋" w:cs="仿宋"/>
          <w:spacing w:val="27"/>
          <w:sz w:val="31"/>
          <w:szCs w:val="31"/>
        </w:rPr>
        <w:t>四)执行本企业境外项目和装备产品技术支持、设备定</w:t>
      </w:r>
      <w:r>
        <w:rPr>
          <w:rFonts w:ascii="仿宋" w:hAnsi="仿宋" w:eastAsia="仿宋" w:cs="仿宋"/>
          <w:spacing w:val="2"/>
          <w:sz w:val="31"/>
          <w:szCs w:val="31"/>
        </w:rPr>
        <w:t>期维护和售后服务任务</w:t>
      </w:r>
      <w:r>
        <w:rPr>
          <w:rFonts w:ascii="仿宋" w:hAnsi="仿宋" w:eastAsia="仿宋" w:cs="仿宋"/>
          <w:spacing w:val="1"/>
          <w:sz w:val="31"/>
          <w:szCs w:val="31"/>
        </w:rPr>
        <w:t>；</w:t>
      </w:r>
    </w:p>
    <w:p w14:paraId="6BC8B238">
      <w:pPr>
        <w:spacing w:line="222" w:lineRule="auto"/>
        <w:ind w:left="6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(</w:t>
      </w:r>
      <w:r>
        <w:rPr>
          <w:rFonts w:ascii="仿宋" w:hAnsi="仿宋" w:eastAsia="仿宋" w:cs="仿宋"/>
          <w:spacing w:val="21"/>
          <w:sz w:val="31"/>
          <w:szCs w:val="31"/>
        </w:rPr>
        <w:t>五)执行本企业境外投融资、市场推介任务；</w:t>
      </w:r>
    </w:p>
    <w:p w14:paraId="67FF9D2C">
      <w:pPr>
        <w:spacing w:before="188" w:line="222" w:lineRule="auto"/>
        <w:ind w:left="6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6"/>
          <w:sz w:val="31"/>
          <w:szCs w:val="31"/>
        </w:rPr>
        <w:t>(</w:t>
      </w:r>
      <w:r>
        <w:rPr>
          <w:rFonts w:ascii="仿宋" w:hAnsi="仿宋" w:eastAsia="仿宋" w:cs="仿宋"/>
          <w:spacing w:val="26"/>
          <w:sz w:val="31"/>
          <w:szCs w:val="31"/>
        </w:rPr>
        <w:t>六)执行商务纠纷应诉任务；</w:t>
      </w:r>
    </w:p>
    <w:p w14:paraId="698E5812">
      <w:pPr>
        <w:spacing w:before="187" w:line="222" w:lineRule="auto"/>
        <w:ind w:left="63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3"/>
          <w:sz w:val="31"/>
          <w:szCs w:val="31"/>
        </w:rPr>
        <w:t>(</w:t>
      </w:r>
      <w:r>
        <w:rPr>
          <w:rFonts w:ascii="仿宋" w:hAnsi="仿宋" w:eastAsia="仿宋" w:cs="仿宋"/>
          <w:spacing w:val="21"/>
          <w:sz w:val="31"/>
          <w:szCs w:val="31"/>
        </w:rPr>
        <w:t>七)执行本企业海外分支机构前期筹建任务；</w:t>
      </w:r>
    </w:p>
    <w:p w14:paraId="1AA5CB0F">
      <w:pPr>
        <w:spacing w:before="186" w:line="334" w:lineRule="auto"/>
        <w:ind w:left="17" w:right="322" w:firstLine="6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(八)其他需经常赴特定国家(地区)、开展特定项目</w:t>
      </w:r>
      <w:r>
        <w:rPr>
          <w:rFonts w:ascii="仿宋" w:hAnsi="仿宋" w:eastAsia="仿宋" w:cs="仿宋"/>
          <w:spacing w:val="27"/>
          <w:sz w:val="31"/>
          <w:szCs w:val="31"/>
        </w:rPr>
        <w:t>的</w:t>
      </w:r>
      <w:r>
        <w:rPr>
          <w:rFonts w:ascii="仿宋" w:hAnsi="仿宋" w:eastAsia="仿宋" w:cs="仿宋"/>
          <w:spacing w:val="-15"/>
          <w:sz w:val="31"/>
          <w:szCs w:val="31"/>
        </w:rPr>
        <w:t>情</w:t>
      </w:r>
      <w:r>
        <w:rPr>
          <w:rFonts w:ascii="仿宋" w:hAnsi="仿宋" w:eastAsia="仿宋" w:cs="仿宋"/>
          <w:spacing w:val="-13"/>
          <w:sz w:val="31"/>
          <w:szCs w:val="31"/>
        </w:rPr>
        <w:t>形。</w:t>
      </w:r>
    </w:p>
    <w:p w14:paraId="7F4F7FF6">
      <w:pPr>
        <w:spacing w:before="4" w:line="342" w:lineRule="auto"/>
        <w:ind w:left="8" w:right="313" w:firstLine="643"/>
        <w:rPr>
          <w:rFonts w:ascii="仿宋" w:hAnsi="仿宋" w:eastAsia="仿宋" w:cs="仿宋"/>
          <w:spacing w:val="-16"/>
          <w:sz w:val="31"/>
          <w:szCs w:val="31"/>
        </w:rPr>
      </w:pPr>
      <w:r>
        <w:rPr>
          <w:rFonts w:ascii="仿宋" w:hAnsi="仿宋" w:eastAsia="仿宋" w:cs="仿宋"/>
          <w:spacing w:val="15"/>
          <w:sz w:val="31"/>
          <w:szCs w:val="31"/>
        </w:rPr>
        <w:t>对于一年内访问香港次数预估较少的，结合实际申请“</w:t>
      </w:r>
      <w:r>
        <w:rPr>
          <w:rFonts w:ascii="仿宋" w:hAnsi="仿宋" w:eastAsia="仿宋" w:cs="仿宋"/>
          <w:spacing w:val="13"/>
          <w:sz w:val="31"/>
          <w:szCs w:val="31"/>
        </w:rPr>
        <w:t>半</w:t>
      </w:r>
      <w:r>
        <w:rPr>
          <w:rFonts w:ascii="仿宋" w:hAnsi="仿宋" w:eastAsia="仿宋" w:cs="仿宋"/>
          <w:spacing w:val="37"/>
          <w:sz w:val="31"/>
          <w:szCs w:val="31"/>
        </w:rPr>
        <w:t>年</w:t>
      </w:r>
      <w:r>
        <w:rPr>
          <w:rFonts w:ascii="仿宋" w:hAnsi="仿宋" w:eastAsia="仿宋" w:cs="仿宋"/>
          <w:spacing w:val="20"/>
          <w:sz w:val="31"/>
          <w:szCs w:val="31"/>
        </w:rPr>
        <w:t>多次”“三个月多次”“三个月两次”“三个月单次”的签</w:t>
      </w:r>
      <w:r>
        <w:rPr>
          <w:rFonts w:ascii="仿宋" w:hAnsi="仿宋" w:eastAsia="仿宋" w:cs="仿宋"/>
          <w:spacing w:val="-17"/>
          <w:sz w:val="31"/>
          <w:szCs w:val="31"/>
        </w:rPr>
        <w:t>注</w:t>
      </w:r>
      <w:r>
        <w:rPr>
          <w:rFonts w:ascii="仿宋" w:hAnsi="仿宋" w:eastAsia="仿宋" w:cs="仿宋"/>
          <w:spacing w:val="-16"/>
          <w:sz w:val="31"/>
          <w:szCs w:val="31"/>
        </w:rPr>
        <w:t>。</w:t>
      </w:r>
    </w:p>
    <w:p w14:paraId="6600E2B0">
      <w:pPr>
        <w:spacing w:line="240" w:lineRule="auto"/>
        <w:ind w:left="0" w:right="0" w:firstLine="0"/>
        <w:rPr>
          <w:rFonts w:hint="default" w:ascii="仿宋" w:hAnsi="仿宋" w:eastAsia="仿宋" w:cs="仿宋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6"/>
          <w:sz w:val="31"/>
          <w:szCs w:val="31"/>
          <w:lang w:val="en-US" w:eastAsia="zh-CN"/>
        </w:rPr>
        <w:t>///</w:t>
      </w:r>
    </w:p>
    <w:p w14:paraId="34ECCA75">
      <w:pPr>
        <w:spacing w:before="64" w:line="224" w:lineRule="auto"/>
        <w:ind w:left="2002"/>
        <w:rPr>
          <w:rFonts w:ascii="黑体" w:hAnsi="黑体" w:eastAsia="黑体" w:cs="黑体"/>
          <w:sz w:val="31"/>
          <w:szCs w:val="31"/>
        </w:rPr>
      </w:pPr>
      <w:bookmarkStart w:id="5" w:name="_bookmark6"/>
      <w:bookmarkEnd w:id="5"/>
      <w:r>
        <w:rPr>
          <w:rFonts w:ascii="黑体" w:hAnsi="黑体" w:eastAsia="黑体" w:cs="黑体"/>
          <w:spacing w:val="16"/>
          <w:sz w:val="31"/>
          <w:szCs w:val="31"/>
        </w:rPr>
        <w:t>第</w:t>
      </w:r>
      <w:r>
        <w:rPr>
          <w:rFonts w:ascii="黑体" w:hAnsi="黑体" w:eastAsia="黑体" w:cs="黑体"/>
          <w:spacing w:val="12"/>
          <w:sz w:val="31"/>
          <w:szCs w:val="31"/>
        </w:rPr>
        <w:t>六</w:t>
      </w:r>
      <w:r>
        <w:rPr>
          <w:rFonts w:ascii="黑体" w:hAnsi="黑体" w:eastAsia="黑体" w:cs="黑体"/>
          <w:spacing w:val="8"/>
          <w:sz w:val="31"/>
          <w:szCs w:val="31"/>
        </w:rPr>
        <w:t>章回访、报告与事后信息公示</w:t>
      </w:r>
    </w:p>
    <w:p w14:paraId="6D887ADA">
      <w:pPr>
        <w:spacing w:before="178" w:line="334" w:lineRule="auto"/>
        <w:ind w:left="7" w:firstLine="640"/>
        <w:rPr>
          <w:rFonts w:ascii="仿宋" w:hAnsi="仿宋" w:eastAsia="仿宋" w:cs="仿宋"/>
          <w:spacing w:val="-15"/>
          <w:sz w:val="31"/>
          <w:szCs w:val="31"/>
        </w:rPr>
      </w:pPr>
      <w:r>
        <w:rPr>
          <w:rFonts w:ascii="黑体" w:hAnsi="黑体" w:eastAsia="黑体" w:cs="黑体"/>
          <w:spacing w:val="22"/>
          <w:sz w:val="31"/>
          <w:szCs w:val="31"/>
        </w:rPr>
        <w:t>第</w:t>
      </w:r>
      <w:r>
        <w:rPr>
          <w:rFonts w:ascii="黑体" w:hAnsi="黑体" w:eastAsia="黑体" w:cs="黑体"/>
          <w:spacing w:val="21"/>
          <w:sz w:val="31"/>
          <w:szCs w:val="31"/>
        </w:rPr>
        <w:t>二十一条</w:t>
      </w:r>
      <w:r>
        <w:rPr>
          <w:rFonts w:ascii="仿宋" w:hAnsi="仿宋" w:eastAsia="仿宋" w:cs="仿宋"/>
          <w:spacing w:val="21"/>
          <w:sz w:val="31"/>
          <w:szCs w:val="31"/>
        </w:rPr>
        <w:t>组团单位或派出单位应当在任务完成后1个月</w:t>
      </w:r>
      <w:r>
        <w:rPr>
          <w:rFonts w:ascii="仿宋" w:hAnsi="仿宋" w:eastAsia="仿宋" w:cs="仿宋"/>
          <w:spacing w:val="40"/>
          <w:sz w:val="31"/>
          <w:szCs w:val="31"/>
        </w:rPr>
        <w:t>内</w:t>
      </w:r>
      <w:r>
        <w:rPr>
          <w:rFonts w:ascii="仿宋" w:hAnsi="仿宋" w:eastAsia="仿宋" w:cs="仿宋"/>
          <w:spacing w:val="20"/>
          <w:sz w:val="31"/>
          <w:szCs w:val="31"/>
        </w:rPr>
        <w:t>对因公临时出国、赴澳门及台湾团组人员进行访谈，要求有</w:t>
      </w:r>
      <w:r>
        <w:rPr>
          <w:rFonts w:ascii="仿宋" w:hAnsi="仿宋" w:eastAsia="仿宋" w:cs="仿宋"/>
          <w:spacing w:val="29"/>
          <w:sz w:val="31"/>
          <w:szCs w:val="31"/>
        </w:rPr>
        <w:t>关</w:t>
      </w:r>
      <w:r>
        <w:rPr>
          <w:rFonts w:ascii="仿宋" w:hAnsi="仿宋" w:eastAsia="仿宋" w:cs="仿宋"/>
          <w:spacing w:val="24"/>
          <w:sz w:val="31"/>
          <w:szCs w:val="31"/>
        </w:rPr>
        <w:t>人员填写《出国(境)人员回访记录表》</w:t>
      </w:r>
      <w:del w:id="249" w:author="咨询组" w:date="2025-12-10T10:16:43Z">
        <w:r>
          <w:rPr>
            <w:rFonts w:ascii="仿宋" w:hAnsi="仿宋" w:eastAsia="仿宋" w:cs="仿宋"/>
            <w:spacing w:val="24"/>
            <w:sz w:val="31"/>
            <w:szCs w:val="31"/>
          </w:rPr>
          <w:delText>(附录4)</w:delText>
        </w:r>
      </w:del>
      <w:r>
        <w:rPr>
          <w:rFonts w:ascii="仿宋" w:hAnsi="仿宋" w:eastAsia="仿宋" w:cs="仿宋"/>
          <w:spacing w:val="24"/>
          <w:sz w:val="31"/>
          <w:szCs w:val="31"/>
        </w:rPr>
        <w:t>，开展回</w:t>
      </w:r>
      <w:r>
        <w:rPr>
          <w:rFonts w:ascii="仿宋" w:hAnsi="仿宋" w:eastAsia="仿宋" w:cs="仿宋"/>
          <w:spacing w:val="16"/>
          <w:sz w:val="31"/>
          <w:szCs w:val="31"/>
        </w:rPr>
        <w:t>访调</w:t>
      </w:r>
      <w:r>
        <w:rPr>
          <w:rFonts w:ascii="仿宋" w:hAnsi="仿宋" w:eastAsia="仿宋" w:cs="仿宋"/>
          <w:spacing w:val="10"/>
          <w:sz w:val="31"/>
          <w:szCs w:val="31"/>
        </w:rPr>
        <w:t>查</w:t>
      </w:r>
      <w:r>
        <w:rPr>
          <w:rFonts w:ascii="仿宋" w:hAnsi="仿宋" w:eastAsia="仿宋" w:cs="仿宋"/>
          <w:spacing w:val="8"/>
          <w:sz w:val="31"/>
          <w:szCs w:val="31"/>
        </w:rPr>
        <w:t>，了解团组在外情况，进一步加强监督和安全防范。如</w:t>
      </w:r>
      <w:r>
        <w:rPr>
          <w:rFonts w:ascii="仿宋" w:hAnsi="仿宋" w:eastAsia="仿宋" w:cs="仿宋"/>
          <w:spacing w:val="40"/>
          <w:sz w:val="31"/>
          <w:szCs w:val="31"/>
        </w:rPr>
        <w:t>发</w:t>
      </w:r>
      <w:r>
        <w:rPr>
          <w:rFonts w:ascii="仿宋" w:hAnsi="仿宋" w:eastAsia="仿宋" w:cs="仿宋"/>
          <w:spacing w:val="20"/>
          <w:sz w:val="31"/>
          <w:szCs w:val="31"/>
        </w:rPr>
        <w:t>现违反纪律规定、危害国家安全等可疑情况应当及时请示报</w:t>
      </w:r>
      <w:r>
        <w:rPr>
          <w:rFonts w:ascii="仿宋" w:hAnsi="仿宋" w:eastAsia="仿宋" w:cs="仿宋"/>
          <w:spacing w:val="-16"/>
          <w:sz w:val="31"/>
          <w:szCs w:val="31"/>
        </w:rPr>
        <w:t>告</w:t>
      </w:r>
      <w:r>
        <w:rPr>
          <w:rFonts w:ascii="仿宋" w:hAnsi="仿宋" w:eastAsia="仿宋" w:cs="仿宋"/>
          <w:spacing w:val="-15"/>
          <w:sz w:val="31"/>
          <w:szCs w:val="31"/>
        </w:rPr>
        <w:t>。</w:t>
      </w:r>
    </w:p>
    <w:p w14:paraId="483DF1F7">
      <w:pPr>
        <w:spacing w:line="240" w:lineRule="auto"/>
        <w:ind w:left="0" w:firstLine="0"/>
        <w:rPr>
          <w:rFonts w:hint="default" w:ascii="仿宋" w:hAnsi="仿宋" w:eastAsia="仿宋" w:cs="仿宋"/>
          <w:spacing w:val="-15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5"/>
          <w:sz w:val="31"/>
          <w:szCs w:val="31"/>
          <w:lang w:val="en-US" w:eastAsia="zh-CN"/>
        </w:rPr>
        <w:t>///</w:t>
      </w:r>
    </w:p>
    <w:p w14:paraId="5118821C">
      <w:pPr>
        <w:spacing w:before="7" w:line="333" w:lineRule="auto"/>
        <w:ind w:firstLine="648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9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二十二条</w:t>
      </w:r>
      <w:r>
        <w:rPr>
          <w:rFonts w:ascii="仿宋" w:hAnsi="仿宋" w:eastAsia="仿宋" w:cs="仿宋"/>
          <w:spacing w:val="15"/>
          <w:sz w:val="31"/>
          <w:szCs w:val="31"/>
        </w:rPr>
        <w:t>对因公临时出国、赴澳门及台湾的出访团组应</w:t>
      </w:r>
      <w:r>
        <w:rPr>
          <w:rFonts w:ascii="仿宋" w:hAnsi="仿宋" w:eastAsia="仿宋" w:cs="仿宋"/>
          <w:spacing w:val="26"/>
          <w:sz w:val="31"/>
          <w:szCs w:val="31"/>
        </w:rPr>
        <w:t>当按要求认真撰写出访报告、填写《出国(境)人员回访记录</w:t>
      </w:r>
      <w:r>
        <w:rPr>
          <w:rFonts w:ascii="仿宋" w:hAnsi="仿宋" w:eastAsia="仿宋" w:cs="仿宋"/>
          <w:spacing w:val="29"/>
          <w:sz w:val="31"/>
          <w:szCs w:val="31"/>
        </w:rPr>
        <w:t>表</w:t>
      </w:r>
      <w:r>
        <w:rPr>
          <w:rFonts w:ascii="仿宋" w:hAnsi="仿宋" w:eastAsia="仿宋" w:cs="仿宋"/>
          <w:spacing w:val="20"/>
          <w:sz w:val="31"/>
          <w:szCs w:val="31"/>
        </w:rPr>
        <w:t>》以及《执行中央八项规定及其实施细则精神报告表》</w:t>
      </w:r>
      <w:del w:id="250" w:author="咨询组" w:date="2025-12-10T10:16:53Z">
        <w:r>
          <w:rPr>
            <w:rFonts w:ascii="仿宋" w:hAnsi="仿宋" w:eastAsia="仿宋" w:cs="仿宋"/>
            <w:spacing w:val="20"/>
            <w:sz w:val="31"/>
            <w:szCs w:val="31"/>
          </w:rPr>
          <w:delText>(附</w:delText>
        </w:r>
      </w:del>
      <w:del w:id="251" w:author="咨询组" w:date="2025-12-10T10:16:53Z">
        <w:r>
          <w:rPr>
            <w:rFonts w:ascii="仿宋" w:hAnsi="仿宋" w:eastAsia="仿宋" w:cs="仿宋"/>
            <w:spacing w:val="36"/>
            <w:sz w:val="31"/>
            <w:szCs w:val="31"/>
          </w:rPr>
          <w:delText>录</w:delText>
        </w:r>
      </w:del>
      <w:del w:id="252" w:author="咨询组" w:date="2025-12-10T10:16:53Z">
        <w:r>
          <w:rPr>
            <w:rFonts w:ascii="仿宋" w:hAnsi="仿宋" w:eastAsia="仿宋" w:cs="仿宋"/>
            <w:spacing w:val="18"/>
            <w:sz w:val="31"/>
            <w:szCs w:val="31"/>
          </w:rPr>
          <w:delText>5)</w:delText>
        </w:r>
      </w:del>
      <w:r>
        <w:rPr>
          <w:rFonts w:ascii="仿宋" w:hAnsi="仿宋" w:eastAsia="仿宋" w:cs="仿宋"/>
          <w:spacing w:val="18"/>
          <w:sz w:val="31"/>
          <w:szCs w:val="31"/>
        </w:rPr>
        <w:t>，并于回国(入境)后1个月内提交签字文件。需多次前</w:t>
      </w:r>
      <w:r>
        <w:rPr>
          <w:rFonts w:ascii="仿宋" w:hAnsi="仿宋" w:eastAsia="仿宋" w:cs="仿宋"/>
          <w:spacing w:val="38"/>
          <w:sz w:val="31"/>
          <w:szCs w:val="31"/>
        </w:rPr>
        <w:t>往</w:t>
      </w:r>
      <w:r>
        <w:rPr>
          <w:rFonts w:ascii="仿宋" w:hAnsi="仿宋" w:eastAsia="仿宋" w:cs="仿宋"/>
          <w:spacing w:val="30"/>
          <w:sz w:val="31"/>
          <w:szCs w:val="31"/>
        </w:rPr>
        <w:t>国(境)外执行同一项任务的，可在每次回国(入境)后提</w:t>
      </w:r>
      <w:r>
        <w:rPr>
          <w:rFonts w:ascii="仿宋" w:hAnsi="仿宋" w:eastAsia="仿宋" w:cs="仿宋"/>
          <w:spacing w:val="36"/>
          <w:sz w:val="31"/>
          <w:szCs w:val="31"/>
        </w:rPr>
        <w:t>交</w:t>
      </w:r>
      <w:r>
        <w:rPr>
          <w:rFonts w:ascii="仿宋" w:hAnsi="仿宋" w:eastAsia="仿宋" w:cs="仿宋"/>
          <w:spacing w:val="20"/>
          <w:sz w:val="31"/>
          <w:szCs w:val="31"/>
        </w:rPr>
        <w:t>简要情况报告，整项任务完成后1个月内再按要求提交赴国</w:t>
      </w:r>
      <w:r>
        <w:rPr>
          <w:rFonts w:ascii="仿宋" w:hAnsi="仿宋" w:eastAsia="仿宋" w:cs="仿宋"/>
          <w:spacing w:val="47"/>
          <w:sz w:val="31"/>
          <w:szCs w:val="31"/>
        </w:rPr>
        <w:t>(</w:t>
      </w:r>
      <w:r>
        <w:rPr>
          <w:rFonts w:ascii="仿宋" w:hAnsi="仿宋" w:eastAsia="仿宋" w:cs="仿宋"/>
          <w:spacing w:val="42"/>
          <w:sz w:val="31"/>
          <w:szCs w:val="31"/>
        </w:rPr>
        <w:t>境)外情况报告。</w:t>
      </w:r>
    </w:p>
    <w:p w14:paraId="0973139E">
      <w:pPr>
        <w:spacing w:before="2" w:line="333" w:lineRule="auto"/>
        <w:ind w:left="35" w:right="2" w:firstLine="619"/>
        <w:rPr>
          <w:rFonts w:ascii="仿宋" w:hAnsi="仿宋" w:eastAsia="仿宋" w:cs="仿宋"/>
          <w:spacing w:val="19"/>
          <w:sz w:val="31"/>
          <w:szCs w:val="31"/>
        </w:rPr>
      </w:pPr>
      <w:r>
        <w:rPr>
          <w:rFonts w:ascii="仿宋" w:hAnsi="仿宋" w:eastAsia="仿宋" w:cs="仿宋"/>
          <w:spacing w:val="39"/>
          <w:sz w:val="31"/>
          <w:szCs w:val="31"/>
        </w:rPr>
        <w:t>集</w:t>
      </w:r>
      <w:r>
        <w:rPr>
          <w:rFonts w:ascii="仿宋" w:hAnsi="仿宋" w:eastAsia="仿宋" w:cs="仿宋"/>
          <w:spacing w:val="26"/>
          <w:sz w:val="31"/>
          <w:szCs w:val="31"/>
        </w:rPr>
        <w:t>团助理总经理(级)和集团直管干部正职人员出访团组</w:t>
      </w:r>
      <w:r>
        <w:rPr>
          <w:rFonts w:ascii="仿宋" w:hAnsi="仿宋" w:eastAsia="仿宋" w:cs="仿宋"/>
          <w:spacing w:val="38"/>
          <w:sz w:val="31"/>
          <w:szCs w:val="31"/>
        </w:rPr>
        <w:t>出</w:t>
      </w:r>
      <w:r>
        <w:rPr>
          <w:rFonts w:ascii="仿宋" w:hAnsi="仿宋" w:eastAsia="仿宋" w:cs="仿宋"/>
          <w:spacing w:val="21"/>
          <w:sz w:val="31"/>
          <w:szCs w:val="31"/>
        </w:rPr>
        <w:t>访</w:t>
      </w:r>
      <w:r>
        <w:rPr>
          <w:rFonts w:ascii="仿宋" w:hAnsi="仿宋" w:eastAsia="仿宋" w:cs="仿宋"/>
          <w:spacing w:val="19"/>
          <w:sz w:val="31"/>
          <w:szCs w:val="31"/>
        </w:rPr>
        <w:t>报告报所在单位集团分管领导、集团专职党委副书记、集</w:t>
      </w:r>
      <w:r>
        <w:rPr>
          <w:rFonts w:ascii="仿宋" w:hAnsi="仿宋" w:eastAsia="仿宋" w:cs="仿宋"/>
          <w:spacing w:val="20"/>
          <w:sz w:val="31"/>
          <w:szCs w:val="31"/>
        </w:rPr>
        <w:t>团总经理、集团董事长审批，抄送集团人力资源部。其他人员出访团组出访报告报组团单位或派出单位审批，抄送本企业</w:t>
      </w:r>
      <w:r>
        <w:rPr>
          <w:rFonts w:ascii="仿宋" w:hAnsi="仿宋" w:eastAsia="仿宋" w:cs="仿宋"/>
          <w:spacing w:val="19"/>
          <w:sz w:val="31"/>
          <w:szCs w:val="31"/>
        </w:rPr>
        <w:t>出</w:t>
      </w:r>
      <w:r>
        <w:rPr>
          <w:rFonts w:ascii="仿宋" w:hAnsi="仿宋" w:eastAsia="仿宋" w:cs="仿宋"/>
          <w:spacing w:val="22"/>
          <w:sz w:val="31"/>
          <w:szCs w:val="31"/>
        </w:rPr>
        <w:t>国</w:t>
      </w:r>
      <w:r>
        <w:rPr>
          <w:rFonts w:ascii="仿宋" w:hAnsi="仿宋" w:eastAsia="仿宋" w:cs="仿宋"/>
          <w:spacing w:val="19"/>
          <w:sz w:val="31"/>
          <w:szCs w:val="31"/>
        </w:rPr>
        <w:t>(境)管理部门。</w:t>
      </w:r>
    </w:p>
    <w:p w14:paraId="16ABF6FD">
      <w:pPr>
        <w:spacing w:line="240" w:lineRule="auto"/>
        <w:ind w:left="0" w:right="0" w:firstLine="0"/>
        <w:rPr>
          <w:rFonts w:hint="default" w:ascii="仿宋" w:hAnsi="仿宋" w:eastAsia="仿宋" w:cs="仿宋"/>
          <w:spacing w:val="19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9"/>
          <w:sz w:val="31"/>
          <w:szCs w:val="31"/>
          <w:lang w:val="en-US" w:eastAsia="zh-CN"/>
        </w:rPr>
        <w:t>///</w:t>
      </w:r>
    </w:p>
    <w:p w14:paraId="455B0F2E">
      <w:pPr>
        <w:spacing w:before="5" w:line="337" w:lineRule="auto"/>
        <w:ind w:firstLine="648"/>
        <w:rPr>
          <w:rFonts w:ascii="仿宋" w:hAnsi="仿宋" w:eastAsia="仿宋" w:cs="仿宋"/>
          <w:spacing w:val="-6"/>
          <w:sz w:val="31"/>
          <w:szCs w:val="31"/>
        </w:rPr>
      </w:pPr>
      <w:r>
        <w:rPr>
          <w:rFonts w:ascii="黑体" w:hAnsi="黑体" w:eastAsia="黑体" w:cs="黑体"/>
          <w:spacing w:val="28"/>
          <w:sz w:val="31"/>
          <w:szCs w:val="31"/>
        </w:rPr>
        <w:t>第</w:t>
      </w:r>
      <w:r>
        <w:rPr>
          <w:rFonts w:ascii="黑体" w:hAnsi="黑体" w:eastAsia="黑体" w:cs="黑体"/>
          <w:spacing w:val="16"/>
          <w:sz w:val="31"/>
          <w:szCs w:val="31"/>
        </w:rPr>
        <w:t>二</w:t>
      </w:r>
      <w:r>
        <w:rPr>
          <w:rFonts w:ascii="黑体" w:hAnsi="黑体" w:eastAsia="黑体" w:cs="黑体"/>
          <w:spacing w:val="14"/>
          <w:sz w:val="31"/>
          <w:szCs w:val="31"/>
        </w:rPr>
        <w:t>十三条</w:t>
      </w:r>
      <w:r>
        <w:rPr>
          <w:rFonts w:ascii="仿宋" w:hAnsi="仿宋" w:eastAsia="仿宋" w:cs="仿宋"/>
          <w:spacing w:val="14"/>
          <w:sz w:val="31"/>
          <w:szCs w:val="31"/>
        </w:rPr>
        <w:t>除因公临时赴香港团组外，出访团组回国(入</w:t>
      </w:r>
      <w:r>
        <w:rPr>
          <w:rFonts w:ascii="仿宋" w:hAnsi="仿宋" w:eastAsia="仿宋" w:cs="仿宋"/>
          <w:spacing w:val="9"/>
          <w:sz w:val="31"/>
          <w:szCs w:val="31"/>
        </w:rPr>
        <w:t>境)后应当在1个月内在单位内部公布团组回国信息，自觉接</w:t>
      </w:r>
      <w:r>
        <w:rPr>
          <w:rFonts w:ascii="仿宋" w:hAnsi="仿宋" w:eastAsia="仿宋" w:cs="仿宋"/>
          <w:spacing w:val="6"/>
          <w:sz w:val="31"/>
          <w:szCs w:val="31"/>
        </w:rPr>
        <w:t>受</w:t>
      </w:r>
      <w:r>
        <w:rPr>
          <w:rFonts w:ascii="仿宋" w:hAnsi="仿宋" w:eastAsia="仿宋" w:cs="仿宋"/>
          <w:spacing w:val="23"/>
          <w:sz w:val="31"/>
          <w:szCs w:val="31"/>
        </w:rPr>
        <w:t>群</w:t>
      </w:r>
      <w:r>
        <w:rPr>
          <w:rFonts w:ascii="仿宋" w:hAnsi="仿宋" w:eastAsia="仿宋" w:cs="仿宋"/>
          <w:spacing w:val="21"/>
          <w:sz w:val="31"/>
          <w:szCs w:val="31"/>
        </w:rPr>
        <w:t>众监督。未按规定进行公示公开的，财务部门不予核销出访</w:t>
      </w:r>
      <w:r>
        <w:rPr>
          <w:rFonts w:ascii="仿宋" w:hAnsi="仿宋" w:eastAsia="仿宋" w:cs="仿宋"/>
          <w:spacing w:val="30"/>
          <w:sz w:val="31"/>
          <w:szCs w:val="31"/>
        </w:rPr>
        <w:t>费</w:t>
      </w:r>
      <w:r>
        <w:rPr>
          <w:rFonts w:ascii="仿宋" w:hAnsi="仿宋" w:eastAsia="仿宋" w:cs="仿宋"/>
          <w:spacing w:val="21"/>
          <w:sz w:val="31"/>
          <w:szCs w:val="31"/>
        </w:rPr>
        <w:t>用。严禁任何单位和个人在公示公开工作中弄虚作假、徇私</w:t>
      </w:r>
      <w:r>
        <w:rPr>
          <w:rFonts w:ascii="仿宋" w:hAnsi="仿宋" w:eastAsia="仿宋" w:cs="仿宋"/>
          <w:spacing w:val="-9"/>
          <w:sz w:val="31"/>
          <w:szCs w:val="31"/>
        </w:rPr>
        <w:t>舞</w:t>
      </w:r>
      <w:r>
        <w:rPr>
          <w:rFonts w:ascii="仿宋" w:hAnsi="仿宋" w:eastAsia="仿宋" w:cs="仿宋"/>
          <w:spacing w:val="-6"/>
          <w:sz w:val="31"/>
          <w:szCs w:val="31"/>
        </w:rPr>
        <w:t>弊。</w:t>
      </w:r>
    </w:p>
    <w:p w14:paraId="046B9745">
      <w:pPr>
        <w:spacing w:line="240" w:lineRule="auto"/>
        <w:ind w:firstLine="0"/>
        <w:rPr>
          <w:rFonts w:hint="default" w:ascii="仿宋" w:hAnsi="仿宋" w:eastAsia="仿宋" w:cs="仿宋"/>
          <w:spacing w:val="-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1"/>
          <w:szCs w:val="31"/>
          <w:lang w:val="en-US" w:eastAsia="zh-CN"/>
        </w:rPr>
        <w:t>///</w:t>
      </w:r>
    </w:p>
    <w:p w14:paraId="14F4C4D3">
      <w:pPr>
        <w:spacing w:before="64" w:line="224" w:lineRule="auto"/>
        <w:ind w:left="3279"/>
        <w:rPr>
          <w:rFonts w:ascii="黑体" w:hAnsi="黑体" w:eastAsia="黑体" w:cs="黑体"/>
          <w:sz w:val="31"/>
          <w:szCs w:val="31"/>
        </w:rPr>
      </w:pPr>
      <w:bookmarkStart w:id="6" w:name="_bookmark7"/>
      <w:bookmarkEnd w:id="6"/>
      <w:r>
        <w:rPr>
          <w:rFonts w:ascii="黑体" w:hAnsi="黑体" w:eastAsia="黑体" w:cs="黑体"/>
          <w:spacing w:val="8"/>
          <w:sz w:val="31"/>
          <w:szCs w:val="31"/>
        </w:rPr>
        <w:t>第七章证件管</w:t>
      </w:r>
      <w:r>
        <w:rPr>
          <w:rFonts w:ascii="黑体" w:hAnsi="黑体" w:eastAsia="黑体" w:cs="黑体"/>
          <w:spacing w:val="6"/>
          <w:sz w:val="31"/>
          <w:szCs w:val="31"/>
        </w:rPr>
        <w:t>理</w:t>
      </w:r>
    </w:p>
    <w:p w14:paraId="6AF2C86B">
      <w:pPr>
        <w:spacing w:before="185" w:line="333" w:lineRule="auto"/>
        <w:ind w:left="11" w:right="243" w:firstLine="63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9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二十四条</w:t>
      </w:r>
      <w:r>
        <w:rPr>
          <w:rFonts w:ascii="仿宋" w:hAnsi="仿宋" w:eastAsia="仿宋" w:cs="仿宋"/>
          <w:spacing w:val="15"/>
          <w:sz w:val="31"/>
          <w:szCs w:val="31"/>
        </w:rPr>
        <w:t>因公证件包括因公护照、因公往来港澳特别行</w:t>
      </w:r>
      <w:r>
        <w:rPr>
          <w:rFonts w:ascii="仿宋" w:hAnsi="仿宋" w:eastAsia="仿宋" w:cs="仿宋"/>
          <w:spacing w:val="26"/>
          <w:sz w:val="31"/>
          <w:szCs w:val="31"/>
        </w:rPr>
        <w:t>政</w:t>
      </w:r>
      <w:r>
        <w:rPr>
          <w:rFonts w:ascii="仿宋" w:hAnsi="仿宋" w:eastAsia="仿宋" w:cs="仿宋"/>
          <w:spacing w:val="14"/>
          <w:sz w:val="31"/>
          <w:szCs w:val="31"/>
        </w:rPr>
        <w:t>区通行证、往来台湾通行证。因公证件应当按照以下权限分</w:t>
      </w:r>
      <w:r>
        <w:rPr>
          <w:rFonts w:ascii="仿宋" w:hAnsi="仿宋" w:eastAsia="仿宋" w:cs="仿宋"/>
          <w:spacing w:val="4"/>
          <w:sz w:val="31"/>
          <w:szCs w:val="31"/>
        </w:rPr>
        <w:t>级</w:t>
      </w:r>
      <w:r>
        <w:rPr>
          <w:rFonts w:ascii="仿宋" w:hAnsi="仿宋" w:eastAsia="仿宋" w:cs="仿宋"/>
          <w:spacing w:val="3"/>
          <w:sz w:val="31"/>
          <w:szCs w:val="31"/>
        </w:rPr>
        <w:t>保</w:t>
      </w:r>
      <w:r>
        <w:rPr>
          <w:rFonts w:ascii="仿宋" w:hAnsi="仿宋" w:eastAsia="仿宋" w:cs="仿宋"/>
          <w:spacing w:val="2"/>
          <w:sz w:val="31"/>
          <w:szCs w:val="31"/>
        </w:rPr>
        <w:t>管：</w:t>
      </w:r>
    </w:p>
    <w:p w14:paraId="6E1F013F">
      <w:pPr>
        <w:spacing w:before="2" w:line="333" w:lineRule="auto"/>
        <w:ind w:left="11" w:right="253" w:firstLine="62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7"/>
          <w:sz w:val="31"/>
          <w:szCs w:val="31"/>
        </w:rPr>
        <w:t>(一)集团直管干部因公护照、往来台湾通行证由集团</w:t>
      </w:r>
      <w:r>
        <w:rPr>
          <w:rFonts w:ascii="仿宋" w:hAnsi="仿宋" w:eastAsia="仿宋" w:cs="仿宋"/>
          <w:spacing w:val="26"/>
          <w:sz w:val="31"/>
          <w:szCs w:val="31"/>
        </w:rPr>
        <w:t>人</w:t>
      </w:r>
      <w:r>
        <w:rPr>
          <w:rFonts w:ascii="仿宋" w:hAnsi="仿宋" w:eastAsia="仿宋" w:cs="仿宋"/>
          <w:spacing w:val="-1"/>
          <w:sz w:val="31"/>
          <w:szCs w:val="31"/>
        </w:rPr>
        <w:t>力资源部保管。</w:t>
      </w:r>
    </w:p>
    <w:p w14:paraId="269CC85E">
      <w:pPr>
        <w:spacing w:before="3" w:line="333" w:lineRule="auto"/>
        <w:ind w:left="12" w:right="245" w:firstLine="6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4"/>
          <w:sz w:val="31"/>
          <w:szCs w:val="31"/>
        </w:rPr>
        <w:t>(</w:t>
      </w:r>
      <w:r>
        <w:rPr>
          <w:rFonts w:ascii="仿宋" w:hAnsi="仿宋" w:eastAsia="仿宋" w:cs="仿宋"/>
          <w:spacing w:val="20"/>
          <w:sz w:val="31"/>
          <w:szCs w:val="31"/>
        </w:rPr>
        <w:t>二)集团部室的集团直管干部因公往来港澳特别行政区</w:t>
      </w:r>
      <w:r>
        <w:rPr>
          <w:rFonts w:ascii="仿宋" w:hAnsi="仿宋" w:eastAsia="仿宋" w:cs="仿宋"/>
          <w:spacing w:val="14"/>
          <w:sz w:val="31"/>
          <w:szCs w:val="31"/>
        </w:rPr>
        <w:t>通</w:t>
      </w:r>
      <w:r>
        <w:rPr>
          <w:rFonts w:ascii="仿宋" w:hAnsi="仿宋" w:eastAsia="仿宋" w:cs="仿宋"/>
          <w:spacing w:val="10"/>
          <w:sz w:val="31"/>
          <w:szCs w:val="31"/>
        </w:rPr>
        <w:t>行</w:t>
      </w:r>
      <w:r>
        <w:rPr>
          <w:rFonts w:ascii="仿宋" w:hAnsi="仿宋" w:eastAsia="仿宋" w:cs="仿宋"/>
          <w:spacing w:val="7"/>
          <w:sz w:val="31"/>
          <w:szCs w:val="31"/>
        </w:rPr>
        <w:t>证由集团人力资源部保管；</w:t>
      </w:r>
    </w:p>
    <w:p w14:paraId="541C94CE">
      <w:pPr>
        <w:spacing w:line="333" w:lineRule="auto"/>
        <w:ind w:left="5" w:right="242" w:firstLine="63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6"/>
          <w:sz w:val="31"/>
          <w:szCs w:val="31"/>
        </w:rPr>
        <w:t>(</w:t>
      </w:r>
      <w:r>
        <w:rPr>
          <w:rFonts w:ascii="仿宋" w:hAnsi="仿宋" w:eastAsia="仿宋" w:cs="仿宋"/>
          <w:spacing w:val="8"/>
          <w:sz w:val="31"/>
          <w:szCs w:val="31"/>
        </w:rPr>
        <w:t>三)其他因公证件由所在集团部室、业务单元或直属机</w:t>
      </w:r>
      <w:r>
        <w:rPr>
          <w:rFonts w:ascii="仿宋" w:hAnsi="仿宋" w:eastAsia="仿宋" w:cs="仿宋"/>
          <w:spacing w:val="5"/>
          <w:sz w:val="31"/>
          <w:szCs w:val="31"/>
        </w:rPr>
        <w:t>构</w:t>
      </w:r>
      <w:r>
        <w:rPr>
          <w:rFonts w:ascii="仿宋" w:hAnsi="仿宋" w:eastAsia="仿宋" w:cs="仿宋"/>
          <w:spacing w:val="4"/>
          <w:sz w:val="31"/>
          <w:szCs w:val="31"/>
        </w:rPr>
        <w:t>保管。</w:t>
      </w:r>
    </w:p>
    <w:p w14:paraId="27D6B828">
      <w:pPr>
        <w:spacing w:before="2" w:line="333" w:lineRule="auto"/>
        <w:ind w:left="11" w:right="248" w:firstLine="64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派</w:t>
      </w:r>
      <w:r>
        <w:rPr>
          <w:rFonts w:ascii="仿宋" w:hAnsi="仿宋" w:eastAsia="仿宋" w:cs="仿宋"/>
          <w:spacing w:val="21"/>
          <w:sz w:val="31"/>
          <w:szCs w:val="31"/>
        </w:rPr>
        <w:t>驻香港工作的人员，在工作期间及轮换期间，其因公往</w:t>
      </w:r>
      <w:r>
        <w:rPr>
          <w:rFonts w:ascii="仿宋" w:hAnsi="仿宋" w:eastAsia="仿宋" w:cs="仿宋"/>
          <w:spacing w:val="9"/>
          <w:sz w:val="31"/>
          <w:szCs w:val="31"/>
        </w:rPr>
        <w:t>来</w:t>
      </w:r>
      <w:r>
        <w:rPr>
          <w:rFonts w:ascii="仿宋" w:hAnsi="仿宋" w:eastAsia="仿宋" w:cs="仿宋"/>
          <w:spacing w:val="8"/>
          <w:sz w:val="31"/>
          <w:szCs w:val="31"/>
        </w:rPr>
        <w:t>港澳通行证可由持证人本人保管。</w:t>
      </w:r>
    </w:p>
    <w:p w14:paraId="15902C13">
      <w:pPr>
        <w:spacing w:before="2" w:line="333" w:lineRule="auto"/>
        <w:ind w:right="240" w:firstLine="684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26"/>
          <w:sz w:val="31"/>
          <w:szCs w:val="31"/>
        </w:rPr>
        <w:t>因</w:t>
      </w:r>
      <w:r>
        <w:rPr>
          <w:rFonts w:ascii="仿宋" w:hAnsi="仿宋" w:eastAsia="仿宋" w:cs="仿宋"/>
          <w:spacing w:val="19"/>
          <w:sz w:val="31"/>
          <w:szCs w:val="31"/>
        </w:rPr>
        <w:t>工</w:t>
      </w:r>
      <w:r>
        <w:rPr>
          <w:rFonts w:ascii="仿宋" w:hAnsi="仿宋" w:eastAsia="仿宋" w:cs="仿宋"/>
          <w:spacing w:val="13"/>
          <w:sz w:val="31"/>
          <w:szCs w:val="31"/>
        </w:rPr>
        <w:t>作调动在集团内部更换单位的，原单位应当于调动后5</w:t>
      </w:r>
      <w:r>
        <w:rPr>
          <w:rFonts w:ascii="仿宋" w:hAnsi="仿宋" w:eastAsia="仿宋" w:cs="仿宋"/>
          <w:spacing w:val="26"/>
          <w:sz w:val="31"/>
          <w:szCs w:val="31"/>
        </w:rPr>
        <w:t>个工作日内将因公证件移交新单位保管。对已离(退)休、调</w:t>
      </w:r>
      <w:r>
        <w:rPr>
          <w:rFonts w:ascii="仿宋" w:hAnsi="仿宋" w:eastAsia="仿宋" w:cs="仿宋"/>
          <w:spacing w:val="33"/>
          <w:sz w:val="31"/>
          <w:szCs w:val="31"/>
        </w:rPr>
        <w:t>离</w:t>
      </w:r>
      <w:r>
        <w:rPr>
          <w:rFonts w:ascii="仿宋" w:hAnsi="仿宋" w:eastAsia="仿宋" w:cs="仿宋"/>
          <w:spacing w:val="20"/>
          <w:sz w:val="31"/>
          <w:szCs w:val="31"/>
        </w:rPr>
        <w:t>华润系统或辞职的人员，原单位应当于变动后30日内申请注</w:t>
      </w:r>
      <w:r>
        <w:rPr>
          <w:rFonts w:ascii="仿宋" w:hAnsi="仿宋" w:eastAsia="仿宋" w:cs="仿宋"/>
          <w:spacing w:val="7"/>
          <w:sz w:val="31"/>
          <w:szCs w:val="31"/>
        </w:rPr>
        <w:t>销</w:t>
      </w:r>
      <w:r>
        <w:rPr>
          <w:rFonts w:ascii="仿宋" w:hAnsi="仿宋" w:eastAsia="仿宋" w:cs="仿宋"/>
          <w:spacing w:val="5"/>
          <w:sz w:val="31"/>
          <w:szCs w:val="31"/>
        </w:rPr>
        <w:t>证件。</w:t>
      </w:r>
    </w:p>
    <w:p w14:paraId="108914C9">
      <w:pPr>
        <w:spacing w:line="240" w:lineRule="auto"/>
        <w:ind w:right="0" w:firstLine="0"/>
        <w:rPr>
          <w:rFonts w:hint="default" w:ascii="仿宋" w:hAnsi="仿宋" w:eastAsia="仿宋" w:cs="仿宋"/>
          <w:spacing w:val="5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5"/>
          <w:sz w:val="31"/>
          <w:szCs w:val="31"/>
          <w:lang w:val="en-US" w:eastAsia="zh-CN"/>
        </w:rPr>
        <w:t>///</w:t>
      </w:r>
    </w:p>
    <w:p w14:paraId="694C785F">
      <w:pPr>
        <w:spacing w:before="6" w:line="333" w:lineRule="auto"/>
        <w:ind w:left="6" w:firstLine="639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30"/>
          <w:sz w:val="31"/>
          <w:szCs w:val="31"/>
        </w:rPr>
        <w:t>第</w:t>
      </w:r>
      <w:r>
        <w:rPr>
          <w:rFonts w:ascii="黑体" w:hAnsi="黑体" w:eastAsia="黑体" w:cs="黑体"/>
          <w:spacing w:val="20"/>
          <w:sz w:val="31"/>
          <w:szCs w:val="31"/>
        </w:rPr>
        <w:t>二十五条</w:t>
      </w:r>
      <w:r>
        <w:rPr>
          <w:rFonts w:ascii="仿宋" w:hAnsi="仿宋" w:eastAsia="仿宋" w:cs="仿宋"/>
          <w:spacing w:val="20"/>
          <w:sz w:val="31"/>
          <w:szCs w:val="31"/>
        </w:rPr>
        <w:t>因公出国(境)获得批准后，集团部室、业务</w:t>
      </w:r>
      <w:r>
        <w:rPr>
          <w:rFonts w:ascii="仿宋" w:hAnsi="仿宋" w:eastAsia="仿宋" w:cs="仿宋"/>
          <w:spacing w:val="22"/>
          <w:sz w:val="31"/>
          <w:szCs w:val="31"/>
        </w:rPr>
        <w:t>单</w:t>
      </w:r>
      <w:r>
        <w:rPr>
          <w:rFonts w:ascii="仿宋" w:hAnsi="仿宋" w:eastAsia="仿宋" w:cs="仿宋"/>
          <w:spacing w:val="16"/>
          <w:sz w:val="31"/>
          <w:szCs w:val="31"/>
        </w:rPr>
        <w:t>元</w:t>
      </w:r>
      <w:r>
        <w:rPr>
          <w:rFonts w:ascii="仿宋" w:hAnsi="仿宋" w:eastAsia="仿宋" w:cs="仿宋"/>
          <w:spacing w:val="11"/>
          <w:sz w:val="31"/>
          <w:szCs w:val="31"/>
        </w:rPr>
        <w:t>和直属机构最早可于申请出国日期前40日内借出因公护照，</w:t>
      </w:r>
      <w:r>
        <w:rPr>
          <w:rFonts w:ascii="仿宋" w:hAnsi="仿宋" w:eastAsia="仿宋" w:cs="仿宋"/>
          <w:spacing w:val="29"/>
          <w:sz w:val="31"/>
          <w:szCs w:val="31"/>
        </w:rPr>
        <w:t>赴</w:t>
      </w:r>
      <w:r>
        <w:rPr>
          <w:rFonts w:ascii="仿宋" w:hAnsi="仿宋" w:eastAsia="仿宋" w:cs="仿宋"/>
          <w:spacing w:val="19"/>
          <w:sz w:val="31"/>
          <w:szCs w:val="31"/>
        </w:rPr>
        <w:t>港澳台前15日内借出因公通行证。领用人须在回国(入境)</w:t>
      </w:r>
      <w:r>
        <w:rPr>
          <w:rFonts w:ascii="仿宋" w:hAnsi="仿宋" w:eastAsia="仿宋" w:cs="仿宋"/>
          <w:spacing w:val="9"/>
          <w:sz w:val="31"/>
          <w:szCs w:val="31"/>
        </w:rPr>
        <w:t>后7日内，将所持因公证件交由保管单位集中保管。严禁持因</w:t>
      </w:r>
      <w:r>
        <w:rPr>
          <w:rFonts w:ascii="仿宋" w:hAnsi="仿宋" w:eastAsia="仿宋" w:cs="仿宋"/>
          <w:spacing w:val="6"/>
          <w:sz w:val="31"/>
          <w:szCs w:val="31"/>
        </w:rPr>
        <w:t>私</w:t>
      </w:r>
      <w:r>
        <w:rPr>
          <w:rFonts w:ascii="仿宋" w:hAnsi="仿宋" w:eastAsia="仿宋" w:cs="仿宋"/>
          <w:spacing w:val="41"/>
          <w:sz w:val="31"/>
          <w:szCs w:val="31"/>
        </w:rPr>
        <w:t>证</w:t>
      </w:r>
      <w:r>
        <w:rPr>
          <w:rFonts w:ascii="仿宋" w:hAnsi="仿宋" w:eastAsia="仿宋" w:cs="仿宋"/>
          <w:spacing w:val="33"/>
          <w:sz w:val="31"/>
          <w:szCs w:val="31"/>
        </w:rPr>
        <w:t>件出国(境)执行公务。</w:t>
      </w:r>
    </w:p>
    <w:p w14:paraId="19D6F2C8">
      <w:pPr>
        <w:spacing w:before="2" w:line="330" w:lineRule="auto"/>
        <w:ind w:left="5" w:right="242" w:firstLine="64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对因故未出国(境)人员，因公证件应当自确定出访任务</w:t>
      </w:r>
      <w:r>
        <w:rPr>
          <w:rFonts w:ascii="仿宋" w:hAnsi="仿宋" w:eastAsia="仿宋" w:cs="仿宋"/>
          <w:spacing w:val="15"/>
          <w:sz w:val="31"/>
          <w:szCs w:val="31"/>
        </w:rPr>
        <w:t>取消之日起5个工作日内交由证件保管单位统一保管。逾期不</w:t>
      </w:r>
      <w:r>
        <w:rPr>
          <w:rFonts w:ascii="仿宋" w:hAnsi="仿宋" w:eastAsia="仿宋" w:cs="仿宋"/>
          <w:spacing w:val="10"/>
          <w:sz w:val="31"/>
          <w:szCs w:val="31"/>
        </w:rPr>
        <w:t>交</w:t>
      </w:r>
      <w:r>
        <w:rPr>
          <w:rFonts w:ascii="仿宋" w:hAnsi="仿宋" w:eastAsia="仿宋" w:cs="仿宋"/>
          <w:spacing w:val="40"/>
          <w:sz w:val="31"/>
          <w:szCs w:val="31"/>
        </w:rPr>
        <w:t>或</w:t>
      </w:r>
      <w:r>
        <w:rPr>
          <w:rFonts w:ascii="仿宋" w:hAnsi="仿宋" w:eastAsia="仿宋" w:cs="仿宋"/>
          <w:spacing w:val="25"/>
          <w:sz w:val="31"/>
          <w:szCs w:val="31"/>
        </w:rPr>
        <w:t>不执行证件管理规定的人员，暂停其出国(境)执行公务并</w:t>
      </w:r>
      <w:r>
        <w:rPr>
          <w:rFonts w:ascii="仿宋" w:hAnsi="仿宋" w:eastAsia="仿宋" w:cs="仿宋"/>
          <w:spacing w:val="1"/>
          <w:sz w:val="31"/>
          <w:szCs w:val="31"/>
        </w:rPr>
        <w:t>收缴</w:t>
      </w:r>
      <w:r>
        <w:rPr>
          <w:rFonts w:ascii="仿宋" w:hAnsi="仿宋" w:eastAsia="仿宋" w:cs="仿宋"/>
          <w:sz w:val="31"/>
          <w:szCs w:val="31"/>
        </w:rPr>
        <w:t>其证件。</w:t>
      </w:r>
    </w:p>
    <w:p w14:paraId="7A4B595D">
      <w:pPr>
        <w:spacing w:line="240" w:lineRule="auto"/>
        <w:ind w:left="0" w:right="0" w:firstLine="0"/>
        <w:rPr>
          <w:rFonts w:hint="default" w:ascii="仿宋" w:hAnsi="仿宋" w:eastAsia="仿宋" w:cs="仿宋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z w:val="31"/>
          <w:szCs w:val="31"/>
          <w:lang w:val="en-US" w:eastAsia="zh-CN"/>
        </w:rPr>
        <w:t>///</w:t>
      </w:r>
    </w:p>
    <w:p w14:paraId="23E00AEC"/>
    <w:p w14:paraId="7EBE3B16">
      <w:pPr>
        <w:spacing w:before="60" w:line="334" w:lineRule="auto"/>
        <w:ind w:firstLine="645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黑体" w:hAnsi="黑体" w:eastAsia="黑体" w:cs="黑体"/>
          <w:spacing w:val="18"/>
          <w:sz w:val="31"/>
          <w:szCs w:val="31"/>
        </w:rPr>
        <w:t>第</w:t>
      </w:r>
      <w:r>
        <w:rPr>
          <w:rFonts w:ascii="黑体" w:hAnsi="黑体" w:eastAsia="黑体" w:cs="黑体"/>
          <w:spacing w:val="16"/>
          <w:sz w:val="31"/>
          <w:szCs w:val="31"/>
        </w:rPr>
        <w:t>二十六条</w:t>
      </w:r>
      <w:r>
        <w:rPr>
          <w:rFonts w:ascii="仿宋" w:hAnsi="仿宋" w:eastAsia="仿宋" w:cs="仿宋"/>
          <w:spacing w:val="16"/>
          <w:sz w:val="31"/>
          <w:szCs w:val="31"/>
        </w:rPr>
        <w:t>持证人在国(境)外遗失因公出国(境)证件，</w:t>
      </w:r>
      <w:r>
        <w:rPr>
          <w:rFonts w:ascii="仿宋" w:hAnsi="仿宋" w:eastAsia="仿宋" w:cs="仿宋"/>
          <w:spacing w:val="24"/>
          <w:sz w:val="31"/>
          <w:szCs w:val="31"/>
        </w:rPr>
        <w:t>应</w:t>
      </w:r>
      <w:r>
        <w:rPr>
          <w:rFonts w:ascii="仿宋" w:hAnsi="仿宋" w:eastAsia="仿宋" w:cs="仿宋"/>
          <w:spacing w:val="21"/>
          <w:sz w:val="31"/>
          <w:szCs w:val="31"/>
        </w:rPr>
        <w:t>当立即通过中国驻当地使领馆，驻香港、澳门特别行政区特</w:t>
      </w:r>
      <w:r>
        <w:rPr>
          <w:rFonts w:ascii="仿宋" w:hAnsi="仿宋" w:eastAsia="仿宋" w:cs="仿宋"/>
          <w:spacing w:val="27"/>
          <w:sz w:val="31"/>
          <w:szCs w:val="31"/>
        </w:rPr>
        <w:t>派</w:t>
      </w:r>
      <w:r>
        <w:rPr>
          <w:rFonts w:ascii="仿宋" w:hAnsi="仿宋" w:eastAsia="仿宋" w:cs="仿宋"/>
          <w:spacing w:val="21"/>
          <w:sz w:val="31"/>
          <w:szCs w:val="31"/>
        </w:rPr>
        <w:t>员公署，或通过集团人力资源部报告证件签发机关。所在单</w:t>
      </w:r>
      <w:r>
        <w:rPr>
          <w:rFonts w:ascii="仿宋" w:hAnsi="仿宋" w:eastAsia="仿宋" w:cs="仿宋"/>
          <w:spacing w:val="15"/>
          <w:sz w:val="31"/>
          <w:szCs w:val="31"/>
        </w:rPr>
        <w:t>位应当自遗失之日起2个工作日内，将有关书面情况报告通过</w:t>
      </w:r>
      <w:r>
        <w:rPr>
          <w:rFonts w:ascii="仿宋" w:hAnsi="仿宋" w:eastAsia="仿宋" w:cs="仿宋"/>
          <w:spacing w:val="11"/>
          <w:sz w:val="31"/>
          <w:szCs w:val="31"/>
        </w:rPr>
        <w:t>集</w:t>
      </w:r>
      <w:bookmarkStart w:id="7" w:name="_bookmark8"/>
      <w:bookmarkEnd w:id="7"/>
      <w:r>
        <w:rPr>
          <w:rFonts w:ascii="仿宋" w:hAnsi="仿宋" w:eastAsia="仿宋" w:cs="仿宋"/>
          <w:spacing w:val="16"/>
          <w:sz w:val="31"/>
          <w:szCs w:val="31"/>
        </w:rPr>
        <w:t>团</w:t>
      </w:r>
      <w:r>
        <w:rPr>
          <w:rFonts w:ascii="仿宋" w:hAnsi="仿宋" w:eastAsia="仿宋" w:cs="仿宋"/>
          <w:spacing w:val="11"/>
          <w:sz w:val="31"/>
          <w:szCs w:val="31"/>
        </w:rPr>
        <w:t>人</w:t>
      </w:r>
      <w:r>
        <w:rPr>
          <w:rFonts w:ascii="仿宋" w:hAnsi="仿宋" w:eastAsia="仿宋" w:cs="仿宋"/>
          <w:spacing w:val="8"/>
          <w:sz w:val="31"/>
          <w:szCs w:val="31"/>
        </w:rPr>
        <w:t>力资源部向证件签发机关报告。</w:t>
      </w:r>
    </w:p>
    <w:p w14:paraId="3AEFE44F">
      <w:pPr>
        <w:spacing w:line="240" w:lineRule="auto"/>
        <w:ind w:firstLine="0"/>
        <w:rPr>
          <w:rFonts w:hint="default" w:ascii="仿宋" w:hAnsi="仿宋" w:eastAsia="仿宋" w:cs="仿宋"/>
          <w:spacing w:val="8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8"/>
          <w:sz w:val="31"/>
          <w:szCs w:val="31"/>
          <w:lang w:val="en-US" w:eastAsia="zh-CN"/>
        </w:rPr>
        <w:t>///</w:t>
      </w:r>
    </w:p>
    <w:p w14:paraId="47D67DE8">
      <w:pPr>
        <w:spacing w:line="223" w:lineRule="auto"/>
        <w:ind w:left="31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第八章纪律与监</w:t>
      </w:r>
      <w:r>
        <w:rPr>
          <w:rFonts w:ascii="黑体" w:hAnsi="黑体" w:eastAsia="黑体" w:cs="黑体"/>
          <w:spacing w:val="7"/>
          <w:sz w:val="31"/>
          <w:szCs w:val="31"/>
        </w:rPr>
        <w:t>督</w:t>
      </w:r>
    </w:p>
    <w:p w14:paraId="3AAA7A8E">
      <w:pPr>
        <w:spacing w:before="183" w:line="224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4"/>
          <w:sz w:val="31"/>
          <w:szCs w:val="31"/>
        </w:rPr>
        <w:t>第</w:t>
      </w:r>
      <w:r>
        <w:rPr>
          <w:rFonts w:ascii="黑体" w:hAnsi="黑体" w:eastAsia="黑体" w:cs="黑体"/>
          <w:spacing w:val="9"/>
          <w:sz w:val="31"/>
          <w:szCs w:val="31"/>
        </w:rPr>
        <w:t>二十七条</w:t>
      </w:r>
      <w:r>
        <w:rPr>
          <w:rFonts w:ascii="仿宋" w:hAnsi="仿宋" w:eastAsia="仿宋" w:cs="仿宋"/>
          <w:spacing w:val="9"/>
          <w:sz w:val="31"/>
          <w:szCs w:val="31"/>
        </w:rPr>
        <w:t>团组对外交往中必须严格遵守以下纪律：</w:t>
      </w:r>
    </w:p>
    <w:p w14:paraId="6B438552">
      <w:pPr>
        <w:spacing w:before="183" w:line="334" w:lineRule="auto"/>
        <w:ind w:left="12" w:right="251" w:firstLine="6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(</w:t>
      </w:r>
      <w:r>
        <w:rPr>
          <w:rFonts w:ascii="仿宋" w:hAnsi="仿宋" w:eastAsia="仿宋" w:cs="仿宋"/>
          <w:spacing w:val="27"/>
          <w:sz w:val="31"/>
          <w:szCs w:val="31"/>
        </w:rPr>
        <w:t>一)严格遵守政治纪律，严格执行党中央对外方针政策</w:t>
      </w:r>
      <w:r>
        <w:rPr>
          <w:rFonts w:ascii="仿宋" w:hAnsi="仿宋" w:eastAsia="仿宋" w:cs="仿宋"/>
          <w:spacing w:val="16"/>
          <w:sz w:val="31"/>
          <w:szCs w:val="31"/>
        </w:rPr>
        <w:t>和</w:t>
      </w:r>
      <w:r>
        <w:rPr>
          <w:rFonts w:ascii="仿宋" w:hAnsi="仿宋" w:eastAsia="仿宋" w:cs="仿宋"/>
          <w:spacing w:val="11"/>
          <w:sz w:val="31"/>
          <w:szCs w:val="31"/>
        </w:rPr>
        <w:t>决</w:t>
      </w:r>
      <w:r>
        <w:rPr>
          <w:rFonts w:ascii="仿宋" w:hAnsi="仿宋" w:eastAsia="仿宋" w:cs="仿宋"/>
          <w:spacing w:val="8"/>
          <w:sz w:val="31"/>
          <w:szCs w:val="31"/>
        </w:rPr>
        <w:t>策部署，在重大原则问题上同党中央保持一致。</w:t>
      </w:r>
    </w:p>
    <w:p w14:paraId="0476630F">
      <w:pPr>
        <w:spacing w:before="2" w:line="333" w:lineRule="auto"/>
        <w:ind w:left="20" w:right="251" w:firstLine="61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(</w:t>
      </w:r>
      <w:r>
        <w:rPr>
          <w:rFonts w:ascii="仿宋" w:hAnsi="仿宋" w:eastAsia="仿宋" w:cs="仿宋"/>
          <w:spacing w:val="27"/>
          <w:sz w:val="31"/>
          <w:szCs w:val="31"/>
        </w:rPr>
        <w:t>二)严格遵守外事纪律、财务纪律和有关规章制度，对</w:t>
      </w:r>
      <w:r>
        <w:rPr>
          <w:rFonts w:ascii="仿宋" w:hAnsi="仿宋" w:eastAsia="仿宋" w:cs="仿宋"/>
          <w:spacing w:val="12"/>
          <w:sz w:val="31"/>
          <w:szCs w:val="31"/>
        </w:rPr>
        <w:t>外</w:t>
      </w:r>
      <w:r>
        <w:rPr>
          <w:rFonts w:ascii="仿宋" w:hAnsi="仿宋" w:eastAsia="仿宋" w:cs="仿宋"/>
          <w:spacing w:val="11"/>
          <w:sz w:val="31"/>
          <w:szCs w:val="31"/>
        </w:rPr>
        <w:t>活</w:t>
      </w:r>
      <w:r>
        <w:rPr>
          <w:rFonts w:ascii="仿宋" w:hAnsi="仿宋" w:eastAsia="仿宋" w:cs="仿宋"/>
          <w:spacing w:val="6"/>
          <w:sz w:val="31"/>
          <w:szCs w:val="31"/>
        </w:rPr>
        <w:t>动中要提高警惕，保持敏感性，遇事及时请示报告。</w:t>
      </w:r>
    </w:p>
    <w:p w14:paraId="7EDF8D06">
      <w:pPr>
        <w:spacing w:before="3" w:line="333" w:lineRule="auto"/>
        <w:ind w:left="1" w:right="251" w:firstLine="636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(</w:t>
      </w:r>
      <w:r>
        <w:rPr>
          <w:rFonts w:ascii="仿宋" w:hAnsi="仿宋" w:eastAsia="仿宋" w:cs="仿宋"/>
          <w:spacing w:val="27"/>
          <w:sz w:val="31"/>
          <w:szCs w:val="31"/>
        </w:rPr>
        <w:t>三)严格遵守保密纪律。严守国家秘密和商业秘密，人</w:t>
      </w:r>
      <w:r>
        <w:rPr>
          <w:rFonts w:ascii="仿宋" w:hAnsi="仿宋" w:eastAsia="仿宋" w:cs="仿宋"/>
          <w:spacing w:val="44"/>
          <w:sz w:val="31"/>
          <w:szCs w:val="31"/>
        </w:rPr>
        <w:t>员</w:t>
      </w:r>
      <w:r>
        <w:rPr>
          <w:rFonts w:ascii="仿宋" w:hAnsi="仿宋" w:eastAsia="仿宋" w:cs="仿宋"/>
          <w:spacing w:val="25"/>
          <w:sz w:val="31"/>
          <w:szCs w:val="31"/>
        </w:rPr>
        <w:t>出国(境)不得携带涉密文件、资料及重大科研项目情况以</w:t>
      </w:r>
      <w:r>
        <w:rPr>
          <w:rFonts w:ascii="仿宋" w:hAnsi="仿宋" w:eastAsia="仿宋" w:cs="仿宋"/>
          <w:spacing w:val="21"/>
          <w:sz w:val="31"/>
          <w:szCs w:val="31"/>
        </w:rPr>
        <w:t>及记录有涉密内容的便携式电脑或移动存储介质。如确因工</w:t>
      </w:r>
      <w:r>
        <w:rPr>
          <w:rFonts w:ascii="仿宋" w:hAnsi="仿宋" w:eastAsia="仿宋" w:cs="仿宋"/>
          <w:spacing w:val="18"/>
          <w:sz w:val="31"/>
          <w:szCs w:val="31"/>
        </w:rPr>
        <w:t>作</w:t>
      </w:r>
      <w:r>
        <w:rPr>
          <w:rFonts w:ascii="仿宋" w:hAnsi="仿宋" w:eastAsia="仿宋" w:cs="仿宋"/>
          <w:spacing w:val="21"/>
          <w:sz w:val="31"/>
          <w:szCs w:val="31"/>
        </w:rPr>
        <w:t>需要必须携带，须按规定报批，并通过外交邮袋或其他安全</w:t>
      </w:r>
      <w:r>
        <w:rPr>
          <w:rFonts w:ascii="仿宋" w:hAnsi="仿宋" w:eastAsia="仿宋" w:cs="仿宋"/>
          <w:spacing w:val="18"/>
          <w:sz w:val="31"/>
          <w:szCs w:val="31"/>
        </w:rPr>
        <w:t>保</w:t>
      </w:r>
      <w:r>
        <w:rPr>
          <w:rFonts w:ascii="仿宋" w:hAnsi="仿宋" w:eastAsia="仿宋" w:cs="仿宋"/>
          <w:spacing w:val="12"/>
          <w:sz w:val="31"/>
          <w:szCs w:val="31"/>
        </w:rPr>
        <w:t>密方</w:t>
      </w:r>
      <w:r>
        <w:rPr>
          <w:rFonts w:ascii="仿宋" w:hAnsi="仿宋" w:eastAsia="仿宋" w:cs="仿宋"/>
          <w:spacing w:val="9"/>
          <w:sz w:val="31"/>
          <w:szCs w:val="31"/>
        </w:rPr>
        <w:t>式</w:t>
      </w:r>
      <w:r>
        <w:rPr>
          <w:rFonts w:ascii="仿宋" w:hAnsi="仿宋" w:eastAsia="仿宋" w:cs="仿宋"/>
          <w:spacing w:val="6"/>
          <w:sz w:val="31"/>
          <w:szCs w:val="31"/>
        </w:rPr>
        <w:t>携运。注意通讯保密，防止失密或泄密。</w:t>
      </w:r>
    </w:p>
    <w:p w14:paraId="371F5C9B">
      <w:pPr>
        <w:spacing w:line="240" w:lineRule="auto"/>
        <w:ind w:left="0" w:right="0" w:firstLine="0"/>
        <w:rPr>
          <w:rFonts w:hint="default" w:ascii="仿宋" w:hAnsi="仿宋" w:eastAsia="仿宋" w:cs="仿宋"/>
          <w:spacing w:val="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1"/>
          <w:szCs w:val="31"/>
          <w:lang w:val="en-US" w:eastAsia="zh-CN"/>
        </w:rPr>
        <w:t>///</w:t>
      </w:r>
    </w:p>
    <w:p w14:paraId="57D01CA5">
      <w:pPr>
        <w:spacing w:before="6" w:line="333" w:lineRule="auto"/>
        <w:ind w:left="5" w:right="243" w:firstLine="640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黑体" w:hAnsi="黑体" w:eastAsia="黑体" w:cs="黑体"/>
          <w:spacing w:val="19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二十八条</w:t>
      </w:r>
      <w:r>
        <w:rPr>
          <w:rFonts w:ascii="仿宋" w:hAnsi="仿宋" w:eastAsia="仿宋" w:cs="仿宋"/>
          <w:spacing w:val="15"/>
          <w:sz w:val="31"/>
          <w:szCs w:val="31"/>
        </w:rPr>
        <w:t>外事、纪检监察、巡视巡察、组织人事、审计</w:t>
      </w:r>
      <w:r>
        <w:rPr>
          <w:rFonts w:ascii="仿宋" w:hAnsi="仿宋" w:eastAsia="仿宋" w:cs="仿宋"/>
          <w:spacing w:val="21"/>
          <w:sz w:val="31"/>
          <w:szCs w:val="31"/>
        </w:rPr>
        <w:t>和财务等部门要加强监督和检查，对违反纪律规定的行为及</w:t>
      </w:r>
      <w:r>
        <w:rPr>
          <w:rFonts w:ascii="仿宋" w:hAnsi="仿宋" w:eastAsia="仿宋" w:cs="仿宋"/>
          <w:spacing w:val="15"/>
          <w:sz w:val="31"/>
          <w:szCs w:val="31"/>
        </w:rPr>
        <w:t>时</w:t>
      </w:r>
      <w:r>
        <w:rPr>
          <w:rFonts w:ascii="仿宋" w:hAnsi="仿宋" w:eastAsia="仿宋" w:cs="仿宋"/>
          <w:spacing w:val="21"/>
          <w:sz w:val="31"/>
          <w:szCs w:val="31"/>
        </w:rPr>
        <w:t>予以纠正。情节严重者，要给予党政纪处分。对危害国家安</w:t>
      </w:r>
      <w:r>
        <w:rPr>
          <w:rFonts w:ascii="仿宋" w:hAnsi="仿宋" w:eastAsia="仿宋" w:cs="仿宋"/>
          <w:spacing w:val="19"/>
          <w:sz w:val="31"/>
          <w:szCs w:val="31"/>
        </w:rPr>
        <w:t>全</w:t>
      </w:r>
      <w:r>
        <w:rPr>
          <w:rFonts w:ascii="仿宋" w:hAnsi="仿宋" w:eastAsia="仿宋" w:cs="仿宋"/>
          <w:spacing w:val="36"/>
          <w:sz w:val="31"/>
          <w:szCs w:val="31"/>
        </w:rPr>
        <w:t>或</w:t>
      </w:r>
      <w:r>
        <w:rPr>
          <w:rFonts w:ascii="仿宋" w:hAnsi="仿宋" w:eastAsia="仿宋" w:cs="仿宋"/>
          <w:spacing w:val="19"/>
          <w:sz w:val="31"/>
          <w:szCs w:val="31"/>
        </w:rPr>
        <w:t>违法犯罪行为，要依法追究刑事责任。在出国(境)期间发</w:t>
      </w:r>
      <w:r>
        <w:rPr>
          <w:rFonts w:ascii="仿宋" w:hAnsi="仿宋" w:eastAsia="仿宋" w:cs="仿宋"/>
          <w:spacing w:val="28"/>
          <w:sz w:val="31"/>
          <w:szCs w:val="31"/>
        </w:rPr>
        <w:t>生</w:t>
      </w:r>
      <w:r>
        <w:rPr>
          <w:rFonts w:ascii="仿宋" w:hAnsi="仿宋" w:eastAsia="仿宋" w:cs="仿宋"/>
          <w:spacing w:val="21"/>
          <w:sz w:val="31"/>
          <w:szCs w:val="31"/>
        </w:rPr>
        <w:t>违</w:t>
      </w:r>
      <w:r>
        <w:rPr>
          <w:rFonts w:ascii="仿宋" w:hAnsi="仿宋" w:eastAsia="仿宋" w:cs="仿宋"/>
          <w:spacing w:val="14"/>
          <w:sz w:val="31"/>
          <w:szCs w:val="31"/>
        </w:rPr>
        <w:t>规违纪违法问题，除对当事人严肃处理外，还要根据有关</w:t>
      </w:r>
      <w:bookmarkStart w:id="8" w:name="_bookmark9"/>
      <w:bookmarkEnd w:id="8"/>
      <w:r>
        <w:rPr>
          <w:rFonts w:ascii="仿宋" w:hAnsi="仿宋" w:eastAsia="仿宋" w:cs="仿宋"/>
          <w:spacing w:val="7"/>
          <w:sz w:val="31"/>
          <w:szCs w:val="31"/>
        </w:rPr>
        <w:t>规定追究组团单位或派出单位负责人的责任</w:t>
      </w:r>
      <w:r>
        <w:rPr>
          <w:rFonts w:ascii="仿宋" w:hAnsi="仿宋" w:eastAsia="仿宋" w:cs="仿宋"/>
          <w:spacing w:val="6"/>
          <w:sz w:val="31"/>
          <w:szCs w:val="31"/>
        </w:rPr>
        <w:t>。</w:t>
      </w:r>
    </w:p>
    <w:p w14:paraId="6F02CA9B">
      <w:pPr>
        <w:spacing w:line="240" w:lineRule="auto"/>
        <w:ind w:left="0" w:right="0" w:firstLine="0"/>
        <w:rPr>
          <w:rFonts w:hint="default" w:ascii="仿宋" w:hAnsi="仿宋" w:eastAsia="仿宋" w:cs="仿宋"/>
          <w:spacing w:val="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1"/>
          <w:szCs w:val="31"/>
          <w:lang w:val="en-US" w:eastAsia="zh-CN"/>
        </w:rPr>
        <w:t>///</w:t>
      </w:r>
      <w:bookmarkStart w:id="9" w:name="_GoBack"/>
      <w:bookmarkEnd w:id="9"/>
    </w:p>
    <w:p w14:paraId="44509380">
      <w:pPr>
        <w:spacing w:line="224" w:lineRule="auto"/>
        <w:ind w:left="36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第九章附</w:t>
      </w:r>
      <w:r>
        <w:rPr>
          <w:rFonts w:ascii="黑体" w:hAnsi="黑体" w:eastAsia="黑体" w:cs="黑体"/>
          <w:spacing w:val="7"/>
          <w:sz w:val="31"/>
          <w:szCs w:val="31"/>
        </w:rPr>
        <w:t>则</w:t>
      </w:r>
    </w:p>
    <w:p w14:paraId="588610D8">
      <w:pPr>
        <w:spacing w:before="184" w:line="327" w:lineRule="auto"/>
        <w:ind w:left="37" w:right="249" w:firstLine="608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3"/>
          <w:sz w:val="31"/>
          <w:szCs w:val="31"/>
        </w:rPr>
        <w:t>第</w:t>
      </w:r>
      <w:r>
        <w:rPr>
          <w:rFonts w:ascii="黑体" w:hAnsi="黑体" w:eastAsia="黑体" w:cs="黑体"/>
          <w:spacing w:val="20"/>
          <w:sz w:val="31"/>
          <w:szCs w:val="31"/>
        </w:rPr>
        <w:t>二十九条</w:t>
      </w:r>
      <w:r>
        <w:rPr>
          <w:rFonts w:ascii="仿宋" w:hAnsi="仿宋" w:eastAsia="仿宋" w:cs="仿宋"/>
          <w:spacing w:val="20"/>
          <w:sz w:val="31"/>
          <w:szCs w:val="31"/>
        </w:rPr>
        <w:t>涉密人员因公临时出国(境)，按照《华润集</w:t>
      </w:r>
      <w:r>
        <w:rPr>
          <w:rFonts w:ascii="仿宋" w:hAnsi="仿宋" w:eastAsia="仿宋" w:cs="仿宋"/>
          <w:spacing w:val="22"/>
          <w:sz w:val="31"/>
          <w:szCs w:val="31"/>
        </w:rPr>
        <w:t>团</w:t>
      </w:r>
      <w:r>
        <w:rPr>
          <w:rFonts w:ascii="仿宋" w:hAnsi="仿宋" w:eastAsia="仿宋" w:cs="仿宋"/>
          <w:spacing w:val="13"/>
          <w:sz w:val="31"/>
          <w:szCs w:val="31"/>
        </w:rPr>
        <w:t>涉</w:t>
      </w:r>
      <w:r>
        <w:rPr>
          <w:rFonts w:ascii="仿宋" w:hAnsi="仿宋" w:eastAsia="仿宋" w:cs="仿宋"/>
          <w:spacing w:val="11"/>
          <w:sz w:val="31"/>
          <w:szCs w:val="31"/>
        </w:rPr>
        <w:t>密人员保密管理办法》的出国(境)有关规定执行。</w:t>
      </w:r>
    </w:p>
    <w:p w14:paraId="1593EF2F">
      <w:pPr>
        <w:sectPr>
          <w:footerReference r:id="rId5" w:type="default"/>
          <w:pgSz w:w="11912" w:h="16841"/>
          <w:pgMar w:top="1310" w:right="1035" w:bottom="1486" w:left="1687" w:header="0" w:footer="1208" w:gutter="0"/>
          <w:pgNumType w:fmt="decimal"/>
          <w:cols w:space="720" w:num="1"/>
        </w:sectPr>
      </w:pPr>
    </w:p>
    <w:p w14:paraId="072C84E9">
      <w:pPr>
        <w:spacing w:before="63" w:line="334" w:lineRule="auto"/>
        <w:ind w:left="15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9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三十条</w:t>
      </w:r>
      <w:r>
        <w:rPr>
          <w:rFonts w:ascii="仿宋" w:hAnsi="仿宋" w:eastAsia="仿宋" w:cs="仿宋"/>
          <w:spacing w:val="15"/>
          <w:sz w:val="31"/>
          <w:szCs w:val="31"/>
        </w:rPr>
        <w:t>法律法规、监管规定、政策文件或公司章程另有</w:t>
      </w:r>
      <w:r>
        <w:rPr>
          <w:rFonts w:ascii="仿宋" w:hAnsi="仿宋" w:eastAsia="仿宋" w:cs="仿宋"/>
          <w:spacing w:val="-10"/>
          <w:sz w:val="31"/>
          <w:szCs w:val="31"/>
        </w:rPr>
        <w:t>规定的，从其规定。</w:t>
      </w:r>
    </w:p>
    <w:p w14:paraId="5ABA8BF7">
      <w:pPr>
        <w:spacing w:before="1" w:line="222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8"/>
          <w:sz w:val="31"/>
          <w:szCs w:val="31"/>
        </w:rPr>
        <w:t>第</w:t>
      </w:r>
      <w:r>
        <w:rPr>
          <w:rFonts w:ascii="黑体" w:hAnsi="黑体" w:eastAsia="黑体" w:cs="黑体"/>
          <w:spacing w:val="13"/>
          <w:sz w:val="31"/>
          <w:szCs w:val="31"/>
        </w:rPr>
        <w:t>三</w:t>
      </w:r>
      <w:r>
        <w:rPr>
          <w:rFonts w:ascii="黑体" w:hAnsi="黑体" w:eastAsia="黑体" w:cs="黑体"/>
          <w:spacing w:val="9"/>
          <w:sz w:val="31"/>
          <w:szCs w:val="31"/>
        </w:rPr>
        <w:t>十一条</w:t>
      </w:r>
      <w:r>
        <w:rPr>
          <w:rFonts w:ascii="仿宋" w:hAnsi="仿宋" w:eastAsia="仿宋" w:cs="仿宋"/>
          <w:spacing w:val="9"/>
          <w:sz w:val="31"/>
          <w:szCs w:val="31"/>
        </w:rPr>
        <w:t>本办法为集团二级制度。</w:t>
      </w:r>
    </w:p>
    <w:p w14:paraId="71518EAF">
      <w:pPr>
        <w:spacing w:before="184" w:line="334" w:lineRule="auto"/>
        <w:ind w:firstLine="645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9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>三十二条</w:t>
      </w:r>
      <w:r>
        <w:rPr>
          <w:rFonts w:ascii="仿宋" w:hAnsi="仿宋" w:eastAsia="仿宋" w:cs="仿宋"/>
          <w:spacing w:val="15"/>
          <w:sz w:val="31"/>
          <w:szCs w:val="31"/>
        </w:rPr>
        <w:t>本办法由集团人力资源部负责制订、修订和解</w:t>
      </w:r>
      <w:r>
        <w:rPr>
          <w:rFonts w:ascii="仿宋" w:hAnsi="仿宋" w:eastAsia="仿宋" w:cs="仿宋"/>
          <w:spacing w:val="-14"/>
          <w:sz w:val="31"/>
          <w:szCs w:val="31"/>
        </w:rPr>
        <w:t>释。</w:t>
      </w:r>
    </w:p>
    <w:p w14:paraId="08AF6EF5">
      <w:pPr>
        <w:spacing w:line="333" w:lineRule="auto"/>
        <w:ind w:left="15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9"/>
          <w:sz w:val="31"/>
          <w:szCs w:val="31"/>
        </w:rPr>
        <w:t>第</w:t>
      </w:r>
      <w:r>
        <w:rPr>
          <w:rFonts w:ascii="黑体" w:hAnsi="黑体" w:eastAsia="黑体" w:cs="黑体"/>
          <w:spacing w:val="27"/>
          <w:sz w:val="31"/>
          <w:szCs w:val="31"/>
        </w:rPr>
        <w:t>三十三条</w:t>
      </w:r>
      <w:r>
        <w:rPr>
          <w:rFonts w:ascii="仿宋" w:hAnsi="仿宋" w:eastAsia="仿宋" w:cs="仿宋"/>
          <w:spacing w:val="27"/>
          <w:sz w:val="31"/>
          <w:szCs w:val="31"/>
        </w:rPr>
        <w:t>集团领导因公临时出国(境)由集团办公室负</w:t>
      </w:r>
      <w:r>
        <w:rPr>
          <w:rFonts w:ascii="仿宋" w:hAnsi="仿宋" w:eastAsia="仿宋" w:cs="仿宋"/>
          <w:spacing w:val="6"/>
          <w:sz w:val="31"/>
          <w:szCs w:val="31"/>
        </w:rPr>
        <w:t>责并按照上级单位有关制度规定执行</w:t>
      </w:r>
      <w:r>
        <w:rPr>
          <w:rFonts w:ascii="仿宋" w:hAnsi="仿宋" w:eastAsia="仿宋" w:cs="仿宋"/>
          <w:spacing w:val="4"/>
          <w:sz w:val="31"/>
          <w:szCs w:val="31"/>
        </w:rPr>
        <w:t>。</w:t>
      </w:r>
    </w:p>
    <w:p w14:paraId="24561A8A">
      <w:pPr>
        <w:spacing w:before="1" w:line="340" w:lineRule="auto"/>
        <w:ind w:left="25" w:right="1" w:firstLine="62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4"/>
          <w:sz w:val="31"/>
          <w:szCs w:val="31"/>
        </w:rPr>
        <w:t>第</w:t>
      </w:r>
      <w:r>
        <w:rPr>
          <w:rFonts w:ascii="黑体" w:hAnsi="黑体" w:eastAsia="黑体" w:cs="黑体"/>
          <w:spacing w:val="20"/>
          <w:sz w:val="31"/>
          <w:szCs w:val="31"/>
        </w:rPr>
        <w:t>三</w:t>
      </w:r>
      <w:r>
        <w:rPr>
          <w:rFonts w:ascii="黑体" w:hAnsi="黑体" w:eastAsia="黑体" w:cs="黑体"/>
          <w:spacing w:val="12"/>
          <w:sz w:val="31"/>
          <w:szCs w:val="31"/>
        </w:rPr>
        <w:t>十四条</w:t>
      </w:r>
      <w:r>
        <w:rPr>
          <w:rFonts w:ascii="仿宋" w:hAnsi="仿宋" w:eastAsia="仿宋" w:cs="仿宋"/>
          <w:spacing w:val="12"/>
          <w:sz w:val="31"/>
          <w:szCs w:val="31"/>
        </w:rPr>
        <w:t>本办法自2025年5月6日起施行。集团于2019年</w:t>
      </w:r>
      <w:r>
        <w:rPr>
          <w:rFonts w:ascii="仿宋" w:hAnsi="仿宋" w:eastAsia="仿宋" w:cs="仿宋"/>
          <w:spacing w:val="34"/>
          <w:sz w:val="31"/>
          <w:szCs w:val="31"/>
        </w:rPr>
        <w:t>1</w:t>
      </w:r>
      <w:r>
        <w:rPr>
          <w:rFonts w:ascii="仿宋" w:hAnsi="仿宋" w:eastAsia="仿宋" w:cs="仿宋"/>
          <w:spacing w:val="22"/>
          <w:sz w:val="31"/>
          <w:szCs w:val="31"/>
        </w:rPr>
        <w:t>月7日颁布的《华润(集团)有限公司出国(境)管理办法》</w:t>
      </w:r>
      <w:r>
        <w:rPr>
          <w:rFonts w:ascii="仿宋" w:hAnsi="仿宋" w:eastAsia="仿宋" w:cs="仿宋"/>
          <w:spacing w:val="2"/>
          <w:sz w:val="31"/>
          <w:szCs w:val="31"/>
        </w:rPr>
        <w:t>同</w:t>
      </w:r>
      <w:r>
        <w:rPr>
          <w:rFonts w:ascii="仿宋" w:hAnsi="仿宋" w:eastAsia="仿宋" w:cs="仿宋"/>
          <w:spacing w:val="1"/>
          <w:sz w:val="31"/>
          <w:szCs w:val="31"/>
        </w:rPr>
        <w:t>时废止。</w:t>
      </w:r>
    </w:p>
    <w:p w14:paraId="2B764B20">
      <w:pPr>
        <w:spacing w:line="424" w:lineRule="auto"/>
        <w:rPr>
          <w:del w:id="253" w:author="咨询组" w:date="2025-12-10T10:18:53Z"/>
          <w:rFonts w:ascii="Arial"/>
          <w:sz w:val="21"/>
        </w:rPr>
      </w:pPr>
    </w:p>
    <w:p w14:paraId="0FB67C6D">
      <w:pPr>
        <w:spacing w:before="101" w:line="224" w:lineRule="auto"/>
        <w:ind w:left="663"/>
        <w:rPr>
          <w:del w:id="254" w:author="咨询组" w:date="2025-12-10T10:18:53Z"/>
          <w:rFonts w:ascii="黑体" w:hAnsi="黑体" w:eastAsia="黑体" w:cs="黑体"/>
          <w:sz w:val="31"/>
          <w:szCs w:val="31"/>
        </w:rPr>
      </w:pPr>
      <w:del w:id="255" w:author="咨询组" w:date="2025-12-10T10:18:53Z">
        <w:r>
          <w:rPr>
            <w:rFonts w:ascii="黑体" w:hAnsi="黑体" w:eastAsia="黑体" w:cs="黑体"/>
            <w:spacing w:val="-3"/>
            <w:sz w:val="31"/>
            <w:szCs w:val="31"/>
          </w:rPr>
          <w:delText>附</w:delText>
        </w:r>
      </w:del>
      <w:del w:id="256" w:author="咨询组" w:date="2025-12-10T10:18:53Z">
        <w:r>
          <w:rPr>
            <w:rFonts w:ascii="黑体" w:hAnsi="黑体" w:eastAsia="黑体" w:cs="黑体"/>
            <w:spacing w:val="-2"/>
            <w:sz w:val="31"/>
            <w:szCs w:val="31"/>
          </w:rPr>
          <w:delText>录</w:delText>
        </w:r>
      </w:del>
    </w:p>
    <w:p w14:paraId="17915B65">
      <w:pPr>
        <w:spacing w:before="183" w:line="222" w:lineRule="auto"/>
        <w:ind w:left="669"/>
        <w:rPr>
          <w:del w:id="257" w:author="咨询组" w:date="2025-12-10T10:18:53Z"/>
          <w:rFonts w:ascii="仿宋" w:hAnsi="仿宋" w:eastAsia="仿宋" w:cs="仿宋"/>
          <w:sz w:val="31"/>
          <w:szCs w:val="31"/>
        </w:rPr>
      </w:pPr>
      <w:del w:id="258" w:author="咨询组" w:date="2025-12-10T10:18:53Z">
        <w:r>
          <w:rPr>
            <w:rFonts w:ascii="仿宋" w:hAnsi="仿宋" w:eastAsia="仿宋" w:cs="仿宋"/>
            <w:spacing w:val="12"/>
            <w:sz w:val="31"/>
            <w:szCs w:val="31"/>
          </w:rPr>
          <w:delText>附</w:delText>
        </w:r>
      </w:del>
      <w:del w:id="259" w:author="咨询组" w:date="2025-12-10T10:18:53Z">
        <w:r>
          <w:rPr>
            <w:rFonts w:ascii="仿宋" w:hAnsi="仿宋" w:eastAsia="仿宋" w:cs="仿宋"/>
            <w:spacing w:val="8"/>
            <w:sz w:val="31"/>
            <w:szCs w:val="31"/>
          </w:rPr>
          <w:delText>录</w:delText>
        </w:r>
      </w:del>
      <w:del w:id="260" w:author="咨询组" w:date="2025-12-10T10:18:53Z">
        <w:r>
          <w:rPr>
            <w:rFonts w:ascii="仿宋" w:hAnsi="仿宋" w:eastAsia="仿宋" w:cs="仿宋"/>
            <w:spacing w:val="6"/>
            <w:sz w:val="31"/>
            <w:szCs w:val="31"/>
          </w:rPr>
          <w:delText>1：出国(境)行前教育情况表</w:delText>
        </w:r>
      </w:del>
    </w:p>
    <w:p w14:paraId="0AEF9B17">
      <w:pPr>
        <w:spacing w:before="186" w:line="562" w:lineRule="exact"/>
        <w:ind w:left="669"/>
        <w:rPr>
          <w:del w:id="261" w:author="咨询组" w:date="2025-12-10T10:18:53Z"/>
          <w:rFonts w:ascii="仿宋" w:hAnsi="仿宋" w:eastAsia="仿宋" w:cs="仿宋"/>
          <w:sz w:val="31"/>
          <w:szCs w:val="31"/>
        </w:rPr>
      </w:pPr>
      <w:del w:id="262" w:author="咨询组" w:date="2025-12-10T10:18:53Z">
        <w:r>
          <w:rPr>
            <w:rFonts w:ascii="仿宋" w:hAnsi="仿宋" w:eastAsia="仿宋" w:cs="仿宋"/>
            <w:spacing w:val="7"/>
            <w:position w:val="18"/>
            <w:sz w:val="31"/>
            <w:szCs w:val="31"/>
          </w:rPr>
          <w:delText>附录2：出国(境)反间谍安全防范承诺</w:delText>
        </w:r>
      </w:del>
      <w:del w:id="263" w:author="咨询组" w:date="2025-12-10T10:18:53Z">
        <w:r>
          <w:rPr>
            <w:rFonts w:ascii="仿宋" w:hAnsi="仿宋" w:eastAsia="仿宋" w:cs="仿宋"/>
            <w:spacing w:val="6"/>
            <w:position w:val="18"/>
            <w:sz w:val="31"/>
            <w:szCs w:val="31"/>
          </w:rPr>
          <w:delText>书</w:delText>
        </w:r>
      </w:del>
    </w:p>
    <w:p w14:paraId="05ACEF7D">
      <w:pPr>
        <w:spacing w:before="1" w:line="223" w:lineRule="auto"/>
        <w:ind w:left="669"/>
        <w:rPr>
          <w:del w:id="264" w:author="咨询组" w:date="2025-12-10T10:18:53Z"/>
          <w:rFonts w:ascii="仿宋" w:hAnsi="仿宋" w:eastAsia="仿宋" w:cs="仿宋"/>
          <w:sz w:val="31"/>
          <w:szCs w:val="31"/>
        </w:rPr>
      </w:pPr>
      <w:del w:id="265" w:author="咨询组" w:date="2025-12-10T10:18:53Z">
        <w:r>
          <w:rPr>
            <w:rFonts w:ascii="仿宋" w:hAnsi="仿宋" w:eastAsia="仿宋" w:cs="仿宋"/>
            <w:spacing w:val="25"/>
            <w:sz w:val="31"/>
            <w:szCs w:val="31"/>
          </w:rPr>
          <w:delText>附</w:delText>
        </w:r>
      </w:del>
      <w:del w:id="266" w:author="咨询组" w:date="2025-12-10T10:18:53Z">
        <w:r>
          <w:rPr>
            <w:rFonts w:ascii="仿宋" w:hAnsi="仿宋" w:eastAsia="仿宋" w:cs="仿宋"/>
            <w:spacing w:val="14"/>
            <w:sz w:val="31"/>
            <w:szCs w:val="31"/>
          </w:rPr>
          <w:delText>录3：因公临时出国(境)审批表</w:delText>
        </w:r>
      </w:del>
    </w:p>
    <w:p w14:paraId="1BE6F12D">
      <w:pPr>
        <w:spacing w:before="184" w:line="224" w:lineRule="auto"/>
        <w:ind w:left="669"/>
        <w:rPr>
          <w:del w:id="267" w:author="咨询组" w:date="2025-12-10T10:18:53Z"/>
          <w:rFonts w:ascii="仿宋" w:hAnsi="仿宋" w:eastAsia="仿宋" w:cs="仿宋"/>
          <w:sz w:val="31"/>
          <w:szCs w:val="31"/>
        </w:rPr>
      </w:pPr>
      <w:del w:id="268" w:author="咨询组" w:date="2025-12-10T10:18:53Z">
        <w:r>
          <w:rPr>
            <w:rFonts w:ascii="仿宋" w:hAnsi="仿宋" w:eastAsia="仿宋" w:cs="仿宋"/>
            <w:spacing w:val="12"/>
            <w:sz w:val="31"/>
            <w:szCs w:val="31"/>
          </w:rPr>
          <w:delText>附</w:delText>
        </w:r>
      </w:del>
      <w:del w:id="269" w:author="咨询组" w:date="2025-12-10T10:18:53Z">
        <w:r>
          <w:rPr>
            <w:rFonts w:ascii="仿宋" w:hAnsi="仿宋" w:eastAsia="仿宋" w:cs="仿宋"/>
            <w:spacing w:val="8"/>
            <w:sz w:val="31"/>
            <w:szCs w:val="31"/>
          </w:rPr>
          <w:delText>录</w:delText>
        </w:r>
      </w:del>
      <w:del w:id="270" w:author="咨询组" w:date="2025-12-10T10:18:53Z">
        <w:r>
          <w:rPr>
            <w:rFonts w:ascii="仿宋" w:hAnsi="仿宋" w:eastAsia="仿宋" w:cs="仿宋"/>
            <w:spacing w:val="6"/>
            <w:sz w:val="31"/>
            <w:szCs w:val="31"/>
          </w:rPr>
          <w:delText>4：出国(境)人员回访记录表</w:delText>
        </w:r>
      </w:del>
    </w:p>
    <w:p w14:paraId="0DCD7285">
      <w:pPr>
        <w:spacing w:before="183" w:line="222" w:lineRule="auto"/>
        <w:ind w:left="669"/>
        <w:rPr>
          <w:del w:id="271" w:author="咨询组" w:date="2025-12-10T10:18:53Z"/>
          <w:rFonts w:ascii="仿宋" w:hAnsi="仿宋" w:eastAsia="仿宋" w:cs="仿宋"/>
          <w:sz w:val="31"/>
          <w:szCs w:val="31"/>
        </w:rPr>
      </w:pPr>
      <w:del w:id="272" w:author="咨询组" w:date="2025-12-10T10:18:53Z">
        <w:r>
          <w:rPr>
            <w:rFonts w:ascii="仿宋" w:hAnsi="仿宋" w:eastAsia="仿宋" w:cs="仿宋"/>
            <w:spacing w:val="9"/>
            <w:sz w:val="31"/>
            <w:szCs w:val="31"/>
          </w:rPr>
          <w:delText>附</w:delText>
        </w:r>
      </w:del>
      <w:del w:id="273" w:author="咨询组" w:date="2025-12-10T10:18:53Z">
        <w:r>
          <w:rPr>
            <w:rFonts w:ascii="仿宋" w:hAnsi="仿宋" w:eastAsia="仿宋" w:cs="仿宋"/>
            <w:spacing w:val="8"/>
            <w:sz w:val="31"/>
            <w:szCs w:val="31"/>
          </w:rPr>
          <w:delText>录5：执行中央八项规定及其实施细则精神报告表</w:delText>
        </w:r>
      </w:del>
    </w:p>
    <w:p w14:paraId="208AC5DB">
      <w:pPr>
        <w:sectPr>
          <w:footerReference r:id="rId6" w:type="default"/>
          <w:pgSz w:w="11912" w:h="16841"/>
          <w:pgMar w:top="1310" w:right="1278" w:bottom="1486" w:left="1687" w:header="0" w:footer="1205" w:gutter="0"/>
          <w:pgNumType w:fmt="decimal"/>
          <w:cols w:space="720" w:num="1"/>
        </w:sectPr>
      </w:pPr>
    </w:p>
    <w:p w14:paraId="79B53D42">
      <w:pPr>
        <w:spacing w:before="64" w:line="224" w:lineRule="auto"/>
        <w:ind w:left="415"/>
        <w:rPr>
          <w:del w:id="274" w:author="咨询组" w:date="2025-12-10T10:18:31Z"/>
          <w:rFonts w:ascii="Times New Roman" w:hAnsi="Times New Roman" w:eastAsia="Times New Roman" w:cs="Times New Roman"/>
          <w:sz w:val="31"/>
          <w:szCs w:val="31"/>
        </w:rPr>
      </w:pPr>
      <w:del w:id="275" w:author="咨询组" w:date="2025-12-10T10:18:31Z">
        <w:r>
          <w:rPr>
            <w:rFonts w:ascii="仿宋" w:hAnsi="仿宋" w:eastAsia="仿宋" w:cs="仿宋"/>
            <w:spacing w:val="-13"/>
            <w:sz w:val="31"/>
            <w:szCs w:val="31"/>
          </w:rPr>
          <w:delText>附录</w:delText>
        </w:r>
      </w:del>
      <w:del w:id="276" w:author="咨询组" w:date="2025-12-10T10:18:31Z">
        <w:r>
          <w:rPr>
            <w:rFonts w:ascii="Times New Roman" w:hAnsi="Times New Roman" w:eastAsia="Times New Roman" w:cs="Times New Roman"/>
            <w:spacing w:val="-13"/>
            <w:sz w:val="31"/>
            <w:szCs w:val="31"/>
          </w:rPr>
          <w:delText>1</w:delText>
        </w:r>
      </w:del>
    </w:p>
    <w:p w14:paraId="26EEB5FA">
      <w:pPr>
        <w:spacing w:before="48" w:line="199" w:lineRule="auto"/>
        <w:ind w:left="2729"/>
        <w:rPr>
          <w:del w:id="277" w:author="咨询组" w:date="2025-12-10T10:18:31Z"/>
          <w:rFonts w:ascii="华文中宋" w:hAnsi="华文中宋" w:eastAsia="华文中宋" w:cs="华文中宋"/>
          <w:sz w:val="36"/>
          <w:szCs w:val="36"/>
        </w:rPr>
      </w:pPr>
      <w:del w:id="278" w:author="咨询组" w:date="2025-12-10T10:18:31Z">
        <w:r>
          <w:rPr>
            <w:rFonts w:ascii="华文中宋" w:hAnsi="华文中宋" w:eastAsia="华文中宋" w:cs="华文中宋"/>
            <w:spacing w:val="39"/>
            <w:sz w:val="36"/>
            <w:szCs w:val="36"/>
          </w:rPr>
          <w:delText>出国(境)行前教育情况</w:delText>
        </w:r>
      </w:del>
      <w:del w:id="279" w:author="咨询组" w:date="2025-12-10T10:18:31Z">
        <w:r>
          <w:rPr>
            <w:rFonts w:ascii="华文中宋" w:hAnsi="华文中宋" w:eastAsia="华文中宋" w:cs="华文中宋"/>
            <w:spacing w:val="38"/>
            <w:sz w:val="36"/>
            <w:szCs w:val="36"/>
          </w:rPr>
          <w:delText>表</w:delText>
        </w:r>
      </w:del>
    </w:p>
    <w:p w14:paraId="0770798E">
      <w:pPr>
        <w:spacing w:line="56" w:lineRule="exact"/>
        <w:rPr>
          <w:del w:id="280" w:author="咨询组" w:date="2025-12-10T10:18:31Z"/>
        </w:rPr>
      </w:pPr>
    </w:p>
    <w:tbl>
      <w:tblPr>
        <w:tblStyle w:val="6"/>
        <w:tblW w:w="97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1"/>
        <w:gridCol w:w="1970"/>
        <w:gridCol w:w="1754"/>
        <w:gridCol w:w="1343"/>
        <w:gridCol w:w="1447"/>
        <w:gridCol w:w="1449"/>
      </w:tblGrid>
      <w:tr w14:paraId="1915E7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  <w:del w:id="281" w:author="咨询组" w:date="2025-12-10T10:18:31Z"/>
        </w:trPr>
        <w:tc>
          <w:tcPr>
            <w:tcW w:w="1741" w:type="dxa"/>
            <w:vAlign w:val="top"/>
          </w:tcPr>
          <w:p w14:paraId="42C1713D">
            <w:pPr>
              <w:spacing w:before="213" w:line="220" w:lineRule="auto"/>
              <w:ind w:left="637"/>
              <w:rPr>
                <w:del w:id="28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283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28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970" w:type="dxa"/>
            <w:vAlign w:val="top"/>
          </w:tcPr>
          <w:p w14:paraId="7340008A">
            <w:pPr>
              <w:rPr>
                <w:del w:id="285" w:author="咨询组" w:date="2025-12-10T10:18:31Z"/>
                <w:rFonts w:ascii="Arial"/>
                <w:sz w:val="21"/>
              </w:rPr>
            </w:pPr>
          </w:p>
        </w:tc>
        <w:tc>
          <w:tcPr>
            <w:tcW w:w="1754" w:type="dxa"/>
            <w:vAlign w:val="top"/>
          </w:tcPr>
          <w:p w14:paraId="46183704">
            <w:pPr>
              <w:spacing w:before="213" w:line="216" w:lineRule="auto"/>
              <w:ind w:left="647"/>
              <w:rPr>
                <w:del w:id="28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287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性</w:delText>
              </w:r>
            </w:del>
            <w:del w:id="288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别</w:delText>
              </w:r>
            </w:del>
          </w:p>
        </w:tc>
        <w:tc>
          <w:tcPr>
            <w:tcW w:w="1343" w:type="dxa"/>
            <w:vAlign w:val="top"/>
          </w:tcPr>
          <w:p w14:paraId="54830F06">
            <w:pPr>
              <w:rPr>
                <w:del w:id="289" w:author="咨询组" w:date="2025-12-10T10:18:31Z"/>
                <w:rFonts w:ascii="Arial"/>
                <w:sz w:val="21"/>
              </w:rPr>
            </w:pPr>
          </w:p>
        </w:tc>
        <w:tc>
          <w:tcPr>
            <w:tcW w:w="1447" w:type="dxa"/>
            <w:vAlign w:val="top"/>
          </w:tcPr>
          <w:p w14:paraId="6C27BF73">
            <w:pPr>
              <w:spacing w:before="213" w:line="218" w:lineRule="auto"/>
              <w:ind w:left="282"/>
              <w:rPr>
                <w:del w:id="29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291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出</w:delText>
              </w:r>
            </w:del>
            <w:del w:id="292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生年月</w:delText>
              </w:r>
            </w:del>
          </w:p>
        </w:tc>
        <w:tc>
          <w:tcPr>
            <w:tcW w:w="1449" w:type="dxa"/>
            <w:vAlign w:val="top"/>
          </w:tcPr>
          <w:p w14:paraId="71FAFD6E">
            <w:pPr>
              <w:rPr>
                <w:del w:id="293" w:author="咨询组" w:date="2025-12-10T10:18:31Z"/>
                <w:rFonts w:ascii="Arial"/>
                <w:sz w:val="21"/>
              </w:rPr>
            </w:pPr>
          </w:p>
        </w:tc>
      </w:tr>
      <w:tr w14:paraId="1C2361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  <w:del w:id="294" w:author="咨询组" w:date="2025-12-10T10:18:31Z"/>
        </w:trPr>
        <w:tc>
          <w:tcPr>
            <w:tcW w:w="1741" w:type="dxa"/>
            <w:vAlign w:val="top"/>
          </w:tcPr>
          <w:p w14:paraId="0B646C77">
            <w:pPr>
              <w:spacing w:before="207" w:line="218" w:lineRule="auto"/>
              <w:ind w:left="402"/>
              <w:rPr>
                <w:del w:id="29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296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政</w:delText>
              </w:r>
            </w:del>
            <w:del w:id="297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  <w:del w:id="29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970" w:type="dxa"/>
            <w:vAlign w:val="top"/>
          </w:tcPr>
          <w:p w14:paraId="43AAC281">
            <w:pPr>
              <w:rPr>
                <w:del w:id="299" w:author="咨询组" w:date="2025-12-10T10:18:31Z"/>
                <w:rFonts w:ascii="Arial"/>
                <w:sz w:val="21"/>
              </w:rPr>
            </w:pPr>
          </w:p>
        </w:tc>
        <w:tc>
          <w:tcPr>
            <w:tcW w:w="1754" w:type="dxa"/>
            <w:vAlign w:val="top"/>
          </w:tcPr>
          <w:p w14:paraId="2B4CF5C5">
            <w:pPr>
              <w:spacing w:before="206" w:line="217" w:lineRule="auto"/>
              <w:ind w:left="288"/>
              <w:rPr>
                <w:del w:id="30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0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单</w:delText>
              </w:r>
            </w:del>
            <w:del w:id="302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位</w:delText>
              </w:r>
            </w:del>
            <w:del w:id="30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及职务</w:delText>
              </w:r>
            </w:del>
          </w:p>
        </w:tc>
        <w:tc>
          <w:tcPr>
            <w:tcW w:w="4239" w:type="dxa"/>
            <w:gridSpan w:val="3"/>
            <w:vAlign w:val="top"/>
          </w:tcPr>
          <w:p w14:paraId="026111E7">
            <w:pPr>
              <w:rPr>
                <w:del w:id="304" w:author="咨询组" w:date="2025-12-10T10:18:31Z"/>
                <w:rFonts w:ascii="Arial"/>
                <w:sz w:val="21"/>
              </w:rPr>
            </w:pPr>
          </w:p>
        </w:tc>
      </w:tr>
      <w:tr w14:paraId="1B9BEA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del w:id="305" w:author="咨询组" w:date="2025-12-10T10:18:31Z"/>
        </w:trPr>
        <w:tc>
          <w:tcPr>
            <w:tcW w:w="1741" w:type="dxa"/>
            <w:vAlign w:val="top"/>
          </w:tcPr>
          <w:p w14:paraId="3335889A">
            <w:pPr>
              <w:spacing w:before="202" w:line="219" w:lineRule="auto"/>
              <w:ind w:left="413"/>
              <w:rPr>
                <w:del w:id="30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07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308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密等级</w:delText>
              </w:r>
            </w:del>
          </w:p>
        </w:tc>
        <w:tc>
          <w:tcPr>
            <w:tcW w:w="1970" w:type="dxa"/>
            <w:vAlign w:val="top"/>
          </w:tcPr>
          <w:p w14:paraId="43A49993">
            <w:pPr>
              <w:rPr>
                <w:del w:id="309" w:author="咨询组" w:date="2025-12-10T10:18:31Z"/>
                <w:rFonts w:ascii="Arial"/>
                <w:sz w:val="21"/>
              </w:rPr>
            </w:pPr>
          </w:p>
        </w:tc>
        <w:tc>
          <w:tcPr>
            <w:tcW w:w="1754" w:type="dxa"/>
            <w:vAlign w:val="top"/>
          </w:tcPr>
          <w:p w14:paraId="5ECD11F4">
            <w:pPr>
              <w:spacing w:before="202" w:line="218" w:lineRule="auto"/>
              <w:ind w:left="407"/>
              <w:rPr>
                <w:del w:id="31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1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身</w:delText>
              </w:r>
            </w:del>
            <w:del w:id="312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份</w:delText>
              </w:r>
            </w:del>
            <w:del w:id="31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证号</w:delText>
              </w:r>
            </w:del>
          </w:p>
        </w:tc>
        <w:tc>
          <w:tcPr>
            <w:tcW w:w="4239" w:type="dxa"/>
            <w:gridSpan w:val="3"/>
            <w:vAlign w:val="top"/>
          </w:tcPr>
          <w:p w14:paraId="2AD2950D">
            <w:pPr>
              <w:rPr>
                <w:del w:id="314" w:author="咨询组" w:date="2025-12-10T10:18:31Z"/>
                <w:rFonts w:ascii="Arial"/>
                <w:sz w:val="21"/>
              </w:rPr>
            </w:pPr>
          </w:p>
        </w:tc>
      </w:tr>
      <w:tr w14:paraId="14B81C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  <w:del w:id="315" w:author="咨询组" w:date="2025-12-10T10:18:31Z"/>
        </w:trPr>
        <w:tc>
          <w:tcPr>
            <w:tcW w:w="1741" w:type="dxa"/>
            <w:vAlign w:val="top"/>
          </w:tcPr>
          <w:p w14:paraId="611882C1">
            <w:pPr>
              <w:spacing w:before="111" w:line="258" w:lineRule="auto"/>
              <w:ind w:left="644" w:right="267" w:hanging="336"/>
              <w:rPr>
                <w:del w:id="31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17" w:author="咨询组" w:date="2025-12-10T10:18:31Z">
              <w:r>
                <w:rPr>
                  <w:rFonts w:ascii="仿宋" w:hAnsi="仿宋" w:eastAsia="仿宋" w:cs="仿宋"/>
                  <w:spacing w:val="-23"/>
                  <w:sz w:val="24"/>
                  <w:szCs w:val="24"/>
                </w:rPr>
                <w:delText>出国(境)</w:delText>
              </w:r>
            </w:del>
            <w:del w:id="318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事</w:delText>
              </w:r>
            </w:del>
            <w:del w:id="31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由</w:delText>
              </w:r>
            </w:del>
          </w:p>
        </w:tc>
        <w:tc>
          <w:tcPr>
            <w:tcW w:w="1970" w:type="dxa"/>
            <w:vAlign w:val="top"/>
          </w:tcPr>
          <w:p w14:paraId="5F03FAB1">
            <w:pPr>
              <w:rPr>
                <w:del w:id="320" w:author="咨询组" w:date="2025-12-10T10:18:31Z"/>
                <w:rFonts w:ascii="Arial"/>
                <w:sz w:val="21"/>
              </w:rPr>
            </w:pPr>
          </w:p>
        </w:tc>
        <w:tc>
          <w:tcPr>
            <w:tcW w:w="1754" w:type="dxa"/>
            <w:vAlign w:val="top"/>
          </w:tcPr>
          <w:p w14:paraId="2325D504">
            <w:pPr>
              <w:spacing w:before="102" w:line="334" w:lineRule="exact"/>
              <w:ind w:left="409"/>
              <w:rPr>
                <w:del w:id="32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22" w:author="咨询组" w:date="2025-12-10T10:18:31Z">
              <w:r>
                <w:rPr>
                  <w:rFonts w:ascii="仿宋" w:hAnsi="仿宋" w:eastAsia="仿宋" w:cs="仿宋"/>
                  <w:spacing w:val="-3"/>
                  <w:position w:val="6"/>
                  <w:sz w:val="24"/>
                  <w:szCs w:val="24"/>
                </w:rPr>
                <w:delText>前往国家</w:delText>
              </w:r>
            </w:del>
          </w:p>
          <w:p w14:paraId="0E9C04D4">
            <w:pPr>
              <w:spacing w:line="219" w:lineRule="auto"/>
              <w:ind w:left="393"/>
              <w:rPr>
                <w:del w:id="32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24" w:author="咨询组" w:date="2025-12-10T10:18:31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(地区)</w:delText>
              </w:r>
            </w:del>
          </w:p>
        </w:tc>
        <w:tc>
          <w:tcPr>
            <w:tcW w:w="1343" w:type="dxa"/>
            <w:vAlign w:val="top"/>
          </w:tcPr>
          <w:p w14:paraId="215617C3">
            <w:pPr>
              <w:rPr>
                <w:del w:id="325" w:author="咨询组" w:date="2025-12-10T10:18:31Z"/>
                <w:rFonts w:ascii="Arial"/>
                <w:sz w:val="21"/>
              </w:rPr>
            </w:pPr>
          </w:p>
        </w:tc>
        <w:tc>
          <w:tcPr>
            <w:tcW w:w="1447" w:type="dxa"/>
            <w:vAlign w:val="top"/>
          </w:tcPr>
          <w:p w14:paraId="5C419218">
            <w:pPr>
              <w:spacing w:before="270" w:line="219" w:lineRule="auto"/>
              <w:ind w:left="253"/>
              <w:rPr>
                <w:del w:id="32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27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起</w:delText>
              </w:r>
            </w:del>
            <w:del w:id="32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止时间</w:delText>
              </w:r>
            </w:del>
          </w:p>
        </w:tc>
        <w:tc>
          <w:tcPr>
            <w:tcW w:w="1449" w:type="dxa"/>
            <w:vAlign w:val="top"/>
          </w:tcPr>
          <w:p w14:paraId="03770C77">
            <w:pPr>
              <w:rPr>
                <w:del w:id="329" w:author="咨询组" w:date="2025-12-10T10:18:31Z"/>
                <w:rFonts w:ascii="Arial"/>
                <w:sz w:val="21"/>
              </w:rPr>
            </w:pPr>
          </w:p>
        </w:tc>
      </w:tr>
      <w:tr w14:paraId="326B31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2" w:hRule="atLeast"/>
          <w:del w:id="330" w:author="咨询组" w:date="2025-12-10T10:18:31Z"/>
        </w:trPr>
        <w:tc>
          <w:tcPr>
            <w:tcW w:w="1741" w:type="dxa"/>
            <w:textDirection w:val="tbRlV"/>
            <w:vAlign w:val="top"/>
          </w:tcPr>
          <w:p w14:paraId="22A76047">
            <w:pPr>
              <w:spacing w:line="321" w:lineRule="auto"/>
              <w:rPr>
                <w:del w:id="331" w:author="咨询组" w:date="2025-12-10T10:18:31Z"/>
                <w:rFonts w:ascii="Arial"/>
                <w:sz w:val="21"/>
              </w:rPr>
            </w:pPr>
          </w:p>
          <w:p w14:paraId="2CA797C9">
            <w:pPr>
              <w:spacing w:line="321" w:lineRule="auto"/>
              <w:rPr>
                <w:del w:id="332" w:author="咨询组" w:date="2025-12-10T10:18:31Z"/>
                <w:rFonts w:ascii="Arial"/>
                <w:sz w:val="21"/>
              </w:rPr>
            </w:pPr>
          </w:p>
          <w:p w14:paraId="05ABEE2A">
            <w:pPr>
              <w:spacing w:before="81" w:line="205" w:lineRule="auto"/>
              <w:ind w:left="1715"/>
              <w:rPr>
                <w:del w:id="33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34" w:author="咨询组" w:date="2025-12-10T10:18:31Z">
              <w:r>
                <w:rPr>
                  <w:rFonts w:ascii="仿宋" w:hAnsi="仿宋" w:eastAsia="仿宋" w:cs="仿宋"/>
                  <w:spacing w:val="38"/>
                  <w:sz w:val="24"/>
                  <w:szCs w:val="24"/>
                </w:rPr>
                <w:delText>行</w:delText>
              </w:r>
            </w:del>
            <w:del w:id="335" w:author="咨询组" w:date="2025-12-10T10:18:31Z">
              <w:r>
                <w:rPr>
                  <w:rFonts w:ascii="仿宋" w:hAnsi="仿宋" w:eastAsia="仿宋" w:cs="仿宋"/>
                  <w:spacing w:val="36"/>
                  <w:sz w:val="24"/>
                  <w:szCs w:val="24"/>
                </w:rPr>
                <w:delText>前教育情况</w:delText>
              </w:r>
            </w:del>
          </w:p>
        </w:tc>
        <w:tc>
          <w:tcPr>
            <w:tcW w:w="7963" w:type="dxa"/>
            <w:gridSpan w:val="5"/>
            <w:vAlign w:val="top"/>
          </w:tcPr>
          <w:p w14:paraId="55C094CC">
            <w:pPr>
              <w:spacing w:line="268" w:lineRule="auto"/>
              <w:rPr>
                <w:del w:id="336" w:author="咨询组" w:date="2025-12-10T10:18:31Z"/>
                <w:rFonts w:ascii="Arial"/>
                <w:sz w:val="21"/>
              </w:rPr>
            </w:pPr>
          </w:p>
          <w:p w14:paraId="7DFBD7E1">
            <w:pPr>
              <w:spacing w:before="78"/>
              <w:ind w:left="481"/>
              <w:rPr>
                <w:del w:id="33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38" w:author="咨询组" w:date="2025-12-10T10:18:31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(包括但不限于以下内容)</w:delText>
              </w:r>
            </w:del>
          </w:p>
          <w:p w14:paraId="797B95C4">
            <w:pPr>
              <w:spacing w:line="216" w:lineRule="auto"/>
              <w:ind w:left="507"/>
              <w:rPr>
                <w:del w:id="33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40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1.保密形势和政策教育</w:delText>
              </w:r>
            </w:del>
            <w:del w:id="341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；</w:delText>
              </w:r>
            </w:del>
          </w:p>
          <w:p w14:paraId="176A9CF4">
            <w:pPr>
              <w:spacing w:before="30" w:line="239" w:lineRule="auto"/>
              <w:ind w:left="493" w:right="1299" w:hanging="1"/>
              <w:rPr>
                <w:del w:id="34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4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2.出国(境)</w:delText>
              </w:r>
            </w:del>
            <w:del w:id="34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期间自觉遵守国家法律、严格执行保密规定；</w:delText>
              </w:r>
            </w:del>
            <w:del w:id="345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3</w:delText>
              </w:r>
            </w:del>
            <w:del w:id="346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.</w:delText>
              </w:r>
            </w:del>
            <w:del w:id="347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发生或者发现违规或者失泄密事件的处理方法；</w:delText>
              </w:r>
            </w:del>
          </w:p>
          <w:p w14:paraId="53F14B94">
            <w:pPr>
              <w:spacing w:line="239" w:lineRule="auto"/>
              <w:ind w:left="29" w:right="5" w:firstLine="459"/>
              <w:rPr>
                <w:del w:id="34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49" w:author="咨询组" w:date="2025-12-10T10:18:31Z">
              <w:r>
                <w:rPr>
                  <w:rFonts w:ascii="仿宋" w:hAnsi="仿宋" w:eastAsia="仿宋" w:cs="仿宋"/>
                  <w:spacing w:val="16"/>
                  <w:sz w:val="24"/>
                  <w:szCs w:val="24"/>
                </w:rPr>
                <w:delText>4</w:delText>
              </w:r>
            </w:del>
            <w:del w:id="350" w:author="咨询组" w:date="2025-12-10T10:18:31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.</w:delText>
              </w:r>
            </w:del>
            <w:del w:id="351" w:author="咨询组" w:date="2025-12-10T10:18:31Z">
              <w:r>
                <w:rPr>
                  <w:rFonts w:ascii="仿宋" w:hAnsi="仿宋" w:eastAsia="仿宋" w:cs="仿宋"/>
                  <w:spacing w:val="8"/>
                  <w:sz w:val="24"/>
                  <w:szCs w:val="24"/>
                </w:rPr>
                <w:delText>外出期间要注意保守国家秘密，泄露国家秘密、工作秘密、商业秘</w:delText>
              </w:r>
            </w:del>
            <w:del w:id="352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密，造成</w:delText>
              </w:r>
            </w:del>
            <w:del w:id="35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不</w:delText>
              </w:r>
            </w:del>
            <w:del w:id="354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良后果的，根据有关规定，要受到相应处罚；</w:delText>
              </w:r>
            </w:del>
          </w:p>
          <w:p w14:paraId="09100963">
            <w:pPr>
              <w:spacing w:before="2" w:line="239" w:lineRule="auto"/>
              <w:ind w:left="5" w:right="94" w:firstLine="488"/>
              <w:rPr>
                <w:del w:id="35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56" w:author="咨询组" w:date="2025-12-10T10:18:31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>5.出行目的地必须和申请地一致</w:delText>
              </w:r>
            </w:del>
            <w:del w:id="357" w:author="咨询组" w:date="2025-12-10T10:18:31Z">
              <w:r>
                <w:rPr>
                  <w:rFonts w:ascii="仿宋" w:hAnsi="仿宋" w:eastAsia="仿宋" w:cs="仿宋"/>
                  <w:spacing w:val="1"/>
                  <w:sz w:val="24"/>
                  <w:szCs w:val="24"/>
                </w:rPr>
                <w:delText>，不得擅自改变，按时回国(入境)，</w:delText>
              </w:r>
            </w:del>
            <w:del w:id="358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严禁前往敏感国家或者地区</w:delText>
              </w:r>
            </w:del>
            <w:del w:id="359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；</w:delText>
              </w:r>
            </w:del>
          </w:p>
          <w:p w14:paraId="2575D096">
            <w:pPr>
              <w:spacing w:before="3" w:line="248" w:lineRule="auto"/>
              <w:ind w:left="9" w:right="37" w:firstLine="482"/>
              <w:rPr>
                <w:del w:id="36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61" w:author="咨询组" w:date="2025-12-10T10:18:31Z">
              <w:r>
                <w:rPr>
                  <w:rFonts w:ascii="仿宋" w:hAnsi="仿宋" w:eastAsia="仿宋" w:cs="仿宋"/>
                  <w:spacing w:val="3"/>
                  <w:sz w:val="24"/>
                  <w:szCs w:val="24"/>
                </w:rPr>
                <w:delText>6.出国(境)期间，若受到前往国家或者地区专门机关的调查或者</w:delText>
              </w:r>
            </w:del>
            <w:del w:id="362" w:author="咨询组" w:date="2025-12-10T10:18:31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>不</w:delText>
              </w:r>
            </w:del>
            <w:del w:id="363" w:author="咨询组" w:date="2025-12-10T10:18:31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公正待</w:delText>
              </w:r>
            </w:del>
            <w:del w:id="364" w:author="咨询组" w:date="2025-12-10T10:18:31Z">
              <w:r>
                <w:rPr>
                  <w:rFonts w:ascii="仿宋" w:hAnsi="仿宋" w:eastAsia="仿宋" w:cs="仿宋"/>
                  <w:spacing w:val="5"/>
                  <w:sz w:val="24"/>
                  <w:szCs w:val="24"/>
                </w:rPr>
                <w:delText>遇</w:delText>
              </w:r>
            </w:del>
            <w:del w:id="365" w:author="咨询组" w:date="2025-12-10T10:18:31Z">
              <w:r>
                <w:rPr>
                  <w:rFonts w:ascii="仿宋" w:hAnsi="仿宋" w:eastAsia="仿宋" w:cs="仿宋"/>
                  <w:spacing w:val="3"/>
                  <w:sz w:val="24"/>
                  <w:szCs w:val="24"/>
                </w:rPr>
                <w:delText>，应当保持冷静，遇紧急情况及时报告组织或者当地使领馆/特派</w:delText>
              </w:r>
            </w:del>
            <w:del w:id="366" w:author="咨询组" w:date="2025-12-10T10:18:31Z">
              <w:r>
                <w:rPr>
                  <w:rFonts w:ascii="仿宋" w:hAnsi="仿宋" w:eastAsia="仿宋" w:cs="仿宋"/>
                  <w:spacing w:val="-13"/>
                  <w:sz w:val="24"/>
                  <w:szCs w:val="24"/>
                </w:rPr>
                <w:delText>员</w:delText>
              </w:r>
            </w:del>
            <w:del w:id="367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公署。</w:delText>
              </w:r>
            </w:del>
          </w:p>
        </w:tc>
      </w:tr>
      <w:tr w14:paraId="25D3CD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2" w:hRule="atLeast"/>
          <w:del w:id="368" w:author="咨询组" w:date="2025-12-10T10:18:31Z"/>
        </w:trPr>
        <w:tc>
          <w:tcPr>
            <w:tcW w:w="9704" w:type="dxa"/>
            <w:gridSpan w:val="6"/>
            <w:vAlign w:val="top"/>
          </w:tcPr>
          <w:p w14:paraId="4E50CDC7">
            <w:pPr>
              <w:spacing w:before="246" w:line="216" w:lineRule="auto"/>
              <w:ind w:left="587"/>
              <w:rPr>
                <w:del w:id="36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7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本人</w:delText>
              </w:r>
            </w:del>
            <w:del w:id="37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已</w:delText>
              </w:r>
            </w:del>
            <w:del w:id="372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知悉上述内容，并承诺遵守。</w:delText>
              </w:r>
            </w:del>
          </w:p>
          <w:p w14:paraId="035C4F81">
            <w:pPr>
              <w:spacing w:line="252" w:lineRule="auto"/>
              <w:rPr>
                <w:del w:id="373" w:author="咨询组" w:date="2025-12-10T10:18:31Z"/>
                <w:rFonts w:ascii="Arial"/>
                <w:sz w:val="21"/>
              </w:rPr>
            </w:pPr>
          </w:p>
          <w:p w14:paraId="3E59B304">
            <w:pPr>
              <w:spacing w:line="253" w:lineRule="auto"/>
              <w:rPr>
                <w:del w:id="374" w:author="咨询组" w:date="2025-12-10T10:18:31Z"/>
                <w:rFonts w:ascii="Arial"/>
                <w:sz w:val="21"/>
              </w:rPr>
            </w:pPr>
          </w:p>
          <w:p w14:paraId="5FE181CF">
            <w:pPr>
              <w:spacing w:line="253" w:lineRule="auto"/>
              <w:rPr>
                <w:del w:id="375" w:author="咨询组" w:date="2025-12-10T10:18:31Z"/>
                <w:rFonts w:ascii="Arial"/>
                <w:sz w:val="21"/>
              </w:rPr>
            </w:pPr>
          </w:p>
          <w:p w14:paraId="0A052E93">
            <w:pPr>
              <w:spacing w:before="78" w:line="225" w:lineRule="auto"/>
              <w:ind w:left="3055"/>
              <w:rPr>
                <w:del w:id="37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37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签字：</w:delText>
              </w:r>
            </w:del>
            <w:del w:id="37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年月日</w:delText>
              </w:r>
            </w:del>
          </w:p>
        </w:tc>
      </w:tr>
    </w:tbl>
    <w:p w14:paraId="57CB730D">
      <w:pPr>
        <w:rPr>
          <w:del w:id="379" w:author="咨询组" w:date="2025-12-10T10:18:31Z"/>
          <w:rFonts w:ascii="Arial"/>
          <w:sz w:val="21"/>
        </w:rPr>
      </w:pPr>
    </w:p>
    <w:p w14:paraId="3F130989">
      <w:pPr>
        <w:rPr>
          <w:del w:id="380" w:author="咨询组" w:date="2025-12-10T10:18:31Z"/>
        </w:rPr>
        <w:sectPr>
          <w:footerReference r:id="rId7" w:type="default"/>
          <w:pgSz w:w="16841" w:h="11912"/>
          <w:pgMar w:top="1012" w:right="1200" w:bottom="1486" w:left="1399" w:header="0" w:footer="1208" w:gutter="0"/>
          <w:pgNumType w:fmt="decimal"/>
          <w:cols w:space="720" w:num="1"/>
        </w:sectPr>
      </w:pPr>
    </w:p>
    <w:p w14:paraId="7ED39753">
      <w:pPr>
        <w:spacing w:before="64" w:line="224" w:lineRule="auto"/>
        <w:ind w:left="31"/>
        <w:rPr>
          <w:del w:id="381" w:author="咨询组" w:date="2025-12-10T10:18:31Z"/>
          <w:rFonts w:ascii="Times New Roman" w:hAnsi="Times New Roman" w:eastAsia="Times New Roman" w:cs="Times New Roman"/>
          <w:sz w:val="31"/>
          <w:szCs w:val="31"/>
        </w:rPr>
      </w:pPr>
      <w:del w:id="382" w:author="咨询组" w:date="2025-12-10T10:18:31Z">
        <w:r>
          <w:rPr>
            <w:rFonts w:ascii="仿宋" w:hAnsi="仿宋" w:eastAsia="仿宋" w:cs="仿宋"/>
            <w:spacing w:val="-23"/>
            <w:sz w:val="31"/>
            <w:szCs w:val="31"/>
          </w:rPr>
          <w:delText>附</w:delText>
        </w:r>
      </w:del>
      <w:del w:id="383" w:author="咨询组" w:date="2025-12-10T10:18:31Z">
        <w:r>
          <w:rPr>
            <w:rFonts w:ascii="仿宋" w:hAnsi="仿宋" w:eastAsia="仿宋" w:cs="仿宋"/>
            <w:spacing w:val="-20"/>
            <w:sz w:val="31"/>
            <w:szCs w:val="31"/>
          </w:rPr>
          <w:delText>录</w:delText>
        </w:r>
      </w:del>
      <w:del w:id="384" w:author="咨询组" w:date="2025-12-10T10:18:31Z">
        <w:r>
          <w:rPr>
            <w:rFonts w:ascii="Times New Roman" w:hAnsi="Times New Roman" w:eastAsia="Times New Roman" w:cs="Times New Roman"/>
            <w:spacing w:val="-20"/>
            <w:sz w:val="31"/>
            <w:szCs w:val="31"/>
          </w:rPr>
          <w:delText>2</w:delText>
        </w:r>
      </w:del>
    </w:p>
    <w:p w14:paraId="621DD85F">
      <w:pPr>
        <w:spacing w:before="73" w:line="198" w:lineRule="auto"/>
        <w:ind w:left="1805"/>
        <w:rPr>
          <w:del w:id="385" w:author="咨询组" w:date="2025-12-10T10:18:31Z"/>
          <w:rFonts w:ascii="华文中宋" w:hAnsi="华文中宋" w:eastAsia="华文中宋" w:cs="华文中宋"/>
          <w:sz w:val="36"/>
          <w:szCs w:val="36"/>
        </w:rPr>
      </w:pPr>
      <w:del w:id="386" w:author="咨询组" w:date="2025-12-10T10:18:31Z">
        <w:r>
          <w:rPr>
            <w:rFonts w:ascii="华文中宋" w:hAnsi="华文中宋" w:eastAsia="华文中宋" w:cs="华文中宋"/>
            <w:spacing w:val="33"/>
            <w:sz w:val="36"/>
            <w:szCs w:val="36"/>
          </w:rPr>
          <w:delText>出</w:delText>
        </w:r>
      </w:del>
      <w:del w:id="387" w:author="咨询组" w:date="2025-12-10T10:18:31Z">
        <w:r>
          <w:rPr>
            <w:rFonts w:ascii="华文中宋" w:hAnsi="华文中宋" w:eastAsia="华文中宋" w:cs="华文中宋"/>
            <w:spacing w:val="31"/>
            <w:sz w:val="36"/>
            <w:szCs w:val="36"/>
          </w:rPr>
          <w:delText>国(境)反间谍安全防范承诺书</w:delText>
        </w:r>
      </w:del>
    </w:p>
    <w:p w14:paraId="243C6DCE">
      <w:pPr>
        <w:spacing w:before="193" w:line="310" w:lineRule="auto"/>
        <w:ind w:firstLine="656"/>
        <w:rPr>
          <w:del w:id="388" w:author="咨询组" w:date="2025-12-10T10:18:31Z"/>
          <w:rFonts w:ascii="仿宋" w:hAnsi="仿宋" w:eastAsia="仿宋" w:cs="仿宋"/>
          <w:sz w:val="31"/>
          <w:szCs w:val="31"/>
        </w:rPr>
      </w:pPr>
      <w:del w:id="389" w:author="咨询组" w:date="2025-12-10T10:18:31Z">
        <w:r>
          <w:rPr>
            <w:rFonts w:ascii="仿宋" w:hAnsi="仿宋" w:eastAsia="仿宋" w:cs="仿宋"/>
            <w:spacing w:val="37"/>
            <w:sz w:val="31"/>
            <w:szCs w:val="31"/>
          </w:rPr>
          <w:delText>通</w:delText>
        </w:r>
      </w:del>
      <w:del w:id="390" w:author="咨询组" w:date="2025-12-10T10:18:31Z">
        <w:r>
          <w:rPr>
            <w:rFonts w:ascii="仿宋" w:hAnsi="仿宋" w:eastAsia="仿宋" w:cs="仿宋"/>
            <w:spacing w:val="27"/>
            <w:sz w:val="31"/>
            <w:szCs w:val="31"/>
          </w:rPr>
          <w:delText>过参加此次行前反间谍安全防范教育培训，我已学习</w:delText>
        </w:r>
      </w:del>
      <w:del w:id="391" w:author="咨询组" w:date="2025-12-10T10:18:31Z">
        <w:r>
          <w:rPr>
            <w:rFonts w:ascii="仿宋" w:hAnsi="仿宋" w:eastAsia="仿宋" w:cs="仿宋"/>
            <w:spacing w:val="40"/>
            <w:sz w:val="31"/>
            <w:szCs w:val="31"/>
          </w:rPr>
          <w:delText>《</w:delText>
        </w:r>
      </w:del>
      <w:del w:id="392" w:author="咨询组" w:date="2025-12-10T10:18:31Z">
        <w:r>
          <w:rPr>
            <w:rFonts w:ascii="仿宋" w:hAnsi="仿宋" w:eastAsia="仿宋" w:cs="仿宋"/>
            <w:spacing w:val="21"/>
            <w:sz w:val="31"/>
            <w:szCs w:val="31"/>
          </w:rPr>
          <w:delText>中</w:delText>
        </w:r>
      </w:del>
      <w:del w:id="393" w:author="咨询组" w:date="2025-12-10T10:18:31Z">
        <w:r>
          <w:rPr>
            <w:rFonts w:ascii="仿宋" w:hAnsi="仿宋" w:eastAsia="仿宋" w:cs="仿宋"/>
            <w:spacing w:val="20"/>
            <w:sz w:val="31"/>
            <w:szCs w:val="31"/>
          </w:rPr>
          <w:delText>华人民共和国国家安全法》《中华人民共和国反间谍法》《反间谍安全防范工作规定》等法律法规，以及《华润(集团</w:delText>
        </w:r>
      </w:del>
      <w:del w:id="394" w:author="咨询组" w:date="2025-12-10T10:18:31Z">
        <w:r>
          <w:rPr>
            <w:rFonts w:ascii="仿宋" w:hAnsi="仿宋" w:eastAsia="仿宋" w:cs="仿宋"/>
            <w:spacing w:val="16"/>
            <w:sz w:val="31"/>
            <w:szCs w:val="31"/>
          </w:rPr>
          <w:delText>)</w:delText>
        </w:r>
      </w:del>
      <w:del w:id="395" w:author="咨询组" w:date="2025-12-10T10:18:31Z">
        <w:r>
          <w:rPr>
            <w:rFonts w:ascii="仿宋" w:hAnsi="仿宋" w:eastAsia="仿宋" w:cs="仿宋"/>
            <w:spacing w:val="24"/>
            <w:sz w:val="31"/>
            <w:szCs w:val="31"/>
          </w:rPr>
          <w:delText>有</w:delText>
        </w:r>
      </w:del>
      <w:del w:id="396" w:author="咨询组" w:date="2025-12-10T10:18:31Z">
        <w:r>
          <w:rPr>
            <w:rFonts w:ascii="仿宋" w:hAnsi="仿宋" w:eastAsia="仿宋" w:cs="仿宋"/>
            <w:spacing w:val="14"/>
            <w:sz w:val="31"/>
            <w:szCs w:val="31"/>
          </w:rPr>
          <w:delText>限公司保密工作管理制度》《华润集团因公临时出国(境)管</w:delText>
        </w:r>
      </w:del>
      <w:del w:id="397" w:author="咨询组" w:date="2025-12-10T10:18:31Z">
        <w:r>
          <w:rPr>
            <w:rFonts w:ascii="仿宋" w:hAnsi="仿宋" w:eastAsia="仿宋" w:cs="仿宋"/>
            <w:spacing w:val="36"/>
            <w:sz w:val="31"/>
            <w:szCs w:val="31"/>
          </w:rPr>
          <w:delText>理</w:delText>
        </w:r>
      </w:del>
      <w:del w:id="398" w:author="咨询组" w:date="2025-12-10T10:18:31Z">
        <w:r>
          <w:rPr>
            <w:rFonts w:ascii="仿宋" w:hAnsi="仿宋" w:eastAsia="仿宋" w:cs="仿宋"/>
            <w:spacing w:val="19"/>
            <w:sz w:val="31"/>
            <w:szCs w:val="31"/>
          </w:rPr>
          <w:delText>办法》等有关制度规定，了解公民在国(境)外期间安全防</w:delText>
        </w:r>
      </w:del>
      <w:del w:id="399" w:author="咨询组" w:date="2025-12-10T10:18:31Z">
        <w:r>
          <w:rPr>
            <w:rFonts w:ascii="仿宋" w:hAnsi="仿宋" w:eastAsia="仿宋" w:cs="仿宋"/>
            <w:spacing w:val="22"/>
            <w:sz w:val="31"/>
            <w:szCs w:val="31"/>
          </w:rPr>
          <w:delText>范</w:delText>
        </w:r>
      </w:del>
      <w:del w:id="400" w:author="咨询组" w:date="2025-12-10T10:18:31Z">
        <w:r>
          <w:rPr>
            <w:rFonts w:ascii="仿宋" w:hAnsi="仿宋" w:eastAsia="仿宋" w:cs="仿宋"/>
            <w:spacing w:val="21"/>
            <w:sz w:val="31"/>
            <w:szCs w:val="31"/>
          </w:rPr>
          <w:delText>注意事项，知悉应当承担的保密义务和相应的法律责任。本</w:delText>
        </w:r>
      </w:del>
      <w:del w:id="401" w:author="咨询组" w:date="2025-12-10T10:18:31Z">
        <w:r>
          <w:rPr>
            <w:rFonts w:ascii="仿宋" w:hAnsi="仿宋" w:eastAsia="仿宋" w:cs="仿宋"/>
            <w:spacing w:val="-1"/>
            <w:sz w:val="31"/>
            <w:szCs w:val="31"/>
          </w:rPr>
          <w:delText>人</w:delText>
        </w:r>
      </w:del>
      <w:del w:id="402" w:author="咨询组" w:date="2025-12-10T10:18:31Z">
        <w:r>
          <w:rPr>
            <w:rFonts w:ascii="仿宋" w:hAnsi="仿宋" w:eastAsia="仿宋" w:cs="仿宋"/>
            <w:sz w:val="31"/>
            <w:szCs w:val="31"/>
          </w:rPr>
          <w:delText>郑重承诺：</w:delText>
        </w:r>
      </w:del>
    </w:p>
    <w:p w14:paraId="365B74FB">
      <w:pPr>
        <w:spacing w:before="3" w:line="309" w:lineRule="auto"/>
        <w:ind w:left="1" w:right="317" w:firstLine="666"/>
        <w:rPr>
          <w:del w:id="403" w:author="咨询组" w:date="2025-12-10T10:18:31Z"/>
          <w:rFonts w:ascii="仿宋" w:hAnsi="仿宋" w:eastAsia="仿宋" w:cs="仿宋"/>
          <w:sz w:val="31"/>
          <w:szCs w:val="31"/>
        </w:rPr>
      </w:pPr>
      <w:del w:id="404" w:author="咨询组" w:date="2025-12-10T10:18:31Z">
        <w:r>
          <w:rPr>
            <w:rFonts w:ascii="仿宋" w:hAnsi="仿宋" w:eastAsia="仿宋" w:cs="仿宋"/>
            <w:spacing w:val="20"/>
            <w:sz w:val="31"/>
            <w:szCs w:val="31"/>
          </w:rPr>
          <w:delText>一、严格遵守外事纪律和团组规章制度，服从团组管理</w:delText>
        </w:r>
      </w:del>
      <w:del w:id="405" w:author="咨询组" w:date="2025-12-10T10:18:31Z">
        <w:r>
          <w:rPr>
            <w:rFonts w:ascii="仿宋" w:hAnsi="仿宋" w:eastAsia="仿宋" w:cs="仿宋"/>
            <w:spacing w:val="17"/>
            <w:sz w:val="31"/>
            <w:szCs w:val="31"/>
          </w:rPr>
          <w:delText>；</w:delText>
        </w:r>
      </w:del>
      <w:del w:id="406" w:author="咨询组" w:date="2025-12-10T10:18:31Z">
        <w:r>
          <w:rPr>
            <w:rFonts w:ascii="仿宋" w:hAnsi="仿宋" w:eastAsia="仿宋" w:cs="仿宋"/>
            <w:spacing w:val="21"/>
            <w:sz w:val="31"/>
            <w:szCs w:val="31"/>
          </w:rPr>
          <w:delText>严格遵守请销假制度，未经批准不单独外出；严格遵守当地</w:delText>
        </w:r>
      </w:del>
      <w:del w:id="407" w:author="咨询组" w:date="2025-12-10T10:18:31Z">
        <w:r>
          <w:rPr>
            <w:rFonts w:ascii="仿宋" w:hAnsi="仿宋" w:eastAsia="仿宋" w:cs="仿宋"/>
            <w:spacing w:val="20"/>
            <w:sz w:val="31"/>
            <w:szCs w:val="31"/>
          </w:rPr>
          <w:delText>法</w:delText>
        </w:r>
      </w:del>
      <w:del w:id="408" w:author="咨询组" w:date="2025-12-10T10:18:31Z">
        <w:r>
          <w:rPr>
            <w:rFonts w:ascii="仿宋" w:hAnsi="仿宋" w:eastAsia="仿宋" w:cs="仿宋"/>
            <w:spacing w:val="-6"/>
            <w:sz w:val="31"/>
            <w:szCs w:val="31"/>
          </w:rPr>
          <w:delText>律法规。</w:delText>
        </w:r>
      </w:del>
    </w:p>
    <w:p w14:paraId="5E6265B9">
      <w:pPr>
        <w:spacing w:before="5" w:line="309" w:lineRule="auto"/>
        <w:ind w:left="10" w:right="310" w:firstLine="655"/>
        <w:rPr>
          <w:del w:id="409" w:author="咨询组" w:date="2025-12-10T10:18:31Z"/>
          <w:rFonts w:ascii="仿宋" w:hAnsi="仿宋" w:eastAsia="仿宋" w:cs="仿宋"/>
          <w:sz w:val="31"/>
          <w:szCs w:val="31"/>
        </w:rPr>
      </w:pPr>
      <w:del w:id="410" w:author="咨询组" w:date="2025-12-10T10:18:31Z">
        <w:r>
          <w:rPr>
            <w:rFonts w:ascii="仿宋" w:hAnsi="仿宋" w:eastAsia="仿宋" w:cs="仿宋"/>
            <w:spacing w:val="25"/>
            <w:sz w:val="31"/>
            <w:szCs w:val="31"/>
          </w:rPr>
          <w:delText>二</w:delText>
        </w:r>
      </w:del>
      <w:del w:id="411" w:author="咨询组" w:date="2025-12-10T10:18:31Z">
        <w:r>
          <w:rPr>
            <w:rFonts w:ascii="仿宋" w:hAnsi="仿宋" w:eastAsia="仿宋" w:cs="仿宋"/>
            <w:spacing w:val="21"/>
            <w:sz w:val="31"/>
            <w:szCs w:val="31"/>
          </w:rPr>
          <w:delText>、严格遵守保密纪律和反奸防谍规章制度。未经批准不携</w:delText>
        </w:r>
      </w:del>
      <w:del w:id="412" w:author="咨询组" w:date="2025-12-10T10:18:31Z">
        <w:r>
          <w:rPr>
            <w:rFonts w:ascii="仿宋" w:hAnsi="仿宋" w:eastAsia="仿宋" w:cs="仿宋"/>
            <w:spacing w:val="20"/>
            <w:sz w:val="31"/>
            <w:szCs w:val="31"/>
          </w:rPr>
          <w:delText>带任何涉密资料、设备和载体出国(境)；在外期间，不使用</w:delText>
        </w:r>
      </w:del>
      <w:del w:id="413" w:author="咨询组" w:date="2025-12-10T10:18:31Z">
        <w:r>
          <w:rPr>
            <w:rFonts w:ascii="仿宋" w:hAnsi="仿宋" w:eastAsia="仿宋" w:cs="仿宋"/>
            <w:spacing w:val="38"/>
            <w:sz w:val="31"/>
            <w:szCs w:val="31"/>
          </w:rPr>
          <w:delText>个</w:delText>
        </w:r>
      </w:del>
      <w:del w:id="414" w:author="咨询组" w:date="2025-12-10T10:18:31Z">
        <w:r>
          <w:rPr>
            <w:rFonts w:ascii="仿宋" w:hAnsi="仿宋" w:eastAsia="仿宋" w:cs="仿宋"/>
            <w:spacing w:val="20"/>
            <w:sz w:val="31"/>
            <w:szCs w:val="31"/>
          </w:rPr>
          <w:delText>人电子设备存储、处理涉密或敏感信息；不使用手机谈论涉</w:delText>
        </w:r>
      </w:del>
      <w:del w:id="415" w:author="咨询组" w:date="2025-12-10T10:18:31Z">
        <w:r>
          <w:rPr>
            <w:rFonts w:ascii="仿宋" w:hAnsi="仿宋" w:eastAsia="仿宋" w:cs="仿宋"/>
            <w:spacing w:val="-1"/>
            <w:sz w:val="31"/>
            <w:szCs w:val="31"/>
          </w:rPr>
          <w:delText>密事项；不在无保密条件的场所谈论涉密事</w:delText>
        </w:r>
      </w:del>
      <w:del w:id="416" w:author="咨询组" w:date="2025-12-10T10:18:31Z">
        <w:r>
          <w:rPr>
            <w:rFonts w:ascii="仿宋" w:hAnsi="仿宋" w:eastAsia="仿宋" w:cs="仿宋"/>
            <w:sz w:val="31"/>
            <w:szCs w:val="31"/>
          </w:rPr>
          <w:delText>项。</w:delText>
        </w:r>
      </w:del>
    </w:p>
    <w:p w14:paraId="1ECA494E">
      <w:pPr>
        <w:spacing w:before="1" w:line="223" w:lineRule="auto"/>
        <w:ind w:left="672"/>
        <w:rPr>
          <w:del w:id="417" w:author="咨询组" w:date="2025-12-10T10:18:31Z"/>
          <w:rFonts w:ascii="仿宋" w:hAnsi="仿宋" w:eastAsia="仿宋" w:cs="仿宋"/>
          <w:sz w:val="31"/>
          <w:szCs w:val="31"/>
        </w:rPr>
      </w:pPr>
      <w:del w:id="418" w:author="咨询组" w:date="2025-12-10T10:18:31Z">
        <w:r>
          <w:rPr>
            <w:rFonts w:ascii="仿宋" w:hAnsi="仿宋" w:eastAsia="仿宋" w:cs="仿宋"/>
            <w:spacing w:val="33"/>
            <w:sz w:val="31"/>
            <w:szCs w:val="31"/>
          </w:rPr>
          <w:delText>三</w:delText>
        </w:r>
      </w:del>
      <w:del w:id="419" w:author="咨询组" w:date="2025-12-10T10:18:31Z">
        <w:r>
          <w:rPr>
            <w:rFonts w:ascii="仿宋" w:hAnsi="仿宋" w:eastAsia="仿宋" w:cs="仿宋"/>
            <w:spacing w:val="19"/>
            <w:sz w:val="31"/>
            <w:szCs w:val="31"/>
          </w:rPr>
          <w:delText>、严格遵守生活纪律，不进入涉黄、涉赌、涉毒等场所。</w:delText>
        </w:r>
      </w:del>
    </w:p>
    <w:p w14:paraId="62204DB6">
      <w:pPr>
        <w:spacing w:before="143" w:line="310" w:lineRule="auto"/>
        <w:ind w:left="7" w:right="316" w:firstLine="678"/>
        <w:rPr>
          <w:del w:id="420" w:author="咨询组" w:date="2025-12-10T10:18:31Z"/>
          <w:rFonts w:ascii="仿宋" w:hAnsi="仿宋" w:eastAsia="仿宋" w:cs="仿宋"/>
          <w:sz w:val="31"/>
          <w:szCs w:val="31"/>
        </w:rPr>
      </w:pPr>
      <w:del w:id="421" w:author="咨询组" w:date="2025-12-10T10:18:31Z">
        <w:r>
          <w:rPr>
            <w:rFonts w:ascii="仿宋" w:hAnsi="仿宋" w:eastAsia="仿宋" w:cs="仿宋"/>
            <w:spacing w:val="23"/>
            <w:sz w:val="31"/>
            <w:szCs w:val="31"/>
          </w:rPr>
          <w:delText>四</w:delText>
        </w:r>
      </w:del>
      <w:del w:id="422" w:author="咨询组" w:date="2025-12-10T10:18:31Z">
        <w:r>
          <w:rPr>
            <w:rFonts w:ascii="仿宋" w:hAnsi="仿宋" w:eastAsia="仿宋" w:cs="仿宋"/>
            <w:spacing w:val="20"/>
            <w:sz w:val="31"/>
            <w:szCs w:val="31"/>
          </w:rPr>
          <w:delText>、如遇到境外组织和个人对本人或其他出访人员进行盘</w:delText>
        </w:r>
      </w:del>
      <w:del w:id="423" w:author="咨询组" w:date="2025-12-10T10:18:31Z">
        <w:r>
          <w:rPr>
            <w:rFonts w:ascii="仿宋" w:hAnsi="仿宋" w:eastAsia="仿宋" w:cs="仿宋"/>
            <w:spacing w:val="40"/>
            <w:sz w:val="31"/>
            <w:szCs w:val="31"/>
          </w:rPr>
          <w:delText>查</w:delText>
        </w:r>
      </w:del>
      <w:del w:id="424" w:author="咨询组" w:date="2025-12-10T10:18:31Z">
        <w:r>
          <w:rPr>
            <w:rFonts w:ascii="仿宋" w:hAnsi="仿宋" w:eastAsia="仿宋" w:cs="仿宋"/>
            <w:spacing w:val="20"/>
            <w:sz w:val="31"/>
            <w:szCs w:val="31"/>
          </w:rPr>
          <w:delText>、纠缠、威胁、策反、资助、非官方馈赠等情况，及时向团</w:delText>
        </w:r>
      </w:del>
      <w:del w:id="425" w:author="咨询组" w:date="2025-12-10T10:18:31Z">
        <w:r>
          <w:rPr>
            <w:rFonts w:ascii="仿宋" w:hAnsi="仿宋" w:eastAsia="仿宋" w:cs="仿宋"/>
            <w:spacing w:val="40"/>
            <w:sz w:val="31"/>
            <w:szCs w:val="31"/>
          </w:rPr>
          <w:delText>长</w:delText>
        </w:r>
      </w:del>
      <w:del w:id="426" w:author="咨询组" w:date="2025-12-10T10:18:31Z">
        <w:r>
          <w:rPr>
            <w:rFonts w:ascii="仿宋" w:hAnsi="仿宋" w:eastAsia="仿宋" w:cs="仿宋"/>
            <w:spacing w:val="25"/>
            <w:sz w:val="31"/>
            <w:szCs w:val="31"/>
          </w:rPr>
          <w:delText>和组织报告，并在回国(入境)后及时向派出单位和集团保</w:delText>
        </w:r>
      </w:del>
      <w:del w:id="427" w:author="咨询组" w:date="2025-12-10T10:18:31Z">
        <w:r>
          <w:rPr>
            <w:rFonts w:ascii="仿宋" w:hAnsi="仿宋" w:eastAsia="仿宋" w:cs="仿宋"/>
            <w:spacing w:val="40"/>
            <w:sz w:val="31"/>
            <w:szCs w:val="31"/>
          </w:rPr>
          <w:delText>密</w:delText>
        </w:r>
      </w:del>
      <w:del w:id="428" w:author="咨询组" w:date="2025-12-10T10:18:31Z">
        <w:r>
          <w:rPr>
            <w:rFonts w:ascii="仿宋" w:hAnsi="仿宋" w:eastAsia="仿宋" w:cs="仿宋"/>
            <w:spacing w:val="20"/>
            <w:sz w:val="31"/>
            <w:szCs w:val="31"/>
          </w:rPr>
          <w:delText>委、集团人力资源部报告，绝不隐瞒事关国家安全的情况或</w:delText>
        </w:r>
      </w:del>
      <w:del w:id="429" w:author="咨询组" w:date="2025-12-10T10:18:31Z">
        <w:r>
          <w:rPr>
            <w:rFonts w:ascii="仿宋" w:hAnsi="仿宋" w:eastAsia="仿宋" w:cs="仿宋"/>
            <w:spacing w:val="-10"/>
            <w:sz w:val="31"/>
            <w:szCs w:val="31"/>
          </w:rPr>
          <w:delText>事</w:delText>
        </w:r>
      </w:del>
      <w:del w:id="430" w:author="咨询组" w:date="2025-12-10T10:18:31Z">
        <w:r>
          <w:rPr>
            <w:rFonts w:ascii="仿宋" w:hAnsi="仿宋" w:eastAsia="仿宋" w:cs="仿宋"/>
            <w:spacing w:val="-9"/>
            <w:sz w:val="31"/>
            <w:szCs w:val="31"/>
          </w:rPr>
          <w:delText>项。</w:delText>
        </w:r>
      </w:del>
    </w:p>
    <w:p w14:paraId="2804F59F">
      <w:pPr>
        <w:spacing w:line="221" w:lineRule="auto"/>
        <w:ind w:left="659"/>
        <w:rPr>
          <w:del w:id="431" w:author="咨询组" w:date="2025-12-10T10:18:31Z"/>
          <w:rFonts w:ascii="仿宋" w:hAnsi="仿宋" w:eastAsia="仿宋" w:cs="仿宋"/>
          <w:sz w:val="31"/>
          <w:szCs w:val="31"/>
        </w:rPr>
      </w:pPr>
      <w:del w:id="432" w:author="咨询组" w:date="2025-12-10T10:18:31Z">
        <w:r>
          <w:rPr>
            <w:rFonts w:ascii="仿宋" w:hAnsi="仿宋" w:eastAsia="仿宋" w:cs="仿宋"/>
            <w:spacing w:val="14"/>
            <w:sz w:val="31"/>
            <w:szCs w:val="31"/>
          </w:rPr>
          <w:delText>五</w:delText>
        </w:r>
      </w:del>
      <w:del w:id="433" w:author="咨询组" w:date="2025-12-10T10:18:31Z">
        <w:r>
          <w:rPr>
            <w:rFonts w:ascii="仿宋" w:hAnsi="仿宋" w:eastAsia="仿宋" w:cs="仿宋"/>
            <w:spacing w:val="11"/>
            <w:sz w:val="31"/>
            <w:szCs w:val="31"/>
          </w:rPr>
          <w:delText>、</w:delText>
        </w:r>
      </w:del>
      <w:del w:id="434" w:author="咨询组" w:date="2025-12-10T10:18:31Z">
        <w:r>
          <w:rPr>
            <w:rFonts w:ascii="仿宋" w:hAnsi="仿宋" w:eastAsia="仿宋" w:cs="仿宋"/>
            <w:spacing w:val="7"/>
            <w:sz w:val="31"/>
            <w:szCs w:val="31"/>
          </w:rPr>
          <w:delText>积极配合派出单位的回访工作。</w:delText>
        </w:r>
      </w:del>
    </w:p>
    <w:p w14:paraId="2757BDE2">
      <w:pPr>
        <w:spacing w:before="149" w:line="224" w:lineRule="auto"/>
        <w:ind w:left="662"/>
        <w:rPr>
          <w:del w:id="435" w:author="咨询组" w:date="2025-12-10T10:18:31Z"/>
          <w:rFonts w:ascii="仿宋" w:hAnsi="仿宋" w:eastAsia="仿宋" w:cs="仿宋"/>
          <w:sz w:val="31"/>
          <w:szCs w:val="31"/>
        </w:rPr>
      </w:pPr>
      <w:del w:id="436" w:author="咨询组" w:date="2025-12-10T10:18:31Z">
        <w:r>
          <w:rPr>
            <w:rFonts w:ascii="仿宋" w:hAnsi="仿宋" w:eastAsia="仿宋" w:cs="仿宋"/>
            <w:spacing w:val="12"/>
            <w:sz w:val="31"/>
            <w:szCs w:val="31"/>
          </w:rPr>
          <w:delText>六、</w:delText>
        </w:r>
      </w:del>
      <w:del w:id="437" w:author="咨询组" w:date="2025-12-10T10:18:31Z">
        <w:r>
          <w:rPr>
            <w:rFonts w:ascii="仿宋" w:hAnsi="仿宋" w:eastAsia="仿宋" w:cs="仿宋"/>
            <w:spacing w:val="9"/>
            <w:sz w:val="31"/>
            <w:szCs w:val="31"/>
          </w:rPr>
          <w:delText>若</w:delText>
        </w:r>
      </w:del>
      <w:del w:id="438" w:author="咨询组" w:date="2025-12-10T10:18:31Z">
        <w:r>
          <w:rPr>
            <w:rFonts w:ascii="仿宋" w:hAnsi="仿宋" w:eastAsia="仿宋" w:cs="仿宋"/>
            <w:spacing w:val="6"/>
            <w:sz w:val="31"/>
            <w:szCs w:val="31"/>
          </w:rPr>
          <w:delText>违反上述承诺，自愿承担党纪、政纪和法律责任。</w:delText>
        </w:r>
      </w:del>
    </w:p>
    <w:p w14:paraId="672776AD">
      <w:pPr>
        <w:spacing w:before="143" w:line="225" w:lineRule="auto"/>
        <w:ind w:left="5696"/>
        <w:rPr>
          <w:del w:id="439" w:author="咨询组" w:date="2025-12-10T10:18:31Z"/>
          <w:rFonts w:ascii="仿宋" w:hAnsi="仿宋" w:eastAsia="仿宋" w:cs="仿宋"/>
          <w:sz w:val="31"/>
          <w:szCs w:val="31"/>
        </w:rPr>
      </w:pPr>
      <w:del w:id="440" w:author="咨询组" w:date="2025-12-10T10:18:31Z">
        <w:r>
          <w:rPr>
            <w:rFonts w:ascii="仿宋" w:hAnsi="仿宋" w:eastAsia="仿宋" w:cs="仿宋"/>
            <w:spacing w:val="-13"/>
            <w:sz w:val="31"/>
            <w:szCs w:val="31"/>
            <w14:textOutline w14:w="579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承</w:delText>
        </w:r>
      </w:del>
      <w:del w:id="441" w:author="咨询组" w:date="2025-12-10T10:18:31Z">
        <w:r>
          <w:rPr>
            <w:rFonts w:ascii="仿宋" w:hAnsi="仿宋" w:eastAsia="仿宋" w:cs="仿宋"/>
            <w:spacing w:val="-11"/>
            <w:sz w:val="31"/>
            <w:szCs w:val="31"/>
            <w14:textOutline w14:w="579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诺人：</w:delText>
        </w:r>
      </w:del>
    </w:p>
    <w:p w14:paraId="6BFE3EBC">
      <w:pPr>
        <w:spacing w:before="142" w:line="224" w:lineRule="auto"/>
        <w:ind w:right="248"/>
        <w:jc w:val="right"/>
        <w:rPr>
          <w:del w:id="442" w:author="咨询组" w:date="2025-12-10T10:18:31Z"/>
          <w:rFonts w:ascii="仿宋" w:hAnsi="仿宋" w:eastAsia="仿宋" w:cs="仿宋"/>
          <w:sz w:val="31"/>
          <w:szCs w:val="31"/>
        </w:rPr>
      </w:pPr>
      <w:del w:id="443" w:author="咨询组" w:date="2025-12-10T10:18:31Z">
        <w:r>
          <w:rPr>
            <w:rFonts w:ascii="仿宋" w:hAnsi="仿宋" w:eastAsia="仿宋" w:cs="仿宋"/>
            <w:spacing w:val="14"/>
            <w:sz w:val="31"/>
            <w:szCs w:val="31"/>
            <w14:textOutline w14:w="579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年月</w:delText>
        </w:r>
      </w:del>
      <w:del w:id="444" w:author="咨询组" w:date="2025-12-10T10:18:31Z">
        <w:r>
          <w:rPr>
            <w:rFonts w:ascii="仿宋" w:hAnsi="仿宋" w:eastAsia="仿宋" w:cs="仿宋"/>
            <w:spacing w:val="13"/>
            <w:sz w:val="31"/>
            <w:szCs w:val="31"/>
            <w14:textOutline w14:w="5791" w14:cap="flat" w14:cmpd="sng">
              <w14:solidFill>
                <w14:srgbClr w14:val="000000"/>
              </w14:solidFill>
              <w14:prstDash w14:val="solid"/>
              <w14:miter w14:val="0"/>
            </w14:textOutline>
          </w:rPr>
          <w:delText>日</w:delText>
        </w:r>
      </w:del>
    </w:p>
    <w:p w14:paraId="64816961">
      <w:pPr>
        <w:rPr>
          <w:del w:id="445" w:author="咨询组" w:date="2025-12-10T10:18:31Z"/>
        </w:rPr>
        <w:sectPr>
          <w:footerReference r:id="rId8" w:type="default"/>
          <w:pgSz w:w="16841" w:h="11912"/>
          <w:pgMar w:top="1012" w:right="1200" w:bottom="1486" w:left="1399" w:header="0" w:footer="1208" w:gutter="0"/>
          <w:pgNumType w:fmt="decimal"/>
          <w:cols w:space="720" w:num="1"/>
        </w:sectPr>
      </w:pPr>
    </w:p>
    <w:p w14:paraId="1C002264">
      <w:pPr>
        <w:spacing w:before="63" w:line="223" w:lineRule="auto"/>
        <w:ind w:left="528"/>
        <w:rPr>
          <w:del w:id="446" w:author="咨询组" w:date="2025-12-10T10:18:31Z"/>
          <w:rFonts w:ascii="仿宋" w:hAnsi="仿宋" w:eastAsia="仿宋" w:cs="仿宋"/>
          <w:sz w:val="31"/>
          <w:szCs w:val="31"/>
        </w:rPr>
      </w:pPr>
      <w:del w:id="447" w:author="咨询组" w:date="2025-12-10T10:18:31Z">
        <w:r>
          <w:rPr/>
          <w:pict>
            <v:shape id="_x0000_s1029" o:spid="_x0000_s1029" style="position:absolute;left:0pt;margin-left:84pt;margin-top:722pt;height:0.5pt;width:144.05pt;mso-position-horizontal-relative:page;mso-position-vertical-relative:page;z-index:251660288;mso-width-relative:page;mso-height-relative:page;" fillcolor="#000000" filled="t" stroked="f" coordsize="2881,10" o:allowincell="f" path="m0,9l2880,9,2880,0,0,0,0,9xe">
              <v:path/>
              <v:fill on="t" focussize="0,0"/>
              <v:stroke on="f"/>
              <v:imagedata o:title=""/>
              <o:lock v:ext="edit"/>
            </v:shape>
          </w:pict>
        </w:r>
      </w:del>
      <w:del w:id="449" w:author="咨询组" w:date="2025-12-10T10:18:31Z">
        <w:r>
          <w:rPr>
            <w:rFonts w:ascii="仿宋" w:hAnsi="仿宋" w:eastAsia="仿宋" w:cs="仿宋"/>
            <w:spacing w:val="-6"/>
            <w:sz w:val="31"/>
            <w:szCs w:val="31"/>
          </w:rPr>
          <w:delText>附录</w:delText>
        </w:r>
      </w:del>
      <w:del w:id="450" w:author="咨询组" w:date="2025-12-10T10:18:31Z">
        <w:r>
          <w:rPr>
            <w:rFonts w:ascii="Times New Roman" w:hAnsi="Times New Roman" w:eastAsia="Times New Roman" w:cs="Times New Roman"/>
            <w:spacing w:val="-6"/>
            <w:sz w:val="31"/>
            <w:szCs w:val="31"/>
          </w:rPr>
          <w:delText>3</w:delText>
        </w:r>
      </w:del>
      <w:del w:id="451" w:author="咨询组" w:date="2025-12-10T10:18:31Z">
        <w:r>
          <w:rPr>
            <w:rFonts w:ascii="Times New Roman" w:hAnsi="Times New Roman" w:eastAsia="Times New Roman" w:cs="Times New Roman"/>
            <w:spacing w:val="-4"/>
            <w:sz w:val="31"/>
            <w:szCs w:val="31"/>
          </w:rPr>
          <w:delText>-</w:delText>
        </w:r>
      </w:del>
      <w:del w:id="452" w:author="咨询组" w:date="2025-12-10T10:18:31Z">
        <w:r>
          <w:rPr>
            <w:rFonts w:ascii="Times New Roman" w:hAnsi="Times New Roman" w:eastAsia="Times New Roman" w:cs="Times New Roman"/>
            <w:spacing w:val="-3"/>
            <w:sz w:val="31"/>
            <w:szCs w:val="31"/>
          </w:rPr>
          <w:delText>1</w:delText>
        </w:r>
      </w:del>
      <w:del w:id="453" w:author="咨询组" w:date="2025-12-10T10:18:31Z">
        <w:r>
          <w:rPr>
            <w:rFonts w:ascii="仿宋" w:hAnsi="仿宋" w:eastAsia="仿宋" w:cs="仿宋"/>
            <w:spacing w:val="-3"/>
            <w:sz w:val="31"/>
            <w:szCs w:val="31"/>
          </w:rPr>
          <w:delText>适用于集团总部部室</w:delText>
        </w:r>
      </w:del>
    </w:p>
    <w:p w14:paraId="2B795E21">
      <w:pPr>
        <w:spacing w:before="50" w:line="199" w:lineRule="auto"/>
        <w:ind w:left="2855"/>
        <w:rPr>
          <w:del w:id="454" w:author="咨询组" w:date="2025-12-10T10:18:31Z"/>
          <w:rFonts w:ascii="华文中宋" w:hAnsi="华文中宋" w:eastAsia="华文中宋" w:cs="华文中宋"/>
          <w:sz w:val="36"/>
          <w:szCs w:val="36"/>
        </w:rPr>
      </w:pPr>
      <w:del w:id="455" w:author="咨询组" w:date="2025-12-10T10:18:31Z">
        <w:r>
          <w:rPr>
            <w:rFonts w:ascii="华文中宋" w:hAnsi="华文中宋" w:eastAsia="华文中宋" w:cs="华文中宋"/>
            <w:spacing w:val="23"/>
            <w:sz w:val="36"/>
            <w:szCs w:val="36"/>
          </w:rPr>
          <w:delText>因</w:delText>
        </w:r>
      </w:del>
      <w:del w:id="456" w:author="咨询组" w:date="2025-12-10T10:18:31Z">
        <w:r>
          <w:rPr>
            <w:rFonts w:ascii="华文中宋" w:hAnsi="华文中宋" w:eastAsia="华文中宋" w:cs="华文中宋"/>
            <w:spacing w:val="16"/>
            <w:sz w:val="36"/>
            <w:szCs w:val="36"/>
          </w:rPr>
          <w:delText>公临时出国(境)审批表</w:delText>
        </w:r>
      </w:del>
    </w:p>
    <w:p w14:paraId="390B5135">
      <w:pPr>
        <w:spacing w:line="56" w:lineRule="exact"/>
        <w:rPr>
          <w:del w:id="457" w:author="咨询组" w:date="2025-12-10T10:18:31Z"/>
        </w:rPr>
      </w:pPr>
    </w:p>
    <w:tbl>
      <w:tblPr>
        <w:tblStyle w:val="6"/>
        <w:tblW w:w="993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8"/>
        <w:gridCol w:w="1279"/>
        <w:gridCol w:w="1231"/>
        <w:gridCol w:w="1185"/>
        <w:gridCol w:w="1262"/>
        <w:gridCol w:w="1440"/>
        <w:gridCol w:w="993"/>
        <w:gridCol w:w="1262"/>
      </w:tblGrid>
      <w:tr w14:paraId="21744F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  <w:del w:id="458" w:author="咨询组" w:date="2025-12-10T10:18:31Z"/>
        </w:trPr>
        <w:tc>
          <w:tcPr>
            <w:tcW w:w="1278" w:type="dxa"/>
            <w:vAlign w:val="top"/>
          </w:tcPr>
          <w:p w14:paraId="21B83938">
            <w:pPr>
              <w:spacing w:before="300" w:line="220" w:lineRule="auto"/>
              <w:ind w:left="405"/>
              <w:rPr>
                <w:del w:id="45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60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46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279" w:type="dxa"/>
            <w:vAlign w:val="top"/>
          </w:tcPr>
          <w:p w14:paraId="1B6A2DA5">
            <w:pPr>
              <w:rPr>
                <w:del w:id="462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44C44D6F">
            <w:pPr>
              <w:spacing w:before="299" w:line="216" w:lineRule="auto"/>
              <w:ind w:left="385"/>
              <w:rPr>
                <w:del w:id="46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64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性</w:delText>
              </w:r>
            </w:del>
            <w:del w:id="46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别</w:delText>
              </w:r>
            </w:del>
          </w:p>
        </w:tc>
        <w:tc>
          <w:tcPr>
            <w:tcW w:w="1185" w:type="dxa"/>
            <w:vAlign w:val="top"/>
          </w:tcPr>
          <w:p w14:paraId="5B49933F">
            <w:pPr>
              <w:rPr>
                <w:del w:id="466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3BE6C3EE">
            <w:pPr>
              <w:spacing w:before="96" w:line="238" w:lineRule="auto"/>
              <w:ind w:left="429"/>
              <w:rPr>
                <w:del w:id="46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68" w:author="咨询组" w:date="2025-12-10T10:18:31Z">
              <w:r>
                <w:rPr>
                  <w:rFonts w:ascii="仿宋" w:hAnsi="仿宋" w:eastAsia="仿宋" w:cs="仿宋"/>
                  <w:spacing w:val="-11"/>
                  <w:sz w:val="24"/>
                  <w:szCs w:val="24"/>
                </w:rPr>
                <w:delText>出</w:delText>
              </w:r>
            </w:del>
            <w:del w:id="469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生</w:delText>
              </w:r>
            </w:del>
          </w:p>
          <w:p w14:paraId="4C6A8901">
            <w:pPr>
              <w:spacing w:line="218" w:lineRule="auto"/>
              <w:ind w:left="401"/>
              <w:rPr>
                <w:del w:id="47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7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472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月</w:delText>
              </w:r>
            </w:del>
          </w:p>
        </w:tc>
        <w:tc>
          <w:tcPr>
            <w:tcW w:w="1440" w:type="dxa"/>
            <w:vAlign w:val="top"/>
          </w:tcPr>
          <w:p w14:paraId="30FAA94D">
            <w:pPr>
              <w:rPr>
                <w:del w:id="473" w:author="咨询组" w:date="2025-12-10T10:18:31Z"/>
                <w:rFonts w:ascii="Arial"/>
                <w:sz w:val="21"/>
              </w:rPr>
            </w:pPr>
          </w:p>
        </w:tc>
        <w:tc>
          <w:tcPr>
            <w:tcW w:w="993" w:type="dxa"/>
            <w:vAlign w:val="top"/>
          </w:tcPr>
          <w:p w14:paraId="7E617749">
            <w:pPr>
              <w:spacing w:before="96" w:line="238" w:lineRule="auto"/>
              <w:ind w:left="270"/>
              <w:rPr>
                <w:del w:id="47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75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476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3643E39F">
            <w:pPr>
              <w:spacing w:before="1" w:line="220" w:lineRule="auto"/>
              <w:ind w:left="275"/>
              <w:rPr>
                <w:del w:id="47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78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262" w:type="dxa"/>
            <w:vAlign w:val="top"/>
          </w:tcPr>
          <w:p w14:paraId="14FF62D2">
            <w:pPr>
              <w:rPr>
                <w:del w:id="479" w:author="咨询组" w:date="2025-12-10T10:18:31Z"/>
                <w:rFonts w:ascii="Arial"/>
                <w:sz w:val="21"/>
              </w:rPr>
            </w:pPr>
          </w:p>
        </w:tc>
      </w:tr>
      <w:tr w14:paraId="2FBEB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del w:id="480" w:author="咨询组" w:date="2025-12-10T10:18:31Z"/>
        </w:trPr>
        <w:tc>
          <w:tcPr>
            <w:tcW w:w="1278" w:type="dxa"/>
            <w:vAlign w:val="top"/>
          </w:tcPr>
          <w:p w14:paraId="2D691E4A">
            <w:pPr>
              <w:spacing w:before="90" w:line="250" w:lineRule="auto"/>
              <w:ind w:left="281" w:right="157" w:hanging="111"/>
              <w:rPr>
                <w:del w:id="48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82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工</w:delText>
              </w:r>
            </w:del>
            <w:del w:id="48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作</w:delText>
              </w:r>
            </w:del>
            <w:del w:id="484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单位</w:delText>
              </w:r>
            </w:del>
            <w:del w:id="48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及职</w:delText>
              </w:r>
            </w:del>
            <w:del w:id="48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务</w:delText>
              </w:r>
            </w:del>
          </w:p>
        </w:tc>
        <w:tc>
          <w:tcPr>
            <w:tcW w:w="1279" w:type="dxa"/>
            <w:vAlign w:val="top"/>
          </w:tcPr>
          <w:p w14:paraId="7BE2164A">
            <w:pPr>
              <w:rPr>
                <w:del w:id="487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74510AEC">
            <w:pPr>
              <w:spacing w:before="90" w:line="250" w:lineRule="auto"/>
              <w:ind w:left="155" w:right="134" w:firstLine="101"/>
              <w:rPr>
                <w:del w:id="48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8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是否为</w:delText>
              </w:r>
            </w:del>
            <w:del w:id="490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491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密人员</w:delText>
              </w:r>
            </w:del>
          </w:p>
        </w:tc>
        <w:tc>
          <w:tcPr>
            <w:tcW w:w="1185" w:type="dxa"/>
            <w:vAlign w:val="top"/>
          </w:tcPr>
          <w:p w14:paraId="5F689724">
            <w:pPr>
              <w:rPr>
                <w:del w:id="492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05961F64">
            <w:pPr>
              <w:spacing w:before="91"/>
              <w:ind w:left="413"/>
              <w:rPr>
                <w:del w:id="49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94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495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</w:delText>
              </w:r>
            </w:del>
          </w:p>
          <w:p w14:paraId="5309ECD2">
            <w:pPr>
              <w:spacing w:line="219" w:lineRule="auto"/>
              <w:ind w:left="409"/>
              <w:rPr>
                <w:del w:id="49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497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等</w:delText>
              </w:r>
            </w:del>
            <w:del w:id="498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级</w:delText>
              </w:r>
            </w:del>
          </w:p>
        </w:tc>
        <w:tc>
          <w:tcPr>
            <w:tcW w:w="1440" w:type="dxa"/>
            <w:vAlign w:val="top"/>
          </w:tcPr>
          <w:p w14:paraId="665B1683">
            <w:pPr>
              <w:rPr>
                <w:del w:id="499" w:author="咨询组" w:date="2025-12-10T10:18:31Z"/>
                <w:rFonts w:ascii="Arial"/>
                <w:sz w:val="21"/>
              </w:rPr>
            </w:pPr>
          </w:p>
        </w:tc>
        <w:tc>
          <w:tcPr>
            <w:tcW w:w="993" w:type="dxa"/>
            <w:vAlign w:val="top"/>
          </w:tcPr>
          <w:p w14:paraId="5D9474CC">
            <w:pPr>
              <w:spacing w:before="91"/>
              <w:ind w:left="261"/>
              <w:rPr>
                <w:del w:id="50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0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健</w:delText>
              </w:r>
            </w:del>
            <w:del w:id="50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康</w:delText>
              </w:r>
            </w:del>
          </w:p>
          <w:p w14:paraId="549E13FE">
            <w:pPr>
              <w:spacing w:line="220" w:lineRule="auto"/>
              <w:ind w:left="268"/>
              <w:rPr>
                <w:del w:id="50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0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状</w:delText>
              </w:r>
            </w:del>
            <w:del w:id="50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况</w:delText>
              </w:r>
            </w:del>
          </w:p>
        </w:tc>
        <w:tc>
          <w:tcPr>
            <w:tcW w:w="1262" w:type="dxa"/>
            <w:vAlign w:val="top"/>
          </w:tcPr>
          <w:p w14:paraId="0C59D43E">
            <w:pPr>
              <w:rPr>
                <w:del w:id="506" w:author="咨询组" w:date="2025-12-10T10:18:31Z"/>
                <w:rFonts w:ascii="Arial"/>
                <w:sz w:val="21"/>
              </w:rPr>
            </w:pPr>
          </w:p>
        </w:tc>
      </w:tr>
      <w:tr w14:paraId="56EEB1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  <w:del w:id="507" w:author="咨询组" w:date="2025-12-10T10:18:31Z"/>
        </w:trPr>
        <w:tc>
          <w:tcPr>
            <w:tcW w:w="1278" w:type="dxa"/>
            <w:vMerge w:val="restart"/>
            <w:tcBorders>
              <w:bottom w:val="nil"/>
            </w:tcBorders>
            <w:textDirection w:val="tbRlV"/>
            <w:vAlign w:val="top"/>
          </w:tcPr>
          <w:p w14:paraId="11712975">
            <w:pPr>
              <w:spacing w:line="419" w:lineRule="auto"/>
              <w:rPr>
                <w:del w:id="508" w:author="咨询组" w:date="2025-12-10T10:18:31Z"/>
                <w:rFonts w:ascii="Arial"/>
                <w:sz w:val="21"/>
              </w:rPr>
            </w:pPr>
          </w:p>
          <w:p w14:paraId="6D7BDEDB">
            <w:pPr>
              <w:spacing w:before="81" w:line="206" w:lineRule="auto"/>
              <w:ind w:left="660"/>
              <w:rPr>
                <w:del w:id="50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10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家庭主要成员情况</w:delText>
              </w:r>
            </w:del>
          </w:p>
        </w:tc>
        <w:tc>
          <w:tcPr>
            <w:tcW w:w="1279" w:type="dxa"/>
            <w:vAlign w:val="top"/>
          </w:tcPr>
          <w:p w14:paraId="704877A0">
            <w:pPr>
              <w:spacing w:line="266" w:lineRule="auto"/>
              <w:rPr>
                <w:del w:id="511" w:author="咨询组" w:date="2025-12-10T10:18:31Z"/>
                <w:rFonts w:ascii="Arial"/>
                <w:sz w:val="21"/>
              </w:rPr>
            </w:pPr>
          </w:p>
          <w:p w14:paraId="2A2F2875">
            <w:pPr>
              <w:spacing w:before="78" w:line="216" w:lineRule="auto"/>
              <w:ind w:left="406"/>
              <w:rPr>
                <w:del w:id="51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1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称</w:delText>
              </w:r>
            </w:del>
            <w:del w:id="514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谓</w:delText>
              </w:r>
            </w:del>
          </w:p>
        </w:tc>
        <w:tc>
          <w:tcPr>
            <w:tcW w:w="1231" w:type="dxa"/>
            <w:vAlign w:val="top"/>
          </w:tcPr>
          <w:p w14:paraId="7A8B036C">
            <w:pPr>
              <w:spacing w:line="266" w:lineRule="auto"/>
              <w:rPr>
                <w:del w:id="515" w:author="咨询组" w:date="2025-12-10T10:18:31Z"/>
                <w:rFonts w:ascii="Arial"/>
                <w:sz w:val="21"/>
              </w:rPr>
            </w:pPr>
          </w:p>
          <w:p w14:paraId="4DE10808">
            <w:pPr>
              <w:spacing w:before="78" w:line="220" w:lineRule="auto"/>
              <w:ind w:left="380"/>
              <w:rPr>
                <w:del w:id="51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17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51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185" w:type="dxa"/>
            <w:vAlign w:val="top"/>
          </w:tcPr>
          <w:p w14:paraId="295183E4">
            <w:pPr>
              <w:spacing w:line="266" w:lineRule="auto"/>
              <w:rPr>
                <w:del w:id="519" w:author="咨询组" w:date="2025-12-10T10:18:31Z"/>
                <w:rFonts w:ascii="Arial"/>
                <w:sz w:val="21"/>
              </w:rPr>
            </w:pPr>
          </w:p>
          <w:p w14:paraId="4C749A93">
            <w:pPr>
              <w:spacing w:before="78" w:line="218" w:lineRule="auto"/>
              <w:ind w:left="362"/>
              <w:rPr>
                <w:del w:id="52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2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522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龄</w:delText>
              </w:r>
            </w:del>
          </w:p>
        </w:tc>
        <w:tc>
          <w:tcPr>
            <w:tcW w:w="1262" w:type="dxa"/>
            <w:vAlign w:val="top"/>
          </w:tcPr>
          <w:p w14:paraId="42CD512F">
            <w:pPr>
              <w:spacing w:before="190"/>
              <w:ind w:left="403"/>
              <w:rPr>
                <w:del w:id="52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24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52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11D9C8E3">
            <w:pPr>
              <w:spacing w:before="1" w:line="220" w:lineRule="auto"/>
              <w:ind w:left="409"/>
              <w:rPr>
                <w:del w:id="52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27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3695" w:type="dxa"/>
            <w:gridSpan w:val="3"/>
            <w:vAlign w:val="top"/>
          </w:tcPr>
          <w:p w14:paraId="6D8CD1F6">
            <w:pPr>
              <w:spacing w:before="34" w:line="216" w:lineRule="auto"/>
              <w:ind w:left="179"/>
              <w:rPr>
                <w:del w:id="52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29" w:author="咨询组" w:date="2025-12-10T10:18:31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工</w:delText>
              </w:r>
            </w:del>
            <w:del w:id="530" w:author="咨询组" w:date="2025-12-10T10:18:31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作单位、职务及居住地(是否</w:delText>
              </w:r>
            </w:del>
          </w:p>
          <w:p w14:paraId="202159B4">
            <w:pPr>
              <w:spacing w:before="30" w:line="228" w:lineRule="auto"/>
              <w:ind w:left="1368" w:right="165" w:hanging="1192"/>
              <w:rPr>
                <w:del w:id="53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3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取得外国国籍、境外长期或永</w:delText>
              </w:r>
            </w:del>
            <w:del w:id="533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久</w:delText>
              </w:r>
            </w:del>
            <w:del w:id="53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居留权)</w:delText>
              </w:r>
            </w:del>
          </w:p>
        </w:tc>
      </w:tr>
      <w:tr w14:paraId="5E77B2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del w:id="535" w:author="咨询组" w:date="2025-12-10T10:18:31Z"/>
        </w:trPr>
        <w:tc>
          <w:tcPr>
            <w:tcW w:w="127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FC4859">
            <w:pPr>
              <w:rPr>
                <w:del w:id="536" w:author="咨询组" w:date="2025-12-10T10:18:31Z"/>
                <w:rFonts w:ascii="Arial"/>
                <w:sz w:val="21"/>
              </w:rPr>
            </w:pPr>
          </w:p>
        </w:tc>
        <w:tc>
          <w:tcPr>
            <w:tcW w:w="1279" w:type="dxa"/>
            <w:vAlign w:val="top"/>
          </w:tcPr>
          <w:p w14:paraId="4E2104CF">
            <w:pPr>
              <w:rPr>
                <w:del w:id="537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6D1DD19C">
            <w:pPr>
              <w:rPr>
                <w:del w:id="538" w:author="咨询组" w:date="2025-12-10T10:18:31Z"/>
                <w:rFonts w:ascii="Arial"/>
                <w:sz w:val="21"/>
              </w:rPr>
            </w:pPr>
          </w:p>
        </w:tc>
        <w:tc>
          <w:tcPr>
            <w:tcW w:w="1185" w:type="dxa"/>
            <w:vAlign w:val="top"/>
          </w:tcPr>
          <w:p w14:paraId="56299904">
            <w:pPr>
              <w:rPr>
                <w:del w:id="539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69681647">
            <w:pPr>
              <w:rPr>
                <w:del w:id="540" w:author="咨询组" w:date="2025-12-10T10:18:31Z"/>
                <w:rFonts w:ascii="Arial"/>
                <w:sz w:val="21"/>
              </w:rPr>
            </w:pPr>
          </w:p>
        </w:tc>
        <w:tc>
          <w:tcPr>
            <w:tcW w:w="3695" w:type="dxa"/>
            <w:gridSpan w:val="3"/>
            <w:vAlign w:val="top"/>
          </w:tcPr>
          <w:p w14:paraId="2F3FB8F2">
            <w:pPr>
              <w:rPr>
                <w:del w:id="541" w:author="咨询组" w:date="2025-12-10T10:18:31Z"/>
                <w:rFonts w:ascii="Arial"/>
                <w:sz w:val="21"/>
              </w:rPr>
            </w:pPr>
          </w:p>
        </w:tc>
      </w:tr>
      <w:tr w14:paraId="79D9F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del w:id="542" w:author="咨询组" w:date="2025-12-10T10:18:31Z"/>
        </w:trPr>
        <w:tc>
          <w:tcPr>
            <w:tcW w:w="127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1AE48B">
            <w:pPr>
              <w:rPr>
                <w:del w:id="543" w:author="咨询组" w:date="2025-12-10T10:18:31Z"/>
                <w:rFonts w:ascii="Arial"/>
                <w:sz w:val="21"/>
              </w:rPr>
            </w:pPr>
          </w:p>
        </w:tc>
        <w:tc>
          <w:tcPr>
            <w:tcW w:w="1279" w:type="dxa"/>
            <w:vAlign w:val="top"/>
          </w:tcPr>
          <w:p w14:paraId="28244489">
            <w:pPr>
              <w:rPr>
                <w:del w:id="544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1DF53422">
            <w:pPr>
              <w:rPr>
                <w:del w:id="545" w:author="咨询组" w:date="2025-12-10T10:18:31Z"/>
                <w:rFonts w:ascii="Arial"/>
                <w:sz w:val="21"/>
              </w:rPr>
            </w:pPr>
          </w:p>
        </w:tc>
        <w:tc>
          <w:tcPr>
            <w:tcW w:w="1185" w:type="dxa"/>
            <w:vAlign w:val="top"/>
          </w:tcPr>
          <w:p w14:paraId="790CECC9">
            <w:pPr>
              <w:rPr>
                <w:del w:id="546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4C1D55E6">
            <w:pPr>
              <w:rPr>
                <w:del w:id="547" w:author="咨询组" w:date="2025-12-10T10:18:31Z"/>
                <w:rFonts w:ascii="Arial"/>
                <w:sz w:val="21"/>
              </w:rPr>
            </w:pPr>
          </w:p>
        </w:tc>
        <w:tc>
          <w:tcPr>
            <w:tcW w:w="3695" w:type="dxa"/>
            <w:gridSpan w:val="3"/>
            <w:vAlign w:val="top"/>
          </w:tcPr>
          <w:p w14:paraId="1997504B">
            <w:pPr>
              <w:rPr>
                <w:del w:id="548" w:author="咨询组" w:date="2025-12-10T10:18:31Z"/>
                <w:rFonts w:ascii="Arial"/>
                <w:sz w:val="21"/>
              </w:rPr>
            </w:pPr>
          </w:p>
        </w:tc>
      </w:tr>
      <w:tr w14:paraId="1DD252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del w:id="549" w:author="咨询组" w:date="2025-12-10T10:18:31Z"/>
        </w:trPr>
        <w:tc>
          <w:tcPr>
            <w:tcW w:w="127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903B58">
            <w:pPr>
              <w:rPr>
                <w:del w:id="550" w:author="咨询组" w:date="2025-12-10T10:18:31Z"/>
                <w:rFonts w:ascii="Arial"/>
                <w:sz w:val="21"/>
              </w:rPr>
            </w:pPr>
          </w:p>
        </w:tc>
        <w:tc>
          <w:tcPr>
            <w:tcW w:w="1279" w:type="dxa"/>
            <w:vAlign w:val="top"/>
          </w:tcPr>
          <w:p w14:paraId="76D5FCC9">
            <w:pPr>
              <w:rPr>
                <w:del w:id="551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161271E5">
            <w:pPr>
              <w:rPr>
                <w:del w:id="552" w:author="咨询组" w:date="2025-12-10T10:18:31Z"/>
                <w:rFonts w:ascii="Arial"/>
                <w:sz w:val="21"/>
              </w:rPr>
            </w:pPr>
          </w:p>
        </w:tc>
        <w:tc>
          <w:tcPr>
            <w:tcW w:w="1185" w:type="dxa"/>
            <w:vAlign w:val="top"/>
          </w:tcPr>
          <w:p w14:paraId="0975EEA3">
            <w:pPr>
              <w:rPr>
                <w:del w:id="553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1A0323A3">
            <w:pPr>
              <w:rPr>
                <w:del w:id="554" w:author="咨询组" w:date="2025-12-10T10:18:31Z"/>
                <w:rFonts w:ascii="Arial"/>
                <w:sz w:val="21"/>
              </w:rPr>
            </w:pPr>
          </w:p>
        </w:tc>
        <w:tc>
          <w:tcPr>
            <w:tcW w:w="3695" w:type="dxa"/>
            <w:gridSpan w:val="3"/>
            <w:vAlign w:val="top"/>
          </w:tcPr>
          <w:p w14:paraId="2B1C1391">
            <w:pPr>
              <w:rPr>
                <w:del w:id="555" w:author="咨询组" w:date="2025-12-10T10:18:31Z"/>
                <w:rFonts w:ascii="Arial"/>
                <w:sz w:val="21"/>
              </w:rPr>
            </w:pPr>
          </w:p>
        </w:tc>
      </w:tr>
      <w:tr w14:paraId="6369EE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del w:id="556" w:author="咨询组" w:date="2025-12-10T10:18:31Z"/>
        </w:trPr>
        <w:tc>
          <w:tcPr>
            <w:tcW w:w="1278" w:type="dxa"/>
            <w:vMerge w:val="continue"/>
            <w:tcBorders>
              <w:top w:val="nil"/>
            </w:tcBorders>
            <w:textDirection w:val="tbRlV"/>
            <w:vAlign w:val="top"/>
          </w:tcPr>
          <w:p w14:paraId="7B7034C2">
            <w:pPr>
              <w:rPr>
                <w:del w:id="557" w:author="咨询组" w:date="2025-12-10T10:18:31Z"/>
                <w:rFonts w:ascii="Arial"/>
                <w:sz w:val="21"/>
              </w:rPr>
            </w:pPr>
          </w:p>
        </w:tc>
        <w:tc>
          <w:tcPr>
            <w:tcW w:w="1279" w:type="dxa"/>
            <w:vAlign w:val="top"/>
          </w:tcPr>
          <w:p w14:paraId="2CDAE580">
            <w:pPr>
              <w:rPr>
                <w:del w:id="558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7F50FCE4">
            <w:pPr>
              <w:rPr>
                <w:del w:id="559" w:author="咨询组" w:date="2025-12-10T10:18:31Z"/>
                <w:rFonts w:ascii="Arial"/>
                <w:sz w:val="21"/>
              </w:rPr>
            </w:pPr>
          </w:p>
        </w:tc>
        <w:tc>
          <w:tcPr>
            <w:tcW w:w="1185" w:type="dxa"/>
            <w:vAlign w:val="top"/>
          </w:tcPr>
          <w:p w14:paraId="6414FB6E">
            <w:pPr>
              <w:rPr>
                <w:del w:id="560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7A7EB620">
            <w:pPr>
              <w:rPr>
                <w:del w:id="561" w:author="咨询组" w:date="2025-12-10T10:18:31Z"/>
                <w:rFonts w:ascii="Arial"/>
                <w:sz w:val="21"/>
              </w:rPr>
            </w:pPr>
          </w:p>
        </w:tc>
        <w:tc>
          <w:tcPr>
            <w:tcW w:w="3695" w:type="dxa"/>
            <w:gridSpan w:val="3"/>
            <w:vAlign w:val="top"/>
          </w:tcPr>
          <w:p w14:paraId="6BB2AC07">
            <w:pPr>
              <w:rPr>
                <w:del w:id="562" w:author="咨询组" w:date="2025-12-10T10:18:31Z"/>
                <w:rFonts w:ascii="Arial"/>
                <w:sz w:val="21"/>
              </w:rPr>
            </w:pPr>
          </w:p>
        </w:tc>
      </w:tr>
      <w:tr w14:paraId="65B07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  <w:del w:id="563" w:author="咨询组" w:date="2025-12-10T10:18:31Z"/>
        </w:trPr>
        <w:tc>
          <w:tcPr>
            <w:tcW w:w="2557" w:type="dxa"/>
            <w:gridSpan w:val="2"/>
            <w:vAlign w:val="top"/>
          </w:tcPr>
          <w:p w14:paraId="71779F1B">
            <w:pPr>
              <w:spacing w:before="265" w:line="217" w:lineRule="auto"/>
              <w:ind w:left="808"/>
              <w:rPr>
                <w:del w:id="56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6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组</w:delText>
              </w:r>
            </w:del>
            <w:del w:id="566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团单位</w:delText>
              </w:r>
            </w:del>
          </w:p>
        </w:tc>
        <w:tc>
          <w:tcPr>
            <w:tcW w:w="3678" w:type="dxa"/>
            <w:gridSpan w:val="3"/>
            <w:vAlign w:val="top"/>
          </w:tcPr>
          <w:p w14:paraId="31AFB0B5">
            <w:pPr>
              <w:rPr>
                <w:del w:id="567" w:author="咨询组" w:date="2025-12-10T10:18:31Z"/>
                <w:rFonts w:ascii="Arial"/>
                <w:sz w:val="21"/>
              </w:rPr>
            </w:pPr>
          </w:p>
        </w:tc>
        <w:tc>
          <w:tcPr>
            <w:tcW w:w="1440" w:type="dxa"/>
            <w:vAlign w:val="top"/>
          </w:tcPr>
          <w:p w14:paraId="7295CB28">
            <w:pPr>
              <w:spacing w:before="111" w:line="253" w:lineRule="auto"/>
              <w:ind w:left="254" w:right="236" w:hanging="4"/>
              <w:rPr>
                <w:del w:id="56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6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在</w:delText>
              </w:r>
            </w:del>
            <w:del w:id="570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团组中</w:delText>
              </w:r>
            </w:del>
            <w:del w:id="571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拟</w:delText>
              </w:r>
            </w:del>
            <w:del w:id="572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任职务</w:delText>
              </w:r>
            </w:del>
          </w:p>
        </w:tc>
        <w:tc>
          <w:tcPr>
            <w:tcW w:w="2255" w:type="dxa"/>
            <w:gridSpan w:val="2"/>
            <w:vAlign w:val="top"/>
          </w:tcPr>
          <w:p w14:paraId="1B6C61FC">
            <w:pPr>
              <w:rPr>
                <w:del w:id="573" w:author="咨询组" w:date="2025-12-10T10:18:31Z"/>
                <w:rFonts w:ascii="Arial"/>
                <w:sz w:val="21"/>
              </w:rPr>
            </w:pPr>
          </w:p>
        </w:tc>
      </w:tr>
      <w:tr w14:paraId="31DD2B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  <w:del w:id="574" w:author="咨询组" w:date="2025-12-10T10:18:31Z"/>
        </w:trPr>
        <w:tc>
          <w:tcPr>
            <w:tcW w:w="2557" w:type="dxa"/>
            <w:gridSpan w:val="2"/>
            <w:vAlign w:val="top"/>
          </w:tcPr>
          <w:p w14:paraId="2AF43672">
            <w:pPr>
              <w:spacing w:before="36" w:line="218" w:lineRule="auto"/>
              <w:ind w:left="236"/>
              <w:rPr>
                <w:del w:id="57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76" w:author="咨询组" w:date="2025-12-10T10:18:31Z">
              <w:r>
                <w:rPr>
                  <w:rFonts w:ascii="仿宋" w:hAnsi="仿宋" w:eastAsia="仿宋" w:cs="仿宋"/>
                  <w:spacing w:val="23"/>
                  <w:sz w:val="24"/>
                  <w:szCs w:val="24"/>
                </w:rPr>
                <w:delText>出</w:delText>
              </w:r>
            </w:del>
            <w:del w:id="577" w:author="咨询组" w:date="2025-12-10T10:18:31Z">
              <w:r>
                <w:rPr>
                  <w:rFonts w:ascii="仿宋" w:hAnsi="仿宋" w:eastAsia="仿宋" w:cs="仿宋"/>
                  <w:spacing w:val="22"/>
                  <w:sz w:val="24"/>
                  <w:szCs w:val="24"/>
                </w:rPr>
                <w:delText>国(境)任务、所</w:delText>
              </w:r>
            </w:del>
          </w:p>
          <w:p w14:paraId="40C808BE">
            <w:pPr>
              <w:spacing w:before="28" w:line="219" w:lineRule="auto"/>
              <w:ind w:left="146"/>
              <w:rPr>
                <w:del w:id="57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79" w:author="咨询组" w:date="2025-12-10T10:18:31Z">
              <w:r>
                <w:rPr>
                  <w:rFonts w:ascii="仿宋" w:hAnsi="仿宋" w:eastAsia="仿宋" w:cs="仿宋"/>
                  <w:spacing w:val="11"/>
                  <w:sz w:val="24"/>
                  <w:szCs w:val="24"/>
                </w:rPr>
                <w:delText>赴国家/地区(如途</w:delText>
              </w:r>
            </w:del>
            <w:del w:id="580" w:author="咨询组" w:date="2025-12-10T10:18:31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经</w:delText>
              </w:r>
            </w:del>
          </w:p>
          <w:p w14:paraId="49B36FD3">
            <w:pPr>
              <w:spacing w:before="27" w:line="218" w:lineRule="auto"/>
              <w:ind w:left="205"/>
              <w:rPr>
                <w:del w:id="58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82" w:author="咨询组" w:date="2025-12-10T10:18:31Z">
              <w:r>
                <w:rPr>
                  <w:rFonts w:ascii="仿宋" w:hAnsi="仿宋" w:eastAsia="仿宋" w:cs="仿宋"/>
                  <w:spacing w:val="14"/>
                  <w:sz w:val="24"/>
                  <w:szCs w:val="24"/>
                </w:rPr>
                <w:delText>香</w:delText>
              </w:r>
            </w:del>
            <w:del w:id="583" w:author="咨询组" w:date="2025-12-10T10:18:31Z">
              <w:r>
                <w:rPr>
                  <w:rFonts w:ascii="仿宋" w:hAnsi="仿宋" w:eastAsia="仿宋" w:cs="仿宋"/>
                  <w:spacing w:val="12"/>
                  <w:sz w:val="24"/>
                  <w:szCs w:val="24"/>
                </w:rPr>
                <w:delText>港，亦需说明)及</w:delText>
              </w:r>
            </w:del>
          </w:p>
          <w:p w14:paraId="57BD6623">
            <w:pPr>
              <w:spacing w:before="29" w:line="213" w:lineRule="auto"/>
              <w:ind w:left="799"/>
              <w:rPr>
                <w:del w:id="58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85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停留时</w:delText>
              </w:r>
            </w:del>
            <w:del w:id="586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间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70B92A92">
            <w:pPr>
              <w:rPr>
                <w:del w:id="587" w:author="咨询组" w:date="2025-12-10T10:18:31Z"/>
                <w:rFonts w:ascii="Arial"/>
                <w:sz w:val="21"/>
              </w:rPr>
            </w:pPr>
          </w:p>
        </w:tc>
      </w:tr>
      <w:tr w14:paraId="4FFFA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  <w:del w:id="588" w:author="咨询组" w:date="2025-12-10T10:18:31Z"/>
        </w:trPr>
        <w:tc>
          <w:tcPr>
            <w:tcW w:w="2557" w:type="dxa"/>
            <w:gridSpan w:val="2"/>
            <w:vAlign w:val="top"/>
          </w:tcPr>
          <w:p w14:paraId="095561BB">
            <w:pPr>
              <w:spacing w:before="102" w:line="251" w:lineRule="auto"/>
              <w:ind w:left="1050" w:right="195" w:hanging="814"/>
              <w:rPr>
                <w:del w:id="58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90" w:author="咨询组" w:date="2025-12-10T10:18:31Z">
              <w:r>
                <w:rPr>
                  <w:rFonts w:ascii="仿宋" w:hAnsi="仿宋" w:eastAsia="仿宋" w:cs="仿宋"/>
                  <w:spacing w:val="23"/>
                  <w:sz w:val="24"/>
                  <w:szCs w:val="24"/>
                </w:rPr>
                <w:delText>出</w:delText>
              </w:r>
            </w:del>
            <w:del w:id="591" w:author="咨询组" w:date="2025-12-10T10:18:31Z">
              <w:r>
                <w:rPr>
                  <w:rFonts w:ascii="仿宋" w:hAnsi="仿宋" w:eastAsia="仿宋" w:cs="仿宋"/>
                  <w:spacing w:val="22"/>
                  <w:sz w:val="24"/>
                  <w:szCs w:val="24"/>
                </w:rPr>
                <w:delText>国(境)任务审批</w:delText>
              </w:r>
            </w:del>
            <w:del w:id="592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单</w:delText>
              </w:r>
            </w:del>
            <w:del w:id="593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位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204C605B">
            <w:pPr>
              <w:rPr>
                <w:del w:id="594" w:author="咨询组" w:date="2025-12-10T10:18:31Z"/>
                <w:rFonts w:ascii="Arial"/>
                <w:sz w:val="21"/>
              </w:rPr>
            </w:pPr>
          </w:p>
        </w:tc>
      </w:tr>
      <w:tr w14:paraId="3E322F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  <w:del w:id="595" w:author="咨询组" w:date="2025-12-10T10:18:31Z"/>
        </w:trPr>
        <w:tc>
          <w:tcPr>
            <w:tcW w:w="2557" w:type="dxa"/>
            <w:gridSpan w:val="2"/>
            <w:vAlign w:val="top"/>
          </w:tcPr>
          <w:p w14:paraId="53A1F4EA">
            <w:pPr>
              <w:spacing w:before="136" w:line="250" w:lineRule="auto"/>
              <w:ind w:left="196" w:right="228" w:firstLine="135"/>
              <w:rPr>
                <w:del w:id="59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597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最近一次因公出国</w:delText>
              </w:r>
            </w:del>
            <w:del w:id="598" w:author="咨询组" w:date="2025-12-10T10:18:31Z">
              <w:r>
                <w:rPr>
                  <w:rFonts w:ascii="仿宋" w:hAnsi="仿宋" w:eastAsia="仿宋" w:cs="仿宋"/>
                  <w:spacing w:val="23"/>
                  <w:sz w:val="24"/>
                  <w:szCs w:val="24"/>
                </w:rPr>
                <w:delText>(境)时间、所赴国</w:delText>
              </w:r>
            </w:del>
            <w:del w:id="599" w:author="咨询组" w:date="2025-12-10T10:18:31Z">
              <w:r>
                <w:rPr>
                  <w:rFonts w:ascii="仿宋" w:hAnsi="仿宋" w:eastAsia="仿宋" w:cs="仿宋"/>
                  <w:spacing w:val="45"/>
                  <w:sz w:val="24"/>
                  <w:szCs w:val="24"/>
                </w:rPr>
                <w:delText>家(地区)及任</w:delText>
              </w:r>
            </w:del>
            <w:del w:id="600" w:author="咨询组" w:date="2025-12-10T10:18:31Z">
              <w:r>
                <w:rPr>
                  <w:rFonts w:ascii="仿宋" w:hAnsi="仿宋" w:eastAsia="仿宋" w:cs="仿宋"/>
                  <w:spacing w:val="44"/>
                  <w:sz w:val="24"/>
                  <w:szCs w:val="24"/>
                </w:rPr>
                <w:delText>务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29684560">
            <w:pPr>
              <w:rPr>
                <w:del w:id="601" w:author="咨询组" w:date="2025-12-10T10:18:31Z"/>
                <w:rFonts w:ascii="Arial"/>
                <w:sz w:val="21"/>
              </w:rPr>
            </w:pPr>
          </w:p>
        </w:tc>
      </w:tr>
      <w:tr w14:paraId="017278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  <w:del w:id="602" w:author="咨询组" w:date="2025-12-10T10:18:31Z"/>
        </w:trPr>
        <w:tc>
          <w:tcPr>
            <w:tcW w:w="2557" w:type="dxa"/>
            <w:gridSpan w:val="2"/>
            <w:vAlign w:val="top"/>
          </w:tcPr>
          <w:p w14:paraId="4F898D98">
            <w:pPr>
              <w:spacing w:before="148" w:line="254" w:lineRule="auto"/>
              <w:ind w:left="645" w:right="135" w:hanging="503"/>
              <w:rPr>
                <w:del w:id="603" w:author="咨询组" w:date="2025-12-10T10:18:31Z"/>
                <w:rFonts w:ascii="仿宋" w:hAnsi="仿宋" w:eastAsia="仿宋" w:cs="仿宋"/>
                <w:sz w:val="12"/>
                <w:szCs w:val="12"/>
              </w:rPr>
            </w:pPr>
            <w:del w:id="60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是否存在6种</w:delText>
              </w:r>
            </w:del>
            <w:del w:id="605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禁止出国</w:delText>
              </w:r>
            </w:del>
            <w:del w:id="606" w:author="咨询组" w:date="2025-12-10T10:18:31Z">
              <w:r>
                <w:rPr>
                  <w:rFonts w:ascii="仿宋" w:hAnsi="仿宋" w:eastAsia="仿宋" w:cs="仿宋"/>
                  <w:spacing w:val="42"/>
                  <w:sz w:val="24"/>
                  <w:szCs w:val="24"/>
                </w:rPr>
                <w:delText>(境)情形</w:delText>
              </w:r>
            </w:del>
            <w:del w:id="607" w:author="咨询组" w:date="2025-12-10T10:18:31Z">
              <w:r>
                <w:rPr>
                  <w:rFonts w:ascii="仿宋" w:hAnsi="仿宋" w:eastAsia="仿宋" w:cs="仿宋"/>
                  <w:spacing w:val="42"/>
                  <w:position w:val="11"/>
                  <w:sz w:val="12"/>
                  <w:szCs w:val="12"/>
                </w:rPr>
                <w:delText>1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3E496E03">
            <w:pPr>
              <w:rPr>
                <w:del w:id="608" w:author="咨询组" w:date="2025-12-10T10:18:31Z"/>
                <w:rFonts w:ascii="Arial"/>
                <w:sz w:val="21"/>
              </w:rPr>
            </w:pPr>
          </w:p>
        </w:tc>
      </w:tr>
      <w:tr w14:paraId="0B30EE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1" w:hRule="atLeast"/>
          <w:del w:id="609" w:author="咨询组" w:date="2025-12-10T10:18:31Z"/>
        </w:trPr>
        <w:tc>
          <w:tcPr>
            <w:tcW w:w="2557" w:type="dxa"/>
            <w:gridSpan w:val="2"/>
            <w:vAlign w:val="top"/>
          </w:tcPr>
          <w:p w14:paraId="254CC261">
            <w:pPr>
              <w:spacing w:line="247" w:lineRule="auto"/>
              <w:rPr>
                <w:del w:id="610" w:author="咨询组" w:date="2025-12-10T10:18:31Z"/>
                <w:rFonts w:ascii="Arial"/>
                <w:sz w:val="21"/>
              </w:rPr>
            </w:pPr>
          </w:p>
          <w:p w14:paraId="00040191">
            <w:pPr>
              <w:spacing w:line="247" w:lineRule="auto"/>
              <w:rPr>
                <w:del w:id="611" w:author="咨询组" w:date="2025-12-10T10:18:31Z"/>
                <w:rFonts w:ascii="Arial"/>
                <w:sz w:val="21"/>
              </w:rPr>
            </w:pPr>
          </w:p>
          <w:p w14:paraId="29F3E905">
            <w:pPr>
              <w:spacing w:line="248" w:lineRule="auto"/>
              <w:rPr>
                <w:del w:id="612" w:author="咨询组" w:date="2025-12-10T10:18:31Z"/>
                <w:rFonts w:ascii="Arial"/>
                <w:sz w:val="21"/>
              </w:rPr>
            </w:pPr>
          </w:p>
          <w:p w14:paraId="3F5DE0F8">
            <w:pPr>
              <w:spacing w:before="78" w:line="217" w:lineRule="auto"/>
              <w:ind w:left="570"/>
              <w:rPr>
                <w:del w:id="61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1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集团部室意见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68DB475E">
            <w:pPr>
              <w:spacing w:line="298" w:lineRule="auto"/>
              <w:rPr>
                <w:del w:id="615" w:author="咨询组" w:date="2025-12-10T10:18:31Z"/>
                <w:rFonts w:ascii="Arial"/>
                <w:sz w:val="21"/>
              </w:rPr>
            </w:pPr>
          </w:p>
          <w:p w14:paraId="0D7FEE43">
            <w:pPr>
              <w:spacing w:line="299" w:lineRule="auto"/>
              <w:rPr>
                <w:del w:id="616" w:author="咨询组" w:date="2025-12-10T10:18:31Z"/>
                <w:rFonts w:ascii="Arial"/>
                <w:sz w:val="21"/>
              </w:rPr>
            </w:pPr>
          </w:p>
          <w:p w14:paraId="3CB6E229">
            <w:pPr>
              <w:spacing w:line="299" w:lineRule="auto"/>
              <w:rPr>
                <w:del w:id="617" w:author="咨询组" w:date="2025-12-10T10:18:31Z"/>
                <w:rFonts w:ascii="Arial"/>
                <w:sz w:val="21"/>
              </w:rPr>
            </w:pPr>
          </w:p>
          <w:p w14:paraId="721D66EE">
            <w:pPr>
              <w:spacing w:before="78" w:line="218" w:lineRule="auto"/>
              <w:ind w:left="1838"/>
              <w:rPr>
                <w:del w:id="61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19" w:author="咨询组" w:date="2025-12-10T10:18:31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主要负责人签名(公章)</w:delText>
              </w:r>
            </w:del>
            <w:del w:id="620" w:author="咨询组" w:date="2025-12-10T10:18:31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：</w:delText>
              </w:r>
            </w:del>
          </w:p>
          <w:p w14:paraId="29871C54">
            <w:pPr>
              <w:spacing w:before="28" w:line="218" w:lineRule="auto"/>
              <w:ind w:right="55"/>
              <w:jc w:val="right"/>
              <w:rPr>
                <w:del w:id="62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22" w:author="咨询组" w:date="2025-12-10T10:18:31Z">
              <w:r>
                <w:rPr>
                  <w:rFonts w:ascii="仿宋" w:hAnsi="仿宋" w:eastAsia="仿宋" w:cs="仿宋"/>
                  <w:spacing w:val="4"/>
                  <w:sz w:val="24"/>
                  <w:szCs w:val="24"/>
                </w:rPr>
                <w:delText>年月</w:delText>
              </w:r>
            </w:del>
            <w:del w:id="623" w:author="咨询组" w:date="2025-12-10T10:18:31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>日</w:delText>
              </w:r>
            </w:del>
          </w:p>
        </w:tc>
      </w:tr>
    </w:tbl>
    <w:p w14:paraId="3903154F">
      <w:pPr>
        <w:spacing w:line="293" w:lineRule="auto"/>
        <w:rPr>
          <w:del w:id="624" w:author="咨询组" w:date="2025-12-10T10:18:31Z"/>
          <w:rFonts w:ascii="Arial"/>
          <w:sz w:val="21"/>
        </w:rPr>
      </w:pPr>
    </w:p>
    <w:p w14:paraId="4EE08918">
      <w:pPr>
        <w:spacing w:line="293" w:lineRule="auto"/>
        <w:rPr>
          <w:del w:id="625" w:author="咨询组" w:date="2025-12-10T10:18:31Z"/>
          <w:rFonts w:ascii="Arial"/>
          <w:sz w:val="21"/>
        </w:rPr>
      </w:pPr>
    </w:p>
    <w:p w14:paraId="46556408">
      <w:pPr>
        <w:spacing w:line="293" w:lineRule="auto"/>
        <w:rPr>
          <w:del w:id="626" w:author="咨询组" w:date="2025-12-10T10:18:31Z"/>
          <w:rFonts w:ascii="Arial"/>
          <w:sz w:val="21"/>
        </w:rPr>
      </w:pPr>
    </w:p>
    <w:p w14:paraId="653A83A3">
      <w:pPr>
        <w:tabs>
          <w:tab w:val="left" w:pos="592"/>
        </w:tabs>
        <w:spacing w:before="58" w:line="248" w:lineRule="auto"/>
        <w:ind w:left="500" w:right="355" w:firstLine="1"/>
        <w:rPr>
          <w:del w:id="627" w:author="咨询组" w:date="2025-12-10T10:18:31Z"/>
          <w:rFonts w:ascii="宋体" w:hAnsi="宋体" w:eastAsia="宋体" w:cs="宋体"/>
          <w:sz w:val="18"/>
          <w:szCs w:val="18"/>
        </w:rPr>
      </w:pPr>
      <w:del w:id="628" w:author="咨询组" w:date="2025-12-10T10:18:31Z">
        <w:r>
          <w:rPr>
            <w:rFonts w:ascii="Calibri" w:hAnsi="Calibri" w:eastAsia="Calibri" w:cs="Calibri"/>
            <w:spacing w:val="9"/>
            <w:position w:val="5"/>
            <w:sz w:val="12"/>
            <w:szCs w:val="12"/>
          </w:rPr>
          <w:delText>1</w:delText>
        </w:r>
      </w:del>
      <w:del w:id="629" w:author="咨询组" w:date="2025-12-10T10:18:31Z">
        <w:r>
          <w:rPr>
            <w:rFonts w:ascii="宋体" w:hAnsi="宋体" w:eastAsia="宋体" w:cs="宋体"/>
            <w:spacing w:val="9"/>
            <w:sz w:val="18"/>
            <w:szCs w:val="18"/>
          </w:rPr>
          <w:delText>(1)属于离(退)休人员的；(2)已确定要调离华润系统的；(3)因违反外事纪律受到处分，仍在影响期内</w:delText>
        </w:r>
      </w:del>
      <w:del w:id="630" w:author="咨询组" w:date="2025-12-10T10:18:31Z">
        <w:r>
          <w:rPr>
            <w:rFonts w:ascii="宋体" w:hAnsi="宋体" w:eastAsia="宋体" w:cs="宋体"/>
            <w:spacing w:val="7"/>
            <w:sz w:val="18"/>
            <w:szCs w:val="18"/>
          </w:rPr>
          <w:delText>的</w:delText>
        </w:r>
      </w:del>
      <w:del w:id="631" w:author="咨询组" w:date="2025-12-10T10:18:31Z">
        <w:r>
          <w:rPr>
            <w:rFonts w:ascii="宋体" w:hAnsi="宋体" w:eastAsia="宋体" w:cs="宋体"/>
            <w:sz w:val="18"/>
            <w:szCs w:val="18"/>
          </w:rPr>
          <w:delText>；</w:delText>
        </w:r>
      </w:del>
      <w:del w:id="632" w:author="咨询组" w:date="2025-12-10T10:18:31Z">
        <w:r>
          <w:rPr>
            <w:rFonts w:ascii="宋体" w:hAnsi="宋体" w:eastAsia="宋体" w:cs="宋体"/>
            <w:sz w:val="18"/>
            <w:szCs w:val="18"/>
          </w:rPr>
          <w:tab/>
        </w:r>
      </w:del>
      <w:del w:id="633" w:author="咨询组" w:date="2025-12-10T10:18:31Z">
        <w:r>
          <w:rPr>
            <w:rFonts w:ascii="宋体" w:hAnsi="宋体" w:eastAsia="宋体" w:cs="宋体"/>
            <w:spacing w:val="15"/>
            <w:sz w:val="18"/>
            <w:szCs w:val="18"/>
          </w:rPr>
          <w:delText>(</w:delText>
        </w:r>
      </w:del>
      <w:del w:id="634" w:author="咨询组" w:date="2025-12-10T10:18:31Z">
        <w:r>
          <w:rPr>
            <w:rFonts w:ascii="宋体" w:hAnsi="宋体" w:eastAsia="宋体" w:cs="宋体"/>
            <w:spacing w:val="11"/>
            <w:sz w:val="18"/>
            <w:szCs w:val="18"/>
          </w:rPr>
          <w:delText>4)因涉嫌违规违纪违法被有关机构立案审查(调查)的；(5)国家法律规定不准出国(境)的，或者被相关国</w:delText>
        </w:r>
      </w:del>
      <w:del w:id="635" w:author="咨询组" w:date="2025-12-10T10:18:31Z">
        <w:r>
          <w:rPr>
            <w:rFonts w:ascii="宋体" w:hAnsi="宋体" w:eastAsia="宋体" w:cs="宋体"/>
            <w:spacing w:val="18"/>
            <w:sz w:val="18"/>
            <w:szCs w:val="18"/>
          </w:rPr>
          <w:delText>家</w:delText>
        </w:r>
      </w:del>
      <w:del w:id="636" w:author="咨询组" w:date="2025-12-10T10:18:31Z">
        <w:r>
          <w:rPr>
            <w:rFonts w:ascii="宋体" w:hAnsi="宋体" w:eastAsia="宋体" w:cs="宋体"/>
            <w:spacing w:val="10"/>
            <w:sz w:val="18"/>
            <w:szCs w:val="18"/>
          </w:rPr>
          <w:delText>机</w:delText>
        </w:r>
      </w:del>
      <w:del w:id="637" w:author="咨询组" w:date="2025-12-10T10:18:31Z">
        <w:r>
          <w:rPr>
            <w:rFonts w:ascii="宋体" w:hAnsi="宋体" w:eastAsia="宋体" w:cs="宋体"/>
            <w:spacing w:val="9"/>
            <w:sz w:val="18"/>
            <w:szCs w:val="18"/>
          </w:rPr>
          <w:delText>关依法决定实施限制出国(境)措施的；(6)其他组织认为不适宜因公临时出国(境)的情形。</w:delText>
        </w:r>
      </w:del>
    </w:p>
    <w:p w14:paraId="3631D519">
      <w:pPr>
        <w:rPr>
          <w:del w:id="638" w:author="咨询组" w:date="2025-12-10T10:18:31Z"/>
        </w:rPr>
        <w:sectPr>
          <w:footerReference r:id="rId9" w:type="default"/>
          <w:pgSz w:w="16841" w:h="11912"/>
          <w:pgMar w:top="1012" w:right="1200" w:bottom="1486" w:left="1399" w:header="0" w:footer="1208" w:gutter="0"/>
          <w:pgNumType w:fmt="decimal"/>
          <w:cols w:space="720" w:num="1"/>
        </w:sectPr>
      </w:pPr>
    </w:p>
    <w:p w14:paraId="10761FBA">
      <w:pPr>
        <w:spacing w:before="64" w:line="222" w:lineRule="auto"/>
        <w:ind w:left="528"/>
        <w:rPr>
          <w:del w:id="639" w:author="咨询组" w:date="2025-12-10T10:18:31Z"/>
          <w:rFonts w:ascii="仿宋" w:hAnsi="仿宋" w:eastAsia="仿宋" w:cs="仿宋"/>
          <w:sz w:val="31"/>
          <w:szCs w:val="31"/>
        </w:rPr>
      </w:pPr>
      <w:del w:id="640" w:author="咨询组" w:date="2025-12-10T10:18:31Z">
        <w:r>
          <w:rPr/>
          <w:pict>
            <v:rect id="_x0000_s1030" o:spid="_x0000_s1030" o:spt="1" style="position:absolute;left:0pt;margin-left:84pt;margin-top:719.35pt;height:0.5pt;width:144.05pt;mso-position-horizontal-relative:page;mso-position-vertical-relative:page;z-index:251661312;mso-width-relative:page;mso-height-relative:page;" fillcolor="#000000" filled="t" stroked="f" coordsize="21600,21600" o:allowincell="f">
              <v:path/>
              <v:fill on="t" focussize="0,0"/>
              <v:stroke on="f"/>
              <v:imagedata o:title=""/>
              <o:lock v:ext="edit"/>
            </v:rect>
          </w:pict>
        </w:r>
      </w:del>
      <w:del w:id="642" w:author="咨询组" w:date="2025-12-10T10:18:31Z">
        <w:r>
          <w:rPr>
            <w:rFonts w:ascii="仿宋" w:hAnsi="仿宋" w:eastAsia="仿宋" w:cs="仿宋"/>
            <w:spacing w:val="4"/>
            <w:sz w:val="31"/>
            <w:szCs w:val="31"/>
          </w:rPr>
          <w:delText>附录</w:delText>
        </w:r>
      </w:del>
      <w:del w:id="643" w:author="咨询组" w:date="2025-12-10T10:18:31Z">
        <w:r>
          <w:rPr>
            <w:rFonts w:ascii="Times New Roman" w:hAnsi="Times New Roman" w:eastAsia="Times New Roman" w:cs="Times New Roman"/>
            <w:spacing w:val="2"/>
            <w:sz w:val="31"/>
            <w:szCs w:val="31"/>
          </w:rPr>
          <w:delText>3-2</w:delText>
        </w:r>
      </w:del>
      <w:del w:id="644" w:author="咨询组" w:date="2025-12-10T10:18:31Z">
        <w:r>
          <w:rPr>
            <w:rFonts w:ascii="仿宋" w:hAnsi="仿宋" w:eastAsia="仿宋" w:cs="仿宋"/>
            <w:spacing w:val="2"/>
            <w:sz w:val="31"/>
            <w:szCs w:val="31"/>
          </w:rPr>
          <w:delText>适用于业务单元、直属机构</w:delText>
        </w:r>
      </w:del>
    </w:p>
    <w:p w14:paraId="1B0C97B3">
      <w:pPr>
        <w:spacing w:before="51" w:line="199" w:lineRule="auto"/>
        <w:ind w:left="2855"/>
        <w:rPr>
          <w:del w:id="645" w:author="咨询组" w:date="2025-12-10T10:18:31Z"/>
          <w:rFonts w:ascii="华文中宋" w:hAnsi="华文中宋" w:eastAsia="华文中宋" w:cs="华文中宋"/>
          <w:sz w:val="36"/>
          <w:szCs w:val="36"/>
        </w:rPr>
      </w:pPr>
      <w:del w:id="646" w:author="咨询组" w:date="2025-12-10T10:18:31Z">
        <w:r>
          <w:rPr>
            <w:rFonts w:ascii="华文中宋" w:hAnsi="华文中宋" w:eastAsia="华文中宋" w:cs="华文中宋"/>
            <w:spacing w:val="23"/>
            <w:sz w:val="36"/>
            <w:szCs w:val="36"/>
          </w:rPr>
          <w:delText>因</w:delText>
        </w:r>
      </w:del>
      <w:del w:id="647" w:author="咨询组" w:date="2025-12-10T10:18:31Z">
        <w:r>
          <w:rPr>
            <w:rFonts w:ascii="华文中宋" w:hAnsi="华文中宋" w:eastAsia="华文中宋" w:cs="华文中宋"/>
            <w:spacing w:val="16"/>
            <w:sz w:val="36"/>
            <w:szCs w:val="36"/>
          </w:rPr>
          <w:delText>公临时出国(境)审批表</w:delText>
        </w:r>
      </w:del>
    </w:p>
    <w:p w14:paraId="05DF98FE">
      <w:pPr>
        <w:spacing w:line="56" w:lineRule="exact"/>
        <w:rPr>
          <w:del w:id="648" w:author="咨询组" w:date="2025-12-10T10:18:31Z"/>
        </w:rPr>
      </w:pPr>
    </w:p>
    <w:tbl>
      <w:tblPr>
        <w:tblStyle w:val="6"/>
        <w:tblW w:w="993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8"/>
        <w:gridCol w:w="1279"/>
        <w:gridCol w:w="1231"/>
        <w:gridCol w:w="1185"/>
        <w:gridCol w:w="1262"/>
        <w:gridCol w:w="1440"/>
        <w:gridCol w:w="993"/>
        <w:gridCol w:w="1262"/>
      </w:tblGrid>
      <w:tr w14:paraId="565A1B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  <w:del w:id="649" w:author="咨询组" w:date="2025-12-10T10:18:31Z"/>
        </w:trPr>
        <w:tc>
          <w:tcPr>
            <w:tcW w:w="1278" w:type="dxa"/>
            <w:vAlign w:val="top"/>
          </w:tcPr>
          <w:p w14:paraId="4730DF2B">
            <w:pPr>
              <w:spacing w:before="300" w:line="220" w:lineRule="auto"/>
              <w:ind w:left="405"/>
              <w:rPr>
                <w:del w:id="65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51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65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279" w:type="dxa"/>
            <w:vAlign w:val="top"/>
          </w:tcPr>
          <w:p w14:paraId="1E9BA44C">
            <w:pPr>
              <w:rPr>
                <w:del w:id="653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0BEEA440">
            <w:pPr>
              <w:spacing w:before="299" w:line="216" w:lineRule="auto"/>
              <w:ind w:left="385"/>
              <w:rPr>
                <w:del w:id="65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55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性</w:delText>
              </w:r>
            </w:del>
            <w:del w:id="656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别</w:delText>
              </w:r>
            </w:del>
          </w:p>
        </w:tc>
        <w:tc>
          <w:tcPr>
            <w:tcW w:w="1185" w:type="dxa"/>
            <w:vAlign w:val="top"/>
          </w:tcPr>
          <w:p w14:paraId="433062C9">
            <w:pPr>
              <w:rPr>
                <w:del w:id="657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7AECB58F">
            <w:pPr>
              <w:spacing w:before="96" w:line="238" w:lineRule="auto"/>
              <w:ind w:left="429"/>
              <w:rPr>
                <w:del w:id="65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59" w:author="咨询组" w:date="2025-12-10T10:18:31Z">
              <w:r>
                <w:rPr>
                  <w:rFonts w:ascii="仿宋" w:hAnsi="仿宋" w:eastAsia="仿宋" w:cs="仿宋"/>
                  <w:spacing w:val="-11"/>
                  <w:sz w:val="24"/>
                  <w:szCs w:val="24"/>
                </w:rPr>
                <w:delText>出</w:delText>
              </w:r>
            </w:del>
            <w:del w:id="660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生</w:delText>
              </w:r>
            </w:del>
          </w:p>
          <w:p w14:paraId="38CC4AAB">
            <w:pPr>
              <w:spacing w:line="218" w:lineRule="auto"/>
              <w:ind w:left="401"/>
              <w:rPr>
                <w:del w:id="66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62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663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月</w:delText>
              </w:r>
            </w:del>
          </w:p>
        </w:tc>
        <w:tc>
          <w:tcPr>
            <w:tcW w:w="1440" w:type="dxa"/>
            <w:vAlign w:val="top"/>
          </w:tcPr>
          <w:p w14:paraId="4F0C51A3">
            <w:pPr>
              <w:rPr>
                <w:del w:id="664" w:author="咨询组" w:date="2025-12-10T10:18:31Z"/>
                <w:rFonts w:ascii="Arial"/>
                <w:sz w:val="21"/>
              </w:rPr>
            </w:pPr>
          </w:p>
        </w:tc>
        <w:tc>
          <w:tcPr>
            <w:tcW w:w="993" w:type="dxa"/>
            <w:vAlign w:val="top"/>
          </w:tcPr>
          <w:p w14:paraId="5704B38D">
            <w:pPr>
              <w:spacing w:before="96" w:line="238" w:lineRule="auto"/>
              <w:ind w:left="270"/>
              <w:rPr>
                <w:del w:id="66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66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667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6132E125">
            <w:pPr>
              <w:spacing w:before="1" w:line="220" w:lineRule="auto"/>
              <w:ind w:left="275"/>
              <w:rPr>
                <w:del w:id="66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69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262" w:type="dxa"/>
            <w:vAlign w:val="top"/>
          </w:tcPr>
          <w:p w14:paraId="2E5D092B">
            <w:pPr>
              <w:rPr>
                <w:del w:id="670" w:author="咨询组" w:date="2025-12-10T10:18:31Z"/>
                <w:rFonts w:ascii="Arial"/>
                <w:sz w:val="21"/>
              </w:rPr>
            </w:pPr>
          </w:p>
        </w:tc>
      </w:tr>
      <w:tr w14:paraId="0CB002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del w:id="671" w:author="咨询组" w:date="2025-12-10T10:18:31Z"/>
        </w:trPr>
        <w:tc>
          <w:tcPr>
            <w:tcW w:w="1278" w:type="dxa"/>
            <w:vAlign w:val="top"/>
          </w:tcPr>
          <w:p w14:paraId="1AB638BD">
            <w:pPr>
              <w:spacing w:before="90" w:line="250" w:lineRule="auto"/>
              <w:ind w:left="281" w:right="157" w:hanging="111"/>
              <w:rPr>
                <w:del w:id="67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73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工</w:delText>
              </w:r>
            </w:del>
            <w:del w:id="67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作</w:delText>
              </w:r>
            </w:del>
            <w:del w:id="67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单位</w:delText>
              </w:r>
            </w:del>
            <w:del w:id="676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及职</w:delText>
              </w:r>
            </w:del>
            <w:del w:id="677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务</w:delText>
              </w:r>
            </w:del>
          </w:p>
        </w:tc>
        <w:tc>
          <w:tcPr>
            <w:tcW w:w="1279" w:type="dxa"/>
            <w:vAlign w:val="top"/>
          </w:tcPr>
          <w:p w14:paraId="13544AD0">
            <w:pPr>
              <w:rPr>
                <w:del w:id="678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581B0C09">
            <w:pPr>
              <w:spacing w:before="90" w:line="250" w:lineRule="auto"/>
              <w:ind w:left="155" w:right="134" w:firstLine="101"/>
              <w:rPr>
                <w:del w:id="67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8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是否为</w:delText>
              </w:r>
            </w:del>
            <w:del w:id="681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682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密人员</w:delText>
              </w:r>
            </w:del>
          </w:p>
        </w:tc>
        <w:tc>
          <w:tcPr>
            <w:tcW w:w="1185" w:type="dxa"/>
            <w:vAlign w:val="top"/>
          </w:tcPr>
          <w:p w14:paraId="54D48184">
            <w:pPr>
              <w:rPr>
                <w:del w:id="683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34DB28B4">
            <w:pPr>
              <w:spacing w:before="91"/>
              <w:ind w:left="413"/>
              <w:rPr>
                <w:del w:id="68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85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68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</w:delText>
              </w:r>
            </w:del>
          </w:p>
          <w:p w14:paraId="29ED4174">
            <w:pPr>
              <w:spacing w:line="219" w:lineRule="auto"/>
              <w:ind w:left="409"/>
              <w:rPr>
                <w:del w:id="68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88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等</w:delText>
              </w:r>
            </w:del>
            <w:del w:id="689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级</w:delText>
              </w:r>
            </w:del>
          </w:p>
        </w:tc>
        <w:tc>
          <w:tcPr>
            <w:tcW w:w="1440" w:type="dxa"/>
            <w:vAlign w:val="top"/>
          </w:tcPr>
          <w:p w14:paraId="033F5BB5">
            <w:pPr>
              <w:rPr>
                <w:del w:id="690" w:author="咨询组" w:date="2025-12-10T10:18:31Z"/>
                <w:rFonts w:ascii="Arial"/>
                <w:sz w:val="21"/>
              </w:rPr>
            </w:pPr>
          </w:p>
        </w:tc>
        <w:tc>
          <w:tcPr>
            <w:tcW w:w="993" w:type="dxa"/>
            <w:vAlign w:val="top"/>
          </w:tcPr>
          <w:p w14:paraId="04BE84CB">
            <w:pPr>
              <w:spacing w:before="91"/>
              <w:ind w:left="261"/>
              <w:rPr>
                <w:del w:id="69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9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健</w:delText>
              </w:r>
            </w:del>
            <w:del w:id="693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康</w:delText>
              </w:r>
            </w:del>
          </w:p>
          <w:p w14:paraId="2A85A18D">
            <w:pPr>
              <w:spacing w:line="220" w:lineRule="auto"/>
              <w:ind w:left="268"/>
              <w:rPr>
                <w:del w:id="69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69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状</w:delText>
              </w:r>
            </w:del>
            <w:del w:id="696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况</w:delText>
              </w:r>
            </w:del>
          </w:p>
        </w:tc>
        <w:tc>
          <w:tcPr>
            <w:tcW w:w="1262" w:type="dxa"/>
            <w:vAlign w:val="top"/>
          </w:tcPr>
          <w:p w14:paraId="04F486B8">
            <w:pPr>
              <w:rPr>
                <w:del w:id="697" w:author="咨询组" w:date="2025-12-10T10:18:31Z"/>
                <w:rFonts w:ascii="Arial"/>
                <w:sz w:val="21"/>
              </w:rPr>
            </w:pPr>
          </w:p>
        </w:tc>
      </w:tr>
      <w:tr w14:paraId="2EF640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  <w:del w:id="698" w:author="咨询组" w:date="2025-12-10T10:18:31Z"/>
        </w:trPr>
        <w:tc>
          <w:tcPr>
            <w:tcW w:w="1278" w:type="dxa"/>
            <w:vMerge w:val="restart"/>
            <w:tcBorders>
              <w:bottom w:val="nil"/>
            </w:tcBorders>
            <w:textDirection w:val="tbRlV"/>
            <w:vAlign w:val="top"/>
          </w:tcPr>
          <w:p w14:paraId="606A5E1F">
            <w:pPr>
              <w:spacing w:line="419" w:lineRule="auto"/>
              <w:rPr>
                <w:del w:id="699" w:author="咨询组" w:date="2025-12-10T10:18:31Z"/>
                <w:rFonts w:ascii="Arial"/>
                <w:sz w:val="21"/>
              </w:rPr>
            </w:pPr>
          </w:p>
          <w:p w14:paraId="2A7EAF32">
            <w:pPr>
              <w:spacing w:before="81" w:line="206" w:lineRule="auto"/>
              <w:ind w:left="660"/>
              <w:rPr>
                <w:del w:id="70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01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家庭主要成员情况</w:delText>
              </w:r>
            </w:del>
          </w:p>
        </w:tc>
        <w:tc>
          <w:tcPr>
            <w:tcW w:w="1279" w:type="dxa"/>
            <w:vAlign w:val="top"/>
          </w:tcPr>
          <w:p w14:paraId="65F17AC5">
            <w:pPr>
              <w:spacing w:line="266" w:lineRule="auto"/>
              <w:rPr>
                <w:del w:id="702" w:author="咨询组" w:date="2025-12-10T10:18:31Z"/>
                <w:rFonts w:ascii="Arial"/>
                <w:sz w:val="21"/>
              </w:rPr>
            </w:pPr>
          </w:p>
          <w:p w14:paraId="2335ED0F">
            <w:pPr>
              <w:spacing w:before="78" w:line="216" w:lineRule="auto"/>
              <w:ind w:left="406"/>
              <w:rPr>
                <w:del w:id="70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0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称</w:delText>
              </w:r>
            </w:del>
            <w:del w:id="70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谓</w:delText>
              </w:r>
            </w:del>
          </w:p>
        </w:tc>
        <w:tc>
          <w:tcPr>
            <w:tcW w:w="1231" w:type="dxa"/>
            <w:vAlign w:val="top"/>
          </w:tcPr>
          <w:p w14:paraId="20176ABD">
            <w:pPr>
              <w:spacing w:line="266" w:lineRule="auto"/>
              <w:rPr>
                <w:del w:id="706" w:author="咨询组" w:date="2025-12-10T10:18:31Z"/>
                <w:rFonts w:ascii="Arial"/>
                <w:sz w:val="21"/>
              </w:rPr>
            </w:pPr>
          </w:p>
          <w:p w14:paraId="77D5CFCD">
            <w:pPr>
              <w:spacing w:before="78" w:line="220" w:lineRule="auto"/>
              <w:ind w:left="380"/>
              <w:rPr>
                <w:del w:id="70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08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70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185" w:type="dxa"/>
            <w:vAlign w:val="top"/>
          </w:tcPr>
          <w:p w14:paraId="1C5B7CDA">
            <w:pPr>
              <w:spacing w:line="266" w:lineRule="auto"/>
              <w:rPr>
                <w:del w:id="710" w:author="咨询组" w:date="2025-12-10T10:18:31Z"/>
                <w:rFonts w:ascii="Arial"/>
                <w:sz w:val="21"/>
              </w:rPr>
            </w:pPr>
          </w:p>
          <w:p w14:paraId="19A63A75">
            <w:pPr>
              <w:spacing w:before="78" w:line="218" w:lineRule="auto"/>
              <w:ind w:left="362"/>
              <w:rPr>
                <w:del w:id="71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12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713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龄</w:delText>
              </w:r>
            </w:del>
          </w:p>
        </w:tc>
        <w:tc>
          <w:tcPr>
            <w:tcW w:w="1262" w:type="dxa"/>
            <w:vAlign w:val="top"/>
          </w:tcPr>
          <w:p w14:paraId="2DF26CA6">
            <w:pPr>
              <w:spacing w:before="190"/>
              <w:ind w:left="403"/>
              <w:rPr>
                <w:del w:id="71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15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716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45B2F0DE">
            <w:pPr>
              <w:spacing w:before="1" w:line="220" w:lineRule="auto"/>
              <w:ind w:left="409"/>
              <w:rPr>
                <w:del w:id="71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18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3695" w:type="dxa"/>
            <w:gridSpan w:val="3"/>
            <w:vAlign w:val="top"/>
          </w:tcPr>
          <w:p w14:paraId="6321EDA8">
            <w:pPr>
              <w:spacing w:before="34" w:line="216" w:lineRule="auto"/>
              <w:ind w:left="179"/>
              <w:rPr>
                <w:del w:id="71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20" w:author="咨询组" w:date="2025-12-10T10:18:31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工</w:delText>
              </w:r>
            </w:del>
            <w:del w:id="721" w:author="咨询组" w:date="2025-12-10T10:18:31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作单位、职务及居住地(是否</w:delText>
              </w:r>
            </w:del>
          </w:p>
          <w:p w14:paraId="7A0FEA02">
            <w:pPr>
              <w:spacing w:before="30" w:line="228" w:lineRule="auto"/>
              <w:ind w:left="1368" w:right="165" w:hanging="1192"/>
              <w:rPr>
                <w:del w:id="72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23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取得外国国籍、境外长期或永</w:delText>
              </w:r>
            </w:del>
            <w:del w:id="724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久</w:delText>
              </w:r>
            </w:del>
            <w:del w:id="725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居留权)</w:delText>
              </w:r>
            </w:del>
          </w:p>
        </w:tc>
      </w:tr>
      <w:tr w14:paraId="37C544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  <w:del w:id="726" w:author="咨询组" w:date="2025-12-10T10:18:31Z"/>
        </w:trPr>
        <w:tc>
          <w:tcPr>
            <w:tcW w:w="127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58E7E6">
            <w:pPr>
              <w:rPr>
                <w:del w:id="727" w:author="咨询组" w:date="2025-12-10T10:18:31Z"/>
                <w:rFonts w:ascii="Arial"/>
                <w:sz w:val="21"/>
              </w:rPr>
            </w:pPr>
          </w:p>
        </w:tc>
        <w:tc>
          <w:tcPr>
            <w:tcW w:w="1279" w:type="dxa"/>
            <w:vAlign w:val="top"/>
          </w:tcPr>
          <w:p w14:paraId="434C1C10">
            <w:pPr>
              <w:rPr>
                <w:del w:id="728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05584381">
            <w:pPr>
              <w:rPr>
                <w:del w:id="729" w:author="咨询组" w:date="2025-12-10T10:18:31Z"/>
                <w:rFonts w:ascii="Arial"/>
                <w:sz w:val="21"/>
              </w:rPr>
            </w:pPr>
          </w:p>
        </w:tc>
        <w:tc>
          <w:tcPr>
            <w:tcW w:w="1185" w:type="dxa"/>
            <w:vAlign w:val="top"/>
          </w:tcPr>
          <w:p w14:paraId="4753622C">
            <w:pPr>
              <w:rPr>
                <w:del w:id="730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10C9148F">
            <w:pPr>
              <w:rPr>
                <w:del w:id="731" w:author="咨询组" w:date="2025-12-10T10:18:31Z"/>
                <w:rFonts w:ascii="Arial"/>
                <w:sz w:val="21"/>
              </w:rPr>
            </w:pPr>
          </w:p>
        </w:tc>
        <w:tc>
          <w:tcPr>
            <w:tcW w:w="3695" w:type="dxa"/>
            <w:gridSpan w:val="3"/>
            <w:vAlign w:val="top"/>
          </w:tcPr>
          <w:p w14:paraId="2A4912C3">
            <w:pPr>
              <w:rPr>
                <w:del w:id="732" w:author="咨询组" w:date="2025-12-10T10:18:31Z"/>
                <w:rFonts w:ascii="Arial"/>
                <w:sz w:val="21"/>
              </w:rPr>
            </w:pPr>
          </w:p>
        </w:tc>
      </w:tr>
      <w:tr w14:paraId="30AC00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del w:id="733" w:author="咨询组" w:date="2025-12-10T10:18:31Z"/>
        </w:trPr>
        <w:tc>
          <w:tcPr>
            <w:tcW w:w="127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D0A5F4">
            <w:pPr>
              <w:rPr>
                <w:del w:id="734" w:author="咨询组" w:date="2025-12-10T10:18:31Z"/>
                <w:rFonts w:ascii="Arial"/>
                <w:sz w:val="21"/>
              </w:rPr>
            </w:pPr>
          </w:p>
        </w:tc>
        <w:tc>
          <w:tcPr>
            <w:tcW w:w="1279" w:type="dxa"/>
            <w:vAlign w:val="top"/>
          </w:tcPr>
          <w:p w14:paraId="6E19D038">
            <w:pPr>
              <w:rPr>
                <w:del w:id="735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2993BC05">
            <w:pPr>
              <w:rPr>
                <w:del w:id="736" w:author="咨询组" w:date="2025-12-10T10:18:31Z"/>
                <w:rFonts w:ascii="Arial"/>
                <w:sz w:val="21"/>
              </w:rPr>
            </w:pPr>
          </w:p>
        </w:tc>
        <w:tc>
          <w:tcPr>
            <w:tcW w:w="1185" w:type="dxa"/>
            <w:vAlign w:val="top"/>
          </w:tcPr>
          <w:p w14:paraId="1CF0BA7C">
            <w:pPr>
              <w:rPr>
                <w:del w:id="737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15D0EC60">
            <w:pPr>
              <w:rPr>
                <w:del w:id="738" w:author="咨询组" w:date="2025-12-10T10:18:31Z"/>
                <w:rFonts w:ascii="Arial"/>
                <w:sz w:val="21"/>
              </w:rPr>
            </w:pPr>
          </w:p>
        </w:tc>
        <w:tc>
          <w:tcPr>
            <w:tcW w:w="3695" w:type="dxa"/>
            <w:gridSpan w:val="3"/>
            <w:vAlign w:val="top"/>
          </w:tcPr>
          <w:p w14:paraId="59C382C7">
            <w:pPr>
              <w:rPr>
                <w:del w:id="739" w:author="咨询组" w:date="2025-12-10T10:18:31Z"/>
                <w:rFonts w:ascii="Arial"/>
                <w:sz w:val="21"/>
              </w:rPr>
            </w:pPr>
          </w:p>
        </w:tc>
      </w:tr>
      <w:tr w14:paraId="2429C5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del w:id="740" w:author="咨询组" w:date="2025-12-10T10:18:31Z"/>
        </w:trPr>
        <w:tc>
          <w:tcPr>
            <w:tcW w:w="127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79A426">
            <w:pPr>
              <w:rPr>
                <w:del w:id="741" w:author="咨询组" w:date="2025-12-10T10:18:31Z"/>
                <w:rFonts w:ascii="Arial"/>
                <w:sz w:val="21"/>
              </w:rPr>
            </w:pPr>
          </w:p>
        </w:tc>
        <w:tc>
          <w:tcPr>
            <w:tcW w:w="1279" w:type="dxa"/>
            <w:vAlign w:val="top"/>
          </w:tcPr>
          <w:p w14:paraId="535F07D7">
            <w:pPr>
              <w:rPr>
                <w:del w:id="742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733BCFAF">
            <w:pPr>
              <w:rPr>
                <w:del w:id="743" w:author="咨询组" w:date="2025-12-10T10:18:31Z"/>
                <w:rFonts w:ascii="Arial"/>
                <w:sz w:val="21"/>
              </w:rPr>
            </w:pPr>
          </w:p>
        </w:tc>
        <w:tc>
          <w:tcPr>
            <w:tcW w:w="1185" w:type="dxa"/>
            <w:vAlign w:val="top"/>
          </w:tcPr>
          <w:p w14:paraId="5058AA7F">
            <w:pPr>
              <w:rPr>
                <w:del w:id="744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64BADE63">
            <w:pPr>
              <w:rPr>
                <w:del w:id="745" w:author="咨询组" w:date="2025-12-10T10:18:31Z"/>
                <w:rFonts w:ascii="Arial"/>
                <w:sz w:val="21"/>
              </w:rPr>
            </w:pPr>
          </w:p>
        </w:tc>
        <w:tc>
          <w:tcPr>
            <w:tcW w:w="3695" w:type="dxa"/>
            <w:gridSpan w:val="3"/>
            <w:vAlign w:val="top"/>
          </w:tcPr>
          <w:p w14:paraId="3E77D2A7">
            <w:pPr>
              <w:rPr>
                <w:del w:id="746" w:author="咨询组" w:date="2025-12-10T10:18:31Z"/>
                <w:rFonts w:ascii="Arial"/>
                <w:sz w:val="21"/>
              </w:rPr>
            </w:pPr>
          </w:p>
        </w:tc>
      </w:tr>
      <w:tr w14:paraId="4392A4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del w:id="747" w:author="咨询组" w:date="2025-12-10T10:18:31Z"/>
        </w:trPr>
        <w:tc>
          <w:tcPr>
            <w:tcW w:w="1278" w:type="dxa"/>
            <w:vMerge w:val="continue"/>
            <w:tcBorders>
              <w:top w:val="nil"/>
            </w:tcBorders>
            <w:textDirection w:val="tbRlV"/>
            <w:vAlign w:val="top"/>
          </w:tcPr>
          <w:p w14:paraId="09B99DDE">
            <w:pPr>
              <w:rPr>
                <w:del w:id="748" w:author="咨询组" w:date="2025-12-10T10:18:31Z"/>
                <w:rFonts w:ascii="Arial"/>
                <w:sz w:val="21"/>
              </w:rPr>
            </w:pPr>
          </w:p>
        </w:tc>
        <w:tc>
          <w:tcPr>
            <w:tcW w:w="1279" w:type="dxa"/>
            <w:vAlign w:val="top"/>
          </w:tcPr>
          <w:p w14:paraId="1B011898">
            <w:pPr>
              <w:rPr>
                <w:del w:id="749" w:author="咨询组" w:date="2025-12-10T10:18:31Z"/>
                <w:rFonts w:ascii="Arial"/>
                <w:sz w:val="21"/>
              </w:rPr>
            </w:pPr>
          </w:p>
        </w:tc>
        <w:tc>
          <w:tcPr>
            <w:tcW w:w="1231" w:type="dxa"/>
            <w:vAlign w:val="top"/>
          </w:tcPr>
          <w:p w14:paraId="21C8FAA7">
            <w:pPr>
              <w:rPr>
                <w:del w:id="750" w:author="咨询组" w:date="2025-12-10T10:18:31Z"/>
                <w:rFonts w:ascii="Arial"/>
                <w:sz w:val="21"/>
              </w:rPr>
            </w:pPr>
          </w:p>
        </w:tc>
        <w:tc>
          <w:tcPr>
            <w:tcW w:w="1185" w:type="dxa"/>
            <w:vAlign w:val="top"/>
          </w:tcPr>
          <w:p w14:paraId="49D5EE66">
            <w:pPr>
              <w:rPr>
                <w:del w:id="751" w:author="咨询组" w:date="2025-12-10T10:18:31Z"/>
                <w:rFonts w:ascii="Arial"/>
                <w:sz w:val="21"/>
              </w:rPr>
            </w:pPr>
          </w:p>
        </w:tc>
        <w:tc>
          <w:tcPr>
            <w:tcW w:w="1262" w:type="dxa"/>
            <w:vAlign w:val="top"/>
          </w:tcPr>
          <w:p w14:paraId="5F30C993">
            <w:pPr>
              <w:rPr>
                <w:del w:id="752" w:author="咨询组" w:date="2025-12-10T10:18:31Z"/>
                <w:rFonts w:ascii="Arial"/>
                <w:sz w:val="21"/>
              </w:rPr>
            </w:pPr>
          </w:p>
        </w:tc>
        <w:tc>
          <w:tcPr>
            <w:tcW w:w="3695" w:type="dxa"/>
            <w:gridSpan w:val="3"/>
            <w:vAlign w:val="top"/>
          </w:tcPr>
          <w:p w14:paraId="07B51A2B">
            <w:pPr>
              <w:rPr>
                <w:del w:id="753" w:author="咨询组" w:date="2025-12-10T10:18:31Z"/>
                <w:rFonts w:ascii="Arial"/>
                <w:sz w:val="21"/>
              </w:rPr>
            </w:pPr>
          </w:p>
        </w:tc>
      </w:tr>
      <w:tr w14:paraId="358B68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  <w:del w:id="754" w:author="咨询组" w:date="2025-12-10T10:18:31Z"/>
        </w:trPr>
        <w:tc>
          <w:tcPr>
            <w:tcW w:w="2557" w:type="dxa"/>
            <w:gridSpan w:val="2"/>
            <w:vAlign w:val="top"/>
          </w:tcPr>
          <w:p w14:paraId="1DC50F17">
            <w:pPr>
              <w:spacing w:before="264" w:line="217" w:lineRule="auto"/>
              <w:ind w:left="808"/>
              <w:rPr>
                <w:del w:id="75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56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组</w:delText>
              </w:r>
            </w:del>
            <w:del w:id="757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团单位</w:delText>
              </w:r>
            </w:del>
          </w:p>
        </w:tc>
        <w:tc>
          <w:tcPr>
            <w:tcW w:w="3678" w:type="dxa"/>
            <w:gridSpan w:val="3"/>
            <w:vAlign w:val="top"/>
          </w:tcPr>
          <w:p w14:paraId="4A84F61B">
            <w:pPr>
              <w:rPr>
                <w:del w:id="758" w:author="咨询组" w:date="2025-12-10T10:18:31Z"/>
                <w:rFonts w:ascii="Arial"/>
                <w:sz w:val="21"/>
              </w:rPr>
            </w:pPr>
          </w:p>
        </w:tc>
        <w:tc>
          <w:tcPr>
            <w:tcW w:w="1440" w:type="dxa"/>
            <w:vAlign w:val="top"/>
          </w:tcPr>
          <w:p w14:paraId="69388579">
            <w:pPr>
              <w:spacing w:before="110" w:line="253" w:lineRule="auto"/>
              <w:ind w:left="254" w:right="236" w:hanging="4"/>
              <w:rPr>
                <w:del w:id="75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60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在</w:delText>
              </w:r>
            </w:del>
            <w:del w:id="761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团组中</w:delText>
              </w:r>
            </w:del>
            <w:del w:id="762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拟</w:delText>
              </w:r>
            </w:del>
            <w:del w:id="76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任职务</w:delText>
              </w:r>
            </w:del>
          </w:p>
        </w:tc>
        <w:tc>
          <w:tcPr>
            <w:tcW w:w="2255" w:type="dxa"/>
            <w:gridSpan w:val="2"/>
            <w:vAlign w:val="top"/>
          </w:tcPr>
          <w:p w14:paraId="0B736BFB">
            <w:pPr>
              <w:rPr>
                <w:del w:id="764" w:author="咨询组" w:date="2025-12-10T10:18:31Z"/>
                <w:rFonts w:ascii="Arial"/>
                <w:sz w:val="21"/>
              </w:rPr>
            </w:pPr>
          </w:p>
        </w:tc>
      </w:tr>
      <w:tr w14:paraId="533783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  <w:del w:id="765" w:author="咨询组" w:date="2025-12-10T10:18:31Z"/>
        </w:trPr>
        <w:tc>
          <w:tcPr>
            <w:tcW w:w="2557" w:type="dxa"/>
            <w:gridSpan w:val="2"/>
            <w:vAlign w:val="top"/>
          </w:tcPr>
          <w:p w14:paraId="1E5EBEB2">
            <w:pPr>
              <w:spacing w:before="35" w:line="218" w:lineRule="auto"/>
              <w:ind w:left="236"/>
              <w:rPr>
                <w:del w:id="76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67" w:author="咨询组" w:date="2025-12-10T10:18:31Z">
              <w:r>
                <w:rPr>
                  <w:rFonts w:ascii="仿宋" w:hAnsi="仿宋" w:eastAsia="仿宋" w:cs="仿宋"/>
                  <w:spacing w:val="23"/>
                  <w:sz w:val="24"/>
                  <w:szCs w:val="24"/>
                </w:rPr>
                <w:delText>出</w:delText>
              </w:r>
            </w:del>
            <w:del w:id="768" w:author="咨询组" w:date="2025-12-10T10:18:31Z">
              <w:r>
                <w:rPr>
                  <w:rFonts w:ascii="仿宋" w:hAnsi="仿宋" w:eastAsia="仿宋" w:cs="仿宋"/>
                  <w:spacing w:val="22"/>
                  <w:sz w:val="24"/>
                  <w:szCs w:val="24"/>
                </w:rPr>
                <w:delText>国(境)任务、所</w:delText>
              </w:r>
            </w:del>
          </w:p>
          <w:p w14:paraId="588D9163">
            <w:pPr>
              <w:spacing w:before="28" w:line="219" w:lineRule="auto"/>
              <w:ind w:left="146"/>
              <w:rPr>
                <w:del w:id="76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70" w:author="咨询组" w:date="2025-12-10T10:18:31Z">
              <w:r>
                <w:rPr>
                  <w:rFonts w:ascii="仿宋" w:hAnsi="仿宋" w:eastAsia="仿宋" w:cs="仿宋"/>
                  <w:spacing w:val="11"/>
                  <w:sz w:val="24"/>
                  <w:szCs w:val="24"/>
                </w:rPr>
                <w:delText>赴国家/地区(如途</w:delText>
              </w:r>
            </w:del>
            <w:del w:id="771" w:author="咨询组" w:date="2025-12-10T10:18:31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经</w:delText>
              </w:r>
            </w:del>
          </w:p>
          <w:p w14:paraId="206498D9">
            <w:pPr>
              <w:spacing w:before="27" w:line="218" w:lineRule="auto"/>
              <w:ind w:left="205"/>
              <w:rPr>
                <w:del w:id="77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73" w:author="咨询组" w:date="2025-12-10T10:18:31Z">
              <w:r>
                <w:rPr>
                  <w:rFonts w:ascii="仿宋" w:hAnsi="仿宋" w:eastAsia="仿宋" w:cs="仿宋"/>
                  <w:spacing w:val="14"/>
                  <w:sz w:val="24"/>
                  <w:szCs w:val="24"/>
                </w:rPr>
                <w:delText>香</w:delText>
              </w:r>
            </w:del>
            <w:del w:id="774" w:author="咨询组" w:date="2025-12-10T10:18:31Z">
              <w:r>
                <w:rPr>
                  <w:rFonts w:ascii="仿宋" w:hAnsi="仿宋" w:eastAsia="仿宋" w:cs="仿宋"/>
                  <w:spacing w:val="12"/>
                  <w:sz w:val="24"/>
                  <w:szCs w:val="24"/>
                </w:rPr>
                <w:delText>港，亦需说明)及</w:delText>
              </w:r>
            </w:del>
          </w:p>
          <w:p w14:paraId="07508402">
            <w:pPr>
              <w:spacing w:before="29" w:line="214" w:lineRule="auto"/>
              <w:ind w:left="799"/>
              <w:rPr>
                <w:del w:id="77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7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停留时</w:delText>
              </w:r>
            </w:del>
            <w:del w:id="777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间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40991B3F">
            <w:pPr>
              <w:rPr>
                <w:del w:id="778" w:author="咨询组" w:date="2025-12-10T10:18:31Z"/>
                <w:rFonts w:ascii="Arial"/>
                <w:sz w:val="21"/>
              </w:rPr>
            </w:pPr>
          </w:p>
        </w:tc>
      </w:tr>
      <w:tr w14:paraId="06264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  <w:del w:id="779" w:author="咨询组" w:date="2025-12-10T10:18:31Z"/>
        </w:trPr>
        <w:tc>
          <w:tcPr>
            <w:tcW w:w="2557" w:type="dxa"/>
            <w:gridSpan w:val="2"/>
            <w:vAlign w:val="top"/>
          </w:tcPr>
          <w:p w14:paraId="5CFCA2D0">
            <w:pPr>
              <w:spacing w:before="99" w:line="252" w:lineRule="auto"/>
              <w:ind w:left="1050" w:right="195" w:hanging="814"/>
              <w:rPr>
                <w:del w:id="78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81" w:author="咨询组" w:date="2025-12-10T10:18:31Z">
              <w:r>
                <w:rPr>
                  <w:rFonts w:ascii="仿宋" w:hAnsi="仿宋" w:eastAsia="仿宋" w:cs="仿宋"/>
                  <w:spacing w:val="23"/>
                  <w:sz w:val="24"/>
                  <w:szCs w:val="24"/>
                </w:rPr>
                <w:delText>出</w:delText>
              </w:r>
            </w:del>
            <w:del w:id="782" w:author="咨询组" w:date="2025-12-10T10:18:31Z">
              <w:r>
                <w:rPr>
                  <w:rFonts w:ascii="仿宋" w:hAnsi="仿宋" w:eastAsia="仿宋" w:cs="仿宋"/>
                  <w:spacing w:val="22"/>
                  <w:sz w:val="24"/>
                  <w:szCs w:val="24"/>
                </w:rPr>
                <w:delText>国(境)任务审批</w:delText>
              </w:r>
            </w:del>
            <w:del w:id="783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单</w:delText>
              </w:r>
            </w:del>
            <w:del w:id="784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位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0230EFB3">
            <w:pPr>
              <w:rPr>
                <w:del w:id="785" w:author="咨询组" w:date="2025-12-10T10:18:31Z"/>
                <w:rFonts w:ascii="Arial"/>
                <w:sz w:val="21"/>
              </w:rPr>
            </w:pPr>
          </w:p>
        </w:tc>
      </w:tr>
      <w:tr w14:paraId="334187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  <w:del w:id="786" w:author="咨询组" w:date="2025-12-10T10:18:31Z"/>
        </w:trPr>
        <w:tc>
          <w:tcPr>
            <w:tcW w:w="2557" w:type="dxa"/>
            <w:gridSpan w:val="2"/>
            <w:vAlign w:val="top"/>
          </w:tcPr>
          <w:p w14:paraId="65823494">
            <w:pPr>
              <w:spacing w:before="135" w:line="250" w:lineRule="auto"/>
              <w:ind w:left="196" w:right="228" w:firstLine="135"/>
              <w:rPr>
                <w:del w:id="78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78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最近一次因公出国</w:delText>
              </w:r>
            </w:del>
            <w:del w:id="789" w:author="咨询组" w:date="2025-12-10T10:18:31Z">
              <w:r>
                <w:rPr>
                  <w:rFonts w:ascii="仿宋" w:hAnsi="仿宋" w:eastAsia="仿宋" w:cs="仿宋"/>
                  <w:spacing w:val="23"/>
                  <w:sz w:val="24"/>
                  <w:szCs w:val="24"/>
                </w:rPr>
                <w:delText>(境)时间、所赴国</w:delText>
              </w:r>
            </w:del>
            <w:del w:id="790" w:author="咨询组" w:date="2025-12-10T10:18:31Z">
              <w:r>
                <w:rPr>
                  <w:rFonts w:ascii="仿宋" w:hAnsi="仿宋" w:eastAsia="仿宋" w:cs="仿宋"/>
                  <w:spacing w:val="45"/>
                  <w:sz w:val="24"/>
                  <w:szCs w:val="24"/>
                </w:rPr>
                <w:delText>家(地区)及任</w:delText>
              </w:r>
            </w:del>
            <w:del w:id="791" w:author="咨询组" w:date="2025-12-10T10:18:31Z">
              <w:r>
                <w:rPr>
                  <w:rFonts w:ascii="仿宋" w:hAnsi="仿宋" w:eastAsia="仿宋" w:cs="仿宋"/>
                  <w:spacing w:val="44"/>
                  <w:sz w:val="24"/>
                  <w:szCs w:val="24"/>
                </w:rPr>
                <w:delText>务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7F4F68CE">
            <w:pPr>
              <w:rPr>
                <w:del w:id="792" w:author="咨询组" w:date="2025-12-10T10:18:31Z"/>
                <w:rFonts w:ascii="Arial"/>
                <w:sz w:val="21"/>
              </w:rPr>
            </w:pPr>
          </w:p>
        </w:tc>
      </w:tr>
      <w:tr w14:paraId="5DCEE2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  <w:del w:id="793" w:author="咨询组" w:date="2025-12-10T10:18:31Z"/>
        </w:trPr>
        <w:tc>
          <w:tcPr>
            <w:tcW w:w="2557" w:type="dxa"/>
            <w:gridSpan w:val="2"/>
            <w:vAlign w:val="top"/>
          </w:tcPr>
          <w:p w14:paraId="458247F3">
            <w:pPr>
              <w:spacing w:before="105" w:line="251" w:lineRule="auto"/>
              <w:ind w:left="645" w:right="135" w:hanging="503"/>
              <w:rPr>
                <w:del w:id="794" w:author="咨询组" w:date="2025-12-10T10:18:31Z"/>
                <w:rFonts w:ascii="仿宋" w:hAnsi="仿宋" w:eastAsia="仿宋" w:cs="仿宋"/>
                <w:sz w:val="12"/>
                <w:szCs w:val="12"/>
              </w:rPr>
            </w:pPr>
            <w:del w:id="795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是否存在6种</w:delText>
              </w:r>
            </w:del>
            <w:del w:id="796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禁止出国</w:delText>
              </w:r>
            </w:del>
            <w:del w:id="797" w:author="咨询组" w:date="2025-12-10T10:18:31Z">
              <w:r>
                <w:rPr>
                  <w:rFonts w:ascii="仿宋" w:hAnsi="仿宋" w:eastAsia="仿宋" w:cs="仿宋"/>
                  <w:spacing w:val="41"/>
                  <w:sz w:val="24"/>
                  <w:szCs w:val="24"/>
                </w:rPr>
                <w:delText>(境)情形</w:delText>
              </w:r>
            </w:del>
            <w:del w:id="798" w:author="咨询组" w:date="2025-12-10T10:18:31Z">
              <w:r>
                <w:rPr>
                  <w:rFonts w:ascii="仿宋" w:hAnsi="仿宋" w:eastAsia="仿宋" w:cs="仿宋"/>
                  <w:spacing w:val="40"/>
                  <w:position w:val="11"/>
                  <w:sz w:val="12"/>
                  <w:szCs w:val="12"/>
                </w:rPr>
                <w:delText>2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0C2741C0">
            <w:pPr>
              <w:rPr>
                <w:del w:id="799" w:author="咨询组" w:date="2025-12-10T10:18:31Z"/>
                <w:rFonts w:ascii="Arial"/>
                <w:sz w:val="21"/>
              </w:rPr>
            </w:pPr>
          </w:p>
        </w:tc>
      </w:tr>
      <w:tr w14:paraId="66B147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  <w:del w:id="800" w:author="咨询组" w:date="2025-12-10T10:18:31Z"/>
        </w:trPr>
        <w:tc>
          <w:tcPr>
            <w:tcW w:w="2557" w:type="dxa"/>
            <w:gridSpan w:val="2"/>
            <w:vAlign w:val="top"/>
          </w:tcPr>
          <w:p w14:paraId="7B2F0D37">
            <w:pPr>
              <w:spacing w:line="269" w:lineRule="auto"/>
              <w:rPr>
                <w:del w:id="801" w:author="咨询组" w:date="2025-12-10T10:18:31Z"/>
                <w:rFonts w:ascii="Arial"/>
                <w:sz w:val="21"/>
              </w:rPr>
            </w:pPr>
          </w:p>
          <w:p w14:paraId="2C98CA90">
            <w:pPr>
              <w:spacing w:before="78" w:line="254" w:lineRule="auto"/>
              <w:ind w:left="443" w:right="195" w:hanging="237"/>
              <w:rPr>
                <w:del w:id="80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0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所在</w:delText>
              </w:r>
            </w:del>
            <w:del w:id="80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业务单元、直属机构保密办意见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2C315C59">
            <w:pPr>
              <w:spacing w:before="38" w:line="217" w:lineRule="auto"/>
              <w:ind w:left="104"/>
              <w:rPr>
                <w:del w:id="80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06" w:author="咨询组" w:date="2025-12-10T10:18:31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(此栏</w:delText>
              </w:r>
            </w:del>
            <w:del w:id="807" w:author="咨询组" w:date="2025-12-10T10:18:31Z">
              <w:r>
                <w:rPr>
                  <w:rFonts w:ascii="仿宋" w:hAnsi="仿宋" w:eastAsia="仿宋" w:cs="仿宋"/>
                  <w:spacing w:val="5"/>
                  <w:sz w:val="24"/>
                  <w:szCs w:val="24"/>
                </w:rPr>
                <w:delText>仅针对涉密人员，其他出访人员可删除)</w:delText>
              </w:r>
            </w:del>
          </w:p>
          <w:p w14:paraId="6FE8434E">
            <w:pPr>
              <w:spacing w:line="262" w:lineRule="auto"/>
              <w:rPr>
                <w:del w:id="808" w:author="咨询组" w:date="2025-12-10T10:18:31Z"/>
                <w:rFonts w:ascii="Arial"/>
                <w:sz w:val="21"/>
              </w:rPr>
            </w:pPr>
          </w:p>
          <w:p w14:paraId="537109E2">
            <w:pPr>
              <w:spacing w:before="78" w:line="218" w:lineRule="auto"/>
              <w:ind w:left="1838"/>
              <w:rPr>
                <w:del w:id="80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10" w:author="咨询组" w:date="2025-12-10T10:18:31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主要负责人签名(公章)</w:delText>
              </w:r>
            </w:del>
            <w:del w:id="811" w:author="咨询组" w:date="2025-12-10T10:18:31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：</w:delText>
              </w:r>
            </w:del>
          </w:p>
          <w:p w14:paraId="2E10ECE3">
            <w:pPr>
              <w:spacing w:before="28" w:line="212" w:lineRule="auto"/>
              <w:ind w:right="55"/>
              <w:jc w:val="right"/>
              <w:rPr>
                <w:del w:id="81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13" w:author="咨询组" w:date="2025-12-10T10:18:31Z">
              <w:r>
                <w:rPr>
                  <w:rFonts w:ascii="仿宋" w:hAnsi="仿宋" w:eastAsia="仿宋" w:cs="仿宋"/>
                  <w:spacing w:val="4"/>
                  <w:sz w:val="24"/>
                  <w:szCs w:val="24"/>
                </w:rPr>
                <w:delText>年月</w:delText>
              </w:r>
            </w:del>
            <w:del w:id="814" w:author="咨询组" w:date="2025-12-10T10:18:31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>日</w:delText>
              </w:r>
            </w:del>
          </w:p>
        </w:tc>
      </w:tr>
      <w:tr w14:paraId="45C3AF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  <w:del w:id="815" w:author="咨询组" w:date="2025-12-10T10:18:31Z"/>
        </w:trPr>
        <w:tc>
          <w:tcPr>
            <w:tcW w:w="2557" w:type="dxa"/>
            <w:gridSpan w:val="2"/>
            <w:vAlign w:val="top"/>
          </w:tcPr>
          <w:p w14:paraId="025B5555">
            <w:pPr>
              <w:spacing w:line="270" w:lineRule="auto"/>
              <w:rPr>
                <w:del w:id="816" w:author="咨询组" w:date="2025-12-10T10:18:31Z"/>
                <w:rFonts w:ascii="Arial"/>
                <w:sz w:val="21"/>
              </w:rPr>
            </w:pPr>
          </w:p>
          <w:p w14:paraId="788F70B4">
            <w:pPr>
              <w:spacing w:before="78" w:line="254" w:lineRule="auto"/>
              <w:ind w:left="803" w:right="195" w:hanging="597"/>
              <w:rPr>
                <w:del w:id="81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1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所在</w:delText>
              </w:r>
            </w:del>
            <w:del w:id="819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业务单元、直属</w:delText>
              </w:r>
            </w:del>
            <w:del w:id="82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机构</w:delText>
              </w:r>
            </w:del>
            <w:del w:id="821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意见</w:delText>
              </w:r>
            </w:del>
          </w:p>
        </w:tc>
        <w:tc>
          <w:tcPr>
            <w:tcW w:w="7373" w:type="dxa"/>
            <w:gridSpan w:val="6"/>
            <w:vAlign w:val="top"/>
          </w:tcPr>
          <w:p w14:paraId="3103466D">
            <w:pPr>
              <w:spacing w:line="290" w:lineRule="auto"/>
              <w:rPr>
                <w:del w:id="822" w:author="咨询组" w:date="2025-12-10T10:18:31Z"/>
                <w:rFonts w:ascii="Arial"/>
                <w:sz w:val="21"/>
              </w:rPr>
            </w:pPr>
          </w:p>
          <w:p w14:paraId="11776F8D">
            <w:pPr>
              <w:spacing w:line="290" w:lineRule="auto"/>
              <w:rPr>
                <w:del w:id="823" w:author="咨询组" w:date="2025-12-10T10:18:31Z"/>
                <w:rFonts w:ascii="Arial"/>
                <w:sz w:val="21"/>
              </w:rPr>
            </w:pPr>
          </w:p>
          <w:p w14:paraId="3E89C294">
            <w:pPr>
              <w:spacing w:before="78" w:line="218" w:lineRule="auto"/>
              <w:ind w:left="1804"/>
              <w:rPr>
                <w:del w:id="82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25" w:author="咨询组" w:date="2025-12-10T10:18:31Z">
              <w:r>
                <w:rPr>
                  <w:rFonts w:ascii="仿宋" w:hAnsi="仿宋" w:eastAsia="仿宋" w:cs="仿宋"/>
                  <w:spacing w:val="14"/>
                  <w:sz w:val="24"/>
                  <w:szCs w:val="24"/>
                </w:rPr>
                <w:delText>主</w:delText>
              </w:r>
            </w:del>
            <w:del w:id="826" w:author="咨询组" w:date="2025-12-10T10:18:31Z">
              <w:r>
                <w:rPr>
                  <w:rFonts w:ascii="仿宋" w:hAnsi="仿宋" w:eastAsia="仿宋" w:cs="仿宋"/>
                  <w:spacing w:val="11"/>
                  <w:sz w:val="24"/>
                  <w:szCs w:val="24"/>
                </w:rPr>
                <w:delText>要负责人签名签字(公章)：</w:delText>
              </w:r>
            </w:del>
          </w:p>
          <w:p w14:paraId="521751D2">
            <w:pPr>
              <w:spacing w:before="25" w:line="217" w:lineRule="auto"/>
              <w:ind w:right="55"/>
              <w:jc w:val="right"/>
              <w:rPr>
                <w:del w:id="82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28" w:author="咨询组" w:date="2025-12-10T10:18:31Z">
              <w:r>
                <w:rPr>
                  <w:rFonts w:ascii="仿宋" w:hAnsi="仿宋" w:eastAsia="仿宋" w:cs="仿宋"/>
                  <w:spacing w:val="4"/>
                  <w:sz w:val="24"/>
                  <w:szCs w:val="24"/>
                </w:rPr>
                <w:delText>年月</w:delText>
              </w:r>
            </w:del>
            <w:del w:id="829" w:author="咨询组" w:date="2025-12-10T10:18:31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>日</w:delText>
              </w:r>
            </w:del>
          </w:p>
        </w:tc>
      </w:tr>
    </w:tbl>
    <w:p w14:paraId="2C7ABE6E">
      <w:pPr>
        <w:spacing w:line="307" w:lineRule="auto"/>
        <w:rPr>
          <w:del w:id="830" w:author="咨询组" w:date="2025-12-10T10:18:31Z"/>
          <w:rFonts w:ascii="Arial"/>
          <w:sz w:val="21"/>
        </w:rPr>
      </w:pPr>
    </w:p>
    <w:p w14:paraId="28ADE6C7">
      <w:pPr>
        <w:tabs>
          <w:tab w:val="left" w:pos="592"/>
        </w:tabs>
        <w:spacing w:before="58" w:line="253" w:lineRule="auto"/>
        <w:ind w:left="499" w:right="352" w:hanging="2"/>
        <w:rPr>
          <w:del w:id="831" w:author="咨询组" w:date="2025-12-10T10:18:31Z"/>
          <w:rFonts w:ascii="宋体" w:hAnsi="宋体" w:eastAsia="宋体" w:cs="宋体"/>
          <w:sz w:val="18"/>
          <w:szCs w:val="18"/>
        </w:rPr>
      </w:pPr>
      <w:del w:id="832" w:author="咨询组" w:date="2025-12-10T10:18:31Z">
        <w:r>
          <w:rPr>
            <w:rFonts w:ascii="宋体" w:hAnsi="宋体" w:eastAsia="宋体" w:cs="宋体"/>
            <w:spacing w:val="10"/>
            <w:position w:val="11"/>
            <w:sz w:val="11"/>
            <w:szCs w:val="11"/>
          </w:rPr>
          <w:delText>2</w:delText>
        </w:r>
      </w:del>
      <w:del w:id="833" w:author="咨询组" w:date="2025-12-10T10:18:31Z">
        <w:r>
          <w:rPr>
            <w:rFonts w:ascii="宋体" w:hAnsi="宋体" w:eastAsia="宋体" w:cs="宋体"/>
            <w:spacing w:val="10"/>
            <w:sz w:val="18"/>
            <w:szCs w:val="18"/>
          </w:rPr>
          <w:delText>(1)属于离(退)休人员的；(2)已确定要调离华润系统的；(3)因违反外事纪律受到处分，仍在影响期内的；</w:delText>
        </w:r>
      </w:del>
      <w:del w:id="834" w:author="咨询组" w:date="2025-12-10T10:18:31Z">
        <w:r>
          <w:rPr>
            <w:rFonts w:ascii="宋体" w:hAnsi="宋体" w:eastAsia="宋体" w:cs="宋体"/>
            <w:sz w:val="18"/>
            <w:szCs w:val="18"/>
          </w:rPr>
          <w:tab/>
        </w:r>
      </w:del>
      <w:del w:id="835" w:author="咨询组" w:date="2025-12-10T10:18:31Z">
        <w:r>
          <w:rPr>
            <w:rFonts w:ascii="宋体" w:hAnsi="宋体" w:eastAsia="宋体" w:cs="宋体"/>
            <w:spacing w:val="15"/>
            <w:sz w:val="18"/>
            <w:szCs w:val="18"/>
          </w:rPr>
          <w:delText>(</w:delText>
        </w:r>
      </w:del>
      <w:del w:id="836" w:author="咨询组" w:date="2025-12-10T10:18:31Z">
        <w:r>
          <w:rPr>
            <w:rFonts w:ascii="宋体" w:hAnsi="宋体" w:eastAsia="宋体" w:cs="宋体"/>
            <w:spacing w:val="11"/>
            <w:sz w:val="18"/>
            <w:szCs w:val="18"/>
          </w:rPr>
          <w:delText>4)因涉嫌违规违纪违法被有关机构立案审查(调查)的；(5)国家法律规定不准出国(境)的，或者被相关国</w:delText>
        </w:r>
      </w:del>
      <w:del w:id="837" w:author="咨询组" w:date="2025-12-10T10:18:31Z">
        <w:r>
          <w:rPr>
            <w:rFonts w:ascii="宋体" w:hAnsi="宋体" w:eastAsia="宋体" w:cs="宋体"/>
            <w:spacing w:val="18"/>
            <w:sz w:val="18"/>
            <w:szCs w:val="18"/>
          </w:rPr>
          <w:delText>家</w:delText>
        </w:r>
      </w:del>
      <w:del w:id="838" w:author="咨询组" w:date="2025-12-10T10:18:31Z">
        <w:r>
          <w:rPr>
            <w:rFonts w:ascii="宋体" w:hAnsi="宋体" w:eastAsia="宋体" w:cs="宋体"/>
            <w:spacing w:val="10"/>
            <w:sz w:val="18"/>
            <w:szCs w:val="18"/>
          </w:rPr>
          <w:delText>机</w:delText>
        </w:r>
      </w:del>
      <w:del w:id="839" w:author="咨询组" w:date="2025-12-10T10:18:31Z">
        <w:r>
          <w:rPr>
            <w:rFonts w:ascii="宋体" w:hAnsi="宋体" w:eastAsia="宋体" w:cs="宋体"/>
            <w:spacing w:val="9"/>
            <w:sz w:val="18"/>
            <w:szCs w:val="18"/>
          </w:rPr>
          <w:delText>关依法决定实施限制出国(境)措施的；(6)其他组织认为不适宜因公临时出国(境)的情形。</w:delText>
        </w:r>
      </w:del>
    </w:p>
    <w:p w14:paraId="74B65181">
      <w:pPr>
        <w:rPr>
          <w:del w:id="840" w:author="咨询组" w:date="2025-12-10T10:18:31Z"/>
        </w:rPr>
        <w:sectPr>
          <w:footerReference r:id="rId10" w:type="default"/>
          <w:pgSz w:w="16841" w:h="11912"/>
          <w:pgMar w:top="1012" w:right="1200" w:bottom="1486" w:left="1399" w:header="0" w:footer="1208" w:gutter="0"/>
          <w:pgNumType w:fmt="decimal"/>
          <w:cols w:space="720" w:num="1"/>
        </w:sectPr>
      </w:pPr>
    </w:p>
    <w:p w14:paraId="2DEF520E">
      <w:pPr>
        <w:spacing w:before="64" w:line="224" w:lineRule="auto"/>
        <w:ind w:left="242"/>
        <w:rPr>
          <w:del w:id="841" w:author="咨询组" w:date="2025-12-10T10:18:31Z"/>
          <w:rFonts w:ascii="Times New Roman" w:hAnsi="Times New Roman" w:eastAsia="Times New Roman" w:cs="Times New Roman"/>
          <w:sz w:val="31"/>
          <w:szCs w:val="31"/>
        </w:rPr>
      </w:pPr>
      <w:del w:id="842" w:author="咨询组" w:date="2025-12-10T10:18:31Z">
        <w:r>
          <w:rPr>
            <w:rFonts w:ascii="仿宋" w:hAnsi="仿宋" w:eastAsia="仿宋" w:cs="仿宋"/>
            <w:spacing w:val="-21"/>
            <w:sz w:val="31"/>
            <w:szCs w:val="31"/>
          </w:rPr>
          <w:delText>附录</w:delText>
        </w:r>
      </w:del>
      <w:del w:id="843" w:author="咨询组" w:date="2025-12-10T10:18:31Z">
        <w:r>
          <w:rPr>
            <w:rFonts w:ascii="Times New Roman" w:hAnsi="Times New Roman" w:eastAsia="Times New Roman" w:cs="Times New Roman"/>
            <w:spacing w:val="-21"/>
            <w:sz w:val="31"/>
            <w:szCs w:val="31"/>
          </w:rPr>
          <w:delText>4</w:delText>
        </w:r>
      </w:del>
    </w:p>
    <w:p w14:paraId="68812622">
      <w:pPr>
        <w:spacing w:before="49" w:line="198" w:lineRule="auto"/>
        <w:ind w:left="2556"/>
        <w:rPr>
          <w:del w:id="844" w:author="咨询组" w:date="2025-12-10T10:18:31Z"/>
          <w:rFonts w:ascii="华文中宋" w:hAnsi="华文中宋" w:eastAsia="华文中宋" w:cs="华文中宋"/>
          <w:sz w:val="36"/>
          <w:szCs w:val="36"/>
        </w:rPr>
      </w:pPr>
      <w:del w:id="845" w:author="咨询组" w:date="2025-12-10T10:18:31Z">
        <w:r>
          <w:rPr>
            <w:rFonts w:ascii="华文中宋" w:hAnsi="华文中宋" w:eastAsia="华文中宋" w:cs="华文中宋"/>
            <w:spacing w:val="39"/>
            <w:sz w:val="36"/>
            <w:szCs w:val="36"/>
          </w:rPr>
          <w:delText>出国(境)人员回访记录</w:delText>
        </w:r>
      </w:del>
      <w:del w:id="846" w:author="咨询组" w:date="2025-12-10T10:18:31Z">
        <w:r>
          <w:rPr>
            <w:rFonts w:ascii="华文中宋" w:hAnsi="华文中宋" w:eastAsia="华文中宋" w:cs="华文中宋"/>
            <w:spacing w:val="38"/>
            <w:sz w:val="36"/>
            <w:szCs w:val="36"/>
          </w:rPr>
          <w:delText>表</w:delText>
        </w:r>
      </w:del>
    </w:p>
    <w:p w14:paraId="3881A12E">
      <w:pPr>
        <w:spacing w:before="203" w:line="218" w:lineRule="auto"/>
        <w:ind w:right="375"/>
        <w:jc w:val="right"/>
        <w:rPr>
          <w:del w:id="847" w:author="咨询组" w:date="2025-12-10T10:18:31Z"/>
          <w:rFonts w:ascii="仿宋" w:hAnsi="仿宋" w:eastAsia="仿宋" w:cs="仿宋"/>
          <w:sz w:val="24"/>
          <w:szCs w:val="24"/>
        </w:rPr>
      </w:pPr>
      <w:del w:id="848" w:author="咨询组" w:date="2025-12-10T10:18:31Z">
        <w:r>
          <w:rPr>
            <w:rFonts w:ascii="仿宋" w:hAnsi="仿宋" w:eastAsia="仿宋" w:cs="仿宋"/>
            <w:spacing w:val="8"/>
            <w:sz w:val="24"/>
            <w:szCs w:val="24"/>
          </w:rPr>
          <w:delText>填表时</w:delText>
        </w:r>
      </w:del>
      <w:del w:id="849" w:author="咨询组" w:date="2025-12-10T10:18:31Z">
        <w:r>
          <w:rPr>
            <w:rFonts w:ascii="仿宋" w:hAnsi="仿宋" w:eastAsia="仿宋" w:cs="仿宋"/>
            <w:spacing w:val="4"/>
            <w:sz w:val="24"/>
            <w:szCs w:val="24"/>
          </w:rPr>
          <w:delText>间：年月日</w:delText>
        </w:r>
      </w:del>
    </w:p>
    <w:p w14:paraId="2F44DEA2">
      <w:pPr>
        <w:spacing w:line="95" w:lineRule="auto"/>
        <w:rPr>
          <w:del w:id="850" w:author="咨询组" w:date="2025-12-10T10:18:31Z"/>
          <w:rFonts w:ascii="Arial"/>
          <w:sz w:val="2"/>
        </w:rPr>
      </w:pPr>
    </w:p>
    <w:tbl>
      <w:tblPr>
        <w:tblStyle w:val="6"/>
        <w:tblW w:w="93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746"/>
        <w:gridCol w:w="1526"/>
        <w:gridCol w:w="137"/>
        <w:gridCol w:w="1420"/>
        <w:gridCol w:w="1425"/>
        <w:gridCol w:w="261"/>
        <w:gridCol w:w="1286"/>
        <w:gridCol w:w="420"/>
        <w:gridCol w:w="715"/>
        <w:gridCol w:w="713"/>
      </w:tblGrid>
      <w:tr w14:paraId="17E54D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  <w:del w:id="851" w:author="咨询组" w:date="2025-12-10T10:18:31Z"/>
        </w:trPr>
        <w:tc>
          <w:tcPr>
            <w:tcW w:w="1453" w:type="dxa"/>
            <w:gridSpan w:val="2"/>
            <w:vAlign w:val="top"/>
          </w:tcPr>
          <w:p w14:paraId="78F7CD05">
            <w:pPr>
              <w:spacing w:before="151" w:line="220" w:lineRule="auto"/>
              <w:ind w:left="493"/>
              <w:rPr>
                <w:del w:id="85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53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85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526" w:type="dxa"/>
            <w:vAlign w:val="top"/>
          </w:tcPr>
          <w:p w14:paraId="70BC705C">
            <w:pPr>
              <w:rPr>
                <w:del w:id="855" w:author="咨询组" w:date="2025-12-10T10:18:31Z"/>
                <w:rFonts w:ascii="Arial"/>
                <w:sz w:val="21"/>
              </w:rPr>
            </w:pPr>
          </w:p>
        </w:tc>
        <w:tc>
          <w:tcPr>
            <w:tcW w:w="1557" w:type="dxa"/>
            <w:gridSpan w:val="2"/>
            <w:vAlign w:val="top"/>
          </w:tcPr>
          <w:p w14:paraId="3C88BB48">
            <w:pPr>
              <w:spacing w:before="151" w:line="216" w:lineRule="auto"/>
              <w:ind w:left="549"/>
              <w:rPr>
                <w:del w:id="85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57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性</w:delText>
              </w:r>
            </w:del>
            <w:del w:id="858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别</w:delText>
              </w:r>
            </w:del>
          </w:p>
        </w:tc>
        <w:tc>
          <w:tcPr>
            <w:tcW w:w="1425" w:type="dxa"/>
            <w:vAlign w:val="top"/>
          </w:tcPr>
          <w:p w14:paraId="000EB402">
            <w:pPr>
              <w:rPr>
                <w:del w:id="859" w:author="咨询组" w:date="2025-12-10T10:18:31Z"/>
                <w:rFonts w:ascii="Arial"/>
                <w:sz w:val="21"/>
              </w:rPr>
            </w:pPr>
          </w:p>
        </w:tc>
        <w:tc>
          <w:tcPr>
            <w:tcW w:w="1547" w:type="dxa"/>
            <w:gridSpan w:val="2"/>
            <w:vAlign w:val="top"/>
          </w:tcPr>
          <w:p w14:paraId="37FDE257">
            <w:pPr>
              <w:spacing w:before="151" w:line="218" w:lineRule="auto"/>
              <w:ind w:left="332"/>
              <w:rPr>
                <w:del w:id="86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61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出</w:delText>
              </w:r>
            </w:del>
            <w:del w:id="862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生年月</w:delText>
              </w:r>
            </w:del>
          </w:p>
        </w:tc>
        <w:tc>
          <w:tcPr>
            <w:tcW w:w="1848" w:type="dxa"/>
            <w:gridSpan w:val="3"/>
            <w:vAlign w:val="top"/>
          </w:tcPr>
          <w:p w14:paraId="081986A6">
            <w:pPr>
              <w:rPr>
                <w:del w:id="863" w:author="咨询组" w:date="2025-12-10T10:18:31Z"/>
                <w:rFonts w:ascii="Arial"/>
                <w:sz w:val="21"/>
              </w:rPr>
            </w:pPr>
          </w:p>
        </w:tc>
      </w:tr>
      <w:tr w14:paraId="496F10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del w:id="864" w:author="咨询组" w:date="2025-12-10T10:18:31Z"/>
        </w:trPr>
        <w:tc>
          <w:tcPr>
            <w:tcW w:w="1453" w:type="dxa"/>
            <w:gridSpan w:val="2"/>
            <w:vAlign w:val="top"/>
          </w:tcPr>
          <w:p w14:paraId="25EE3B8E">
            <w:pPr>
              <w:spacing w:before="146" w:line="219" w:lineRule="auto"/>
              <w:ind w:left="253"/>
              <w:rPr>
                <w:del w:id="86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66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联系方式</w:delText>
              </w:r>
            </w:del>
          </w:p>
        </w:tc>
        <w:tc>
          <w:tcPr>
            <w:tcW w:w="1526" w:type="dxa"/>
            <w:vAlign w:val="top"/>
          </w:tcPr>
          <w:p w14:paraId="67CEBAF2">
            <w:pPr>
              <w:rPr>
                <w:del w:id="867" w:author="咨询组" w:date="2025-12-10T10:18:31Z"/>
                <w:rFonts w:ascii="Arial"/>
                <w:sz w:val="21"/>
              </w:rPr>
            </w:pPr>
          </w:p>
        </w:tc>
        <w:tc>
          <w:tcPr>
            <w:tcW w:w="1557" w:type="dxa"/>
            <w:gridSpan w:val="2"/>
            <w:vAlign w:val="top"/>
          </w:tcPr>
          <w:p w14:paraId="73F0F561">
            <w:pPr>
              <w:spacing w:before="146" w:line="218" w:lineRule="auto"/>
              <w:ind w:left="309"/>
              <w:rPr>
                <w:del w:id="86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6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政</w:delText>
              </w:r>
            </w:del>
            <w:del w:id="870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  <w:del w:id="87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425" w:type="dxa"/>
            <w:vAlign w:val="top"/>
          </w:tcPr>
          <w:p w14:paraId="64B2DD47">
            <w:pPr>
              <w:rPr>
                <w:del w:id="872" w:author="咨询组" w:date="2025-12-10T10:18:31Z"/>
                <w:rFonts w:ascii="Arial"/>
                <w:sz w:val="21"/>
              </w:rPr>
            </w:pPr>
          </w:p>
        </w:tc>
        <w:tc>
          <w:tcPr>
            <w:tcW w:w="1547" w:type="dxa"/>
            <w:gridSpan w:val="2"/>
            <w:vAlign w:val="top"/>
          </w:tcPr>
          <w:p w14:paraId="0465F493">
            <w:pPr>
              <w:spacing w:before="146" w:line="218" w:lineRule="auto"/>
              <w:ind w:left="311"/>
              <w:rPr>
                <w:del w:id="87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7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护</w:delText>
              </w:r>
            </w:del>
            <w:del w:id="87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照号码</w:delText>
              </w:r>
            </w:del>
          </w:p>
        </w:tc>
        <w:tc>
          <w:tcPr>
            <w:tcW w:w="1848" w:type="dxa"/>
            <w:gridSpan w:val="3"/>
            <w:vAlign w:val="top"/>
          </w:tcPr>
          <w:p w14:paraId="12DEFADD">
            <w:pPr>
              <w:rPr>
                <w:del w:id="876" w:author="咨询组" w:date="2025-12-10T10:18:31Z"/>
                <w:rFonts w:ascii="Arial"/>
                <w:sz w:val="21"/>
              </w:rPr>
            </w:pPr>
          </w:p>
        </w:tc>
      </w:tr>
      <w:tr w14:paraId="7BBB7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del w:id="877" w:author="咨询组" w:date="2025-12-10T10:18:31Z"/>
        </w:trPr>
        <w:tc>
          <w:tcPr>
            <w:tcW w:w="1453" w:type="dxa"/>
            <w:gridSpan w:val="2"/>
            <w:vAlign w:val="top"/>
          </w:tcPr>
          <w:p w14:paraId="4381F782">
            <w:pPr>
              <w:spacing w:before="146" w:line="215" w:lineRule="auto"/>
              <w:ind w:left="254"/>
              <w:rPr>
                <w:del w:id="87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7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所在单位</w:delText>
              </w:r>
            </w:del>
          </w:p>
        </w:tc>
        <w:tc>
          <w:tcPr>
            <w:tcW w:w="4508" w:type="dxa"/>
            <w:gridSpan w:val="4"/>
            <w:vAlign w:val="top"/>
          </w:tcPr>
          <w:p w14:paraId="75856CC4">
            <w:pPr>
              <w:rPr>
                <w:del w:id="880" w:author="咨询组" w:date="2025-12-10T10:18:31Z"/>
                <w:rFonts w:ascii="Arial"/>
                <w:sz w:val="21"/>
              </w:rPr>
            </w:pPr>
          </w:p>
        </w:tc>
        <w:tc>
          <w:tcPr>
            <w:tcW w:w="1547" w:type="dxa"/>
            <w:gridSpan w:val="2"/>
            <w:vAlign w:val="top"/>
          </w:tcPr>
          <w:p w14:paraId="51911D85">
            <w:pPr>
              <w:spacing w:before="145" w:line="219" w:lineRule="auto"/>
              <w:ind w:left="551"/>
              <w:rPr>
                <w:del w:id="88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82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职务</w:delText>
              </w:r>
            </w:del>
          </w:p>
        </w:tc>
        <w:tc>
          <w:tcPr>
            <w:tcW w:w="1848" w:type="dxa"/>
            <w:gridSpan w:val="3"/>
            <w:vAlign w:val="top"/>
          </w:tcPr>
          <w:p w14:paraId="4610269D">
            <w:pPr>
              <w:rPr>
                <w:del w:id="883" w:author="咨询组" w:date="2025-12-10T10:18:31Z"/>
                <w:rFonts w:ascii="Arial"/>
                <w:sz w:val="21"/>
              </w:rPr>
            </w:pPr>
          </w:p>
        </w:tc>
      </w:tr>
      <w:tr w14:paraId="7353ED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  <w:del w:id="884" w:author="咨询组" w:date="2025-12-10T10:18:31Z"/>
        </w:trPr>
        <w:tc>
          <w:tcPr>
            <w:tcW w:w="4536" w:type="dxa"/>
            <w:gridSpan w:val="5"/>
            <w:vAlign w:val="top"/>
          </w:tcPr>
          <w:p w14:paraId="16D2AB92">
            <w:pPr>
              <w:spacing w:before="149" w:line="217" w:lineRule="auto"/>
              <w:ind w:left="1569"/>
              <w:rPr>
                <w:del w:id="88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8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涉</w:delText>
              </w:r>
            </w:del>
            <w:del w:id="887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密岗位等级</w:delText>
              </w:r>
            </w:del>
          </w:p>
        </w:tc>
        <w:tc>
          <w:tcPr>
            <w:tcW w:w="4820" w:type="dxa"/>
            <w:gridSpan w:val="6"/>
            <w:vAlign w:val="top"/>
          </w:tcPr>
          <w:p w14:paraId="09419B4C">
            <w:pPr>
              <w:spacing w:before="148" w:line="218" w:lineRule="auto"/>
              <w:ind w:left="143"/>
              <w:rPr>
                <w:del w:id="88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8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□核心</w:delText>
              </w:r>
            </w:del>
            <w:del w:id="890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□重要□一般</w:delText>
              </w:r>
            </w:del>
          </w:p>
        </w:tc>
      </w:tr>
      <w:tr w14:paraId="65160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  <w:del w:id="891" w:author="咨询组" w:date="2025-12-10T10:18:31Z"/>
        </w:trPr>
        <w:tc>
          <w:tcPr>
            <w:tcW w:w="9356" w:type="dxa"/>
            <w:gridSpan w:val="11"/>
            <w:vAlign w:val="top"/>
          </w:tcPr>
          <w:p w14:paraId="00BFE7BF">
            <w:pPr>
              <w:spacing w:before="192" w:line="218" w:lineRule="auto"/>
              <w:ind w:left="3875"/>
              <w:rPr>
                <w:del w:id="89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93" w:author="咨询组" w:date="2025-12-10T10:18:31Z">
              <w:r>
                <w:rPr>
                  <w:rFonts w:ascii="仿宋" w:hAnsi="仿宋" w:eastAsia="仿宋" w:cs="仿宋"/>
                  <w:spacing w:val="31"/>
                  <w:sz w:val="24"/>
                  <w:szCs w:val="24"/>
                </w:rPr>
                <w:delText>出</w:delText>
              </w:r>
            </w:del>
            <w:del w:id="894" w:author="咨询组" w:date="2025-12-10T10:18:31Z">
              <w:r>
                <w:rPr>
                  <w:rFonts w:ascii="仿宋" w:hAnsi="仿宋" w:eastAsia="仿宋" w:cs="仿宋"/>
                  <w:spacing w:val="28"/>
                  <w:sz w:val="24"/>
                  <w:szCs w:val="24"/>
                </w:rPr>
                <w:delText>国(境)情况</w:delText>
              </w:r>
            </w:del>
          </w:p>
        </w:tc>
      </w:tr>
      <w:tr w14:paraId="4359DE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  <w:del w:id="895" w:author="咨询组" w:date="2025-12-10T10:18:31Z"/>
        </w:trPr>
        <w:tc>
          <w:tcPr>
            <w:tcW w:w="1453" w:type="dxa"/>
            <w:gridSpan w:val="2"/>
            <w:vAlign w:val="top"/>
          </w:tcPr>
          <w:p w14:paraId="25910FD7">
            <w:pPr>
              <w:spacing w:before="189" w:line="220" w:lineRule="auto"/>
              <w:ind w:left="404"/>
              <w:rPr>
                <w:del w:id="89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897" w:author="咨询组" w:date="2025-12-10T10:18:31Z">
              <w:r>
                <w:rPr>
                  <w:rFonts w:ascii="仿宋" w:hAnsi="仿宋" w:eastAsia="仿宋" w:cs="仿宋"/>
                  <w:spacing w:val="-15"/>
                  <w:sz w:val="24"/>
                  <w:szCs w:val="24"/>
                </w:rPr>
                <w:delText>出</w:delText>
              </w:r>
            </w:del>
            <w:del w:id="898" w:author="咨询组" w:date="2025-12-10T10:18:31Z">
              <w:r>
                <w:rPr>
                  <w:rFonts w:ascii="仿宋" w:hAnsi="仿宋" w:eastAsia="仿宋" w:cs="仿宋"/>
                  <w:spacing w:val="-13"/>
                  <w:sz w:val="24"/>
                  <w:szCs w:val="24"/>
                </w:rPr>
                <w:delText>访地</w:delText>
              </w:r>
            </w:del>
          </w:p>
        </w:tc>
        <w:tc>
          <w:tcPr>
            <w:tcW w:w="1526" w:type="dxa"/>
            <w:vAlign w:val="top"/>
          </w:tcPr>
          <w:p w14:paraId="6B5C0CA1">
            <w:pPr>
              <w:rPr>
                <w:del w:id="899" w:author="咨询组" w:date="2025-12-10T10:18:31Z"/>
                <w:rFonts w:ascii="Arial"/>
                <w:sz w:val="21"/>
              </w:rPr>
            </w:pPr>
          </w:p>
        </w:tc>
        <w:tc>
          <w:tcPr>
            <w:tcW w:w="1557" w:type="dxa"/>
            <w:gridSpan w:val="2"/>
            <w:vAlign w:val="top"/>
          </w:tcPr>
          <w:p w14:paraId="4BD56986">
            <w:pPr>
              <w:spacing w:before="33" w:line="228" w:lineRule="auto"/>
              <w:ind w:left="305" w:right="177" w:hanging="90"/>
              <w:rPr>
                <w:del w:id="90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01" w:author="咨询组" w:date="2025-12-10T10:18:31Z">
              <w:r>
                <w:rPr>
                  <w:rFonts w:ascii="仿宋" w:hAnsi="仿宋" w:eastAsia="仿宋" w:cs="仿宋"/>
                  <w:spacing w:val="-23"/>
                  <w:sz w:val="24"/>
                  <w:szCs w:val="24"/>
                </w:rPr>
                <w:delText>出国(境)</w:delText>
              </w:r>
            </w:del>
            <w:del w:id="902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起止时间</w:delText>
              </w:r>
            </w:del>
          </w:p>
        </w:tc>
        <w:tc>
          <w:tcPr>
            <w:tcW w:w="1425" w:type="dxa"/>
            <w:vAlign w:val="top"/>
          </w:tcPr>
          <w:p w14:paraId="05091A7E">
            <w:pPr>
              <w:rPr>
                <w:del w:id="903" w:author="咨询组" w:date="2025-12-10T10:18:31Z"/>
                <w:rFonts w:ascii="Arial"/>
                <w:sz w:val="21"/>
              </w:rPr>
            </w:pPr>
          </w:p>
        </w:tc>
        <w:tc>
          <w:tcPr>
            <w:tcW w:w="1547" w:type="dxa"/>
            <w:gridSpan w:val="2"/>
            <w:vAlign w:val="top"/>
          </w:tcPr>
          <w:p w14:paraId="0DBDF4EE">
            <w:pPr>
              <w:spacing w:before="33" w:line="228" w:lineRule="auto"/>
              <w:ind w:left="547" w:right="169" w:hanging="335"/>
              <w:rPr>
                <w:del w:id="90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05" w:author="咨询组" w:date="2025-12-10T10:18:31Z">
              <w:r>
                <w:rPr>
                  <w:rFonts w:ascii="仿宋" w:hAnsi="仿宋" w:eastAsia="仿宋" w:cs="仿宋"/>
                  <w:spacing w:val="-23"/>
                  <w:sz w:val="24"/>
                  <w:szCs w:val="24"/>
                </w:rPr>
                <w:delText>出国(境</w:delText>
              </w:r>
            </w:del>
            <w:del w:id="906" w:author="咨询组" w:date="2025-12-10T10:18:31Z">
              <w:r>
                <w:rPr>
                  <w:rFonts w:ascii="仿宋" w:hAnsi="仿宋" w:eastAsia="仿宋" w:cs="仿宋"/>
                  <w:spacing w:val="-22"/>
                  <w:sz w:val="24"/>
                  <w:szCs w:val="24"/>
                </w:rPr>
                <w:delText>)</w:delText>
              </w:r>
            </w:del>
            <w:del w:id="90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原因</w:delText>
              </w:r>
            </w:del>
          </w:p>
        </w:tc>
        <w:tc>
          <w:tcPr>
            <w:tcW w:w="1848" w:type="dxa"/>
            <w:gridSpan w:val="3"/>
            <w:vAlign w:val="top"/>
          </w:tcPr>
          <w:p w14:paraId="33AF14F4">
            <w:pPr>
              <w:rPr>
                <w:del w:id="908" w:author="咨询组" w:date="2025-12-10T10:18:31Z"/>
                <w:rFonts w:ascii="Arial"/>
                <w:sz w:val="21"/>
              </w:rPr>
            </w:pPr>
          </w:p>
        </w:tc>
      </w:tr>
      <w:tr w14:paraId="4EEDA1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del w:id="909" w:author="咨询组" w:date="2025-12-10T10:18:31Z"/>
        </w:trPr>
        <w:tc>
          <w:tcPr>
            <w:tcW w:w="2979" w:type="dxa"/>
            <w:gridSpan w:val="3"/>
            <w:vAlign w:val="top"/>
          </w:tcPr>
          <w:p w14:paraId="7342DA9B">
            <w:pPr>
              <w:spacing w:before="229" w:line="217" w:lineRule="auto"/>
              <w:ind w:left="681"/>
              <w:rPr>
                <w:del w:id="91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11" w:author="咨询组" w:date="2025-12-10T10:18:31Z">
              <w:r>
                <w:rPr>
                  <w:rFonts w:ascii="仿宋" w:hAnsi="仿宋" w:eastAsia="仿宋" w:cs="仿宋"/>
                  <w:spacing w:val="-12"/>
                  <w:sz w:val="24"/>
                  <w:szCs w:val="24"/>
                </w:rPr>
                <w:delText>团组其他人员：</w:delText>
              </w:r>
            </w:del>
          </w:p>
        </w:tc>
        <w:tc>
          <w:tcPr>
            <w:tcW w:w="6377" w:type="dxa"/>
            <w:gridSpan w:val="8"/>
            <w:vAlign w:val="top"/>
          </w:tcPr>
          <w:p w14:paraId="7CFB4B49">
            <w:pPr>
              <w:rPr>
                <w:del w:id="912" w:author="咨询组" w:date="2025-12-10T10:18:31Z"/>
                <w:rFonts w:ascii="Arial"/>
                <w:sz w:val="21"/>
              </w:rPr>
            </w:pPr>
          </w:p>
        </w:tc>
      </w:tr>
      <w:tr w14:paraId="6F9E78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  <w:del w:id="913" w:author="咨询组" w:date="2025-12-10T10:18:31Z"/>
        </w:trPr>
        <w:tc>
          <w:tcPr>
            <w:tcW w:w="9356" w:type="dxa"/>
            <w:gridSpan w:val="11"/>
            <w:vAlign w:val="top"/>
          </w:tcPr>
          <w:p w14:paraId="07763008">
            <w:pPr>
              <w:spacing w:before="211" w:line="217" w:lineRule="auto"/>
              <w:ind w:left="3865"/>
              <w:rPr>
                <w:del w:id="91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15" w:author="咨询组" w:date="2025-12-10T10:18:31Z">
              <w:r>
                <w:rPr>
                  <w:rFonts w:ascii="仿宋" w:hAnsi="仿宋" w:eastAsia="仿宋" w:cs="仿宋"/>
                  <w:spacing w:val="30"/>
                  <w:sz w:val="24"/>
                  <w:szCs w:val="24"/>
                </w:rPr>
                <w:delText>国(境)外行程</w:delText>
              </w:r>
            </w:del>
          </w:p>
        </w:tc>
      </w:tr>
      <w:tr w14:paraId="363BF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del w:id="916" w:author="咨询组" w:date="2025-12-10T10:18:31Z"/>
        </w:trPr>
        <w:tc>
          <w:tcPr>
            <w:tcW w:w="3116" w:type="dxa"/>
            <w:gridSpan w:val="4"/>
            <w:vAlign w:val="top"/>
          </w:tcPr>
          <w:p w14:paraId="31C5E701">
            <w:pPr>
              <w:spacing w:before="147" w:line="219" w:lineRule="auto"/>
              <w:ind w:left="1346"/>
              <w:rPr>
                <w:del w:id="91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18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时间</w:delText>
              </w:r>
            </w:del>
          </w:p>
        </w:tc>
        <w:tc>
          <w:tcPr>
            <w:tcW w:w="3106" w:type="dxa"/>
            <w:gridSpan w:val="3"/>
            <w:vAlign w:val="top"/>
          </w:tcPr>
          <w:p w14:paraId="5A2CE1B9">
            <w:pPr>
              <w:spacing w:before="147" w:line="220" w:lineRule="auto"/>
              <w:ind w:left="1317"/>
              <w:rPr>
                <w:del w:id="91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2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地点</w:delText>
              </w:r>
            </w:del>
          </w:p>
        </w:tc>
        <w:tc>
          <w:tcPr>
            <w:tcW w:w="3134" w:type="dxa"/>
            <w:gridSpan w:val="4"/>
            <w:vAlign w:val="top"/>
          </w:tcPr>
          <w:p w14:paraId="25D9FACC">
            <w:pPr>
              <w:spacing w:before="147" w:line="219" w:lineRule="auto"/>
              <w:ind w:left="1341"/>
              <w:rPr>
                <w:del w:id="92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22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事</w:delText>
              </w:r>
            </w:del>
            <w:del w:id="92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项</w:delText>
              </w:r>
            </w:del>
          </w:p>
        </w:tc>
      </w:tr>
      <w:tr w14:paraId="53C8D7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del w:id="924" w:author="咨询组" w:date="2025-12-10T10:18:31Z"/>
        </w:trPr>
        <w:tc>
          <w:tcPr>
            <w:tcW w:w="3116" w:type="dxa"/>
            <w:gridSpan w:val="4"/>
            <w:vAlign w:val="top"/>
          </w:tcPr>
          <w:p w14:paraId="07B68944">
            <w:pPr>
              <w:rPr>
                <w:del w:id="925" w:author="咨询组" w:date="2025-12-10T10:18:31Z"/>
                <w:rFonts w:ascii="Arial"/>
                <w:sz w:val="21"/>
              </w:rPr>
            </w:pPr>
          </w:p>
        </w:tc>
        <w:tc>
          <w:tcPr>
            <w:tcW w:w="3106" w:type="dxa"/>
            <w:gridSpan w:val="3"/>
            <w:vAlign w:val="top"/>
          </w:tcPr>
          <w:p w14:paraId="548F4CF1">
            <w:pPr>
              <w:rPr>
                <w:del w:id="926" w:author="咨询组" w:date="2025-12-10T10:18:31Z"/>
                <w:rFonts w:ascii="Arial"/>
                <w:sz w:val="21"/>
              </w:rPr>
            </w:pPr>
          </w:p>
        </w:tc>
        <w:tc>
          <w:tcPr>
            <w:tcW w:w="3134" w:type="dxa"/>
            <w:gridSpan w:val="4"/>
            <w:vAlign w:val="top"/>
          </w:tcPr>
          <w:p w14:paraId="730ED9C0">
            <w:pPr>
              <w:rPr>
                <w:del w:id="927" w:author="咨询组" w:date="2025-12-10T10:18:31Z"/>
                <w:rFonts w:ascii="Arial"/>
                <w:sz w:val="21"/>
              </w:rPr>
            </w:pPr>
          </w:p>
        </w:tc>
      </w:tr>
      <w:tr w14:paraId="25B08B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del w:id="928" w:author="咨询组" w:date="2025-12-10T10:18:31Z"/>
        </w:trPr>
        <w:tc>
          <w:tcPr>
            <w:tcW w:w="3116" w:type="dxa"/>
            <w:gridSpan w:val="4"/>
            <w:vAlign w:val="top"/>
          </w:tcPr>
          <w:p w14:paraId="0A22AF49">
            <w:pPr>
              <w:rPr>
                <w:del w:id="929" w:author="咨询组" w:date="2025-12-10T10:18:31Z"/>
                <w:rFonts w:ascii="Arial"/>
                <w:sz w:val="21"/>
              </w:rPr>
            </w:pPr>
          </w:p>
        </w:tc>
        <w:tc>
          <w:tcPr>
            <w:tcW w:w="3106" w:type="dxa"/>
            <w:gridSpan w:val="3"/>
            <w:vAlign w:val="top"/>
          </w:tcPr>
          <w:p w14:paraId="000F2F61">
            <w:pPr>
              <w:rPr>
                <w:del w:id="930" w:author="咨询组" w:date="2025-12-10T10:18:31Z"/>
                <w:rFonts w:ascii="Arial"/>
                <w:sz w:val="21"/>
              </w:rPr>
            </w:pPr>
          </w:p>
        </w:tc>
        <w:tc>
          <w:tcPr>
            <w:tcW w:w="3134" w:type="dxa"/>
            <w:gridSpan w:val="4"/>
            <w:vAlign w:val="top"/>
          </w:tcPr>
          <w:p w14:paraId="486AFCE8">
            <w:pPr>
              <w:rPr>
                <w:del w:id="931" w:author="咨询组" w:date="2025-12-10T10:18:31Z"/>
                <w:rFonts w:ascii="Arial"/>
                <w:sz w:val="21"/>
              </w:rPr>
            </w:pPr>
          </w:p>
        </w:tc>
      </w:tr>
      <w:tr w14:paraId="3A93BD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del w:id="932" w:author="咨询组" w:date="2025-12-10T10:18:31Z"/>
        </w:trPr>
        <w:tc>
          <w:tcPr>
            <w:tcW w:w="9356" w:type="dxa"/>
            <w:gridSpan w:val="11"/>
            <w:vAlign w:val="top"/>
          </w:tcPr>
          <w:p w14:paraId="4B7EBA6C">
            <w:pPr>
              <w:spacing w:before="147" w:line="216" w:lineRule="auto"/>
              <w:ind w:left="3145"/>
              <w:rPr>
                <w:del w:id="93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34" w:author="咨询组" w:date="2025-12-10T10:18:31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回访记录(如不适用请划掉</w:delText>
              </w:r>
            </w:del>
            <w:del w:id="935" w:author="咨询组" w:date="2025-12-10T10:18:31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)</w:delText>
              </w:r>
            </w:del>
          </w:p>
        </w:tc>
      </w:tr>
      <w:tr w14:paraId="2497E7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  <w:del w:id="936" w:author="咨询组" w:date="2025-12-10T10:18:31Z"/>
        </w:trPr>
        <w:tc>
          <w:tcPr>
            <w:tcW w:w="707" w:type="dxa"/>
            <w:vAlign w:val="top"/>
          </w:tcPr>
          <w:p w14:paraId="75B972D9">
            <w:pPr>
              <w:spacing w:line="332" w:lineRule="auto"/>
              <w:rPr>
                <w:del w:id="937" w:author="咨询组" w:date="2025-12-10T10:18:31Z"/>
                <w:rFonts w:ascii="Arial"/>
                <w:sz w:val="21"/>
              </w:rPr>
            </w:pPr>
          </w:p>
          <w:p w14:paraId="2A38F7E3">
            <w:pPr>
              <w:spacing w:before="78" w:line="179" w:lineRule="auto"/>
              <w:ind w:left="167"/>
              <w:rPr>
                <w:del w:id="93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39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1</w:delText>
              </w:r>
            </w:del>
            <w:del w:id="94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7259E918">
            <w:pPr>
              <w:spacing w:before="148" w:line="439" w:lineRule="exact"/>
              <w:ind w:left="116"/>
              <w:rPr>
                <w:del w:id="94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42" w:author="咨询组" w:date="2025-12-10T10:18:31Z">
              <w:r>
                <w:rPr>
                  <w:rFonts w:ascii="仿宋" w:hAnsi="仿宋" w:eastAsia="仿宋" w:cs="仿宋"/>
                  <w:spacing w:val="8"/>
                  <w:position w:val="15"/>
                  <w:sz w:val="24"/>
                  <w:szCs w:val="24"/>
                </w:rPr>
                <w:delText>在国(境)外是否自觉遵守国家有关保密法律法规和公司的各项</w:delText>
              </w:r>
            </w:del>
            <w:del w:id="943" w:author="咨询组" w:date="2025-12-10T10:18:31Z">
              <w:r>
                <w:rPr>
                  <w:rFonts w:ascii="仿宋" w:hAnsi="仿宋" w:eastAsia="仿宋" w:cs="仿宋"/>
                  <w:spacing w:val="3"/>
                  <w:position w:val="15"/>
                  <w:sz w:val="24"/>
                  <w:szCs w:val="24"/>
                </w:rPr>
                <w:delText>保</w:delText>
              </w:r>
            </w:del>
          </w:p>
          <w:p w14:paraId="7FC2936C">
            <w:pPr>
              <w:spacing w:line="217" w:lineRule="auto"/>
              <w:ind w:left="132"/>
              <w:rPr>
                <w:del w:id="94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45" w:author="咨询组" w:date="2025-12-10T10:18:31Z">
              <w:r>
                <w:rPr>
                  <w:rFonts w:ascii="仿宋" w:hAnsi="仿宋" w:eastAsia="仿宋" w:cs="仿宋"/>
                  <w:spacing w:val="-33"/>
                  <w:sz w:val="24"/>
                  <w:szCs w:val="24"/>
                </w:rPr>
                <w:delText>密</w:delText>
              </w:r>
            </w:del>
            <w:del w:id="946" w:author="咨询组" w:date="2025-12-10T10:18:31Z">
              <w:r>
                <w:rPr>
                  <w:rFonts w:ascii="仿宋" w:hAnsi="仿宋" w:eastAsia="仿宋" w:cs="仿宋"/>
                  <w:spacing w:val="-31"/>
                  <w:sz w:val="24"/>
                  <w:szCs w:val="24"/>
                </w:rPr>
                <w:delText>制度？</w:delText>
              </w:r>
            </w:del>
          </w:p>
        </w:tc>
        <w:tc>
          <w:tcPr>
            <w:tcW w:w="715" w:type="dxa"/>
            <w:vAlign w:val="top"/>
          </w:tcPr>
          <w:p w14:paraId="45F37638">
            <w:pPr>
              <w:spacing w:line="289" w:lineRule="auto"/>
              <w:rPr>
                <w:del w:id="947" w:author="咨询组" w:date="2025-12-10T10:18:31Z"/>
                <w:rFonts w:ascii="Arial"/>
                <w:sz w:val="21"/>
              </w:rPr>
            </w:pPr>
          </w:p>
          <w:p w14:paraId="26AD3685">
            <w:pPr>
              <w:spacing w:before="78" w:line="220" w:lineRule="auto"/>
              <w:ind w:left="116"/>
              <w:rPr>
                <w:del w:id="94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4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950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7362C9B9">
            <w:pPr>
              <w:spacing w:line="289" w:lineRule="auto"/>
              <w:rPr>
                <w:del w:id="951" w:author="咨询组" w:date="2025-12-10T10:18:31Z"/>
                <w:rFonts w:ascii="Arial"/>
                <w:sz w:val="21"/>
              </w:rPr>
            </w:pPr>
          </w:p>
          <w:p w14:paraId="7C5CA050">
            <w:pPr>
              <w:spacing w:before="78" w:line="220" w:lineRule="auto"/>
              <w:ind w:left="127"/>
              <w:rPr>
                <w:del w:id="95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53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95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04BC5B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955" w:author="咨询组" w:date="2025-12-10T10:18:31Z"/>
        </w:trPr>
        <w:tc>
          <w:tcPr>
            <w:tcW w:w="707" w:type="dxa"/>
            <w:vAlign w:val="top"/>
          </w:tcPr>
          <w:p w14:paraId="44858F18">
            <w:pPr>
              <w:spacing w:before="200" w:line="178" w:lineRule="auto"/>
              <w:ind w:left="152"/>
              <w:rPr>
                <w:del w:id="95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57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2.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0E858E6E">
            <w:pPr>
              <w:spacing w:before="156" w:line="218" w:lineRule="auto"/>
              <w:ind w:left="123"/>
              <w:rPr>
                <w:del w:id="95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5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办理签证的过程是</w:delText>
              </w:r>
            </w:del>
            <w:del w:id="960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否顺利？</w:delText>
              </w:r>
            </w:del>
          </w:p>
        </w:tc>
        <w:tc>
          <w:tcPr>
            <w:tcW w:w="715" w:type="dxa"/>
            <w:vAlign w:val="top"/>
          </w:tcPr>
          <w:p w14:paraId="65F48C1F">
            <w:pPr>
              <w:spacing w:before="156" w:line="220" w:lineRule="auto"/>
              <w:ind w:left="116"/>
              <w:rPr>
                <w:del w:id="96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6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963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3710A546">
            <w:pPr>
              <w:spacing w:before="156" w:line="220" w:lineRule="auto"/>
              <w:ind w:left="127"/>
              <w:rPr>
                <w:del w:id="96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65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966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6C5FDC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967" w:author="咨询组" w:date="2025-12-10T10:18:31Z"/>
        </w:trPr>
        <w:tc>
          <w:tcPr>
            <w:tcW w:w="707" w:type="dxa"/>
            <w:vAlign w:val="top"/>
          </w:tcPr>
          <w:p w14:paraId="3B52299D">
            <w:pPr>
              <w:spacing w:before="200" w:line="178" w:lineRule="auto"/>
              <w:ind w:left="154"/>
              <w:rPr>
                <w:del w:id="96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6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3</w:delText>
              </w:r>
            </w:del>
            <w:del w:id="970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033B3839">
            <w:pPr>
              <w:spacing w:before="156" w:line="217" w:lineRule="auto"/>
              <w:ind w:left="123"/>
              <w:rPr>
                <w:del w:id="97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7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办理签证的过程中是否接到驻华使领馆官员的</w:delText>
              </w:r>
            </w:del>
            <w:del w:id="973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电话？</w:delText>
              </w:r>
            </w:del>
          </w:p>
        </w:tc>
        <w:tc>
          <w:tcPr>
            <w:tcW w:w="715" w:type="dxa"/>
            <w:vAlign w:val="top"/>
          </w:tcPr>
          <w:p w14:paraId="131B9B08">
            <w:pPr>
              <w:spacing w:before="156" w:line="220" w:lineRule="auto"/>
              <w:ind w:left="116"/>
              <w:rPr>
                <w:del w:id="97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7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97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451576DA">
            <w:pPr>
              <w:spacing w:before="156" w:line="220" w:lineRule="auto"/>
              <w:ind w:left="127"/>
              <w:rPr>
                <w:del w:id="97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78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97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091AD5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980" w:author="咨询组" w:date="2025-12-10T10:18:31Z"/>
        </w:trPr>
        <w:tc>
          <w:tcPr>
            <w:tcW w:w="707" w:type="dxa"/>
            <w:vAlign w:val="top"/>
          </w:tcPr>
          <w:p w14:paraId="134EA33E">
            <w:pPr>
              <w:spacing w:before="200" w:line="178" w:lineRule="auto"/>
              <w:ind w:left="148"/>
              <w:rPr>
                <w:del w:id="98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8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4.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347712A4">
            <w:pPr>
              <w:spacing w:before="156" w:line="218" w:lineRule="auto"/>
              <w:ind w:left="123"/>
              <w:rPr>
                <w:del w:id="98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84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办理签证的过程中是否接受过外方的查访</w:delText>
              </w:r>
            </w:del>
            <w:del w:id="985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？</w:delText>
              </w:r>
            </w:del>
          </w:p>
        </w:tc>
        <w:tc>
          <w:tcPr>
            <w:tcW w:w="715" w:type="dxa"/>
            <w:vAlign w:val="top"/>
          </w:tcPr>
          <w:p w14:paraId="0824E901">
            <w:pPr>
              <w:spacing w:before="156" w:line="220" w:lineRule="auto"/>
              <w:ind w:left="116"/>
              <w:rPr>
                <w:del w:id="98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87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988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651420F8">
            <w:pPr>
              <w:spacing w:before="156" w:line="220" w:lineRule="auto"/>
              <w:ind w:left="127"/>
              <w:rPr>
                <w:del w:id="98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9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99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71B1C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992" w:author="咨询组" w:date="2025-12-10T10:18:31Z"/>
        </w:trPr>
        <w:tc>
          <w:tcPr>
            <w:tcW w:w="707" w:type="dxa"/>
            <w:vAlign w:val="top"/>
          </w:tcPr>
          <w:p w14:paraId="7C8A78EF">
            <w:pPr>
              <w:spacing w:before="202" w:line="177" w:lineRule="auto"/>
              <w:ind w:left="154"/>
              <w:rPr>
                <w:del w:id="99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9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5</w:delText>
              </w:r>
            </w:del>
            <w:del w:id="99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2F9AF714">
            <w:pPr>
              <w:spacing w:before="157" w:line="218" w:lineRule="auto"/>
              <w:ind w:left="119"/>
              <w:rPr>
                <w:del w:id="99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997" w:author="咨询组" w:date="2025-12-10T10:18:31Z">
              <w:r>
                <w:rPr>
                  <w:rFonts w:ascii="仿宋" w:hAnsi="仿宋" w:eastAsia="仿宋" w:cs="仿宋"/>
                  <w:spacing w:val="-11"/>
                  <w:sz w:val="24"/>
                  <w:szCs w:val="24"/>
                </w:rPr>
                <w:delText>通</w:delText>
              </w:r>
            </w:del>
            <w:del w:id="998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知面试时外方是否对你提过异常要求？</w:delText>
              </w:r>
            </w:del>
          </w:p>
        </w:tc>
        <w:tc>
          <w:tcPr>
            <w:tcW w:w="715" w:type="dxa"/>
            <w:vAlign w:val="top"/>
          </w:tcPr>
          <w:p w14:paraId="1909D616">
            <w:pPr>
              <w:spacing w:before="157" w:line="220" w:lineRule="auto"/>
              <w:ind w:left="116"/>
              <w:rPr>
                <w:del w:id="99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0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001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7350FB3F">
            <w:pPr>
              <w:spacing w:before="157" w:line="220" w:lineRule="auto"/>
              <w:ind w:left="127"/>
              <w:rPr>
                <w:del w:id="100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03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00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11B74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005" w:author="咨询组" w:date="2025-12-10T10:18:31Z"/>
        </w:trPr>
        <w:tc>
          <w:tcPr>
            <w:tcW w:w="707" w:type="dxa"/>
            <w:vAlign w:val="top"/>
          </w:tcPr>
          <w:p w14:paraId="6893AA55">
            <w:pPr>
              <w:spacing w:before="201" w:line="178" w:lineRule="auto"/>
              <w:ind w:left="151"/>
              <w:rPr>
                <w:del w:id="100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0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6</w:delText>
              </w:r>
            </w:del>
            <w:del w:id="100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206F85DA">
            <w:pPr>
              <w:spacing w:before="157" w:line="218" w:lineRule="auto"/>
              <w:ind w:left="123"/>
              <w:rPr>
                <w:del w:id="100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10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面试时签证官是否提问敏感话题</w:delText>
              </w:r>
            </w:del>
            <w:del w:id="1011" w:author="咨询组" w:date="2025-12-10T10:18:31Z">
              <w:r>
                <w:rPr>
                  <w:rFonts w:ascii="仿宋" w:hAnsi="仿宋" w:eastAsia="仿宋" w:cs="仿宋"/>
                  <w:spacing w:val="-9"/>
                  <w:sz w:val="24"/>
                  <w:szCs w:val="24"/>
                </w:rPr>
                <w:delText>？</w:delText>
              </w:r>
            </w:del>
          </w:p>
        </w:tc>
        <w:tc>
          <w:tcPr>
            <w:tcW w:w="715" w:type="dxa"/>
            <w:vAlign w:val="top"/>
          </w:tcPr>
          <w:p w14:paraId="6C0FA375">
            <w:pPr>
              <w:spacing w:before="157" w:line="220" w:lineRule="auto"/>
              <w:ind w:left="116"/>
              <w:rPr>
                <w:del w:id="101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1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01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3E7B70F1">
            <w:pPr>
              <w:spacing w:before="157" w:line="220" w:lineRule="auto"/>
              <w:ind w:left="127"/>
              <w:rPr>
                <w:del w:id="101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1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01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592B5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1018" w:author="咨询组" w:date="2025-12-10T10:18:31Z"/>
        </w:trPr>
        <w:tc>
          <w:tcPr>
            <w:tcW w:w="707" w:type="dxa"/>
            <w:vAlign w:val="top"/>
          </w:tcPr>
          <w:p w14:paraId="3A41D2A3">
            <w:pPr>
              <w:spacing w:before="203" w:line="177" w:lineRule="auto"/>
              <w:ind w:left="155"/>
              <w:rPr>
                <w:del w:id="101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20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7</w:delText>
              </w:r>
            </w:del>
            <w:del w:id="1021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7CC6EE0E">
            <w:pPr>
              <w:spacing w:before="157" w:line="217" w:lineRule="auto"/>
              <w:ind w:left="120"/>
              <w:rPr>
                <w:del w:id="102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23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签证官提出过不合常规或其他苛刻要求吗</w:delText>
              </w:r>
            </w:del>
            <w:del w:id="1024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？</w:delText>
              </w:r>
            </w:del>
          </w:p>
        </w:tc>
        <w:tc>
          <w:tcPr>
            <w:tcW w:w="715" w:type="dxa"/>
            <w:vAlign w:val="top"/>
          </w:tcPr>
          <w:p w14:paraId="09FFF774">
            <w:pPr>
              <w:spacing w:before="157" w:line="220" w:lineRule="auto"/>
              <w:ind w:left="116"/>
              <w:rPr>
                <w:del w:id="102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26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027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4213A54D">
            <w:pPr>
              <w:spacing w:before="157" w:line="220" w:lineRule="auto"/>
              <w:ind w:left="127"/>
              <w:rPr>
                <w:del w:id="102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29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030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289D86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  <w:del w:id="1031" w:author="咨询组" w:date="2025-12-10T10:18:31Z"/>
        </w:trPr>
        <w:tc>
          <w:tcPr>
            <w:tcW w:w="707" w:type="dxa"/>
            <w:vAlign w:val="top"/>
          </w:tcPr>
          <w:p w14:paraId="2412EAEF">
            <w:pPr>
              <w:spacing w:line="334" w:lineRule="auto"/>
              <w:rPr>
                <w:del w:id="1032" w:author="咨询组" w:date="2025-12-10T10:18:31Z"/>
                <w:rFonts w:ascii="Arial"/>
                <w:sz w:val="21"/>
              </w:rPr>
            </w:pPr>
          </w:p>
          <w:p w14:paraId="2D208DFE">
            <w:pPr>
              <w:spacing w:before="78" w:line="178" w:lineRule="auto"/>
              <w:ind w:left="150"/>
              <w:rPr>
                <w:del w:id="103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34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8</w:delText>
              </w:r>
            </w:del>
            <w:del w:id="103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0BF6085C">
            <w:pPr>
              <w:spacing w:before="151" w:line="439" w:lineRule="exact"/>
              <w:ind w:left="126"/>
              <w:rPr>
                <w:del w:id="103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37" w:author="咨询组" w:date="2025-12-10T10:18:31Z">
              <w:r>
                <w:rPr>
                  <w:rFonts w:ascii="仿宋" w:hAnsi="仿宋" w:eastAsia="仿宋" w:cs="仿宋"/>
                  <w:spacing w:val="-1"/>
                  <w:position w:val="15"/>
                  <w:sz w:val="24"/>
                  <w:szCs w:val="24"/>
                </w:rPr>
                <w:delText>我方人员是否有被海关盘查、骚扰、查验行李，以</w:delText>
              </w:r>
            </w:del>
            <w:del w:id="1038" w:author="咨询组" w:date="2025-12-10T10:18:31Z">
              <w:r>
                <w:rPr>
                  <w:rFonts w:ascii="仿宋" w:hAnsi="仿宋" w:eastAsia="仿宋" w:cs="仿宋"/>
                  <w:position w:val="15"/>
                  <w:sz w:val="24"/>
                  <w:szCs w:val="24"/>
                </w:rPr>
                <w:delText>及托运行李被翻</w:delText>
              </w:r>
            </w:del>
          </w:p>
          <w:p w14:paraId="03B17BF4">
            <w:pPr>
              <w:spacing w:line="218" w:lineRule="auto"/>
              <w:ind w:left="126"/>
              <w:rPr>
                <w:del w:id="103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40" w:author="咨询组" w:date="2025-12-10T10:18:31Z">
              <w:r>
                <w:rPr>
                  <w:rFonts w:ascii="仿宋" w:hAnsi="仿宋" w:eastAsia="仿宋" w:cs="仿宋"/>
                  <w:spacing w:val="-26"/>
                  <w:sz w:val="24"/>
                  <w:szCs w:val="24"/>
                </w:rPr>
                <w:delText>动等情况？</w:delText>
              </w:r>
            </w:del>
          </w:p>
        </w:tc>
        <w:tc>
          <w:tcPr>
            <w:tcW w:w="715" w:type="dxa"/>
            <w:vAlign w:val="top"/>
          </w:tcPr>
          <w:p w14:paraId="203BACAB">
            <w:pPr>
              <w:spacing w:line="290" w:lineRule="auto"/>
              <w:rPr>
                <w:del w:id="1041" w:author="咨询组" w:date="2025-12-10T10:18:31Z"/>
                <w:rFonts w:ascii="Arial"/>
                <w:sz w:val="21"/>
              </w:rPr>
            </w:pPr>
          </w:p>
          <w:p w14:paraId="129EC645">
            <w:pPr>
              <w:spacing w:before="78" w:line="220" w:lineRule="auto"/>
              <w:ind w:left="116"/>
              <w:rPr>
                <w:del w:id="104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4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04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37DA55C6">
            <w:pPr>
              <w:spacing w:line="290" w:lineRule="auto"/>
              <w:rPr>
                <w:del w:id="1045" w:author="咨询组" w:date="2025-12-10T10:18:31Z"/>
                <w:rFonts w:ascii="Arial"/>
                <w:sz w:val="21"/>
              </w:rPr>
            </w:pPr>
          </w:p>
          <w:p w14:paraId="62063F8A">
            <w:pPr>
              <w:spacing w:before="78" w:line="220" w:lineRule="auto"/>
              <w:ind w:left="127"/>
              <w:rPr>
                <w:del w:id="104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47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048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3B9E3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1049" w:author="咨询组" w:date="2025-12-10T10:18:31Z"/>
        </w:trPr>
        <w:tc>
          <w:tcPr>
            <w:tcW w:w="707" w:type="dxa"/>
            <w:vAlign w:val="top"/>
          </w:tcPr>
          <w:p w14:paraId="4670B9DA">
            <w:pPr>
              <w:spacing w:before="202" w:line="178" w:lineRule="auto"/>
              <w:ind w:left="150"/>
              <w:rPr>
                <w:del w:id="105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51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9</w:delText>
              </w:r>
            </w:del>
            <w:del w:id="105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4DB1AE1C">
            <w:pPr>
              <w:spacing w:before="158" w:line="218" w:lineRule="auto"/>
              <w:ind w:left="126"/>
              <w:rPr>
                <w:del w:id="105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54" w:author="咨询组" w:date="2025-12-10T10:18:31Z">
              <w:r>
                <w:rPr>
                  <w:rFonts w:ascii="仿宋" w:hAnsi="仿宋" w:eastAsia="仿宋" w:cs="仿宋"/>
                  <w:spacing w:val="-14"/>
                  <w:sz w:val="24"/>
                  <w:szCs w:val="24"/>
                </w:rPr>
                <w:delText>我方</w:delText>
              </w:r>
            </w:del>
            <w:del w:id="1055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人</w:delText>
              </w:r>
            </w:del>
            <w:del w:id="1056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员是否有与外方人员交往密切的情况？</w:delText>
              </w:r>
            </w:del>
          </w:p>
        </w:tc>
        <w:tc>
          <w:tcPr>
            <w:tcW w:w="715" w:type="dxa"/>
            <w:vAlign w:val="top"/>
          </w:tcPr>
          <w:p w14:paraId="365DC607">
            <w:pPr>
              <w:spacing w:before="158" w:line="220" w:lineRule="auto"/>
              <w:ind w:left="116"/>
              <w:rPr>
                <w:del w:id="105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5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059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7F5E6922">
            <w:pPr>
              <w:spacing w:before="158" w:line="220" w:lineRule="auto"/>
              <w:ind w:left="127"/>
              <w:rPr>
                <w:del w:id="106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61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062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70B381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  <w:del w:id="1063" w:author="咨询组" w:date="2025-12-10T10:18:31Z"/>
        </w:trPr>
        <w:tc>
          <w:tcPr>
            <w:tcW w:w="707" w:type="dxa"/>
            <w:vAlign w:val="top"/>
          </w:tcPr>
          <w:p w14:paraId="49526507">
            <w:pPr>
              <w:spacing w:line="335" w:lineRule="auto"/>
              <w:rPr>
                <w:del w:id="1064" w:author="咨询组" w:date="2025-12-10T10:18:31Z"/>
                <w:rFonts w:ascii="Arial"/>
                <w:sz w:val="21"/>
              </w:rPr>
            </w:pPr>
          </w:p>
          <w:p w14:paraId="314EB230">
            <w:pPr>
              <w:spacing w:before="78" w:line="179" w:lineRule="auto"/>
              <w:ind w:left="167"/>
              <w:rPr>
                <w:del w:id="106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6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10.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546ED500">
            <w:pPr>
              <w:spacing w:before="152" w:line="439" w:lineRule="exact"/>
              <w:ind w:left="109"/>
              <w:rPr>
                <w:del w:id="106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68" w:author="咨询组" w:date="2025-12-10T10:18:31Z">
              <w:r>
                <w:rPr>
                  <w:rFonts w:ascii="仿宋" w:hAnsi="仿宋" w:eastAsia="仿宋" w:cs="仿宋"/>
                  <w:spacing w:val="-1"/>
                  <w:position w:val="15"/>
                  <w:sz w:val="24"/>
                  <w:szCs w:val="24"/>
                </w:rPr>
                <w:delText>是否</w:delText>
              </w:r>
            </w:del>
            <w:del w:id="1069" w:author="咨询组" w:date="2025-12-10T10:18:31Z">
              <w:r>
                <w:rPr>
                  <w:rFonts w:ascii="仿宋" w:hAnsi="仿宋" w:eastAsia="仿宋" w:cs="仿宋"/>
                  <w:position w:val="15"/>
                  <w:sz w:val="24"/>
                  <w:szCs w:val="24"/>
                </w:rPr>
                <w:delText>有按照对方会议等相关要求将手机、电脑等电子产品放到对方</w:delText>
              </w:r>
            </w:del>
          </w:p>
          <w:p w14:paraId="3775BBB5">
            <w:pPr>
              <w:spacing w:line="218" w:lineRule="auto"/>
              <w:ind w:left="116"/>
              <w:rPr>
                <w:del w:id="107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7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指定的地</w:delText>
              </w:r>
            </w:del>
            <w:del w:id="107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方的情况？</w:delText>
              </w:r>
            </w:del>
          </w:p>
        </w:tc>
        <w:tc>
          <w:tcPr>
            <w:tcW w:w="715" w:type="dxa"/>
            <w:vAlign w:val="top"/>
          </w:tcPr>
          <w:p w14:paraId="5A6DD2B5">
            <w:pPr>
              <w:spacing w:line="293" w:lineRule="auto"/>
              <w:rPr>
                <w:del w:id="1073" w:author="咨询组" w:date="2025-12-10T10:18:31Z"/>
                <w:rFonts w:ascii="Arial"/>
                <w:sz w:val="21"/>
              </w:rPr>
            </w:pPr>
          </w:p>
          <w:p w14:paraId="78C7F30F">
            <w:pPr>
              <w:spacing w:before="78" w:line="220" w:lineRule="auto"/>
              <w:ind w:left="116"/>
              <w:rPr>
                <w:del w:id="107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7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07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0719FE40">
            <w:pPr>
              <w:spacing w:line="293" w:lineRule="auto"/>
              <w:rPr>
                <w:del w:id="1077" w:author="咨询组" w:date="2025-12-10T10:18:31Z"/>
                <w:rFonts w:ascii="Arial"/>
                <w:sz w:val="21"/>
              </w:rPr>
            </w:pPr>
          </w:p>
          <w:p w14:paraId="4D580539">
            <w:pPr>
              <w:spacing w:before="78" w:line="220" w:lineRule="auto"/>
              <w:ind w:left="127"/>
              <w:rPr>
                <w:del w:id="107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79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080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0582B3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  <w:del w:id="1081" w:author="咨询组" w:date="2025-12-10T10:18:31Z"/>
        </w:trPr>
        <w:tc>
          <w:tcPr>
            <w:tcW w:w="707" w:type="dxa"/>
            <w:vAlign w:val="top"/>
          </w:tcPr>
          <w:p w14:paraId="70A548DE">
            <w:pPr>
              <w:spacing w:before="202" w:line="179" w:lineRule="auto"/>
              <w:ind w:left="133"/>
              <w:rPr>
                <w:del w:id="108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83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11.</w:delText>
              </w:r>
            </w:del>
          </w:p>
        </w:tc>
        <w:tc>
          <w:tcPr>
            <w:tcW w:w="7221" w:type="dxa"/>
            <w:gridSpan w:val="8"/>
            <w:vAlign w:val="top"/>
          </w:tcPr>
          <w:p w14:paraId="6FE24F96">
            <w:pPr>
              <w:spacing w:before="159" w:line="218" w:lineRule="auto"/>
              <w:ind w:left="124"/>
              <w:rPr>
                <w:del w:id="108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85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外方是否有了解与我出访任务无关的涉我情况？</w:delText>
              </w:r>
            </w:del>
          </w:p>
        </w:tc>
        <w:tc>
          <w:tcPr>
            <w:tcW w:w="715" w:type="dxa"/>
            <w:vAlign w:val="top"/>
          </w:tcPr>
          <w:p w14:paraId="4F5D585A">
            <w:pPr>
              <w:spacing w:before="159" w:line="220" w:lineRule="auto"/>
              <w:ind w:left="116"/>
              <w:rPr>
                <w:del w:id="108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87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088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12EB0D91">
            <w:pPr>
              <w:spacing w:before="159" w:line="220" w:lineRule="auto"/>
              <w:ind w:left="127"/>
              <w:rPr>
                <w:del w:id="108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9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09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</w:tbl>
    <w:p w14:paraId="10478467">
      <w:pPr>
        <w:rPr>
          <w:del w:id="1092" w:author="咨询组" w:date="2025-12-10T10:18:31Z"/>
          <w:rFonts w:ascii="Arial"/>
          <w:sz w:val="21"/>
        </w:rPr>
      </w:pPr>
    </w:p>
    <w:p w14:paraId="337201C5">
      <w:pPr>
        <w:rPr>
          <w:del w:id="1093" w:author="咨询组" w:date="2025-12-10T10:18:31Z"/>
        </w:rPr>
        <w:sectPr>
          <w:footerReference r:id="rId11" w:type="default"/>
          <w:pgSz w:w="16841" w:h="11912"/>
          <w:pgMar w:top="1012" w:right="1200" w:bottom="1486" w:left="1399" w:header="0" w:footer="1208" w:gutter="0"/>
          <w:pgNumType w:fmt="decimal"/>
          <w:cols w:space="720" w:num="1"/>
        </w:sectPr>
      </w:pPr>
    </w:p>
    <w:tbl>
      <w:tblPr>
        <w:tblStyle w:val="6"/>
        <w:tblW w:w="93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7221"/>
        <w:gridCol w:w="715"/>
        <w:gridCol w:w="713"/>
      </w:tblGrid>
      <w:tr w14:paraId="237495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  <w:del w:id="1094" w:author="咨询组" w:date="2025-12-10T10:18:31Z"/>
        </w:trPr>
        <w:tc>
          <w:tcPr>
            <w:tcW w:w="707" w:type="dxa"/>
            <w:vAlign w:val="top"/>
          </w:tcPr>
          <w:p w14:paraId="204784AD">
            <w:pPr>
              <w:spacing w:before="201" w:line="179" w:lineRule="auto"/>
              <w:ind w:left="133"/>
              <w:rPr>
                <w:del w:id="109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9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12.</w:delText>
              </w:r>
            </w:del>
          </w:p>
        </w:tc>
        <w:tc>
          <w:tcPr>
            <w:tcW w:w="7221" w:type="dxa"/>
            <w:vAlign w:val="top"/>
          </w:tcPr>
          <w:p w14:paraId="2E2E0C93">
            <w:pPr>
              <w:spacing w:before="157" w:line="217" w:lineRule="auto"/>
              <w:ind w:left="126"/>
              <w:rPr>
                <w:del w:id="109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09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我方</w:delText>
              </w:r>
            </w:del>
            <w:del w:id="1099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人员是否有接收外方馈赠贵重礼物的情况？</w:delText>
              </w:r>
            </w:del>
          </w:p>
        </w:tc>
        <w:tc>
          <w:tcPr>
            <w:tcW w:w="715" w:type="dxa"/>
            <w:vAlign w:val="top"/>
          </w:tcPr>
          <w:p w14:paraId="0EEEE2EA">
            <w:pPr>
              <w:spacing w:before="158" w:line="220" w:lineRule="auto"/>
              <w:ind w:left="116"/>
              <w:rPr>
                <w:del w:id="110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0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10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53ADDDEB">
            <w:pPr>
              <w:spacing w:before="158" w:line="220" w:lineRule="auto"/>
              <w:ind w:left="127"/>
              <w:rPr>
                <w:del w:id="110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0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10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3FF378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del w:id="1106" w:author="咨询组" w:date="2025-12-10T10:18:31Z"/>
        </w:trPr>
        <w:tc>
          <w:tcPr>
            <w:tcW w:w="707" w:type="dxa"/>
            <w:vAlign w:val="top"/>
          </w:tcPr>
          <w:p w14:paraId="6398C762">
            <w:pPr>
              <w:spacing w:before="197" w:line="179" w:lineRule="auto"/>
              <w:ind w:left="133"/>
              <w:rPr>
                <w:del w:id="110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08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13.</w:delText>
              </w:r>
            </w:del>
          </w:p>
        </w:tc>
        <w:tc>
          <w:tcPr>
            <w:tcW w:w="7221" w:type="dxa"/>
            <w:vAlign w:val="top"/>
          </w:tcPr>
          <w:p w14:paraId="4F22BE3D">
            <w:pPr>
              <w:spacing w:before="154" w:line="218" w:lineRule="auto"/>
              <w:ind w:left="124"/>
              <w:rPr>
                <w:del w:id="110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1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外</w:delText>
              </w:r>
            </w:del>
            <w:del w:id="1111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方是否安排了与公务活动无关的娱乐活动？</w:delText>
              </w:r>
            </w:del>
          </w:p>
        </w:tc>
        <w:tc>
          <w:tcPr>
            <w:tcW w:w="715" w:type="dxa"/>
            <w:vAlign w:val="top"/>
          </w:tcPr>
          <w:p w14:paraId="7A119051">
            <w:pPr>
              <w:spacing w:before="154" w:line="220" w:lineRule="auto"/>
              <w:ind w:left="116"/>
              <w:rPr>
                <w:del w:id="111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1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11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6D147303">
            <w:pPr>
              <w:spacing w:before="154" w:line="220" w:lineRule="auto"/>
              <w:ind w:left="127"/>
              <w:rPr>
                <w:del w:id="111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1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11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37152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118" w:author="咨询组" w:date="2025-12-10T10:18:31Z"/>
        </w:trPr>
        <w:tc>
          <w:tcPr>
            <w:tcW w:w="707" w:type="dxa"/>
            <w:vAlign w:val="top"/>
          </w:tcPr>
          <w:p w14:paraId="76820B69">
            <w:pPr>
              <w:spacing w:before="196" w:line="179" w:lineRule="auto"/>
              <w:ind w:left="133"/>
              <w:rPr>
                <w:del w:id="111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2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14.</w:delText>
              </w:r>
            </w:del>
          </w:p>
        </w:tc>
        <w:tc>
          <w:tcPr>
            <w:tcW w:w="7221" w:type="dxa"/>
            <w:vAlign w:val="top"/>
          </w:tcPr>
          <w:p w14:paraId="2C912AC7">
            <w:pPr>
              <w:spacing w:before="153" w:line="218" w:lineRule="auto"/>
              <w:ind w:left="126"/>
              <w:rPr>
                <w:del w:id="112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2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我方人员是否有进入涉黄、涉赌、涉毒等场所的情</w:delText>
              </w:r>
            </w:del>
            <w:del w:id="1123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况？</w:delText>
              </w:r>
            </w:del>
          </w:p>
        </w:tc>
        <w:tc>
          <w:tcPr>
            <w:tcW w:w="715" w:type="dxa"/>
            <w:vAlign w:val="top"/>
          </w:tcPr>
          <w:p w14:paraId="22409ED6">
            <w:pPr>
              <w:spacing w:before="153" w:line="220" w:lineRule="auto"/>
              <w:ind w:left="116"/>
              <w:rPr>
                <w:del w:id="112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2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12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190567E1">
            <w:pPr>
              <w:spacing w:before="153" w:line="220" w:lineRule="auto"/>
              <w:ind w:left="127"/>
              <w:rPr>
                <w:del w:id="112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28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12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338F4A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130" w:author="咨询组" w:date="2025-12-10T10:18:31Z"/>
        </w:trPr>
        <w:tc>
          <w:tcPr>
            <w:tcW w:w="707" w:type="dxa"/>
            <w:vAlign w:val="top"/>
          </w:tcPr>
          <w:p w14:paraId="30114DC1">
            <w:pPr>
              <w:spacing w:before="196" w:line="179" w:lineRule="auto"/>
              <w:ind w:left="133"/>
              <w:rPr>
                <w:del w:id="113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32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15.</w:delText>
              </w:r>
            </w:del>
          </w:p>
        </w:tc>
        <w:tc>
          <w:tcPr>
            <w:tcW w:w="7221" w:type="dxa"/>
            <w:vAlign w:val="top"/>
          </w:tcPr>
          <w:p w14:paraId="46817C88">
            <w:pPr>
              <w:spacing w:before="154" w:line="217" w:lineRule="auto"/>
              <w:ind w:left="126"/>
              <w:rPr>
                <w:del w:id="113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34" w:author="咨询组" w:date="2025-12-10T10:18:31Z">
              <w:r>
                <w:rPr>
                  <w:rFonts w:ascii="仿宋" w:hAnsi="仿宋" w:eastAsia="仿宋" w:cs="仿宋"/>
                  <w:spacing w:val="-14"/>
                  <w:sz w:val="24"/>
                  <w:szCs w:val="24"/>
                </w:rPr>
                <w:delText>我</w:delText>
              </w:r>
            </w:del>
            <w:del w:id="1135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方人员是否有情绪异常、消费异常的情况？</w:delText>
              </w:r>
            </w:del>
          </w:p>
        </w:tc>
        <w:tc>
          <w:tcPr>
            <w:tcW w:w="715" w:type="dxa"/>
            <w:vAlign w:val="top"/>
          </w:tcPr>
          <w:p w14:paraId="49F7C573">
            <w:pPr>
              <w:spacing w:before="154" w:line="220" w:lineRule="auto"/>
              <w:ind w:left="116"/>
              <w:rPr>
                <w:del w:id="113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37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138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5B7A1556">
            <w:pPr>
              <w:spacing w:before="154" w:line="220" w:lineRule="auto"/>
              <w:ind w:left="127"/>
              <w:rPr>
                <w:del w:id="113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4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14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68E52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1142" w:author="咨询组" w:date="2025-12-10T10:18:31Z"/>
        </w:trPr>
        <w:tc>
          <w:tcPr>
            <w:tcW w:w="707" w:type="dxa"/>
            <w:vAlign w:val="top"/>
          </w:tcPr>
          <w:p w14:paraId="1981AEBF">
            <w:pPr>
              <w:spacing w:before="197" w:line="179" w:lineRule="auto"/>
              <w:ind w:left="133"/>
              <w:rPr>
                <w:del w:id="114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4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16.</w:delText>
              </w:r>
            </w:del>
          </w:p>
        </w:tc>
        <w:tc>
          <w:tcPr>
            <w:tcW w:w="7221" w:type="dxa"/>
            <w:vAlign w:val="top"/>
          </w:tcPr>
          <w:p w14:paraId="5DD30003">
            <w:pPr>
              <w:spacing w:before="154" w:line="218" w:lineRule="auto"/>
              <w:ind w:left="126"/>
              <w:rPr>
                <w:del w:id="114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4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我方人员是否有脱团私自活动、晚归、夜不归宿等</w:delText>
              </w:r>
            </w:del>
            <w:del w:id="1147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情况？</w:delText>
              </w:r>
            </w:del>
          </w:p>
        </w:tc>
        <w:tc>
          <w:tcPr>
            <w:tcW w:w="715" w:type="dxa"/>
            <w:vAlign w:val="top"/>
          </w:tcPr>
          <w:p w14:paraId="201DABFA">
            <w:pPr>
              <w:spacing w:before="154" w:line="220" w:lineRule="auto"/>
              <w:ind w:left="116"/>
              <w:rPr>
                <w:del w:id="114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4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150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525B5437">
            <w:pPr>
              <w:spacing w:before="154" w:line="220" w:lineRule="auto"/>
              <w:ind w:left="127"/>
              <w:rPr>
                <w:del w:id="115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52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15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1AC253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154" w:author="咨询组" w:date="2025-12-10T10:18:31Z"/>
        </w:trPr>
        <w:tc>
          <w:tcPr>
            <w:tcW w:w="707" w:type="dxa"/>
            <w:vAlign w:val="top"/>
          </w:tcPr>
          <w:p w14:paraId="045BB945">
            <w:pPr>
              <w:spacing w:before="197" w:line="179" w:lineRule="auto"/>
              <w:ind w:left="133"/>
              <w:rPr>
                <w:del w:id="115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5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17.</w:delText>
              </w:r>
            </w:del>
          </w:p>
        </w:tc>
        <w:tc>
          <w:tcPr>
            <w:tcW w:w="7221" w:type="dxa"/>
            <w:vAlign w:val="top"/>
          </w:tcPr>
          <w:p w14:paraId="5CD69971">
            <w:pPr>
              <w:spacing w:before="155" w:line="217" w:lineRule="auto"/>
              <w:ind w:left="118"/>
              <w:rPr>
                <w:del w:id="115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58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住宿、就餐、会谈时是否有发现</w:delText>
              </w:r>
            </w:del>
            <w:del w:id="1159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窃听、窃照的情况？</w:delText>
              </w:r>
            </w:del>
          </w:p>
        </w:tc>
        <w:tc>
          <w:tcPr>
            <w:tcW w:w="715" w:type="dxa"/>
            <w:vAlign w:val="top"/>
          </w:tcPr>
          <w:p w14:paraId="73AAF2D9">
            <w:pPr>
              <w:spacing w:before="154" w:line="220" w:lineRule="auto"/>
              <w:ind w:left="116"/>
              <w:rPr>
                <w:del w:id="116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6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16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1C015CD6">
            <w:pPr>
              <w:spacing w:before="154" w:line="220" w:lineRule="auto"/>
              <w:ind w:left="127"/>
              <w:rPr>
                <w:del w:id="116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6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16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77B5C6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166" w:author="咨询组" w:date="2025-12-10T10:18:31Z"/>
        </w:trPr>
        <w:tc>
          <w:tcPr>
            <w:tcW w:w="707" w:type="dxa"/>
            <w:vAlign w:val="top"/>
          </w:tcPr>
          <w:p w14:paraId="4BE22CD4">
            <w:pPr>
              <w:spacing w:before="197" w:line="179" w:lineRule="auto"/>
              <w:ind w:left="133"/>
              <w:rPr>
                <w:del w:id="116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68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18.</w:delText>
              </w:r>
            </w:del>
          </w:p>
        </w:tc>
        <w:tc>
          <w:tcPr>
            <w:tcW w:w="7221" w:type="dxa"/>
            <w:vAlign w:val="top"/>
          </w:tcPr>
          <w:p w14:paraId="59053507">
            <w:pPr>
              <w:spacing w:before="154" w:line="217" w:lineRule="auto"/>
              <w:ind w:left="113"/>
              <w:rPr>
                <w:del w:id="116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70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行李、电脑、手机等</w:delText>
              </w:r>
            </w:del>
            <w:del w:id="1171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个人物品是否有被私下翻动、检查的情况？</w:delText>
              </w:r>
            </w:del>
          </w:p>
        </w:tc>
        <w:tc>
          <w:tcPr>
            <w:tcW w:w="715" w:type="dxa"/>
            <w:vAlign w:val="top"/>
          </w:tcPr>
          <w:p w14:paraId="35206296">
            <w:pPr>
              <w:spacing w:before="155" w:line="220" w:lineRule="auto"/>
              <w:ind w:left="116"/>
              <w:rPr>
                <w:del w:id="117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7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17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0097BF86">
            <w:pPr>
              <w:spacing w:before="155" w:line="220" w:lineRule="auto"/>
              <w:ind w:left="127"/>
              <w:rPr>
                <w:del w:id="117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7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17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1FCD2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1178" w:author="咨询组" w:date="2025-12-10T10:18:31Z"/>
        </w:trPr>
        <w:tc>
          <w:tcPr>
            <w:tcW w:w="707" w:type="dxa"/>
            <w:vAlign w:val="top"/>
          </w:tcPr>
          <w:p w14:paraId="7C99655A">
            <w:pPr>
              <w:spacing w:before="198" w:line="179" w:lineRule="auto"/>
              <w:ind w:left="133"/>
              <w:rPr>
                <w:del w:id="117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8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19.</w:delText>
              </w:r>
            </w:del>
          </w:p>
        </w:tc>
        <w:tc>
          <w:tcPr>
            <w:tcW w:w="7221" w:type="dxa"/>
            <w:vAlign w:val="top"/>
          </w:tcPr>
          <w:p w14:paraId="153FE225">
            <w:pPr>
              <w:spacing w:before="155" w:line="218" w:lineRule="auto"/>
              <w:ind w:left="109"/>
              <w:rPr>
                <w:del w:id="118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82" w:author="咨询组" w:date="2025-12-10T10:18:31Z">
              <w:r>
                <w:rPr>
                  <w:rFonts w:ascii="仿宋" w:hAnsi="仿宋" w:eastAsia="仿宋" w:cs="仿宋"/>
                  <w:spacing w:val="11"/>
                  <w:sz w:val="24"/>
                  <w:szCs w:val="24"/>
                </w:rPr>
                <w:delText>是</w:delText>
              </w:r>
            </w:del>
            <w:del w:id="1183" w:author="咨询组" w:date="2025-12-10T10:18:31Z">
              <w:r>
                <w:rPr>
                  <w:rFonts w:ascii="仿宋" w:hAnsi="仿宋" w:eastAsia="仿宋" w:cs="仿宋"/>
                  <w:spacing w:val="8"/>
                  <w:sz w:val="24"/>
                  <w:szCs w:val="24"/>
                </w:rPr>
                <w:delText>否有国(境)外组织或个人主动与我方人员接触、攀谈的情况？</w:delText>
              </w:r>
            </w:del>
          </w:p>
        </w:tc>
        <w:tc>
          <w:tcPr>
            <w:tcW w:w="715" w:type="dxa"/>
            <w:vAlign w:val="top"/>
          </w:tcPr>
          <w:p w14:paraId="2D3CF2D2">
            <w:pPr>
              <w:spacing w:before="155" w:line="220" w:lineRule="auto"/>
              <w:ind w:left="116"/>
              <w:rPr>
                <w:del w:id="118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8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18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4B889B8F">
            <w:pPr>
              <w:spacing w:before="155" w:line="220" w:lineRule="auto"/>
              <w:ind w:left="127"/>
              <w:rPr>
                <w:del w:id="118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88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18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39BD55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  <w:del w:id="1190" w:author="咨询组" w:date="2025-12-10T10:18:31Z"/>
        </w:trPr>
        <w:tc>
          <w:tcPr>
            <w:tcW w:w="707" w:type="dxa"/>
            <w:vAlign w:val="top"/>
          </w:tcPr>
          <w:p w14:paraId="78F6CE2E">
            <w:pPr>
              <w:spacing w:line="331" w:lineRule="auto"/>
              <w:rPr>
                <w:del w:id="1191" w:author="咨询组" w:date="2025-12-10T10:18:31Z"/>
                <w:rFonts w:ascii="Arial"/>
                <w:sz w:val="21"/>
              </w:rPr>
            </w:pPr>
          </w:p>
          <w:p w14:paraId="0E0FE1DD">
            <w:pPr>
              <w:spacing w:before="78" w:line="178" w:lineRule="auto"/>
              <w:ind w:left="119"/>
              <w:rPr>
                <w:del w:id="119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9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19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0.</w:delText>
              </w:r>
            </w:del>
          </w:p>
        </w:tc>
        <w:tc>
          <w:tcPr>
            <w:tcW w:w="7221" w:type="dxa"/>
            <w:vAlign w:val="top"/>
          </w:tcPr>
          <w:p w14:paraId="6BCEB2CF">
            <w:pPr>
              <w:spacing w:before="149" w:line="439" w:lineRule="exact"/>
              <w:ind w:left="144"/>
              <w:rPr>
                <w:del w:id="119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96" w:author="咨询组" w:date="2025-12-10T10:18:31Z">
              <w:r>
                <w:rPr>
                  <w:rFonts w:ascii="仿宋" w:hAnsi="仿宋" w:eastAsia="仿宋" w:cs="仿宋"/>
                  <w:spacing w:val="8"/>
                  <w:position w:val="15"/>
                  <w:sz w:val="24"/>
                  <w:szCs w:val="24"/>
                </w:rPr>
                <w:delText>出</w:delText>
              </w:r>
            </w:del>
            <w:del w:id="1197" w:author="咨询组" w:date="2025-12-10T10:18:31Z">
              <w:r>
                <w:rPr>
                  <w:rFonts w:ascii="仿宋" w:hAnsi="仿宋" w:eastAsia="仿宋" w:cs="仿宋"/>
                  <w:spacing w:val="6"/>
                  <w:position w:val="15"/>
                  <w:sz w:val="24"/>
                  <w:szCs w:val="24"/>
                </w:rPr>
                <w:delText>国(境)期间，我方人员是否有被执法部门约谈、查验护照、强</w:delText>
              </w:r>
            </w:del>
          </w:p>
          <w:p w14:paraId="23DAD4E6">
            <w:pPr>
              <w:spacing w:before="1" w:line="215" w:lineRule="auto"/>
              <w:ind w:left="113"/>
              <w:rPr>
                <w:del w:id="119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199" w:author="咨询组" w:date="2025-12-10T10:18:31Z">
              <w:r>
                <w:rPr>
                  <w:rFonts w:ascii="仿宋" w:hAnsi="仿宋" w:eastAsia="仿宋" w:cs="仿宋"/>
                  <w:spacing w:val="-18"/>
                  <w:sz w:val="24"/>
                  <w:szCs w:val="24"/>
                </w:rPr>
                <w:delText>行</w:delText>
              </w:r>
            </w:del>
            <w:del w:id="1200" w:author="咨询组" w:date="2025-12-10T10:18:31Z">
              <w:r>
                <w:rPr>
                  <w:rFonts w:ascii="仿宋" w:hAnsi="仿宋" w:eastAsia="仿宋" w:cs="仿宋"/>
                  <w:spacing w:val="-13"/>
                  <w:sz w:val="24"/>
                  <w:szCs w:val="24"/>
                </w:rPr>
                <w:delText>带离、扣留等情况？</w:delText>
              </w:r>
            </w:del>
          </w:p>
        </w:tc>
        <w:tc>
          <w:tcPr>
            <w:tcW w:w="715" w:type="dxa"/>
            <w:vAlign w:val="top"/>
          </w:tcPr>
          <w:p w14:paraId="3DD602F5">
            <w:pPr>
              <w:spacing w:line="287" w:lineRule="auto"/>
              <w:rPr>
                <w:del w:id="1201" w:author="咨询组" w:date="2025-12-10T10:18:31Z"/>
                <w:rFonts w:ascii="Arial"/>
                <w:sz w:val="21"/>
              </w:rPr>
            </w:pPr>
          </w:p>
          <w:p w14:paraId="18312E22">
            <w:pPr>
              <w:spacing w:before="78" w:line="220" w:lineRule="auto"/>
              <w:ind w:left="116"/>
              <w:rPr>
                <w:del w:id="120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0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20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1CD21760">
            <w:pPr>
              <w:spacing w:line="287" w:lineRule="auto"/>
              <w:rPr>
                <w:del w:id="1205" w:author="咨询组" w:date="2025-12-10T10:18:31Z"/>
                <w:rFonts w:ascii="Arial"/>
                <w:sz w:val="21"/>
              </w:rPr>
            </w:pPr>
          </w:p>
          <w:p w14:paraId="0A95C32E">
            <w:pPr>
              <w:spacing w:before="78" w:line="220" w:lineRule="auto"/>
              <w:ind w:left="127"/>
              <w:rPr>
                <w:del w:id="120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07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208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00D7A0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del w:id="1209" w:author="咨询组" w:date="2025-12-10T10:18:31Z"/>
        </w:trPr>
        <w:tc>
          <w:tcPr>
            <w:tcW w:w="707" w:type="dxa"/>
            <w:vAlign w:val="top"/>
          </w:tcPr>
          <w:p w14:paraId="642BBBD7">
            <w:pPr>
              <w:spacing w:before="201" w:line="179" w:lineRule="auto"/>
              <w:ind w:left="119"/>
              <w:rPr>
                <w:del w:id="121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1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21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1.</w:delText>
              </w:r>
            </w:del>
          </w:p>
        </w:tc>
        <w:tc>
          <w:tcPr>
            <w:tcW w:w="7221" w:type="dxa"/>
            <w:vAlign w:val="top"/>
          </w:tcPr>
          <w:p w14:paraId="1F4F855C">
            <w:pPr>
              <w:spacing w:before="158" w:line="219" w:lineRule="auto"/>
              <w:ind w:left="144"/>
              <w:rPr>
                <w:del w:id="121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14" w:author="咨询组" w:date="2025-12-10T10:18:31Z">
              <w:r>
                <w:rPr>
                  <w:rFonts w:ascii="仿宋" w:hAnsi="仿宋" w:eastAsia="仿宋" w:cs="仿宋"/>
                  <w:spacing w:val="11"/>
                  <w:sz w:val="24"/>
                  <w:szCs w:val="24"/>
                </w:rPr>
                <w:delText>出</w:delText>
              </w:r>
            </w:del>
            <w:del w:id="1215" w:author="咨询组" w:date="2025-12-10T10:18:31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国(境)期间，是否发生过其他与我方人员安全相关的问题？</w:delText>
              </w:r>
            </w:del>
          </w:p>
        </w:tc>
        <w:tc>
          <w:tcPr>
            <w:tcW w:w="715" w:type="dxa"/>
            <w:vAlign w:val="top"/>
          </w:tcPr>
          <w:p w14:paraId="4145D6C9">
            <w:pPr>
              <w:spacing w:before="158" w:line="220" w:lineRule="auto"/>
              <w:ind w:left="116"/>
              <w:rPr>
                <w:del w:id="121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17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218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652EF447">
            <w:pPr>
              <w:spacing w:before="158" w:line="220" w:lineRule="auto"/>
              <w:ind w:left="127"/>
              <w:rPr>
                <w:del w:id="121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2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22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1F9302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222" w:author="咨询组" w:date="2025-12-10T10:18:31Z"/>
        </w:trPr>
        <w:tc>
          <w:tcPr>
            <w:tcW w:w="707" w:type="dxa"/>
            <w:vAlign w:val="top"/>
          </w:tcPr>
          <w:p w14:paraId="7E932538">
            <w:pPr>
              <w:spacing w:before="200" w:line="178" w:lineRule="auto"/>
              <w:ind w:left="119"/>
              <w:rPr>
                <w:del w:id="122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2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22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2.</w:delText>
              </w:r>
            </w:del>
          </w:p>
        </w:tc>
        <w:tc>
          <w:tcPr>
            <w:tcW w:w="7221" w:type="dxa"/>
            <w:vAlign w:val="top"/>
          </w:tcPr>
          <w:p w14:paraId="6F5715E7">
            <w:pPr>
              <w:spacing w:before="155" w:line="218" w:lineRule="auto"/>
              <w:ind w:left="144"/>
              <w:rPr>
                <w:del w:id="122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27" w:author="咨询组" w:date="2025-12-10T10:18:31Z">
              <w:r>
                <w:rPr>
                  <w:rFonts w:ascii="仿宋" w:hAnsi="仿宋" w:eastAsia="仿宋" w:cs="仿宋"/>
                  <w:spacing w:val="16"/>
                  <w:sz w:val="24"/>
                  <w:szCs w:val="24"/>
                </w:rPr>
                <w:delText>出</w:delText>
              </w:r>
            </w:del>
            <w:del w:id="1228" w:author="咨询组" w:date="2025-12-10T10:18:31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国</w:delText>
              </w:r>
            </w:del>
            <w:del w:id="1229" w:author="咨询组" w:date="2025-12-10T10:18:31Z">
              <w:r>
                <w:rPr>
                  <w:rFonts w:ascii="仿宋" w:hAnsi="仿宋" w:eastAsia="仿宋" w:cs="仿宋"/>
                  <w:spacing w:val="8"/>
                  <w:sz w:val="24"/>
                  <w:szCs w:val="24"/>
                </w:rPr>
                <w:delText>(境)期间是否有我方人员遗失了个人的证照？</w:delText>
              </w:r>
            </w:del>
          </w:p>
        </w:tc>
        <w:tc>
          <w:tcPr>
            <w:tcW w:w="715" w:type="dxa"/>
            <w:vAlign w:val="top"/>
          </w:tcPr>
          <w:p w14:paraId="762BBC60">
            <w:pPr>
              <w:spacing w:before="156" w:line="220" w:lineRule="auto"/>
              <w:ind w:left="116"/>
              <w:rPr>
                <w:del w:id="123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3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23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519DF14F">
            <w:pPr>
              <w:spacing w:before="156" w:line="220" w:lineRule="auto"/>
              <w:ind w:left="127"/>
              <w:rPr>
                <w:del w:id="123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3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23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6F85E6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236" w:author="咨询组" w:date="2025-12-10T10:18:31Z"/>
        </w:trPr>
        <w:tc>
          <w:tcPr>
            <w:tcW w:w="707" w:type="dxa"/>
            <w:vAlign w:val="top"/>
          </w:tcPr>
          <w:p w14:paraId="223D01A9">
            <w:pPr>
              <w:spacing w:before="200" w:line="178" w:lineRule="auto"/>
              <w:ind w:left="119"/>
              <w:rPr>
                <w:del w:id="123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38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23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3.</w:delText>
              </w:r>
            </w:del>
          </w:p>
        </w:tc>
        <w:tc>
          <w:tcPr>
            <w:tcW w:w="7221" w:type="dxa"/>
            <w:vAlign w:val="top"/>
          </w:tcPr>
          <w:p w14:paraId="655B6B6E">
            <w:pPr>
              <w:spacing w:before="156" w:line="218" w:lineRule="auto"/>
              <w:ind w:left="114"/>
              <w:rPr>
                <w:del w:id="124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41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所有团组或成员是否按照原定计划按</w:delText>
              </w:r>
            </w:del>
            <w:del w:id="1242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时回国(境)？</w:delText>
              </w:r>
            </w:del>
          </w:p>
        </w:tc>
        <w:tc>
          <w:tcPr>
            <w:tcW w:w="715" w:type="dxa"/>
            <w:vAlign w:val="top"/>
          </w:tcPr>
          <w:p w14:paraId="51CDF21F">
            <w:pPr>
              <w:spacing w:before="156" w:line="220" w:lineRule="auto"/>
              <w:ind w:left="116"/>
              <w:rPr>
                <w:del w:id="124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4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245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3713D580">
            <w:pPr>
              <w:spacing w:before="156" w:line="220" w:lineRule="auto"/>
              <w:ind w:left="127"/>
              <w:rPr>
                <w:del w:id="124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47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248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16C583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  <w:del w:id="1249" w:author="咨询组" w:date="2025-12-10T10:18:31Z"/>
        </w:trPr>
        <w:tc>
          <w:tcPr>
            <w:tcW w:w="707" w:type="dxa"/>
            <w:vAlign w:val="top"/>
          </w:tcPr>
          <w:p w14:paraId="2C15CF15">
            <w:pPr>
              <w:spacing w:line="334" w:lineRule="auto"/>
              <w:rPr>
                <w:del w:id="1250" w:author="咨询组" w:date="2025-12-10T10:18:31Z"/>
                <w:rFonts w:ascii="Arial"/>
                <w:sz w:val="21"/>
              </w:rPr>
            </w:pPr>
          </w:p>
          <w:p w14:paraId="3E56F887">
            <w:pPr>
              <w:spacing w:before="78" w:line="178" w:lineRule="auto"/>
              <w:ind w:left="119"/>
              <w:rPr>
                <w:del w:id="125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52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25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4.</w:delText>
              </w:r>
            </w:del>
          </w:p>
        </w:tc>
        <w:tc>
          <w:tcPr>
            <w:tcW w:w="7221" w:type="dxa"/>
            <w:vAlign w:val="top"/>
          </w:tcPr>
          <w:p w14:paraId="603E4139">
            <w:pPr>
              <w:spacing w:before="151" w:line="439" w:lineRule="exact"/>
              <w:ind w:left="109"/>
              <w:rPr>
                <w:del w:id="125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55" w:author="咨询组" w:date="2025-12-10T10:18:31Z">
              <w:r>
                <w:rPr>
                  <w:rFonts w:ascii="仿宋" w:hAnsi="仿宋" w:eastAsia="仿宋" w:cs="仿宋"/>
                  <w:spacing w:val="-1"/>
                  <w:position w:val="15"/>
                  <w:sz w:val="24"/>
                  <w:szCs w:val="24"/>
                </w:rPr>
                <w:delText>是否携带</w:delText>
              </w:r>
            </w:del>
            <w:del w:id="1256" w:author="咨询组" w:date="2025-12-10T10:18:31Z">
              <w:r>
                <w:rPr>
                  <w:rFonts w:ascii="仿宋" w:hAnsi="仿宋" w:eastAsia="仿宋" w:cs="仿宋"/>
                  <w:position w:val="15"/>
                  <w:sz w:val="24"/>
                  <w:szCs w:val="24"/>
                </w:rPr>
                <w:delText>了涉密文件、资料以及记录有涉密内容的便携式电脑或移</w:delText>
              </w:r>
            </w:del>
          </w:p>
          <w:p w14:paraId="56CACAE7">
            <w:pPr>
              <w:spacing w:line="215" w:lineRule="auto"/>
              <w:ind w:left="126"/>
              <w:rPr>
                <w:del w:id="125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58" w:author="咨询组" w:date="2025-12-10T10:18:31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动</w:delText>
              </w:r>
            </w:del>
            <w:del w:id="1259" w:author="咨询组" w:date="2025-12-10T10:18:31Z">
              <w:r>
                <w:rPr>
                  <w:rFonts w:ascii="仿宋" w:hAnsi="仿宋" w:eastAsia="仿宋" w:cs="仿宋"/>
                  <w:spacing w:val="12"/>
                  <w:sz w:val="24"/>
                  <w:szCs w:val="24"/>
                </w:rPr>
                <w:delText>存储介质出国(境)或参与外事活动？</w:delText>
              </w:r>
            </w:del>
          </w:p>
        </w:tc>
        <w:tc>
          <w:tcPr>
            <w:tcW w:w="715" w:type="dxa"/>
            <w:vAlign w:val="top"/>
          </w:tcPr>
          <w:p w14:paraId="4145A4A3">
            <w:pPr>
              <w:spacing w:line="290" w:lineRule="auto"/>
              <w:rPr>
                <w:del w:id="1260" w:author="咨询组" w:date="2025-12-10T10:18:31Z"/>
                <w:rFonts w:ascii="Arial"/>
                <w:sz w:val="21"/>
              </w:rPr>
            </w:pPr>
          </w:p>
          <w:p w14:paraId="38A0D47A">
            <w:pPr>
              <w:spacing w:before="78" w:line="220" w:lineRule="auto"/>
              <w:ind w:left="116"/>
              <w:rPr>
                <w:del w:id="126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6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263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074A87F5">
            <w:pPr>
              <w:spacing w:line="290" w:lineRule="auto"/>
              <w:rPr>
                <w:del w:id="1264" w:author="咨询组" w:date="2025-12-10T10:18:31Z"/>
                <w:rFonts w:ascii="Arial"/>
                <w:sz w:val="21"/>
              </w:rPr>
            </w:pPr>
          </w:p>
          <w:p w14:paraId="771D67D4">
            <w:pPr>
              <w:spacing w:before="78" w:line="220" w:lineRule="auto"/>
              <w:ind w:left="127"/>
              <w:rPr>
                <w:del w:id="126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6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26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137525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  <w:del w:id="1268" w:author="咨询组" w:date="2025-12-10T10:18:31Z"/>
        </w:trPr>
        <w:tc>
          <w:tcPr>
            <w:tcW w:w="707" w:type="dxa"/>
            <w:vAlign w:val="top"/>
          </w:tcPr>
          <w:p w14:paraId="6CD6F46C">
            <w:pPr>
              <w:spacing w:line="334" w:lineRule="auto"/>
              <w:rPr>
                <w:del w:id="1269" w:author="咨询组" w:date="2025-12-10T10:18:31Z"/>
                <w:rFonts w:ascii="Arial"/>
                <w:sz w:val="21"/>
              </w:rPr>
            </w:pPr>
          </w:p>
          <w:p w14:paraId="097E7635">
            <w:pPr>
              <w:spacing w:before="78" w:line="178" w:lineRule="auto"/>
              <w:ind w:left="119"/>
              <w:rPr>
                <w:del w:id="127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7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27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5.</w:delText>
              </w:r>
            </w:del>
          </w:p>
        </w:tc>
        <w:tc>
          <w:tcPr>
            <w:tcW w:w="7221" w:type="dxa"/>
            <w:vAlign w:val="top"/>
          </w:tcPr>
          <w:p w14:paraId="302A3432">
            <w:pPr>
              <w:spacing w:before="149" w:line="442" w:lineRule="exact"/>
              <w:ind w:left="116"/>
              <w:rPr>
                <w:del w:id="127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74" w:author="咨询组" w:date="2025-12-10T10:18:31Z">
              <w:r>
                <w:rPr>
                  <w:rFonts w:ascii="仿宋" w:hAnsi="仿宋" w:eastAsia="仿宋" w:cs="仿宋"/>
                  <w:spacing w:val="8"/>
                  <w:position w:val="15"/>
                  <w:sz w:val="24"/>
                  <w:szCs w:val="24"/>
                </w:rPr>
                <w:delText>在国(境)外的工作场所、公共场所、所住酒店等场所是否谈论</w:delText>
              </w:r>
            </w:del>
            <w:del w:id="1275" w:author="咨询组" w:date="2025-12-10T10:18:31Z">
              <w:r>
                <w:rPr>
                  <w:rFonts w:ascii="仿宋" w:hAnsi="仿宋" w:eastAsia="仿宋" w:cs="仿宋"/>
                  <w:spacing w:val="5"/>
                  <w:position w:val="15"/>
                  <w:sz w:val="24"/>
                  <w:szCs w:val="24"/>
                </w:rPr>
                <w:delText>了</w:delText>
              </w:r>
            </w:del>
          </w:p>
          <w:p w14:paraId="00D45141">
            <w:pPr>
              <w:spacing w:before="1" w:line="218" w:lineRule="auto"/>
              <w:ind w:left="117"/>
              <w:rPr>
                <w:del w:id="127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7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秘密</w:delText>
              </w:r>
            </w:del>
            <w:del w:id="127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事项？</w:delText>
              </w:r>
            </w:del>
          </w:p>
        </w:tc>
        <w:tc>
          <w:tcPr>
            <w:tcW w:w="715" w:type="dxa"/>
            <w:vAlign w:val="top"/>
          </w:tcPr>
          <w:p w14:paraId="5CBA9E51">
            <w:pPr>
              <w:spacing w:line="290" w:lineRule="auto"/>
              <w:rPr>
                <w:del w:id="1279" w:author="咨询组" w:date="2025-12-10T10:18:31Z"/>
                <w:rFonts w:ascii="Arial"/>
                <w:sz w:val="21"/>
              </w:rPr>
            </w:pPr>
          </w:p>
          <w:p w14:paraId="08F46480">
            <w:pPr>
              <w:spacing w:before="78" w:line="220" w:lineRule="auto"/>
              <w:ind w:left="116"/>
              <w:rPr>
                <w:del w:id="128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8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28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060A9909">
            <w:pPr>
              <w:spacing w:line="290" w:lineRule="auto"/>
              <w:rPr>
                <w:del w:id="1283" w:author="咨询组" w:date="2025-12-10T10:18:31Z"/>
                <w:rFonts w:ascii="Arial"/>
                <w:sz w:val="21"/>
              </w:rPr>
            </w:pPr>
          </w:p>
          <w:p w14:paraId="763ADA4B">
            <w:pPr>
              <w:spacing w:before="78" w:line="220" w:lineRule="auto"/>
              <w:ind w:left="127"/>
              <w:rPr>
                <w:del w:id="128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85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286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0D2622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  <w:del w:id="1287" w:author="咨询组" w:date="2025-12-10T10:18:31Z"/>
        </w:trPr>
        <w:tc>
          <w:tcPr>
            <w:tcW w:w="707" w:type="dxa"/>
            <w:vAlign w:val="top"/>
          </w:tcPr>
          <w:p w14:paraId="5A2A91ED">
            <w:pPr>
              <w:spacing w:line="334" w:lineRule="auto"/>
              <w:rPr>
                <w:del w:id="1288" w:author="咨询组" w:date="2025-12-10T10:18:31Z"/>
                <w:rFonts w:ascii="Arial"/>
                <w:sz w:val="21"/>
              </w:rPr>
            </w:pPr>
          </w:p>
          <w:p w14:paraId="03301156">
            <w:pPr>
              <w:spacing w:before="78" w:line="178" w:lineRule="auto"/>
              <w:ind w:left="119"/>
              <w:rPr>
                <w:del w:id="128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90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29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6.</w:delText>
              </w:r>
            </w:del>
          </w:p>
        </w:tc>
        <w:tc>
          <w:tcPr>
            <w:tcW w:w="7221" w:type="dxa"/>
            <w:vAlign w:val="top"/>
          </w:tcPr>
          <w:p w14:paraId="09400358">
            <w:pPr>
              <w:spacing w:before="149" w:line="441" w:lineRule="exact"/>
              <w:ind w:left="116"/>
              <w:rPr>
                <w:del w:id="129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93" w:author="咨询组" w:date="2025-12-10T10:18:31Z">
              <w:r>
                <w:rPr>
                  <w:rFonts w:ascii="仿宋" w:hAnsi="仿宋" w:eastAsia="仿宋" w:cs="仿宋"/>
                  <w:spacing w:val="8"/>
                  <w:position w:val="15"/>
                  <w:sz w:val="24"/>
                  <w:szCs w:val="24"/>
                </w:rPr>
                <w:delText>在国(境)外，工作中通过互联网发送的邮件中，是否涉及了秘</w:delText>
              </w:r>
            </w:del>
            <w:del w:id="1294" w:author="咨询组" w:date="2025-12-10T10:18:31Z">
              <w:r>
                <w:rPr>
                  <w:rFonts w:ascii="仿宋" w:hAnsi="仿宋" w:eastAsia="仿宋" w:cs="仿宋"/>
                  <w:spacing w:val="5"/>
                  <w:position w:val="15"/>
                  <w:sz w:val="24"/>
                  <w:szCs w:val="24"/>
                </w:rPr>
                <w:delText>密</w:delText>
              </w:r>
            </w:del>
          </w:p>
          <w:p w14:paraId="756EFD1F">
            <w:pPr>
              <w:spacing w:before="1" w:line="218" w:lineRule="auto"/>
              <w:ind w:left="120"/>
              <w:rPr>
                <w:del w:id="129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296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事</w:delText>
              </w:r>
            </w:del>
            <w:del w:id="1297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宜？</w:delText>
              </w:r>
            </w:del>
          </w:p>
        </w:tc>
        <w:tc>
          <w:tcPr>
            <w:tcW w:w="715" w:type="dxa"/>
            <w:vAlign w:val="top"/>
          </w:tcPr>
          <w:p w14:paraId="0E5669F6">
            <w:pPr>
              <w:spacing w:line="290" w:lineRule="auto"/>
              <w:rPr>
                <w:del w:id="1298" w:author="咨询组" w:date="2025-12-10T10:18:31Z"/>
                <w:rFonts w:ascii="Arial"/>
                <w:sz w:val="21"/>
              </w:rPr>
            </w:pPr>
          </w:p>
          <w:p w14:paraId="5EBA6130">
            <w:pPr>
              <w:spacing w:before="78" w:line="220" w:lineRule="auto"/>
              <w:ind w:left="116"/>
              <w:rPr>
                <w:del w:id="129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0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301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194A4CCA">
            <w:pPr>
              <w:spacing w:line="290" w:lineRule="auto"/>
              <w:rPr>
                <w:del w:id="1302" w:author="咨询组" w:date="2025-12-10T10:18:31Z"/>
                <w:rFonts w:ascii="Arial"/>
                <w:sz w:val="21"/>
              </w:rPr>
            </w:pPr>
          </w:p>
          <w:p w14:paraId="249CD71F">
            <w:pPr>
              <w:spacing w:before="78" w:line="220" w:lineRule="auto"/>
              <w:ind w:left="127"/>
              <w:rPr>
                <w:del w:id="130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0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30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05452F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  <w:del w:id="1306" w:author="咨询组" w:date="2025-12-10T10:18:31Z"/>
        </w:trPr>
        <w:tc>
          <w:tcPr>
            <w:tcW w:w="707" w:type="dxa"/>
            <w:vAlign w:val="top"/>
          </w:tcPr>
          <w:p w14:paraId="4F23E3B3">
            <w:pPr>
              <w:spacing w:line="334" w:lineRule="auto"/>
              <w:rPr>
                <w:del w:id="1307" w:author="咨询组" w:date="2025-12-10T10:18:31Z"/>
                <w:rFonts w:ascii="Arial"/>
                <w:sz w:val="21"/>
              </w:rPr>
            </w:pPr>
          </w:p>
          <w:p w14:paraId="1668D974">
            <w:pPr>
              <w:spacing w:before="78" w:line="178" w:lineRule="auto"/>
              <w:ind w:left="119"/>
              <w:rPr>
                <w:del w:id="130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0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31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7.</w:delText>
              </w:r>
            </w:del>
          </w:p>
        </w:tc>
        <w:tc>
          <w:tcPr>
            <w:tcW w:w="7221" w:type="dxa"/>
            <w:vAlign w:val="top"/>
          </w:tcPr>
          <w:p w14:paraId="45EC2163">
            <w:pPr>
              <w:spacing w:before="149" w:line="439" w:lineRule="exact"/>
              <w:ind w:left="116"/>
              <w:rPr>
                <w:del w:id="131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12" w:author="咨询组" w:date="2025-12-10T10:18:31Z">
              <w:r>
                <w:rPr>
                  <w:rFonts w:ascii="仿宋" w:hAnsi="仿宋" w:eastAsia="仿宋" w:cs="仿宋"/>
                  <w:spacing w:val="8"/>
                  <w:position w:val="15"/>
                  <w:sz w:val="24"/>
                  <w:szCs w:val="24"/>
                </w:rPr>
                <w:delText>在出国(境)期间，是否参与过宗教、邪教组织的活动，是否接</w:delText>
              </w:r>
            </w:del>
            <w:del w:id="1313" w:author="咨询组" w:date="2025-12-10T10:18:31Z">
              <w:r>
                <w:rPr>
                  <w:rFonts w:ascii="仿宋" w:hAnsi="仿宋" w:eastAsia="仿宋" w:cs="仿宋"/>
                  <w:spacing w:val="6"/>
                  <w:position w:val="15"/>
                  <w:sz w:val="24"/>
                  <w:szCs w:val="24"/>
                </w:rPr>
                <w:delText>受</w:delText>
              </w:r>
            </w:del>
          </w:p>
          <w:p w14:paraId="0476EF4A">
            <w:pPr>
              <w:spacing w:before="1" w:line="215" w:lineRule="auto"/>
              <w:ind w:left="119"/>
              <w:rPr>
                <w:del w:id="131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1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过相</w:delText>
              </w:r>
            </w:del>
            <w:del w:id="1316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关资料？</w:delText>
              </w:r>
            </w:del>
          </w:p>
        </w:tc>
        <w:tc>
          <w:tcPr>
            <w:tcW w:w="715" w:type="dxa"/>
            <w:vAlign w:val="top"/>
          </w:tcPr>
          <w:p w14:paraId="55084EB1">
            <w:pPr>
              <w:spacing w:line="290" w:lineRule="auto"/>
              <w:rPr>
                <w:del w:id="1317" w:author="咨询组" w:date="2025-12-10T10:18:31Z"/>
                <w:rFonts w:ascii="Arial"/>
                <w:sz w:val="21"/>
              </w:rPr>
            </w:pPr>
          </w:p>
          <w:p w14:paraId="494ED987">
            <w:pPr>
              <w:spacing w:before="78" w:line="220" w:lineRule="auto"/>
              <w:ind w:left="116"/>
              <w:rPr>
                <w:del w:id="131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1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320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1B454B8F">
            <w:pPr>
              <w:spacing w:line="290" w:lineRule="auto"/>
              <w:rPr>
                <w:del w:id="1321" w:author="咨询组" w:date="2025-12-10T10:18:31Z"/>
                <w:rFonts w:ascii="Arial"/>
                <w:sz w:val="21"/>
              </w:rPr>
            </w:pPr>
          </w:p>
          <w:p w14:paraId="77D9464C">
            <w:pPr>
              <w:spacing w:before="78" w:line="220" w:lineRule="auto"/>
              <w:ind w:left="127"/>
              <w:rPr>
                <w:del w:id="132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23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32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1F4436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  <w:del w:id="1325" w:author="咨询组" w:date="2025-12-10T10:18:31Z"/>
        </w:trPr>
        <w:tc>
          <w:tcPr>
            <w:tcW w:w="707" w:type="dxa"/>
            <w:vAlign w:val="top"/>
          </w:tcPr>
          <w:p w14:paraId="575DA4D1">
            <w:pPr>
              <w:spacing w:line="335" w:lineRule="auto"/>
              <w:rPr>
                <w:del w:id="1326" w:author="咨询组" w:date="2025-12-10T10:18:31Z"/>
                <w:rFonts w:ascii="Arial"/>
                <w:sz w:val="21"/>
              </w:rPr>
            </w:pPr>
          </w:p>
          <w:p w14:paraId="5D74C1AE">
            <w:pPr>
              <w:spacing w:before="78" w:line="178" w:lineRule="auto"/>
              <w:ind w:left="119"/>
              <w:rPr>
                <w:del w:id="132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28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32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8.</w:delText>
              </w:r>
            </w:del>
          </w:p>
        </w:tc>
        <w:tc>
          <w:tcPr>
            <w:tcW w:w="7221" w:type="dxa"/>
            <w:vAlign w:val="top"/>
          </w:tcPr>
          <w:p w14:paraId="418B4F2E">
            <w:pPr>
              <w:spacing w:before="150" w:line="439" w:lineRule="exact"/>
              <w:ind w:left="109"/>
              <w:rPr>
                <w:del w:id="133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31" w:author="咨询组" w:date="2025-12-10T10:18:31Z">
              <w:r>
                <w:rPr>
                  <w:rFonts w:ascii="仿宋" w:hAnsi="仿宋" w:eastAsia="仿宋" w:cs="仿宋"/>
                  <w:spacing w:val="-1"/>
                  <w:position w:val="15"/>
                  <w:sz w:val="24"/>
                  <w:szCs w:val="24"/>
                </w:rPr>
                <w:delText>是否向外</w:delText>
              </w:r>
            </w:del>
            <w:del w:id="1332" w:author="咨询组" w:date="2025-12-10T10:18:31Z">
              <w:r>
                <w:rPr>
                  <w:rFonts w:ascii="仿宋" w:hAnsi="仿宋" w:eastAsia="仿宋" w:cs="仿宋"/>
                  <w:position w:val="15"/>
                  <w:sz w:val="24"/>
                  <w:szCs w:val="24"/>
                </w:rPr>
                <w:delText>国人、外籍人员提供了与此次公务活动无关的单位内部资</w:delText>
              </w:r>
            </w:del>
          </w:p>
          <w:p w14:paraId="5174052A">
            <w:pPr>
              <w:spacing w:before="1" w:line="215" w:lineRule="auto"/>
              <w:ind w:left="117"/>
              <w:rPr>
                <w:del w:id="133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3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料和涉密科</w:delText>
              </w:r>
            </w:del>
            <w:del w:id="1335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研成果？</w:delText>
              </w:r>
            </w:del>
          </w:p>
        </w:tc>
        <w:tc>
          <w:tcPr>
            <w:tcW w:w="715" w:type="dxa"/>
            <w:vAlign w:val="top"/>
          </w:tcPr>
          <w:p w14:paraId="3CB6E867">
            <w:pPr>
              <w:spacing w:line="291" w:lineRule="auto"/>
              <w:rPr>
                <w:del w:id="1336" w:author="咨询组" w:date="2025-12-10T10:18:31Z"/>
                <w:rFonts w:ascii="Arial"/>
                <w:sz w:val="21"/>
              </w:rPr>
            </w:pPr>
          </w:p>
          <w:p w14:paraId="4D39DD0B">
            <w:pPr>
              <w:spacing w:before="78" w:line="220" w:lineRule="auto"/>
              <w:ind w:left="116"/>
              <w:rPr>
                <w:del w:id="133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3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339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13A6B9D1">
            <w:pPr>
              <w:spacing w:line="291" w:lineRule="auto"/>
              <w:rPr>
                <w:del w:id="1340" w:author="咨询组" w:date="2025-12-10T10:18:31Z"/>
                <w:rFonts w:ascii="Arial"/>
                <w:sz w:val="21"/>
              </w:rPr>
            </w:pPr>
          </w:p>
          <w:p w14:paraId="4D009E92">
            <w:pPr>
              <w:spacing w:before="78" w:line="220" w:lineRule="auto"/>
              <w:ind w:left="127"/>
              <w:rPr>
                <w:del w:id="134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42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34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40DCA8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  <w:del w:id="1344" w:author="咨询组" w:date="2025-12-10T10:18:31Z"/>
        </w:trPr>
        <w:tc>
          <w:tcPr>
            <w:tcW w:w="707" w:type="dxa"/>
            <w:vAlign w:val="top"/>
          </w:tcPr>
          <w:p w14:paraId="2A34146D">
            <w:pPr>
              <w:spacing w:line="333" w:lineRule="auto"/>
              <w:rPr>
                <w:del w:id="1345" w:author="咨询组" w:date="2025-12-10T10:18:31Z"/>
                <w:rFonts w:ascii="Arial"/>
                <w:sz w:val="21"/>
              </w:rPr>
            </w:pPr>
          </w:p>
          <w:p w14:paraId="21CFD158">
            <w:pPr>
              <w:spacing w:before="78" w:line="178" w:lineRule="auto"/>
              <w:ind w:left="119"/>
              <w:rPr>
                <w:del w:id="134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4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2</w:delText>
              </w:r>
            </w:del>
            <w:del w:id="134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9.</w:delText>
              </w:r>
            </w:del>
          </w:p>
        </w:tc>
        <w:tc>
          <w:tcPr>
            <w:tcW w:w="7221" w:type="dxa"/>
            <w:vAlign w:val="top"/>
          </w:tcPr>
          <w:p w14:paraId="7CDBAFE6">
            <w:pPr>
              <w:spacing w:before="150" w:line="440" w:lineRule="exact"/>
              <w:ind w:left="116"/>
              <w:rPr>
                <w:del w:id="134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50" w:author="咨询组" w:date="2025-12-10T10:18:31Z">
              <w:r>
                <w:rPr>
                  <w:rFonts w:ascii="仿宋" w:hAnsi="仿宋" w:eastAsia="仿宋" w:cs="仿宋"/>
                  <w:spacing w:val="11"/>
                  <w:position w:val="15"/>
                  <w:sz w:val="24"/>
                  <w:szCs w:val="24"/>
                </w:rPr>
                <w:delText>在</w:delText>
              </w:r>
            </w:del>
            <w:del w:id="1351" w:author="咨询组" w:date="2025-12-10T10:18:31Z">
              <w:r>
                <w:rPr>
                  <w:rFonts w:ascii="仿宋" w:hAnsi="仿宋" w:eastAsia="仿宋" w:cs="仿宋"/>
                  <w:spacing w:val="7"/>
                  <w:position w:val="15"/>
                  <w:sz w:val="24"/>
                  <w:szCs w:val="24"/>
                </w:rPr>
                <w:delText>出国(境)期间，有无到境外机构、组织以及外商企业兼职工作</w:delText>
              </w:r>
            </w:del>
          </w:p>
          <w:p w14:paraId="0614AF3A">
            <w:pPr>
              <w:spacing w:line="218" w:lineRule="auto"/>
              <w:ind w:left="133"/>
              <w:rPr>
                <w:del w:id="135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53" w:author="咨询组" w:date="2025-12-10T10:18:31Z">
              <w:r>
                <w:rPr>
                  <w:rFonts w:ascii="仿宋" w:hAnsi="仿宋" w:eastAsia="仿宋" w:cs="仿宋"/>
                  <w:spacing w:val="-32"/>
                  <w:sz w:val="24"/>
                  <w:szCs w:val="24"/>
                </w:rPr>
                <w:delText>的情形？</w:delText>
              </w:r>
            </w:del>
          </w:p>
        </w:tc>
        <w:tc>
          <w:tcPr>
            <w:tcW w:w="715" w:type="dxa"/>
            <w:vAlign w:val="top"/>
          </w:tcPr>
          <w:p w14:paraId="322CEBD9">
            <w:pPr>
              <w:spacing w:line="289" w:lineRule="auto"/>
              <w:rPr>
                <w:del w:id="1354" w:author="咨询组" w:date="2025-12-10T10:18:31Z"/>
                <w:rFonts w:ascii="Arial"/>
                <w:sz w:val="21"/>
              </w:rPr>
            </w:pPr>
          </w:p>
          <w:p w14:paraId="318C96ED">
            <w:pPr>
              <w:spacing w:before="78" w:line="220" w:lineRule="auto"/>
              <w:ind w:left="116"/>
              <w:rPr>
                <w:del w:id="135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56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357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7CE3280B">
            <w:pPr>
              <w:spacing w:line="289" w:lineRule="auto"/>
              <w:rPr>
                <w:del w:id="1358" w:author="咨询组" w:date="2025-12-10T10:18:31Z"/>
                <w:rFonts w:ascii="Arial"/>
                <w:sz w:val="21"/>
              </w:rPr>
            </w:pPr>
          </w:p>
          <w:p w14:paraId="511A0D7D">
            <w:pPr>
              <w:spacing w:before="78" w:line="220" w:lineRule="auto"/>
              <w:ind w:left="127"/>
              <w:rPr>
                <w:del w:id="135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60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361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49E036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1362" w:author="咨询组" w:date="2025-12-10T10:18:31Z"/>
        </w:trPr>
        <w:tc>
          <w:tcPr>
            <w:tcW w:w="707" w:type="dxa"/>
            <w:vAlign w:val="top"/>
          </w:tcPr>
          <w:p w14:paraId="753D32DC">
            <w:pPr>
              <w:spacing w:before="204" w:line="178" w:lineRule="auto"/>
              <w:ind w:left="121"/>
              <w:rPr>
                <w:del w:id="136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64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30.</w:delText>
              </w:r>
            </w:del>
          </w:p>
        </w:tc>
        <w:tc>
          <w:tcPr>
            <w:tcW w:w="7221" w:type="dxa"/>
            <w:vAlign w:val="top"/>
          </w:tcPr>
          <w:p w14:paraId="01E8EA7E">
            <w:pPr>
              <w:spacing w:before="160" w:line="218" w:lineRule="auto"/>
              <w:ind w:left="109"/>
              <w:rPr>
                <w:del w:id="136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6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是否私自接受</w:delText>
              </w:r>
            </w:del>
            <w:del w:id="1367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过外国记者的采访？</w:delText>
              </w:r>
            </w:del>
          </w:p>
        </w:tc>
        <w:tc>
          <w:tcPr>
            <w:tcW w:w="715" w:type="dxa"/>
            <w:vAlign w:val="top"/>
          </w:tcPr>
          <w:p w14:paraId="7DFE105E">
            <w:pPr>
              <w:spacing w:before="160" w:line="220" w:lineRule="auto"/>
              <w:ind w:left="116"/>
              <w:rPr>
                <w:del w:id="136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69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370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20F51547">
            <w:pPr>
              <w:spacing w:before="160" w:line="220" w:lineRule="auto"/>
              <w:ind w:left="127"/>
              <w:rPr>
                <w:del w:id="137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72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373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31AED3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374" w:author="咨询组" w:date="2025-12-10T10:18:31Z"/>
        </w:trPr>
        <w:tc>
          <w:tcPr>
            <w:tcW w:w="707" w:type="dxa"/>
            <w:vAlign w:val="top"/>
          </w:tcPr>
          <w:p w14:paraId="2C860539">
            <w:pPr>
              <w:spacing w:before="201" w:line="179" w:lineRule="auto"/>
              <w:ind w:left="121"/>
              <w:rPr>
                <w:del w:id="137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76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31.</w:delText>
              </w:r>
            </w:del>
          </w:p>
        </w:tc>
        <w:tc>
          <w:tcPr>
            <w:tcW w:w="7221" w:type="dxa"/>
            <w:vAlign w:val="top"/>
          </w:tcPr>
          <w:p w14:paraId="267C3E8A">
            <w:pPr>
              <w:spacing w:before="158" w:line="219" w:lineRule="auto"/>
              <w:ind w:left="133"/>
              <w:rPr>
                <w:del w:id="137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78" w:author="咨询组" w:date="2025-12-10T10:18:31Z">
              <w:r>
                <w:rPr>
                  <w:rFonts w:ascii="仿宋" w:hAnsi="仿宋" w:eastAsia="仿宋" w:cs="仿宋"/>
                  <w:spacing w:val="20"/>
                  <w:sz w:val="24"/>
                  <w:szCs w:val="24"/>
                </w:rPr>
                <w:delText>回</w:delText>
              </w:r>
            </w:del>
            <w:del w:id="1379" w:author="咨询组" w:date="2025-12-10T10:18:31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国(境)后是否接到过领事馆官员的电话？</w:delText>
              </w:r>
            </w:del>
          </w:p>
        </w:tc>
        <w:tc>
          <w:tcPr>
            <w:tcW w:w="715" w:type="dxa"/>
            <w:vAlign w:val="top"/>
          </w:tcPr>
          <w:p w14:paraId="00592033">
            <w:pPr>
              <w:spacing w:before="159" w:line="220" w:lineRule="auto"/>
              <w:ind w:left="116"/>
              <w:rPr>
                <w:del w:id="138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8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38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0A33F0EF">
            <w:pPr>
              <w:spacing w:before="159" w:line="220" w:lineRule="auto"/>
              <w:ind w:left="127"/>
              <w:rPr>
                <w:del w:id="138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8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38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468BF3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del w:id="1386" w:author="咨询组" w:date="2025-12-10T10:18:31Z"/>
        </w:trPr>
        <w:tc>
          <w:tcPr>
            <w:tcW w:w="707" w:type="dxa"/>
            <w:vAlign w:val="top"/>
          </w:tcPr>
          <w:p w14:paraId="26752FF0">
            <w:pPr>
              <w:spacing w:before="203" w:line="178" w:lineRule="auto"/>
              <w:ind w:left="121"/>
              <w:rPr>
                <w:del w:id="138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88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32.</w:delText>
              </w:r>
            </w:del>
          </w:p>
        </w:tc>
        <w:tc>
          <w:tcPr>
            <w:tcW w:w="7221" w:type="dxa"/>
            <w:vAlign w:val="top"/>
          </w:tcPr>
          <w:p w14:paraId="6516937F">
            <w:pPr>
              <w:spacing w:before="158" w:line="219" w:lineRule="auto"/>
              <w:ind w:left="133"/>
              <w:rPr>
                <w:del w:id="138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90" w:author="咨询组" w:date="2025-12-10T10:18:31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回</w:delText>
              </w:r>
            </w:del>
            <w:del w:id="1391" w:author="咨询组" w:date="2025-12-10T10:18:31Z">
              <w:r>
                <w:rPr>
                  <w:rFonts w:ascii="仿宋" w:hAnsi="仿宋" w:eastAsia="仿宋" w:cs="仿宋"/>
                  <w:spacing w:val="8"/>
                  <w:sz w:val="24"/>
                  <w:szCs w:val="24"/>
                </w:rPr>
                <w:delText>国(境)后，是否有外方人员继续与我人员联系的情况？</w:delText>
              </w:r>
            </w:del>
          </w:p>
        </w:tc>
        <w:tc>
          <w:tcPr>
            <w:tcW w:w="715" w:type="dxa"/>
            <w:vAlign w:val="top"/>
          </w:tcPr>
          <w:p w14:paraId="2150B7B9">
            <w:pPr>
              <w:spacing w:before="159" w:line="220" w:lineRule="auto"/>
              <w:ind w:left="116"/>
              <w:rPr>
                <w:del w:id="139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93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394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0AB3DA8D">
            <w:pPr>
              <w:spacing w:before="159" w:line="220" w:lineRule="auto"/>
              <w:ind w:left="127"/>
              <w:rPr>
                <w:del w:id="139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39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39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3B6591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  <w:del w:id="1398" w:author="咨询组" w:date="2025-12-10T10:18:31Z"/>
        </w:trPr>
        <w:tc>
          <w:tcPr>
            <w:tcW w:w="707" w:type="dxa"/>
            <w:vAlign w:val="top"/>
          </w:tcPr>
          <w:p w14:paraId="4C4A8DCB">
            <w:pPr>
              <w:spacing w:line="337" w:lineRule="auto"/>
              <w:rPr>
                <w:del w:id="1399" w:author="咨询组" w:date="2025-12-10T10:18:31Z"/>
                <w:rFonts w:ascii="Arial"/>
                <w:sz w:val="21"/>
              </w:rPr>
            </w:pPr>
          </w:p>
          <w:p w14:paraId="5EE70610">
            <w:pPr>
              <w:spacing w:before="78" w:line="178" w:lineRule="auto"/>
              <w:ind w:left="121"/>
              <w:rPr>
                <w:del w:id="140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01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33.</w:delText>
              </w:r>
            </w:del>
          </w:p>
        </w:tc>
        <w:tc>
          <w:tcPr>
            <w:tcW w:w="7221" w:type="dxa"/>
            <w:vAlign w:val="top"/>
          </w:tcPr>
          <w:p w14:paraId="59748819">
            <w:pPr>
              <w:spacing w:before="154" w:line="439" w:lineRule="exact"/>
              <w:ind w:left="144"/>
              <w:rPr>
                <w:del w:id="140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03" w:author="咨询组" w:date="2025-12-10T10:18:31Z">
              <w:r>
                <w:rPr>
                  <w:rFonts w:ascii="仿宋" w:hAnsi="仿宋" w:eastAsia="仿宋" w:cs="仿宋"/>
                  <w:spacing w:val="20"/>
                  <w:position w:val="15"/>
                  <w:sz w:val="24"/>
                  <w:szCs w:val="24"/>
                </w:rPr>
                <w:delText>出</w:delText>
              </w:r>
            </w:del>
            <w:del w:id="1404" w:author="咨询组" w:date="2025-12-10T10:18:31Z">
              <w:r>
                <w:rPr>
                  <w:rFonts w:ascii="仿宋" w:hAnsi="仿宋" w:eastAsia="仿宋" w:cs="仿宋"/>
                  <w:spacing w:val="15"/>
                  <w:position w:val="15"/>
                  <w:sz w:val="24"/>
                  <w:szCs w:val="24"/>
                </w:rPr>
                <w:delText>国(境)期间及回国(境)后手机有无异常，如有无收到黄色、</w:delText>
              </w:r>
            </w:del>
          </w:p>
          <w:p w14:paraId="45B7151C">
            <w:pPr>
              <w:spacing w:line="217" w:lineRule="auto"/>
              <w:ind w:left="115"/>
              <w:rPr>
                <w:del w:id="140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0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威胁的短信要求点击等情况</w:delText>
              </w:r>
            </w:del>
            <w:del w:id="1407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？</w:delText>
              </w:r>
            </w:del>
          </w:p>
        </w:tc>
        <w:tc>
          <w:tcPr>
            <w:tcW w:w="715" w:type="dxa"/>
            <w:vAlign w:val="top"/>
          </w:tcPr>
          <w:p w14:paraId="7ECD7998">
            <w:pPr>
              <w:spacing w:line="293" w:lineRule="auto"/>
              <w:rPr>
                <w:del w:id="1408" w:author="咨询组" w:date="2025-12-10T10:18:31Z"/>
                <w:rFonts w:ascii="Arial"/>
                <w:sz w:val="21"/>
              </w:rPr>
            </w:pPr>
          </w:p>
          <w:p w14:paraId="43D4F352">
            <w:pPr>
              <w:spacing w:before="78" w:line="220" w:lineRule="auto"/>
              <w:ind w:left="116"/>
              <w:rPr>
                <w:del w:id="140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1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411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713" w:type="dxa"/>
            <w:vAlign w:val="top"/>
          </w:tcPr>
          <w:p w14:paraId="3F820FEF">
            <w:pPr>
              <w:spacing w:line="293" w:lineRule="auto"/>
              <w:rPr>
                <w:del w:id="1412" w:author="咨询组" w:date="2025-12-10T10:18:31Z"/>
                <w:rFonts w:ascii="Arial"/>
                <w:sz w:val="21"/>
              </w:rPr>
            </w:pPr>
          </w:p>
          <w:p w14:paraId="35FA789C">
            <w:pPr>
              <w:spacing w:before="78" w:line="220" w:lineRule="auto"/>
              <w:ind w:left="127"/>
              <w:rPr>
                <w:del w:id="141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1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415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</w:tbl>
    <w:p w14:paraId="6C9E9C5E">
      <w:pPr>
        <w:rPr>
          <w:del w:id="1416" w:author="咨询组" w:date="2025-12-10T10:18:31Z"/>
          <w:rFonts w:ascii="Arial"/>
          <w:sz w:val="21"/>
        </w:rPr>
      </w:pPr>
    </w:p>
    <w:p w14:paraId="02888073">
      <w:pPr>
        <w:rPr>
          <w:del w:id="1417" w:author="咨询组" w:date="2025-12-10T10:18:31Z"/>
        </w:rPr>
        <w:sectPr>
          <w:footerReference r:id="rId12" w:type="default"/>
          <w:pgSz w:w="16841" w:h="11912"/>
          <w:pgMar w:top="1012" w:right="1200" w:bottom="1486" w:left="1399" w:header="0" w:footer="1208" w:gutter="0"/>
          <w:pgNumType w:fmt="decimal"/>
          <w:cols w:space="720" w:num="1"/>
        </w:sectPr>
      </w:pPr>
    </w:p>
    <w:tbl>
      <w:tblPr>
        <w:tblStyle w:val="6"/>
        <w:tblW w:w="9356" w:type="dxa"/>
        <w:tblInd w:w="7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3829"/>
        <w:gridCol w:w="2973"/>
        <w:gridCol w:w="993"/>
        <w:gridCol w:w="854"/>
      </w:tblGrid>
      <w:tr w14:paraId="774D96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  <w:del w:id="1418" w:author="咨询组" w:date="2025-12-10T10:18:31Z"/>
        </w:trPr>
        <w:tc>
          <w:tcPr>
            <w:tcW w:w="707" w:type="dxa"/>
            <w:vAlign w:val="top"/>
          </w:tcPr>
          <w:p w14:paraId="4C3DF4E3">
            <w:pPr>
              <w:spacing w:before="195" w:line="178" w:lineRule="auto"/>
              <w:ind w:left="121"/>
              <w:rPr>
                <w:del w:id="141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20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34.</w:delText>
              </w:r>
            </w:del>
          </w:p>
        </w:tc>
        <w:tc>
          <w:tcPr>
            <w:tcW w:w="8649" w:type="dxa"/>
            <w:gridSpan w:val="4"/>
            <w:vAlign w:val="top"/>
          </w:tcPr>
          <w:p w14:paraId="48BF59DE">
            <w:pPr>
              <w:spacing w:before="151" w:line="217" w:lineRule="auto"/>
              <w:ind w:left="124"/>
              <w:rPr>
                <w:del w:id="142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2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外方接待人员、</w:delText>
              </w:r>
            </w:del>
            <w:del w:id="1423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陪同人员情况？</w:delText>
              </w:r>
            </w:del>
          </w:p>
        </w:tc>
      </w:tr>
      <w:tr w14:paraId="12F5A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atLeast"/>
          <w:del w:id="1424" w:author="咨询组" w:date="2025-12-10T10:18:31Z"/>
        </w:trPr>
        <w:tc>
          <w:tcPr>
            <w:tcW w:w="9356" w:type="dxa"/>
            <w:gridSpan w:val="5"/>
            <w:vAlign w:val="top"/>
          </w:tcPr>
          <w:p w14:paraId="64B62051">
            <w:pPr>
              <w:rPr>
                <w:del w:id="1425" w:author="咨询组" w:date="2025-12-10T10:18:31Z"/>
                <w:rFonts w:ascii="Arial"/>
                <w:sz w:val="21"/>
              </w:rPr>
            </w:pPr>
          </w:p>
        </w:tc>
      </w:tr>
      <w:tr w14:paraId="1BCB71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  <w:del w:id="1426" w:author="咨询组" w:date="2025-12-10T10:18:31Z"/>
        </w:trPr>
        <w:tc>
          <w:tcPr>
            <w:tcW w:w="707" w:type="dxa"/>
            <w:vAlign w:val="top"/>
          </w:tcPr>
          <w:p w14:paraId="3F695104">
            <w:pPr>
              <w:spacing w:before="191" w:line="178" w:lineRule="auto"/>
              <w:ind w:left="121"/>
              <w:rPr>
                <w:del w:id="142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28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35.</w:delText>
              </w:r>
            </w:del>
          </w:p>
        </w:tc>
        <w:tc>
          <w:tcPr>
            <w:tcW w:w="8649" w:type="dxa"/>
            <w:gridSpan w:val="4"/>
            <w:vAlign w:val="top"/>
          </w:tcPr>
          <w:p w14:paraId="56B9430E">
            <w:pPr>
              <w:spacing w:before="147" w:line="218" w:lineRule="auto"/>
              <w:ind w:left="126"/>
              <w:rPr>
                <w:del w:id="142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3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与外方交流学习的主要</w:delText>
              </w:r>
            </w:del>
            <w:del w:id="1431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情况？</w:delText>
              </w:r>
            </w:del>
          </w:p>
        </w:tc>
      </w:tr>
      <w:tr w14:paraId="79B62E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atLeast"/>
          <w:del w:id="1432" w:author="咨询组" w:date="2025-12-10T10:18:31Z"/>
        </w:trPr>
        <w:tc>
          <w:tcPr>
            <w:tcW w:w="9356" w:type="dxa"/>
            <w:gridSpan w:val="5"/>
            <w:vAlign w:val="top"/>
          </w:tcPr>
          <w:p w14:paraId="5C200DFF">
            <w:pPr>
              <w:rPr>
                <w:del w:id="1433" w:author="咨询组" w:date="2025-12-10T10:18:31Z"/>
                <w:rFonts w:ascii="Arial"/>
                <w:sz w:val="21"/>
              </w:rPr>
            </w:pPr>
          </w:p>
        </w:tc>
      </w:tr>
      <w:tr w14:paraId="49154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del w:id="1434" w:author="咨询组" w:date="2025-12-10T10:18:31Z"/>
        </w:trPr>
        <w:tc>
          <w:tcPr>
            <w:tcW w:w="707" w:type="dxa"/>
            <w:vAlign w:val="top"/>
          </w:tcPr>
          <w:p w14:paraId="1B775FFB">
            <w:pPr>
              <w:spacing w:before="195" w:line="178" w:lineRule="auto"/>
              <w:ind w:left="121"/>
              <w:rPr>
                <w:del w:id="143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36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36.</w:delText>
              </w:r>
            </w:del>
          </w:p>
        </w:tc>
        <w:tc>
          <w:tcPr>
            <w:tcW w:w="8649" w:type="dxa"/>
            <w:gridSpan w:val="4"/>
            <w:vAlign w:val="top"/>
          </w:tcPr>
          <w:p w14:paraId="39E42BB3">
            <w:pPr>
              <w:spacing w:before="151" w:line="217" w:lineRule="auto"/>
              <w:ind w:left="126"/>
              <w:rPr>
                <w:del w:id="143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3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与当地华人华侨</w:delText>
              </w:r>
            </w:del>
            <w:del w:id="1439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接触、交往情况？</w:delText>
              </w:r>
            </w:del>
          </w:p>
        </w:tc>
      </w:tr>
      <w:tr w14:paraId="55F599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atLeast"/>
          <w:del w:id="1440" w:author="咨询组" w:date="2025-12-10T10:18:31Z"/>
        </w:trPr>
        <w:tc>
          <w:tcPr>
            <w:tcW w:w="9356" w:type="dxa"/>
            <w:gridSpan w:val="5"/>
            <w:vAlign w:val="top"/>
          </w:tcPr>
          <w:p w14:paraId="582BAF62">
            <w:pPr>
              <w:rPr>
                <w:del w:id="1441" w:author="咨询组" w:date="2025-12-10T10:18:31Z"/>
                <w:rFonts w:ascii="Arial"/>
                <w:sz w:val="21"/>
              </w:rPr>
            </w:pPr>
          </w:p>
        </w:tc>
      </w:tr>
      <w:tr w14:paraId="53A93F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  <w:del w:id="1442" w:author="咨询组" w:date="2025-12-10T10:18:31Z"/>
        </w:trPr>
        <w:tc>
          <w:tcPr>
            <w:tcW w:w="707" w:type="dxa"/>
            <w:vAlign w:val="top"/>
          </w:tcPr>
          <w:p w14:paraId="02B965B2">
            <w:pPr>
              <w:spacing w:line="335" w:lineRule="auto"/>
              <w:rPr>
                <w:del w:id="1443" w:author="咨询组" w:date="2025-12-10T10:18:31Z"/>
                <w:rFonts w:ascii="Arial"/>
                <w:sz w:val="21"/>
              </w:rPr>
            </w:pPr>
          </w:p>
          <w:p w14:paraId="08417714">
            <w:pPr>
              <w:spacing w:before="78" w:line="178" w:lineRule="auto"/>
              <w:ind w:left="121"/>
              <w:rPr>
                <w:del w:id="144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4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37.</w:delText>
              </w:r>
            </w:del>
          </w:p>
        </w:tc>
        <w:tc>
          <w:tcPr>
            <w:tcW w:w="6802" w:type="dxa"/>
            <w:gridSpan w:val="2"/>
            <w:vAlign w:val="top"/>
          </w:tcPr>
          <w:p w14:paraId="6647BE29">
            <w:pPr>
              <w:spacing w:before="150" w:line="441" w:lineRule="exact"/>
              <w:ind w:left="109"/>
              <w:rPr>
                <w:del w:id="144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47" w:author="咨询组" w:date="2025-12-10T10:18:31Z">
              <w:r>
                <w:rPr>
                  <w:rFonts w:ascii="仿宋" w:hAnsi="仿宋" w:eastAsia="仿宋" w:cs="仿宋"/>
                  <w:spacing w:val="8"/>
                  <w:position w:val="15"/>
                  <w:sz w:val="24"/>
                  <w:szCs w:val="24"/>
                </w:rPr>
                <w:delText>是否</w:delText>
              </w:r>
            </w:del>
            <w:del w:id="1448" w:author="咨询组" w:date="2025-12-10T10:18:31Z">
              <w:r>
                <w:rPr>
                  <w:rFonts w:ascii="仿宋" w:hAnsi="仿宋" w:eastAsia="仿宋" w:cs="仿宋"/>
                  <w:spacing w:val="5"/>
                  <w:position w:val="15"/>
                  <w:sz w:val="24"/>
                  <w:szCs w:val="24"/>
                </w:rPr>
                <w:delText>按</w:delText>
              </w:r>
            </w:del>
            <w:del w:id="1449" w:author="咨询组" w:date="2025-12-10T10:18:31Z">
              <w:r>
                <w:rPr>
                  <w:rFonts w:ascii="仿宋" w:hAnsi="仿宋" w:eastAsia="仿宋" w:cs="仿宋"/>
                  <w:spacing w:val="4"/>
                  <w:position w:val="15"/>
                  <w:sz w:val="24"/>
                  <w:szCs w:val="24"/>
                </w:rPr>
                <w:delText>照审批的行程完成出国(境)任务？(“否”，说明原</w:delText>
              </w:r>
            </w:del>
          </w:p>
          <w:p w14:paraId="4B0D966B">
            <w:pPr>
              <w:spacing w:line="219" w:lineRule="auto"/>
              <w:ind w:left="142"/>
              <w:rPr>
                <w:del w:id="145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51" w:author="咨询组" w:date="2025-12-10T10:18:31Z">
              <w:r>
                <w:rPr>
                  <w:rFonts w:ascii="仿宋" w:hAnsi="仿宋" w:eastAsia="仿宋" w:cs="仿宋"/>
                  <w:spacing w:val="-14"/>
                  <w:sz w:val="24"/>
                  <w:szCs w:val="24"/>
                </w:rPr>
                <w:delText>因</w:delText>
              </w:r>
            </w:del>
            <w:del w:id="1452" w:author="咨询组" w:date="2025-12-10T10:18:31Z">
              <w:r>
                <w:rPr>
                  <w:rFonts w:ascii="仿宋" w:hAnsi="仿宋" w:eastAsia="仿宋" w:cs="仿宋"/>
                  <w:spacing w:val="-12"/>
                  <w:sz w:val="24"/>
                  <w:szCs w:val="24"/>
                </w:rPr>
                <w:delText>)</w:delText>
              </w:r>
            </w:del>
          </w:p>
        </w:tc>
        <w:tc>
          <w:tcPr>
            <w:tcW w:w="993" w:type="dxa"/>
            <w:vAlign w:val="top"/>
          </w:tcPr>
          <w:p w14:paraId="7E0B57FB">
            <w:pPr>
              <w:spacing w:line="291" w:lineRule="auto"/>
              <w:rPr>
                <w:del w:id="1453" w:author="咨询组" w:date="2025-12-10T10:18:31Z"/>
                <w:rFonts w:ascii="Arial"/>
                <w:sz w:val="21"/>
              </w:rPr>
            </w:pPr>
          </w:p>
          <w:p w14:paraId="25E4BE25">
            <w:pPr>
              <w:spacing w:before="78" w:line="220" w:lineRule="auto"/>
              <w:ind w:left="115"/>
              <w:rPr>
                <w:del w:id="145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5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45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□</w:delText>
              </w:r>
            </w:del>
          </w:p>
        </w:tc>
        <w:tc>
          <w:tcPr>
            <w:tcW w:w="854" w:type="dxa"/>
            <w:vAlign w:val="top"/>
          </w:tcPr>
          <w:p w14:paraId="7AE9CE1C">
            <w:pPr>
              <w:spacing w:line="291" w:lineRule="auto"/>
              <w:rPr>
                <w:del w:id="1457" w:author="咨询组" w:date="2025-12-10T10:18:31Z"/>
                <w:rFonts w:ascii="Arial"/>
                <w:sz w:val="21"/>
              </w:rPr>
            </w:pPr>
          </w:p>
          <w:p w14:paraId="45F2B459">
            <w:pPr>
              <w:spacing w:before="78" w:line="220" w:lineRule="auto"/>
              <w:ind w:left="126"/>
              <w:rPr>
                <w:del w:id="145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59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否</w:delText>
              </w:r>
            </w:del>
            <w:del w:id="1460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□</w:delText>
              </w:r>
            </w:del>
          </w:p>
        </w:tc>
      </w:tr>
      <w:tr w14:paraId="7C2478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3" w:hRule="atLeast"/>
          <w:del w:id="1461" w:author="咨询组" w:date="2025-12-10T10:18:31Z"/>
        </w:trPr>
        <w:tc>
          <w:tcPr>
            <w:tcW w:w="9356" w:type="dxa"/>
            <w:gridSpan w:val="5"/>
            <w:vAlign w:val="top"/>
          </w:tcPr>
          <w:p w14:paraId="49FA518B">
            <w:pPr>
              <w:spacing w:before="151" w:line="217" w:lineRule="auto"/>
              <w:ind w:left="121"/>
              <w:rPr>
                <w:del w:id="146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63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38.其他需要说明的情况</w:delText>
              </w:r>
            </w:del>
            <w:del w:id="1464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(无需说明应填写“无”)：</w:delText>
              </w:r>
            </w:del>
          </w:p>
        </w:tc>
      </w:tr>
      <w:tr w14:paraId="37356E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2" w:hRule="atLeast"/>
          <w:del w:id="1465" w:author="咨询组" w:date="2025-12-10T10:18:31Z"/>
        </w:trPr>
        <w:tc>
          <w:tcPr>
            <w:tcW w:w="4536" w:type="dxa"/>
            <w:gridSpan w:val="2"/>
            <w:vAlign w:val="top"/>
          </w:tcPr>
          <w:p w14:paraId="5C5E95EE">
            <w:pPr>
              <w:spacing w:before="182" w:line="346" w:lineRule="auto"/>
              <w:ind w:left="111" w:right="105" w:firstLine="485"/>
              <w:rPr>
                <w:del w:id="146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67" w:author="咨询组" w:date="2025-12-10T10:18:31Z">
              <w:r>
                <w:rPr>
                  <w:rFonts w:ascii="仿宋" w:hAnsi="仿宋" w:eastAsia="仿宋" w:cs="仿宋"/>
                  <w:spacing w:val="17"/>
                  <w:sz w:val="24"/>
                  <w:szCs w:val="24"/>
                </w:rPr>
                <w:delText>本</w:delText>
              </w:r>
            </w:del>
            <w:del w:id="1468" w:author="咨询组" w:date="2025-12-10T10:18:31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人承诺上述内容均属实，如有虚</w:delText>
              </w:r>
            </w:del>
            <w:del w:id="1469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假，自愿承担党纪、政纪和法律责任</w:delText>
              </w:r>
            </w:del>
            <w:del w:id="147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。</w:delText>
              </w:r>
            </w:del>
          </w:p>
          <w:p w14:paraId="75C9D1AA">
            <w:pPr>
              <w:spacing w:line="340" w:lineRule="auto"/>
              <w:rPr>
                <w:del w:id="1471" w:author="咨询组" w:date="2025-12-10T10:18:31Z"/>
                <w:rFonts w:ascii="Arial"/>
                <w:sz w:val="21"/>
              </w:rPr>
            </w:pPr>
          </w:p>
          <w:p w14:paraId="2202D2A9">
            <w:pPr>
              <w:spacing w:before="78" w:line="220" w:lineRule="auto"/>
              <w:ind w:left="127"/>
              <w:rPr>
                <w:del w:id="147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73" w:author="咨询组" w:date="2025-12-10T10:18:31Z">
              <w:r>
                <w:rPr>
                  <w:rFonts w:ascii="仿宋" w:hAnsi="仿宋" w:eastAsia="仿宋" w:cs="仿宋"/>
                  <w:spacing w:val="-13"/>
                  <w:sz w:val="24"/>
                  <w:szCs w:val="24"/>
                </w:rPr>
                <w:delText>受</w:delText>
              </w:r>
            </w:del>
            <w:del w:id="1474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访人签字：</w:delText>
              </w:r>
            </w:del>
          </w:p>
          <w:p w14:paraId="05D4DABB">
            <w:pPr>
              <w:spacing w:before="153" w:line="218" w:lineRule="auto"/>
              <w:ind w:right="50"/>
              <w:jc w:val="right"/>
              <w:rPr>
                <w:del w:id="147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76" w:author="咨询组" w:date="2025-12-10T10:18:31Z">
              <w:r>
                <w:rPr>
                  <w:rFonts w:ascii="仿宋" w:hAnsi="仿宋" w:eastAsia="仿宋" w:cs="仿宋"/>
                  <w:spacing w:val="4"/>
                  <w:sz w:val="24"/>
                  <w:szCs w:val="24"/>
                </w:rPr>
                <w:delText>年月</w:delText>
              </w:r>
            </w:del>
            <w:del w:id="1477" w:author="咨询组" w:date="2025-12-10T10:18:31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>日</w:delText>
              </w:r>
            </w:del>
          </w:p>
        </w:tc>
        <w:tc>
          <w:tcPr>
            <w:tcW w:w="4820" w:type="dxa"/>
            <w:gridSpan w:val="3"/>
            <w:vAlign w:val="top"/>
          </w:tcPr>
          <w:p w14:paraId="277FA6B8">
            <w:pPr>
              <w:spacing w:before="150" w:line="217" w:lineRule="auto"/>
              <w:ind w:left="636"/>
              <w:rPr>
                <w:del w:id="147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79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已</w:delText>
              </w:r>
            </w:del>
            <w:del w:id="1480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按有关要求进行回访。</w:delText>
              </w:r>
            </w:del>
          </w:p>
          <w:p w14:paraId="0981D4A0">
            <w:pPr>
              <w:spacing w:line="317" w:lineRule="auto"/>
              <w:rPr>
                <w:del w:id="1481" w:author="咨询组" w:date="2025-12-10T10:18:31Z"/>
                <w:rFonts w:ascii="Arial"/>
                <w:sz w:val="21"/>
              </w:rPr>
            </w:pPr>
          </w:p>
          <w:p w14:paraId="13CB2978">
            <w:pPr>
              <w:spacing w:line="318" w:lineRule="auto"/>
              <w:rPr>
                <w:del w:id="1482" w:author="咨询组" w:date="2025-12-10T10:18:31Z"/>
                <w:rFonts w:ascii="Arial"/>
                <w:sz w:val="21"/>
              </w:rPr>
            </w:pPr>
          </w:p>
          <w:p w14:paraId="47600BED">
            <w:pPr>
              <w:spacing w:line="318" w:lineRule="auto"/>
              <w:rPr>
                <w:del w:id="1483" w:author="咨询组" w:date="2025-12-10T10:18:31Z"/>
                <w:rFonts w:ascii="Arial"/>
                <w:sz w:val="21"/>
              </w:rPr>
            </w:pPr>
          </w:p>
          <w:p w14:paraId="0E1D5DC0">
            <w:pPr>
              <w:spacing w:before="78" w:line="220" w:lineRule="auto"/>
              <w:ind w:left="136"/>
              <w:rPr>
                <w:del w:id="148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85" w:author="咨询组" w:date="2025-12-10T10:18:31Z">
              <w:r>
                <w:rPr>
                  <w:rFonts w:ascii="仿宋" w:hAnsi="仿宋" w:eastAsia="仿宋" w:cs="仿宋"/>
                  <w:spacing w:val="-14"/>
                  <w:sz w:val="24"/>
                  <w:szCs w:val="24"/>
                </w:rPr>
                <w:delText>回</w:delText>
              </w:r>
            </w:del>
            <w:del w:id="1486" w:author="咨询组" w:date="2025-12-10T10:18:31Z">
              <w:r>
                <w:rPr>
                  <w:rFonts w:ascii="仿宋" w:hAnsi="仿宋" w:eastAsia="仿宋" w:cs="仿宋"/>
                  <w:spacing w:val="-13"/>
                  <w:sz w:val="24"/>
                  <w:szCs w:val="24"/>
                </w:rPr>
                <w:delText>访人签字：</w:delText>
              </w:r>
            </w:del>
          </w:p>
          <w:p w14:paraId="7777BE2A">
            <w:pPr>
              <w:spacing w:before="153" w:line="218" w:lineRule="auto"/>
              <w:ind w:right="50"/>
              <w:jc w:val="right"/>
              <w:rPr>
                <w:del w:id="1487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488" w:author="咨询组" w:date="2025-12-10T10:18:31Z">
              <w:r>
                <w:rPr>
                  <w:rFonts w:ascii="仿宋" w:hAnsi="仿宋" w:eastAsia="仿宋" w:cs="仿宋"/>
                  <w:spacing w:val="4"/>
                  <w:sz w:val="24"/>
                  <w:szCs w:val="24"/>
                </w:rPr>
                <w:delText>年月</w:delText>
              </w:r>
            </w:del>
            <w:del w:id="1489" w:author="咨询组" w:date="2025-12-10T10:18:31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>日</w:delText>
              </w:r>
            </w:del>
          </w:p>
        </w:tc>
      </w:tr>
    </w:tbl>
    <w:p w14:paraId="13E52FE6">
      <w:pPr>
        <w:spacing w:before="146" w:line="339" w:lineRule="auto"/>
        <w:ind w:firstLine="488"/>
        <w:rPr>
          <w:del w:id="1490" w:author="咨询组" w:date="2025-12-10T10:18:31Z"/>
          <w:rFonts w:ascii="仿宋" w:hAnsi="仿宋" w:eastAsia="仿宋" w:cs="仿宋"/>
          <w:sz w:val="24"/>
          <w:szCs w:val="24"/>
        </w:rPr>
      </w:pPr>
      <w:del w:id="1491" w:author="咨询组" w:date="2025-12-10T10:18:31Z">
        <w:r>
          <w:rPr>
            <w:rFonts w:ascii="仿宋" w:hAnsi="仿宋" w:eastAsia="仿宋" w:cs="仿宋"/>
            <w:spacing w:val="-1"/>
            <w:sz w:val="24"/>
            <w:szCs w:val="24"/>
          </w:rPr>
          <w:delText>注：此</w:delText>
        </w:r>
      </w:del>
      <w:del w:id="1492" w:author="咨询组" w:date="2025-12-10T10:18:31Z">
        <w:r>
          <w:rPr>
            <w:rFonts w:ascii="仿宋" w:hAnsi="仿宋" w:eastAsia="仿宋" w:cs="仿宋"/>
            <w:sz w:val="24"/>
            <w:szCs w:val="24"/>
          </w:rPr>
          <w:delText>表一式两份，由所在集团部室或业务单元、直属机构人力资源部门、保密办留</w:delText>
        </w:r>
      </w:del>
      <w:del w:id="1493" w:author="咨询组" w:date="2025-12-10T10:18:31Z">
        <w:r>
          <w:rPr>
            <w:rFonts w:ascii="仿宋" w:hAnsi="仿宋" w:eastAsia="仿宋" w:cs="仿宋"/>
            <w:spacing w:val="-15"/>
            <w:sz w:val="24"/>
            <w:szCs w:val="24"/>
          </w:rPr>
          <w:delText>存</w:delText>
        </w:r>
      </w:del>
      <w:del w:id="1494" w:author="咨询组" w:date="2025-12-10T10:18:31Z">
        <w:r>
          <w:rPr>
            <w:rFonts w:ascii="仿宋" w:hAnsi="仿宋" w:eastAsia="仿宋" w:cs="仿宋"/>
            <w:spacing w:val="-13"/>
            <w:sz w:val="24"/>
            <w:szCs w:val="24"/>
          </w:rPr>
          <w:delText>。</w:delText>
        </w:r>
      </w:del>
    </w:p>
    <w:p w14:paraId="2F28E246">
      <w:pPr>
        <w:spacing w:before="7" w:line="340" w:lineRule="auto"/>
        <w:ind w:right="125" w:firstLine="450"/>
        <w:rPr>
          <w:del w:id="1495" w:author="咨询组" w:date="2025-12-10T10:18:31Z"/>
          <w:rFonts w:ascii="仿宋" w:hAnsi="仿宋" w:eastAsia="仿宋" w:cs="仿宋"/>
          <w:sz w:val="24"/>
          <w:szCs w:val="24"/>
        </w:rPr>
      </w:pPr>
      <w:del w:id="1496" w:author="咨询组" w:date="2025-12-10T10:18:31Z">
        <w:r>
          <w:rPr>
            <w:rFonts w:ascii="仿宋" w:hAnsi="仿宋" w:eastAsia="仿宋" w:cs="仿宋"/>
            <w:spacing w:val="-22"/>
            <w:sz w:val="24"/>
            <w:szCs w:val="24"/>
          </w:rPr>
          <w:delText>《中</w:delText>
        </w:r>
      </w:del>
      <w:del w:id="1497" w:author="咨询组" w:date="2025-12-10T10:18:31Z">
        <w:r>
          <w:rPr>
            <w:rFonts w:ascii="仿宋" w:hAnsi="仿宋" w:eastAsia="仿宋" w:cs="仿宋"/>
            <w:spacing w:val="-11"/>
            <w:sz w:val="24"/>
            <w:szCs w:val="24"/>
          </w:rPr>
          <w:delText>华人民共和国反间谍法》第二十七条规定：“境外机构、组织、个人实施或者指使、</w:delText>
        </w:r>
      </w:del>
      <w:del w:id="1498" w:author="咨询组" w:date="2025-12-10T10:18:31Z">
        <w:r>
          <w:rPr>
            <w:rFonts w:ascii="仿宋" w:hAnsi="仿宋" w:eastAsia="仿宋" w:cs="仿宋"/>
            <w:spacing w:val="-16"/>
            <w:sz w:val="24"/>
            <w:szCs w:val="24"/>
          </w:rPr>
          <w:delText>资助他</w:delText>
        </w:r>
      </w:del>
      <w:del w:id="1499" w:author="咨询组" w:date="2025-12-10T10:18:31Z">
        <w:r>
          <w:rPr>
            <w:rFonts w:ascii="仿宋" w:hAnsi="仿宋" w:eastAsia="仿宋" w:cs="仿宋"/>
            <w:spacing w:val="-8"/>
            <w:sz w:val="24"/>
            <w:szCs w:val="24"/>
          </w:rPr>
          <w:delText>人实施，或者境内机构、组织、个人与境外机构、组织、个人相勾结实施间谍行为，</w:delText>
        </w:r>
      </w:del>
      <w:del w:id="1500" w:author="咨询组" w:date="2025-12-10T10:18:31Z">
        <w:r>
          <w:rPr>
            <w:rFonts w:ascii="仿宋" w:hAnsi="仿宋" w:eastAsia="仿宋" w:cs="仿宋"/>
            <w:spacing w:val="-7"/>
            <w:sz w:val="24"/>
            <w:szCs w:val="24"/>
          </w:rPr>
          <w:delText>构</w:delText>
        </w:r>
      </w:del>
      <w:del w:id="1501" w:author="咨询组" w:date="2025-12-10T10:18:31Z">
        <w:r>
          <w:rPr>
            <w:rFonts w:ascii="仿宋" w:hAnsi="仿宋" w:eastAsia="仿宋" w:cs="仿宋"/>
            <w:spacing w:val="-6"/>
            <w:sz w:val="24"/>
            <w:szCs w:val="24"/>
          </w:rPr>
          <w:delText>成犯罪的，依法追究刑事责任。实施间谍行为，有自首或者立功表现的，可以从轻、减轻</w:delText>
        </w:r>
      </w:del>
      <w:del w:id="1502" w:author="咨询组" w:date="2025-12-10T10:18:31Z">
        <w:r>
          <w:rPr>
            <w:rFonts w:ascii="仿宋" w:hAnsi="仿宋" w:eastAsia="仿宋" w:cs="仿宋"/>
            <w:spacing w:val="-28"/>
            <w:sz w:val="24"/>
            <w:szCs w:val="24"/>
          </w:rPr>
          <w:delText>或</w:delText>
        </w:r>
      </w:del>
      <w:del w:id="1503" w:author="咨询组" w:date="2025-12-10T10:18:31Z">
        <w:r>
          <w:rPr>
            <w:rFonts w:ascii="仿宋" w:hAnsi="仿宋" w:eastAsia="仿宋" w:cs="仿宋"/>
            <w:spacing w:val="-14"/>
            <w:sz w:val="24"/>
            <w:szCs w:val="24"/>
          </w:rPr>
          <w:delText>者免除处罚；有重大立功表现的，给予奖励。”笫二十八条规定：“在境外受胁迫或者受诱</w:delText>
        </w:r>
      </w:del>
      <w:del w:id="1504" w:author="咨询组" w:date="2025-12-10T10:18:31Z">
        <w:r>
          <w:rPr>
            <w:rFonts w:ascii="仿宋" w:hAnsi="仿宋" w:eastAsia="仿宋" w:cs="仿宋"/>
            <w:spacing w:val="-7"/>
            <w:sz w:val="24"/>
            <w:szCs w:val="24"/>
          </w:rPr>
          <w:delText>骗</w:delText>
        </w:r>
      </w:del>
      <w:del w:id="1505" w:author="咨询组" w:date="2025-12-10T10:18:31Z">
        <w:r>
          <w:rPr>
            <w:rFonts w:ascii="仿宋" w:hAnsi="仿宋" w:eastAsia="仿宋" w:cs="仿宋"/>
            <w:spacing w:val="-6"/>
            <w:sz w:val="24"/>
            <w:szCs w:val="24"/>
          </w:rPr>
          <w:delText>参加敌对组织、间谍组织，从事危害中华人民共和国国家安全的活动，及时向中华人民共和国驻外机构如实说明情况，或者入境后直接或者通过所在单位及时向国家安全机关、公安</w:delText>
        </w:r>
      </w:del>
      <w:del w:id="1506" w:author="咨询组" w:date="2025-12-10T10:18:31Z">
        <w:r>
          <w:rPr>
            <w:rFonts w:ascii="仿宋" w:hAnsi="仿宋" w:eastAsia="仿宋" w:cs="仿宋"/>
            <w:spacing w:val="-28"/>
            <w:sz w:val="24"/>
            <w:szCs w:val="24"/>
          </w:rPr>
          <w:delText>机</w:delText>
        </w:r>
      </w:del>
      <w:del w:id="1507" w:author="咨询组" w:date="2025-12-10T10:18:31Z">
        <w:r>
          <w:rPr>
            <w:rFonts w:ascii="仿宋" w:hAnsi="仿宋" w:eastAsia="仿宋" w:cs="仿宋"/>
            <w:spacing w:val="-17"/>
            <w:sz w:val="24"/>
            <w:szCs w:val="24"/>
          </w:rPr>
          <w:delText>关如实说明情况，并有悔改表现的，可以不予追究。”</w:delText>
        </w:r>
      </w:del>
    </w:p>
    <w:p w14:paraId="42CD776D">
      <w:pPr>
        <w:rPr>
          <w:del w:id="1508" w:author="咨询组" w:date="2025-12-10T10:18:31Z"/>
        </w:rPr>
        <w:sectPr>
          <w:footerReference r:id="rId13" w:type="default"/>
          <w:pgSz w:w="16841" w:h="11912"/>
          <w:pgMar w:top="1012" w:right="1200" w:bottom="1486" w:left="1399" w:header="0" w:footer="1208" w:gutter="0"/>
          <w:pgNumType w:fmt="decimal"/>
          <w:cols w:space="720" w:num="1"/>
        </w:sectPr>
      </w:pPr>
    </w:p>
    <w:p w14:paraId="41BBD363">
      <w:pPr>
        <w:spacing w:line="321" w:lineRule="auto"/>
        <w:rPr>
          <w:del w:id="1509" w:author="咨询组" w:date="2025-12-10T10:18:31Z"/>
          <w:rFonts w:ascii="Arial"/>
          <w:sz w:val="21"/>
        </w:rPr>
      </w:pPr>
    </w:p>
    <w:p w14:paraId="3B2CE63F">
      <w:pPr>
        <w:spacing w:line="321" w:lineRule="auto"/>
        <w:rPr>
          <w:del w:id="1510" w:author="咨询组" w:date="2025-12-10T10:18:31Z"/>
          <w:rFonts w:ascii="Arial"/>
          <w:sz w:val="21"/>
        </w:rPr>
      </w:pPr>
    </w:p>
    <w:p w14:paraId="7248F83B">
      <w:pPr>
        <w:spacing w:before="101" w:line="224" w:lineRule="auto"/>
        <w:ind w:left="36"/>
        <w:rPr>
          <w:del w:id="1511" w:author="咨询组" w:date="2025-12-10T10:18:31Z"/>
          <w:rFonts w:ascii="Times New Roman" w:hAnsi="Times New Roman" w:eastAsia="Times New Roman" w:cs="Times New Roman"/>
          <w:sz w:val="31"/>
          <w:szCs w:val="31"/>
        </w:rPr>
      </w:pPr>
      <w:del w:id="1512" w:author="咨询组" w:date="2025-12-10T10:18:31Z">
        <w:r>
          <w:rPr>
            <w:rFonts w:ascii="仿宋" w:hAnsi="仿宋" w:eastAsia="仿宋" w:cs="仿宋"/>
            <w:spacing w:val="-19"/>
            <w:sz w:val="31"/>
            <w:szCs w:val="31"/>
          </w:rPr>
          <w:delText>附</w:delText>
        </w:r>
      </w:del>
      <w:del w:id="1513" w:author="咨询组" w:date="2025-12-10T10:18:31Z">
        <w:r>
          <w:rPr>
            <w:rFonts w:ascii="仿宋" w:hAnsi="仿宋" w:eastAsia="仿宋" w:cs="仿宋"/>
            <w:spacing w:val="-18"/>
            <w:sz w:val="31"/>
            <w:szCs w:val="31"/>
          </w:rPr>
          <w:delText>录</w:delText>
        </w:r>
      </w:del>
      <w:del w:id="1514" w:author="咨询组" w:date="2025-12-10T10:18:31Z">
        <w:r>
          <w:rPr>
            <w:rFonts w:ascii="Times New Roman" w:hAnsi="Times New Roman" w:eastAsia="Times New Roman" w:cs="Times New Roman"/>
            <w:spacing w:val="-18"/>
            <w:sz w:val="31"/>
            <w:szCs w:val="31"/>
          </w:rPr>
          <w:delText>5</w:delText>
        </w:r>
      </w:del>
    </w:p>
    <w:p w14:paraId="1E618F25">
      <w:pPr>
        <w:spacing w:before="48" w:line="198" w:lineRule="auto"/>
        <w:ind w:left="3708"/>
        <w:rPr>
          <w:del w:id="1515" w:author="咨询组" w:date="2025-12-10T10:18:31Z"/>
          <w:rFonts w:ascii="华文中宋" w:hAnsi="华文中宋" w:eastAsia="华文中宋" w:cs="华文中宋"/>
          <w:sz w:val="36"/>
          <w:szCs w:val="36"/>
        </w:rPr>
      </w:pPr>
      <w:del w:id="1516" w:author="咨询组" w:date="2025-12-10T10:18:31Z">
        <w:r>
          <w:rPr>
            <w:rFonts w:ascii="华文中宋" w:hAnsi="华文中宋" w:eastAsia="华文中宋" w:cs="华文中宋"/>
            <w:spacing w:val="-1"/>
            <w:sz w:val="36"/>
            <w:szCs w:val="36"/>
          </w:rPr>
          <w:delText>执行中央八项规定及</w:delText>
        </w:r>
      </w:del>
      <w:del w:id="1517" w:author="咨询组" w:date="2025-12-10T10:18:31Z">
        <w:r>
          <w:rPr>
            <w:rFonts w:ascii="华文中宋" w:hAnsi="华文中宋" w:eastAsia="华文中宋" w:cs="华文中宋"/>
            <w:sz w:val="36"/>
            <w:szCs w:val="36"/>
          </w:rPr>
          <w:delText>其实施细则精神报告表</w:delText>
        </w:r>
      </w:del>
    </w:p>
    <w:p w14:paraId="0E09FC84">
      <w:pPr>
        <w:spacing w:before="299" w:line="217" w:lineRule="auto"/>
        <w:ind w:left="12"/>
        <w:rPr>
          <w:del w:id="1518" w:author="咨询组" w:date="2025-12-10T10:18:31Z"/>
          <w:rFonts w:ascii="仿宋" w:hAnsi="仿宋" w:eastAsia="仿宋" w:cs="仿宋"/>
          <w:sz w:val="24"/>
          <w:szCs w:val="24"/>
        </w:rPr>
      </w:pPr>
      <w:del w:id="1519" w:author="咨询组" w:date="2025-12-10T10:18:31Z">
        <w:r>
          <w:rPr>
            <w:rFonts w:ascii="仿宋" w:hAnsi="仿宋" w:eastAsia="仿宋" w:cs="仿宋"/>
            <w:spacing w:val="13"/>
            <w:sz w:val="24"/>
            <w:szCs w:val="24"/>
          </w:rPr>
          <w:delText>组团单位：</w:delText>
        </w:r>
      </w:del>
    </w:p>
    <w:p w14:paraId="6AF3AF70">
      <w:pPr>
        <w:spacing w:line="34" w:lineRule="exact"/>
        <w:rPr>
          <w:del w:id="1520" w:author="咨询组" w:date="2025-12-10T10:18:31Z"/>
        </w:rPr>
      </w:pPr>
    </w:p>
    <w:tbl>
      <w:tblPr>
        <w:tblStyle w:val="6"/>
        <w:tblW w:w="1423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8"/>
        <w:gridCol w:w="1423"/>
        <w:gridCol w:w="1423"/>
        <w:gridCol w:w="1423"/>
        <w:gridCol w:w="1423"/>
        <w:gridCol w:w="1423"/>
        <w:gridCol w:w="1423"/>
        <w:gridCol w:w="1421"/>
        <w:gridCol w:w="1422"/>
        <w:gridCol w:w="1427"/>
      </w:tblGrid>
      <w:tr w14:paraId="6B9C7D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0" w:hRule="atLeast"/>
          <w:del w:id="1521" w:author="咨询组" w:date="2025-12-10T10:18:31Z"/>
        </w:trPr>
        <w:tc>
          <w:tcPr>
            <w:tcW w:w="1428" w:type="dxa"/>
            <w:vAlign w:val="top"/>
          </w:tcPr>
          <w:p w14:paraId="4B99B2DA">
            <w:pPr>
              <w:spacing w:before="153" w:line="344" w:lineRule="auto"/>
              <w:ind w:left="122" w:right="115" w:firstLine="18"/>
              <w:rPr>
                <w:del w:id="152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23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团</w:delText>
              </w:r>
            </w:del>
            <w:del w:id="1524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组成员名</w:delText>
              </w:r>
            </w:del>
            <w:del w:id="1525" w:author="咨询组" w:date="2025-12-10T10:18:31Z">
              <w:r>
                <w:rPr>
                  <w:rFonts w:ascii="仿宋" w:hAnsi="仿宋" w:eastAsia="仿宋" w:cs="仿宋"/>
                  <w:spacing w:val="21"/>
                  <w:sz w:val="24"/>
                  <w:szCs w:val="24"/>
                </w:rPr>
                <w:delText>单(姓名</w:delText>
              </w:r>
            </w:del>
            <w:del w:id="1526" w:author="咨询组" w:date="2025-12-10T10:18:31Z">
              <w:r>
                <w:rPr>
                  <w:rFonts w:ascii="仿宋" w:hAnsi="仿宋" w:eastAsia="仿宋" w:cs="仿宋"/>
                  <w:spacing w:val="20"/>
                  <w:sz w:val="24"/>
                  <w:szCs w:val="24"/>
                </w:rPr>
                <w:delText>和</w:delText>
              </w:r>
            </w:del>
            <w:del w:id="152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单</w:delText>
              </w:r>
            </w:del>
            <w:del w:id="1528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位职务)</w:delText>
              </w:r>
            </w:del>
          </w:p>
        </w:tc>
        <w:tc>
          <w:tcPr>
            <w:tcW w:w="1423" w:type="dxa"/>
            <w:vAlign w:val="top"/>
          </w:tcPr>
          <w:p w14:paraId="57F384D2">
            <w:pPr>
              <w:spacing w:before="151" w:line="345" w:lineRule="auto"/>
              <w:ind w:left="137" w:right="114" w:hanging="22"/>
              <w:rPr>
                <w:del w:id="152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30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在</w:delText>
              </w:r>
            </w:del>
            <w:del w:id="1531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外</w:delText>
              </w:r>
            </w:del>
            <w:del w:id="153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停留时</w:delText>
              </w:r>
            </w:del>
            <w:del w:id="1533" w:author="咨询组" w:date="2025-12-10T10:18:31Z">
              <w:r>
                <w:rPr>
                  <w:rFonts w:ascii="仿宋" w:hAnsi="仿宋" w:eastAsia="仿宋" w:cs="仿宋"/>
                  <w:spacing w:val="17"/>
                  <w:sz w:val="24"/>
                  <w:szCs w:val="24"/>
                </w:rPr>
                <w:delText>间(离抵境</w:delText>
              </w:r>
            </w:del>
            <w:del w:id="1534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日</w:delText>
              </w:r>
            </w:del>
            <w:del w:id="1535" w:author="咨询组" w:date="2025-12-10T10:18:31Z">
              <w:r>
                <w:rPr>
                  <w:rFonts w:ascii="仿宋" w:hAnsi="仿宋" w:eastAsia="仿宋" w:cs="仿宋"/>
                  <w:spacing w:val="-9"/>
                  <w:sz w:val="24"/>
                  <w:szCs w:val="24"/>
                </w:rPr>
                <w:delText>期)</w:delText>
              </w:r>
            </w:del>
          </w:p>
        </w:tc>
        <w:tc>
          <w:tcPr>
            <w:tcW w:w="1423" w:type="dxa"/>
            <w:vAlign w:val="top"/>
          </w:tcPr>
          <w:p w14:paraId="27547F92">
            <w:pPr>
              <w:spacing w:before="152" w:line="353" w:lineRule="auto"/>
              <w:ind w:left="111" w:right="233" w:firstLine="32"/>
              <w:rPr>
                <w:del w:id="153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37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出访国家/</w:delText>
              </w:r>
            </w:del>
            <w:del w:id="153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地区</w:delText>
              </w:r>
            </w:del>
          </w:p>
        </w:tc>
        <w:tc>
          <w:tcPr>
            <w:tcW w:w="1423" w:type="dxa"/>
            <w:vAlign w:val="top"/>
          </w:tcPr>
          <w:p w14:paraId="6DAE6718">
            <w:pPr>
              <w:spacing w:before="152" w:line="353" w:lineRule="auto"/>
              <w:ind w:left="111" w:right="233" w:firstLine="7"/>
              <w:rPr>
                <w:del w:id="153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40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经</w:delText>
              </w:r>
            </w:del>
            <w:del w:id="1541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停国家/</w:delText>
              </w:r>
            </w:del>
            <w:del w:id="154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地区</w:delText>
              </w:r>
            </w:del>
          </w:p>
        </w:tc>
        <w:tc>
          <w:tcPr>
            <w:tcW w:w="1423" w:type="dxa"/>
            <w:vAlign w:val="top"/>
          </w:tcPr>
          <w:p w14:paraId="7881CB39">
            <w:pPr>
              <w:spacing w:before="153" w:line="338" w:lineRule="auto"/>
              <w:ind w:left="116" w:right="113" w:hanging="6"/>
              <w:rPr>
                <w:del w:id="1543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4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545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否擅自延</w:delText>
              </w:r>
            </w:del>
            <w:del w:id="1546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长</w:delText>
              </w:r>
            </w:del>
            <w:del w:id="1547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在</w:delText>
              </w:r>
            </w:del>
            <w:del w:id="154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外停留</w:delText>
              </w:r>
            </w:del>
            <w:del w:id="1549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时</w:delText>
              </w:r>
            </w:del>
            <w:del w:id="1550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间</w:delText>
              </w:r>
            </w:del>
            <w:del w:id="1551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或变更</w:delText>
              </w:r>
            </w:del>
          </w:p>
          <w:p w14:paraId="7B340404">
            <w:pPr>
              <w:spacing w:before="1" w:line="218" w:lineRule="auto"/>
              <w:ind w:left="144"/>
              <w:rPr>
                <w:del w:id="155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53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出</w:delText>
              </w:r>
            </w:del>
            <w:del w:id="1554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访日程</w:delText>
              </w:r>
            </w:del>
          </w:p>
        </w:tc>
        <w:tc>
          <w:tcPr>
            <w:tcW w:w="1423" w:type="dxa"/>
            <w:vAlign w:val="top"/>
          </w:tcPr>
          <w:p w14:paraId="7D2855B3">
            <w:pPr>
              <w:spacing w:before="149" w:line="346" w:lineRule="auto"/>
              <w:ind w:left="120" w:right="113" w:hanging="10"/>
              <w:rPr>
                <w:del w:id="155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56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557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否安排打</w:delText>
              </w:r>
            </w:del>
            <w:del w:id="1558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前</w:delText>
              </w:r>
            </w:del>
            <w:del w:id="1559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站或团外</w:delText>
              </w:r>
            </w:del>
            <w:del w:id="1560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团</w:delText>
              </w:r>
            </w:del>
          </w:p>
        </w:tc>
        <w:tc>
          <w:tcPr>
            <w:tcW w:w="1423" w:type="dxa"/>
            <w:vAlign w:val="top"/>
          </w:tcPr>
          <w:p w14:paraId="2ADCE558">
            <w:pPr>
              <w:spacing w:before="151" w:line="345" w:lineRule="auto"/>
              <w:ind w:left="124" w:right="112" w:hanging="14"/>
              <w:rPr>
                <w:del w:id="156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6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563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否安排中</w:delText>
              </w:r>
            </w:del>
            <w:del w:id="1564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资机构、留学生等迎送</w:delText>
              </w:r>
            </w:del>
          </w:p>
        </w:tc>
        <w:tc>
          <w:tcPr>
            <w:tcW w:w="1421" w:type="dxa"/>
            <w:vAlign w:val="top"/>
          </w:tcPr>
          <w:p w14:paraId="5EBEBC8E">
            <w:pPr>
              <w:spacing w:before="153" w:line="338" w:lineRule="auto"/>
              <w:ind w:left="112" w:right="110" w:hanging="1"/>
              <w:rPr>
                <w:del w:id="156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66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567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否安排超</w:delText>
              </w:r>
            </w:del>
            <w:del w:id="156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标准住</w:delText>
              </w:r>
            </w:del>
            <w:del w:id="1569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房或</w:delText>
              </w:r>
            </w:del>
            <w:del w:id="1570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乘坐交</w:delText>
              </w:r>
            </w:del>
            <w:del w:id="1571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通工</w:delText>
              </w:r>
            </w:del>
          </w:p>
          <w:p w14:paraId="2171D4F6">
            <w:pPr>
              <w:spacing w:line="220" w:lineRule="auto"/>
              <w:ind w:left="122"/>
              <w:rPr>
                <w:del w:id="157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73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具</w:delText>
              </w:r>
            </w:del>
          </w:p>
        </w:tc>
        <w:tc>
          <w:tcPr>
            <w:tcW w:w="1422" w:type="dxa"/>
            <w:vAlign w:val="top"/>
          </w:tcPr>
          <w:p w14:paraId="3A2D677C">
            <w:pPr>
              <w:spacing w:before="153" w:line="338" w:lineRule="auto"/>
              <w:ind w:left="116" w:right="108" w:hanging="3"/>
              <w:rPr>
                <w:del w:id="157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75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576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否违规安</w:delText>
              </w:r>
            </w:del>
            <w:del w:id="1577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排或接受宴请、旅游等</w:delText>
              </w:r>
            </w:del>
          </w:p>
          <w:p w14:paraId="5F3AB38E">
            <w:pPr>
              <w:spacing w:line="219" w:lineRule="auto"/>
              <w:ind w:left="130"/>
              <w:rPr>
                <w:del w:id="157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79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活</w:delText>
              </w:r>
            </w:del>
            <w:del w:id="1580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动</w:delText>
              </w:r>
            </w:del>
          </w:p>
        </w:tc>
        <w:tc>
          <w:tcPr>
            <w:tcW w:w="1427" w:type="dxa"/>
            <w:vAlign w:val="top"/>
          </w:tcPr>
          <w:p w14:paraId="1C11C4D0">
            <w:pPr>
              <w:spacing w:before="153" w:line="338" w:lineRule="auto"/>
              <w:ind w:left="118" w:right="112" w:hanging="3"/>
              <w:rPr>
                <w:del w:id="158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82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是</w:delText>
              </w:r>
            </w:del>
            <w:del w:id="1583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否收受内</w:delText>
              </w:r>
            </w:del>
            <w:del w:id="1584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部或外方礼品，如何处</w:delText>
              </w:r>
            </w:del>
          </w:p>
          <w:p w14:paraId="3E8A086A">
            <w:pPr>
              <w:spacing w:before="1" w:line="228" w:lineRule="auto"/>
              <w:ind w:left="121"/>
              <w:rPr>
                <w:del w:id="1585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586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理</w:delText>
              </w:r>
            </w:del>
          </w:p>
        </w:tc>
      </w:tr>
      <w:tr w14:paraId="0C6C83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  <w:del w:id="1587" w:author="咨询组" w:date="2025-12-10T10:18:31Z"/>
        </w:trPr>
        <w:tc>
          <w:tcPr>
            <w:tcW w:w="1428" w:type="dxa"/>
            <w:vAlign w:val="top"/>
          </w:tcPr>
          <w:p w14:paraId="4D775EF4">
            <w:pPr>
              <w:rPr>
                <w:del w:id="1588" w:author="咨询组" w:date="2025-12-10T10:18:31Z"/>
                <w:rFonts w:ascii="Arial"/>
                <w:sz w:val="21"/>
              </w:rPr>
            </w:pPr>
          </w:p>
        </w:tc>
        <w:tc>
          <w:tcPr>
            <w:tcW w:w="1423" w:type="dxa"/>
            <w:vAlign w:val="top"/>
          </w:tcPr>
          <w:p w14:paraId="6894D7F5">
            <w:pPr>
              <w:rPr>
                <w:del w:id="1589" w:author="咨询组" w:date="2025-12-10T10:18:31Z"/>
                <w:rFonts w:ascii="Arial"/>
                <w:sz w:val="21"/>
              </w:rPr>
            </w:pPr>
          </w:p>
        </w:tc>
        <w:tc>
          <w:tcPr>
            <w:tcW w:w="1423" w:type="dxa"/>
            <w:vAlign w:val="top"/>
          </w:tcPr>
          <w:p w14:paraId="27CEE3C9">
            <w:pPr>
              <w:rPr>
                <w:del w:id="1590" w:author="咨询组" w:date="2025-12-10T10:18:31Z"/>
                <w:rFonts w:ascii="Arial"/>
                <w:sz w:val="21"/>
              </w:rPr>
            </w:pPr>
          </w:p>
        </w:tc>
        <w:tc>
          <w:tcPr>
            <w:tcW w:w="1423" w:type="dxa"/>
            <w:vAlign w:val="top"/>
          </w:tcPr>
          <w:p w14:paraId="6AF396E2">
            <w:pPr>
              <w:rPr>
                <w:del w:id="1591" w:author="咨询组" w:date="2025-12-10T10:18:31Z"/>
                <w:rFonts w:ascii="Arial"/>
                <w:sz w:val="21"/>
              </w:rPr>
            </w:pPr>
          </w:p>
        </w:tc>
        <w:tc>
          <w:tcPr>
            <w:tcW w:w="1423" w:type="dxa"/>
            <w:vAlign w:val="top"/>
          </w:tcPr>
          <w:p w14:paraId="21393914">
            <w:pPr>
              <w:rPr>
                <w:del w:id="1592" w:author="咨询组" w:date="2025-12-10T10:18:31Z"/>
                <w:rFonts w:ascii="Arial"/>
                <w:sz w:val="21"/>
              </w:rPr>
            </w:pPr>
          </w:p>
        </w:tc>
        <w:tc>
          <w:tcPr>
            <w:tcW w:w="1423" w:type="dxa"/>
            <w:vAlign w:val="top"/>
          </w:tcPr>
          <w:p w14:paraId="09931EAA">
            <w:pPr>
              <w:rPr>
                <w:del w:id="1593" w:author="咨询组" w:date="2025-12-10T10:18:31Z"/>
                <w:rFonts w:ascii="Arial"/>
                <w:sz w:val="21"/>
              </w:rPr>
            </w:pPr>
          </w:p>
        </w:tc>
        <w:tc>
          <w:tcPr>
            <w:tcW w:w="1423" w:type="dxa"/>
            <w:vAlign w:val="top"/>
          </w:tcPr>
          <w:p w14:paraId="63CCA9B6">
            <w:pPr>
              <w:rPr>
                <w:del w:id="1594" w:author="咨询组" w:date="2025-12-10T10:18:31Z"/>
                <w:rFonts w:ascii="Arial"/>
                <w:sz w:val="21"/>
              </w:rPr>
            </w:pPr>
          </w:p>
        </w:tc>
        <w:tc>
          <w:tcPr>
            <w:tcW w:w="1421" w:type="dxa"/>
            <w:vAlign w:val="top"/>
          </w:tcPr>
          <w:p w14:paraId="2878BF25">
            <w:pPr>
              <w:rPr>
                <w:del w:id="1595" w:author="咨询组" w:date="2025-12-10T10:18:31Z"/>
                <w:rFonts w:ascii="Arial"/>
                <w:sz w:val="21"/>
              </w:rPr>
            </w:pPr>
          </w:p>
        </w:tc>
        <w:tc>
          <w:tcPr>
            <w:tcW w:w="1422" w:type="dxa"/>
            <w:vAlign w:val="top"/>
          </w:tcPr>
          <w:p w14:paraId="411DCDDF">
            <w:pPr>
              <w:rPr>
                <w:del w:id="1596" w:author="咨询组" w:date="2025-12-10T10:18:31Z"/>
                <w:rFonts w:ascii="Arial"/>
                <w:sz w:val="21"/>
              </w:rPr>
            </w:pPr>
          </w:p>
        </w:tc>
        <w:tc>
          <w:tcPr>
            <w:tcW w:w="1427" w:type="dxa"/>
            <w:vAlign w:val="top"/>
          </w:tcPr>
          <w:p w14:paraId="526F96EA">
            <w:pPr>
              <w:rPr>
                <w:del w:id="1597" w:author="咨询组" w:date="2025-12-10T10:18:31Z"/>
                <w:rFonts w:ascii="Arial"/>
                <w:sz w:val="21"/>
              </w:rPr>
            </w:pPr>
          </w:p>
        </w:tc>
      </w:tr>
      <w:tr w14:paraId="0D9761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del w:id="1598" w:author="咨询组" w:date="2025-12-10T10:18:31Z"/>
        </w:trPr>
        <w:tc>
          <w:tcPr>
            <w:tcW w:w="4274" w:type="dxa"/>
            <w:gridSpan w:val="3"/>
            <w:vAlign w:val="top"/>
          </w:tcPr>
          <w:p w14:paraId="29B257CF">
            <w:pPr>
              <w:spacing w:before="148" w:line="219" w:lineRule="auto"/>
              <w:ind w:left="117"/>
              <w:rPr>
                <w:del w:id="1599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00" w:author="咨询组" w:date="2025-12-10T10:18:31Z">
              <w:r>
                <w:rPr>
                  <w:rFonts w:ascii="仿宋" w:hAnsi="仿宋" w:eastAsia="仿宋" w:cs="仿宋"/>
                  <w:spacing w:val="-15"/>
                  <w:sz w:val="24"/>
                  <w:szCs w:val="24"/>
                </w:rPr>
                <w:delText>填</w:delText>
              </w:r>
            </w:del>
            <w:del w:id="1601" w:author="咨询组" w:date="2025-12-10T10:18:31Z">
              <w:r>
                <w:rPr>
                  <w:rFonts w:ascii="仿宋" w:hAnsi="仿宋" w:eastAsia="仿宋" w:cs="仿宋"/>
                  <w:spacing w:val="-11"/>
                  <w:sz w:val="24"/>
                  <w:szCs w:val="24"/>
                </w:rPr>
                <w:delText>表日期：</w:delText>
              </w:r>
            </w:del>
          </w:p>
        </w:tc>
        <w:tc>
          <w:tcPr>
            <w:tcW w:w="9962" w:type="dxa"/>
            <w:gridSpan w:val="7"/>
            <w:vAlign w:val="top"/>
          </w:tcPr>
          <w:p w14:paraId="26D82100">
            <w:pPr>
              <w:spacing w:before="148" w:line="219" w:lineRule="auto"/>
              <w:ind w:left="113"/>
              <w:rPr>
                <w:del w:id="1602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03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填</w:delText>
              </w:r>
            </w:del>
            <w:del w:id="1604" w:author="咨询组" w:date="2025-12-10T10:18:31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表人及联系电话：</w:delText>
              </w:r>
            </w:del>
          </w:p>
        </w:tc>
      </w:tr>
      <w:tr w14:paraId="2B5588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  <w:del w:id="1605" w:author="咨询组" w:date="2025-12-10T10:18:31Z"/>
        </w:trPr>
        <w:tc>
          <w:tcPr>
            <w:tcW w:w="14236" w:type="dxa"/>
            <w:gridSpan w:val="10"/>
            <w:vAlign w:val="top"/>
          </w:tcPr>
          <w:p w14:paraId="03A5E838">
            <w:pPr>
              <w:spacing w:before="149" w:line="218" w:lineRule="auto"/>
              <w:ind w:left="116"/>
              <w:rPr>
                <w:del w:id="160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07" w:author="咨询组" w:date="2025-12-10T10:18:31Z">
              <w:r>
                <w:rPr>
                  <w:rFonts w:ascii="仿宋" w:hAnsi="仿宋" w:eastAsia="仿宋" w:cs="仿宋"/>
                  <w:spacing w:val="-9"/>
                  <w:sz w:val="24"/>
                  <w:szCs w:val="24"/>
                </w:rPr>
                <w:delText>全体团员签字</w:delText>
              </w:r>
            </w:del>
            <w:del w:id="1608" w:author="咨询组" w:date="2025-12-10T10:18:31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：</w:delText>
              </w:r>
            </w:del>
          </w:p>
        </w:tc>
      </w:tr>
      <w:tr w14:paraId="757020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8" w:hRule="atLeast"/>
          <w:del w:id="1609" w:author="咨询组" w:date="2025-12-10T10:18:31Z"/>
        </w:trPr>
        <w:tc>
          <w:tcPr>
            <w:tcW w:w="14236" w:type="dxa"/>
            <w:gridSpan w:val="10"/>
            <w:vAlign w:val="top"/>
          </w:tcPr>
          <w:p w14:paraId="35D01BC4">
            <w:pPr>
              <w:spacing w:before="85" w:line="360" w:lineRule="exact"/>
              <w:ind w:left="117"/>
              <w:rPr>
                <w:del w:id="1610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11" w:author="咨询组" w:date="2025-12-10T10:18:31Z">
              <w:r>
                <w:rPr>
                  <w:rFonts w:ascii="仿宋" w:hAnsi="仿宋" w:eastAsia="仿宋" w:cs="仿宋"/>
                  <w:spacing w:val="-8"/>
                  <w:position w:val="8"/>
                  <w:sz w:val="24"/>
                  <w:szCs w:val="24"/>
                </w:rPr>
                <w:delText>填表说明</w:delText>
              </w:r>
            </w:del>
            <w:del w:id="1612" w:author="咨询组" w:date="2025-12-10T10:18:31Z">
              <w:r>
                <w:rPr>
                  <w:rFonts w:ascii="仿宋" w:hAnsi="仿宋" w:eastAsia="仿宋" w:cs="仿宋"/>
                  <w:spacing w:val="-5"/>
                  <w:position w:val="8"/>
                  <w:sz w:val="24"/>
                  <w:szCs w:val="24"/>
                </w:rPr>
                <w:delText>：</w:delText>
              </w:r>
            </w:del>
            <w:del w:id="1613" w:author="咨询组" w:date="2025-12-10T10:18:31Z">
              <w:r>
                <w:rPr>
                  <w:rFonts w:ascii="仿宋" w:hAnsi="仿宋" w:eastAsia="仿宋" w:cs="仿宋"/>
                  <w:spacing w:val="-4"/>
                  <w:position w:val="8"/>
                  <w:sz w:val="24"/>
                  <w:szCs w:val="24"/>
                </w:rPr>
                <w:delText>1.表内所有栏目须如实填报如无该项信息请填“无”，如“有”须作出说明；</w:delText>
              </w:r>
            </w:del>
          </w:p>
          <w:p w14:paraId="438CB40C">
            <w:pPr>
              <w:spacing w:line="218" w:lineRule="auto"/>
              <w:ind w:left="119"/>
              <w:rPr>
                <w:del w:id="161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15" w:author="咨询组" w:date="2025-12-10T10:18:31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2.“在外停</w:delText>
              </w:r>
            </w:del>
            <w:del w:id="1616" w:author="咨询组" w:date="2025-12-10T10:18:31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留</w:delText>
              </w:r>
            </w:del>
            <w:del w:id="1617" w:author="咨询组" w:date="2025-12-10T10:18:31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时间”栏内容按“共X天，XXXX年XX月XX日离境，XXXX年XX月XX日抵境”格式填写；</w:delText>
              </w:r>
            </w:del>
          </w:p>
          <w:p w14:paraId="040EEC7D">
            <w:pPr>
              <w:spacing w:before="76" w:line="237" w:lineRule="auto"/>
              <w:ind w:left="121"/>
              <w:rPr>
                <w:del w:id="1618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19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3.“出访国家/地区”注明具体到访国家或地区名称</w:delText>
              </w:r>
            </w:del>
            <w:del w:id="1620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；</w:delText>
              </w:r>
            </w:del>
          </w:p>
          <w:p w14:paraId="09E4AAD5">
            <w:pPr>
              <w:spacing w:before="53" w:line="238" w:lineRule="auto"/>
              <w:ind w:left="115"/>
              <w:rPr>
                <w:del w:id="1621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22" w:author="咨询组" w:date="2025-12-10T10:18:31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4.“经停国家</w:delText>
              </w:r>
            </w:del>
            <w:del w:id="1623" w:author="咨询组" w:date="2025-12-10T10:18:31Z">
              <w:r>
                <w:rPr>
                  <w:rFonts w:ascii="仿宋" w:hAnsi="仿宋" w:eastAsia="仿宋" w:cs="仿宋"/>
                  <w:sz w:val="24"/>
                  <w:szCs w:val="24"/>
                </w:rPr>
                <w:delText>/地区”指需办理出入境手续的经停国家或地区，不出机场中转的填写“无”；</w:delText>
              </w:r>
            </w:del>
          </w:p>
          <w:p w14:paraId="06431295">
            <w:pPr>
              <w:spacing w:before="50" w:line="237" w:lineRule="auto"/>
              <w:ind w:left="121"/>
              <w:rPr>
                <w:del w:id="1624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25" w:author="咨询组" w:date="2025-12-10T10:18:31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5.收受的礼品请注明馈赠方、礼品名称及如何处理；</w:delText>
              </w:r>
            </w:del>
          </w:p>
          <w:p w14:paraId="2F8ABBE6">
            <w:pPr>
              <w:spacing w:before="51" w:line="217" w:lineRule="auto"/>
              <w:ind w:left="118"/>
              <w:rPr>
                <w:del w:id="1626" w:author="咨询组" w:date="2025-12-10T10:18:31Z"/>
                <w:rFonts w:ascii="仿宋" w:hAnsi="仿宋" w:eastAsia="仿宋" w:cs="仿宋"/>
                <w:sz w:val="24"/>
                <w:szCs w:val="24"/>
              </w:rPr>
            </w:pPr>
            <w:del w:id="1627" w:author="咨询组" w:date="2025-12-10T10:18:31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6.本表需全体团员签字确认</w:delText>
              </w:r>
            </w:del>
            <w:del w:id="1628" w:author="咨询组" w:date="2025-12-10T10:18:31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。</w:delText>
              </w:r>
            </w:del>
          </w:p>
        </w:tc>
      </w:tr>
    </w:tbl>
    <w:p w14:paraId="6697D0D8">
      <w:pPr>
        <w:spacing w:before="243" w:line="214" w:lineRule="auto"/>
        <w:rPr>
          <w:rFonts w:ascii="仿宋" w:hAnsi="仿宋" w:eastAsia="仿宋" w:cs="仿宋"/>
          <w:sz w:val="24"/>
          <w:szCs w:val="24"/>
        </w:rPr>
      </w:pPr>
      <w:del w:id="1629" w:author="咨询组" w:date="2025-12-10T10:19:05Z">
        <w:r>
          <w:rPr>
            <w:rFonts w:ascii="仿宋" w:hAnsi="仿宋" w:eastAsia="仿宋" w:cs="仿宋"/>
            <w:spacing w:val="6"/>
            <w:sz w:val="24"/>
            <w:szCs w:val="24"/>
          </w:rPr>
          <w:delText>因公</w:delText>
        </w:r>
      </w:del>
      <w:del w:id="1630" w:author="咨询组" w:date="2025-12-10T10:19:05Z">
        <w:r>
          <w:rPr>
            <w:rFonts w:ascii="仿宋" w:hAnsi="仿宋" w:eastAsia="仿宋" w:cs="仿宋"/>
            <w:spacing w:val="4"/>
            <w:sz w:val="24"/>
            <w:szCs w:val="24"/>
          </w:rPr>
          <w:delText>临</w:delText>
        </w:r>
      </w:del>
      <w:del w:id="1631" w:author="咨询组" w:date="2025-12-10T10:19:05Z">
        <w:r>
          <w:rPr>
            <w:rFonts w:ascii="仿宋" w:hAnsi="仿宋" w:eastAsia="仿宋" w:cs="仿宋"/>
            <w:spacing w:val="3"/>
            <w:sz w:val="24"/>
            <w:szCs w:val="24"/>
          </w:rPr>
          <w:delText>时出国(境)违规违纪举报电子邮箱：</w:delText>
        </w:r>
      </w:del>
      <w:del w:id="1632" w:author="咨询组" w:date="2025-12-10T10:19:05Z">
        <w:r>
          <w:rPr>
            <w:rFonts w:ascii="仿宋" w:hAnsi="仿宋" w:eastAsia="仿宋" w:cs="仿宋"/>
            <w:sz w:val="24"/>
            <w:szCs w:val="24"/>
          </w:rPr>
          <w:delText>crc</w:delText>
        </w:r>
      </w:del>
      <w:del w:id="1633" w:author="咨询组" w:date="2025-12-10T10:19:05Z">
        <w:r>
          <w:rPr>
            <w:rFonts w:ascii="仿宋" w:hAnsi="仿宋" w:eastAsia="仿宋" w:cs="仿宋"/>
            <w:spacing w:val="3"/>
            <w:sz w:val="24"/>
            <w:szCs w:val="24"/>
          </w:rPr>
          <w:delText>_</w:delText>
        </w:r>
      </w:del>
      <w:del w:id="1634" w:author="咨询组" w:date="2025-12-10T10:19:05Z">
        <w:r>
          <w:rPr>
            <w:rFonts w:ascii="仿宋" w:hAnsi="仿宋" w:eastAsia="仿宋" w:cs="仿宋"/>
            <w:sz w:val="24"/>
            <w:szCs w:val="24"/>
          </w:rPr>
          <w:delText>gbjd</w:delText>
        </w:r>
      </w:del>
      <w:del w:id="1635" w:author="咨询组" w:date="2025-12-10T10:19:05Z">
        <w:r>
          <w:rPr>
            <w:rFonts w:ascii="仿宋" w:hAnsi="仿宋" w:eastAsia="仿宋" w:cs="仿宋"/>
            <w:spacing w:val="3"/>
            <w:sz w:val="24"/>
            <w:szCs w:val="24"/>
          </w:rPr>
          <w:delText>@</w:delText>
        </w:r>
      </w:del>
      <w:del w:id="1636" w:author="咨询组" w:date="2025-12-10T10:19:05Z">
        <w:r>
          <w:rPr>
            <w:rFonts w:ascii="仿宋" w:hAnsi="仿宋" w:eastAsia="仿宋" w:cs="仿宋"/>
            <w:sz w:val="24"/>
            <w:szCs w:val="24"/>
          </w:rPr>
          <w:delText>crc</w:delText>
        </w:r>
      </w:del>
      <w:del w:id="1637" w:author="咨询组" w:date="2025-12-10T10:19:05Z">
        <w:r>
          <w:rPr>
            <w:rFonts w:ascii="仿宋" w:hAnsi="仿宋" w:eastAsia="仿宋" w:cs="仿宋"/>
            <w:spacing w:val="3"/>
            <w:sz w:val="24"/>
            <w:szCs w:val="24"/>
          </w:rPr>
          <w:delText>.</w:delText>
        </w:r>
      </w:del>
      <w:del w:id="1638" w:author="咨询组" w:date="2025-12-10T10:19:05Z">
        <w:r>
          <w:rPr>
            <w:rFonts w:ascii="仿宋" w:hAnsi="仿宋" w:eastAsia="仿宋" w:cs="仿宋"/>
            <w:sz w:val="24"/>
            <w:szCs w:val="24"/>
          </w:rPr>
          <w:delText>com</w:delText>
        </w:r>
      </w:del>
      <w:del w:id="1639" w:author="咨询组" w:date="2025-12-10T10:19:05Z">
        <w:r>
          <w:rPr>
            <w:rFonts w:ascii="仿宋" w:hAnsi="仿宋" w:eastAsia="仿宋" w:cs="仿宋"/>
            <w:spacing w:val="3"/>
            <w:sz w:val="24"/>
            <w:szCs w:val="24"/>
          </w:rPr>
          <w:delText>.</w:delText>
        </w:r>
      </w:del>
      <w:del w:id="1640" w:author="咨询组" w:date="2025-12-10T10:19:05Z">
        <w:r>
          <w:rPr>
            <w:rFonts w:ascii="仿宋" w:hAnsi="仿宋" w:eastAsia="仿宋" w:cs="仿宋"/>
            <w:sz w:val="24"/>
            <w:szCs w:val="24"/>
          </w:rPr>
          <w:delText>hk</w:delText>
        </w:r>
      </w:del>
    </w:p>
    <w:sectPr>
      <w:footerReference r:id="rId14" w:type="default"/>
      <w:pgSz w:w="16841" w:h="11912"/>
      <w:pgMar w:top="1012" w:right="1200" w:bottom="1486" w:left="1399" w:header="0" w:footer="1208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F23C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CC59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CD2C0"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A182E">
    <w:pPr>
      <w:pStyle w:val="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30AC5">
    <w:pPr>
      <w:pStyle w:val="2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4D7AD">
    <w:pPr>
      <w:pStyle w:val="2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C62B0">
    <w:pPr>
      <w:pStyle w:val="2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39B14">
    <w:pPr>
      <w:pStyle w:val="2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DF526">
    <w:pPr>
      <w:pStyle w:val="2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12D91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95692"/>
    <w:multiLevelType w:val="singleLevel"/>
    <w:tmpl w:val="A2495692"/>
    <w:lvl w:ilvl="0" w:tentative="0">
      <w:start w:val="1"/>
      <w:numFmt w:val="chineseCounting"/>
      <w:lvlText w:val="(%1)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0203BD6"/>
    <w:rsid w:val="68535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72</TotalTime>
  <ScaleCrop>false</ScaleCrop>
  <LinksUpToDate>false</LinksUpToDate>
  <Application>WPS Office_12.8.2.19435_F1E327BC-269C-435d-A152-05C5408002CA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2025-05-15T16:43:00Z</dcterms:created>
  <dc:creator>Chen Jing 陈晶</dc:creator>
  <cp:lastModifiedBy>咨询组</cp:lastModifiedBy>
  <dcterms:modified xsi:type="dcterms:W3CDTF">2025-12-17T07:54:57Z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2025-12-10T09:31:24Z</vt:filetime>
  </property>
  <property fmtid="{D5CDD505-2E9C-101B-9397-08002B2CF9AE}" pid="4" name="KSOProductBuildVer">
    <vt:lpwstr>2052-12.8.2.19435</vt:lpwstr>
  </property>
  <property fmtid="{D5CDD505-2E9C-101B-9397-08002B2CF9AE}" pid="5" name="ICV">
    <vt:lpwstr>5CE90F554A254FEC9F34E42BEAAA3BB3_12</vt:lpwstr>
  </property>
</Properties>
</file>
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A183D">
      <w:pPr>
        <w:spacing w:line="246" w:lineRule="auto"/>
        <w:rPr>
          <w:rFonts w:ascii="Arial"/>
          <w:sz w:val="21"/>
        </w:rPr>
      </w:pPr>
    </w:p>
    <w:p w14:paraId="75C731BE">
      <w:pPr>
        <w:spacing w:line="247" w:lineRule="auto"/>
        <w:rPr>
          <w:rFonts w:ascii="Arial"/>
          <w:sz w:val="21"/>
        </w:rPr>
      </w:pPr>
    </w:p>
    <w:p w14:paraId="05A56B5E">
      <w:pPr>
        <w:spacing w:before="89" w:line="196" w:lineRule="auto"/>
        <w:ind w:left="3297"/>
        <w:rPr>
          <w:del w:id="0" w:author="咨询组" w:date="2025-12-10T10:45:59Z"/>
          <w:rFonts w:ascii="华文中宋" w:hAnsi="华文中宋" w:eastAsia="华文中宋" w:cs="华文中宋"/>
          <w:sz w:val="24"/>
          <w:szCs w:val="24"/>
        </w:rPr>
      </w:pPr>
      <w:del w:id="1" w:author="咨询组" w:date="2025-12-10T10:45:59Z">
        <w:r>
          <w:rPr>
            <w:rFonts w:ascii="华文中宋" w:hAnsi="华文中宋" w:eastAsia="华文中宋" w:cs="华文中宋"/>
            <w:spacing w:val="-1"/>
            <w:sz w:val="24"/>
            <w:szCs w:val="24"/>
          </w:rPr>
          <w:delText>华润集团制度信息表</w:delText>
        </w:r>
      </w:del>
    </w:p>
    <w:p w14:paraId="7A81DF96">
      <w:pPr>
        <w:spacing w:before="44" w:line="220" w:lineRule="auto"/>
        <w:ind w:left="186"/>
        <w:rPr>
          <w:del w:id="2" w:author="咨询组" w:date="2025-12-10T10:45:59Z"/>
          <w:rFonts w:ascii="宋体" w:hAnsi="宋体" w:eastAsia="宋体" w:cs="宋体"/>
          <w:sz w:val="21"/>
          <w:szCs w:val="21"/>
        </w:rPr>
      </w:pPr>
      <w:del w:id="3" w:author="咨询组" w:date="2025-12-10T10:45:59Z">
        <w:r>
          <w:rPr>
            <w:rFonts w:ascii="宋体" w:hAnsi="宋体" w:eastAsia="宋体" w:cs="宋体"/>
            <w:spacing w:val="-1"/>
            <w:sz w:val="21"/>
            <w:szCs w:val="21"/>
          </w:rPr>
          <w:delText>制度基本信息</w:delText>
        </w:r>
      </w:del>
    </w:p>
    <w:p w14:paraId="30ACB735">
      <w:pPr>
        <w:spacing w:before="89" w:line="91" w:lineRule="exact"/>
        <w:ind w:firstLine="152"/>
        <w:textAlignment w:val="center"/>
        <w:rPr>
          <w:del w:id="4" w:author="咨询组" w:date="2025-12-10T10:45:59Z"/>
        </w:rPr>
      </w:pPr>
      <w:del w:id="5" w:author="咨询组" w:date="2025-12-10T10:45:59Z"/>
      <w:del w:id="6" w:author="咨询组" w:date="2025-12-10T10:45:59Z"/>
      <w:del w:id="7" w:author="咨询组" w:date="2025-12-10T10:45:59Z"/>
      <w:del w:id="8" w:author="咨询组" w:date="2025-12-10T10:45:59Z">
        <w:r>
          <w:rPr/>
          <w:pict>
            <v:shape id="_x0000_s1026" o:spid="_x0000_s1026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10" w:author="咨询组" w:date="2025-12-10T10:45:59Z"/>
    </w:p>
    <w:p w14:paraId="5662EBB5">
      <w:pPr>
        <w:rPr>
          <w:del w:id="11" w:author="咨询组" w:date="2025-12-10T10:45:59Z"/>
        </w:rPr>
      </w:pPr>
    </w:p>
    <w:p w14:paraId="7EDADBB0">
      <w:pPr>
        <w:rPr>
          <w:del w:id="12" w:author="咨询组" w:date="2025-12-10T10:45:59Z"/>
        </w:rPr>
      </w:pPr>
    </w:p>
    <w:p w14:paraId="1ECDBBBF">
      <w:pPr>
        <w:spacing w:line="23" w:lineRule="auto"/>
        <w:rPr>
          <w:del w:id="13" w:author="咨询组" w:date="2025-12-10T10:45:59Z"/>
          <w:rFonts w:ascii="Arial"/>
          <w:sz w:val="2"/>
        </w:rPr>
      </w:pPr>
    </w:p>
    <w:tbl>
      <w:tblPr>
        <w:tblStyle w:val="6"/>
        <w:tblW w:w="8303" w:type="dxa"/>
        <w:tblInd w:w="2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6602"/>
      </w:tblGrid>
      <w:tr w14:paraId="6073B6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14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63755E4F">
            <w:pPr>
              <w:spacing w:before="125" w:line="221" w:lineRule="auto"/>
              <w:ind w:left="436"/>
              <w:rPr>
                <w:del w:id="15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6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17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名称</w:delText>
              </w:r>
            </w:del>
          </w:p>
        </w:tc>
        <w:tc>
          <w:tcPr>
            <w:tcW w:w="6602" w:type="dxa"/>
            <w:vAlign w:val="top"/>
          </w:tcPr>
          <w:p w14:paraId="523622BF">
            <w:pPr>
              <w:spacing w:before="125" w:line="221" w:lineRule="auto"/>
              <w:ind w:left="113"/>
              <w:rPr>
                <w:del w:id="18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9" w:author="咨询组" w:date="2025-12-10T10:45:59Z">
              <w:r>
                <w:rPr>
                  <w:rFonts w:ascii="宋体" w:hAnsi="宋体" w:eastAsia="宋体" w:cs="宋体"/>
                  <w:spacing w:val="11"/>
                  <w:sz w:val="21"/>
                  <w:szCs w:val="21"/>
                </w:rPr>
                <w:delText>华</w:delText>
              </w:r>
            </w:del>
            <w:del w:id="20" w:author="咨询组" w:date="2025-12-10T10:45:59Z">
              <w:r>
                <w:rPr>
                  <w:rFonts w:ascii="宋体" w:hAnsi="宋体" w:eastAsia="宋体" w:cs="宋体"/>
                  <w:spacing w:val="6"/>
                  <w:sz w:val="21"/>
                  <w:szCs w:val="21"/>
                </w:rPr>
                <w:delText>润集团因私出国(境) 管理办法</w:delText>
              </w:r>
            </w:del>
          </w:p>
        </w:tc>
      </w:tr>
      <w:tr w14:paraId="28788D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del w:id="21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2C1D24A7">
            <w:pPr>
              <w:spacing w:before="122" w:line="221" w:lineRule="auto"/>
              <w:ind w:left="436"/>
              <w:rPr>
                <w:del w:id="22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23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24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级别</w:delText>
              </w:r>
            </w:del>
          </w:p>
        </w:tc>
        <w:tc>
          <w:tcPr>
            <w:tcW w:w="6602" w:type="dxa"/>
            <w:vAlign w:val="top"/>
          </w:tcPr>
          <w:p w14:paraId="265221BC">
            <w:pPr>
              <w:spacing w:before="121" w:line="221" w:lineRule="auto"/>
              <w:ind w:left="117"/>
              <w:rPr>
                <w:del w:id="25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26" w:author="咨询组" w:date="2025-12-10T10:45:59Z">
              <w:r>
                <w:rPr>
                  <w:rFonts w:ascii="宋体" w:hAnsi="宋体" w:eastAsia="宋体" w:cs="宋体"/>
                  <w:spacing w:val="14"/>
                  <w:sz w:val="21"/>
                  <w:szCs w:val="21"/>
                </w:rPr>
                <w:delText>管</w:delText>
              </w:r>
            </w:del>
            <w:del w:id="27" w:author="咨询组" w:date="2025-12-10T10:45:59Z">
              <w:r>
                <w:rPr>
                  <w:rFonts w:ascii="宋体" w:hAnsi="宋体" w:eastAsia="宋体" w:cs="宋体"/>
                  <w:spacing w:val="9"/>
                  <w:sz w:val="21"/>
                  <w:szCs w:val="21"/>
                </w:rPr>
                <w:delText>理办法(二级制度)</w:delText>
              </w:r>
            </w:del>
          </w:p>
        </w:tc>
      </w:tr>
      <w:tr w14:paraId="6FCD0E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28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458474DD">
            <w:pPr>
              <w:spacing w:before="121" w:line="221" w:lineRule="auto"/>
              <w:ind w:left="436"/>
              <w:rPr>
                <w:del w:id="29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30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制度</w:delText>
              </w:r>
            </w:del>
            <w:del w:id="31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编号</w:delText>
              </w:r>
            </w:del>
          </w:p>
        </w:tc>
        <w:tc>
          <w:tcPr>
            <w:tcW w:w="6602" w:type="dxa"/>
            <w:vAlign w:val="top"/>
          </w:tcPr>
          <w:p w14:paraId="438EA449">
            <w:pPr>
              <w:spacing w:before="157" w:line="184" w:lineRule="auto"/>
              <w:ind w:left="107"/>
              <w:rPr>
                <w:del w:id="32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33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>B</w:delText>
              </w:r>
            </w:del>
            <w:del w:id="34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0</w:delText>
              </w:r>
            </w:del>
            <w:del w:id="35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>4-01-0225B</w:delText>
              </w:r>
            </w:del>
          </w:p>
        </w:tc>
      </w:tr>
      <w:tr w14:paraId="47C83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del w:id="36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1D1CEA2C">
            <w:pPr>
              <w:spacing w:before="123" w:line="221" w:lineRule="auto"/>
              <w:ind w:left="330"/>
              <w:rPr>
                <w:del w:id="37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38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39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度批准者</w:delText>
              </w:r>
            </w:del>
          </w:p>
        </w:tc>
        <w:tc>
          <w:tcPr>
            <w:tcW w:w="6602" w:type="dxa"/>
            <w:vAlign w:val="top"/>
          </w:tcPr>
          <w:p w14:paraId="3D2DC43B">
            <w:pPr>
              <w:spacing w:before="123" w:line="221" w:lineRule="auto"/>
              <w:ind w:left="113"/>
              <w:rPr>
                <w:del w:id="40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41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华润集团党委</w:delText>
              </w:r>
            </w:del>
          </w:p>
        </w:tc>
      </w:tr>
      <w:tr w14:paraId="3C229D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del w:id="42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0EB588CA">
            <w:pPr>
              <w:spacing w:before="125" w:line="221" w:lineRule="auto"/>
              <w:ind w:left="330"/>
              <w:rPr>
                <w:del w:id="43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44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45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度制订者</w:delText>
              </w:r>
            </w:del>
          </w:p>
        </w:tc>
        <w:tc>
          <w:tcPr>
            <w:tcW w:w="6602" w:type="dxa"/>
            <w:vAlign w:val="top"/>
          </w:tcPr>
          <w:p w14:paraId="2E5854FE">
            <w:pPr>
              <w:spacing w:before="124" w:line="221" w:lineRule="auto"/>
              <w:ind w:left="113"/>
              <w:rPr>
                <w:del w:id="46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47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华润集团人力</w:delText>
              </w:r>
            </w:del>
            <w:del w:id="48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>资源部</w:delText>
              </w:r>
            </w:del>
          </w:p>
        </w:tc>
      </w:tr>
    </w:tbl>
    <w:p w14:paraId="2E7C87A6">
      <w:pPr>
        <w:spacing w:before="300" w:line="220" w:lineRule="auto"/>
        <w:ind w:left="186"/>
        <w:rPr>
          <w:del w:id="49" w:author="咨询组" w:date="2025-12-10T10:45:59Z"/>
          <w:rFonts w:ascii="宋体" w:hAnsi="宋体" w:eastAsia="宋体" w:cs="宋体"/>
          <w:sz w:val="21"/>
          <w:szCs w:val="21"/>
        </w:rPr>
      </w:pPr>
      <w:del w:id="50" w:author="咨询组" w:date="2025-12-10T10:45:59Z">
        <w:r>
          <w:rPr>
            <w:rFonts w:ascii="宋体" w:hAnsi="宋体" w:eastAsia="宋体" w:cs="宋体"/>
            <w:spacing w:val="-1"/>
            <w:sz w:val="21"/>
            <w:szCs w:val="21"/>
          </w:rPr>
          <w:delText>制度版本记录</w:delText>
        </w:r>
      </w:del>
    </w:p>
    <w:p w14:paraId="29B74969">
      <w:pPr>
        <w:spacing w:before="91" w:line="91" w:lineRule="exact"/>
        <w:ind w:firstLine="152"/>
        <w:textAlignment w:val="center"/>
        <w:rPr>
          <w:del w:id="51" w:author="咨询组" w:date="2025-12-10T10:45:59Z"/>
        </w:rPr>
      </w:pPr>
      <w:del w:id="52" w:author="咨询组" w:date="2025-12-10T10:45:59Z"/>
      <w:del w:id="53" w:author="咨询组" w:date="2025-12-10T10:45:59Z"/>
      <w:del w:id="54" w:author="咨询组" w:date="2025-12-10T10:45:59Z"/>
      <w:del w:id="55" w:author="咨询组" w:date="2025-12-10T10:45:59Z">
        <w:r>
          <w:rPr/>
          <w:pict>
            <v:shape id="_x0000_s1027" o:spid="_x0000_s1027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57" w:author="咨询组" w:date="2025-12-10T10:45:59Z"/>
    </w:p>
    <w:p w14:paraId="36CA174C">
      <w:pPr>
        <w:rPr>
          <w:del w:id="58" w:author="咨询组" w:date="2025-12-10T10:45:59Z"/>
        </w:rPr>
      </w:pPr>
    </w:p>
    <w:p w14:paraId="3245ECC6">
      <w:pPr>
        <w:rPr>
          <w:del w:id="59" w:author="咨询组" w:date="2025-12-10T10:45:59Z"/>
        </w:rPr>
      </w:pPr>
    </w:p>
    <w:p w14:paraId="63CB7734">
      <w:pPr>
        <w:spacing w:line="32" w:lineRule="auto"/>
        <w:rPr>
          <w:del w:id="60" w:author="咨询组" w:date="2025-12-10T10:45:59Z"/>
          <w:rFonts w:ascii="Arial"/>
          <w:sz w:val="2"/>
        </w:rPr>
      </w:pPr>
    </w:p>
    <w:tbl>
      <w:tblPr>
        <w:tblStyle w:val="6"/>
        <w:tblW w:w="8175" w:type="dxa"/>
        <w:tblInd w:w="2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1700"/>
        <w:gridCol w:w="4491"/>
      </w:tblGrid>
      <w:tr w14:paraId="332F9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del w:id="61" w:author="咨询组" w:date="2025-12-10T10:45:59Z"/>
        </w:trPr>
        <w:tc>
          <w:tcPr>
            <w:tcW w:w="1984" w:type="dxa"/>
            <w:shd w:val="clear" w:color="auto" w:fill="D0CECE"/>
            <w:vAlign w:val="top"/>
          </w:tcPr>
          <w:p w14:paraId="3FE5B754">
            <w:pPr>
              <w:spacing w:before="125" w:line="221" w:lineRule="auto"/>
              <w:ind w:left="578"/>
              <w:rPr>
                <w:del w:id="62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63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生效日</w:delText>
              </w:r>
            </w:del>
            <w:del w:id="64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期</w:delText>
              </w:r>
            </w:del>
          </w:p>
        </w:tc>
        <w:tc>
          <w:tcPr>
            <w:tcW w:w="1700" w:type="dxa"/>
            <w:shd w:val="clear" w:color="auto" w:fill="D0CECE"/>
            <w:vAlign w:val="top"/>
          </w:tcPr>
          <w:p w14:paraId="2691DDA2">
            <w:pPr>
              <w:spacing w:before="125" w:line="221" w:lineRule="auto"/>
              <w:ind w:left="329"/>
              <w:rPr>
                <w:del w:id="65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66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制</w:delText>
              </w:r>
            </w:del>
            <w:del w:id="67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度起草人</w:delText>
              </w:r>
            </w:del>
          </w:p>
        </w:tc>
        <w:tc>
          <w:tcPr>
            <w:tcW w:w="4491" w:type="dxa"/>
            <w:shd w:val="clear" w:color="auto" w:fill="D0CECE"/>
            <w:vAlign w:val="top"/>
          </w:tcPr>
          <w:p w14:paraId="352688D8">
            <w:pPr>
              <w:spacing w:before="125" w:line="221" w:lineRule="auto"/>
              <w:ind w:left="1828"/>
              <w:rPr>
                <w:del w:id="68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69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变</w:delText>
              </w:r>
            </w:del>
            <w:del w:id="70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更说明</w:delText>
              </w:r>
            </w:del>
          </w:p>
        </w:tc>
      </w:tr>
      <w:tr w14:paraId="01A1AD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  <w:del w:id="71" w:author="咨询组" w:date="2025-12-10T10:45:59Z"/>
        </w:trPr>
        <w:tc>
          <w:tcPr>
            <w:tcW w:w="1984" w:type="dxa"/>
            <w:vAlign w:val="top"/>
          </w:tcPr>
          <w:p w14:paraId="6ADA5CF9">
            <w:pPr>
              <w:spacing w:before="303" w:line="221" w:lineRule="auto"/>
              <w:ind w:left="238"/>
              <w:rPr>
                <w:del w:id="72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73" w:author="咨询组" w:date="2025-12-10T10:45:59Z">
              <w:r>
                <w:rPr>
                  <w:rFonts w:ascii="宋体" w:hAnsi="宋体" w:eastAsia="宋体" w:cs="宋体"/>
                  <w:spacing w:val="-20"/>
                  <w:sz w:val="21"/>
                  <w:szCs w:val="21"/>
                </w:rPr>
                <w:delText>2</w:delText>
              </w:r>
            </w:del>
            <w:del w:id="74" w:author="咨询组" w:date="2025-12-10T10:45:59Z">
              <w:r>
                <w:rPr>
                  <w:rFonts w:ascii="宋体" w:hAnsi="宋体" w:eastAsia="宋体" w:cs="宋体"/>
                  <w:spacing w:val="-16"/>
                  <w:sz w:val="21"/>
                  <w:szCs w:val="21"/>
                </w:rPr>
                <w:delText>019 年 1 月 7 日</w:delText>
              </w:r>
            </w:del>
          </w:p>
        </w:tc>
        <w:tc>
          <w:tcPr>
            <w:tcW w:w="1700" w:type="dxa"/>
            <w:vAlign w:val="top"/>
          </w:tcPr>
          <w:p w14:paraId="63991E24">
            <w:pPr>
              <w:spacing w:before="30" w:line="241" w:lineRule="auto"/>
              <w:ind w:left="650"/>
              <w:rPr>
                <w:del w:id="75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76" w:author="咨询组" w:date="2025-12-10T10:45:59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原</w:delText>
              </w:r>
            </w:del>
            <w:del w:id="77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强</w:delText>
              </w:r>
            </w:del>
          </w:p>
          <w:p w14:paraId="36C928CA">
            <w:pPr>
              <w:spacing w:line="221" w:lineRule="auto"/>
              <w:ind w:left="538"/>
              <w:rPr>
                <w:del w:id="78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79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赵恒石</w:delText>
              </w:r>
            </w:del>
          </w:p>
          <w:p w14:paraId="522D5725">
            <w:pPr>
              <w:spacing w:before="19" w:line="217" w:lineRule="auto"/>
              <w:ind w:left="546"/>
              <w:rPr>
                <w:del w:id="80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81" w:author="咨询组" w:date="2025-12-10T10:45:59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翟</w:delText>
              </w:r>
            </w:del>
            <w:del w:id="82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付颖</w:delText>
              </w:r>
            </w:del>
          </w:p>
        </w:tc>
        <w:tc>
          <w:tcPr>
            <w:tcW w:w="4491" w:type="dxa"/>
            <w:vAlign w:val="top"/>
          </w:tcPr>
          <w:p w14:paraId="3B484D82">
            <w:pPr>
              <w:spacing w:before="303" w:line="221" w:lineRule="auto"/>
              <w:ind w:left="115"/>
              <w:rPr>
                <w:del w:id="83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84" w:author="咨询组" w:date="2025-12-10T10:45:59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首</w:delText>
              </w:r>
            </w:del>
            <w:del w:id="85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次制定</w:delText>
              </w:r>
            </w:del>
          </w:p>
        </w:tc>
      </w:tr>
      <w:tr w14:paraId="74119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 w:hRule="atLeast"/>
          <w:del w:id="86" w:author="咨询组" w:date="2025-12-10T10:45:59Z"/>
        </w:trPr>
        <w:tc>
          <w:tcPr>
            <w:tcW w:w="1984" w:type="dxa"/>
            <w:vAlign w:val="top"/>
          </w:tcPr>
          <w:p w14:paraId="3E165D42">
            <w:pPr>
              <w:spacing w:line="252" w:lineRule="auto"/>
              <w:rPr>
                <w:del w:id="87" w:author="咨询组" w:date="2025-12-10T10:45:59Z"/>
                <w:rFonts w:ascii="Arial"/>
                <w:sz w:val="21"/>
              </w:rPr>
            </w:pPr>
          </w:p>
          <w:p w14:paraId="0522AC81">
            <w:pPr>
              <w:spacing w:line="252" w:lineRule="auto"/>
              <w:rPr>
                <w:del w:id="88" w:author="咨询组" w:date="2025-12-10T10:45:59Z"/>
                <w:rFonts w:ascii="Arial"/>
                <w:sz w:val="21"/>
              </w:rPr>
            </w:pPr>
          </w:p>
          <w:p w14:paraId="00F29AF7">
            <w:pPr>
              <w:spacing w:before="69" w:line="221" w:lineRule="auto"/>
              <w:ind w:left="238"/>
              <w:rPr>
                <w:del w:id="89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90" w:author="咨询组" w:date="2025-12-10T10:45:59Z">
              <w:r>
                <w:rPr>
                  <w:rFonts w:ascii="宋体" w:hAnsi="宋体" w:eastAsia="宋体" w:cs="宋体"/>
                  <w:spacing w:val="-20"/>
                  <w:sz w:val="21"/>
                  <w:szCs w:val="21"/>
                </w:rPr>
                <w:delText>2</w:delText>
              </w:r>
            </w:del>
            <w:del w:id="91" w:author="咨询组" w:date="2025-12-10T10:45:59Z">
              <w:r>
                <w:rPr>
                  <w:rFonts w:ascii="宋体" w:hAnsi="宋体" w:eastAsia="宋体" w:cs="宋体"/>
                  <w:spacing w:val="-16"/>
                  <w:sz w:val="21"/>
                  <w:szCs w:val="21"/>
                </w:rPr>
                <w:delText>025 年 5 月 6 日</w:delText>
              </w:r>
            </w:del>
          </w:p>
        </w:tc>
        <w:tc>
          <w:tcPr>
            <w:tcW w:w="1700" w:type="dxa"/>
            <w:vAlign w:val="top"/>
          </w:tcPr>
          <w:p w14:paraId="7B7B065F">
            <w:pPr>
              <w:spacing w:before="168" w:line="238" w:lineRule="auto"/>
              <w:ind w:left="647"/>
              <w:rPr>
                <w:del w:id="92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93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杨坤</w:delText>
              </w:r>
            </w:del>
          </w:p>
          <w:p w14:paraId="3E8B1D56">
            <w:pPr>
              <w:spacing w:line="220" w:lineRule="auto"/>
              <w:ind w:left="546"/>
              <w:rPr>
                <w:del w:id="94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95" w:author="咨询组" w:date="2025-12-10T10:45:59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蔡</w:delText>
              </w:r>
            </w:del>
            <w:del w:id="96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舒皖</w:delText>
              </w:r>
            </w:del>
          </w:p>
          <w:p w14:paraId="2CD9FDCC">
            <w:pPr>
              <w:spacing w:before="22" w:line="221" w:lineRule="auto"/>
              <w:ind w:left="539"/>
              <w:rPr>
                <w:del w:id="97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98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梁</w:delText>
              </w:r>
            </w:del>
            <w:del w:id="99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萍萍</w:delText>
              </w:r>
            </w:del>
          </w:p>
          <w:p w14:paraId="2215A337">
            <w:pPr>
              <w:spacing w:before="20" w:line="221" w:lineRule="auto"/>
              <w:ind w:left="541"/>
              <w:rPr>
                <w:del w:id="100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01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李润</w:delText>
              </w:r>
            </w:del>
            <w:del w:id="102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博</w:delText>
              </w:r>
            </w:del>
          </w:p>
        </w:tc>
        <w:tc>
          <w:tcPr>
            <w:tcW w:w="4491" w:type="dxa"/>
            <w:vAlign w:val="top"/>
          </w:tcPr>
          <w:p w14:paraId="5AACF69F">
            <w:pPr>
              <w:spacing w:before="33" w:line="235" w:lineRule="auto"/>
              <w:ind w:left="111" w:right="108" w:hanging="1"/>
              <w:rPr>
                <w:del w:id="103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04" w:author="咨询组" w:date="2025-12-10T10:45:59Z">
              <w:r>
                <w:rPr>
                  <w:rFonts w:ascii="宋体" w:hAnsi="宋体" w:eastAsia="宋体" w:cs="宋体"/>
                  <w:spacing w:val="20"/>
                  <w:sz w:val="21"/>
                  <w:szCs w:val="21"/>
                </w:rPr>
                <w:delText>将</w:delText>
              </w:r>
            </w:del>
            <w:del w:id="105" w:author="咨询组" w:date="2025-12-10T10:45:59Z">
              <w:r>
                <w:rPr>
                  <w:rFonts w:ascii="宋体" w:hAnsi="宋体" w:eastAsia="宋体" w:cs="宋体"/>
                  <w:spacing w:val="12"/>
                  <w:sz w:val="21"/>
                  <w:szCs w:val="21"/>
                </w:rPr>
                <w:delText>《华润(集团) 有限公司出国(境) 管理办</w:delText>
              </w:r>
            </w:del>
            <w:del w:id="106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07" w:author="咨询组" w:date="2025-12-10T10:45:59Z">
              <w:r>
                <w:rPr>
                  <w:rFonts w:ascii="宋体" w:hAnsi="宋体" w:eastAsia="宋体" w:cs="宋体"/>
                  <w:spacing w:val="16"/>
                  <w:sz w:val="21"/>
                  <w:szCs w:val="21"/>
                </w:rPr>
                <w:delText>法</w:delText>
              </w:r>
            </w:del>
            <w:del w:id="108" w:author="咨询组" w:date="2025-12-10T10:45:59Z">
              <w:r>
                <w:rPr>
                  <w:rFonts w:ascii="宋体" w:hAnsi="宋体" w:eastAsia="宋体" w:cs="宋体"/>
                  <w:spacing w:val="12"/>
                  <w:sz w:val="21"/>
                  <w:szCs w:val="21"/>
                </w:rPr>
                <w:delText>》中因公临时出国(境) 和因私出国(境)</w:delText>
              </w:r>
            </w:del>
            <w:del w:id="109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10" w:author="咨询组" w:date="2025-12-10T10:45:59Z">
              <w:r>
                <w:rPr>
                  <w:rFonts w:ascii="宋体" w:hAnsi="宋体" w:eastAsia="宋体" w:cs="宋体"/>
                  <w:spacing w:val="8"/>
                  <w:sz w:val="21"/>
                  <w:szCs w:val="21"/>
                </w:rPr>
                <w:delText>内容进行拆分，并将因私出国(境) 有关内</w:delText>
              </w:r>
            </w:del>
            <w:del w:id="111" w:author="咨询组" w:date="2025-12-10T10:45:59Z">
              <w:r>
                <w:rPr>
                  <w:rFonts w:ascii="宋体" w:hAnsi="宋体" w:eastAsia="宋体" w:cs="宋体"/>
                  <w:spacing w:val="5"/>
                  <w:sz w:val="21"/>
                  <w:szCs w:val="21"/>
                </w:rPr>
                <w:delText>容</w:delText>
              </w:r>
            </w:del>
            <w:del w:id="112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13" w:author="咨询组" w:date="2025-12-10T10:45:59Z">
              <w:r>
                <w:rPr>
                  <w:rFonts w:ascii="宋体" w:hAnsi="宋体" w:eastAsia="宋体" w:cs="宋体"/>
                  <w:spacing w:val="35"/>
                  <w:sz w:val="21"/>
                  <w:szCs w:val="21"/>
                </w:rPr>
                <w:delText>修</w:delText>
              </w:r>
            </w:del>
            <w:del w:id="114" w:author="咨询组" w:date="2025-12-10T10:45:59Z">
              <w:r>
                <w:rPr>
                  <w:rFonts w:ascii="宋体" w:hAnsi="宋体" w:eastAsia="宋体" w:cs="宋体"/>
                  <w:spacing w:val="25"/>
                  <w:sz w:val="21"/>
                  <w:szCs w:val="21"/>
                </w:rPr>
                <w:delText>订形成《华润集团因私出国(境)管理办</w:delText>
              </w:r>
            </w:del>
            <w:del w:id="115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16" w:author="咨询组" w:date="2025-12-10T10:45:59Z">
              <w:r>
                <w:rPr>
                  <w:rFonts w:ascii="宋体" w:hAnsi="宋体" w:eastAsia="宋体" w:cs="宋体"/>
                  <w:spacing w:val="-18"/>
                  <w:w w:val="89"/>
                  <w:sz w:val="21"/>
                  <w:szCs w:val="21"/>
                </w:rPr>
                <w:delText>法》。</w:delText>
              </w:r>
            </w:del>
          </w:p>
        </w:tc>
      </w:tr>
    </w:tbl>
    <w:p w14:paraId="68954338">
      <w:pPr>
        <w:spacing w:before="300" w:line="221" w:lineRule="auto"/>
        <w:ind w:left="186"/>
        <w:rPr>
          <w:del w:id="117" w:author="咨询组" w:date="2025-12-10T10:45:59Z"/>
          <w:rFonts w:ascii="宋体" w:hAnsi="宋体" w:eastAsia="宋体" w:cs="宋体"/>
          <w:sz w:val="21"/>
          <w:szCs w:val="21"/>
        </w:rPr>
      </w:pPr>
      <w:del w:id="118" w:author="咨询组" w:date="2025-12-10T10:45:59Z">
        <w:r>
          <w:rPr>
            <w:rFonts w:ascii="宋体" w:hAnsi="宋体" w:eastAsia="宋体" w:cs="宋体"/>
            <w:spacing w:val="-2"/>
            <w:sz w:val="21"/>
            <w:szCs w:val="21"/>
          </w:rPr>
          <w:delText>制度</w:delText>
        </w:r>
      </w:del>
      <w:del w:id="119" w:author="咨询组" w:date="2025-12-10T10:45:59Z">
        <w:r>
          <w:rPr>
            <w:rFonts w:ascii="宋体" w:hAnsi="宋体" w:eastAsia="宋体" w:cs="宋体"/>
            <w:spacing w:val="-1"/>
            <w:sz w:val="21"/>
            <w:szCs w:val="21"/>
          </w:rPr>
          <w:delText>说明</w:delText>
        </w:r>
      </w:del>
    </w:p>
    <w:p w14:paraId="5FD5F19D">
      <w:pPr>
        <w:spacing w:before="88" w:line="91" w:lineRule="exact"/>
        <w:ind w:firstLine="152"/>
        <w:textAlignment w:val="center"/>
        <w:rPr>
          <w:del w:id="120" w:author="咨询组" w:date="2025-12-10T10:45:59Z"/>
        </w:rPr>
      </w:pPr>
      <w:del w:id="121" w:author="咨询组" w:date="2025-12-10T10:45:59Z"/>
      <w:del w:id="122" w:author="咨询组" w:date="2025-12-10T10:45:59Z"/>
      <w:del w:id="123" w:author="咨询组" w:date="2025-12-10T10:45:59Z"/>
      <w:del w:id="124" w:author="咨询组" w:date="2025-12-10T10:45:59Z">
        <w:r>
          <w:rPr/>
          <w:pict>
            <v:shape id="_x0000_s1028" o:spid="_x0000_s1028" style="height:4.6pt;width:418.35pt;" filled="f" stroked="t" coordsize="8367,91" path="m0,45l8366,45e">
              <v:fill on="f" focussize="0,0"/>
              <v:stroke weight="4.56pt" color="#767171" miterlimit="10" joinstyle="miter"/>
              <v:imagedata o:title=""/>
              <o:lock v:ext="edit"/>
              <w10:wrap type="none"/>
              <w10:anchorlock/>
            </v:shape>
          </w:pict>
        </w:r>
      </w:del>
      <w:del w:id="126" w:author="咨询组" w:date="2025-12-10T10:45:59Z"/>
    </w:p>
    <w:p w14:paraId="7EEBD882">
      <w:pPr>
        <w:rPr>
          <w:del w:id="127" w:author="咨询组" w:date="2025-12-10T10:45:59Z"/>
        </w:rPr>
      </w:pPr>
    </w:p>
    <w:p w14:paraId="4B3E6181">
      <w:pPr>
        <w:rPr>
          <w:del w:id="128" w:author="咨询组" w:date="2025-12-10T10:45:59Z"/>
        </w:rPr>
      </w:pPr>
    </w:p>
    <w:p w14:paraId="7058E5AD">
      <w:pPr>
        <w:spacing w:line="37" w:lineRule="auto"/>
        <w:rPr>
          <w:del w:id="129" w:author="咨询组" w:date="2025-12-10T10:45:59Z"/>
          <w:rFonts w:ascii="Arial"/>
          <w:sz w:val="2"/>
        </w:rPr>
      </w:pPr>
    </w:p>
    <w:tbl>
      <w:tblPr>
        <w:tblStyle w:val="6"/>
        <w:tblW w:w="8303" w:type="dxa"/>
        <w:tblInd w:w="2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6602"/>
      </w:tblGrid>
      <w:tr w14:paraId="28703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  <w:del w:id="130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086334AC">
            <w:pPr>
              <w:spacing w:before="171" w:line="223" w:lineRule="auto"/>
              <w:ind w:left="686"/>
              <w:rPr>
                <w:del w:id="131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32" w:author="咨询组" w:date="2025-12-10T10:45:59Z">
              <w:r>
                <w:rPr>
                  <w:rFonts w:ascii="宋体" w:hAnsi="宋体" w:eastAsia="宋体" w:cs="宋体"/>
                  <w:spacing w:val="-13"/>
                  <w:sz w:val="21"/>
                  <w:szCs w:val="21"/>
                </w:rPr>
                <w:delText>目</w:delText>
              </w:r>
            </w:del>
            <w:del w:id="133" w:author="咨询组" w:date="2025-12-10T10:45:59Z">
              <w:r>
                <w:rPr>
                  <w:rFonts w:ascii="宋体" w:hAnsi="宋体" w:eastAsia="宋体" w:cs="宋体"/>
                  <w:spacing w:val="-11"/>
                  <w:sz w:val="21"/>
                  <w:szCs w:val="21"/>
                </w:rPr>
                <w:delText>的</w:delText>
              </w:r>
            </w:del>
          </w:p>
        </w:tc>
        <w:tc>
          <w:tcPr>
            <w:tcW w:w="6602" w:type="dxa"/>
            <w:vAlign w:val="top"/>
          </w:tcPr>
          <w:p w14:paraId="2D912D13">
            <w:pPr>
              <w:spacing w:before="36" w:line="228" w:lineRule="auto"/>
              <w:ind w:left="114" w:right="110" w:hanging="1"/>
              <w:rPr>
                <w:del w:id="134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35" w:author="咨询组" w:date="2025-12-10T10:45:59Z">
              <w:r>
                <w:rPr>
                  <w:rFonts w:ascii="宋体" w:hAnsi="宋体" w:eastAsia="宋体" w:cs="宋体"/>
                  <w:spacing w:val="9"/>
                  <w:sz w:val="21"/>
                  <w:szCs w:val="21"/>
                </w:rPr>
                <w:delText xml:space="preserve">规范华润集团因私出国(境) 工作，加强领导干部因私出国(境) </w:delText>
              </w:r>
            </w:del>
            <w:del w:id="136" w:author="咨询组" w:date="2025-12-10T10:45:59Z">
              <w:r>
                <w:rPr>
                  <w:rFonts w:ascii="宋体" w:hAnsi="宋体" w:eastAsia="宋体" w:cs="宋体"/>
                  <w:spacing w:val="4"/>
                  <w:sz w:val="21"/>
                  <w:szCs w:val="21"/>
                </w:rPr>
                <w:delText>管</w:delText>
              </w:r>
            </w:del>
            <w:del w:id="137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38" w:author="咨询组" w:date="2025-12-10T10:45:59Z">
              <w:r>
                <w:rPr>
                  <w:rFonts w:ascii="宋体" w:hAnsi="宋体" w:eastAsia="宋体" w:cs="宋体"/>
                  <w:spacing w:val="-7"/>
                  <w:sz w:val="21"/>
                  <w:szCs w:val="21"/>
                </w:rPr>
                <w:delText>理</w:delText>
              </w:r>
            </w:del>
            <w:del w:id="139" w:author="咨询组" w:date="2025-12-10T10:45:59Z">
              <w:r>
                <w:rPr>
                  <w:rFonts w:ascii="宋体" w:hAnsi="宋体" w:eastAsia="宋体" w:cs="宋体"/>
                  <w:spacing w:val="-4"/>
                  <w:sz w:val="21"/>
                  <w:szCs w:val="21"/>
                </w:rPr>
                <w:delText>及监督。</w:delText>
              </w:r>
            </w:del>
          </w:p>
        </w:tc>
      </w:tr>
      <w:tr w14:paraId="08C08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  <w:del w:id="140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51D8D852">
            <w:pPr>
              <w:spacing w:before="168" w:line="221" w:lineRule="auto"/>
              <w:ind w:left="435"/>
              <w:rPr>
                <w:del w:id="141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42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适</w:delText>
              </w:r>
            </w:del>
            <w:del w:id="143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用范围</w:delText>
              </w:r>
            </w:del>
          </w:p>
        </w:tc>
        <w:tc>
          <w:tcPr>
            <w:tcW w:w="6602" w:type="dxa"/>
            <w:vAlign w:val="top"/>
          </w:tcPr>
          <w:p w14:paraId="05944DD9">
            <w:pPr>
              <w:spacing w:before="30" w:line="227" w:lineRule="auto"/>
              <w:ind w:left="132" w:right="187" w:hanging="20"/>
              <w:rPr>
                <w:del w:id="144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45" w:author="咨询组" w:date="2025-12-10T10:45:59Z">
              <w:r>
                <w:rPr>
                  <w:rFonts w:ascii="宋体" w:hAnsi="宋体" w:eastAsia="宋体" w:cs="宋体"/>
                  <w:spacing w:val="-6"/>
                  <w:sz w:val="21"/>
                  <w:szCs w:val="21"/>
                </w:rPr>
                <w:delText>集团直管干</w:delText>
              </w:r>
            </w:del>
            <w:del w:id="146" w:author="咨询组" w:date="2025-12-10T10:45:59Z">
              <w:r>
                <w:rPr>
                  <w:rFonts w:ascii="宋体" w:hAnsi="宋体" w:eastAsia="宋体" w:cs="宋体"/>
                  <w:spacing w:val="-3"/>
                  <w:sz w:val="21"/>
                  <w:szCs w:val="21"/>
                </w:rPr>
                <w:delText>部， 业务单元、直属机构直管干部，以及需要纳入因私出</w:delText>
              </w:r>
            </w:del>
            <w:del w:id="147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 xml:space="preserve"> </w:delText>
              </w:r>
            </w:del>
            <w:del w:id="148" w:author="咨询组" w:date="2025-12-10T10:45:59Z">
              <w:r>
                <w:rPr>
                  <w:rFonts w:ascii="宋体" w:hAnsi="宋体" w:eastAsia="宋体" w:cs="宋体"/>
                  <w:spacing w:val="16"/>
                  <w:sz w:val="21"/>
                  <w:szCs w:val="21"/>
                </w:rPr>
                <w:delText>国(境)管理的其他人员的因私出国(境)管理工作</w:delText>
              </w:r>
            </w:del>
            <w:del w:id="149" w:author="咨询组" w:date="2025-12-10T10:45:59Z">
              <w:r>
                <w:rPr>
                  <w:rFonts w:ascii="宋体" w:hAnsi="宋体" w:eastAsia="宋体" w:cs="宋体"/>
                  <w:spacing w:val="12"/>
                  <w:sz w:val="21"/>
                  <w:szCs w:val="21"/>
                </w:rPr>
                <w:delText>。</w:delText>
              </w:r>
            </w:del>
          </w:p>
        </w:tc>
      </w:tr>
      <w:tr w14:paraId="764C8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del w:id="150" w:author="咨询组" w:date="2025-12-10T10:45:59Z"/>
        </w:trPr>
        <w:tc>
          <w:tcPr>
            <w:tcW w:w="1701" w:type="dxa"/>
            <w:shd w:val="clear" w:color="auto" w:fill="D0CECE"/>
            <w:vAlign w:val="top"/>
          </w:tcPr>
          <w:p w14:paraId="2EFE93F6">
            <w:pPr>
              <w:spacing w:before="125" w:line="221" w:lineRule="auto"/>
              <w:ind w:left="228"/>
              <w:rPr>
                <w:del w:id="151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52" w:author="咨询组" w:date="2025-12-10T10:45:59Z">
              <w:r>
                <w:rPr>
                  <w:rFonts w:ascii="宋体" w:hAnsi="宋体" w:eastAsia="宋体" w:cs="宋体"/>
                  <w:spacing w:val="-2"/>
                  <w:sz w:val="21"/>
                  <w:szCs w:val="21"/>
                </w:rPr>
                <w:delText>主</w:delText>
              </w:r>
            </w:del>
            <w:del w:id="153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要关联制度</w:delText>
              </w:r>
            </w:del>
          </w:p>
        </w:tc>
        <w:tc>
          <w:tcPr>
            <w:tcW w:w="6602" w:type="dxa"/>
            <w:vAlign w:val="top"/>
          </w:tcPr>
          <w:p w14:paraId="37906589">
            <w:pPr>
              <w:spacing w:before="124" w:line="221" w:lineRule="auto"/>
              <w:ind w:left="113"/>
              <w:rPr>
                <w:del w:id="154" w:author="咨询组" w:date="2025-12-10T10:45:59Z"/>
                <w:rFonts w:ascii="宋体" w:hAnsi="宋体" w:eastAsia="宋体" w:cs="宋体"/>
                <w:sz w:val="21"/>
                <w:szCs w:val="21"/>
              </w:rPr>
            </w:pPr>
            <w:del w:id="155" w:author="咨询组" w:date="2025-12-10T10:45:59Z">
              <w:r>
                <w:rPr>
                  <w:rFonts w:ascii="宋体" w:hAnsi="宋体" w:eastAsia="宋体" w:cs="宋体"/>
                  <w:spacing w:val="-1"/>
                  <w:sz w:val="21"/>
                  <w:szCs w:val="21"/>
                </w:rPr>
                <w:delText>《华润集团涉密人员</w:delText>
              </w:r>
            </w:del>
            <w:del w:id="156" w:author="咨询组" w:date="2025-12-10T10:45:59Z">
              <w:r>
                <w:rPr>
                  <w:rFonts w:ascii="宋体" w:hAnsi="宋体" w:eastAsia="宋体" w:cs="宋体"/>
                  <w:sz w:val="21"/>
                  <w:szCs w:val="21"/>
                </w:rPr>
                <w:delText>保密管理办法》</w:delText>
              </w:r>
            </w:del>
          </w:p>
        </w:tc>
      </w:tr>
    </w:tbl>
    <w:p w14:paraId="1E7A2A80">
      <w:pPr>
        <w:rPr>
          <w:del w:id="157" w:author="咨询组" w:date="2025-12-10T10:45:59Z"/>
          <w:rFonts w:ascii="Arial"/>
          <w:sz w:val="21"/>
        </w:rPr>
      </w:pPr>
    </w:p>
    <w:p w14:paraId="1B3FF50D">
      <w:pPr>
        <w:rPr>
          <w:del w:id="158" w:author="咨询组" w:date="2025-12-10T10:45:59Z"/>
        </w:rPr>
        <w:sectPr>
          <w:pgSz w:w="11912" w:h="16841"/>
          <w:pgMar w:top="1310" w:right="1027" w:bottom="1485" w:left="1689" w:header="0" w:footer="1208" w:gutter="0"/>
          <w:cols w:space="720" w:num="1"/>
        </w:sectPr>
      </w:pPr>
    </w:p>
    <w:p w14:paraId="18E52ADC">
      <w:pPr>
        <w:spacing w:line="353" w:lineRule="auto"/>
        <w:rPr>
          <w:del w:id="159" w:author="咨询组" w:date="2025-12-10T10:45:59Z"/>
          <w:rFonts w:ascii="Arial"/>
          <w:sz w:val="21"/>
        </w:rPr>
      </w:pPr>
    </w:p>
    <w:customXmlDelRangeStart w:id="160" w:author="咨询组" w:date="2025-12-10T10:45:59Z"/>
    <w:sdt>
      <w:sdtPr>
        <w:rPr>
          <w:rFonts w:ascii="华文中宋" w:hAnsi="华文中宋" w:eastAsia="华文中宋" w:cs="华文中宋"/>
          <w:sz w:val="36"/>
          <w:szCs w:val="36"/>
        </w:rPr>
        <w:id w:val="14745296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customXmlDelRangeEnd w:id="160"/>
        <w:p w14:paraId="1C19E3A9">
          <w:pPr>
            <w:spacing w:before="133" w:line="201" w:lineRule="auto"/>
            <w:ind w:left="4160"/>
            <w:rPr>
              <w:del w:id="162" w:author="咨询组" w:date="2025-12-10T10:45:59Z"/>
              <w:rFonts w:ascii="华文中宋" w:hAnsi="华文中宋" w:eastAsia="华文中宋" w:cs="华文中宋"/>
              <w:sz w:val="36"/>
              <w:szCs w:val="36"/>
            </w:rPr>
          </w:pPr>
          <w:del w:id="164" w:author="咨询组" w:date="2025-12-10T10:45:59Z">
            <w:r>
              <w:rPr>
                <w:rFonts w:ascii="华文中宋" w:hAnsi="华文中宋" w:eastAsia="华文中宋" w:cs="华文中宋"/>
                <w:spacing w:val="-19"/>
                <w:sz w:val="36"/>
                <w:szCs w:val="36"/>
              </w:rPr>
              <w:delText>目录</w:delText>
            </w:r>
          </w:del>
        </w:p>
        <w:p w14:paraId="41656EE4">
          <w:pPr>
            <w:spacing w:line="291" w:lineRule="auto"/>
            <w:rPr>
              <w:del w:id="165" w:author="咨询组" w:date="2025-12-10T10:45:59Z"/>
              <w:rFonts w:ascii="Arial"/>
              <w:sz w:val="21"/>
            </w:rPr>
          </w:pPr>
        </w:p>
        <w:p w14:paraId="416B902F">
          <w:pPr>
            <w:spacing w:line="292" w:lineRule="auto"/>
            <w:rPr>
              <w:del w:id="166" w:author="咨询组" w:date="2025-12-10T10:45:59Z"/>
              <w:rFonts w:ascii="Arial"/>
              <w:sz w:val="21"/>
            </w:rPr>
          </w:pPr>
        </w:p>
        <w:p w14:paraId="2EB61C45">
          <w:pPr>
            <w:tabs>
              <w:tab w:val="right" w:leader="dot" w:pos="8910"/>
            </w:tabs>
            <w:spacing w:before="101" w:line="224" w:lineRule="auto"/>
            <w:rPr>
              <w:del w:id="167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168" w:author="咨询组" w:date="2025-12-10T10:45:59Z">
            <w:r>
              <w:rPr/>
              <w:fldChar w:fldCharType="begin"/>
            </w:r>
          </w:del>
          <w:del w:id="169" w:author="咨询组" w:date="2025-12-10T10:45:59Z">
            <w:r>
              <w:rPr/>
              <w:delInstrText xml:space="preserve"> HYPERLINK \l "_bookmark1" </w:delInstrText>
            </w:r>
          </w:del>
          <w:del w:id="170" w:author="咨询组" w:date="2025-12-10T10:45:59Z">
            <w:r>
              <w:rPr/>
              <w:fldChar w:fldCharType="separate"/>
            </w:r>
          </w:del>
          <w:del w:id="171" w:author="咨询组" w:date="2025-12-10T10:45:59Z">
            <w:r>
              <w:rPr>
                <w:rFonts w:ascii="仿宋" w:hAnsi="仿宋" w:eastAsia="仿宋" w:cs="仿宋"/>
                <w:spacing w:val="-6"/>
                <w:sz w:val="31"/>
                <w:szCs w:val="31"/>
              </w:rPr>
              <w:delText>第</w:delText>
            </w:r>
          </w:del>
          <w:del w:id="172" w:author="咨询组" w:date="2025-12-10T10:45:59Z">
            <w:r>
              <w:rPr>
                <w:rFonts w:ascii="仿宋" w:hAnsi="仿宋" w:eastAsia="仿宋" w:cs="仿宋"/>
                <w:spacing w:val="-5"/>
                <w:sz w:val="31"/>
                <w:szCs w:val="31"/>
              </w:rPr>
              <w:delText>一</w:delText>
            </w:r>
          </w:del>
          <w:del w:id="173" w:author="咨询组" w:date="2025-12-10T10:45:59Z">
            <w:r>
              <w:rPr>
                <w:rFonts w:ascii="仿宋" w:hAnsi="仿宋" w:eastAsia="仿宋" w:cs="仿宋"/>
                <w:spacing w:val="-3"/>
                <w:sz w:val="31"/>
                <w:szCs w:val="31"/>
              </w:rPr>
              <w:delText>章 总 则</w:delText>
            </w:r>
          </w:del>
          <w:del w:id="174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75" w:author="咨询组" w:date="2025-12-10T10:45:59Z">
            <w:r>
              <w:rPr>
                <w:rFonts w:ascii="Times New Roman" w:hAnsi="Times New Roman" w:eastAsia="Times New Roman" w:cs="Times New Roman"/>
                <w:spacing w:val="-3"/>
                <w:sz w:val="31"/>
                <w:szCs w:val="31"/>
              </w:rPr>
              <w:delText>1</w:delText>
            </w:r>
          </w:del>
          <w:del w:id="176" w:author="咨询组" w:date="2025-12-10T10:45:59Z">
            <w:r>
              <w:rPr>
                <w:rFonts w:ascii="Times New Roman" w:hAnsi="Times New Roman" w:eastAsia="Times New Roman" w:cs="Times New Roman"/>
                <w:spacing w:val="-3"/>
                <w:sz w:val="31"/>
                <w:szCs w:val="31"/>
              </w:rPr>
              <w:fldChar w:fldCharType="end"/>
            </w:r>
          </w:del>
        </w:p>
        <w:p w14:paraId="20ED23C2">
          <w:pPr>
            <w:tabs>
              <w:tab w:val="right" w:leader="dot" w:pos="8910"/>
            </w:tabs>
            <w:spacing w:before="183" w:line="224" w:lineRule="auto"/>
            <w:rPr>
              <w:del w:id="177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178" w:author="咨询组" w:date="2025-12-10T10:45:59Z">
            <w:r>
              <w:rPr/>
              <w:fldChar w:fldCharType="begin"/>
            </w:r>
          </w:del>
          <w:del w:id="179" w:author="咨询组" w:date="2025-12-10T10:45:59Z">
            <w:r>
              <w:rPr/>
              <w:delInstrText xml:space="preserve"> HYPERLINK \l "_bookmark2" </w:delInstrText>
            </w:r>
          </w:del>
          <w:del w:id="180" w:author="咨询组" w:date="2025-12-10T10:45:59Z">
            <w:r>
              <w:rPr/>
              <w:fldChar w:fldCharType="separate"/>
            </w:r>
          </w:del>
          <w:del w:id="181" w:author="咨询组" w:date="2025-12-10T10:45:59Z">
            <w:r>
              <w:rPr>
                <w:rFonts w:ascii="仿宋" w:hAnsi="仿宋" w:eastAsia="仿宋" w:cs="仿宋"/>
                <w:spacing w:val="11"/>
                <w:sz w:val="31"/>
                <w:szCs w:val="31"/>
              </w:rPr>
              <w:delText>第</w:delText>
            </w:r>
          </w:del>
          <w:del w:id="182" w:author="咨询组" w:date="2025-12-10T10:45:59Z">
            <w:r>
              <w:rPr>
                <w:rFonts w:ascii="仿宋" w:hAnsi="仿宋" w:eastAsia="仿宋" w:cs="仿宋"/>
                <w:spacing w:val="7"/>
                <w:sz w:val="31"/>
                <w:szCs w:val="31"/>
              </w:rPr>
              <w:delText>二章 登记备案</w:delText>
            </w:r>
          </w:del>
          <w:del w:id="183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84" w:author="咨询组" w:date="2025-12-10T10:45:59Z">
            <w:r>
              <w:rPr>
                <w:rFonts w:ascii="Times New Roman" w:hAnsi="Times New Roman" w:eastAsia="Times New Roman" w:cs="Times New Roman"/>
                <w:spacing w:val="7"/>
                <w:sz w:val="31"/>
                <w:szCs w:val="31"/>
              </w:rPr>
              <w:delText>1</w:delText>
            </w:r>
          </w:del>
          <w:del w:id="185" w:author="咨询组" w:date="2025-12-10T10:45:59Z">
            <w:r>
              <w:rPr>
                <w:rFonts w:ascii="Times New Roman" w:hAnsi="Times New Roman" w:eastAsia="Times New Roman" w:cs="Times New Roman"/>
                <w:spacing w:val="7"/>
                <w:sz w:val="31"/>
                <w:szCs w:val="31"/>
              </w:rPr>
              <w:fldChar w:fldCharType="end"/>
            </w:r>
          </w:del>
        </w:p>
        <w:p w14:paraId="4C4BA24A">
          <w:pPr>
            <w:tabs>
              <w:tab w:val="right" w:leader="dot" w:pos="8910"/>
            </w:tabs>
            <w:spacing w:before="186" w:line="221" w:lineRule="auto"/>
            <w:rPr>
              <w:del w:id="186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187" w:author="咨询组" w:date="2025-12-10T10:45:59Z">
            <w:r>
              <w:rPr/>
              <w:fldChar w:fldCharType="begin"/>
            </w:r>
          </w:del>
          <w:del w:id="188" w:author="咨询组" w:date="2025-12-10T10:45:59Z">
            <w:r>
              <w:rPr/>
              <w:delInstrText xml:space="preserve"> HYPERLINK \l "_bookmark3" </w:delInstrText>
            </w:r>
          </w:del>
          <w:del w:id="189" w:author="咨询组" w:date="2025-12-10T10:45:59Z">
            <w:r>
              <w:rPr/>
              <w:fldChar w:fldCharType="separate"/>
            </w:r>
          </w:del>
          <w:del w:id="190" w:author="咨询组" w:date="2025-12-10T10:45:59Z">
            <w:r>
              <w:rPr>
                <w:rFonts w:ascii="仿宋" w:hAnsi="仿宋" w:eastAsia="仿宋" w:cs="仿宋"/>
                <w:spacing w:val="13"/>
                <w:sz w:val="31"/>
                <w:szCs w:val="31"/>
              </w:rPr>
              <w:delText>第</w:delText>
            </w:r>
          </w:del>
          <w:del w:id="191" w:author="咨询组" w:date="2025-12-10T10:45:59Z">
            <w:r>
              <w:rPr>
                <w:rFonts w:ascii="仿宋" w:hAnsi="仿宋" w:eastAsia="仿宋" w:cs="仿宋"/>
                <w:spacing w:val="7"/>
                <w:sz w:val="31"/>
                <w:szCs w:val="31"/>
              </w:rPr>
              <w:delText>三章 申请和审批</w:delText>
            </w:r>
          </w:del>
          <w:del w:id="192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193" w:author="咨询组" w:date="2025-12-10T10:45:59Z">
            <w:r>
              <w:rPr>
                <w:rFonts w:ascii="Times New Roman" w:hAnsi="Times New Roman" w:eastAsia="Times New Roman" w:cs="Times New Roman"/>
                <w:spacing w:val="7"/>
                <w:sz w:val="31"/>
                <w:szCs w:val="31"/>
              </w:rPr>
              <w:delText>2</w:delText>
            </w:r>
          </w:del>
          <w:del w:id="194" w:author="咨询组" w:date="2025-12-10T10:45:59Z">
            <w:r>
              <w:rPr>
                <w:rFonts w:ascii="Times New Roman" w:hAnsi="Times New Roman" w:eastAsia="Times New Roman" w:cs="Times New Roman"/>
                <w:spacing w:val="7"/>
                <w:sz w:val="31"/>
                <w:szCs w:val="31"/>
              </w:rPr>
              <w:fldChar w:fldCharType="end"/>
            </w:r>
          </w:del>
        </w:p>
        <w:p w14:paraId="288C0D0E">
          <w:pPr>
            <w:tabs>
              <w:tab w:val="right" w:leader="dot" w:pos="8910"/>
            </w:tabs>
            <w:spacing w:before="187" w:line="224" w:lineRule="auto"/>
            <w:rPr>
              <w:del w:id="195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196" w:author="咨询组" w:date="2025-12-10T10:45:59Z">
            <w:r>
              <w:rPr/>
              <w:fldChar w:fldCharType="begin"/>
            </w:r>
          </w:del>
          <w:del w:id="197" w:author="咨询组" w:date="2025-12-10T10:45:59Z">
            <w:r>
              <w:rPr/>
              <w:delInstrText xml:space="preserve"> HYPERLINK \l "_bookmark4" </w:delInstrText>
            </w:r>
          </w:del>
          <w:del w:id="198" w:author="咨询组" w:date="2025-12-10T10:45:59Z">
            <w:r>
              <w:rPr/>
              <w:fldChar w:fldCharType="separate"/>
            </w:r>
          </w:del>
          <w:del w:id="199" w:author="咨询组" w:date="2025-12-10T10:45:59Z">
            <w:r>
              <w:rPr>
                <w:rFonts w:ascii="仿宋" w:hAnsi="仿宋" w:eastAsia="仿宋" w:cs="仿宋"/>
                <w:spacing w:val="7"/>
                <w:sz w:val="31"/>
                <w:szCs w:val="31"/>
              </w:rPr>
              <w:delText>第</w:delText>
            </w:r>
          </w:del>
          <w:del w:id="200" w:author="咨询组" w:date="2025-12-10T10:45:59Z">
            <w:r>
              <w:rPr>
                <w:rFonts w:ascii="仿宋" w:hAnsi="仿宋" w:eastAsia="仿宋" w:cs="仿宋"/>
                <w:spacing w:val="6"/>
                <w:sz w:val="31"/>
                <w:szCs w:val="31"/>
              </w:rPr>
              <w:delText>四章 证件管理</w:delText>
            </w:r>
          </w:del>
          <w:del w:id="201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02" w:author="咨询组" w:date="2025-12-10T10:45:59Z"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delText>4</w:delText>
            </w:r>
          </w:del>
          <w:del w:id="203" w:author="咨询组" w:date="2025-12-10T10:45:59Z"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fldChar w:fldCharType="end"/>
            </w:r>
          </w:del>
        </w:p>
        <w:p w14:paraId="110EA7E7">
          <w:pPr>
            <w:tabs>
              <w:tab w:val="right" w:leader="dot" w:pos="8910"/>
            </w:tabs>
            <w:spacing w:before="184" w:line="223" w:lineRule="auto"/>
            <w:rPr>
              <w:del w:id="204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205" w:author="咨询组" w:date="2025-12-10T10:45:59Z">
            <w:r>
              <w:rPr/>
              <w:fldChar w:fldCharType="begin"/>
            </w:r>
          </w:del>
          <w:del w:id="206" w:author="咨询组" w:date="2025-12-10T10:45:59Z">
            <w:r>
              <w:rPr/>
              <w:delInstrText xml:space="preserve"> HYPERLINK \l "_bookmark5" </w:delInstrText>
            </w:r>
          </w:del>
          <w:del w:id="207" w:author="咨询组" w:date="2025-12-10T10:45:59Z">
            <w:r>
              <w:rPr/>
              <w:fldChar w:fldCharType="separate"/>
            </w:r>
          </w:del>
          <w:del w:id="208" w:author="咨询组" w:date="2025-12-10T10:45:59Z">
            <w:r>
              <w:rPr>
                <w:rFonts w:ascii="仿宋" w:hAnsi="仿宋" w:eastAsia="仿宋" w:cs="仿宋"/>
                <w:spacing w:val="7"/>
                <w:sz w:val="31"/>
                <w:szCs w:val="31"/>
              </w:rPr>
              <w:delText>第五章 其他管理要求</w:delText>
            </w:r>
          </w:del>
          <w:del w:id="209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10" w:author="咨询组" w:date="2025-12-10T10:45:59Z"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delText>4</w:delText>
            </w:r>
          </w:del>
          <w:del w:id="211" w:author="咨询组" w:date="2025-12-10T10:45:59Z"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fldChar w:fldCharType="end"/>
            </w:r>
          </w:del>
        </w:p>
        <w:p w14:paraId="2DCFF62C">
          <w:pPr>
            <w:tabs>
              <w:tab w:val="right" w:leader="dot" w:pos="8910"/>
            </w:tabs>
            <w:spacing w:before="186" w:line="224" w:lineRule="auto"/>
            <w:rPr>
              <w:del w:id="212" w:author="咨询组" w:date="2025-12-10T10:45:59Z"/>
              <w:rFonts w:ascii="Times New Roman" w:hAnsi="Times New Roman" w:eastAsia="Times New Roman" w:cs="Times New Roman"/>
              <w:sz w:val="31"/>
              <w:szCs w:val="31"/>
            </w:rPr>
          </w:pPr>
          <w:del w:id="213" w:author="咨询组" w:date="2025-12-10T10:45:59Z">
            <w:r>
              <w:rPr/>
              <w:fldChar w:fldCharType="begin"/>
            </w:r>
          </w:del>
          <w:del w:id="214" w:author="咨询组" w:date="2025-12-10T10:45:59Z">
            <w:r>
              <w:rPr/>
              <w:delInstrText xml:space="preserve"> HYPERLINK \l "_bookmark6" </w:delInstrText>
            </w:r>
          </w:del>
          <w:del w:id="215" w:author="咨询组" w:date="2025-12-10T10:45:59Z">
            <w:r>
              <w:rPr/>
              <w:fldChar w:fldCharType="separate"/>
            </w:r>
          </w:del>
          <w:del w:id="216" w:author="咨询组" w:date="2025-12-10T10:45:59Z">
            <w:r>
              <w:rPr>
                <w:rFonts w:ascii="仿宋" w:hAnsi="仿宋" w:eastAsia="仿宋" w:cs="仿宋"/>
                <w:spacing w:val="-15"/>
                <w:sz w:val="31"/>
                <w:szCs w:val="31"/>
              </w:rPr>
              <w:delText>第</w:delText>
            </w:r>
          </w:del>
          <w:del w:id="217" w:author="咨询组" w:date="2025-12-10T10:45:59Z">
            <w:r>
              <w:rPr>
                <w:rFonts w:ascii="仿宋" w:hAnsi="仿宋" w:eastAsia="仿宋" w:cs="仿宋"/>
                <w:spacing w:val="-14"/>
                <w:sz w:val="31"/>
                <w:szCs w:val="31"/>
              </w:rPr>
              <w:delText xml:space="preserve">六章 附 则 </w:delText>
            </w:r>
          </w:del>
          <w:del w:id="218" w:author="咨询组" w:date="2025-12-10T10:45:59Z">
            <w:r>
              <w:rPr>
                <w:rFonts w:ascii="仿宋" w:hAnsi="仿宋" w:eastAsia="仿宋" w:cs="仿宋"/>
                <w:sz w:val="31"/>
                <w:szCs w:val="31"/>
              </w:rPr>
              <w:tab/>
            </w:r>
          </w:del>
          <w:del w:id="219" w:author="咨询组" w:date="2025-12-10T10:45:59Z">
            <w:r>
              <w:rPr>
                <w:rFonts w:ascii="Times New Roman" w:hAnsi="Times New Roman" w:eastAsia="Times New Roman" w:cs="Times New Roman"/>
                <w:spacing w:val="-14"/>
                <w:sz w:val="31"/>
                <w:szCs w:val="31"/>
              </w:rPr>
              <w:delText>5</w:delText>
            </w:r>
          </w:del>
          <w:del w:id="220" w:author="咨询组" w:date="2025-12-10T10:45:59Z">
            <w:r>
              <w:rPr>
                <w:rFonts w:ascii="Times New Roman" w:hAnsi="Times New Roman" w:eastAsia="Times New Roman" w:cs="Times New Roman"/>
                <w:spacing w:val="-14"/>
                <w:sz w:val="31"/>
                <w:szCs w:val="31"/>
              </w:rPr>
              <w:fldChar w:fldCharType="end"/>
            </w:r>
          </w:del>
        </w:p>
        <w:customXmlDelRangeStart w:id="222" w:author="咨询组" w:date="2025-12-10T10:45:59Z"/>
      </w:sdtContent>
    </w:sdt>
    <w:customXmlDelRangeEnd w:id="222"/>
    <w:p w14:paraId="4FAD6F48">
      <w:pPr>
        <w:rPr>
          <w:del w:id="223" w:author="咨询组" w:date="2025-12-10T10:45:59Z"/>
        </w:rPr>
        <w:sectPr>
          <w:pgSz w:w="11912" w:h="16841"/>
          <w:pgMar w:top="1310" w:right="1027" w:bottom="1485" w:left="1689" w:header="0" w:footer="1208" w:gutter="0"/>
          <w:cols w:space="720" w:num="1"/>
        </w:sectPr>
      </w:pPr>
    </w:p>
    <w:p w14:paraId="7A18814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1" w:lineRule="auto"/>
        <w:ind w:left="0" w:right="0" w:firstLine="0"/>
        <w:textAlignment w:val="baseline"/>
        <w:rPr>
          <w:rFonts w:hint="eastAsia" w:ascii="华文中宋" w:hAnsi="华文中宋" w:eastAsia="华文中宋" w:cs="华文中宋"/>
          <w:spacing w:val="32"/>
          <w:sz w:val="28"/>
          <w:szCs w:val="28"/>
          <w:lang w:eastAsia="zh-CN"/>
        </w:rPr>
      </w:pPr>
      <w:bookmarkStart w:id="0" w:name="_bookmark1"/>
      <w:bookmarkEnd w:id="0"/>
      <w:r>
        <w:rPr>
          <w:rFonts w:ascii="华文中宋" w:hAnsi="华文中宋" w:eastAsia="华文中宋" w:cs="华文中宋"/>
          <w:spacing w:val="41"/>
          <w:sz w:val="36"/>
          <w:szCs w:val="36"/>
        </w:rPr>
        <w:t>华</w:t>
      </w:r>
      <w:r>
        <w:rPr>
          <w:rFonts w:ascii="华文中宋" w:hAnsi="华文中宋" w:eastAsia="华文中宋" w:cs="华文中宋"/>
          <w:spacing w:val="32"/>
          <w:sz w:val="36"/>
          <w:szCs w:val="36"/>
        </w:rPr>
        <w:t>润集团因私出国(境)管理办法</w:t>
      </w:r>
      <w:r>
        <w:rPr>
          <w:rFonts w:ascii="华文中宋" w:hAnsi="华文中宋" w:eastAsia="华文中宋" w:cs="华文中宋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spacing w:val="32"/>
          <w:sz w:val="28"/>
          <w:szCs w:val="28"/>
          <w:lang w:eastAsia="zh-CN"/>
        </w:rPr>
        <w:t>（</w:t>
      </w:r>
      <w:r>
        <w:rPr>
          <w:rFonts w:ascii="华文中宋" w:hAnsi="华文中宋" w:eastAsia="华文中宋" w:cs="华文中宋"/>
          <w:spacing w:val="32"/>
          <w:sz w:val="28"/>
          <w:szCs w:val="28"/>
        </w:rPr>
        <w:t>B04-01-0225B</w:t>
      </w:r>
      <w:r>
        <w:rPr>
          <w:rFonts w:hint="eastAsia" w:ascii="华文中宋" w:hAnsi="华文中宋" w:eastAsia="华文中宋" w:cs="华文中宋"/>
          <w:spacing w:val="32"/>
          <w:sz w:val="28"/>
          <w:szCs w:val="28"/>
          <w:lang w:eastAsia="zh-CN"/>
        </w:rPr>
        <w:t>）</w:t>
      </w:r>
    </w:p>
    <w:p w14:paraId="66892554">
      <w:pPr>
        <w:spacing w:line="240" w:lineRule="auto"/>
        <w:ind w:left="0" w:right="0" w:firstLine="0"/>
        <w:rPr>
          <w:rFonts w:hint="default" w:ascii="仿宋" w:hAnsi="仿宋" w:eastAsia="仿宋" w:cs="仿宋"/>
          <w:spacing w:val="2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25"/>
          <w:sz w:val="31"/>
          <w:szCs w:val="31"/>
          <w:lang w:val="en-US" w:eastAsia="zh-CN"/>
        </w:rPr>
        <w:t>///</w:t>
      </w:r>
    </w:p>
    <w:p w14:paraId="6565CD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1" w:lineRule="auto"/>
        <w:ind w:left="0" w:right="0" w:firstLine="0"/>
        <w:jc w:val="center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 xml:space="preserve">第一章  总 </w:t>
      </w:r>
      <w:r>
        <w:rPr>
          <w:rFonts w:ascii="黑体" w:hAnsi="黑体" w:eastAsia="黑体" w:cs="黑体"/>
          <w:spacing w:val="6"/>
          <w:sz w:val="31"/>
          <w:szCs w:val="31"/>
        </w:rPr>
        <w:t>则</w:t>
      </w:r>
    </w:p>
    <w:p w14:paraId="6C7CE74B">
      <w:pPr>
        <w:spacing w:before="2" w:line="333" w:lineRule="auto"/>
        <w:ind w:left="6" w:right="7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0"/>
          <w:sz w:val="31"/>
          <w:szCs w:val="31"/>
        </w:rPr>
        <w:t xml:space="preserve">第一条 </w:t>
      </w:r>
      <w:r>
        <w:rPr>
          <w:rFonts w:ascii="仿宋" w:hAnsi="仿宋" w:eastAsia="仿宋" w:cs="仿宋"/>
          <w:spacing w:val="20"/>
          <w:sz w:val="31"/>
          <w:szCs w:val="31"/>
        </w:rPr>
        <w:t>为了进一步规范和加强集团因私出国(境) 管理工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0"/>
          <w:sz w:val="31"/>
          <w:szCs w:val="31"/>
        </w:rPr>
        <w:t>作</w:t>
      </w:r>
      <w:r>
        <w:rPr>
          <w:rFonts w:ascii="仿宋" w:hAnsi="仿宋" w:eastAsia="仿宋" w:cs="仿宋"/>
          <w:spacing w:val="25"/>
          <w:sz w:val="31"/>
          <w:szCs w:val="31"/>
        </w:rPr>
        <w:t>，根据《关于加强国家工作人员因私事出国(境) 管理的暂</w:t>
      </w:r>
      <w:r>
        <w:rPr>
          <w:rFonts w:ascii="仿宋" w:hAnsi="仿宋" w:eastAsia="仿宋" w:cs="仿宋"/>
          <w:spacing w:val="40"/>
          <w:sz w:val="31"/>
          <w:szCs w:val="31"/>
        </w:rPr>
        <w:t>行</w:t>
      </w:r>
      <w:r>
        <w:rPr>
          <w:rFonts w:ascii="仿宋" w:hAnsi="仿宋" w:eastAsia="仿宋" w:cs="仿宋"/>
          <w:spacing w:val="25"/>
          <w:sz w:val="31"/>
          <w:szCs w:val="31"/>
        </w:rPr>
        <w:t>规定》《关于进一步加强领导干部出国(境)管理监督工作</w:t>
      </w:r>
      <w:r>
        <w:rPr>
          <w:rFonts w:ascii="仿宋" w:hAnsi="仿宋" w:eastAsia="仿宋" w:cs="仿宋"/>
          <w:spacing w:val="9"/>
          <w:sz w:val="31"/>
          <w:szCs w:val="31"/>
        </w:rPr>
        <w:t>的通知》等政策文件，结合集团实际，制定本办法</w:t>
      </w:r>
      <w:r>
        <w:rPr>
          <w:rFonts w:ascii="仿宋" w:hAnsi="仿宋" w:eastAsia="仿宋" w:cs="仿宋"/>
          <w:spacing w:val="5"/>
          <w:sz w:val="31"/>
          <w:szCs w:val="31"/>
        </w:rPr>
        <w:t>。</w:t>
      </w:r>
    </w:p>
    <w:p w14:paraId="3A3D2C58">
      <w:pPr>
        <w:spacing w:before="3" w:line="333" w:lineRule="auto"/>
        <w:ind w:left="2" w:firstLine="64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二条 </w:t>
      </w:r>
      <w:r>
        <w:rPr>
          <w:rFonts w:ascii="仿宋" w:hAnsi="仿宋" w:eastAsia="仿宋" w:cs="仿宋"/>
          <w:spacing w:val="15"/>
          <w:sz w:val="31"/>
          <w:szCs w:val="31"/>
        </w:rPr>
        <w:t>本办法适用于集团直管干部，业务单元、直属机构</w:t>
      </w:r>
      <w:r>
        <w:rPr>
          <w:rFonts w:ascii="仿宋" w:hAnsi="仿宋" w:eastAsia="仿宋" w:cs="仿宋"/>
          <w:spacing w:val="32"/>
          <w:sz w:val="31"/>
          <w:szCs w:val="31"/>
        </w:rPr>
        <w:t>直</w:t>
      </w:r>
      <w:r>
        <w:rPr>
          <w:rFonts w:ascii="仿宋" w:hAnsi="仿宋" w:eastAsia="仿宋" w:cs="仿宋"/>
          <w:spacing w:val="19"/>
          <w:sz w:val="31"/>
          <w:szCs w:val="31"/>
        </w:rPr>
        <w:t>管干部，以及需要纳入因私出国(境)管理的其他人员的因</w:t>
      </w:r>
      <w:r>
        <w:rPr>
          <w:rFonts w:ascii="仿宋" w:hAnsi="仿宋" w:eastAsia="仿宋" w:cs="仿宋"/>
          <w:spacing w:val="25"/>
          <w:sz w:val="31"/>
          <w:szCs w:val="31"/>
        </w:rPr>
        <w:t>私出国(境) 管理工作。因实际工作需要开展差异化管理的</w:t>
      </w:r>
      <w:r>
        <w:rPr>
          <w:rFonts w:ascii="仿宋" w:hAnsi="仿宋" w:eastAsia="仿宋" w:cs="仿宋"/>
          <w:spacing w:val="23"/>
          <w:sz w:val="31"/>
          <w:szCs w:val="31"/>
        </w:rPr>
        <w:t>，</w:t>
      </w:r>
      <w:r>
        <w:rPr>
          <w:rFonts w:ascii="仿宋" w:hAnsi="仿宋" w:eastAsia="仿宋" w:cs="仿宋"/>
          <w:spacing w:val="1"/>
          <w:sz w:val="31"/>
          <w:szCs w:val="31"/>
        </w:rPr>
        <w:t>由集团另行研究</w:t>
      </w:r>
      <w:r>
        <w:rPr>
          <w:rFonts w:ascii="仿宋" w:hAnsi="仿宋" w:eastAsia="仿宋" w:cs="仿宋"/>
          <w:sz w:val="31"/>
          <w:szCs w:val="31"/>
        </w:rPr>
        <w:t>。</w:t>
      </w:r>
    </w:p>
    <w:p w14:paraId="1EDCE474">
      <w:pPr>
        <w:spacing w:before="2" w:line="333" w:lineRule="auto"/>
        <w:ind w:left="8" w:right="78" w:firstLine="638"/>
        <w:rPr>
          <w:rFonts w:ascii="仿宋" w:hAnsi="仿宋" w:eastAsia="仿宋" w:cs="仿宋"/>
          <w:spacing w:val="22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>第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三条 </w:t>
      </w:r>
      <w:r>
        <w:rPr>
          <w:rFonts w:ascii="仿宋" w:hAnsi="仿宋" w:eastAsia="仿宋" w:cs="仿宋"/>
          <w:spacing w:val="12"/>
          <w:sz w:val="31"/>
          <w:szCs w:val="31"/>
        </w:rPr>
        <w:t>集团和业务单元、直属机构，按照干部管理权限，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bookmarkStart w:id="1" w:name="_bookmark2"/>
      <w:bookmarkEnd w:id="1"/>
      <w:r>
        <w:rPr>
          <w:rFonts w:ascii="仿宋" w:hAnsi="仿宋" w:eastAsia="仿宋" w:cs="仿宋"/>
          <w:spacing w:val="25"/>
          <w:sz w:val="31"/>
          <w:szCs w:val="31"/>
        </w:rPr>
        <w:t>分两级总部履行因私出国(境)管理职责</w:t>
      </w:r>
      <w:r>
        <w:rPr>
          <w:rFonts w:ascii="仿宋" w:hAnsi="仿宋" w:eastAsia="仿宋" w:cs="仿宋"/>
          <w:spacing w:val="22"/>
          <w:sz w:val="31"/>
          <w:szCs w:val="31"/>
        </w:rPr>
        <w:t>。</w:t>
      </w:r>
    </w:p>
    <w:p w14:paraId="2DECB010">
      <w:pPr>
        <w:spacing w:line="240" w:lineRule="auto"/>
        <w:ind w:left="0" w:right="0" w:firstLine="0"/>
        <w:rPr>
          <w:rFonts w:hint="default" w:ascii="仿宋" w:hAnsi="仿宋" w:eastAsia="仿宋" w:cs="仿宋"/>
          <w:spacing w:val="22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22"/>
          <w:sz w:val="31"/>
          <w:szCs w:val="31"/>
          <w:lang w:val="en-US" w:eastAsia="zh-CN"/>
        </w:rPr>
        <w:t>///</w:t>
      </w:r>
    </w:p>
    <w:p w14:paraId="7B63C516">
      <w:pPr>
        <w:spacing w:line="224" w:lineRule="auto"/>
        <w:ind w:left="32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二章  登记备案</w:t>
      </w:r>
    </w:p>
    <w:p w14:paraId="68046D19">
      <w:pPr>
        <w:spacing w:before="188" w:line="333" w:lineRule="auto"/>
        <w:ind w:left="3" w:right="2" w:firstLine="64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5"/>
          <w:sz w:val="31"/>
          <w:szCs w:val="31"/>
        </w:rPr>
        <w:t xml:space="preserve">第四条 </w:t>
      </w:r>
      <w:r>
        <w:rPr>
          <w:rFonts w:ascii="仿宋" w:hAnsi="仿宋" w:eastAsia="仿宋" w:cs="仿宋"/>
          <w:spacing w:val="15"/>
          <w:sz w:val="31"/>
          <w:szCs w:val="31"/>
        </w:rPr>
        <w:t>集团、业务单元和直属机构应当主动、及时、全</w:t>
      </w:r>
      <w:r>
        <w:rPr>
          <w:rFonts w:ascii="仿宋" w:hAnsi="仿宋" w:eastAsia="仿宋" w:cs="仿宋"/>
          <w:spacing w:val="10"/>
          <w:sz w:val="31"/>
          <w:szCs w:val="31"/>
        </w:rPr>
        <w:t>面</w:t>
      </w:r>
      <w:r>
        <w:rPr>
          <w:rFonts w:ascii="仿宋" w:hAnsi="仿宋" w:eastAsia="仿宋" w:cs="仿宋"/>
          <w:spacing w:val="21"/>
          <w:sz w:val="31"/>
          <w:szCs w:val="31"/>
        </w:rPr>
        <w:t>做好相关人员的登记备案工作，其中，集团直管干部、部室</w:t>
      </w:r>
      <w:r>
        <w:rPr>
          <w:rFonts w:ascii="仿宋" w:hAnsi="仿宋" w:eastAsia="仿宋" w:cs="仿宋"/>
          <w:spacing w:val="17"/>
          <w:sz w:val="31"/>
          <w:szCs w:val="31"/>
        </w:rPr>
        <w:t>相</w:t>
      </w:r>
      <w:r>
        <w:rPr>
          <w:rFonts w:ascii="仿宋" w:hAnsi="仿宋" w:eastAsia="仿宋" w:cs="仿宋"/>
          <w:spacing w:val="28"/>
          <w:sz w:val="31"/>
          <w:szCs w:val="31"/>
        </w:rPr>
        <w:t>关</w:t>
      </w:r>
      <w:r>
        <w:rPr>
          <w:rFonts w:ascii="仿宋" w:hAnsi="仿宋" w:eastAsia="仿宋" w:cs="仿宋"/>
          <w:spacing w:val="21"/>
          <w:sz w:val="31"/>
          <w:szCs w:val="31"/>
        </w:rPr>
        <w:t>人</w:t>
      </w:r>
      <w:r>
        <w:rPr>
          <w:rFonts w:ascii="仿宋" w:hAnsi="仿宋" w:eastAsia="仿宋" w:cs="仿宋"/>
          <w:spacing w:val="14"/>
          <w:sz w:val="31"/>
          <w:szCs w:val="31"/>
        </w:rPr>
        <w:t>员的登记备案，由集团人力资源部向公安机关出入境管理</w:t>
      </w:r>
      <w:r>
        <w:rPr>
          <w:rFonts w:ascii="仿宋" w:hAnsi="仿宋" w:eastAsia="仿宋" w:cs="仿宋"/>
          <w:spacing w:val="28"/>
          <w:sz w:val="31"/>
          <w:szCs w:val="31"/>
        </w:rPr>
        <w:t>部</w:t>
      </w:r>
      <w:r>
        <w:rPr>
          <w:rFonts w:ascii="仿宋" w:hAnsi="仿宋" w:eastAsia="仿宋" w:cs="仿宋"/>
          <w:spacing w:val="21"/>
          <w:sz w:val="31"/>
          <w:szCs w:val="31"/>
        </w:rPr>
        <w:t>门</w:t>
      </w:r>
      <w:r>
        <w:rPr>
          <w:rFonts w:ascii="仿宋" w:hAnsi="仿宋" w:eastAsia="仿宋" w:cs="仿宋"/>
          <w:spacing w:val="14"/>
          <w:sz w:val="31"/>
          <w:szCs w:val="31"/>
        </w:rPr>
        <w:t>申请；业务单元、直属机构直管干部及其他人员的登记备</w:t>
      </w:r>
      <w:r>
        <w:rPr>
          <w:rFonts w:ascii="仿宋" w:hAnsi="仿宋" w:eastAsia="仿宋" w:cs="仿宋"/>
          <w:spacing w:val="28"/>
          <w:sz w:val="31"/>
          <w:szCs w:val="31"/>
        </w:rPr>
        <w:t>案</w:t>
      </w:r>
      <w:r>
        <w:rPr>
          <w:rFonts w:ascii="仿宋" w:hAnsi="仿宋" w:eastAsia="仿宋" w:cs="仿宋"/>
          <w:spacing w:val="16"/>
          <w:sz w:val="31"/>
          <w:szCs w:val="31"/>
        </w:rPr>
        <w:t>，</w:t>
      </w:r>
      <w:r>
        <w:rPr>
          <w:rFonts w:ascii="仿宋" w:hAnsi="仿宋" w:eastAsia="仿宋" w:cs="仿宋"/>
          <w:spacing w:val="14"/>
          <w:sz w:val="31"/>
          <w:szCs w:val="31"/>
        </w:rPr>
        <w:t>由所在业务单元、直属机构向公安机关出入境管理部门申</w:t>
      </w:r>
      <w:r>
        <w:rPr>
          <w:rFonts w:ascii="仿宋" w:hAnsi="仿宋" w:eastAsia="仿宋" w:cs="仿宋"/>
          <w:spacing w:val="-16"/>
          <w:sz w:val="31"/>
          <w:szCs w:val="31"/>
        </w:rPr>
        <w:t>请</w:t>
      </w:r>
      <w:r>
        <w:rPr>
          <w:rFonts w:ascii="仿宋" w:hAnsi="仿宋" w:eastAsia="仿宋" w:cs="仿宋"/>
          <w:spacing w:val="-14"/>
          <w:sz w:val="31"/>
          <w:szCs w:val="31"/>
        </w:rPr>
        <w:t>。</w:t>
      </w:r>
    </w:p>
    <w:p w14:paraId="76F4131F">
      <w:pPr>
        <w:spacing w:before="3" w:line="331" w:lineRule="auto"/>
        <w:ind w:right="1" w:firstLine="700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已</w:t>
      </w:r>
      <w:r>
        <w:rPr>
          <w:rFonts w:ascii="仿宋" w:hAnsi="仿宋" w:eastAsia="仿宋" w:cs="仿宋"/>
          <w:spacing w:val="19"/>
          <w:sz w:val="31"/>
          <w:szCs w:val="31"/>
        </w:rPr>
        <w:t>登记备案人员情况发生变化的，应当及时向公安机关出</w:t>
      </w:r>
      <w:r>
        <w:rPr>
          <w:rFonts w:ascii="仿宋" w:hAnsi="仿宋" w:eastAsia="仿宋" w:cs="仿宋"/>
          <w:spacing w:val="15"/>
          <w:sz w:val="31"/>
          <w:szCs w:val="31"/>
        </w:rPr>
        <w:t>入境管理部门申请更新备案信息。登记备案人员因职务和岗</w:t>
      </w:r>
      <w:r>
        <w:rPr>
          <w:rFonts w:ascii="仿宋" w:hAnsi="仿宋" w:eastAsia="仿宋" w:cs="仿宋"/>
          <w:spacing w:val="11"/>
          <w:sz w:val="31"/>
          <w:szCs w:val="31"/>
        </w:rPr>
        <w:t>位</w:t>
      </w:r>
      <w:r>
        <w:rPr>
          <w:rFonts w:ascii="仿宋" w:hAnsi="仿宋" w:eastAsia="仿宋" w:cs="仿宋"/>
          <w:spacing w:val="25"/>
          <w:sz w:val="31"/>
          <w:szCs w:val="31"/>
        </w:rPr>
        <w:t>变化(含离职、退休) 等原因不再属于登记备案人员范围的，</w:t>
      </w:r>
      <w:r>
        <w:rPr>
          <w:rFonts w:ascii="仿宋" w:hAnsi="仿宋" w:eastAsia="仿宋" w:cs="仿宋"/>
          <w:spacing w:val="33"/>
          <w:sz w:val="31"/>
          <w:szCs w:val="31"/>
        </w:rPr>
        <w:t>应</w:t>
      </w:r>
      <w:r>
        <w:rPr>
          <w:rFonts w:ascii="仿宋" w:hAnsi="仿宋" w:eastAsia="仿宋" w:cs="仿宋"/>
          <w:spacing w:val="20"/>
          <w:sz w:val="31"/>
          <w:szCs w:val="31"/>
        </w:rPr>
        <w:t>当在30日内撤销备案。其中，登记备案人员因涉嫌违纪违法</w:t>
      </w:r>
      <w:r>
        <w:rPr>
          <w:rFonts w:ascii="仿宋" w:hAnsi="仿宋" w:eastAsia="仿宋" w:cs="仿宋"/>
          <w:spacing w:val="38"/>
          <w:sz w:val="31"/>
          <w:szCs w:val="31"/>
        </w:rPr>
        <w:t>被</w:t>
      </w:r>
      <w:r>
        <w:rPr>
          <w:rFonts w:ascii="仿宋" w:hAnsi="仿宋" w:eastAsia="仿宋" w:cs="仿宋"/>
          <w:spacing w:val="20"/>
          <w:sz w:val="31"/>
          <w:szCs w:val="31"/>
        </w:rPr>
        <w:t>有</w:t>
      </w:r>
      <w:r>
        <w:rPr>
          <w:rFonts w:ascii="仿宋" w:hAnsi="仿宋" w:eastAsia="仿宋" w:cs="仿宋"/>
          <w:spacing w:val="19"/>
          <w:sz w:val="31"/>
          <w:szCs w:val="31"/>
        </w:rPr>
        <w:t>关机构立案审查(调查)的，以及其他组织认为暂不撤销</w:t>
      </w:r>
      <w:r>
        <w:rPr>
          <w:rFonts w:ascii="仿宋" w:hAnsi="仿宋" w:eastAsia="仿宋" w:cs="仿宋"/>
          <w:spacing w:val="5"/>
          <w:sz w:val="31"/>
          <w:szCs w:val="31"/>
        </w:rPr>
        <w:t>备</w:t>
      </w:r>
      <w:r>
        <w:rPr>
          <w:rFonts w:ascii="仿宋" w:hAnsi="仿宋" w:eastAsia="仿宋" w:cs="仿宋"/>
          <w:spacing w:val="4"/>
          <w:sz w:val="31"/>
          <w:szCs w:val="31"/>
        </w:rPr>
        <w:t>案的，不得撤销备案。</w:t>
      </w:r>
    </w:p>
    <w:p w14:paraId="5B396D08">
      <w:pPr>
        <w:spacing w:before="3" w:line="331" w:lineRule="auto"/>
        <w:ind w:right="1" w:firstLine="700"/>
        <w:rPr>
          <w:rFonts w:hint="default" w:ascii="仿宋" w:hAnsi="仿宋" w:eastAsia="仿宋" w:cs="仿宋"/>
          <w:spacing w:val="4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4"/>
          <w:sz w:val="31"/>
          <w:szCs w:val="31"/>
          <w:lang w:val="en-US" w:eastAsia="zh-CN"/>
        </w:rPr>
        <w:t>///</w:t>
      </w:r>
    </w:p>
    <w:p w14:paraId="4F47D9E9">
      <w:pPr>
        <w:spacing w:before="64" w:line="224" w:lineRule="auto"/>
        <w:ind w:left="3039"/>
        <w:rPr>
          <w:rFonts w:ascii="黑体" w:hAnsi="黑体" w:eastAsia="黑体" w:cs="黑体"/>
          <w:sz w:val="31"/>
          <w:szCs w:val="31"/>
        </w:rPr>
      </w:pPr>
      <w:bookmarkStart w:id="2" w:name="_bookmark3"/>
      <w:bookmarkEnd w:id="2"/>
      <w:r>
        <w:rPr>
          <w:rFonts w:ascii="黑体" w:hAnsi="黑体" w:eastAsia="黑体" w:cs="黑体"/>
          <w:spacing w:val="14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三章  申请和审批</w:t>
      </w:r>
    </w:p>
    <w:p w14:paraId="5B5097A2">
      <w:pPr>
        <w:spacing w:before="185" w:line="333" w:lineRule="auto"/>
        <w:ind w:left="5" w:right="77" w:firstLine="640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黑体" w:hAnsi="黑体" w:eastAsia="黑体" w:cs="黑体"/>
          <w:spacing w:val="30"/>
          <w:sz w:val="31"/>
          <w:szCs w:val="31"/>
        </w:rPr>
        <w:t>第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五条 </w:t>
      </w:r>
      <w:r>
        <w:rPr>
          <w:rFonts w:ascii="仿宋" w:hAnsi="仿宋" w:eastAsia="仿宋" w:cs="仿宋"/>
          <w:spacing w:val="23"/>
          <w:sz w:val="31"/>
          <w:szCs w:val="31"/>
        </w:rPr>
        <w:t>因私出国(境)申请一般于出行前2个月内提出，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8"/>
          <w:sz w:val="31"/>
          <w:szCs w:val="31"/>
        </w:rPr>
        <w:t>事</w:t>
      </w:r>
      <w:r>
        <w:rPr>
          <w:rFonts w:ascii="仿宋" w:hAnsi="仿宋" w:eastAsia="仿宋" w:cs="仿宋"/>
          <w:spacing w:val="23"/>
          <w:sz w:val="31"/>
          <w:szCs w:val="31"/>
        </w:rPr>
        <w:t>由一般包括旅游、探亲、治病等。申请出国(境)探亲的，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探</w:t>
      </w:r>
      <w:r>
        <w:rPr>
          <w:rFonts w:ascii="仿宋" w:hAnsi="仿宋" w:eastAsia="仿宋" w:cs="仿宋"/>
          <w:spacing w:val="10"/>
          <w:sz w:val="31"/>
          <w:szCs w:val="31"/>
        </w:rPr>
        <w:t>亲</w:t>
      </w:r>
      <w:r>
        <w:rPr>
          <w:rFonts w:ascii="仿宋" w:hAnsi="仿宋" w:eastAsia="仿宋" w:cs="仿宋"/>
          <w:spacing w:val="6"/>
          <w:sz w:val="31"/>
          <w:szCs w:val="31"/>
        </w:rPr>
        <w:t>对象需为申请人的上下一代直系亲属或姻亲。</w:t>
      </w:r>
    </w:p>
    <w:p w14:paraId="5615BE04">
      <w:pPr>
        <w:spacing w:before="185" w:line="333" w:lineRule="auto"/>
        <w:ind w:left="5" w:right="77" w:firstLine="640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692A885C">
      <w:pPr>
        <w:spacing w:before="3" w:line="333" w:lineRule="auto"/>
        <w:ind w:left="11" w:firstLine="63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7"/>
          <w:sz w:val="31"/>
          <w:szCs w:val="31"/>
        </w:rPr>
        <w:t>第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六条 </w:t>
      </w:r>
      <w:r>
        <w:rPr>
          <w:rFonts w:ascii="仿宋" w:hAnsi="仿宋" w:eastAsia="仿宋" w:cs="仿宋"/>
          <w:spacing w:val="19"/>
          <w:sz w:val="31"/>
          <w:szCs w:val="31"/>
        </w:rPr>
        <w:t>因私出国(境) 原则上一年内不超过2次。结合华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4"/>
          <w:sz w:val="31"/>
          <w:szCs w:val="31"/>
        </w:rPr>
        <w:t>润</w:t>
      </w:r>
      <w:r>
        <w:rPr>
          <w:rFonts w:ascii="仿宋" w:hAnsi="仿宋" w:eastAsia="仿宋" w:cs="仿宋"/>
          <w:spacing w:val="14"/>
          <w:sz w:val="31"/>
          <w:szCs w:val="31"/>
        </w:rPr>
        <w:t>驻港企业实际</w:t>
      </w:r>
      <w:r>
        <w:rPr>
          <w:rFonts w:hint="eastAsia" w:ascii="仿宋" w:hAnsi="仿宋" w:eastAsia="仿宋" w:cs="仿宋"/>
          <w:spacing w:val="14"/>
          <w:sz w:val="31"/>
          <w:szCs w:val="31"/>
          <w:lang w:eastAsia="zh-CN"/>
        </w:rPr>
        <w:t>，</w:t>
      </w:r>
      <w:r>
        <w:rPr>
          <w:rFonts w:ascii="仿宋" w:hAnsi="仿宋" w:eastAsia="仿宋" w:cs="仿宋"/>
          <w:spacing w:val="14"/>
          <w:sz w:val="31"/>
          <w:szCs w:val="31"/>
        </w:rPr>
        <w:t>申请赴港探亲的，可视情况适当放宽次数限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7"/>
          <w:sz w:val="31"/>
          <w:szCs w:val="31"/>
        </w:rPr>
        <w:t>制。</w:t>
      </w:r>
    </w:p>
    <w:p w14:paraId="42D31408">
      <w:pPr>
        <w:spacing w:before="2" w:line="333" w:lineRule="auto"/>
        <w:ind w:left="8" w:firstLine="678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出国(境)探亲、治病的</w:t>
      </w:r>
      <w:r>
        <w:rPr>
          <w:rFonts w:ascii="仿宋" w:hAnsi="仿宋" w:eastAsia="仿宋" w:cs="仿宋"/>
          <w:spacing w:val="1"/>
          <w:sz w:val="31"/>
          <w:szCs w:val="31"/>
        </w:rPr>
        <w:t>，一般每次不超过30日；出国旅</w:t>
      </w:r>
      <w:r>
        <w:rPr>
          <w:rFonts w:ascii="仿宋" w:hAnsi="仿宋" w:eastAsia="仿宋" w:cs="仿宋"/>
          <w:spacing w:val="6"/>
          <w:sz w:val="31"/>
          <w:szCs w:val="31"/>
        </w:rPr>
        <w:t>游</w:t>
      </w:r>
      <w:r>
        <w:rPr>
          <w:rFonts w:ascii="仿宋" w:hAnsi="仿宋" w:eastAsia="仿宋" w:cs="仿宋"/>
          <w:spacing w:val="3"/>
          <w:sz w:val="31"/>
          <w:szCs w:val="31"/>
        </w:rPr>
        <w:t>的，一般每次不超过20日；赴香港、澳门、台湾旅游的，一</w:t>
      </w:r>
      <w:r>
        <w:rPr>
          <w:rFonts w:ascii="仿宋" w:hAnsi="仿宋" w:eastAsia="仿宋" w:cs="仿宋"/>
          <w:spacing w:val="8"/>
          <w:sz w:val="31"/>
          <w:szCs w:val="31"/>
        </w:rPr>
        <w:t>般</w:t>
      </w:r>
      <w:r>
        <w:rPr>
          <w:rFonts w:ascii="仿宋" w:hAnsi="仿宋" w:eastAsia="仿宋" w:cs="仿宋"/>
          <w:spacing w:val="6"/>
          <w:sz w:val="31"/>
          <w:szCs w:val="31"/>
        </w:rPr>
        <w:t>每次不超过10日。</w:t>
      </w:r>
    </w:p>
    <w:p w14:paraId="6582DBA2">
      <w:pPr>
        <w:spacing w:before="2" w:line="333" w:lineRule="auto"/>
        <w:ind w:left="8" w:firstLine="678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7DEC0450">
      <w:pPr>
        <w:spacing w:before="2" w:line="333" w:lineRule="auto"/>
        <w:ind w:left="32" w:right="3" w:firstLine="61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七条 </w:t>
      </w:r>
      <w:r>
        <w:rPr>
          <w:rFonts w:ascii="仿宋" w:hAnsi="仿宋" w:eastAsia="仿宋" w:cs="仿宋"/>
          <w:spacing w:val="15"/>
          <w:sz w:val="31"/>
          <w:szCs w:val="31"/>
        </w:rPr>
        <w:t>申请人具有下列情形之一的，一般不得批准因私出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4"/>
          <w:sz w:val="31"/>
          <w:szCs w:val="31"/>
        </w:rPr>
        <w:t>国(境) ：</w:t>
      </w:r>
    </w:p>
    <w:p w14:paraId="3AD760BC">
      <w:pPr>
        <w:spacing w:line="241" w:lineRule="auto"/>
        <w:ind w:left="66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1</w:t>
      </w:r>
      <w:r>
        <w:rPr>
          <w:rFonts w:ascii="仿宋" w:hAnsi="仿宋" w:eastAsia="仿宋" w:cs="仿宋"/>
          <w:spacing w:val="19"/>
          <w:sz w:val="31"/>
          <w:szCs w:val="31"/>
        </w:rPr>
        <w:t>.</w:t>
      </w:r>
      <w:r>
        <w:rPr>
          <w:rFonts w:ascii="仿宋" w:hAnsi="仿宋" w:eastAsia="仿宋" w:cs="仿宋"/>
          <w:spacing w:val="16"/>
          <w:sz w:val="31"/>
          <w:szCs w:val="31"/>
        </w:rPr>
        <w:t>因涉嫌违规违纪违法被有关机构立案审查(调查)的；</w:t>
      </w:r>
    </w:p>
    <w:p w14:paraId="7FF83B27">
      <w:pPr>
        <w:spacing w:before="153" w:line="334" w:lineRule="auto"/>
        <w:ind w:right="8" w:firstLine="658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4"/>
          <w:sz w:val="31"/>
          <w:szCs w:val="31"/>
        </w:rPr>
        <w:t>2</w:t>
      </w:r>
      <w:r>
        <w:rPr>
          <w:rFonts w:ascii="仿宋" w:hAnsi="仿宋" w:eastAsia="仿宋" w:cs="仿宋"/>
          <w:spacing w:val="25"/>
          <w:sz w:val="31"/>
          <w:szCs w:val="31"/>
        </w:rPr>
        <w:t>.国家法律规定不准出国(境)的，或者被相关国家机关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依</w:t>
      </w:r>
      <w:r>
        <w:rPr>
          <w:rFonts w:ascii="仿宋" w:hAnsi="仿宋" w:eastAsia="仿宋" w:cs="仿宋"/>
          <w:spacing w:val="17"/>
          <w:sz w:val="31"/>
          <w:szCs w:val="31"/>
        </w:rPr>
        <w:t>法决定限制出国(境)的；</w:t>
      </w:r>
    </w:p>
    <w:p w14:paraId="1AE5F621">
      <w:pPr>
        <w:spacing w:before="2" w:line="222" w:lineRule="auto"/>
        <w:ind w:left="67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4"/>
          <w:sz w:val="31"/>
          <w:szCs w:val="31"/>
        </w:rPr>
        <w:t>3</w:t>
      </w:r>
      <w:r>
        <w:rPr>
          <w:rFonts w:ascii="仿宋" w:hAnsi="仿宋" w:eastAsia="仿宋" w:cs="仿宋"/>
          <w:spacing w:val="19"/>
          <w:sz w:val="31"/>
          <w:szCs w:val="31"/>
        </w:rPr>
        <w:t>.其他组织认为不适宜因私出国(境)的情形。</w:t>
      </w:r>
    </w:p>
    <w:p w14:paraId="3EB03AA9">
      <w:pPr>
        <w:spacing w:before="184" w:line="334" w:lineRule="auto"/>
        <w:ind w:left="15" w:right="9" w:firstLine="637"/>
        <w:rPr>
          <w:rFonts w:ascii="仿宋" w:hAnsi="仿宋" w:eastAsia="仿宋" w:cs="仿宋"/>
          <w:spacing w:val="14"/>
          <w:sz w:val="31"/>
          <w:szCs w:val="31"/>
        </w:rPr>
      </w:pPr>
      <w:r>
        <w:rPr>
          <w:rFonts w:ascii="仿宋" w:hAnsi="仿宋" w:eastAsia="仿宋" w:cs="仿宋"/>
          <w:spacing w:val="30"/>
          <w:sz w:val="31"/>
          <w:szCs w:val="31"/>
        </w:rPr>
        <w:t>集</w:t>
      </w:r>
      <w:r>
        <w:rPr>
          <w:rFonts w:ascii="仿宋" w:hAnsi="仿宋" w:eastAsia="仿宋" w:cs="仿宋"/>
          <w:spacing w:val="21"/>
          <w:sz w:val="31"/>
          <w:szCs w:val="31"/>
        </w:rPr>
        <w:t>团、业务单元和直属机构人力资源部门应当事先向纪检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4"/>
          <w:sz w:val="31"/>
          <w:szCs w:val="31"/>
        </w:rPr>
        <w:t>监察机构了解申请人是否存在上述不得出国(境)的情况。</w:t>
      </w:r>
    </w:p>
    <w:p w14:paraId="1C884127">
      <w:pPr>
        <w:spacing w:before="184" w:line="334" w:lineRule="auto"/>
        <w:ind w:left="15" w:right="9" w:firstLine="637"/>
        <w:rPr>
          <w:rFonts w:hint="default" w:ascii="仿宋" w:hAnsi="仿宋" w:eastAsia="仿宋" w:cs="仿宋"/>
          <w:spacing w:val="14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4"/>
          <w:sz w:val="31"/>
          <w:szCs w:val="31"/>
          <w:lang w:val="en-US" w:eastAsia="zh-CN"/>
        </w:rPr>
        <w:t>///</w:t>
      </w:r>
    </w:p>
    <w:p w14:paraId="57149D73">
      <w:pPr>
        <w:spacing w:before="1" w:line="223" w:lineRule="auto"/>
        <w:ind w:left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1"/>
          <w:sz w:val="31"/>
          <w:szCs w:val="31"/>
        </w:rPr>
        <w:t xml:space="preserve">第八条 </w:t>
      </w:r>
      <w:r>
        <w:rPr>
          <w:rFonts w:ascii="仿宋" w:hAnsi="仿宋" w:eastAsia="仿宋" w:cs="仿宋"/>
          <w:spacing w:val="21"/>
          <w:sz w:val="31"/>
          <w:szCs w:val="31"/>
        </w:rPr>
        <w:t>因私出国(境)应当按照以下权限和程序审批</w:t>
      </w:r>
      <w:r>
        <w:rPr>
          <w:rFonts w:ascii="仿宋" w:hAnsi="仿宋" w:eastAsia="仿宋" w:cs="仿宋"/>
          <w:spacing w:val="16"/>
          <w:sz w:val="31"/>
          <w:szCs w:val="31"/>
        </w:rPr>
        <w:t>：</w:t>
      </w:r>
    </w:p>
    <w:p w14:paraId="5360A722">
      <w:pPr>
        <w:spacing w:before="183" w:line="334" w:lineRule="auto"/>
        <w:ind w:left="1" w:firstLine="63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6"/>
          <w:sz w:val="31"/>
          <w:szCs w:val="31"/>
        </w:rPr>
        <w:t>(</w:t>
      </w:r>
      <w:r>
        <w:rPr>
          <w:rFonts w:ascii="仿宋" w:hAnsi="仿宋" w:eastAsia="仿宋" w:cs="仿宋"/>
          <w:spacing w:val="32"/>
          <w:sz w:val="31"/>
          <w:szCs w:val="31"/>
        </w:rPr>
        <w:t>一) 集团助理总经理(级)和集团直管干部正职申请因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2"/>
          <w:sz w:val="31"/>
          <w:szCs w:val="31"/>
        </w:rPr>
        <w:t>私</w:t>
      </w:r>
      <w:r>
        <w:rPr>
          <w:rFonts w:ascii="仿宋" w:hAnsi="仿宋" w:eastAsia="仿宋" w:cs="仿宋"/>
          <w:spacing w:val="19"/>
          <w:sz w:val="31"/>
          <w:szCs w:val="31"/>
        </w:rPr>
        <w:t>出国(境) ，由所在集团部室、业务单元或直属机构出具意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3"/>
          <w:sz w:val="31"/>
          <w:szCs w:val="31"/>
        </w:rPr>
        <w:t>见</w:t>
      </w:r>
      <w:r>
        <w:rPr>
          <w:rFonts w:ascii="仿宋" w:hAnsi="仿宋" w:eastAsia="仿宋" w:cs="仿宋"/>
          <w:spacing w:val="18"/>
          <w:sz w:val="31"/>
          <w:szCs w:val="31"/>
        </w:rPr>
        <w:t>，经集团人力资源部审核后，报所在单位的集团分管领导、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4"/>
          <w:sz w:val="31"/>
          <w:szCs w:val="31"/>
        </w:rPr>
        <w:t>集团</w:t>
      </w:r>
      <w:r>
        <w:rPr>
          <w:rFonts w:ascii="仿宋" w:hAnsi="仿宋" w:eastAsia="仿宋" w:cs="仿宋"/>
          <w:spacing w:val="7"/>
          <w:sz w:val="31"/>
          <w:szCs w:val="31"/>
        </w:rPr>
        <w:t>专职党委副书记、集团总经理、集团董事长审批。</w:t>
      </w:r>
    </w:p>
    <w:p w14:paraId="613A4E92">
      <w:pPr>
        <w:spacing w:before="2" w:line="326" w:lineRule="auto"/>
        <w:ind w:left="37" w:right="9" w:firstLine="6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(</w:t>
      </w:r>
      <w:r>
        <w:rPr>
          <w:rFonts w:ascii="仿宋" w:hAnsi="仿宋" w:eastAsia="仿宋" w:cs="仿宋"/>
          <w:spacing w:val="25"/>
          <w:sz w:val="31"/>
          <w:szCs w:val="31"/>
        </w:rPr>
        <w:t>二) 其他集团直管干部申请因私出国(境) ，由所在集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4"/>
          <w:sz w:val="31"/>
          <w:szCs w:val="31"/>
        </w:rPr>
        <w:t>团</w:t>
      </w:r>
      <w:r>
        <w:rPr>
          <w:rFonts w:ascii="仿宋" w:hAnsi="仿宋" w:eastAsia="仿宋" w:cs="仿宋"/>
          <w:spacing w:val="19"/>
          <w:sz w:val="31"/>
          <w:szCs w:val="31"/>
        </w:rPr>
        <w:t>部室、业务单元或直属机构出具意见，经集团人力资源部审</w:t>
      </w:r>
    </w:p>
    <w:p w14:paraId="4820E5E4">
      <w:pPr>
        <w:spacing w:before="63" w:line="221" w:lineRule="auto"/>
        <w:ind w:left="2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核</w:t>
      </w:r>
      <w:r>
        <w:rPr>
          <w:rFonts w:ascii="仿宋" w:hAnsi="仿宋" w:eastAsia="仿宋" w:cs="仿宋"/>
          <w:spacing w:val="6"/>
          <w:sz w:val="31"/>
          <w:szCs w:val="31"/>
        </w:rPr>
        <w:t>后，报所在单位的集团分管领导审批。</w:t>
      </w:r>
    </w:p>
    <w:p w14:paraId="7A6C6CFC">
      <w:pPr>
        <w:spacing w:before="188" w:line="334" w:lineRule="auto"/>
        <w:ind w:left="27" w:right="256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9"/>
          <w:sz w:val="31"/>
          <w:szCs w:val="31"/>
        </w:rPr>
        <w:t>(三) 集团部室涉密人员等需纳入因私出国(境)管理的</w:t>
      </w:r>
      <w:r>
        <w:rPr>
          <w:rFonts w:ascii="仿宋" w:hAnsi="仿宋" w:eastAsia="仿宋" w:cs="仿宋"/>
          <w:spacing w:val="2"/>
          <w:sz w:val="31"/>
          <w:szCs w:val="31"/>
        </w:rPr>
        <w:t>员工，由所在集团部室出具意见，报集团人力资源部审批。</w:t>
      </w:r>
    </w:p>
    <w:p w14:paraId="6387B5D8">
      <w:pPr>
        <w:spacing w:before="5" w:line="333" w:lineRule="auto"/>
        <w:ind w:right="248" w:firstLine="636"/>
        <w:rPr>
          <w:rFonts w:ascii="仿宋" w:hAnsi="仿宋" w:eastAsia="仿宋" w:cs="仿宋"/>
          <w:spacing w:val="-8"/>
          <w:sz w:val="31"/>
          <w:szCs w:val="31"/>
        </w:rPr>
      </w:pPr>
      <w:r>
        <w:rPr>
          <w:rFonts w:ascii="仿宋" w:hAnsi="仿宋" w:eastAsia="仿宋" w:cs="仿宋"/>
          <w:spacing w:val="33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四) 业务单元、直属机构直管干部，以及其他需纳入因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4"/>
          <w:sz w:val="31"/>
          <w:szCs w:val="31"/>
        </w:rPr>
        <w:t>私出国(境)管理的员工，由员工所在部室/单位出具意见，</w:t>
      </w:r>
      <w:r>
        <w:rPr>
          <w:rFonts w:ascii="仿宋" w:hAnsi="仿宋" w:eastAsia="仿宋" w:cs="仿宋"/>
          <w:spacing w:val="12"/>
          <w:sz w:val="31"/>
          <w:szCs w:val="31"/>
        </w:rPr>
        <w:t>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所</w:t>
      </w:r>
      <w:r>
        <w:rPr>
          <w:rFonts w:ascii="仿宋" w:hAnsi="仿宋" w:eastAsia="仿宋" w:cs="仿宋"/>
          <w:spacing w:val="15"/>
          <w:sz w:val="31"/>
          <w:szCs w:val="31"/>
        </w:rPr>
        <w:t>在业务单元总部人力资源部审核后，报所在业务单元的部室/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单位的分管领导及业务单元专职党委副书记、总经理、董事</w:t>
      </w:r>
      <w:r>
        <w:rPr>
          <w:rFonts w:ascii="仿宋" w:hAnsi="仿宋" w:eastAsia="仿宋" w:cs="仿宋"/>
          <w:spacing w:val="19"/>
          <w:sz w:val="31"/>
          <w:szCs w:val="31"/>
        </w:rPr>
        <w:t>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审批。</w:t>
      </w:r>
    </w:p>
    <w:p w14:paraId="2775B54D">
      <w:pPr>
        <w:spacing w:before="5" w:line="333" w:lineRule="auto"/>
        <w:ind w:right="248" w:firstLine="636"/>
        <w:rPr>
          <w:rFonts w:hint="default" w:ascii="仿宋" w:hAnsi="仿宋" w:eastAsia="仿宋" w:cs="仿宋"/>
          <w:spacing w:val="-8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8"/>
          <w:sz w:val="31"/>
          <w:szCs w:val="31"/>
          <w:lang w:val="en-US" w:eastAsia="zh-CN"/>
        </w:rPr>
        <w:t>///</w:t>
      </w:r>
    </w:p>
    <w:p w14:paraId="5F516C46">
      <w:pPr>
        <w:spacing w:line="221" w:lineRule="auto"/>
        <w:ind w:left="644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4"/>
          <w:sz w:val="31"/>
          <w:szCs w:val="31"/>
        </w:rPr>
        <w:t>第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九条 </w:t>
      </w:r>
      <w:r>
        <w:rPr>
          <w:rFonts w:ascii="仿宋" w:hAnsi="仿宋" w:eastAsia="仿宋" w:cs="仿宋"/>
          <w:spacing w:val="18"/>
          <w:sz w:val="31"/>
          <w:szCs w:val="31"/>
        </w:rPr>
        <w:t>因私出国(境)请示件须包括个人基本情况、事由</w:t>
      </w:r>
    </w:p>
    <w:p w14:paraId="6C3B5465">
      <w:pPr>
        <w:spacing w:before="184" w:line="334" w:lineRule="auto"/>
        <w:ind w:left="6" w:right="252" w:firstLine="64"/>
        <w:rPr>
          <w:rFonts w:ascii="仿宋" w:hAnsi="仿宋" w:eastAsia="仿宋" w:cs="仿宋"/>
          <w:spacing w:val="18"/>
          <w:sz w:val="31"/>
          <w:szCs w:val="31"/>
        </w:rPr>
      </w:pPr>
      <w:r>
        <w:rPr>
          <w:rFonts w:hint="eastAsia" w:ascii="仿宋" w:hAnsi="仿宋" w:eastAsia="仿宋" w:cs="仿宋"/>
          <w:spacing w:val="17"/>
          <w:sz w:val="31"/>
          <w:szCs w:val="31"/>
          <w:lang w:val="en-US" w:eastAsia="zh-CN"/>
        </w:rPr>
        <w:t>(</w:t>
      </w:r>
      <w:r>
        <w:rPr>
          <w:rFonts w:ascii="仿宋" w:hAnsi="仿宋" w:eastAsia="仿宋" w:cs="仿宋"/>
          <w:spacing w:val="12"/>
          <w:sz w:val="31"/>
          <w:szCs w:val="31"/>
        </w:rPr>
        <w:t>一般为旅游、探亲、治病，如探亲，需为上下一代直系亲属或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6"/>
          <w:sz w:val="31"/>
          <w:szCs w:val="31"/>
        </w:rPr>
        <w:t>姻</w:t>
      </w:r>
      <w:r>
        <w:rPr>
          <w:rFonts w:ascii="仿宋" w:hAnsi="仿宋" w:eastAsia="仿宋" w:cs="仿宋"/>
          <w:spacing w:val="19"/>
          <w:sz w:val="31"/>
          <w:szCs w:val="31"/>
        </w:rPr>
        <w:t>亲；如治病，需明确国(境)内无法治疗的原因并附上医嘱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1"/>
          <w:sz w:val="31"/>
          <w:szCs w:val="31"/>
        </w:rPr>
        <w:t>等</w:t>
      </w:r>
      <w:r>
        <w:rPr>
          <w:rFonts w:ascii="仿宋" w:hAnsi="仿宋" w:eastAsia="仿宋" w:cs="仿宋"/>
          <w:spacing w:val="23"/>
          <w:sz w:val="31"/>
          <w:szCs w:val="31"/>
        </w:rPr>
        <w:t>证明</w:t>
      </w:r>
      <w:r>
        <w:rPr>
          <w:rFonts w:hint="eastAsia" w:ascii="仿宋" w:hAnsi="仿宋" w:eastAsia="仿宋" w:cs="仿宋"/>
          <w:spacing w:val="23"/>
          <w:sz w:val="31"/>
          <w:szCs w:val="31"/>
          <w:lang w:val="en-US" w:eastAsia="zh-CN"/>
        </w:rPr>
        <w:t>)</w:t>
      </w:r>
      <w:bookmarkStart w:id="6" w:name="_GoBack"/>
      <w:bookmarkEnd w:id="6"/>
      <w:r>
        <w:rPr>
          <w:rFonts w:ascii="仿宋" w:hAnsi="仿宋" w:eastAsia="仿宋" w:cs="仿宋"/>
          <w:spacing w:val="23"/>
          <w:sz w:val="31"/>
          <w:szCs w:val="31"/>
        </w:rPr>
        <w:t>、抵离国(境)期限、前往国家/地区(如途经香港，</w:t>
      </w:r>
      <w:r>
        <w:rPr>
          <w:rFonts w:ascii="仿宋" w:hAnsi="仿宋" w:eastAsia="仿宋" w:cs="仿宋"/>
          <w:spacing w:val="25"/>
          <w:sz w:val="31"/>
          <w:szCs w:val="31"/>
        </w:rPr>
        <w:t>亦需说明) 、是否存在被立案及其他不得出国(境)情况、</w:t>
      </w:r>
      <w:r>
        <w:rPr>
          <w:rFonts w:ascii="仿宋" w:hAnsi="仿宋" w:eastAsia="仿宋" w:cs="仿宋"/>
          <w:spacing w:val="21"/>
          <w:sz w:val="31"/>
          <w:szCs w:val="31"/>
        </w:rPr>
        <w:t>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9"/>
          <w:sz w:val="31"/>
          <w:szCs w:val="31"/>
        </w:rPr>
        <w:t>前</w:t>
      </w:r>
      <w:r>
        <w:rPr>
          <w:rFonts w:ascii="仿宋" w:hAnsi="仿宋" w:eastAsia="仿宋" w:cs="仿宋"/>
          <w:spacing w:val="18"/>
          <w:sz w:val="31"/>
          <w:szCs w:val="31"/>
        </w:rPr>
        <w:t>教育等内容。需填写《因私出国(境)审批表》</w:t>
      </w:r>
      <w:del w:id="224" w:author="咨询组" w:date="2025-12-10T10:44:32Z">
        <w:r>
          <w:rPr>
            <w:rFonts w:ascii="仿宋" w:hAnsi="仿宋" w:eastAsia="仿宋" w:cs="仿宋"/>
            <w:spacing w:val="18"/>
            <w:sz w:val="31"/>
            <w:szCs w:val="31"/>
          </w:rPr>
          <w:delText xml:space="preserve">(附录1) </w:delText>
        </w:r>
      </w:del>
      <w:r>
        <w:rPr>
          <w:rFonts w:ascii="仿宋" w:hAnsi="仿宋" w:eastAsia="仿宋" w:cs="仿宋"/>
          <w:spacing w:val="18"/>
          <w:sz w:val="31"/>
          <w:szCs w:val="31"/>
        </w:rPr>
        <w:t>。</w:t>
      </w:r>
    </w:p>
    <w:p w14:paraId="67855E21">
      <w:pPr>
        <w:spacing w:before="184" w:line="334" w:lineRule="auto"/>
        <w:ind w:left="6" w:right="252" w:firstLine="64"/>
        <w:rPr>
          <w:rFonts w:hint="default" w:ascii="仿宋" w:hAnsi="仿宋" w:eastAsia="仿宋" w:cs="仿宋"/>
          <w:spacing w:val="18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8"/>
          <w:sz w:val="31"/>
          <w:szCs w:val="31"/>
          <w:lang w:val="en-US" w:eastAsia="zh-CN"/>
        </w:rPr>
        <w:t>///</w:t>
      </w:r>
    </w:p>
    <w:p w14:paraId="16DBD926">
      <w:pPr>
        <w:spacing w:before="2" w:line="333" w:lineRule="auto"/>
        <w:ind w:left="13" w:right="259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40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十条 </w:t>
      </w:r>
      <w:r>
        <w:rPr>
          <w:rFonts w:ascii="仿宋" w:hAnsi="仿宋" w:eastAsia="仿宋" w:cs="仿宋"/>
          <w:spacing w:val="20"/>
          <w:sz w:val="31"/>
          <w:szCs w:val="31"/>
        </w:rPr>
        <w:t>未经组织审批同意，不得擅自变更、增加国家(地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4"/>
          <w:sz w:val="31"/>
          <w:szCs w:val="31"/>
        </w:rPr>
        <w:t>区</w:t>
      </w:r>
      <w:r>
        <w:rPr>
          <w:rFonts w:ascii="仿宋" w:hAnsi="仿宋" w:eastAsia="仿宋" w:cs="仿宋"/>
          <w:spacing w:val="24"/>
          <w:sz w:val="31"/>
          <w:szCs w:val="31"/>
        </w:rPr>
        <w:t>) 、在国(境)外逗留时间。因特殊情况需变更、增加因私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9"/>
          <w:sz w:val="31"/>
          <w:szCs w:val="31"/>
        </w:rPr>
        <w:t>出</w:t>
      </w:r>
      <w:r>
        <w:rPr>
          <w:rFonts w:ascii="仿宋" w:hAnsi="仿宋" w:eastAsia="仿宋" w:cs="仿宋"/>
          <w:spacing w:val="29"/>
          <w:sz w:val="31"/>
          <w:szCs w:val="31"/>
        </w:rPr>
        <w:t>国(境) 出行日期、出行国家(地区) ，均需严格执行事前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报</w:t>
      </w:r>
      <w:r>
        <w:rPr>
          <w:rFonts w:ascii="仿宋" w:hAnsi="仿宋" w:eastAsia="仿宋" w:cs="仿宋"/>
          <w:spacing w:val="3"/>
          <w:sz w:val="31"/>
          <w:szCs w:val="31"/>
        </w:rPr>
        <w:t>批程序。</w:t>
      </w:r>
    </w:p>
    <w:p w14:paraId="5A8C9846">
      <w:pPr>
        <w:spacing w:before="3" w:line="333" w:lineRule="auto"/>
        <w:ind w:left="10" w:right="256" w:firstLine="589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8"/>
          <w:sz w:val="31"/>
          <w:szCs w:val="31"/>
        </w:rPr>
        <w:t>如</w:t>
      </w:r>
      <w:r>
        <w:rPr>
          <w:rFonts w:ascii="仿宋" w:hAnsi="仿宋" w:eastAsia="仿宋" w:cs="仿宋"/>
          <w:spacing w:val="16"/>
          <w:sz w:val="31"/>
          <w:szCs w:val="31"/>
        </w:rPr>
        <w:t>需取消出国(境)计划，应当按照干部管理权限，事前向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集团</w:t>
      </w:r>
      <w:r>
        <w:rPr>
          <w:rFonts w:ascii="仿宋" w:hAnsi="仿宋" w:eastAsia="仿宋" w:cs="仿宋"/>
          <w:spacing w:val="10"/>
          <w:sz w:val="31"/>
          <w:szCs w:val="31"/>
        </w:rPr>
        <w:t>人</w:t>
      </w:r>
      <w:r>
        <w:rPr>
          <w:rFonts w:ascii="仿宋" w:hAnsi="仿宋" w:eastAsia="仿宋" w:cs="仿宋"/>
          <w:spacing w:val="8"/>
          <w:sz w:val="31"/>
          <w:szCs w:val="31"/>
        </w:rPr>
        <w:t>力资源部或业务单元、直属机构人力资源部门报备。</w:t>
      </w:r>
    </w:p>
    <w:p w14:paraId="52564638">
      <w:pPr>
        <w:spacing w:before="3" w:line="333" w:lineRule="auto"/>
        <w:ind w:left="10" w:right="256" w:firstLine="589"/>
        <w:rPr>
          <w:rFonts w:hint="default" w:ascii="仿宋" w:hAnsi="仿宋" w:eastAsia="仿宋" w:cs="仿宋"/>
          <w:spacing w:val="8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8"/>
          <w:sz w:val="31"/>
          <w:szCs w:val="31"/>
          <w:lang w:val="en-US" w:eastAsia="zh-CN"/>
        </w:rPr>
        <w:t>///</w:t>
      </w:r>
    </w:p>
    <w:p w14:paraId="242FF764">
      <w:pPr>
        <w:spacing w:before="7" w:line="330" w:lineRule="auto"/>
        <w:ind w:left="13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33"/>
          <w:sz w:val="31"/>
          <w:szCs w:val="31"/>
        </w:rPr>
        <w:t>第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十一条 </w:t>
      </w:r>
      <w:r>
        <w:rPr>
          <w:rFonts w:ascii="仿宋" w:hAnsi="仿宋" w:eastAsia="仿宋" w:cs="仿宋"/>
          <w:spacing w:val="21"/>
          <w:sz w:val="31"/>
          <w:szCs w:val="31"/>
        </w:rPr>
        <w:t>对前往高风险国家(地区)的人员，集团部室、</w:t>
      </w:r>
      <w:r>
        <w:rPr>
          <w:rFonts w:ascii="仿宋" w:hAnsi="仿宋" w:eastAsia="仿宋" w:cs="仿宋"/>
          <w:spacing w:val="31"/>
          <w:sz w:val="31"/>
          <w:szCs w:val="31"/>
        </w:rPr>
        <w:t>业</w:t>
      </w:r>
      <w:r>
        <w:rPr>
          <w:rFonts w:ascii="仿宋" w:hAnsi="仿宋" w:eastAsia="仿宋" w:cs="仿宋"/>
          <w:spacing w:val="20"/>
          <w:sz w:val="31"/>
          <w:szCs w:val="31"/>
        </w:rPr>
        <w:t>务单元和直属机构要做好行前教育。要突出境外间谍情报机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1"/>
          <w:sz w:val="31"/>
          <w:szCs w:val="31"/>
        </w:rPr>
        <w:t>关</w:t>
      </w:r>
      <w:r>
        <w:rPr>
          <w:rFonts w:ascii="仿宋" w:hAnsi="仿宋" w:eastAsia="仿宋" w:cs="仿宋"/>
          <w:spacing w:val="20"/>
          <w:sz w:val="31"/>
          <w:szCs w:val="31"/>
        </w:rPr>
        <w:t>胁迫策反、攀拉渗透等政治安全风险，重点做好反奸防谍法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1"/>
          <w:sz w:val="31"/>
          <w:szCs w:val="31"/>
        </w:rPr>
        <w:t>制</w:t>
      </w:r>
      <w:r>
        <w:rPr>
          <w:rFonts w:ascii="仿宋" w:hAnsi="仿宋" w:eastAsia="仿宋" w:cs="仿宋"/>
          <w:spacing w:val="20"/>
          <w:sz w:val="31"/>
          <w:szCs w:val="31"/>
        </w:rPr>
        <w:t>宣传、敌情警示与反间谍安全防范指导，严密防范境外渗透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7"/>
          <w:sz w:val="31"/>
          <w:szCs w:val="31"/>
        </w:rPr>
        <w:t>窃密破坏活动，填写《出国(境)行前教育情况表》</w:t>
      </w:r>
      <w:del w:id="225" w:author="咨询组" w:date="2025-12-10T10:44:44Z">
        <w:r>
          <w:rPr>
            <w:rFonts w:ascii="仿宋" w:hAnsi="仿宋" w:eastAsia="仿宋" w:cs="仿宋"/>
            <w:spacing w:val="27"/>
            <w:sz w:val="31"/>
            <w:szCs w:val="31"/>
          </w:rPr>
          <w:delText>(附录2)</w:delText>
        </w:r>
      </w:del>
      <w:r>
        <w:rPr>
          <w:rFonts w:ascii="仿宋" w:hAnsi="仿宋" w:eastAsia="仿宋" w:cs="仿宋"/>
          <w:spacing w:val="27"/>
          <w:sz w:val="31"/>
          <w:szCs w:val="31"/>
        </w:rPr>
        <w:t>。</w:t>
      </w:r>
    </w:p>
    <w:p w14:paraId="7D5F359D">
      <w:pPr>
        <w:spacing w:before="64" w:line="224" w:lineRule="auto"/>
        <w:ind w:left="3197"/>
        <w:rPr>
          <w:rFonts w:ascii="黑体" w:hAnsi="黑体" w:eastAsia="黑体" w:cs="黑体"/>
          <w:sz w:val="31"/>
          <w:szCs w:val="31"/>
        </w:rPr>
      </w:pPr>
      <w:bookmarkStart w:id="3" w:name="_bookmark4"/>
      <w:bookmarkEnd w:id="3"/>
      <w:r>
        <w:rPr>
          <w:rFonts w:ascii="黑体" w:hAnsi="黑体" w:eastAsia="黑体" w:cs="黑体"/>
          <w:spacing w:val="10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四章  证件管理</w:t>
      </w:r>
    </w:p>
    <w:p w14:paraId="20A514AE">
      <w:pPr>
        <w:spacing w:before="182" w:line="334" w:lineRule="auto"/>
        <w:ind w:left="2" w:right="18" w:firstLine="64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十二条 </w:t>
      </w:r>
      <w:r>
        <w:rPr>
          <w:rFonts w:ascii="仿宋" w:hAnsi="仿宋" w:eastAsia="仿宋" w:cs="仿宋"/>
          <w:spacing w:val="20"/>
          <w:sz w:val="31"/>
          <w:szCs w:val="31"/>
        </w:rPr>
        <w:t>因私出国(境) 证件包括因私护照、往来港澳通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2"/>
          <w:sz w:val="31"/>
          <w:szCs w:val="31"/>
        </w:rPr>
        <w:t>行</w:t>
      </w:r>
      <w:r>
        <w:rPr>
          <w:rFonts w:ascii="仿宋" w:hAnsi="仿宋" w:eastAsia="仿宋" w:cs="仿宋"/>
          <w:spacing w:val="13"/>
          <w:sz w:val="31"/>
          <w:szCs w:val="31"/>
        </w:rPr>
        <w:t>证</w:t>
      </w:r>
      <w:r>
        <w:rPr>
          <w:rFonts w:ascii="仿宋" w:hAnsi="仿宋" w:eastAsia="仿宋" w:cs="仿宋"/>
          <w:spacing w:val="11"/>
          <w:sz w:val="31"/>
          <w:szCs w:val="31"/>
        </w:rPr>
        <w:t>、往来台湾通行证。 因私证件应当按照以下权限分级保管：</w:t>
      </w:r>
    </w:p>
    <w:p w14:paraId="2DF08659">
      <w:pPr>
        <w:spacing w:line="222" w:lineRule="auto"/>
        <w:ind w:left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8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一)集团直管干部因私证件由集团人力资源部保管；</w:t>
      </w:r>
    </w:p>
    <w:p w14:paraId="13A0DE62">
      <w:pPr>
        <w:spacing w:before="185" w:line="334" w:lineRule="auto"/>
        <w:ind w:right="249" w:firstLine="6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(</w:t>
      </w:r>
      <w:r>
        <w:rPr>
          <w:rFonts w:ascii="仿宋" w:hAnsi="仿宋" w:eastAsia="仿宋" w:cs="仿宋"/>
          <w:spacing w:val="20"/>
          <w:sz w:val="31"/>
          <w:szCs w:val="31"/>
        </w:rPr>
        <w:t>二)其他人员 因私证件由所在集团部室、业务单元或直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属机构保</w:t>
      </w:r>
      <w:r>
        <w:rPr>
          <w:rFonts w:ascii="仿宋" w:hAnsi="仿宋" w:eastAsia="仿宋" w:cs="仿宋"/>
          <w:sz w:val="31"/>
          <w:szCs w:val="31"/>
        </w:rPr>
        <w:t>管。</w:t>
      </w:r>
    </w:p>
    <w:p w14:paraId="7F45B2CE">
      <w:pPr>
        <w:spacing w:before="3" w:line="333" w:lineRule="auto"/>
        <w:ind w:left="46" w:firstLine="60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8"/>
          <w:sz w:val="31"/>
          <w:szCs w:val="31"/>
        </w:rPr>
        <w:t>工</w:t>
      </w:r>
      <w:r>
        <w:rPr>
          <w:rFonts w:ascii="仿宋" w:hAnsi="仿宋" w:eastAsia="仿宋" w:cs="仿宋"/>
          <w:spacing w:val="19"/>
          <w:sz w:val="31"/>
          <w:szCs w:val="31"/>
        </w:rPr>
        <w:t>作</w:t>
      </w:r>
      <w:r>
        <w:rPr>
          <w:rFonts w:ascii="仿宋" w:hAnsi="仿宋" w:eastAsia="仿宋" w:cs="仿宋"/>
          <w:spacing w:val="14"/>
          <w:sz w:val="31"/>
          <w:szCs w:val="31"/>
        </w:rPr>
        <w:t>常驻地在香港的人员持有含逗留签注的因私证件，可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6"/>
          <w:sz w:val="31"/>
          <w:szCs w:val="31"/>
        </w:rPr>
        <w:t>由</w:t>
      </w:r>
      <w:r>
        <w:rPr>
          <w:rFonts w:ascii="仿宋" w:hAnsi="仿宋" w:eastAsia="仿宋" w:cs="仿宋"/>
          <w:spacing w:val="15"/>
          <w:sz w:val="31"/>
          <w:szCs w:val="31"/>
        </w:rPr>
        <w:t>本人保管。除赴港外，其余因私出国(境)按流程严格审批。</w:t>
      </w:r>
    </w:p>
    <w:p w14:paraId="47D8AB7F">
      <w:pPr>
        <w:spacing w:before="2" w:line="333" w:lineRule="auto"/>
        <w:ind w:left="3" w:right="246" w:firstLine="644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41"/>
          <w:sz w:val="31"/>
          <w:szCs w:val="31"/>
        </w:rPr>
        <w:t>新</w:t>
      </w:r>
      <w:r>
        <w:rPr>
          <w:rFonts w:ascii="仿宋" w:hAnsi="仿宋" w:eastAsia="仿宋" w:cs="仿宋"/>
          <w:spacing w:val="26"/>
          <w:sz w:val="31"/>
          <w:szCs w:val="31"/>
        </w:rPr>
        <w:t>增为因私出国(境)管理对象的，保管单位应当主动了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解</w:t>
      </w:r>
      <w:r>
        <w:rPr>
          <w:rFonts w:ascii="仿宋" w:hAnsi="仿宋" w:eastAsia="仿宋" w:cs="仿宋"/>
          <w:spacing w:val="14"/>
          <w:sz w:val="31"/>
          <w:szCs w:val="31"/>
        </w:rPr>
        <w:t>其</w:t>
      </w:r>
      <w:r>
        <w:rPr>
          <w:rFonts w:ascii="仿宋" w:hAnsi="仿宋" w:eastAsia="仿宋" w:cs="仿宋"/>
          <w:spacing w:val="8"/>
          <w:sz w:val="31"/>
          <w:szCs w:val="31"/>
        </w:rPr>
        <w:t>办理因私证件的情况，30日内收缴、登记已办理证件；因</w:t>
      </w:r>
      <w:r>
        <w:rPr>
          <w:rFonts w:ascii="仿宋" w:hAnsi="仿宋" w:eastAsia="仿宋" w:cs="仿宋"/>
          <w:spacing w:val="27"/>
          <w:sz w:val="31"/>
          <w:szCs w:val="31"/>
        </w:rPr>
        <w:t>工</w:t>
      </w:r>
      <w:r>
        <w:rPr>
          <w:rFonts w:ascii="仿宋" w:hAnsi="仿宋" w:eastAsia="仿宋" w:cs="仿宋"/>
          <w:spacing w:val="20"/>
          <w:sz w:val="31"/>
          <w:szCs w:val="31"/>
        </w:rPr>
        <w:t>作调动在集团内部更换单位的，原单位应当于调动后30日内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将</w:t>
      </w:r>
      <w:r>
        <w:rPr>
          <w:rFonts w:ascii="仿宋" w:hAnsi="仿宋" w:eastAsia="仿宋" w:cs="仿宋"/>
          <w:spacing w:val="5"/>
          <w:sz w:val="31"/>
          <w:szCs w:val="31"/>
        </w:rPr>
        <w:t>因私证件移交新单位保管。</w:t>
      </w:r>
    </w:p>
    <w:p w14:paraId="559127A2">
      <w:pPr>
        <w:spacing w:before="2" w:line="333" w:lineRule="auto"/>
        <w:ind w:left="3" w:right="246" w:firstLine="644"/>
        <w:rPr>
          <w:rFonts w:hint="default" w:ascii="仿宋" w:hAnsi="仿宋" w:eastAsia="仿宋" w:cs="仿宋"/>
          <w:spacing w:val="5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5"/>
          <w:sz w:val="31"/>
          <w:szCs w:val="31"/>
          <w:lang w:val="en-US" w:eastAsia="zh-CN"/>
        </w:rPr>
        <w:t>///</w:t>
      </w:r>
    </w:p>
    <w:p w14:paraId="5953A47E">
      <w:pPr>
        <w:spacing w:before="5" w:line="333" w:lineRule="auto"/>
        <w:ind w:left="3" w:right="249" w:firstLine="63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十三条 </w:t>
      </w:r>
      <w:r>
        <w:rPr>
          <w:rFonts w:ascii="仿宋" w:hAnsi="仿宋" w:eastAsia="仿宋" w:cs="仿宋"/>
          <w:spacing w:val="20"/>
          <w:sz w:val="31"/>
          <w:szCs w:val="31"/>
        </w:rPr>
        <w:t>因私出国(境) 获得批准后，集团部室、业务单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2"/>
          <w:sz w:val="31"/>
          <w:szCs w:val="31"/>
        </w:rPr>
        <w:t>元</w:t>
      </w:r>
      <w:r>
        <w:rPr>
          <w:rFonts w:ascii="仿宋" w:hAnsi="仿宋" w:eastAsia="仿宋" w:cs="仿宋"/>
          <w:spacing w:val="19"/>
          <w:sz w:val="31"/>
          <w:szCs w:val="31"/>
        </w:rPr>
        <w:t>和直属机构最早可于申请出国日期前40日内借出因私护照，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1"/>
          <w:sz w:val="31"/>
          <w:szCs w:val="31"/>
        </w:rPr>
        <w:t>赴</w:t>
      </w:r>
      <w:r>
        <w:rPr>
          <w:rFonts w:ascii="仿宋" w:hAnsi="仿宋" w:eastAsia="仿宋" w:cs="仿宋"/>
          <w:spacing w:val="25"/>
          <w:sz w:val="31"/>
          <w:szCs w:val="31"/>
        </w:rPr>
        <w:t>港澳台前15日内借出因私通行证。领用人须在回国(入境)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8"/>
          <w:sz w:val="31"/>
          <w:szCs w:val="31"/>
        </w:rPr>
        <w:t>后</w:t>
      </w:r>
      <w:r>
        <w:rPr>
          <w:rFonts w:ascii="仿宋" w:hAnsi="仿宋" w:eastAsia="仿宋" w:cs="仿宋"/>
          <w:spacing w:val="17"/>
          <w:sz w:val="31"/>
          <w:szCs w:val="31"/>
        </w:rPr>
        <w:t>7</w:t>
      </w:r>
      <w:r>
        <w:rPr>
          <w:rFonts w:ascii="仿宋" w:hAnsi="仿宋" w:eastAsia="仿宋" w:cs="仿宋"/>
          <w:spacing w:val="14"/>
          <w:sz w:val="31"/>
          <w:szCs w:val="31"/>
        </w:rPr>
        <w:t>日内，将所持因私证件交由保管单位集中保管。严禁持因私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1"/>
          <w:sz w:val="31"/>
          <w:szCs w:val="31"/>
        </w:rPr>
        <w:t>证</w:t>
      </w:r>
      <w:r>
        <w:rPr>
          <w:rFonts w:ascii="仿宋" w:hAnsi="仿宋" w:eastAsia="仿宋" w:cs="仿宋"/>
          <w:spacing w:val="33"/>
          <w:sz w:val="31"/>
          <w:szCs w:val="31"/>
        </w:rPr>
        <w:t>件出国(境)执行公务。</w:t>
      </w:r>
    </w:p>
    <w:p w14:paraId="2651CB96">
      <w:pPr>
        <w:spacing w:line="333" w:lineRule="auto"/>
        <w:ind w:left="12" w:right="247"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2"/>
          <w:sz w:val="31"/>
          <w:szCs w:val="31"/>
        </w:rPr>
        <w:t>无</w:t>
      </w:r>
      <w:r>
        <w:rPr>
          <w:rFonts w:ascii="仿宋" w:hAnsi="仿宋" w:eastAsia="仿宋" w:cs="仿宋"/>
          <w:spacing w:val="26"/>
          <w:sz w:val="31"/>
          <w:szCs w:val="31"/>
        </w:rPr>
        <w:t>实质性因私出国(境)安排的，原则上不批准借出因私</w:t>
      </w:r>
      <w:r>
        <w:rPr>
          <w:rFonts w:ascii="仿宋" w:hAnsi="仿宋" w:eastAsia="仿宋" w:cs="仿宋"/>
          <w:spacing w:val="7"/>
          <w:sz w:val="31"/>
          <w:szCs w:val="31"/>
        </w:rPr>
        <w:t>证</w:t>
      </w:r>
      <w:r>
        <w:rPr>
          <w:rFonts w:ascii="仿宋" w:hAnsi="仿宋" w:eastAsia="仿宋" w:cs="仿宋"/>
          <w:spacing w:val="5"/>
          <w:sz w:val="31"/>
          <w:szCs w:val="31"/>
        </w:rPr>
        <w:t>件办理签证。</w:t>
      </w:r>
    </w:p>
    <w:p w14:paraId="689971C3">
      <w:pPr>
        <w:spacing w:before="5" w:line="333" w:lineRule="auto"/>
        <w:ind w:left="2" w:right="244" w:firstLine="647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20"/>
          <w:sz w:val="31"/>
          <w:szCs w:val="31"/>
        </w:rPr>
        <w:t>对因故未出国(境)人员，因私证件应当自确定取消行</w:t>
      </w:r>
      <w:r>
        <w:rPr>
          <w:rFonts w:ascii="仿宋" w:hAnsi="仿宋" w:eastAsia="仿宋" w:cs="仿宋"/>
          <w:spacing w:val="14"/>
          <w:sz w:val="31"/>
          <w:szCs w:val="31"/>
        </w:rPr>
        <w:t>程</w:t>
      </w:r>
      <w:r>
        <w:rPr>
          <w:rFonts w:ascii="仿宋" w:hAnsi="仿宋" w:eastAsia="仿宋" w:cs="仿宋"/>
          <w:spacing w:val="15"/>
          <w:sz w:val="31"/>
          <w:szCs w:val="31"/>
        </w:rPr>
        <w:t>之日起5个工作日内交由证件保管单位统一保管。对于获批新</w:t>
      </w:r>
      <w:r>
        <w:rPr>
          <w:rFonts w:ascii="仿宋" w:hAnsi="仿宋" w:eastAsia="仿宋" w:cs="仿宋"/>
          <w:spacing w:val="11"/>
          <w:sz w:val="31"/>
          <w:szCs w:val="31"/>
        </w:rPr>
        <w:t>办</w:t>
      </w:r>
      <w:r>
        <w:rPr>
          <w:rFonts w:ascii="仿宋" w:hAnsi="仿宋" w:eastAsia="仿宋" w:cs="仿宋"/>
          <w:spacing w:val="27"/>
          <w:sz w:val="31"/>
          <w:szCs w:val="31"/>
        </w:rPr>
        <w:t>因</w:t>
      </w:r>
      <w:r>
        <w:rPr>
          <w:rFonts w:ascii="仿宋" w:hAnsi="仿宋" w:eastAsia="仿宋" w:cs="仿宋"/>
          <w:spacing w:val="14"/>
          <w:sz w:val="31"/>
          <w:szCs w:val="31"/>
        </w:rPr>
        <w:t>私证件所开具的《关于同意申办出入境证件的函》，如未使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bookmarkStart w:id="4" w:name="_bookmark5"/>
      <w:bookmarkEnd w:id="4"/>
      <w:r>
        <w:rPr>
          <w:rFonts w:ascii="仿宋" w:hAnsi="仿宋" w:eastAsia="仿宋" w:cs="仿宋"/>
          <w:spacing w:val="7"/>
          <w:sz w:val="31"/>
          <w:szCs w:val="31"/>
        </w:rPr>
        <w:t>用</w:t>
      </w:r>
      <w:r>
        <w:rPr>
          <w:rFonts w:ascii="仿宋" w:hAnsi="仿宋" w:eastAsia="仿宋" w:cs="仿宋"/>
          <w:spacing w:val="6"/>
          <w:sz w:val="31"/>
          <w:szCs w:val="31"/>
        </w:rPr>
        <w:t>的，申请单位应及时销毁并做好登记。</w:t>
      </w:r>
    </w:p>
    <w:p w14:paraId="31768536">
      <w:pPr>
        <w:spacing w:before="5" w:line="333" w:lineRule="auto"/>
        <w:ind w:left="2" w:right="244" w:firstLine="647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36BB0A5F">
      <w:pPr>
        <w:spacing w:before="1" w:line="224" w:lineRule="auto"/>
        <w:ind w:left="287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第五章  其他管理要</w:t>
      </w:r>
      <w:r>
        <w:rPr>
          <w:rFonts w:ascii="黑体" w:hAnsi="黑体" w:eastAsia="黑体" w:cs="黑体"/>
          <w:spacing w:val="6"/>
          <w:sz w:val="31"/>
          <w:szCs w:val="31"/>
        </w:rPr>
        <w:t>求</w:t>
      </w:r>
    </w:p>
    <w:p w14:paraId="1F61A64A">
      <w:pPr>
        <w:spacing w:before="182" w:line="221" w:lineRule="auto"/>
        <w:ind w:left="643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5"/>
          <w:sz w:val="31"/>
          <w:szCs w:val="31"/>
        </w:rPr>
        <w:t xml:space="preserve">第十四条 </w:t>
      </w:r>
      <w:r>
        <w:rPr>
          <w:rFonts w:ascii="仿宋" w:hAnsi="仿宋" w:eastAsia="仿宋" w:cs="仿宋"/>
          <w:spacing w:val="25"/>
          <w:sz w:val="31"/>
          <w:szCs w:val="31"/>
        </w:rPr>
        <w:t>因私出国(境) 管理对象在国(境) 外应当遵</w:t>
      </w:r>
      <w:r>
        <w:rPr>
          <w:rFonts w:ascii="仿宋" w:hAnsi="仿宋" w:eastAsia="仿宋" w:cs="仿宋"/>
          <w:spacing w:val="23"/>
          <w:sz w:val="31"/>
          <w:szCs w:val="31"/>
        </w:rPr>
        <w:t>守</w:t>
      </w:r>
    </w:p>
    <w:p w14:paraId="131C17AA">
      <w:pPr>
        <w:spacing w:before="60" w:line="334" w:lineRule="auto"/>
        <w:ind w:left="9" w:hanging="3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32"/>
          <w:sz w:val="31"/>
          <w:szCs w:val="31"/>
        </w:rPr>
        <w:t>相</w:t>
      </w:r>
      <w:r>
        <w:rPr>
          <w:rFonts w:ascii="仿宋" w:hAnsi="仿宋" w:eastAsia="仿宋" w:cs="仿宋"/>
          <w:spacing w:val="19"/>
          <w:sz w:val="31"/>
          <w:szCs w:val="31"/>
        </w:rPr>
        <w:t>关法律法规。出国(境)探亲、旅游和办理其他私事， 一律</w:t>
      </w:r>
      <w:r>
        <w:rPr>
          <w:rFonts w:ascii="仿宋" w:hAnsi="仿宋" w:eastAsia="仿宋" w:cs="仿宋"/>
          <w:spacing w:val="30"/>
          <w:sz w:val="31"/>
          <w:szCs w:val="31"/>
        </w:rPr>
        <w:t>不得接受外商或驻国(境)外中资机构(企业)的资助。因私</w:t>
      </w:r>
      <w:r>
        <w:rPr>
          <w:rFonts w:ascii="仿宋" w:hAnsi="仿宋" w:eastAsia="仿宋" w:cs="仿宋"/>
          <w:spacing w:val="25"/>
          <w:sz w:val="31"/>
          <w:szCs w:val="31"/>
        </w:rPr>
        <w:t>出国(境)期间，不得办理公务、接见外宾、出席公共活动</w:t>
      </w:r>
      <w:r>
        <w:rPr>
          <w:rFonts w:ascii="仿宋" w:hAnsi="仿宋" w:eastAsia="仿宋" w:cs="仿宋"/>
          <w:spacing w:val="19"/>
          <w:sz w:val="31"/>
          <w:szCs w:val="31"/>
        </w:rPr>
        <w:t>，</w:t>
      </w:r>
      <w:r>
        <w:rPr>
          <w:rFonts w:ascii="仿宋" w:hAnsi="仿宋" w:eastAsia="仿宋" w:cs="仿宋"/>
          <w:spacing w:val="38"/>
          <w:sz w:val="31"/>
          <w:szCs w:val="31"/>
        </w:rPr>
        <w:t>或</w:t>
      </w:r>
      <w:r>
        <w:rPr>
          <w:rFonts w:ascii="仿宋" w:hAnsi="仿宋" w:eastAsia="仿宋" w:cs="仿宋"/>
          <w:spacing w:val="30"/>
          <w:sz w:val="31"/>
          <w:szCs w:val="31"/>
        </w:rPr>
        <w:t>办理与职务(影响)相关的事项；党员干部在因私出国(境)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期</w:t>
      </w:r>
      <w:r>
        <w:rPr>
          <w:rFonts w:ascii="仿宋" w:hAnsi="仿宋" w:eastAsia="仿宋" w:cs="仿宋"/>
          <w:spacing w:val="8"/>
          <w:sz w:val="31"/>
          <w:szCs w:val="31"/>
        </w:rPr>
        <w:t>间</w:t>
      </w:r>
      <w:r>
        <w:rPr>
          <w:rFonts w:ascii="仿宋" w:hAnsi="仿宋" w:eastAsia="仿宋" w:cs="仿宋"/>
          <w:spacing w:val="6"/>
          <w:sz w:val="31"/>
          <w:szCs w:val="31"/>
        </w:rPr>
        <w:t>，不得以党员身份参加公开活动。</w:t>
      </w:r>
    </w:p>
    <w:p w14:paraId="30E88124">
      <w:pPr>
        <w:spacing w:before="60" w:line="334" w:lineRule="auto"/>
        <w:ind w:left="9" w:hanging="3"/>
        <w:rPr>
          <w:rFonts w:hint="default" w:ascii="仿宋" w:hAnsi="仿宋" w:eastAsia="仿宋" w:cs="仿宋"/>
          <w:spacing w:val="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1"/>
          <w:szCs w:val="31"/>
          <w:lang w:val="en-US" w:eastAsia="zh-CN"/>
        </w:rPr>
        <w:t>///</w:t>
      </w:r>
    </w:p>
    <w:p w14:paraId="086595A9">
      <w:pPr>
        <w:numPr>
          <w:ilvl w:val="0"/>
          <w:numId w:val="0"/>
        </w:numPr>
        <w:spacing w:before="3" w:line="333" w:lineRule="auto"/>
        <w:ind w:right="314" w:rightChars="0" w:firstLine="650" w:firstLineChars="0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hint="eastAsia" w:ascii="黑体" w:hAnsi="黑体" w:eastAsia="黑体" w:cs="黑体"/>
          <w:spacing w:val="25"/>
          <w:sz w:val="31"/>
          <w:szCs w:val="31"/>
        </w:rPr>
        <w:t>第十五条</w:t>
      </w:r>
      <w:r>
        <w:rPr>
          <w:rFonts w:ascii="仿宋" w:hAnsi="仿宋" w:eastAsia="仿宋" w:cs="仿宋"/>
          <w:spacing w:val="15"/>
          <w:sz w:val="31"/>
          <w:szCs w:val="31"/>
        </w:rPr>
        <w:t>各业务单元、直属机构应于每年年底，将本单</w:t>
      </w:r>
      <w:r>
        <w:rPr>
          <w:rFonts w:ascii="仿宋" w:hAnsi="仿宋" w:eastAsia="仿宋" w:cs="仿宋"/>
          <w:spacing w:val="13"/>
          <w:sz w:val="31"/>
          <w:szCs w:val="31"/>
        </w:rPr>
        <w:t>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6"/>
          <w:sz w:val="31"/>
          <w:szCs w:val="31"/>
        </w:rPr>
        <w:t>领导干部等管理对象的年度因私出国(境)相关情况报备至</w:t>
      </w:r>
      <w:r>
        <w:rPr>
          <w:rFonts w:ascii="仿宋" w:hAnsi="仿宋" w:eastAsia="仿宋" w:cs="仿宋"/>
          <w:spacing w:val="23"/>
          <w:sz w:val="31"/>
          <w:szCs w:val="31"/>
        </w:rPr>
        <w:t>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团人力</w:t>
      </w:r>
      <w:r>
        <w:rPr>
          <w:rFonts w:ascii="仿宋" w:hAnsi="仿宋" w:eastAsia="仿宋" w:cs="仿宋"/>
          <w:spacing w:val="1"/>
          <w:sz w:val="31"/>
          <w:szCs w:val="31"/>
        </w:rPr>
        <w:t>资源部。</w:t>
      </w:r>
    </w:p>
    <w:p w14:paraId="14338C15">
      <w:pPr>
        <w:numPr>
          <w:ilvl w:val="0"/>
          <w:numId w:val="0"/>
        </w:numPr>
        <w:spacing w:before="3" w:line="333" w:lineRule="auto"/>
        <w:ind w:right="314" w:rightChars="0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hint="eastAsia" w:ascii="仿宋" w:hAnsi="仿宋" w:eastAsia="仿宋" w:cs="仿宋"/>
          <w:spacing w:val="1"/>
          <w:sz w:val="31"/>
          <w:szCs w:val="31"/>
          <w:lang w:val="en-US" w:eastAsia="zh-CN"/>
        </w:rPr>
        <w:t>///</w:t>
      </w:r>
    </w:p>
    <w:p w14:paraId="30AE2068">
      <w:pPr>
        <w:numPr>
          <w:ilvl w:val="0"/>
          <w:numId w:val="0"/>
        </w:numPr>
        <w:spacing w:line="333" w:lineRule="auto"/>
        <w:ind w:left="19" w:leftChars="0" w:right="57" w:rightChars="0" w:firstLine="630" w:firstLineChars="0"/>
        <w:rPr>
          <w:rFonts w:ascii="仿宋" w:hAnsi="仿宋" w:eastAsia="仿宋" w:cs="仿宋"/>
          <w:spacing w:val="17"/>
          <w:sz w:val="31"/>
          <w:szCs w:val="31"/>
        </w:rPr>
      </w:pPr>
      <w:r>
        <w:rPr>
          <w:rFonts w:hint="eastAsia" w:ascii="黑体" w:hAnsi="黑体" w:eastAsia="黑体" w:cs="黑体"/>
          <w:spacing w:val="25"/>
          <w:sz w:val="31"/>
          <w:szCs w:val="31"/>
        </w:rPr>
        <w:t>第十六条</w:t>
      </w:r>
      <w:r>
        <w:rPr>
          <w:rFonts w:ascii="仿宋" w:hAnsi="仿宋" w:eastAsia="仿宋" w:cs="仿宋"/>
          <w:spacing w:val="15"/>
          <w:sz w:val="31"/>
          <w:szCs w:val="31"/>
        </w:rPr>
        <w:t>集团直管干部应当按照个人有关事项年度集中报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4"/>
          <w:sz w:val="31"/>
          <w:szCs w:val="31"/>
        </w:rPr>
        <w:t>告</w:t>
      </w:r>
      <w:r>
        <w:rPr>
          <w:rFonts w:ascii="仿宋" w:hAnsi="仿宋" w:eastAsia="仿宋" w:cs="仿宋"/>
          <w:spacing w:val="17"/>
          <w:sz w:val="31"/>
          <w:szCs w:val="31"/>
        </w:rPr>
        <w:t>及30日内及时报告有关要求，如实报告因私出国境有关事项。</w:t>
      </w:r>
    </w:p>
    <w:p w14:paraId="1B210DC3">
      <w:pPr>
        <w:numPr>
          <w:numId w:val="0"/>
        </w:numPr>
        <w:spacing w:line="333" w:lineRule="auto"/>
        <w:ind w:left="649" w:leftChars="0" w:right="57" w:rightChars="0"/>
        <w:rPr>
          <w:rFonts w:hint="default" w:ascii="仿宋" w:hAnsi="仿宋" w:eastAsia="仿宋" w:cs="仿宋"/>
          <w:spacing w:val="17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7"/>
          <w:sz w:val="31"/>
          <w:szCs w:val="31"/>
          <w:lang w:val="en-US" w:eastAsia="zh-CN"/>
        </w:rPr>
        <w:t>///</w:t>
      </w:r>
    </w:p>
    <w:p w14:paraId="1C090532">
      <w:pPr>
        <w:spacing w:before="2" w:line="333" w:lineRule="auto"/>
        <w:ind w:left="9" w:right="307" w:firstLine="640"/>
        <w:rPr>
          <w:rFonts w:ascii="仿宋" w:hAnsi="仿宋" w:eastAsia="仿宋" w:cs="仿宋"/>
          <w:spacing w:val="16"/>
          <w:sz w:val="31"/>
          <w:szCs w:val="31"/>
        </w:rPr>
      </w:pPr>
      <w:r>
        <w:rPr>
          <w:rFonts w:ascii="黑体" w:hAnsi="黑体" w:eastAsia="黑体" w:cs="黑体"/>
          <w:spacing w:val="20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十七条 </w:t>
      </w:r>
      <w:r>
        <w:rPr>
          <w:rFonts w:ascii="仿宋" w:hAnsi="仿宋" w:eastAsia="仿宋" w:cs="仿宋"/>
          <w:spacing w:val="15"/>
          <w:sz w:val="31"/>
          <w:szCs w:val="31"/>
        </w:rPr>
        <w:t>对于港澳台及外籍人士，采取灵活适宜的方式进</w:t>
      </w:r>
      <w:r>
        <w:rPr>
          <w:rFonts w:ascii="仿宋" w:hAnsi="仿宋" w:eastAsia="仿宋" w:cs="仿宋"/>
          <w:sz w:val="31"/>
          <w:szCs w:val="31"/>
        </w:rPr>
        <w:t xml:space="preserve"> </w:t>
      </w:r>
      <w:bookmarkStart w:id="5" w:name="_bookmark6"/>
      <w:bookmarkEnd w:id="5"/>
      <w:r>
        <w:rPr>
          <w:rFonts w:ascii="仿宋" w:hAnsi="仿宋" w:eastAsia="仿宋" w:cs="仿宋"/>
          <w:spacing w:val="23"/>
          <w:sz w:val="31"/>
          <w:szCs w:val="31"/>
        </w:rPr>
        <w:t>行</w:t>
      </w:r>
      <w:r>
        <w:rPr>
          <w:rFonts w:ascii="仿宋" w:hAnsi="仿宋" w:eastAsia="仿宋" w:cs="仿宋"/>
          <w:spacing w:val="16"/>
          <w:sz w:val="31"/>
          <w:szCs w:val="31"/>
        </w:rPr>
        <w:t>因私出国(境) 管理。</w:t>
      </w:r>
    </w:p>
    <w:p w14:paraId="7F1F4C82">
      <w:pPr>
        <w:spacing w:before="2" w:line="333" w:lineRule="auto"/>
        <w:ind w:left="9" w:right="307" w:firstLine="640"/>
        <w:rPr>
          <w:rFonts w:hint="default" w:ascii="仿宋" w:hAnsi="仿宋" w:eastAsia="仿宋" w:cs="仿宋"/>
          <w:spacing w:val="16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6"/>
          <w:sz w:val="31"/>
          <w:szCs w:val="31"/>
          <w:lang w:val="en-US" w:eastAsia="zh-CN"/>
        </w:rPr>
        <w:t>///</w:t>
      </w:r>
    </w:p>
    <w:p w14:paraId="595A6F7F">
      <w:pPr>
        <w:spacing w:line="224" w:lineRule="auto"/>
        <w:ind w:left="352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1"/>
          <w:sz w:val="31"/>
          <w:szCs w:val="31"/>
        </w:rPr>
        <w:t>第</w:t>
      </w:r>
      <w:r>
        <w:rPr>
          <w:rFonts w:ascii="黑体" w:hAnsi="黑体" w:eastAsia="黑体" w:cs="黑体"/>
          <w:spacing w:val="7"/>
          <w:sz w:val="31"/>
          <w:szCs w:val="31"/>
        </w:rPr>
        <w:t>六章  附则</w:t>
      </w:r>
    </w:p>
    <w:p w14:paraId="34AC223D">
      <w:pPr>
        <w:spacing w:before="182" w:line="334" w:lineRule="auto"/>
        <w:ind w:left="12" w:right="482" w:firstLine="638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4"/>
          <w:sz w:val="31"/>
          <w:szCs w:val="31"/>
        </w:rPr>
        <w:t xml:space="preserve">第十八条 </w:t>
      </w:r>
      <w:r>
        <w:rPr>
          <w:rFonts w:ascii="仿宋" w:hAnsi="仿宋" w:eastAsia="仿宋" w:cs="仿宋"/>
          <w:spacing w:val="14"/>
          <w:sz w:val="31"/>
          <w:szCs w:val="31"/>
        </w:rPr>
        <w:t>涉密人员因私出国(境) ，按照《华润集团涉</w:t>
      </w:r>
      <w:r>
        <w:rPr>
          <w:rFonts w:ascii="仿宋" w:hAnsi="仿宋" w:eastAsia="仿宋" w:cs="仿宋"/>
          <w:spacing w:val="11"/>
          <w:sz w:val="31"/>
          <w:szCs w:val="31"/>
        </w:rPr>
        <w:t>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1"/>
          <w:sz w:val="31"/>
          <w:szCs w:val="31"/>
        </w:rPr>
        <w:t>人</w:t>
      </w:r>
      <w:r>
        <w:rPr>
          <w:rFonts w:ascii="仿宋" w:hAnsi="仿宋" w:eastAsia="仿宋" w:cs="仿宋"/>
          <w:spacing w:val="14"/>
          <w:sz w:val="31"/>
          <w:szCs w:val="31"/>
        </w:rPr>
        <w:t>员保密管理办法》的出国(境)保密管理有关规定执行。</w:t>
      </w:r>
    </w:p>
    <w:p w14:paraId="1AE5838D">
      <w:pPr>
        <w:spacing w:before="2" w:line="333" w:lineRule="auto"/>
        <w:ind w:left="19" w:right="482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16"/>
          <w:sz w:val="31"/>
          <w:szCs w:val="31"/>
        </w:rPr>
        <w:t>第</w:t>
      </w:r>
      <w:r>
        <w:rPr>
          <w:rFonts w:ascii="黑体" w:hAnsi="黑体" w:eastAsia="黑体" w:cs="黑体"/>
          <w:spacing w:val="12"/>
          <w:sz w:val="31"/>
          <w:szCs w:val="31"/>
        </w:rPr>
        <w:t>十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九条 </w:t>
      </w:r>
      <w:r>
        <w:rPr>
          <w:rFonts w:ascii="仿宋" w:hAnsi="仿宋" w:eastAsia="仿宋" w:cs="仿宋"/>
          <w:spacing w:val="8"/>
          <w:sz w:val="31"/>
          <w:szCs w:val="31"/>
        </w:rPr>
        <w:t>法律法规、监管规定、政策文件或公司章程另有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规定的，从其规定。</w:t>
      </w:r>
    </w:p>
    <w:p w14:paraId="33C55621">
      <w:pPr>
        <w:spacing w:before="1" w:line="222" w:lineRule="auto"/>
        <w:ind w:left="65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9"/>
          <w:sz w:val="31"/>
          <w:szCs w:val="31"/>
        </w:rPr>
        <w:t xml:space="preserve">第二十条 </w:t>
      </w:r>
      <w:r>
        <w:rPr>
          <w:rFonts w:ascii="仿宋" w:hAnsi="仿宋" w:eastAsia="仿宋" w:cs="仿宋"/>
          <w:spacing w:val="9"/>
          <w:sz w:val="31"/>
          <w:szCs w:val="31"/>
        </w:rPr>
        <w:t>本办法为集团二级制度。</w:t>
      </w:r>
    </w:p>
    <w:p w14:paraId="1C05D1E0">
      <w:pPr>
        <w:spacing w:before="185" w:line="334" w:lineRule="auto"/>
        <w:ind w:left="4" w:right="307" w:firstLine="645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0"/>
          <w:sz w:val="31"/>
          <w:szCs w:val="31"/>
        </w:rPr>
        <w:t>第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二十一条 </w:t>
      </w:r>
      <w:r>
        <w:rPr>
          <w:rFonts w:ascii="仿宋" w:hAnsi="仿宋" w:eastAsia="仿宋" w:cs="仿宋"/>
          <w:spacing w:val="15"/>
          <w:sz w:val="31"/>
          <w:szCs w:val="31"/>
        </w:rPr>
        <w:t>本办法由集团人力资源部负责制订、修订和解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4"/>
          <w:sz w:val="31"/>
          <w:szCs w:val="31"/>
        </w:rPr>
        <w:t>释。</w:t>
      </w:r>
    </w:p>
    <w:p w14:paraId="1D3FE83E">
      <w:pPr>
        <w:spacing w:line="333" w:lineRule="auto"/>
        <w:ind w:left="19" w:right="308" w:firstLine="63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9"/>
          <w:sz w:val="31"/>
          <w:szCs w:val="31"/>
        </w:rPr>
        <w:t>第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二十二条 </w:t>
      </w:r>
      <w:r>
        <w:rPr>
          <w:rFonts w:ascii="仿宋" w:hAnsi="仿宋" w:eastAsia="仿宋" w:cs="仿宋"/>
          <w:spacing w:val="27"/>
          <w:sz w:val="31"/>
          <w:szCs w:val="31"/>
        </w:rPr>
        <w:t>集团领导因私出国(境)事项由集团办公室负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责并按照上级单位有关制度规定执行</w:t>
      </w:r>
      <w:r>
        <w:rPr>
          <w:rFonts w:ascii="仿宋" w:hAnsi="仿宋" w:eastAsia="仿宋" w:cs="仿宋"/>
          <w:spacing w:val="4"/>
          <w:sz w:val="31"/>
          <w:szCs w:val="31"/>
        </w:rPr>
        <w:t>。</w:t>
      </w:r>
    </w:p>
    <w:p w14:paraId="6E63CC69">
      <w:pPr>
        <w:spacing w:before="4" w:line="329" w:lineRule="auto"/>
        <w:ind w:left="30" w:right="309" w:firstLine="62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24"/>
          <w:sz w:val="31"/>
          <w:szCs w:val="31"/>
        </w:rPr>
        <w:t>第</w:t>
      </w:r>
      <w:r>
        <w:rPr>
          <w:rFonts w:ascii="黑体" w:hAnsi="黑体" w:eastAsia="黑体" w:cs="黑体"/>
          <w:spacing w:val="20"/>
          <w:sz w:val="31"/>
          <w:szCs w:val="31"/>
        </w:rPr>
        <w:t>二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十三条 </w:t>
      </w:r>
      <w:r>
        <w:rPr>
          <w:rFonts w:ascii="仿宋" w:hAnsi="仿宋" w:eastAsia="仿宋" w:cs="仿宋"/>
          <w:spacing w:val="12"/>
          <w:sz w:val="31"/>
          <w:szCs w:val="31"/>
        </w:rPr>
        <w:t>本办法自2025年5月6日起施行。集团于2019年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4"/>
          <w:sz w:val="31"/>
          <w:szCs w:val="31"/>
        </w:rPr>
        <w:t>1</w:t>
      </w:r>
      <w:r>
        <w:rPr>
          <w:rFonts w:ascii="仿宋" w:hAnsi="仿宋" w:eastAsia="仿宋" w:cs="仿宋"/>
          <w:spacing w:val="22"/>
          <w:sz w:val="31"/>
          <w:szCs w:val="31"/>
        </w:rPr>
        <w:t>月7 日颁布的《华润(集团) 有限公司出国(境) 管理办法》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同</w:t>
      </w:r>
      <w:r>
        <w:rPr>
          <w:rFonts w:ascii="仿宋" w:hAnsi="仿宋" w:eastAsia="仿宋" w:cs="仿宋"/>
          <w:spacing w:val="1"/>
          <w:sz w:val="31"/>
          <w:szCs w:val="31"/>
        </w:rPr>
        <w:t>时废止。</w:t>
      </w:r>
    </w:p>
    <w:p w14:paraId="4C5A0BC5">
      <w:pPr>
        <w:sectPr>
          <w:footerReference r:id="rId5" w:type="default"/>
          <w:pgSz w:w="11912" w:h="16841"/>
          <w:pgMar w:top="1310" w:right="969" w:bottom="1483" w:left="1683" w:header="0" w:footer="1208" w:gutter="0"/>
          <w:cols w:space="720" w:num="1"/>
        </w:sectPr>
      </w:pPr>
    </w:p>
    <w:p w14:paraId="37E6AD02">
      <w:pPr>
        <w:spacing w:line="399" w:lineRule="auto"/>
        <w:rPr>
          <w:del w:id="226" w:author="咨询组" w:date="2025-12-10T10:45:37Z"/>
          <w:rFonts w:ascii="Arial"/>
          <w:sz w:val="21"/>
        </w:rPr>
      </w:pPr>
    </w:p>
    <w:p w14:paraId="46A8E88C">
      <w:pPr>
        <w:spacing w:before="101" w:line="224" w:lineRule="auto"/>
        <w:ind w:left="403"/>
        <w:rPr>
          <w:del w:id="227" w:author="咨询组" w:date="2025-12-10T10:45:37Z"/>
          <w:rFonts w:ascii="黑体" w:hAnsi="黑体" w:eastAsia="黑体" w:cs="黑体"/>
          <w:sz w:val="31"/>
          <w:szCs w:val="31"/>
        </w:rPr>
      </w:pPr>
      <w:del w:id="228" w:author="咨询组" w:date="2025-12-10T10:45:37Z">
        <w:r>
          <w:rPr>
            <w:rFonts w:ascii="黑体" w:hAnsi="黑体" w:eastAsia="黑体" w:cs="黑体"/>
            <w:spacing w:val="-6"/>
            <w:sz w:val="31"/>
            <w:szCs w:val="31"/>
          </w:rPr>
          <w:delText>附</w:delText>
        </w:r>
      </w:del>
      <w:del w:id="229" w:author="咨询组" w:date="2025-12-10T10:45:37Z">
        <w:r>
          <w:rPr>
            <w:rFonts w:ascii="黑体" w:hAnsi="黑体" w:eastAsia="黑体" w:cs="黑体"/>
            <w:spacing w:val="-4"/>
            <w:sz w:val="31"/>
            <w:szCs w:val="31"/>
          </w:rPr>
          <w:delText>录</w:delText>
        </w:r>
      </w:del>
    </w:p>
    <w:p w14:paraId="75F8D267">
      <w:pPr>
        <w:spacing w:before="184" w:line="224" w:lineRule="auto"/>
        <w:ind w:left="409"/>
        <w:rPr>
          <w:del w:id="230" w:author="咨询组" w:date="2025-12-10T10:45:37Z"/>
          <w:rFonts w:ascii="仿宋" w:hAnsi="仿宋" w:eastAsia="仿宋" w:cs="仿宋"/>
          <w:sz w:val="31"/>
          <w:szCs w:val="31"/>
        </w:rPr>
      </w:pPr>
      <w:del w:id="231" w:author="咨询组" w:date="2025-12-10T10:45:37Z">
        <w:r>
          <w:rPr>
            <w:rFonts w:ascii="仿宋" w:hAnsi="仿宋" w:eastAsia="仿宋" w:cs="仿宋"/>
            <w:spacing w:val="32"/>
            <w:sz w:val="31"/>
            <w:szCs w:val="31"/>
          </w:rPr>
          <w:delText>附</w:delText>
        </w:r>
      </w:del>
      <w:del w:id="232" w:author="咨询组" w:date="2025-12-10T10:45:37Z">
        <w:r>
          <w:rPr>
            <w:rFonts w:ascii="仿宋" w:hAnsi="仿宋" w:eastAsia="仿宋" w:cs="仿宋"/>
            <w:spacing w:val="27"/>
            <w:sz w:val="31"/>
            <w:szCs w:val="31"/>
          </w:rPr>
          <w:delText>录1：因私出国(境)审批表</w:delText>
        </w:r>
      </w:del>
    </w:p>
    <w:p w14:paraId="66D19740">
      <w:pPr>
        <w:spacing w:before="184" w:line="222" w:lineRule="auto"/>
        <w:ind w:left="409"/>
        <w:rPr>
          <w:del w:id="233" w:author="咨询组" w:date="2025-12-10T10:45:37Z"/>
          <w:rFonts w:ascii="仿宋" w:hAnsi="仿宋" w:eastAsia="仿宋" w:cs="仿宋"/>
          <w:sz w:val="31"/>
          <w:szCs w:val="31"/>
        </w:rPr>
      </w:pPr>
      <w:del w:id="234" w:author="咨询组" w:date="2025-12-10T10:45:37Z">
        <w:r>
          <w:rPr>
            <w:rFonts w:ascii="仿宋" w:hAnsi="仿宋" w:eastAsia="仿宋" w:cs="仿宋"/>
            <w:spacing w:val="36"/>
            <w:sz w:val="31"/>
            <w:szCs w:val="31"/>
          </w:rPr>
          <w:delText>附</w:delText>
        </w:r>
      </w:del>
      <w:del w:id="235" w:author="咨询组" w:date="2025-12-10T10:45:37Z">
        <w:r>
          <w:rPr>
            <w:rFonts w:ascii="仿宋" w:hAnsi="仿宋" w:eastAsia="仿宋" w:cs="仿宋"/>
            <w:spacing w:val="26"/>
            <w:sz w:val="31"/>
            <w:szCs w:val="31"/>
          </w:rPr>
          <w:delText>录2：出国(境)行前教育情况表</w:delText>
        </w:r>
      </w:del>
    </w:p>
    <w:p w14:paraId="2B7E4FBC">
      <w:pPr>
        <w:sectPr>
          <w:footerReference r:id="rId6" w:type="default"/>
          <w:pgSz w:w="11912" w:h="16841"/>
          <w:pgMar w:top="1431" w:right="1786" w:bottom="1485" w:left="1786" w:header="0" w:footer="1208" w:gutter="0"/>
          <w:cols w:space="720" w:num="1"/>
        </w:sectPr>
      </w:pPr>
    </w:p>
    <w:p w14:paraId="2E8B22B1">
      <w:pPr>
        <w:spacing w:before="63" w:line="223" w:lineRule="auto"/>
        <w:ind w:left="645"/>
        <w:rPr>
          <w:del w:id="236" w:author="咨询组" w:date="2025-12-10T10:45:12Z"/>
          <w:rFonts w:ascii="仿宋" w:hAnsi="仿宋" w:eastAsia="仿宋" w:cs="仿宋"/>
          <w:sz w:val="31"/>
          <w:szCs w:val="31"/>
        </w:rPr>
      </w:pPr>
      <w:del w:id="237" w:author="咨询组" w:date="2025-12-10T10:45:12Z">
        <w:r>
          <w:rPr>
            <w:rFonts w:ascii="仿宋" w:hAnsi="仿宋" w:eastAsia="仿宋" w:cs="仿宋"/>
            <w:spacing w:val="1"/>
            <w:sz w:val="31"/>
            <w:szCs w:val="31"/>
          </w:rPr>
          <w:delText>附录</w:delText>
        </w:r>
      </w:del>
      <w:del w:id="238" w:author="咨询组" w:date="2025-12-10T10:45:12Z">
        <w:r>
          <w:rPr>
            <w:rFonts w:ascii="Times New Roman" w:hAnsi="Times New Roman" w:eastAsia="Times New Roman" w:cs="Times New Roman"/>
            <w:spacing w:val="1"/>
            <w:sz w:val="31"/>
            <w:szCs w:val="31"/>
          </w:rPr>
          <w:delText xml:space="preserve">1- 1 </w:delText>
        </w:r>
      </w:del>
      <w:del w:id="239" w:author="咨询组" w:date="2025-12-10T10:45:12Z">
        <w:r>
          <w:rPr>
            <w:rFonts w:ascii="仿宋" w:hAnsi="仿宋" w:eastAsia="仿宋" w:cs="仿宋"/>
            <w:spacing w:val="1"/>
            <w:sz w:val="31"/>
            <w:szCs w:val="31"/>
          </w:rPr>
          <w:delText>适用于集团</w:delText>
        </w:r>
      </w:del>
      <w:del w:id="240" w:author="咨询组" w:date="2025-12-10T10:45:12Z">
        <w:r>
          <w:rPr>
            <w:rFonts w:ascii="仿宋" w:hAnsi="仿宋" w:eastAsia="仿宋" w:cs="仿宋"/>
            <w:sz w:val="31"/>
            <w:szCs w:val="31"/>
          </w:rPr>
          <w:delText>总部部室</w:delText>
        </w:r>
      </w:del>
    </w:p>
    <w:p w14:paraId="4FFC95BB">
      <w:pPr>
        <w:spacing w:before="50" w:line="199" w:lineRule="auto"/>
        <w:ind w:left="3212"/>
        <w:rPr>
          <w:del w:id="241" w:author="咨询组" w:date="2025-12-10T10:45:12Z"/>
          <w:rFonts w:ascii="华文中宋" w:hAnsi="华文中宋" w:eastAsia="华文中宋" w:cs="华文中宋"/>
          <w:sz w:val="36"/>
          <w:szCs w:val="36"/>
        </w:rPr>
      </w:pPr>
      <w:del w:id="242" w:author="咨询组" w:date="2025-12-10T10:45:12Z">
        <w:r>
          <w:rPr>
            <w:rFonts w:ascii="华文中宋" w:hAnsi="华文中宋" w:eastAsia="华文中宋" w:cs="华文中宋"/>
            <w:spacing w:val="1"/>
            <w:sz w:val="36"/>
            <w:szCs w:val="36"/>
          </w:rPr>
          <w:delText>因</w:delText>
        </w:r>
      </w:del>
      <w:del w:id="243" w:author="咨询组" w:date="2025-12-10T10:45:12Z">
        <w:r>
          <w:rPr>
            <w:rFonts w:ascii="华文中宋" w:hAnsi="华文中宋" w:eastAsia="华文中宋" w:cs="华文中宋"/>
            <w:sz w:val="36"/>
            <w:szCs w:val="36"/>
          </w:rPr>
          <w:delText>私出国  (境)  审批表</w:delText>
        </w:r>
      </w:del>
    </w:p>
    <w:p w14:paraId="29A54FBD">
      <w:pPr>
        <w:spacing w:line="56" w:lineRule="exact"/>
        <w:rPr>
          <w:del w:id="244" w:author="咨询组" w:date="2025-12-10T10:45:12Z"/>
        </w:rPr>
      </w:pPr>
    </w:p>
    <w:tbl>
      <w:tblPr>
        <w:tblStyle w:val="6"/>
        <w:tblW w:w="99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560"/>
        <w:gridCol w:w="1701"/>
        <w:gridCol w:w="1557"/>
        <w:gridCol w:w="1701"/>
        <w:gridCol w:w="1706"/>
      </w:tblGrid>
      <w:tr w14:paraId="64D75C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del w:id="245" w:author="咨询组" w:date="2025-12-10T10:45:12Z"/>
        </w:trPr>
        <w:tc>
          <w:tcPr>
            <w:tcW w:w="1700" w:type="dxa"/>
            <w:vAlign w:val="top"/>
          </w:tcPr>
          <w:p w14:paraId="653FD64D">
            <w:pPr>
              <w:spacing w:before="235" w:line="220" w:lineRule="auto"/>
              <w:ind w:left="616"/>
              <w:rPr>
                <w:del w:id="24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47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248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60" w:type="dxa"/>
            <w:vAlign w:val="top"/>
          </w:tcPr>
          <w:p w14:paraId="65AFF1A4">
            <w:pPr>
              <w:rPr>
                <w:del w:id="249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64230EE">
            <w:pPr>
              <w:spacing w:before="235" w:line="216" w:lineRule="auto"/>
              <w:ind w:left="620"/>
              <w:rPr>
                <w:del w:id="25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51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252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557" w:type="dxa"/>
            <w:vAlign w:val="top"/>
          </w:tcPr>
          <w:p w14:paraId="68AB79AA">
            <w:pPr>
              <w:rPr>
                <w:del w:id="253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51BA11D5">
            <w:pPr>
              <w:spacing w:before="81" w:line="238" w:lineRule="auto"/>
              <w:ind w:left="649"/>
              <w:rPr>
                <w:del w:id="25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55" w:author="咨询组" w:date="2025-12-10T10:45:12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出</w:delText>
              </w:r>
            </w:del>
            <w:del w:id="256" w:author="咨询组" w:date="2025-12-10T10:45:12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生</w:delText>
              </w:r>
            </w:del>
          </w:p>
          <w:p w14:paraId="490A1749">
            <w:pPr>
              <w:spacing w:line="218" w:lineRule="auto"/>
              <w:ind w:left="621"/>
              <w:rPr>
                <w:del w:id="25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58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259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月</w:delText>
              </w:r>
            </w:del>
          </w:p>
        </w:tc>
        <w:tc>
          <w:tcPr>
            <w:tcW w:w="1706" w:type="dxa"/>
            <w:vAlign w:val="top"/>
          </w:tcPr>
          <w:p w14:paraId="26E52D96">
            <w:pPr>
              <w:rPr>
                <w:del w:id="260" w:author="咨询组" w:date="2025-12-10T10:45:12Z"/>
                <w:rFonts w:ascii="Arial"/>
                <w:sz w:val="21"/>
              </w:rPr>
            </w:pPr>
          </w:p>
        </w:tc>
      </w:tr>
      <w:tr w14:paraId="4B5B7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del w:id="261" w:author="咨询组" w:date="2025-12-10T10:45:12Z"/>
        </w:trPr>
        <w:tc>
          <w:tcPr>
            <w:tcW w:w="1700" w:type="dxa"/>
            <w:vAlign w:val="top"/>
          </w:tcPr>
          <w:p w14:paraId="56834FE7">
            <w:pPr>
              <w:spacing w:before="67"/>
              <w:ind w:left="621"/>
              <w:rPr>
                <w:del w:id="26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63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264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47386BA0">
            <w:pPr>
              <w:spacing w:before="1" w:line="220" w:lineRule="auto"/>
              <w:ind w:left="626"/>
              <w:rPr>
                <w:del w:id="26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66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560" w:type="dxa"/>
            <w:vAlign w:val="top"/>
          </w:tcPr>
          <w:p w14:paraId="0D28F0ED">
            <w:pPr>
              <w:rPr>
                <w:del w:id="267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137E9F04">
            <w:pPr>
              <w:spacing w:before="67"/>
              <w:ind w:left="631"/>
              <w:rPr>
                <w:del w:id="26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69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270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3F46D0B5">
            <w:pPr>
              <w:spacing w:line="217" w:lineRule="auto"/>
              <w:ind w:left="648"/>
              <w:rPr>
                <w:del w:id="27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72" w:author="咨询组" w:date="2025-12-10T10:45:12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岗</w:delText>
              </w:r>
            </w:del>
            <w:del w:id="273" w:author="咨询组" w:date="2025-12-10T10:45:12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位</w:delText>
              </w:r>
            </w:del>
          </w:p>
        </w:tc>
        <w:tc>
          <w:tcPr>
            <w:tcW w:w="1557" w:type="dxa"/>
            <w:vAlign w:val="top"/>
          </w:tcPr>
          <w:p w14:paraId="5DEA9241">
            <w:pPr>
              <w:rPr>
                <w:del w:id="274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4C0FF6D">
            <w:pPr>
              <w:spacing w:before="67"/>
              <w:ind w:left="633"/>
              <w:rPr>
                <w:del w:id="27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76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277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2359B370">
            <w:pPr>
              <w:spacing w:line="219" w:lineRule="auto"/>
              <w:ind w:left="629"/>
              <w:rPr>
                <w:del w:id="27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79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等</w:delText>
              </w:r>
            </w:del>
            <w:del w:id="280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级</w:delText>
              </w:r>
            </w:del>
          </w:p>
        </w:tc>
        <w:tc>
          <w:tcPr>
            <w:tcW w:w="1706" w:type="dxa"/>
            <w:vAlign w:val="top"/>
          </w:tcPr>
          <w:p w14:paraId="3CEA3D4C">
            <w:pPr>
              <w:rPr>
                <w:del w:id="281" w:author="咨询组" w:date="2025-12-10T10:45:12Z"/>
                <w:rFonts w:ascii="Arial"/>
                <w:sz w:val="21"/>
              </w:rPr>
            </w:pPr>
          </w:p>
        </w:tc>
      </w:tr>
      <w:tr w14:paraId="5C5082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282" w:author="咨询组" w:date="2025-12-10T10:45:12Z"/>
        </w:trPr>
        <w:tc>
          <w:tcPr>
            <w:tcW w:w="1700" w:type="dxa"/>
            <w:vAlign w:val="top"/>
          </w:tcPr>
          <w:p w14:paraId="33770C84">
            <w:pPr>
              <w:spacing w:before="231" w:line="217" w:lineRule="auto"/>
              <w:ind w:left="636"/>
              <w:rPr>
                <w:del w:id="28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84" w:author="咨询组" w:date="2025-12-10T10:45:12Z">
              <w:r>
                <w:rPr>
                  <w:rFonts w:ascii="仿宋" w:hAnsi="仿宋" w:eastAsia="仿宋" w:cs="仿宋"/>
                  <w:spacing w:val="-9"/>
                  <w:sz w:val="24"/>
                  <w:szCs w:val="24"/>
                </w:rPr>
                <w:delText>国</w:delText>
              </w:r>
            </w:del>
            <w:del w:id="285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籍</w:delText>
              </w:r>
            </w:del>
          </w:p>
        </w:tc>
        <w:tc>
          <w:tcPr>
            <w:tcW w:w="1560" w:type="dxa"/>
            <w:vAlign w:val="top"/>
          </w:tcPr>
          <w:p w14:paraId="2C156616">
            <w:pPr>
              <w:rPr>
                <w:del w:id="286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2874DC3E">
            <w:pPr>
              <w:spacing w:before="75"/>
              <w:ind w:left="381"/>
              <w:rPr>
                <w:del w:id="28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8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工作单位</w:delText>
              </w:r>
            </w:del>
          </w:p>
          <w:p w14:paraId="2192CF95">
            <w:pPr>
              <w:spacing w:before="1" w:line="218" w:lineRule="auto"/>
              <w:ind w:left="493"/>
              <w:rPr>
                <w:del w:id="28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90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</w:delText>
              </w:r>
            </w:del>
            <w:del w:id="291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1557" w:type="dxa"/>
            <w:vAlign w:val="top"/>
          </w:tcPr>
          <w:p w14:paraId="2CD75480">
            <w:pPr>
              <w:rPr>
                <w:del w:id="292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1BC7153">
            <w:pPr>
              <w:spacing w:before="75"/>
              <w:ind w:left="623"/>
              <w:rPr>
                <w:del w:id="29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94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身</w:delText>
              </w:r>
            </w:del>
            <w:del w:id="295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份</w:delText>
              </w:r>
            </w:del>
          </w:p>
          <w:p w14:paraId="0A335839">
            <w:pPr>
              <w:spacing w:line="219" w:lineRule="auto"/>
              <w:ind w:left="625"/>
              <w:rPr>
                <w:del w:id="29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297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证</w:delText>
              </w:r>
            </w:del>
            <w:del w:id="298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号</w:delText>
              </w:r>
            </w:del>
          </w:p>
        </w:tc>
        <w:tc>
          <w:tcPr>
            <w:tcW w:w="1706" w:type="dxa"/>
            <w:vAlign w:val="top"/>
          </w:tcPr>
          <w:p w14:paraId="6F5581C2">
            <w:pPr>
              <w:rPr>
                <w:del w:id="299" w:author="咨询组" w:date="2025-12-10T10:45:12Z"/>
                <w:rFonts w:ascii="Arial"/>
                <w:sz w:val="21"/>
              </w:rPr>
            </w:pPr>
          </w:p>
        </w:tc>
      </w:tr>
      <w:tr w14:paraId="2845CC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  <w:del w:id="300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695DFF70">
            <w:pPr>
              <w:spacing w:line="247" w:lineRule="auto"/>
              <w:rPr>
                <w:del w:id="301" w:author="咨询组" w:date="2025-12-10T10:45:12Z"/>
                <w:rFonts w:ascii="Arial"/>
                <w:sz w:val="21"/>
              </w:rPr>
            </w:pPr>
          </w:p>
          <w:p w14:paraId="371BC607">
            <w:pPr>
              <w:spacing w:line="248" w:lineRule="auto"/>
              <w:rPr>
                <w:del w:id="302" w:author="咨询组" w:date="2025-12-10T10:45:12Z"/>
                <w:rFonts w:ascii="Arial"/>
                <w:sz w:val="21"/>
              </w:rPr>
            </w:pPr>
          </w:p>
          <w:p w14:paraId="75CA3CF6">
            <w:pPr>
              <w:spacing w:line="248" w:lineRule="auto"/>
              <w:rPr>
                <w:del w:id="303" w:author="咨询组" w:date="2025-12-10T10:45:12Z"/>
                <w:rFonts w:ascii="Arial"/>
                <w:sz w:val="21"/>
              </w:rPr>
            </w:pPr>
          </w:p>
          <w:p w14:paraId="1BBF4D37">
            <w:pPr>
              <w:spacing w:line="248" w:lineRule="auto"/>
              <w:rPr>
                <w:del w:id="304" w:author="咨询组" w:date="2025-12-10T10:45:12Z"/>
                <w:rFonts w:ascii="Arial"/>
                <w:sz w:val="21"/>
              </w:rPr>
            </w:pPr>
          </w:p>
          <w:p w14:paraId="70A7295A">
            <w:pPr>
              <w:spacing w:line="248" w:lineRule="auto"/>
              <w:rPr>
                <w:del w:id="305" w:author="咨询组" w:date="2025-12-10T10:45:12Z"/>
                <w:rFonts w:ascii="Arial"/>
                <w:sz w:val="21"/>
              </w:rPr>
            </w:pPr>
          </w:p>
          <w:p w14:paraId="5E381F31">
            <w:pPr>
              <w:spacing w:line="248" w:lineRule="auto"/>
              <w:rPr>
                <w:del w:id="306" w:author="咨询组" w:date="2025-12-10T10:45:12Z"/>
                <w:rFonts w:ascii="Arial"/>
                <w:sz w:val="21"/>
              </w:rPr>
            </w:pPr>
          </w:p>
          <w:p w14:paraId="7582AB46">
            <w:pPr>
              <w:spacing w:before="78" w:line="252" w:lineRule="auto"/>
              <w:ind w:left="625" w:right="128" w:hanging="483"/>
              <w:rPr>
                <w:del w:id="30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08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家庭</w:delText>
              </w:r>
            </w:del>
            <w:del w:id="309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主要成员</w:delText>
              </w:r>
            </w:del>
            <w:del w:id="310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311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情</w:delText>
              </w:r>
            </w:del>
            <w:del w:id="312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况</w:delText>
              </w:r>
            </w:del>
          </w:p>
        </w:tc>
        <w:tc>
          <w:tcPr>
            <w:tcW w:w="1560" w:type="dxa"/>
            <w:vAlign w:val="top"/>
          </w:tcPr>
          <w:p w14:paraId="59315ABF">
            <w:pPr>
              <w:spacing w:line="287" w:lineRule="auto"/>
              <w:rPr>
                <w:del w:id="313" w:author="咨询组" w:date="2025-12-10T10:45:12Z"/>
                <w:rFonts w:ascii="Arial"/>
                <w:sz w:val="21"/>
              </w:rPr>
            </w:pPr>
          </w:p>
          <w:p w14:paraId="66A20662">
            <w:pPr>
              <w:spacing w:line="287" w:lineRule="auto"/>
              <w:rPr>
                <w:del w:id="314" w:author="咨询组" w:date="2025-12-10T10:45:12Z"/>
                <w:rFonts w:ascii="Arial"/>
                <w:sz w:val="21"/>
              </w:rPr>
            </w:pPr>
          </w:p>
          <w:p w14:paraId="22DCCE93">
            <w:pPr>
              <w:spacing w:before="78" w:line="216" w:lineRule="auto"/>
              <w:ind w:left="548"/>
              <w:rPr>
                <w:del w:id="31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16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称</w:delText>
              </w:r>
            </w:del>
            <w:del w:id="317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谓</w:delText>
              </w:r>
            </w:del>
          </w:p>
        </w:tc>
        <w:tc>
          <w:tcPr>
            <w:tcW w:w="1701" w:type="dxa"/>
            <w:vAlign w:val="top"/>
          </w:tcPr>
          <w:p w14:paraId="52B00D6E">
            <w:pPr>
              <w:spacing w:line="287" w:lineRule="auto"/>
              <w:rPr>
                <w:del w:id="318" w:author="咨询组" w:date="2025-12-10T10:45:12Z"/>
                <w:rFonts w:ascii="Arial"/>
                <w:sz w:val="21"/>
              </w:rPr>
            </w:pPr>
          </w:p>
          <w:p w14:paraId="7CF77F46">
            <w:pPr>
              <w:spacing w:line="288" w:lineRule="auto"/>
              <w:rPr>
                <w:del w:id="319" w:author="咨询组" w:date="2025-12-10T10:45:12Z"/>
                <w:rFonts w:ascii="Arial"/>
                <w:sz w:val="21"/>
              </w:rPr>
            </w:pPr>
          </w:p>
          <w:p w14:paraId="563EE2A9">
            <w:pPr>
              <w:spacing w:before="78" w:line="220" w:lineRule="auto"/>
              <w:ind w:left="616"/>
              <w:rPr>
                <w:del w:id="32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21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322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57" w:type="dxa"/>
            <w:vAlign w:val="top"/>
          </w:tcPr>
          <w:p w14:paraId="1C4ED977">
            <w:pPr>
              <w:spacing w:line="287" w:lineRule="auto"/>
              <w:rPr>
                <w:del w:id="323" w:author="咨询组" w:date="2025-12-10T10:45:12Z"/>
                <w:rFonts w:ascii="Arial"/>
                <w:sz w:val="21"/>
              </w:rPr>
            </w:pPr>
          </w:p>
          <w:p w14:paraId="202C1736">
            <w:pPr>
              <w:spacing w:line="288" w:lineRule="auto"/>
              <w:rPr>
                <w:del w:id="324" w:author="咨询组" w:date="2025-12-10T10:45:12Z"/>
                <w:rFonts w:ascii="Arial"/>
                <w:sz w:val="21"/>
              </w:rPr>
            </w:pPr>
          </w:p>
          <w:p w14:paraId="4217EFCD">
            <w:pPr>
              <w:spacing w:before="78" w:line="218" w:lineRule="auto"/>
              <w:ind w:left="547"/>
              <w:rPr>
                <w:del w:id="32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26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327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701" w:type="dxa"/>
            <w:vAlign w:val="top"/>
          </w:tcPr>
          <w:p w14:paraId="2C3F1B52">
            <w:pPr>
              <w:spacing w:line="421" w:lineRule="auto"/>
              <w:rPr>
                <w:del w:id="328" w:author="咨询组" w:date="2025-12-10T10:45:12Z"/>
                <w:rFonts w:ascii="Arial"/>
                <w:sz w:val="21"/>
              </w:rPr>
            </w:pPr>
          </w:p>
          <w:p w14:paraId="17FB2E0C">
            <w:pPr>
              <w:spacing w:before="78" w:line="239" w:lineRule="auto"/>
              <w:ind w:left="623"/>
              <w:rPr>
                <w:del w:id="32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30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331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327E119B">
            <w:pPr>
              <w:spacing w:before="1" w:line="220" w:lineRule="auto"/>
              <w:ind w:left="628"/>
              <w:rPr>
                <w:del w:id="33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33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706" w:type="dxa"/>
            <w:vAlign w:val="top"/>
          </w:tcPr>
          <w:p w14:paraId="2B591DF1">
            <w:pPr>
              <w:spacing w:before="33"/>
              <w:ind w:left="15" w:right="9" w:firstLine="11"/>
              <w:rPr>
                <w:del w:id="33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35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工</w:delText>
              </w:r>
            </w:del>
            <w:del w:id="336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作单位、职务</w:delText>
              </w:r>
            </w:del>
            <w:del w:id="337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338" w:author="咨询组" w:date="2025-12-10T10:45:12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及</w:delText>
              </w:r>
            </w:del>
            <w:del w:id="339" w:author="咨询组" w:date="2025-12-10T10:45:12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居住地(是否</w:delText>
              </w:r>
            </w:del>
            <w:del w:id="340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341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取得外国国籍</w:delText>
              </w:r>
            </w:del>
            <w:del w:id="342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、</w:delText>
              </w:r>
            </w:del>
            <w:del w:id="343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344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境外长期</w:delText>
              </w:r>
            </w:del>
            <w:del w:id="345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>或永久</w:delText>
              </w:r>
            </w:del>
          </w:p>
          <w:p w14:paraId="7E3D2751">
            <w:pPr>
              <w:spacing w:line="214" w:lineRule="auto"/>
              <w:ind w:left="375"/>
              <w:rPr>
                <w:del w:id="34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47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居留权)</w:delText>
              </w:r>
            </w:del>
          </w:p>
        </w:tc>
      </w:tr>
      <w:tr w14:paraId="2489DB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348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55EB7481">
            <w:pPr>
              <w:rPr>
                <w:del w:id="349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0A6EA003">
            <w:pPr>
              <w:rPr>
                <w:del w:id="350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5F099DD9">
            <w:pPr>
              <w:rPr>
                <w:del w:id="351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2304CC24">
            <w:pPr>
              <w:rPr>
                <w:del w:id="352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6B7A9BCD">
            <w:pPr>
              <w:rPr>
                <w:del w:id="353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7AF2C364">
            <w:pPr>
              <w:rPr>
                <w:del w:id="354" w:author="咨询组" w:date="2025-12-10T10:45:12Z"/>
                <w:rFonts w:ascii="Arial"/>
                <w:sz w:val="21"/>
              </w:rPr>
            </w:pPr>
          </w:p>
        </w:tc>
      </w:tr>
      <w:tr w14:paraId="2F8A39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  <w:del w:id="355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5284CE29">
            <w:pPr>
              <w:rPr>
                <w:del w:id="356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182F9FBB">
            <w:pPr>
              <w:rPr>
                <w:del w:id="357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3283871">
            <w:pPr>
              <w:rPr>
                <w:del w:id="358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7AADECB6">
            <w:pPr>
              <w:rPr>
                <w:del w:id="359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5E3E287">
            <w:pPr>
              <w:rPr>
                <w:del w:id="360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110B9A8E">
            <w:pPr>
              <w:rPr>
                <w:del w:id="361" w:author="咨询组" w:date="2025-12-10T10:45:12Z"/>
                <w:rFonts w:ascii="Arial"/>
                <w:sz w:val="21"/>
              </w:rPr>
            </w:pPr>
          </w:p>
        </w:tc>
      </w:tr>
      <w:tr w14:paraId="3D1E2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362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47F8CF62">
            <w:pPr>
              <w:rPr>
                <w:del w:id="363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7576E0D5">
            <w:pPr>
              <w:rPr>
                <w:del w:id="364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7B479466">
            <w:pPr>
              <w:rPr>
                <w:del w:id="365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7CEB15C9">
            <w:pPr>
              <w:rPr>
                <w:del w:id="366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7BAD0C0D">
            <w:pPr>
              <w:rPr>
                <w:del w:id="367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216397EF">
            <w:pPr>
              <w:rPr>
                <w:del w:id="368" w:author="咨询组" w:date="2025-12-10T10:45:12Z"/>
                <w:rFonts w:ascii="Arial"/>
                <w:sz w:val="21"/>
              </w:rPr>
            </w:pPr>
          </w:p>
        </w:tc>
      </w:tr>
      <w:tr w14:paraId="2AB173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  <w:del w:id="369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19508480">
            <w:pPr>
              <w:spacing w:line="259" w:lineRule="auto"/>
              <w:rPr>
                <w:del w:id="370" w:author="咨询组" w:date="2025-12-10T10:45:12Z"/>
                <w:rFonts w:ascii="Arial"/>
                <w:sz w:val="21"/>
              </w:rPr>
            </w:pPr>
          </w:p>
          <w:p w14:paraId="4FC95D65">
            <w:pPr>
              <w:spacing w:line="259" w:lineRule="auto"/>
              <w:rPr>
                <w:del w:id="371" w:author="咨询组" w:date="2025-12-10T10:45:12Z"/>
                <w:rFonts w:ascii="Arial"/>
                <w:sz w:val="21"/>
              </w:rPr>
            </w:pPr>
          </w:p>
          <w:p w14:paraId="14C5A7D7">
            <w:pPr>
              <w:spacing w:line="259" w:lineRule="auto"/>
              <w:rPr>
                <w:del w:id="372" w:author="咨询组" w:date="2025-12-10T10:45:12Z"/>
                <w:rFonts w:ascii="Arial"/>
                <w:sz w:val="21"/>
              </w:rPr>
            </w:pPr>
          </w:p>
          <w:p w14:paraId="5320BDD9">
            <w:pPr>
              <w:spacing w:line="260" w:lineRule="auto"/>
              <w:rPr>
                <w:del w:id="373" w:author="咨询组" w:date="2025-12-10T10:45:12Z"/>
                <w:rFonts w:ascii="Arial"/>
                <w:sz w:val="21"/>
              </w:rPr>
            </w:pPr>
          </w:p>
          <w:p w14:paraId="6F1C07E9">
            <w:pPr>
              <w:spacing w:line="260" w:lineRule="auto"/>
              <w:rPr>
                <w:del w:id="374" w:author="咨询组" w:date="2025-12-10T10:45:12Z"/>
                <w:rFonts w:ascii="Arial"/>
                <w:sz w:val="21"/>
              </w:rPr>
            </w:pPr>
          </w:p>
          <w:p w14:paraId="6F422E55">
            <w:pPr>
              <w:spacing w:line="260" w:lineRule="auto"/>
              <w:rPr>
                <w:del w:id="375" w:author="咨询组" w:date="2025-12-10T10:45:12Z"/>
                <w:rFonts w:ascii="Arial"/>
                <w:sz w:val="21"/>
              </w:rPr>
            </w:pPr>
          </w:p>
          <w:p w14:paraId="515408A6">
            <w:pPr>
              <w:spacing w:line="260" w:lineRule="auto"/>
              <w:rPr>
                <w:del w:id="376" w:author="咨询组" w:date="2025-12-10T10:45:12Z"/>
                <w:rFonts w:ascii="Arial"/>
                <w:sz w:val="21"/>
              </w:rPr>
            </w:pPr>
          </w:p>
          <w:p w14:paraId="3F646068">
            <w:pPr>
              <w:spacing w:line="260" w:lineRule="auto"/>
              <w:rPr>
                <w:del w:id="377" w:author="咨询组" w:date="2025-12-10T10:45:12Z"/>
                <w:rFonts w:ascii="Arial"/>
                <w:sz w:val="21"/>
              </w:rPr>
            </w:pPr>
          </w:p>
          <w:p w14:paraId="1B4750C3">
            <w:pPr>
              <w:spacing w:line="260" w:lineRule="auto"/>
              <w:rPr>
                <w:del w:id="378" w:author="咨询组" w:date="2025-12-10T10:45:12Z"/>
                <w:rFonts w:ascii="Arial"/>
                <w:sz w:val="21"/>
              </w:rPr>
            </w:pPr>
          </w:p>
          <w:p w14:paraId="31E4B786">
            <w:pPr>
              <w:spacing w:line="260" w:lineRule="auto"/>
              <w:rPr>
                <w:del w:id="379" w:author="咨询组" w:date="2025-12-10T10:45:12Z"/>
                <w:rFonts w:ascii="Arial"/>
                <w:sz w:val="21"/>
              </w:rPr>
            </w:pPr>
          </w:p>
          <w:p w14:paraId="56A1233E">
            <w:pPr>
              <w:spacing w:line="260" w:lineRule="auto"/>
              <w:rPr>
                <w:del w:id="380" w:author="咨询组" w:date="2025-12-10T10:45:12Z"/>
                <w:rFonts w:ascii="Arial"/>
                <w:sz w:val="21"/>
              </w:rPr>
            </w:pPr>
          </w:p>
          <w:p w14:paraId="62D51571">
            <w:pPr>
              <w:spacing w:line="260" w:lineRule="auto"/>
              <w:rPr>
                <w:del w:id="381" w:author="咨询组" w:date="2025-12-10T10:45:12Z"/>
                <w:rFonts w:ascii="Arial"/>
                <w:sz w:val="21"/>
              </w:rPr>
            </w:pPr>
          </w:p>
          <w:p w14:paraId="4F531F95">
            <w:pPr>
              <w:spacing w:before="78" w:line="218" w:lineRule="auto"/>
              <w:ind w:left="392"/>
              <w:rPr>
                <w:del w:id="38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83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审</w:delText>
              </w:r>
            </w:del>
            <w:del w:id="384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批事项</w:delText>
              </w:r>
            </w:del>
          </w:p>
        </w:tc>
        <w:tc>
          <w:tcPr>
            <w:tcW w:w="1560" w:type="dxa"/>
            <w:vAlign w:val="top"/>
          </w:tcPr>
          <w:p w14:paraId="0067D387">
            <w:pPr>
              <w:spacing w:before="109" w:line="253" w:lineRule="auto"/>
              <w:ind w:left="557" w:right="298" w:hanging="236"/>
              <w:rPr>
                <w:del w:id="38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86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审</w:delText>
              </w:r>
            </w:del>
            <w:del w:id="387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批事项</w:delText>
              </w:r>
            </w:del>
            <w:del w:id="388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389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类</w:delText>
              </w:r>
            </w:del>
            <w:del w:id="390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型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4FEA70F4">
            <w:pPr>
              <w:spacing w:before="262" w:line="216" w:lineRule="auto"/>
              <w:ind w:left="279"/>
              <w:rPr>
                <w:del w:id="39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92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□</w:delText>
              </w:r>
            </w:del>
            <w:del w:id="393" w:author="咨询组" w:date="2025-12-10T10:45:12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申请出(国)境  □新申办出入境证件</w:delText>
              </w:r>
            </w:del>
          </w:p>
        </w:tc>
      </w:tr>
      <w:tr w14:paraId="19B31B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del w:id="394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6DC6351">
            <w:pPr>
              <w:rPr>
                <w:del w:id="395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restart"/>
            <w:tcBorders>
              <w:bottom w:val="nil"/>
            </w:tcBorders>
            <w:vAlign w:val="top"/>
          </w:tcPr>
          <w:p w14:paraId="098FFF71">
            <w:pPr>
              <w:spacing w:line="329" w:lineRule="auto"/>
              <w:rPr>
                <w:del w:id="396" w:author="咨询组" w:date="2025-12-10T10:45:12Z"/>
                <w:rFonts w:ascii="Arial"/>
                <w:sz w:val="21"/>
              </w:rPr>
            </w:pPr>
          </w:p>
          <w:p w14:paraId="7C4BA0FA">
            <w:pPr>
              <w:spacing w:line="329" w:lineRule="auto"/>
              <w:rPr>
                <w:del w:id="397" w:author="咨询组" w:date="2025-12-10T10:45:12Z"/>
                <w:rFonts w:ascii="Arial"/>
                <w:sz w:val="21"/>
              </w:rPr>
            </w:pPr>
          </w:p>
          <w:p w14:paraId="619CE90F">
            <w:pPr>
              <w:spacing w:before="78" w:line="218" w:lineRule="auto"/>
              <w:ind w:left="313"/>
              <w:rPr>
                <w:del w:id="39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399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证</w:delText>
              </w:r>
            </w:del>
            <w:del w:id="40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件类型</w:delText>
              </w:r>
            </w:del>
          </w:p>
        </w:tc>
        <w:tc>
          <w:tcPr>
            <w:tcW w:w="1701" w:type="dxa"/>
            <w:vAlign w:val="top"/>
          </w:tcPr>
          <w:p w14:paraId="174613F3">
            <w:pPr>
              <w:spacing w:before="164" w:line="218" w:lineRule="auto"/>
              <w:ind w:left="405"/>
              <w:rPr>
                <w:del w:id="40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02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因</w:delText>
              </w:r>
            </w:del>
            <w:del w:id="403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私护照</w:delText>
              </w:r>
            </w:del>
          </w:p>
        </w:tc>
        <w:tc>
          <w:tcPr>
            <w:tcW w:w="1557" w:type="dxa"/>
            <w:vMerge w:val="restart"/>
            <w:tcBorders>
              <w:bottom w:val="nil"/>
            </w:tcBorders>
            <w:vAlign w:val="top"/>
          </w:tcPr>
          <w:p w14:paraId="06B03D84">
            <w:pPr>
              <w:spacing w:line="329" w:lineRule="auto"/>
              <w:rPr>
                <w:del w:id="404" w:author="咨询组" w:date="2025-12-10T10:45:12Z"/>
                <w:rFonts w:ascii="Arial"/>
                <w:sz w:val="21"/>
              </w:rPr>
            </w:pPr>
          </w:p>
          <w:p w14:paraId="05292FBF">
            <w:pPr>
              <w:spacing w:line="329" w:lineRule="auto"/>
              <w:rPr>
                <w:del w:id="405" w:author="咨询组" w:date="2025-12-10T10:45:12Z"/>
                <w:rFonts w:ascii="Arial"/>
                <w:sz w:val="21"/>
              </w:rPr>
            </w:pPr>
          </w:p>
          <w:p w14:paraId="17B1BB5E">
            <w:pPr>
              <w:spacing w:before="78" w:line="218" w:lineRule="auto"/>
              <w:ind w:left="312"/>
              <w:rPr>
                <w:del w:id="40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07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证</w:delText>
              </w:r>
            </w:del>
            <w:del w:id="40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件号码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655E79FF">
            <w:pPr>
              <w:rPr>
                <w:del w:id="409" w:author="咨询组" w:date="2025-12-10T10:45:12Z"/>
                <w:rFonts w:ascii="Arial"/>
                <w:sz w:val="21"/>
              </w:rPr>
            </w:pPr>
          </w:p>
        </w:tc>
      </w:tr>
      <w:tr w14:paraId="209797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del w:id="410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13B059C5">
            <w:pPr>
              <w:rPr>
                <w:del w:id="411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continue"/>
            <w:tcBorders>
              <w:top w:val="nil"/>
              <w:bottom w:val="nil"/>
            </w:tcBorders>
            <w:vAlign w:val="top"/>
          </w:tcPr>
          <w:p w14:paraId="30C2FF90">
            <w:pPr>
              <w:rPr>
                <w:del w:id="412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EAE1D60">
            <w:pPr>
              <w:spacing w:before="168" w:line="217" w:lineRule="auto"/>
              <w:ind w:left="262"/>
              <w:rPr>
                <w:del w:id="41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14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港</w:delText>
              </w:r>
            </w:del>
            <w:del w:id="415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澳</w:delText>
              </w:r>
            </w:del>
            <w:del w:id="416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通行证</w:delText>
              </w:r>
            </w:del>
          </w:p>
        </w:tc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5B691CA3">
            <w:pPr>
              <w:rPr>
                <w:del w:id="417" w:author="咨询组" w:date="2025-12-10T10:45:12Z"/>
                <w:rFonts w:ascii="Arial"/>
                <w:sz w:val="21"/>
              </w:rPr>
            </w:pPr>
          </w:p>
        </w:tc>
        <w:tc>
          <w:tcPr>
            <w:tcW w:w="3407" w:type="dxa"/>
            <w:gridSpan w:val="2"/>
            <w:vAlign w:val="top"/>
          </w:tcPr>
          <w:p w14:paraId="6F232563">
            <w:pPr>
              <w:rPr>
                <w:del w:id="418" w:author="咨询组" w:date="2025-12-10T10:45:12Z"/>
                <w:rFonts w:ascii="Arial"/>
                <w:sz w:val="21"/>
              </w:rPr>
            </w:pPr>
          </w:p>
        </w:tc>
      </w:tr>
      <w:tr w14:paraId="66E14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del w:id="419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2D96D096">
            <w:pPr>
              <w:rPr>
                <w:del w:id="420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  <w:vAlign w:val="top"/>
          </w:tcPr>
          <w:p w14:paraId="461B9152">
            <w:pPr>
              <w:rPr>
                <w:del w:id="421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2067C208">
            <w:pPr>
              <w:spacing w:before="163" w:line="217" w:lineRule="auto"/>
              <w:ind w:left="284"/>
              <w:rPr>
                <w:del w:id="42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23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台湾通行证</w:delText>
              </w:r>
            </w:del>
          </w:p>
        </w:tc>
        <w:tc>
          <w:tcPr>
            <w:tcW w:w="1557" w:type="dxa"/>
            <w:vMerge w:val="continue"/>
            <w:tcBorders>
              <w:top w:val="nil"/>
            </w:tcBorders>
            <w:vAlign w:val="top"/>
          </w:tcPr>
          <w:p w14:paraId="1D75CC6E">
            <w:pPr>
              <w:rPr>
                <w:del w:id="424" w:author="咨询组" w:date="2025-12-10T10:45:12Z"/>
                <w:rFonts w:ascii="Arial"/>
                <w:sz w:val="21"/>
              </w:rPr>
            </w:pPr>
          </w:p>
        </w:tc>
        <w:tc>
          <w:tcPr>
            <w:tcW w:w="3407" w:type="dxa"/>
            <w:gridSpan w:val="2"/>
            <w:vAlign w:val="top"/>
          </w:tcPr>
          <w:p w14:paraId="266416C5">
            <w:pPr>
              <w:rPr>
                <w:del w:id="425" w:author="咨询组" w:date="2025-12-10T10:45:12Z"/>
                <w:rFonts w:ascii="Arial"/>
                <w:sz w:val="21"/>
              </w:rPr>
            </w:pPr>
          </w:p>
        </w:tc>
      </w:tr>
      <w:tr w14:paraId="20DF0F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  <w:del w:id="426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3B5EA20">
            <w:pPr>
              <w:rPr>
                <w:del w:id="427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2C4E3190">
            <w:pPr>
              <w:spacing w:before="40" w:line="235" w:lineRule="auto"/>
              <w:ind w:left="1" w:right="286" w:firstLine="50"/>
              <w:rPr>
                <w:del w:id="42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29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拟</w:delText>
              </w:r>
            </w:del>
            <w:del w:id="43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前往国家</w:delText>
              </w:r>
            </w:del>
            <w:del w:id="431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432" w:author="咨询组" w:date="2025-12-10T10:45:12Z">
              <w:r>
                <w:rPr>
                  <w:rFonts w:ascii="Times New Roman" w:hAnsi="Times New Roman" w:eastAsia="Times New Roman" w:cs="Times New Roman"/>
                  <w:spacing w:val="20"/>
                  <w:sz w:val="24"/>
                  <w:szCs w:val="24"/>
                </w:rPr>
                <w:delText>/</w:delText>
              </w:r>
            </w:del>
            <w:del w:id="433" w:author="咨询组" w:date="2025-12-10T10:45:12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地区(如途</w:delText>
              </w:r>
            </w:del>
          </w:p>
          <w:p w14:paraId="711E1511">
            <w:pPr>
              <w:spacing w:before="9"/>
              <w:ind w:left="50"/>
              <w:rPr>
                <w:del w:id="43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35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经</w:delText>
              </w:r>
            </w:del>
            <w:del w:id="436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香</w:delText>
              </w:r>
            </w:del>
            <w:del w:id="437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港，亦</w:delText>
              </w:r>
            </w:del>
          </w:p>
          <w:p w14:paraId="51A85D92">
            <w:pPr>
              <w:spacing w:line="213" w:lineRule="auto"/>
              <w:ind w:left="177"/>
              <w:rPr>
                <w:del w:id="43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39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需说明)</w:delText>
              </w:r>
            </w:del>
          </w:p>
        </w:tc>
        <w:tc>
          <w:tcPr>
            <w:tcW w:w="1701" w:type="dxa"/>
            <w:vAlign w:val="top"/>
          </w:tcPr>
          <w:p w14:paraId="28F110FA">
            <w:pPr>
              <w:rPr>
                <w:del w:id="440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2EE23307">
            <w:pPr>
              <w:spacing w:before="193" w:line="218" w:lineRule="auto"/>
              <w:ind w:left="65"/>
              <w:rPr>
                <w:del w:id="44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42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本年</w:delText>
              </w:r>
            </w:del>
            <w:del w:id="443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度已因私</w:delText>
              </w:r>
            </w:del>
          </w:p>
          <w:p w14:paraId="323012E5">
            <w:pPr>
              <w:spacing w:before="28" w:line="219" w:lineRule="auto"/>
              <w:ind w:left="96"/>
              <w:rPr>
                <w:del w:id="44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45" w:author="咨询组" w:date="2025-12-10T10:45:12Z">
              <w:r>
                <w:rPr>
                  <w:rFonts w:ascii="仿宋" w:hAnsi="仿宋" w:eastAsia="仿宋" w:cs="仿宋"/>
                  <w:spacing w:val="34"/>
                  <w:sz w:val="24"/>
                  <w:szCs w:val="24"/>
                </w:rPr>
                <w:delText>出</w:delText>
              </w:r>
            </w:del>
            <w:del w:id="446" w:author="咨询组" w:date="2025-12-10T10:45:12Z">
              <w:r>
                <w:rPr>
                  <w:rFonts w:ascii="仿宋" w:hAnsi="仿宋" w:eastAsia="仿宋" w:cs="仿宋"/>
                  <w:spacing w:val="33"/>
                  <w:sz w:val="24"/>
                  <w:szCs w:val="24"/>
                </w:rPr>
                <w:delText>国(境)次</w:delText>
              </w:r>
            </w:del>
          </w:p>
          <w:p w14:paraId="7B487B0A">
            <w:pPr>
              <w:spacing w:before="27" w:line="219" w:lineRule="auto"/>
              <w:ind w:left="671"/>
              <w:rPr>
                <w:del w:id="44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48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>数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465F8C5A">
            <w:pPr>
              <w:rPr>
                <w:del w:id="449" w:author="咨询组" w:date="2025-12-10T10:45:12Z"/>
                <w:rFonts w:ascii="Arial"/>
                <w:sz w:val="21"/>
              </w:rPr>
            </w:pPr>
          </w:p>
        </w:tc>
      </w:tr>
      <w:tr w14:paraId="2B047A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  <w:del w:id="450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0AF8B981">
            <w:pPr>
              <w:rPr>
                <w:del w:id="451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1EDB58DD">
            <w:pPr>
              <w:spacing w:before="173" w:line="255" w:lineRule="auto"/>
              <w:ind w:left="552" w:right="178" w:hanging="336"/>
              <w:rPr>
                <w:del w:id="45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53" w:author="咨询组" w:date="2025-12-10T10:45:12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出国(境</w:delText>
              </w:r>
            </w:del>
            <w:del w:id="454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)</w:delText>
              </w:r>
            </w:del>
            <w:del w:id="455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456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事</w:delText>
              </w:r>
            </w:del>
            <w:del w:id="457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由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2B427251">
            <w:pPr>
              <w:spacing w:line="251" w:lineRule="auto"/>
              <w:rPr>
                <w:del w:id="458" w:author="咨询组" w:date="2025-12-10T10:45:12Z"/>
                <w:rFonts w:ascii="Arial"/>
                <w:sz w:val="21"/>
              </w:rPr>
            </w:pPr>
          </w:p>
          <w:p w14:paraId="16ADAF3A">
            <w:pPr>
              <w:spacing w:before="78" w:line="217" w:lineRule="auto"/>
              <w:ind w:left="279"/>
              <w:rPr>
                <w:del w:id="45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60" w:author="咨询组" w:date="2025-12-10T10:45:12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□</w:delText>
              </w:r>
            </w:del>
            <w:del w:id="461" w:author="咨询组" w:date="2025-12-10T10:45:12Z">
              <w:r>
                <w:rPr>
                  <w:rFonts w:ascii="仿宋" w:hAnsi="仿宋" w:eastAsia="仿宋" w:cs="仿宋"/>
                  <w:spacing w:val="9"/>
                  <w:sz w:val="24"/>
                  <w:szCs w:val="24"/>
                </w:rPr>
                <w:delText>旅</w:delText>
              </w:r>
            </w:del>
            <w:del w:id="462" w:author="咨询组" w:date="2025-12-10T10:45:12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游  □探亲  □治病  □其他：</w:delText>
              </w:r>
            </w:del>
          </w:p>
        </w:tc>
      </w:tr>
      <w:tr w14:paraId="359CC4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del w:id="463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055AB905">
            <w:pPr>
              <w:rPr>
                <w:del w:id="464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3F1CC1D2">
            <w:pPr>
              <w:spacing w:before="244" w:line="219" w:lineRule="auto"/>
              <w:ind w:left="307"/>
              <w:rPr>
                <w:del w:id="46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66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起</w:delText>
              </w:r>
            </w:del>
            <w:del w:id="467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止时间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27B86DE4">
            <w:pPr>
              <w:spacing w:before="244" w:line="218" w:lineRule="auto"/>
              <w:ind w:left="825"/>
              <w:rPr>
                <w:del w:id="46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69" w:author="咨询组" w:date="2025-12-10T10:45:12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 xml:space="preserve">年 </w:delText>
              </w:r>
            </w:del>
            <w:del w:id="470" w:author="咨询组" w:date="2025-12-10T10:45:12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 xml:space="preserve"> 月  日  至  年  月  日</w:delText>
              </w:r>
            </w:del>
          </w:p>
        </w:tc>
      </w:tr>
      <w:tr w14:paraId="0EB49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  <w:del w:id="471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4233A73D">
            <w:pPr>
              <w:rPr>
                <w:del w:id="472" w:author="咨询组" w:date="2025-12-10T10:45:12Z"/>
                <w:rFonts w:ascii="Arial"/>
                <w:sz w:val="21"/>
              </w:rPr>
            </w:pPr>
          </w:p>
        </w:tc>
        <w:tc>
          <w:tcPr>
            <w:tcW w:w="4818" w:type="dxa"/>
            <w:gridSpan w:val="3"/>
            <w:vAlign w:val="top"/>
          </w:tcPr>
          <w:p w14:paraId="2A62F2CF">
            <w:pPr>
              <w:spacing w:before="210" w:line="248" w:lineRule="auto"/>
              <w:ind w:left="262" w:right="132" w:firstLine="40"/>
              <w:rPr>
                <w:del w:id="47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74" w:author="咨询组" w:date="2025-12-10T10:45:12Z">
              <w:r>
                <w:rPr>
                  <w:rFonts w:ascii="仿宋" w:hAnsi="仿宋" w:eastAsia="仿宋" w:cs="仿宋"/>
                  <w:spacing w:val="3"/>
                  <w:sz w:val="24"/>
                  <w:szCs w:val="24"/>
                </w:rPr>
                <w:delText>申请人是否存在正被立案审查(调查)、涉</w:delText>
              </w:r>
            </w:del>
            <w:del w:id="475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476" w:author="咨询组" w:date="2025-12-10T10:45:12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嫌</w:delText>
              </w:r>
            </w:del>
            <w:del w:id="477" w:author="咨询组" w:date="2025-12-10T10:45:12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严重违纪违法或其他不适宜出(国)境</w:delText>
              </w:r>
            </w:del>
            <w:del w:id="478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479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的</w:delText>
              </w:r>
            </w:del>
            <w:del w:id="480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情况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6C0891AC">
            <w:pPr>
              <w:spacing w:line="440" w:lineRule="auto"/>
              <w:rPr>
                <w:del w:id="481" w:author="咨询组" w:date="2025-12-10T10:45:12Z"/>
                <w:rFonts w:ascii="Arial"/>
                <w:sz w:val="21"/>
              </w:rPr>
            </w:pPr>
          </w:p>
          <w:p w14:paraId="5ABFC856">
            <w:pPr>
              <w:spacing w:before="78" w:line="220" w:lineRule="auto"/>
              <w:ind w:left="288"/>
              <w:rPr>
                <w:del w:id="48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83" w:author="咨询组" w:date="2025-12-10T10:45:12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□是  □</w:delText>
              </w:r>
            </w:del>
            <w:del w:id="484" w:author="咨询组" w:date="2025-12-10T10:45:12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否</w:delText>
              </w:r>
            </w:del>
          </w:p>
        </w:tc>
      </w:tr>
    </w:tbl>
    <w:p w14:paraId="2584AD21">
      <w:pPr>
        <w:rPr>
          <w:del w:id="485" w:author="咨询组" w:date="2025-12-10T10:45:12Z"/>
          <w:rFonts w:ascii="Arial"/>
          <w:sz w:val="21"/>
        </w:rPr>
      </w:pPr>
    </w:p>
    <w:p w14:paraId="4FAC1B36">
      <w:pPr>
        <w:rPr>
          <w:del w:id="486" w:author="咨询组" w:date="2025-12-10T10:45:12Z"/>
        </w:rPr>
        <w:sectPr>
          <w:footerReference r:id="rId7" w:type="default"/>
          <w:pgSz w:w="11912" w:h="16841"/>
          <w:pgMar w:top="1214" w:right="789" w:bottom="1483" w:left="1190" w:header="0" w:footer="1208" w:gutter="0"/>
          <w:cols w:space="720" w:num="1"/>
        </w:sectPr>
      </w:pPr>
    </w:p>
    <w:tbl>
      <w:tblPr>
        <w:tblStyle w:val="6"/>
        <w:tblW w:w="99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560"/>
        <w:gridCol w:w="1701"/>
        <w:gridCol w:w="1557"/>
        <w:gridCol w:w="1701"/>
        <w:gridCol w:w="1706"/>
      </w:tblGrid>
      <w:tr w14:paraId="7D69C3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del w:id="487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29AD8AC2">
            <w:pPr>
              <w:spacing w:line="353" w:lineRule="auto"/>
              <w:rPr>
                <w:del w:id="488" w:author="咨询组" w:date="2025-12-10T10:45:12Z"/>
                <w:rFonts w:ascii="Arial"/>
                <w:sz w:val="21"/>
              </w:rPr>
            </w:pPr>
          </w:p>
          <w:p w14:paraId="7C0C21B0">
            <w:pPr>
              <w:spacing w:line="354" w:lineRule="auto"/>
              <w:rPr>
                <w:del w:id="489" w:author="咨询组" w:date="2025-12-10T10:45:12Z"/>
                <w:rFonts w:ascii="Arial"/>
                <w:sz w:val="21"/>
              </w:rPr>
            </w:pPr>
          </w:p>
          <w:p w14:paraId="662E95CF">
            <w:pPr>
              <w:spacing w:before="78" w:line="217" w:lineRule="auto"/>
              <w:ind w:left="160"/>
              <w:rPr>
                <w:del w:id="49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91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同</w:delText>
              </w:r>
            </w:del>
            <w:del w:id="492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行</w:delText>
              </w:r>
            </w:del>
            <w:del w:id="493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人员情况</w:delText>
              </w:r>
            </w:del>
          </w:p>
          <w:p w14:paraId="31430921">
            <w:pPr>
              <w:spacing w:before="30" w:line="253" w:lineRule="auto"/>
              <w:ind w:left="625" w:right="22" w:hanging="619"/>
              <w:rPr>
                <w:del w:id="49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495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(仅涉密人员填</w:delText>
              </w:r>
            </w:del>
            <w:del w:id="496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497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写</w:delText>
              </w:r>
            </w:del>
            <w:del w:id="498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)</w:delText>
              </w:r>
            </w:del>
          </w:p>
        </w:tc>
        <w:tc>
          <w:tcPr>
            <w:tcW w:w="1560" w:type="dxa"/>
            <w:vAlign w:val="top"/>
          </w:tcPr>
          <w:p w14:paraId="5D603E56">
            <w:pPr>
              <w:spacing w:before="286" w:line="218" w:lineRule="auto"/>
              <w:ind w:left="199"/>
              <w:rPr>
                <w:del w:id="49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00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与</w:delText>
              </w:r>
            </w:del>
            <w:del w:id="501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本</w:delText>
              </w:r>
            </w:del>
            <w:del w:id="502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人关系</w:delText>
              </w:r>
            </w:del>
          </w:p>
        </w:tc>
        <w:tc>
          <w:tcPr>
            <w:tcW w:w="1701" w:type="dxa"/>
            <w:vAlign w:val="top"/>
          </w:tcPr>
          <w:p w14:paraId="5975493D">
            <w:pPr>
              <w:spacing w:before="286" w:line="220" w:lineRule="auto"/>
              <w:ind w:left="616"/>
              <w:rPr>
                <w:del w:id="50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04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505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57" w:type="dxa"/>
            <w:vAlign w:val="top"/>
          </w:tcPr>
          <w:p w14:paraId="19FFAAF6">
            <w:pPr>
              <w:spacing w:before="286" w:line="218" w:lineRule="auto"/>
              <w:ind w:left="547"/>
              <w:rPr>
                <w:del w:id="50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07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50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701" w:type="dxa"/>
            <w:vAlign w:val="top"/>
          </w:tcPr>
          <w:p w14:paraId="57D392EA">
            <w:pPr>
              <w:spacing w:before="130"/>
              <w:ind w:left="623"/>
              <w:rPr>
                <w:del w:id="50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10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511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42D8A21C">
            <w:pPr>
              <w:spacing w:before="1" w:line="220" w:lineRule="auto"/>
              <w:ind w:left="628"/>
              <w:rPr>
                <w:del w:id="51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13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706" w:type="dxa"/>
            <w:vAlign w:val="top"/>
          </w:tcPr>
          <w:p w14:paraId="04C9053E">
            <w:pPr>
              <w:spacing w:before="129" w:line="254" w:lineRule="auto"/>
              <w:ind w:left="29" w:right="251" w:firstLine="175"/>
              <w:rPr>
                <w:del w:id="51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15" w:author="咨询组" w:date="2025-12-10T10:45:12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工作单位、</w:delText>
              </w:r>
            </w:del>
            <w:del w:id="516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517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职</w:delText>
              </w:r>
            </w:del>
            <w:del w:id="51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务及居住地</w:delText>
              </w:r>
            </w:del>
          </w:p>
        </w:tc>
      </w:tr>
      <w:tr w14:paraId="5E5DFA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del w:id="519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42DE1729">
            <w:pPr>
              <w:rPr>
                <w:del w:id="520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05A9A9D8">
            <w:pPr>
              <w:rPr>
                <w:del w:id="521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5FE32122">
            <w:pPr>
              <w:rPr>
                <w:del w:id="522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6BBE90D9">
            <w:pPr>
              <w:rPr>
                <w:del w:id="523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2CBDEAF6">
            <w:pPr>
              <w:rPr>
                <w:del w:id="524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0ED1468B">
            <w:pPr>
              <w:rPr>
                <w:del w:id="525" w:author="咨询组" w:date="2025-12-10T10:45:12Z"/>
                <w:rFonts w:ascii="Arial"/>
                <w:sz w:val="21"/>
              </w:rPr>
            </w:pPr>
          </w:p>
        </w:tc>
      </w:tr>
      <w:tr w14:paraId="11A40D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  <w:del w:id="526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4F25827C">
            <w:pPr>
              <w:rPr>
                <w:del w:id="527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4321E526">
            <w:pPr>
              <w:rPr>
                <w:del w:id="528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13E558D">
            <w:pPr>
              <w:rPr>
                <w:del w:id="529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1FF4826C">
            <w:pPr>
              <w:rPr>
                <w:del w:id="530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252BCDA6">
            <w:pPr>
              <w:rPr>
                <w:del w:id="531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473C5BD3">
            <w:pPr>
              <w:rPr>
                <w:del w:id="532" w:author="咨询组" w:date="2025-12-10T10:45:12Z"/>
                <w:rFonts w:ascii="Arial"/>
                <w:sz w:val="21"/>
              </w:rPr>
            </w:pPr>
          </w:p>
        </w:tc>
      </w:tr>
      <w:tr w14:paraId="5DC4F5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9" w:hRule="atLeast"/>
          <w:del w:id="533" w:author="咨询组" w:date="2025-12-10T10:45:12Z"/>
        </w:trPr>
        <w:tc>
          <w:tcPr>
            <w:tcW w:w="1700" w:type="dxa"/>
            <w:vAlign w:val="top"/>
          </w:tcPr>
          <w:p w14:paraId="5AFBBFC7">
            <w:pPr>
              <w:spacing w:line="247" w:lineRule="auto"/>
              <w:rPr>
                <w:del w:id="534" w:author="咨询组" w:date="2025-12-10T10:45:12Z"/>
                <w:rFonts w:ascii="Arial"/>
                <w:sz w:val="21"/>
              </w:rPr>
            </w:pPr>
          </w:p>
          <w:p w14:paraId="7CB18395">
            <w:pPr>
              <w:spacing w:line="247" w:lineRule="auto"/>
              <w:rPr>
                <w:del w:id="535" w:author="咨询组" w:date="2025-12-10T10:45:12Z"/>
                <w:rFonts w:ascii="Arial"/>
                <w:sz w:val="21"/>
              </w:rPr>
            </w:pPr>
          </w:p>
          <w:p w14:paraId="264D9B83">
            <w:pPr>
              <w:spacing w:line="248" w:lineRule="auto"/>
              <w:rPr>
                <w:del w:id="536" w:author="咨询组" w:date="2025-12-10T10:45:12Z"/>
                <w:rFonts w:ascii="Arial"/>
                <w:sz w:val="21"/>
              </w:rPr>
            </w:pPr>
          </w:p>
          <w:p w14:paraId="7C184EBB">
            <w:pPr>
              <w:spacing w:line="248" w:lineRule="auto"/>
              <w:rPr>
                <w:del w:id="537" w:author="咨询组" w:date="2025-12-10T10:45:12Z"/>
                <w:rFonts w:ascii="Arial"/>
                <w:sz w:val="21"/>
              </w:rPr>
            </w:pPr>
          </w:p>
          <w:p w14:paraId="7DC55310">
            <w:pPr>
              <w:spacing w:line="248" w:lineRule="auto"/>
              <w:rPr>
                <w:del w:id="538" w:author="咨询组" w:date="2025-12-10T10:45:12Z"/>
                <w:rFonts w:ascii="Arial"/>
                <w:sz w:val="21"/>
              </w:rPr>
            </w:pPr>
          </w:p>
          <w:p w14:paraId="32794A48">
            <w:pPr>
              <w:spacing w:line="248" w:lineRule="auto"/>
              <w:rPr>
                <w:del w:id="539" w:author="咨询组" w:date="2025-12-10T10:45:12Z"/>
                <w:rFonts w:ascii="Arial"/>
                <w:sz w:val="21"/>
              </w:rPr>
            </w:pPr>
          </w:p>
          <w:p w14:paraId="3F67EA52">
            <w:pPr>
              <w:spacing w:before="78" w:line="217" w:lineRule="auto"/>
              <w:ind w:left="141"/>
              <w:rPr>
                <w:del w:id="54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41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集团部室意见</w:delText>
              </w:r>
            </w:del>
          </w:p>
        </w:tc>
        <w:tc>
          <w:tcPr>
            <w:tcW w:w="8225" w:type="dxa"/>
            <w:gridSpan w:val="5"/>
            <w:vAlign w:val="top"/>
          </w:tcPr>
          <w:p w14:paraId="31BBC333">
            <w:pPr>
              <w:spacing w:line="269" w:lineRule="auto"/>
              <w:rPr>
                <w:del w:id="542" w:author="咨询组" w:date="2025-12-10T10:45:12Z"/>
                <w:rFonts w:ascii="Arial"/>
                <w:sz w:val="21"/>
              </w:rPr>
            </w:pPr>
          </w:p>
          <w:p w14:paraId="21765DE9">
            <w:pPr>
              <w:spacing w:line="269" w:lineRule="auto"/>
              <w:rPr>
                <w:del w:id="543" w:author="咨询组" w:date="2025-12-10T10:45:12Z"/>
                <w:rFonts w:ascii="Arial"/>
                <w:sz w:val="21"/>
              </w:rPr>
            </w:pPr>
          </w:p>
          <w:p w14:paraId="177FEE49">
            <w:pPr>
              <w:spacing w:line="269" w:lineRule="auto"/>
              <w:rPr>
                <w:del w:id="544" w:author="咨询组" w:date="2025-12-10T10:45:12Z"/>
                <w:rFonts w:ascii="Arial"/>
                <w:sz w:val="21"/>
              </w:rPr>
            </w:pPr>
          </w:p>
          <w:p w14:paraId="6BEA3F8F">
            <w:pPr>
              <w:spacing w:line="269" w:lineRule="auto"/>
              <w:rPr>
                <w:del w:id="545" w:author="咨询组" w:date="2025-12-10T10:45:12Z"/>
                <w:rFonts w:ascii="Arial"/>
                <w:sz w:val="21"/>
              </w:rPr>
            </w:pPr>
          </w:p>
          <w:p w14:paraId="13A74888">
            <w:pPr>
              <w:spacing w:line="269" w:lineRule="auto"/>
              <w:rPr>
                <w:del w:id="546" w:author="咨询组" w:date="2025-12-10T10:45:12Z"/>
                <w:rFonts w:ascii="Arial"/>
                <w:sz w:val="21"/>
              </w:rPr>
            </w:pPr>
          </w:p>
          <w:p w14:paraId="3DAC0FC0">
            <w:pPr>
              <w:spacing w:line="269" w:lineRule="auto"/>
              <w:rPr>
                <w:del w:id="547" w:author="咨询组" w:date="2025-12-10T10:45:12Z"/>
                <w:rFonts w:ascii="Arial"/>
                <w:sz w:val="21"/>
              </w:rPr>
            </w:pPr>
          </w:p>
          <w:p w14:paraId="59261869">
            <w:pPr>
              <w:spacing w:line="269" w:lineRule="auto"/>
              <w:rPr>
                <w:del w:id="548" w:author="咨询组" w:date="2025-12-10T10:45:12Z"/>
                <w:rFonts w:ascii="Arial"/>
                <w:sz w:val="21"/>
              </w:rPr>
            </w:pPr>
          </w:p>
          <w:p w14:paraId="042BF96F">
            <w:pPr>
              <w:spacing w:line="270" w:lineRule="auto"/>
              <w:rPr>
                <w:del w:id="549" w:author="咨询组" w:date="2025-12-10T10:45:12Z"/>
                <w:rFonts w:ascii="Arial"/>
                <w:sz w:val="21"/>
              </w:rPr>
            </w:pPr>
          </w:p>
          <w:p w14:paraId="20DCD082">
            <w:pPr>
              <w:spacing w:before="78" w:line="218" w:lineRule="auto"/>
              <w:ind w:left="4394"/>
              <w:rPr>
                <w:del w:id="55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51" w:author="咨询组" w:date="2025-12-10T10:45:12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主要负责人签名(公章)：</w:delText>
              </w:r>
            </w:del>
          </w:p>
          <w:p w14:paraId="41AC56F0">
            <w:pPr>
              <w:spacing w:before="304" w:line="218" w:lineRule="auto"/>
              <w:ind w:right="189"/>
              <w:jc w:val="right"/>
              <w:rPr>
                <w:del w:id="55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53" w:author="咨询组" w:date="2025-12-10T10:45:12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年  月  日</w:delText>
              </w:r>
            </w:del>
          </w:p>
        </w:tc>
      </w:tr>
    </w:tbl>
    <w:p w14:paraId="22D50F42">
      <w:pPr>
        <w:spacing w:line="337" w:lineRule="auto"/>
        <w:rPr>
          <w:del w:id="554" w:author="咨询组" w:date="2025-12-10T10:45:12Z"/>
          <w:rFonts w:ascii="Arial"/>
          <w:sz w:val="21"/>
        </w:rPr>
      </w:pPr>
    </w:p>
    <w:p w14:paraId="3D43907C">
      <w:pPr>
        <w:spacing w:line="337" w:lineRule="auto"/>
        <w:rPr>
          <w:del w:id="555" w:author="咨询组" w:date="2025-12-10T10:45:12Z"/>
          <w:rFonts w:ascii="Arial"/>
          <w:sz w:val="21"/>
        </w:rPr>
      </w:pPr>
    </w:p>
    <w:p w14:paraId="61EABCBC">
      <w:pPr>
        <w:spacing w:before="91" w:line="216" w:lineRule="auto"/>
        <w:ind w:left="1367"/>
        <w:rPr>
          <w:del w:id="556" w:author="咨询组" w:date="2025-12-10T10:45:12Z"/>
          <w:rFonts w:ascii="仿宋" w:hAnsi="仿宋" w:eastAsia="仿宋" w:cs="仿宋"/>
          <w:sz w:val="28"/>
          <w:szCs w:val="28"/>
        </w:rPr>
      </w:pPr>
      <w:del w:id="557" w:author="咨询组" w:date="2025-12-10T10:45:12Z">
        <w:r>
          <w:rPr>
            <w:rFonts w:ascii="仿宋" w:hAnsi="仿宋" w:eastAsia="仿宋" w:cs="仿宋"/>
            <w:spacing w:val="-10"/>
            <w:sz w:val="28"/>
            <w:szCs w:val="28"/>
          </w:rPr>
          <w:delText>申请人签名：</w:delText>
        </w:r>
      </w:del>
      <w:del w:id="558" w:author="咨询组" w:date="2025-12-10T10:45:12Z">
        <w:r>
          <w:rPr>
            <w:rFonts w:ascii="仿宋" w:hAnsi="仿宋" w:eastAsia="仿宋" w:cs="仿宋"/>
            <w:spacing w:val="-10"/>
            <w:sz w:val="28"/>
            <w:szCs w:val="28"/>
            <w:u w:val="single" w:color="auto"/>
          </w:rPr>
          <w:delText xml:space="preserve"> </w:delText>
        </w:r>
      </w:del>
      <w:del w:id="559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               </w:delText>
        </w:r>
      </w:del>
      <w:del w:id="560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申请日期：</w:delText>
        </w:r>
      </w:del>
      <w:del w:id="561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    </w:delText>
        </w:r>
      </w:del>
      <w:del w:id="562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年</w:delText>
        </w:r>
      </w:del>
      <w:del w:id="563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</w:delText>
        </w:r>
      </w:del>
      <w:del w:id="564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月</w:delText>
        </w:r>
      </w:del>
      <w:del w:id="565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</w:delText>
        </w:r>
      </w:del>
      <w:del w:id="566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日</w:delText>
        </w:r>
      </w:del>
    </w:p>
    <w:p w14:paraId="5AB6EA3C">
      <w:pPr>
        <w:rPr>
          <w:del w:id="567" w:author="咨询组" w:date="2025-12-10T10:45:12Z"/>
        </w:rPr>
        <w:sectPr>
          <w:footerReference r:id="rId8" w:type="default"/>
          <w:pgSz w:w="11912" w:h="16841"/>
          <w:pgMar w:top="1200" w:right="789" w:bottom="1485" w:left="1190" w:header="0" w:footer="1208" w:gutter="0"/>
          <w:cols w:space="720" w:num="1"/>
        </w:sectPr>
      </w:pPr>
    </w:p>
    <w:p w14:paraId="0B318F2E">
      <w:pPr>
        <w:spacing w:before="64" w:line="222" w:lineRule="auto"/>
        <w:ind w:left="645"/>
        <w:rPr>
          <w:del w:id="568" w:author="咨询组" w:date="2025-12-10T10:45:12Z"/>
          <w:rFonts w:ascii="仿宋" w:hAnsi="仿宋" w:eastAsia="仿宋" w:cs="仿宋"/>
          <w:sz w:val="31"/>
          <w:szCs w:val="31"/>
        </w:rPr>
      </w:pPr>
      <w:del w:id="569" w:author="咨询组" w:date="2025-12-10T10:45:12Z">
        <w:r>
          <w:rPr>
            <w:rFonts w:ascii="仿宋" w:hAnsi="仿宋" w:eastAsia="仿宋" w:cs="仿宋"/>
            <w:spacing w:val="12"/>
            <w:sz w:val="31"/>
            <w:szCs w:val="31"/>
          </w:rPr>
          <w:delText>附</w:delText>
        </w:r>
      </w:del>
      <w:del w:id="570" w:author="咨询组" w:date="2025-12-10T10:45:12Z">
        <w:r>
          <w:rPr>
            <w:rFonts w:ascii="仿宋" w:hAnsi="仿宋" w:eastAsia="仿宋" w:cs="仿宋"/>
            <w:spacing w:val="6"/>
            <w:sz w:val="31"/>
            <w:szCs w:val="31"/>
          </w:rPr>
          <w:delText>录</w:delText>
        </w:r>
      </w:del>
      <w:del w:id="571" w:author="咨询组" w:date="2025-12-10T10:45:12Z">
        <w:r>
          <w:rPr>
            <w:rFonts w:ascii="Times New Roman" w:hAnsi="Times New Roman" w:eastAsia="Times New Roman" w:cs="Times New Roman"/>
            <w:spacing w:val="6"/>
            <w:sz w:val="31"/>
            <w:szCs w:val="31"/>
          </w:rPr>
          <w:delText xml:space="preserve">1-2 </w:delText>
        </w:r>
      </w:del>
      <w:del w:id="572" w:author="咨询组" w:date="2025-12-10T10:45:12Z">
        <w:r>
          <w:rPr>
            <w:rFonts w:ascii="仿宋" w:hAnsi="仿宋" w:eastAsia="仿宋" w:cs="仿宋"/>
            <w:spacing w:val="6"/>
            <w:sz w:val="31"/>
            <w:szCs w:val="31"/>
          </w:rPr>
          <w:delText>适用于业务单元直属机构</w:delText>
        </w:r>
      </w:del>
    </w:p>
    <w:p w14:paraId="17A036D1">
      <w:pPr>
        <w:spacing w:before="51" w:line="199" w:lineRule="auto"/>
        <w:ind w:left="3212"/>
        <w:rPr>
          <w:del w:id="573" w:author="咨询组" w:date="2025-12-10T10:45:12Z"/>
          <w:rFonts w:ascii="华文中宋" w:hAnsi="华文中宋" w:eastAsia="华文中宋" w:cs="华文中宋"/>
          <w:sz w:val="36"/>
          <w:szCs w:val="36"/>
        </w:rPr>
      </w:pPr>
      <w:del w:id="574" w:author="咨询组" w:date="2025-12-10T10:45:12Z">
        <w:r>
          <w:rPr>
            <w:rFonts w:ascii="华文中宋" w:hAnsi="华文中宋" w:eastAsia="华文中宋" w:cs="华文中宋"/>
            <w:spacing w:val="1"/>
            <w:sz w:val="36"/>
            <w:szCs w:val="36"/>
          </w:rPr>
          <w:delText>因</w:delText>
        </w:r>
      </w:del>
      <w:del w:id="575" w:author="咨询组" w:date="2025-12-10T10:45:12Z">
        <w:r>
          <w:rPr>
            <w:rFonts w:ascii="华文中宋" w:hAnsi="华文中宋" w:eastAsia="华文中宋" w:cs="华文中宋"/>
            <w:sz w:val="36"/>
            <w:szCs w:val="36"/>
          </w:rPr>
          <w:delText>私出国  (境)  审批表</w:delText>
        </w:r>
      </w:del>
    </w:p>
    <w:p w14:paraId="6CD7F638">
      <w:pPr>
        <w:spacing w:line="56" w:lineRule="exact"/>
        <w:rPr>
          <w:del w:id="576" w:author="咨询组" w:date="2025-12-10T10:45:12Z"/>
        </w:rPr>
      </w:pPr>
    </w:p>
    <w:tbl>
      <w:tblPr>
        <w:tblStyle w:val="6"/>
        <w:tblW w:w="99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560"/>
        <w:gridCol w:w="1701"/>
        <w:gridCol w:w="1557"/>
        <w:gridCol w:w="1701"/>
        <w:gridCol w:w="1706"/>
      </w:tblGrid>
      <w:tr w14:paraId="7BAF26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del w:id="577" w:author="咨询组" w:date="2025-12-10T10:45:12Z"/>
        </w:trPr>
        <w:tc>
          <w:tcPr>
            <w:tcW w:w="1700" w:type="dxa"/>
            <w:vAlign w:val="top"/>
          </w:tcPr>
          <w:p w14:paraId="19569B2D">
            <w:pPr>
              <w:spacing w:before="235" w:line="220" w:lineRule="auto"/>
              <w:ind w:left="616"/>
              <w:rPr>
                <w:del w:id="57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79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580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60" w:type="dxa"/>
            <w:vAlign w:val="top"/>
          </w:tcPr>
          <w:p w14:paraId="1AC970EA">
            <w:pPr>
              <w:rPr>
                <w:del w:id="581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34D6F308">
            <w:pPr>
              <w:spacing w:before="235" w:line="216" w:lineRule="auto"/>
              <w:ind w:left="620"/>
              <w:rPr>
                <w:del w:id="58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83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584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557" w:type="dxa"/>
            <w:vAlign w:val="top"/>
          </w:tcPr>
          <w:p w14:paraId="28E55584">
            <w:pPr>
              <w:rPr>
                <w:del w:id="585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1C3121FF">
            <w:pPr>
              <w:spacing w:before="81" w:line="238" w:lineRule="auto"/>
              <w:ind w:left="649"/>
              <w:rPr>
                <w:del w:id="58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87" w:author="咨询组" w:date="2025-12-10T10:45:12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出</w:delText>
              </w:r>
            </w:del>
            <w:del w:id="588" w:author="咨询组" w:date="2025-12-10T10:45:12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生</w:delText>
              </w:r>
            </w:del>
          </w:p>
          <w:p w14:paraId="373B5C60">
            <w:pPr>
              <w:spacing w:line="218" w:lineRule="auto"/>
              <w:ind w:left="621"/>
              <w:rPr>
                <w:del w:id="58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90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591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月</w:delText>
              </w:r>
            </w:del>
          </w:p>
        </w:tc>
        <w:tc>
          <w:tcPr>
            <w:tcW w:w="1706" w:type="dxa"/>
            <w:vAlign w:val="top"/>
          </w:tcPr>
          <w:p w14:paraId="32B3B05D">
            <w:pPr>
              <w:rPr>
                <w:del w:id="592" w:author="咨询组" w:date="2025-12-10T10:45:12Z"/>
                <w:rFonts w:ascii="Arial"/>
                <w:sz w:val="21"/>
              </w:rPr>
            </w:pPr>
          </w:p>
        </w:tc>
      </w:tr>
      <w:tr w14:paraId="0A0F7F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del w:id="593" w:author="咨询组" w:date="2025-12-10T10:45:12Z"/>
        </w:trPr>
        <w:tc>
          <w:tcPr>
            <w:tcW w:w="1700" w:type="dxa"/>
            <w:vAlign w:val="top"/>
          </w:tcPr>
          <w:p w14:paraId="7C3A3FBC">
            <w:pPr>
              <w:spacing w:before="67"/>
              <w:ind w:left="621"/>
              <w:rPr>
                <w:del w:id="59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95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596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3BAE0EAF">
            <w:pPr>
              <w:spacing w:before="1" w:line="220" w:lineRule="auto"/>
              <w:ind w:left="626"/>
              <w:rPr>
                <w:del w:id="59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598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560" w:type="dxa"/>
            <w:vAlign w:val="top"/>
          </w:tcPr>
          <w:p w14:paraId="3E64D653">
            <w:pPr>
              <w:rPr>
                <w:del w:id="599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7019B208">
            <w:pPr>
              <w:spacing w:before="67"/>
              <w:ind w:left="631"/>
              <w:rPr>
                <w:del w:id="60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01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602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1C13274F">
            <w:pPr>
              <w:spacing w:line="217" w:lineRule="auto"/>
              <w:ind w:left="648"/>
              <w:rPr>
                <w:del w:id="60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04" w:author="咨询组" w:date="2025-12-10T10:45:12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岗</w:delText>
              </w:r>
            </w:del>
            <w:del w:id="605" w:author="咨询组" w:date="2025-12-10T10:45:12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位</w:delText>
              </w:r>
            </w:del>
          </w:p>
        </w:tc>
        <w:tc>
          <w:tcPr>
            <w:tcW w:w="1557" w:type="dxa"/>
            <w:vAlign w:val="top"/>
          </w:tcPr>
          <w:p w14:paraId="3A0E6911">
            <w:pPr>
              <w:rPr>
                <w:del w:id="606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39ED419">
            <w:pPr>
              <w:spacing w:before="67"/>
              <w:ind w:left="633"/>
              <w:rPr>
                <w:del w:id="60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08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609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</w:delText>
              </w:r>
            </w:del>
          </w:p>
          <w:p w14:paraId="38090F63">
            <w:pPr>
              <w:spacing w:line="219" w:lineRule="auto"/>
              <w:ind w:left="629"/>
              <w:rPr>
                <w:del w:id="61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11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等</w:delText>
              </w:r>
            </w:del>
            <w:del w:id="612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级</w:delText>
              </w:r>
            </w:del>
          </w:p>
        </w:tc>
        <w:tc>
          <w:tcPr>
            <w:tcW w:w="1706" w:type="dxa"/>
            <w:vAlign w:val="top"/>
          </w:tcPr>
          <w:p w14:paraId="0F1EEF44">
            <w:pPr>
              <w:rPr>
                <w:del w:id="613" w:author="咨询组" w:date="2025-12-10T10:45:12Z"/>
                <w:rFonts w:ascii="Arial"/>
                <w:sz w:val="21"/>
              </w:rPr>
            </w:pPr>
          </w:p>
        </w:tc>
      </w:tr>
      <w:tr w14:paraId="716A0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614" w:author="咨询组" w:date="2025-12-10T10:45:12Z"/>
        </w:trPr>
        <w:tc>
          <w:tcPr>
            <w:tcW w:w="1700" w:type="dxa"/>
            <w:vAlign w:val="top"/>
          </w:tcPr>
          <w:p w14:paraId="752B17A9">
            <w:pPr>
              <w:spacing w:before="231" w:line="217" w:lineRule="auto"/>
              <w:ind w:left="636"/>
              <w:rPr>
                <w:del w:id="61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16" w:author="咨询组" w:date="2025-12-10T10:45:12Z">
              <w:r>
                <w:rPr>
                  <w:rFonts w:ascii="仿宋" w:hAnsi="仿宋" w:eastAsia="仿宋" w:cs="仿宋"/>
                  <w:spacing w:val="-9"/>
                  <w:sz w:val="24"/>
                  <w:szCs w:val="24"/>
                </w:rPr>
                <w:delText>国</w:delText>
              </w:r>
            </w:del>
            <w:del w:id="617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籍</w:delText>
              </w:r>
            </w:del>
          </w:p>
        </w:tc>
        <w:tc>
          <w:tcPr>
            <w:tcW w:w="1560" w:type="dxa"/>
            <w:vAlign w:val="top"/>
          </w:tcPr>
          <w:p w14:paraId="3F6BFDF8">
            <w:pPr>
              <w:rPr>
                <w:del w:id="618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39C3BCFD">
            <w:pPr>
              <w:spacing w:before="75"/>
              <w:ind w:left="381"/>
              <w:rPr>
                <w:del w:id="61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2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工作单位</w:delText>
              </w:r>
            </w:del>
          </w:p>
          <w:p w14:paraId="4C15E79F">
            <w:pPr>
              <w:spacing w:before="1" w:line="218" w:lineRule="auto"/>
              <w:ind w:left="493"/>
              <w:rPr>
                <w:del w:id="62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22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</w:delText>
              </w:r>
            </w:del>
            <w:del w:id="623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务</w:delText>
              </w:r>
            </w:del>
          </w:p>
        </w:tc>
        <w:tc>
          <w:tcPr>
            <w:tcW w:w="1557" w:type="dxa"/>
            <w:vAlign w:val="top"/>
          </w:tcPr>
          <w:p w14:paraId="3305C172">
            <w:pPr>
              <w:rPr>
                <w:del w:id="624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18A451E7">
            <w:pPr>
              <w:spacing w:before="75"/>
              <w:ind w:left="623"/>
              <w:rPr>
                <w:del w:id="62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26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身</w:delText>
              </w:r>
            </w:del>
            <w:del w:id="627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份</w:delText>
              </w:r>
            </w:del>
          </w:p>
          <w:p w14:paraId="2D3CDC9B">
            <w:pPr>
              <w:spacing w:line="219" w:lineRule="auto"/>
              <w:ind w:left="625"/>
              <w:rPr>
                <w:del w:id="62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29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证</w:delText>
              </w:r>
            </w:del>
            <w:del w:id="630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号</w:delText>
              </w:r>
            </w:del>
          </w:p>
        </w:tc>
        <w:tc>
          <w:tcPr>
            <w:tcW w:w="1706" w:type="dxa"/>
            <w:vAlign w:val="top"/>
          </w:tcPr>
          <w:p w14:paraId="70AF3022">
            <w:pPr>
              <w:rPr>
                <w:del w:id="631" w:author="咨询组" w:date="2025-12-10T10:45:12Z"/>
                <w:rFonts w:ascii="Arial"/>
                <w:sz w:val="21"/>
              </w:rPr>
            </w:pPr>
          </w:p>
        </w:tc>
      </w:tr>
      <w:tr w14:paraId="02799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  <w:del w:id="632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721FB466">
            <w:pPr>
              <w:spacing w:line="247" w:lineRule="auto"/>
              <w:rPr>
                <w:del w:id="633" w:author="咨询组" w:date="2025-12-10T10:45:12Z"/>
                <w:rFonts w:ascii="Arial"/>
                <w:sz w:val="21"/>
              </w:rPr>
            </w:pPr>
          </w:p>
          <w:p w14:paraId="083B7A7C">
            <w:pPr>
              <w:spacing w:line="248" w:lineRule="auto"/>
              <w:rPr>
                <w:del w:id="634" w:author="咨询组" w:date="2025-12-10T10:45:12Z"/>
                <w:rFonts w:ascii="Arial"/>
                <w:sz w:val="21"/>
              </w:rPr>
            </w:pPr>
          </w:p>
          <w:p w14:paraId="56E0BE23">
            <w:pPr>
              <w:spacing w:line="248" w:lineRule="auto"/>
              <w:rPr>
                <w:del w:id="635" w:author="咨询组" w:date="2025-12-10T10:45:12Z"/>
                <w:rFonts w:ascii="Arial"/>
                <w:sz w:val="21"/>
              </w:rPr>
            </w:pPr>
          </w:p>
          <w:p w14:paraId="4470F28C">
            <w:pPr>
              <w:spacing w:line="248" w:lineRule="auto"/>
              <w:rPr>
                <w:del w:id="636" w:author="咨询组" w:date="2025-12-10T10:45:12Z"/>
                <w:rFonts w:ascii="Arial"/>
                <w:sz w:val="21"/>
              </w:rPr>
            </w:pPr>
          </w:p>
          <w:p w14:paraId="1E38166A">
            <w:pPr>
              <w:spacing w:line="248" w:lineRule="auto"/>
              <w:rPr>
                <w:del w:id="637" w:author="咨询组" w:date="2025-12-10T10:45:12Z"/>
                <w:rFonts w:ascii="Arial"/>
                <w:sz w:val="21"/>
              </w:rPr>
            </w:pPr>
          </w:p>
          <w:p w14:paraId="17B26F68">
            <w:pPr>
              <w:spacing w:line="248" w:lineRule="auto"/>
              <w:rPr>
                <w:del w:id="638" w:author="咨询组" w:date="2025-12-10T10:45:12Z"/>
                <w:rFonts w:ascii="Arial"/>
                <w:sz w:val="21"/>
              </w:rPr>
            </w:pPr>
          </w:p>
          <w:p w14:paraId="64916271">
            <w:pPr>
              <w:spacing w:before="78" w:line="252" w:lineRule="auto"/>
              <w:ind w:left="625" w:right="128" w:hanging="483"/>
              <w:rPr>
                <w:del w:id="63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40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家庭</w:delText>
              </w:r>
            </w:del>
            <w:del w:id="641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主要成员</w:delText>
              </w:r>
            </w:del>
            <w:del w:id="642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643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情</w:delText>
              </w:r>
            </w:del>
            <w:del w:id="644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况</w:delText>
              </w:r>
            </w:del>
          </w:p>
        </w:tc>
        <w:tc>
          <w:tcPr>
            <w:tcW w:w="1560" w:type="dxa"/>
            <w:vAlign w:val="top"/>
          </w:tcPr>
          <w:p w14:paraId="70BA6870">
            <w:pPr>
              <w:spacing w:line="287" w:lineRule="auto"/>
              <w:rPr>
                <w:del w:id="645" w:author="咨询组" w:date="2025-12-10T10:45:12Z"/>
                <w:rFonts w:ascii="Arial"/>
                <w:sz w:val="21"/>
              </w:rPr>
            </w:pPr>
          </w:p>
          <w:p w14:paraId="5869B5DC">
            <w:pPr>
              <w:spacing w:line="287" w:lineRule="auto"/>
              <w:rPr>
                <w:del w:id="646" w:author="咨询组" w:date="2025-12-10T10:45:12Z"/>
                <w:rFonts w:ascii="Arial"/>
                <w:sz w:val="21"/>
              </w:rPr>
            </w:pPr>
          </w:p>
          <w:p w14:paraId="5D343AA7">
            <w:pPr>
              <w:spacing w:before="78" w:line="216" w:lineRule="auto"/>
              <w:ind w:left="548"/>
              <w:rPr>
                <w:del w:id="64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48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称</w:delText>
              </w:r>
            </w:del>
            <w:del w:id="649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谓</w:delText>
              </w:r>
            </w:del>
          </w:p>
        </w:tc>
        <w:tc>
          <w:tcPr>
            <w:tcW w:w="1701" w:type="dxa"/>
            <w:vAlign w:val="top"/>
          </w:tcPr>
          <w:p w14:paraId="77EF54BB">
            <w:pPr>
              <w:spacing w:line="287" w:lineRule="auto"/>
              <w:rPr>
                <w:del w:id="650" w:author="咨询组" w:date="2025-12-10T10:45:12Z"/>
                <w:rFonts w:ascii="Arial"/>
                <w:sz w:val="21"/>
              </w:rPr>
            </w:pPr>
          </w:p>
          <w:p w14:paraId="0ECB0A78">
            <w:pPr>
              <w:spacing w:line="288" w:lineRule="auto"/>
              <w:rPr>
                <w:del w:id="651" w:author="咨询组" w:date="2025-12-10T10:45:12Z"/>
                <w:rFonts w:ascii="Arial"/>
                <w:sz w:val="21"/>
              </w:rPr>
            </w:pPr>
          </w:p>
          <w:p w14:paraId="148BA566">
            <w:pPr>
              <w:spacing w:before="78" w:line="220" w:lineRule="auto"/>
              <w:ind w:left="616"/>
              <w:rPr>
                <w:del w:id="65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53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654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57" w:type="dxa"/>
            <w:vAlign w:val="top"/>
          </w:tcPr>
          <w:p w14:paraId="29D29FC1">
            <w:pPr>
              <w:spacing w:line="287" w:lineRule="auto"/>
              <w:rPr>
                <w:del w:id="655" w:author="咨询组" w:date="2025-12-10T10:45:12Z"/>
                <w:rFonts w:ascii="Arial"/>
                <w:sz w:val="21"/>
              </w:rPr>
            </w:pPr>
          </w:p>
          <w:p w14:paraId="1FCE37CE">
            <w:pPr>
              <w:spacing w:line="288" w:lineRule="auto"/>
              <w:rPr>
                <w:del w:id="656" w:author="咨询组" w:date="2025-12-10T10:45:12Z"/>
                <w:rFonts w:ascii="Arial"/>
                <w:sz w:val="21"/>
              </w:rPr>
            </w:pPr>
          </w:p>
          <w:p w14:paraId="0926ACDF">
            <w:pPr>
              <w:spacing w:before="78" w:line="218" w:lineRule="auto"/>
              <w:ind w:left="547"/>
              <w:rPr>
                <w:del w:id="65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58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659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701" w:type="dxa"/>
            <w:vAlign w:val="top"/>
          </w:tcPr>
          <w:p w14:paraId="6BEB6206">
            <w:pPr>
              <w:spacing w:line="421" w:lineRule="auto"/>
              <w:rPr>
                <w:del w:id="660" w:author="咨询组" w:date="2025-12-10T10:45:12Z"/>
                <w:rFonts w:ascii="Arial"/>
                <w:sz w:val="21"/>
              </w:rPr>
            </w:pPr>
          </w:p>
          <w:p w14:paraId="7E13AE09">
            <w:pPr>
              <w:spacing w:before="78" w:line="239" w:lineRule="auto"/>
              <w:ind w:left="623"/>
              <w:rPr>
                <w:del w:id="66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62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663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6BF3B53F">
            <w:pPr>
              <w:spacing w:before="1" w:line="220" w:lineRule="auto"/>
              <w:ind w:left="628"/>
              <w:rPr>
                <w:del w:id="66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65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706" w:type="dxa"/>
            <w:vAlign w:val="top"/>
          </w:tcPr>
          <w:p w14:paraId="0E8068BD">
            <w:pPr>
              <w:spacing w:before="33"/>
              <w:ind w:left="15" w:right="9" w:firstLine="11"/>
              <w:rPr>
                <w:del w:id="66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67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工</w:delText>
              </w:r>
            </w:del>
            <w:del w:id="668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作单位、职务</w:delText>
              </w:r>
            </w:del>
            <w:del w:id="669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670" w:author="咨询组" w:date="2025-12-10T10:45:12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及</w:delText>
              </w:r>
            </w:del>
            <w:del w:id="671" w:author="咨询组" w:date="2025-12-10T10:45:12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居住地(是否</w:delText>
              </w:r>
            </w:del>
            <w:del w:id="672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673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取得外国国籍</w:delText>
              </w:r>
            </w:del>
            <w:del w:id="674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、</w:delText>
              </w:r>
            </w:del>
            <w:del w:id="675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676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境外长期</w:delText>
              </w:r>
            </w:del>
            <w:del w:id="677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>或永久</w:delText>
              </w:r>
            </w:del>
          </w:p>
          <w:p w14:paraId="51B00396">
            <w:pPr>
              <w:spacing w:line="214" w:lineRule="auto"/>
              <w:ind w:left="375"/>
              <w:rPr>
                <w:del w:id="67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679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居留权)</w:delText>
              </w:r>
            </w:del>
          </w:p>
        </w:tc>
      </w:tr>
      <w:tr w14:paraId="453F1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680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793A4C8">
            <w:pPr>
              <w:rPr>
                <w:del w:id="681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04B7462A">
            <w:pPr>
              <w:rPr>
                <w:del w:id="682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5F75597">
            <w:pPr>
              <w:rPr>
                <w:del w:id="683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47CBACF0">
            <w:pPr>
              <w:rPr>
                <w:del w:id="684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26087AC3">
            <w:pPr>
              <w:rPr>
                <w:del w:id="685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5AB0452B">
            <w:pPr>
              <w:rPr>
                <w:del w:id="686" w:author="咨询组" w:date="2025-12-10T10:45:12Z"/>
                <w:rFonts w:ascii="Arial"/>
                <w:sz w:val="21"/>
              </w:rPr>
            </w:pPr>
          </w:p>
        </w:tc>
      </w:tr>
      <w:tr w14:paraId="34DA5B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  <w:del w:id="687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85FA713">
            <w:pPr>
              <w:rPr>
                <w:del w:id="688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22E58D2C">
            <w:pPr>
              <w:rPr>
                <w:del w:id="689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A5B5256">
            <w:pPr>
              <w:rPr>
                <w:del w:id="690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3ECA36A8">
            <w:pPr>
              <w:rPr>
                <w:del w:id="691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3F01E47D">
            <w:pPr>
              <w:rPr>
                <w:del w:id="692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57AC843C">
            <w:pPr>
              <w:rPr>
                <w:del w:id="693" w:author="咨询组" w:date="2025-12-10T10:45:12Z"/>
                <w:rFonts w:ascii="Arial"/>
                <w:sz w:val="21"/>
              </w:rPr>
            </w:pPr>
          </w:p>
        </w:tc>
      </w:tr>
      <w:tr w14:paraId="1B0FA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del w:id="694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2F8AF0EE">
            <w:pPr>
              <w:rPr>
                <w:del w:id="695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2BD7E69E">
            <w:pPr>
              <w:rPr>
                <w:del w:id="696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3DDECD9D">
            <w:pPr>
              <w:rPr>
                <w:del w:id="697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09A320E0">
            <w:pPr>
              <w:rPr>
                <w:del w:id="698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6C1F050E">
            <w:pPr>
              <w:rPr>
                <w:del w:id="699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5C44F423">
            <w:pPr>
              <w:rPr>
                <w:del w:id="700" w:author="咨询组" w:date="2025-12-10T10:45:12Z"/>
                <w:rFonts w:ascii="Arial"/>
                <w:sz w:val="21"/>
              </w:rPr>
            </w:pPr>
          </w:p>
        </w:tc>
      </w:tr>
      <w:tr w14:paraId="4DE095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  <w:del w:id="701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106096C9">
            <w:pPr>
              <w:spacing w:line="259" w:lineRule="auto"/>
              <w:rPr>
                <w:del w:id="702" w:author="咨询组" w:date="2025-12-10T10:45:12Z"/>
                <w:rFonts w:ascii="Arial"/>
                <w:sz w:val="21"/>
              </w:rPr>
            </w:pPr>
          </w:p>
          <w:p w14:paraId="46791086">
            <w:pPr>
              <w:spacing w:line="259" w:lineRule="auto"/>
              <w:rPr>
                <w:del w:id="703" w:author="咨询组" w:date="2025-12-10T10:45:12Z"/>
                <w:rFonts w:ascii="Arial"/>
                <w:sz w:val="21"/>
              </w:rPr>
            </w:pPr>
          </w:p>
          <w:p w14:paraId="361EDB34">
            <w:pPr>
              <w:spacing w:line="259" w:lineRule="auto"/>
              <w:rPr>
                <w:del w:id="704" w:author="咨询组" w:date="2025-12-10T10:45:12Z"/>
                <w:rFonts w:ascii="Arial"/>
                <w:sz w:val="21"/>
              </w:rPr>
            </w:pPr>
          </w:p>
          <w:p w14:paraId="06E01E63">
            <w:pPr>
              <w:spacing w:line="260" w:lineRule="auto"/>
              <w:rPr>
                <w:del w:id="705" w:author="咨询组" w:date="2025-12-10T10:45:12Z"/>
                <w:rFonts w:ascii="Arial"/>
                <w:sz w:val="21"/>
              </w:rPr>
            </w:pPr>
          </w:p>
          <w:p w14:paraId="2E1B3C29">
            <w:pPr>
              <w:spacing w:line="260" w:lineRule="auto"/>
              <w:rPr>
                <w:del w:id="706" w:author="咨询组" w:date="2025-12-10T10:45:12Z"/>
                <w:rFonts w:ascii="Arial"/>
                <w:sz w:val="21"/>
              </w:rPr>
            </w:pPr>
          </w:p>
          <w:p w14:paraId="24F91FE8">
            <w:pPr>
              <w:spacing w:line="260" w:lineRule="auto"/>
              <w:rPr>
                <w:del w:id="707" w:author="咨询组" w:date="2025-12-10T10:45:12Z"/>
                <w:rFonts w:ascii="Arial"/>
                <w:sz w:val="21"/>
              </w:rPr>
            </w:pPr>
          </w:p>
          <w:p w14:paraId="5DB2DA40">
            <w:pPr>
              <w:spacing w:line="260" w:lineRule="auto"/>
              <w:rPr>
                <w:del w:id="708" w:author="咨询组" w:date="2025-12-10T10:45:12Z"/>
                <w:rFonts w:ascii="Arial"/>
                <w:sz w:val="21"/>
              </w:rPr>
            </w:pPr>
          </w:p>
          <w:p w14:paraId="41DBE004">
            <w:pPr>
              <w:spacing w:line="260" w:lineRule="auto"/>
              <w:rPr>
                <w:del w:id="709" w:author="咨询组" w:date="2025-12-10T10:45:12Z"/>
                <w:rFonts w:ascii="Arial"/>
                <w:sz w:val="21"/>
              </w:rPr>
            </w:pPr>
          </w:p>
          <w:p w14:paraId="4668E952">
            <w:pPr>
              <w:spacing w:line="260" w:lineRule="auto"/>
              <w:rPr>
                <w:del w:id="710" w:author="咨询组" w:date="2025-12-10T10:45:12Z"/>
                <w:rFonts w:ascii="Arial"/>
                <w:sz w:val="21"/>
              </w:rPr>
            </w:pPr>
          </w:p>
          <w:p w14:paraId="0F0325DE">
            <w:pPr>
              <w:spacing w:line="260" w:lineRule="auto"/>
              <w:rPr>
                <w:del w:id="711" w:author="咨询组" w:date="2025-12-10T10:45:12Z"/>
                <w:rFonts w:ascii="Arial"/>
                <w:sz w:val="21"/>
              </w:rPr>
            </w:pPr>
          </w:p>
          <w:p w14:paraId="409DF4BD">
            <w:pPr>
              <w:spacing w:line="260" w:lineRule="auto"/>
              <w:rPr>
                <w:del w:id="712" w:author="咨询组" w:date="2025-12-10T10:45:12Z"/>
                <w:rFonts w:ascii="Arial"/>
                <w:sz w:val="21"/>
              </w:rPr>
            </w:pPr>
          </w:p>
          <w:p w14:paraId="5C8723DE">
            <w:pPr>
              <w:spacing w:line="260" w:lineRule="auto"/>
              <w:rPr>
                <w:del w:id="713" w:author="咨询组" w:date="2025-12-10T10:45:12Z"/>
                <w:rFonts w:ascii="Arial"/>
                <w:sz w:val="21"/>
              </w:rPr>
            </w:pPr>
          </w:p>
          <w:p w14:paraId="612AF1B7">
            <w:pPr>
              <w:spacing w:before="78" w:line="218" w:lineRule="auto"/>
              <w:ind w:left="392"/>
              <w:rPr>
                <w:del w:id="71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15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审</w:delText>
              </w:r>
            </w:del>
            <w:del w:id="716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批事项</w:delText>
              </w:r>
            </w:del>
          </w:p>
        </w:tc>
        <w:tc>
          <w:tcPr>
            <w:tcW w:w="1560" w:type="dxa"/>
            <w:vAlign w:val="top"/>
          </w:tcPr>
          <w:p w14:paraId="2125A836">
            <w:pPr>
              <w:spacing w:before="109" w:line="253" w:lineRule="auto"/>
              <w:ind w:left="557" w:right="298" w:hanging="236"/>
              <w:rPr>
                <w:del w:id="71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18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审</w:delText>
              </w:r>
            </w:del>
            <w:del w:id="719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批事项</w:delText>
              </w:r>
            </w:del>
            <w:del w:id="720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721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类</w:delText>
              </w:r>
            </w:del>
            <w:del w:id="722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型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7DE56F5F">
            <w:pPr>
              <w:spacing w:before="262" w:line="216" w:lineRule="auto"/>
              <w:ind w:left="279"/>
              <w:rPr>
                <w:del w:id="72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24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□</w:delText>
              </w:r>
            </w:del>
            <w:del w:id="725" w:author="咨询组" w:date="2025-12-10T10:45:12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申请出(国)境  □新申办出入境证件</w:delText>
              </w:r>
            </w:del>
          </w:p>
        </w:tc>
      </w:tr>
      <w:tr w14:paraId="608F4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del w:id="726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B2E1295">
            <w:pPr>
              <w:rPr>
                <w:del w:id="727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restart"/>
            <w:tcBorders>
              <w:bottom w:val="nil"/>
            </w:tcBorders>
            <w:vAlign w:val="top"/>
          </w:tcPr>
          <w:p w14:paraId="09AEC11D">
            <w:pPr>
              <w:spacing w:line="329" w:lineRule="auto"/>
              <w:rPr>
                <w:del w:id="728" w:author="咨询组" w:date="2025-12-10T10:45:12Z"/>
                <w:rFonts w:ascii="Arial"/>
                <w:sz w:val="21"/>
              </w:rPr>
            </w:pPr>
          </w:p>
          <w:p w14:paraId="1FE83759">
            <w:pPr>
              <w:spacing w:line="329" w:lineRule="auto"/>
              <w:rPr>
                <w:del w:id="729" w:author="咨询组" w:date="2025-12-10T10:45:12Z"/>
                <w:rFonts w:ascii="Arial"/>
                <w:sz w:val="21"/>
              </w:rPr>
            </w:pPr>
          </w:p>
          <w:p w14:paraId="11789C3C">
            <w:pPr>
              <w:spacing w:before="78" w:line="218" w:lineRule="auto"/>
              <w:ind w:left="313"/>
              <w:rPr>
                <w:del w:id="73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31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证</w:delText>
              </w:r>
            </w:del>
            <w:del w:id="732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件类型</w:delText>
              </w:r>
            </w:del>
          </w:p>
        </w:tc>
        <w:tc>
          <w:tcPr>
            <w:tcW w:w="1701" w:type="dxa"/>
            <w:vAlign w:val="top"/>
          </w:tcPr>
          <w:p w14:paraId="0A4E5969">
            <w:pPr>
              <w:spacing w:before="164" w:line="218" w:lineRule="auto"/>
              <w:ind w:left="405"/>
              <w:rPr>
                <w:del w:id="73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34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因</w:delText>
              </w:r>
            </w:del>
            <w:del w:id="735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私护照</w:delText>
              </w:r>
            </w:del>
          </w:p>
        </w:tc>
        <w:tc>
          <w:tcPr>
            <w:tcW w:w="1557" w:type="dxa"/>
            <w:vMerge w:val="restart"/>
            <w:tcBorders>
              <w:bottom w:val="nil"/>
            </w:tcBorders>
            <w:vAlign w:val="top"/>
          </w:tcPr>
          <w:p w14:paraId="07EA18FE">
            <w:pPr>
              <w:spacing w:line="329" w:lineRule="auto"/>
              <w:rPr>
                <w:del w:id="736" w:author="咨询组" w:date="2025-12-10T10:45:12Z"/>
                <w:rFonts w:ascii="Arial"/>
                <w:sz w:val="21"/>
              </w:rPr>
            </w:pPr>
          </w:p>
          <w:p w14:paraId="6876C358">
            <w:pPr>
              <w:spacing w:line="329" w:lineRule="auto"/>
              <w:rPr>
                <w:del w:id="737" w:author="咨询组" w:date="2025-12-10T10:45:12Z"/>
                <w:rFonts w:ascii="Arial"/>
                <w:sz w:val="21"/>
              </w:rPr>
            </w:pPr>
          </w:p>
          <w:p w14:paraId="30EB538C">
            <w:pPr>
              <w:spacing w:before="78" w:line="218" w:lineRule="auto"/>
              <w:ind w:left="312"/>
              <w:rPr>
                <w:del w:id="73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39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证</w:delText>
              </w:r>
            </w:del>
            <w:del w:id="74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件号码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7667A2D1">
            <w:pPr>
              <w:rPr>
                <w:del w:id="741" w:author="咨询组" w:date="2025-12-10T10:45:12Z"/>
                <w:rFonts w:ascii="Arial"/>
                <w:sz w:val="21"/>
              </w:rPr>
            </w:pPr>
          </w:p>
        </w:tc>
      </w:tr>
      <w:tr w14:paraId="0496E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del w:id="742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0FA5AD66">
            <w:pPr>
              <w:rPr>
                <w:del w:id="743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continue"/>
            <w:tcBorders>
              <w:top w:val="nil"/>
              <w:bottom w:val="nil"/>
            </w:tcBorders>
            <w:vAlign w:val="top"/>
          </w:tcPr>
          <w:p w14:paraId="7F77432B">
            <w:pPr>
              <w:rPr>
                <w:del w:id="744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B52538D">
            <w:pPr>
              <w:spacing w:before="168" w:line="217" w:lineRule="auto"/>
              <w:ind w:left="262"/>
              <w:rPr>
                <w:del w:id="74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46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港</w:delText>
              </w:r>
            </w:del>
            <w:del w:id="747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澳</w:delText>
              </w:r>
            </w:del>
            <w:del w:id="748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通行证</w:delText>
              </w:r>
            </w:del>
          </w:p>
        </w:tc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044F9088">
            <w:pPr>
              <w:rPr>
                <w:del w:id="749" w:author="咨询组" w:date="2025-12-10T10:45:12Z"/>
                <w:rFonts w:ascii="Arial"/>
                <w:sz w:val="21"/>
              </w:rPr>
            </w:pPr>
          </w:p>
        </w:tc>
        <w:tc>
          <w:tcPr>
            <w:tcW w:w="3407" w:type="dxa"/>
            <w:gridSpan w:val="2"/>
            <w:vAlign w:val="top"/>
          </w:tcPr>
          <w:p w14:paraId="231C1207">
            <w:pPr>
              <w:rPr>
                <w:del w:id="750" w:author="咨询组" w:date="2025-12-10T10:45:12Z"/>
                <w:rFonts w:ascii="Arial"/>
                <w:sz w:val="21"/>
              </w:rPr>
            </w:pPr>
          </w:p>
        </w:tc>
      </w:tr>
      <w:tr w14:paraId="3AF20A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del w:id="751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6B70E86B">
            <w:pPr>
              <w:rPr>
                <w:del w:id="752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  <w:vAlign w:val="top"/>
          </w:tcPr>
          <w:p w14:paraId="78D98D35">
            <w:pPr>
              <w:rPr>
                <w:del w:id="753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1BDC3E93">
            <w:pPr>
              <w:spacing w:before="163" w:line="217" w:lineRule="auto"/>
              <w:ind w:left="284"/>
              <w:rPr>
                <w:del w:id="75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55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台湾通行证</w:delText>
              </w:r>
            </w:del>
          </w:p>
        </w:tc>
        <w:tc>
          <w:tcPr>
            <w:tcW w:w="1557" w:type="dxa"/>
            <w:vMerge w:val="continue"/>
            <w:tcBorders>
              <w:top w:val="nil"/>
            </w:tcBorders>
            <w:vAlign w:val="top"/>
          </w:tcPr>
          <w:p w14:paraId="60C35232">
            <w:pPr>
              <w:rPr>
                <w:del w:id="756" w:author="咨询组" w:date="2025-12-10T10:45:12Z"/>
                <w:rFonts w:ascii="Arial"/>
                <w:sz w:val="21"/>
              </w:rPr>
            </w:pPr>
          </w:p>
        </w:tc>
        <w:tc>
          <w:tcPr>
            <w:tcW w:w="3407" w:type="dxa"/>
            <w:gridSpan w:val="2"/>
            <w:vAlign w:val="top"/>
          </w:tcPr>
          <w:p w14:paraId="25792AE3">
            <w:pPr>
              <w:rPr>
                <w:del w:id="757" w:author="咨询组" w:date="2025-12-10T10:45:12Z"/>
                <w:rFonts w:ascii="Arial"/>
                <w:sz w:val="21"/>
              </w:rPr>
            </w:pPr>
          </w:p>
        </w:tc>
      </w:tr>
      <w:tr w14:paraId="5CB00B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  <w:del w:id="758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37A1EA22">
            <w:pPr>
              <w:rPr>
                <w:del w:id="759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7E5A6F2B">
            <w:pPr>
              <w:spacing w:before="40" w:line="235" w:lineRule="auto"/>
              <w:ind w:left="1" w:right="286" w:firstLine="50"/>
              <w:rPr>
                <w:del w:id="76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61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拟</w:delText>
              </w:r>
            </w:del>
            <w:del w:id="762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前往国家</w:delText>
              </w:r>
            </w:del>
            <w:del w:id="763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764" w:author="咨询组" w:date="2025-12-10T10:45:12Z">
              <w:r>
                <w:rPr>
                  <w:rFonts w:ascii="Times New Roman" w:hAnsi="Times New Roman" w:eastAsia="Times New Roman" w:cs="Times New Roman"/>
                  <w:spacing w:val="20"/>
                  <w:sz w:val="24"/>
                  <w:szCs w:val="24"/>
                </w:rPr>
                <w:delText>/</w:delText>
              </w:r>
            </w:del>
            <w:del w:id="765" w:author="咨询组" w:date="2025-12-10T10:45:12Z">
              <w:r>
                <w:rPr>
                  <w:rFonts w:ascii="仿宋" w:hAnsi="仿宋" w:eastAsia="仿宋" w:cs="仿宋"/>
                  <w:spacing w:val="20"/>
                  <w:sz w:val="24"/>
                  <w:szCs w:val="24"/>
                </w:rPr>
                <w:delText>地区(如途</w:delText>
              </w:r>
            </w:del>
          </w:p>
          <w:p w14:paraId="29C0446C">
            <w:pPr>
              <w:spacing w:before="9"/>
              <w:ind w:left="50"/>
              <w:rPr>
                <w:del w:id="76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67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经</w:delText>
              </w:r>
            </w:del>
            <w:del w:id="76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香</w:delText>
              </w:r>
            </w:del>
            <w:del w:id="769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港，亦</w:delText>
              </w:r>
            </w:del>
          </w:p>
          <w:p w14:paraId="7B62F30E">
            <w:pPr>
              <w:spacing w:line="213" w:lineRule="auto"/>
              <w:ind w:left="177"/>
              <w:rPr>
                <w:del w:id="77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71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需说明)</w:delText>
              </w:r>
            </w:del>
          </w:p>
        </w:tc>
        <w:tc>
          <w:tcPr>
            <w:tcW w:w="1701" w:type="dxa"/>
            <w:vAlign w:val="top"/>
          </w:tcPr>
          <w:p w14:paraId="66B82F53">
            <w:pPr>
              <w:rPr>
                <w:del w:id="772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0AADBF69">
            <w:pPr>
              <w:spacing w:before="193" w:line="218" w:lineRule="auto"/>
              <w:ind w:left="65"/>
              <w:rPr>
                <w:del w:id="77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74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本年</w:delText>
              </w:r>
            </w:del>
            <w:del w:id="775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度已因私</w:delText>
              </w:r>
            </w:del>
          </w:p>
          <w:p w14:paraId="595C1674">
            <w:pPr>
              <w:spacing w:before="28" w:line="219" w:lineRule="auto"/>
              <w:ind w:left="96"/>
              <w:rPr>
                <w:del w:id="77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77" w:author="咨询组" w:date="2025-12-10T10:45:12Z">
              <w:r>
                <w:rPr>
                  <w:rFonts w:ascii="仿宋" w:hAnsi="仿宋" w:eastAsia="仿宋" w:cs="仿宋"/>
                  <w:spacing w:val="34"/>
                  <w:sz w:val="24"/>
                  <w:szCs w:val="24"/>
                </w:rPr>
                <w:delText>出</w:delText>
              </w:r>
            </w:del>
            <w:del w:id="778" w:author="咨询组" w:date="2025-12-10T10:45:12Z">
              <w:r>
                <w:rPr>
                  <w:rFonts w:ascii="仿宋" w:hAnsi="仿宋" w:eastAsia="仿宋" w:cs="仿宋"/>
                  <w:spacing w:val="33"/>
                  <w:sz w:val="24"/>
                  <w:szCs w:val="24"/>
                </w:rPr>
                <w:delText>国(境)次</w:delText>
              </w:r>
            </w:del>
          </w:p>
          <w:p w14:paraId="43DB97E9">
            <w:pPr>
              <w:spacing w:before="27" w:line="219" w:lineRule="auto"/>
              <w:ind w:left="671"/>
              <w:rPr>
                <w:del w:id="77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80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>数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08E6369C">
            <w:pPr>
              <w:rPr>
                <w:del w:id="781" w:author="咨询组" w:date="2025-12-10T10:45:12Z"/>
                <w:rFonts w:ascii="Arial"/>
                <w:sz w:val="21"/>
              </w:rPr>
            </w:pPr>
          </w:p>
        </w:tc>
      </w:tr>
      <w:tr w14:paraId="15A1F1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  <w:del w:id="782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22CC4A35">
            <w:pPr>
              <w:rPr>
                <w:del w:id="783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4A00D042">
            <w:pPr>
              <w:spacing w:before="173" w:line="255" w:lineRule="auto"/>
              <w:ind w:left="552" w:right="178" w:hanging="336"/>
              <w:rPr>
                <w:del w:id="78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85" w:author="咨询组" w:date="2025-12-10T10:45:12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出国(境</w:delText>
              </w:r>
            </w:del>
            <w:del w:id="786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)</w:delText>
              </w:r>
            </w:del>
            <w:del w:id="787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788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事</w:delText>
              </w:r>
            </w:del>
            <w:del w:id="789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由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2321E05E">
            <w:pPr>
              <w:spacing w:line="251" w:lineRule="auto"/>
              <w:rPr>
                <w:del w:id="790" w:author="咨询组" w:date="2025-12-10T10:45:12Z"/>
                <w:rFonts w:ascii="Arial"/>
                <w:sz w:val="21"/>
              </w:rPr>
            </w:pPr>
          </w:p>
          <w:p w14:paraId="609E49C5">
            <w:pPr>
              <w:spacing w:before="78" w:line="217" w:lineRule="auto"/>
              <w:ind w:left="279"/>
              <w:rPr>
                <w:del w:id="79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92" w:author="咨询组" w:date="2025-12-10T10:45:12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□</w:delText>
              </w:r>
            </w:del>
            <w:del w:id="793" w:author="咨询组" w:date="2025-12-10T10:45:12Z">
              <w:r>
                <w:rPr>
                  <w:rFonts w:ascii="仿宋" w:hAnsi="仿宋" w:eastAsia="仿宋" w:cs="仿宋"/>
                  <w:spacing w:val="9"/>
                  <w:sz w:val="24"/>
                  <w:szCs w:val="24"/>
                </w:rPr>
                <w:delText>旅</w:delText>
              </w:r>
            </w:del>
            <w:del w:id="794" w:author="咨询组" w:date="2025-12-10T10:45:12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游  □探亲  □治病  □其他：</w:delText>
              </w:r>
            </w:del>
          </w:p>
        </w:tc>
      </w:tr>
      <w:tr w14:paraId="6079C8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  <w:del w:id="795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35959159">
            <w:pPr>
              <w:rPr>
                <w:del w:id="796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2372CDAD">
            <w:pPr>
              <w:spacing w:before="244" w:line="219" w:lineRule="auto"/>
              <w:ind w:left="307"/>
              <w:rPr>
                <w:del w:id="797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798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起</w:delText>
              </w:r>
            </w:del>
            <w:del w:id="799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止时间</w:delText>
              </w:r>
            </w:del>
          </w:p>
        </w:tc>
        <w:tc>
          <w:tcPr>
            <w:tcW w:w="6665" w:type="dxa"/>
            <w:gridSpan w:val="4"/>
            <w:vAlign w:val="top"/>
          </w:tcPr>
          <w:p w14:paraId="415D5CEC">
            <w:pPr>
              <w:spacing w:before="244" w:line="218" w:lineRule="auto"/>
              <w:ind w:left="825"/>
              <w:rPr>
                <w:del w:id="80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01" w:author="咨询组" w:date="2025-12-10T10:45:12Z">
              <w:r>
                <w:rPr>
                  <w:rFonts w:ascii="仿宋" w:hAnsi="仿宋" w:eastAsia="仿宋" w:cs="仿宋"/>
                  <w:spacing w:val="4"/>
                  <w:sz w:val="24"/>
                  <w:szCs w:val="24"/>
                </w:rPr>
                <w:delText xml:space="preserve">年 </w:delText>
              </w:r>
            </w:del>
            <w:del w:id="802" w:author="咨询组" w:date="2025-12-10T10:45:12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 xml:space="preserve"> 月  日  至  年  月  日</w:delText>
              </w:r>
            </w:del>
          </w:p>
        </w:tc>
      </w:tr>
      <w:tr w14:paraId="34DA8E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  <w:del w:id="803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636F3423">
            <w:pPr>
              <w:rPr>
                <w:del w:id="804" w:author="咨询组" w:date="2025-12-10T10:45:12Z"/>
                <w:rFonts w:ascii="Arial"/>
                <w:sz w:val="21"/>
              </w:rPr>
            </w:pPr>
          </w:p>
        </w:tc>
        <w:tc>
          <w:tcPr>
            <w:tcW w:w="4818" w:type="dxa"/>
            <w:gridSpan w:val="3"/>
            <w:vAlign w:val="top"/>
          </w:tcPr>
          <w:p w14:paraId="51124EAF">
            <w:pPr>
              <w:spacing w:before="210" w:line="248" w:lineRule="auto"/>
              <w:ind w:left="262" w:right="132" w:firstLine="40"/>
              <w:rPr>
                <w:del w:id="80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06" w:author="咨询组" w:date="2025-12-10T10:45:12Z">
              <w:r>
                <w:rPr>
                  <w:rFonts w:ascii="仿宋" w:hAnsi="仿宋" w:eastAsia="仿宋" w:cs="仿宋"/>
                  <w:spacing w:val="3"/>
                  <w:sz w:val="24"/>
                  <w:szCs w:val="24"/>
                </w:rPr>
                <w:delText>申请人是否存在正被立案审查(调查)、涉</w:delText>
              </w:r>
            </w:del>
            <w:del w:id="807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808" w:author="咨询组" w:date="2025-12-10T10:45:12Z">
              <w:r>
                <w:rPr>
                  <w:rFonts w:ascii="仿宋" w:hAnsi="仿宋" w:eastAsia="仿宋" w:cs="仿宋"/>
                  <w:spacing w:val="14"/>
                  <w:sz w:val="24"/>
                  <w:szCs w:val="24"/>
                </w:rPr>
                <w:delText>嫌</w:delText>
              </w:r>
            </w:del>
            <w:del w:id="809" w:author="咨询组" w:date="2025-12-10T10:45:12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严重违纪违法或其他不适宜出(国)境</w:delText>
              </w:r>
            </w:del>
            <w:del w:id="810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811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的</w:delText>
              </w:r>
            </w:del>
            <w:del w:id="812" w:author="咨询组" w:date="2025-12-10T10:45:12Z">
              <w:r>
                <w:rPr>
                  <w:rFonts w:ascii="仿宋" w:hAnsi="仿宋" w:eastAsia="仿宋" w:cs="仿宋"/>
                  <w:spacing w:val="-1"/>
                  <w:sz w:val="24"/>
                  <w:szCs w:val="24"/>
                </w:rPr>
                <w:delText>情况</w:delText>
              </w:r>
            </w:del>
          </w:p>
        </w:tc>
        <w:tc>
          <w:tcPr>
            <w:tcW w:w="3407" w:type="dxa"/>
            <w:gridSpan w:val="2"/>
            <w:vAlign w:val="top"/>
          </w:tcPr>
          <w:p w14:paraId="225CBEDB">
            <w:pPr>
              <w:spacing w:line="440" w:lineRule="auto"/>
              <w:rPr>
                <w:del w:id="813" w:author="咨询组" w:date="2025-12-10T10:45:12Z"/>
                <w:rFonts w:ascii="Arial"/>
                <w:sz w:val="21"/>
              </w:rPr>
            </w:pPr>
          </w:p>
          <w:p w14:paraId="60F8E376">
            <w:pPr>
              <w:spacing w:before="78" w:line="220" w:lineRule="auto"/>
              <w:ind w:left="288"/>
              <w:rPr>
                <w:del w:id="81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15" w:author="咨询组" w:date="2025-12-10T10:45:12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□是  □</w:delText>
              </w:r>
            </w:del>
            <w:del w:id="816" w:author="咨询组" w:date="2025-12-10T10:45:12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否</w:delText>
              </w:r>
            </w:del>
          </w:p>
        </w:tc>
      </w:tr>
    </w:tbl>
    <w:p w14:paraId="05C296BB">
      <w:pPr>
        <w:rPr>
          <w:del w:id="817" w:author="咨询组" w:date="2025-12-10T10:45:12Z"/>
          <w:rFonts w:ascii="Arial"/>
          <w:sz w:val="21"/>
        </w:rPr>
      </w:pPr>
    </w:p>
    <w:p w14:paraId="53B76319">
      <w:pPr>
        <w:rPr>
          <w:del w:id="818" w:author="咨询组" w:date="2025-12-10T10:45:12Z"/>
        </w:rPr>
        <w:sectPr>
          <w:footerReference r:id="rId9" w:type="default"/>
          <w:pgSz w:w="11912" w:h="16841"/>
          <w:pgMar w:top="1214" w:right="789" w:bottom="1485" w:left="1190" w:header="0" w:footer="1208" w:gutter="0"/>
          <w:cols w:space="720" w:num="1"/>
        </w:sectPr>
      </w:pPr>
    </w:p>
    <w:tbl>
      <w:tblPr>
        <w:tblStyle w:val="6"/>
        <w:tblW w:w="99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560"/>
        <w:gridCol w:w="1701"/>
        <w:gridCol w:w="1557"/>
        <w:gridCol w:w="1701"/>
        <w:gridCol w:w="1706"/>
      </w:tblGrid>
      <w:tr w14:paraId="0A3A45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del w:id="819" w:author="咨询组" w:date="2025-12-10T10:45:12Z"/>
        </w:trPr>
        <w:tc>
          <w:tcPr>
            <w:tcW w:w="1700" w:type="dxa"/>
            <w:vMerge w:val="restart"/>
            <w:tcBorders>
              <w:bottom w:val="nil"/>
            </w:tcBorders>
            <w:vAlign w:val="top"/>
          </w:tcPr>
          <w:p w14:paraId="2B409F1C">
            <w:pPr>
              <w:spacing w:line="353" w:lineRule="auto"/>
              <w:rPr>
                <w:del w:id="820" w:author="咨询组" w:date="2025-12-10T10:45:12Z"/>
                <w:rFonts w:ascii="Arial"/>
                <w:sz w:val="21"/>
              </w:rPr>
            </w:pPr>
          </w:p>
          <w:p w14:paraId="20D5B494">
            <w:pPr>
              <w:spacing w:line="354" w:lineRule="auto"/>
              <w:rPr>
                <w:del w:id="821" w:author="咨询组" w:date="2025-12-10T10:45:12Z"/>
                <w:rFonts w:ascii="Arial"/>
                <w:sz w:val="21"/>
              </w:rPr>
            </w:pPr>
          </w:p>
          <w:p w14:paraId="15A1BE2E">
            <w:pPr>
              <w:spacing w:before="78" w:line="217" w:lineRule="auto"/>
              <w:ind w:left="160"/>
              <w:rPr>
                <w:del w:id="82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23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同</w:delText>
              </w:r>
            </w:del>
            <w:del w:id="824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行</w:delText>
              </w:r>
            </w:del>
            <w:del w:id="825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人员情况</w:delText>
              </w:r>
            </w:del>
          </w:p>
          <w:p w14:paraId="427E5F16">
            <w:pPr>
              <w:spacing w:before="30" w:line="253" w:lineRule="auto"/>
              <w:ind w:left="625" w:right="22" w:hanging="619"/>
              <w:rPr>
                <w:del w:id="82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27" w:author="咨询组" w:date="2025-12-10T10:45:12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(仅涉密人员填</w:delText>
              </w:r>
            </w:del>
            <w:del w:id="828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829" w:author="咨询组" w:date="2025-12-10T10:45:12Z">
              <w:r>
                <w:rPr>
                  <w:rFonts w:ascii="仿宋" w:hAnsi="仿宋" w:eastAsia="仿宋" w:cs="仿宋"/>
                  <w:spacing w:val="-8"/>
                  <w:sz w:val="24"/>
                  <w:szCs w:val="24"/>
                </w:rPr>
                <w:delText>写</w:delText>
              </w:r>
            </w:del>
            <w:del w:id="830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)</w:delText>
              </w:r>
            </w:del>
          </w:p>
        </w:tc>
        <w:tc>
          <w:tcPr>
            <w:tcW w:w="1560" w:type="dxa"/>
            <w:vAlign w:val="top"/>
          </w:tcPr>
          <w:p w14:paraId="19C9EDC2">
            <w:pPr>
              <w:spacing w:before="286" w:line="218" w:lineRule="auto"/>
              <w:ind w:left="199"/>
              <w:rPr>
                <w:del w:id="83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32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与</w:delText>
              </w:r>
            </w:del>
            <w:del w:id="833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本</w:delText>
              </w:r>
            </w:del>
            <w:del w:id="834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人关系</w:delText>
              </w:r>
            </w:del>
          </w:p>
        </w:tc>
        <w:tc>
          <w:tcPr>
            <w:tcW w:w="1701" w:type="dxa"/>
            <w:vAlign w:val="top"/>
          </w:tcPr>
          <w:p w14:paraId="3734B215">
            <w:pPr>
              <w:spacing w:before="286" w:line="220" w:lineRule="auto"/>
              <w:ind w:left="616"/>
              <w:rPr>
                <w:del w:id="83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36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837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557" w:type="dxa"/>
            <w:vAlign w:val="top"/>
          </w:tcPr>
          <w:p w14:paraId="547A40A8">
            <w:pPr>
              <w:spacing w:before="286" w:line="218" w:lineRule="auto"/>
              <w:ind w:left="547"/>
              <w:rPr>
                <w:del w:id="838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39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年</w:delText>
              </w:r>
            </w:del>
            <w:del w:id="84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龄</w:delText>
              </w:r>
            </w:del>
          </w:p>
        </w:tc>
        <w:tc>
          <w:tcPr>
            <w:tcW w:w="1701" w:type="dxa"/>
            <w:vAlign w:val="top"/>
          </w:tcPr>
          <w:p w14:paraId="11A824AA">
            <w:pPr>
              <w:spacing w:before="130"/>
              <w:ind w:left="623"/>
              <w:rPr>
                <w:del w:id="84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42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政</w:delText>
              </w:r>
            </w:del>
            <w:del w:id="843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</w:p>
          <w:p w14:paraId="44E52D29">
            <w:pPr>
              <w:spacing w:before="1" w:line="220" w:lineRule="auto"/>
              <w:ind w:left="628"/>
              <w:rPr>
                <w:del w:id="844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45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706" w:type="dxa"/>
            <w:vAlign w:val="top"/>
          </w:tcPr>
          <w:p w14:paraId="7CE94086">
            <w:pPr>
              <w:spacing w:before="129" w:line="254" w:lineRule="auto"/>
              <w:ind w:left="29" w:right="251" w:firstLine="175"/>
              <w:rPr>
                <w:del w:id="846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47" w:author="咨询组" w:date="2025-12-10T10:45:12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工作单位、</w:delText>
              </w:r>
            </w:del>
            <w:del w:id="848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849" w:author="咨询组" w:date="2025-12-10T10:45:12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职</w:delText>
              </w:r>
            </w:del>
            <w:del w:id="850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务及居住地</w:delText>
              </w:r>
            </w:del>
          </w:p>
        </w:tc>
      </w:tr>
      <w:tr w14:paraId="2688A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del w:id="851" w:author="咨询组" w:date="2025-12-10T10:45:12Z"/>
        </w:trPr>
        <w:tc>
          <w:tcPr>
            <w:tcW w:w="1700" w:type="dxa"/>
            <w:vMerge w:val="continue"/>
            <w:tcBorders>
              <w:top w:val="nil"/>
              <w:bottom w:val="nil"/>
            </w:tcBorders>
            <w:vAlign w:val="top"/>
          </w:tcPr>
          <w:p w14:paraId="30207CCD">
            <w:pPr>
              <w:rPr>
                <w:del w:id="852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5C8CCBB1">
            <w:pPr>
              <w:rPr>
                <w:del w:id="853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408E764">
            <w:pPr>
              <w:rPr>
                <w:del w:id="854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6D062CB1">
            <w:pPr>
              <w:rPr>
                <w:del w:id="855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06CB170">
            <w:pPr>
              <w:rPr>
                <w:del w:id="856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3BD0C03A">
            <w:pPr>
              <w:rPr>
                <w:del w:id="857" w:author="咨询组" w:date="2025-12-10T10:45:12Z"/>
                <w:rFonts w:ascii="Arial"/>
                <w:sz w:val="21"/>
              </w:rPr>
            </w:pPr>
          </w:p>
        </w:tc>
      </w:tr>
      <w:tr w14:paraId="1E00C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  <w:del w:id="858" w:author="咨询组" w:date="2025-12-10T10:45:12Z"/>
        </w:trPr>
        <w:tc>
          <w:tcPr>
            <w:tcW w:w="1700" w:type="dxa"/>
            <w:vMerge w:val="continue"/>
            <w:tcBorders>
              <w:top w:val="nil"/>
            </w:tcBorders>
            <w:vAlign w:val="top"/>
          </w:tcPr>
          <w:p w14:paraId="6AE07BD4">
            <w:pPr>
              <w:rPr>
                <w:del w:id="859" w:author="咨询组" w:date="2025-12-10T10:45:12Z"/>
                <w:rFonts w:ascii="Arial"/>
                <w:sz w:val="21"/>
              </w:rPr>
            </w:pPr>
          </w:p>
        </w:tc>
        <w:tc>
          <w:tcPr>
            <w:tcW w:w="1560" w:type="dxa"/>
            <w:vAlign w:val="top"/>
          </w:tcPr>
          <w:p w14:paraId="49BCC4BB">
            <w:pPr>
              <w:rPr>
                <w:del w:id="860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4E9BD456">
            <w:pPr>
              <w:rPr>
                <w:del w:id="861" w:author="咨询组" w:date="2025-12-10T10:45:12Z"/>
                <w:rFonts w:ascii="Arial"/>
                <w:sz w:val="21"/>
              </w:rPr>
            </w:pPr>
          </w:p>
        </w:tc>
        <w:tc>
          <w:tcPr>
            <w:tcW w:w="1557" w:type="dxa"/>
            <w:vAlign w:val="top"/>
          </w:tcPr>
          <w:p w14:paraId="62BBE6E9">
            <w:pPr>
              <w:rPr>
                <w:del w:id="862" w:author="咨询组" w:date="2025-12-10T10:45:12Z"/>
                <w:rFonts w:ascii="Arial"/>
                <w:sz w:val="21"/>
              </w:rPr>
            </w:pPr>
          </w:p>
        </w:tc>
        <w:tc>
          <w:tcPr>
            <w:tcW w:w="1701" w:type="dxa"/>
            <w:vAlign w:val="top"/>
          </w:tcPr>
          <w:p w14:paraId="039EDA7F">
            <w:pPr>
              <w:rPr>
                <w:del w:id="863" w:author="咨询组" w:date="2025-12-10T10:45:12Z"/>
                <w:rFonts w:ascii="Arial"/>
                <w:sz w:val="21"/>
              </w:rPr>
            </w:pPr>
          </w:p>
        </w:tc>
        <w:tc>
          <w:tcPr>
            <w:tcW w:w="1706" w:type="dxa"/>
            <w:vAlign w:val="top"/>
          </w:tcPr>
          <w:p w14:paraId="24AA4AE7">
            <w:pPr>
              <w:rPr>
                <w:del w:id="864" w:author="咨询组" w:date="2025-12-10T10:45:12Z"/>
                <w:rFonts w:ascii="Arial"/>
                <w:sz w:val="21"/>
              </w:rPr>
            </w:pPr>
          </w:p>
        </w:tc>
      </w:tr>
      <w:tr w14:paraId="1221B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1" w:hRule="atLeast"/>
          <w:del w:id="865" w:author="咨询组" w:date="2025-12-10T10:45:12Z"/>
        </w:trPr>
        <w:tc>
          <w:tcPr>
            <w:tcW w:w="1700" w:type="dxa"/>
            <w:vAlign w:val="top"/>
          </w:tcPr>
          <w:p w14:paraId="5C8EA1E7">
            <w:pPr>
              <w:spacing w:line="297" w:lineRule="auto"/>
              <w:rPr>
                <w:del w:id="866" w:author="咨询组" w:date="2025-12-10T10:45:12Z"/>
                <w:rFonts w:ascii="Arial"/>
                <w:sz w:val="21"/>
              </w:rPr>
            </w:pPr>
          </w:p>
          <w:p w14:paraId="440B0A26">
            <w:pPr>
              <w:spacing w:line="298" w:lineRule="auto"/>
              <w:rPr>
                <w:del w:id="867" w:author="咨询组" w:date="2025-12-10T10:45:12Z"/>
                <w:rFonts w:ascii="Arial"/>
                <w:sz w:val="21"/>
              </w:rPr>
            </w:pPr>
          </w:p>
          <w:p w14:paraId="09CA2B35">
            <w:pPr>
              <w:spacing w:line="298" w:lineRule="auto"/>
              <w:rPr>
                <w:del w:id="868" w:author="咨询组" w:date="2025-12-10T10:45:12Z"/>
                <w:rFonts w:ascii="Arial"/>
                <w:sz w:val="21"/>
              </w:rPr>
            </w:pPr>
          </w:p>
          <w:p w14:paraId="1E7D8120">
            <w:pPr>
              <w:spacing w:line="298" w:lineRule="auto"/>
              <w:rPr>
                <w:del w:id="869" w:author="咨询组" w:date="2025-12-10T10:45:12Z"/>
                <w:rFonts w:ascii="Arial"/>
                <w:sz w:val="21"/>
              </w:rPr>
            </w:pPr>
          </w:p>
          <w:p w14:paraId="77BB901C">
            <w:pPr>
              <w:spacing w:before="78" w:line="215" w:lineRule="auto"/>
              <w:ind w:left="17"/>
              <w:rPr>
                <w:del w:id="870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71" w:author="咨询组" w:date="2025-12-10T10:45:12Z">
              <w:r>
                <w:rPr>
                  <w:rFonts w:ascii="仿宋" w:hAnsi="仿宋" w:eastAsia="仿宋" w:cs="仿宋"/>
                  <w:spacing w:val="-11"/>
                  <w:sz w:val="24"/>
                  <w:szCs w:val="24"/>
                </w:rPr>
                <w:delText>所</w:delText>
              </w:r>
            </w:del>
            <w:del w:id="872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在业务单元、</w:delText>
              </w:r>
            </w:del>
          </w:p>
          <w:p w14:paraId="28A038FC">
            <w:pPr>
              <w:spacing w:before="32" w:line="255" w:lineRule="auto"/>
              <w:ind w:left="630" w:right="8" w:hanging="605"/>
              <w:rPr>
                <w:del w:id="87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74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直属</w:delText>
              </w:r>
            </w:del>
            <w:del w:id="875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机</w:delText>
              </w:r>
            </w:del>
            <w:del w:id="876" w:author="咨询组" w:date="2025-12-10T10:45:12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构保密办</w:delText>
              </w:r>
            </w:del>
            <w:del w:id="877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878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意</w:delText>
              </w:r>
            </w:del>
            <w:del w:id="879" w:author="咨询组" w:date="2025-12-10T10:45:12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见</w:delText>
              </w:r>
            </w:del>
          </w:p>
        </w:tc>
        <w:tc>
          <w:tcPr>
            <w:tcW w:w="8225" w:type="dxa"/>
            <w:gridSpan w:val="5"/>
            <w:vAlign w:val="top"/>
          </w:tcPr>
          <w:p w14:paraId="362ED62C">
            <w:pPr>
              <w:spacing w:line="253" w:lineRule="auto"/>
              <w:rPr>
                <w:del w:id="880" w:author="咨询组" w:date="2025-12-10T10:45:12Z"/>
                <w:rFonts w:ascii="Arial"/>
                <w:sz w:val="21"/>
              </w:rPr>
            </w:pPr>
          </w:p>
          <w:p w14:paraId="4C0E6AE3">
            <w:pPr>
              <w:spacing w:line="253" w:lineRule="auto"/>
              <w:rPr>
                <w:del w:id="881" w:author="咨询组" w:date="2025-12-10T10:45:12Z"/>
                <w:rFonts w:ascii="Arial"/>
                <w:sz w:val="21"/>
              </w:rPr>
            </w:pPr>
          </w:p>
          <w:p w14:paraId="338FAA53">
            <w:pPr>
              <w:spacing w:before="78" w:line="217" w:lineRule="auto"/>
              <w:ind w:left="1"/>
              <w:rPr>
                <w:del w:id="882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83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>(此栏仅针对涉密人员， 其他备案人员可删除)</w:delText>
              </w:r>
            </w:del>
          </w:p>
          <w:p w14:paraId="7F489AB3">
            <w:pPr>
              <w:spacing w:line="264" w:lineRule="auto"/>
              <w:rPr>
                <w:del w:id="884" w:author="咨询组" w:date="2025-12-10T10:45:12Z"/>
                <w:rFonts w:ascii="Arial"/>
                <w:sz w:val="21"/>
              </w:rPr>
            </w:pPr>
          </w:p>
          <w:p w14:paraId="09978225">
            <w:pPr>
              <w:spacing w:line="264" w:lineRule="auto"/>
              <w:rPr>
                <w:del w:id="885" w:author="咨询组" w:date="2025-12-10T10:45:12Z"/>
                <w:rFonts w:ascii="Arial"/>
                <w:sz w:val="21"/>
              </w:rPr>
            </w:pPr>
          </w:p>
          <w:p w14:paraId="7B56DC6A">
            <w:pPr>
              <w:spacing w:line="265" w:lineRule="auto"/>
              <w:rPr>
                <w:del w:id="886" w:author="咨询组" w:date="2025-12-10T10:45:12Z"/>
                <w:rFonts w:ascii="Arial"/>
                <w:sz w:val="21"/>
              </w:rPr>
            </w:pPr>
          </w:p>
          <w:p w14:paraId="113FBA1F">
            <w:pPr>
              <w:spacing w:line="265" w:lineRule="auto"/>
              <w:rPr>
                <w:del w:id="887" w:author="咨询组" w:date="2025-12-10T10:45:12Z"/>
                <w:rFonts w:ascii="Arial"/>
                <w:sz w:val="21"/>
              </w:rPr>
            </w:pPr>
          </w:p>
          <w:p w14:paraId="17D9C99D">
            <w:pPr>
              <w:spacing w:line="265" w:lineRule="auto"/>
              <w:rPr>
                <w:del w:id="888" w:author="咨询组" w:date="2025-12-10T10:45:12Z"/>
                <w:rFonts w:ascii="Arial"/>
                <w:sz w:val="21"/>
              </w:rPr>
            </w:pPr>
          </w:p>
          <w:p w14:paraId="00D2A3BB">
            <w:pPr>
              <w:spacing w:before="78" w:line="218" w:lineRule="auto"/>
              <w:ind w:left="4394"/>
              <w:rPr>
                <w:del w:id="88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90" w:author="咨询组" w:date="2025-12-10T10:45:12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主要负责人签名(公章)：</w:delText>
              </w:r>
            </w:del>
          </w:p>
          <w:p w14:paraId="24FC2ED4">
            <w:pPr>
              <w:spacing w:before="302" w:line="218" w:lineRule="auto"/>
              <w:ind w:right="189"/>
              <w:jc w:val="right"/>
              <w:rPr>
                <w:del w:id="891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892" w:author="咨询组" w:date="2025-12-10T10:45:12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年  月  日</w:delText>
              </w:r>
            </w:del>
          </w:p>
        </w:tc>
      </w:tr>
      <w:tr w14:paraId="5C5783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2" w:hRule="atLeast"/>
          <w:del w:id="893" w:author="咨询组" w:date="2025-12-10T10:45:12Z"/>
        </w:trPr>
        <w:tc>
          <w:tcPr>
            <w:tcW w:w="1700" w:type="dxa"/>
            <w:vAlign w:val="top"/>
          </w:tcPr>
          <w:p w14:paraId="691D21E6">
            <w:pPr>
              <w:spacing w:line="266" w:lineRule="auto"/>
              <w:rPr>
                <w:del w:id="894" w:author="咨询组" w:date="2025-12-10T10:45:12Z"/>
                <w:rFonts w:ascii="Arial"/>
                <w:sz w:val="21"/>
              </w:rPr>
            </w:pPr>
          </w:p>
          <w:p w14:paraId="54208B00">
            <w:pPr>
              <w:spacing w:line="266" w:lineRule="auto"/>
              <w:rPr>
                <w:del w:id="895" w:author="咨询组" w:date="2025-12-10T10:45:12Z"/>
                <w:rFonts w:ascii="Arial"/>
                <w:sz w:val="21"/>
              </w:rPr>
            </w:pPr>
          </w:p>
          <w:p w14:paraId="31B12403">
            <w:pPr>
              <w:spacing w:line="266" w:lineRule="auto"/>
              <w:rPr>
                <w:del w:id="896" w:author="咨询组" w:date="2025-12-10T10:45:12Z"/>
                <w:rFonts w:ascii="Arial"/>
                <w:sz w:val="21"/>
              </w:rPr>
            </w:pPr>
          </w:p>
          <w:p w14:paraId="748BA767">
            <w:pPr>
              <w:spacing w:line="266" w:lineRule="auto"/>
              <w:rPr>
                <w:del w:id="897" w:author="咨询组" w:date="2025-12-10T10:45:12Z"/>
                <w:rFonts w:ascii="Arial"/>
                <w:sz w:val="21"/>
              </w:rPr>
            </w:pPr>
          </w:p>
          <w:p w14:paraId="500ADE89">
            <w:pPr>
              <w:spacing w:line="267" w:lineRule="auto"/>
              <w:rPr>
                <w:del w:id="898" w:author="咨询组" w:date="2025-12-10T10:45:12Z"/>
                <w:rFonts w:ascii="Arial"/>
                <w:sz w:val="21"/>
              </w:rPr>
            </w:pPr>
          </w:p>
          <w:p w14:paraId="18FE8285">
            <w:pPr>
              <w:spacing w:before="78" w:line="254" w:lineRule="auto"/>
              <w:ind w:left="145" w:right="52" w:hanging="128"/>
              <w:rPr>
                <w:del w:id="899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900" w:author="咨询组" w:date="2025-12-10T10:45:12Z">
              <w:r>
                <w:rPr>
                  <w:rFonts w:ascii="仿宋" w:hAnsi="仿宋" w:eastAsia="仿宋" w:cs="仿宋"/>
                  <w:spacing w:val="-13"/>
                  <w:sz w:val="24"/>
                  <w:szCs w:val="24"/>
                </w:rPr>
                <w:delText>所</w:delText>
              </w:r>
            </w:del>
            <w:del w:id="901" w:author="咨询组" w:date="2025-12-10T10:45:12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在业务单元、</w:delText>
              </w:r>
            </w:del>
            <w:del w:id="902" w:author="咨询组" w:date="2025-12-10T10:45:12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903" w:author="咨询组" w:date="2025-12-10T10:45:12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直</w:delText>
              </w:r>
            </w:del>
            <w:del w:id="904" w:author="咨询组" w:date="2025-12-10T10:45:12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属机构意见</w:delText>
              </w:r>
            </w:del>
          </w:p>
        </w:tc>
        <w:tc>
          <w:tcPr>
            <w:tcW w:w="8225" w:type="dxa"/>
            <w:gridSpan w:val="5"/>
            <w:vAlign w:val="top"/>
          </w:tcPr>
          <w:p w14:paraId="4E5B35B4">
            <w:pPr>
              <w:spacing w:line="269" w:lineRule="auto"/>
              <w:rPr>
                <w:del w:id="905" w:author="咨询组" w:date="2025-12-10T10:45:12Z"/>
                <w:rFonts w:ascii="Arial"/>
                <w:sz w:val="21"/>
              </w:rPr>
            </w:pPr>
          </w:p>
          <w:p w14:paraId="019A31F0">
            <w:pPr>
              <w:spacing w:line="269" w:lineRule="auto"/>
              <w:rPr>
                <w:del w:id="906" w:author="咨询组" w:date="2025-12-10T10:45:12Z"/>
                <w:rFonts w:ascii="Arial"/>
                <w:sz w:val="21"/>
              </w:rPr>
            </w:pPr>
          </w:p>
          <w:p w14:paraId="3F64BCBD">
            <w:pPr>
              <w:spacing w:line="269" w:lineRule="auto"/>
              <w:rPr>
                <w:del w:id="907" w:author="咨询组" w:date="2025-12-10T10:45:12Z"/>
                <w:rFonts w:ascii="Arial"/>
                <w:sz w:val="21"/>
              </w:rPr>
            </w:pPr>
          </w:p>
          <w:p w14:paraId="6C1EFA23">
            <w:pPr>
              <w:spacing w:line="269" w:lineRule="auto"/>
              <w:rPr>
                <w:del w:id="908" w:author="咨询组" w:date="2025-12-10T10:45:12Z"/>
                <w:rFonts w:ascii="Arial"/>
                <w:sz w:val="21"/>
              </w:rPr>
            </w:pPr>
          </w:p>
          <w:p w14:paraId="154136F3">
            <w:pPr>
              <w:spacing w:line="269" w:lineRule="auto"/>
              <w:rPr>
                <w:del w:id="909" w:author="咨询组" w:date="2025-12-10T10:45:12Z"/>
                <w:rFonts w:ascii="Arial"/>
                <w:sz w:val="21"/>
              </w:rPr>
            </w:pPr>
          </w:p>
          <w:p w14:paraId="139F08F3">
            <w:pPr>
              <w:spacing w:line="269" w:lineRule="auto"/>
              <w:rPr>
                <w:del w:id="910" w:author="咨询组" w:date="2025-12-10T10:45:12Z"/>
                <w:rFonts w:ascii="Arial"/>
                <w:sz w:val="21"/>
              </w:rPr>
            </w:pPr>
          </w:p>
          <w:p w14:paraId="17331D6D">
            <w:pPr>
              <w:spacing w:line="270" w:lineRule="auto"/>
              <w:rPr>
                <w:del w:id="911" w:author="咨询组" w:date="2025-12-10T10:45:12Z"/>
                <w:rFonts w:ascii="Arial"/>
                <w:sz w:val="21"/>
              </w:rPr>
            </w:pPr>
          </w:p>
          <w:p w14:paraId="1ACDC9C7">
            <w:pPr>
              <w:spacing w:line="270" w:lineRule="auto"/>
              <w:rPr>
                <w:del w:id="912" w:author="咨询组" w:date="2025-12-10T10:45:12Z"/>
                <w:rFonts w:ascii="Arial"/>
                <w:sz w:val="21"/>
              </w:rPr>
            </w:pPr>
          </w:p>
          <w:p w14:paraId="22198964">
            <w:pPr>
              <w:spacing w:before="78" w:line="218" w:lineRule="auto"/>
              <w:ind w:left="4394"/>
              <w:rPr>
                <w:del w:id="913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914" w:author="咨询组" w:date="2025-12-10T10:45:12Z">
              <w:r>
                <w:rPr>
                  <w:rFonts w:ascii="仿宋" w:hAnsi="仿宋" w:eastAsia="仿宋" w:cs="仿宋"/>
                  <w:spacing w:val="13"/>
                  <w:sz w:val="24"/>
                  <w:szCs w:val="24"/>
                </w:rPr>
                <w:delText>主要负责人签名(公章)：</w:delText>
              </w:r>
            </w:del>
          </w:p>
          <w:p w14:paraId="05730132">
            <w:pPr>
              <w:spacing w:before="304" w:line="218" w:lineRule="auto"/>
              <w:ind w:right="189"/>
              <w:jc w:val="right"/>
              <w:rPr>
                <w:del w:id="915" w:author="咨询组" w:date="2025-12-10T10:45:12Z"/>
                <w:rFonts w:ascii="仿宋" w:hAnsi="仿宋" w:eastAsia="仿宋" w:cs="仿宋"/>
                <w:sz w:val="24"/>
                <w:szCs w:val="24"/>
              </w:rPr>
            </w:pPr>
            <w:del w:id="916" w:author="咨询组" w:date="2025-12-10T10:45:12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年  月  日</w:delText>
              </w:r>
            </w:del>
          </w:p>
        </w:tc>
      </w:tr>
    </w:tbl>
    <w:p w14:paraId="7BC302F6">
      <w:pPr>
        <w:spacing w:line="336" w:lineRule="auto"/>
        <w:rPr>
          <w:del w:id="917" w:author="咨询组" w:date="2025-12-10T10:45:12Z"/>
          <w:rFonts w:ascii="Arial"/>
          <w:sz w:val="21"/>
        </w:rPr>
      </w:pPr>
    </w:p>
    <w:p w14:paraId="7F5ADD8C">
      <w:pPr>
        <w:spacing w:line="336" w:lineRule="auto"/>
        <w:rPr>
          <w:del w:id="918" w:author="咨询组" w:date="2025-12-10T10:45:12Z"/>
          <w:rFonts w:ascii="Arial"/>
          <w:sz w:val="21"/>
        </w:rPr>
      </w:pPr>
    </w:p>
    <w:p w14:paraId="784D8442">
      <w:pPr>
        <w:spacing w:before="91" w:line="216" w:lineRule="auto"/>
        <w:ind w:left="1367"/>
        <w:rPr>
          <w:del w:id="919" w:author="咨询组" w:date="2025-12-10T10:45:12Z"/>
          <w:rFonts w:ascii="仿宋" w:hAnsi="仿宋" w:eastAsia="仿宋" w:cs="仿宋"/>
          <w:sz w:val="28"/>
          <w:szCs w:val="28"/>
        </w:rPr>
      </w:pPr>
      <w:del w:id="920" w:author="咨询组" w:date="2025-12-10T10:45:12Z">
        <w:r>
          <w:rPr>
            <w:rFonts w:ascii="仿宋" w:hAnsi="仿宋" w:eastAsia="仿宋" w:cs="仿宋"/>
            <w:spacing w:val="-10"/>
            <w:sz w:val="28"/>
            <w:szCs w:val="28"/>
          </w:rPr>
          <w:delText>申请人签名：</w:delText>
        </w:r>
      </w:del>
      <w:del w:id="921" w:author="咨询组" w:date="2025-12-10T10:45:12Z">
        <w:r>
          <w:rPr>
            <w:rFonts w:ascii="仿宋" w:hAnsi="仿宋" w:eastAsia="仿宋" w:cs="仿宋"/>
            <w:spacing w:val="-10"/>
            <w:sz w:val="28"/>
            <w:szCs w:val="28"/>
            <w:u w:val="single" w:color="auto"/>
          </w:rPr>
          <w:delText xml:space="preserve"> </w:delText>
        </w:r>
      </w:del>
      <w:del w:id="922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               </w:delText>
        </w:r>
      </w:del>
      <w:del w:id="923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申请日期：</w:delText>
        </w:r>
      </w:del>
      <w:del w:id="924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    </w:delText>
        </w:r>
      </w:del>
      <w:del w:id="925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年</w:delText>
        </w:r>
      </w:del>
      <w:del w:id="926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</w:delText>
        </w:r>
      </w:del>
      <w:del w:id="927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月</w:delText>
        </w:r>
      </w:del>
      <w:del w:id="928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  <w:u w:val="single" w:color="auto"/>
          </w:rPr>
          <w:delText xml:space="preserve">   </w:delText>
        </w:r>
      </w:del>
      <w:del w:id="929" w:author="咨询组" w:date="2025-12-10T10:45:12Z">
        <w:r>
          <w:rPr>
            <w:rFonts w:ascii="仿宋" w:hAnsi="仿宋" w:eastAsia="仿宋" w:cs="仿宋"/>
            <w:spacing w:val="-5"/>
            <w:sz w:val="28"/>
            <w:szCs w:val="28"/>
          </w:rPr>
          <w:delText>日</w:delText>
        </w:r>
      </w:del>
    </w:p>
    <w:p w14:paraId="1CC4E031">
      <w:pPr>
        <w:rPr>
          <w:del w:id="930" w:author="咨询组" w:date="2025-12-10T10:45:12Z"/>
        </w:rPr>
        <w:sectPr>
          <w:footerReference r:id="rId10" w:type="default"/>
          <w:pgSz w:w="11912" w:h="16841"/>
          <w:pgMar w:top="1200" w:right="789" w:bottom="1486" w:left="1190" w:header="0" w:footer="1208" w:gutter="0"/>
          <w:cols w:space="720" w:num="1"/>
        </w:sectPr>
      </w:pPr>
    </w:p>
    <w:p w14:paraId="6C51594A">
      <w:pPr>
        <w:spacing w:before="64" w:line="224" w:lineRule="auto"/>
        <w:ind w:left="415"/>
        <w:rPr>
          <w:del w:id="931" w:author="咨询组" w:date="2025-12-10T10:45:18Z"/>
          <w:rFonts w:ascii="Times New Roman" w:hAnsi="Times New Roman" w:eastAsia="Times New Roman" w:cs="Times New Roman"/>
          <w:sz w:val="31"/>
          <w:szCs w:val="31"/>
        </w:rPr>
      </w:pPr>
      <w:del w:id="932" w:author="咨询组" w:date="2025-12-10T10:45:18Z">
        <w:r>
          <w:rPr>
            <w:rFonts w:ascii="仿宋" w:hAnsi="仿宋" w:eastAsia="仿宋" w:cs="仿宋"/>
            <w:spacing w:val="-23"/>
            <w:sz w:val="31"/>
            <w:szCs w:val="31"/>
          </w:rPr>
          <w:delText>附</w:delText>
        </w:r>
      </w:del>
      <w:del w:id="933" w:author="咨询组" w:date="2025-12-10T10:45:18Z">
        <w:r>
          <w:rPr>
            <w:rFonts w:ascii="仿宋" w:hAnsi="仿宋" w:eastAsia="仿宋" w:cs="仿宋"/>
            <w:spacing w:val="-20"/>
            <w:sz w:val="31"/>
            <w:szCs w:val="31"/>
          </w:rPr>
          <w:delText xml:space="preserve">录 </w:delText>
        </w:r>
      </w:del>
      <w:del w:id="934" w:author="咨询组" w:date="2025-12-10T10:45:18Z">
        <w:r>
          <w:rPr>
            <w:rFonts w:ascii="Times New Roman" w:hAnsi="Times New Roman" w:eastAsia="Times New Roman" w:cs="Times New Roman"/>
            <w:spacing w:val="-20"/>
            <w:sz w:val="31"/>
            <w:szCs w:val="31"/>
          </w:rPr>
          <w:delText>2</w:delText>
        </w:r>
      </w:del>
    </w:p>
    <w:p w14:paraId="5F5E17DA">
      <w:pPr>
        <w:spacing w:before="48" w:line="199" w:lineRule="auto"/>
        <w:ind w:left="2729"/>
        <w:rPr>
          <w:del w:id="935" w:author="咨询组" w:date="2025-12-10T10:45:18Z"/>
          <w:rFonts w:ascii="华文中宋" w:hAnsi="华文中宋" w:eastAsia="华文中宋" w:cs="华文中宋"/>
          <w:sz w:val="36"/>
          <w:szCs w:val="36"/>
        </w:rPr>
      </w:pPr>
      <w:del w:id="936" w:author="咨询组" w:date="2025-12-10T10:45:18Z">
        <w:r>
          <w:rPr>
            <w:rFonts w:ascii="华文中宋" w:hAnsi="华文中宋" w:eastAsia="华文中宋" w:cs="华文中宋"/>
            <w:spacing w:val="39"/>
            <w:sz w:val="36"/>
            <w:szCs w:val="36"/>
          </w:rPr>
          <w:delText>出国(境)行前教育情况</w:delText>
        </w:r>
      </w:del>
      <w:del w:id="937" w:author="咨询组" w:date="2025-12-10T10:45:18Z">
        <w:r>
          <w:rPr>
            <w:rFonts w:ascii="华文中宋" w:hAnsi="华文中宋" w:eastAsia="华文中宋" w:cs="华文中宋"/>
            <w:spacing w:val="38"/>
            <w:sz w:val="36"/>
            <w:szCs w:val="36"/>
          </w:rPr>
          <w:delText>表</w:delText>
        </w:r>
      </w:del>
    </w:p>
    <w:p w14:paraId="447E928F">
      <w:pPr>
        <w:spacing w:line="56" w:lineRule="exact"/>
        <w:rPr>
          <w:del w:id="938" w:author="咨询组" w:date="2025-12-10T10:45:18Z"/>
        </w:rPr>
      </w:pPr>
    </w:p>
    <w:tbl>
      <w:tblPr>
        <w:tblStyle w:val="6"/>
        <w:tblW w:w="97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1970"/>
        <w:gridCol w:w="1754"/>
        <w:gridCol w:w="1343"/>
        <w:gridCol w:w="1447"/>
        <w:gridCol w:w="1449"/>
      </w:tblGrid>
      <w:tr w14:paraId="49A4CB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  <w:del w:id="939" w:author="咨询组" w:date="2025-12-10T10:45:18Z"/>
        </w:trPr>
        <w:tc>
          <w:tcPr>
            <w:tcW w:w="1741" w:type="dxa"/>
            <w:vAlign w:val="top"/>
          </w:tcPr>
          <w:p w14:paraId="2A8EC99A">
            <w:pPr>
              <w:spacing w:before="213" w:line="220" w:lineRule="auto"/>
              <w:ind w:left="637"/>
              <w:rPr>
                <w:del w:id="940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41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姓</w:delText>
              </w:r>
            </w:del>
            <w:del w:id="942" w:author="咨询组" w:date="2025-12-10T10:45:18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名</w:delText>
              </w:r>
            </w:del>
          </w:p>
        </w:tc>
        <w:tc>
          <w:tcPr>
            <w:tcW w:w="1970" w:type="dxa"/>
            <w:vAlign w:val="top"/>
          </w:tcPr>
          <w:p w14:paraId="178EAE0B">
            <w:pPr>
              <w:rPr>
                <w:del w:id="943" w:author="咨询组" w:date="2025-12-10T10:45:18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6635C82A">
            <w:pPr>
              <w:spacing w:before="213" w:line="216" w:lineRule="auto"/>
              <w:ind w:left="647"/>
              <w:rPr>
                <w:del w:id="944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45" w:author="咨询组" w:date="2025-12-10T10:45:18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性</w:delText>
              </w:r>
            </w:del>
            <w:del w:id="946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别</w:delText>
              </w:r>
            </w:del>
          </w:p>
        </w:tc>
        <w:tc>
          <w:tcPr>
            <w:tcW w:w="1343" w:type="dxa"/>
            <w:vAlign w:val="top"/>
          </w:tcPr>
          <w:p w14:paraId="74274173">
            <w:pPr>
              <w:rPr>
                <w:del w:id="947" w:author="咨询组" w:date="2025-12-10T10:45:18Z"/>
                <w:rFonts w:ascii="Arial"/>
                <w:sz w:val="21"/>
              </w:rPr>
            </w:pPr>
          </w:p>
        </w:tc>
        <w:tc>
          <w:tcPr>
            <w:tcW w:w="1447" w:type="dxa"/>
            <w:vAlign w:val="top"/>
          </w:tcPr>
          <w:p w14:paraId="66F2D64D">
            <w:pPr>
              <w:spacing w:before="213" w:line="218" w:lineRule="auto"/>
              <w:ind w:left="282"/>
              <w:rPr>
                <w:del w:id="94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49" w:author="咨询组" w:date="2025-12-10T10:45:18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>出</w:delText>
              </w:r>
            </w:del>
            <w:del w:id="950" w:author="咨询组" w:date="2025-12-10T10:45:18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生年月</w:delText>
              </w:r>
            </w:del>
          </w:p>
        </w:tc>
        <w:tc>
          <w:tcPr>
            <w:tcW w:w="1449" w:type="dxa"/>
            <w:vAlign w:val="top"/>
          </w:tcPr>
          <w:p w14:paraId="1581B72E">
            <w:pPr>
              <w:rPr>
                <w:del w:id="951" w:author="咨询组" w:date="2025-12-10T10:45:18Z"/>
                <w:rFonts w:ascii="Arial"/>
                <w:sz w:val="21"/>
              </w:rPr>
            </w:pPr>
          </w:p>
        </w:tc>
      </w:tr>
      <w:tr w14:paraId="76F0B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del w:id="952" w:author="咨询组" w:date="2025-12-10T10:45:18Z"/>
        </w:trPr>
        <w:tc>
          <w:tcPr>
            <w:tcW w:w="1741" w:type="dxa"/>
            <w:vAlign w:val="top"/>
          </w:tcPr>
          <w:p w14:paraId="33454FD5">
            <w:pPr>
              <w:spacing w:before="207" w:line="218" w:lineRule="auto"/>
              <w:ind w:left="402"/>
              <w:rPr>
                <w:del w:id="953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54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政</w:delText>
              </w:r>
            </w:del>
            <w:del w:id="955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治</w:delText>
              </w:r>
            </w:del>
            <w:del w:id="956" w:author="咨询组" w:date="2025-12-10T10:45:18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面貌</w:delText>
              </w:r>
            </w:del>
          </w:p>
        </w:tc>
        <w:tc>
          <w:tcPr>
            <w:tcW w:w="1970" w:type="dxa"/>
            <w:vAlign w:val="top"/>
          </w:tcPr>
          <w:p w14:paraId="63DD6D02">
            <w:pPr>
              <w:rPr>
                <w:del w:id="957" w:author="咨询组" w:date="2025-12-10T10:45:18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5F550E87">
            <w:pPr>
              <w:spacing w:before="206" w:line="217" w:lineRule="auto"/>
              <w:ind w:left="288"/>
              <w:rPr>
                <w:del w:id="95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59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单</w:delText>
              </w:r>
            </w:del>
            <w:del w:id="960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位</w:delText>
              </w:r>
            </w:del>
            <w:del w:id="961" w:author="咨询组" w:date="2025-12-10T10:45:18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及职务</w:delText>
              </w:r>
            </w:del>
          </w:p>
        </w:tc>
        <w:tc>
          <w:tcPr>
            <w:tcW w:w="4239" w:type="dxa"/>
            <w:gridSpan w:val="3"/>
            <w:vAlign w:val="top"/>
          </w:tcPr>
          <w:p w14:paraId="46CE1F3E">
            <w:pPr>
              <w:rPr>
                <w:del w:id="962" w:author="咨询组" w:date="2025-12-10T10:45:18Z"/>
                <w:rFonts w:ascii="Arial"/>
                <w:sz w:val="21"/>
              </w:rPr>
            </w:pPr>
          </w:p>
        </w:tc>
      </w:tr>
      <w:tr w14:paraId="1BFF11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del w:id="963" w:author="咨询组" w:date="2025-12-10T10:45:18Z"/>
        </w:trPr>
        <w:tc>
          <w:tcPr>
            <w:tcW w:w="1741" w:type="dxa"/>
            <w:vAlign w:val="top"/>
          </w:tcPr>
          <w:p w14:paraId="6CD95F81">
            <w:pPr>
              <w:spacing w:before="202" w:line="219" w:lineRule="auto"/>
              <w:ind w:left="413"/>
              <w:rPr>
                <w:del w:id="964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65" w:author="咨询组" w:date="2025-12-10T10:45:18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涉</w:delText>
              </w:r>
            </w:del>
            <w:del w:id="966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密等级</w:delText>
              </w:r>
            </w:del>
          </w:p>
        </w:tc>
        <w:tc>
          <w:tcPr>
            <w:tcW w:w="1970" w:type="dxa"/>
            <w:vAlign w:val="top"/>
          </w:tcPr>
          <w:p w14:paraId="4D65D2A4">
            <w:pPr>
              <w:rPr>
                <w:del w:id="967" w:author="咨询组" w:date="2025-12-10T10:45:18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3951CBA5">
            <w:pPr>
              <w:spacing w:before="202" w:line="218" w:lineRule="auto"/>
              <w:ind w:left="407"/>
              <w:rPr>
                <w:del w:id="96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69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身</w:delText>
              </w:r>
            </w:del>
            <w:del w:id="970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份</w:delText>
              </w:r>
            </w:del>
            <w:del w:id="971" w:author="咨询组" w:date="2025-12-10T10:45:18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证号</w:delText>
              </w:r>
            </w:del>
          </w:p>
        </w:tc>
        <w:tc>
          <w:tcPr>
            <w:tcW w:w="4239" w:type="dxa"/>
            <w:gridSpan w:val="3"/>
            <w:vAlign w:val="top"/>
          </w:tcPr>
          <w:p w14:paraId="094492BD">
            <w:pPr>
              <w:rPr>
                <w:del w:id="972" w:author="咨询组" w:date="2025-12-10T10:45:18Z"/>
                <w:rFonts w:ascii="Arial"/>
                <w:sz w:val="21"/>
              </w:rPr>
            </w:pPr>
          </w:p>
        </w:tc>
      </w:tr>
      <w:tr w14:paraId="4A369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  <w:del w:id="973" w:author="咨询组" w:date="2025-12-10T10:45:18Z"/>
        </w:trPr>
        <w:tc>
          <w:tcPr>
            <w:tcW w:w="1741" w:type="dxa"/>
            <w:vAlign w:val="top"/>
          </w:tcPr>
          <w:p w14:paraId="7E1059E9">
            <w:pPr>
              <w:spacing w:before="111" w:line="258" w:lineRule="auto"/>
              <w:ind w:left="644" w:right="267" w:hanging="336"/>
              <w:rPr>
                <w:del w:id="974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75" w:author="咨询组" w:date="2025-12-10T10:45:18Z">
              <w:r>
                <w:rPr>
                  <w:rFonts w:ascii="仿宋" w:hAnsi="仿宋" w:eastAsia="仿宋" w:cs="仿宋"/>
                  <w:spacing w:val="16"/>
                  <w:sz w:val="24"/>
                  <w:szCs w:val="24"/>
                </w:rPr>
                <w:delText>出国(境</w:delText>
              </w:r>
            </w:del>
            <w:del w:id="976" w:author="咨询组" w:date="2025-12-10T10:45:18Z">
              <w:r>
                <w:rPr>
                  <w:rFonts w:ascii="仿宋" w:hAnsi="仿宋" w:eastAsia="仿宋" w:cs="仿宋"/>
                  <w:spacing w:val="15"/>
                  <w:sz w:val="24"/>
                  <w:szCs w:val="24"/>
                </w:rPr>
                <w:delText>)</w:delText>
              </w:r>
            </w:del>
            <w:del w:id="977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978" w:author="咨询组" w:date="2025-12-10T10:45:18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事</w:delText>
              </w:r>
            </w:del>
            <w:del w:id="979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由</w:delText>
              </w:r>
            </w:del>
          </w:p>
        </w:tc>
        <w:tc>
          <w:tcPr>
            <w:tcW w:w="1970" w:type="dxa"/>
            <w:vAlign w:val="top"/>
          </w:tcPr>
          <w:p w14:paraId="6369CF6E">
            <w:pPr>
              <w:rPr>
                <w:del w:id="980" w:author="咨询组" w:date="2025-12-10T10:45:18Z"/>
                <w:rFonts w:ascii="Arial"/>
                <w:sz w:val="21"/>
              </w:rPr>
            </w:pPr>
          </w:p>
        </w:tc>
        <w:tc>
          <w:tcPr>
            <w:tcW w:w="1754" w:type="dxa"/>
            <w:vAlign w:val="top"/>
          </w:tcPr>
          <w:p w14:paraId="252FFE89">
            <w:pPr>
              <w:spacing w:before="102" w:line="334" w:lineRule="exact"/>
              <w:ind w:left="409"/>
              <w:rPr>
                <w:del w:id="981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82" w:author="咨询组" w:date="2025-12-10T10:45:18Z">
              <w:r>
                <w:rPr>
                  <w:rFonts w:ascii="仿宋" w:hAnsi="仿宋" w:eastAsia="仿宋" w:cs="仿宋"/>
                  <w:spacing w:val="-3"/>
                  <w:position w:val="6"/>
                  <w:sz w:val="24"/>
                  <w:szCs w:val="24"/>
                </w:rPr>
                <w:delText>前往国家</w:delText>
              </w:r>
            </w:del>
          </w:p>
          <w:p w14:paraId="6C694CD0">
            <w:pPr>
              <w:spacing w:line="219" w:lineRule="auto"/>
              <w:ind w:left="393"/>
              <w:rPr>
                <w:del w:id="983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84" w:author="咨询组" w:date="2025-12-10T10:45:18Z">
              <w:r>
                <w:rPr>
                  <w:rFonts w:ascii="仿宋" w:hAnsi="仿宋" w:eastAsia="仿宋" w:cs="仿宋"/>
                  <w:spacing w:val="30"/>
                  <w:sz w:val="24"/>
                  <w:szCs w:val="24"/>
                </w:rPr>
                <w:delText>(地区)</w:delText>
              </w:r>
            </w:del>
          </w:p>
        </w:tc>
        <w:tc>
          <w:tcPr>
            <w:tcW w:w="1343" w:type="dxa"/>
            <w:vAlign w:val="top"/>
          </w:tcPr>
          <w:p w14:paraId="3323331F">
            <w:pPr>
              <w:rPr>
                <w:del w:id="985" w:author="咨询组" w:date="2025-12-10T10:45:18Z"/>
                <w:rFonts w:ascii="Arial"/>
                <w:sz w:val="21"/>
              </w:rPr>
            </w:pPr>
          </w:p>
        </w:tc>
        <w:tc>
          <w:tcPr>
            <w:tcW w:w="1447" w:type="dxa"/>
            <w:vAlign w:val="top"/>
          </w:tcPr>
          <w:p w14:paraId="0CAFCA70">
            <w:pPr>
              <w:spacing w:before="270" w:line="219" w:lineRule="auto"/>
              <w:ind w:left="253"/>
              <w:rPr>
                <w:del w:id="986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87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起</w:delText>
              </w:r>
            </w:del>
            <w:del w:id="988" w:author="咨询组" w:date="2025-12-10T10:45:18Z">
              <w:r>
                <w:rPr>
                  <w:rFonts w:ascii="仿宋" w:hAnsi="仿宋" w:eastAsia="仿宋" w:cs="仿宋"/>
                  <w:spacing w:val="-2"/>
                  <w:sz w:val="24"/>
                  <w:szCs w:val="24"/>
                </w:rPr>
                <w:delText>止时间</w:delText>
              </w:r>
            </w:del>
          </w:p>
        </w:tc>
        <w:tc>
          <w:tcPr>
            <w:tcW w:w="1449" w:type="dxa"/>
            <w:vAlign w:val="top"/>
          </w:tcPr>
          <w:p w14:paraId="742BD233">
            <w:pPr>
              <w:rPr>
                <w:del w:id="989" w:author="咨询组" w:date="2025-12-10T10:45:18Z"/>
                <w:rFonts w:ascii="Arial"/>
                <w:sz w:val="21"/>
              </w:rPr>
            </w:pPr>
          </w:p>
        </w:tc>
      </w:tr>
      <w:tr w14:paraId="1D9485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2" w:hRule="atLeast"/>
          <w:del w:id="990" w:author="咨询组" w:date="2025-12-10T10:45:18Z"/>
        </w:trPr>
        <w:tc>
          <w:tcPr>
            <w:tcW w:w="1741" w:type="dxa"/>
            <w:textDirection w:val="tbRlV"/>
            <w:vAlign w:val="top"/>
          </w:tcPr>
          <w:p w14:paraId="6EF0C359">
            <w:pPr>
              <w:spacing w:line="321" w:lineRule="auto"/>
              <w:rPr>
                <w:del w:id="991" w:author="咨询组" w:date="2025-12-10T10:45:18Z"/>
                <w:rFonts w:ascii="Arial"/>
                <w:sz w:val="21"/>
              </w:rPr>
            </w:pPr>
          </w:p>
          <w:p w14:paraId="1CF2D08A">
            <w:pPr>
              <w:spacing w:line="321" w:lineRule="auto"/>
              <w:rPr>
                <w:del w:id="992" w:author="咨询组" w:date="2025-12-10T10:45:18Z"/>
                <w:rFonts w:ascii="Arial"/>
                <w:sz w:val="21"/>
              </w:rPr>
            </w:pPr>
          </w:p>
          <w:p w14:paraId="4979E947">
            <w:pPr>
              <w:spacing w:before="81" w:line="205" w:lineRule="auto"/>
              <w:ind w:left="1715"/>
              <w:rPr>
                <w:del w:id="993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94" w:author="咨询组" w:date="2025-12-10T10:45:18Z">
              <w:r>
                <w:rPr>
                  <w:rFonts w:ascii="仿宋" w:hAnsi="仿宋" w:eastAsia="仿宋" w:cs="仿宋"/>
                  <w:spacing w:val="38"/>
                  <w:sz w:val="24"/>
                  <w:szCs w:val="24"/>
                </w:rPr>
                <w:delText>行</w:delText>
              </w:r>
            </w:del>
            <w:del w:id="995" w:author="咨询组" w:date="2025-12-10T10:45:18Z">
              <w:r>
                <w:rPr>
                  <w:rFonts w:ascii="仿宋" w:hAnsi="仿宋" w:eastAsia="仿宋" w:cs="仿宋"/>
                  <w:spacing w:val="36"/>
                  <w:sz w:val="24"/>
                  <w:szCs w:val="24"/>
                </w:rPr>
                <w:delText>前教育情况</w:delText>
              </w:r>
            </w:del>
          </w:p>
        </w:tc>
        <w:tc>
          <w:tcPr>
            <w:tcW w:w="7963" w:type="dxa"/>
            <w:gridSpan w:val="5"/>
            <w:vAlign w:val="top"/>
          </w:tcPr>
          <w:p w14:paraId="53B13223">
            <w:pPr>
              <w:spacing w:before="314" w:line="238" w:lineRule="auto"/>
              <w:ind w:left="481"/>
              <w:rPr>
                <w:del w:id="996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97" w:author="咨询组" w:date="2025-12-10T10:45:18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(包括但不限于以下内容)</w:delText>
              </w:r>
            </w:del>
          </w:p>
          <w:p w14:paraId="5A515794">
            <w:pPr>
              <w:spacing w:line="216" w:lineRule="auto"/>
              <w:ind w:left="509"/>
              <w:rPr>
                <w:del w:id="99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999" w:author="咨询组" w:date="2025-12-10T10:45:18Z">
              <w:r>
                <w:rPr>
                  <w:rFonts w:ascii="Times New Roman" w:hAnsi="Times New Roman" w:eastAsia="Times New Roman" w:cs="Times New Roman"/>
                  <w:spacing w:val="-8"/>
                  <w:sz w:val="24"/>
                  <w:szCs w:val="24"/>
                </w:rPr>
                <w:delText>1</w:delText>
              </w:r>
            </w:del>
            <w:del w:id="1000" w:author="咨询组" w:date="2025-12-10T10:45:18Z">
              <w:r>
                <w:rPr>
                  <w:rFonts w:ascii="Times New Roman" w:hAnsi="Times New Roman" w:eastAsia="Times New Roman" w:cs="Times New Roman"/>
                  <w:spacing w:val="-7"/>
                  <w:sz w:val="24"/>
                  <w:szCs w:val="24"/>
                </w:rPr>
                <w:delText>.</w:delText>
              </w:r>
            </w:del>
            <w:del w:id="1001" w:author="咨询组" w:date="2025-12-10T10:45:18Z">
              <w:r>
                <w:rPr>
                  <w:rFonts w:ascii="仿宋" w:hAnsi="仿宋" w:eastAsia="仿宋" w:cs="仿宋"/>
                  <w:spacing w:val="-7"/>
                  <w:sz w:val="24"/>
                  <w:szCs w:val="24"/>
                </w:rPr>
                <w:delText>保密形势和政策教育；</w:delText>
              </w:r>
            </w:del>
          </w:p>
          <w:p w14:paraId="5B2F8E7C">
            <w:pPr>
              <w:spacing w:before="30" w:line="239" w:lineRule="auto"/>
              <w:ind w:left="490" w:right="1359" w:hanging="4"/>
              <w:rPr>
                <w:del w:id="1002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03" w:author="咨询组" w:date="2025-12-10T10:45:18Z">
              <w:r>
                <w:rPr>
                  <w:rFonts w:ascii="Times New Roman" w:hAnsi="Times New Roman" w:eastAsia="Times New Roman" w:cs="Times New Roman"/>
                  <w:spacing w:val="12"/>
                  <w:sz w:val="24"/>
                  <w:szCs w:val="24"/>
                </w:rPr>
                <w:delText>2</w:delText>
              </w:r>
            </w:del>
            <w:del w:id="1004" w:author="咨询组" w:date="2025-12-10T10:45:18Z">
              <w:r>
                <w:rPr>
                  <w:rFonts w:ascii="Times New Roman" w:hAnsi="Times New Roman" w:eastAsia="Times New Roman" w:cs="Times New Roman"/>
                  <w:spacing w:val="10"/>
                  <w:sz w:val="24"/>
                  <w:szCs w:val="24"/>
                </w:rPr>
                <w:delText>.</w:delText>
              </w:r>
            </w:del>
            <w:del w:id="1005" w:author="咨询组" w:date="2025-12-10T10:45:18Z">
              <w:r>
                <w:rPr>
                  <w:rFonts w:ascii="仿宋" w:hAnsi="仿宋" w:eastAsia="仿宋" w:cs="仿宋"/>
                  <w:spacing w:val="6"/>
                  <w:sz w:val="24"/>
                  <w:szCs w:val="24"/>
                </w:rPr>
                <w:delText>出国(境)期间自觉遵守国家法律、严格执行保密规定；</w:delText>
              </w:r>
            </w:del>
            <w:del w:id="1006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1007" w:author="咨询组" w:date="2025-12-10T10:45:18Z">
              <w:r>
                <w:rPr>
                  <w:rFonts w:ascii="Times New Roman" w:hAnsi="Times New Roman" w:eastAsia="Times New Roman" w:cs="Times New Roman"/>
                  <w:spacing w:val="-4"/>
                  <w:sz w:val="24"/>
                  <w:szCs w:val="24"/>
                </w:rPr>
                <w:delText>3</w:delText>
              </w:r>
            </w:del>
            <w:del w:id="1008" w:author="咨询组" w:date="2025-12-10T10:45:18Z">
              <w:r>
                <w:rPr>
                  <w:rFonts w:ascii="Times New Roman" w:hAnsi="Times New Roman" w:eastAsia="Times New Roman" w:cs="Times New Roman"/>
                  <w:spacing w:val="-3"/>
                  <w:sz w:val="24"/>
                  <w:szCs w:val="24"/>
                </w:rPr>
                <w:delText>.</w:delText>
              </w:r>
            </w:del>
            <w:del w:id="1009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发生或者发现违规或者失泄密事件的处理方法；</w:delText>
              </w:r>
            </w:del>
          </w:p>
          <w:p w14:paraId="35E79E4C">
            <w:pPr>
              <w:spacing w:before="2" w:line="239" w:lineRule="auto"/>
              <w:ind w:left="29" w:right="5" w:firstLine="456"/>
              <w:rPr>
                <w:del w:id="1010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11" w:author="咨询组" w:date="2025-12-10T10:45:18Z">
              <w:r>
                <w:rPr>
                  <w:rFonts w:ascii="Times New Roman" w:hAnsi="Times New Roman" w:eastAsia="Times New Roman" w:cs="Times New Roman"/>
                  <w:spacing w:val="20"/>
                  <w:sz w:val="24"/>
                  <w:szCs w:val="24"/>
                </w:rPr>
                <w:delText>4</w:delText>
              </w:r>
            </w:del>
            <w:del w:id="1012" w:author="咨询组" w:date="2025-12-10T10:45:18Z">
              <w:r>
                <w:rPr>
                  <w:rFonts w:ascii="Times New Roman" w:hAnsi="Times New Roman" w:eastAsia="Times New Roman" w:cs="Times New Roman"/>
                  <w:spacing w:val="17"/>
                  <w:sz w:val="24"/>
                  <w:szCs w:val="24"/>
                </w:rPr>
                <w:delText>.</w:delText>
              </w:r>
            </w:del>
            <w:del w:id="1013" w:author="咨询组" w:date="2025-12-10T10:45:18Z">
              <w:r>
                <w:rPr>
                  <w:rFonts w:ascii="仿宋" w:hAnsi="仿宋" w:eastAsia="仿宋" w:cs="仿宋"/>
                  <w:spacing w:val="10"/>
                  <w:sz w:val="24"/>
                  <w:szCs w:val="24"/>
                </w:rPr>
                <w:delText>外出期间要注意保守国家秘密，泄露国家秘密、工作秘密、商业秘</w:delText>
              </w:r>
            </w:del>
            <w:del w:id="1014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1015" w:author="咨询组" w:date="2025-12-10T10:45:18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密，造成</w:delText>
              </w:r>
            </w:del>
            <w:del w:id="1016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不</w:delText>
              </w:r>
            </w:del>
            <w:del w:id="1017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良后果的，根据有关规定，要受到相应处罚；</w:delText>
              </w:r>
            </w:del>
          </w:p>
          <w:p w14:paraId="584B2FD9">
            <w:pPr>
              <w:spacing w:line="239" w:lineRule="auto"/>
              <w:ind w:left="5" w:right="104" w:firstLine="487"/>
              <w:rPr>
                <w:del w:id="101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19" w:author="咨询组" w:date="2025-12-10T10:45:18Z">
              <w:r>
                <w:rPr>
                  <w:rFonts w:ascii="Times New Roman" w:hAnsi="Times New Roman" w:eastAsia="Times New Roman" w:cs="Times New Roman"/>
                  <w:spacing w:val="7"/>
                  <w:sz w:val="24"/>
                  <w:szCs w:val="24"/>
                </w:rPr>
                <w:delText>5.</w:delText>
              </w:r>
            </w:del>
            <w:del w:id="1020" w:author="咨询组" w:date="2025-12-10T10:45:18Z">
              <w:r>
                <w:rPr>
                  <w:rFonts w:ascii="仿宋" w:hAnsi="仿宋" w:eastAsia="仿宋" w:cs="仿宋"/>
                  <w:spacing w:val="7"/>
                  <w:sz w:val="24"/>
                  <w:szCs w:val="24"/>
                </w:rPr>
                <w:delText>出行目的地必须和申请地一致，不得擅自改变，按时回国(入境)</w:delText>
              </w:r>
            </w:del>
            <w:del w:id="1021" w:author="咨询组" w:date="2025-12-10T10:45:18Z">
              <w:r>
                <w:rPr>
                  <w:rFonts w:ascii="仿宋" w:hAnsi="仿宋" w:eastAsia="仿宋" w:cs="仿宋"/>
                  <w:spacing w:val="3"/>
                  <w:sz w:val="24"/>
                  <w:szCs w:val="24"/>
                </w:rPr>
                <w:delText>，</w:delText>
              </w:r>
            </w:del>
            <w:del w:id="1022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1023" w:author="咨询组" w:date="2025-12-10T10:45:18Z">
              <w:r>
                <w:rPr>
                  <w:rFonts w:ascii="仿宋" w:hAnsi="仿宋" w:eastAsia="仿宋" w:cs="仿宋"/>
                  <w:spacing w:val="-5"/>
                  <w:sz w:val="24"/>
                  <w:szCs w:val="24"/>
                </w:rPr>
                <w:delText>严禁前往敏感国家或者地区</w:delText>
              </w:r>
            </w:del>
            <w:del w:id="1024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；</w:delText>
              </w:r>
            </w:del>
          </w:p>
          <w:p w14:paraId="2ABB2A50">
            <w:pPr>
              <w:spacing w:before="2" w:line="247" w:lineRule="auto"/>
              <w:ind w:left="9" w:right="40" w:firstLine="482"/>
              <w:rPr>
                <w:del w:id="1025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26" w:author="咨询组" w:date="2025-12-10T10:45:18Z">
              <w:r>
                <w:rPr>
                  <w:rFonts w:ascii="Times New Roman" w:hAnsi="Times New Roman" w:eastAsia="Times New Roman" w:cs="Times New Roman"/>
                  <w:spacing w:val="9"/>
                  <w:sz w:val="24"/>
                  <w:szCs w:val="24"/>
                </w:rPr>
                <w:delText>6.</w:delText>
              </w:r>
            </w:del>
            <w:del w:id="1027" w:author="咨询组" w:date="2025-12-10T10:45:18Z">
              <w:r>
                <w:rPr>
                  <w:rFonts w:ascii="仿宋" w:hAnsi="仿宋" w:eastAsia="仿宋" w:cs="仿宋"/>
                  <w:spacing w:val="9"/>
                  <w:sz w:val="24"/>
                  <w:szCs w:val="24"/>
                </w:rPr>
                <w:delText>出国(境)期间，若受到前往国家或者地区专门机关的调查或者不</w:delText>
              </w:r>
            </w:del>
            <w:del w:id="1028" w:author="咨询组" w:date="2025-12-10T10:45:18Z">
              <w:r>
                <w:rPr>
                  <w:rFonts w:ascii="仿宋" w:hAnsi="仿宋" w:eastAsia="仿宋" w:cs="仿宋"/>
                  <w:spacing w:val="2"/>
                  <w:sz w:val="24"/>
                  <w:szCs w:val="24"/>
                </w:rPr>
                <w:delText>公</w:delText>
              </w:r>
            </w:del>
            <w:del w:id="1029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1030" w:author="咨询组" w:date="2025-12-10T10:45:18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正待遇，应当保持冷静，遇紧急情况及时报告组织或者当地使领馆</w:delText>
              </w:r>
            </w:del>
            <w:del w:id="1031" w:author="咨询组" w:date="2025-12-10T10:45:18Z">
              <w:r>
                <w:rPr>
                  <w:rFonts w:ascii="Times New Roman" w:hAnsi="Times New Roman" w:eastAsia="Times New Roman" w:cs="Times New Roman"/>
                  <w:spacing w:val="5"/>
                  <w:sz w:val="24"/>
                  <w:szCs w:val="24"/>
                </w:rPr>
                <w:delText>/</w:delText>
              </w:r>
            </w:del>
            <w:del w:id="1032" w:author="咨询组" w:date="2025-12-10T10:45:18Z">
              <w:r>
                <w:rPr>
                  <w:rFonts w:ascii="仿宋" w:hAnsi="仿宋" w:eastAsia="仿宋" w:cs="仿宋"/>
                  <w:spacing w:val="5"/>
                  <w:sz w:val="24"/>
                  <w:szCs w:val="24"/>
                </w:rPr>
                <w:delText>特派</w:delText>
              </w:r>
            </w:del>
            <w:del w:id="1033" w:author="咨询组" w:date="2025-12-10T10:45:18Z">
              <w:r>
                <w:rPr>
                  <w:rFonts w:ascii="仿宋" w:hAnsi="仿宋" w:eastAsia="仿宋" w:cs="仿宋"/>
                  <w:spacing w:val="1"/>
                  <w:sz w:val="24"/>
                  <w:szCs w:val="24"/>
                </w:rPr>
                <w:delText>员</w:delText>
              </w:r>
            </w:del>
            <w:del w:id="1034" w:author="咨询组" w:date="2025-12-10T10:45:18Z">
              <w:r>
                <w:rPr>
                  <w:rFonts w:ascii="仿宋" w:hAnsi="仿宋" w:eastAsia="仿宋" w:cs="仿宋"/>
                  <w:sz w:val="24"/>
                  <w:szCs w:val="24"/>
                </w:rPr>
                <w:delText xml:space="preserve"> </w:delText>
              </w:r>
            </w:del>
            <w:del w:id="1035" w:author="咨询组" w:date="2025-12-10T10:45:18Z">
              <w:r>
                <w:rPr>
                  <w:rFonts w:ascii="仿宋" w:hAnsi="仿宋" w:eastAsia="仿宋" w:cs="仿宋"/>
                  <w:spacing w:val="-15"/>
                  <w:sz w:val="24"/>
                  <w:szCs w:val="24"/>
                </w:rPr>
                <w:delText>公</w:delText>
              </w:r>
            </w:del>
            <w:del w:id="1036" w:author="咨询组" w:date="2025-12-10T10:45:18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署。</w:delText>
              </w:r>
            </w:del>
          </w:p>
        </w:tc>
      </w:tr>
      <w:tr w14:paraId="6AFA9C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8" w:hRule="atLeast"/>
          <w:del w:id="1037" w:author="咨询组" w:date="2025-12-10T10:45:18Z"/>
        </w:trPr>
        <w:tc>
          <w:tcPr>
            <w:tcW w:w="9704" w:type="dxa"/>
            <w:gridSpan w:val="6"/>
            <w:vAlign w:val="top"/>
          </w:tcPr>
          <w:p w14:paraId="0976F43C">
            <w:pPr>
              <w:spacing w:before="246" w:line="216" w:lineRule="auto"/>
              <w:ind w:left="587"/>
              <w:rPr>
                <w:del w:id="1038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39" w:author="咨询组" w:date="2025-12-10T10:45:18Z">
              <w:r>
                <w:rPr>
                  <w:rFonts w:ascii="仿宋" w:hAnsi="仿宋" w:eastAsia="仿宋" w:cs="仿宋"/>
                  <w:spacing w:val="-6"/>
                  <w:sz w:val="24"/>
                  <w:szCs w:val="24"/>
                </w:rPr>
                <w:delText>本人</w:delText>
              </w:r>
            </w:del>
            <w:del w:id="1040" w:author="咨询组" w:date="2025-12-10T10:45:18Z">
              <w:r>
                <w:rPr>
                  <w:rFonts w:ascii="仿宋" w:hAnsi="仿宋" w:eastAsia="仿宋" w:cs="仿宋"/>
                  <w:spacing w:val="-4"/>
                  <w:sz w:val="24"/>
                  <w:szCs w:val="24"/>
                </w:rPr>
                <w:delText>已</w:delText>
              </w:r>
            </w:del>
            <w:del w:id="1041" w:author="咨询组" w:date="2025-12-10T10:45:18Z">
              <w:r>
                <w:rPr>
                  <w:rFonts w:ascii="仿宋" w:hAnsi="仿宋" w:eastAsia="仿宋" w:cs="仿宋"/>
                  <w:spacing w:val="-3"/>
                  <w:sz w:val="24"/>
                  <w:szCs w:val="24"/>
                </w:rPr>
                <w:delText>知悉上述内容，并承诺遵守。</w:delText>
              </w:r>
            </w:del>
          </w:p>
          <w:p w14:paraId="20576C26">
            <w:pPr>
              <w:spacing w:line="252" w:lineRule="auto"/>
              <w:rPr>
                <w:del w:id="1042" w:author="咨询组" w:date="2025-12-10T10:45:18Z"/>
                <w:rFonts w:ascii="Arial"/>
                <w:sz w:val="21"/>
              </w:rPr>
            </w:pPr>
          </w:p>
          <w:p w14:paraId="35E49E92">
            <w:pPr>
              <w:spacing w:line="253" w:lineRule="auto"/>
              <w:rPr>
                <w:del w:id="1043" w:author="咨询组" w:date="2025-12-10T10:45:18Z"/>
                <w:rFonts w:ascii="Arial"/>
                <w:sz w:val="21"/>
              </w:rPr>
            </w:pPr>
          </w:p>
          <w:p w14:paraId="22CBB8B6">
            <w:pPr>
              <w:spacing w:line="253" w:lineRule="auto"/>
              <w:rPr>
                <w:del w:id="1044" w:author="咨询组" w:date="2025-12-10T10:45:18Z"/>
                <w:rFonts w:ascii="Arial"/>
                <w:sz w:val="21"/>
              </w:rPr>
            </w:pPr>
          </w:p>
          <w:p w14:paraId="10E769E3">
            <w:pPr>
              <w:spacing w:before="78" w:line="225" w:lineRule="auto"/>
              <w:ind w:left="3055"/>
              <w:rPr>
                <w:del w:id="1045" w:author="咨询组" w:date="2025-12-10T10:45:18Z"/>
                <w:rFonts w:ascii="仿宋" w:hAnsi="仿宋" w:eastAsia="仿宋" w:cs="仿宋"/>
                <w:sz w:val="24"/>
                <w:szCs w:val="24"/>
              </w:rPr>
            </w:pPr>
            <w:del w:id="1046" w:author="咨询组" w:date="2025-12-10T10:45:18Z">
              <w:r>
                <w:rPr>
                  <w:rFonts w:ascii="仿宋" w:hAnsi="仿宋" w:eastAsia="仿宋" w:cs="仿宋"/>
                  <w:spacing w:val="-12"/>
                  <w:sz w:val="24"/>
                  <w:szCs w:val="24"/>
                </w:rPr>
                <w:delText>签</w:delText>
              </w:r>
            </w:del>
            <w:del w:id="1047" w:author="咨询组" w:date="2025-12-10T10:45:18Z">
              <w:r>
                <w:rPr>
                  <w:rFonts w:ascii="仿宋" w:hAnsi="仿宋" w:eastAsia="仿宋" w:cs="仿宋"/>
                  <w:spacing w:val="-10"/>
                  <w:sz w:val="24"/>
                  <w:szCs w:val="24"/>
                </w:rPr>
                <w:delText xml:space="preserve"> 字 ：        年  月  日</w:delText>
              </w:r>
            </w:del>
          </w:p>
        </w:tc>
      </w:tr>
    </w:tbl>
    <w:p w14:paraId="5174A08B">
      <w:pPr>
        <w:rPr>
          <w:rFonts w:ascii="Arial"/>
          <w:sz w:val="21"/>
        </w:rPr>
      </w:pPr>
    </w:p>
    <w:sectPr>
      <w:footerReference r:id="rId11" w:type="default"/>
      <w:pgSz w:w="11912" w:h="16841"/>
      <w:pgMar w:top="1214" w:right="900" w:bottom="1486" w:left="1301" w:header="0" w:footer="12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AFCA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2F9B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538FF">
    <w:pPr>
      <w:spacing w:before="1" w:line="181" w:lineRule="auto"/>
      <w:ind w:left="4912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5BA63">
    <w:pPr>
      <w:spacing w:line="183" w:lineRule="auto"/>
      <w:ind w:left="490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F6438">
    <w:pPr>
      <w:spacing w:line="183" w:lineRule="auto"/>
      <w:ind w:left="490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B8E47">
    <w:pPr>
      <w:spacing w:before="1" w:line="183" w:lineRule="auto"/>
      <w:ind w:left="485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8"/>
        <w:sz w:val="28"/>
        <w:szCs w:val="28"/>
      </w:rPr>
      <w:t>1</w:t>
    </w:r>
    <w:r>
      <w:rPr>
        <w:rFonts w:ascii="宋体" w:hAnsi="宋体" w:eastAsia="宋体" w:cs="宋体"/>
        <w:spacing w:val="-7"/>
        <w:sz w:val="28"/>
        <w:szCs w:val="28"/>
      </w:rPr>
      <w:t>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8ADD1">
    <w:pPr>
      <w:spacing w:line="185" w:lineRule="auto"/>
      <w:ind w:left="474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8"/>
        <w:sz w:val="28"/>
        <w:szCs w:val="28"/>
      </w:rPr>
      <w:t>1</w:t>
    </w:r>
    <w:r>
      <w:rPr>
        <w:rFonts w:ascii="宋体" w:hAnsi="宋体" w:eastAsia="宋体" w:cs="宋体"/>
        <w:spacing w:val="-7"/>
        <w:sz w:val="28"/>
        <w:szCs w:val="2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034A5E"/>
    <w:rsid w:val="1D8C29C2"/>
    <w:rsid w:val="1E5A0DAD"/>
    <w:rsid w:val="2C2B7D67"/>
    <w:rsid w:val="58CE1300"/>
    <w:rsid w:val="6F0A5AF8"/>
    <w:rsid w:val="76185D7E"/>
    <w:rsid w:val="7F4C54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20</TotalTime>
  <ScaleCrop>false</ScaleCrop>
  <LinksUpToDate>false</LinksUpToDate>
  <Application>WPS Office_12.8.2.19435_F1E327BC-269C-435d-A152-05C5408002CA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2025-05-15T16:43:00Z</dcterms:created>
  <dc:creator>Chen Jing 陈晶</dc:creator>
  <cp:lastModifiedBy>咨询组</cp:lastModifiedBy>
  <dcterms:modified xsi:type="dcterms:W3CDTF">2025-12-17T08:37:29Z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2025-12-10T10:40:03Z</vt:filetime>
  </property>
  <property fmtid="{D5CDD505-2E9C-101B-9397-08002B2CF9AE}" pid="4" name="KSOProductBuildVer">
    <vt:lpwstr>2052-12.8.2.19435</vt:lpwstr>
  </property>
  <property fmtid="{D5CDD505-2E9C-101B-9397-08002B2CF9AE}" pid="5" name="ICV">
    <vt:lpwstr>5549F974728342B2B24D1D389801BEE6_12</vt:lpwstr>
  </property>
</Properties>
</file>
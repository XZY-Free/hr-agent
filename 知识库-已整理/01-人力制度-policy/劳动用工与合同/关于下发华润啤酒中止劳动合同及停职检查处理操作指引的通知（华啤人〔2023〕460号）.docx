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30708">
      <w:pPr>
        <w:keepNext w:val="0"/>
        <w:keepLines w:val="0"/>
        <w:widowControl/>
        <w:suppressLineNumbers w:val="0"/>
        <w:jc w:val="left"/>
        <w:rPr>
          <w:rFonts w:hint="eastAsia" w:ascii="黑体" w:hAnsi="黑体" w:eastAsia="黑体" w:cs="宋体"/>
          <w:b/>
          <w:bCs/>
          <w:sz w:val="30"/>
          <w:szCs w:val="30"/>
          <w:u w:val="none"/>
        </w:rPr>
      </w:pPr>
      <w:r>
        <w:rPr>
          <w:rFonts w:hint="eastAsia" w:ascii="黑体" w:hAnsi="黑体" w:eastAsia="黑体" w:cs="宋体"/>
          <w:b/>
          <w:bCs/>
          <w:sz w:val="30"/>
          <w:szCs w:val="30"/>
          <w:u w:val="none"/>
        </w:rPr>
        <w:t>关于下发华润啤酒中止劳动合同及停职检查处理操作指引的通知</w:t>
      </w:r>
      <w:r>
        <w:rPr>
          <w:rFonts w:hint="eastAsia" w:ascii="黑体" w:hAnsi="黑体" w:eastAsia="黑体" w:cs="宋体"/>
          <w:b/>
          <w:bCs/>
          <w:sz w:val="30"/>
          <w:szCs w:val="30"/>
          <w:u w:val="none"/>
          <w:lang w:val="en-US" w:eastAsia="zh-CN"/>
        </w:rPr>
        <w:t>（华啤人〔2023〕460号）</w:t>
      </w:r>
    </w:p>
    <w:p w14:paraId="479D3610">
      <w:pPr>
        <w:widowControl/>
        <w:spacing w:line="440" w:lineRule="exact"/>
        <w:rPr>
          <w:rFonts w:hint="default" w:ascii="宋体" w:hAnsi="宋体" w:eastAsia="宋体" w:cs="Arial"/>
          <w:bCs/>
          <w:kern w:val="0"/>
          <w:sz w:val="24"/>
          <w:szCs w:val="24"/>
          <w:lang w:val="en-US" w:eastAsia="zh-CN"/>
        </w:rPr>
      </w:pPr>
      <w:r>
        <w:rPr>
          <w:rFonts w:hint="eastAsia" w:ascii="宋体" w:hAnsi="宋体" w:eastAsia="宋体" w:cs="Arial"/>
          <w:bCs/>
          <w:kern w:val="0"/>
          <w:sz w:val="24"/>
          <w:szCs w:val="24"/>
          <w:lang w:val="en-US" w:eastAsia="zh-CN"/>
        </w:rPr>
        <w:t>///</w:t>
      </w:r>
    </w:p>
    <w:p w14:paraId="0F79B51C">
      <w:pPr>
        <w:widowControl/>
        <w:spacing w:line="440" w:lineRule="exact"/>
        <w:rPr>
          <w:rFonts w:ascii="宋体" w:hAnsi="宋体"/>
          <w:b/>
          <w:bCs/>
          <w:sz w:val="24"/>
        </w:rPr>
      </w:pPr>
      <w:r>
        <w:rPr>
          <w:rFonts w:hint="eastAsia" w:ascii="宋体" w:hAnsi="宋体" w:eastAsia="宋体" w:cs="Arial"/>
          <w:bCs/>
          <w:kern w:val="0"/>
          <w:sz w:val="24"/>
          <w:szCs w:val="24"/>
        </w:rPr>
        <w:t>华润啤酒人力资源部，华润雪花，华润酒业</w:t>
      </w:r>
      <w:r>
        <w:rPr>
          <w:rFonts w:hint="eastAsia" w:ascii="宋体" w:hAnsi="宋体" w:eastAsia="宋体" w:cs="Arial"/>
          <w:bCs/>
          <w:color w:val="000000"/>
          <w:kern w:val="0"/>
          <w:sz w:val="24"/>
          <w:szCs w:val="24"/>
        </w:rPr>
        <w:t>：</w:t>
      </w:r>
    </w:p>
    <w:p w14:paraId="7CE15DA6">
      <w:pPr>
        <w:widowControl/>
        <w:spacing w:line="440" w:lineRule="exact"/>
        <w:ind w:firstLine="480" w:firstLineChars="200"/>
        <w:rPr>
          <w:rFonts w:ascii="宋体" w:hAnsi="宋体" w:cs="宋体"/>
          <w:sz w:val="24"/>
        </w:rPr>
      </w:pPr>
      <w:r>
        <w:rPr>
          <w:rFonts w:hint="eastAsia" w:ascii="宋体" w:hAnsi="宋体" w:cs="宋体"/>
          <w:sz w:val="24"/>
        </w:rPr>
        <w:t>根据国家法律法规及公司《员工违规违纪处理办法》的有关规定，为规范员工中止劳动合同及停职检查管理，</w:t>
      </w:r>
      <w:r>
        <w:rPr>
          <w:rFonts w:hint="eastAsia" w:ascii="宋体" w:hAnsi="宋体" w:eastAsia="宋体"/>
          <w:sz w:val="24"/>
          <w:szCs w:val="24"/>
        </w:rPr>
        <w:t>特制定华润啤酒中止劳动合同及停职检查处理操作指引,具体如下：</w:t>
      </w:r>
    </w:p>
    <w:p w14:paraId="042D73F0">
      <w:pPr>
        <w:pStyle w:val="17"/>
        <w:widowControl/>
        <w:numPr>
          <w:ilvl w:val="0"/>
          <w:numId w:val="0"/>
        </w:numPr>
        <w:spacing w:line="440" w:lineRule="exact"/>
        <w:ind w:left="900" w:leftChars="0" w:hanging="420" w:firstLineChars="0"/>
        <w:rPr>
          <w:rFonts w:hint="default" w:ascii="宋体" w:hAnsi="宋体" w:eastAsia="宋体" w:cstheme="minorBidi"/>
          <w:b/>
          <w:kern w:val="2"/>
          <w:sz w:val="24"/>
          <w:szCs w:val="24"/>
          <w:lang w:val="en-US" w:eastAsia="zh-CN" w:bidi="ar-SA"/>
        </w:rPr>
      </w:pPr>
      <w:r>
        <w:rPr>
          <w:rFonts w:hint="eastAsia" w:ascii="宋体" w:hAnsi="宋体" w:eastAsia="宋体" w:cstheme="minorBidi"/>
          <w:b/>
          <w:kern w:val="2"/>
          <w:sz w:val="24"/>
          <w:szCs w:val="24"/>
          <w:lang w:val="en-US" w:eastAsia="zh-CN" w:bidi="ar-SA"/>
        </w:rPr>
        <w:t>///</w:t>
      </w:r>
    </w:p>
    <w:p w14:paraId="5E849961">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一、</w:t>
      </w:r>
      <w:r>
        <w:rPr>
          <w:rFonts w:hint="eastAsia" w:ascii="宋体" w:hAnsi="宋体" w:eastAsia="宋体"/>
          <w:b/>
          <w:sz w:val="24"/>
          <w:szCs w:val="24"/>
        </w:rPr>
        <w:t>中止劳动关系操作规范</w:t>
      </w:r>
    </w:p>
    <w:p w14:paraId="332C507C">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(一)</w:t>
      </w:r>
      <w:r>
        <w:rPr>
          <w:rFonts w:hint="eastAsia" w:ascii="宋体" w:hAnsi="宋体" w:eastAsia="宋体"/>
          <w:b/>
          <w:sz w:val="24"/>
          <w:szCs w:val="24"/>
        </w:rPr>
        <w:t>中止劳动合同的适用情形</w:t>
      </w:r>
    </w:p>
    <w:p w14:paraId="340453B9">
      <w:pPr>
        <w:widowControl/>
        <w:spacing w:line="440" w:lineRule="exact"/>
        <w:ind w:firstLine="480" w:firstLineChars="200"/>
        <w:rPr>
          <w:rFonts w:ascii="宋体" w:hAnsi="宋体" w:cs="宋体"/>
          <w:sz w:val="24"/>
        </w:rPr>
      </w:pPr>
      <w:r>
        <w:rPr>
          <w:rFonts w:hint="eastAsia" w:ascii="宋体" w:hAnsi="宋体" w:cs="宋体"/>
          <w:sz w:val="24"/>
        </w:rPr>
        <w:t>1</w:t>
      </w:r>
      <w:r>
        <w:rPr>
          <w:rFonts w:ascii="宋体" w:hAnsi="宋体" w:cs="宋体"/>
          <w:sz w:val="24"/>
        </w:rPr>
        <w:t>.</w:t>
      </w:r>
      <w:r>
        <w:rPr>
          <w:rFonts w:hint="eastAsia" w:ascii="宋体" w:hAnsi="宋体" w:cs="宋体"/>
          <w:sz w:val="24"/>
        </w:rPr>
        <w:t>员工涉嫌违纪违法，被纪检监察机关或司法机关依法采取留置或刑事拘留、逮捕等强制措施的，中止劳动合同。</w:t>
      </w:r>
    </w:p>
    <w:p w14:paraId="6304A686">
      <w:pPr>
        <w:widowControl/>
        <w:spacing w:line="440" w:lineRule="exact"/>
        <w:ind w:firstLine="480" w:firstLineChars="200"/>
        <w:rPr>
          <w:rFonts w:ascii="宋体" w:hAnsi="宋体" w:cs="宋体"/>
          <w:sz w:val="24"/>
        </w:rPr>
      </w:pPr>
      <w:r>
        <w:rPr>
          <w:rFonts w:hint="eastAsia" w:ascii="宋体" w:hAnsi="宋体" w:cs="宋体"/>
          <w:sz w:val="24"/>
        </w:rPr>
        <w:t>2</w:t>
      </w:r>
      <w:r>
        <w:rPr>
          <w:rFonts w:ascii="宋体" w:hAnsi="宋体" w:cs="宋体"/>
          <w:sz w:val="24"/>
        </w:rPr>
        <w:t>.</w:t>
      </w:r>
      <w:r>
        <w:rPr>
          <w:rFonts w:hint="eastAsia" w:ascii="宋体" w:hAnsi="宋体" w:cs="宋体"/>
          <w:sz w:val="24"/>
        </w:rPr>
        <w:t>法律、法规规定的其他情形，执行中止劳动合同时需提供明确的法律法规依据。</w:t>
      </w:r>
    </w:p>
    <w:p w14:paraId="420FE61F">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(二)</w:t>
      </w:r>
      <w:r>
        <w:rPr>
          <w:rFonts w:hint="eastAsia" w:ascii="宋体" w:hAnsi="宋体" w:eastAsia="宋体"/>
          <w:b/>
          <w:sz w:val="24"/>
          <w:szCs w:val="24"/>
        </w:rPr>
        <w:t>中止劳动合同期间考核及待遇</w:t>
      </w:r>
    </w:p>
    <w:p w14:paraId="5CB9ADD3">
      <w:pPr>
        <w:widowControl/>
        <w:spacing w:line="440" w:lineRule="exact"/>
        <w:ind w:firstLine="480" w:firstLineChars="200"/>
        <w:rPr>
          <w:rFonts w:ascii="宋体" w:hAnsi="宋体" w:cs="宋体"/>
          <w:sz w:val="24"/>
        </w:rPr>
      </w:pPr>
      <w:r>
        <w:rPr>
          <w:rFonts w:hint="eastAsia" w:ascii="宋体" w:hAnsi="宋体" w:cs="宋体"/>
          <w:sz w:val="24"/>
        </w:rPr>
        <w:t>1</w:t>
      </w:r>
      <w:r>
        <w:rPr>
          <w:rFonts w:ascii="宋体" w:hAnsi="宋体" w:cs="宋体"/>
          <w:sz w:val="24"/>
        </w:rPr>
        <w:t>.</w:t>
      </w:r>
      <w:r>
        <w:rPr>
          <w:rFonts w:hint="eastAsia" w:ascii="宋体" w:hAnsi="宋体" w:cs="宋体"/>
          <w:sz w:val="24"/>
        </w:rPr>
        <w:t>中止劳动合同期间，停薪停职，停缴社会保险及其他福利，仅保留劳动关系；到年度考核时仍中止劳动合同的，其当年绩效考核为D。</w:t>
      </w:r>
    </w:p>
    <w:p w14:paraId="43B4454B">
      <w:pPr>
        <w:widowControl/>
        <w:spacing w:line="440" w:lineRule="exact"/>
        <w:ind w:firstLine="480" w:firstLineChars="200"/>
        <w:rPr>
          <w:rFonts w:ascii="宋体" w:hAnsi="宋体" w:cs="宋体"/>
          <w:sz w:val="24"/>
        </w:rPr>
      </w:pPr>
      <w:r>
        <w:rPr>
          <w:rFonts w:hint="eastAsia" w:ascii="宋体" w:hAnsi="宋体" w:cs="宋体"/>
          <w:sz w:val="24"/>
        </w:rPr>
        <w:t>2</w:t>
      </w:r>
      <w:r>
        <w:rPr>
          <w:rFonts w:ascii="宋体" w:hAnsi="宋体" w:cs="宋体"/>
          <w:sz w:val="24"/>
        </w:rPr>
        <w:t>.</w:t>
      </w:r>
      <w:r>
        <w:rPr>
          <w:rFonts w:hint="eastAsia" w:ascii="宋体" w:hAnsi="宋体" w:cs="宋体"/>
          <w:sz w:val="24"/>
        </w:rPr>
        <w:t>因被国家纪检监察机关或司法机关错误采取上述强制措施的，由员工依据有关规定申请国家赔偿，公司不补发其薪酬。</w:t>
      </w:r>
    </w:p>
    <w:p w14:paraId="6BB3C2E3">
      <w:pPr>
        <w:pStyle w:val="17"/>
        <w:widowControl/>
        <w:numPr>
          <w:ilvl w:val="0"/>
          <w:numId w:val="0"/>
        </w:numPr>
        <w:spacing w:line="440" w:lineRule="exact"/>
        <w:ind w:left="900" w:leftChars="0" w:hanging="420" w:firstLineChars="0"/>
        <w:rPr>
          <w:rFonts w:hint="default" w:ascii="宋体" w:hAnsi="宋体" w:eastAsia="宋体" w:cstheme="minorBidi"/>
          <w:b/>
          <w:kern w:val="2"/>
          <w:sz w:val="24"/>
          <w:szCs w:val="24"/>
          <w:lang w:val="en-US" w:eastAsia="zh-CN" w:bidi="ar-SA"/>
        </w:rPr>
      </w:pPr>
      <w:r>
        <w:rPr>
          <w:rFonts w:hint="eastAsia" w:ascii="宋体" w:hAnsi="宋体" w:eastAsia="宋体" w:cstheme="minorBidi"/>
          <w:b/>
          <w:kern w:val="2"/>
          <w:sz w:val="24"/>
          <w:szCs w:val="24"/>
          <w:lang w:val="en-US" w:eastAsia="zh-CN" w:bidi="ar-SA"/>
        </w:rPr>
        <w:t>///</w:t>
      </w:r>
    </w:p>
    <w:p w14:paraId="121C23B2">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(三)</w:t>
      </w:r>
      <w:r>
        <w:rPr>
          <w:rFonts w:hint="eastAsia" w:ascii="宋体" w:hAnsi="宋体" w:eastAsia="宋体"/>
          <w:b/>
          <w:sz w:val="24"/>
          <w:szCs w:val="24"/>
        </w:rPr>
        <w:t>中止劳动合同操作流程</w:t>
      </w:r>
    </w:p>
    <w:p w14:paraId="00CA4620">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1.</w:t>
      </w:r>
      <w:r>
        <w:rPr>
          <w:rFonts w:hint="eastAsia" w:ascii="宋体" w:hAnsi="宋体" w:eastAsia="宋体"/>
          <w:b/>
          <w:sz w:val="24"/>
          <w:szCs w:val="24"/>
        </w:rPr>
        <w:t>中止劳动合同审批</w:t>
      </w:r>
    </w:p>
    <w:p w14:paraId="1A1B0636">
      <w:pPr>
        <w:widowControl/>
        <w:spacing w:line="440" w:lineRule="exact"/>
        <w:ind w:left="480"/>
        <w:rPr>
          <w:rFonts w:ascii="宋体" w:hAnsi="宋体" w:eastAsia="宋体"/>
          <w:b/>
          <w:sz w:val="24"/>
          <w:szCs w:val="24"/>
        </w:rPr>
      </w:pPr>
      <w:r>
        <w:rPr>
          <w:rFonts w:hint="eastAsia" w:ascii="宋体" w:hAnsi="宋体" w:eastAsia="宋体"/>
          <w:b/>
          <w:sz w:val="24"/>
          <w:szCs w:val="24"/>
        </w:rPr>
        <w:t>（1）发起请示</w:t>
      </w:r>
    </w:p>
    <w:p w14:paraId="28967C65">
      <w:pPr>
        <w:widowControl/>
        <w:spacing w:line="440" w:lineRule="exact"/>
        <w:ind w:firstLine="480" w:firstLineChars="200"/>
        <w:rPr>
          <w:rFonts w:ascii="宋体" w:hAnsi="宋体" w:cs="宋体"/>
          <w:sz w:val="24"/>
        </w:rPr>
      </w:pPr>
      <w:r>
        <w:rPr>
          <w:rFonts w:hint="eastAsia" w:ascii="宋体" w:hAnsi="宋体" w:cs="宋体"/>
          <w:sz w:val="24"/>
        </w:rPr>
        <w:t>情形1：员工所在单位知晓员工因涉嫌违纪违法，被纪检监察机关或司法机关依法采取留置或刑事拘留、逮捕等强制措施的，应第一时间将情况告知该员工所在单</w:t>
      </w:r>
      <w:bookmarkStart w:id="0" w:name="_GoBack"/>
      <w:bookmarkEnd w:id="0"/>
      <w:r>
        <w:rPr>
          <w:rFonts w:hint="eastAsia" w:ascii="宋体" w:hAnsi="宋体" w:cs="宋体"/>
          <w:sz w:val="24"/>
        </w:rPr>
        <w:t>位的纪检部门及人力资源部，经纪检部门、人力资源部核实该员工确被有关机关限制人身自由的，由所在单位人力资源部H</w:t>
      </w:r>
      <w:r>
        <w:rPr>
          <w:rFonts w:ascii="宋体" w:hAnsi="宋体" w:cs="宋体"/>
          <w:sz w:val="24"/>
        </w:rPr>
        <w:t>RBP</w:t>
      </w:r>
      <w:r>
        <w:rPr>
          <w:rFonts w:hint="eastAsia" w:ascii="宋体" w:hAnsi="宋体" w:cs="宋体"/>
          <w:sz w:val="24"/>
        </w:rPr>
        <w:t>岗发起该员工的中止劳动合同请示。</w:t>
      </w:r>
    </w:p>
    <w:p w14:paraId="00111ED9">
      <w:pPr>
        <w:widowControl/>
        <w:spacing w:line="440" w:lineRule="exact"/>
        <w:ind w:firstLine="480" w:firstLineChars="200"/>
        <w:rPr>
          <w:rFonts w:ascii="宋体" w:hAnsi="宋体" w:cs="宋体"/>
          <w:sz w:val="24"/>
        </w:rPr>
      </w:pPr>
      <w:r>
        <w:rPr>
          <w:rFonts w:hint="eastAsia" w:ascii="宋体" w:hAnsi="宋体" w:cs="宋体"/>
          <w:sz w:val="24"/>
        </w:rPr>
        <w:t>情形2：员工因涉嫌违纪违法，由纪委办公室移送相关纪检监察机关或司法机关依法采取留置或刑事拘留、逮捕等强制措施的，由纪委办公室直接发起该员工的中止劳动合同请示。</w:t>
      </w:r>
    </w:p>
    <w:p w14:paraId="012DD4B0">
      <w:pPr>
        <w:widowControl/>
        <w:spacing w:line="440" w:lineRule="exact"/>
        <w:ind w:firstLine="480" w:firstLineChars="200"/>
        <w:rPr>
          <w:rFonts w:ascii="宋体" w:hAnsi="宋体" w:cs="宋体"/>
          <w:sz w:val="24"/>
        </w:rPr>
      </w:pPr>
      <w:r>
        <w:rPr>
          <w:rFonts w:hint="eastAsia" w:ascii="宋体" w:hAnsi="宋体" w:cs="宋体"/>
          <w:sz w:val="24"/>
        </w:rPr>
        <w:t>情形3：因法律、法规规定的其他情形中止劳动合同的，应由所在单位人力资源部HRBP岗发起该员工的中止劳动合同请示。</w:t>
      </w:r>
    </w:p>
    <w:p w14:paraId="5A3DCD8B">
      <w:pPr>
        <w:widowControl/>
        <w:spacing w:line="440" w:lineRule="exact"/>
        <w:ind w:left="480"/>
        <w:rPr>
          <w:rFonts w:ascii="宋体" w:hAnsi="宋体" w:eastAsia="宋体"/>
          <w:b/>
          <w:sz w:val="24"/>
          <w:szCs w:val="24"/>
        </w:rPr>
      </w:pPr>
      <w:r>
        <w:rPr>
          <w:rFonts w:hint="eastAsia" w:ascii="宋体" w:hAnsi="宋体" w:eastAsia="宋体"/>
          <w:b/>
          <w:sz w:val="24"/>
          <w:szCs w:val="24"/>
        </w:rPr>
        <w:t>（2）请示内容</w:t>
      </w:r>
    </w:p>
    <w:p w14:paraId="3CF0316C">
      <w:pPr>
        <w:widowControl/>
        <w:spacing w:line="440" w:lineRule="exact"/>
        <w:ind w:firstLine="480" w:firstLineChars="200"/>
        <w:rPr>
          <w:rFonts w:ascii="宋体" w:hAnsi="宋体" w:cs="宋体"/>
          <w:sz w:val="24"/>
        </w:rPr>
      </w:pPr>
      <w:r>
        <w:rPr>
          <w:rFonts w:hint="eastAsia" w:ascii="宋体" w:hAnsi="宋体" w:cs="宋体"/>
          <w:sz w:val="24"/>
        </w:rPr>
        <w:t>中止劳动合同请示中需写明中止原因、中止依据及中止时间。</w:t>
      </w:r>
    </w:p>
    <w:p w14:paraId="7CA367C0">
      <w:pPr>
        <w:widowControl/>
        <w:spacing w:line="440" w:lineRule="exact"/>
        <w:ind w:left="480"/>
        <w:rPr>
          <w:rFonts w:ascii="宋体" w:hAnsi="宋体" w:eastAsia="宋体"/>
          <w:b/>
          <w:sz w:val="24"/>
          <w:szCs w:val="24"/>
        </w:rPr>
      </w:pPr>
      <w:r>
        <w:rPr>
          <w:rFonts w:hint="eastAsia" w:ascii="宋体" w:hAnsi="宋体" w:eastAsia="宋体"/>
          <w:b/>
          <w:sz w:val="24"/>
          <w:szCs w:val="24"/>
        </w:rPr>
        <w:t>（3）审批流程</w:t>
      </w:r>
    </w:p>
    <w:p w14:paraId="09F583CD">
      <w:pPr>
        <w:widowControl/>
        <w:spacing w:line="440" w:lineRule="exact"/>
        <w:ind w:firstLine="480" w:firstLineChars="200"/>
        <w:rPr>
          <w:rFonts w:ascii="宋体" w:hAnsi="宋体" w:cs="宋体"/>
          <w:sz w:val="24"/>
        </w:rPr>
      </w:pPr>
      <w:r>
        <w:rPr>
          <w:rFonts w:hint="eastAsia" w:ascii="宋体" w:hAnsi="宋体" w:cs="宋体"/>
          <w:sz w:val="24"/>
        </w:rPr>
        <w:t>由人力资源部发起的中止劳动合同请示需经员工所在部门负责人、所在单位人力资源部负责人审核，所在单位负责人审批。</w:t>
      </w:r>
    </w:p>
    <w:p w14:paraId="7CAD2FF4">
      <w:pPr>
        <w:widowControl/>
        <w:spacing w:line="440" w:lineRule="exact"/>
        <w:ind w:firstLine="480" w:firstLineChars="200"/>
        <w:rPr>
          <w:rFonts w:ascii="宋体" w:hAnsi="宋体" w:cs="宋体"/>
          <w:sz w:val="24"/>
        </w:rPr>
      </w:pPr>
      <w:r>
        <w:rPr>
          <w:rFonts w:hint="eastAsia" w:ascii="宋体" w:hAnsi="宋体" w:cs="宋体"/>
          <w:sz w:val="24"/>
        </w:rPr>
        <w:t>由纪委办公室发起的中止劳动合同请示按纪委规定流程审批。</w:t>
      </w:r>
    </w:p>
    <w:p w14:paraId="25E58366">
      <w:pPr>
        <w:widowControl/>
        <w:spacing w:line="440" w:lineRule="exact"/>
        <w:ind w:firstLine="482" w:firstLineChars="200"/>
        <w:rPr>
          <w:rFonts w:ascii="宋体" w:hAnsi="宋体" w:cs="宋体"/>
          <w:b/>
          <w:sz w:val="24"/>
        </w:rPr>
      </w:pPr>
      <w:r>
        <w:rPr>
          <w:rFonts w:hint="eastAsia" w:ascii="宋体" w:hAnsi="宋体" w:cs="宋体"/>
          <w:b/>
          <w:sz w:val="24"/>
        </w:rPr>
        <w:t>经理人/专业总监/经理级员工中止劳动合同的，需同步履行停职程序，由对应权限党委（经理人）/单位（其他职务、职位）履行审批。</w:t>
      </w:r>
    </w:p>
    <w:p w14:paraId="0A8E4AB7">
      <w:pPr>
        <w:pStyle w:val="17"/>
        <w:widowControl/>
        <w:numPr>
          <w:ilvl w:val="0"/>
          <w:numId w:val="0"/>
        </w:numPr>
        <w:spacing w:line="440" w:lineRule="exact"/>
        <w:ind w:left="900" w:leftChars="0" w:hanging="420" w:firstLineChars="0"/>
        <w:rPr>
          <w:rFonts w:hint="default" w:ascii="宋体" w:hAnsi="宋体" w:eastAsia="宋体" w:cstheme="minorBidi"/>
          <w:b/>
          <w:kern w:val="2"/>
          <w:sz w:val="24"/>
          <w:szCs w:val="24"/>
          <w:lang w:val="en-US" w:eastAsia="zh-CN" w:bidi="ar-SA"/>
        </w:rPr>
      </w:pPr>
      <w:r>
        <w:rPr>
          <w:rFonts w:hint="eastAsia" w:ascii="宋体" w:hAnsi="宋体" w:eastAsia="宋体" w:cstheme="minorBidi"/>
          <w:b/>
          <w:kern w:val="2"/>
          <w:sz w:val="24"/>
          <w:szCs w:val="24"/>
          <w:lang w:val="en-US" w:eastAsia="zh-CN" w:bidi="ar-SA"/>
        </w:rPr>
        <w:t>///</w:t>
      </w:r>
    </w:p>
    <w:p w14:paraId="3EEB2413">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2.</w:t>
      </w:r>
      <w:r>
        <w:rPr>
          <w:rFonts w:hint="eastAsia" w:ascii="宋体" w:hAnsi="宋体" w:eastAsia="宋体"/>
          <w:b/>
          <w:sz w:val="24"/>
          <w:szCs w:val="24"/>
        </w:rPr>
        <w:t>中止劳动合同执行</w:t>
      </w:r>
    </w:p>
    <w:p w14:paraId="3FEDB440">
      <w:pPr>
        <w:widowControl/>
        <w:spacing w:line="440" w:lineRule="exact"/>
        <w:ind w:firstLine="480" w:firstLineChars="200"/>
        <w:rPr>
          <w:rFonts w:ascii="宋体" w:hAnsi="宋体" w:cs="宋体"/>
          <w:sz w:val="24"/>
        </w:rPr>
      </w:pPr>
      <w:r>
        <w:rPr>
          <w:rFonts w:hint="eastAsia" w:ascii="宋体" w:hAnsi="宋体" w:cs="宋体"/>
          <w:sz w:val="24"/>
        </w:rPr>
        <w:t>中止劳动合同请示通过后，H</w:t>
      </w:r>
      <w:r>
        <w:rPr>
          <w:rFonts w:ascii="宋体" w:hAnsi="宋体" w:cs="宋体"/>
          <w:sz w:val="24"/>
        </w:rPr>
        <w:t>RBP</w:t>
      </w:r>
      <w:r>
        <w:rPr>
          <w:rFonts w:hint="eastAsia" w:ascii="宋体" w:hAnsi="宋体" w:cs="宋体"/>
          <w:sz w:val="24"/>
        </w:rPr>
        <w:t>需将请示知会人力资源共享中心</w:t>
      </w:r>
      <w:del w:id="0" w:author="孙平" w:date="2023-06-09T11:22:00Z">
        <w:r>
          <w:rPr>
            <w:rFonts w:hint="eastAsia" w:ascii="宋体" w:hAnsi="宋体" w:cs="宋体"/>
            <w:sz w:val="24"/>
          </w:rPr>
          <w:delText>人力资源</w:delText>
        </w:r>
      </w:del>
      <w:r>
        <w:rPr>
          <w:rFonts w:hint="eastAsia" w:ascii="宋体" w:hAnsi="宋体" w:cs="宋体"/>
          <w:sz w:val="24"/>
        </w:rPr>
        <w:t>总监、人事经理、薪酬福利经理、人事管理岗、薪酬管理岗、福利管理岗、员工所在单位行政管理部、员工所在党组织，执行停薪停职。具体分工及职责如下：</w:t>
      </w:r>
    </w:p>
    <w:p w14:paraId="2E1208FC">
      <w:pPr>
        <w:widowControl/>
        <w:spacing w:line="440" w:lineRule="exact"/>
        <w:ind w:left="480"/>
        <w:rPr>
          <w:rFonts w:ascii="宋体" w:hAnsi="宋体" w:eastAsia="宋体"/>
          <w:b/>
          <w:sz w:val="24"/>
          <w:szCs w:val="24"/>
        </w:rPr>
      </w:pPr>
      <w:r>
        <w:rPr>
          <w:rFonts w:hint="eastAsia" w:ascii="宋体" w:hAnsi="宋体" w:eastAsia="宋体"/>
          <w:b/>
          <w:sz w:val="24"/>
          <w:szCs w:val="24"/>
        </w:rPr>
        <w:t>（1）H</w:t>
      </w:r>
      <w:r>
        <w:rPr>
          <w:rFonts w:ascii="宋体" w:hAnsi="宋体" w:eastAsia="宋体"/>
          <w:b/>
          <w:sz w:val="24"/>
          <w:szCs w:val="24"/>
        </w:rPr>
        <w:t>RBP</w:t>
      </w:r>
    </w:p>
    <w:p w14:paraId="7662DA02">
      <w:pPr>
        <w:widowControl/>
        <w:spacing w:line="360" w:lineRule="auto"/>
        <w:ind w:firstLine="480" w:firstLineChars="200"/>
        <w:rPr>
          <w:rFonts w:ascii="宋体" w:hAnsi="宋体" w:cs="宋体"/>
          <w:sz w:val="24"/>
        </w:rPr>
      </w:pPr>
      <w:r>
        <w:rPr>
          <w:rFonts w:hint="eastAsia" w:ascii="宋体" w:hAnsi="宋体" w:cs="宋体"/>
          <w:sz w:val="24"/>
        </w:rPr>
        <w:t>在</w:t>
      </w:r>
      <w:r>
        <w:rPr>
          <w:rFonts w:ascii="宋体" w:hAnsi="宋体" w:cs="宋体"/>
          <w:sz w:val="24"/>
        </w:rPr>
        <w:t>ITSM</w:t>
      </w:r>
      <w:r>
        <w:rPr>
          <w:rFonts w:hint="eastAsia" w:ascii="宋体" w:hAnsi="宋体" w:cs="宋体"/>
          <w:sz w:val="24"/>
        </w:rPr>
        <w:t>系统提单，关闭该员工全部系统权限。</w:t>
      </w:r>
    </w:p>
    <w:p w14:paraId="64AFE000">
      <w:pPr>
        <w:widowControl/>
        <w:spacing w:line="360" w:lineRule="auto"/>
        <w:ind w:firstLine="480" w:firstLineChars="200"/>
        <w:rPr>
          <w:rFonts w:ascii="宋体" w:hAnsi="宋体" w:cs="宋体"/>
          <w:sz w:val="24"/>
        </w:rPr>
      </w:pPr>
      <w:r>
        <w:rPr>
          <w:rFonts w:hint="eastAsia" w:ascii="宋体" w:hAnsi="宋体" w:cs="宋体"/>
          <w:sz w:val="24"/>
        </w:rPr>
        <w:t>跟踪各部门停薪停职操作的完成情况。</w:t>
      </w:r>
    </w:p>
    <w:p w14:paraId="51BEEB88">
      <w:pPr>
        <w:widowControl/>
        <w:spacing w:line="440" w:lineRule="exact"/>
        <w:ind w:firstLine="482" w:firstLineChars="200"/>
        <w:rPr>
          <w:rFonts w:ascii="宋体" w:hAnsi="宋体" w:cs="宋体"/>
          <w:b/>
          <w:sz w:val="24"/>
        </w:rPr>
      </w:pPr>
      <w:r>
        <w:rPr>
          <w:rFonts w:hint="eastAsia" w:ascii="宋体" w:hAnsi="宋体" w:cs="宋体"/>
          <w:b/>
          <w:sz w:val="24"/>
        </w:rPr>
        <w:t>（2）员工所在行政管理部</w:t>
      </w:r>
    </w:p>
    <w:p w14:paraId="6F141C6C">
      <w:pPr>
        <w:widowControl/>
        <w:spacing w:line="440" w:lineRule="exact"/>
        <w:ind w:firstLine="480" w:firstLineChars="200"/>
        <w:rPr>
          <w:rFonts w:ascii="宋体" w:hAnsi="宋体" w:cs="宋体"/>
          <w:sz w:val="24"/>
        </w:rPr>
      </w:pPr>
      <w:r>
        <w:rPr>
          <w:rFonts w:hint="eastAsia" w:ascii="宋体" w:hAnsi="宋体" w:cs="宋体"/>
          <w:sz w:val="24"/>
        </w:rPr>
        <w:t>行政管理部需收回配车、办公位、电脑等办公设备，停止发放公司、工会福利，取消移动话费托收功能/在报账平台中删除移动通讯费报销标准，并通过邮件将操作结果反馈H</w:t>
      </w:r>
      <w:r>
        <w:rPr>
          <w:rFonts w:ascii="宋体" w:hAnsi="宋体" w:cs="宋体"/>
          <w:sz w:val="24"/>
        </w:rPr>
        <w:t>RBP</w:t>
      </w:r>
      <w:r>
        <w:rPr>
          <w:rFonts w:hint="eastAsia" w:ascii="宋体" w:hAnsi="宋体" w:cs="宋体"/>
          <w:sz w:val="24"/>
        </w:rPr>
        <w:t>。</w:t>
      </w:r>
    </w:p>
    <w:p w14:paraId="6949D90D">
      <w:pPr>
        <w:widowControl/>
        <w:spacing w:line="440" w:lineRule="exact"/>
        <w:ind w:firstLine="482" w:firstLineChars="200"/>
        <w:rPr>
          <w:rFonts w:ascii="宋体" w:hAnsi="宋体" w:cs="宋体"/>
          <w:b/>
          <w:sz w:val="24"/>
        </w:rPr>
      </w:pPr>
      <w:r>
        <w:rPr>
          <w:rFonts w:hint="eastAsia" w:ascii="宋体" w:hAnsi="宋体" w:cs="宋体"/>
          <w:b/>
          <w:sz w:val="24"/>
        </w:rPr>
        <w:t>（3）员工所在党组织</w:t>
      </w:r>
    </w:p>
    <w:p w14:paraId="6BE3B699">
      <w:pPr>
        <w:widowControl/>
        <w:spacing w:line="440" w:lineRule="exact"/>
        <w:ind w:firstLine="480" w:firstLineChars="200"/>
        <w:rPr>
          <w:rFonts w:ascii="宋体" w:hAnsi="宋体" w:cs="宋体"/>
          <w:sz w:val="24"/>
        </w:rPr>
      </w:pPr>
      <w:r>
        <w:rPr>
          <w:rFonts w:hint="eastAsia" w:ascii="宋体" w:hAnsi="宋体" w:cs="宋体"/>
          <w:sz w:val="24"/>
        </w:rPr>
        <w:t>员工所在党组织需中止该员工表决权、选举权和被选举权等党员权利，并调整党内规定的其他事宜。</w:t>
      </w:r>
    </w:p>
    <w:p w14:paraId="718D9CB1">
      <w:pPr>
        <w:widowControl/>
        <w:spacing w:line="440" w:lineRule="exact"/>
        <w:ind w:left="480"/>
        <w:rPr>
          <w:rFonts w:ascii="宋体" w:hAnsi="宋体" w:eastAsia="宋体"/>
          <w:b/>
          <w:sz w:val="24"/>
          <w:szCs w:val="24"/>
        </w:rPr>
      </w:pPr>
      <w:r>
        <w:rPr>
          <w:rFonts w:hint="eastAsia" w:ascii="宋体" w:hAnsi="宋体" w:eastAsia="宋体"/>
          <w:b/>
          <w:sz w:val="24"/>
          <w:szCs w:val="24"/>
        </w:rPr>
        <w:t>（</w:t>
      </w:r>
      <w:r>
        <w:rPr>
          <w:rFonts w:ascii="宋体" w:hAnsi="宋体" w:eastAsia="宋体"/>
          <w:b/>
          <w:sz w:val="24"/>
          <w:szCs w:val="24"/>
        </w:rPr>
        <w:t>4</w:t>
      </w:r>
      <w:r>
        <w:rPr>
          <w:rFonts w:hint="eastAsia" w:ascii="宋体" w:hAnsi="宋体" w:eastAsia="宋体"/>
          <w:b/>
          <w:sz w:val="24"/>
          <w:szCs w:val="24"/>
        </w:rPr>
        <w:t>）人力资源共享中心人事运营组</w:t>
      </w:r>
    </w:p>
    <w:p w14:paraId="7F821DFC">
      <w:pPr>
        <w:widowControl/>
        <w:spacing w:line="440" w:lineRule="exact"/>
        <w:ind w:firstLine="480" w:firstLineChars="200"/>
        <w:rPr>
          <w:rFonts w:ascii="宋体" w:hAnsi="宋体" w:cs="宋体"/>
          <w:sz w:val="24"/>
        </w:rPr>
      </w:pPr>
      <w:r>
        <w:rPr>
          <w:rFonts w:hint="eastAsia" w:ascii="宋体" w:hAnsi="宋体" w:cs="宋体"/>
          <w:sz w:val="24"/>
        </w:rPr>
        <w:t>向员工个人邮箱发送《中止劳动合同通知书》，若员工无个人邮箱，则通过E</w:t>
      </w:r>
      <w:r>
        <w:rPr>
          <w:rFonts w:ascii="宋体" w:hAnsi="宋体" w:cs="宋体"/>
          <w:sz w:val="24"/>
        </w:rPr>
        <w:t>MS</w:t>
      </w:r>
      <w:r>
        <w:rPr>
          <w:rFonts w:hint="eastAsia" w:ascii="宋体" w:hAnsi="宋体" w:cs="宋体"/>
          <w:sz w:val="24"/>
        </w:rPr>
        <w:t>快递《中止劳动合同通知书》至员工的法律文书送达地址。</w:t>
      </w:r>
    </w:p>
    <w:p w14:paraId="67BCAA28">
      <w:pPr>
        <w:widowControl/>
        <w:spacing w:line="440" w:lineRule="exact"/>
        <w:ind w:firstLine="480" w:firstLineChars="200"/>
        <w:rPr>
          <w:rFonts w:ascii="宋体" w:hAnsi="宋体" w:cs="宋体"/>
          <w:sz w:val="24"/>
        </w:rPr>
      </w:pPr>
      <w:r>
        <w:rPr>
          <w:rFonts w:hint="eastAsia" w:ascii="宋体" w:hAnsi="宋体" w:cs="宋体"/>
          <w:sz w:val="24"/>
        </w:rPr>
        <w:t>操作人力资源系统职务数据，操作及原因选择“待岗-待岗”，职务选择“待岗”，并备注“中止劳动合同，停薪停职”。</w:t>
      </w:r>
    </w:p>
    <w:p w14:paraId="0CA385DC">
      <w:pPr>
        <w:widowControl/>
        <w:spacing w:line="440" w:lineRule="exact"/>
        <w:ind w:firstLine="480" w:firstLineChars="200"/>
        <w:rPr>
          <w:rFonts w:ascii="宋体" w:hAnsi="宋体" w:cs="宋体"/>
          <w:sz w:val="24"/>
        </w:rPr>
      </w:pPr>
      <w:r>
        <w:rPr>
          <w:rFonts w:hint="eastAsia" w:ascii="宋体" w:hAnsi="宋体" w:cs="宋体"/>
          <w:sz w:val="24"/>
        </w:rPr>
        <w:t>通过邮件将操作结果反馈H</w:t>
      </w:r>
      <w:r>
        <w:rPr>
          <w:rFonts w:ascii="宋体" w:hAnsi="宋体" w:cs="宋体"/>
          <w:sz w:val="24"/>
        </w:rPr>
        <w:t>RBP</w:t>
      </w:r>
      <w:r>
        <w:rPr>
          <w:rFonts w:hint="eastAsia" w:ascii="宋体" w:hAnsi="宋体" w:cs="宋体"/>
          <w:sz w:val="24"/>
        </w:rPr>
        <w:t>、薪酬福利经理、薪酬管理岗、福利管理岗。</w:t>
      </w:r>
    </w:p>
    <w:p w14:paraId="0C9969EC">
      <w:pPr>
        <w:widowControl/>
        <w:spacing w:line="440" w:lineRule="exact"/>
        <w:ind w:left="480"/>
        <w:rPr>
          <w:rFonts w:ascii="宋体" w:hAnsi="宋体" w:eastAsia="宋体"/>
          <w:b/>
          <w:sz w:val="24"/>
          <w:szCs w:val="24"/>
        </w:rPr>
      </w:pPr>
      <w:r>
        <w:rPr>
          <w:rFonts w:hint="eastAsia" w:ascii="宋体" w:hAnsi="宋体" w:eastAsia="宋体"/>
          <w:b/>
          <w:sz w:val="24"/>
          <w:szCs w:val="24"/>
        </w:rPr>
        <w:t>（</w:t>
      </w:r>
      <w:r>
        <w:rPr>
          <w:rFonts w:ascii="宋体" w:hAnsi="宋体" w:eastAsia="宋体"/>
          <w:b/>
          <w:sz w:val="24"/>
          <w:szCs w:val="24"/>
        </w:rPr>
        <w:t>5</w:t>
      </w:r>
      <w:r>
        <w:rPr>
          <w:rFonts w:hint="eastAsia" w:ascii="宋体" w:hAnsi="宋体" w:eastAsia="宋体"/>
          <w:b/>
          <w:sz w:val="24"/>
          <w:szCs w:val="24"/>
        </w:rPr>
        <w:t>）人力资源共享中心薪酬福利组</w:t>
      </w:r>
    </w:p>
    <w:p w14:paraId="6B5765ED">
      <w:pPr>
        <w:widowControl/>
        <w:spacing w:line="440" w:lineRule="exact"/>
        <w:ind w:left="480"/>
        <w:rPr>
          <w:rFonts w:ascii="宋体" w:hAnsi="宋体" w:eastAsia="宋体"/>
          <w:sz w:val="24"/>
          <w:szCs w:val="24"/>
        </w:rPr>
      </w:pPr>
      <w:r>
        <w:rPr>
          <w:rFonts w:hint="eastAsia" w:ascii="宋体" w:hAnsi="宋体" w:eastAsia="宋体"/>
          <w:sz w:val="24"/>
          <w:szCs w:val="24"/>
        </w:rPr>
        <w:t>在“待岗”数据页面，将薪资组变更为“NOPAY”。</w:t>
      </w:r>
    </w:p>
    <w:p w14:paraId="2DF966B6">
      <w:pPr>
        <w:widowControl/>
        <w:spacing w:line="440" w:lineRule="exact"/>
        <w:ind w:left="480"/>
        <w:rPr>
          <w:rFonts w:ascii="宋体" w:hAnsi="宋体" w:eastAsia="宋体"/>
          <w:sz w:val="24"/>
          <w:szCs w:val="24"/>
        </w:rPr>
      </w:pPr>
      <w:r>
        <w:rPr>
          <w:rFonts w:hint="eastAsia" w:ascii="宋体" w:hAnsi="宋体" w:eastAsia="宋体"/>
          <w:sz w:val="24"/>
          <w:szCs w:val="24"/>
        </w:rPr>
        <w:t>自中止劳动合同当天起，停发薪酬福利。</w:t>
      </w:r>
    </w:p>
    <w:p w14:paraId="4002028F">
      <w:pPr>
        <w:widowControl/>
        <w:spacing w:line="440" w:lineRule="exact"/>
        <w:ind w:firstLine="480" w:firstLineChars="200"/>
        <w:rPr>
          <w:rFonts w:ascii="宋体" w:hAnsi="宋体" w:cs="宋体"/>
          <w:sz w:val="24"/>
        </w:rPr>
      </w:pPr>
      <w:r>
        <w:rPr>
          <w:rFonts w:hint="eastAsia" w:ascii="宋体" w:hAnsi="宋体" w:cs="宋体"/>
          <w:sz w:val="24"/>
        </w:rPr>
        <w:t>自中止劳动合同次月起，停缴社保、公积金、企业年金、商业保险，员工开始中止劳动合同本月/次月返岗工作的，不进行社保、公积金、企业年金停缴。</w:t>
      </w:r>
    </w:p>
    <w:p w14:paraId="4C07C451">
      <w:pPr>
        <w:widowControl/>
        <w:spacing w:line="440" w:lineRule="exact"/>
        <w:ind w:firstLine="480" w:firstLineChars="200"/>
        <w:rPr>
          <w:rFonts w:ascii="宋体" w:hAnsi="宋体" w:cs="宋体"/>
          <w:sz w:val="24"/>
        </w:rPr>
      </w:pPr>
      <w:r>
        <w:rPr>
          <w:rFonts w:hint="eastAsia" w:ascii="宋体" w:hAnsi="宋体" w:cs="宋体"/>
          <w:sz w:val="24"/>
        </w:rPr>
        <w:t>通过邮件将操作结果反馈H</w:t>
      </w:r>
      <w:r>
        <w:rPr>
          <w:rFonts w:ascii="宋体" w:hAnsi="宋体" w:cs="宋体"/>
          <w:sz w:val="24"/>
        </w:rPr>
        <w:t>RBP</w:t>
      </w:r>
      <w:r>
        <w:rPr>
          <w:rFonts w:hint="eastAsia" w:ascii="宋体" w:hAnsi="宋体" w:cs="宋体"/>
          <w:sz w:val="24"/>
        </w:rPr>
        <w:t>。</w:t>
      </w:r>
    </w:p>
    <w:p w14:paraId="194775B3">
      <w:pPr>
        <w:pStyle w:val="17"/>
        <w:widowControl/>
        <w:numPr>
          <w:ilvl w:val="0"/>
          <w:numId w:val="0"/>
        </w:numPr>
        <w:spacing w:line="440" w:lineRule="exact"/>
        <w:ind w:left="900" w:leftChars="0" w:hanging="420" w:firstLineChars="0"/>
        <w:rPr>
          <w:rFonts w:hint="default" w:ascii="宋体" w:hAnsi="宋体" w:eastAsia="宋体" w:cstheme="minorBidi"/>
          <w:b/>
          <w:kern w:val="2"/>
          <w:sz w:val="24"/>
          <w:szCs w:val="24"/>
          <w:lang w:val="en-US" w:eastAsia="zh-CN" w:bidi="ar-SA"/>
        </w:rPr>
      </w:pPr>
      <w:r>
        <w:rPr>
          <w:rFonts w:hint="eastAsia" w:ascii="宋体" w:hAnsi="宋体" w:eastAsia="宋体" w:cstheme="minorBidi"/>
          <w:b/>
          <w:kern w:val="2"/>
          <w:sz w:val="24"/>
          <w:szCs w:val="24"/>
          <w:lang w:val="en-US" w:eastAsia="zh-CN" w:bidi="ar-SA"/>
        </w:rPr>
        <w:t>///</w:t>
      </w:r>
    </w:p>
    <w:p w14:paraId="1EBFC3D4">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3.</w:t>
      </w:r>
      <w:r>
        <w:rPr>
          <w:rFonts w:hint="eastAsia" w:ascii="宋体" w:hAnsi="宋体" w:eastAsia="宋体"/>
          <w:b/>
          <w:sz w:val="24"/>
          <w:szCs w:val="24"/>
        </w:rPr>
        <w:t>中止劳动合同的后续跟进</w:t>
      </w:r>
    </w:p>
    <w:p w14:paraId="5420EBA6">
      <w:pPr>
        <w:widowControl/>
        <w:spacing w:line="440" w:lineRule="exact"/>
        <w:ind w:firstLine="480" w:firstLineChars="200"/>
        <w:rPr>
          <w:rFonts w:ascii="宋体" w:hAnsi="宋体" w:cs="宋体"/>
          <w:sz w:val="24"/>
        </w:rPr>
      </w:pPr>
      <w:r>
        <w:rPr>
          <w:rFonts w:hint="eastAsia" w:ascii="宋体" w:hAnsi="宋体" w:cs="宋体"/>
          <w:sz w:val="24"/>
        </w:rPr>
        <w:t>H</w:t>
      </w:r>
      <w:r>
        <w:rPr>
          <w:rFonts w:ascii="宋体" w:hAnsi="宋体" w:cs="宋体"/>
          <w:sz w:val="24"/>
        </w:rPr>
        <w:t>RBP</w:t>
      </w:r>
      <w:r>
        <w:rPr>
          <w:rFonts w:hint="eastAsia" w:ascii="宋体" w:hAnsi="宋体" w:cs="宋体"/>
          <w:sz w:val="24"/>
        </w:rPr>
        <w:t>需后续跟踪员工的羁押结束情况及有关机构的处理结果，并综合纪检部门意见进行研判后报对应权限党委（经理人）/单位（其他职务、职位）审批后执行。如被追究刑事责任，且纪检部门认为应当解除劳动合同的，</w:t>
      </w:r>
      <w:del w:id="1" w:author="孙平" w:date="2023-06-09T11:24:00Z">
        <w:r>
          <w:rPr>
            <w:rFonts w:hint="eastAsia" w:ascii="宋体" w:hAnsi="宋体" w:cs="宋体"/>
            <w:sz w:val="24"/>
          </w:rPr>
          <w:delText>原则上</w:delText>
        </w:r>
      </w:del>
      <w:r>
        <w:rPr>
          <w:rFonts w:hint="eastAsia" w:ascii="宋体" w:hAnsi="宋体" w:cs="宋体"/>
          <w:sz w:val="24"/>
        </w:rPr>
        <w:t>应在正式判决后提报解除劳动合同相关程序。</w:t>
      </w:r>
    </w:p>
    <w:p w14:paraId="424205BF">
      <w:pPr>
        <w:pStyle w:val="17"/>
        <w:widowControl/>
        <w:numPr>
          <w:ilvl w:val="0"/>
          <w:numId w:val="0"/>
        </w:numPr>
        <w:spacing w:line="440" w:lineRule="exact"/>
        <w:ind w:left="900" w:leftChars="0" w:hanging="420" w:firstLineChars="0"/>
        <w:rPr>
          <w:rFonts w:hint="default" w:ascii="宋体" w:hAnsi="宋体" w:cs="宋体" w:eastAsiaTheme="minorEastAsia"/>
          <w:b/>
          <w:kern w:val="2"/>
          <w:sz w:val="24"/>
          <w:szCs w:val="22"/>
          <w:lang w:val="en-US" w:eastAsia="zh-CN" w:bidi="ar-SA"/>
        </w:rPr>
      </w:pPr>
      <w:r>
        <w:rPr>
          <w:rFonts w:hint="eastAsia" w:ascii="宋体" w:hAnsi="宋体" w:cs="宋体"/>
          <w:b/>
          <w:kern w:val="2"/>
          <w:sz w:val="24"/>
          <w:szCs w:val="22"/>
          <w:lang w:val="en-US" w:eastAsia="zh-CN" w:bidi="ar-SA"/>
        </w:rPr>
        <w:t>///</w:t>
      </w:r>
    </w:p>
    <w:p w14:paraId="431AE8F9">
      <w:pPr>
        <w:pStyle w:val="17"/>
        <w:widowControl/>
        <w:numPr>
          <w:ilvl w:val="0"/>
          <w:numId w:val="0"/>
        </w:numPr>
        <w:spacing w:line="440" w:lineRule="exact"/>
        <w:ind w:left="900" w:leftChars="0" w:hanging="420" w:firstLineChars="0"/>
        <w:rPr>
          <w:rFonts w:ascii="宋体" w:hAnsi="宋体" w:cs="宋体"/>
          <w:b/>
          <w:sz w:val="24"/>
        </w:rPr>
      </w:pPr>
      <w:r>
        <w:rPr>
          <w:rFonts w:ascii="宋体" w:hAnsi="宋体" w:cs="宋体" w:eastAsiaTheme="minorEastAsia"/>
          <w:b/>
          <w:kern w:val="2"/>
          <w:sz w:val="24"/>
          <w:szCs w:val="22"/>
          <w:lang w:val="en-US" w:eastAsia="zh-CN" w:bidi="ar-SA"/>
        </w:rPr>
        <w:t>(四)</w:t>
      </w:r>
      <w:r>
        <w:rPr>
          <w:rFonts w:hint="eastAsia" w:ascii="宋体" w:hAnsi="宋体" w:cs="宋体"/>
          <w:b/>
          <w:sz w:val="24"/>
        </w:rPr>
        <w:t>其他事项</w:t>
      </w:r>
    </w:p>
    <w:p w14:paraId="2BF75C57">
      <w:pPr>
        <w:widowControl/>
        <w:spacing w:line="440" w:lineRule="exact"/>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中止劳动合同期间不计入工作年限，中止劳动合同员工返岗后，人事运营组在职务数据操作“返岗”，在当期合同信息页面备注“x</w:t>
      </w:r>
      <w:r>
        <w:rPr>
          <w:rFonts w:ascii="宋体" w:hAnsi="宋体" w:eastAsia="宋体"/>
          <w:sz w:val="24"/>
          <w:szCs w:val="24"/>
        </w:rPr>
        <w:t>x</w:t>
      </w:r>
      <w:r>
        <w:rPr>
          <w:rFonts w:hint="eastAsia" w:ascii="宋体" w:hAnsi="宋体" w:eastAsia="宋体"/>
          <w:sz w:val="24"/>
          <w:szCs w:val="24"/>
        </w:rPr>
        <w:t>年xx月xx日-</w:t>
      </w:r>
      <w:r>
        <w:rPr>
          <w:rFonts w:ascii="宋体" w:hAnsi="宋体" w:eastAsia="宋体"/>
          <w:sz w:val="24"/>
          <w:szCs w:val="24"/>
        </w:rPr>
        <w:t>xx</w:t>
      </w:r>
      <w:r>
        <w:rPr>
          <w:rFonts w:hint="eastAsia" w:ascii="宋体" w:hAnsi="宋体" w:eastAsia="宋体"/>
          <w:sz w:val="24"/>
          <w:szCs w:val="24"/>
        </w:rPr>
        <w:t>年xx月xx日期间中止劳动合同”，并在PS工龄调整记录中做工龄减少处理；薪酬福利组在计算经济补偿金时需查看合同信息报表或建立中止劳动合同台账确认员工是否存在中止劳动合同，若有补偿年限需剔除中止劳动合同期间。</w:t>
      </w:r>
    </w:p>
    <w:p w14:paraId="739F7C9E">
      <w:pPr>
        <w:widowControl/>
        <w:spacing w:line="440" w:lineRule="exact"/>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中止劳动合同期间，员工为首次固定期限劳动合同到期的，经用人部门综合研判决定不续订合同的，可不续订合同，发送《终止劳动合同通知书》；员工为二次固定期限劳动合同到期的，暂停劳动合同续签，若当地有连续订立两次固定期限劳动合同仍可由用人单位主动终止劳动合同的政策，且经用人部门综合研判决定不续订合同的，可不续订合同，发送《终止劳动合同通知书》。</w:t>
      </w:r>
    </w:p>
    <w:p w14:paraId="389052D4">
      <w:pPr>
        <w:widowControl/>
        <w:spacing w:line="440" w:lineRule="exact"/>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员工如发生取保候审或监视居住等情形的，在司法机关对案件结果作出认定前继续中止劳动合同。</w:t>
      </w:r>
    </w:p>
    <w:p w14:paraId="36319865">
      <w:pPr>
        <w:pStyle w:val="17"/>
        <w:widowControl/>
        <w:numPr>
          <w:ilvl w:val="0"/>
          <w:numId w:val="0"/>
        </w:numPr>
        <w:spacing w:line="440" w:lineRule="exact"/>
        <w:ind w:left="900" w:leftChars="0" w:hanging="420" w:firstLineChars="0"/>
        <w:rPr>
          <w:rFonts w:hint="eastAsia" w:ascii="宋体" w:hAnsi="宋体" w:eastAsia="宋体" w:cstheme="minorBidi"/>
          <w:b/>
          <w:kern w:val="2"/>
          <w:sz w:val="24"/>
          <w:szCs w:val="24"/>
          <w:lang w:val="en-US" w:eastAsia="zh-CN" w:bidi="ar-SA"/>
        </w:rPr>
      </w:pPr>
      <w:r>
        <w:rPr>
          <w:rFonts w:hint="eastAsia" w:ascii="宋体" w:hAnsi="宋体" w:eastAsia="宋体" w:cstheme="minorBidi"/>
          <w:b/>
          <w:kern w:val="2"/>
          <w:sz w:val="24"/>
          <w:szCs w:val="24"/>
          <w:lang w:val="en-US" w:eastAsia="zh-CN" w:bidi="ar-SA"/>
        </w:rPr>
        <w:t>///</w:t>
      </w:r>
    </w:p>
    <w:p w14:paraId="3CF8E5A8">
      <w:pPr>
        <w:pStyle w:val="17"/>
        <w:widowControl/>
        <w:numPr>
          <w:ilvl w:val="0"/>
          <w:numId w:val="0"/>
        </w:numPr>
        <w:spacing w:line="440" w:lineRule="exact"/>
        <w:ind w:left="900" w:leftChars="0" w:hanging="420" w:firstLineChars="0"/>
        <w:rPr>
          <w:rFonts w:ascii="宋体" w:hAnsi="宋体" w:eastAsia="宋体"/>
          <w:b/>
          <w:sz w:val="24"/>
          <w:szCs w:val="24"/>
        </w:rPr>
      </w:pPr>
      <w:r>
        <w:rPr>
          <w:rFonts w:ascii="宋体" w:hAnsi="宋体" w:eastAsia="宋体" w:cstheme="minorBidi"/>
          <w:b/>
          <w:kern w:val="2"/>
          <w:sz w:val="24"/>
          <w:szCs w:val="24"/>
          <w:lang w:val="en-US" w:eastAsia="zh-CN" w:bidi="ar-SA"/>
        </w:rPr>
        <w:t>二、</w:t>
      </w:r>
      <w:r>
        <w:rPr>
          <w:rFonts w:hint="eastAsia" w:ascii="宋体" w:hAnsi="宋体" w:eastAsia="宋体"/>
          <w:b/>
          <w:sz w:val="24"/>
          <w:szCs w:val="24"/>
        </w:rPr>
        <w:t>停职检查操作规范</w:t>
      </w:r>
    </w:p>
    <w:p w14:paraId="47F37CA4">
      <w:pPr>
        <w:pStyle w:val="17"/>
        <w:widowControl/>
        <w:numPr>
          <w:ilvl w:val="0"/>
          <w:numId w:val="0"/>
        </w:numPr>
        <w:spacing w:line="440" w:lineRule="exact"/>
        <w:ind w:left="900" w:leftChars="0" w:hanging="420" w:firstLineChars="0"/>
        <w:rPr>
          <w:rFonts w:ascii="宋体" w:hAnsi="宋体" w:cs="宋体"/>
          <w:b/>
          <w:sz w:val="24"/>
        </w:rPr>
      </w:pPr>
      <w:r>
        <w:rPr>
          <w:rFonts w:ascii="宋体" w:hAnsi="宋体" w:cs="宋体" w:eastAsiaTheme="minorEastAsia"/>
          <w:b/>
          <w:kern w:val="2"/>
          <w:sz w:val="24"/>
          <w:szCs w:val="22"/>
          <w:lang w:val="en-US" w:eastAsia="zh-CN" w:bidi="ar-SA"/>
        </w:rPr>
        <w:t>(一)</w:t>
      </w:r>
      <w:r>
        <w:rPr>
          <w:rFonts w:hint="eastAsia" w:ascii="宋体" w:hAnsi="宋体" w:cs="宋体"/>
          <w:b/>
          <w:sz w:val="24"/>
        </w:rPr>
        <w:t>停职检查的适用情形</w:t>
      </w:r>
    </w:p>
    <w:p w14:paraId="01F809B7">
      <w:pPr>
        <w:widowControl/>
        <w:spacing w:line="440" w:lineRule="exact"/>
        <w:ind w:firstLine="480" w:firstLineChars="200"/>
        <w:rPr>
          <w:rFonts w:ascii="宋体" w:hAnsi="宋体" w:cs="宋体"/>
          <w:sz w:val="24"/>
        </w:rPr>
      </w:pPr>
      <w:r>
        <w:rPr>
          <w:rFonts w:hint="eastAsia" w:ascii="宋体" w:hAnsi="宋体" w:cs="宋体"/>
          <w:sz w:val="24"/>
        </w:rPr>
        <w:t>根据《员工违规违纪处理办法》，停职检查适用于被调查人有对抗、阻挠、干扰、破坏涉其问题查处等，或者被调查人现有职务影响调查工作开展的。停职检查一般不超过六个月。</w:t>
      </w:r>
    </w:p>
    <w:p w14:paraId="277638F6">
      <w:pPr>
        <w:pStyle w:val="17"/>
        <w:widowControl/>
        <w:numPr>
          <w:ilvl w:val="0"/>
          <w:numId w:val="0"/>
        </w:numPr>
        <w:spacing w:line="440" w:lineRule="exact"/>
        <w:ind w:left="900" w:leftChars="0" w:hanging="420" w:firstLineChars="0"/>
        <w:rPr>
          <w:rFonts w:hint="default" w:ascii="宋体" w:hAnsi="宋体" w:cs="宋体" w:eastAsiaTheme="minorEastAsia"/>
          <w:b/>
          <w:kern w:val="2"/>
          <w:sz w:val="24"/>
          <w:szCs w:val="22"/>
          <w:lang w:val="en-US" w:eastAsia="zh-CN" w:bidi="ar-SA"/>
        </w:rPr>
      </w:pPr>
      <w:r>
        <w:rPr>
          <w:rFonts w:hint="eastAsia" w:ascii="宋体" w:hAnsi="宋体" w:cs="宋体"/>
          <w:b/>
          <w:kern w:val="2"/>
          <w:sz w:val="24"/>
          <w:szCs w:val="22"/>
          <w:lang w:val="en-US" w:eastAsia="zh-CN" w:bidi="ar-SA"/>
        </w:rPr>
        <w:t>///</w:t>
      </w:r>
    </w:p>
    <w:p w14:paraId="06152643">
      <w:pPr>
        <w:pStyle w:val="17"/>
        <w:widowControl/>
        <w:numPr>
          <w:ilvl w:val="0"/>
          <w:numId w:val="0"/>
        </w:numPr>
        <w:spacing w:line="440" w:lineRule="exact"/>
        <w:ind w:left="900" w:leftChars="0" w:hanging="420" w:firstLineChars="0"/>
        <w:rPr>
          <w:rFonts w:ascii="宋体" w:hAnsi="宋体" w:cs="宋体"/>
          <w:b/>
          <w:sz w:val="24"/>
        </w:rPr>
      </w:pPr>
      <w:r>
        <w:rPr>
          <w:rFonts w:ascii="宋体" w:hAnsi="宋体" w:cs="宋体" w:eastAsiaTheme="minorEastAsia"/>
          <w:b/>
          <w:kern w:val="2"/>
          <w:sz w:val="24"/>
          <w:szCs w:val="22"/>
          <w:lang w:val="en-US" w:eastAsia="zh-CN" w:bidi="ar-SA"/>
        </w:rPr>
        <w:t>(二)</w:t>
      </w:r>
      <w:r>
        <w:rPr>
          <w:rFonts w:hint="eastAsia" w:ascii="宋体" w:hAnsi="宋体" w:cs="宋体"/>
          <w:b/>
          <w:sz w:val="24"/>
        </w:rPr>
        <w:t>停职检查期间</w:t>
      </w:r>
      <w:r>
        <w:rPr>
          <w:rFonts w:hint="eastAsia" w:ascii="宋体" w:hAnsi="宋体" w:eastAsia="宋体"/>
          <w:b/>
          <w:sz w:val="24"/>
          <w:szCs w:val="24"/>
        </w:rPr>
        <w:t>考核及待遇</w:t>
      </w:r>
    </w:p>
    <w:p w14:paraId="07F2F3D5">
      <w:pPr>
        <w:widowControl/>
        <w:spacing w:line="440" w:lineRule="exact"/>
        <w:ind w:left="480"/>
        <w:rPr>
          <w:rFonts w:ascii="宋体" w:hAnsi="宋体" w:eastAsia="宋体"/>
          <w:sz w:val="24"/>
          <w:szCs w:val="24"/>
        </w:rPr>
      </w:pPr>
      <w:r>
        <w:rPr>
          <w:rFonts w:hint="eastAsia" w:ascii="宋体" w:hAnsi="宋体" w:eastAsia="宋体"/>
          <w:sz w:val="24"/>
          <w:szCs w:val="24"/>
        </w:rPr>
        <w:t>员工停职检查期间，绩效管理与薪酬福利执行规则如下：</w:t>
      </w:r>
    </w:p>
    <w:p w14:paraId="2C96DAE1">
      <w:pPr>
        <w:widowControl/>
        <w:spacing w:line="440" w:lineRule="exact"/>
        <w:ind w:firstLine="480" w:firstLineChars="200"/>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绩效管理：员工停职检查期间，不参与所在单位月度/季度绩效考核；到年度考核时停职检查仍未结束的，如年度正常工作小于10个月的，其当年绩效考核不超过C，如大于10个月的，需剔除停职时间正常参加当年度绩效评价，但原则上不超过B；停职检查期间不参与年度绩效平均分计算。</w:t>
      </w:r>
    </w:p>
    <w:p w14:paraId="2F7C18C2">
      <w:pPr>
        <w:widowControl/>
        <w:spacing w:line="440" w:lineRule="exact"/>
        <w:ind w:firstLine="480" w:firstLineChars="200"/>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薪酬管理：员工停职检查期间，按照出勤发放基本工资，停发月度奖金、季度奖金、归属停职检查当期的年终奖与任期激励等所有形式的奖金，停职检查期间不参与月度/季度奖金清算。</w:t>
      </w:r>
    </w:p>
    <w:p w14:paraId="4B29C683">
      <w:pPr>
        <w:widowControl/>
        <w:spacing w:line="440" w:lineRule="exact"/>
        <w:ind w:firstLine="480" w:firstLineChars="200"/>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福利管理：员工停职检查期间，正常缴纳五险二金；按照出勤发放餐补及交通补贴，如停职检查前配置公务用车，应调整为按停职检查前职务对应的交通补贴标准进行发放；如</w:t>
      </w:r>
    </w:p>
    <w:p w14:paraId="47653EB5">
      <w:pPr>
        <w:widowControl/>
        <w:spacing w:line="440" w:lineRule="exact"/>
        <w:rPr>
          <w:rFonts w:ascii="宋体" w:hAnsi="宋体" w:eastAsia="宋体"/>
          <w:sz w:val="24"/>
          <w:szCs w:val="24"/>
        </w:rPr>
      </w:pPr>
      <w:r>
        <w:rPr>
          <w:rFonts w:hint="eastAsia" w:ascii="宋体" w:hAnsi="宋体" w:eastAsia="宋体"/>
          <w:sz w:val="24"/>
          <w:szCs w:val="24"/>
        </w:rPr>
        <w:t>原为异地人员，正常享受异地租房及探亲；正常享受其他现金性及非现金性福利。</w:t>
      </w:r>
    </w:p>
    <w:p w14:paraId="1C7067AF">
      <w:pPr>
        <w:widowControl/>
        <w:spacing w:line="440" w:lineRule="exact"/>
        <w:rPr>
          <w:rFonts w:ascii="宋体" w:hAnsi="宋体" w:eastAsia="宋体"/>
          <w:sz w:val="24"/>
          <w:szCs w:val="24"/>
        </w:rPr>
      </w:pPr>
      <w:r>
        <w:rPr>
          <w:rFonts w:ascii="宋体" w:hAnsi="宋体" w:eastAsia="宋体"/>
          <w:sz w:val="24"/>
          <w:szCs w:val="24"/>
        </w:rPr>
        <w:t xml:space="preserve">    4.</w:t>
      </w:r>
      <w:r>
        <w:rPr>
          <w:rFonts w:hint="eastAsia" w:ascii="宋体" w:hAnsi="宋体" w:eastAsia="宋体"/>
          <w:sz w:val="24"/>
          <w:szCs w:val="24"/>
        </w:rPr>
        <w:t>履职待遇：收回公务用车及办公用房，停止参与公司培训。</w:t>
      </w:r>
    </w:p>
    <w:p w14:paraId="173BF831">
      <w:pPr>
        <w:widowControl/>
        <w:spacing w:line="440" w:lineRule="exact"/>
        <w:ind w:firstLine="480" w:firstLineChars="200"/>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原则上不安排出差，纪委要求配合调查除外。</w:t>
      </w:r>
    </w:p>
    <w:p w14:paraId="45FEFED6">
      <w:pPr>
        <w:pStyle w:val="17"/>
        <w:widowControl/>
        <w:numPr>
          <w:ilvl w:val="0"/>
          <w:numId w:val="0"/>
        </w:numPr>
        <w:spacing w:line="440" w:lineRule="exact"/>
        <w:ind w:left="900" w:leftChars="0" w:hanging="420" w:firstLineChars="0"/>
        <w:rPr>
          <w:rFonts w:hint="default" w:ascii="宋体" w:hAnsi="宋体" w:cs="宋体" w:eastAsiaTheme="minorEastAsia"/>
          <w:b/>
          <w:kern w:val="2"/>
          <w:sz w:val="24"/>
          <w:szCs w:val="22"/>
          <w:lang w:val="en-US" w:eastAsia="zh-CN" w:bidi="ar-SA"/>
        </w:rPr>
      </w:pPr>
      <w:r>
        <w:rPr>
          <w:rFonts w:hint="eastAsia" w:ascii="宋体" w:hAnsi="宋体" w:cs="宋体"/>
          <w:b/>
          <w:kern w:val="2"/>
          <w:sz w:val="24"/>
          <w:szCs w:val="22"/>
          <w:lang w:val="en-US" w:eastAsia="zh-CN" w:bidi="ar-SA"/>
        </w:rPr>
        <w:t>///</w:t>
      </w:r>
    </w:p>
    <w:p w14:paraId="1D367D1A">
      <w:pPr>
        <w:pStyle w:val="17"/>
        <w:widowControl/>
        <w:numPr>
          <w:ilvl w:val="0"/>
          <w:numId w:val="0"/>
        </w:numPr>
        <w:spacing w:line="440" w:lineRule="exact"/>
        <w:ind w:left="900" w:leftChars="0" w:hanging="420" w:firstLineChars="0"/>
        <w:rPr>
          <w:rFonts w:ascii="宋体" w:hAnsi="宋体" w:cs="宋体"/>
          <w:b/>
          <w:sz w:val="24"/>
        </w:rPr>
      </w:pPr>
      <w:r>
        <w:rPr>
          <w:rFonts w:ascii="宋体" w:hAnsi="宋体" w:cs="宋体" w:eastAsiaTheme="minorEastAsia"/>
          <w:b/>
          <w:kern w:val="2"/>
          <w:sz w:val="24"/>
          <w:szCs w:val="22"/>
          <w:lang w:val="en-US" w:eastAsia="zh-CN" w:bidi="ar-SA"/>
        </w:rPr>
        <w:t>(三)</w:t>
      </w:r>
      <w:r>
        <w:rPr>
          <w:rFonts w:hint="eastAsia" w:ascii="宋体" w:hAnsi="宋体" w:cs="宋体"/>
          <w:b/>
          <w:sz w:val="24"/>
        </w:rPr>
        <w:t>停职检查操作流程</w:t>
      </w:r>
    </w:p>
    <w:p w14:paraId="626AFED8">
      <w:pPr>
        <w:widowControl/>
        <w:spacing w:line="440" w:lineRule="exact"/>
        <w:ind w:firstLine="480" w:firstLineChars="200"/>
        <w:rPr>
          <w:rFonts w:ascii="宋体" w:hAnsi="宋体" w:eastAsia="宋体"/>
          <w:sz w:val="24"/>
          <w:szCs w:val="24"/>
        </w:rPr>
      </w:pPr>
      <w:r>
        <w:rPr>
          <w:rFonts w:hint="eastAsia" w:ascii="宋体" w:hAnsi="宋体" w:cs="宋体"/>
          <w:sz w:val="24"/>
        </w:rPr>
        <w:t>1</w:t>
      </w:r>
      <w:r>
        <w:rPr>
          <w:rFonts w:ascii="宋体" w:hAnsi="宋体" w:cs="宋体"/>
          <w:sz w:val="24"/>
        </w:rPr>
        <w:t>.</w:t>
      </w:r>
      <w:r>
        <w:rPr>
          <w:rFonts w:hint="eastAsia" w:ascii="宋体" w:hAnsi="宋体" w:cs="宋体"/>
          <w:sz w:val="24"/>
        </w:rPr>
        <w:t>停职检查审批</w:t>
      </w:r>
    </w:p>
    <w:p w14:paraId="302F9588">
      <w:pPr>
        <w:widowControl/>
        <w:spacing w:line="440" w:lineRule="exact"/>
        <w:ind w:firstLine="480" w:firstLineChars="200"/>
        <w:rPr>
          <w:rFonts w:ascii="宋体" w:hAnsi="宋体" w:cs="宋体"/>
          <w:sz w:val="24"/>
        </w:rPr>
      </w:pPr>
      <w:r>
        <w:rPr>
          <w:rFonts w:hint="eastAsia" w:ascii="宋体" w:hAnsi="宋体" w:cs="宋体"/>
          <w:sz w:val="24"/>
        </w:rPr>
        <w:t>公司各级纪检机构决定对员工进行停职检查处理的，应将履行程序后的处理决定发送至员工所在单位人力资源部。</w:t>
      </w:r>
    </w:p>
    <w:p w14:paraId="5FD12798">
      <w:pPr>
        <w:widowControl/>
        <w:spacing w:line="440" w:lineRule="exact"/>
        <w:ind w:firstLine="480" w:firstLineChars="200"/>
        <w:rPr>
          <w:rFonts w:ascii="宋体" w:hAnsi="宋体" w:cs="宋体"/>
          <w:sz w:val="24"/>
        </w:rPr>
      </w:pPr>
      <w:r>
        <w:rPr>
          <w:rFonts w:hint="eastAsia" w:ascii="宋体" w:hAnsi="宋体" w:cs="宋体"/>
          <w:sz w:val="24"/>
        </w:rPr>
        <w:t>经理人/专业总监/经理级员工停职检查的，所在单位人力资源部参照相应任免程序，并综合纪检部门意见进行研判后报对应权限党委（经理人）/单位（其他职务、职位）审批后，由人力资源共享中心下发该员工的停职通知，停职通知需知会人力资源共享中心人事经理、人事管理岗、薪酬福利经理、薪酬管理岗。</w:t>
      </w:r>
    </w:p>
    <w:p w14:paraId="67971ADA">
      <w:pPr>
        <w:widowControl/>
        <w:spacing w:line="440" w:lineRule="exact"/>
        <w:ind w:firstLine="480" w:firstLineChars="200"/>
        <w:rPr>
          <w:rFonts w:ascii="宋体" w:hAnsi="宋体" w:eastAsia="宋体"/>
          <w:sz w:val="24"/>
          <w:szCs w:val="24"/>
        </w:rPr>
      </w:pPr>
      <w:r>
        <w:rPr>
          <w:rFonts w:hint="eastAsia" w:ascii="宋体" w:hAnsi="宋体" w:cs="宋体"/>
          <w:sz w:val="24"/>
        </w:rPr>
        <w:t>2</w:t>
      </w:r>
      <w:r>
        <w:rPr>
          <w:rFonts w:ascii="宋体" w:hAnsi="宋体" w:cs="宋体"/>
          <w:sz w:val="24"/>
        </w:rPr>
        <w:t>.</w:t>
      </w:r>
      <w:r>
        <w:rPr>
          <w:rFonts w:hint="eastAsia" w:ascii="宋体" w:hAnsi="宋体" w:cs="宋体"/>
          <w:sz w:val="24"/>
        </w:rPr>
        <w:t>停职检查执行</w:t>
      </w:r>
    </w:p>
    <w:p w14:paraId="76D3A958">
      <w:pPr>
        <w:widowControl/>
        <w:spacing w:line="440" w:lineRule="exact"/>
        <w:ind w:firstLine="480" w:firstLineChars="200"/>
        <w:rPr>
          <w:rFonts w:ascii="宋体" w:hAnsi="宋体" w:cs="宋体"/>
          <w:sz w:val="24"/>
        </w:rPr>
      </w:pPr>
      <w:r>
        <w:rPr>
          <w:rFonts w:hint="eastAsia" w:ascii="宋体" w:hAnsi="宋体" w:cs="宋体"/>
          <w:sz w:val="24"/>
        </w:rPr>
        <w:t>停职检查的，不变更员工部门及职务。需进行的操作如下：</w:t>
      </w:r>
    </w:p>
    <w:p w14:paraId="3B2229C8">
      <w:pPr>
        <w:widowControl/>
        <w:spacing w:line="440" w:lineRule="exact"/>
        <w:ind w:firstLine="480" w:firstLineChars="200"/>
        <w:rPr>
          <w:rFonts w:ascii="宋体" w:hAnsi="宋体" w:cs="宋体"/>
          <w:sz w:val="24"/>
        </w:rPr>
      </w:pPr>
      <w:r>
        <w:rPr>
          <w:rFonts w:ascii="宋体" w:hAnsi="宋体" w:cs="宋体"/>
          <w:sz w:val="24"/>
        </w:rPr>
        <w:t>HRBP</w:t>
      </w:r>
      <w:r>
        <w:rPr>
          <w:rFonts w:hint="eastAsia" w:ascii="宋体" w:hAnsi="宋体" w:cs="宋体"/>
          <w:sz w:val="24"/>
        </w:rPr>
        <w:t>：提单关闭该员工全部系统权限；通知用人部门进行工作交接，并收集工作交接材料；通知行政管理部收回公务配车、公司电脑（如有）；按实际情况调整员工的考勤排班。</w:t>
      </w:r>
    </w:p>
    <w:p w14:paraId="60934B38">
      <w:pPr>
        <w:widowControl/>
        <w:spacing w:line="440" w:lineRule="exact"/>
        <w:ind w:firstLine="480" w:firstLineChars="200"/>
        <w:rPr>
          <w:rFonts w:ascii="宋体" w:hAnsi="宋体" w:cs="宋体"/>
          <w:sz w:val="24"/>
        </w:rPr>
      </w:pPr>
      <w:r>
        <w:rPr>
          <w:rFonts w:hint="eastAsia" w:ascii="宋体" w:hAnsi="宋体" w:cs="宋体"/>
          <w:sz w:val="24"/>
        </w:rPr>
        <w:t>人事管理岗：将工时制调整为标准工时制，无需签署劳动合同变更协议。</w:t>
      </w:r>
    </w:p>
    <w:p w14:paraId="5B4D4B49">
      <w:pPr>
        <w:widowControl/>
        <w:spacing w:line="440" w:lineRule="exact"/>
        <w:ind w:firstLine="480" w:firstLineChars="200"/>
        <w:rPr>
          <w:rFonts w:ascii="宋体" w:hAnsi="宋体" w:cs="宋体"/>
          <w:sz w:val="24"/>
        </w:rPr>
      </w:pPr>
      <w:r>
        <w:rPr>
          <w:rFonts w:hint="eastAsia" w:ascii="宋体" w:hAnsi="宋体" w:cs="宋体"/>
          <w:sz w:val="24"/>
        </w:rPr>
        <w:t>薪酬管理岗：停发月度奖金、季度奖金、归属停职当期的年终奖与任期激励等所有形式的奖金，按停职前职务对应标准发放交通补贴。</w:t>
      </w:r>
    </w:p>
    <w:p w14:paraId="3FC0202B">
      <w:pPr>
        <w:widowControl/>
        <w:spacing w:line="440" w:lineRule="exact"/>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停职检查期间，员工出勤及工作安排由纪委办公室/所在单位人力资源部进行统筹管理。</w:t>
      </w:r>
    </w:p>
    <w:p w14:paraId="1A29AEC9">
      <w:pPr>
        <w:pStyle w:val="17"/>
        <w:widowControl/>
        <w:numPr>
          <w:ilvl w:val="0"/>
          <w:numId w:val="0"/>
        </w:numPr>
        <w:spacing w:line="440" w:lineRule="exact"/>
        <w:ind w:left="900" w:leftChars="0" w:hanging="420" w:firstLineChars="0"/>
        <w:rPr>
          <w:rFonts w:hint="default" w:ascii="宋体" w:hAnsi="宋体" w:cs="宋体" w:eastAsiaTheme="minorEastAsia"/>
          <w:b/>
          <w:kern w:val="2"/>
          <w:sz w:val="24"/>
          <w:szCs w:val="22"/>
          <w:lang w:val="en-US" w:eastAsia="zh-CN" w:bidi="ar-SA"/>
        </w:rPr>
      </w:pPr>
      <w:r>
        <w:rPr>
          <w:rFonts w:hint="eastAsia" w:ascii="宋体" w:hAnsi="宋体" w:cs="宋体"/>
          <w:b/>
          <w:kern w:val="2"/>
          <w:sz w:val="24"/>
          <w:szCs w:val="22"/>
          <w:lang w:val="en-US" w:eastAsia="zh-CN" w:bidi="ar-SA"/>
        </w:rPr>
        <w:t>///</w:t>
      </w:r>
    </w:p>
    <w:p w14:paraId="027D3961">
      <w:pPr>
        <w:pStyle w:val="17"/>
        <w:widowControl/>
        <w:numPr>
          <w:ilvl w:val="0"/>
          <w:numId w:val="0"/>
        </w:numPr>
        <w:spacing w:line="440" w:lineRule="exact"/>
        <w:ind w:left="900" w:leftChars="0" w:hanging="420" w:firstLineChars="0"/>
        <w:rPr>
          <w:rFonts w:ascii="宋体" w:hAnsi="宋体" w:cs="宋体"/>
          <w:b/>
          <w:sz w:val="24"/>
        </w:rPr>
      </w:pPr>
      <w:r>
        <w:rPr>
          <w:rFonts w:ascii="宋体" w:hAnsi="宋体" w:cs="宋体" w:eastAsiaTheme="minorEastAsia"/>
          <w:b/>
          <w:kern w:val="2"/>
          <w:sz w:val="24"/>
          <w:szCs w:val="22"/>
          <w:lang w:val="en-US" w:eastAsia="zh-CN" w:bidi="ar-SA"/>
        </w:rPr>
        <w:t>三、</w:t>
      </w:r>
      <w:r>
        <w:rPr>
          <w:rFonts w:hint="eastAsia" w:ascii="宋体" w:hAnsi="宋体" w:cs="宋体"/>
          <w:b/>
          <w:sz w:val="24"/>
        </w:rPr>
        <w:t>其他特殊情况的绩效管理与薪酬福利管理</w:t>
      </w:r>
    </w:p>
    <w:p w14:paraId="69791819">
      <w:pPr>
        <w:widowControl/>
        <w:spacing w:line="440" w:lineRule="exact"/>
        <w:ind w:firstLine="480" w:firstLineChars="200"/>
        <w:rPr>
          <w:rFonts w:ascii="宋体" w:hAnsi="宋体" w:cs="宋体"/>
          <w:sz w:val="24"/>
        </w:rPr>
      </w:pPr>
      <w:r>
        <w:rPr>
          <w:rFonts w:hint="eastAsia" w:ascii="宋体" w:hAnsi="宋体" w:cs="宋体"/>
          <w:sz w:val="24"/>
        </w:rPr>
        <w:t>（一）员工在一个自然年度存在正常工作、停职检查、中止劳动关系等情况交叉且在发放时仍处在停职检查或中止劳动关系期间的，当期年终奖金及任期激励均不予发放；</w:t>
      </w:r>
    </w:p>
    <w:p w14:paraId="058618B0">
      <w:pPr>
        <w:widowControl/>
        <w:spacing w:line="440" w:lineRule="exact"/>
        <w:ind w:firstLine="480" w:firstLineChars="200"/>
        <w:rPr>
          <w:rFonts w:ascii="宋体" w:hAnsi="宋体" w:cs="宋体"/>
          <w:sz w:val="24"/>
        </w:rPr>
      </w:pPr>
      <w:r>
        <w:rPr>
          <w:rFonts w:hint="eastAsia" w:ascii="宋体" w:hAnsi="宋体" w:cs="宋体"/>
          <w:sz w:val="24"/>
        </w:rPr>
        <w:t>（二）员工停职检查或中止劳动关系结束，未发现违法行为，但仍受政纪处理处分的，按照《全员绩效管理制度》中的相关规则进行绩效考核或修正评价等级，并按处分结果核发年终奖及任期激励，停职检查及中止劳动关系期间不纳入年终奖及任期激励核算，不补发停职检查及中止劳动关系期间扣发的月度/季度奖金；</w:t>
      </w:r>
    </w:p>
    <w:p w14:paraId="29163F7A">
      <w:pPr>
        <w:widowControl/>
        <w:spacing w:line="440" w:lineRule="exact"/>
        <w:ind w:firstLine="480" w:firstLineChars="200"/>
        <w:jc w:val="left"/>
        <w:rPr>
          <w:rFonts w:ascii="宋体" w:hAnsi="宋体" w:cs="宋体"/>
          <w:sz w:val="24"/>
        </w:rPr>
      </w:pPr>
      <w:r>
        <w:rPr>
          <w:rFonts w:hint="eastAsia" w:ascii="宋体" w:hAnsi="宋体" w:cs="宋体"/>
          <w:sz w:val="24"/>
        </w:rPr>
        <w:t>（三）员工停职检查结束，未发现任何违法、违规违纪行为，恢复岗位工作的，在恢复工作次月补发年终奖及任期激励，停职检查期间纳入年终奖及任期激励核算，补发并清算停职检查期间扣发的月度/季度奖金，核算各项奖金需运用到的个人绩效得分按不高于所在组织/部门员工平均分，且各项奖金最高不超过个人标准值。</w:t>
      </w:r>
    </w:p>
    <w:p w14:paraId="08B052A3">
      <w:pPr>
        <w:spacing w:line="440" w:lineRule="exact"/>
        <w:ind w:firstLine="426" w:firstLineChars="177"/>
        <w:rPr>
          <w:rFonts w:hint="default" w:ascii="宋体" w:hAnsi="宋体" w:eastAsia="宋体"/>
          <w:b/>
          <w:sz w:val="24"/>
          <w:szCs w:val="24"/>
          <w:lang w:val="en-US" w:eastAsia="zh-CN"/>
        </w:rPr>
      </w:pPr>
      <w:r>
        <w:rPr>
          <w:rFonts w:hint="eastAsia" w:ascii="宋体" w:hAnsi="宋体" w:eastAsia="宋体"/>
          <w:b/>
          <w:sz w:val="24"/>
          <w:szCs w:val="24"/>
          <w:lang w:val="en-US" w:eastAsia="zh-CN"/>
        </w:rPr>
        <w:t>///</w:t>
      </w:r>
    </w:p>
    <w:p w14:paraId="1780DAE6">
      <w:pPr>
        <w:spacing w:line="440" w:lineRule="exact"/>
        <w:ind w:firstLine="426" w:firstLineChars="177"/>
        <w:rPr>
          <w:rFonts w:ascii="宋体" w:hAnsi="宋体" w:eastAsia="宋体"/>
          <w:b/>
          <w:sz w:val="24"/>
          <w:szCs w:val="24"/>
        </w:rPr>
      </w:pPr>
      <w:r>
        <w:rPr>
          <w:rFonts w:hint="eastAsia" w:ascii="宋体" w:hAnsi="宋体" w:eastAsia="宋体"/>
          <w:b/>
          <w:sz w:val="24"/>
          <w:szCs w:val="24"/>
        </w:rPr>
        <w:t>四、本通知自签发之日起执行。</w:t>
      </w:r>
    </w:p>
    <w:p w14:paraId="00E47C36">
      <w:pPr>
        <w:widowControl/>
        <w:spacing w:line="440" w:lineRule="exact"/>
        <w:ind w:firstLine="480" w:firstLineChars="200"/>
        <w:jc w:val="left"/>
        <w:rPr>
          <w:rFonts w:ascii="宋体" w:hAnsi="宋体" w:cs="宋体"/>
          <w:sz w:val="24"/>
        </w:rPr>
      </w:pPr>
    </w:p>
    <w:p w14:paraId="3FDB9F18">
      <w:pPr>
        <w:widowControl/>
        <w:spacing w:line="440" w:lineRule="exact"/>
        <w:ind w:firstLine="480" w:firstLineChars="200"/>
        <w:jc w:val="left"/>
        <w:rPr>
          <w:rFonts w:ascii="宋体" w:hAnsi="宋体" w:cs="宋体"/>
          <w:sz w:val="24"/>
        </w:rPr>
      </w:pPr>
      <w:r>
        <w:rPr>
          <w:rFonts w:hint="eastAsia" w:ascii="宋体" w:hAnsi="宋体" w:cs="宋体"/>
          <w:sz w:val="24"/>
        </w:rPr>
        <w:t>特此通知。</w:t>
      </w:r>
    </w:p>
    <w:p w14:paraId="2CA8DCE7">
      <w:pPr>
        <w:wordWrap w:val="0"/>
        <w:spacing w:line="440" w:lineRule="exact"/>
        <w:ind w:left="5460" w:leftChars="2600"/>
        <w:jc w:val="right"/>
        <w:rPr>
          <w:rFonts w:ascii="MS Song"/>
          <w:sz w:val="24"/>
          <w:szCs w:val="24"/>
        </w:rPr>
      </w:pPr>
      <w:r>
        <w:rPr>
          <w:rFonts w:hint="eastAsia" w:ascii="MS Song"/>
          <w:sz w:val="24"/>
          <w:szCs w:val="24"/>
        </w:rPr>
        <w:t xml:space="preserve"> 华润啤酒（控股）有限公司</w:t>
      </w:r>
    </w:p>
    <w:p w14:paraId="34536633">
      <w:pPr>
        <w:spacing w:line="440" w:lineRule="exact"/>
        <w:ind w:left="5460" w:leftChars="2600"/>
        <w:jc w:val="center"/>
        <w:rPr>
          <w:rFonts w:ascii="宋体" w:hAnsi="宋体" w:eastAsia="宋体" w:cs="Arial"/>
          <w:sz w:val="24"/>
          <w:szCs w:val="24"/>
        </w:rPr>
      </w:pPr>
      <w:r>
        <w:rPr>
          <w:rFonts w:hint="eastAsia" w:ascii="MS Song"/>
          <w:sz w:val="24"/>
          <w:szCs w:val="24"/>
        </w:rPr>
        <w:t xml:space="preserve">        </w:t>
      </w:r>
      <w:r>
        <w:rPr>
          <w:rFonts w:ascii="MS Song"/>
          <w:sz w:val="24"/>
          <w:szCs w:val="24"/>
        </w:rPr>
        <w:t xml:space="preserve"> </w:t>
      </w:r>
      <w:r>
        <w:rPr>
          <w:rFonts w:hint="eastAsia" w:ascii="MS Song"/>
          <w:sz w:val="24"/>
          <w:szCs w:val="24"/>
        </w:rPr>
        <w:t xml:space="preserve"> 人力资源部</w:t>
      </w:r>
    </w:p>
    <w:p w14:paraId="193DA337">
      <w:pPr>
        <w:wordWrap w:val="0"/>
        <w:spacing w:line="440" w:lineRule="exact"/>
        <w:jc w:val="right"/>
        <w:rPr>
          <w:rFonts w:ascii="宋体" w:hAnsi="宋体" w:eastAsia="宋体" w:cs="Arial"/>
          <w:sz w:val="24"/>
          <w:szCs w:val="24"/>
        </w:rPr>
      </w:pPr>
      <w:r>
        <w:rPr>
          <w:rFonts w:hint="eastAsia" w:ascii="宋体" w:hAnsi="宋体" w:eastAsia="宋体" w:cs="Arial"/>
          <w:sz w:val="24"/>
          <w:szCs w:val="24"/>
        </w:rPr>
        <w:t xml:space="preserve">          </w:t>
      </w:r>
      <w:r>
        <w:rPr>
          <w:rFonts w:ascii="宋体" w:hAnsi="宋体" w:eastAsia="宋体" w:cs="Arial"/>
          <w:sz w:val="24"/>
          <w:szCs w:val="24"/>
        </w:rPr>
        <w:t xml:space="preserve">     </w:t>
      </w:r>
      <w:r>
        <w:rPr>
          <w:rFonts w:hint="eastAsia" w:ascii="宋体" w:hAnsi="宋体" w:eastAsia="宋体" w:cs="Arial"/>
          <w:sz w:val="24"/>
          <w:szCs w:val="24"/>
        </w:rPr>
        <w:t xml:space="preserve">二○二三年六月八日 </w:t>
      </w:r>
      <w:r>
        <w:rPr>
          <w:rFonts w:ascii="宋体" w:hAnsi="宋体" w:eastAsia="宋体" w:cs="Arial"/>
          <w:sz w:val="24"/>
          <w:szCs w:val="24"/>
        </w:rPr>
        <w:t xml:space="preserve">  </w:t>
      </w:r>
    </w:p>
    <w:p w14:paraId="28F63598"/>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MS Song">
    <w:altName w:val="宋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6438446"/>
      <w:docPartObj>
        <w:docPartGallery w:val="autotext"/>
      </w:docPartObj>
    </w:sdtPr>
    <w:sdtContent>
      <w:p w14:paraId="63DA4A18">
        <w:pPr>
          <w:pStyle w:val="4"/>
          <w:jc w:val="right"/>
        </w:pPr>
      </w:p>
    </w:sdtContent>
  </w:sdt>
  <w:p w14:paraId="025B887A">
    <w:pPr>
      <w:pStyle w:val="4"/>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平">
    <w15:presenceInfo w15:providerId="None" w15:userId="孙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4C4519"/>
    <w:rsid w:val="194C4519"/>
    <w:rsid w:val="73834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6"/>
    <w:qFormat/>
    <w:uiPriority w:val="10"/>
    <w:pPr>
      <w:spacing w:before="240" w:after="60"/>
      <w:jc w:val="center"/>
      <w:outlineLvl w:val="0"/>
    </w:pPr>
    <w:rPr>
      <w:rFonts w:eastAsia="宋体" w:asciiTheme="majorHAnsi" w:hAnsiTheme="majorHAnsi" w:cstheme="majorBidi"/>
      <w:b/>
      <w:bCs/>
      <w:sz w:val="32"/>
      <w:szCs w:val="32"/>
    </w:rPr>
  </w:style>
  <w:style w:type="paragraph" w:styleId="7">
    <w:name w:val="annotation subject"/>
    <w:basedOn w:val="2"/>
    <w:next w:val="2"/>
    <w:link w:val="20"/>
    <w:semiHidden/>
    <w:unhideWhenUsed/>
    <w:qFormat/>
    <w:uiPriority w:val="99"/>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rFonts w:asciiTheme="minorHAnsi" w:hAnsiTheme="minorHAnsi" w:eastAsiaTheme="minorEastAsia" w:cstheme="minorBidi"/>
      <w:color w:val="0026E5" w:themeColor="hyperlink"/>
      <w:u w:val="single"/>
      <w:lang w:val="en-US" w:eastAsia="zh-CN" w:bidi="ar-SA"/>
      <w14:textFill>
        <w14:solidFill>
          <w14:schemeClr w14:val="hlink"/>
        </w14:solidFill>
      </w14:textFill>
    </w:rPr>
  </w:style>
  <w:style w:type="character" w:styleId="12">
    <w:name w:val="annotation reference"/>
    <w:basedOn w:val="10"/>
    <w:semiHidden/>
    <w:unhideWhenUsed/>
    <w:qFormat/>
    <w:uiPriority w:val="99"/>
    <w:rPr>
      <w:rFonts w:asciiTheme="minorHAnsi" w:hAnsiTheme="minorHAnsi" w:eastAsiaTheme="minorEastAsia" w:cstheme="minorBidi"/>
      <w:sz w:val="21"/>
      <w:szCs w:val="21"/>
      <w:lang w:val="en-US" w:eastAsia="zh-CN" w:bidi="ar-SA"/>
    </w:rPr>
  </w:style>
  <w:style w:type="character" w:customStyle="1" w:styleId="13">
    <w:name w:val="页眉 字符"/>
    <w:basedOn w:val="10"/>
    <w:link w:val="5"/>
    <w:qFormat/>
    <w:uiPriority w:val="99"/>
    <w:rPr>
      <w:rFonts w:asciiTheme="minorHAnsi" w:hAnsiTheme="minorHAnsi" w:eastAsiaTheme="minorEastAsia" w:cstheme="minorBidi"/>
      <w:sz w:val="18"/>
      <w:szCs w:val="18"/>
      <w:lang w:val="en-US" w:eastAsia="zh-CN" w:bidi="ar-SA"/>
    </w:rPr>
  </w:style>
  <w:style w:type="character" w:customStyle="1" w:styleId="14">
    <w:name w:val="页脚 字符"/>
    <w:basedOn w:val="10"/>
    <w:link w:val="4"/>
    <w:qFormat/>
    <w:uiPriority w:val="99"/>
    <w:rPr>
      <w:rFonts w:asciiTheme="minorHAnsi" w:hAnsiTheme="minorHAnsi" w:eastAsiaTheme="minorEastAsia" w:cstheme="minorBidi"/>
      <w:sz w:val="18"/>
      <w:szCs w:val="18"/>
      <w:lang w:val="en-US" w:eastAsia="zh-CN" w:bidi="ar-SA"/>
    </w:rPr>
  </w:style>
  <w:style w:type="character" w:customStyle="1" w:styleId="15">
    <w:name w:val="批注框文本 字符"/>
    <w:basedOn w:val="10"/>
    <w:link w:val="3"/>
    <w:semiHidden/>
    <w:qFormat/>
    <w:uiPriority w:val="99"/>
    <w:rPr>
      <w:rFonts w:asciiTheme="minorHAnsi" w:hAnsiTheme="minorHAnsi" w:eastAsiaTheme="minorEastAsia" w:cstheme="minorBidi"/>
      <w:sz w:val="18"/>
      <w:szCs w:val="18"/>
      <w:lang w:val="en-US" w:eastAsia="zh-CN" w:bidi="ar-SA"/>
    </w:rPr>
  </w:style>
  <w:style w:type="character" w:customStyle="1" w:styleId="16">
    <w:name w:val="标题 字符"/>
    <w:basedOn w:val="10"/>
    <w:link w:val="6"/>
    <w:qFormat/>
    <w:uiPriority w:val="10"/>
    <w:rPr>
      <w:rFonts w:eastAsia="宋体" w:asciiTheme="majorHAnsi" w:hAnsiTheme="majorHAnsi" w:cstheme="majorBidi"/>
      <w:b/>
      <w:bCs/>
      <w:sz w:val="32"/>
      <w:szCs w:val="32"/>
      <w:lang w:val="en-US" w:eastAsia="zh-CN" w:bidi="ar-SA"/>
    </w:rPr>
  </w:style>
  <w:style w:type="paragraph" w:styleId="17">
    <w:name w:val="List Paragraph"/>
    <w:basedOn w:val="1"/>
    <w:qFormat/>
    <w:uiPriority w:val="34"/>
    <w:pPr>
      <w:ind w:firstLine="420" w:firstLineChars="200"/>
    </w:pPr>
  </w:style>
  <w:style w:type="paragraph" w:styleId="18">
    <w:name w:val="No Spacing"/>
    <w:qFormat/>
    <w:uiPriority w:val="1"/>
    <w:pPr>
      <w:widowControl w:val="0"/>
      <w:jc w:val="both"/>
    </w:pPr>
    <w:rPr>
      <w:rFonts w:asciiTheme="minorHAnsi" w:hAnsiTheme="minorHAnsi" w:eastAsiaTheme="minorEastAsia" w:cstheme="minorBidi"/>
      <w:kern w:val="2"/>
      <w:lang w:val="en-US" w:eastAsia="zh-CN" w:bidi="ar-SA"/>
    </w:rPr>
  </w:style>
  <w:style w:type="character" w:customStyle="1" w:styleId="19">
    <w:name w:val="批注文字 字符"/>
    <w:basedOn w:val="10"/>
    <w:link w:val="2"/>
    <w:semiHidden/>
    <w:qFormat/>
    <w:uiPriority w:val="99"/>
    <w:rPr>
      <w:rFonts w:asciiTheme="minorHAnsi" w:hAnsiTheme="minorHAnsi" w:eastAsiaTheme="minorEastAsia" w:cstheme="minorBidi"/>
      <w:lang w:val="en-US" w:eastAsia="zh-CN" w:bidi="ar-SA"/>
    </w:rPr>
  </w:style>
  <w:style w:type="character" w:customStyle="1" w:styleId="20">
    <w:name w:val="批注主题 字符"/>
    <w:basedOn w:val="19"/>
    <w:link w:val="7"/>
    <w:semiHidden/>
    <w:qFormat/>
    <w:uiPriority w:val="99"/>
    <w:rPr>
      <w:b/>
      <w:bCs/>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108</TotalTime>
  <ScaleCrop>false</ScaleCrop>
  <LinksUpToDate>false</LinksUpToDate>
  <CharactersWithSpaces>0</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2026-05-07T05:18:00Z</dcterms:created>
  <dc:creator>咨询组</dc:creator>
  <cp:lastModifiedBy>咨询组</cp:lastModifiedBy>
  <dcterms:modified xsi:type="dcterms:W3CDTF">2026-05-07T08:06:19Z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EE55A7B81BEC48F290FC46E8601F32A5_11</vt:lpwstr>
  </property>
</Properties>
</file>
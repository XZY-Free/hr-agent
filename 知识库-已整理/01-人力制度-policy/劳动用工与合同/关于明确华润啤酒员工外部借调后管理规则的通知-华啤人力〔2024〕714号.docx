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F3C68">
      <w:pPr>
        <w:jc w:val="center"/>
        <w:rPr>
          <w:rFonts w:hint="eastAsia" w:ascii="黑体" w:hAnsi="黑体" w:eastAsia="黑体" w:cs="宋体"/>
          <w:b/>
          <w:bCs/>
          <w:sz w:val="24"/>
          <w:szCs w:val="24"/>
          <w:u w:val="none"/>
          <w:lang w:eastAsia="zh-CN"/>
        </w:rPr>
      </w:pPr>
      <w:r>
        <w:rPr>
          <w:rFonts w:hint="eastAsia" w:ascii="黑体" w:hAnsi="黑体" w:eastAsia="黑体" w:cs="宋体"/>
          <w:b/>
          <w:bCs/>
          <w:sz w:val="30"/>
          <w:szCs w:val="30"/>
          <w:u w:val="none"/>
        </w:rPr>
        <w:t>关于明确华润啤酒员工外部借调后管理规则的通知</w:t>
      </w:r>
      <w:r>
        <w:rPr>
          <w:rFonts w:hint="eastAsia" w:ascii="黑体" w:hAnsi="黑体" w:eastAsia="黑体" w:cs="宋体"/>
          <w:b/>
          <w:bCs/>
          <w:sz w:val="24"/>
          <w:szCs w:val="24"/>
          <w:u w:val="none"/>
          <w:lang w:eastAsia="zh-CN"/>
        </w:rPr>
        <w:t>（华啤人力〔2024〕714号）</w:t>
      </w:r>
    </w:p>
    <w:p w14:paraId="3BF2240B">
      <w:pPr>
        <w:jc w:val="left"/>
        <w:rPr>
          <w:rFonts w:hint="default" w:ascii="黑体" w:hAnsi="黑体" w:eastAsia="黑体" w:cs="宋体"/>
          <w:b w:val="0"/>
          <w:bCs w:val="0"/>
          <w:sz w:val="24"/>
          <w:szCs w:val="24"/>
          <w:u w:val="none"/>
          <w:lang w:val="en-US" w:eastAsia="zh-CN"/>
        </w:rPr>
      </w:pPr>
      <w:r>
        <w:rPr>
          <w:rFonts w:hint="eastAsia" w:ascii="黑体" w:hAnsi="黑体" w:eastAsia="黑体" w:cs="宋体"/>
          <w:b w:val="0"/>
          <w:bCs w:val="0"/>
          <w:sz w:val="24"/>
          <w:szCs w:val="24"/>
          <w:u w:val="none"/>
          <w:lang w:val="en-US" w:eastAsia="zh-CN"/>
        </w:rPr>
        <w:t>///</w:t>
      </w:r>
    </w:p>
    <w:p w14:paraId="6BAD5DEA">
      <w:pPr>
        <w:spacing w:before="249" w:beforeLines="80" w:line="440" w:lineRule="exact"/>
        <w:rPr>
          <w:rFonts w:asciiTheme="minorEastAsia" w:hAnsiTheme="minorEastAsia"/>
          <w:sz w:val="24"/>
          <w:szCs w:val="24"/>
        </w:rPr>
      </w:pPr>
      <w:r>
        <w:rPr>
          <w:rFonts w:hint="eastAsia" w:asciiTheme="minorEastAsia" w:hAnsiTheme="minorEastAsia"/>
          <w:sz w:val="24"/>
          <w:szCs w:val="24"/>
        </w:rPr>
        <w:t>华润啤酒各职能部门、直属机构，华润雪花，华润酒业：</w:t>
      </w:r>
    </w:p>
    <w:p w14:paraId="18687D89">
      <w:pPr>
        <w:spacing w:line="440" w:lineRule="exact"/>
        <w:ind w:firstLine="480"/>
        <w:rPr>
          <w:rFonts w:hint="eastAsia" w:asciiTheme="minorEastAsia" w:hAnsiTheme="minorEastAsia"/>
          <w:b w:val="0"/>
          <w:bCs w:val="0"/>
          <w:sz w:val="24"/>
          <w:szCs w:val="24"/>
        </w:rPr>
      </w:pPr>
      <w:r>
        <w:rPr>
          <w:rFonts w:hint="eastAsia" w:asciiTheme="minorEastAsia" w:hAnsiTheme="minorEastAsia"/>
          <w:b w:val="0"/>
          <w:bCs w:val="0"/>
          <w:sz w:val="24"/>
          <w:szCs w:val="24"/>
        </w:rPr>
        <w:t>因华润啤酒员工外部借调日渐增多，为建立统一管理机制确保此类借调员工薪酬福利执行标准一致、人力系统操作规范，华润啤酒人力资源部特制定相应管理规则，具体如下：</w:t>
      </w:r>
    </w:p>
    <w:p w14:paraId="452FBC60">
      <w:pPr>
        <w:spacing w:line="240" w:lineRule="auto"/>
        <w:ind w:firstLine="0"/>
        <w:rPr>
          <w:rFonts w:hint="default" w:asciiTheme="minorEastAsia" w:hAnsiTheme="minorEastAsia" w:eastAsiaTheme="minorEastAsia"/>
          <w:b w:val="0"/>
          <w:bCs w:val="0"/>
          <w:sz w:val="24"/>
          <w:szCs w:val="24"/>
          <w:lang w:val="en-US" w:eastAsia="zh-CN"/>
        </w:rPr>
      </w:pPr>
      <w:r>
        <w:rPr>
          <w:rFonts w:hint="eastAsia" w:asciiTheme="minorEastAsia" w:hAnsiTheme="minorEastAsia"/>
          <w:b w:val="0"/>
          <w:bCs w:val="0"/>
          <w:sz w:val="24"/>
          <w:szCs w:val="24"/>
          <w:lang w:val="en-US" w:eastAsia="zh-CN"/>
        </w:rPr>
        <w:t>///</w:t>
      </w:r>
    </w:p>
    <w:p w14:paraId="7DF5A2DA">
      <w:pPr>
        <w:pStyle w:val="17"/>
        <w:numPr>
          <w:ilvl w:val="0"/>
          <w:numId w:val="0"/>
        </w:numPr>
        <w:spacing w:line="440" w:lineRule="exact"/>
        <w:ind w:left="0" w:leftChars="0" w:firstLine="480" w:firstLineChars="200"/>
        <w:rPr>
          <w:rFonts w:hint="eastAsia" w:asciiTheme="minorEastAsia" w:hAnsiTheme="minorEastAsia"/>
          <w:b w:val="0"/>
          <w:bCs w:val="0"/>
          <w:sz w:val="24"/>
          <w:szCs w:val="24"/>
        </w:rPr>
      </w:pPr>
      <w:r>
        <w:rPr>
          <w:rFonts w:hint="eastAsia" w:asciiTheme="minorEastAsia" w:hAnsiTheme="minorEastAsia" w:eastAsiaTheme="minorEastAsia" w:cstheme="minorBidi"/>
          <w:b w:val="0"/>
          <w:bCs w:val="0"/>
          <w:kern w:val="2"/>
          <w:sz w:val="24"/>
          <w:szCs w:val="24"/>
          <w:lang w:val="en-US" w:eastAsia="zh-CN" w:bidi="ar-SA"/>
        </w:rPr>
        <w:t>一、</w:t>
      </w:r>
      <w:r>
        <w:rPr>
          <w:rFonts w:hint="eastAsia" w:asciiTheme="minorEastAsia" w:hAnsiTheme="minorEastAsia"/>
          <w:b w:val="0"/>
          <w:bCs w:val="0"/>
          <w:sz w:val="24"/>
          <w:szCs w:val="24"/>
        </w:rPr>
        <w:t>适用范围：适用于自华润啤酒（控股）有限公司及其下属各级子公司、分公司借调至属地政府、华润希望小镇工作六个月及以上的员工。</w:t>
      </w:r>
    </w:p>
    <w:p w14:paraId="0168DC65">
      <w:pPr>
        <w:pStyle w:val="17"/>
        <w:numPr>
          <w:ilvl w:val="0"/>
          <w:numId w:val="0"/>
        </w:numPr>
        <w:spacing w:line="240" w:lineRule="auto"/>
        <w:ind w:left="0" w:leftChars="0" w:firstLine="0" w:firstLineChars="0"/>
        <w:rPr>
          <w:rFonts w:hint="eastAsia" w:asciiTheme="minorEastAsia" w:hAnsiTheme="minorEastAsia"/>
          <w:b w:val="0"/>
          <w:bCs w:val="0"/>
          <w:sz w:val="24"/>
          <w:szCs w:val="24"/>
        </w:rPr>
      </w:pPr>
      <w:r>
        <w:rPr>
          <w:rFonts w:hint="eastAsia" w:asciiTheme="minorEastAsia" w:hAnsiTheme="minorEastAsia"/>
          <w:b w:val="0"/>
          <w:bCs w:val="0"/>
          <w:sz w:val="24"/>
          <w:szCs w:val="24"/>
          <w:lang w:val="en-US" w:eastAsia="zh-CN"/>
        </w:rPr>
        <w:t>///</w:t>
      </w:r>
    </w:p>
    <w:p w14:paraId="1492A2CE">
      <w:pPr>
        <w:pStyle w:val="17"/>
        <w:numPr>
          <w:ilvl w:val="0"/>
          <w:numId w:val="0"/>
        </w:numPr>
        <w:spacing w:line="440" w:lineRule="exact"/>
        <w:ind w:left="900" w:leftChars="0" w:hanging="420" w:firstLineChars="0"/>
        <w:rPr>
          <w:rFonts w:asciiTheme="minorEastAsia" w:hAnsiTheme="minorEastAsia"/>
          <w:b w:val="0"/>
          <w:bCs w:val="0"/>
          <w:sz w:val="24"/>
          <w:szCs w:val="24"/>
        </w:rPr>
      </w:pPr>
      <w:r>
        <w:rPr>
          <w:rFonts w:asciiTheme="minorEastAsia" w:hAnsiTheme="minorEastAsia" w:eastAsiaTheme="minorEastAsia" w:cstheme="minorBidi"/>
          <w:b w:val="0"/>
          <w:bCs w:val="0"/>
          <w:kern w:val="2"/>
          <w:sz w:val="24"/>
          <w:szCs w:val="24"/>
          <w:lang w:val="en-US" w:eastAsia="zh-CN" w:bidi="ar-SA"/>
        </w:rPr>
        <w:t>二、</w:t>
      </w:r>
      <w:r>
        <w:rPr>
          <w:rFonts w:hint="eastAsia" w:asciiTheme="minorEastAsia" w:hAnsiTheme="minorEastAsia"/>
          <w:b w:val="0"/>
          <w:bCs w:val="0"/>
          <w:sz w:val="24"/>
          <w:szCs w:val="24"/>
        </w:rPr>
        <w:t>借调审批流程及编制管理</w:t>
      </w:r>
    </w:p>
    <w:p w14:paraId="271425DA">
      <w:pPr>
        <w:pStyle w:val="17"/>
        <w:numPr>
          <w:ilvl w:val="0"/>
          <w:numId w:val="0"/>
        </w:numPr>
        <w:spacing w:line="440" w:lineRule="exact"/>
        <w:ind w:left="0" w:leftChars="0" w:firstLine="480" w:firstLineChars="200"/>
        <w:rPr>
          <w:rFonts w:asciiTheme="minorEastAsia" w:hAnsiTheme="minorEastAsia"/>
          <w:sz w:val="24"/>
          <w:szCs w:val="24"/>
        </w:rPr>
      </w:pPr>
      <w:r>
        <w:rPr>
          <w:rFonts w:hint="eastAsia" w:asciiTheme="minorEastAsia" w:hAnsiTheme="minorEastAsia" w:eastAsiaTheme="minorEastAsia" w:cstheme="minorBidi"/>
          <w:b w:val="0"/>
          <w:kern w:val="2"/>
          <w:sz w:val="24"/>
          <w:szCs w:val="24"/>
          <w:lang w:val="en-US" w:eastAsia="zh-CN" w:bidi="ar-SA"/>
        </w:rPr>
        <w:t>(一)</w:t>
      </w:r>
      <w:r>
        <w:rPr>
          <w:rFonts w:hint="eastAsia" w:asciiTheme="minorEastAsia" w:hAnsiTheme="minorEastAsia"/>
          <w:sz w:val="24"/>
          <w:szCs w:val="24"/>
        </w:rPr>
        <w:t>借调审批流程</w:t>
      </w:r>
    </w:p>
    <w:p w14:paraId="4C53548B">
      <w:pPr>
        <w:pStyle w:val="17"/>
        <w:numPr>
          <w:ilvl w:val="0"/>
          <w:numId w:val="0"/>
        </w:numPr>
        <w:spacing w:line="440" w:lineRule="exact"/>
        <w:ind w:left="0" w:leftChars="0" w:firstLine="480" w:firstLineChars="200"/>
        <w:rPr>
          <w:rFonts w:asciiTheme="minorEastAsia" w:hAnsiTheme="minorEastAsia"/>
          <w:sz w:val="24"/>
          <w:szCs w:val="24"/>
        </w:rPr>
      </w:pPr>
      <w:r>
        <w:rPr>
          <w:rFonts w:hint="eastAsia" w:asciiTheme="minorEastAsia" w:hAnsiTheme="minorEastAsia" w:eastAsiaTheme="minorEastAsia" w:cstheme="minorBidi"/>
          <w:kern w:val="2"/>
          <w:sz w:val="24"/>
          <w:szCs w:val="24"/>
          <w:lang w:val="en-US" w:eastAsia="zh-CN" w:bidi="ar-SA"/>
        </w:rPr>
        <w:t>1.</w:t>
      </w:r>
      <w:r>
        <w:rPr>
          <w:rFonts w:hint="eastAsia" w:asciiTheme="minorEastAsia" w:hAnsiTheme="minorEastAsia"/>
          <w:sz w:val="24"/>
          <w:szCs w:val="24"/>
        </w:rPr>
        <w:t>借调政府机构：政府机构发送相关函件后，由收文单位选定借调人员并报批，其中干部及专业总监由华润啤酒审批、经理级及基层由所属事业部审批。批复后由所在单位HRBP按规则与属地政府确定具体福利待遇并反馈人力共享，由人力共享维护系统数据并按标准执行；</w:t>
      </w:r>
    </w:p>
    <w:p w14:paraId="06D00366">
      <w:pPr>
        <w:pStyle w:val="17"/>
        <w:numPr>
          <w:ilvl w:val="0"/>
          <w:numId w:val="0"/>
        </w:numPr>
        <w:spacing w:line="440" w:lineRule="exact"/>
        <w:ind w:left="0" w:leftChars="0" w:firstLine="480" w:firstLineChars="200"/>
        <w:rPr>
          <w:rFonts w:asciiTheme="minorEastAsia" w:hAnsiTheme="minorEastAsia"/>
          <w:sz w:val="24"/>
          <w:szCs w:val="24"/>
        </w:rPr>
      </w:pPr>
      <w:r>
        <w:rPr>
          <w:rFonts w:hint="eastAsia" w:asciiTheme="minorEastAsia" w:hAnsiTheme="minorEastAsia" w:eastAsiaTheme="minorEastAsia" w:cstheme="minorBidi"/>
          <w:kern w:val="2"/>
          <w:sz w:val="24"/>
          <w:szCs w:val="24"/>
          <w:lang w:val="en-US" w:eastAsia="zh-CN" w:bidi="ar-SA"/>
        </w:rPr>
        <w:t>2.</w:t>
      </w:r>
      <w:r>
        <w:rPr>
          <w:rFonts w:hint="eastAsia" w:asciiTheme="minorEastAsia" w:hAnsiTheme="minorEastAsia"/>
          <w:sz w:val="24"/>
          <w:szCs w:val="24"/>
        </w:rPr>
        <w:t>借调希望小镇：华润集团发送选派函后，由华润啤酒人力资源部统筹安排下属单位按集团要求推荐候选人参与集团选拔，下发借调函后由所在单位HRBP按规则与集团确定具体福利待遇并反馈人力共享，由人力共享维护系统数据并按标准执行。</w:t>
      </w:r>
    </w:p>
    <w:p w14:paraId="440E2ABE">
      <w:pPr>
        <w:pStyle w:val="17"/>
        <w:numPr>
          <w:ilvl w:val="0"/>
          <w:numId w:val="0"/>
        </w:numPr>
        <w:spacing w:line="440" w:lineRule="exact"/>
        <w:ind w:left="0" w:leftChars="0" w:firstLine="480" w:firstLineChars="200"/>
        <w:rPr>
          <w:rFonts w:asciiTheme="minorEastAsia" w:hAnsiTheme="minorEastAsia"/>
          <w:sz w:val="24"/>
          <w:szCs w:val="24"/>
        </w:rPr>
      </w:pPr>
      <w:r>
        <w:rPr>
          <w:rFonts w:hint="eastAsia" w:asciiTheme="minorEastAsia" w:hAnsiTheme="minorEastAsia" w:eastAsiaTheme="minorEastAsia" w:cstheme="minorBidi"/>
          <w:b w:val="0"/>
          <w:kern w:val="2"/>
          <w:sz w:val="24"/>
          <w:szCs w:val="24"/>
          <w:lang w:val="en-US" w:eastAsia="zh-CN" w:bidi="ar-SA"/>
        </w:rPr>
        <w:t>(二)</w:t>
      </w:r>
      <w:r>
        <w:rPr>
          <w:rFonts w:hint="eastAsia" w:asciiTheme="minorEastAsia" w:hAnsiTheme="minorEastAsia"/>
          <w:sz w:val="24"/>
          <w:szCs w:val="24"/>
        </w:rPr>
        <w:t>编制管理：自借调之日起上述人员不再占用原单位编制。</w:t>
      </w:r>
    </w:p>
    <w:p w14:paraId="5C09A645">
      <w:pPr>
        <w:pStyle w:val="17"/>
        <w:numPr>
          <w:ilvl w:val="0"/>
          <w:numId w:val="0"/>
        </w:numPr>
        <w:spacing w:line="240" w:lineRule="auto"/>
        <w:ind w:left="0" w:leftChars="0" w:firstLine="0" w:firstLineChars="0"/>
        <w:rPr>
          <w:rFonts w:asciiTheme="minorEastAsia" w:hAnsiTheme="minorEastAsia"/>
          <w:sz w:val="24"/>
          <w:szCs w:val="24"/>
        </w:rPr>
      </w:pPr>
      <w:r>
        <w:rPr>
          <w:rFonts w:hint="eastAsia" w:asciiTheme="minorEastAsia" w:hAnsiTheme="minorEastAsia"/>
          <w:sz w:val="24"/>
          <w:szCs w:val="24"/>
          <w:lang w:val="en-US" w:eastAsia="zh-CN"/>
        </w:rPr>
        <w:t>///</w:t>
      </w:r>
    </w:p>
    <w:p w14:paraId="4B7A2F0B">
      <w:pPr>
        <w:pStyle w:val="17"/>
        <w:numPr>
          <w:ilvl w:val="0"/>
          <w:numId w:val="0"/>
        </w:numPr>
        <w:spacing w:line="440" w:lineRule="exact"/>
        <w:ind w:left="0" w:leftChars="0" w:firstLine="482" w:firstLineChars="200"/>
        <w:rPr>
          <w:rFonts w:asciiTheme="minorEastAsia" w:hAnsiTheme="minorEastAsia"/>
          <w:sz w:val="24"/>
          <w:szCs w:val="24"/>
        </w:rPr>
      </w:pPr>
      <w:r>
        <w:rPr>
          <w:rFonts w:asciiTheme="minorEastAsia" w:hAnsiTheme="minorEastAsia" w:eastAsiaTheme="minorEastAsia" w:cstheme="minorBidi"/>
          <w:b/>
          <w:kern w:val="2"/>
          <w:sz w:val="24"/>
          <w:szCs w:val="24"/>
          <w:lang w:val="en-US" w:eastAsia="zh-CN" w:bidi="ar-SA"/>
        </w:rPr>
        <w:t>三、</w:t>
      </w:r>
      <w:r>
        <w:rPr>
          <w:rFonts w:hint="eastAsia" w:asciiTheme="minorEastAsia" w:hAnsiTheme="minorEastAsia"/>
          <w:b/>
          <w:sz w:val="24"/>
          <w:szCs w:val="24"/>
        </w:rPr>
        <w:t>P</w:t>
      </w:r>
      <w:r>
        <w:rPr>
          <w:rFonts w:asciiTheme="minorEastAsia" w:hAnsiTheme="minorEastAsia"/>
          <w:b/>
          <w:sz w:val="24"/>
          <w:szCs w:val="24"/>
        </w:rPr>
        <w:t>S</w:t>
      </w:r>
      <w:r>
        <w:rPr>
          <w:rFonts w:hint="eastAsia" w:asciiTheme="minorEastAsia" w:hAnsiTheme="minorEastAsia"/>
          <w:b/>
          <w:sz w:val="24"/>
          <w:szCs w:val="24"/>
        </w:rPr>
        <w:t>数据维护</w:t>
      </w:r>
    </w:p>
    <w:p w14:paraId="2306D9A2">
      <w:pPr>
        <w:pStyle w:val="17"/>
        <w:numPr>
          <w:ilvl w:val="0"/>
          <w:numId w:val="0"/>
        </w:numPr>
        <w:spacing w:line="440" w:lineRule="exact"/>
        <w:ind w:left="0" w:leftChars="0" w:firstLine="480" w:firstLineChars="200"/>
        <w:rPr>
          <w:rFonts w:asciiTheme="minorEastAsia" w:hAnsiTheme="minorEastAsia"/>
          <w:sz w:val="24"/>
          <w:szCs w:val="24"/>
        </w:rPr>
      </w:pPr>
      <w:r>
        <w:rPr>
          <w:rFonts w:asciiTheme="minorEastAsia" w:hAnsiTheme="minorEastAsia" w:eastAsiaTheme="minorEastAsia" w:cstheme="minorBidi"/>
          <w:kern w:val="2"/>
          <w:sz w:val="24"/>
          <w:szCs w:val="24"/>
          <w:lang w:val="en-US" w:eastAsia="zh-CN" w:bidi="ar-SA"/>
        </w:rPr>
        <w:t>1.</w:t>
      </w:r>
      <w:r>
        <w:rPr>
          <w:rFonts w:hint="eastAsia" w:asciiTheme="minorEastAsia" w:hAnsiTheme="minorEastAsia"/>
          <w:sz w:val="24"/>
          <w:szCs w:val="24"/>
        </w:rPr>
        <w:t>职务数据：职位调整为“借调政府机构”或“借调希望小镇”，归入所在单位长期非在岗部，保持原职务职级不变并调整直接上级为本单位人力资源部负责人；</w:t>
      </w:r>
    </w:p>
    <w:p w14:paraId="57BE2423">
      <w:pPr>
        <w:pStyle w:val="17"/>
        <w:numPr>
          <w:ilvl w:val="0"/>
          <w:numId w:val="0"/>
        </w:numPr>
        <w:spacing w:line="440" w:lineRule="exact"/>
        <w:ind w:left="0" w:leftChars="0" w:firstLine="480" w:firstLineChars="200"/>
        <w:rPr>
          <w:rFonts w:asciiTheme="minorEastAsia" w:hAnsiTheme="minorEastAsia"/>
          <w:sz w:val="24"/>
          <w:szCs w:val="24"/>
        </w:rPr>
      </w:pPr>
      <w:r>
        <w:rPr>
          <w:rFonts w:asciiTheme="minorEastAsia" w:hAnsiTheme="minorEastAsia" w:eastAsiaTheme="minorEastAsia" w:cstheme="minorBidi"/>
          <w:kern w:val="2"/>
          <w:sz w:val="24"/>
          <w:szCs w:val="24"/>
          <w:lang w:val="en-US" w:eastAsia="zh-CN" w:bidi="ar-SA"/>
        </w:rPr>
        <w:t>2.</w:t>
      </w:r>
      <w:r>
        <w:rPr>
          <w:rFonts w:hint="eastAsia" w:asciiTheme="minorEastAsia" w:hAnsiTheme="minorEastAsia"/>
          <w:sz w:val="24"/>
          <w:szCs w:val="24"/>
        </w:rPr>
        <w:t>工作地：调整为借调后实际工作地；</w:t>
      </w:r>
    </w:p>
    <w:p w14:paraId="5B1FC07D">
      <w:pPr>
        <w:pStyle w:val="17"/>
        <w:numPr>
          <w:ilvl w:val="0"/>
          <w:numId w:val="0"/>
        </w:numPr>
        <w:spacing w:line="440" w:lineRule="exact"/>
        <w:ind w:left="0" w:leftChars="0" w:firstLine="480" w:firstLineChars="200"/>
        <w:rPr>
          <w:rFonts w:hint="eastAsia" w:asciiTheme="minorEastAsia" w:hAnsiTheme="minorEastAsia"/>
          <w:sz w:val="24"/>
          <w:szCs w:val="24"/>
        </w:rPr>
      </w:pPr>
      <w:r>
        <w:rPr>
          <w:rFonts w:asciiTheme="minorEastAsia" w:hAnsiTheme="minorEastAsia" w:eastAsiaTheme="minorEastAsia" w:cstheme="minorBidi"/>
          <w:kern w:val="2"/>
          <w:sz w:val="24"/>
          <w:szCs w:val="24"/>
          <w:lang w:val="en-US" w:eastAsia="zh-CN" w:bidi="ar-SA"/>
        </w:rPr>
        <w:t>3.</w:t>
      </w:r>
      <w:r>
        <w:rPr>
          <w:rFonts w:hint="eastAsia" w:asciiTheme="minorEastAsia" w:hAnsiTheme="minorEastAsia"/>
          <w:sz w:val="24"/>
          <w:szCs w:val="24"/>
        </w:rPr>
        <w:t>调整时间：自借调之日起调整系统相关数据。</w:t>
      </w:r>
    </w:p>
    <w:p w14:paraId="1DD88621">
      <w:pPr>
        <w:pStyle w:val="17"/>
        <w:numPr>
          <w:ilvl w:val="0"/>
          <w:numId w:val="0"/>
        </w:numPr>
        <w:spacing w:line="240" w:lineRule="auto"/>
        <w:ind w:left="0" w:leftChars="0" w:firstLine="0" w:firstLineChars="0"/>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w:t>
      </w:r>
    </w:p>
    <w:p w14:paraId="6CFDF595">
      <w:pPr>
        <w:pStyle w:val="17"/>
        <w:numPr>
          <w:ilvl w:val="0"/>
          <w:numId w:val="0"/>
        </w:numPr>
        <w:spacing w:line="440" w:lineRule="exact"/>
        <w:ind w:left="0" w:leftChars="0" w:firstLine="480" w:firstLineChars="200"/>
        <w:rPr>
          <w:rFonts w:hint="eastAsia" w:asciiTheme="minorEastAsia" w:hAnsiTheme="minorEastAsia"/>
          <w:sz w:val="24"/>
          <w:szCs w:val="24"/>
        </w:rPr>
      </w:pPr>
      <w:r>
        <w:rPr>
          <w:rFonts w:hint="eastAsia" w:asciiTheme="minorEastAsia" w:hAnsiTheme="minorEastAsia" w:eastAsiaTheme="minorEastAsia" w:cstheme="minorBidi"/>
          <w:kern w:val="2"/>
          <w:sz w:val="24"/>
          <w:szCs w:val="24"/>
          <w:lang w:val="en-US" w:eastAsia="zh-CN" w:bidi="ar-SA"/>
        </w:rPr>
        <w:t>四、</w:t>
      </w:r>
      <w:r>
        <w:rPr>
          <w:rFonts w:hint="eastAsia" w:asciiTheme="minorEastAsia" w:hAnsiTheme="minorEastAsia"/>
          <w:b/>
          <w:sz w:val="24"/>
          <w:szCs w:val="24"/>
        </w:rPr>
        <w:t>考勤管理：</w:t>
      </w:r>
      <w:r>
        <w:rPr>
          <w:rFonts w:hint="eastAsia" w:asciiTheme="minorEastAsia" w:hAnsiTheme="minorEastAsia"/>
          <w:sz w:val="24"/>
          <w:szCs w:val="24"/>
        </w:rPr>
        <w:t>由调入单位每月提供线下考勤表至原单位，调入单位无法提供的可维持执行现行方式。</w:t>
      </w:r>
    </w:p>
    <w:p w14:paraId="64675167">
      <w:pPr>
        <w:pStyle w:val="17"/>
        <w:numPr>
          <w:ilvl w:val="0"/>
          <w:numId w:val="0"/>
        </w:numPr>
        <w:spacing w:line="240" w:lineRule="auto"/>
        <w:ind w:left="0" w:leftChars="0" w:firstLine="0" w:firstLineChars="0"/>
        <w:rPr>
          <w:rFonts w:hint="eastAsia" w:asciiTheme="minorEastAsia" w:hAnsiTheme="minorEastAsia"/>
          <w:sz w:val="24"/>
          <w:szCs w:val="24"/>
        </w:rPr>
      </w:pPr>
      <w:r>
        <w:rPr>
          <w:rFonts w:hint="eastAsia" w:asciiTheme="minorEastAsia" w:hAnsiTheme="minorEastAsia"/>
          <w:sz w:val="24"/>
          <w:szCs w:val="24"/>
          <w:lang w:val="en-US" w:eastAsia="zh-CN"/>
        </w:rPr>
        <w:t>///</w:t>
      </w:r>
    </w:p>
    <w:p w14:paraId="79B9BF2D">
      <w:pPr>
        <w:pStyle w:val="17"/>
        <w:numPr>
          <w:ilvl w:val="0"/>
          <w:numId w:val="0"/>
        </w:numPr>
        <w:spacing w:line="440" w:lineRule="exact"/>
        <w:ind w:left="0" w:leftChars="0" w:firstLine="482" w:firstLineChars="200"/>
        <w:rPr>
          <w:rFonts w:asciiTheme="minorEastAsia" w:hAnsiTheme="minorEastAsia"/>
          <w:b/>
          <w:sz w:val="24"/>
          <w:szCs w:val="24"/>
        </w:rPr>
      </w:pPr>
      <w:r>
        <w:rPr>
          <w:rFonts w:asciiTheme="minorEastAsia" w:hAnsiTheme="minorEastAsia" w:eastAsiaTheme="minorEastAsia" w:cstheme="minorBidi"/>
          <w:b/>
          <w:kern w:val="2"/>
          <w:sz w:val="24"/>
          <w:szCs w:val="24"/>
          <w:lang w:val="en-US" w:eastAsia="zh-CN" w:bidi="ar-SA"/>
        </w:rPr>
        <w:t>五、</w:t>
      </w:r>
      <w:r>
        <w:rPr>
          <w:rFonts w:hint="eastAsia" w:asciiTheme="minorEastAsia" w:hAnsiTheme="minorEastAsia"/>
          <w:b/>
          <w:sz w:val="24"/>
          <w:szCs w:val="24"/>
        </w:rPr>
        <w:t>年度绩效考核</w:t>
      </w:r>
    </w:p>
    <w:p w14:paraId="274BCCB6">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根据《全员绩效管理办法》，借调至其他利润中心达六个月及以上的，原则上由调入单位实施年度绩效考核，调入单位绩效等级与啤酒绩效等级对应关系：</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5551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noWrap/>
            <w:vAlign w:val="center"/>
          </w:tcPr>
          <w:p w14:paraId="32679C52">
            <w:pPr>
              <w:widowControl/>
              <w:jc w:val="center"/>
              <w:rPr>
                <w:rFonts w:hint="eastAsia" w:asciiTheme="minorEastAsia" w:hAnsiTheme="minorEastAsia"/>
                <w:sz w:val="24"/>
                <w:szCs w:val="24"/>
                <w:lang w:val="en-US" w:eastAsia="zh-CN"/>
              </w:rPr>
            </w:pPr>
            <w:r>
              <w:rPr>
                <w:rFonts w:hint="eastAsia" w:asciiTheme="minorEastAsia" w:hAnsiTheme="minorEastAsia"/>
                <w:sz w:val="24"/>
                <w:szCs w:val="24"/>
              </w:rPr>
              <w:t>调入单位</w:t>
            </w:r>
            <w:r>
              <w:rPr>
                <w:rFonts w:hint="eastAsia" w:cs="宋体" w:asciiTheme="minorEastAsia" w:hAnsiTheme="minorEastAsia"/>
                <w:color w:val="000000"/>
                <w:kern w:val="0"/>
                <w:sz w:val="24"/>
                <w:szCs w:val="24"/>
              </w:rPr>
              <w:t>绩效等级</w:t>
            </w:r>
          </w:p>
        </w:tc>
        <w:tc>
          <w:tcPr>
            <w:tcW w:w="2500" w:type="pct"/>
            <w:tcBorders>
              <w:top w:val="single" w:color="auto" w:sz="4" w:space="0"/>
              <w:left w:val="single" w:color="auto" w:sz="4" w:space="0"/>
              <w:bottom w:val="single" w:color="auto" w:sz="4" w:space="0"/>
              <w:right w:val="single" w:color="auto" w:sz="4" w:space="0"/>
            </w:tcBorders>
            <w:noWrap/>
            <w:vAlign w:val="center"/>
          </w:tcPr>
          <w:p w14:paraId="603E4741">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啤酒绩效等级</w:t>
            </w:r>
          </w:p>
        </w:tc>
      </w:tr>
      <w:tr w14:paraId="091B6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noWrap/>
            <w:vAlign w:val="center"/>
          </w:tcPr>
          <w:p w14:paraId="7D607F72">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卓越</w:t>
            </w:r>
          </w:p>
        </w:tc>
        <w:tc>
          <w:tcPr>
            <w:tcW w:w="2500" w:type="pct"/>
            <w:tcBorders>
              <w:top w:val="single" w:color="auto" w:sz="4" w:space="0"/>
              <w:left w:val="single" w:color="auto" w:sz="4" w:space="0"/>
              <w:bottom w:val="single" w:color="auto" w:sz="4" w:space="0"/>
              <w:right w:val="single" w:color="auto" w:sz="4" w:space="0"/>
            </w:tcBorders>
            <w:noWrap/>
            <w:vAlign w:val="center"/>
          </w:tcPr>
          <w:p w14:paraId="1DA34848">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A+</w:t>
            </w:r>
          </w:p>
        </w:tc>
      </w:tr>
      <w:tr w14:paraId="2FC7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noWrap/>
            <w:vAlign w:val="center"/>
          </w:tcPr>
          <w:p w14:paraId="15E7F671">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优秀</w:t>
            </w:r>
          </w:p>
        </w:tc>
        <w:tc>
          <w:tcPr>
            <w:tcW w:w="2500" w:type="pct"/>
            <w:tcBorders>
              <w:top w:val="single" w:color="auto" w:sz="4" w:space="0"/>
              <w:left w:val="single" w:color="auto" w:sz="4" w:space="0"/>
              <w:bottom w:val="single" w:color="auto" w:sz="4" w:space="0"/>
              <w:right w:val="single" w:color="auto" w:sz="4" w:space="0"/>
            </w:tcBorders>
            <w:noWrap/>
            <w:vAlign w:val="center"/>
          </w:tcPr>
          <w:p w14:paraId="6726D29D">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A</w:t>
            </w:r>
          </w:p>
        </w:tc>
      </w:tr>
      <w:tr w14:paraId="2F5E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noWrap/>
            <w:vAlign w:val="center"/>
          </w:tcPr>
          <w:p w14:paraId="0F497600">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良好</w:t>
            </w:r>
          </w:p>
        </w:tc>
        <w:tc>
          <w:tcPr>
            <w:tcW w:w="2500" w:type="pct"/>
            <w:tcBorders>
              <w:top w:val="single" w:color="auto" w:sz="4" w:space="0"/>
              <w:left w:val="single" w:color="auto" w:sz="4" w:space="0"/>
              <w:bottom w:val="single" w:color="auto" w:sz="4" w:space="0"/>
              <w:right w:val="single" w:color="auto" w:sz="4" w:space="0"/>
            </w:tcBorders>
            <w:noWrap/>
            <w:vAlign w:val="center"/>
          </w:tcPr>
          <w:p w14:paraId="1598836D">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B</w:t>
            </w:r>
          </w:p>
        </w:tc>
      </w:tr>
      <w:tr w14:paraId="19DB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noWrap/>
            <w:vAlign w:val="center"/>
          </w:tcPr>
          <w:p w14:paraId="184DACC3">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合格</w:t>
            </w:r>
          </w:p>
        </w:tc>
        <w:tc>
          <w:tcPr>
            <w:tcW w:w="2500" w:type="pct"/>
            <w:tcBorders>
              <w:top w:val="single" w:color="auto" w:sz="4" w:space="0"/>
              <w:left w:val="single" w:color="auto" w:sz="4" w:space="0"/>
              <w:bottom w:val="single" w:color="auto" w:sz="4" w:space="0"/>
              <w:right w:val="single" w:color="auto" w:sz="4" w:space="0"/>
            </w:tcBorders>
            <w:noWrap/>
            <w:vAlign w:val="center"/>
          </w:tcPr>
          <w:p w14:paraId="497145F0">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C</w:t>
            </w:r>
          </w:p>
        </w:tc>
      </w:tr>
      <w:tr w14:paraId="7A92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Borders>
              <w:top w:val="single" w:color="auto" w:sz="4" w:space="0"/>
              <w:left w:val="single" w:color="auto" w:sz="4" w:space="0"/>
              <w:bottom w:val="single" w:color="auto" w:sz="4" w:space="0"/>
              <w:right w:val="single" w:color="auto" w:sz="4" w:space="0"/>
            </w:tcBorders>
            <w:noWrap/>
            <w:vAlign w:val="center"/>
          </w:tcPr>
          <w:p w14:paraId="17910801">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不合格</w:t>
            </w:r>
          </w:p>
        </w:tc>
        <w:tc>
          <w:tcPr>
            <w:tcW w:w="2500" w:type="pct"/>
            <w:tcBorders>
              <w:top w:val="single" w:color="auto" w:sz="4" w:space="0"/>
              <w:left w:val="single" w:color="auto" w:sz="4" w:space="0"/>
              <w:bottom w:val="single" w:color="auto" w:sz="4" w:space="0"/>
              <w:right w:val="single" w:color="auto" w:sz="4" w:space="0"/>
            </w:tcBorders>
            <w:noWrap/>
            <w:vAlign w:val="center"/>
          </w:tcPr>
          <w:p w14:paraId="74A468C2">
            <w:pPr>
              <w:widowControl/>
              <w:jc w:val="center"/>
              <w:rPr>
                <w:rFonts w:hint="eastAsia" w:cs="宋体" w:asciiTheme="minorEastAsia" w:hAnsiTheme="minorEastAsia"/>
                <w:color w:val="000000"/>
                <w:kern w:val="0"/>
                <w:sz w:val="24"/>
                <w:szCs w:val="24"/>
                <w:lang w:val="en-US" w:eastAsia="zh-CN"/>
              </w:rPr>
            </w:pPr>
            <w:r>
              <w:rPr>
                <w:rFonts w:hint="eastAsia" w:cs="宋体" w:asciiTheme="minorEastAsia" w:hAnsiTheme="minorEastAsia"/>
                <w:color w:val="000000"/>
                <w:kern w:val="0"/>
                <w:sz w:val="24"/>
                <w:szCs w:val="24"/>
              </w:rPr>
              <w:t>D</w:t>
            </w:r>
          </w:p>
        </w:tc>
      </w:tr>
    </w:tbl>
    <w:p w14:paraId="25E64FB4">
      <w:pPr>
        <w:pStyle w:val="17"/>
        <w:numPr>
          <w:ilvl w:val="0"/>
          <w:numId w:val="0"/>
        </w:numPr>
        <w:spacing w:line="240" w:lineRule="auto"/>
        <w:ind w:left="0" w:leftChars="0" w:firstLine="0" w:firstLineChars="0"/>
        <w:rPr>
          <w:rFonts w:hint="default" w:asciiTheme="minorEastAsia" w:hAnsiTheme="minorEastAsia" w:eastAsiaTheme="minorEastAsia" w:cstheme="minorBidi"/>
          <w:b w:val="0"/>
          <w:bCs/>
          <w:kern w:val="2"/>
          <w:sz w:val="24"/>
          <w:szCs w:val="24"/>
          <w:lang w:val="en-US" w:eastAsia="zh-CN" w:bidi="ar-SA"/>
        </w:rPr>
      </w:pPr>
      <w:r>
        <w:rPr>
          <w:rFonts w:hint="eastAsia" w:asciiTheme="minorEastAsia" w:hAnsiTheme="minorEastAsia" w:cstheme="minorBidi"/>
          <w:b w:val="0"/>
          <w:bCs/>
          <w:kern w:val="2"/>
          <w:sz w:val="24"/>
          <w:szCs w:val="24"/>
          <w:lang w:val="en-US" w:eastAsia="zh-CN" w:bidi="ar-SA"/>
        </w:rPr>
        <w:t>///</w:t>
      </w:r>
    </w:p>
    <w:p w14:paraId="3F51DAF7">
      <w:pPr>
        <w:pStyle w:val="17"/>
        <w:numPr>
          <w:ilvl w:val="0"/>
          <w:numId w:val="0"/>
        </w:numPr>
        <w:spacing w:line="440" w:lineRule="exact"/>
        <w:ind w:left="0" w:leftChars="0" w:firstLine="482" w:firstLineChars="200"/>
        <w:rPr>
          <w:rFonts w:asciiTheme="minorEastAsia" w:hAnsiTheme="minorEastAsia"/>
          <w:sz w:val="24"/>
          <w:szCs w:val="24"/>
        </w:rPr>
      </w:pPr>
      <w:r>
        <w:rPr>
          <w:rFonts w:asciiTheme="minorEastAsia" w:hAnsiTheme="minorEastAsia" w:eastAsiaTheme="minorEastAsia" w:cstheme="minorBidi"/>
          <w:b/>
          <w:kern w:val="2"/>
          <w:sz w:val="24"/>
          <w:szCs w:val="24"/>
          <w:lang w:val="en-US" w:eastAsia="zh-CN" w:bidi="ar-SA"/>
        </w:rPr>
        <w:t>六、</w:t>
      </w:r>
      <w:r>
        <w:rPr>
          <w:rFonts w:hint="eastAsia" w:asciiTheme="minorEastAsia" w:hAnsiTheme="minorEastAsia"/>
          <w:b/>
          <w:sz w:val="24"/>
          <w:szCs w:val="24"/>
        </w:rPr>
        <w:t>薪酬标准</w:t>
      </w:r>
    </w:p>
    <w:p w14:paraId="7A77586C">
      <w:pPr>
        <w:spacing w:line="440" w:lineRule="exact"/>
        <w:ind w:firstLine="480" w:firstLineChars="200"/>
        <w:rPr>
          <w:rFonts w:hint="eastAsia" w:asciiTheme="minorEastAsia" w:hAnsiTheme="minorEastAsia"/>
          <w:sz w:val="24"/>
          <w:szCs w:val="24"/>
        </w:rPr>
      </w:pPr>
      <w:r>
        <w:rPr>
          <w:rFonts w:hint="eastAsia" w:asciiTheme="minorEastAsia" w:hAnsiTheme="minorEastAsia"/>
          <w:sz w:val="24"/>
          <w:szCs w:val="24"/>
        </w:rPr>
        <w:t>借调期间保持现薪酬标准不变，不做职级调整：正常出勤期间基本工资、技能工资、月/季度奖金等按规则正常发放，缺勤期间薪酬计算按《</w:t>
      </w:r>
      <w:ins w:id="0" w:author="咨询组" w:date="2026-01-08T14:29:03Z">
        <w:r>
          <w:rPr>
            <w:rFonts w:hint="eastAsia" w:asciiTheme="minorEastAsia" w:hAnsiTheme="minorEastAsia"/>
            <w:sz w:val="24"/>
            <w:szCs w:val="24"/>
            <w:lang w:val="en-US" w:eastAsia="zh-CN"/>
          </w:rPr>
          <w:t>华润啤酒</w:t>
        </w:r>
      </w:ins>
      <w:r>
        <w:rPr>
          <w:rFonts w:hint="eastAsia" w:asciiTheme="minorEastAsia" w:hAnsiTheme="minorEastAsia"/>
          <w:sz w:val="24"/>
          <w:szCs w:val="24"/>
        </w:rPr>
        <w:t>薪酬管理制度》执行；其中月/季度奖金按标准发放，年终奖根据考核结果发放，调入单位未实施年度考核的，年终奖按标准发放，不参与原单位奖金清算；借调期结束返岗当年可参与所在序列职级评定，职级结果待返岗后应用。</w:t>
      </w:r>
    </w:p>
    <w:p w14:paraId="60F78F96">
      <w:pPr>
        <w:spacing w:line="240" w:lineRule="auto"/>
        <w:ind w:firstLine="0" w:firstLineChars="0"/>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w:t>
      </w:r>
    </w:p>
    <w:p w14:paraId="11F9FE4D">
      <w:pPr>
        <w:pStyle w:val="17"/>
        <w:numPr>
          <w:ilvl w:val="0"/>
          <w:numId w:val="0"/>
        </w:numPr>
        <w:spacing w:line="440" w:lineRule="exact"/>
        <w:ind w:left="0" w:leftChars="0" w:firstLine="482" w:firstLineChars="200"/>
        <w:rPr>
          <w:rFonts w:asciiTheme="minorEastAsia" w:hAnsiTheme="minorEastAsia"/>
          <w:b/>
          <w:sz w:val="24"/>
          <w:szCs w:val="24"/>
        </w:rPr>
      </w:pPr>
      <w:r>
        <w:rPr>
          <w:rFonts w:asciiTheme="minorEastAsia" w:hAnsiTheme="minorEastAsia" w:eastAsiaTheme="minorEastAsia" w:cstheme="minorBidi"/>
          <w:b/>
          <w:kern w:val="2"/>
          <w:sz w:val="24"/>
          <w:szCs w:val="24"/>
          <w:lang w:val="en-US" w:eastAsia="zh-CN" w:bidi="ar-SA"/>
        </w:rPr>
        <w:t>七、</w:t>
      </w:r>
      <w:r>
        <w:rPr>
          <w:rFonts w:hint="eastAsia" w:asciiTheme="minorEastAsia" w:hAnsiTheme="minorEastAsia"/>
          <w:b/>
          <w:sz w:val="24"/>
          <w:szCs w:val="24"/>
        </w:rPr>
        <w:t>福利标准</w:t>
      </w:r>
    </w:p>
    <w:p w14:paraId="70A9C500">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借调期间遵循“异地待遇按调入单位标准，其余福利就高且不重复享受”原则执行：</w:t>
      </w:r>
    </w:p>
    <w:tbl>
      <w:tblPr>
        <w:tblStyle w:val="10"/>
        <w:tblW w:w="494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6"/>
        <w:gridCol w:w="3599"/>
        <w:gridCol w:w="3223"/>
      </w:tblGrid>
      <w:tr w14:paraId="6AB8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497" w:type="pct"/>
            <w:shd w:val="clear" w:color="auto" w:fill="DBE5F1" w:themeFill="accent1" w:themeFillTint="33"/>
            <w:noWrap/>
            <w:vAlign w:val="center"/>
          </w:tcPr>
          <w:p w14:paraId="0AC08852">
            <w:pPr>
              <w:widowControl/>
              <w:spacing w:line="240" w:lineRule="exact"/>
              <w:jc w:val="center"/>
              <w:rPr>
                <w:rFonts w:cs="宋体" w:asciiTheme="minorEastAsia" w:hAnsiTheme="minorEastAsia"/>
                <w:b/>
                <w:bCs/>
                <w:color w:val="000000"/>
                <w:kern w:val="0"/>
                <w:sz w:val="24"/>
                <w:szCs w:val="24"/>
              </w:rPr>
            </w:pPr>
            <w:ins w:id="1" w:author="咨询组" w:date="2026-01-14T14:49:30Z">
              <w:r>
                <w:rPr>
                  <w:rFonts w:hint="eastAsia" w:cs="宋体" w:asciiTheme="minorEastAsia" w:hAnsiTheme="minorEastAsia"/>
                  <w:b/>
                  <w:bCs/>
                  <w:color w:val="000000"/>
                  <w:kern w:val="0"/>
                  <w:sz w:val="24"/>
                  <w:szCs w:val="24"/>
                  <w:lang w:val="en-US" w:eastAsia="zh-CN"/>
                </w:rPr>
                <w:t>福利</w:t>
              </w:r>
            </w:ins>
            <w:r>
              <w:rPr>
                <w:rFonts w:hint="eastAsia" w:cs="宋体" w:asciiTheme="minorEastAsia" w:hAnsiTheme="minorEastAsia"/>
                <w:b/>
                <w:bCs/>
                <w:color w:val="000000"/>
                <w:kern w:val="0"/>
                <w:sz w:val="24"/>
                <w:szCs w:val="24"/>
              </w:rPr>
              <w:t>项目</w:t>
            </w:r>
          </w:p>
        </w:tc>
        <w:tc>
          <w:tcPr>
            <w:tcW w:w="1847" w:type="pct"/>
            <w:shd w:val="clear" w:color="auto" w:fill="DBE5F1" w:themeFill="accent1" w:themeFillTint="33"/>
            <w:vAlign w:val="center"/>
          </w:tcPr>
          <w:p w14:paraId="4A8EB4FB">
            <w:pPr>
              <w:widowControl/>
              <w:spacing w:line="240" w:lineRule="exact"/>
              <w:jc w:val="center"/>
              <w:rPr>
                <w:rFonts w:cs="宋体" w:asciiTheme="minorEastAsia" w:hAnsiTheme="minorEastAsia"/>
                <w:b/>
                <w:bCs/>
                <w:color w:val="000000"/>
                <w:kern w:val="0"/>
                <w:sz w:val="24"/>
                <w:szCs w:val="24"/>
              </w:rPr>
            </w:pPr>
            <w:ins w:id="2" w:author="咨询组" w:date="2026-01-16T16:40:24Z">
              <w:r>
                <w:rPr>
                  <w:rFonts w:hint="eastAsia" w:cs="宋体" w:asciiTheme="minorEastAsia" w:hAnsiTheme="minorEastAsia"/>
                  <w:b/>
                  <w:bCs/>
                  <w:color w:val="000000"/>
                  <w:kern w:val="0"/>
                  <w:sz w:val="24"/>
                  <w:szCs w:val="24"/>
                </w:rPr>
                <w:t>借调政府机构</w:t>
              </w:r>
            </w:ins>
          </w:p>
        </w:tc>
        <w:tc>
          <w:tcPr>
            <w:tcW w:w="1654" w:type="pct"/>
            <w:shd w:val="clear" w:color="auto" w:fill="DBE5F1" w:themeFill="accent1" w:themeFillTint="33"/>
            <w:vAlign w:val="center"/>
          </w:tcPr>
          <w:p w14:paraId="776AA20D">
            <w:pPr>
              <w:widowControl/>
              <w:spacing w:line="240" w:lineRule="exact"/>
              <w:jc w:val="center"/>
              <w:rPr>
                <w:del w:id="3" w:author="咨询组" w:date="2026-01-16T16:39:38Z"/>
                <w:rFonts w:cs="宋体" w:asciiTheme="minorEastAsia" w:hAnsiTheme="minorEastAsia"/>
                <w:b/>
                <w:bCs/>
                <w:color w:val="000000"/>
                <w:kern w:val="0"/>
                <w:sz w:val="24"/>
                <w:szCs w:val="24"/>
              </w:rPr>
            </w:pPr>
            <w:ins w:id="4" w:author="咨询组" w:date="2026-01-16T16:40:16Z">
              <w:r>
                <w:rPr>
                  <w:rFonts w:hint="eastAsia" w:cs="宋体" w:asciiTheme="minorEastAsia" w:hAnsiTheme="minorEastAsia"/>
                  <w:b/>
                  <w:bCs/>
                  <w:color w:val="000000"/>
                  <w:kern w:val="0"/>
                  <w:sz w:val="24"/>
                  <w:szCs w:val="24"/>
                </w:rPr>
                <w:t>借调希望小镇</w:t>
              </w:r>
            </w:ins>
            <w:ins w:id="5" w:author="咨询组" w:date="2026-01-16T16:45:20Z">
              <w:r>
                <w:rPr>
                  <w:rFonts w:hint="eastAsia" w:cs="宋体" w:asciiTheme="minorEastAsia" w:hAnsiTheme="minorEastAsia"/>
                  <w:b/>
                  <w:bCs/>
                  <w:color w:val="000000"/>
                  <w:kern w:val="0"/>
                  <w:sz w:val="24"/>
                  <w:szCs w:val="24"/>
                  <w:lang w:val="en-US" w:eastAsia="zh-CN"/>
                </w:rPr>
                <w:t>(</w:t>
              </w:r>
            </w:ins>
            <w:ins w:id="6" w:author="咨询组" w:date="2026-01-16T16:45:27Z">
              <w:r>
                <w:rPr>
                  <w:rFonts w:hint="eastAsia" w:cs="宋体" w:asciiTheme="minorEastAsia" w:hAnsiTheme="minorEastAsia"/>
                  <w:b/>
                  <w:bCs/>
                  <w:color w:val="000000"/>
                  <w:kern w:val="0"/>
                  <w:sz w:val="24"/>
                  <w:szCs w:val="24"/>
                  <w:lang w:val="en-US" w:eastAsia="zh-CN"/>
                </w:rPr>
                <w:t>建成后</w:t>
              </w:r>
            </w:ins>
            <w:ins w:id="7" w:author="咨询组" w:date="2026-01-16T16:45:28Z">
              <w:r>
                <w:rPr>
                  <w:rFonts w:hint="eastAsia" w:cs="宋体" w:asciiTheme="minorEastAsia" w:hAnsiTheme="minorEastAsia"/>
                  <w:b/>
                  <w:bCs/>
                  <w:color w:val="000000"/>
                  <w:kern w:val="0"/>
                  <w:sz w:val="24"/>
                  <w:szCs w:val="24"/>
                  <w:lang w:val="en-US" w:eastAsia="zh-CN"/>
                </w:rPr>
                <w:t>、</w:t>
              </w:r>
            </w:ins>
            <w:ins w:id="8" w:author="咨询组" w:date="2026-01-16T16:45:32Z">
              <w:r>
                <w:rPr>
                  <w:rFonts w:hint="eastAsia" w:cs="宋体" w:asciiTheme="minorEastAsia" w:hAnsiTheme="minorEastAsia"/>
                  <w:b/>
                  <w:bCs/>
                  <w:color w:val="000000"/>
                  <w:kern w:val="0"/>
                  <w:sz w:val="24"/>
                  <w:szCs w:val="24"/>
                  <w:lang w:val="en-US" w:eastAsia="zh-CN"/>
                </w:rPr>
                <w:t>在建期间</w:t>
              </w:r>
            </w:ins>
            <w:ins w:id="9" w:author="咨询组" w:date="2026-01-16T16:45:20Z">
              <w:r>
                <w:rPr>
                  <w:rFonts w:hint="eastAsia" w:cs="宋体" w:asciiTheme="minorEastAsia" w:hAnsiTheme="minorEastAsia"/>
                  <w:b/>
                  <w:bCs/>
                  <w:color w:val="000000"/>
                  <w:kern w:val="0"/>
                  <w:sz w:val="24"/>
                  <w:szCs w:val="24"/>
                  <w:lang w:val="en-US" w:eastAsia="zh-CN"/>
                </w:rPr>
                <w:t>)</w:t>
              </w:r>
            </w:ins>
            <w:del w:id="10" w:author="咨询组" w:date="2026-01-16T16:39:38Z">
              <w:r>
                <w:rPr>
                  <w:rFonts w:hint="eastAsia" w:cs="宋体" w:asciiTheme="minorEastAsia" w:hAnsiTheme="minorEastAsia"/>
                  <w:b/>
                  <w:bCs/>
                  <w:color w:val="000000"/>
                  <w:kern w:val="0"/>
                  <w:sz w:val="24"/>
                  <w:szCs w:val="24"/>
                </w:rPr>
                <w:delText>建成后</w:delText>
              </w:r>
            </w:del>
          </w:p>
          <w:p w14:paraId="6BB0F08E">
            <w:pPr>
              <w:widowControl/>
              <w:spacing w:line="240" w:lineRule="exact"/>
              <w:jc w:val="center"/>
              <w:rPr>
                <w:rFonts w:cs="宋体" w:asciiTheme="minorEastAsia" w:hAnsiTheme="minorEastAsia"/>
                <w:b/>
                <w:bCs/>
                <w:color w:val="000000"/>
                <w:kern w:val="0"/>
                <w:sz w:val="24"/>
                <w:szCs w:val="24"/>
              </w:rPr>
            </w:pPr>
            <w:del w:id="11" w:author="咨询组" w:date="2026-01-16T16:39:38Z">
              <w:r>
                <w:rPr>
                  <w:rFonts w:hint="eastAsia" w:cs="宋体" w:asciiTheme="minorEastAsia" w:hAnsiTheme="minorEastAsia"/>
                  <w:b/>
                  <w:bCs/>
                  <w:color w:val="000000"/>
                  <w:kern w:val="0"/>
                  <w:sz w:val="24"/>
                  <w:szCs w:val="24"/>
                </w:rPr>
                <w:delText>（轮值镇长）</w:delText>
              </w:r>
            </w:del>
            <w:del w:id="12" w:author="咨询组" w:date="2026-01-16T16:39:41Z">
              <w:r>
                <w:rPr>
                  <w:rFonts w:hint="eastAsia" w:cs="宋体" w:asciiTheme="minorEastAsia" w:hAnsiTheme="minorEastAsia"/>
                  <w:b/>
                  <w:bCs/>
                  <w:color w:val="000000"/>
                  <w:kern w:val="0"/>
                  <w:sz w:val="24"/>
                  <w:szCs w:val="24"/>
                </w:rPr>
                <w:delText>在建期间</w:delText>
              </w:r>
            </w:del>
          </w:p>
        </w:tc>
      </w:tr>
      <w:tr w14:paraId="1D35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8" w:hRule="atLeast"/>
        </w:trPr>
        <w:tc>
          <w:tcPr>
            <w:tcW w:w="1497" w:type="pct"/>
            <w:tcBorders>
              <w:bottom w:val="single" w:color="auto" w:sz="4" w:space="0"/>
            </w:tcBorders>
            <w:vAlign w:val="center"/>
          </w:tcPr>
          <w:p w14:paraId="0DFA8FE9">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社会保险、住房公积金、独生子女费、法定假期、高温津贴/防暑降温费（品）及取暖费</w:t>
            </w:r>
          </w:p>
        </w:tc>
        <w:tc>
          <w:tcPr>
            <w:tcW w:w="1847" w:type="pct"/>
            <w:tcBorders>
              <w:bottom w:val="single" w:color="auto" w:sz="4" w:space="0"/>
            </w:tcBorders>
            <w:vAlign w:val="center"/>
          </w:tcPr>
          <w:p w14:paraId="51FDD3E1">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原则上按《福利管理制度》相关政策以原标准在原单位继续享受，其中：</w:t>
            </w:r>
          </w:p>
          <w:p w14:paraId="67DBC1AE">
            <w:pPr>
              <w:widowControl/>
              <w:spacing w:line="240" w:lineRule="exact"/>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1</w:t>
            </w:r>
            <w:r>
              <w:rPr>
                <w:rFonts w:cs="宋体" w:asciiTheme="minorEastAsia" w:hAnsiTheme="minorEastAsia"/>
                <w:color w:val="000000"/>
                <w:kern w:val="0"/>
                <w:sz w:val="24"/>
                <w:szCs w:val="24"/>
              </w:rPr>
              <w:t>.</w:t>
            </w:r>
            <w:r>
              <w:rPr>
                <w:rFonts w:hint="eastAsia" w:cs="宋体" w:asciiTheme="minorEastAsia" w:hAnsiTheme="minorEastAsia"/>
                <w:color w:val="000000"/>
                <w:kern w:val="0"/>
                <w:sz w:val="24"/>
                <w:szCs w:val="24"/>
              </w:rPr>
              <w:t>借调地符合高原津贴发放条件的继续享受</w:t>
            </w:r>
          </w:p>
          <w:p w14:paraId="2EE13525">
            <w:pPr>
              <w:widowControl/>
              <w:spacing w:line="240" w:lineRule="exact"/>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2</w:t>
            </w:r>
            <w:r>
              <w:rPr>
                <w:rFonts w:cs="宋体" w:asciiTheme="minorEastAsia" w:hAnsiTheme="minorEastAsia"/>
                <w:color w:val="000000"/>
                <w:kern w:val="0"/>
                <w:sz w:val="24"/>
                <w:szCs w:val="24"/>
              </w:rPr>
              <w:t>.</w:t>
            </w:r>
            <w:r>
              <w:rPr>
                <w:rFonts w:hint="eastAsia" w:cs="宋体" w:asciiTheme="minorEastAsia" w:hAnsiTheme="minorEastAsia"/>
                <w:color w:val="000000"/>
                <w:kern w:val="0"/>
                <w:sz w:val="24"/>
                <w:szCs w:val="24"/>
              </w:rPr>
              <w:t>借调地政府有相关规定员工应享受的福利，报华润啤酒人力资源部备案后执行</w:t>
            </w:r>
          </w:p>
        </w:tc>
        <w:tc>
          <w:tcPr>
            <w:tcW w:w="1654" w:type="pct"/>
            <w:tcBorders>
              <w:bottom w:val="single" w:color="auto" w:sz="4" w:space="0"/>
            </w:tcBorders>
            <w:vAlign w:val="center"/>
          </w:tcPr>
          <w:p w14:paraId="2C0F4B67">
            <w:pPr>
              <w:widowControl/>
              <w:spacing w:line="240" w:lineRule="exact"/>
              <w:jc w:val="center"/>
              <w:rPr>
                <w:ins w:id="13" w:author="咨询组" w:date="2026-01-16T16:38:00Z"/>
                <w:rFonts w:cs="宋体" w:asciiTheme="minorEastAsia" w:hAnsiTheme="minorEastAsia"/>
                <w:color w:val="000000"/>
                <w:kern w:val="0"/>
                <w:sz w:val="24"/>
                <w:szCs w:val="24"/>
              </w:rPr>
            </w:pPr>
            <w:ins w:id="14" w:author="咨询组" w:date="2026-01-16T16:38:00Z">
              <w:r>
                <w:rPr>
                  <w:rFonts w:hint="eastAsia" w:cs="宋体" w:asciiTheme="minorEastAsia" w:hAnsiTheme="minorEastAsia"/>
                  <w:color w:val="000000"/>
                  <w:kern w:val="0"/>
                  <w:sz w:val="24"/>
                  <w:szCs w:val="24"/>
                </w:rPr>
                <w:t>原则上按《福利管理制度》相关政策以原标准在原单位继续享受，其中：</w:t>
              </w:r>
            </w:ins>
          </w:p>
          <w:p w14:paraId="60901772">
            <w:pPr>
              <w:widowControl/>
              <w:spacing w:line="240" w:lineRule="exact"/>
              <w:rPr>
                <w:ins w:id="15" w:author="咨询组" w:date="2026-01-16T16:38:00Z"/>
                <w:rFonts w:cs="宋体" w:asciiTheme="minorEastAsia" w:hAnsiTheme="minorEastAsia"/>
                <w:color w:val="000000"/>
                <w:kern w:val="0"/>
                <w:sz w:val="24"/>
                <w:szCs w:val="24"/>
              </w:rPr>
            </w:pPr>
            <w:ins w:id="16" w:author="咨询组" w:date="2026-01-16T16:38:00Z">
              <w:r>
                <w:rPr>
                  <w:rFonts w:hint="eastAsia" w:cs="宋体" w:asciiTheme="minorEastAsia" w:hAnsiTheme="minorEastAsia"/>
                  <w:color w:val="000000"/>
                  <w:kern w:val="0"/>
                  <w:sz w:val="24"/>
                  <w:szCs w:val="24"/>
                </w:rPr>
                <w:t>1</w:t>
              </w:r>
            </w:ins>
            <w:ins w:id="17" w:author="咨询组" w:date="2026-01-16T16:38:00Z">
              <w:r>
                <w:rPr>
                  <w:rFonts w:cs="宋体" w:asciiTheme="minorEastAsia" w:hAnsiTheme="minorEastAsia"/>
                  <w:color w:val="000000"/>
                  <w:kern w:val="0"/>
                  <w:sz w:val="24"/>
                  <w:szCs w:val="24"/>
                </w:rPr>
                <w:t>.</w:t>
              </w:r>
            </w:ins>
            <w:ins w:id="18" w:author="咨询组" w:date="2026-01-16T16:38:00Z">
              <w:r>
                <w:rPr>
                  <w:rFonts w:hint="eastAsia" w:cs="宋体" w:asciiTheme="minorEastAsia" w:hAnsiTheme="minorEastAsia"/>
                  <w:color w:val="000000"/>
                  <w:kern w:val="0"/>
                  <w:sz w:val="24"/>
                  <w:szCs w:val="24"/>
                </w:rPr>
                <w:t>借调地符合高原津贴发放条件的继续享受</w:t>
              </w:r>
            </w:ins>
          </w:p>
          <w:p w14:paraId="1F04CD2D">
            <w:pPr>
              <w:widowControl/>
              <w:spacing w:line="240" w:lineRule="exact"/>
              <w:rPr>
                <w:rFonts w:hint="eastAsia" w:cs="宋体" w:asciiTheme="minorEastAsia" w:hAnsiTheme="minorEastAsia"/>
                <w:color w:val="000000"/>
                <w:kern w:val="0"/>
                <w:sz w:val="24"/>
                <w:szCs w:val="24"/>
              </w:rPr>
            </w:pPr>
            <w:ins w:id="19" w:author="咨询组" w:date="2026-01-16T16:38:00Z">
              <w:r>
                <w:rPr>
                  <w:rFonts w:hint="eastAsia" w:cs="宋体" w:asciiTheme="minorEastAsia" w:hAnsiTheme="minorEastAsia"/>
                  <w:color w:val="000000"/>
                  <w:kern w:val="0"/>
                  <w:sz w:val="24"/>
                  <w:szCs w:val="24"/>
                </w:rPr>
                <w:t>2</w:t>
              </w:r>
            </w:ins>
            <w:ins w:id="20" w:author="咨询组" w:date="2026-01-16T16:38:00Z">
              <w:r>
                <w:rPr>
                  <w:rFonts w:cs="宋体" w:asciiTheme="minorEastAsia" w:hAnsiTheme="minorEastAsia"/>
                  <w:color w:val="000000"/>
                  <w:kern w:val="0"/>
                  <w:sz w:val="24"/>
                  <w:szCs w:val="24"/>
                </w:rPr>
                <w:t>.</w:t>
              </w:r>
            </w:ins>
            <w:ins w:id="21" w:author="咨询组" w:date="2026-01-16T16:38:00Z">
              <w:r>
                <w:rPr>
                  <w:rFonts w:hint="eastAsia" w:cs="宋体" w:asciiTheme="minorEastAsia" w:hAnsiTheme="minorEastAsia"/>
                  <w:color w:val="000000"/>
                  <w:kern w:val="0"/>
                  <w:sz w:val="24"/>
                  <w:szCs w:val="24"/>
                </w:rPr>
                <w:t>借调地政府有相关规定员工应享受的福利，报华润啤酒人力资源部备案后执行</w:t>
              </w:r>
            </w:ins>
          </w:p>
        </w:tc>
      </w:tr>
      <w:tr w14:paraId="49EC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8" w:hRule="atLeast"/>
        </w:trPr>
        <w:tc>
          <w:tcPr>
            <w:tcW w:w="1497" w:type="pct"/>
            <w:vAlign w:val="center"/>
          </w:tcPr>
          <w:p w14:paraId="0BA5367E">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高原津贴、员工商业保险、节日/生日福利</w:t>
            </w:r>
          </w:p>
        </w:tc>
        <w:tc>
          <w:tcPr>
            <w:tcW w:w="1847" w:type="pct"/>
            <w:vAlign w:val="center"/>
          </w:tcPr>
          <w:p w14:paraId="2BDCD861">
            <w:pPr>
              <w:widowControl/>
              <w:spacing w:line="240" w:lineRule="exact"/>
              <w:jc w:val="center"/>
              <w:rPr>
                <w:ins w:id="22" w:author="咨询组" w:date="2026-01-16T16:37:59Z"/>
                <w:rFonts w:cs="宋体" w:asciiTheme="minorEastAsia" w:hAnsiTheme="minorEastAsia"/>
                <w:color w:val="000000"/>
                <w:kern w:val="0"/>
                <w:sz w:val="24"/>
                <w:szCs w:val="24"/>
              </w:rPr>
            </w:pPr>
            <w:ins w:id="23" w:author="咨询组" w:date="2026-01-16T16:37:59Z">
              <w:r>
                <w:rPr>
                  <w:rFonts w:hint="eastAsia" w:cs="宋体" w:asciiTheme="minorEastAsia" w:hAnsiTheme="minorEastAsia"/>
                  <w:color w:val="000000"/>
                  <w:kern w:val="0"/>
                  <w:sz w:val="24"/>
                  <w:szCs w:val="24"/>
                </w:rPr>
                <w:t>原则上按《福利管理制度》相关政策以原标准在原单位继续享受，其中：</w:t>
              </w:r>
            </w:ins>
          </w:p>
          <w:p w14:paraId="70881C37">
            <w:pPr>
              <w:widowControl/>
              <w:spacing w:line="240" w:lineRule="exact"/>
              <w:rPr>
                <w:ins w:id="24" w:author="咨询组" w:date="2026-01-16T16:37:59Z"/>
                <w:rFonts w:cs="宋体" w:asciiTheme="minorEastAsia" w:hAnsiTheme="minorEastAsia"/>
                <w:color w:val="000000"/>
                <w:kern w:val="0"/>
                <w:sz w:val="24"/>
                <w:szCs w:val="24"/>
              </w:rPr>
            </w:pPr>
            <w:ins w:id="25" w:author="咨询组" w:date="2026-01-16T16:37:59Z">
              <w:r>
                <w:rPr>
                  <w:rFonts w:hint="eastAsia" w:cs="宋体" w:asciiTheme="minorEastAsia" w:hAnsiTheme="minorEastAsia"/>
                  <w:color w:val="000000"/>
                  <w:kern w:val="0"/>
                  <w:sz w:val="24"/>
                  <w:szCs w:val="24"/>
                </w:rPr>
                <w:t>1</w:t>
              </w:r>
            </w:ins>
            <w:ins w:id="26" w:author="咨询组" w:date="2026-01-16T16:37:59Z">
              <w:r>
                <w:rPr>
                  <w:rFonts w:cs="宋体" w:asciiTheme="minorEastAsia" w:hAnsiTheme="minorEastAsia"/>
                  <w:color w:val="000000"/>
                  <w:kern w:val="0"/>
                  <w:sz w:val="24"/>
                  <w:szCs w:val="24"/>
                </w:rPr>
                <w:t>.</w:t>
              </w:r>
            </w:ins>
            <w:ins w:id="27" w:author="咨询组" w:date="2026-01-16T16:37:59Z">
              <w:r>
                <w:rPr>
                  <w:rFonts w:hint="eastAsia" w:cs="宋体" w:asciiTheme="minorEastAsia" w:hAnsiTheme="minorEastAsia"/>
                  <w:color w:val="000000"/>
                  <w:kern w:val="0"/>
                  <w:sz w:val="24"/>
                  <w:szCs w:val="24"/>
                </w:rPr>
                <w:t>借调地符合高原津贴发放条件的继续享受</w:t>
              </w:r>
            </w:ins>
          </w:p>
          <w:p w14:paraId="59DCCD96">
            <w:pPr>
              <w:spacing w:line="240" w:lineRule="exact"/>
              <w:jc w:val="center"/>
              <w:rPr>
                <w:rFonts w:cs="宋体" w:asciiTheme="minorEastAsia" w:hAnsiTheme="minorEastAsia"/>
                <w:color w:val="000000"/>
                <w:kern w:val="0"/>
                <w:sz w:val="24"/>
                <w:szCs w:val="24"/>
              </w:rPr>
            </w:pPr>
            <w:ins w:id="28" w:author="咨询组" w:date="2026-01-16T16:37:59Z">
              <w:r>
                <w:rPr>
                  <w:rFonts w:hint="eastAsia" w:cs="宋体" w:asciiTheme="minorEastAsia" w:hAnsiTheme="minorEastAsia"/>
                  <w:color w:val="000000"/>
                  <w:kern w:val="0"/>
                  <w:sz w:val="24"/>
                  <w:szCs w:val="24"/>
                </w:rPr>
                <w:t>2</w:t>
              </w:r>
            </w:ins>
            <w:ins w:id="29" w:author="咨询组" w:date="2026-01-16T16:37:59Z">
              <w:r>
                <w:rPr>
                  <w:rFonts w:cs="宋体" w:asciiTheme="minorEastAsia" w:hAnsiTheme="minorEastAsia"/>
                  <w:color w:val="000000"/>
                  <w:kern w:val="0"/>
                  <w:sz w:val="24"/>
                  <w:szCs w:val="24"/>
                </w:rPr>
                <w:t>.</w:t>
              </w:r>
            </w:ins>
            <w:ins w:id="30" w:author="咨询组" w:date="2026-01-16T16:37:59Z">
              <w:r>
                <w:rPr>
                  <w:rFonts w:hint="eastAsia" w:cs="宋体" w:asciiTheme="minorEastAsia" w:hAnsiTheme="minorEastAsia"/>
                  <w:color w:val="000000"/>
                  <w:kern w:val="0"/>
                  <w:sz w:val="24"/>
                  <w:szCs w:val="24"/>
                </w:rPr>
                <w:t>借调地政府有相关规定员工应享受的福利，报华润啤酒人力资源部备案后执行</w:t>
              </w:r>
            </w:ins>
          </w:p>
        </w:tc>
        <w:tc>
          <w:tcPr>
            <w:tcW w:w="1654" w:type="pct"/>
            <w:vAlign w:val="center"/>
          </w:tcPr>
          <w:p w14:paraId="2DAE677A">
            <w:pPr>
              <w:widowControl/>
              <w:spacing w:line="240" w:lineRule="exact"/>
              <w:jc w:val="center"/>
              <w:rPr>
                <w:ins w:id="31" w:author="咨询组" w:date="2026-01-16T16:38:03Z"/>
                <w:rFonts w:cs="宋体" w:asciiTheme="minorEastAsia" w:hAnsiTheme="minorEastAsia"/>
                <w:color w:val="000000"/>
                <w:kern w:val="0"/>
                <w:sz w:val="24"/>
                <w:szCs w:val="24"/>
              </w:rPr>
            </w:pPr>
            <w:ins w:id="32" w:author="咨询组" w:date="2026-01-16T16:38:03Z">
              <w:r>
                <w:rPr>
                  <w:rFonts w:hint="eastAsia" w:cs="宋体" w:asciiTheme="minorEastAsia" w:hAnsiTheme="minorEastAsia"/>
                  <w:color w:val="000000"/>
                  <w:kern w:val="0"/>
                  <w:sz w:val="24"/>
                  <w:szCs w:val="24"/>
                </w:rPr>
                <w:t>原则上按《福利管理制度》相关政策以原标准在原单位继续享受，其中：</w:t>
              </w:r>
            </w:ins>
          </w:p>
          <w:p w14:paraId="57170119">
            <w:pPr>
              <w:widowControl/>
              <w:spacing w:line="240" w:lineRule="exact"/>
              <w:rPr>
                <w:ins w:id="33" w:author="咨询组" w:date="2026-01-16T16:38:03Z"/>
                <w:rFonts w:cs="宋体" w:asciiTheme="minorEastAsia" w:hAnsiTheme="minorEastAsia"/>
                <w:color w:val="000000"/>
                <w:kern w:val="0"/>
                <w:sz w:val="24"/>
                <w:szCs w:val="24"/>
              </w:rPr>
            </w:pPr>
            <w:ins w:id="34" w:author="咨询组" w:date="2026-01-16T16:38:03Z">
              <w:r>
                <w:rPr>
                  <w:rFonts w:hint="eastAsia" w:cs="宋体" w:asciiTheme="minorEastAsia" w:hAnsiTheme="minorEastAsia"/>
                  <w:color w:val="000000"/>
                  <w:kern w:val="0"/>
                  <w:sz w:val="24"/>
                  <w:szCs w:val="24"/>
                </w:rPr>
                <w:t>1</w:t>
              </w:r>
            </w:ins>
            <w:ins w:id="35" w:author="咨询组" w:date="2026-01-16T16:38:03Z">
              <w:r>
                <w:rPr>
                  <w:rFonts w:cs="宋体" w:asciiTheme="minorEastAsia" w:hAnsiTheme="minorEastAsia"/>
                  <w:color w:val="000000"/>
                  <w:kern w:val="0"/>
                  <w:sz w:val="24"/>
                  <w:szCs w:val="24"/>
                </w:rPr>
                <w:t>.</w:t>
              </w:r>
            </w:ins>
            <w:ins w:id="36" w:author="咨询组" w:date="2026-01-16T16:38:03Z">
              <w:r>
                <w:rPr>
                  <w:rFonts w:hint="eastAsia" w:cs="宋体" w:asciiTheme="minorEastAsia" w:hAnsiTheme="minorEastAsia"/>
                  <w:color w:val="000000"/>
                  <w:kern w:val="0"/>
                  <w:sz w:val="24"/>
                  <w:szCs w:val="24"/>
                </w:rPr>
                <w:t>借调地符合高原津贴发放条件的继续享受</w:t>
              </w:r>
            </w:ins>
          </w:p>
          <w:p w14:paraId="6FD5DF33">
            <w:pPr>
              <w:spacing w:line="240" w:lineRule="exact"/>
              <w:jc w:val="center"/>
              <w:rPr>
                <w:rFonts w:cs="宋体" w:asciiTheme="minorEastAsia" w:hAnsiTheme="minorEastAsia"/>
                <w:color w:val="000000"/>
                <w:kern w:val="0"/>
                <w:sz w:val="24"/>
                <w:szCs w:val="24"/>
              </w:rPr>
            </w:pPr>
            <w:ins w:id="37" w:author="咨询组" w:date="2026-01-16T16:38:03Z">
              <w:r>
                <w:rPr>
                  <w:rFonts w:hint="eastAsia" w:cs="宋体" w:asciiTheme="minorEastAsia" w:hAnsiTheme="minorEastAsia"/>
                  <w:color w:val="000000"/>
                  <w:kern w:val="0"/>
                  <w:sz w:val="24"/>
                  <w:szCs w:val="24"/>
                </w:rPr>
                <w:t>2</w:t>
              </w:r>
            </w:ins>
            <w:ins w:id="38" w:author="咨询组" w:date="2026-01-16T16:38:03Z">
              <w:r>
                <w:rPr>
                  <w:rFonts w:cs="宋体" w:asciiTheme="minorEastAsia" w:hAnsiTheme="minorEastAsia"/>
                  <w:color w:val="000000"/>
                  <w:kern w:val="0"/>
                  <w:sz w:val="24"/>
                  <w:szCs w:val="24"/>
                </w:rPr>
                <w:t>.</w:t>
              </w:r>
            </w:ins>
            <w:ins w:id="39" w:author="咨询组" w:date="2026-01-16T16:38:03Z">
              <w:r>
                <w:rPr>
                  <w:rFonts w:hint="eastAsia" w:cs="宋体" w:asciiTheme="minorEastAsia" w:hAnsiTheme="minorEastAsia"/>
                  <w:color w:val="000000"/>
                  <w:kern w:val="0"/>
                  <w:sz w:val="24"/>
                  <w:szCs w:val="24"/>
                </w:rPr>
                <w:t>借调地政府有相关规定员工应享受的福利，报华润啤酒人力资源部备案后执行</w:t>
              </w:r>
            </w:ins>
          </w:p>
        </w:tc>
      </w:tr>
      <w:tr w14:paraId="4DC4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497" w:type="pct"/>
            <w:vAlign w:val="center"/>
          </w:tcPr>
          <w:p w14:paraId="4830CBAD">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膳食补贴</w:t>
            </w:r>
          </w:p>
        </w:tc>
        <w:tc>
          <w:tcPr>
            <w:tcW w:w="1847" w:type="pct"/>
            <w:vAlign w:val="center"/>
          </w:tcPr>
          <w:p w14:paraId="11F257F1">
            <w:pPr>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按原标准在原单位继续享受</w:t>
            </w:r>
          </w:p>
        </w:tc>
        <w:tc>
          <w:tcPr>
            <w:tcW w:w="1654" w:type="pct"/>
            <w:vAlign w:val="center"/>
          </w:tcPr>
          <w:p w14:paraId="09741ABB">
            <w:pPr>
              <w:spacing w:line="240" w:lineRule="exact"/>
              <w:jc w:val="center"/>
              <w:rPr>
                <w:rFonts w:hint="eastAsia" w:cs="宋体" w:asciiTheme="minorEastAsia" w:hAnsiTheme="minorEastAsia"/>
                <w:color w:val="000000"/>
                <w:kern w:val="0"/>
                <w:sz w:val="24"/>
                <w:szCs w:val="24"/>
              </w:rPr>
            </w:pPr>
            <w:ins w:id="40" w:author="咨询组" w:date="2026-01-16T16:35:41Z">
              <w:r>
                <w:rPr>
                  <w:rFonts w:hint="eastAsia" w:cs="宋体" w:asciiTheme="minorEastAsia" w:hAnsiTheme="minorEastAsia"/>
                  <w:color w:val="000000"/>
                  <w:kern w:val="0"/>
                  <w:sz w:val="24"/>
                  <w:szCs w:val="24"/>
                </w:rPr>
                <w:t>按原标准在原单位继续享受</w:t>
              </w:r>
            </w:ins>
          </w:p>
        </w:tc>
      </w:tr>
      <w:tr w14:paraId="2A96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497" w:type="pct"/>
            <w:noWrap/>
            <w:vAlign w:val="center"/>
          </w:tcPr>
          <w:p w14:paraId="22ABA7DE">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交通补贴</w:t>
            </w:r>
          </w:p>
        </w:tc>
        <w:tc>
          <w:tcPr>
            <w:tcW w:w="1847" w:type="pct"/>
            <w:vAlign w:val="center"/>
          </w:tcPr>
          <w:p w14:paraId="7607ABD0">
            <w:pPr>
              <w:widowControl/>
              <w:spacing w:line="240" w:lineRule="exact"/>
              <w:jc w:val="center"/>
              <w:rPr>
                <w:rFonts w:cs="宋体" w:asciiTheme="minorEastAsia" w:hAnsiTheme="minorEastAsia"/>
                <w:color w:val="000000"/>
                <w:kern w:val="0"/>
                <w:sz w:val="24"/>
                <w:szCs w:val="24"/>
              </w:rPr>
            </w:pPr>
            <w:ins w:id="41" w:author="咨询组" w:date="2026-01-16T16:35:44Z">
              <w:r>
                <w:rPr>
                  <w:rFonts w:hint="eastAsia" w:cs="宋体" w:asciiTheme="minorEastAsia" w:hAnsiTheme="minorEastAsia"/>
                  <w:color w:val="000000"/>
                  <w:kern w:val="0"/>
                  <w:sz w:val="24"/>
                  <w:szCs w:val="24"/>
                </w:rPr>
                <w:t>按原标准在原单位继续享受</w:t>
              </w:r>
            </w:ins>
          </w:p>
        </w:tc>
        <w:tc>
          <w:tcPr>
            <w:tcW w:w="1654" w:type="pct"/>
            <w:vAlign w:val="center"/>
          </w:tcPr>
          <w:p w14:paraId="2FB9E6E4">
            <w:pPr>
              <w:widowControl/>
              <w:spacing w:line="240" w:lineRule="exact"/>
              <w:jc w:val="center"/>
              <w:rPr>
                <w:rFonts w:cs="宋体" w:asciiTheme="minorEastAsia" w:hAnsiTheme="minorEastAsia"/>
                <w:color w:val="000000"/>
                <w:kern w:val="0"/>
                <w:sz w:val="24"/>
                <w:szCs w:val="24"/>
              </w:rPr>
            </w:pPr>
            <w:ins w:id="42" w:author="咨询组" w:date="2026-01-16T16:35:43Z">
              <w:r>
                <w:rPr>
                  <w:rFonts w:hint="eastAsia" w:cs="宋体" w:asciiTheme="minorEastAsia" w:hAnsiTheme="minorEastAsia"/>
                  <w:color w:val="000000"/>
                  <w:kern w:val="0"/>
                  <w:sz w:val="24"/>
                  <w:szCs w:val="24"/>
                </w:rPr>
                <w:t>按原标准在原单位继续享受</w:t>
              </w:r>
            </w:ins>
          </w:p>
        </w:tc>
      </w:tr>
      <w:tr w14:paraId="0609E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497" w:type="pct"/>
            <w:noWrap/>
            <w:vAlign w:val="center"/>
          </w:tcPr>
          <w:p w14:paraId="258FDDA3">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通讯报销</w:t>
            </w:r>
          </w:p>
        </w:tc>
        <w:tc>
          <w:tcPr>
            <w:tcW w:w="1847" w:type="pct"/>
            <w:vAlign w:val="center"/>
          </w:tcPr>
          <w:p w14:paraId="0772F5F1">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就高且不重复享受</w:t>
            </w:r>
          </w:p>
        </w:tc>
        <w:tc>
          <w:tcPr>
            <w:tcW w:w="1654" w:type="pct"/>
            <w:vAlign w:val="center"/>
          </w:tcPr>
          <w:p w14:paraId="3CC12E55">
            <w:pPr>
              <w:widowControl/>
              <w:spacing w:line="240" w:lineRule="exact"/>
              <w:jc w:val="center"/>
              <w:rPr>
                <w:rFonts w:hint="eastAsia" w:cs="宋体" w:asciiTheme="minorEastAsia" w:hAnsiTheme="minorEastAsia"/>
                <w:color w:val="000000"/>
                <w:kern w:val="0"/>
                <w:sz w:val="24"/>
                <w:szCs w:val="24"/>
              </w:rPr>
            </w:pPr>
            <w:ins w:id="43" w:author="咨询组" w:date="2026-01-16T16:35:49Z">
              <w:r>
                <w:rPr>
                  <w:rFonts w:hint="eastAsia" w:cs="宋体" w:asciiTheme="minorEastAsia" w:hAnsiTheme="minorEastAsia"/>
                  <w:color w:val="000000"/>
                  <w:kern w:val="0"/>
                  <w:sz w:val="24"/>
                  <w:szCs w:val="24"/>
                </w:rPr>
                <w:t>就高且不重复享受</w:t>
              </w:r>
            </w:ins>
          </w:p>
        </w:tc>
      </w:tr>
      <w:tr w14:paraId="40CA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497" w:type="pct"/>
            <w:noWrap/>
            <w:vAlign w:val="center"/>
          </w:tcPr>
          <w:p w14:paraId="1B156316">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体检</w:t>
            </w:r>
          </w:p>
        </w:tc>
        <w:tc>
          <w:tcPr>
            <w:tcW w:w="1847" w:type="pct"/>
            <w:vAlign w:val="center"/>
          </w:tcPr>
          <w:p w14:paraId="37D4BB6D">
            <w:pPr>
              <w:widowControl/>
              <w:spacing w:line="240" w:lineRule="exact"/>
              <w:jc w:val="center"/>
              <w:rPr>
                <w:rFonts w:cs="宋体" w:asciiTheme="minorEastAsia" w:hAnsiTheme="minorEastAsia"/>
                <w:color w:val="000000"/>
                <w:kern w:val="0"/>
                <w:sz w:val="24"/>
                <w:szCs w:val="24"/>
              </w:rPr>
            </w:pPr>
            <w:ins w:id="44" w:author="咨询组" w:date="2026-01-16T16:35:48Z">
              <w:r>
                <w:rPr>
                  <w:rFonts w:hint="eastAsia" w:cs="宋体" w:asciiTheme="minorEastAsia" w:hAnsiTheme="minorEastAsia"/>
                  <w:color w:val="000000"/>
                  <w:kern w:val="0"/>
                  <w:sz w:val="24"/>
                  <w:szCs w:val="24"/>
                </w:rPr>
                <w:t>就高且不重复享受</w:t>
              </w:r>
            </w:ins>
          </w:p>
        </w:tc>
        <w:tc>
          <w:tcPr>
            <w:tcW w:w="1654" w:type="pct"/>
            <w:vAlign w:val="center"/>
          </w:tcPr>
          <w:p w14:paraId="24C7E8BE">
            <w:pPr>
              <w:widowControl/>
              <w:spacing w:line="240" w:lineRule="exact"/>
              <w:jc w:val="center"/>
              <w:rPr>
                <w:rFonts w:cs="宋体" w:asciiTheme="minorEastAsia" w:hAnsiTheme="minorEastAsia"/>
                <w:color w:val="000000"/>
                <w:kern w:val="0"/>
                <w:sz w:val="24"/>
                <w:szCs w:val="24"/>
              </w:rPr>
            </w:pPr>
            <w:ins w:id="45" w:author="咨询组" w:date="2026-01-16T16:35:49Z">
              <w:r>
                <w:rPr>
                  <w:rFonts w:hint="eastAsia" w:cs="宋体" w:asciiTheme="minorEastAsia" w:hAnsiTheme="minorEastAsia"/>
                  <w:color w:val="000000"/>
                  <w:kern w:val="0"/>
                  <w:sz w:val="24"/>
                  <w:szCs w:val="24"/>
                </w:rPr>
                <w:t>就高且不重复享受</w:t>
              </w:r>
            </w:ins>
          </w:p>
        </w:tc>
      </w:tr>
      <w:tr w14:paraId="151A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497" w:type="pct"/>
            <w:noWrap/>
            <w:vAlign w:val="center"/>
          </w:tcPr>
          <w:p w14:paraId="5BBA3C42">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探亲待遇</w:t>
            </w:r>
          </w:p>
        </w:tc>
        <w:tc>
          <w:tcPr>
            <w:tcW w:w="1847" w:type="pct"/>
            <w:vAlign w:val="center"/>
          </w:tcPr>
          <w:p w14:paraId="418DE1C1">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按《异地工作人员管理办法》执行</w:t>
            </w:r>
          </w:p>
        </w:tc>
        <w:tc>
          <w:tcPr>
            <w:tcW w:w="1654" w:type="pct"/>
            <w:noWrap/>
            <w:vAlign w:val="center"/>
          </w:tcPr>
          <w:p w14:paraId="106FBD42">
            <w:pPr>
              <w:spacing w:line="240" w:lineRule="exact"/>
              <w:jc w:val="center"/>
              <w:rPr>
                <w:rFonts w:cs="宋体" w:asciiTheme="minorEastAsia" w:hAnsiTheme="minorEastAsia"/>
                <w:color w:val="000000"/>
                <w:kern w:val="0"/>
                <w:sz w:val="24"/>
                <w:szCs w:val="24"/>
              </w:rPr>
            </w:pPr>
            <w:r>
              <w:rPr>
                <w:rFonts w:hint="eastAsia" w:cs="宋体" w:asciiTheme="minorEastAsia" w:hAnsiTheme="minorEastAsia"/>
                <w:kern w:val="0"/>
                <w:sz w:val="24"/>
                <w:szCs w:val="24"/>
              </w:rPr>
              <w:t>按小镇政策执行</w:t>
            </w:r>
          </w:p>
        </w:tc>
      </w:tr>
      <w:tr w14:paraId="180A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497" w:type="pct"/>
            <w:noWrap/>
            <w:vAlign w:val="center"/>
          </w:tcPr>
          <w:p w14:paraId="4D809ED2">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租房福利</w:t>
            </w:r>
          </w:p>
        </w:tc>
        <w:tc>
          <w:tcPr>
            <w:tcW w:w="1847" w:type="pct"/>
            <w:vAlign w:val="center"/>
          </w:tcPr>
          <w:p w14:paraId="0F1FB835">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提供宿舍的，原单位不再发放租房补贴</w:t>
            </w:r>
          </w:p>
        </w:tc>
        <w:tc>
          <w:tcPr>
            <w:tcW w:w="1654" w:type="pct"/>
            <w:vAlign w:val="center"/>
          </w:tcPr>
          <w:p w14:paraId="321BA251">
            <w:pPr>
              <w:widowControl/>
              <w:spacing w:line="240" w:lineRule="exact"/>
              <w:jc w:val="center"/>
              <w:rPr>
                <w:rFonts w:cs="宋体" w:asciiTheme="minorEastAsia" w:hAnsiTheme="minorEastAsia"/>
                <w:color w:val="000000"/>
                <w:kern w:val="0"/>
                <w:sz w:val="24"/>
                <w:szCs w:val="24"/>
              </w:rPr>
            </w:pPr>
            <w:ins w:id="46" w:author="咨询组" w:date="2026-01-16T16:36:04Z">
              <w:r>
                <w:rPr>
                  <w:rFonts w:hint="eastAsia" w:cs="宋体" w:asciiTheme="minorEastAsia" w:hAnsiTheme="minorEastAsia"/>
                  <w:kern w:val="0"/>
                  <w:sz w:val="24"/>
                  <w:szCs w:val="24"/>
                </w:rPr>
                <w:t>按小镇政策执行</w:t>
              </w:r>
            </w:ins>
          </w:p>
        </w:tc>
      </w:tr>
      <w:tr w14:paraId="4ACC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97" w:type="pct"/>
            <w:noWrap/>
            <w:vAlign w:val="center"/>
          </w:tcPr>
          <w:p w14:paraId="063B4F83">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工会福利</w:t>
            </w:r>
          </w:p>
        </w:tc>
        <w:tc>
          <w:tcPr>
            <w:tcW w:w="1847" w:type="pct"/>
            <w:vAlign w:val="center"/>
          </w:tcPr>
          <w:p w14:paraId="047CE254">
            <w:pPr>
              <w:widowControl/>
              <w:spacing w:line="240" w:lineRule="exact"/>
              <w:jc w:val="center"/>
              <w:rPr>
                <w:rFonts w:cs="宋体" w:asciiTheme="minorEastAsia" w:hAnsiTheme="minorEastAsia"/>
                <w:color w:val="000000"/>
                <w:kern w:val="0"/>
                <w:sz w:val="24"/>
                <w:szCs w:val="24"/>
              </w:rPr>
            </w:pPr>
            <w:r>
              <w:rPr>
                <w:rFonts w:hint="eastAsia" w:cs="宋体" w:asciiTheme="minorEastAsia" w:hAnsiTheme="minorEastAsia"/>
                <w:color w:val="000000"/>
                <w:kern w:val="0"/>
                <w:sz w:val="24"/>
                <w:szCs w:val="24"/>
              </w:rPr>
              <w:t>按原标准在原单位继续享受</w:t>
            </w:r>
          </w:p>
        </w:tc>
        <w:tc>
          <w:tcPr>
            <w:tcW w:w="1654" w:type="pct"/>
            <w:vAlign w:val="center"/>
          </w:tcPr>
          <w:p w14:paraId="6211F8E0">
            <w:pPr>
              <w:widowControl/>
              <w:spacing w:line="240" w:lineRule="exact"/>
              <w:jc w:val="center"/>
              <w:rPr>
                <w:rFonts w:hint="eastAsia" w:cs="宋体" w:asciiTheme="minorEastAsia" w:hAnsiTheme="minorEastAsia"/>
                <w:color w:val="000000"/>
                <w:kern w:val="0"/>
                <w:sz w:val="24"/>
                <w:szCs w:val="24"/>
              </w:rPr>
            </w:pPr>
            <w:ins w:id="47" w:author="咨询组" w:date="2026-01-16T16:37:07Z">
              <w:r>
                <w:rPr>
                  <w:rFonts w:hint="eastAsia" w:cs="宋体" w:asciiTheme="minorEastAsia" w:hAnsiTheme="minorEastAsia"/>
                  <w:color w:val="000000"/>
                  <w:kern w:val="0"/>
                  <w:sz w:val="24"/>
                  <w:szCs w:val="24"/>
                </w:rPr>
                <w:t>按原标准在原单位继续享受</w:t>
              </w:r>
            </w:ins>
          </w:p>
        </w:tc>
      </w:tr>
    </w:tbl>
    <w:p w14:paraId="0358A244">
      <w:pPr>
        <w:pStyle w:val="17"/>
        <w:numPr>
          <w:ilvl w:val="0"/>
          <w:numId w:val="0"/>
        </w:numPr>
        <w:spacing w:line="240" w:lineRule="auto"/>
        <w:ind w:left="0" w:leftChars="0" w:firstLine="0" w:firstLineChars="0"/>
        <w:rPr>
          <w:rFonts w:hint="default" w:asciiTheme="minorEastAsia" w:hAnsiTheme="minorEastAsia" w:eastAsiaTheme="minorEastAsia" w:cstheme="minorBidi"/>
          <w:kern w:val="2"/>
          <w:sz w:val="24"/>
          <w:szCs w:val="24"/>
          <w:lang w:val="en-US" w:eastAsia="zh-CN" w:bidi="ar-SA"/>
        </w:rPr>
      </w:pPr>
      <w:r>
        <w:rPr>
          <w:rFonts w:hint="eastAsia" w:asciiTheme="minorEastAsia" w:hAnsiTheme="minorEastAsia" w:cstheme="minorBidi"/>
          <w:kern w:val="2"/>
          <w:sz w:val="24"/>
          <w:szCs w:val="24"/>
          <w:lang w:val="en-US" w:eastAsia="zh-CN" w:bidi="ar-SA"/>
        </w:rPr>
        <w:t>///</w:t>
      </w:r>
    </w:p>
    <w:p w14:paraId="16AA1F1D">
      <w:pPr>
        <w:pStyle w:val="17"/>
        <w:numPr>
          <w:ilvl w:val="0"/>
          <w:numId w:val="0"/>
        </w:numPr>
        <w:spacing w:line="440" w:lineRule="exact"/>
        <w:ind w:left="0" w:leftChars="0" w:firstLine="480" w:firstLineChars="200"/>
        <w:rPr>
          <w:rFonts w:asciiTheme="minorEastAsia" w:hAnsiTheme="minorEastAsia"/>
          <w:sz w:val="24"/>
          <w:szCs w:val="24"/>
        </w:rPr>
      </w:pPr>
      <w:r>
        <w:rPr>
          <w:rFonts w:asciiTheme="minorEastAsia" w:hAnsiTheme="minorEastAsia" w:eastAsiaTheme="minorEastAsia" w:cstheme="minorBidi"/>
          <w:kern w:val="2"/>
          <w:sz w:val="24"/>
          <w:szCs w:val="24"/>
          <w:lang w:val="en-US" w:eastAsia="zh-CN" w:bidi="ar-SA"/>
        </w:rPr>
        <w:t>1.</w:t>
      </w:r>
      <w:r>
        <w:rPr>
          <w:rFonts w:hint="eastAsia" w:asciiTheme="minorEastAsia" w:hAnsiTheme="minorEastAsia"/>
          <w:sz w:val="24"/>
          <w:szCs w:val="24"/>
        </w:rPr>
        <w:t>关于异地待遇：借调员工异地待遇按调入单位政策执行，原单位不再享受异地待遇；若属地政府/借调地未提供住宿或租房实报实销的，参照借调工作地点就近</w:t>
      </w:r>
      <w:r>
        <w:rPr>
          <w:rFonts w:hint="eastAsia" w:asciiTheme="minorEastAsia" w:hAnsiTheme="minorEastAsia"/>
          <w:sz w:val="24"/>
          <w:szCs w:val="24"/>
          <w:lang w:val="en-US" w:eastAsia="zh-CN"/>
        </w:rPr>
        <w:t>华润啤酒</w:t>
      </w:r>
      <w:r>
        <w:rPr>
          <w:rFonts w:hint="eastAsia" w:asciiTheme="minorEastAsia" w:hAnsiTheme="minorEastAsia"/>
          <w:sz w:val="24"/>
          <w:szCs w:val="24"/>
        </w:rPr>
        <w:t>单位所在地同职级标准发放租房补贴。涉及福利调整员工执行时间按沟通结果确定。</w:t>
      </w:r>
    </w:p>
    <w:p w14:paraId="5F9CDDF9">
      <w:pPr>
        <w:pStyle w:val="17"/>
        <w:numPr>
          <w:ilvl w:val="0"/>
          <w:numId w:val="0"/>
        </w:numPr>
        <w:spacing w:line="440" w:lineRule="exact"/>
        <w:ind w:left="0" w:leftChars="0" w:firstLine="480" w:firstLineChars="200"/>
        <w:rPr>
          <w:rFonts w:asciiTheme="minorEastAsia" w:hAnsiTheme="minorEastAsia"/>
          <w:sz w:val="24"/>
          <w:szCs w:val="24"/>
        </w:rPr>
      </w:pPr>
      <w:r>
        <w:rPr>
          <w:rFonts w:asciiTheme="minorEastAsia" w:hAnsiTheme="minorEastAsia" w:eastAsiaTheme="minorEastAsia" w:cstheme="minorBidi"/>
          <w:kern w:val="2"/>
          <w:sz w:val="24"/>
          <w:szCs w:val="24"/>
          <w:lang w:val="en-US" w:eastAsia="zh-CN" w:bidi="ar-SA"/>
        </w:rPr>
        <w:t>2.</w:t>
      </w:r>
      <w:r>
        <w:rPr>
          <w:rFonts w:hint="eastAsia" w:asciiTheme="minorEastAsia" w:hAnsiTheme="minorEastAsia"/>
          <w:sz w:val="24"/>
          <w:szCs w:val="24"/>
        </w:rPr>
        <w:t>借调员工所在单位H</w:t>
      </w:r>
      <w:r>
        <w:rPr>
          <w:rFonts w:asciiTheme="minorEastAsia" w:hAnsiTheme="minorEastAsia"/>
          <w:sz w:val="24"/>
          <w:szCs w:val="24"/>
        </w:rPr>
        <w:t>RBP</w:t>
      </w:r>
      <w:r>
        <w:rPr>
          <w:rFonts w:hint="eastAsia" w:asciiTheme="minorEastAsia" w:hAnsiTheme="minorEastAsia"/>
          <w:sz w:val="24"/>
          <w:szCs w:val="24"/>
        </w:rPr>
        <w:t>应与员工充分沟通，并及时同步人力共享/行政管理部等维护系统相关福利待遇享受标准，确保员工福利准确、不重复、不遗漏。</w:t>
      </w:r>
    </w:p>
    <w:p w14:paraId="2CC57E0F">
      <w:pPr>
        <w:pStyle w:val="17"/>
        <w:numPr>
          <w:ilvl w:val="0"/>
          <w:numId w:val="0"/>
        </w:numPr>
        <w:spacing w:line="440" w:lineRule="exact"/>
        <w:ind w:left="0" w:leftChars="0" w:firstLine="482" w:firstLineChars="200"/>
        <w:rPr>
          <w:rFonts w:asciiTheme="minorEastAsia" w:hAnsiTheme="minorEastAsia"/>
          <w:b/>
          <w:sz w:val="24"/>
          <w:szCs w:val="24"/>
        </w:rPr>
      </w:pPr>
      <w:r>
        <w:rPr>
          <w:rFonts w:asciiTheme="minorEastAsia" w:hAnsiTheme="minorEastAsia" w:eastAsiaTheme="minorEastAsia" w:cstheme="minorBidi"/>
          <w:b/>
          <w:kern w:val="2"/>
          <w:sz w:val="24"/>
          <w:szCs w:val="24"/>
          <w:lang w:val="en-US" w:eastAsia="zh-CN" w:bidi="ar-SA"/>
        </w:rPr>
        <w:t>八、</w:t>
      </w:r>
      <w:r>
        <w:rPr>
          <w:rFonts w:hint="eastAsia" w:asciiTheme="minorEastAsia" w:hAnsiTheme="minorEastAsia"/>
          <w:b/>
          <w:sz w:val="24"/>
          <w:szCs w:val="24"/>
        </w:rPr>
        <w:t>借调结束后由原单位安排工作岗位。</w:t>
      </w:r>
    </w:p>
    <w:p w14:paraId="5A572BD8">
      <w:pPr>
        <w:pStyle w:val="17"/>
        <w:numPr>
          <w:ilvl w:val="0"/>
          <w:numId w:val="0"/>
        </w:numPr>
        <w:spacing w:line="240" w:lineRule="auto"/>
        <w:ind w:left="0" w:leftChars="0" w:firstLine="0" w:firstLineChars="0"/>
        <w:rPr>
          <w:rFonts w:hint="default" w:asciiTheme="minorEastAsia" w:hAnsiTheme="minorEastAsia" w:eastAsiaTheme="minorEastAsia" w:cstheme="minorBidi"/>
          <w:b w:val="0"/>
          <w:bCs/>
          <w:kern w:val="2"/>
          <w:sz w:val="24"/>
          <w:szCs w:val="24"/>
          <w:lang w:val="en-US" w:eastAsia="zh-CN" w:bidi="ar-SA"/>
        </w:rPr>
      </w:pPr>
      <w:r>
        <w:rPr>
          <w:rFonts w:hint="eastAsia" w:asciiTheme="minorEastAsia" w:hAnsiTheme="minorEastAsia" w:cstheme="minorBidi"/>
          <w:b w:val="0"/>
          <w:bCs/>
          <w:kern w:val="2"/>
          <w:sz w:val="24"/>
          <w:szCs w:val="24"/>
          <w:lang w:val="en-US" w:eastAsia="zh-CN" w:bidi="ar-SA"/>
        </w:rPr>
        <w:t>///</w:t>
      </w:r>
    </w:p>
    <w:p w14:paraId="45ED72A7">
      <w:pPr>
        <w:pStyle w:val="17"/>
        <w:numPr>
          <w:ilvl w:val="0"/>
          <w:numId w:val="0"/>
        </w:numPr>
        <w:spacing w:line="440" w:lineRule="exact"/>
        <w:ind w:left="0" w:leftChars="0" w:firstLine="482" w:firstLineChars="200"/>
        <w:rPr>
          <w:rFonts w:asciiTheme="minorEastAsia" w:hAnsiTheme="minorEastAsia"/>
          <w:b/>
          <w:sz w:val="24"/>
          <w:szCs w:val="24"/>
        </w:rPr>
      </w:pPr>
      <w:r>
        <w:rPr>
          <w:rFonts w:asciiTheme="minorEastAsia" w:hAnsiTheme="minorEastAsia" w:eastAsiaTheme="minorEastAsia" w:cstheme="minorBidi"/>
          <w:b/>
          <w:kern w:val="2"/>
          <w:sz w:val="24"/>
          <w:szCs w:val="24"/>
          <w:lang w:val="en-US" w:eastAsia="zh-CN" w:bidi="ar-SA"/>
        </w:rPr>
        <w:t>九、</w:t>
      </w:r>
      <w:r>
        <w:rPr>
          <w:rFonts w:hint="eastAsia" w:asciiTheme="minorEastAsia" w:hAnsiTheme="minorEastAsia"/>
          <w:b/>
          <w:sz w:val="24"/>
          <w:szCs w:val="24"/>
        </w:rPr>
        <w:t>上述规则自2</w:t>
      </w:r>
      <w:r>
        <w:rPr>
          <w:rFonts w:asciiTheme="minorEastAsia" w:hAnsiTheme="minorEastAsia"/>
          <w:b/>
          <w:sz w:val="24"/>
          <w:szCs w:val="24"/>
        </w:rPr>
        <w:t>024</w:t>
      </w:r>
      <w:r>
        <w:rPr>
          <w:rFonts w:hint="eastAsia" w:asciiTheme="minorEastAsia" w:hAnsiTheme="minorEastAsia"/>
          <w:b/>
          <w:sz w:val="24"/>
          <w:szCs w:val="24"/>
        </w:rPr>
        <w:t>年8月1日起执行。</w:t>
      </w:r>
    </w:p>
    <w:p w14:paraId="5C220FC6">
      <w:pPr>
        <w:spacing w:line="440" w:lineRule="exact"/>
        <w:ind w:firstLine="480" w:firstLineChars="200"/>
        <w:rPr>
          <w:del w:id="48" w:author="咨询组" w:date="2026-01-21T09:42:43Z"/>
          <w:rFonts w:cs="Arial" w:asciiTheme="minorEastAsia" w:hAnsiTheme="minorEastAsia"/>
          <w:sz w:val="24"/>
          <w:szCs w:val="24"/>
        </w:rPr>
      </w:pPr>
    </w:p>
    <w:p w14:paraId="5406EB39">
      <w:pPr>
        <w:spacing w:line="440" w:lineRule="exact"/>
        <w:ind w:firstLine="480" w:firstLineChars="200"/>
        <w:rPr>
          <w:del w:id="49" w:author="咨询组" w:date="2026-01-21T09:42:43Z"/>
          <w:rFonts w:cs="Arial" w:asciiTheme="minorEastAsia" w:hAnsiTheme="minorEastAsia"/>
          <w:sz w:val="24"/>
          <w:szCs w:val="24"/>
        </w:rPr>
      </w:pPr>
    </w:p>
    <w:p w14:paraId="1421F824">
      <w:pPr>
        <w:spacing w:line="440" w:lineRule="exact"/>
        <w:ind w:firstLine="480" w:firstLineChars="200"/>
        <w:rPr>
          <w:del w:id="50" w:author="咨询组" w:date="2026-01-21T09:42:43Z"/>
          <w:rFonts w:cs="Arial" w:asciiTheme="minorEastAsia" w:hAnsiTheme="minorEastAsia"/>
          <w:sz w:val="24"/>
          <w:szCs w:val="24"/>
        </w:rPr>
      </w:pPr>
    </w:p>
    <w:p w14:paraId="340E4A45">
      <w:pPr>
        <w:spacing w:line="440" w:lineRule="exact"/>
        <w:ind w:firstLine="480" w:firstLineChars="200"/>
        <w:rPr>
          <w:del w:id="51" w:author="咨询组" w:date="2026-01-21T09:42:43Z"/>
          <w:rFonts w:cs="Arial" w:asciiTheme="minorEastAsia" w:hAnsiTheme="minorEastAsia"/>
          <w:sz w:val="24"/>
          <w:szCs w:val="24"/>
        </w:rPr>
      </w:pPr>
      <w:del w:id="52" w:author="咨询组" w:date="2026-01-21T09:42:43Z">
        <w:r>
          <w:rPr>
            <w:rFonts w:hint="eastAsia" w:cs="Arial" w:asciiTheme="minorEastAsia" w:hAnsiTheme="minorEastAsia"/>
            <w:sz w:val="24"/>
            <w:szCs w:val="24"/>
          </w:rPr>
          <w:delText xml:space="preserve">附件：福利对照清单 </w:delText>
        </w:r>
      </w:del>
      <w:del w:id="53" w:author="咨询组" w:date="2026-01-21T09:42:43Z">
        <w:r>
          <w:rPr>
            <w:rFonts w:cs="Arial" w:asciiTheme="minorEastAsia" w:hAnsiTheme="minorEastAsia"/>
            <w:sz w:val="24"/>
            <w:szCs w:val="24"/>
          </w:rPr>
          <w:delText xml:space="preserve">                            </w:delText>
        </w:r>
      </w:del>
    </w:p>
    <w:p w14:paraId="19F742F8">
      <w:pPr>
        <w:spacing w:line="440" w:lineRule="exact"/>
        <w:rPr>
          <w:rFonts w:cs="Arial" w:asciiTheme="minorEastAsia" w:hAnsiTheme="minorEastAsia"/>
          <w:sz w:val="24"/>
          <w:szCs w:val="24"/>
        </w:rPr>
      </w:pPr>
    </w:p>
    <w:p w14:paraId="27BA93BE">
      <w:pPr>
        <w:spacing w:line="440" w:lineRule="exact"/>
        <w:ind w:firstLine="480" w:firstLineChars="200"/>
        <w:jc w:val="right"/>
        <w:rPr>
          <w:rFonts w:asciiTheme="minorEastAsia" w:hAnsiTheme="minorEastAsia"/>
          <w:sz w:val="24"/>
          <w:szCs w:val="24"/>
        </w:rPr>
      </w:pPr>
      <w:r>
        <w:rPr>
          <w:rFonts w:hint="eastAsia" w:asciiTheme="minorEastAsia" w:hAnsiTheme="minorEastAsia"/>
          <w:sz w:val="24"/>
          <w:szCs w:val="24"/>
        </w:rPr>
        <w:t>华润啤酒（控股）有限公司</w:t>
      </w:r>
    </w:p>
    <w:p w14:paraId="3F2FD0E8">
      <w:pPr>
        <w:spacing w:line="440" w:lineRule="exact"/>
        <w:ind w:left="5460" w:leftChars="2600"/>
        <w:jc w:val="center"/>
        <w:rPr>
          <w:rFonts w:cs="Arial" w:asciiTheme="minorEastAsia" w:hAnsiTheme="minorEastAsia"/>
          <w:sz w:val="24"/>
          <w:szCs w:val="24"/>
        </w:rPr>
      </w:pPr>
      <w:r>
        <w:rPr>
          <w:rFonts w:asciiTheme="minorEastAsia" w:hAnsiTheme="minorEastAsia"/>
          <w:sz w:val="24"/>
          <w:szCs w:val="24"/>
        </w:rPr>
        <w:t xml:space="preserve">            </w:t>
      </w:r>
      <w:r>
        <w:rPr>
          <w:rFonts w:hint="eastAsia" w:asciiTheme="minorEastAsia" w:hAnsiTheme="minorEastAsia"/>
          <w:sz w:val="24"/>
          <w:szCs w:val="24"/>
        </w:rPr>
        <w:t>人力资源部</w:t>
      </w:r>
    </w:p>
    <w:p w14:paraId="1A31DF76">
      <w:pPr>
        <w:spacing w:line="440" w:lineRule="exact"/>
        <w:ind w:left="5460" w:leftChars="2600"/>
        <w:rPr>
          <w:rFonts w:hint="eastAsia" w:cs="Arial" w:asciiTheme="minorEastAsia" w:hAnsiTheme="minorEastAsia"/>
          <w:sz w:val="24"/>
          <w:szCs w:val="24"/>
        </w:rPr>
      </w:pPr>
      <w:r>
        <w:rPr>
          <w:rFonts w:hint="eastAsia" w:cs="Arial" w:asciiTheme="minorEastAsia" w:hAnsiTheme="minorEastAsia"/>
          <w:sz w:val="24"/>
          <w:szCs w:val="24"/>
        </w:rPr>
        <w:t xml:space="preserve"> </w:t>
      </w:r>
      <w:r>
        <w:rPr>
          <w:rFonts w:cs="Arial" w:asciiTheme="minorEastAsia" w:hAnsiTheme="minorEastAsia"/>
          <w:sz w:val="24"/>
          <w:szCs w:val="24"/>
        </w:rPr>
        <w:t xml:space="preserve">              </w:t>
      </w:r>
      <w:r>
        <w:rPr>
          <w:rFonts w:hint="eastAsia" w:cs="Arial" w:asciiTheme="minorEastAsia" w:hAnsiTheme="minorEastAsia"/>
          <w:sz w:val="24"/>
          <w:szCs w:val="24"/>
        </w:rPr>
        <w:t>二○二四年八月九日</w:t>
      </w:r>
    </w:p>
    <w:p w14:paraId="679831B6">
      <w:pPr>
        <w:spacing w:line="240" w:lineRule="auto"/>
        <w:ind w:left="0" w:leftChars="0"/>
        <w:rPr>
          <w:rFonts w:hint="default" w:cs="Arial" w:asciiTheme="minorEastAsia" w:hAnsiTheme="minorEastAsia" w:eastAsiaTheme="minorEastAsia"/>
          <w:sz w:val="24"/>
          <w:szCs w:val="24"/>
          <w:lang w:val="en-US" w:eastAsia="zh-CN"/>
        </w:rPr>
      </w:pPr>
      <w:r>
        <w:rPr>
          <w:rFonts w:hint="eastAsia" w:cs="Arial" w:asciiTheme="minorEastAsia" w:hAnsiTheme="minorEastAsia"/>
          <w:sz w:val="24"/>
          <w:szCs w:val="24"/>
          <w:lang w:val="en-US" w:eastAsia="zh-CN"/>
        </w:rPr>
        <w:t>///</w:t>
      </w:r>
      <w:bookmarkStart w:id="0" w:name="_GoBack"/>
      <w:bookmarkEnd w:id="0"/>
    </w:p>
    <w:p w14:paraId="099212CC">
      <w:pPr>
        <w:widowControl/>
        <w:jc w:val="left"/>
        <w:rPr>
          <w:rFonts w:ascii="宋体" w:hAnsi="宋体" w:eastAsia="宋体" w:cs="Arial"/>
          <w:b/>
          <w:sz w:val="24"/>
          <w:szCs w:val="24"/>
        </w:rPr>
      </w:pPr>
    </w:p>
    <w:p w14:paraId="5E4E3CF7">
      <w:pPr>
        <w:spacing w:line="440" w:lineRule="exact"/>
        <w:jc w:val="left"/>
        <w:rPr>
          <w:rFonts w:ascii="宋体" w:hAnsi="宋体" w:eastAsia="宋体" w:cs="Arial"/>
          <w:b/>
          <w:sz w:val="24"/>
          <w:szCs w:val="24"/>
        </w:rPr>
      </w:pPr>
      <w:r>
        <w:rPr>
          <w:rFonts w:hint="eastAsia" w:ascii="宋体" w:hAnsi="宋体" w:eastAsia="宋体" w:cs="Arial"/>
          <w:b/>
          <w:sz w:val="24"/>
          <w:szCs w:val="24"/>
        </w:rPr>
        <w:t>附件：</w:t>
      </w:r>
    </w:p>
    <w:p w14:paraId="6D8353F0">
      <w:pPr>
        <w:spacing w:line="440" w:lineRule="exact"/>
        <w:jc w:val="center"/>
        <w:rPr>
          <w:rFonts w:ascii="黑体" w:hAnsi="黑体" w:eastAsia="黑体"/>
          <w:b/>
          <w:sz w:val="30"/>
          <w:szCs w:val="30"/>
        </w:rPr>
      </w:pPr>
      <w:r>
        <w:rPr>
          <w:rFonts w:hint="eastAsia" w:ascii="黑体" w:hAnsi="黑体" w:eastAsia="黑体"/>
          <w:b/>
          <w:sz w:val="30"/>
          <w:szCs w:val="30"/>
        </w:rPr>
        <w:t>福利对照清单</w:t>
      </w:r>
    </w:p>
    <w:p w14:paraId="7270B662">
      <w:pPr>
        <w:spacing w:line="440" w:lineRule="exact"/>
        <w:rPr>
          <w:rFonts w:cs="Arial" w:asciiTheme="minorEastAsia" w:hAnsiTheme="minorEastAsia"/>
          <w:sz w:val="24"/>
          <w:szCs w:val="24"/>
        </w:rPr>
      </w:pPr>
    </w:p>
    <w:p w14:paraId="6DA83A3A">
      <w:pPr>
        <w:pStyle w:val="17"/>
        <w:spacing w:line="440" w:lineRule="exact"/>
        <w:ind w:firstLine="480"/>
        <w:rPr>
          <w:rFonts w:asciiTheme="minorEastAsia" w:hAnsiTheme="minorEastAsia"/>
          <w:sz w:val="24"/>
          <w:szCs w:val="24"/>
        </w:rPr>
      </w:pPr>
      <w:r>
        <w:rPr>
          <w:rFonts w:hint="eastAsia" w:asciiTheme="minorEastAsia" w:hAnsiTheme="minorEastAsia"/>
          <w:sz w:val="24"/>
          <w:szCs w:val="24"/>
        </w:rPr>
        <w:t>前期调研获知，希望小镇为借调员工提供就餐报销、工作补贴、异地探亲、宿舍/自行租房、通讯报销和体检6项福利，其中轮值镇长不享受就餐报销、通讯报销及体检福利；政府机构为借调员工提供工作补贴、宿舍2项福利，具体如下：</w:t>
      </w:r>
    </w:p>
    <w:tbl>
      <w:tblPr>
        <w:tblStyle w:val="10"/>
        <w:tblW w:w="88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3"/>
        <w:gridCol w:w="2027"/>
        <w:gridCol w:w="2744"/>
        <w:gridCol w:w="2704"/>
      </w:tblGrid>
      <w:tr w14:paraId="0779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343" w:type="dxa"/>
            <w:noWrap/>
            <w:vAlign w:val="center"/>
          </w:tcPr>
          <w:p w14:paraId="17F4B760">
            <w:pPr>
              <w:widowControl/>
              <w:spacing w:line="240" w:lineRule="exact"/>
              <w:jc w:val="center"/>
              <w:rPr>
                <w:rFonts w:cs="宋体" w:asciiTheme="minorEastAsia" w:hAnsiTheme="minorEastAsia"/>
                <w:b/>
                <w:color w:val="000000"/>
                <w:kern w:val="0"/>
                <w:sz w:val="18"/>
                <w:szCs w:val="18"/>
              </w:rPr>
            </w:pPr>
            <w:r>
              <w:rPr>
                <w:rFonts w:hint="eastAsia" w:cs="宋体" w:asciiTheme="minorEastAsia" w:hAnsiTheme="minorEastAsia"/>
                <w:b/>
                <w:color w:val="000000"/>
                <w:kern w:val="0"/>
                <w:sz w:val="18"/>
                <w:szCs w:val="18"/>
              </w:rPr>
              <w:t>福利项目</w:t>
            </w:r>
          </w:p>
        </w:tc>
        <w:tc>
          <w:tcPr>
            <w:tcW w:w="2027" w:type="dxa"/>
            <w:vAlign w:val="center"/>
          </w:tcPr>
          <w:p w14:paraId="2AE69FBE">
            <w:pPr>
              <w:widowControl/>
              <w:spacing w:line="240" w:lineRule="exact"/>
              <w:jc w:val="center"/>
              <w:rPr>
                <w:rFonts w:cs="宋体" w:asciiTheme="minorEastAsia" w:hAnsiTheme="minorEastAsia"/>
                <w:b/>
                <w:color w:val="000000"/>
                <w:kern w:val="0"/>
                <w:sz w:val="18"/>
                <w:szCs w:val="18"/>
              </w:rPr>
            </w:pPr>
            <w:r>
              <w:rPr>
                <w:rFonts w:hint="eastAsia" w:cs="宋体" w:asciiTheme="minorEastAsia" w:hAnsiTheme="minorEastAsia"/>
                <w:b/>
                <w:color w:val="000000"/>
                <w:kern w:val="0"/>
                <w:sz w:val="18"/>
                <w:szCs w:val="18"/>
              </w:rPr>
              <w:t>借调政府机构</w:t>
            </w:r>
          </w:p>
        </w:tc>
        <w:tc>
          <w:tcPr>
            <w:tcW w:w="2744" w:type="dxa"/>
            <w:noWrap/>
            <w:vAlign w:val="center"/>
          </w:tcPr>
          <w:p w14:paraId="38042CC7">
            <w:pPr>
              <w:widowControl/>
              <w:spacing w:line="240" w:lineRule="exact"/>
              <w:jc w:val="center"/>
              <w:rPr>
                <w:rFonts w:cs="宋体" w:asciiTheme="minorEastAsia" w:hAnsiTheme="minorEastAsia"/>
                <w:b/>
                <w:color w:val="000000"/>
                <w:kern w:val="0"/>
                <w:sz w:val="18"/>
                <w:szCs w:val="18"/>
              </w:rPr>
            </w:pPr>
            <w:ins w:id="54" w:author="咨询组" w:date="2026-01-16T16:48:33Z">
              <w:r>
                <w:rPr>
                  <w:rFonts w:hint="eastAsia" w:cs="宋体" w:asciiTheme="minorEastAsia" w:hAnsiTheme="minorEastAsia"/>
                  <w:b/>
                  <w:color w:val="000000"/>
                  <w:kern w:val="0"/>
                  <w:sz w:val="18"/>
                  <w:szCs w:val="18"/>
                </w:rPr>
                <w:t>借调希望小镇</w:t>
              </w:r>
            </w:ins>
            <w:ins w:id="55" w:author="咨询组" w:date="2026-01-16T16:48:37Z">
              <w:r>
                <w:rPr>
                  <w:rFonts w:hint="eastAsia" w:cs="宋体" w:asciiTheme="minorEastAsia" w:hAnsiTheme="minorEastAsia"/>
                  <w:b/>
                  <w:color w:val="000000"/>
                  <w:kern w:val="0"/>
                  <w:sz w:val="18"/>
                  <w:szCs w:val="18"/>
                  <w:lang w:val="en-US" w:eastAsia="zh-CN"/>
                </w:rPr>
                <w:t>-</w:t>
              </w:r>
            </w:ins>
            <w:r>
              <w:rPr>
                <w:rFonts w:hint="eastAsia" w:cs="宋体" w:asciiTheme="minorEastAsia" w:hAnsiTheme="minorEastAsia"/>
                <w:b/>
                <w:color w:val="000000"/>
                <w:kern w:val="0"/>
                <w:sz w:val="18"/>
                <w:szCs w:val="18"/>
              </w:rPr>
              <w:t>建成后（轮值镇长）</w:t>
            </w:r>
          </w:p>
        </w:tc>
        <w:tc>
          <w:tcPr>
            <w:tcW w:w="2704" w:type="dxa"/>
            <w:noWrap/>
            <w:vAlign w:val="center"/>
          </w:tcPr>
          <w:p w14:paraId="288A96C8">
            <w:pPr>
              <w:widowControl/>
              <w:spacing w:line="240" w:lineRule="exact"/>
              <w:jc w:val="center"/>
              <w:rPr>
                <w:rFonts w:cs="宋体" w:asciiTheme="minorEastAsia" w:hAnsiTheme="minorEastAsia"/>
                <w:b/>
                <w:color w:val="000000"/>
                <w:kern w:val="0"/>
                <w:sz w:val="18"/>
                <w:szCs w:val="18"/>
              </w:rPr>
            </w:pPr>
            <w:ins w:id="56" w:author="咨询组" w:date="2026-01-16T16:48:45Z">
              <w:r>
                <w:rPr>
                  <w:rFonts w:hint="eastAsia" w:cs="宋体" w:asciiTheme="minorEastAsia" w:hAnsiTheme="minorEastAsia"/>
                  <w:b/>
                  <w:color w:val="000000"/>
                  <w:kern w:val="0"/>
                  <w:sz w:val="18"/>
                  <w:szCs w:val="18"/>
                </w:rPr>
                <w:t>借调希望小镇</w:t>
              </w:r>
            </w:ins>
            <w:ins w:id="57" w:author="咨询组" w:date="2026-01-16T16:48:46Z">
              <w:r>
                <w:rPr>
                  <w:rFonts w:hint="eastAsia" w:cs="宋体" w:asciiTheme="minorEastAsia" w:hAnsiTheme="minorEastAsia"/>
                  <w:b/>
                  <w:color w:val="000000"/>
                  <w:kern w:val="0"/>
                  <w:sz w:val="18"/>
                  <w:szCs w:val="18"/>
                  <w:lang w:val="en-US" w:eastAsia="zh-CN"/>
                </w:rPr>
                <w:t>-</w:t>
              </w:r>
            </w:ins>
            <w:r>
              <w:rPr>
                <w:rFonts w:hint="eastAsia" w:cs="宋体" w:asciiTheme="minorEastAsia" w:hAnsiTheme="minorEastAsia"/>
                <w:b/>
                <w:color w:val="000000"/>
                <w:kern w:val="0"/>
                <w:sz w:val="18"/>
                <w:szCs w:val="18"/>
              </w:rPr>
              <w:t>在建期间</w:t>
            </w:r>
          </w:p>
        </w:tc>
      </w:tr>
      <w:tr w14:paraId="3DDC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343" w:type="dxa"/>
            <w:noWrap/>
            <w:vAlign w:val="center"/>
          </w:tcPr>
          <w:p w14:paraId="357FE673">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膳食补贴</w:t>
            </w:r>
          </w:p>
        </w:tc>
        <w:tc>
          <w:tcPr>
            <w:tcW w:w="2027" w:type="dxa"/>
            <w:vAlign w:val="center"/>
          </w:tcPr>
          <w:p w14:paraId="2ACB9911">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44" w:type="dxa"/>
            <w:vAlign w:val="center"/>
          </w:tcPr>
          <w:p w14:paraId="6D0E990A">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04" w:type="dxa"/>
            <w:vAlign w:val="center"/>
          </w:tcPr>
          <w:p w14:paraId="1F2426F0">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实报实销</w:t>
            </w:r>
          </w:p>
          <w:p w14:paraId="36242921">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（不超过100元/天）</w:t>
            </w:r>
          </w:p>
        </w:tc>
      </w:tr>
      <w:tr w14:paraId="0B54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343" w:type="dxa"/>
            <w:noWrap/>
            <w:vAlign w:val="center"/>
          </w:tcPr>
          <w:p w14:paraId="459483B2">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工作补贴</w:t>
            </w:r>
          </w:p>
        </w:tc>
        <w:tc>
          <w:tcPr>
            <w:tcW w:w="2027" w:type="dxa"/>
            <w:vAlign w:val="center"/>
          </w:tcPr>
          <w:p w14:paraId="4448FC66">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90元/天</w:t>
            </w:r>
          </w:p>
        </w:tc>
        <w:tc>
          <w:tcPr>
            <w:tcW w:w="2744" w:type="dxa"/>
            <w:noWrap/>
            <w:vAlign w:val="center"/>
          </w:tcPr>
          <w:p w14:paraId="3E0029CA">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120元/天</w:t>
            </w:r>
          </w:p>
        </w:tc>
        <w:tc>
          <w:tcPr>
            <w:tcW w:w="2704" w:type="dxa"/>
            <w:noWrap/>
            <w:vAlign w:val="center"/>
          </w:tcPr>
          <w:p w14:paraId="7F3F4B00">
            <w:pPr>
              <w:widowControl/>
              <w:spacing w:line="240" w:lineRule="exact"/>
              <w:jc w:val="center"/>
              <w:rPr>
                <w:rFonts w:hint="eastAsia" w:cs="宋体" w:asciiTheme="minorEastAsia" w:hAnsiTheme="minorEastAsia"/>
                <w:color w:val="000000"/>
                <w:kern w:val="0"/>
                <w:sz w:val="18"/>
                <w:szCs w:val="18"/>
              </w:rPr>
            </w:pPr>
            <w:ins w:id="58" w:author="咨询组" w:date="2026-01-16T16:47:59Z">
              <w:r>
                <w:rPr>
                  <w:rFonts w:hint="eastAsia" w:cs="宋体" w:asciiTheme="minorEastAsia" w:hAnsiTheme="minorEastAsia"/>
                  <w:color w:val="000000"/>
                  <w:kern w:val="0"/>
                  <w:sz w:val="18"/>
                  <w:szCs w:val="18"/>
                </w:rPr>
                <w:t>120元/天</w:t>
              </w:r>
            </w:ins>
          </w:p>
        </w:tc>
      </w:tr>
      <w:tr w14:paraId="6CCD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343" w:type="dxa"/>
            <w:noWrap/>
            <w:vAlign w:val="center"/>
          </w:tcPr>
          <w:p w14:paraId="4EC01A6A">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交通补贴</w:t>
            </w:r>
          </w:p>
        </w:tc>
        <w:tc>
          <w:tcPr>
            <w:tcW w:w="2027" w:type="dxa"/>
            <w:vAlign w:val="center"/>
          </w:tcPr>
          <w:p w14:paraId="62E0F182">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44" w:type="dxa"/>
            <w:vAlign w:val="center"/>
          </w:tcPr>
          <w:p w14:paraId="528EB2AC">
            <w:pPr>
              <w:widowControl/>
              <w:spacing w:line="240" w:lineRule="exact"/>
              <w:jc w:val="center"/>
              <w:rPr>
                <w:rFonts w:hint="eastAsia" w:cs="宋体" w:asciiTheme="minorEastAsia" w:hAnsiTheme="minorEastAsia"/>
                <w:color w:val="000000"/>
                <w:kern w:val="0"/>
                <w:sz w:val="18"/>
                <w:szCs w:val="18"/>
              </w:rPr>
            </w:pPr>
            <w:ins w:id="59" w:author="咨询组" w:date="2026-01-16T16:47:46Z">
              <w:r>
                <w:rPr>
                  <w:rFonts w:hint="eastAsia" w:cs="宋体" w:asciiTheme="minorEastAsia" w:hAnsiTheme="minorEastAsia"/>
                  <w:color w:val="000000"/>
                  <w:kern w:val="0"/>
                  <w:sz w:val="18"/>
                  <w:szCs w:val="18"/>
                </w:rPr>
                <w:t>无</w:t>
              </w:r>
            </w:ins>
          </w:p>
        </w:tc>
        <w:tc>
          <w:tcPr>
            <w:tcW w:w="2704" w:type="dxa"/>
            <w:vAlign w:val="center"/>
          </w:tcPr>
          <w:p w14:paraId="7F1C873E">
            <w:pPr>
              <w:widowControl/>
              <w:spacing w:line="240" w:lineRule="exact"/>
              <w:jc w:val="center"/>
              <w:rPr>
                <w:rFonts w:hint="eastAsia" w:cs="宋体" w:asciiTheme="minorEastAsia" w:hAnsiTheme="minorEastAsia"/>
                <w:color w:val="000000"/>
                <w:kern w:val="0"/>
                <w:sz w:val="18"/>
                <w:szCs w:val="18"/>
              </w:rPr>
            </w:pPr>
            <w:ins w:id="60" w:author="咨询组" w:date="2026-01-16T16:47:47Z">
              <w:r>
                <w:rPr>
                  <w:rFonts w:hint="eastAsia" w:cs="宋体" w:asciiTheme="minorEastAsia" w:hAnsiTheme="minorEastAsia"/>
                  <w:color w:val="000000"/>
                  <w:kern w:val="0"/>
                  <w:sz w:val="18"/>
                  <w:szCs w:val="18"/>
                </w:rPr>
                <w:t>无</w:t>
              </w:r>
            </w:ins>
          </w:p>
        </w:tc>
      </w:tr>
      <w:tr w14:paraId="4C6D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343" w:type="dxa"/>
            <w:noWrap/>
            <w:vAlign w:val="center"/>
          </w:tcPr>
          <w:p w14:paraId="01D9E887">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异地探亲</w:t>
            </w:r>
          </w:p>
        </w:tc>
        <w:tc>
          <w:tcPr>
            <w:tcW w:w="2027" w:type="dxa"/>
            <w:vAlign w:val="center"/>
          </w:tcPr>
          <w:p w14:paraId="3B0E6F0A">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44" w:type="dxa"/>
            <w:vAlign w:val="center"/>
          </w:tcPr>
          <w:p w14:paraId="24093DEB">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1次/月，均可享受</w:t>
            </w:r>
          </w:p>
        </w:tc>
        <w:tc>
          <w:tcPr>
            <w:tcW w:w="2704" w:type="dxa"/>
            <w:vAlign w:val="center"/>
          </w:tcPr>
          <w:p w14:paraId="1D1F11AB">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1次/两月（5天/次）</w:t>
            </w:r>
          </w:p>
          <w:p w14:paraId="0219C18A">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均可享受</w:t>
            </w:r>
          </w:p>
        </w:tc>
      </w:tr>
      <w:tr w14:paraId="0706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343" w:type="dxa"/>
            <w:noWrap/>
            <w:vAlign w:val="center"/>
          </w:tcPr>
          <w:p w14:paraId="72C59B6E">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租房补贴</w:t>
            </w:r>
          </w:p>
        </w:tc>
        <w:tc>
          <w:tcPr>
            <w:tcW w:w="2027" w:type="dxa"/>
            <w:vAlign w:val="center"/>
          </w:tcPr>
          <w:p w14:paraId="5C053919">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提供宿舍</w:t>
            </w:r>
          </w:p>
        </w:tc>
        <w:tc>
          <w:tcPr>
            <w:tcW w:w="2744" w:type="dxa"/>
            <w:vAlign w:val="center"/>
          </w:tcPr>
          <w:p w14:paraId="18F9F223">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自行租房，实报实销</w:t>
            </w:r>
          </w:p>
        </w:tc>
        <w:tc>
          <w:tcPr>
            <w:tcW w:w="2704" w:type="dxa"/>
            <w:noWrap/>
            <w:vAlign w:val="center"/>
          </w:tcPr>
          <w:p w14:paraId="784D3821">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提供宿舍</w:t>
            </w:r>
          </w:p>
        </w:tc>
      </w:tr>
      <w:tr w14:paraId="69B3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343" w:type="dxa"/>
            <w:noWrap/>
            <w:vAlign w:val="center"/>
          </w:tcPr>
          <w:p w14:paraId="0765E2D1">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通讯报销</w:t>
            </w:r>
          </w:p>
        </w:tc>
        <w:tc>
          <w:tcPr>
            <w:tcW w:w="2027" w:type="dxa"/>
            <w:vAlign w:val="center"/>
          </w:tcPr>
          <w:p w14:paraId="3C0412A5">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44" w:type="dxa"/>
            <w:noWrap/>
            <w:vAlign w:val="center"/>
          </w:tcPr>
          <w:p w14:paraId="64B02A51">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04" w:type="dxa"/>
            <w:noWrap/>
            <w:vAlign w:val="center"/>
          </w:tcPr>
          <w:p w14:paraId="1721B1F3">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250元/月</w:t>
            </w:r>
          </w:p>
        </w:tc>
      </w:tr>
      <w:tr w14:paraId="513D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343" w:type="dxa"/>
            <w:noWrap/>
            <w:vAlign w:val="center"/>
          </w:tcPr>
          <w:p w14:paraId="63C99657">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体检</w:t>
            </w:r>
          </w:p>
        </w:tc>
        <w:tc>
          <w:tcPr>
            <w:tcW w:w="2027" w:type="dxa"/>
            <w:vAlign w:val="center"/>
          </w:tcPr>
          <w:p w14:paraId="422C37B9">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44" w:type="dxa"/>
            <w:noWrap/>
            <w:vAlign w:val="center"/>
          </w:tcPr>
          <w:p w14:paraId="79B27BD4">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无</w:t>
            </w:r>
          </w:p>
        </w:tc>
        <w:tc>
          <w:tcPr>
            <w:tcW w:w="2704" w:type="dxa"/>
            <w:noWrap/>
            <w:vAlign w:val="center"/>
          </w:tcPr>
          <w:p w14:paraId="757F9143">
            <w:pPr>
              <w:widowControl/>
              <w:spacing w:line="240" w:lineRule="exact"/>
              <w:jc w:val="center"/>
              <w:rPr>
                <w:rFonts w:cs="宋体" w:asciiTheme="minorEastAsia" w:hAnsiTheme="minorEastAsia"/>
                <w:color w:val="000000"/>
                <w:kern w:val="0"/>
                <w:sz w:val="18"/>
                <w:szCs w:val="18"/>
              </w:rPr>
            </w:pPr>
            <w:r>
              <w:rPr>
                <w:rFonts w:hint="eastAsia" w:cs="宋体" w:asciiTheme="minorEastAsia" w:hAnsiTheme="minorEastAsia"/>
                <w:color w:val="000000"/>
                <w:kern w:val="0"/>
                <w:sz w:val="18"/>
                <w:szCs w:val="18"/>
              </w:rPr>
              <w:t>1500元/年</w:t>
            </w:r>
          </w:p>
        </w:tc>
      </w:tr>
    </w:tbl>
    <w:p w14:paraId="4D82AA76">
      <w:pPr>
        <w:spacing w:line="440" w:lineRule="exact"/>
        <w:rPr>
          <w:rFonts w:cs="Arial" w:asciiTheme="minorEastAsia" w:hAnsiTheme="minorEastAsia"/>
          <w:b/>
          <w:sz w:val="30"/>
          <w:szCs w:val="30"/>
        </w:rPr>
      </w:pPr>
    </w:p>
    <w:sectPr>
      <w:pgSz w:w="11906" w:h="16838"/>
      <w:pgMar w:top="1701" w:right="1134" w:bottom="1134" w:left="1134" w:header="850" w:footer="124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105"/>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M5YTAzN2ZlNGU4MDNhMWMzODQ0MmYxYzE1NTRkMTgifQ=="/>
  </w:docVars>
  <w:rsids>
    <w:rsidRoot w:val="00624E61"/>
    <w:rsid w:val="00004C98"/>
    <w:rsid w:val="00005562"/>
    <w:rsid w:val="00007111"/>
    <w:rsid w:val="00007523"/>
    <w:rsid w:val="00011584"/>
    <w:rsid w:val="000152BB"/>
    <w:rsid w:val="000159BB"/>
    <w:rsid w:val="00016411"/>
    <w:rsid w:val="00020F63"/>
    <w:rsid w:val="000261DA"/>
    <w:rsid w:val="00027115"/>
    <w:rsid w:val="0002752C"/>
    <w:rsid w:val="00027AF4"/>
    <w:rsid w:val="00027D91"/>
    <w:rsid w:val="00031C40"/>
    <w:rsid w:val="00036C6D"/>
    <w:rsid w:val="00037226"/>
    <w:rsid w:val="00040051"/>
    <w:rsid w:val="000400A5"/>
    <w:rsid w:val="00041D4E"/>
    <w:rsid w:val="0005419E"/>
    <w:rsid w:val="000550E2"/>
    <w:rsid w:val="00060226"/>
    <w:rsid w:val="000626B8"/>
    <w:rsid w:val="00065CCC"/>
    <w:rsid w:val="000738BF"/>
    <w:rsid w:val="0007425E"/>
    <w:rsid w:val="00074372"/>
    <w:rsid w:val="00076438"/>
    <w:rsid w:val="00081C55"/>
    <w:rsid w:val="000844CE"/>
    <w:rsid w:val="00086B3F"/>
    <w:rsid w:val="00091C0B"/>
    <w:rsid w:val="000951A7"/>
    <w:rsid w:val="00096060"/>
    <w:rsid w:val="000A0773"/>
    <w:rsid w:val="000A2E12"/>
    <w:rsid w:val="000A32D2"/>
    <w:rsid w:val="000B3D77"/>
    <w:rsid w:val="000C7217"/>
    <w:rsid w:val="000C7ADA"/>
    <w:rsid w:val="000D05FD"/>
    <w:rsid w:val="000D4989"/>
    <w:rsid w:val="000D5781"/>
    <w:rsid w:val="000D6F1D"/>
    <w:rsid w:val="000E42A4"/>
    <w:rsid w:val="000F3D80"/>
    <w:rsid w:val="000F47FB"/>
    <w:rsid w:val="001066F0"/>
    <w:rsid w:val="00106D41"/>
    <w:rsid w:val="00111090"/>
    <w:rsid w:val="001118B1"/>
    <w:rsid w:val="001145CF"/>
    <w:rsid w:val="00114EF6"/>
    <w:rsid w:val="00116A2C"/>
    <w:rsid w:val="00117AEF"/>
    <w:rsid w:val="00117FDF"/>
    <w:rsid w:val="0012695B"/>
    <w:rsid w:val="00127CEA"/>
    <w:rsid w:val="0013117D"/>
    <w:rsid w:val="0013295F"/>
    <w:rsid w:val="00133BEA"/>
    <w:rsid w:val="0013494C"/>
    <w:rsid w:val="001417D5"/>
    <w:rsid w:val="001418A0"/>
    <w:rsid w:val="001427F3"/>
    <w:rsid w:val="001448A1"/>
    <w:rsid w:val="00145D37"/>
    <w:rsid w:val="00146D13"/>
    <w:rsid w:val="0014750E"/>
    <w:rsid w:val="00151E02"/>
    <w:rsid w:val="001527B6"/>
    <w:rsid w:val="00153AB0"/>
    <w:rsid w:val="00154ED4"/>
    <w:rsid w:val="00155B67"/>
    <w:rsid w:val="001618F9"/>
    <w:rsid w:val="00170510"/>
    <w:rsid w:val="00171A43"/>
    <w:rsid w:val="00181409"/>
    <w:rsid w:val="00182BBB"/>
    <w:rsid w:val="00187B38"/>
    <w:rsid w:val="001971C1"/>
    <w:rsid w:val="001A4494"/>
    <w:rsid w:val="001B2207"/>
    <w:rsid w:val="001B3D82"/>
    <w:rsid w:val="001C3CE5"/>
    <w:rsid w:val="001C4741"/>
    <w:rsid w:val="001C653C"/>
    <w:rsid w:val="001D0834"/>
    <w:rsid w:val="001D17C1"/>
    <w:rsid w:val="001D3477"/>
    <w:rsid w:val="001D406E"/>
    <w:rsid w:val="001E310A"/>
    <w:rsid w:val="001E5FE0"/>
    <w:rsid w:val="001F18C9"/>
    <w:rsid w:val="001F2CA6"/>
    <w:rsid w:val="001F3019"/>
    <w:rsid w:val="001F6ACF"/>
    <w:rsid w:val="001F7083"/>
    <w:rsid w:val="00201312"/>
    <w:rsid w:val="00203392"/>
    <w:rsid w:val="00204EF4"/>
    <w:rsid w:val="002055F1"/>
    <w:rsid w:val="00211DFA"/>
    <w:rsid w:val="00211FDA"/>
    <w:rsid w:val="00212ABF"/>
    <w:rsid w:val="00213586"/>
    <w:rsid w:val="0021534C"/>
    <w:rsid w:val="0021765C"/>
    <w:rsid w:val="00221AF4"/>
    <w:rsid w:val="002259EE"/>
    <w:rsid w:val="002335EA"/>
    <w:rsid w:val="00234004"/>
    <w:rsid w:val="00236308"/>
    <w:rsid w:val="00241761"/>
    <w:rsid w:val="00242CF1"/>
    <w:rsid w:val="00243CB7"/>
    <w:rsid w:val="002441B6"/>
    <w:rsid w:val="002541D1"/>
    <w:rsid w:val="00255BE7"/>
    <w:rsid w:val="00256EA9"/>
    <w:rsid w:val="00260C4D"/>
    <w:rsid w:val="00261ADC"/>
    <w:rsid w:val="00263619"/>
    <w:rsid w:val="0026514C"/>
    <w:rsid w:val="00266B19"/>
    <w:rsid w:val="00270B9B"/>
    <w:rsid w:val="00274549"/>
    <w:rsid w:val="0027588B"/>
    <w:rsid w:val="002811EA"/>
    <w:rsid w:val="00281A5C"/>
    <w:rsid w:val="00292B71"/>
    <w:rsid w:val="00294340"/>
    <w:rsid w:val="002A0BF7"/>
    <w:rsid w:val="002A3A9F"/>
    <w:rsid w:val="002A3AAB"/>
    <w:rsid w:val="002A5055"/>
    <w:rsid w:val="002A59B9"/>
    <w:rsid w:val="002A5CF4"/>
    <w:rsid w:val="002B1A89"/>
    <w:rsid w:val="002B2080"/>
    <w:rsid w:val="002B48ED"/>
    <w:rsid w:val="002C22C8"/>
    <w:rsid w:val="002C32EA"/>
    <w:rsid w:val="002C378E"/>
    <w:rsid w:val="002C41F5"/>
    <w:rsid w:val="002D6997"/>
    <w:rsid w:val="002D6BF6"/>
    <w:rsid w:val="002D7235"/>
    <w:rsid w:val="002E4C9E"/>
    <w:rsid w:val="002F5112"/>
    <w:rsid w:val="003014E4"/>
    <w:rsid w:val="00302A9D"/>
    <w:rsid w:val="00305E26"/>
    <w:rsid w:val="003060A9"/>
    <w:rsid w:val="003070E1"/>
    <w:rsid w:val="00307DCE"/>
    <w:rsid w:val="00312B6A"/>
    <w:rsid w:val="00314891"/>
    <w:rsid w:val="0031495E"/>
    <w:rsid w:val="00315F99"/>
    <w:rsid w:val="00316EF8"/>
    <w:rsid w:val="00317129"/>
    <w:rsid w:val="00317C08"/>
    <w:rsid w:val="00324AC2"/>
    <w:rsid w:val="0033114E"/>
    <w:rsid w:val="00347A01"/>
    <w:rsid w:val="0035456D"/>
    <w:rsid w:val="003560B6"/>
    <w:rsid w:val="00362239"/>
    <w:rsid w:val="0036263D"/>
    <w:rsid w:val="00364A7B"/>
    <w:rsid w:val="00364CD8"/>
    <w:rsid w:val="00372144"/>
    <w:rsid w:val="00380075"/>
    <w:rsid w:val="00381BEA"/>
    <w:rsid w:val="00382FF5"/>
    <w:rsid w:val="00383249"/>
    <w:rsid w:val="00386AFE"/>
    <w:rsid w:val="00387DD9"/>
    <w:rsid w:val="003943F0"/>
    <w:rsid w:val="003955B3"/>
    <w:rsid w:val="003A60E2"/>
    <w:rsid w:val="003B3956"/>
    <w:rsid w:val="003B79A4"/>
    <w:rsid w:val="003C1C2D"/>
    <w:rsid w:val="003D14A1"/>
    <w:rsid w:val="003D236F"/>
    <w:rsid w:val="003D4D26"/>
    <w:rsid w:val="003D5DBA"/>
    <w:rsid w:val="003F2F2A"/>
    <w:rsid w:val="0040779B"/>
    <w:rsid w:val="00410A9B"/>
    <w:rsid w:val="00411486"/>
    <w:rsid w:val="0041636E"/>
    <w:rsid w:val="00417336"/>
    <w:rsid w:val="00425C06"/>
    <w:rsid w:val="00430CFC"/>
    <w:rsid w:val="00434028"/>
    <w:rsid w:val="004340DF"/>
    <w:rsid w:val="004350AE"/>
    <w:rsid w:val="00436B2E"/>
    <w:rsid w:val="00444243"/>
    <w:rsid w:val="00445814"/>
    <w:rsid w:val="0045404B"/>
    <w:rsid w:val="00455A79"/>
    <w:rsid w:val="0046086C"/>
    <w:rsid w:val="00461442"/>
    <w:rsid w:val="0046455E"/>
    <w:rsid w:val="00465CE5"/>
    <w:rsid w:val="004675E6"/>
    <w:rsid w:val="004734AC"/>
    <w:rsid w:val="00475AB7"/>
    <w:rsid w:val="00477277"/>
    <w:rsid w:val="00481C7F"/>
    <w:rsid w:val="00485886"/>
    <w:rsid w:val="004914F8"/>
    <w:rsid w:val="00491D12"/>
    <w:rsid w:val="0049372E"/>
    <w:rsid w:val="00493DB7"/>
    <w:rsid w:val="00497FC5"/>
    <w:rsid w:val="004A7AC4"/>
    <w:rsid w:val="004B0189"/>
    <w:rsid w:val="004B28E4"/>
    <w:rsid w:val="004B58C8"/>
    <w:rsid w:val="004B64C7"/>
    <w:rsid w:val="004C26A4"/>
    <w:rsid w:val="004C3853"/>
    <w:rsid w:val="004C6C65"/>
    <w:rsid w:val="004D394E"/>
    <w:rsid w:val="004E13E5"/>
    <w:rsid w:val="004E1B10"/>
    <w:rsid w:val="004E4479"/>
    <w:rsid w:val="00501FF2"/>
    <w:rsid w:val="0050211C"/>
    <w:rsid w:val="00504512"/>
    <w:rsid w:val="005115D1"/>
    <w:rsid w:val="00512DA9"/>
    <w:rsid w:val="00515A13"/>
    <w:rsid w:val="00521CD1"/>
    <w:rsid w:val="005266F8"/>
    <w:rsid w:val="005278CC"/>
    <w:rsid w:val="0053284E"/>
    <w:rsid w:val="00540E8F"/>
    <w:rsid w:val="00541942"/>
    <w:rsid w:val="005449B4"/>
    <w:rsid w:val="00547BB2"/>
    <w:rsid w:val="00551391"/>
    <w:rsid w:val="0055173F"/>
    <w:rsid w:val="005519C9"/>
    <w:rsid w:val="00553967"/>
    <w:rsid w:val="005543B7"/>
    <w:rsid w:val="00556BA7"/>
    <w:rsid w:val="005574EB"/>
    <w:rsid w:val="005576D7"/>
    <w:rsid w:val="00561A75"/>
    <w:rsid w:val="00562E52"/>
    <w:rsid w:val="005633B0"/>
    <w:rsid w:val="00566289"/>
    <w:rsid w:val="005740AD"/>
    <w:rsid w:val="005756BD"/>
    <w:rsid w:val="005756BE"/>
    <w:rsid w:val="005803BD"/>
    <w:rsid w:val="005933F4"/>
    <w:rsid w:val="0059438A"/>
    <w:rsid w:val="00594817"/>
    <w:rsid w:val="00594B57"/>
    <w:rsid w:val="00595779"/>
    <w:rsid w:val="00597DF5"/>
    <w:rsid w:val="005A0568"/>
    <w:rsid w:val="005A147A"/>
    <w:rsid w:val="005A58D6"/>
    <w:rsid w:val="005A7A14"/>
    <w:rsid w:val="005B0A51"/>
    <w:rsid w:val="005B0D42"/>
    <w:rsid w:val="005B2A0D"/>
    <w:rsid w:val="005B36B1"/>
    <w:rsid w:val="005B3B2D"/>
    <w:rsid w:val="005B55C4"/>
    <w:rsid w:val="005B7DB8"/>
    <w:rsid w:val="005C5486"/>
    <w:rsid w:val="005C5514"/>
    <w:rsid w:val="005D07E9"/>
    <w:rsid w:val="005D2BDC"/>
    <w:rsid w:val="005D54B2"/>
    <w:rsid w:val="005D7BB2"/>
    <w:rsid w:val="005E0084"/>
    <w:rsid w:val="005E170F"/>
    <w:rsid w:val="005F1755"/>
    <w:rsid w:val="005F358E"/>
    <w:rsid w:val="005F358F"/>
    <w:rsid w:val="005F3F13"/>
    <w:rsid w:val="005F7306"/>
    <w:rsid w:val="006064FF"/>
    <w:rsid w:val="00606E2D"/>
    <w:rsid w:val="00607E1C"/>
    <w:rsid w:val="00611631"/>
    <w:rsid w:val="0061772A"/>
    <w:rsid w:val="006202DD"/>
    <w:rsid w:val="006207B6"/>
    <w:rsid w:val="006223DB"/>
    <w:rsid w:val="00624E61"/>
    <w:rsid w:val="00634C8A"/>
    <w:rsid w:val="00642125"/>
    <w:rsid w:val="00646500"/>
    <w:rsid w:val="00647933"/>
    <w:rsid w:val="00654DB6"/>
    <w:rsid w:val="00655124"/>
    <w:rsid w:val="0065574E"/>
    <w:rsid w:val="00657F0D"/>
    <w:rsid w:val="00664F7C"/>
    <w:rsid w:val="00671E68"/>
    <w:rsid w:val="006734C5"/>
    <w:rsid w:val="00674A8F"/>
    <w:rsid w:val="006805FB"/>
    <w:rsid w:val="00682115"/>
    <w:rsid w:val="00682A92"/>
    <w:rsid w:val="0068373B"/>
    <w:rsid w:val="00683E8D"/>
    <w:rsid w:val="00690280"/>
    <w:rsid w:val="006926E7"/>
    <w:rsid w:val="00696C38"/>
    <w:rsid w:val="006A347D"/>
    <w:rsid w:val="006A35DB"/>
    <w:rsid w:val="006A37AF"/>
    <w:rsid w:val="006A4F9C"/>
    <w:rsid w:val="006B38ED"/>
    <w:rsid w:val="006B4035"/>
    <w:rsid w:val="006B784F"/>
    <w:rsid w:val="006C0C24"/>
    <w:rsid w:val="006C4502"/>
    <w:rsid w:val="006C4B29"/>
    <w:rsid w:val="006D19CD"/>
    <w:rsid w:val="006D1C30"/>
    <w:rsid w:val="006D1FD6"/>
    <w:rsid w:val="006D4248"/>
    <w:rsid w:val="006D4FDD"/>
    <w:rsid w:val="006D5BEA"/>
    <w:rsid w:val="006D737A"/>
    <w:rsid w:val="006E1F5E"/>
    <w:rsid w:val="006E1FFF"/>
    <w:rsid w:val="006E38FE"/>
    <w:rsid w:val="006E45AE"/>
    <w:rsid w:val="006E67AD"/>
    <w:rsid w:val="006E7CDA"/>
    <w:rsid w:val="006F010B"/>
    <w:rsid w:val="006F0905"/>
    <w:rsid w:val="006F2F4A"/>
    <w:rsid w:val="006F3BAA"/>
    <w:rsid w:val="006F44AC"/>
    <w:rsid w:val="006F5E84"/>
    <w:rsid w:val="00700839"/>
    <w:rsid w:val="00700A35"/>
    <w:rsid w:val="00703F75"/>
    <w:rsid w:val="0070579F"/>
    <w:rsid w:val="00707459"/>
    <w:rsid w:val="007122D8"/>
    <w:rsid w:val="007158D1"/>
    <w:rsid w:val="00715C74"/>
    <w:rsid w:val="00722430"/>
    <w:rsid w:val="00724A74"/>
    <w:rsid w:val="00725911"/>
    <w:rsid w:val="00725BA2"/>
    <w:rsid w:val="007312CE"/>
    <w:rsid w:val="0073344A"/>
    <w:rsid w:val="00733919"/>
    <w:rsid w:val="00734B5E"/>
    <w:rsid w:val="00735259"/>
    <w:rsid w:val="0073540C"/>
    <w:rsid w:val="00735F18"/>
    <w:rsid w:val="00742CE8"/>
    <w:rsid w:val="00745A63"/>
    <w:rsid w:val="00746B3E"/>
    <w:rsid w:val="00747801"/>
    <w:rsid w:val="00747AEF"/>
    <w:rsid w:val="0075160E"/>
    <w:rsid w:val="00765662"/>
    <w:rsid w:val="007668F7"/>
    <w:rsid w:val="00767A82"/>
    <w:rsid w:val="00770D0D"/>
    <w:rsid w:val="00772FF9"/>
    <w:rsid w:val="007769E8"/>
    <w:rsid w:val="00780DEB"/>
    <w:rsid w:val="00782AC1"/>
    <w:rsid w:val="007854BA"/>
    <w:rsid w:val="00793A03"/>
    <w:rsid w:val="00797A87"/>
    <w:rsid w:val="007A509E"/>
    <w:rsid w:val="007A5C66"/>
    <w:rsid w:val="007B00F3"/>
    <w:rsid w:val="007B1C5B"/>
    <w:rsid w:val="007B78F9"/>
    <w:rsid w:val="007C0218"/>
    <w:rsid w:val="007C2381"/>
    <w:rsid w:val="007C4F4D"/>
    <w:rsid w:val="007C52A3"/>
    <w:rsid w:val="007D3C2F"/>
    <w:rsid w:val="007D5056"/>
    <w:rsid w:val="007E20A2"/>
    <w:rsid w:val="007E37FE"/>
    <w:rsid w:val="007E6BEE"/>
    <w:rsid w:val="007F0E3B"/>
    <w:rsid w:val="007F1AC3"/>
    <w:rsid w:val="007F4AFE"/>
    <w:rsid w:val="007F59DA"/>
    <w:rsid w:val="007F64BC"/>
    <w:rsid w:val="007F7376"/>
    <w:rsid w:val="00800753"/>
    <w:rsid w:val="008013C8"/>
    <w:rsid w:val="008058BB"/>
    <w:rsid w:val="00806E85"/>
    <w:rsid w:val="00807805"/>
    <w:rsid w:val="00807D1D"/>
    <w:rsid w:val="00807F5D"/>
    <w:rsid w:val="00815A21"/>
    <w:rsid w:val="00821435"/>
    <w:rsid w:val="0082471F"/>
    <w:rsid w:val="008247E8"/>
    <w:rsid w:val="0083261A"/>
    <w:rsid w:val="0083380B"/>
    <w:rsid w:val="00835534"/>
    <w:rsid w:val="00840CE1"/>
    <w:rsid w:val="0084199A"/>
    <w:rsid w:val="008454CA"/>
    <w:rsid w:val="00846536"/>
    <w:rsid w:val="00847DCE"/>
    <w:rsid w:val="008518B5"/>
    <w:rsid w:val="00852991"/>
    <w:rsid w:val="008540F5"/>
    <w:rsid w:val="00854F31"/>
    <w:rsid w:val="00856947"/>
    <w:rsid w:val="008603DE"/>
    <w:rsid w:val="00861272"/>
    <w:rsid w:val="008669E3"/>
    <w:rsid w:val="00870EA2"/>
    <w:rsid w:val="00873FA9"/>
    <w:rsid w:val="00874665"/>
    <w:rsid w:val="00875AB2"/>
    <w:rsid w:val="00880A35"/>
    <w:rsid w:val="00881F35"/>
    <w:rsid w:val="00890C1C"/>
    <w:rsid w:val="00891645"/>
    <w:rsid w:val="00897425"/>
    <w:rsid w:val="008A6867"/>
    <w:rsid w:val="008A73B6"/>
    <w:rsid w:val="008B029F"/>
    <w:rsid w:val="008B079C"/>
    <w:rsid w:val="008B4110"/>
    <w:rsid w:val="008B438E"/>
    <w:rsid w:val="008B470B"/>
    <w:rsid w:val="008B5BFF"/>
    <w:rsid w:val="008C037C"/>
    <w:rsid w:val="008C3138"/>
    <w:rsid w:val="008D0B15"/>
    <w:rsid w:val="008D334F"/>
    <w:rsid w:val="008D370C"/>
    <w:rsid w:val="008D5856"/>
    <w:rsid w:val="008D6E02"/>
    <w:rsid w:val="008E41D0"/>
    <w:rsid w:val="008F05CB"/>
    <w:rsid w:val="00900AD9"/>
    <w:rsid w:val="009013B1"/>
    <w:rsid w:val="00901DDE"/>
    <w:rsid w:val="00905C17"/>
    <w:rsid w:val="00906817"/>
    <w:rsid w:val="009129FB"/>
    <w:rsid w:val="009135D4"/>
    <w:rsid w:val="009153F2"/>
    <w:rsid w:val="00916B88"/>
    <w:rsid w:val="00917069"/>
    <w:rsid w:val="0092027B"/>
    <w:rsid w:val="00921762"/>
    <w:rsid w:val="00922821"/>
    <w:rsid w:val="00924C60"/>
    <w:rsid w:val="00926D20"/>
    <w:rsid w:val="00930DEA"/>
    <w:rsid w:val="009312E7"/>
    <w:rsid w:val="00934D54"/>
    <w:rsid w:val="00935EFD"/>
    <w:rsid w:val="0093602D"/>
    <w:rsid w:val="00940374"/>
    <w:rsid w:val="0094153C"/>
    <w:rsid w:val="009547E0"/>
    <w:rsid w:val="00963A4C"/>
    <w:rsid w:val="00970DAD"/>
    <w:rsid w:val="00981F31"/>
    <w:rsid w:val="00991306"/>
    <w:rsid w:val="00993040"/>
    <w:rsid w:val="00993521"/>
    <w:rsid w:val="00995CFC"/>
    <w:rsid w:val="009A0326"/>
    <w:rsid w:val="009A1D6A"/>
    <w:rsid w:val="009A2869"/>
    <w:rsid w:val="009A3B6C"/>
    <w:rsid w:val="009B0BB0"/>
    <w:rsid w:val="009B2AE5"/>
    <w:rsid w:val="009B442B"/>
    <w:rsid w:val="009C08A8"/>
    <w:rsid w:val="009C1CB5"/>
    <w:rsid w:val="009C285A"/>
    <w:rsid w:val="009C3087"/>
    <w:rsid w:val="009C324F"/>
    <w:rsid w:val="009C3576"/>
    <w:rsid w:val="009C3EF6"/>
    <w:rsid w:val="009C4C5F"/>
    <w:rsid w:val="009D0438"/>
    <w:rsid w:val="009D2BB3"/>
    <w:rsid w:val="009D6B4B"/>
    <w:rsid w:val="009E38F5"/>
    <w:rsid w:val="00A0132F"/>
    <w:rsid w:val="00A06401"/>
    <w:rsid w:val="00A0654E"/>
    <w:rsid w:val="00A07AD0"/>
    <w:rsid w:val="00A15271"/>
    <w:rsid w:val="00A1773C"/>
    <w:rsid w:val="00A2087B"/>
    <w:rsid w:val="00A24FE3"/>
    <w:rsid w:val="00A2631B"/>
    <w:rsid w:val="00A2777F"/>
    <w:rsid w:val="00A339AC"/>
    <w:rsid w:val="00A34914"/>
    <w:rsid w:val="00A400E8"/>
    <w:rsid w:val="00A42566"/>
    <w:rsid w:val="00A44F56"/>
    <w:rsid w:val="00A534CD"/>
    <w:rsid w:val="00A5580F"/>
    <w:rsid w:val="00A60355"/>
    <w:rsid w:val="00A6380B"/>
    <w:rsid w:val="00A64EA2"/>
    <w:rsid w:val="00A64ECC"/>
    <w:rsid w:val="00A65FF4"/>
    <w:rsid w:val="00A66562"/>
    <w:rsid w:val="00A72AE2"/>
    <w:rsid w:val="00A778D8"/>
    <w:rsid w:val="00A80696"/>
    <w:rsid w:val="00A83F04"/>
    <w:rsid w:val="00A864A1"/>
    <w:rsid w:val="00A916C6"/>
    <w:rsid w:val="00A91B1D"/>
    <w:rsid w:val="00A97CA2"/>
    <w:rsid w:val="00A97E04"/>
    <w:rsid w:val="00AA156E"/>
    <w:rsid w:val="00AA23AB"/>
    <w:rsid w:val="00AB19F0"/>
    <w:rsid w:val="00AB2E55"/>
    <w:rsid w:val="00AB502F"/>
    <w:rsid w:val="00AC352B"/>
    <w:rsid w:val="00AC3728"/>
    <w:rsid w:val="00AC5490"/>
    <w:rsid w:val="00AC7E6F"/>
    <w:rsid w:val="00AD217A"/>
    <w:rsid w:val="00AD3A9E"/>
    <w:rsid w:val="00AD3B6A"/>
    <w:rsid w:val="00AD745C"/>
    <w:rsid w:val="00AE729A"/>
    <w:rsid w:val="00AF1DF4"/>
    <w:rsid w:val="00AF4309"/>
    <w:rsid w:val="00AF535E"/>
    <w:rsid w:val="00AF78D0"/>
    <w:rsid w:val="00B013D9"/>
    <w:rsid w:val="00B015B4"/>
    <w:rsid w:val="00B07380"/>
    <w:rsid w:val="00B077E0"/>
    <w:rsid w:val="00B07EF4"/>
    <w:rsid w:val="00B14A19"/>
    <w:rsid w:val="00B151D2"/>
    <w:rsid w:val="00B15611"/>
    <w:rsid w:val="00B2051A"/>
    <w:rsid w:val="00B27966"/>
    <w:rsid w:val="00B404E3"/>
    <w:rsid w:val="00B43961"/>
    <w:rsid w:val="00B46FC8"/>
    <w:rsid w:val="00B51C9D"/>
    <w:rsid w:val="00B5326E"/>
    <w:rsid w:val="00B55C67"/>
    <w:rsid w:val="00B579F0"/>
    <w:rsid w:val="00B611F9"/>
    <w:rsid w:val="00B63CC8"/>
    <w:rsid w:val="00B64C5C"/>
    <w:rsid w:val="00B65035"/>
    <w:rsid w:val="00B677DC"/>
    <w:rsid w:val="00B71088"/>
    <w:rsid w:val="00B7284A"/>
    <w:rsid w:val="00B73313"/>
    <w:rsid w:val="00B73921"/>
    <w:rsid w:val="00B84209"/>
    <w:rsid w:val="00B858D5"/>
    <w:rsid w:val="00B8717A"/>
    <w:rsid w:val="00B875EF"/>
    <w:rsid w:val="00B942FA"/>
    <w:rsid w:val="00B972B5"/>
    <w:rsid w:val="00BA04C2"/>
    <w:rsid w:val="00BA2E6B"/>
    <w:rsid w:val="00BA4A4A"/>
    <w:rsid w:val="00BA5142"/>
    <w:rsid w:val="00BB005C"/>
    <w:rsid w:val="00BB0263"/>
    <w:rsid w:val="00BB30C9"/>
    <w:rsid w:val="00BB4B95"/>
    <w:rsid w:val="00BC1D6C"/>
    <w:rsid w:val="00BC21B0"/>
    <w:rsid w:val="00BC50FB"/>
    <w:rsid w:val="00BD46A0"/>
    <w:rsid w:val="00BD4BA2"/>
    <w:rsid w:val="00BD651A"/>
    <w:rsid w:val="00BD7B1B"/>
    <w:rsid w:val="00BD7D8D"/>
    <w:rsid w:val="00BE03DB"/>
    <w:rsid w:val="00BE0C2B"/>
    <w:rsid w:val="00BE1E94"/>
    <w:rsid w:val="00BE2CCB"/>
    <w:rsid w:val="00BE33F5"/>
    <w:rsid w:val="00BE564A"/>
    <w:rsid w:val="00BE5CD8"/>
    <w:rsid w:val="00BE5D6E"/>
    <w:rsid w:val="00BF08C3"/>
    <w:rsid w:val="00BF2AF2"/>
    <w:rsid w:val="00BF2EFF"/>
    <w:rsid w:val="00C004B5"/>
    <w:rsid w:val="00C04376"/>
    <w:rsid w:val="00C14AFA"/>
    <w:rsid w:val="00C172A6"/>
    <w:rsid w:val="00C17351"/>
    <w:rsid w:val="00C20092"/>
    <w:rsid w:val="00C218E4"/>
    <w:rsid w:val="00C27F33"/>
    <w:rsid w:val="00C34E3E"/>
    <w:rsid w:val="00C352FD"/>
    <w:rsid w:val="00C35CD0"/>
    <w:rsid w:val="00C40551"/>
    <w:rsid w:val="00C465DF"/>
    <w:rsid w:val="00C46ACD"/>
    <w:rsid w:val="00C47AD9"/>
    <w:rsid w:val="00C47AE1"/>
    <w:rsid w:val="00C51212"/>
    <w:rsid w:val="00C5325E"/>
    <w:rsid w:val="00C5556A"/>
    <w:rsid w:val="00C62E7A"/>
    <w:rsid w:val="00C65C25"/>
    <w:rsid w:val="00C67EF8"/>
    <w:rsid w:val="00C708AF"/>
    <w:rsid w:val="00C716D4"/>
    <w:rsid w:val="00C72F9D"/>
    <w:rsid w:val="00C73A3C"/>
    <w:rsid w:val="00C764C8"/>
    <w:rsid w:val="00C835EE"/>
    <w:rsid w:val="00C86AA1"/>
    <w:rsid w:val="00C97C30"/>
    <w:rsid w:val="00CA2D72"/>
    <w:rsid w:val="00CA6408"/>
    <w:rsid w:val="00CA6C48"/>
    <w:rsid w:val="00CC5545"/>
    <w:rsid w:val="00CC6FFE"/>
    <w:rsid w:val="00CD37D8"/>
    <w:rsid w:val="00CD3807"/>
    <w:rsid w:val="00CD3F24"/>
    <w:rsid w:val="00CD5EA4"/>
    <w:rsid w:val="00CD614B"/>
    <w:rsid w:val="00CD6689"/>
    <w:rsid w:val="00CE5D5D"/>
    <w:rsid w:val="00CF0B09"/>
    <w:rsid w:val="00CF0EF1"/>
    <w:rsid w:val="00CF4DA4"/>
    <w:rsid w:val="00CF7161"/>
    <w:rsid w:val="00D041D1"/>
    <w:rsid w:val="00D0461D"/>
    <w:rsid w:val="00D1651A"/>
    <w:rsid w:val="00D20959"/>
    <w:rsid w:val="00D24ABF"/>
    <w:rsid w:val="00D33228"/>
    <w:rsid w:val="00D3589E"/>
    <w:rsid w:val="00D41813"/>
    <w:rsid w:val="00D4516E"/>
    <w:rsid w:val="00D507AC"/>
    <w:rsid w:val="00D546E3"/>
    <w:rsid w:val="00D56EA5"/>
    <w:rsid w:val="00D57D1D"/>
    <w:rsid w:val="00D65506"/>
    <w:rsid w:val="00D678BA"/>
    <w:rsid w:val="00D7247A"/>
    <w:rsid w:val="00D72A82"/>
    <w:rsid w:val="00D72BA4"/>
    <w:rsid w:val="00D7568B"/>
    <w:rsid w:val="00D8615F"/>
    <w:rsid w:val="00D863DC"/>
    <w:rsid w:val="00D865D0"/>
    <w:rsid w:val="00D869B3"/>
    <w:rsid w:val="00D93553"/>
    <w:rsid w:val="00D94804"/>
    <w:rsid w:val="00D964C1"/>
    <w:rsid w:val="00DA0822"/>
    <w:rsid w:val="00DA226B"/>
    <w:rsid w:val="00DA3345"/>
    <w:rsid w:val="00DA439D"/>
    <w:rsid w:val="00DB072E"/>
    <w:rsid w:val="00DB238F"/>
    <w:rsid w:val="00DB3496"/>
    <w:rsid w:val="00DB34E2"/>
    <w:rsid w:val="00DB4279"/>
    <w:rsid w:val="00DB4978"/>
    <w:rsid w:val="00DB57B8"/>
    <w:rsid w:val="00DC142A"/>
    <w:rsid w:val="00DC1504"/>
    <w:rsid w:val="00DC1F97"/>
    <w:rsid w:val="00DC6D37"/>
    <w:rsid w:val="00DD2964"/>
    <w:rsid w:val="00DD3555"/>
    <w:rsid w:val="00DD3778"/>
    <w:rsid w:val="00DD5FEB"/>
    <w:rsid w:val="00DE0D3E"/>
    <w:rsid w:val="00DE705C"/>
    <w:rsid w:val="00DE7D59"/>
    <w:rsid w:val="00DF20B8"/>
    <w:rsid w:val="00DF2E99"/>
    <w:rsid w:val="00DF42BC"/>
    <w:rsid w:val="00DF4FDB"/>
    <w:rsid w:val="00DF5D29"/>
    <w:rsid w:val="00E0743C"/>
    <w:rsid w:val="00E11AC3"/>
    <w:rsid w:val="00E11AE5"/>
    <w:rsid w:val="00E14A6C"/>
    <w:rsid w:val="00E14F79"/>
    <w:rsid w:val="00E153E1"/>
    <w:rsid w:val="00E213B3"/>
    <w:rsid w:val="00E21703"/>
    <w:rsid w:val="00E23832"/>
    <w:rsid w:val="00E2499D"/>
    <w:rsid w:val="00E272A9"/>
    <w:rsid w:val="00E34D3A"/>
    <w:rsid w:val="00E40AB5"/>
    <w:rsid w:val="00E50AF4"/>
    <w:rsid w:val="00E53D11"/>
    <w:rsid w:val="00E560EC"/>
    <w:rsid w:val="00E613BB"/>
    <w:rsid w:val="00E65B6F"/>
    <w:rsid w:val="00E66683"/>
    <w:rsid w:val="00E71939"/>
    <w:rsid w:val="00E93EB6"/>
    <w:rsid w:val="00E94069"/>
    <w:rsid w:val="00E94D8F"/>
    <w:rsid w:val="00E971F1"/>
    <w:rsid w:val="00EA05B9"/>
    <w:rsid w:val="00EA57C7"/>
    <w:rsid w:val="00EA7295"/>
    <w:rsid w:val="00EB5215"/>
    <w:rsid w:val="00EB5ADC"/>
    <w:rsid w:val="00EB6A9A"/>
    <w:rsid w:val="00EC7A96"/>
    <w:rsid w:val="00ED16A1"/>
    <w:rsid w:val="00ED3950"/>
    <w:rsid w:val="00ED52E0"/>
    <w:rsid w:val="00ED70EE"/>
    <w:rsid w:val="00ED7E12"/>
    <w:rsid w:val="00EE0A85"/>
    <w:rsid w:val="00EE0F8A"/>
    <w:rsid w:val="00EE445B"/>
    <w:rsid w:val="00EE4511"/>
    <w:rsid w:val="00EF247F"/>
    <w:rsid w:val="00EF3626"/>
    <w:rsid w:val="00EF3C08"/>
    <w:rsid w:val="00F00108"/>
    <w:rsid w:val="00F01B88"/>
    <w:rsid w:val="00F01BFF"/>
    <w:rsid w:val="00F04E1C"/>
    <w:rsid w:val="00F07DBA"/>
    <w:rsid w:val="00F1062D"/>
    <w:rsid w:val="00F12D1A"/>
    <w:rsid w:val="00F23B44"/>
    <w:rsid w:val="00F23C73"/>
    <w:rsid w:val="00F240DB"/>
    <w:rsid w:val="00F24D92"/>
    <w:rsid w:val="00F25B1A"/>
    <w:rsid w:val="00F33D38"/>
    <w:rsid w:val="00F35C4A"/>
    <w:rsid w:val="00F3722B"/>
    <w:rsid w:val="00F50D60"/>
    <w:rsid w:val="00F50E28"/>
    <w:rsid w:val="00F51ACB"/>
    <w:rsid w:val="00F5247D"/>
    <w:rsid w:val="00F53DDC"/>
    <w:rsid w:val="00F56577"/>
    <w:rsid w:val="00F60CA9"/>
    <w:rsid w:val="00F6177B"/>
    <w:rsid w:val="00F61B42"/>
    <w:rsid w:val="00F707B8"/>
    <w:rsid w:val="00F72797"/>
    <w:rsid w:val="00F74DD2"/>
    <w:rsid w:val="00F75B70"/>
    <w:rsid w:val="00F76591"/>
    <w:rsid w:val="00F77F6C"/>
    <w:rsid w:val="00F82B20"/>
    <w:rsid w:val="00F832C9"/>
    <w:rsid w:val="00FA0034"/>
    <w:rsid w:val="00FA0340"/>
    <w:rsid w:val="00FB096D"/>
    <w:rsid w:val="00FB2456"/>
    <w:rsid w:val="00FC1EB6"/>
    <w:rsid w:val="00FC32E1"/>
    <w:rsid w:val="00FC530E"/>
    <w:rsid w:val="00FC640D"/>
    <w:rsid w:val="00FC7BCE"/>
    <w:rsid w:val="00FD33EF"/>
    <w:rsid w:val="00FD40A6"/>
    <w:rsid w:val="00FD4B70"/>
    <w:rsid w:val="00FD50E0"/>
    <w:rsid w:val="00FD5F90"/>
    <w:rsid w:val="00FD664F"/>
    <w:rsid w:val="00FD6C87"/>
    <w:rsid w:val="00FE3333"/>
    <w:rsid w:val="00FE50E7"/>
    <w:rsid w:val="00FF0306"/>
    <w:rsid w:val="00FF1B66"/>
    <w:rsid w:val="00FF3ABE"/>
    <w:rsid w:val="00FF55B8"/>
    <w:rsid w:val="00FF59AD"/>
    <w:rsid w:val="00FF6EEA"/>
    <w:rsid w:val="047D4D0A"/>
    <w:rsid w:val="04C94CC3"/>
    <w:rsid w:val="0C141EF2"/>
    <w:rsid w:val="0F9E7551"/>
    <w:rsid w:val="12AD354D"/>
    <w:rsid w:val="12C35DC4"/>
    <w:rsid w:val="15D860E5"/>
    <w:rsid w:val="20052B73"/>
    <w:rsid w:val="244E58E8"/>
    <w:rsid w:val="2A9636DD"/>
    <w:rsid w:val="3034718B"/>
    <w:rsid w:val="30745621"/>
    <w:rsid w:val="3175714F"/>
    <w:rsid w:val="342B40A5"/>
    <w:rsid w:val="380B0CC9"/>
    <w:rsid w:val="3FF878C8"/>
    <w:rsid w:val="41530353"/>
    <w:rsid w:val="43762FDE"/>
    <w:rsid w:val="48A00AFD"/>
    <w:rsid w:val="54B30887"/>
    <w:rsid w:val="6312641A"/>
    <w:rsid w:val="667A77F2"/>
    <w:rsid w:val="68C61A62"/>
    <w:rsid w:val="69DB2538"/>
    <w:rsid w:val="6C99354C"/>
    <w:rsid w:val="707D659C"/>
    <w:rsid w:val="711606C9"/>
    <w:rsid w:val="72605AB6"/>
    <w:rsid w:val="757847EE"/>
    <w:rsid w:val="7CAE1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semiHidden/>
    <w:unhideWhenUsed/>
    <w:qFormat/>
    <w:uiPriority w:val="99"/>
    <w:pPr>
      <w:jc w:val="left"/>
    </w:pPr>
  </w:style>
  <w:style w:type="paragraph" w:styleId="3">
    <w:name w:val="Date"/>
    <w:basedOn w:val="1"/>
    <w:next w:val="1"/>
    <w:link w:val="22"/>
    <w:semiHidden/>
    <w:unhideWhenUsed/>
    <w:qFormat/>
    <w:uiPriority w:val="99"/>
    <w:pPr>
      <w:ind w:left="100" w:leftChars="2500"/>
    </w:p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link w:val="16"/>
    <w:qFormat/>
    <w:uiPriority w:val="10"/>
    <w:pPr>
      <w:spacing w:before="240" w:after="60"/>
      <w:jc w:val="center"/>
      <w:outlineLvl w:val="0"/>
    </w:pPr>
    <w:rPr>
      <w:rFonts w:eastAsia="宋体" w:asciiTheme="majorHAnsi" w:hAnsiTheme="majorHAnsi" w:cstheme="majorBidi"/>
      <w:b/>
      <w:bCs/>
      <w:sz w:val="32"/>
      <w:szCs w:val="32"/>
    </w:rPr>
  </w:style>
  <w:style w:type="paragraph" w:styleId="8">
    <w:name w:val="annotation subject"/>
    <w:basedOn w:val="2"/>
    <w:next w:val="2"/>
    <w:link w:val="20"/>
    <w:semiHidden/>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character" w:customStyle="1" w:styleId="13">
    <w:name w:val="页眉 字符"/>
    <w:basedOn w:val="11"/>
    <w:link w:val="6"/>
    <w:qFormat/>
    <w:uiPriority w:val="99"/>
    <w:rPr>
      <w:sz w:val="18"/>
      <w:szCs w:val="18"/>
    </w:rPr>
  </w:style>
  <w:style w:type="character" w:customStyle="1" w:styleId="14">
    <w:name w:val="页脚 字符"/>
    <w:basedOn w:val="11"/>
    <w:link w:val="5"/>
    <w:qFormat/>
    <w:uiPriority w:val="99"/>
    <w:rPr>
      <w:sz w:val="18"/>
      <w:szCs w:val="18"/>
    </w:rPr>
  </w:style>
  <w:style w:type="character" w:customStyle="1" w:styleId="15">
    <w:name w:val="批注框文本 字符"/>
    <w:basedOn w:val="11"/>
    <w:link w:val="4"/>
    <w:semiHidden/>
    <w:qFormat/>
    <w:uiPriority w:val="99"/>
    <w:rPr>
      <w:sz w:val="18"/>
      <w:szCs w:val="18"/>
    </w:rPr>
  </w:style>
  <w:style w:type="character" w:customStyle="1" w:styleId="16">
    <w:name w:val="标题 字符"/>
    <w:basedOn w:val="11"/>
    <w:link w:val="7"/>
    <w:qFormat/>
    <w:uiPriority w:val="10"/>
    <w:rPr>
      <w:rFonts w:eastAsia="宋体" w:asciiTheme="majorHAnsi" w:hAnsiTheme="majorHAnsi" w:cstheme="majorBidi"/>
      <w:b/>
      <w:bCs/>
      <w:sz w:val="32"/>
      <w:szCs w:val="32"/>
    </w:rPr>
  </w:style>
  <w:style w:type="paragraph" w:styleId="17">
    <w:name w:val="List Paragraph"/>
    <w:basedOn w:val="1"/>
    <w:qFormat/>
    <w:uiPriority w:val="34"/>
    <w:pPr>
      <w:ind w:firstLine="420" w:firstLineChars="200"/>
    </w:pPr>
  </w:style>
  <w:style w:type="paragraph" w:styleId="18">
    <w:name w:val="No Spacing"/>
    <w:qFormat/>
    <w:uiPriority w:val="1"/>
    <w:pPr>
      <w:widowControl w:val="0"/>
      <w:jc w:val="both"/>
    </w:pPr>
    <w:rPr>
      <w:rFonts w:asciiTheme="minorHAnsi" w:hAnsiTheme="minorHAnsi" w:eastAsiaTheme="minorEastAsia" w:cstheme="minorBidi"/>
      <w:kern w:val="2"/>
      <w:lang w:val="en-US" w:eastAsia="zh-CN" w:bidi="ar-SA"/>
    </w:rPr>
  </w:style>
  <w:style w:type="character" w:customStyle="1" w:styleId="19">
    <w:name w:val="批注文字 字符"/>
    <w:basedOn w:val="11"/>
    <w:link w:val="2"/>
    <w:semiHidden/>
    <w:qFormat/>
    <w:uiPriority w:val="99"/>
  </w:style>
  <w:style w:type="character" w:customStyle="1" w:styleId="20">
    <w:name w:val="批注主题 字符"/>
    <w:basedOn w:val="19"/>
    <w:link w:val="8"/>
    <w:semiHidden/>
    <w:qFormat/>
    <w:uiPriority w:val="99"/>
    <w:rPr>
      <w:b/>
      <w:bCs/>
    </w:rPr>
  </w:style>
  <w:style w:type="table" w:customStyle="1" w:styleId="21">
    <w:name w:val="Plain Table 3"/>
    <w:basedOn w:val="9"/>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22">
    <w:name w:val="日期 字符"/>
    <w:basedOn w:val="11"/>
    <w:link w:val="3"/>
    <w:semiHidden/>
    <w:qFormat/>
    <w:uiPriority w:val="99"/>
    <w:rPr>
      <w:kern w:val="2"/>
      <w:sz w:val="21"/>
      <w:szCs w:val="22"/>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300</Words>
  <Characters>1714</Characters>
  <Lines>14</Lines>
  <Paragraphs>4</Paragraphs>
  <TotalTime>24</TotalTime>
  <ScaleCrop>false</ScaleCrop>
  <LinksUpToDate>false</LinksUpToDate>
  <CharactersWithSpaces>2010</CharactersWithSpaces>
  <Application>WPS Office_12.8.2.19435_F1E327BC-269C-435d-A152-05C5408002CA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2024-07-25T05:32:00Z</dcterms:created>
  <dc:creator>许富生</dc:creator>
  <cp:lastModifiedBy>咨询组</cp:lastModifiedBy>
  <dcterms:modified xsi:type="dcterms:W3CDTF">2026-01-26T02:38:39Z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2052-12.8.2.19435</vt:lpwstr>
  </property>
  <property fmtid="{D5CDD505-2E9C-101B-9397-08002B2CF9AE}" pid="3" name="ICV">
    <vt:lpwstr>974136B6827F485A8ABDD2BA8AE33A95_13</vt:lpwstr>
  </property>
</Properties>
</file>
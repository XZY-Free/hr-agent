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A2C8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firstLineChars="0"/>
        <w:jc w:val="center"/>
        <w:textAlignment w:val="baseline"/>
        <w:outlineLvl w:val="0"/>
        <w:rPr>
          <w:rFonts w:hint="eastAsia" w:ascii="华文中宋" w:hAnsi="华文中宋" w:eastAsia="华文中宋" w:cs="华文中宋"/>
          <w:spacing w:val="-1"/>
          <w:sz w:val="36"/>
          <w:szCs w:val="36"/>
          <w:lang w:eastAsia="zh-CN"/>
        </w:rPr>
      </w:pPr>
      <w:bookmarkStart w:id="0" w:name="_bookmark1"/>
      <w:bookmarkEnd w:id="0"/>
      <w:r>
        <w:rPr>
          <w:rFonts w:ascii="华文中宋" w:hAnsi="华文中宋" w:eastAsia="华文中宋" w:cs="华文中宋"/>
          <w:spacing w:val="-1"/>
          <w:sz w:val="36"/>
          <w:szCs w:val="36"/>
        </w:rPr>
        <w:t>华润啤酒劳动合同管理制度</w:t>
      </w:r>
      <w:r>
        <w:rPr>
          <w:rFonts w:hint="eastAsia" w:ascii="华文中宋" w:hAnsi="华文中宋" w:eastAsia="华文中宋" w:cs="华文中宋"/>
          <w:spacing w:val="-1"/>
          <w:sz w:val="24"/>
          <w:szCs w:val="24"/>
          <w:lang w:eastAsia="zh-CN"/>
        </w:rPr>
        <w:t>（</w:t>
      </w:r>
      <w:r>
        <w:rPr>
          <w:rFonts w:ascii="华文中宋" w:hAnsi="华文中宋" w:eastAsia="华文中宋" w:cs="华文中宋"/>
          <w:spacing w:val="-1"/>
          <w:sz w:val="24"/>
          <w:szCs w:val="24"/>
        </w:rPr>
        <w:t>华啤A03-18-人力24B</w:t>
      </w:r>
      <w:r>
        <w:rPr>
          <w:rFonts w:hint="eastAsia" w:ascii="华文中宋" w:hAnsi="华文中宋" w:eastAsia="华文中宋" w:cs="华文中宋"/>
          <w:spacing w:val="-1"/>
          <w:sz w:val="24"/>
          <w:szCs w:val="24"/>
          <w:lang w:eastAsia="zh-CN"/>
        </w:rPr>
        <w:t>）</w:t>
      </w:r>
    </w:p>
    <w:p w14:paraId="37FD6971">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r>
        <w:rPr>
          <w:rFonts w:ascii="黑体" w:hAnsi="黑体" w:eastAsia="黑体" w:cs="黑体"/>
          <w:spacing w:val="7"/>
          <w:sz w:val="31"/>
          <w:szCs w:val="31"/>
        </w:rPr>
        <w:t>第一章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总则</w:t>
      </w:r>
    </w:p>
    <w:p w14:paraId="06FCD6F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第一条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为规范华润啤酒及下属单位劳动合同管理，促进依法履行劳动合同，保护公司与员工双方的合法权益，根据《劳动法》《劳动合同法》等有关法律法规，结合公司实际情况，特制定</w:t>
      </w:r>
      <w:del w:id="0" w:author="咨询组" w:date="2025-10-24T17:05:39Z">
        <w:r>
          <w:rPr>
            <w:rFonts w:hint="eastAsia" w:ascii="仿宋" w:hAnsi="仿宋" w:eastAsia="仿宋" w:cs="仿宋"/>
            <w:spacing w:val="11"/>
            <w:position w:val="0"/>
            <w:sz w:val="31"/>
            <w:szCs w:val="31"/>
            <w:lang w:eastAsia="zh-CN"/>
          </w:rPr>
          <w:delText>本制度</w:delText>
        </w:r>
      </w:del>
      <w:ins w:id="1" w:author="咨询组" w:date="2025-10-24T17:05:39Z">
        <w:r>
          <w:rPr>
            <w:rFonts w:hint="eastAsia" w:ascii="仿宋" w:hAnsi="仿宋" w:eastAsia="仿宋" w:cs="仿宋"/>
            <w:spacing w:val="11"/>
            <w:position w:val="0"/>
            <w:sz w:val="31"/>
            <w:szCs w:val="31"/>
            <w:lang w:eastAsia="zh-CN"/>
          </w:rPr>
          <w:t>《</w:t>
        </w:r>
      </w:ins>
      <w:ins w:id="2" w:author="咨询组" w:date="2025-10-24T17:05:41Z">
        <w:r>
          <w:rPr>
            <w:rFonts w:hint="eastAsia" w:ascii="仿宋" w:hAnsi="仿宋" w:eastAsia="仿宋" w:cs="仿宋"/>
            <w:spacing w:val="11"/>
            <w:position w:val="0"/>
            <w:sz w:val="31"/>
            <w:szCs w:val="31"/>
            <w:lang w:val="en-US" w:eastAsia="zh-CN"/>
          </w:rPr>
          <w:t>华润啤酒</w:t>
        </w:r>
      </w:ins>
      <w:ins w:id="3" w:author="咨询组" w:date="2025-10-24T17:05:43Z">
        <w:r>
          <w:rPr>
            <w:rFonts w:hint="eastAsia" w:ascii="仿宋" w:hAnsi="仿宋" w:eastAsia="仿宋" w:cs="仿宋"/>
            <w:spacing w:val="11"/>
            <w:position w:val="0"/>
            <w:sz w:val="31"/>
            <w:szCs w:val="31"/>
            <w:lang w:val="en-US" w:eastAsia="zh-CN"/>
          </w:rPr>
          <w:t>劳动合同</w:t>
        </w:r>
      </w:ins>
      <w:ins w:id="4" w:author="咨询组" w:date="2025-10-24T17:05:44Z">
        <w:r>
          <w:rPr>
            <w:rFonts w:hint="eastAsia" w:ascii="仿宋" w:hAnsi="仿宋" w:eastAsia="仿宋" w:cs="仿宋"/>
            <w:spacing w:val="11"/>
            <w:position w:val="0"/>
            <w:sz w:val="31"/>
            <w:szCs w:val="31"/>
            <w:lang w:val="en-US" w:eastAsia="zh-CN"/>
          </w:rPr>
          <w:t>管理制度</w:t>
        </w:r>
      </w:ins>
      <w:ins w:id="5" w:author="咨询组" w:date="2025-10-24T17:05:39Z">
        <w:r>
          <w:rPr>
            <w:rFonts w:hint="eastAsia" w:ascii="仿宋" w:hAnsi="仿宋" w:eastAsia="仿宋" w:cs="仿宋"/>
            <w:spacing w:val="11"/>
            <w:position w:val="0"/>
            <w:sz w:val="31"/>
            <w:szCs w:val="31"/>
            <w:lang w:eastAsia="zh-CN"/>
          </w:rPr>
          <w:t>》</w:t>
        </w:r>
      </w:ins>
      <w:r>
        <w:rPr>
          <w:rFonts w:hint="eastAsia" w:ascii="仿宋" w:hAnsi="仿宋" w:eastAsia="仿宋" w:cs="仿宋"/>
          <w:spacing w:val="11"/>
          <w:position w:val="0"/>
          <w:sz w:val="31"/>
          <w:szCs w:val="31"/>
          <w:lang w:eastAsia="zh-CN"/>
        </w:rPr>
        <w:t>。</w:t>
      </w:r>
    </w:p>
    <w:p w14:paraId="628EAFB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第二条</w:t>
      </w:r>
      <w:r>
        <w:rPr>
          <w:rFonts w:hint="eastAsia" w:ascii="仿宋" w:hAnsi="仿宋" w:eastAsia="仿宋" w:cs="仿宋"/>
          <w:spacing w:val="11"/>
          <w:position w:val="0"/>
          <w:sz w:val="31"/>
          <w:szCs w:val="31"/>
          <w:lang w:val="en-US" w:eastAsia="zh-CN"/>
        </w:rPr>
        <w:t xml:space="preserve"> </w:t>
      </w:r>
      <w:del w:id="6" w:author="咨询组" w:date="2025-10-24T17:05:39Z">
        <w:r>
          <w:rPr>
            <w:rFonts w:hint="eastAsia" w:ascii="仿宋" w:hAnsi="仿宋" w:eastAsia="仿宋" w:cs="仿宋"/>
            <w:spacing w:val="11"/>
            <w:position w:val="0"/>
            <w:sz w:val="31"/>
            <w:szCs w:val="31"/>
            <w:lang w:eastAsia="zh-CN"/>
          </w:rPr>
          <w:delText>本制度</w:delText>
        </w:r>
      </w:del>
      <w:ins w:id="7" w:author="咨询组" w:date="2025-10-24T17:05:39Z">
        <w:r>
          <w:rPr>
            <w:rFonts w:hint="eastAsia" w:ascii="仿宋" w:hAnsi="仿宋" w:eastAsia="仿宋" w:cs="仿宋"/>
            <w:spacing w:val="11"/>
            <w:position w:val="0"/>
            <w:sz w:val="31"/>
            <w:szCs w:val="31"/>
            <w:lang w:eastAsia="zh-CN"/>
          </w:rPr>
          <w:t>《</w:t>
        </w:r>
      </w:ins>
      <w:ins w:id="8" w:author="咨询组" w:date="2025-10-24T17:05:41Z">
        <w:r>
          <w:rPr>
            <w:rFonts w:hint="eastAsia" w:ascii="仿宋" w:hAnsi="仿宋" w:eastAsia="仿宋" w:cs="仿宋"/>
            <w:spacing w:val="11"/>
            <w:position w:val="0"/>
            <w:sz w:val="31"/>
            <w:szCs w:val="31"/>
            <w:lang w:val="en-US" w:eastAsia="zh-CN"/>
          </w:rPr>
          <w:t>华润啤酒</w:t>
        </w:r>
      </w:ins>
      <w:ins w:id="9" w:author="咨询组" w:date="2025-10-24T17:05:43Z">
        <w:r>
          <w:rPr>
            <w:rFonts w:hint="eastAsia" w:ascii="仿宋" w:hAnsi="仿宋" w:eastAsia="仿宋" w:cs="仿宋"/>
            <w:spacing w:val="11"/>
            <w:position w:val="0"/>
            <w:sz w:val="31"/>
            <w:szCs w:val="31"/>
            <w:lang w:val="en-US" w:eastAsia="zh-CN"/>
          </w:rPr>
          <w:t>劳动合同</w:t>
        </w:r>
      </w:ins>
      <w:ins w:id="10" w:author="咨询组" w:date="2025-10-24T17:05:44Z">
        <w:r>
          <w:rPr>
            <w:rFonts w:hint="eastAsia" w:ascii="仿宋" w:hAnsi="仿宋" w:eastAsia="仿宋" w:cs="仿宋"/>
            <w:spacing w:val="11"/>
            <w:position w:val="0"/>
            <w:sz w:val="31"/>
            <w:szCs w:val="31"/>
            <w:lang w:val="en-US" w:eastAsia="zh-CN"/>
          </w:rPr>
          <w:t>管理制度</w:t>
        </w:r>
      </w:ins>
      <w:ins w:id="11" w:author="咨询组" w:date="2025-10-24T17:05:39Z">
        <w:r>
          <w:rPr>
            <w:rFonts w:hint="eastAsia" w:ascii="仿宋" w:hAnsi="仿宋" w:eastAsia="仿宋" w:cs="仿宋"/>
            <w:spacing w:val="11"/>
            <w:position w:val="0"/>
            <w:sz w:val="31"/>
            <w:szCs w:val="31"/>
            <w:lang w:eastAsia="zh-CN"/>
          </w:rPr>
          <w:t>》</w:t>
        </w:r>
      </w:ins>
      <w:r>
        <w:rPr>
          <w:rFonts w:hint="eastAsia" w:ascii="仿宋" w:hAnsi="仿宋" w:eastAsia="仿宋" w:cs="仿宋"/>
          <w:spacing w:val="11"/>
          <w:position w:val="0"/>
          <w:sz w:val="31"/>
          <w:szCs w:val="31"/>
          <w:lang w:eastAsia="zh-CN"/>
        </w:rPr>
        <w:t>适用于华润啤酒（控股）有限公司及其下属各级子公司、分公司（</w:t>
      </w:r>
      <w:del w:id="12" w:author="咨询组" w:date="2025-10-24T17:06:14Z">
        <w:r>
          <w:rPr>
            <w:rFonts w:hint="eastAsia" w:ascii="仿宋" w:hAnsi="仿宋" w:eastAsia="仿宋" w:cs="仿宋"/>
            <w:spacing w:val="11"/>
            <w:position w:val="0"/>
            <w:sz w:val="31"/>
            <w:szCs w:val="31"/>
            <w:lang w:eastAsia="zh-CN"/>
          </w:rPr>
          <w:delText>以下</w:delText>
        </w:r>
      </w:del>
      <w:r>
        <w:rPr>
          <w:rFonts w:hint="eastAsia" w:ascii="仿宋" w:hAnsi="仿宋" w:eastAsia="仿宋" w:cs="仿宋"/>
          <w:spacing w:val="11"/>
          <w:position w:val="0"/>
          <w:sz w:val="31"/>
          <w:szCs w:val="31"/>
          <w:lang w:eastAsia="zh-CN"/>
        </w:rPr>
        <w:t>简称华润啤酒及下属单位）在中国大陆与员工建立劳动关系，订立、履行、变更、解除和终止劳动合同，参股公司参照执行。</w:t>
      </w:r>
    </w:p>
    <w:p w14:paraId="47E6F4B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劳动合同的订立、履行</w:t>
      </w:r>
      <w:bookmarkStart w:id="6" w:name="_GoBack"/>
      <w:bookmarkEnd w:id="6"/>
      <w:r>
        <w:rPr>
          <w:rFonts w:hint="eastAsia" w:ascii="仿宋" w:hAnsi="仿宋" w:eastAsia="仿宋" w:cs="仿宋"/>
          <w:spacing w:val="11"/>
          <w:position w:val="0"/>
          <w:sz w:val="31"/>
          <w:szCs w:val="31"/>
          <w:lang w:eastAsia="zh-CN"/>
        </w:rPr>
        <w:t>、变更、解除和终止应严格按照法律法规规定和相关程序办理。</w:t>
      </w:r>
    </w:p>
    <w:p w14:paraId="41A2BBE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组织和职责</w:t>
      </w:r>
    </w:p>
    <w:p w14:paraId="6ABA1E1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（一）华润啤酒人力资源部是劳动合同管理的统筹部门，负责建立劳动合同管理规则，制订劳动合同格式文本，指导华润啤酒及下属单位开展劳动合同管理。</w:t>
      </w:r>
    </w:p>
    <w:p w14:paraId="54206DB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（二）华润啤酒法律合规部负责审核劳动合同格式文本，处理和解决劳动合同订立、履行、变更、解除或者终止过程中发生的劳动仲裁、诉讼法律事务。</w:t>
      </w:r>
    </w:p>
    <w:p w14:paraId="747092D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（三）华润啤酒及下属单位各级人力资源部负责所服务员工的劳动合同日常管理及有关沟通，并协助法律合规部处理劳动争议有关的法律事务。</w:t>
      </w:r>
    </w:p>
    <w:p w14:paraId="25D478A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sectPr>
          <w:headerReference r:id="rId5" w:type="default"/>
          <w:footerReference r:id="rId6" w:type="default"/>
          <w:pgSz w:w="11906" w:h="16839"/>
          <w:pgMar w:top="1230" w:right="1389" w:bottom="901" w:left="1389" w:header="163" w:footer="731" w:gutter="0"/>
          <w:cols w:space="0" w:num="1"/>
          <w:rtlGutter w:val="0"/>
          <w:docGrid w:linePitch="0" w:charSpace="0"/>
        </w:sectPr>
      </w:pPr>
      <w:r>
        <w:rPr>
          <w:rFonts w:hint="eastAsia" w:ascii="仿宋" w:hAnsi="仿宋" w:eastAsia="仿宋" w:cs="仿宋"/>
          <w:spacing w:val="11"/>
          <w:position w:val="0"/>
          <w:sz w:val="31"/>
          <w:szCs w:val="31"/>
          <w:lang w:eastAsia="zh-CN"/>
        </w:rPr>
        <w:t>（四）华润啤酒人力资源共享中心负责劳动合同管理过程中的文本签订及证明开具。</w:t>
      </w:r>
    </w:p>
    <w:p w14:paraId="0A5A6F58">
      <w:pPr>
        <w:spacing w:line="282" w:lineRule="auto"/>
        <w:rPr>
          <w:rFonts w:ascii="Arial"/>
          <w:sz w:val="21"/>
        </w:rPr>
      </w:pPr>
    </w:p>
    <w:p w14:paraId="7BAD53B2">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bookmarkStart w:id="1" w:name="_bookmark2"/>
      <w:bookmarkEnd w:id="1"/>
      <w:r>
        <w:rPr>
          <w:rFonts w:ascii="黑体" w:hAnsi="黑体" w:eastAsia="黑体" w:cs="黑体"/>
          <w:spacing w:val="7"/>
          <w:sz w:val="31"/>
          <w:szCs w:val="31"/>
        </w:rPr>
        <w:t>第二章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劳动合同的订立</w:t>
      </w:r>
    </w:p>
    <w:p w14:paraId="711989A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第五条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劳动合同自实际用工之日起订立，首次订立劳动合同应于员工上岗后五个工作日（含当日）内应完成劳动合同签订，续订劳动合同应于员工当前劳动合同期满前完成劳动合同签订。</w:t>
      </w:r>
    </w:p>
    <w:p w14:paraId="6BEFC0E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首次订立劳动合同前，应核实员工与劳动合同直接相关的基本信息（包括但不限于居民身份证、学历证书等），录用有工作经验的员工，应要求员工提供原工作单位解除或终止劳动关系证明，如员工无法提供，应当签署未与其他单位存在劳动关系的承诺书。</w:t>
      </w:r>
    </w:p>
    <w:p w14:paraId="1C9263F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第六条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劳动合同期限</w:t>
      </w:r>
    </w:p>
    <w:p w14:paraId="691203F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员工首次订立劳动合同的期限为三年，连续第二次订立劳动合同的期限为五年，符合《劳动合同法》及其他有关规定应当订立无固定期限的，订立无固定期限劳动合同。</w:t>
      </w:r>
    </w:p>
    <w:p w14:paraId="0D018BC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第七条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劳动合同订立主体</w:t>
      </w:r>
    </w:p>
    <w:p w14:paraId="22EACF5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劳动合同应以员工所在工作单位的法人公司或分公司（以下统称用人单位）为订立主体。</w:t>
      </w:r>
    </w:p>
    <w:p w14:paraId="4AD8C2A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（一）同一部门在同一工作地的员工，应统一在一个用人单位订立劳动合同。</w:t>
      </w:r>
    </w:p>
    <w:p w14:paraId="4629029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（二）原则上同一营销中心及其下属销售大区的员工，应统一在一个用人单位订立劳动合同；不具备条件的，至少应当保证同一销售大区员工与同一用人单位订立劳动合同。</w:t>
      </w:r>
    </w:p>
    <w:p w14:paraId="7A77FAC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（三）华润啤酒职能部门、华润雪花职能部门及业务中心派出员工与服务对象的用人单位订立劳动合同，如服务对象涉及多地，派出员工与常驻工作地的用人单位订立劳动合同。</w:t>
      </w:r>
    </w:p>
    <w:p w14:paraId="267B307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（四）跨用人单位兼任职务的，与常驻工作地的用人单位订立劳动合同。</w:t>
      </w:r>
    </w:p>
    <w:p w14:paraId="23CE074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（五）待注销的法人公司/分公司、无实质业务的法人公司/分公司不得作为新订立劳动合同的订立主体。</w:t>
      </w:r>
    </w:p>
    <w:p w14:paraId="4D0FF4A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（六）突破上述原则订立劳动合同或变更本单位/本部门劳动合同订立主体的，须报华润啤酒人力资源部组织审核，华润啤酒总裁审批同意后执行。</w:t>
      </w:r>
    </w:p>
    <w:p w14:paraId="0DEDFC3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第八条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劳动合同文本</w:t>
      </w:r>
    </w:p>
    <w:p w14:paraId="1BFF59F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订立劳动合同原则上统一使用华润啤酒人力资源部下发的劳动合同文本，未经批准不得对文本内容进行增减修改。特殊情况须增加补充条款的，须报华润啤酒人力资源部、华润啤酒法律合规部审核。</w:t>
      </w:r>
    </w:p>
    <w:p w14:paraId="157DD85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对于当地政府部门要求签订当地制式合同的，在签订当地制式合同的同时，还应签订华润啤酒人力资源部下发的劳动合同文本。</w:t>
      </w:r>
    </w:p>
    <w:p w14:paraId="2BE8DBE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当地政府部门要求对劳动合同文本进行备案的，由所在地法人公司/分公司人力资源部履行备案手续。</w:t>
      </w:r>
    </w:p>
    <w:p w14:paraId="612C611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第九条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固定期限劳动合同期满前，人力资源共享中心应提前40天发起劳动合同续签审批，各级人力资源部应提前一个月与用人部门确定公司和员工续签意向。</w:t>
      </w:r>
    </w:p>
    <w:p w14:paraId="783E5E7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（一）各级人力资源部应核实员工劳动合同签订次数、近期绩效表现、奖惩情况、是否存在禁止终止情形等信息，提出续签建议，征求用人部门意见。</w:t>
      </w:r>
    </w:p>
    <w:p w14:paraId="249C1E3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（二）若用人部门同意续签的，征求员工续签意见，双方一致同意续签的，由人力资源共享中心在劳动合同到期前组织续签劳动合同。</w:t>
      </w:r>
    </w:p>
    <w:p w14:paraId="0D5E162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（三）劳动合同期满时，员工在本单位患职业病或者因工负伤鉴定为一级至六级伤残退出工作岗位的，应发续签通知，签订无固定期限劳动合同。</w:t>
      </w:r>
    </w:p>
    <w:p w14:paraId="2591581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（四）除依法必须续订劳动合同的情形外，续订劳动合同应符合以下基本条件：</w:t>
      </w:r>
    </w:p>
    <w:p w14:paraId="5D97F2D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1.员工认同并积极践行华润啤酒企业文化；</w:t>
      </w:r>
    </w:p>
    <w:p w14:paraId="66F5FDF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2.员工当期合同期内工作表现可胜任工作；</w:t>
      </w:r>
    </w:p>
    <w:p w14:paraId="77D5F69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bookmarkStart w:id="2" w:name="_bookmark3"/>
      <w:bookmarkEnd w:id="2"/>
      <w:r>
        <w:rPr>
          <w:rFonts w:hint="eastAsia" w:ascii="仿宋" w:hAnsi="仿宋" w:eastAsia="仿宋" w:cs="仿宋"/>
          <w:spacing w:val="11"/>
          <w:position w:val="0"/>
          <w:sz w:val="31"/>
          <w:szCs w:val="31"/>
          <w:lang w:eastAsia="zh-CN"/>
        </w:rPr>
        <w:t>3.续订劳动合同符合公司用人需要。</w:t>
      </w:r>
    </w:p>
    <w:p w14:paraId="32C919CC">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r>
        <w:rPr>
          <w:rFonts w:ascii="黑体" w:hAnsi="黑体" w:eastAsia="黑体" w:cs="黑体"/>
          <w:spacing w:val="7"/>
          <w:sz w:val="31"/>
          <w:szCs w:val="31"/>
        </w:rPr>
        <w:t>第三章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劳动合同的履行和变更</w:t>
      </w:r>
    </w:p>
    <w:p w14:paraId="28FEA23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用人单位与员工应当按照劳动合同和规章制度的约定，全面履行各自义务。</w:t>
      </w:r>
    </w:p>
    <w:p w14:paraId="4F93DBC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劳动合同履行过程中，若员工涉嫌违法犯罪被有关机关采取强制措施或出现法律法规规定的其他情形，用人单位应中止劳动合同。</w:t>
      </w:r>
    </w:p>
    <w:p w14:paraId="04CD22F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第十一条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影响劳动合同履行的重要条款发生变化时，应与员工协商一致变更劳动合同，签订劳动合同变更协议或变更确认书。以下情形应变更劳动合同：</w:t>
      </w:r>
    </w:p>
    <w:p w14:paraId="5FF6AA6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（一）工作岗位、工时制、工作地点、工资标准、劳动条件等劳动合同约定内容发生变化时；</w:t>
      </w:r>
    </w:p>
    <w:p w14:paraId="0C4DB21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（二）国家修改劳动法律法规影响劳动合同履行时。</w:t>
      </w:r>
    </w:p>
    <w:p w14:paraId="728DDBE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第十二条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员工跨用人单位调动，应在新单位订立劳动合同，原单位解除劳动合同，不支付经济补偿金，原单位工</w:t>
      </w:r>
      <w:bookmarkStart w:id="3" w:name="_bookmark4"/>
      <w:bookmarkEnd w:id="3"/>
      <w:r>
        <w:rPr>
          <w:rFonts w:hint="eastAsia" w:ascii="仿宋" w:hAnsi="仿宋" w:eastAsia="仿宋" w:cs="仿宋"/>
          <w:spacing w:val="11"/>
          <w:position w:val="0"/>
          <w:sz w:val="31"/>
          <w:szCs w:val="31"/>
          <w:lang w:eastAsia="zh-CN"/>
        </w:rPr>
        <w:t>作年限与新单位工作年限合并计算。</w:t>
      </w:r>
    </w:p>
    <w:p w14:paraId="604240E9">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r>
        <w:rPr>
          <w:rFonts w:ascii="黑体" w:hAnsi="黑体" w:eastAsia="黑体" w:cs="黑体"/>
          <w:spacing w:val="7"/>
          <w:sz w:val="31"/>
          <w:szCs w:val="31"/>
        </w:rPr>
        <w:t>第四章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劳动合同的解除和终止</w:t>
      </w:r>
    </w:p>
    <w:p w14:paraId="6FE772F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第十三条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员工提前三十日书面提出辞职，并按用人单位要求办理完毕工作交接手续，且期间正常上岗，可以与用人单位解除劳动合同。员工在试用期内提前三日提出辞职，可以与用人单位解除劳动合同。</w:t>
      </w:r>
    </w:p>
    <w:p w14:paraId="18CEEA6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员工未书面通知用人单位擅自离职且联系不上或不配合办理离职手续的，用人单位可依据相关制度等按旷工处理。</w:t>
      </w:r>
    </w:p>
    <w:p w14:paraId="08A2E4D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员工未完成工作交接擅自离岗或未经允许提前离职，给用人单位造成损失的，用人单位可追究员工的赔偿责任。</w:t>
      </w:r>
    </w:p>
    <w:p w14:paraId="6702130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第十四条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用人单位与员工协商一致，双方签订协商解除劳动合同协议，可以解除劳动合同。各用人单位不得与距离法定退休年龄不足两年的员工协商解除劳动合同。</w:t>
      </w:r>
    </w:p>
    <w:p w14:paraId="4A585A1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第十五条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用人单位根据《劳动合同法》第三十九条、第四十条、第四十一条，结合双方劳动合同及公司规章制度的约定，可以解除劳动合同。</w:t>
      </w:r>
    </w:p>
    <w:p w14:paraId="78436B8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员工因违规违纪受纪律处分解除劳动合同的，按公司《员工违规违纪处理办法》相关程序办理。</w:t>
      </w:r>
    </w:p>
    <w:p w14:paraId="6946A45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第十六条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劳动合同到期双方任有一方不同意续订的，在不违反劳动法律法规的前提下，劳动合同终止。</w:t>
      </w:r>
    </w:p>
    <w:p w14:paraId="0361DC2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劳动合同期满前，员工有《劳动合同法》第四十二条规定情形之一的，应当书面告知员工劳动合同续延至相应的情形消失时终止。</w:t>
      </w:r>
    </w:p>
    <w:p w14:paraId="33E281D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员工出现其他《劳动合同法》规定的劳动合同终止情形的，用人单位可以终止劳动合同。</w:t>
      </w:r>
    </w:p>
    <w:p w14:paraId="684FE5C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第十七条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解除或终止劳动合同前，用人部门应通知员工办理离职交接手续，涉及职业危害岗位的应在员工提出辞职时，由环境健康与安全部门书面通知员工在离职前完成离职体检。在办理完离职交接手续后，人力资源共享中心开具解除或终止劳动合同证明。</w:t>
      </w:r>
    </w:p>
    <w:p w14:paraId="77A2F85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第十八条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解除或终止劳动合同时若尚有未履行完的其它协议（如专项培训协议），相关赔偿责任、义务等按有关协议的约定执行。</w:t>
      </w:r>
    </w:p>
    <w:p w14:paraId="3177A8E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第十九条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解除或终止劳动合同涉及支付经济补偿金的，原则上按《劳动合同法》规定执行，即：按员工在本单位工作的年限，每满一年支付一个月工资的标准向员工支付。六个月以上不满一年的，按一年计算；不满六个月的，向员工支付半个月工资的经济补偿。</w:t>
      </w:r>
    </w:p>
    <w:p w14:paraId="347C90E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月工资是指员工在劳动合同解除或者终止前十二个月的平均工资，员工月工资高于用人单位所在直辖市、设区的市级人民政府公布的本地区上年度职工月平均工资三倍的，向其支付经济补偿的标准按职工月平均工资三倍的数额支付，向其支付经济补偿的年限最高不超过十二年。</w:t>
      </w:r>
    </w:p>
    <w:p w14:paraId="451CC2F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（二）本单位工作年限指“连续工作年限”，员工因个人原因离职后，又重新加入华润啤酒及下属各级子公司、分公司的，本单位工作年限应从最新加入华润啤酒及下属各级子公司、分公司的时间算起。</w:t>
      </w:r>
    </w:p>
    <w:p w14:paraId="7A1A6F0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（三）当地政策明文规定与上述规则不一致的，按当地规定执行。</w:t>
      </w:r>
    </w:p>
    <w:p w14:paraId="10BDBA9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第二十条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劳动合同订立、变更、解除、终止相关的用工原始记录、通知、证明、签收送达等材料按《华润啤酒人力资源档案管理指引》妥善存档。</w:t>
      </w:r>
    </w:p>
    <w:p w14:paraId="2A2878BA">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del w:id="13" w:author="咨询组" w:date="2025-10-24T17:04:08Z"/>
          <w:rFonts w:ascii="黑体" w:hAnsi="黑体" w:eastAsia="黑体" w:cs="黑体"/>
          <w:spacing w:val="7"/>
          <w:sz w:val="31"/>
          <w:szCs w:val="31"/>
        </w:rPr>
      </w:pPr>
      <w:del w:id="14" w:author="咨询组" w:date="2025-10-24T17:04:08Z">
        <w:bookmarkStart w:id="4" w:name="_bookmark5"/>
        <w:bookmarkEnd w:id="4"/>
        <w:r>
          <w:rPr>
            <w:rFonts w:ascii="黑体" w:hAnsi="黑体" w:eastAsia="黑体" w:cs="黑体"/>
            <w:spacing w:val="7"/>
            <w:sz w:val="31"/>
            <w:szCs w:val="31"/>
          </w:rPr>
          <w:delText>第五章</w:delText>
        </w:r>
      </w:del>
      <w:del w:id="15" w:author="咨询组" w:date="2025-10-24T17:04:08Z">
        <w:r>
          <w:rPr>
            <w:rFonts w:hint="eastAsia" w:ascii="黑体" w:hAnsi="黑体" w:eastAsia="黑体" w:cs="黑体"/>
            <w:spacing w:val="7"/>
            <w:sz w:val="31"/>
            <w:szCs w:val="31"/>
            <w:lang w:val="en-US" w:eastAsia="zh-CN"/>
          </w:rPr>
          <w:delText xml:space="preserve"> </w:delText>
        </w:r>
      </w:del>
      <w:del w:id="16" w:author="咨询组" w:date="2025-10-24T17:04:08Z">
        <w:r>
          <w:rPr>
            <w:rFonts w:ascii="黑体" w:hAnsi="黑体" w:eastAsia="黑体" w:cs="黑体"/>
            <w:spacing w:val="7"/>
            <w:sz w:val="31"/>
            <w:szCs w:val="31"/>
          </w:rPr>
          <w:delText>附则</w:delText>
        </w:r>
      </w:del>
    </w:p>
    <w:p w14:paraId="397BD40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17" w:author="咨询组" w:date="2025-10-24T17:04:08Z"/>
          <w:rFonts w:hint="eastAsia" w:ascii="仿宋" w:hAnsi="仿宋" w:eastAsia="仿宋" w:cs="仿宋"/>
          <w:spacing w:val="11"/>
          <w:position w:val="0"/>
          <w:sz w:val="31"/>
          <w:szCs w:val="31"/>
          <w:lang w:eastAsia="zh-CN"/>
        </w:rPr>
      </w:pPr>
      <w:del w:id="18" w:author="咨询组" w:date="2025-10-24T17:04:08Z">
        <w:r>
          <w:rPr>
            <w:rFonts w:hint="eastAsia" w:ascii="黑体" w:hAnsi="黑体" w:eastAsia="黑体" w:cs="黑体"/>
            <w:spacing w:val="11"/>
            <w:position w:val="0"/>
            <w:sz w:val="31"/>
            <w:szCs w:val="31"/>
            <w:lang w:eastAsia="zh-CN"/>
          </w:rPr>
          <w:delText>第二十一条</w:delText>
        </w:r>
      </w:del>
      <w:del w:id="19" w:author="咨询组" w:date="2025-10-24T17:04:08Z">
        <w:r>
          <w:rPr>
            <w:rFonts w:hint="eastAsia" w:ascii="仿宋" w:hAnsi="仿宋" w:eastAsia="仿宋" w:cs="仿宋"/>
            <w:spacing w:val="11"/>
            <w:position w:val="0"/>
            <w:sz w:val="31"/>
            <w:szCs w:val="31"/>
            <w:lang w:val="en-US" w:eastAsia="zh-CN"/>
          </w:rPr>
          <w:delText xml:space="preserve"> </w:delText>
        </w:r>
      </w:del>
      <w:del w:id="20" w:author="咨询组" w:date="2025-10-24T17:04:08Z">
        <w:r>
          <w:rPr>
            <w:rFonts w:hint="eastAsia" w:ascii="仿宋" w:hAnsi="仿宋" w:eastAsia="仿宋" w:cs="仿宋"/>
            <w:spacing w:val="11"/>
            <w:position w:val="0"/>
            <w:sz w:val="31"/>
            <w:szCs w:val="31"/>
            <w:lang w:eastAsia="zh-CN"/>
          </w:rPr>
          <w:delText>本制度未尽事宜，按《劳动法》《劳动合</w:delText>
        </w:r>
      </w:del>
    </w:p>
    <w:p w14:paraId="3D5E846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21" w:author="咨询组" w:date="2025-10-24T17:04:08Z"/>
          <w:rFonts w:hint="eastAsia" w:ascii="仿宋" w:hAnsi="仿宋" w:eastAsia="仿宋" w:cs="仿宋"/>
          <w:spacing w:val="11"/>
          <w:position w:val="0"/>
          <w:sz w:val="31"/>
          <w:szCs w:val="31"/>
          <w:lang w:eastAsia="zh-CN"/>
        </w:rPr>
      </w:pPr>
      <w:del w:id="22" w:author="咨询组" w:date="2025-10-24T17:04:08Z">
        <w:r>
          <w:rPr>
            <w:rFonts w:hint="eastAsia" w:ascii="仿宋" w:hAnsi="仿宋" w:eastAsia="仿宋" w:cs="仿宋"/>
            <w:spacing w:val="11"/>
            <w:position w:val="0"/>
            <w:sz w:val="31"/>
            <w:szCs w:val="31"/>
            <w:lang w:eastAsia="zh-CN"/>
          </w:rPr>
          <w:delText>同法》等国家相关法律法规执行。</w:delText>
        </w:r>
      </w:del>
    </w:p>
    <w:p w14:paraId="5C6246E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23" w:author="咨询组" w:date="2025-10-24T17:04:08Z"/>
          <w:rFonts w:hint="eastAsia" w:ascii="仿宋" w:hAnsi="仿宋" w:eastAsia="仿宋" w:cs="仿宋"/>
          <w:spacing w:val="11"/>
          <w:position w:val="0"/>
          <w:sz w:val="31"/>
          <w:szCs w:val="31"/>
          <w:lang w:eastAsia="zh-CN"/>
        </w:rPr>
      </w:pPr>
      <w:del w:id="24" w:author="咨询组" w:date="2025-10-24T17:04:08Z">
        <w:r>
          <w:rPr>
            <w:rFonts w:hint="eastAsia" w:ascii="黑体" w:hAnsi="黑体" w:eastAsia="黑体" w:cs="黑体"/>
            <w:spacing w:val="11"/>
            <w:position w:val="0"/>
            <w:sz w:val="31"/>
            <w:szCs w:val="31"/>
            <w:lang w:eastAsia="zh-CN"/>
          </w:rPr>
          <w:delText>第二十二条</w:delText>
        </w:r>
      </w:del>
      <w:del w:id="25" w:author="咨询组" w:date="2025-10-24T17:04:08Z">
        <w:r>
          <w:rPr>
            <w:rFonts w:hint="eastAsia" w:ascii="仿宋" w:hAnsi="仿宋" w:eastAsia="仿宋" w:cs="仿宋"/>
            <w:spacing w:val="11"/>
            <w:position w:val="0"/>
            <w:sz w:val="31"/>
            <w:szCs w:val="31"/>
            <w:lang w:val="en-US" w:eastAsia="zh-CN"/>
          </w:rPr>
          <w:delText xml:space="preserve"> </w:delText>
        </w:r>
      </w:del>
      <w:del w:id="26" w:author="咨询组" w:date="2025-10-24T17:04:08Z">
        <w:r>
          <w:rPr>
            <w:rFonts w:hint="eastAsia" w:ascii="仿宋" w:hAnsi="仿宋" w:eastAsia="仿宋" w:cs="仿宋"/>
            <w:spacing w:val="11"/>
            <w:position w:val="0"/>
            <w:sz w:val="31"/>
            <w:szCs w:val="31"/>
            <w:lang w:eastAsia="zh-CN"/>
          </w:rPr>
          <w:delText>本制度为华润啤酒一级制度。</w:delText>
        </w:r>
      </w:del>
    </w:p>
    <w:p w14:paraId="5637056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27" w:author="咨询组" w:date="2025-10-24T17:04:08Z"/>
          <w:rFonts w:hint="eastAsia" w:ascii="仿宋" w:hAnsi="仿宋" w:eastAsia="仿宋" w:cs="仿宋"/>
          <w:spacing w:val="11"/>
          <w:position w:val="0"/>
          <w:sz w:val="31"/>
          <w:szCs w:val="31"/>
          <w:lang w:eastAsia="zh-CN"/>
        </w:rPr>
      </w:pPr>
      <w:del w:id="28" w:author="咨询组" w:date="2025-10-24T17:04:08Z">
        <w:r>
          <w:rPr>
            <w:rFonts w:hint="eastAsia" w:ascii="黑体" w:hAnsi="黑体" w:eastAsia="黑体" w:cs="黑体"/>
            <w:spacing w:val="11"/>
            <w:position w:val="0"/>
            <w:sz w:val="31"/>
            <w:szCs w:val="31"/>
            <w:lang w:eastAsia="zh-CN"/>
          </w:rPr>
          <w:delText>第二十三条</w:delText>
        </w:r>
      </w:del>
      <w:del w:id="29" w:author="咨询组" w:date="2025-10-24T17:04:08Z">
        <w:r>
          <w:rPr>
            <w:rFonts w:hint="eastAsia" w:ascii="仿宋" w:hAnsi="仿宋" w:eastAsia="仿宋" w:cs="仿宋"/>
            <w:spacing w:val="11"/>
            <w:position w:val="0"/>
            <w:sz w:val="31"/>
            <w:szCs w:val="31"/>
            <w:lang w:val="en-US" w:eastAsia="zh-CN"/>
          </w:rPr>
          <w:delText xml:space="preserve"> </w:delText>
        </w:r>
      </w:del>
      <w:del w:id="30" w:author="咨询组" w:date="2025-10-24T17:04:08Z">
        <w:r>
          <w:rPr>
            <w:rFonts w:hint="eastAsia" w:ascii="仿宋" w:hAnsi="仿宋" w:eastAsia="仿宋" w:cs="仿宋"/>
            <w:spacing w:val="11"/>
            <w:position w:val="0"/>
            <w:sz w:val="31"/>
            <w:szCs w:val="31"/>
            <w:lang w:eastAsia="zh-CN"/>
          </w:rPr>
          <w:delText>本制度由华润啤酒人力资源部负责制订、修订和解释。</w:delText>
        </w:r>
      </w:del>
    </w:p>
    <w:p w14:paraId="202E489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31" w:author="咨询组" w:date="2025-10-24T17:04:08Z"/>
          <w:rFonts w:hint="eastAsia" w:ascii="仿宋" w:hAnsi="仿宋" w:eastAsia="仿宋" w:cs="仿宋"/>
          <w:spacing w:val="11"/>
          <w:position w:val="0"/>
          <w:sz w:val="31"/>
          <w:szCs w:val="31"/>
          <w:lang w:eastAsia="zh-CN"/>
        </w:rPr>
      </w:pPr>
      <w:del w:id="32" w:author="咨询组" w:date="2025-10-24T17:04:08Z">
        <w:r>
          <w:rPr>
            <w:rFonts w:hint="eastAsia" w:ascii="黑体" w:hAnsi="黑体" w:eastAsia="黑体" w:cs="黑体"/>
            <w:spacing w:val="11"/>
            <w:position w:val="0"/>
            <w:sz w:val="31"/>
            <w:szCs w:val="31"/>
            <w:lang w:eastAsia="zh-CN"/>
          </w:rPr>
          <w:delText>第二十四条</w:delText>
        </w:r>
      </w:del>
      <w:del w:id="33" w:author="咨询组" w:date="2025-10-24T17:04:08Z">
        <w:r>
          <w:rPr>
            <w:rFonts w:hint="eastAsia" w:ascii="仿宋" w:hAnsi="仿宋" w:eastAsia="仿宋" w:cs="仿宋"/>
            <w:spacing w:val="11"/>
            <w:position w:val="0"/>
            <w:sz w:val="31"/>
            <w:szCs w:val="31"/>
            <w:lang w:val="en-US" w:eastAsia="zh-CN"/>
          </w:rPr>
          <w:delText xml:space="preserve"> </w:delText>
        </w:r>
      </w:del>
      <w:del w:id="34" w:author="咨询组" w:date="2025-10-24T17:04:08Z">
        <w:r>
          <w:rPr>
            <w:rFonts w:hint="eastAsia" w:ascii="仿宋" w:hAnsi="仿宋" w:eastAsia="仿宋" w:cs="仿宋"/>
            <w:spacing w:val="11"/>
            <w:position w:val="0"/>
            <w:sz w:val="31"/>
            <w:szCs w:val="31"/>
            <w:lang w:eastAsia="zh-CN"/>
          </w:rPr>
          <w:delText>本制度自2024年3月1日起施行。于2020</w:delText>
        </w:r>
      </w:del>
    </w:p>
    <w:p w14:paraId="095048D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35" w:author="咨询组" w:date="2025-10-24T17:04:08Z"/>
          <w:rFonts w:hint="eastAsia" w:ascii="仿宋" w:hAnsi="仿宋" w:eastAsia="仿宋" w:cs="仿宋"/>
          <w:spacing w:val="11"/>
          <w:position w:val="0"/>
          <w:sz w:val="31"/>
          <w:szCs w:val="31"/>
          <w:lang w:eastAsia="zh-CN"/>
        </w:rPr>
      </w:pPr>
      <w:del w:id="36" w:author="咨询组" w:date="2025-10-24T17:04:08Z">
        <w:r>
          <w:rPr>
            <w:rFonts w:hint="eastAsia" w:ascii="仿宋" w:hAnsi="仿宋" w:eastAsia="仿宋" w:cs="仿宋"/>
            <w:spacing w:val="11"/>
            <w:position w:val="0"/>
            <w:sz w:val="31"/>
            <w:szCs w:val="31"/>
            <w:lang w:eastAsia="zh-CN"/>
          </w:rPr>
          <w:delText>年11月30日颁布的《华润雪花劳动合同管理制度》（华啤A03-61RL20A）同时废止。华润啤酒及下属单位制定的制度、通知等凡与本制度存在冲突的，按本制度执行。</w:delText>
        </w:r>
      </w:del>
    </w:p>
    <w:p w14:paraId="30E28CF4">
      <w:pPr>
        <w:spacing w:before="2" w:line="229" w:lineRule="auto"/>
        <w:ind w:left="44"/>
        <w:outlineLvl w:val="0"/>
        <w:rPr>
          <w:del w:id="37" w:author="咨询组" w:date="2025-10-24T17:04:08Z"/>
          <w:rFonts w:ascii="黑体" w:hAnsi="黑体" w:eastAsia="黑体" w:cs="黑体"/>
          <w:sz w:val="31"/>
          <w:szCs w:val="31"/>
        </w:rPr>
      </w:pPr>
      <w:del w:id="38" w:author="咨询组" w:date="2025-10-24T17:04:08Z">
        <w:bookmarkStart w:id="5" w:name="_bookmark6"/>
        <w:bookmarkEnd w:id="5"/>
        <w:r>
          <w:rPr>
            <w:rFonts w:ascii="黑体" w:hAnsi="黑体" w:eastAsia="黑体" w:cs="黑体"/>
            <w:spacing w:val="-6"/>
            <w:sz w:val="31"/>
            <w:szCs w:val="31"/>
          </w:rPr>
          <w:delText>附件</w:delText>
        </w:r>
      </w:del>
    </w:p>
    <w:p w14:paraId="4D2DD2F2">
      <w:pPr>
        <w:spacing w:before="173" w:line="562" w:lineRule="exact"/>
        <w:ind w:left="48"/>
        <w:rPr>
          <w:del w:id="39" w:author="咨询组" w:date="2025-10-24T17:04:08Z"/>
          <w:rFonts w:hint="eastAsia" w:ascii="仿宋" w:hAnsi="仿宋" w:eastAsia="仿宋" w:cs="仿宋"/>
          <w:sz w:val="31"/>
          <w:szCs w:val="31"/>
          <w:lang w:eastAsia="zh-CN"/>
        </w:rPr>
      </w:pPr>
      <w:del w:id="40" w:author="咨询组" w:date="2025-10-24T17:04:08Z">
        <w:r>
          <w:rPr>
            <w:rFonts w:ascii="仿宋" w:hAnsi="仿宋" w:eastAsia="仿宋" w:cs="仿宋"/>
            <w:spacing w:val="3"/>
            <w:position w:val="17"/>
            <w:sz w:val="31"/>
            <w:szCs w:val="31"/>
          </w:rPr>
          <w:delText>附件1：劳动合同文本</w:delText>
        </w:r>
      </w:del>
      <w:del w:id="41" w:author="咨询组" w:date="2025-10-24T17:04:08Z">
        <w:r>
          <w:rPr>
            <w:rFonts w:hint="eastAsia" w:ascii="仿宋" w:hAnsi="仿宋" w:eastAsia="仿宋" w:cs="仿宋"/>
            <w:spacing w:val="3"/>
            <w:position w:val="17"/>
            <w:sz w:val="31"/>
            <w:szCs w:val="31"/>
            <w:lang w:eastAsia="zh-CN"/>
          </w:rPr>
          <w:delText>（</w:delText>
        </w:r>
      </w:del>
      <w:del w:id="42" w:author="咨询组" w:date="2025-10-24T17:04:08Z">
        <w:r>
          <w:rPr>
            <w:rFonts w:ascii="仿宋" w:hAnsi="仿宋" w:eastAsia="仿宋" w:cs="仿宋"/>
            <w:spacing w:val="3"/>
            <w:position w:val="17"/>
            <w:sz w:val="31"/>
            <w:szCs w:val="31"/>
          </w:rPr>
          <w:delText>华啤劳合-012</w:delText>
        </w:r>
      </w:del>
      <w:del w:id="43" w:author="咨询组" w:date="2025-10-24T17:04:08Z">
        <w:r>
          <w:rPr>
            <w:rFonts w:ascii="仿宋" w:hAnsi="仿宋" w:eastAsia="仿宋" w:cs="仿宋"/>
            <w:spacing w:val="1"/>
            <w:position w:val="17"/>
            <w:sz w:val="31"/>
            <w:szCs w:val="31"/>
          </w:rPr>
          <w:delText>4</w:delText>
        </w:r>
      </w:del>
      <w:del w:id="44" w:author="咨询组" w:date="2025-10-24T17:04:08Z">
        <w:r>
          <w:rPr>
            <w:rFonts w:ascii="仿宋" w:hAnsi="仿宋" w:eastAsia="仿宋" w:cs="仿宋"/>
            <w:position w:val="17"/>
            <w:sz w:val="31"/>
            <w:szCs w:val="31"/>
          </w:rPr>
          <w:delText>A</w:delText>
        </w:r>
      </w:del>
      <w:del w:id="45" w:author="咨询组" w:date="2025-10-24T17:04:08Z">
        <w:r>
          <w:rPr>
            <w:rFonts w:hint="eastAsia" w:ascii="仿宋" w:hAnsi="仿宋" w:eastAsia="仿宋" w:cs="仿宋"/>
            <w:position w:val="17"/>
            <w:sz w:val="31"/>
            <w:szCs w:val="31"/>
            <w:lang w:eastAsia="zh-CN"/>
          </w:rPr>
          <w:delText>）</w:delText>
        </w:r>
      </w:del>
    </w:p>
    <w:p w14:paraId="4CEA43F1">
      <w:pPr>
        <w:spacing w:line="227" w:lineRule="auto"/>
        <w:ind w:left="48"/>
        <w:rPr>
          <w:del w:id="46" w:author="咨询组" w:date="2025-10-24T17:04:08Z"/>
          <w:rFonts w:hint="eastAsia" w:ascii="仿宋" w:hAnsi="仿宋" w:eastAsia="仿宋" w:cs="仿宋"/>
          <w:sz w:val="31"/>
          <w:szCs w:val="31"/>
          <w:lang w:eastAsia="zh-CN"/>
        </w:rPr>
      </w:pPr>
      <w:del w:id="47" w:author="咨询组" w:date="2025-10-24T17:04:08Z">
        <w:r>
          <w:rPr>
            <w:rFonts w:ascii="仿宋" w:hAnsi="仿宋" w:eastAsia="仿宋" w:cs="仿宋"/>
            <w:spacing w:val="3"/>
            <w:sz w:val="31"/>
            <w:szCs w:val="31"/>
          </w:rPr>
          <w:delText>附件2：劳动合同文本</w:delText>
        </w:r>
      </w:del>
      <w:del w:id="48" w:author="咨询组" w:date="2025-10-24T17:04:08Z">
        <w:r>
          <w:rPr>
            <w:rFonts w:hint="eastAsia" w:ascii="仿宋" w:hAnsi="仿宋" w:eastAsia="仿宋" w:cs="仿宋"/>
            <w:spacing w:val="3"/>
            <w:sz w:val="31"/>
            <w:szCs w:val="31"/>
            <w:lang w:eastAsia="zh-CN"/>
          </w:rPr>
          <w:delText>（</w:delText>
        </w:r>
      </w:del>
      <w:del w:id="49" w:author="咨询组" w:date="2025-10-24T17:04:08Z">
        <w:r>
          <w:rPr>
            <w:rFonts w:ascii="仿宋" w:hAnsi="仿宋" w:eastAsia="仿宋" w:cs="仿宋"/>
            <w:spacing w:val="3"/>
            <w:sz w:val="31"/>
            <w:szCs w:val="31"/>
          </w:rPr>
          <w:delText>华啤劳合-022</w:delText>
        </w:r>
      </w:del>
      <w:del w:id="50" w:author="咨询组" w:date="2025-10-24T17:04:08Z">
        <w:r>
          <w:rPr>
            <w:rFonts w:ascii="仿宋" w:hAnsi="仿宋" w:eastAsia="仿宋" w:cs="仿宋"/>
            <w:spacing w:val="1"/>
            <w:sz w:val="31"/>
            <w:szCs w:val="31"/>
          </w:rPr>
          <w:delText>4</w:delText>
        </w:r>
      </w:del>
      <w:del w:id="51" w:author="咨询组" w:date="2025-10-24T17:04:08Z">
        <w:r>
          <w:rPr>
            <w:rFonts w:ascii="仿宋" w:hAnsi="仿宋" w:eastAsia="仿宋" w:cs="仿宋"/>
            <w:sz w:val="31"/>
            <w:szCs w:val="31"/>
          </w:rPr>
          <w:delText>A</w:delText>
        </w:r>
      </w:del>
      <w:del w:id="52" w:author="咨询组" w:date="2025-10-24T17:04:08Z">
        <w:r>
          <w:rPr>
            <w:rFonts w:hint="eastAsia" w:ascii="仿宋" w:hAnsi="仿宋" w:eastAsia="仿宋" w:cs="仿宋"/>
            <w:sz w:val="31"/>
            <w:szCs w:val="31"/>
            <w:lang w:eastAsia="zh-CN"/>
          </w:rPr>
          <w:delText>）</w:delText>
        </w:r>
      </w:del>
    </w:p>
    <w:p w14:paraId="6A287AA7">
      <w:pPr>
        <w:spacing w:before="178" w:line="227" w:lineRule="auto"/>
        <w:ind w:left="48"/>
        <w:rPr>
          <w:del w:id="53" w:author="咨询组" w:date="2025-10-24T17:04:08Z"/>
          <w:rFonts w:hint="eastAsia" w:ascii="仿宋" w:hAnsi="仿宋" w:eastAsia="仿宋" w:cs="仿宋"/>
          <w:sz w:val="31"/>
          <w:szCs w:val="31"/>
          <w:lang w:eastAsia="zh-CN"/>
        </w:rPr>
      </w:pPr>
      <w:del w:id="54" w:author="咨询组" w:date="2025-10-24T17:04:08Z">
        <w:r>
          <w:rPr>
            <w:rFonts w:ascii="仿宋" w:hAnsi="仿宋" w:eastAsia="仿宋" w:cs="仿宋"/>
            <w:spacing w:val="3"/>
            <w:sz w:val="31"/>
            <w:szCs w:val="31"/>
          </w:rPr>
          <w:delText>附件3：劳动合同文本</w:delText>
        </w:r>
      </w:del>
      <w:del w:id="55" w:author="咨询组" w:date="2025-10-24T17:04:08Z">
        <w:r>
          <w:rPr>
            <w:rFonts w:hint="eastAsia" w:ascii="仿宋" w:hAnsi="仿宋" w:eastAsia="仿宋" w:cs="仿宋"/>
            <w:spacing w:val="3"/>
            <w:sz w:val="31"/>
            <w:szCs w:val="31"/>
            <w:lang w:eastAsia="zh-CN"/>
          </w:rPr>
          <w:delText>（</w:delText>
        </w:r>
      </w:del>
      <w:del w:id="56" w:author="咨询组" w:date="2025-10-24T17:04:08Z">
        <w:r>
          <w:rPr>
            <w:rFonts w:ascii="仿宋" w:hAnsi="仿宋" w:eastAsia="仿宋" w:cs="仿宋"/>
            <w:spacing w:val="3"/>
            <w:sz w:val="31"/>
            <w:szCs w:val="31"/>
          </w:rPr>
          <w:delText>华啤劳合-032</w:delText>
        </w:r>
      </w:del>
      <w:del w:id="57" w:author="咨询组" w:date="2025-10-24T17:04:08Z">
        <w:r>
          <w:rPr>
            <w:rFonts w:ascii="仿宋" w:hAnsi="仿宋" w:eastAsia="仿宋" w:cs="仿宋"/>
            <w:spacing w:val="1"/>
            <w:sz w:val="31"/>
            <w:szCs w:val="31"/>
          </w:rPr>
          <w:delText>4</w:delText>
        </w:r>
      </w:del>
      <w:del w:id="58" w:author="咨询组" w:date="2025-10-24T17:04:08Z">
        <w:r>
          <w:rPr>
            <w:rFonts w:ascii="仿宋" w:hAnsi="仿宋" w:eastAsia="仿宋" w:cs="仿宋"/>
            <w:sz w:val="31"/>
            <w:szCs w:val="31"/>
          </w:rPr>
          <w:delText>A</w:delText>
        </w:r>
      </w:del>
      <w:del w:id="59" w:author="咨询组" w:date="2025-10-24T17:04:08Z">
        <w:r>
          <w:rPr>
            <w:rFonts w:hint="eastAsia" w:ascii="仿宋" w:hAnsi="仿宋" w:eastAsia="仿宋" w:cs="仿宋"/>
            <w:sz w:val="31"/>
            <w:szCs w:val="31"/>
            <w:lang w:eastAsia="zh-CN"/>
          </w:rPr>
          <w:delText>）</w:delText>
        </w:r>
      </w:del>
    </w:p>
    <w:p w14:paraId="55A2299A">
      <w:pPr>
        <w:spacing w:before="177" w:line="229" w:lineRule="auto"/>
        <w:ind w:left="48"/>
        <w:outlineLvl w:val="0"/>
        <w:rPr>
          <w:del w:id="60" w:author="咨询组" w:date="2025-10-24T17:04:08Z"/>
          <w:rFonts w:ascii="仿宋" w:hAnsi="仿宋" w:eastAsia="仿宋" w:cs="仿宋"/>
          <w:sz w:val="31"/>
          <w:szCs w:val="31"/>
        </w:rPr>
      </w:pPr>
      <w:del w:id="61" w:author="咨询组" w:date="2025-10-24T17:04:08Z">
        <w:r>
          <w:rPr>
            <w:rFonts w:ascii="仿宋" w:hAnsi="仿宋" w:eastAsia="仿宋" w:cs="仿宋"/>
            <w:spacing w:val="-8"/>
            <w:sz w:val="31"/>
            <w:szCs w:val="31"/>
            <w14:textOutline w14:w="5793" w14:cap="sq" w14:cmpd="sng">
              <w14:solidFill>
                <w14:srgbClr w14:val="000000"/>
              </w14:solidFill>
              <w14:prstDash w14:val="solid"/>
              <w14:bevel/>
            </w14:textOutline>
          </w:rPr>
          <w:delText>附</w:delText>
        </w:r>
      </w:del>
      <w:del w:id="62" w:author="咨询组" w:date="2025-10-24T17:04:08Z">
        <w:r>
          <w:rPr>
            <w:rFonts w:ascii="仿宋" w:hAnsi="仿宋" w:eastAsia="仿宋" w:cs="仿宋"/>
            <w:spacing w:val="-7"/>
            <w:sz w:val="31"/>
            <w:szCs w:val="31"/>
            <w14:textOutline w14:w="5793" w14:cap="sq" w14:cmpd="sng">
              <w14:solidFill>
                <w14:srgbClr w14:val="000000"/>
              </w14:solidFill>
              <w14:prstDash w14:val="solid"/>
              <w14:bevel/>
            </w14:textOutline>
          </w:rPr>
          <w:delText>录</w:delText>
        </w:r>
      </w:del>
    </w:p>
    <w:p w14:paraId="60052262">
      <w:pPr>
        <w:spacing w:before="177" w:line="229" w:lineRule="auto"/>
        <w:ind w:left="48"/>
        <w:rPr>
          <w:del w:id="63" w:author="咨询组" w:date="2025-10-24T17:04:08Z"/>
          <w:rFonts w:ascii="仿宋" w:hAnsi="仿宋" w:eastAsia="仿宋" w:cs="仿宋"/>
          <w:sz w:val="31"/>
          <w:szCs w:val="31"/>
        </w:rPr>
      </w:pPr>
      <w:del w:id="64" w:author="咨询组" w:date="2025-10-24T17:04:08Z">
        <w:r>
          <w:rPr>
            <w:rFonts w:ascii="仿宋" w:hAnsi="仿宋" w:eastAsia="仿宋" w:cs="仿宋"/>
            <w:spacing w:val="4"/>
            <w:sz w:val="31"/>
            <w:szCs w:val="31"/>
          </w:rPr>
          <w:delText>附录1：</w:delText>
        </w:r>
      </w:del>
      <w:del w:id="65" w:author="咨询组" w:date="2025-10-24T17:04:08Z">
        <w:r>
          <w:rPr>
            <w:rFonts w:ascii="仿宋" w:hAnsi="仿宋" w:eastAsia="仿宋" w:cs="仿宋"/>
            <w:spacing w:val="2"/>
            <w:sz w:val="31"/>
            <w:szCs w:val="31"/>
          </w:rPr>
          <w:delText>劳动合同管理职责分工界面</w:delText>
        </w:r>
      </w:del>
    </w:p>
    <w:p w14:paraId="7CAC6876">
      <w:pPr>
        <w:spacing w:before="175" w:line="343" w:lineRule="auto"/>
        <w:ind w:left="5471" w:right="102" w:hanging="961"/>
        <w:rPr>
          <w:del w:id="66" w:author="咨询组" w:date="2025-10-24T17:04:08Z"/>
          <w:rFonts w:ascii="仿宋" w:hAnsi="仿宋" w:eastAsia="仿宋" w:cs="仿宋"/>
          <w:sz w:val="31"/>
          <w:szCs w:val="31"/>
        </w:rPr>
      </w:pPr>
      <w:del w:id="67" w:author="咨询组" w:date="2025-10-24T17:04:08Z">
        <w:r>
          <w:rPr/>
          <w:drawing>
            <wp:anchor distT="0" distB="0" distL="0" distR="0" simplePos="0" relativeHeight="251659264" behindDoc="0" locked="0" layoutInCell="1" allowOverlap="1">
              <wp:simplePos x="0" y="0"/>
              <wp:positionH relativeFrom="column">
                <wp:posOffset>3571240</wp:posOffset>
              </wp:positionH>
              <wp:positionV relativeFrom="paragraph">
                <wp:posOffset>-579120</wp:posOffset>
              </wp:positionV>
              <wp:extent cx="1587500" cy="15875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1587500" cy="1587500"/>
                      </a:xfrm>
                      <a:prstGeom prst="rect">
                        <a:avLst/>
                      </a:prstGeom>
                    </pic:spPr>
                  </pic:pic>
                </a:graphicData>
              </a:graphic>
            </wp:anchor>
          </w:drawing>
        </w:r>
      </w:del>
      <w:del w:id="69" w:author="咨询组" w:date="2025-10-24T17:04:08Z">
        <w:r>
          <w:rPr>
            <w:rFonts w:ascii="仿宋" w:hAnsi="仿宋" w:eastAsia="仿宋" w:cs="仿宋"/>
            <w:spacing w:val="11"/>
            <w:sz w:val="31"/>
            <w:szCs w:val="31"/>
          </w:rPr>
          <w:delText>华</w:delText>
        </w:r>
      </w:del>
      <w:del w:id="70" w:author="咨询组" w:date="2025-10-24T17:04:08Z">
        <w:r>
          <w:rPr>
            <w:rFonts w:ascii="仿宋" w:hAnsi="仿宋" w:eastAsia="仿宋" w:cs="仿宋"/>
            <w:spacing w:val="6"/>
            <w:sz w:val="31"/>
            <w:szCs w:val="31"/>
          </w:rPr>
          <w:delText>润啤酒</w:delText>
        </w:r>
      </w:del>
      <w:del w:id="71" w:author="咨询组" w:date="2025-10-24T17:04:08Z">
        <w:r>
          <w:rPr>
            <w:rFonts w:hint="eastAsia" w:ascii="仿宋" w:hAnsi="仿宋" w:eastAsia="仿宋" w:cs="仿宋"/>
            <w:spacing w:val="6"/>
            <w:sz w:val="31"/>
            <w:szCs w:val="31"/>
            <w:lang w:eastAsia="zh-CN"/>
          </w:rPr>
          <w:delText>（</w:delText>
        </w:r>
      </w:del>
      <w:del w:id="72" w:author="咨询组" w:date="2025-10-24T17:04:08Z">
        <w:r>
          <w:rPr>
            <w:rFonts w:ascii="仿宋" w:hAnsi="仿宋" w:eastAsia="仿宋" w:cs="仿宋"/>
            <w:spacing w:val="6"/>
            <w:sz w:val="31"/>
            <w:szCs w:val="31"/>
          </w:rPr>
          <w:delText>控股</w:delText>
        </w:r>
      </w:del>
      <w:del w:id="73" w:author="咨询组" w:date="2025-10-24T17:04:08Z">
        <w:r>
          <w:rPr>
            <w:rFonts w:hint="eastAsia" w:ascii="仿宋" w:hAnsi="仿宋" w:eastAsia="仿宋" w:cs="仿宋"/>
            <w:spacing w:val="6"/>
            <w:sz w:val="31"/>
            <w:szCs w:val="31"/>
            <w:lang w:eastAsia="zh-CN"/>
          </w:rPr>
          <w:delText>）</w:delText>
        </w:r>
      </w:del>
      <w:del w:id="74" w:author="咨询组" w:date="2025-10-24T17:04:08Z">
        <w:r>
          <w:rPr>
            <w:rFonts w:ascii="仿宋" w:hAnsi="仿宋" w:eastAsia="仿宋" w:cs="仿宋"/>
            <w:spacing w:val="6"/>
            <w:sz w:val="31"/>
            <w:szCs w:val="31"/>
          </w:rPr>
          <w:delText>有限公司</w:delText>
        </w:r>
      </w:del>
      <w:del w:id="75" w:author="咨询组" w:date="2025-10-24T17:04:08Z">
        <w:r>
          <w:rPr>
            <w:rFonts w:ascii="仿宋" w:hAnsi="仿宋" w:eastAsia="仿宋" w:cs="仿宋"/>
            <w:spacing w:val="-10"/>
            <w:sz w:val="31"/>
            <w:szCs w:val="31"/>
          </w:rPr>
          <w:delText>二○二四年三月一</w:delText>
        </w:r>
      </w:del>
      <w:del w:id="76" w:author="咨询组" w:date="2025-10-24T17:04:08Z">
        <w:r>
          <w:rPr>
            <w:rFonts w:ascii="仿宋" w:hAnsi="仿宋" w:eastAsia="仿宋" w:cs="仿宋"/>
            <w:spacing w:val="-9"/>
            <w:sz w:val="31"/>
            <w:szCs w:val="31"/>
          </w:rPr>
          <w:delText>日</w:delText>
        </w:r>
      </w:del>
    </w:p>
    <w:p w14:paraId="41C955EC">
      <w:pPr>
        <w:spacing w:line="380" w:lineRule="auto"/>
        <w:rPr>
          <w:del w:id="77" w:author="咨询组" w:date="2025-10-24T17:04:08Z"/>
          <w:rFonts w:ascii="Arial"/>
          <w:sz w:val="21"/>
        </w:rPr>
      </w:pPr>
    </w:p>
    <w:p w14:paraId="287C34B2">
      <w:pPr>
        <w:spacing w:before="69" w:line="190" w:lineRule="auto"/>
        <w:ind w:left="6826"/>
        <w:rPr>
          <w:rFonts w:ascii="Times New Roman" w:hAnsi="Times New Roman" w:eastAsia="Times New Roman" w:cs="Times New Roman"/>
          <w:sz w:val="24"/>
          <w:szCs w:val="24"/>
        </w:rPr>
      </w:pPr>
      <w:del w:id="78" w:author="咨询组" w:date="2025-10-24T17:04:08Z">
        <w:r>
          <w:rPr>
            <w:rFonts w:ascii="Times New Roman" w:hAnsi="Times New Roman" w:eastAsia="Times New Roman" w:cs="Times New Roman"/>
            <w:color w:val="1C1C1C"/>
            <w:spacing w:val="-8"/>
            <w:sz w:val="24"/>
            <w:szCs w:val="24"/>
          </w:rPr>
          <w:delText>20</w:delText>
        </w:r>
      </w:del>
      <w:del w:id="79" w:author="咨询组" w:date="2025-10-24T17:04:08Z">
        <w:r>
          <w:rPr>
            <w:rFonts w:ascii="Times New Roman" w:hAnsi="Times New Roman" w:eastAsia="Times New Roman" w:cs="Times New Roman"/>
            <w:color w:val="1C1C1C"/>
            <w:spacing w:val="-4"/>
            <w:sz w:val="24"/>
            <w:szCs w:val="24"/>
          </w:rPr>
          <w:delText>24-03-01</w:delText>
        </w:r>
      </w:del>
    </w:p>
    <w:sectPr>
      <w:headerReference r:id="rId7" w:type="default"/>
      <w:footerReference r:id="rId8" w:type="default"/>
      <w:pgSz w:w="11906" w:h="16839"/>
      <w:pgMar w:top="1230" w:right="1389" w:bottom="901" w:left="1389" w:header="163" w:footer="731"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25D4F">
    <w:pPr>
      <w:spacing w:line="188" w:lineRule="auto"/>
      <w:ind w:left="4142"/>
      <w:rPr>
        <w:rFonts w:ascii="仿宋" w:hAnsi="仿宋" w:eastAsia="仿宋" w:cs="仿宋"/>
        <w:sz w:val="17"/>
        <w:szCs w:val="17"/>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93B7E">
    <w:pPr>
      <w:spacing w:line="186" w:lineRule="auto"/>
      <w:ind w:left="4133"/>
      <w:rPr>
        <w:rFonts w:ascii="仿宋" w:hAnsi="仿宋" w:eastAsia="仿宋" w:cs="仿宋"/>
        <w:sz w:val="17"/>
        <w:szCs w:val="17"/>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0672B">
    <w:pPr>
      <w:spacing w:line="1053" w:lineRule="exact"/>
      <w:ind w:firstLine="6326"/>
      <w:textAlignment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45853">
    <w:pPr>
      <w:spacing w:line="1053" w:lineRule="exact"/>
      <w:ind w:firstLine="6326"/>
      <w:textAlignment w:val="cente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3871AEC"/>
    <w:rsid w:val="2A4D0325"/>
    <w:rsid w:val="417E5A13"/>
    <w:rsid w:val="63C531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Office_12.8.2.19435_F1E327BC-269C-435d-A152-05C5408002CA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2024-03-01T11:59:00Z</dcterms:created>
  <dc:creator>Jiao Peng 焦鹏</dc:creator>
  <cp:lastModifiedBy>咨询组</cp:lastModifiedBy>
  <dcterms:modified xsi:type="dcterms:W3CDTF">2025-11-12T02:08:51Z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2025-10-24T14:24:31Z</vt:filetime>
  </property>
  <property fmtid="{D5CDD505-2E9C-101B-9397-08002B2CF9AE}" pid="4" name="KSOProductBuildVer">
    <vt:lpwstr>2052-12.8.2.19435</vt:lpwstr>
  </property>
  <property fmtid="{D5CDD505-2E9C-101B-9397-08002B2CF9AE}" pid="5" name="ICV">
    <vt:lpwstr>24BBBEE44BD84761959E90D54E63121E_12</vt:lpwstr>
  </property>
</Properties>
</file>
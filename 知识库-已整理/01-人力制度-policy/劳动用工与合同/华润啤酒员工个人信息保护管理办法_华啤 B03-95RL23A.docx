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12DCC">
      <w:pPr>
        <w:keepNext w:val="0"/>
        <w:keepLines w:val="0"/>
        <w:pageBreakBefore w:val="0"/>
        <w:widowControl/>
        <w:kinsoku w:val="0"/>
        <w:wordWrap/>
        <w:overflowPunct/>
        <w:topLinePunct w:val="0"/>
        <w:autoSpaceDE w:val="0"/>
        <w:autoSpaceDN w:val="0"/>
        <w:bidi w:val="0"/>
        <w:adjustRightInd w:val="0"/>
        <w:snapToGrid w:val="0"/>
        <w:spacing w:after="0" w:afterLines="50" w:line="344" w:lineRule="auto"/>
        <w:ind w:left="252" w:leftChars="120" w:right="0" w:firstLine="383" w:firstLineChars="112"/>
        <w:jc w:val="center"/>
        <w:textAlignment w:val="baseline"/>
        <w:rPr>
          <w:rFonts w:hint="eastAsia" w:ascii="仿宋" w:hAnsi="仿宋" w:eastAsia="仿宋" w:cs="仿宋"/>
          <w:b w:val="0"/>
          <w:bCs w:val="0"/>
          <w:sz w:val="24"/>
          <w:szCs w:val="24"/>
          <w:lang w:val="en-US" w:eastAsia="zh-CN"/>
          <w14:textOutline w14:w="5791" w14:cap="flat" w14:cmpd="sng">
            <w14:solidFill>
              <w14:srgbClr w14:val="000000"/>
            </w14:solidFill>
            <w14:prstDash w14:val="solid"/>
            <w14:miter w14:val="0"/>
          </w14:textOutline>
        </w:rPr>
      </w:pPr>
      <w:r>
        <w:rPr>
          <w:rFonts w:hint="eastAsia" w:eastAsia="仿宋" w:cs="仿宋" w:asciiTheme="majorEastAsia" w:hAnsiTheme="majorEastAsia"/>
          <w:spacing w:val="16"/>
          <w:sz w:val="31"/>
          <w:szCs w:val="31"/>
          <w14:textOutline w14:w="5791" w14:cap="flat" w14:cmpd="sng">
            <w14:solidFill>
              <w14:srgbClr w14:val="000000"/>
            </w14:solidFill>
            <w14:prstDash w14:val="solid"/>
            <w14:round/>
          </w14:textOutline>
        </w:rPr>
        <w:t>员</w:t>
      </w:r>
      <w:r>
        <w:rPr>
          <w:rFonts w:hint="eastAsia" w:eastAsia="仿宋" w:cs="仿宋" w:asciiTheme="majorEastAsia" w:hAnsiTheme="majorEastAsia"/>
          <w:spacing w:val="9"/>
          <w:sz w:val="31"/>
          <w:szCs w:val="31"/>
          <w14:textOutline w14:w="5791" w14:cap="flat" w14:cmpd="sng">
            <w14:solidFill>
              <w14:srgbClr w14:val="000000"/>
            </w14:solidFill>
            <w14:prstDash w14:val="solid"/>
            <w14:round/>
          </w14:textOutline>
        </w:rPr>
        <w:t>工个人信息保护管理办法</w:t>
      </w:r>
      <w:r>
        <w:rPr>
          <w:rFonts w:hint="eastAsia" w:ascii="仿宋" w:hAnsi="仿宋" w:eastAsia="仿宋" w:cs="仿宋"/>
          <w:b w:val="0"/>
          <w:bCs w:val="0"/>
          <w:spacing w:val="9"/>
          <w:sz w:val="24"/>
          <w:szCs w:val="24"/>
          <w:lang w:val="en-US" w:eastAsia="zh-CN"/>
          <w14:textOutline w14:w="5791" w14:cap="flat" w14:cmpd="sng">
            <w14:solidFill>
              <w14:srgbClr w14:val="000000"/>
            </w14:solidFill>
            <w14:prstDash w14:val="solid"/>
            <w14:round/>
          </w14:textOutline>
        </w:rPr>
        <w:t>(</w:t>
      </w:r>
      <w:r>
        <w:rPr>
          <w:rFonts w:hint="eastAsia" w:ascii="仿宋" w:hAnsi="仿宋" w:eastAsia="仿宋" w:cs="仿宋"/>
          <w:b w:val="0"/>
          <w:bCs w:val="0"/>
          <w:spacing w:val="-1"/>
          <w:sz w:val="24"/>
          <w:szCs w:val="24"/>
          <w14:textOutline w14:w="5791" w14:cap="flat" w14:cmpd="sng">
            <w14:solidFill>
              <w14:srgbClr w14:val="000000"/>
            </w14:solidFill>
            <w14:prstDash w14:val="solid"/>
            <w14:miter w14:val="0"/>
          </w14:textOutline>
        </w:rPr>
        <w:t>华</w:t>
      </w:r>
      <w:r>
        <w:rPr>
          <w:rFonts w:hint="eastAsia" w:ascii="仿宋" w:hAnsi="仿宋" w:eastAsia="仿宋" w:cs="仿宋"/>
          <w:b w:val="0"/>
          <w:bCs w:val="0"/>
          <w:sz w:val="24"/>
          <w:szCs w:val="24"/>
          <w14:textOutline w14:w="5791" w14:cap="flat" w14:cmpd="sng">
            <w14:solidFill>
              <w14:srgbClr w14:val="000000"/>
            </w14:solidFill>
            <w14:prstDash w14:val="solid"/>
            <w14:miter w14:val="0"/>
          </w14:textOutline>
        </w:rPr>
        <w:t>啤</w:t>
      </w:r>
      <w:r>
        <w:rPr>
          <w:rFonts w:hint="eastAsia" w:ascii="仿宋" w:hAnsi="仿宋" w:eastAsia="仿宋" w:cs="仿宋"/>
          <w:b w:val="0"/>
          <w:bCs w:val="0"/>
          <w:sz w:val="24"/>
          <w:szCs w:val="24"/>
        </w:rPr>
        <w:t xml:space="preserve"> </w:t>
      </w:r>
      <w:r>
        <w:rPr>
          <w:rFonts w:hint="eastAsia" w:ascii="仿宋" w:hAnsi="仿宋" w:eastAsia="仿宋" w:cs="仿宋"/>
          <w:b w:val="0"/>
          <w:bCs w:val="0"/>
          <w:sz w:val="24"/>
          <w:szCs w:val="24"/>
          <w14:textOutline w14:w="5791" w14:cap="flat" w14:cmpd="sng">
            <w14:solidFill>
              <w14:srgbClr w14:val="000000"/>
            </w14:solidFill>
            <w14:prstDash w14:val="solid"/>
            <w14:miter w14:val="0"/>
          </w14:textOutline>
        </w:rPr>
        <w:t>B03-95RL23A</w:t>
      </w:r>
      <w:r>
        <w:rPr>
          <w:rFonts w:hint="eastAsia" w:ascii="仿宋" w:hAnsi="仿宋" w:eastAsia="仿宋" w:cs="仿宋"/>
          <w:b w:val="0"/>
          <w:bCs w:val="0"/>
          <w:sz w:val="24"/>
          <w:szCs w:val="24"/>
          <w:lang w:val="en-US" w:eastAsia="zh-CN"/>
          <w14:textOutline w14:w="5791" w14:cap="flat" w14:cmpd="sng">
            <w14:solidFill>
              <w14:srgbClr w14:val="000000"/>
            </w14:solidFill>
            <w14:prstDash w14:val="solid"/>
            <w14:miter w14:val="0"/>
          </w14:textOutline>
        </w:rPr>
        <w:t>)</w:t>
      </w:r>
    </w:p>
    <w:p w14:paraId="0D1AFDD7">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7" w:firstLineChars="112"/>
        <w:jc w:val="center"/>
        <w:textAlignment w:val="baseline"/>
        <w:rPr>
          <w:del w:id="0" w:author="咨询组" w:date="2025-10-24T14:04:27Z"/>
          <w:rFonts w:ascii="宋体" w:hAnsi="宋体" w:eastAsia="仿宋" w:cs="仿宋"/>
          <w:sz w:val="31"/>
          <w:szCs w:val="31"/>
          <w14:textOutline w14:w="5094" w14:cap="flat" w14:cmpd="sng">
            <w14:solidFill>
              <w14:srgbClr w14:val="000000"/>
            </w14:solidFill>
            <w14:prstDash w14:val="solid"/>
            <w14:round/>
          </w14:textOutline>
        </w:rPr>
      </w:pPr>
      <w:del w:id="1" w:author="咨询组" w:date="2025-10-24T14:04:27Z">
        <w:r>
          <w:rPr>
            <w:rFonts w:hint="eastAsia" w:ascii="宋体" w:hAnsi="宋体" w:eastAsia="仿宋" w:cs="仿宋"/>
            <w:sz w:val="31"/>
            <w:szCs w:val="31"/>
            <w:lang w:val="en-US" w:eastAsia="zh-CN"/>
            <w14:textOutline w14:w="5094" w14:cap="flat" w14:cmpd="sng">
              <w14:solidFill>
                <w14:srgbClr w14:val="000000"/>
              </w14:solidFill>
              <w14:prstDash w14:val="solid"/>
              <w14:round/>
            </w14:textOutline>
          </w:rPr>
          <w:delText>第一章 总则</w:delText>
        </w:r>
      </w:del>
    </w:p>
    <w:p w14:paraId="263B7714">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2" w:firstLineChars="112"/>
        <w:textAlignment w:val="baseline"/>
        <w:rPr>
          <w:del w:id="2" w:author="咨询组" w:date="2025-10-24T14:04:18Z"/>
          <w:rFonts w:ascii="宋体" w:hAnsi="宋体" w:eastAsia="仿宋" w:cs="仿宋"/>
          <w:spacing w:val="-3"/>
          <w:sz w:val="31"/>
          <w:szCs w:val="31"/>
        </w:rPr>
      </w:pPr>
      <w:del w:id="3" w:author="咨询组" w:date="2025-10-24T14:04:18Z">
        <w:r>
          <w:rPr>
            <w:rFonts w:hint="eastAsia" w:ascii="宋体" w:hAnsi="宋体" w:eastAsia="仿宋" w:cs="仿宋"/>
            <w:b/>
            <w:bCs/>
            <w:spacing w:val="-3"/>
            <w:sz w:val="31"/>
            <w:szCs w:val="31"/>
            <w:lang w:val="en-US" w:eastAsia="zh-CN"/>
          </w:rPr>
          <w:delText>第一条</w:delText>
        </w:r>
      </w:del>
      <w:del w:id="4" w:author="咨询组" w:date="2025-10-24T14:04:18Z">
        <w:r>
          <w:rPr>
            <w:rFonts w:hint="eastAsia" w:ascii="宋体" w:hAnsi="宋体" w:eastAsia="仿宋" w:cs="仿宋"/>
            <w:spacing w:val="-3"/>
            <w:sz w:val="31"/>
            <w:szCs w:val="31"/>
            <w:lang w:val="en-US" w:eastAsia="zh-CN"/>
          </w:rPr>
          <w:delText xml:space="preserve"> 为规范华润啤酒（控股）有限公司及其下属各级子公司、分公司员 工个人信息保护相关要求，确保公司合法处理员工个人信息且履行个人信息保护义务，防范员工个人信息相关法律风险，根据《个人信息保护法》《劳动合同法》等现行法律法规及《信息安全管理办法》（华啤 </w:delText>
        </w:r>
      </w:del>
      <w:del w:id="5" w:author="咨询组" w:date="2025-10-24T14:04:18Z">
        <w:r>
          <w:rPr>
            <w:rFonts w:hint="default" w:ascii="宋体" w:hAnsi="宋体" w:eastAsia="仿宋" w:cs="仿宋"/>
            <w:spacing w:val="-3"/>
            <w:sz w:val="31"/>
            <w:szCs w:val="31"/>
            <w:lang w:val="en-US" w:eastAsia="zh-CN"/>
          </w:rPr>
          <w:delText>B07-26XX21B</w:delText>
        </w:r>
      </w:del>
      <w:del w:id="6" w:author="咨询组" w:date="2025-10-24T14:04:18Z">
        <w:r>
          <w:rPr>
            <w:rFonts w:hint="eastAsia" w:ascii="宋体" w:hAnsi="宋体" w:eastAsia="仿宋" w:cs="仿宋"/>
            <w:spacing w:val="-3"/>
            <w:sz w:val="31"/>
            <w:szCs w:val="31"/>
            <w:lang w:val="en-US" w:eastAsia="zh-CN"/>
          </w:rPr>
          <w:delText xml:space="preserve">）《个人信息保护合规指引》（华啤 </w:delText>
        </w:r>
      </w:del>
      <w:del w:id="7" w:author="咨询组" w:date="2025-10-24T14:04:18Z">
        <w:r>
          <w:rPr>
            <w:rFonts w:hint="default" w:ascii="宋体" w:hAnsi="宋体" w:eastAsia="仿宋" w:cs="仿宋"/>
            <w:spacing w:val="-3"/>
            <w:sz w:val="31"/>
            <w:szCs w:val="31"/>
            <w:lang w:val="en-US" w:eastAsia="zh-CN"/>
          </w:rPr>
          <w:delText>C05-21FX22A</w:delText>
        </w:r>
      </w:del>
      <w:del w:id="8" w:author="咨询组" w:date="2025-10-24T14:04:18Z">
        <w:r>
          <w:rPr>
            <w:rFonts w:hint="eastAsia" w:ascii="宋体" w:hAnsi="宋体" w:eastAsia="仿宋" w:cs="仿宋"/>
            <w:spacing w:val="-3"/>
            <w:sz w:val="31"/>
            <w:szCs w:val="31"/>
            <w:lang w:val="en-US" w:eastAsia="zh-CN"/>
          </w:rPr>
          <w:delText xml:space="preserve">）等公司制度的规定，结合公司人力资源管理现状，制定本办法。 </w:delText>
        </w:r>
      </w:del>
    </w:p>
    <w:p w14:paraId="5F977517">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2" w:firstLineChars="112"/>
        <w:textAlignment w:val="baseline"/>
        <w:rPr>
          <w:del w:id="9" w:author="咨询组" w:date="2025-10-24T14:04:18Z"/>
          <w:rFonts w:ascii="宋体" w:hAnsi="宋体" w:eastAsia="仿宋" w:cs="仿宋"/>
          <w:spacing w:val="-3"/>
          <w:sz w:val="31"/>
          <w:szCs w:val="31"/>
        </w:rPr>
      </w:pPr>
      <w:del w:id="10" w:author="咨询组" w:date="2025-10-24T14:04:18Z">
        <w:r>
          <w:rPr>
            <w:rFonts w:hint="eastAsia" w:ascii="宋体" w:hAnsi="宋体" w:eastAsia="仿宋" w:cs="仿宋"/>
            <w:b/>
            <w:bCs/>
            <w:spacing w:val="-3"/>
            <w:sz w:val="31"/>
            <w:szCs w:val="31"/>
            <w:lang w:val="en-US" w:eastAsia="zh-CN"/>
          </w:rPr>
          <w:delText>第二条</w:delText>
        </w:r>
      </w:del>
      <w:del w:id="11" w:author="咨询组" w:date="2025-10-24T14:04:18Z">
        <w:r>
          <w:rPr>
            <w:rFonts w:hint="eastAsia" w:ascii="宋体" w:hAnsi="宋体" w:eastAsia="仿宋" w:cs="仿宋"/>
            <w:spacing w:val="-3"/>
            <w:sz w:val="31"/>
            <w:szCs w:val="31"/>
            <w:lang w:val="en-US" w:eastAsia="zh-CN"/>
          </w:rPr>
          <w:delText xml:space="preserve"> 本办法适用于华润啤酒（控股）有限公司及其下属各级子公司、分公司处理员工个人信息的各项事宜。 </w:delText>
        </w:r>
      </w:del>
    </w:p>
    <w:p w14:paraId="33724D3C">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2" w:firstLineChars="112"/>
        <w:textAlignment w:val="baseline"/>
        <w:rPr>
          <w:del w:id="12" w:author="咨询组" w:date="2025-10-24T14:04:18Z"/>
          <w:rFonts w:hint="eastAsia" w:ascii="宋体" w:hAnsi="宋体" w:eastAsia="仿宋" w:cs="仿宋"/>
          <w:spacing w:val="-3"/>
          <w:sz w:val="31"/>
          <w:szCs w:val="31"/>
        </w:rPr>
      </w:pPr>
      <w:del w:id="13" w:author="咨询组" w:date="2025-10-24T14:04:18Z">
        <w:r>
          <w:rPr>
            <w:rFonts w:hint="eastAsia" w:ascii="宋体" w:hAnsi="宋体" w:eastAsia="仿宋" w:cs="仿宋"/>
            <w:b/>
            <w:bCs/>
            <w:spacing w:val="-3"/>
            <w:sz w:val="31"/>
            <w:szCs w:val="31"/>
            <w:lang w:val="en-US" w:eastAsia="zh-CN"/>
          </w:rPr>
          <w:delText>第三条</w:delText>
        </w:r>
      </w:del>
      <w:del w:id="14" w:author="咨询组" w:date="2025-10-24T14:04:18Z">
        <w:r>
          <w:rPr>
            <w:rFonts w:hint="eastAsia" w:ascii="宋体" w:hAnsi="宋体" w:eastAsia="仿宋" w:cs="仿宋"/>
            <w:spacing w:val="-3"/>
            <w:sz w:val="31"/>
            <w:szCs w:val="31"/>
            <w:lang w:val="en-US" w:eastAsia="zh-CN"/>
          </w:rPr>
          <w:delText xml:space="preserve"> 华润啤酒人力资源部是员工个人信息保护管理的归口部门，负责制定员工个人信息保护制度并推进实施落地，法律合规部、智能与数字化部对相关制度进行审核。 </w:delText>
        </w:r>
      </w:del>
    </w:p>
    <w:p w14:paraId="76B02C31">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9" w:firstLineChars="112"/>
        <w:jc w:val="center"/>
        <w:textAlignment w:val="baseline"/>
        <w:rPr>
          <w:rFonts w:ascii="宋体" w:hAnsi="宋体" w:eastAsia="仿宋" w:cs="仿宋"/>
          <w:sz w:val="31"/>
          <w:szCs w:val="31"/>
        </w:rPr>
      </w:pPr>
      <w:r>
        <w:rPr>
          <w:rFonts w:ascii="宋体" w:hAnsi="宋体" w:eastAsia="仿宋" w:cs="仿宋"/>
          <w:spacing w:val="1"/>
          <w:sz w:val="31"/>
          <w:szCs w:val="31"/>
          <w14:textOutline w14:w="5094" w14:cap="flat" w14:cmpd="sng">
            <w14:solidFill>
              <w14:srgbClr w14:val="000000"/>
            </w14:solidFill>
            <w14:prstDash w14:val="solid"/>
            <w14:round/>
          </w14:textOutline>
        </w:rPr>
        <w:t>第二章</w:t>
      </w:r>
      <w:r>
        <w:rPr>
          <w:rFonts w:hint="eastAsia" w:ascii="宋体" w:hAnsi="宋体" w:eastAsia="仿宋" w:cs="仿宋"/>
          <w:spacing w:val="1"/>
          <w:sz w:val="31"/>
          <w:szCs w:val="31"/>
          <w:lang w:val="en-US" w:eastAsia="zh-CN"/>
          <w14:textOutline w14:w="5094" w14:cap="flat" w14:cmpd="sng">
            <w14:solidFill>
              <w14:srgbClr w14:val="000000"/>
            </w14:solidFill>
            <w14:prstDash w14:val="solid"/>
            <w14:round/>
          </w14:textOutline>
        </w:rPr>
        <w:t xml:space="preserve"> </w:t>
      </w:r>
      <w:r>
        <w:rPr>
          <w:rFonts w:ascii="宋体" w:hAnsi="宋体" w:eastAsia="仿宋" w:cs="仿宋"/>
          <w:spacing w:val="1"/>
          <w:sz w:val="31"/>
          <w:szCs w:val="31"/>
          <w14:textOutline w14:w="5094" w14:cap="flat" w14:cmpd="sng">
            <w14:solidFill>
              <w14:srgbClr w14:val="000000"/>
            </w14:solidFill>
            <w14:prstDash w14:val="solid"/>
            <w14:round/>
          </w14:textOutline>
        </w:rPr>
        <w:t>个</w:t>
      </w:r>
      <w:r>
        <w:rPr>
          <w:rFonts w:ascii="宋体" w:hAnsi="宋体" w:eastAsia="仿宋" w:cs="仿宋"/>
          <w:sz w:val="31"/>
          <w:szCs w:val="31"/>
          <w14:textOutline w14:w="5094" w14:cap="flat" w14:cmpd="sng">
            <w14:solidFill>
              <w14:srgbClr w14:val="000000"/>
            </w14:solidFill>
            <w14:prstDash w14:val="solid"/>
            <w14:round/>
          </w14:textOutline>
        </w:rPr>
        <w:t>人信息相关术语定义</w:t>
      </w:r>
    </w:p>
    <w:p w14:paraId="3D70A283">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38" w:firstLineChars="112"/>
        <w:textAlignment w:val="baseline"/>
        <w:rPr>
          <w:rFonts w:ascii="宋体" w:hAnsi="宋体" w:eastAsia="仿宋" w:cs="仿宋"/>
          <w:sz w:val="31"/>
          <w:szCs w:val="31"/>
        </w:rPr>
      </w:pPr>
      <w:r>
        <w:rPr>
          <w:rFonts w:ascii="宋体" w:hAnsi="宋体" w:eastAsia="仿宋" w:cs="仿宋"/>
          <w:spacing w:val="-4"/>
          <w:sz w:val="31"/>
          <w:szCs w:val="31"/>
          <w14:textOutline w14:w="4354" w14:cap="flat" w14:cmpd="sng">
            <w14:solidFill>
              <w14:srgbClr w14:val="000000"/>
            </w14:solidFill>
            <w14:prstDash w14:val="solid"/>
            <w14:round/>
          </w14:textOutline>
        </w:rPr>
        <w:t>第</w:t>
      </w:r>
      <w:r>
        <w:rPr>
          <w:rFonts w:ascii="宋体" w:hAnsi="宋体" w:eastAsia="仿宋" w:cs="仿宋"/>
          <w:spacing w:val="-3"/>
          <w:sz w:val="31"/>
          <w:szCs w:val="31"/>
          <w14:textOutline w14:w="4354" w14:cap="flat" w14:cmpd="sng">
            <w14:solidFill>
              <w14:srgbClr w14:val="000000"/>
            </w14:solidFill>
            <w14:prstDash w14:val="solid"/>
            <w14:round/>
          </w14:textOutline>
        </w:rPr>
        <w:t>四条</w:t>
      </w:r>
      <w:r>
        <w:rPr>
          <w:rFonts w:hint="eastAsia" w:ascii="宋体" w:hAnsi="宋体" w:eastAsia="仿宋" w:cs="仿宋"/>
          <w:spacing w:val="-3"/>
          <w:sz w:val="31"/>
          <w:szCs w:val="31"/>
          <w:lang w:val="en-US" w:eastAsia="zh-CN"/>
          <w14:textOutline w14:w="4354" w14:cap="flat" w14:cmpd="sng">
            <w14:solidFill>
              <w14:srgbClr w14:val="000000"/>
            </w14:solidFill>
            <w14:prstDash w14:val="solid"/>
            <w14:round/>
          </w14:textOutline>
        </w:rPr>
        <w:t xml:space="preserve"> </w:t>
      </w:r>
      <w:r>
        <w:rPr>
          <w:rFonts w:ascii="宋体" w:hAnsi="宋体" w:eastAsia="仿宋" w:cs="仿宋"/>
          <w:spacing w:val="-3"/>
          <w:sz w:val="31"/>
          <w:szCs w:val="31"/>
        </w:rPr>
        <w:t>个人信息，是以电子或者其他方式记录的与已识别或者可识别的自</w:t>
      </w:r>
      <w:r>
        <w:rPr>
          <w:rFonts w:ascii="宋体" w:hAnsi="宋体" w:eastAsia="仿宋" w:cs="仿宋"/>
          <w:spacing w:val="-2"/>
          <w:sz w:val="31"/>
          <w:szCs w:val="31"/>
        </w:rPr>
        <w:t>然人有关的各种信息，不包括匿名化处理后的信息</w:t>
      </w:r>
      <w:r>
        <w:rPr>
          <w:rFonts w:ascii="宋体" w:hAnsi="宋体" w:eastAsia="仿宋" w:cs="仿宋"/>
          <w:sz w:val="31"/>
          <w:szCs w:val="31"/>
        </w:rPr>
        <w:t>。</w:t>
      </w:r>
    </w:p>
    <w:p w14:paraId="204A7076">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38" w:firstLineChars="112"/>
        <w:textAlignment w:val="baseline"/>
        <w:rPr>
          <w:rFonts w:ascii="Arial" w:eastAsia="仿宋" w:cs="仿宋"/>
          <w:sz w:val="31"/>
          <w:szCs w:val="31"/>
        </w:rPr>
      </w:pPr>
      <w:r>
        <w:rPr>
          <w:rFonts w:ascii="宋体" w:hAnsi="宋体" w:eastAsia="仿宋" w:cs="仿宋"/>
          <w:spacing w:val="-4"/>
          <w:sz w:val="31"/>
          <w:szCs w:val="31"/>
          <w14:textOutline w14:w="4354" w14:cap="flat" w14:cmpd="sng">
            <w14:solidFill>
              <w14:srgbClr w14:val="000000"/>
            </w14:solidFill>
            <w14:prstDash w14:val="solid"/>
            <w14:round/>
          </w14:textOutline>
        </w:rPr>
        <w:t>第五条</w:t>
      </w:r>
      <w:r>
        <w:rPr>
          <w:rFonts w:hint="eastAsia" w:ascii="宋体" w:hAnsi="宋体" w:eastAsia="仿宋" w:cs="仿宋"/>
          <w:spacing w:val="-4"/>
          <w:sz w:val="31"/>
          <w:szCs w:val="31"/>
          <w:lang w:val="en-US" w:eastAsia="zh-CN"/>
          <w14:textOutline w14:w="4354" w14:cap="flat" w14:cmpd="sng">
            <w14:solidFill>
              <w14:srgbClr w14:val="000000"/>
            </w14:solidFill>
            <w14:prstDash w14:val="solid"/>
            <w14:round/>
          </w14:textOutline>
        </w:rPr>
        <w:t xml:space="preserve"> </w:t>
      </w:r>
      <w:r>
        <w:rPr>
          <w:rFonts w:ascii="宋体" w:hAnsi="宋体" w:eastAsia="仿宋" w:cs="仿宋"/>
          <w:spacing w:val="-3"/>
          <w:sz w:val="31"/>
          <w:szCs w:val="31"/>
        </w:rPr>
        <w:t>敏感个人信息，是指一旦泄露或者非法使用，容易导致自然人的人</w:t>
      </w:r>
      <w:r>
        <w:rPr>
          <w:rFonts w:ascii="宋体" w:hAnsi="宋体" w:eastAsia="仿宋" w:cs="仿宋"/>
          <w:spacing w:val="-6"/>
          <w:sz w:val="31"/>
          <w:szCs w:val="31"/>
        </w:rPr>
        <w:t>格尊严受到侵害或者人身、财产安全受到危害的个人信息，包括生物识别、宗教</w:t>
      </w:r>
      <w:r>
        <w:rPr>
          <w:rFonts w:ascii="宋体" w:hAnsi="宋体" w:eastAsia="仿宋" w:cs="仿宋"/>
          <w:spacing w:val="-9"/>
          <w:sz w:val="31"/>
          <w:szCs w:val="31"/>
        </w:rPr>
        <w:t>信</w:t>
      </w:r>
      <w:r>
        <w:rPr>
          <w:rFonts w:ascii="宋体" w:hAnsi="宋体" w:eastAsia="仿宋" w:cs="仿宋"/>
          <w:spacing w:val="-6"/>
          <w:sz w:val="31"/>
          <w:szCs w:val="31"/>
        </w:rPr>
        <w:t>仰、特定身份、医疗健康、金融账户、行踪轨迹等信息，以及不满十四周岁未</w:t>
      </w:r>
      <w:r>
        <w:rPr>
          <w:rFonts w:ascii="宋体" w:hAnsi="宋体" w:eastAsia="仿宋" w:cs="仿宋"/>
          <w:spacing w:val="-8"/>
          <w:sz w:val="31"/>
          <w:szCs w:val="31"/>
        </w:rPr>
        <w:t>成</w:t>
      </w:r>
      <w:r>
        <w:rPr>
          <w:rFonts w:ascii="宋体" w:hAnsi="宋体" w:eastAsia="仿宋" w:cs="仿宋"/>
          <w:spacing w:val="-4"/>
          <w:sz w:val="31"/>
          <w:szCs w:val="31"/>
        </w:rPr>
        <w:t>年人的个人信息。</w:t>
      </w:r>
    </w:p>
    <w:p w14:paraId="5FC05588">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9" w:firstLineChars="112"/>
        <w:jc w:val="center"/>
        <w:textAlignment w:val="baseline"/>
        <w:rPr>
          <w:rFonts w:ascii="宋体" w:hAnsi="宋体" w:eastAsia="仿宋" w:cs="仿宋"/>
          <w:spacing w:val="1"/>
          <w:sz w:val="31"/>
          <w:szCs w:val="31"/>
          <w14:textOutline w14:w="5094" w14:cap="flat" w14:cmpd="sng">
            <w14:solidFill>
              <w14:srgbClr w14:val="000000"/>
            </w14:solidFill>
            <w14:prstDash w14:val="solid"/>
            <w14:round/>
          </w14:textOutline>
        </w:rPr>
      </w:pPr>
      <w:r>
        <w:rPr>
          <w:rFonts w:ascii="宋体" w:hAnsi="宋体" w:eastAsia="仿宋" w:cs="仿宋"/>
          <w:spacing w:val="1"/>
          <w:sz w:val="31"/>
          <w:szCs w:val="31"/>
          <w14:textOutline w14:w="5094" w14:cap="flat" w14:cmpd="sng">
            <w14:solidFill>
              <w14:srgbClr w14:val="000000"/>
            </w14:solidFill>
            <w14:prstDash w14:val="solid"/>
            <w14:round/>
          </w14:textOutline>
        </w:rPr>
        <w:t>第三章</w:t>
      </w:r>
      <w:r>
        <w:rPr>
          <w:rFonts w:hint="eastAsia" w:ascii="宋体" w:hAnsi="宋体" w:eastAsia="仿宋" w:cs="仿宋"/>
          <w:spacing w:val="1"/>
          <w:sz w:val="31"/>
          <w:szCs w:val="31"/>
          <w:lang w:val="en-US" w:eastAsia="zh-CN"/>
          <w14:textOutline w14:w="5094" w14:cap="flat" w14:cmpd="sng">
            <w14:solidFill>
              <w14:srgbClr w14:val="000000"/>
            </w14:solidFill>
            <w14:prstDash w14:val="solid"/>
            <w14:round/>
          </w14:textOutline>
        </w:rPr>
        <w:t xml:space="preserve"> </w:t>
      </w:r>
      <w:r>
        <w:rPr>
          <w:rFonts w:ascii="宋体" w:hAnsi="宋体" w:eastAsia="仿宋" w:cs="仿宋"/>
          <w:spacing w:val="1"/>
          <w:sz w:val="31"/>
          <w:szCs w:val="31"/>
          <w14:textOutline w14:w="5094" w14:cap="flat" w14:cmpd="sng">
            <w14:solidFill>
              <w14:srgbClr w14:val="000000"/>
            </w14:solidFill>
            <w14:prstDash w14:val="solid"/>
            <w14:round/>
          </w14:textOutline>
        </w:rPr>
        <w:t>员工个人信息保护原则</w:t>
      </w:r>
    </w:p>
    <w:p w14:paraId="30502312">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9" w:firstLineChars="112"/>
        <w:textAlignment w:val="baseline"/>
        <w:rPr>
          <w:rFonts w:ascii="宋体" w:hAnsi="宋体" w:eastAsia="仿宋" w:cs="仿宋"/>
          <w:sz w:val="31"/>
          <w:szCs w:val="31"/>
        </w:rPr>
      </w:pPr>
      <w:r>
        <w:rPr>
          <w:rFonts w:ascii="宋体" w:hAnsi="宋体" w:eastAsia="仿宋" w:cs="仿宋"/>
          <w:spacing w:val="1"/>
          <w:sz w:val="31"/>
          <w:szCs w:val="31"/>
          <w14:textOutline w14:w="4354" w14:cap="flat" w14:cmpd="sng">
            <w14:solidFill>
              <w14:srgbClr w14:val="000000"/>
            </w14:solidFill>
            <w14:prstDash w14:val="solid"/>
            <w14:round/>
          </w14:textOutline>
        </w:rPr>
        <w:t>第六条</w:t>
      </w:r>
      <w:r>
        <w:rPr>
          <w:rFonts w:hint="eastAsia" w:ascii="宋体" w:hAnsi="宋体" w:eastAsia="仿宋" w:cs="仿宋"/>
          <w:spacing w:val="1"/>
          <w:sz w:val="31"/>
          <w:szCs w:val="31"/>
          <w:lang w:val="en-US" w:eastAsia="zh-CN"/>
          <w14:textOutline w14:w="4354" w14:cap="flat" w14:cmpd="sng">
            <w14:solidFill>
              <w14:srgbClr w14:val="000000"/>
            </w14:solidFill>
            <w14:prstDash w14:val="solid"/>
            <w14:round/>
          </w14:textOutline>
        </w:rPr>
        <w:t xml:space="preserve"> </w:t>
      </w:r>
      <w:r>
        <w:rPr>
          <w:rFonts w:ascii="宋体" w:hAnsi="宋体" w:eastAsia="仿宋" w:cs="仿宋"/>
          <w:spacing w:val="1"/>
          <w:sz w:val="31"/>
          <w:szCs w:val="31"/>
        </w:rPr>
        <w:t>处理员工个人信息应合法化、</w:t>
      </w:r>
      <w:r>
        <w:rPr>
          <w:rFonts w:ascii="宋体" w:hAnsi="宋体" w:eastAsia="仿宋" w:cs="仿宋"/>
          <w:sz w:val="31"/>
          <w:szCs w:val="31"/>
        </w:rPr>
        <w:t>制度化、规范化，各部门应当遵守个</w:t>
      </w:r>
      <w:r>
        <w:rPr>
          <w:rFonts w:ascii="宋体" w:hAnsi="宋体" w:eastAsia="仿宋" w:cs="仿宋"/>
          <w:spacing w:val="-18"/>
          <w:sz w:val="31"/>
          <w:szCs w:val="31"/>
        </w:rPr>
        <w:t>人信</w:t>
      </w:r>
      <w:r>
        <w:rPr>
          <w:rFonts w:ascii="宋体" w:hAnsi="宋体" w:eastAsia="仿宋" w:cs="仿宋"/>
          <w:spacing w:val="-15"/>
          <w:sz w:val="31"/>
          <w:szCs w:val="31"/>
        </w:rPr>
        <w:t>息</w:t>
      </w:r>
      <w:r>
        <w:rPr>
          <w:rFonts w:ascii="宋体" w:hAnsi="宋体" w:eastAsia="仿宋" w:cs="仿宋"/>
          <w:spacing w:val="-9"/>
          <w:sz w:val="31"/>
          <w:szCs w:val="31"/>
        </w:rPr>
        <w:t>保护相关的法律规定以及《个人信息保护合规指引》《信息安全管理办法》</w:t>
      </w:r>
      <w:r>
        <w:rPr>
          <w:rFonts w:ascii="宋体" w:hAnsi="宋体" w:eastAsia="仿宋" w:cs="仿宋"/>
          <w:spacing w:val="-4"/>
          <w:sz w:val="31"/>
          <w:szCs w:val="31"/>
        </w:rPr>
        <w:t>等公</w:t>
      </w:r>
      <w:r>
        <w:rPr>
          <w:rFonts w:ascii="宋体" w:hAnsi="宋体" w:eastAsia="仿宋" w:cs="仿宋"/>
          <w:spacing w:val="-2"/>
          <w:sz w:val="31"/>
          <w:szCs w:val="31"/>
        </w:rPr>
        <w:t>司制度的规定，合法处理员工个人信息。</w:t>
      </w:r>
    </w:p>
    <w:p w14:paraId="3A91B047">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0" w:firstLineChars="112"/>
        <w:textAlignment w:val="baseline"/>
        <w:rPr>
          <w:rFonts w:ascii="宋体" w:hAnsi="宋体" w:eastAsia="仿宋" w:cs="仿宋"/>
          <w:sz w:val="31"/>
          <w:szCs w:val="31"/>
        </w:rPr>
      </w:pPr>
      <w:r>
        <w:rPr>
          <w:rFonts w:ascii="宋体" w:hAnsi="宋体" w:eastAsia="仿宋" w:cs="仿宋"/>
          <w:spacing w:val="-3"/>
          <w:sz w:val="31"/>
          <w:szCs w:val="31"/>
          <w14:textOutline w14:w="4354" w14:cap="flat" w14:cmpd="sng">
            <w14:solidFill>
              <w14:srgbClr w14:val="000000"/>
            </w14:solidFill>
            <w14:prstDash w14:val="solid"/>
            <w14:round/>
          </w14:textOutline>
        </w:rPr>
        <w:t>第七条</w:t>
      </w:r>
      <w:r>
        <w:rPr>
          <w:rFonts w:hint="eastAsia" w:ascii="宋体" w:hAnsi="宋体" w:eastAsia="仿宋" w:cs="仿宋"/>
          <w:spacing w:val="-3"/>
          <w:sz w:val="31"/>
          <w:szCs w:val="31"/>
          <w:lang w:val="en-US" w:eastAsia="zh-CN"/>
          <w14:textOutline w14:w="4354" w14:cap="flat" w14:cmpd="sng">
            <w14:solidFill>
              <w14:srgbClr w14:val="000000"/>
            </w14:solidFill>
            <w14:prstDash w14:val="solid"/>
            <w14:round/>
          </w14:textOutline>
        </w:rPr>
        <w:t xml:space="preserve"> </w:t>
      </w:r>
      <w:r>
        <w:rPr>
          <w:rFonts w:ascii="宋体" w:hAnsi="宋体" w:eastAsia="仿宋" w:cs="仿宋"/>
          <w:spacing w:val="-3"/>
          <w:sz w:val="31"/>
          <w:szCs w:val="31"/>
        </w:rPr>
        <w:t>收集员工个人信息，应当限于实现处理目的的最小范围，不得</w:t>
      </w:r>
      <w:r>
        <w:rPr>
          <w:rFonts w:hint="eastAsia" w:ascii="宋体" w:hAnsi="宋体" w:eastAsia="仿宋" w:cs="仿宋"/>
          <w:spacing w:val="-3"/>
          <w:sz w:val="31"/>
          <w:szCs w:val="31"/>
          <w:lang w:val="en-US" w:eastAsia="zh-CN"/>
        </w:rPr>
        <w:t>过度</w:t>
      </w:r>
      <w:r>
        <w:rPr>
          <w:rFonts w:ascii="宋体" w:hAnsi="宋体" w:eastAsia="仿宋" w:cs="仿宋"/>
          <w:spacing w:val="-2"/>
          <w:sz w:val="31"/>
          <w:szCs w:val="31"/>
        </w:rPr>
        <w:t>收集员工个人信息。</w:t>
      </w:r>
    </w:p>
    <w:p w14:paraId="5B72CE52">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9" w:firstLineChars="112"/>
        <w:textAlignment w:val="baseline"/>
        <w:rPr>
          <w:rFonts w:ascii="Arial" w:eastAsia="仿宋" w:cs="仿宋"/>
          <w:sz w:val="31"/>
          <w:szCs w:val="31"/>
        </w:rPr>
      </w:pPr>
      <w:r>
        <w:rPr>
          <w:rFonts w:ascii="宋体" w:hAnsi="宋体" w:eastAsia="仿宋" w:cs="仿宋"/>
          <w:spacing w:val="1"/>
          <w:sz w:val="31"/>
          <w:szCs w:val="31"/>
          <w14:textOutline w14:w="4354" w14:cap="flat" w14:cmpd="sng">
            <w14:solidFill>
              <w14:srgbClr w14:val="000000"/>
            </w14:solidFill>
            <w14:prstDash w14:val="solid"/>
            <w14:round/>
          </w14:textOutline>
        </w:rPr>
        <w:t>第八条</w:t>
      </w:r>
      <w:r>
        <w:rPr>
          <w:rFonts w:hint="eastAsia" w:ascii="宋体" w:hAnsi="宋体" w:eastAsia="仿宋" w:cs="仿宋"/>
          <w:spacing w:val="1"/>
          <w:sz w:val="31"/>
          <w:szCs w:val="31"/>
          <w:lang w:val="en-US" w:eastAsia="zh-CN"/>
          <w14:textOutline w14:w="4354" w14:cap="flat" w14:cmpd="sng">
            <w14:solidFill>
              <w14:srgbClr w14:val="000000"/>
            </w14:solidFill>
            <w14:prstDash w14:val="solid"/>
            <w14:round/>
          </w14:textOutline>
        </w:rPr>
        <w:t xml:space="preserve"> </w:t>
      </w:r>
      <w:r>
        <w:rPr>
          <w:rFonts w:ascii="宋体" w:hAnsi="宋体" w:eastAsia="仿宋" w:cs="仿宋"/>
          <w:spacing w:val="1"/>
          <w:sz w:val="31"/>
          <w:szCs w:val="31"/>
        </w:rPr>
        <w:t>处理员工个人信息应当具有明</w:t>
      </w:r>
      <w:r>
        <w:rPr>
          <w:rFonts w:ascii="宋体" w:hAnsi="宋体" w:eastAsia="仿宋" w:cs="仿宋"/>
          <w:sz w:val="31"/>
          <w:szCs w:val="31"/>
        </w:rPr>
        <w:t>确、合理的目的，并应当与处理目的</w:t>
      </w:r>
      <w:r>
        <w:rPr>
          <w:rFonts w:ascii="宋体" w:hAnsi="宋体" w:eastAsia="仿宋" w:cs="仿宋"/>
          <w:spacing w:val="-4"/>
          <w:sz w:val="31"/>
          <w:szCs w:val="31"/>
        </w:rPr>
        <w:t>直接</w:t>
      </w:r>
      <w:r>
        <w:rPr>
          <w:rFonts w:ascii="宋体" w:hAnsi="宋体" w:eastAsia="仿宋" w:cs="仿宋"/>
          <w:spacing w:val="-2"/>
          <w:sz w:val="31"/>
          <w:szCs w:val="31"/>
        </w:rPr>
        <w:t>相关，采取对员工权益影响最小的方式。</w:t>
      </w:r>
    </w:p>
    <w:p w14:paraId="5EDF4E3D">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9" w:firstLineChars="112"/>
        <w:jc w:val="center"/>
        <w:textAlignment w:val="baseline"/>
        <w:rPr>
          <w:rFonts w:ascii="宋体" w:hAnsi="宋体" w:eastAsia="仿宋" w:cs="仿宋"/>
          <w:spacing w:val="1"/>
          <w:sz w:val="31"/>
          <w:szCs w:val="31"/>
          <w14:textOutline w14:w="5094" w14:cap="flat" w14:cmpd="sng">
            <w14:solidFill>
              <w14:srgbClr w14:val="000000"/>
            </w14:solidFill>
            <w14:prstDash w14:val="solid"/>
            <w14:round/>
          </w14:textOutline>
        </w:rPr>
      </w:pPr>
      <w:r>
        <w:rPr>
          <w:rFonts w:ascii="宋体" w:hAnsi="宋体" w:eastAsia="仿宋" w:cs="仿宋"/>
          <w:spacing w:val="1"/>
          <w:sz w:val="31"/>
          <w:szCs w:val="31"/>
          <w14:textOutline w14:w="5094" w14:cap="flat" w14:cmpd="sng">
            <w14:solidFill>
              <w14:srgbClr w14:val="000000"/>
            </w14:solidFill>
            <w14:prstDash w14:val="solid"/>
            <w14:round/>
          </w14:textOutline>
        </w:rPr>
        <w:t>第四章</w:t>
      </w:r>
      <w:r>
        <w:rPr>
          <w:rFonts w:hint="eastAsia" w:ascii="宋体" w:hAnsi="宋体" w:eastAsia="仿宋" w:cs="仿宋"/>
          <w:spacing w:val="1"/>
          <w:sz w:val="31"/>
          <w:szCs w:val="31"/>
          <w:lang w:val="en-US" w:eastAsia="zh-CN"/>
          <w14:textOutline w14:w="5094" w14:cap="flat" w14:cmpd="sng">
            <w14:solidFill>
              <w14:srgbClr w14:val="000000"/>
            </w14:solidFill>
            <w14:prstDash w14:val="solid"/>
            <w14:round/>
          </w14:textOutline>
        </w:rPr>
        <w:t xml:space="preserve"> </w:t>
      </w:r>
      <w:r>
        <w:rPr>
          <w:rFonts w:ascii="宋体" w:hAnsi="宋体" w:eastAsia="仿宋" w:cs="仿宋"/>
          <w:spacing w:val="1"/>
          <w:sz w:val="31"/>
          <w:szCs w:val="31"/>
          <w14:textOutline w14:w="5094" w14:cap="flat" w14:cmpd="sng">
            <w14:solidFill>
              <w14:srgbClr w14:val="000000"/>
            </w14:solidFill>
            <w14:prstDash w14:val="solid"/>
            <w14:round/>
          </w14:textOutline>
        </w:rPr>
        <w:t>员工个人信息分类</w:t>
      </w:r>
    </w:p>
    <w:p w14:paraId="7BA3A440">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9" w:firstLineChars="112"/>
        <w:textAlignment w:val="baseline"/>
        <w:rPr>
          <w:rFonts w:ascii="宋体" w:hAnsi="宋体" w:eastAsia="仿宋" w:cs="仿宋"/>
          <w:sz w:val="31"/>
          <w:szCs w:val="31"/>
        </w:rPr>
      </w:pPr>
      <w:r>
        <w:rPr>
          <w:rFonts w:ascii="宋体" w:hAnsi="宋体" w:eastAsia="仿宋" w:cs="仿宋"/>
          <w:spacing w:val="1"/>
          <w:sz w:val="31"/>
          <w:szCs w:val="31"/>
          <w14:textOutline w14:w="4354" w14:cap="flat" w14:cmpd="sng">
            <w14:solidFill>
              <w14:srgbClr w14:val="000000"/>
            </w14:solidFill>
            <w14:prstDash w14:val="solid"/>
            <w14:round/>
          </w14:textOutline>
        </w:rPr>
        <w:t>第九条</w:t>
      </w:r>
      <w:r>
        <w:rPr>
          <w:rFonts w:hint="eastAsia" w:ascii="宋体" w:hAnsi="宋体" w:eastAsia="仿宋" w:cs="仿宋"/>
          <w:spacing w:val="1"/>
          <w:sz w:val="31"/>
          <w:szCs w:val="31"/>
          <w:lang w:val="en-US" w:eastAsia="zh-CN"/>
          <w14:textOutline w14:w="4354" w14:cap="flat" w14:cmpd="sng">
            <w14:solidFill>
              <w14:srgbClr w14:val="000000"/>
            </w14:solidFill>
            <w14:prstDash w14:val="solid"/>
            <w14:round/>
          </w14:textOutline>
        </w:rPr>
        <w:t xml:space="preserve"> </w:t>
      </w:r>
      <w:r>
        <w:rPr>
          <w:rFonts w:ascii="宋体" w:hAnsi="宋体" w:eastAsia="仿宋" w:cs="仿宋"/>
          <w:spacing w:val="1"/>
          <w:sz w:val="31"/>
          <w:szCs w:val="31"/>
        </w:rPr>
        <w:t>员工个人信息分为一般个人信息、敏感个</w:t>
      </w:r>
      <w:r>
        <w:rPr>
          <w:rFonts w:ascii="宋体" w:hAnsi="宋体" w:eastAsia="仿宋" w:cs="仿宋"/>
          <w:sz w:val="31"/>
          <w:szCs w:val="31"/>
        </w:rPr>
        <w:t>人信息、亲属或其他人</w:t>
      </w:r>
      <w:r>
        <w:rPr>
          <w:rFonts w:hint="eastAsia" w:ascii="宋体" w:hAnsi="宋体" w:eastAsia="仿宋" w:cs="仿宋"/>
          <w:sz w:val="31"/>
          <w:szCs w:val="31"/>
          <w:lang w:val="en-US" w:eastAsia="zh-CN"/>
        </w:rPr>
        <w:t>员</w:t>
      </w:r>
      <w:r>
        <w:rPr>
          <w:rFonts w:ascii="宋体" w:hAnsi="宋体" w:eastAsia="仿宋" w:cs="仿宋"/>
          <w:spacing w:val="12"/>
          <w:sz w:val="31"/>
          <w:szCs w:val="31"/>
        </w:rPr>
        <w:t>信息</w:t>
      </w:r>
      <w:r>
        <w:rPr>
          <w:rFonts w:hint="eastAsia" w:ascii="宋体" w:hAnsi="宋体" w:eastAsia="仿宋" w:cs="仿宋"/>
          <w:spacing w:val="12"/>
          <w:sz w:val="31"/>
          <w:szCs w:val="31"/>
          <w:lang w:eastAsia="zh-CN"/>
        </w:rPr>
        <w:t>（</w:t>
      </w:r>
      <w:r>
        <w:rPr>
          <w:rFonts w:ascii="宋体" w:hAnsi="宋体" w:eastAsia="仿宋" w:cs="仿宋"/>
          <w:spacing w:val="12"/>
          <w:sz w:val="31"/>
          <w:szCs w:val="31"/>
        </w:rPr>
        <w:t>非本人</w:t>
      </w:r>
      <w:r>
        <w:rPr>
          <w:rFonts w:hint="eastAsia" w:ascii="宋体" w:hAnsi="宋体" w:eastAsia="仿宋" w:cs="仿宋"/>
          <w:spacing w:val="12"/>
          <w:sz w:val="31"/>
          <w:szCs w:val="31"/>
          <w:lang w:eastAsia="zh-CN"/>
        </w:rPr>
        <w:t>）</w:t>
      </w:r>
      <w:r>
        <w:rPr>
          <w:rFonts w:ascii="宋体" w:hAnsi="宋体" w:eastAsia="仿宋" w:cs="仿宋"/>
          <w:spacing w:val="10"/>
          <w:sz w:val="31"/>
          <w:szCs w:val="31"/>
        </w:rPr>
        <w:t>。</w:t>
      </w:r>
    </w:p>
    <w:p w14:paraId="3C0C2272">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92" w:firstLineChars="112"/>
        <w:textAlignment w:val="baseline"/>
        <w:rPr>
          <w:rFonts w:ascii="Arial" w:eastAsia="仿宋" w:cs="仿宋"/>
          <w:sz w:val="31"/>
          <w:szCs w:val="31"/>
        </w:rPr>
      </w:pPr>
      <w:r>
        <w:rPr>
          <w:rFonts w:hint="eastAsia" w:ascii="宋体" w:hAnsi="宋体" w:eastAsia="仿宋" w:cs="仿宋"/>
          <w:spacing w:val="20"/>
          <w:sz w:val="31"/>
          <w:szCs w:val="31"/>
          <w:lang w:eastAsia="zh-CN"/>
        </w:rPr>
        <w:t>（</w:t>
      </w:r>
      <w:r>
        <w:rPr>
          <w:rFonts w:ascii="宋体" w:hAnsi="宋体" w:eastAsia="仿宋" w:cs="仿宋"/>
          <w:spacing w:val="12"/>
          <w:sz w:val="31"/>
          <w:szCs w:val="31"/>
        </w:rPr>
        <w:t>一</w:t>
      </w:r>
      <w:r>
        <w:rPr>
          <w:rFonts w:hint="eastAsia" w:ascii="宋体" w:hAnsi="宋体" w:eastAsia="仿宋" w:cs="仿宋"/>
          <w:spacing w:val="12"/>
          <w:sz w:val="31"/>
          <w:szCs w:val="31"/>
          <w:lang w:eastAsia="zh-CN"/>
        </w:rPr>
        <w:t>）</w:t>
      </w:r>
      <w:r>
        <w:rPr>
          <w:rFonts w:ascii="宋体" w:hAnsi="宋体" w:eastAsia="仿宋" w:cs="仿宋"/>
          <w:spacing w:val="12"/>
          <w:sz w:val="31"/>
          <w:szCs w:val="31"/>
        </w:rPr>
        <w:t>员工敏感个人信息包括但不限于：</w:t>
      </w:r>
    </w:p>
    <w:tbl>
      <w:tblPr>
        <w:tblStyle w:val="5"/>
        <w:tblW w:w="4801"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973"/>
        <w:gridCol w:w="7288"/>
      </w:tblGrid>
      <w:tr w14:paraId="14DE61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9" w:hRule="atLeast"/>
          <w:jc w:val="center"/>
        </w:trPr>
        <w:tc>
          <w:tcPr>
            <w:tcW w:w="1065" w:type="pct"/>
            <w:vAlign w:val="top"/>
          </w:tcPr>
          <w:p w14:paraId="7551D1D5">
            <w:pPr>
              <w:keepNext w:val="0"/>
              <w:keepLines w:val="0"/>
              <w:pageBreakBefore w:val="0"/>
              <w:widowControl/>
              <w:kinsoku w:val="0"/>
              <w:wordWrap/>
              <w:overflowPunct/>
              <w:topLinePunct w:val="0"/>
              <w:autoSpaceDE w:val="0"/>
              <w:autoSpaceDN w:val="0"/>
              <w:bidi w:val="0"/>
              <w:adjustRightInd w:val="0"/>
              <w:snapToGrid w:val="0"/>
              <w:spacing w:line="344" w:lineRule="auto"/>
              <w:ind w:right="0"/>
              <w:textAlignment w:val="baseline"/>
              <w:rPr>
                <w:rFonts w:ascii="宋体" w:hAnsi="宋体" w:eastAsia="仿宋" w:cs="仿宋"/>
                <w:spacing w:val="-2"/>
                <w:sz w:val="31"/>
                <w:szCs w:val="31"/>
              </w:rPr>
            </w:pPr>
          </w:p>
          <w:p w14:paraId="5C1346D5">
            <w:pPr>
              <w:keepNext w:val="0"/>
              <w:keepLines w:val="0"/>
              <w:pageBreakBefore w:val="0"/>
              <w:widowControl/>
              <w:kinsoku w:val="0"/>
              <w:wordWrap/>
              <w:overflowPunct/>
              <w:topLinePunct w:val="0"/>
              <w:autoSpaceDE w:val="0"/>
              <w:autoSpaceDN w:val="0"/>
              <w:bidi w:val="0"/>
              <w:adjustRightInd w:val="0"/>
              <w:snapToGrid w:val="0"/>
              <w:spacing w:line="344" w:lineRule="auto"/>
              <w:ind w:right="0"/>
              <w:textAlignment w:val="baseline"/>
              <w:rPr>
                <w:rFonts w:ascii="宋体" w:hAnsi="宋体" w:eastAsia="仿宋" w:cs="仿宋"/>
                <w:sz w:val="31"/>
                <w:szCs w:val="31"/>
              </w:rPr>
            </w:pPr>
            <w:r>
              <w:rPr>
                <w:rFonts w:ascii="宋体" w:hAnsi="宋体" w:eastAsia="仿宋" w:cs="仿宋"/>
                <w:spacing w:val="-2"/>
                <w:sz w:val="31"/>
                <w:szCs w:val="31"/>
              </w:rPr>
              <w:t>个人</w:t>
            </w:r>
            <w:r>
              <w:rPr>
                <w:rFonts w:ascii="宋体" w:hAnsi="宋体" w:eastAsia="仿宋" w:cs="仿宋"/>
                <w:spacing w:val="-1"/>
                <w:sz w:val="31"/>
                <w:szCs w:val="31"/>
              </w:rPr>
              <w:t>身份信息</w:t>
            </w:r>
          </w:p>
        </w:tc>
        <w:tc>
          <w:tcPr>
            <w:tcW w:w="3934" w:type="pct"/>
            <w:vAlign w:val="top"/>
          </w:tcPr>
          <w:p w14:paraId="11F86001">
            <w:pPr>
              <w:keepNext w:val="0"/>
              <w:keepLines w:val="0"/>
              <w:pageBreakBefore w:val="0"/>
              <w:widowControl/>
              <w:kinsoku w:val="0"/>
              <w:wordWrap/>
              <w:overflowPunct/>
              <w:topLinePunct w:val="0"/>
              <w:autoSpaceDE w:val="0"/>
              <w:autoSpaceDN w:val="0"/>
              <w:bidi w:val="0"/>
              <w:adjustRightInd w:val="0"/>
              <w:snapToGrid w:val="0"/>
              <w:spacing w:line="344" w:lineRule="auto"/>
              <w:ind w:right="0"/>
              <w:jc w:val="left"/>
              <w:textAlignment w:val="baseline"/>
              <w:rPr>
                <w:rFonts w:ascii="宋体" w:hAnsi="宋体" w:eastAsia="仿宋" w:cs="仿宋"/>
                <w:spacing w:val="-10"/>
                <w:sz w:val="31"/>
                <w:szCs w:val="31"/>
              </w:rPr>
            </w:pPr>
          </w:p>
          <w:p w14:paraId="416F9E76">
            <w:pPr>
              <w:keepNext w:val="0"/>
              <w:keepLines w:val="0"/>
              <w:pageBreakBefore w:val="0"/>
              <w:widowControl/>
              <w:kinsoku w:val="0"/>
              <w:wordWrap/>
              <w:overflowPunct/>
              <w:topLinePunct w:val="0"/>
              <w:autoSpaceDE w:val="0"/>
              <w:autoSpaceDN w:val="0"/>
              <w:bidi w:val="0"/>
              <w:adjustRightInd w:val="0"/>
              <w:snapToGrid w:val="0"/>
              <w:spacing w:line="344" w:lineRule="auto"/>
              <w:ind w:right="0"/>
              <w:jc w:val="left"/>
              <w:textAlignment w:val="baseline"/>
              <w:rPr>
                <w:rFonts w:ascii="宋体" w:hAnsi="宋体" w:eastAsia="仿宋" w:cs="仿宋"/>
                <w:sz w:val="31"/>
                <w:szCs w:val="31"/>
              </w:rPr>
            </w:pPr>
            <w:r>
              <w:rPr>
                <w:rFonts w:ascii="宋体" w:hAnsi="宋体" w:eastAsia="仿宋" w:cs="仿宋"/>
                <w:spacing w:val="-10"/>
                <w:sz w:val="31"/>
                <w:szCs w:val="31"/>
              </w:rPr>
              <w:t>身份</w:t>
            </w:r>
            <w:r>
              <w:rPr>
                <w:rFonts w:ascii="宋体" w:hAnsi="宋体" w:eastAsia="仿宋" w:cs="仿宋"/>
                <w:spacing w:val="-6"/>
                <w:sz w:val="31"/>
                <w:szCs w:val="31"/>
              </w:rPr>
              <w:t>证</w:t>
            </w:r>
            <w:r>
              <w:rPr>
                <w:rFonts w:ascii="宋体" w:hAnsi="宋体" w:eastAsia="仿宋" w:cs="仿宋"/>
                <w:spacing w:val="-5"/>
                <w:sz w:val="31"/>
                <w:szCs w:val="31"/>
              </w:rPr>
              <w:t>、工作证、出入境证件、驾驶证、社保卡、居住证等</w:t>
            </w:r>
          </w:p>
        </w:tc>
      </w:tr>
      <w:tr w14:paraId="05DAE1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2" w:hRule="atLeast"/>
          <w:jc w:val="center"/>
        </w:trPr>
        <w:tc>
          <w:tcPr>
            <w:tcW w:w="1065" w:type="pct"/>
            <w:vAlign w:val="top"/>
          </w:tcPr>
          <w:p w14:paraId="2CE04AFC">
            <w:pPr>
              <w:keepNext w:val="0"/>
              <w:keepLines w:val="0"/>
              <w:pageBreakBefore w:val="0"/>
              <w:widowControl/>
              <w:kinsoku w:val="0"/>
              <w:wordWrap/>
              <w:overflowPunct/>
              <w:topLinePunct w:val="0"/>
              <w:autoSpaceDE w:val="0"/>
              <w:autoSpaceDN w:val="0"/>
              <w:bidi w:val="0"/>
              <w:adjustRightInd w:val="0"/>
              <w:snapToGrid w:val="0"/>
              <w:spacing w:line="344" w:lineRule="auto"/>
              <w:ind w:right="0"/>
              <w:textAlignment w:val="baseline"/>
              <w:rPr>
                <w:rFonts w:ascii="宋体" w:hAnsi="宋体" w:eastAsia="仿宋" w:cs="仿宋"/>
                <w:sz w:val="31"/>
                <w:szCs w:val="31"/>
              </w:rPr>
            </w:pPr>
            <w:r>
              <w:rPr>
                <w:rFonts w:ascii="宋体" w:hAnsi="宋体" w:eastAsia="仿宋" w:cs="仿宋"/>
                <w:spacing w:val="-2"/>
                <w:sz w:val="31"/>
                <w:szCs w:val="31"/>
              </w:rPr>
              <w:t>个人</w:t>
            </w:r>
            <w:r>
              <w:rPr>
                <w:rFonts w:ascii="宋体" w:hAnsi="宋体" w:eastAsia="仿宋" w:cs="仿宋"/>
                <w:spacing w:val="-1"/>
                <w:sz w:val="31"/>
                <w:szCs w:val="31"/>
              </w:rPr>
              <w:t>财产信息</w:t>
            </w:r>
          </w:p>
        </w:tc>
        <w:tc>
          <w:tcPr>
            <w:tcW w:w="3934" w:type="pct"/>
            <w:vAlign w:val="top"/>
          </w:tcPr>
          <w:p w14:paraId="0164CCB6">
            <w:pPr>
              <w:keepNext w:val="0"/>
              <w:keepLines w:val="0"/>
              <w:pageBreakBefore w:val="0"/>
              <w:widowControl/>
              <w:kinsoku w:val="0"/>
              <w:wordWrap/>
              <w:overflowPunct/>
              <w:topLinePunct w:val="0"/>
              <w:autoSpaceDE w:val="0"/>
              <w:autoSpaceDN w:val="0"/>
              <w:bidi w:val="0"/>
              <w:adjustRightInd w:val="0"/>
              <w:snapToGrid w:val="0"/>
              <w:spacing w:line="344" w:lineRule="auto"/>
              <w:ind w:right="0"/>
              <w:jc w:val="left"/>
              <w:textAlignment w:val="baseline"/>
              <w:rPr>
                <w:rFonts w:ascii="宋体" w:hAnsi="宋体" w:eastAsia="仿宋" w:cs="仿宋"/>
                <w:sz w:val="31"/>
                <w:szCs w:val="31"/>
              </w:rPr>
            </w:pPr>
            <w:r>
              <w:rPr>
                <w:rFonts w:ascii="宋体" w:hAnsi="宋体" w:eastAsia="仿宋" w:cs="仿宋"/>
                <w:spacing w:val="-1"/>
                <w:sz w:val="31"/>
                <w:szCs w:val="31"/>
              </w:rPr>
              <w:t>银行账户、收款记录等</w:t>
            </w:r>
          </w:p>
        </w:tc>
      </w:tr>
      <w:tr w14:paraId="7E535F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2" w:hRule="atLeast"/>
          <w:jc w:val="center"/>
        </w:trPr>
        <w:tc>
          <w:tcPr>
            <w:tcW w:w="1065" w:type="pct"/>
            <w:vAlign w:val="top"/>
          </w:tcPr>
          <w:p w14:paraId="305EAE3E">
            <w:pPr>
              <w:keepNext w:val="0"/>
              <w:keepLines w:val="0"/>
              <w:pageBreakBefore w:val="0"/>
              <w:widowControl/>
              <w:kinsoku w:val="0"/>
              <w:wordWrap/>
              <w:overflowPunct/>
              <w:topLinePunct w:val="0"/>
              <w:autoSpaceDE w:val="0"/>
              <w:autoSpaceDN w:val="0"/>
              <w:bidi w:val="0"/>
              <w:adjustRightInd w:val="0"/>
              <w:snapToGrid w:val="0"/>
              <w:spacing w:line="344" w:lineRule="auto"/>
              <w:ind w:right="0"/>
              <w:textAlignment w:val="baseline"/>
              <w:rPr>
                <w:rFonts w:ascii="宋体" w:hAnsi="宋体" w:eastAsia="仿宋" w:cs="仿宋"/>
                <w:sz w:val="31"/>
                <w:szCs w:val="31"/>
              </w:rPr>
            </w:pPr>
            <w:r>
              <w:rPr>
                <w:rFonts w:ascii="宋体" w:hAnsi="宋体" w:eastAsia="仿宋" w:cs="仿宋"/>
                <w:spacing w:val="-2"/>
                <w:sz w:val="31"/>
                <w:szCs w:val="31"/>
              </w:rPr>
              <w:t>个人</w:t>
            </w:r>
            <w:r>
              <w:rPr>
                <w:rFonts w:ascii="宋体" w:hAnsi="宋体" w:eastAsia="仿宋" w:cs="仿宋"/>
                <w:spacing w:val="-1"/>
                <w:sz w:val="31"/>
                <w:szCs w:val="31"/>
              </w:rPr>
              <w:t>健康信息</w:t>
            </w:r>
          </w:p>
        </w:tc>
        <w:tc>
          <w:tcPr>
            <w:tcW w:w="3934" w:type="pct"/>
            <w:vAlign w:val="top"/>
          </w:tcPr>
          <w:p w14:paraId="5C500252">
            <w:pPr>
              <w:keepNext w:val="0"/>
              <w:keepLines w:val="0"/>
              <w:pageBreakBefore w:val="0"/>
              <w:widowControl/>
              <w:kinsoku w:val="0"/>
              <w:wordWrap/>
              <w:overflowPunct/>
              <w:topLinePunct w:val="0"/>
              <w:autoSpaceDE w:val="0"/>
              <w:autoSpaceDN w:val="0"/>
              <w:bidi w:val="0"/>
              <w:adjustRightInd w:val="0"/>
              <w:snapToGrid w:val="0"/>
              <w:spacing w:line="344" w:lineRule="auto"/>
              <w:ind w:right="0"/>
              <w:jc w:val="left"/>
              <w:textAlignment w:val="baseline"/>
              <w:rPr>
                <w:rFonts w:ascii="宋体" w:hAnsi="宋体" w:eastAsia="仿宋" w:cs="仿宋"/>
                <w:sz w:val="31"/>
                <w:szCs w:val="31"/>
              </w:rPr>
            </w:pPr>
            <w:r>
              <w:rPr>
                <w:rFonts w:ascii="宋体" w:hAnsi="宋体" w:eastAsia="仿宋" w:cs="仿宋"/>
                <w:spacing w:val="-1"/>
                <w:sz w:val="31"/>
                <w:szCs w:val="31"/>
              </w:rPr>
              <w:t>健康信息、个人因生</w:t>
            </w:r>
            <w:r>
              <w:rPr>
                <w:rFonts w:ascii="宋体" w:hAnsi="宋体" w:eastAsia="仿宋" w:cs="仿宋"/>
                <w:sz w:val="31"/>
                <w:szCs w:val="31"/>
              </w:rPr>
              <w:t>病产生的相关记录等</w:t>
            </w:r>
          </w:p>
        </w:tc>
      </w:tr>
      <w:tr w14:paraId="1CF1FB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1065" w:type="pct"/>
            <w:vAlign w:val="top"/>
          </w:tcPr>
          <w:p w14:paraId="6DA9A04F">
            <w:pPr>
              <w:keepNext w:val="0"/>
              <w:keepLines w:val="0"/>
              <w:pageBreakBefore w:val="0"/>
              <w:widowControl/>
              <w:kinsoku w:val="0"/>
              <w:wordWrap/>
              <w:overflowPunct/>
              <w:topLinePunct w:val="0"/>
              <w:autoSpaceDE w:val="0"/>
              <w:autoSpaceDN w:val="0"/>
              <w:bidi w:val="0"/>
              <w:adjustRightInd w:val="0"/>
              <w:snapToGrid w:val="0"/>
              <w:spacing w:line="344" w:lineRule="auto"/>
              <w:ind w:right="0"/>
              <w:textAlignment w:val="baseline"/>
              <w:rPr>
                <w:rFonts w:ascii="宋体" w:hAnsi="宋体" w:eastAsia="仿宋" w:cs="仿宋"/>
                <w:sz w:val="31"/>
                <w:szCs w:val="31"/>
              </w:rPr>
            </w:pPr>
            <w:r>
              <w:rPr>
                <w:rFonts w:ascii="宋体" w:hAnsi="宋体" w:eastAsia="仿宋" w:cs="仿宋"/>
                <w:spacing w:val="-2"/>
                <w:sz w:val="31"/>
                <w:szCs w:val="31"/>
              </w:rPr>
              <w:t>个</w:t>
            </w:r>
            <w:r>
              <w:rPr>
                <w:rFonts w:ascii="宋体" w:hAnsi="宋体" w:eastAsia="仿宋" w:cs="仿宋"/>
                <w:spacing w:val="-1"/>
                <w:sz w:val="31"/>
                <w:szCs w:val="31"/>
              </w:rPr>
              <w:t>人生物识别信息</w:t>
            </w:r>
          </w:p>
        </w:tc>
        <w:tc>
          <w:tcPr>
            <w:tcW w:w="3934" w:type="pct"/>
            <w:vAlign w:val="top"/>
          </w:tcPr>
          <w:p w14:paraId="5DF444A7">
            <w:pPr>
              <w:keepNext w:val="0"/>
              <w:keepLines w:val="0"/>
              <w:pageBreakBefore w:val="0"/>
              <w:widowControl/>
              <w:kinsoku w:val="0"/>
              <w:wordWrap/>
              <w:overflowPunct/>
              <w:topLinePunct w:val="0"/>
              <w:autoSpaceDE w:val="0"/>
              <w:autoSpaceDN w:val="0"/>
              <w:bidi w:val="0"/>
              <w:adjustRightInd w:val="0"/>
              <w:snapToGrid w:val="0"/>
              <w:spacing w:line="344" w:lineRule="auto"/>
              <w:ind w:right="0"/>
              <w:jc w:val="left"/>
              <w:textAlignment w:val="baseline"/>
              <w:rPr>
                <w:rFonts w:ascii="宋体" w:hAnsi="宋体" w:eastAsia="仿宋" w:cs="仿宋"/>
                <w:sz w:val="31"/>
                <w:szCs w:val="31"/>
              </w:rPr>
            </w:pPr>
            <w:r>
              <w:rPr>
                <w:rFonts w:ascii="宋体" w:hAnsi="宋体" w:eastAsia="仿宋" w:cs="仿宋"/>
                <w:spacing w:val="-1"/>
                <w:sz w:val="31"/>
                <w:szCs w:val="31"/>
              </w:rPr>
              <w:t>面部识别特征信息、指</w:t>
            </w:r>
            <w:r>
              <w:rPr>
                <w:rFonts w:ascii="宋体" w:hAnsi="宋体" w:eastAsia="仿宋" w:cs="仿宋"/>
                <w:sz w:val="31"/>
                <w:szCs w:val="31"/>
              </w:rPr>
              <w:t>纹信息等</w:t>
            </w:r>
          </w:p>
        </w:tc>
      </w:tr>
      <w:tr w14:paraId="35C4DE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01" w:hRule="atLeast"/>
          <w:jc w:val="center"/>
        </w:trPr>
        <w:tc>
          <w:tcPr>
            <w:tcW w:w="1065" w:type="pct"/>
            <w:vAlign w:val="top"/>
          </w:tcPr>
          <w:p w14:paraId="60D18C67">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7" w:firstLineChars="112"/>
              <w:textAlignment w:val="baseline"/>
              <w:rPr>
                <w:rFonts w:ascii="Arial" w:eastAsia="仿宋" w:cs="仿宋"/>
                <w:sz w:val="31"/>
                <w:szCs w:val="31"/>
              </w:rPr>
            </w:pPr>
          </w:p>
          <w:p w14:paraId="018F5278">
            <w:pPr>
              <w:keepNext w:val="0"/>
              <w:keepLines w:val="0"/>
              <w:pageBreakBefore w:val="0"/>
              <w:widowControl/>
              <w:kinsoku w:val="0"/>
              <w:wordWrap/>
              <w:overflowPunct/>
              <w:topLinePunct w:val="0"/>
              <w:autoSpaceDE w:val="0"/>
              <w:autoSpaceDN w:val="0"/>
              <w:bidi w:val="0"/>
              <w:adjustRightInd w:val="0"/>
              <w:snapToGrid w:val="0"/>
              <w:spacing w:line="344" w:lineRule="auto"/>
              <w:ind w:right="0"/>
              <w:textAlignment w:val="baseline"/>
              <w:rPr>
                <w:rFonts w:ascii="宋体" w:hAnsi="宋体" w:eastAsia="仿宋" w:cs="仿宋"/>
                <w:sz w:val="31"/>
                <w:szCs w:val="31"/>
              </w:rPr>
            </w:pPr>
            <w:r>
              <w:rPr>
                <w:rFonts w:ascii="宋体" w:hAnsi="宋体" w:eastAsia="仿宋" w:cs="仿宋"/>
                <w:spacing w:val="-2"/>
                <w:sz w:val="31"/>
                <w:szCs w:val="31"/>
              </w:rPr>
              <w:t>其他信息</w:t>
            </w:r>
          </w:p>
        </w:tc>
        <w:tc>
          <w:tcPr>
            <w:tcW w:w="3934" w:type="pct"/>
            <w:vAlign w:val="top"/>
          </w:tcPr>
          <w:p w14:paraId="3EAB69AA">
            <w:pPr>
              <w:keepNext w:val="0"/>
              <w:keepLines w:val="0"/>
              <w:pageBreakBefore w:val="0"/>
              <w:widowControl/>
              <w:kinsoku w:val="0"/>
              <w:wordWrap/>
              <w:overflowPunct/>
              <w:topLinePunct w:val="0"/>
              <w:autoSpaceDE w:val="0"/>
              <w:autoSpaceDN w:val="0"/>
              <w:bidi w:val="0"/>
              <w:adjustRightInd w:val="0"/>
              <w:snapToGrid w:val="0"/>
              <w:spacing w:line="344" w:lineRule="auto"/>
              <w:ind w:right="0"/>
              <w:jc w:val="left"/>
              <w:textAlignment w:val="baseline"/>
              <w:rPr>
                <w:rFonts w:ascii="宋体" w:hAnsi="宋体" w:eastAsia="仿宋" w:cs="仿宋"/>
                <w:sz w:val="31"/>
                <w:szCs w:val="31"/>
              </w:rPr>
            </w:pPr>
            <w:r>
              <w:rPr>
                <w:rFonts w:ascii="宋体" w:hAnsi="宋体" w:eastAsia="仿宋" w:cs="仿宋"/>
                <w:spacing w:val="-1"/>
                <w:sz w:val="31"/>
                <w:szCs w:val="31"/>
              </w:rPr>
              <w:t>宗教信仰、婚史、未公开的</w:t>
            </w:r>
            <w:r>
              <w:rPr>
                <w:rFonts w:ascii="宋体" w:hAnsi="宋体" w:eastAsia="仿宋" w:cs="仿宋"/>
                <w:sz w:val="31"/>
                <w:szCs w:val="31"/>
              </w:rPr>
              <w:t>违法犯罪记录、通信记录和内</w:t>
            </w:r>
            <w:r>
              <w:rPr>
                <w:rFonts w:ascii="宋体" w:hAnsi="宋体" w:eastAsia="仿宋" w:cs="仿宋"/>
                <w:spacing w:val="-1"/>
                <w:sz w:val="31"/>
                <w:szCs w:val="31"/>
              </w:rPr>
              <w:t>容、通讯录、行踪轨迹</w:t>
            </w:r>
            <w:r>
              <w:rPr>
                <w:rFonts w:ascii="宋体" w:hAnsi="宋体" w:eastAsia="仿宋" w:cs="仿宋"/>
                <w:sz w:val="31"/>
                <w:szCs w:val="31"/>
              </w:rPr>
              <w:t>、网页浏览记录、住宿信息、精准定</w:t>
            </w:r>
            <w:r>
              <w:rPr>
                <w:rFonts w:ascii="宋体" w:hAnsi="宋体" w:eastAsia="仿宋" w:cs="仿宋"/>
                <w:spacing w:val="-2"/>
                <w:sz w:val="31"/>
                <w:szCs w:val="31"/>
              </w:rPr>
              <w:t>位信息等</w:t>
            </w:r>
          </w:p>
        </w:tc>
      </w:tr>
    </w:tbl>
    <w:p w14:paraId="4095188A">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92" w:firstLineChars="112"/>
        <w:textAlignment w:val="baseline"/>
        <w:rPr>
          <w:rFonts w:ascii="宋体" w:hAnsi="宋体" w:eastAsia="仿宋" w:cs="仿宋"/>
          <w:spacing w:val="20"/>
          <w:sz w:val="31"/>
          <w:szCs w:val="31"/>
        </w:rPr>
      </w:pPr>
      <w:r>
        <w:rPr>
          <w:rFonts w:hint="eastAsia" w:ascii="宋体" w:hAnsi="宋体" w:eastAsia="仿宋" w:cs="仿宋"/>
          <w:spacing w:val="20"/>
          <w:sz w:val="31"/>
          <w:szCs w:val="31"/>
          <w:lang w:eastAsia="zh-CN"/>
        </w:rPr>
        <w:t>（</w:t>
      </w:r>
      <w:r>
        <w:rPr>
          <w:rFonts w:ascii="宋体" w:hAnsi="宋体" w:eastAsia="仿宋" w:cs="仿宋"/>
          <w:spacing w:val="20"/>
          <w:sz w:val="31"/>
          <w:szCs w:val="31"/>
        </w:rPr>
        <w:t>二</w:t>
      </w:r>
      <w:r>
        <w:rPr>
          <w:rFonts w:hint="eastAsia" w:ascii="宋体" w:hAnsi="宋体" w:eastAsia="仿宋" w:cs="仿宋"/>
          <w:spacing w:val="20"/>
          <w:sz w:val="31"/>
          <w:szCs w:val="31"/>
          <w:lang w:eastAsia="zh-CN"/>
        </w:rPr>
        <w:t>）</w:t>
      </w:r>
      <w:r>
        <w:rPr>
          <w:rFonts w:ascii="宋体" w:hAnsi="宋体" w:eastAsia="仿宋" w:cs="仿宋"/>
          <w:spacing w:val="20"/>
          <w:sz w:val="31"/>
          <w:szCs w:val="31"/>
        </w:rPr>
        <w:t>员工亲属或其他相关人员信息</w:t>
      </w:r>
      <w:r>
        <w:rPr>
          <w:rFonts w:hint="eastAsia" w:ascii="宋体" w:hAnsi="宋体" w:eastAsia="仿宋" w:cs="仿宋"/>
          <w:spacing w:val="20"/>
          <w:sz w:val="31"/>
          <w:szCs w:val="31"/>
          <w:lang w:eastAsia="zh-CN"/>
        </w:rPr>
        <w:t>（</w:t>
      </w:r>
      <w:r>
        <w:rPr>
          <w:rFonts w:ascii="宋体" w:hAnsi="宋体" w:eastAsia="仿宋" w:cs="仿宋"/>
          <w:spacing w:val="20"/>
          <w:sz w:val="31"/>
          <w:szCs w:val="31"/>
        </w:rPr>
        <w:t>非本人</w:t>
      </w:r>
      <w:r>
        <w:rPr>
          <w:rFonts w:hint="eastAsia" w:ascii="宋体" w:hAnsi="宋体" w:eastAsia="仿宋" w:cs="仿宋"/>
          <w:spacing w:val="20"/>
          <w:sz w:val="31"/>
          <w:szCs w:val="31"/>
          <w:lang w:eastAsia="zh-CN"/>
        </w:rPr>
        <w:t>）</w:t>
      </w:r>
      <w:r>
        <w:rPr>
          <w:rFonts w:ascii="宋体" w:hAnsi="宋体" w:eastAsia="仿宋" w:cs="仿宋"/>
          <w:spacing w:val="20"/>
          <w:sz w:val="31"/>
          <w:szCs w:val="31"/>
        </w:rPr>
        <w:t>。</w:t>
      </w:r>
    </w:p>
    <w:p w14:paraId="53F87E2E">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92" w:firstLineChars="112"/>
        <w:textAlignment w:val="baseline"/>
        <w:rPr>
          <w:rFonts w:ascii="宋体" w:hAnsi="宋体" w:eastAsia="仿宋" w:cs="仿宋"/>
          <w:spacing w:val="20"/>
          <w:sz w:val="31"/>
          <w:szCs w:val="31"/>
        </w:rPr>
      </w:pPr>
      <w:r>
        <w:rPr>
          <w:rFonts w:hint="eastAsia" w:ascii="宋体" w:hAnsi="宋体" w:eastAsia="仿宋" w:cs="仿宋"/>
          <w:spacing w:val="20"/>
          <w:sz w:val="31"/>
          <w:szCs w:val="31"/>
          <w:lang w:eastAsia="zh-CN"/>
        </w:rPr>
        <w:t>（</w:t>
      </w:r>
      <w:r>
        <w:rPr>
          <w:rFonts w:ascii="宋体" w:hAnsi="宋体" w:eastAsia="仿宋" w:cs="仿宋"/>
          <w:spacing w:val="20"/>
          <w:sz w:val="31"/>
          <w:szCs w:val="31"/>
        </w:rPr>
        <w:t>三</w:t>
      </w:r>
      <w:r>
        <w:rPr>
          <w:rFonts w:hint="eastAsia" w:ascii="宋体" w:hAnsi="宋体" w:eastAsia="仿宋" w:cs="仿宋"/>
          <w:spacing w:val="20"/>
          <w:sz w:val="31"/>
          <w:szCs w:val="31"/>
          <w:lang w:eastAsia="zh-CN"/>
        </w:rPr>
        <w:t>）</w:t>
      </w:r>
      <w:r>
        <w:rPr>
          <w:rFonts w:ascii="宋体" w:hAnsi="宋体" w:eastAsia="仿宋" w:cs="仿宋"/>
          <w:spacing w:val="20"/>
          <w:sz w:val="31"/>
          <w:szCs w:val="31"/>
        </w:rPr>
        <w:t>员工其他个人信息为一般个人信息。</w:t>
      </w:r>
    </w:p>
    <w:p w14:paraId="34EFCEA6">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9" w:firstLineChars="112"/>
        <w:jc w:val="center"/>
        <w:textAlignment w:val="baseline"/>
        <w:rPr>
          <w:rFonts w:ascii="宋体" w:hAnsi="宋体" w:eastAsia="仿宋" w:cs="仿宋"/>
          <w:spacing w:val="1"/>
          <w:sz w:val="31"/>
          <w:szCs w:val="31"/>
          <w14:textOutline w14:w="5094" w14:cap="flat" w14:cmpd="sng">
            <w14:solidFill>
              <w14:srgbClr w14:val="000000"/>
            </w14:solidFill>
            <w14:prstDash w14:val="solid"/>
            <w14:round/>
          </w14:textOutline>
        </w:rPr>
      </w:pPr>
      <w:r>
        <w:rPr>
          <w:rFonts w:ascii="宋体" w:hAnsi="宋体" w:eastAsia="仿宋" w:cs="仿宋"/>
          <w:spacing w:val="1"/>
          <w:sz w:val="31"/>
          <w:szCs w:val="31"/>
          <w14:textOutline w14:w="5094" w14:cap="flat" w14:cmpd="sng">
            <w14:solidFill>
              <w14:srgbClr w14:val="000000"/>
            </w14:solidFill>
            <w14:prstDash w14:val="solid"/>
            <w14:round/>
          </w14:textOutline>
        </w:rPr>
        <w:t>第五章</w:t>
      </w:r>
      <w:r>
        <w:rPr>
          <w:rFonts w:hint="eastAsia" w:ascii="宋体" w:hAnsi="宋体" w:eastAsia="仿宋" w:cs="仿宋"/>
          <w:spacing w:val="1"/>
          <w:sz w:val="31"/>
          <w:szCs w:val="31"/>
          <w:lang w:val="en-US" w:eastAsia="zh-CN"/>
          <w14:textOutline w14:w="5094" w14:cap="flat" w14:cmpd="sng">
            <w14:solidFill>
              <w14:srgbClr w14:val="000000"/>
            </w14:solidFill>
            <w14:prstDash w14:val="solid"/>
            <w14:round/>
          </w14:textOutline>
        </w:rPr>
        <w:t xml:space="preserve"> </w:t>
      </w:r>
      <w:r>
        <w:rPr>
          <w:rFonts w:ascii="宋体" w:hAnsi="宋体" w:eastAsia="仿宋" w:cs="仿宋"/>
          <w:spacing w:val="1"/>
          <w:sz w:val="31"/>
          <w:szCs w:val="31"/>
          <w14:textOutline w14:w="5094" w14:cap="flat" w14:cmpd="sng">
            <w14:solidFill>
              <w14:srgbClr w14:val="000000"/>
            </w14:solidFill>
            <w14:prstDash w14:val="solid"/>
            <w14:round/>
          </w14:textOutline>
        </w:rPr>
        <w:t>员工个人信息收集与存储</w:t>
      </w:r>
    </w:p>
    <w:p w14:paraId="374D0D44">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4" w:firstLineChars="112"/>
        <w:textAlignment w:val="baseline"/>
        <w:rPr>
          <w:rFonts w:ascii="宋体" w:hAnsi="宋体" w:eastAsia="仿宋" w:cs="仿宋"/>
          <w:sz w:val="31"/>
          <w:szCs w:val="31"/>
        </w:rPr>
      </w:pPr>
      <w:r>
        <w:rPr>
          <w:rFonts w:ascii="宋体" w:hAnsi="宋体" w:eastAsia="仿宋" w:cs="仿宋"/>
          <w:spacing w:val="-1"/>
          <w:sz w:val="31"/>
          <w:szCs w:val="31"/>
          <w14:textOutline w14:w="4354" w14:cap="flat" w14:cmpd="sng">
            <w14:solidFill>
              <w14:srgbClr w14:val="000000"/>
            </w14:solidFill>
            <w14:prstDash w14:val="solid"/>
            <w14:round/>
          </w14:textOutline>
        </w:rPr>
        <w:t>第十条</w:t>
      </w:r>
      <w:r>
        <w:rPr>
          <w:rFonts w:hint="eastAsia" w:ascii="宋体" w:hAnsi="宋体" w:eastAsia="仿宋" w:cs="仿宋"/>
          <w:spacing w:val="-1"/>
          <w:sz w:val="31"/>
          <w:szCs w:val="31"/>
          <w:lang w:val="en-US" w:eastAsia="zh-CN"/>
          <w14:textOutline w14:w="4354" w14:cap="flat" w14:cmpd="sng">
            <w14:solidFill>
              <w14:srgbClr w14:val="000000"/>
            </w14:solidFill>
            <w14:prstDash w14:val="solid"/>
            <w14:round/>
          </w14:textOutline>
        </w:rPr>
        <w:t xml:space="preserve"> </w:t>
      </w:r>
      <w:r>
        <w:rPr>
          <w:rFonts w:ascii="宋体" w:hAnsi="宋体" w:eastAsia="仿宋" w:cs="仿宋"/>
          <w:spacing w:val="-1"/>
          <w:sz w:val="31"/>
          <w:szCs w:val="31"/>
        </w:rPr>
        <w:t>员工个</w:t>
      </w:r>
      <w:r>
        <w:rPr>
          <w:rFonts w:ascii="宋体" w:hAnsi="宋体" w:eastAsia="仿宋" w:cs="仿宋"/>
          <w:sz w:val="31"/>
          <w:szCs w:val="31"/>
        </w:rPr>
        <w:t>人信息收集范围</w:t>
      </w:r>
    </w:p>
    <w:p w14:paraId="5E4E0C63">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0" w:firstLineChars="112"/>
        <w:textAlignment w:val="baseline"/>
        <w:rPr>
          <w:rFonts w:ascii="宋体" w:hAnsi="宋体" w:eastAsia="仿宋" w:cs="仿宋"/>
          <w:sz w:val="31"/>
          <w:szCs w:val="31"/>
        </w:rPr>
      </w:pPr>
      <w:r>
        <w:rPr>
          <w:rFonts w:hint="eastAsia" w:ascii="宋体" w:hAnsi="宋体" w:eastAsia="仿宋" w:cs="仿宋"/>
          <w:spacing w:val="-3"/>
          <w:sz w:val="31"/>
          <w:szCs w:val="31"/>
          <w:lang w:eastAsia="zh-CN"/>
        </w:rPr>
        <w:t>（</w:t>
      </w:r>
      <w:r>
        <w:rPr>
          <w:rFonts w:ascii="宋体" w:hAnsi="宋体" w:eastAsia="仿宋" w:cs="仿宋"/>
          <w:spacing w:val="-3"/>
          <w:sz w:val="31"/>
          <w:szCs w:val="31"/>
        </w:rPr>
        <w:t>一</w:t>
      </w:r>
      <w:r>
        <w:rPr>
          <w:rFonts w:hint="eastAsia" w:ascii="宋体" w:hAnsi="宋体" w:eastAsia="仿宋" w:cs="仿宋"/>
          <w:spacing w:val="-3"/>
          <w:sz w:val="31"/>
          <w:szCs w:val="31"/>
          <w:lang w:eastAsia="zh-CN"/>
        </w:rPr>
        <w:t>）</w:t>
      </w:r>
      <w:r>
        <w:rPr>
          <w:rFonts w:ascii="宋体" w:hAnsi="宋体" w:eastAsia="仿宋" w:cs="仿宋"/>
          <w:spacing w:val="-3"/>
          <w:sz w:val="31"/>
          <w:szCs w:val="31"/>
        </w:rPr>
        <w:t>与劳动合同订立、履行直接相关的信息，包括员工姓名、性别、公</w:t>
      </w:r>
      <w:r>
        <w:rPr>
          <w:rFonts w:ascii="宋体" w:hAnsi="宋体" w:eastAsia="仿宋" w:cs="仿宋"/>
          <w:spacing w:val="-1"/>
          <w:sz w:val="31"/>
          <w:szCs w:val="31"/>
        </w:rPr>
        <w:t>民</w:t>
      </w:r>
      <w:r>
        <w:rPr>
          <w:rFonts w:ascii="宋体" w:hAnsi="宋体" w:eastAsia="仿宋" w:cs="仿宋"/>
          <w:spacing w:val="-3"/>
          <w:sz w:val="31"/>
          <w:szCs w:val="31"/>
        </w:rPr>
        <w:t>身份证号码、户籍地址、现住址、联系方式、基本健康状况、学历情况、知识</w:t>
      </w:r>
      <w:r>
        <w:rPr>
          <w:rFonts w:ascii="宋体" w:hAnsi="宋体" w:eastAsia="仿宋" w:cs="仿宋"/>
          <w:spacing w:val="-1"/>
          <w:sz w:val="31"/>
          <w:szCs w:val="31"/>
        </w:rPr>
        <w:t>技</w:t>
      </w:r>
      <w:r>
        <w:rPr>
          <w:rFonts w:ascii="宋体" w:hAnsi="宋体" w:eastAsia="仿宋" w:cs="仿宋"/>
          <w:spacing w:val="8"/>
          <w:sz w:val="31"/>
          <w:szCs w:val="31"/>
        </w:rPr>
        <w:t>能、职业资格、工作经历</w:t>
      </w:r>
      <w:r>
        <w:rPr>
          <w:rFonts w:hint="eastAsia" w:ascii="宋体" w:hAnsi="宋体" w:eastAsia="仿宋" w:cs="仿宋"/>
          <w:spacing w:val="8"/>
          <w:sz w:val="31"/>
          <w:szCs w:val="31"/>
          <w:lang w:eastAsia="zh-CN"/>
        </w:rPr>
        <w:t>（</w:t>
      </w:r>
      <w:r>
        <w:rPr>
          <w:rFonts w:ascii="宋体" w:hAnsi="宋体" w:eastAsia="仿宋" w:cs="仿宋"/>
          <w:spacing w:val="8"/>
          <w:sz w:val="31"/>
          <w:szCs w:val="31"/>
        </w:rPr>
        <w:t>含退伍军人部队经历</w:t>
      </w:r>
      <w:r>
        <w:rPr>
          <w:rFonts w:hint="eastAsia" w:ascii="宋体" w:hAnsi="宋体" w:eastAsia="仿宋" w:cs="仿宋"/>
          <w:spacing w:val="8"/>
          <w:sz w:val="31"/>
          <w:szCs w:val="31"/>
          <w:lang w:eastAsia="zh-CN"/>
        </w:rPr>
        <w:t>）</w:t>
      </w:r>
      <w:r>
        <w:rPr>
          <w:rFonts w:ascii="宋体" w:hAnsi="宋体" w:eastAsia="仿宋" w:cs="仿宋"/>
          <w:spacing w:val="8"/>
          <w:sz w:val="31"/>
          <w:szCs w:val="31"/>
        </w:rPr>
        <w:t>等</w:t>
      </w:r>
      <w:r>
        <w:rPr>
          <w:rFonts w:ascii="宋体" w:hAnsi="宋体" w:eastAsia="仿宋" w:cs="仿宋"/>
          <w:spacing w:val="5"/>
          <w:sz w:val="31"/>
          <w:szCs w:val="31"/>
        </w:rPr>
        <w:t>。</w:t>
      </w:r>
    </w:p>
    <w:p w14:paraId="7B6C892E">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0" w:firstLineChars="112"/>
        <w:textAlignment w:val="baseline"/>
        <w:rPr>
          <w:rFonts w:ascii="宋体" w:hAnsi="宋体" w:eastAsia="仿宋" w:cs="仿宋"/>
          <w:sz w:val="31"/>
          <w:szCs w:val="31"/>
        </w:rPr>
      </w:pPr>
      <w:r>
        <w:rPr>
          <w:rFonts w:hint="eastAsia" w:ascii="宋体" w:hAnsi="宋体" w:eastAsia="仿宋" w:cs="仿宋"/>
          <w:spacing w:val="-3"/>
          <w:sz w:val="31"/>
          <w:szCs w:val="31"/>
          <w:lang w:eastAsia="zh-CN"/>
        </w:rPr>
        <w:t>（</w:t>
      </w:r>
      <w:r>
        <w:rPr>
          <w:rFonts w:ascii="宋体" w:hAnsi="宋体" w:eastAsia="仿宋" w:cs="仿宋"/>
          <w:spacing w:val="-3"/>
          <w:sz w:val="31"/>
          <w:szCs w:val="31"/>
        </w:rPr>
        <w:t>二</w:t>
      </w:r>
      <w:r>
        <w:rPr>
          <w:rFonts w:hint="eastAsia" w:ascii="宋体" w:hAnsi="宋体" w:eastAsia="仿宋" w:cs="仿宋"/>
          <w:spacing w:val="-3"/>
          <w:sz w:val="31"/>
          <w:szCs w:val="31"/>
          <w:lang w:eastAsia="zh-CN"/>
        </w:rPr>
        <w:t>）</w:t>
      </w:r>
      <w:r>
        <w:rPr>
          <w:rFonts w:ascii="宋体" w:hAnsi="宋体" w:eastAsia="仿宋" w:cs="仿宋"/>
          <w:spacing w:val="-3"/>
          <w:sz w:val="31"/>
          <w:szCs w:val="31"/>
        </w:rPr>
        <w:t>除与劳动合同订立、履行直接相关的信息外，按照依法制定的公司</w:t>
      </w:r>
      <w:r>
        <w:rPr>
          <w:rFonts w:ascii="宋体" w:hAnsi="宋体" w:eastAsia="仿宋" w:cs="仿宋"/>
          <w:sz w:val="31"/>
          <w:szCs w:val="31"/>
        </w:rPr>
        <w:t>规</w:t>
      </w:r>
      <w:r>
        <w:rPr>
          <w:rFonts w:ascii="宋体" w:hAnsi="宋体" w:eastAsia="仿宋" w:cs="仿宋"/>
          <w:spacing w:val="-22"/>
          <w:sz w:val="31"/>
          <w:szCs w:val="31"/>
        </w:rPr>
        <w:t>章制</w:t>
      </w:r>
      <w:r>
        <w:rPr>
          <w:rFonts w:ascii="宋体" w:hAnsi="宋体" w:eastAsia="仿宋" w:cs="仿宋"/>
          <w:spacing w:val="-21"/>
          <w:sz w:val="31"/>
          <w:szCs w:val="31"/>
        </w:rPr>
        <w:t>度</w:t>
      </w:r>
      <w:r>
        <w:rPr>
          <w:rFonts w:ascii="宋体" w:hAnsi="宋体" w:eastAsia="仿宋" w:cs="仿宋"/>
          <w:spacing w:val="-11"/>
          <w:sz w:val="31"/>
          <w:szCs w:val="31"/>
        </w:rPr>
        <w:t>中规定的人力资源管理所必需的信息，如</w:t>
      </w:r>
      <w:del w:id="15" w:author="咨询组" w:date="2025-10-14T15:01:01Z">
        <w:r>
          <w:rPr>
            <w:rFonts w:ascii="宋体" w:hAnsi="宋体" w:eastAsia="仿宋" w:cs="仿宋"/>
            <w:spacing w:val="-11"/>
            <w:sz w:val="31"/>
            <w:szCs w:val="31"/>
          </w:rPr>
          <w:delText>《考勤休假管理办法》</w:delText>
        </w:r>
      </w:del>
      <w:del w:id="16" w:author="咨询组" w:date="2025-10-14T15:01:01Z">
        <w:r>
          <w:rPr>
            <w:rFonts w:hint="eastAsia" w:ascii="宋体" w:hAnsi="宋体" w:eastAsia="仿宋" w:cs="仿宋"/>
            <w:spacing w:val="-11"/>
            <w:sz w:val="31"/>
            <w:szCs w:val="31"/>
            <w:lang w:eastAsia="zh-CN"/>
          </w:rPr>
          <w:delText>（</w:delText>
        </w:r>
      </w:del>
      <w:del w:id="17" w:author="咨询组" w:date="2025-10-14T15:01:01Z">
        <w:r>
          <w:rPr>
            <w:rFonts w:ascii="宋体" w:hAnsi="宋体" w:eastAsia="仿宋" w:cs="仿宋"/>
            <w:spacing w:val="-11"/>
            <w:sz w:val="31"/>
            <w:szCs w:val="31"/>
          </w:rPr>
          <w:delText>华啤</w:delText>
        </w:r>
      </w:del>
      <w:del w:id="18" w:author="咨询组" w:date="2025-10-14T15:01:01Z">
        <w:r>
          <w:rPr>
            <w:rFonts w:ascii="Times New Roman" w:hAnsi="Times New Roman" w:eastAsia="仿宋" w:cs="仿宋"/>
            <w:spacing w:val="-11"/>
            <w:sz w:val="31"/>
            <w:szCs w:val="31"/>
          </w:rPr>
          <w:delText>A03-</w:delText>
        </w:r>
      </w:del>
      <w:del w:id="19" w:author="咨询组" w:date="2025-10-14T15:01:01Z">
        <w:r>
          <w:rPr>
            <w:rFonts w:ascii="Times New Roman" w:hAnsi="Times New Roman" w:eastAsia="仿宋" w:cs="仿宋"/>
            <w:spacing w:val="-16"/>
            <w:sz w:val="31"/>
            <w:szCs w:val="31"/>
          </w:rPr>
          <w:delText>5</w:delText>
        </w:r>
      </w:del>
      <w:del w:id="20" w:author="咨询组" w:date="2025-10-14T15:01:01Z">
        <w:r>
          <w:rPr>
            <w:rFonts w:ascii="Times New Roman" w:hAnsi="Times New Roman" w:eastAsia="仿宋" w:cs="仿宋"/>
            <w:spacing w:val="-9"/>
            <w:sz w:val="31"/>
            <w:szCs w:val="31"/>
          </w:rPr>
          <w:delText>9</w:delText>
        </w:r>
      </w:del>
      <w:del w:id="21" w:author="咨询组" w:date="2025-10-14T15:01:01Z">
        <w:r>
          <w:rPr>
            <w:rFonts w:ascii="Times New Roman" w:hAnsi="Times New Roman" w:eastAsia="仿宋" w:cs="仿宋"/>
            <w:spacing w:val="-8"/>
            <w:sz w:val="31"/>
            <w:szCs w:val="31"/>
          </w:rPr>
          <w:delText>RL20A</w:delText>
        </w:r>
      </w:del>
      <w:del w:id="22" w:author="咨询组" w:date="2025-10-14T15:01:01Z">
        <w:r>
          <w:rPr>
            <w:rFonts w:hint="eastAsia" w:ascii="宋体" w:hAnsi="宋体" w:eastAsia="仿宋" w:cs="仿宋"/>
            <w:spacing w:val="-8"/>
            <w:sz w:val="31"/>
            <w:szCs w:val="31"/>
            <w:lang w:eastAsia="zh-CN"/>
          </w:rPr>
          <w:delText>）</w:delText>
        </w:r>
      </w:del>
      <w:ins w:id="23" w:author="咨询组" w:date="2025-10-14T15:01:01Z">
        <w:r>
          <w:rPr>
            <w:rFonts w:hint="eastAsia" w:ascii="宋体" w:hAnsi="宋体" w:eastAsia="仿宋" w:cs="仿宋"/>
            <w:spacing w:val="-11"/>
            <w:sz w:val="31"/>
            <w:szCs w:val="31"/>
            <w:lang w:eastAsia="zh-CN"/>
          </w:rPr>
          <w:t>《</w:t>
        </w:r>
      </w:ins>
      <w:ins w:id="24" w:author="咨询组" w:date="2025-10-14T15:01:13Z">
        <w:r>
          <w:rPr>
            <w:rFonts w:hint="eastAsia" w:ascii="宋体" w:hAnsi="宋体" w:eastAsia="仿宋" w:cs="仿宋"/>
            <w:spacing w:val="-11"/>
            <w:sz w:val="31"/>
            <w:szCs w:val="31"/>
            <w:lang w:val="en-US" w:eastAsia="zh-CN"/>
          </w:rPr>
          <w:t>华润啤酒</w:t>
        </w:r>
      </w:ins>
      <w:ins w:id="25" w:author="咨询组" w:date="2025-10-14T15:01:14Z">
        <w:r>
          <w:rPr>
            <w:rFonts w:hint="eastAsia" w:ascii="宋体" w:hAnsi="宋体" w:eastAsia="仿宋" w:cs="仿宋"/>
            <w:spacing w:val="-11"/>
            <w:sz w:val="31"/>
            <w:szCs w:val="31"/>
            <w:lang w:val="en-US" w:eastAsia="zh-CN"/>
          </w:rPr>
          <w:t>考勤休假</w:t>
        </w:r>
      </w:ins>
      <w:ins w:id="26" w:author="咨询组" w:date="2025-10-14T15:01:16Z">
        <w:r>
          <w:rPr>
            <w:rFonts w:hint="eastAsia" w:ascii="宋体" w:hAnsi="宋体" w:eastAsia="仿宋" w:cs="仿宋"/>
            <w:spacing w:val="-11"/>
            <w:sz w:val="31"/>
            <w:szCs w:val="31"/>
            <w:lang w:val="en-US" w:eastAsia="zh-CN"/>
          </w:rPr>
          <w:t>管理制度</w:t>
        </w:r>
      </w:ins>
      <w:ins w:id="27" w:author="咨询组" w:date="2025-10-14T15:01:01Z">
        <w:r>
          <w:rPr>
            <w:rFonts w:hint="eastAsia" w:ascii="宋体" w:hAnsi="宋体" w:eastAsia="仿宋" w:cs="仿宋"/>
            <w:spacing w:val="-11"/>
            <w:sz w:val="31"/>
            <w:szCs w:val="31"/>
            <w:lang w:eastAsia="zh-CN"/>
          </w:rPr>
          <w:t>》</w:t>
        </w:r>
      </w:ins>
      <w:ins w:id="28" w:author="咨询组" w:date="2025-10-14T15:02:39Z">
        <w:r>
          <w:rPr>
            <w:rFonts w:hint="eastAsia" w:ascii="宋体" w:hAnsi="宋体" w:eastAsia="仿宋" w:cs="仿宋"/>
            <w:spacing w:val="-11"/>
            <w:sz w:val="31"/>
            <w:szCs w:val="31"/>
            <w:lang w:eastAsia="zh-CN"/>
          </w:rPr>
          <w:t>（</w:t>
        </w:r>
      </w:ins>
      <w:ins w:id="29" w:author="咨询组" w:date="2025-10-14T15:02:40Z">
        <w:r>
          <w:rPr>
            <w:rFonts w:hint="eastAsia" w:ascii="宋体" w:hAnsi="宋体" w:eastAsia="仿宋" w:cs="仿宋"/>
            <w:spacing w:val="-11"/>
            <w:sz w:val="31"/>
            <w:szCs w:val="31"/>
            <w:lang w:eastAsia="zh-CN"/>
          </w:rPr>
          <w:t>华啤 A03-24-人力24B</w:t>
        </w:r>
      </w:ins>
      <w:ins w:id="30" w:author="咨询组" w:date="2025-10-14T15:02:42Z">
        <w:r>
          <w:rPr>
            <w:rFonts w:hint="eastAsia" w:ascii="宋体" w:hAnsi="宋体" w:eastAsia="仿宋" w:cs="仿宋"/>
            <w:spacing w:val="-11"/>
            <w:sz w:val="31"/>
            <w:szCs w:val="31"/>
            <w:lang w:eastAsia="zh-CN"/>
          </w:rPr>
          <w:t>）</w:t>
        </w:r>
      </w:ins>
      <w:r>
        <w:rPr>
          <w:rFonts w:ascii="宋体" w:hAnsi="宋体" w:eastAsia="仿宋" w:cs="仿宋"/>
          <w:spacing w:val="-8"/>
          <w:sz w:val="31"/>
          <w:szCs w:val="31"/>
        </w:rPr>
        <w:t>中规定的员工考勤或请假所需信息、</w:t>
      </w:r>
      <w:del w:id="31" w:author="咨询组" w:date="2025-10-14T15:03:26Z">
        <w:r>
          <w:rPr>
            <w:rFonts w:ascii="宋体" w:hAnsi="宋体" w:eastAsia="仿宋" w:cs="仿宋"/>
            <w:spacing w:val="-8"/>
            <w:sz w:val="31"/>
            <w:szCs w:val="31"/>
          </w:rPr>
          <w:delText>《经理人选拔任用管理办法》</w:delText>
        </w:r>
      </w:del>
      <w:del w:id="32" w:author="咨询组" w:date="2025-10-14T15:03:26Z">
        <w:r>
          <w:rPr>
            <w:rFonts w:hint="eastAsia" w:ascii="宋体" w:hAnsi="宋体" w:eastAsia="仿宋" w:cs="仿宋"/>
            <w:spacing w:val="-8"/>
            <w:sz w:val="31"/>
            <w:szCs w:val="31"/>
            <w:lang w:eastAsia="zh-CN"/>
          </w:rPr>
          <w:delText>（</w:delText>
        </w:r>
      </w:del>
      <w:del w:id="33" w:author="咨询组" w:date="2025-10-14T15:03:26Z">
        <w:r>
          <w:rPr>
            <w:rFonts w:ascii="宋体" w:hAnsi="宋体" w:eastAsia="仿宋" w:cs="仿宋"/>
            <w:spacing w:val="-8"/>
            <w:sz w:val="31"/>
            <w:szCs w:val="31"/>
          </w:rPr>
          <w:delText>华</w:delText>
        </w:r>
      </w:del>
      <w:del w:id="34" w:author="咨询组" w:date="2025-10-14T15:03:26Z">
        <w:r>
          <w:rPr>
            <w:rFonts w:ascii="宋体" w:hAnsi="宋体" w:eastAsia="仿宋" w:cs="仿宋"/>
            <w:spacing w:val="-16"/>
            <w:sz w:val="31"/>
            <w:szCs w:val="31"/>
          </w:rPr>
          <w:delText>啤</w:delText>
        </w:r>
      </w:del>
      <w:del w:id="35" w:author="咨询组" w:date="2025-10-14T15:03:26Z">
        <w:r>
          <w:rPr>
            <w:rFonts w:ascii="Times New Roman" w:hAnsi="Times New Roman" w:eastAsia="仿宋" w:cs="仿宋"/>
            <w:spacing w:val="-8"/>
            <w:sz w:val="31"/>
            <w:szCs w:val="31"/>
          </w:rPr>
          <w:delText>A03-34RL22F</w:delText>
        </w:r>
      </w:del>
      <w:del w:id="36" w:author="咨询组" w:date="2025-10-14T15:03:26Z">
        <w:r>
          <w:rPr>
            <w:rFonts w:hint="eastAsia" w:ascii="宋体" w:hAnsi="宋体" w:eastAsia="仿宋" w:cs="仿宋"/>
            <w:spacing w:val="-8"/>
            <w:sz w:val="31"/>
            <w:szCs w:val="31"/>
            <w:lang w:eastAsia="zh-CN"/>
          </w:rPr>
          <w:delText>）</w:delText>
        </w:r>
      </w:del>
      <w:ins w:id="37" w:author="咨询组" w:date="2025-10-14T15:03:26Z">
        <w:r>
          <w:rPr>
            <w:rFonts w:hint="eastAsia" w:ascii="宋体" w:hAnsi="宋体" w:eastAsia="仿宋" w:cs="仿宋"/>
            <w:spacing w:val="-8"/>
            <w:sz w:val="31"/>
            <w:szCs w:val="31"/>
            <w:lang w:eastAsia="zh-CN"/>
          </w:rPr>
          <w:t>《</w:t>
        </w:r>
      </w:ins>
      <w:ins w:id="38" w:author="咨询组" w:date="2025-10-14T15:06:35Z">
        <w:r>
          <w:rPr>
            <w:rFonts w:hint="eastAsia" w:ascii="宋体" w:hAnsi="宋体" w:eastAsia="仿宋" w:cs="仿宋"/>
            <w:spacing w:val="-8"/>
            <w:sz w:val="31"/>
            <w:szCs w:val="31"/>
            <w:lang w:val="en-US" w:eastAsia="zh-CN"/>
          </w:rPr>
          <w:t>华润啤酒</w:t>
        </w:r>
      </w:ins>
      <w:ins w:id="39" w:author="咨询组" w:date="2025-10-14T15:06:37Z">
        <w:r>
          <w:rPr>
            <w:rFonts w:hint="eastAsia" w:ascii="宋体" w:hAnsi="宋体" w:eastAsia="仿宋" w:cs="仿宋"/>
            <w:spacing w:val="-8"/>
            <w:sz w:val="31"/>
            <w:szCs w:val="31"/>
            <w:lang w:val="en-US" w:eastAsia="zh-CN"/>
          </w:rPr>
          <w:t>直管干部</w:t>
        </w:r>
      </w:ins>
      <w:ins w:id="40" w:author="咨询组" w:date="2025-10-14T15:06:39Z">
        <w:r>
          <w:rPr>
            <w:rFonts w:hint="eastAsia" w:ascii="宋体" w:hAnsi="宋体" w:eastAsia="仿宋" w:cs="仿宋"/>
            <w:spacing w:val="-8"/>
            <w:sz w:val="31"/>
            <w:szCs w:val="31"/>
            <w:lang w:val="en-US" w:eastAsia="zh-CN"/>
          </w:rPr>
          <w:t>管理规定</w:t>
        </w:r>
      </w:ins>
      <w:ins w:id="41" w:author="咨询组" w:date="2025-10-14T15:03:27Z">
        <w:r>
          <w:rPr>
            <w:rFonts w:hint="eastAsia" w:ascii="宋体" w:hAnsi="宋体" w:eastAsia="仿宋" w:cs="仿宋"/>
            <w:spacing w:val="-8"/>
            <w:sz w:val="31"/>
            <w:szCs w:val="31"/>
            <w:lang w:eastAsia="zh-CN"/>
          </w:rPr>
          <w:t>》</w:t>
        </w:r>
      </w:ins>
      <w:ins w:id="42" w:author="咨询组" w:date="2025-10-14T15:46:46Z">
        <w:r>
          <w:rPr>
            <w:rFonts w:hint="eastAsia" w:ascii="宋体" w:hAnsi="宋体" w:eastAsia="仿宋" w:cs="仿宋"/>
            <w:spacing w:val="-8"/>
            <w:sz w:val="31"/>
            <w:szCs w:val="31"/>
            <w:lang w:eastAsia="zh-CN"/>
          </w:rPr>
          <w:t>（</w:t>
        </w:r>
      </w:ins>
      <w:ins w:id="43" w:author="咨询组" w:date="2025-10-14T15:47:06Z">
        <w:r>
          <w:rPr>
            <w:rFonts w:hint="eastAsia" w:ascii="宋体" w:hAnsi="宋体" w:eastAsia="仿宋" w:cs="仿宋"/>
            <w:spacing w:val="-8"/>
            <w:sz w:val="31"/>
            <w:szCs w:val="31"/>
            <w:lang w:eastAsia="zh-CN"/>
          </w:rPr>
          <w:t>华啤 A03-08-人力23A</w:t>
        </w:r>
      </w:ins>
      <w:ins w:id="44" w:author="咨询组" w:date="2025-10-14T15:46:47Z">
        <w:r>
          <w:rPr>
            <w:rFonts w:hint="eastAsia" w:ascii="宋体" w:hAnsi="宋体" w:eastAsia="仿宋" w:cs="仿宋"/>
            <w:spacing w:val="-8"/>
            <w:sz w:val="31"/>
            <w:szCs w:val="31"/>
            <w:lang w:eastAsia="zh-CN"/>
          </w:rPr>
          <w:t>）</w:t>
        </w:r>
      </w:ins>
      <w:r>
        <w:rPr>
          <w:rFonts w:ascii="宋体" w:hAnsi="宋体" w:eastAsia="仿宋" w:cs="仿宋"/>
          <w:spacing w:val="-8"/>
          <w:sz w:val="31"/>
          <w:szCs w:val="31"/>
        </w:rPr>
        <w:t>、</w:t>
      </w:r>
      <w:ins w:id="45" w:author="咨询组" w:date="2025-10-14T15:49:05Z">
        <w:r>
          <w:rPr>
            <w:rFonts w:hint="eastAsia" w:ascii="宋体" w:hAnsi="宋体" w:eastAsia="仿宋" w:cs="仿宋"/>
            <w:spacing w:val="-8"/>
            <w:sz w:val="31"/>
            <w:szCs w:val="31"/>
            <w:lang w:eastAsia="zh-CN"/>
          </w:rPr>
          <w:t>《</w:t>
        </w:r>
      </w:ins>
      <w:ins w:id="46" w:author="咨询组" w:date="2025-10-14T15:49:13Z">
        <w:r>
          <w:rPr>
            <w:rFonts w:hint="eastAsia" w:ascii="宋体" w:hAnsi="宋体" w:eastAsia="仿宋" w:cs="仿宋"/>
            <w:spacing w:val="-8"/>
            <w:sz w:val="31"/>
            <w:szCs w:val="31"/>
            <w:lang w:val="en-US" w:eastAsia="zh-CN"/>
          </w:rPr>
          <w:t>华润集团</w:t>
        </w:r>
      </w:ins>
      <w:ins w:id="47" w:author="咨询组" w:date="2025-10-14T15:49:26Z">
        <w:r>
          <w:rPr>
            <w:rFonts w:hint="eastAsia" w:ascii="宋体" w:hAnsi="宋体" w:eastAsia="仿宋" w:cs="仿宋"/>
            <w:spacing w:val="-8"/>
            <w:sz w:val="31"/>
            <w:szCs w:val="31"/>
            <w:lang w:val="en-US" w:eastAsia="zh-CN"/>
          </w:rPr>
          <w:t>因公</w:t>
        </w:r>
      </w:ins>
      <w:ins w:id="48" w:author="咨询组" w:date="2025-10-14T15:49:28Z">
        <w:r>
          <w:rPr>
            <w:rFonts w:hint="eastAsia" w:ascii="宋体" w:hAnsi="宋体" w:eastAsia="仿宋" w:cs="仿宋"/>
            <w:spacing w:val="-8"/>
            <w:sz w:val="31"/>
            <w:szCs w:val="31"/>
            <w:lang w:val="en-US" w:eastAsia="zh-CN"/>
          </w:rPr>
          <w:t>临时</w:t>
        </w:r>
      </w:ins>
      <w:ins w:id="49" w:author="咨询组" w:date="2025-10-14T15:49:29Z">
        <w:r>
          <w:rPr>
            <w:rFonts w:hint="eastAsia" w:ascii="宋体" w:hAnsi="宋体" w:eastAsia="仿宋" w:cs="仿宋"/>
            <w:spacing w:val="-8"/>
            <w:sz w:val="31"/>
            <w:szCs w:val="31"/>
            <w:lang w:val="en-US" w:eastAsia="zh-CN"/>
          </w:rPr>
          <w:t>出国</w:t>
        </w:r>
      </w:ins>
      <w:ins w:id="50" w:author="咨询组" w:date="2025-10-14T15:49:30Z">
        <w:r>
          <w:rPr>
            <w:rFonts w:hint="eastAsia" w:ascii="宋体" w:hAnsi="宋体" w:eastAsia="仿宋" w:cs="仿宋"/>
            <w:spacing w:val="-8"/>
            <w:sz w:val="31"/>
            <w:szCs w:val="31"/>
            <w:lang w:val="en-US" w:eastAsia="zh-CN"/>
          </w:rPr>
          <w:t>（</w:t>
        </w:r>
      </w:ins>
      <w:ins w:id="51" w:author="咨询组" w:date="2025-10-14T15:49:37Z">
        <w:r>
          <w:rPr>
            <w:rFonts w:hint="eastAsia" w:ascii="宋体" w:hAnsi="宋体" w:eastAsia="仿宋" w:cs="仿宋"/>
            <w:spacing w:val="-8"/>
            <w:sz w:val="31"/>
            <w:szCs w:val="31"/>
            <w:lang w:val="en-US" w:eastAsia="zh-CN"/>
          </w:rPr>
          <w:t>境</w:t>
        </w:r>
      </w:ins>
      <w:ins w:id="52" w:author="咨询组" w:date="2025-10-14T15:49:30Z">
        <w:r>
          <w:rPr>
            <w:rFonts w:hint="eastAsia" w:ascii="宋体" w:hAnsi="宋体" w:eastAsia="仿宋" w:cs="仿宋"/>
            <w:spacing w:val="-8"/>
            <w:sz w:val="31"/>
            <w:szCs w:val="31"/>
            <w:lang w:val="en-US" w:eastAsia="zh-CN"/>
          </w:rPr>
          <w:t>）</w:t>
        </w:r>
      </w:ins>
      <w:ins w:id="53" w:author="咨询组" w:date="2025-10-14T15:49:40Z">
        <w:r>
          <w:rPr>
            <w:rFonts w:hint="eastAsia" w:ascii="宋体" w:hAnsi="宋体" w:eastAsia="仿宋" w:cs="仿宋"/>
            <w:spacing w:val="-8"/>
            <w:sz w:val="31"/>
            <w:szCs w:val="31"/>
            <w:lang w:val="en-US" w:eastAsia="zh-CN"/>
          </w:rPr>
          <w:t>管理办法</w:t>
        </w:r>
      </w:ins>
      <w:ins w:id="54" w:author="咨询组" w:date="2025-10-14T15:49:05Z">
        <w:r>
          <w:rPr>
            <w:rFonts w:hint="eastAsia" w:ascii="宋体" w:hAnsi="宋体" w:eastAsia="仿宋" w:cs="仿宋"/>
            <w:spacing w:val="-8"/>
            <w:sz w:val="31"/>
            <w:szCs w:val="31"/>
            <w:lang w:eastAsia="zh-CN"/>
          </w:rPr>
          <w:t>》</w:t>
        </w:r>
      </w:ins>
      <w:ins w:id="55" w:author="咨询组" w:date="2025-10-14T15:49:46Z">
        <w:r>
          <w:rPr>
            <w:rFonts w:hint="eastAsia" w:ascii="宋体" w:hAnsi="宋体" w:eastAsia="仿宋" w:cs="仿宋"/>
            <w:spacing w:val="-8"/>
            <w:sz w:val="31"/>
            <w:szCs w:val="31"/>
            <w:lang w:eastAsia="zh-CN"/>
          </w:rPr>
          <w:t>（</w:t>
        </w:r>
      </w:ins>
      <w:ins w:id="56" w:author="咨询组" w:date="2025-10-14T15:49:57Z">
        <w:r>
          <w:rPr>
            <w:rFonts w:hint="eastAsia" w:ascii="宋体" w:hAnsi="宋体" w:eastAsia="仿宋" w:cs="仿宋"/>
            <w:spacing w:val="-8"/>
            <w:sz w:val="31"/>
            <w:szCs w:val="31"/>
            <w:lang w:eastAsia="zh-CN"/>
          </w:rPr>
          <w:t>B04-01-0125B</w:t>
        </w:r>
      </w:ins>
      <w:ins w:id="57" w:author="咨询组" w:date="2025-10-14T15:49:46Z">
        <w:r>
          <w:rPr>
            <w:rFonts w:hint="eastAsia" w:ascii="宋体" w:hAnsi="宋体" w:eastAsia="仿宋" w:cs="仿宋"/>
            <w:spacing w:val="-8"/>
            <w:sz w:val="31"/>
            <w:szCs w:val="31"/>
            <w:lang w:eastAsia="zh-CN"/>
          </w:rPr>
          <w:t>）</w:t>
        </w:r>
      </w:ins>
      <w:ins w:id="58" w:author="咨询组" w:date="2025-10-14T15:50:36Z">
        <w:r>
          <w:rPr>
            <w:rFonts w:hint="eastAsia" w:ascii="宋体" w:hAnsi="宋体" w:eastAsia="仿宋" w:cs="仿宋"/>
            <w:spacing w:val="-8"/>
            <w:sz w:val="31"/>
            <w:szCs w:val="31"/>
            <w:lang w:eastAsia="zh-CN"/>
          </w:rPr>
          <w:t>、</w:t>
        </w:r>
      </w:ins>
      <w:ins w:id="59" w:author="咨询组" w:date="2025-10-14T15:50:01Z">
        <w:r>
          <w:rPr>
            <w:rFonts w:hint="eastAsia" w:ascii="宋体" w:hAnsi="宋体" w:eastAsia="仿宋" w:cs="仿宋"/>
            <w:spacing w:val="-8"/>
            <w:sz w:val="31"/>
            <w:szCs w:val="31"/>
            <w:lang w:eastAsia="zh-CN"/>
          </w:rPr>
          <w:t>《</w:t>
        </w:r>
      </w:ins>
      <w:ins w:id="60" w:author="咨询组" w:date="2025-10-14T15:50:05Z">
        <w:r>
          <w:rPr>
            <w:rFonts w:hint="eastAsia" w:ascii="宋体" w:hAnsi="宋体" w:eastAsia="仿宋" w:cs="仿宋"/>
            <w:spacing w:val="-8"/>
            <w:sz w:val="31"/>
            <w:szCs w:val="31"/>
            <w:lang w:val="en-US" w:eastAsia="zh-CN"/>
          </w:rPr>
          <w:t>华润</w:t>
        </w:r>
      </w:ins>
      <w:ins w:id="61" w:author="咨询组" w:date="2025-10-14T15:50:07Z">
        <w:r>
          <w:rPr>
            <w:rFonts w:hint="eastAsia" w:ascii="宋体" w:hAnsi="宋体" w:eastAsia="仿宋" w:cs="仿宋"/>
            <w:spacing w:val="-8"/>
            <w:sz w:val="31"/>
            <w:szCs w:val="31"/>
            <w:lang w:val="en-US" w:eastAsia="zh-CN"/>
          </w:rPr>
          <w:t>集团</w:t>
        </w:r>
      </w:ins>
      <w:ins w:id="62" w:author="咨询组" w:date="2025-10-14T15:50:10Z">
        <w:r>
          <w:rPr>
            <w:rFonts w:hint="eastAsia" w:ascii="宋体" w:hAnsi="宋体" w:eastAsia="仿宋" w:cs="仿宋"/>
            <w:spacing w:val="-8"/>
            <w:sz w:val="31"/>
            <w:szCs w:val="31"/>
            <w:lang w:val="en-US" w:eastAsia="zh-CN"/>
          </w:rPr>
          <w:t>因私</w:t>
        </w:r>
      </w:ins>
      <w:ins w:id="63" w:author="咨询组" w:date="2025-10-14T15:50:11Z">
        <w:r>
          <w:rPr>
            <w:rFonts w:hint="eastAsia" w:ascii="宋体" w:hAnsi="宋体" w:eastAsia="仿宋" w:cs="仿宋"/>
            <w:spacing w:val="-8"/>
            <w:sz w:val="31"/>
            <w:szCs w:val="31"/>
            <w:lang w:val="en-US" w:eastAsia="zh-CN"/>
          </w:rPr>
          <w:t>出国</w:t>
        </w:r>
      </w:ins>
      <w:ins w:id="64" w:author="咨询组" w:date="2025-10-14T15:50:12Z">
        <w:r>
          <w:rPr>
            <w:rFonts w:hint="eastAsia" w:ascii="宋体" w:hAnsi="宋体" w:eastAsia="仿宋" w:cs="仿宋"/>
            <w:spacing w:val="-8"/>
            <w:sz w:val="31"/>
            <w:szCs w:val="31"/>
            <w:lang w:val="en-US" w:eastAsia="zh-CN"/>
          </w:rPr>
          <w:t>（</w:t>
        </w:r>
      </w:ins>
      <w:ins w:id="65" w:author="咨询组" w:date="2025-10-14T15:50:16Z">
        <w:r>
          <w:rPr>
            <w:rFonts w:hint="eastAsia" w:ascii="宋体" w:hAnsi="宋体" w:eastAsia="仿宋" w:cs="仿宋"/>
            <w:spacing w:val="-8"/>
            <w:sz w:val="31"/>
            <w:szCs w:val="31"/>
            <w:lang w:val="en-US" w:eastAsia="zh-CN"/>
          </w:rPr>
          <w:t>境</w:t>
        </w:r>
      </w:ins>
      <w:ins w:id="66" w:author="咨询组" w:date="2025-10-14T15:50:12Z">
        <w:r>
          <w:rPr>
            <w:rFonts w:hint="eastAsia" w:ascii="宋体" w:hAnsi="宋体" w:eastAsia="仿宋" w:cs="仿宋"/>
            <w:spacing w:val="-8"/>
            <w:sz w:val="31"/>
            <w:szCs w:val="31"/>
            <w:lang w:val="en-US" w:eastAsia="zh-CN"/>
          </w:rPr>
          <w:t>）</w:t>
        </w:r>
      </w:ins>
      <w:ins w:id="67" w:author="咨询组" w:date="2025-10-14T15:50:19Z">
        <w:r>
          <w:rPr>
            <w:rFonts w:hint="eastAsia" w:ascii="宋体" w:hAnsi="宋体" w:eastAsia="仿宋" w:cs="仿宋"/>
            <w:spacing w:val="-8"/>
            <w:sz w:val="31"/>
            <w:szCs w:val="31"/>
            <w:lang w:val="en-US" w:eastAsia="zh-CN"/>
          </w:rPr>
          <w:t>管理办法</w:t>
        </w:r>
      </w:ins>
      <w:ins w:id="68" w:author="咨询组" w:date="2025-10-14T15:50:01Z">
        <w:r>
          <w:rPr>
            <w:rFonts w:hint="eastAsia" w:ascii="宋体" w:hAnsi="宋体" w:eastAsia="仿宋" w:cs="仿宋"/>
            <w:spacing w:val="-8"/>
            <w:sz w:val="31"/>
            <w:szCs w:val="31"/>
            <w:lang w:eastAsia="zh-CN"/>
          </w:rPr>
          <w:t>》</w:t>
        </w:r>
      </w:ins>
      <w:ins w:id="69" w:author="咨询组" w:date="2025-10-14T15:50:22Z">
        <w:r>
          <w:rPr>
            <w:rFonts w:hint="eastAsia" w:ascii="宋体" w:hAnsi="宋体" w:eastAsia="仿宋" w:cs="仿宋"/>
            <w:spacing w:val="-8"/>
            <w:sz w:val="31"/>
            <w:szCs w:val="31"/>
            <w:lang w:eastAsia="zh-CN"/>
          </w:rPr>
          <w:t>（</w:t>
        </w:r>
      </w:ins>
      <w:ins w:id="70" w:author="咨询组" w:date="2025-10-14T15:50:33Z">
        <w:r>
          <w:rPr>
            <w:rFonts w:hint="eastAsia" w:ascii="宋体" w:hAnsi="宋体" w:eastAsia="仿宋" w:cs="仿宋"/>
            <w:spacing w:val="-8"/>
            <w:sz w:val="31"/>
            <w:szCs w:val="31"/>
            <w:lang w:eastAsia="zh-CN"/>
          </w:rPr>
          <w:t>B04-01-0225B</w:t>
        </w:r>
      </w:ins>
      <w:ins w:id="71" w:author="咨询组" w:date="2025-10-14T15:50:22Z">
        <w:r>
          <w:rPr>
            <w:rFonts w:hint="eastAsia" w:ascii="宋体" w:hAnsi="宋体" w:eastAsia="仿宋" w:cs="仿宋"/>
            <w:spacing w:val="-8"/>
            <w:sz w:val="31"/>
            <w:szCs w:val="31"/>
            <w:lang w:eastAsia="zh-CN"/>
          </w:rPr>
          <w:t>）</w:t>
        </w:r>
      </w:ins>
      <w:del w:id="72" w:author="咨询组" w:date="2025-10-14T15:49:04Z">
        <w:r>
          <w:rPr>
            <w:rFonts w:ascii="宋体" w:hAnsi="宋体" w:eastAsia="仿宋" w:cs="仿宋"/>
            <w:spacing w:val="-8"/>
            <w:sz w:val="31"/>
            <w:szCs w:val="31"/>
          </w:rPr>
          <w:delText>《出国</w:delText>
        </w:r>
      </w:del>
      <w:del w:id="73" w:author="咨询组" w:date="2025-10-14T15:49:04Z">
        <w:r>
          <w:rPr>
            <w:rFonts w:hint="eastAsia" w:ascii="宋体" w:hAnsi="宋体" w:eastAsia="仿宋" w:cs="仿宋"/>
            <w:spacing w:val="-8"/>
            <w:sz w:val="31"/>
            <w:szCs w:val="31"/>
            <w:lang w:eastAsia="zh-CN"/>
          </w:rPr>
          <w:delText>（</w:delText>
        </w:r>
      </w:del>
      <w:del w:id="74" w:author="咨询组" w:date="2025-10-14T15:49:04Z">
        <w:r>
          <w:rPr>
            <w:rFonts w:ascii="宋体" w:hAnsi="宋体" w:eastAsia="仿宋" w:cs="仿宋"/>
            <w:spacing w:val="-8"/>
            <w:sz w:val="31"/>
            <w:szCs w:val="31"/>
          </w:rPr>
          <w:delText>境</w:delText>
        </w:r>
      </w:del>
      <w:del w:id="75" w:author="咨询组" w:date="2025-10-14T15:49:04Z">
        <w:r>
          <w:rPr>
            <w:rFonts w:hint="eastAsia" w:ascii="宋体" w:hAnsi="宋体" w:eastAsia="仿宋" w:cs="仿宋"/>
            <w:spacing w:val="-8"/>
            <w:sz w:val="31"/>
            <w:szCs w:val="31"/>
            <w:lang w:eastAsia="zh-CN"/>
          </w:rPr>
          <w:delText>）</w:delText>
        </w:r>
      </w:del>
      <w:del w:id="76" w:author="咨询组" w:date="2025-10-14T15:49:04Z">
        <w:r>
          <w:rPr>
            <w:rFonts w:ascii="宋体" w:hAnsi="宋体" w:eastAsia="仿宋" w:cs="仿宋"/>
            <w:spacing w:val="-8"/>
            <w:sz w:val="31"/>
            <w:szCs w:val="31"/>
          </w:rPr>
          <w:delText>管理办法》</w:delText>
        </w:r>
      </w:del>
      <w:del w:id="77" w:author="咨询组" w:date="2025-10-14T15:49:04Z">
        <w:r>
          <w:rPr>
            <w:rFonts w:hint="eastAsia" w:ascii="宋体" w:hAnsi="宋体" w:eastAsia="仿宋" w:cs="仿宋"/>
            <w:spacing w:val="-8"/>
            <w:sz w:val="31"/>
            <w:szCs w:val="31"/>
            <w:lang w:eastAsia="zh-CN"/>
          </w:rPr>
          <w:delText>（</w:delText>
        </w:r>
      </w:del>
      <w:del w:id="78" w:author="咨询组" w:date="2025-10-14T15:49:04Z">
        <w:r>
          <w:rPr>
            <w:rFonts w:ascii="宋体" w:hAnsi="宋体" w:eastAsia="仿宋" w:cs="仿宋"/>
            <w:spacing w:val="-8"/>
            <w:sz w:val="31"/>
            <w:szCs w:val="31"/>
          </w:rPr>
          <w:delText>华啤</w:delText>
        </w:r>
      </w:del>
      <w:del w:id="79" w:author="咨询组" w:date="2025-10-14T15:49:04Z">
        <w:r>
          <w:rPr>
            <w:rFonts w:ascii="Times New Roman" w:hAnsi="Times New Roman" w:eastAsia="仿宋" w:cs="仿宋"/>
            <w:spacing w:val="-8"/>
            <w:sz w:val="31"/>
            <w:szCs w:val="31"/>
          </w:rPr>
          <w:delText>B03-24RL22E</w:delText>
        </w:r>
      </w:del>
      <w:del w:id="80" w:author="咨询组" w:date="2025-10-14T15:49:04Z">
        <w:r>
          <w:rPr>
            <w:rFonts w:hint="eastAsia" w:ascii="宋体" w:hAnsi="宋体" w:eastAsia="仿宋" w:cs="仿宋"/>
            <w:spacing w:val="-8"/>
            <w:sz w:val="31"/>
            <w:szCs w:val="31"/>
            <w:lang w:eastAsia="zh-CN"/>
          </w:rPr>
          <w:delText>）</w:delText>
        </w:r>
      </w:del>
      <w:r>
        <w:rPr>
          <w:rFonts w:ascii="宋体" w:hAnsi="宋体" w:eastAsia="仿宋" w:cs="仿宋"/>
          <w:spacing w:val="-8"/>
          <w:sz w:val="31"/>
          <w:szCs w:val="31"/>
        </w:rPr>
        <w:t>、《干部人事档</w:t>
      </w:r>
      <w:r>
        <w:rPr>
          <w:rFonts w:ascii="宋体" w:hAnsi="宋体" w:eastAsia="仿宋" w:cs="仿宋"/>
          <w:spacing w:val="-14"/>
          <w:sz w:val="31"/>
          <w:szCs w:val="31"/>
        </w:rPr>
        <w:t>案管</w:t>
      </w:r>
      <w:r>
        <w:rPr>
          <w:rFonts w:ascii="宋体" w:hAnsi="宋体" w:eastAsia="仿宋" w:cs="仿宋"/>
          <w:spacing w:val="-9"/>
          <w:sz w:val="31"/>
          <w:szCs w:val="31"/>
        </w:rPr>
        <w:t>理</w:t>
      </w:r>
      <w:r>
        <w:rPr>
          <w:rFonts w:ascii="宋体" w:hAnsi="宋体" w:eastAsia="仿宋" w:cs="仿宋"/>
          <w:spacing w:val="-7"/>
          <w:sz w:val="31"/>
          <w:szCs w:val="31"/>
        </w:rPr>
        <w:t>办法》</w:t>
      </w:r>
      <w:r>
        <w:rPr>
          <w:rFonts w:hint="eastAsia" w:ascii="宋体" w:hAnsi="宋体" w:eastAsia="仿宋" w:cs="仿宋"/>
          <w:spacing w:val="-7"/>
          <w:sz w:val="31"/>
          <w:szCs w:val="31"/>
          <w:lang w:eastAsia="zh-CN"/>
        </w:rPr>
        <w:t>（</w:t>
      </w:r>
      <w:ins w:id="81" w:author="咨询组" w:date="2025-10-14T15:51:31Z">
        <w:r>
          <w:rPr>
            <w:rFonts w:hint="eastAsia" w:ascii="宋体" w:hAnsi="宋体" w:eastAsia="仿宋" w:cs="仿宋"/>
            <w:spacing w:val="-7"/>
            <w:sz w:val="31"/>
            <w:szCs w:val="31"/>
          </w:rPr>
          <w:t>华啤 B03-94RL23A</w:t>
        </w:r>
      </w:ins>
      <w:del w:id="82" w:author="咨询组" w:date="2025-10-14T15:51:31Z">
        <w:r>
          <w:rPr>
            <w:rFonts w:ascii="宋体" w:hAnsi="宋体" w:eastAsia="仿宋" w:cs="仿宋"/>
            <w:spacing w:val="-7"/>
            <w:sz w:val="31"/>
            <w:szCs w:val="31"/>
          </w:rPr>
          <w:delText>华啤B03-10RL18B</w:delText>
        </w:r>
      </w:del>
      <w:r>
        <w:rPr>
          <w:rFonts w:hint="eastAsia" w:ascii="宋体" w:hAnsi="宋体" w:eastAsia="仿宋" w:cs="仿宋"/>
          <w:spacing w:val="-7"/>
          <w:sz w:val="31"/>
          <w:szCs w:val="31"/>
          <w:lang w:eastAsia="zh-CN"/>
        </w:rPr>
        <w:t>）</w:t>
      </w:r>
      <w:r>
        <w:rPr>
          <w:rFonts w:ascii="宋体" w:hAnsi="宋体" w:eastAsia="仿宋" w:cs="仿宋"/>
          <w:spacing w:val="-7"/>
          <w:sz w:val="31"/>
          <w:szCs w:val="31"/>
        </w:rPr>
        <w:t>等经理人管理</w:t>
      </w:r>
      <w:r>
        <w:rPr>
          <w:rFonts w:ascii="Times New Roman" w:hAnsi="Times New Roman" w:eastAsia="仿宋" w:cs="仿宋"/>
          <w:spacing w:val="-7"/>
          <w:sz w:val="31"/>
          <w:szCs w:val="31"/>
        </w:rPr>
        <w:t>/</w:t>
      </w:r>
      <w:r>
        <w:rPr>
          <w:rFonts w:ascii="宋体" w:hAnsi="宋体" w:eastAsia="仿宋" w:cs="仿宋"/>
          <w:spacing w:val="-7"/>
          <w:sz w:val="31"/>
          <w:szCs w:val="31"/>
        </w:rPr>
        <w:t>监督制度中规定的个人身份信</w:t>
      </w:r>
      <w:r>
        <w:rPr>
          <w:rFonts w:ascii="宋体" w:hAnsi="宋体" w:eastAsia="仿宋" w:cs="仿宋"/>
          <w:spacing w:val="-6"/>
          <w:sz w:val="31"/>
          <w:szCs w:val="31"/>
        </w:rPr>
        <w:t>息</w:t>
      </w:r>
      <w:r>
        <w:rPr>
          <w:rFonts w:ascii="宋体" w:hAnsi="宋体" w:eastAsia="仿宋" w:cs="仿宋"/>
          <w:spacing w:val="-5"/>
          <w:sz w:val="31"/>
          <w:szCs w:val="31"/>
        </w:rPr>
        <w:t>及行程信息等。</w:t>
      </w:r>
    </w:p>
    <w:p w14:paraId="7A34CAA9">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53" w:firstLineChars="112"/>
        <w:textAlignment w:val="baseline"/>
        <w:rPr>
          <w:rFonts w:ascii="宋体" w:hAnsi="宋体" w:eastAsia="仿宋" w:cs="仿宋"/>
          <w:sz w:val="31"/>
          <w:szCs w:val="31"/>
        </w:rPr>
      </w:pPr>
      <w:r>
        <w:rPr>
          <w:rFonts w:hint="eastAsia" w:ascii="宋体" w:hAnsi="宋体" w:eastAsia="仿宋" w:cs="仿宋"/>
          <w:spacing w:val="3"/>
          <w:sz w:val="31"/>
          <w:szCs w:val="31"/>
          <w:lang w:eastAsia="zh-CN"/>
        </w:rPr>
        <w:t>（</w:t>
      </w:r>
      <w:r>
        <w:rPr>
          <w:rFonts w:ascii="宋体" w:hAnsi="宋体" w:eastAsia="仿宋" w:cs="仿宋"/>
          <w:spacing w:val="3"/>
          <w:sz w:val="31"/>
          <w:szCs w:val="31"/>
        </w:rPr>
        <w:t>三</w:t>
      </w:r>
      <w:r>
        <w:rPr>
          <w:rFonts w:hint="eastAsia" w:ascii="宋体" w:hAnsi="宋体" w:eastAsia="仿宋" w:cs="仿宋"/>
          <w:spacing w:val="3"/>
          <w:sz w:val="31"/>
          <w:szCs w:val="31"/>
          <w:lang w:eastAsia="zh-CN"/>
        </w:rPr>
        <w:t>）</w:t>
      </w:r>
      <w:r>
        <w:rPr>
          <w:rFonts w:ascii="宋体" w:hAnsi="宋体" w:eastAsia="仿宋" w:cs="仿宋"/>
          <w:spacing w:val="3"/>
          <w:sz w:val="31"/>
          <w:szCs w:val="31"/>
        </w:rPr>
        <w:t>为履行法定职责或者法定义务所必需的信息</w:t>
      </w:r>
      <w:r>
        <w:rPr>
          <w:rFonts w:ascii="宋体" w:hAnsi="宋体" w:eastAsia="仿宋" w:cs="仿宋"/>
          <w:spacing w:val="2"/>
          <w:sz w:val="31"/>
          <w:szCs w:val="31"/>
        </w:rPr>
        <w:t>。</w:t>
      </w:r>
    </w:p>
    <w:p w14:paraId="790CB427">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0" w:firstLineChars="112"/>
        <w:textAlignment w:val="baseline"/>
        <w:rPr>
          <w:rFonts w:hint="eastAsia" w:ascii="宋体" w:hAnsi="宋体" w:eastAsia="仿宋" w:cs="仿宋"/>
          <w:spacing w:val="-3"/>
          <w:sz w:val="31"/>
          <w:szCs w:val="31"/>
          <w:lang w:val="en-US" w:eastAsia="zh-CN"/>
        </w:rPr>
      </w:pPr>
      <w:r>
        <w:rPr>
          <w:rFonts w:hint="eastAsia" w:ascii="宋体" w:hAnsi="宋体" w:eastAsia="仿宋" w:cs="仿宋"/>
          <w:spacing w:val="-3"/>
          <w:sz w:val="31"/>
          <w:szCs w:val="31"/>
          <w:lang w:eastAsia="zh-CN"/>
        </w:rPr>
        <w:t>（</w:t>
      </w:r>
      <w:r>
        <w:rPr>
          <w:rFonts w:ascii="宋体" w:hAnsi="宋体" w:eastAsia="仿宋" w:cs="仿宋"/>
          <w:spacing w:val="-3"/>
          <w:sz w:val="31"/>
          <w:szCs w:val="31"/>
        </w:rPr>
        <w:t>四</w:t>
      </w:r>
      <w:r>
        <w:rPr>
          <w:rFonts w:hint="eastAsia" w:ascii="宋体" w:hAnsi="宋体" w:eastAsia="仿宋" w:cs="仿宋"/>
          <w:spacing w:val="-3"/>
          <w:sz w:val="31"/>
          <w:szCs w:val="31"/>
          <w:lang w:eastAsia="zh-CN"/>
        </w:rPr>
        <w:t>）</w:t>
      </w:r>
      <w:r>
        <w:rPr>
          <w:rFonts w:ascii="宋体" w:hAnsi="宋体" w:eastAsia="仿宋" w:cs="仿宋"/>
          <w:spacing w:val="-3"/>
          <w:sz w:val="31"/>
          <w:szCs w:val="31"/>
        </w:rPr>
        <w:t>为应对突发公共卫生事件，或者紧急情况下为保护自然人的生命</w:t>
      </w:r>
      <w:r>
        <w:rPr>
          <w:rFonts w:hint="eastAsia" w:ascii="宋体" w:hAnsi="宋体" w:eastAsia="仿宋" w:cs="仿宋"/>
          <w:spacing w:val="-3"/>
          <w:sz w:val="31"/>
          <w:szCs w:val="31"/>
          <w:lang w:val="en-US" w:eastAsia="zh-CN"/>
        </w:rPr>
        <w:t>健康</w:t>
      </w:r>
    </w:p>
    <w:p w14:paraId="22B11C92">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31" w:firstLineChars="112"/>
        <w:textAlignment w:val="baseline"/>
        <w:rPr>
          <w:rFonts w:ascii="宋体" w:hAnsi="宋体" w:eastAsia="仿宋" w:cs="仿宋"/>
          <w:spacing w:val="-7"/>
          <w:sz w:val="31"/>
          <w:szCs w:val="31"/>
        </w:rPr>
      </w:pPr>
      <w:r>
        <w:rPr>
          <w:rFonts w:ascii="宋体" w:hAnsi="宋体" w:eastAsia="仿宋" w:cs="仿宋"/>
          <w:spacing w:val="-7"/>
          <w:sz w:val="31"/>
          <w:szCs w:val="31"/>
        </w:rPr>
        <w:t>和财产安全所必需的信息。</w:t>
      </w:r>
    </w:p>
    <w:p w14:paraId="6832F2AA">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31" w:firstLineChars="112"/>
        <w:textAlignment w:val="baseline"/>
        <w:rPr>
          <w:rFonts w:ascii="宋体" w:hAnsi="宋体" w:eastAsia="仿宋" w:cs="仿宋"/>
          <w:spacing w:val="-7"/>
          <w:sz w:val="31"/>
          <w:szCs w:val="31"/>
        </w:rPr>
      </w:pPr>
      <w:r>
        <w:rPr>
          <w:rFonts w:hint="eastAsia" w:ascii="宋体" w:hAnsi="宋体" w:eastAsia="仿宋" w:cs="仿宋"/>
          <w:spacing w:val="-7"/>
          <w:sz w:val="31"/>
          <w:szCs w:val="31"/>
          <w:lang w:eastAsia="zh-CN"/>
        </w:rPr>
        <w:t>（</w:t>
      </w:r>
      <w:r>
        <w:rPr>
          <w:rFonts w:ascii="宋体" w:hAnsi="宋体" w:eastAsia="仿宋" w:cs="仿宋"/>
          <w:spacing w:val="-7"/>
          <w:sz w:val="31"/>
          <w:szCs w:val="31"/>
        </w:rPr>
        <w:t>五</w:t>
      </w:r>
      <w:r>
        <w:rPr>
          <w:rFonts w:hint="eastAsia" w:ascii="宋体" w:hAnsi="宋体" w:eastAsia="仿宋" w:cs="仿宋"/>
          <w:spacing w:val="-7"/>
          <w:sz w:val="31"/>
          <w:szCs w:val="31"/>
          <w:lang w:eastAsia="zh-CN"/>
        </w:rPr>
        <w:t>）</w:t>
      </w:r>
      <w:r>
        <w:rPr>
          <w:rFonts w:ascii="宋体" w:hAnsi="宋体" w:eastAsia="仿宋" w:cs="仿宋"/>
          <w:spacing w:val="-7"/>
          <w:sz w:val="31"/>
          <w:szCs w:val="31"/>
        </w:rPr>
        <w:t>其他法律、行政法规规定需要收集的信息。</w:t>
      </w:r>
    </w:p>
    <w:p w14:paraId="5986753B">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4" w:firstLineChars="112"/>
        <w:textAlignment w:val="baseline"/>
        <w:rPr>
          <w:rFonts w:ascii="宋体" w:hAnsi="宋体" w:eastAsia="仿宋" w:cs="仿宋"/>
          <w:sz w:val="31"/>
          <w:szCs w:val="31"/>
        </w:rPr>
      </w:pPr>
      <w:r>
        <w:rPr>
          <w:rFonts w:ascii="宋体" w:hAnsi="宋体" w:eastAsia="仿宋" w:cs="仿宋"/>
          <w:spacing w:val="-1"/>
          <w:sz w:val="31"/>
          <w:szCs w:val="31"/>
          <w14:textOutline w14:w="4354" w14:cap="flat" w14:cmpd="sng">
            <w14:solidFill>
              <w14:srgbClr w14:val="000000"/>
            </w14:solidFill>
            <w14:prstDash w14:val="solid"/>
            <w14:round/>
          </w14:textOutline>
        </w:rPr>
        <w:t>第十一条</w:t>
      </w:r>
      <w:r>
        <w:rPr>
          <w:rFonts w:hint="eastAsia" w:ascii="宋体" w:hAnsi="宋体" w:eastAsia="仿宋" w:cs="仿宋"/>
          <w:spacing w:val="-1"/>
          <w:sz w:val="31"/>
          <w:szCs w:val="31"/>
          <w:lang w:val="en-US" w:eastAsia="zh-CN"/>
          <w14:textOutline w14:w="4354" w14:cap="flat" w14:cmpd="sng">
            <w14:solidFill>
              <w14:srgbClr w14:val="000000"/>
            </w14:solidFill>
            <w14:prstDash w14:val="solid"/>
            <w14:round/>
          </w14:textOutline>
        </w:rPr>
        <w:t xml:space="preserve"> </w:t>
      </w:r>
      <w:r>
        <w:rPr>
          <w:rFonts w:ascii="宋体" w:hAnsi="宋体" w:eastAsia="仿宋" w:cs="仿宋"/>
          <w:sz w:val="31"/>
          <w:szCs w:val="31"/>
        </w:rPr>
        <w:t>员工个人信息收集要求</w:t>
      </w:r>
    </w:p>
    <w:p w14:paraId="1CBB9C73">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20" w:firstLineChars="112"/>
        <w:textAlignment w:val="baseline"/>
        <w:rPr>
          <w:rFonts w:ascii="宋体" w:hAnsi="宋体" w:eastAsia="仿宋" w:cs="仿宋"/>
          <w:sz w:val="31"/>
          <w:szCs w:val="31"/>
        </w:rPr>
      </w:pPr>
      <w:r>
        <w:rPr>
          <w:rFonts w:ascii="宋体" w:hAnsi="宋体" w:eastAsia="仿宋" w:cs="仿宋"/>
          <w:spacing w:val="-12"/>
          <w:sz w:val="31"/>
          <w:szCs w:val="31"/>
        </w:rPr>
        <w:t>员工个人</w:t>
      </w:r>
      <w:r>
        <w:rPr>
          <w:rFonts w:ascii="宋体" w:hAnsi="宋体" w:eastAsia="仿宋" w:cs="仿宋"/>
          <w:spacing w:val="-6"/>
          <w:sz w:val="31"/>
          <w:szCs w:val="31"/>
        </w:rPr>
        <w:t>信息由人力资源部统一收集，其他部门不应主动进行员工个人信息</w:t>
      </w:r>
      <w:r>
        <w:rPr>
          <w:rFonts w:ascii="宋体" w:hAnsi="宋体" w:eastAsia="仿宋" w:cs="仿宋"/>
          <w:spacing w:val="-7"/>
          <w:sz w:val="31"/>
          <w:szCs w:val="31"/>
        </w:rPr>
        <w:t>收</w:t>
      </w:r>
      <w:r>
        <w:rPr>
          <w:rFonts w:ascii="宋体" w:hAnsi="宋体" w:eastAsia="仿宋" w:cs="仿宋"/>
          <w:spacing w:val="-6"/>
          <w:sz w:val="31"/>
          <w:szCs w:val="31"/>
        </w:rPr>
        <w:t>集，具体管理要求为：</w:t>
      </w:r>
    </w:p>
    <w:p w14:paraId="142950BB">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0" w:firstLineChars="112"/>
        <w:textAlignment w:val="baseline"/>
        <w:rPr>
          <w:rFonts w:ascii="宋体" w:hAnsi="宋体" w:eastAsia="仿宋" w:cs="仿宋"/>
          <w:sz w:val="31"/>
          <w:szCs w:val="31"/>
        </w:rPr>
      </w:pPr>
      <w:r>
        <w:rPr>
          <w:rFonts w:hint="eastAsia" w:ascii="宋体" w:hAnsi="宋体" w:eastAsia="仿宋" w:cs="仿宋"/>
          <w:spacing w:val="-3"/>
          <w:sz w:val="31"/>
          <w:szCs w:val="31"/>
          <w:lang w:eastAsia="zh-CN"/>
        </w:rPr>
        <w:t>（</w:t>
      </w:r>
      <w:r>
        <w:rPr>
          <w:rFonts w:ascii="宋体" w:hAnsi="宋体" w:eastAsia="仿宋" w:cs="仿宋"/>
          <w:spacing w:val="-3"/>
          <w:sz w:val="31"/>
          <w:szCs w:val="31"/>
        </w:rPr>
        <w:t>一</w:t>
      </w:r>
      <w:r>
        <w:rPr>
          <w:rFonts w:hint="eastAsia" w:ascii="宋体" w:hAnsi="宋体" w:eastAsia="仿宋" w:cs="仿宋"/>
          <w:spacing w:val="-3"/>
          <w:sz w:val="31"/>
          <w:szCs w:val="31"/>
          <w:lang w:eastAsia="zh-CN"/>
        </w:rPr>
        <w:t>）</w:t>
      </w:r>
      <w:r>
        <w:rPr>
          <w:rFonts w:ascii="宋体" w:hAnsi="宋体" w:eastAsia="仿宋" w:cs="仿宋"/>
          <w:spacing w:val="-3"/>
          <w:sz w:val="31"/>
          <w:szCs w:val="31"/>
        </w:rPr>
        <w:t>员工的个人信息由人力资源共享中心统一实施收集，人力资源日常</w:t>
      </w:r>
      <w:r>
        <w:rPr>
          <w:rFonts w:ascii="宋体" w:hAnsi="宋体" w:eastAsia="仿宋" w:cs="仿宋"/>
          <w:sz w:val="31"/>
          <w:szCs w:val="31"/>
        </w:rPr>
        <w:t>管</w:t>
      </w:r>
      <w:r>
        <w:rPr>
          <w:rFonts w:ascii="宋体" w:hAnsi="宋体" w:eastAsia="仿宋" w:cs="仿宋"/>
          <w:spacing w:val="-8"/>
          <w:sz w:val="31"/>
          <w:szCs w:val="31"/>
        </w:rPr>
        <w:t>理所必需的纸</w:t>
      </w:r>
      <w:r>
        <w:rPr>
          <w:rFonts w:ascii="宋体" w:hAnsi="宋体" w:eastAsia="仿宋" w:cs="仿宋"/>
          <w:spacing w:val="-5"/>
          <w:sz w:val="31"/>
          <w:szCs w:val="31"/>
        </w:rPr>
        <w:t>质</w:t>
      </w:r>
      <w:r>
        <w:rPr>
          <w:rFonts w:ascii="宋体" w:hAnsi="宋体" w:eastAsia="仿宋" w:cs="仿宋"/>
          <w:spacing w:val="-4"/>
          <w:sz w:val="31"/>
          <w:szCs w:val="31"/>
        </w:rPr>
        <w:t>员工个人信息</w:t>
      </w:r>
      <w:r>
        <w:rPr>
          <w:rFonts w:hint="eastAsia" w:ascii="宋体" w:hAnsi="宋体" w:eastAsia="仿宋" w:cs="仿宋"/>
          <w:spacing w:val="-4"/>
          <w:sz w:val="31"/>
          <w:szCs w:val="31"/>
          <w:lang w:eastAsia="zh-CN"/>
        </w:rPr>
        <w:t>（</w:t>
      </w:r>
      <w:r>
        <w:rPr>
          <w:rFonts w:ascii="宋体" w:hAnsi="宋体" w:eastAsia="仿宋" w:cs="仿宋"/>
          <w:spacing w:val="-4"/>
          <w:sz w:val="31"/>
          <w:szCs w:val="31"/>
        </w:rPr>
        <w:t>如员工的病假证明原件</w:t>
      </w:r>
      <w:r>
        <w:rPr>
          <w:rFonts w:hint="eastAsia" w:ascii="宋体" w:hAnsi="宋体" w:eastAsia="仿宋" w:cs="仿宋"/>
          <w:spacing w:val="-4"/>
          <w:sz w:val="31"/>
          <w:szCs w:val="31"/>
          <w:lang w:eastAsia="zh-CN"/>
        </w:rPr>
        <w:t>）</w:t>
      </w:r>
      <w:r>
        <w:rPr>
          <w:rFonts w:ascii="宋体" w:hAnsi="宋体" w:eastAsia="仿宋" w:cs="仿宋"/>
          <w:spacing w:val="-4"/>
          <w:sz w:val="31"/>
          <w:szCs w:val="31"/>
        </w:rPr>
        <w:t>各单位</w:t>
      </w:r>
      <w:r>
        <w:rPr>
          <w:rFonts w:ascii="Times New Roman" w:hAnsi="Times New Roman" w:eastAsia="仿宋" w:cs="仿宋"/>
          <w:spacing w:val="-4"/>
          <w:sz w:val="31"/>
          <w:szCs w:val="31"/>
        </w:rPr>
        <w:t>HRBP</w:t>
      </w:r>
      <w:r>
        <w:rPr>
          <w:rFonts w:ascii="宋体" w:hAnsi="宋体" w:eastAsia="仿宋" w:cs="仿宋"/>
          <w:spacing w:val="-4"/>
          <w:sz w:val="31"/>
          <w:szCs w:val="31"/>
        </w:rPr>
        <w:t>可根据实</w:t>
      </w:r>
      <w:r>
        <w:rPr>
          <w:rFonts w:ascii="宋体" w:hAnsi="宋体" w:eastAsia="仿宋" w:cs="仿宋"/>
          <w:spacing w:val="-3"/>
          <w:sz w:val="31"/>
          <w:szCs w:val="31"/>
        </w:rPr>
        <w:t>际</w:t>
      </w:r>
      <w:r>
        <w:rPr>
          <w:rFonts w:ascii="宋体" w:hAnsi="宋体" w:eastAsia="仿宋" w:cs="仿宋"/>
          <w:spacing w:val="-2"/>
          <w:sz w:val="31"/>
          <w:szCs w:val="31"/>
        </w:rPr>
        <w:t>情况收集。</w:t>
      </w:r>
    </w:p>
    <w:p w14:paraId="192BAFD9">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29" w:firstLineChars="112"/>
        <w:textAlignment w:val="baseline"/>
        <w:rPr>
          <w:rFonts w:ascii="宋体" w:hAnsi="宋体" w:eastAsia="仿宋" w:cs="仿宋"/>
          <w:sz w:val="31"/>
          <w:szCs w:val="31"/>
        </w:rPr>
      </w:pPr>
      <w:r>
        <w:rPr>
          <w:rFonts w:hint="eastAsia" w:ascii="宋体" w:hAnsi="宋体" w:eastAsia="仿宋" w:cs="仿宋"/>
          <w:spacing w:val="-8"/>
          <w:sz w:val="31"/>
          <w:szCs w:val="31"/>
          <w:lang w:eastAsia="zh-CN"/>
        </w:rPr>
        <w:t>（</w:t>
      </w:r>
      <w:r>
        <w:rPr>
          <w:rFonts w:ascii="宋体" w:hAnsi="宋体" w:eastAsia="仿宋" w:cs="仿宋"/>
          <w:spacing w:val="-8"/>
          <w:sz w:val="31"/>
          <w:szCs w:val="31"/>
        </w:rPr>
        <w:t>二</w:t>
      </w:r>
      <w:r>
        <w:rPr>
          <w:rFonts w:hint="eastAsia" w:ascii="宋体" w:hAnsi="宋体" w:eastAsia="仿宋" w:cs="仿宋"/>
          <w:spacing w:val="-8"/>
          <w:sz w:val="31"/>
          <w:szCs w:val="31"/>
          <w:lang w:eastAsia="zh-CN"/>
        </w:rPr>
        <w:t>）</w:t>
      </w:r>
      <w:r>
        <w:rPr>
          <w:rFonts w:ascii="宋体" w:hAnsi="宋体" w:eastAsia="仿宋" w:cs="仿宋"/>
          <w:spacing w:val="-4"/>
          <w:sz w:val="31"/>
          <w:szCs w:val="31"/>
        </w:rPr>
        <w:t>人力资源共享中心每年组织</w:t>
      </w:r>
      <w:r>
        <w:rPr>
          <w:rFonts w:ascii="Times New Roman" w:hAnsi="Times New Roman" w:eastAsia="仿宋" w:cs="仿宋"/>
          <w:spacing w:val="-4"/>
          <w:sz w:val="31"/>
          <w:szCs w:val="31"/>
        </w:rPr>
        <w:t>1</w:t>
      </w:r>
      <w:r>
        <w:rPr>
          <w:rFonts w:ascii="宋体" w:hAnsi="宋体" w:eastAsia="仿宋" w:cs="仿宋"/>
          <w:spacing w:val="-4"/>
          <w:sz w:val="31"/>
          <w:szCs w:val="31"/>
        </w:rPr>
        <w:t>次员工个人信息核对，保证员工个人信</w:t>
      </w:r>
      <w:r>
        <w:rPr>
          <w:rFonts w:ascii="宋体" w:hAnsi="宋体" w:eastAsia="仿宋" w:cs="仿宋"/>
          <w:spacing w:val="-7"/>
          <w:sz w:val="31"/>
          <w:szCs w:val="31"/>
        </w:rPr>
        <w:t>息</w:t>
      </w:r>
      <w:r>
        <w:rPr>
          <w:rFonts w:ascii="宋体" w:hAnsi="宋体" w:eastAsia="仿宋" w:cs="仿宋"/>
          <w:spacing w:val="-6"/>
          <w:sz w:val="31"/>
          <w:szCs w:val="31"/>
        </w:rPr>
        <w:t>的完整性、准确性。员工可通过人力资源系统自助查阅、复制、更正或补充个</w:t>
      </w:r>
      <w:r>
        <w:rPr>
          <w:rFonts w:ascii="宋体" w:hAnsi="宋体" w:eastAsia="仿宋" w:cs="仿宋"/>
          <w:spacing w:val="-3"/>
          <w:sz w:val="31"/>
          <w:szCs w:val="31"/>
        </w:rPr>
        <w:t>人信息。</w:t>
      </w:r>
    </w:p>
    <w:p w14:paraId="026A00D5">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0" w:firstLineChars="112"/>
        <w:textAlignment w:val="baseline"/>
        <w:rPr>
          <w:rFonts w:ascii="宋体" w:hAnsi="宋体" w:eastAsia="仿宋" w:cs="仿宋"/>
          <w:sz w:val="31"/>
          <w:szCs w:val="31"/>
        </w:rPr>
      </w:pPr>
      <w:r>
        <w:rPr>
          <w:rFonts w:hint="eastAsia" w:ascii="宋体" w:hAnsi="宋体" w:eastAsia="仿宋" w:cs="仿宋"/>
          <w:spacing w:val="-3"/>
          <w:sz w:val="31"/>
          <w:szCs w:val="31"/>
          <w:lang w:eastAsia="zh-CN"/>
        </w:rPr>
        <w:t>（</w:t>
      </w:r>
      <w:r>
        <w:rPr>
          <w:rFonts w:ascii="宋体" w:hAnsi="宋体" w:eastAsia="仿宋" w:cs="仿宋"/>
          <w:spacing w:val="-3"/>
          <w:sz w:val="31"/>
          <w:szCs w:val="31"/>
        </w:rPr>
        <w:t>三</w:t>
      </w:r>
      <w:r>
        <w:rPr>
          <w:rFonts w:hint="eastAsia" w:ascii="宋体" w:hAnsi="宋体" w:eastAsia="仿宋" w:cs="仿宋"/>
          <w:spacing w:val="-3"/>
          <w:sz w:val="31"/>
          <w:szCs w:val="31"/>
          <w:lang w:eastAsia="zh-CN"/>
        </w:rPr>
        <w:t>）</w:t>
      </w:r>
      <w:r>
        <w:rPr>
          <w:rFonts w:ascii="宋体" w:hAnsi="宋体" w:eastAsia="仿宋" w:cs="仿宋"/>
          <w:spacing w:val="-3"/>
          <w:sz w:val="31"/>
          <w:szCs w:val="31"/>
        </w:rPr>
        <w:t>新增的员工个人信息收集需求，应具有明确、合理、必需的人员管</w:t>
      </w:r>
      <w:r>
        <w:rPr>
          <w:rFonts w:ascii="宋体" w:hAnsi="宋体" w:eastAsia="仿宋" w:cs="仿宋"/>
          <w:spacing w:val="-1"/>
          <w:sz w:val="31"/>
          <w:szCs w:val="31"/>
        </w:rPr>
        <w:t>理</w:t>
      </w:r>
      <w:r>
        <w:rPr>
          <w:rFonts w:ascii="宋体" w:hAnsi="宋体" w:eastAsia="仿宋" w:cs="仿宋"/>
          <w:spacing w:val="-6"/>
          <w:sz w:val="31"/>
          <w:szCs w:val="31"/>
        </w:rPr>
        <w:t>目的，不得随意、过度收集员工个人信息。新增员工个人信息收集应由需求部门</w:t>
      </w:r>
      <w:r>
        <w:rPr>
          <w:rFonts w:ascii="宋体" w:hAnsi="宋体" w:eastAsia="仿宋" w:cs="仿宋"/>
          <w:spacing w:val="-18"/>
          <w:sz w:val="31"/>
          <w:szCs w:val="31"/>
        </w:rPr>
        <w:t>通过</w:t>
      </w:r>
      <w:r>
        <w:rPr>
          <w:rFonts w:ascii="Times New Roman" w:hAnsi="Times New Roman" w:eastAsia="仿宋" w:cs="仿宋"/>
          <w:spacing w:val="-9"/>
          <w:sz w:val="31"/>
          <w:szCs w:val="31"/>
        </w:rPr>
        <w:t>OA</w:t>
      </w:r>
      <w:r>
        <w:rPr>
          <w:rFonts w:ascii="宋体" w:hAnsi="宋体" w:eastAsia="仿宋" w:cs="仿宋"/>
          <w:spacing w:val="-9"/>
          <w:sz w:val="31"/>
          <w:szCs w:val="31"/>
        </w:rPr>
        <w:t>提出收集需求，经华润啤酒人力资源部、法律合规部审核，首席执行官</w:t>
      </w:r>
      <w:r>
        <w:rPr>
          <w:rFonts w:ascii="宋体" w:hAnsi="宋体" w:eastAsia="仿宋" w:cs="仿宋"/>
          <w:spacing w:val="-14"/>
          <w:sz w:val="31"/>
          <w:szCs w:val="31"/>
        </w:rPr>
        <w:t>审</w:t>
      </w:r>
      <w:r>
        <w:rPr>
          <w:rFonts w:ascii="宋体" w:hAnsi="宋体" w:eastAsia="仿宋" w:cs="仿宋"/>
          <w:spacing w:val="-9"/>
          <w:sz w:val="31"/>
          <w:szCs w:val="31"/>
        </w:rPr>
        <w:t>批</w:t>
      </w:r>
      <w:r>
        <w:rPr>
          <w:rFonts w:ascii="宋体" w:hAnsi="宋体" w:eastAsia="仿宋" w:cs="仿宋"/>
          <w:spacing w:val="-7"/>
          <w:sz w:val="31"/>
          <w:szCs w:val="31"/>
        </w:rPr>
        <w:t>同意后，人力资源共享中心实施收集。同时需求部门应在</w:t>
      </w:r>
      <w:r>
        <w:rPr>
          <w:rFonts w:ascii="Times New Roman" w:hAnsi="Times New Roman" w:eastAsia="仿宋" w:cs="仿宋"/>
          <w:spacing w:val="-7"/>
          <w:sz w:val="31"/>
          <w:szCs w:val="31"/>
        </w:rPr>
        <w:t>1</w:t>
      </w:r>
      <w:r>
        <w:rPr>
          <w:rFonts w:ascii="宋体" w:hAnsi="宋体" w:eastAsia="仿宋" w:cs="仿宋"/>
          <w:spacing w:val="-7"/>
          <w:sz w:val="31"/>
          <w:szCs w:val="31"/>
        </w:rPr>
        <w:t>年内在相关制度</w:t>
      </w:r>
      <w:r>
        <w:rPr>
          <w:rFonts w:ascii="宋体" w:hAnsi="宋体" w:eastAsia="仿宋" w:cs="仿宋"/>
          <w:spacing w:val="-2"/>
          <w:sz w:val="31"/>
          <w:szCs w:val="31"/>
        </w:rPr>
        <w:t>中补充新增信息的收集要求及收集目的</w:t>
      </w:r>
      <w:r>
        <w:rPr>
          <w:rFonts w:ascii="宋体" w:hAnsi="宋体" w:eastAsia="仿宋" w:cs="仿宋"/>
          <w:spacing w:val="-1"/>
          <w:sz w:val="31"/>
          <w:szCs w:val="31"/>
        </w:rPr>
        <w:t>，并做好制度宣贯。</w:t>
      </w:r>
    </w:p>
    <w:p w14:paraId="7CAC804A">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0" w:firstLineChars="112"/>
        <w:textAlignment w:val="baseline"/>
        <w:rPr>
          <w:rFonts w:ascii="宋体" w:hAnsi="宋体" w:eastAsia="仿宋" w:cs="仿宋"/>
          <w:sz w:val="31"/>
          <w:szCs w:val="31"/>
        </w:rPr>
      </w:pPr>
      <w:r>
        <w:rPr>
          <w:rFonts w:hint="eastAsia" w:ascii="宋体" w:hAnsi="宋体" w:eastAsia="仿宋" w:cs="仿宋"/>
          <w:spacing w:val="-3"/>
          <w:sz w:val="31"/>
          <w:szCs w:val="31"/>
          <w:lang w:eastAsia="zh-CN"/>
        </w:rPr>
        <w:t>（</w:t>
      </w:r>
      <w:r>
        <w:rPr>
          <w:rFonts w:ascii="宋体" w:hAnsi="宋体" w:eastAsia="仿宋" w:cs="仿宋"/>
          <w:spacing w:val="-3"/>
          <w:sz w:val="31"/>
          <w:szCs w:val="31"/>
        </w:rPr>
        <w:t>四</w:t>
      </w:r>
      <w:r>
        <w:rPr>
          <w:rFonts w:hint="eastAsia" w:ascii="宋体" w:hAnsi="宋体" w:eastAsia="仿宋" w:cs="仿宋"/>
          <w:spacing w:val="-3"/>
          <w:sz w:val="31"/>
          <w:szCs w:val="31"/>
          <w:lang w:eastAsia="zh-CN"/>
        </w:rPr>
        <w:t>）</w:t>
      </w:r>
      <w:r>
        <w:rPr>
          <w:rFonts w:ascii="宋体" w:hAnsi="宋体" w:eastAsia="仿宋" w:cs="仿宋"/>
          <w:spacing w:val="-3"/>
          <w:sz w:val="31"/>
          <w:szCs w:val="31"/>
        </w:rPr>
        <w:t>其他应用系统通过对接人力资源信息系统获取员工信息的，在系统</w:t>
      </w:r>
      <w:r>
        <w:rPr>
          <w:rFonts w:ascii="宋体" w:hAnsi="宋体" w:eastAsia="仿宋" w:cs="仿宋"/>
          <w:spacing w:val="-1"/>
          <w:sz w:val="31"/>
          <w:szCs w:val="31"/>
        </w:rPr>
        <w:t>开</w:t>
      </w:r>
      <w:r>
        <w:rPr>
          <w:rFonts w:ascii="宋体" w:hAnsi="宋体" w:eastAsia="仿宋" w:cs="仿宋"/>
          <w:spacing w:val="-6"/>
          <w:sz w:val="31"/>
          <w:szCs w:val="31"/>
        </w:rPr>
        <w:t>发阶段，应当经人力资源共享中心总监、啤酒人力资源部总监审批同意后开通</w:t>
      </w:r>
      <w:r>
        <w:rPr>
          <w:rFonts w:ascii="宋体" w:hAnsi="宋体" w:eastAsia="仿宋" w:cs="仿宋"/>
          <w:spacing w:val="-5"/>
          <w:sz w:val="31"/>
          <w:szCs w:val="31"/>
        </w:rPr>
        <w:t>数</w:t>
      </w:r>
      <w:r>
        <w:rPr>
          <w:rFonts w:ascii="宋体" w:hAnsi="宋体" w:eastAsia="仿宋" w:cs="仿宋"/>
          <w:spacing w:val="-9"/>
          <w:sz w:val="31"/>
          <w:szCs w:val="31"/>
        </w:rPr>
        <w:t>据</w:t>
      </w:r>
      <w:r>
        <w:rPr>
          <w:rFonts w:ascii="宋体" w:hAnsi="宋体" w:eastAsia="仿宋" w:cs="仿宋"/>
          <w:spacing w:val="-8"/>
          <w:sz w:val="31"/>
          <w:szCs w:val="31"/>
        </w:rPr>
        <w:t>接口。</w:t>
      </w:r>
    </w:p>
    <w:p w14:paraId="763CE45B">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56" w:firstLineChars="112"/>
        <w:textAlignment w:val="baseline"/>
        <w:rPr>
          <w:rFonts w:ascii="宋体" w:hAnsi="宋体" w:eastAsia="仿宋" w:cs="仿宋"/>
          <w:sz w:val="31"/>
          <w:szCs w:val="31"/>
        </w:rPr>
      </w:pPr>
      <w:r>
        <w:rPr>
          <w:rFonts w:hint="eastAsia" w:ascii="宋体" w:hAnsi="宋体" w:eastAsia="仿宋" w:cs="仿宋"/>
          <w:spacing w:val="4"/>
          <w:sz w:val="31"/>
          <w:szCs w:val="31"/>
          <w:lang w:eastAsia="zh-CN"/>
        </w:rPr>
        <w:t>（</w:t>
      </w:r>
      <w:r>
        <w:rPr>
          <w:rFonts w:ascii="宋体" w:hAnsi="宋体" w:eastAsia="仿宋" w:cs="仿宋"/>
          <w:spacing w:val="4"/>
          <w:sz w:val="31"/>
          <w:szCs w:val="31"/>
        </w:rPr>
        <w:t>五</w:t>
      </w:r>
      <w:r>
        <w:rPr>
          <w:rFonts w:hint="eastAsia" w:ascii="宋体" w:hAnsi="宋体" w:eastAsia="仿宋" w:cs="仿宋"/>
          <w:spacing w:val="4"/>
          <w:sz w:val="31"/>
          <w:szCs w:val="31"/>
          <w:lang w:eastAsia="zh-CN"/>
        </w:rPr>
        <w:t>）</w:t>
      </w:r>
      <w:r>
        <w:rPr>
          <w:rFonts w:ascii="宋体" w:hAnsi="宋体" w:eastAsia="仿宋" w:cs="仿宋"/>
          <w:spacing w:val="4"/>
          <w:sz w:val="31"/>
          <w:szCs w:val="31"/>
        </w:rPr>
        <w:t>酒业新收</w:t>
      </w:r>
      <w:r>
        <w:rPr>
          <w:rFonts w:ascii="宋体" w:hAnsi="宋体" w:eastAsia="仿宋" w:cs="仿宋"/>
          <w:spacing w:val="2"/>
          <w:sz w:val="31"/>
          <w:szCs w:val="31"/>
        </w:rPr>
        <w:t>购参股公司统一收集员工个人信息录入集团人力资源系统的，</w:t>
      </w:r>
      <w:r>
        <w:rPr>
          <w:rFonts w:ascii="宋体" w:hAnsi="宋体" w:eastAsia="仿宋" w:cs="仿宋"/>
          <w:spacing w:val="-4"/>
          <w:sz w:val="31"/>
          <w:szCs w:val="31"/>
        </w:rPr>
        <w:t>需</w:t>
      </w:r>
      <w:r>
        <w:rPr>
          <w:rFonts w:ascii="宋体" w:hAnsi="宋体" w:eastAsia="仿宋" w:cs="仿宋"/>
          <w:spacing w:val="-3"/>
          <w:sz w:val="31"/>
          <w:szCs w:val="31"/>
        </w:rPr>
        <w:t>在信息收集前组织员工签订《个人信息处理确认书》</w:t>
      </w:r>
      <w:del w:id="83" w:author="咨询组" w:date="2025-10-14T15:53:02Z">
        <w:r>
          <w:rPr>
            <w:rFonts w:hint="eastAsia" w:ascii="宋体" w:hAnsi="宋体" w:eastAsia="仿宋" w:cs="仿宋"/>
            <w:spacing w:val="-3"/>
            <w:sz w:val="31"/>
            <w:szCs w:val="31"/>
            <w:lang w:eastAsia="zh-CN"/>
          </w:rPr>
          <w:delText>（</w:delText>
        </w:r>
      </w:del>
      <w:del w:id="84" w:author="咨询组" w:date="2025-10-14T15:53:02Z">
        <w:r>
          <w:rPr>
            <w:rFonts w:ascii="宋体" w:hAnsi="宋体" w:eastAsia="仿宋" w:cs="仿宋"/>
            <w:spacing w:val="-3"/>
            <w:sz w:val="31"/>
            <w:szCs w:val="31"/>
          </w:rPr>
          <w:delText>附件</w:delText>
        </w:r>
      </w:del>
      <w:del w:id="85" w:author="咨询组" w:date="2025-10-14T15:53:02Z">
        <w:r>
          <w:rPr>
            <w:rFonts w:ascii="Times New Roman" w:hAnsi="Times New Roman" w:eastAsia="仿宋" w:cs="仿宋"/>
            <w:spacing w:val="-3"/>
            <w:sz w:val="31"/>
            <w:szCs w:val="31"/>
          </w:rPr>
          <w:delText>1</w:delText>
        </w:r>
      </w:del>
      <w:del w:id="86" w:author="咨询组" w:date="2025-10-14T15:53:02Z">
        <w:r>
          <w:rPr>
            <w:rFonts w:hint="eastAsia" w:ascii="宋体" w:hAnsi="宋体" w:eastAsia="仿宋" w:cs="仿宋"/>
            <w:spacing w:val="-3"/>
            <w:sz w:val="31"/>
            <w:szCs w:val="31"/>
            <w:lang w:eastAsia="zh-CN"/>
          </w:rPr>
          <w:delText>）</w:delText>
        </w:r>
      </w:del>
      <w:r>
        <w:rPr>
          <w:rFonts w:ascii="宋体" w:hAnsi="宋体" w:eastAsia="仿宋" w:cs="仿宋"/>
          <w:spacing w:val="-3"/>
          <w:sz w:val="31"/>
          <w:szCs w:val="31"/>
        </w:rPr>
        <w:t>。</w:t>
      </w:r>
    </w:p>
    <w:p w14:paraId="3F721787">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4" w:firstLineChars="112"/>
        <w:textAlignment w:val="baseline"/>
        <w:rPr>
          <w:rFonts w:ascii="宋体" w:hAnsi="宋体" w:eastAsia="仿宋" w:cs="仿宋"/>
          <w:sz w:val="31"/>
          <w:szCs w:val="31"/>
        </w:rPr>
      </w:pPr>
      <w:r>
        <w:rPr>
          <w:rFonts w:ascii="宋体" w:hAnsi="宋体" w:eastAsia="仿宋" w:cs="仿宋"/>
          <w:spacing w:val="-1"/>
          <w:sz w:val="31"/>
          <w:szCs w:val="31"/>
          <w14:textOutline w14:w="4354" w14:cap="flat" w14:cmpd="sng">
            <w14:solidFill>
              <w14:srgbClr w14:val="000000"/>
            </w14:solidFill>
            <w14:prstDash w14:val="solid"/>
            <w14:round/>
          </w14:textOutline>
        </w:rPr>
        <w:t>第十二条</w:t>
      </w:r>
      <w:r>
        <w:rPr>
          <w:rFonts w:hint="eastAsia" w:ascii="宋体" w:hAnsi="宋体" w:eastAsia="仿宋" w:cs="仿宋"/>
          <w:spacing w:val="-1"/>
          <w:sz w:val="31"/>
          <w:szCs w:val="31"/>
          <w:lang w:val="en-US" w:eastAsia="zh-CN"/>
          <w14:textOutline w14:w="4354" w14:cap="flat" w14:cmpd="sng">
            <w14:solidFill>
              <w14:srgbClr w14:val="000000"/>
            </w14:solidFill>
            <w14:prstDash w14:val="solid"/>
            <w14:round/>
          </w14:textOutline>
        </w:rPr>
        <w:t xml:space="preserve"> </w:t>
      </w:r>
      <w:r>
        <w:rPr>
          <w:rFonts w:ascii="宋体" w:hAnsi="宋体" w:eastAsia="仿宋" w:cs="仿宋"/>
          <w:sz w:val="31"/>
          <w:szCs w:val="31"/>
        </w:rPr>
        <w:t>员工个人信息存储</w:t>
      </w:r>
    </w:p>
    <w:p w14:paraId="740C79F3">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83" w:firstLineChars="112"/>
        <w:textAlignment w:val="baseline"/>
        <w:rPr>
          <w:rFonts w:ascii="宋体" w:hAnsi="宋体" w:eastAsia="仿宋" w:cs="仿宋"/>
          <w:sz w:val="31"/>
          <w:szCs w:val="31"/>
        </w:rPr>
      </w:pPr>
      <w:r>
        <w:rPr>
          <w:rFonts w:hint="eastAsia" w:ascii="宋体" w:hAnsi="宋体" w:eastAsia="仿宋" w:cs="仿宋"/>
          <w:spacing w:val="16"/>
          <w:sz w:val="31"/>
          <w:szCs w:val="31"/>
          <w:lang w:eastAsia="zh-CN"/>
        </w:rPr>
        <w:t>（</w:t>
      </w:r>
      <w:r>
        <w:rPr>
          <w:rFonts w:ascii="宋体" w:hAnsi="宋体" w:eastAsia="仿宋" w:cs="仿宋"/>
          <w:spacing w:val="13"/>
          <w:sz w:val="31"/>
          <w:szCs w:val="31"/>
        </w:rPr>
        <w:t>一</w:t>
      </w:r>
      <w:r>
        <w:rPr>
          <w:rFonts w:hint="eastAsia" w:ascii="宋体" w:hAnsi="宋体" w:eastAsia="仿宋" w:cs="仿宋"/>
          <w:spacing w:val="8"/>
          <w:sz w:val="31"/>
          <w:szCs w:val="31"/>
          <w:lang w:eastAsia="zh-CN"/>
        </w:rPr>
        <w:t>）</w:t>
      </w:r>
      <w:r>
        <w:rPr>
          <w:rFonts w:ascii="宋体" w:hAnsi="宋体" w:eastAsia="仿宋" w:cs="仿宋"/>
          <w:spacing w:val="8"/>
          <w:sz w:val="31"/>
          <w:szCs w:val="31"/>
        </w:rPr>
        <w:t>电子员工个人信息统一存储至所属信息系统。</w:t>
      </w:r>
    </w:p>
    <w:p w14:paraId="11A1A268">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20" w:firstLineChars="112"/>
        <w:textAlignment w:val="baseline"/>
        <w:rPr>
          <w:rFonts w:ascii="宋体" w:hAnsi="宋体" w:eastAsia="仿宋" w:cs="仿宋"/>
          <w:sz w:val="31"/>
          <w:szCs w:val="31"/>
        </w:rPr>
      </w:pPr>
      <w:r>
        <w:rPr>
          <w:rFonts w:hint="eastAsia" w:ascii="宋体" w:hAnsi="宋体" w:eastAsia="仿宋" w:cs="仿宋"/>
          <w:spacing w:val="-12"/>
          <w:sz w:val="31"/>
          <w:szCs w:val="31"/>
          <w:lang w:eastAsia="zh-CN"/>
        </w:rPr>
        <w:t>（</w:t>
      </w:r>
      <w:r>
        <w:rPr>
          <w:rFonts w:ascii="宋体" w:hAnsi="宋体" w:eastAsia="仿宋" w:cs="仿宋"/>
          <w:spacing w:val="-6"/>
          <w:sz w:val="31"/>
          <w:szCs w:val="31"/>
        </w:rPr>
        <w:t>二</w:t>
      </w:r>
      <w:r>
        <w:rPr>
          <w:rFonts w:hint="eastAsia" w:ascii="宋体" w:hAnsi="宋体" w:eastAsia="仿宋" w:cs="仿宋"/>
          <w:spacing w:val="-6"/>
          <w:sz w:val="31"/>
          <w:szCs w:val="31"/>
          <w:lang w:eastAsia="zh-CN"/>
        </w:rPr>
        <w:t>）</w:t>
      </w:r>
      <w:r>
        <w:rPr>
          <w:rFonts w:ascii="宋体" w:hAnsi="宋体" w:eastAsia="仿宋" w:cs="仿宋"/>
          <w:spacing w:val="-6"/>
          <w:sz w:val="31"/>
          <w:szCs w:val="31"/>
        </w:rPr>
        <w:t>纸质员工个人信息，由所在单位人力资源部统一存储，按员工档案管</w:t>
      </w:r>
      <w:r>
        <w:rPr>
          <w:rFonts w:ascii="宋体" w:hAnsi="宋体" w:eastAsia="仿宋" w:cs="仿宋"/>
          <w:spacing w:val="-13"/>
          <w:sz w:val="31"/>
          <w:szCs w:val="31"/>
        </w:rPr>
        <w:t>理相关要求执行；属于干部人事档案管理范畴的，按干部人事档案管理要求执行。</w:t>
      </w:r>
    </w:p>
    <w:p w14:paraId="19029319">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78" w:firstLineChars="112"/>
        <w:textAlignment w:val="baseline"/>
        <w:rPr>
          <w:rFonts w:ascii="宋体" w:hAnsi="宋体" w:eastAsia="仿宋" w:cs="仿宋"/>
          <w:sz w:val="31"/>
          <w:szCs w:val="31"/>
        </w:rPr>
      </w:pPr>
      <w:r>
        <w:rPr>
          <w:rFonts w:hint="eastAsia" w:ascii="宋体" w:hAnsi="宋体" w:eastAsia="仿宋" w:cs="仿宋"/>
          <w:spacing w:val="14"/>
          <w:sz w:val="31"/>
          <w:szCs w:val="31"/>
          <w:lang w:eastAsia="zh-CN"/>
        </w:rPr>
        <w:t>（</w:t>
      </w:r>
      <w:r>
        <w:rPr>
          <w:rFonts w:ascii="宋体" w:hAnsi="宋体" w:eastAsia="仿宋" w:cs="仿宋"/>
          <w:spacing w:val="14"/>
          <w:sz w:val="31"/>
          <w:szCs w:val="31"/>
        </w:rPr>
        <w:t>三</w:t>
      </w:r>
      <w:r>
        <w:rPr>
          <w:rFonts w:hint="eastAsia" w:ascii="宋体" w:hAnsi="宋体" w:eastAsia="仿宋" w:cs="仿宋"/>
          <w:spacing w:val="8"/>
          <w:sz w:val="31"/>
          <w:szCs w:val="31"/>
          <w:lang w:eastAsia="zh-CN"/>
        </w:rPr>
        <w:t>）</w:t>
      </w:r>
      <w:r>
        <w:rPr>
          <w:rFonts w:ascii="宋体" w:hAnsi="宋体" w:eastAsia="仿宋" w:cs="仿宋"/>
          <w:spacing w:val="7"/>
          <w:sz w:val="31"/>
          <w:szCs w:val="31"/>
        </w:rPr>
        <w:t>员工个人信息保存期限按《人力资源档案管理指引</w:t>
      </w:r>
      <w:del w:id="87" w:author="咨询组" w:date="2025-10-14T15:54:53Z">
        <w:r>
          <w:rPr>
            <w:rFonts w:hint="eastAsia" w:ascii="宋体" w:hAnsi="宋体" w:eastAsia="仿宋" w:cs="仿宋"/>
            <w:spacing w:val="7"/>
            <w:sz w:val="31"/>
            <w:szCs w:val="31"/>
            <w:lang w:eastAsia="zh-CN"/>
          </w:rPr>
          <w:delText>（</w:delText>
        </w:r>
      </w:del>
      <w:del w:id="88" w:author="咨询组" w:date="2025-10-14T15:54:53Z">
        <w:r>
          <w:rPr>
            <w:rFonts w:ascii="宋体" w:hAnsi="宋体" w:eastAsia="仿宋" w:cs="仿宋"/>
            <w:spacing w:val="7"/>
            <w:sz w:val="31"/>
            <w:szCs w:val="31"/>
          </w:rPr>
          <w:delText>试行</w:delText>
        </w:r>
      </w:del>
      <w:del w:id="89" w:author="咨询组" w:date="2025-10-14T15:54:53Z">
        <w:r>
          <w:rPr>
            <w:rFonts w:hint="eastAsia" w:ascii="宋体" w:hAnsi="宋体" w:eastAsia="仿宋" w:cs="仿宋"/>
            <w:spacing w:val="7"/>
            <w:sz w:val="31"/>
            <w:szCs w:val="31"/>
            <w:lang w:eastAsia="zh-CN"/>
          </w:rPr>
          <w:delText>）</w:delText>
        </w:r>
      </w:del>
      <w:r>
        <w:rPr>
          <w:rFonts w:ascii="宋体" w:hAnsi="宋体" w:eastAsia="仿宋" w:cs="仿宋"/>
          <w:spacing w:val="7"/>
          <w:sz w:val="31"/>
          <w:szCs w:val="31"/>
        </w:rPr>
        <w:t>》要求执</w:t>
      </w:r>
      <w:r>
        <w:rPr>
          <w:rFonts w:ascii="宋体" w:hAnsi="宋体" w:eastAsia="仿宋" w:cs="仿宋"/>
          <w:spacing w:val="-9"/>
          <w:sz w:val="31"/>
          <w:szCs w:val="31"/>
        </w:rPr>
        <w:t>行。超过保存期限的，应及时删除员工的个人信息或做匿名化处理</w:t>
      </w:r>
      <w:r>
        <w:rPr>
          <w:rFonts w:ascii="宋体" w:hAnsi="宋体" w:eastAsia="仿宋" w:cs="仿宋"/>
          <w:spacing w:val="-7"/>
          <w:sz w:val="31"/>
          <w:szCs w:val="31"/>
        </w:rPr>
        <w:t>。</w:t>
      </w:r>
    </w:p>
    <w:p w14:paraId="44ED762A">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9" w:firstLineChars="112"/>
        <w:jc w:val="center"/>
        <w:textAlignment w:val="baseline"/>
        <w:rPr>
          <w:rFonts w:ascii="宋体" w:hAnsi="宋体" w:eastAsia="仿宋" w:cs="仿宋"/>
          <w:spacing w:val="1"/>
          <w:sz w:val="31"/>
          <w:szCs w:val="31"/>
          <w14:textOutline w14:w="5094" w14:cap="flat" w14:cmpd="sng">
            <w14:solidFill>
              <w14:srgbClr w14:val="000000"/>
            </w14:solidFill>
            <w14:prstDash w14:val="solid"/>
            <w14:round/>
          </w14:textOutline>
        </w:rPr>
      </w:pPr>
      <w:r>
        <w:rPr>
          <w:rFonts w:ascii="宋体" w:hAnsi="宋体" w:eastAsia="仿宋" w:cs="仿宋"/>
          <w:spacing w:val="1"/>
          <w:sz w:val="31"/>
          <w:szCs w:val="31"/>
          <w14:textOutline w14:w="5094" w14:cap="flat" w14:cmpd="sng">
            <w14:solidFill>
              <w14:srgbClr w14:val="000000"/>
            </w14:solidFill>
            <w14:prstDash w14:val="solid"/>
            <w14:round/>
          </w14:textOutline>
        </w:rPr>
        <w:t>第六章</w:t>
      </w:r>
      <w:r>
        <w:rPr>
          <w:rFonts w:hint="eastAsia" w:ascii="宋体" w:hAnsi="宋体" w:eastAsia="仿宋" w:cs="仿宋"/>
          <w:spacing w:val="1"/>
          <w:sz w:val="31"/>
          <w:szCs w:val="31"/>
          <w:lang w:val="en-US" w:eastAsia="zh-CN"/>
          <w14:textOutline w14:w="5094" w14:cap="flat" w14:cmpd="sng">
            <w14:solidFill>
              <w14:srgbClr w14:val="000000"/>
            </w14:solidFill>
            <w14:prstDash w14:val="solid"/>
            <w14:round/>
          </w14:textOutline>
        </w:rPr>
        <w:t xml:space="preserve"> </w:t>
      </w:r>
      <w:r>
        <w:rPr>
          <w:rFonts w:ascii="宋体" w:hAnsi="宋体" w:eastAsia="仿宋" w:cs="仿宋"/>
          <w:spacing w:val="1"/>
          <w:sz w:val="31"/>
          <w:szCs w:val="31"/>
          <w14:textOutline w14:w="5094" w14:cap="flat" w14:cmpd="sng">
            <w14:solidFill>
              <w14:srgbClr w14:val="000000"/>
            </w14:solidFill>
            <w14:prstDash w14:val="solid"/>
            <w14:round/>
          </w14:textOutline>
        </w:rPr>
        <w:t>员工个人信息调用</w:t>
      </w:r>
    </w:p>
    <w:p w14:paraId="1316E798">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4" w:firstLineChars="112"/>
        <w:textAlignment w:val="baseline"/>
        <w:rPr>
          <w:rFonts w:ascii="宋体" w:hAnsi="宋体" w:eastAsia="仿宋" w:cs="仿宋"/>
          <w:sz w:val="31"/>
          <w:szCs w:val="31"/>
        </w:rPr>
      </w:pPr>
      <w:r>
        <w:rPr>
          <w:rFonts w:ascii="宋体" w:hAnsi="宋体" w:eastAsia="仿宋" w:cs="仿宋"/>
          <w:spacing w:val="-1"/>
          <w:sz w:val="31"/>
          <w:szCs w:val="31"/>
          <w14:textOutline w14:w="4354" w14:cap="flat" w14:cmpd="sng">
            <w14:solidFill>
              <w14:srgbClr w14:val="000000"/>
            </w14:solidFill>
            <w14:prstDash w14:val="solid"/>
            <w14:round/>
          </w14:textOutline>
        </w:rPr>
        <w:t>第十三条</w:t>
      </w:r>
      <w:r>
        <w:rPr>
          <w:rFonts w:hint="eastAsia" w:ascii="宋体" w:hAnsi="宋体" w:eastAsia="仿宋" w:cs="仿宋"/>
          <w:spacing w:val="-1"/>
          <w:sz w:val="31"/>
          <w:szCs w:val="31"/>
          <w:lang w:val="en-US" w:eastAsia="zh-CN"/>
          <w14:textOutline w14:w="4354" w14:cap="flat" w14:cmpd="sng">
            <w14:solidFill>
              <w14:srgbClr w14:val="000000"/>
            </w14:solidFill>
            <w14:prstDash w14:val="solid"/>
            <w14:round/>
          </w14:textOutline>
        </w:rPr>
        <w:t xml:space="preserve"> </w:t>
      </w:r>
      <w:r>
        <w:rPr>
          <w:rFonts w:ascii="宋体" w:hAnsi="宋体" w:eastAsia="仿宋" w:cs="仿宋"/>
          <w:sz w:val="31"/>
          <w:szCs w:val="31"/>
        </w:rPr>
        <w:t>人力资源部调用员工个人信息</w:t>
      </w:r>
    </w:p>
    <w:p w14:paraId="12CF34F7">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0" w:firstLineChars="112"/>
        <w:textAlignment w:val="baseline"/>
        <w:rPr>
          <w:rFonts w:ascii="宋体" w:hAnsi="宋体" w:eastAsia="仿宋" w:cs="仿宋"/>
          <w:sz w:val="31"/>
          <w:szCs w:val="31"/>
        </w:rPr>
      </w:pPr>
      <w:r>
        <w:rPr>
          <w:rFonts w:hint="eastAsia" w:ascii="宋体" w:hAnsi="宋体" w:eastAsia="仿宋" w:cs="仿宋"/>
          <w:spacing w:val="-3"/>
          <w:sz w:val="31"/>
          <w:szCs w:val="31"/>
          <w:lang w:eastAsia="zh-CN"/>
        </w:rPr>
        <w:t>（</w:t>
      </w:r>
      <w:r>
        <w:rPr>
          <w:rFonts w:ascii="宋体" w:hAnsi="宋体" w:eastAsia="仿宋" w:cs="仿宋"/>
          <w:spacing w:val="-3"/>
          <w:sz w:val="31"/>
          <w:szCs w:val="31"/>
        </w:rPr>
        <w:t>一</w:t>
      </w:r>
      <w:r>
        <w:rPr>
          <w:rFonts w:hint="eastAsia" w:ascii="宋体" w:hAnsi="宋体" w:eastAsia="仿宋" w:cs="仿宋"/>
          <w:spacing w:val="-3"/>
          <w:sz w:val="31"/>
          <w:szCs w:val="31"/>
          <w:lang w:eastAsia="zh-CN"/>
        </w:rPr>
        <w:t>）</w:t>
      </w:r>
      <w:r>
        <w:rPr>
          <w:rFonts w:ascii="宋体" w:hAnsi="宋体" w:eastAsia="仿宋" w:cs="仿宋"/>
          <w:spacing w:val="-3"/>
          <w:sz w:val="31"/>
          <w:szCs w:val="31"/>
        </w:rPr>
        <w:t>各人力资源岗可调用人力资源系统权限范围内的员工个人信息，若</w:t>
      </w:r>
      <w:r>
        <w:rPr>
          <w:rFonts w:ascii="宋体" w:hAnsi="宋体" w:eastAsia="仿宋" w:cs="仿宋"/>
          <w:spacing w:val="-1"/>
          <w:sz w:val="31"/>
          <w:szCs w:val="31"/>
        </w:rPr>
        <w:t>需</w:t>
      </w:r>
      <w:r>
        <w:rPr>
          <w:rFonts w:ascii="宋体" w:hAnsi="宋体" w:eastAsia="仿宋" w:cs="仿宋"/>
          <w:spacing w:val="-14"/>
          <w:sz w:val="31"/>
          <w:szCs w:val="31"/>
        </w:rPr>
        <w:t>调</w:t>
      </w:r>
      <w:r>
        <w:rPr>
          <w:rFonts w:ascii="宋体" w:hAnsi="宋体" w:eastAsia="仿宋" w:cs="仿宋"/>
          <w:spacing w:val="-9"/>
          <w:sz w:val="31"/>
          <w:szCs w:val="31"/>
        </w:rPr>
        <w:t>用权限之外的员工个人信息，应向人力资源共享中心提出申请，经审批同意后</w:t>
      </w:r>
      <w:r>
        <w:rPr>
          <w:rFonts w:ascii="宋体" w:hAnsi="宋体" w:eastAsia="仿宋" w:cs="仿宋"/>
          <w:spacing w:val="-11"/>
          <w:sz w:val="31"/>
          <w:szCs w:val="31"/>
        </w:rPr>
        <w:t>调</w:t>
      </w:r>
      <w:r>
        <w:rPr>
          <w:rFonts w:ascii="宋体" w:hAnsi="宋体" w:eastAsia="仿宋" w:cs="仿宋"/>
          <w:spacing w:val="-10"/>
          <w:sz w:val="31"/>
          <w:szCs w:val="31"/>
        </w:rPr>
        <w:t>用。</w:t>
      </w:r>
    </w:p>
    <w:p w14:paraId="6554DA04">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0" w:firstLineChars="112"/>
        <w:textAlignment w:val="baseline"/>
        <w:rPr>
          <w:rFonts w:ascii="宋体" w:hAnsi="宋体" w:eastAsia="仿宋" w:cs="仿宋"/>
          <w:sz w:val="31"/>
          <w:szCs w:val="31"/>
        </w:rPr>
      </w:pPr>
      <w:r>
        <w:rPr>
          <w:rFonts w:hint="eastAsia" w:ascii="宋体" w:hAnsi="宋体" w:eastAsia="仿宋" w:cs="仿宋"/>
          <w:spacing w:val="-3"/>
          <w:sz w:val="31"/>
          <w:szCs w:val="31"/>
          <w:lang w:eastAsia="zh-CN"/>
        </w:rPr>
        <w:t>（</w:t>
      </w:r>
      <w:r>
        <w:rPr>
          <w:rFonts w:ascii="宋体" w:hAnsi="宋体" w:eastAsia="仿宋" w:cs="仿宋"/>
          <w:spacing w:val="-3"/>
          <w:sz w:val="31"/>
          <w:szCs w:val="31"/>
        </w:rPr>
        <w:t>二</w:t>
      </w:r>
      <w:r>
        <w:rPr>
          <w:rFonts w:hint="eastAsia" w:ascii="宋体" w:hAnsi="宋体" w:eastAsia="仿宋" w:cs="仿宋"/>
          <w:spacing w:val="-3"/>
          <w:sz w:val="31"/>
          <w:szCs w:val="31"/>
          <w:lang w:eastAsia="zh-CN"/>
        </w:rPr>
        <w:t>）</w:t>
      </w:r>
      <w:r>
        <w:rPr>
          <w:rFonts w:ascii="宋体" w:hAnsi="宋体" w:eastAsia="仿宋" w:cs="仿宋"/>
          <w:spacing w:val="-3"/>
          <w:sz w:val="31"/>
          <w:szCs w:val="31"/>
        </w:rPr>
        <w:t>人力资源共享中心对人力资源系统权限进行统筹管理，配置各人力</w:t>
      </w:r>
      <w:r>
        <w:rPr>
          <w:rFonts w:ascii="宋体" w:hAnsi="宋体" w:eastAsia="仿宋" w:cs="仿宋"/>
          <w:spacing w:val="-1"/>
          <w:sz w:val="31"/>
          <w:szCs w:val="31"/>
        </w:rPr>
        <w:t>资</w:t>
      </w:r>
      <w:r>
        <w:rPr>
          <w:rFonts w:ascii="宋体" w:hAnsi="宋体" w:eastAsia="仿宋" w:cs="仿宋"/>
          <w:spacing w:val="-6"/>
          <w:sz w:val="31"/>
          <w:szCs w:val="31"/>
        </w:rPr>
        <w:t>源岗位的系统权限并每季度复查、调整。人力资源系统权限配置原则为：各人</w:t>
      </w:r>
      <w:r>
        <w:rPr>
          <w:rFonts w:ascii="宋体" w:hAnsi="宋体" w:eastAsia="仿宋" w:cs="仿宋"/>
          <w:spacing w:val="-4"/>
          <w:sz w:val="31"/>
          <w:szCs w:val="31"/>
        </w:rPr>
        <w:t>力</w:t>
      </w:r>
      <w:r>
        <w:rPr>
          <w:rFonts w:ascii="宋体" w:hAnsi="宋体" w:eastAsia="仿宋" w:cs="仿宋"/>
          <w:spacing w:val="-2"/>
          <w:sz w:val="31"/>
          <w:szCs w:val="31"/>
        </w:rPr>
        <w:t>资源岗位按“负责组织范围</w:t>
      </w:r>
      <w:r>
        <w:rPr>
          <w:rFonts w:ascii="Times New Roman" w:hAnsi="Times New Roman" w:eastAsia="仿宋" w:cs="仿宋"/>
          <w:spacing w:val="-2"/>
          <w:sz w:val="31"/>
          <w:szCs w:val="31"/>
        </w:rPr>
        <w:t>+</w:t>
      </w:r>
      <w:r>
        <w:rPr>
          <w:rFonts w:ascii="宋体" w:hAnsi="宋体" w:eastAsia="仿宋" w:cs="仿宋"/>
          <w:spacing w:val="-2"/>
          <w:sz w:val="31"/>
          <w:szCs w:val="31"/>
        </w:rPr>
        <w:t>岗位</w:t>
      </w:r>
      <w:r>
        <w:rPr>
          <w:rFonts w:ascii="宋体" w:hAnsi="宋体" w:eastAsia="仿宋" w:cs="仿宋"/>
          <w:spacing w:val="-1"/>
          <w:sz w:val="31"/>
          <w:szCs w:val="31"/>
        </w:rPr>
        <w:t>职责范围”配置系统权限。</w:t>
      </w:r>
    </w:p>
    <w:p w14:paraId="3883E911">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4" w:firstLineChars="112"/>
        <w:textAlignment w:val="baseline"/>
        <w:rPr>
          <w:rFonts w:ascii="宋体" w:hAnsi="宋体" w:eastAsia="仿宋" w:cs="仿宋"/>
          <w:sz w:val="31"/>
          <w:szCs w:val="31"/>
        </w:rPr>
      </w:pPr>
      <w:commentRangeStart w:id="0"/>
      <w:r>
        <w:rPr>
          <w:rFonts w:ascii="宋体" w:hAnsi="宋体" w:eastAsia="仿宋" w:cs="仿宋"/>
          <w:spacing w:val="-1"/>
          <w:sz w:val="31"/>
          <w:szCs w:val="31"/>
          <w14:textOutline w14:w="4354" w14:cap="flat" w14:cmpd="sng">
            <w14:solidFill>
              <w14:srgbClr w14:val="000000"/>
            </w14:solidFill>
            <w14:prstDash w14:val="solid"/>
            <w14:round/>
          </w14:textOutline>
        </w:rPr>
        <w:t>第十四条</w:t>
      </w:r>
      <w:r>
        <w:rPr>
          <w:rFonts w:hint="eastAsia" w:ascii="宋体" w:hAnsi="宋体" w:eastAsia="仿宋" w:cs="仿宋"/>
          <w:spacing w:val="-1"/>
          <w:sz w:val="31"/>
          <w:szCs w:val="31"/>
          <w:lang w:val="en-US" w:eastAsia="zh-CN"/>
          <w14:textOutline w14:w="4354" w14:cap="flat" w14:cmpd="sng">
            <w14:solidFill>
              <w14:srgbClr w14:val="000000"/>
            </w14:solidFill>
            <w14:prstDash w14:val="solid"/>
            <w14:round/>
          </w14:textOutline>
        </w:rPr>
        <w:t xml:space="preserve"> </w:t>
      </w:r>
      <w:r>
        <w:rPr>
          <w:rFonts w:ascii="宋体" w:hAnsi="宋体" w:eastAsia="仿宋" w:cs="仿宋"/>
          <w:sz w:val="31"/>
          <w:szCs w:val="31"/>
        </w:rPr>
        <w:t>其他部门调用员工个人信息</w:t>
      </w:r>
      <w:commentRangeEnd w:id="0"/>
      <w:r>
        <w:commentReference w:id="0"/>
      </w:r>
    </w:p>
    <w:p w14:paraId="4D370B43">
      <w:pPr>
        <w:keepNext w:val="0"/>
        <w:keepLines w:val="0"/>
        <w:pageBreakBefore w:val="0"/>
        <w:widowControl w:val="0"/>
        <w:suppressLineNumbers w:val="0"/>
        <w:kinsoku w:val="0"/>
        <w:wordWrap/>
        <w:overflowPunct/>
        <w:topLinePunct w:val="0"/>
        <w:autoSpaceDE w:val="0"/>
        <w:autoSpaceDN w:val="0"/>
        <w:bidi w:val="0"/>
        <w:adjustRightInd w:val="0"/>
        <w:snapToGrid w:val="0"/>
        <w:spacing w:before="0" w:beforeAutospacing="0" w:after="0" w:afterAutospacing="0" w:line="344" w:lineRule="auto"/>
        <w:ind w:left="252" w:leftChars="120" w:right="0" w:firstLine="347" w:firstLineChars="112"/>
        <w:jc w:val="both"/>
        <w:textAlignment w:val="baseline"/>
        <w:rPr>
          <w:ins w:id="90" w:author="咨询组" w:date="2025-10-14T16:50:20Z"/>
          <w:rFonts w:hint="eastAsia" w:ascii="宋体" w:hAnsi="宋体" w:eastAsia="仿宋" w:cs="仿宋"/>
          <w:kern w:val="2"/>
          <w:sz w:val="31"/>
          <w:szCs w:val="31"/>
        </w:rPr>
      </w:pPr>
      <w:ins w:id="91" w:author="咨询组" w:date="2025-10-14T16:50:20Z">
        <w:r>
          <w:rPr>
            <w:rFonts w:hint="eastAsia" w:ascii="宋体" w:hAnsi="宋体" w:eastAsia="仿宋" w:cs="仿宋"/>
            <w:snapToGrid w:val="0"/>
            <w:color w:val="000000"/>
            <w:kern w:val="2"/>
            <w:sz w:val="31"/>
            <w:szCs w:val="31"/>
            <w:lang w:val="en-US" w:eastAsia="zh-CN" w:bidi="ar"/>
          </w:rPr>
          <w:t>（一）其他部门调用员工个人信息的，应经由相关审批流程，不得私下进行获取。</w:t>
        </w:r>
      </w:ins>
    </w:p>
    <w:p w14:paraId="188E2C21">
      <w:pPr>
        <w:keepNext w:val="0"/>
        <w:keepLines w:val="0"/>
        <w:pageBreakBefore w:val="0"/>
        <w:widowControl w:val="0"/>
        <w:suppressLineNumbers w:val="0"/>
        <w:kinsoku w:val="0"/>
        <w:wordWrap/>
        <w:overflowPunct/>
        <w:topLinePunct w:val="0"/>
        <w:autoSpaceDE w:val="0"/>
        <w:autoSpaceDN w:val="0"/>
        <w:bidi w:val="0"/>
        <w:adjustRightInd w:val="0"/>
        <w:snapToGrid w:val="0"/>
        <w:spacing w:before="0" w:beforeAutospacing="0" w:after="0" w:afterAutospacing="0" w:line="344" w:lineRule="auto"/>
        <w:ind w:left="252" w:leftChars="120" w:right="0" w:firstLine="347" w:firstLineChars="112"/>
        <w:jc w:val="both"/>
        <w:textAlignment w:val="baseline"/>
        <w:rPr>
          <w:ins w:id="92" w:author="咨询组" w:date="2025-10-14T16:50:20Z"/>
          <w:rFonts w:hint="eastAsia" w:ascii="宋体" w:hAnsi="宋体" w:eastAsia="仿宋" w:cs="仿宋"/>
          <w:kern w:val="2"/>
          <w:sz w:val="31"/>
          <w:szCs w:val="31"/>
        </w:rPr>
      </w:pPr>
      <w:ins w:id="93" w:author="咨询组" w:date="2025-10-14T16:50:20Z">
        <w:r>
          <w:rPr>
            <w:rFonts w:hint="eastAsia" w:ascii="宋体" w:hAnsi="宋体" w:eastAsia="仿宋" w:cs="仿宋"/>
            <w:snapToGrid w:val="0"/>
            <w:color w:val="000000"/>
            <w:kern w:val="2"/>
            <w:sz w:val="31"/>
            <w:szCs w:val="31"/>
            <w:lang w:val="en-US" w:eastAsia="zh-CN" w:bidi="ar"/>
          </w:rPr>
          <w:t>1.华润啤酒、华润雪花及华润酒业总部各部门因工作需要调用员工</w:t>
        </w:r>
        <w:bookmarkStart w:id="0" w:name="_GoBack"/>
        <w:bookmarkEnd w:id="0"/>
        <w:r>
          <w:rPr>
            <w:rFonts w:hint="eastAsia" w:ascii="宋体" w:hAnsi="宋体" w:eastAsia="仿宋" w:cs="仿宋"/>
            <w:snapToGrid w:val="0"/>
            <w:color w:val="000000"/>
            <w:kern w:val="2"/>
            <w:sz w:val="31"/>
            <w:szCs w:val="31"/>
            <w:lang w:val="en-US" w:eastAsia="zh-CN" w:bidi="ar"/>
          </w:rPr>
          <w:t>个人信息的，应通过需求部门负责人邮箱或部门公文邮箱发送需求信息、目的至部门对应专业人力部/酒业人力资源部总监邮箱，对应专业人力部/酒业人力资源部总监审核同意后将邮件转发至人力资源共享中心所属业务经理，所属业务经理指派专人提供。</w:t>
        </w:r>
      </w:ins>
    </w:p>
    <w:p w14:paraId="3FBAB377">
      <w:pPr>
        <w:keepNext w:val="0"/>
        <w:keepLines w:val="0"/>
        <w:pageBreakBefore w:val="0"/>
        <w:widowControl w:val="0"/>
        <w:suppressLineNumbers w:val="0"/>
        <w:kinsoku w:val="0"/>
        <w:wordWrap/>
        <w:overflowPunct/>
        <w:topLinePunct w:val="0"/>
        <w:autoSpaceDE w:val="0"/>
        <w:autoSpaceDN w:val="0"/>
        <w:bidi w:val="0"/>
        <w:adjustRightInd w:val="0"/>
        <w:snapToGrid w:val="0"/>
        <w:spacing w:before="0" w:beforeAutospacing="0" w:after="0" w:afterAutospacing="0" w:line="344" w:lineRule="auto"/>
        <w:ind w:left="252" w:leftChars="120" w:right="0" w:firstLine="347" w:firstLineChars="112"/>
        <w:jc w:val="both"/>
        <w:textAlignment w:val="baseline"/>
        <w:rPr>
          <w:ins w:id="94" w:author="咨询组" w:date="2025-10-14T16:50:20Z"/>
          <w:rFonts w:hint="eastAsia" w:ascii="宋体" w:hAnsi="宋体" w:eastAsia="仿宋" w:cs="仿宋"/>
          <w:kern w:val="2"/>
          <w:sz w:val="31"/>
          <w:szCs w:val="31"/>
        </w:rPr>
      </w:pPr>
      <w:ins w:id="95" w:author="咨询组" w:date="2025-10-14T16:50:20Z">
        <w:r>
          <w:rPr>
            <w:rFonts w:hint="eastAsia" w:ascii="宋体" w:hAnsi="宋体" w:eastAsia="仿宋" w:cs="仿宋"/>
            <w:snapToGrid w:val="0"/>
            <w:color w:val="000000"/>
            <w:kern w:val="2"/>
            <w:sz w:val="31"/>
            <w:szCs w:val="31"/>
            <w:lang w:val="en-US" w:eastAsia="zh-CN" w:bidi="ar"/>
          </w:rPr>
          <w:t>2.华润雪花及华润酒业下属单位各部门因工作需要调用员工个人信息的，应通过需求部门负责人邮箱或部门公文邮箱发送需求信息、目的至所在单位人力资源部负责人邮箱，所在单位人力资源部负责人审核同意后指派专人提供。</w:t>
        </w:r>
      </w:ins>
    </w:p>
    <w:p w14:paraId="21DB506F">
      <w:pPr>
        <w:keepNext w:val="0"/>
        <w:keepLines w:val="0"/>
        <w:pageBreakBefore w:val="0"/>
        <w:widowControl w:val="0"/>
        <w:suppressLineNumbers w:val="0"/>
        <w:kinsoku w:val="0"/>
        <w:wordWrap/>
        <w:overflowPunct/>
        <w:topLinePunct w:val="0"/>
        <w:autoSpaceDE w:val="0"/>
        <w:autoSpaceDN w:val="0"/>
        <w:bidi w:val="0"/>
        <w:adjustRightInd w:val="0"/>
        <w:snapToGrid w:val="0"/>
        <w:spacing w:before="0" w:beforeAutospacing="0" w:after="0" w:afterAutospacing="0" w:line="344" w:lineRule="auto"/>
        <w:ind w:left="252" w:leftChars="120" w:right="0" w:firstLine="347" w:firstLineChars="112"/>
        <w:jc w:val="both"/>
        <w:textAlignment w:val="baseline"/>
        <w:rPr>
          <w:del w:id="96" w:author="咨询组" w:date="2025-10-14T16:50:19Z"/>
          <w:rFonts w:ascii="宋体" w:hAnsi="宋体" w:eastAsia="仿宋" w:cs="仿宋"/>
          <w:sz w:val="31"/>
          <w:szCs w:val="31"/>
        </w:rPr>
      </w:pPr>
      <w:ins w:id="97" w:author="咨询组" w:date="2025-10-14T16:50:20Z">
        <w:r>
          <w:rPr>
            <w:rFonts w:hint="eastAsia" w:ascii="宋体" w:hAnsi="宋体" w:eastAsia="仿宋" w:cs="仿宋"/>
            <w:snapToGrid w:val="0"/>
            <w:color w:val="000000"/>
            <w:kern w:val="2"/>
            <w:sz w:val="31"/>
            <w:szCs w:val="31"/>
            <w:lang w:val="en-US" w:eastAsia="zh-CN" w:bidi="ar"/>
          </w:rPr>
          <w:t>3.各级人力资源部提供员工个人信息至其他部门的，应对调用需求及发送内容严格保密，将信息处理、提供人员控制在最小范围。</w:t>
        </w:r>
      </w:ins>
      <w:del w:id="98" w:author="咨询组" w:date="2025-10-14T16:50:19Z">
        <w:r>
          <w:rPr>
            <w:rFonts w:hint="eastAsia" w:ascii="宋体" w:hAnsi="宋体" w:eastAsia="仿宋" w:cs="仿宋"/>
            <w:spacing w:val="-12"/>
            <w:sz w:val="31"/>
            <w:szCs w:val="31"/>
            <w:lang w:eastAsia="zh-CN"/>
          </w:rPr>
          <w:delText>（</w:delText>
        </w:r>
      </w:del>
      <w:del w:id="99" w:author="咨询组" w:date="2025-10-14T16:50:19Z">
        <w:r>
          <w:rPr>
            <w:rFonts w:ascii="宋体" w:hAnsi="宋体" w:eastAsia="仿宋" w:cs="仿宋"/>
            <w:spacing w:val="-7"/>
            <w:sz w:val="31"/>
            <w:szCs w:val="31"/>
          </w:rPr>
          <w:delText>一</w:delText>
        </w:r>
      </w:del>
      <w:del w:id="100" w:author="咨询组" w:date="2025-10-14T16:50:19Z">
        <w:r>
          <w:rPr>
            <w:rFonts w:hint="eastAsia" w:ascii="宋体" w:hAnsi="宋体" w:eastAsia="仿宋" w:cs="仿宋"/>
            <w:spacing w:val="-6"/>
            <w:sz w:val="31"/>
            <w:szCs w:val="31"/>
            <w:lang w:eastAsia="zh-CN"/>
          </w:rPr>
          <w:delText>）</w:delText>
        </w:r>
      </w:del>
      <w:del w:id="101" w:author="咨询组" w:date="2025-10-14T16:50:19Z">
        <w:r>
          <w:rPr>
            <w:rFonts w:ascii="宋体" w:hAnsi="宋体" w:eastAsia="仿宋" w:cs="仿宋"/>
            <w:spacing w:val="-6"/>
            <w:sz w:val="31"/>
            <w:szCs w:val="31"/>
          </w:rPr>
          <w:delText>其他部门调用员工个人信息的，应经由相关审批流程，不得私下进行</w:delText>
        </w:r>
      </w:del>
      <w:del w:id="102" w:author="咨询组" w:date="2025-10-14T16:50:19Z">
        <w:r>
          <w:rPr>
            <w:rFonts w:ascii="宋体" w:hAnsi="宋体" w:eastAsia="仿宋" w:cs="仿宋"/>
            <w:spacing w:val="-12"/>
            <w:sz w:val="31"/>
            <w:szCs w:val="31"/>
          </w:rPr>
          <w:delText>获</w:delText>
        </w:r>
      </w:del>
      <w:del w:id="103" w:author="咨询组" w:date="2025-10-14T16:50:19Z">
        <w:r>
          <w:rPr>
            <w:rFonts w:ascii="宋体" w:hAnsi="宋体" w:eastAsia="仿宋" w:cs="仿宋"/>
            <w:spacing w:val="-10"/>
            <w:sz w:val="31"/>
            <w:szCs w:val="31"/>
          </w:rPr>
          <w:delText>取。</w:delText>
        </w:r>
      </w:del>
    </w:p>
    <w:p w14:paraId="75D4C7FF">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56" w:firstLineChars="112"/>
        <w:textAlignment w:val="baseline"/>
        <w:rPr>
          <w:del w:id="104" w:author="咨询组" w:date="2025-10-14T16:50:19Z"/>
          <w:rFonts w:ascii="宋体" w:hAnsi="宋体" w:eastAsia="仿宋" w:cs="仿宋"/>
          <w:sz w:val="31"/>
          <w:szCs w:val="31"/>
        </w:rPr>
      </w:pPr>
      <w:del w:id="105" w:author="咨询组" w:date="2025-10-14T16:50:19Z">
        <w:r>
          <w:rPr>
            <w:rFonts w:ascii="Times New Roman" w:hAnsi="Times New Roman" w:eastAsia="仿宋" w:cs="仿宋"/>
            <w:spacing w:val="4"/>
            <w:sz w:val="31"/>
            <w:szCs w:val="31"/>
          </w:rPr>
          <w:delText>1.</w:delText>
        </w:r>
      </w:del>
      <w:del w:id="106" w:author="咨询组" w:date="2025-10-14T16:50:19Z">
        <w:r>
          <w:rPr>
            <w:rFonts w:ascii="宋体" w:hAnsi="宋体" w:eastAsia="仿宋" w:cs="仿宋"/>
            <w:spacing w:val="4"/>
            <w:sz w:val="31"/>
            <w:szCs w:val="31"/>
          </w:rPr>
          <w:delText>因常规工作需要调用</w:delText>
        </w:r>
      </w:del>
      <w:del w:id="107" w:author="咨询组" w:date="2025-10-14T16:50:19Z">
        <w:r>
          <w:rPr>
            <w:rFonts w:ascii="宋体" w:hAnsi="宋体" w:eastAsia="仿宋" w:cs="仿宋"/>
            <w:spacing w:val="3"/>
            <w:sz w:val="31"/>
            <w:szCs w:val="31"/>
          </w:rPr>
          <w:delText>员</w:delText>
        </w:r>
      </w:del>
      <w:del w:id="108" w:author="咨询组" w:date="2025-10-14T16:50:19Z">
        <w:r>
          <w:rPr>
            <w:rFonts w:ascii="宋体" w:hAnsi="宋体" w:eastAsia="仿宋" w:cs="仿宋"/>
            <w:spacing w:val="2"/>
            <w:sz w:val="31"/>
            <w:szCs w:val="31"/>
          </w:rPr>
          <w:delText>工一般个人信息的</w:delText>
        </w:r>
      </w:del>
      <w:del w:id="109" w:author="咨询组" w:date="2025-10-14T16:50:19Z">
        <w:r>
          <w:rPr>
            <w:rFonts w:hint="eastAsia" w:ascii="宋体" w:hAnsi="宋体" w:eastAsia="仿宋" w:cs="仿宋"/>
            <w:spacing w:val="2"/>
            <w:sz w:val="31"/>
            <w:szCs w:val="31"/>
            <w:lang w:eastAsia="zh-CN"/>
          </w:rPr>
          <w:delText>（</w:delText>
        </w:r>
      </w:del>
      <w:del w:id="110" w:author="咨询组" w:date="2025-10-14T16:50:19Z">
        <w:r>
          <w:rPr>
            <w:rFonts w:ascii="宋体" w:hAnsi="宋体" w:eastAsia="仿宋" w:cs="仿宋"/>
            <w:spacing w:val="2"/>
            <w:sz w:val="31"/>
            <w:szCs w:val="31"/>
          </w:rPr>
          <w:delText>如党费计算、通讯费标准维</w:delText>
        </w:r>
      </w:del>
      <w:del w:id="111" w:author="咨询组" w:date="2025-10-14T16:50:19Z">
        <w:r>
          <w:rPr>
            <w:rFonts w:ascii="宋体" w:hAnsi="宋体" w:eastAsia="仿宋" w:cs="仿宋"/>
            <w:spacing w:val="1"/>
            <w:sz w:val="31"/>
            <w:szCs w:val="31"/>
          </w:rPr>
          <w:delText>护、福利积分维护等</w:delText>
        </w:r>
      </w:del>
      <w:del w:id="112" w:author="咨询组" w:date="2025-10-14T16:50:19Z">
        <w:r>
          <w:rPr>
            <w:rFonts w:hint="eastAsia" w:ascii="宋体" w:hAnsi="宋体" w:eastAsia="仿宋" w:cs="仿宋"/>
            <w:spacing w:val="1"/>
            <w:sz w:val="31"/>
            <w:szCs w:val="31"/>
            <w:lang w:eastAsia="zh-CN"/>
          </w:rPr>
          <w:delText>）</w:delText>
        </w:r>
      </w:del>
      <w:del w:id="113" w:author="咨询组" w:date="2025-10-14T16:50:19Z">
        <w:r>
          <w:rPr>
            <w:rFonts w:ascii="宋体" w:hAnsi="宋体" w:eastAsia="仿宋" w:cs="仿宋"/>
            <w:spacing w:val="1"/>
            <w:sz w:val="31"/>
            <w:szCs w:val="31"/>
          </w:rPr>
          <w:delText>，由需求部门负责人或部门公</w:delText>
        </w:r>
      </w:del>
      <w:del w:id="114" w:author="咨询组" w:date="2025-10-14T16:50:19Z">
        <w:r>
          <w:rPr>
            <w:rFonts w:ascii="宋体" w:hAnsi="宋体" w:eastAsia="仿宋" w:cs="仿宋"/>
            <w:sz w:val="31"/>
            <w:szCs w:val="31"/>
          </w:rPr>
          <w:delText>文邮箱发送需求信息、目的</w:delText>
        </w:r>
      </w:del>
      <w:del w:id="115" w:author="咨询组" w:date="2025-10-14T16:50:19Z">
        <w:r>
          <w:rPr>
            <w:rFonts w:ascii="宋体" w:hAnsi="宋体" w:eastAsia="仿宋" w:cs="仿宋"/>
            <w:spacing w:val="4"/>
            <w:sz w:val="31"/>
            <w:szCs w:val="31"/>
          </w:rPr>
          <w:delText>及使用</w:delText>
        </w:r>
      </w:del>
      <w:del w:id="116" w:author="咨询组" w:date="2025-10-14T16:50:19Z">
        <w:r>
          <w:rPr>
            <w:rFonts w:ascii="宋体" w:hAnsi="宋体" w:eastAsia="仿宋" w:cs="仿宋"/>
            <w:spacing w:val="3"/>
            <w:sz w:val="31"/>
            <w:szCs w:val="31"/>
          </w:rPr>
          <w:delText>完</w:delText>
        </w:r>
      </w:del>
      <w:del w:id="117" w:author="咨询组" w:date="2025-10-14T16:50:19Z">
        <w:r>
          <w:rPr>
            <w:rFonts w:ascii="宋体" w:hAnsi="宋体" w:eastAsia="仿宋" w:cs="仿宋"/>
            <w:spacing w:val="2"/>
            <w:sz w:val="31"/>
            <w:szCs w:val="31"/>
          </w:rPr>
          <w:delText>成时间</w:delText>
        </w:r>
      </w:del>
      <w:del w:id="118" w:author="咨询组" w:date="2025-10-14T16:50:19Z">
        <w:r>
          <w:rPr>
            <w:rFonts w:ascii="Times New Roman" w:hAnsi="Times New Roman" w:eastAsia="仿宋" w:cs="仿宋"/>
            <w:spacing w:val="2"/>
            <w:sz w:val="31"/>
            <w:szCs w:val="31"/>
          </w:rPr>
          <w:delText>/</w:delText>
        </w:r>
      </w:del>
      <w:del w:id="119" w:author="咨询组" w:date="2025-10-14T16:50:19Z">
        <w:r>
          <w:rPr>
            <w:rFonts w:ascii="宋体" w:hAnsi="宋体" w:eastAsia="仿宋" w:cs="仿宋"/>
            <w:spacing w:val="2"/>
            <w:sz w:val="31"/>
            <w:szCs w:val="31"/>
          </w:rPr>
          <w:delText>标志至所在单位人力资源部负责人邮箱，经所在单位人力资源</w:delText>
        </w:r>
      </w:del>
      <w:del w:id="120" w:author="咨询组" w:date="2025-10-14T16:50:19Z">
        <w:r>
          <w:rPr>
            <w:rFonts w:ascii="宋体" w:hAnsi="宋体" w:eastAsia="仿宋" w:cs="仿宋"/>
            <w:spacing w:val="-4"/>
            <w:sz w:val="31"/>
            <w:szCs w:val="31"/>
          </w:rPr>
          <w:delText>负</w:delText>
        </w:r>
      </w:del>
      <w:del w:id="121" w:author="咨询组" w:date="2025-10-14T16:50:19Z">
        <w:r>
          <w:rPr>
            <w:rFonts w:ascii="宋体" w:hAnsi="宋体" w:eastAsia="仿宋" w:cs="仿宋"/>
            <w:spacing w:val="-3"/>
            <w:sz w:val="31"/>
            <w:szCs w:val="31"/>
          </w:rPr>
          <w:delText>责人审核同意后予以提供。</w:delText>
        </w:r>
      </w:del>
    </w:p>
    <w:p w14:paraId="6A028522">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02" w:firstLineChars="112"/>
        <w:textAlignment w:val="baseline"/>
        <w:rPr>
          <w:del w:id="122" w:author="咨询组" w:date="2025-10-14T16:50:19Z"/>
          <w:rFonts w:ascii="宋体" w:hAnsi="宋体" w:eastAsia="仿宋" w:cs="仿宋"/>
          <w:sz w:val="31"/>
          <w:szCs w:val="31"/>
        </w:rPr>
      </w:pPr>
      <w:del w:id="123" w:author="咨询组" w:date="2025-10-14T16:50:19Z">
        <w:r>
          <w:rPr>
            <w:rFonts w:ascii="宋体" w:hAnsi="宋体" w:eastAsia="仿宋" w:cs="仿宋"/>
            <w:spacing w:val="-20"/>
            <w:sz w:val="31"/>
            <w:szCs w:val="31"/>
          </w:rPr>
          <w:delText>具体常</w:delText>
        </w:r>
      </w:del>
      <w:del w:id="124" w:author="咨询组" w:date="2025-10-14T16:50:19Z">
        <w:r>
          <w:rPr>
            <w:rFonts w:ascii="宋体" w:hAnsi="宋体" w:eastAsia="仿宋" w:cs="仿宋"/>
            <w:spacing w:val="-10"/>
            <w:sz w:val="31"/>
            <w:szCs w:val="31"/>
          </w:rPr>
          <w:delText>规工作事项，请各部门在本制度下发</w:delText>
        </w:r>
      </w:del>
      <w:del w:id="125" w:author="咨询组" w:date="2025-10-14T16:50:19Z">
        <w:r>
          <w:rPr>
            <w:rFonts w:ascii="Times New Roman" w:hAnsi="Times New Roman" w:eastAsia="仿宋" w:cs="仿宋"/>
            <w:spacing w:val="-10"/>
            <w:sz w:val="31"/>
            <w:szCs w:val="31"/>
          </w:rPr>
          <w:delText>1</w:delText>
        </w:r>
      </w:del>
      <w:del w:id="126" w:author="咨询组" w:date="2025-10-14T16:50:19Z">
        <w:r>
          <w:rPr>
            <w:rFonts w:ascii="宋体" w:hAnsi="宋体" w:eastAsia="仿宋" w:cs="仿宋"/>
            <w:spacing w:val="-10"/>
            <w:sz w:val="31"/>
            <w:szCs w:val="31"/>
          </w:rPr>
          <w:delText>个月内，向所在单位人力资源部</w:delText>
        </w:r>
      </w:del>
      <w:del w:id="127" w:author="咨询组" w:date="2025-10-14T16:50:19Z">
        <w:r>
          <w:rPr>
            <w:rFonts w:ascii="宋体" w:hAnsi="宋体" w:eastAsia="仿宋" w:cs="仿宋"/>
            <w:spacing w:val="-6"/>
            <w:sz w:val="31"/>
            <w:szCs w:val="31"/>
          </w:rPr>
          <w:delText>进行备案。</w:delText>
        </w:r>
      </w:del>
    </w:p>
    <w:p w14:paraId="016A8C75">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58" w:firstLineChars="112"/>
        <w:textAlignment w:val="baseline"/>
        <w:rPr>
          <w:del w:id="128" w:author="咨询组" w:date="2025-10-14T16:50:19Z"/>
          <w:rFonts w:ascii="宋体" w:hAnsi="宋体" w:eastAsia="仿宋" w:cs="仿宋"/>
          <w:sz w:val="31"/>
          <w:szCs w:val="31"/>
        </w:rPr>
      </w:pPr>
      <w:del w:id="129" w:author="咨询组" w:date="2025-10-14T16:50:19Z">
        <w:r>
          <w:rPr>
            <w:rFonts w:ascii="Times New Roman" w:hAnsi="Times New Roman" w:eastAsia="仿宋" w:cs="仿宋"/>
            <w:spacing w:val="5"/>
            <w:sz w:val="31"/>
            <w:szCs w:val="31"/>
          </w:rPr>
          <w:delText>2.</w:delText>
        </w:r>
      </w:del>
      <w:del w:id="130" w:author="咨询组" w:date="2025-10-14T16:50:19Z">
        <w:r>
          <w:rPr>
            <w:rFonts w:ascii="宋体" w:hAnsi="宋体" w:eastAsia="仿宋" w:cs="仿宋"/>
            <w:spacing w:val="5"/>
            <w:sz w:val="31"/>
            <w:szCs w:val="31"/>
          </w:rPr>
          <w:delText>因特定</w:delText>
        </w:r>
      </w:del>
      <w:del w:id="131" w:author="咨询组" w:date="2025-10-14T16:50:19Z">
        <w:r>
          <w:rPr>
            <w:rFonts w:ascii="Times New Roman" w:hAnsi="Times New Roman" w:eastAsia="仿宋" w:cs="仿宋"/>
            <w:spacing w:val="5"/>
            <w:sz w:val="31"/>
            <w:szCs w:val="31"/>
          </w:rPr>
          <w:delText>/</w:delText>
        </w:r>
      </w:del>
      <w:del w:id="132" w:author="咨询组" w:date="2025-10-14T16:50:19Z">
        <w:r>
          <w:rPr>
            <w:rFonts w:ascii="宋体" w:hAnsi="宋体" w:eastAsia="仿宋" w:cs="仿宋"/>
            <w:spacing w:val="5"/>
            <w:sz w:val="31"/>
            <w:szCs w:val="31"/>
          </w:rPr>
          <w:delText>临时工作需要调用员工一般个人信息或调用员工敏感个人</w:delText>
        </w:r>
      </w:del>
      <w:del w:id="133" w:author="咨询组" w:date="2025-10-14T16:50:19Z">
        <w:r>
          <w:rPr>
            <w:rFonts w:ascii="宋体" w:hAnsi="宋体" w:eastAsia="仿宋" w:cs="仿宋"/>
            <w:spacing w:val="4"/>
            <w:sz w:val="31"/>
            <w:szCs w:val="31"/>
          </w:rPr>
          <w:delText>信</w:delText>
        </w:r>
      </w:del>
      <w:del w:id="134" w:author="咨询组" w:date="2025-10-14T16:50:19Z">
        <w:r>
          <w:rPr>
            <w:rFonts w:ascii="宋体" w:hAnsi="宋体" w:eastAsia="仿宋" w:cs="仿宋"/>
            <w:sz w:val="31"/>
            <w:szCs w:val="31"/>
          </w:rPr>
          <w:delText>息</w:delText>
        </w:r>
      </w:del>
      <w:del w:id="135" w:author="咨询组" w:date="2025-10-14T16:50:19Z">
        <w:r>
          <w:rPr>
            <w:rFonts w:ascii="宋体" w:hAnsi="宋体" w:eastAsia="仿宋" w:cs="仿宋"/>
            <w:spacing w:val="-22"/>
            <w:sz w:val="31"/>
            <w:szCs w:val="31"/>
          </w:rPr>
          <w:delText>的</w:delText>
        </w:r>
      </w:del>
      <w:del w:id="136" w:author="咨询组" w:date="2025-10-14T16:50:19Z">
        <w:r>
          <w:rPr>
            <w:rFonts w:ascii="宋体" w:hAnsi="宋体" w:eastAsia="仿宋" w:cs="仿宋"/>
            <w:spacing w:val="-11"/>
            <w:sz w:val="31"/>
            <w:szCs w:val="31"/>
          </w:rPr>
          <w:delText>，由需求部门通过</w:delText>
        </w:r>
      </w:del>
      <w:del w:id="137" w:author="咨询组" w:date="2025-10-14T16:50:19Z">
        <w:r>
          <w:rPr>
            <w:rFonts w:ascii="Times New Roman" w:hAnsi="Times New Roman" w:eastAsia="仿宋" w:cs="仿宋"/>
            <w:spacing w:val="-11"/>
            <w:sz w:val="31"/>
            <w:szCs w:val="31"/>
          </w:rPr>
          <w:delText>OA</w:delText>
        </w:r>
      </w:del>
      <w:del w:id="138" w:author="咨询组" w:date="2025-10-14T16:50:19Z">
        <w:r>
          <w:rPr>
            <w:rFonts w:ascii="宋体" w:hAnsi="宋体" w:eastAsia="仿宋" w:cs="仿宋"/>
            <w:spacing w:val="-11"/>
            <w:sz w:val="31"/>
            <w:szCs w:val="31"/>
          </w:rPr>
          <w:delText>提报调用需求、目的及使用完成时间</w:delText>
        </w:r>
      </w:del>
      <w:del w:id="139" w:author="咨询组" w:date="2025-10-14T16:50:19Z">
        <w:r>
          <w:rPr>
            <w:rFonts w:ascii="Times New Roman" w:hAnsi="Times New Roman" w:eastAsia="仿宋" w:cs="仿宋"/>
            <w:spacing w:val="-11"/>
            <w:sz w:val="31"/>
            <w:szCs w:val="31"/>
          </w:rPr>
          <w:delText>/</w:delText>
        </w:r>
      </w:del>
      <w:del w:id="140" w:author="咨询组" w:date="2025-10-14T16:50:19Z">
        <w:r>
          <w:rPr>
            <w:rFonts w:ascii="宋体" w:hAnsi="宋体" w:eastAsia="仿宋" w:cs="仿宋"/>
            <w:spacing w:val="-11"/>
            <w:sz w:val="31"/>
            <w:szCs w:val="31"/>
          </w:rPr>
          <w:delText>标志，经所在单位</w:delText>
        </w:r>
      </w:del>
      <w:del w:id="141" w:author="咨询组" w:date="2025-10-14T16:50:19Z">
        <w:r>
          <w:rPr>
            <w:rFonts w:ascii="宋体" w:hAnsi="宋体" w:eastAsia="仿宋" w:cs="仿宋"/>
            <w:spacing w:val="-2"/>
            <w:sz w:val="31"/>
            <w:szCs w:val="31"/>
          </w:rPr>
          <w:delText>人力资源部审核，所在单位负责人审批同意后</w:delText>
        </w:r>
      </w:del>
      <w:del w:id="142" w:author="咨询组" w:date="2025-10-14T16:50:19Z">
        <w:r>
          <w:rPr>
            <w:rFonts w:ascii="宋体" w:hAnsi="宋体" w:eastAsia="仿宋" w:cs="仿宋"/>
            <w:spacing w:val="-1"/>
            <w:sz w:val="31"/>
            <w:szCs w:val="31"/>
          </w:rPr>
          <w:delText>予以提供。</w:delText>
        </w:r>
      </w:del>
    </w:p>
    <w:p w14:paraId="2B096D54">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38" w:firstLineChars="112"/>
        <w:textAlignment w:val="baseline"/>
        <w:rPr>
          <w:del w:id="143" w:author="咨询组" w:date="2025-10-14T16:50:19Z"/>
          <w:rFonts w:ascii="宋体" w:hAnsi="宋体" w:eastAsia="仿宋" w:cs="仿宋"/>
          <w:sz w:val="31"/>
          <w:szCs w:val="31"/>
        </w:rPr>
      </w:pPr>
      <w:del w:id="144" w:author="咨询组" w:date="2025-10-14T16:50:19Z">
        <w:r>
          <w:rPr>
            <w:rFonts w:ascii="Times New Roman" w:hAnsi="Times New Roman" w:eastAsia="仿宋" w:cs="仿宋"/>
            <w:spacing w:val="-4"/>
            <w:sz w:val="31"/>
            <w:szCs w:val="31"/>
          </w:rPr>
          <w:delText>3.</w:delText>
        </w:r>
      </w:del>
      <w:del w:id="145" w:author="咨询组" w:date="2025-10-14T16:50:19Z">
        <w:r>
          <w:rPr>
            <w:rFonts w:ascii="宋体" w:hAnsi="宋体" w:eastAsia="仿宋" w:cs="仿宋"/>
            <w:spacing w:val="-4"/>
            <w:sz w:val="31"/>
            <w:szCs w:val="31"/>
          </w:rPr>
          <w:delText>调用员工亲属或其他相</w:delText>
        </w:r>
      </w:del>
      <w:del w:id="146" w:author="咨询组" w:date="2025-10-14T16:50:19Z">
        <w:r>
          <w:rPr>
            <w:rFonts w:ascii="宋体" w:hAnsi="宋体" w:eastAsia="仿宋" w:cs="仿宋"/>
            <w:spacing w:val="-3"/>
            <w:sz w:val="31"/>
            <w:szCs w:val="31"/>
          </w:rPr>
          <w:delText>关</w:delText>
        </w:r>
      </w:del>
      <w:del w:id="147" w:author="咨询组" w:date="2025-10-14T16:50:19Z">
        <w:r>
          <w:rPr>
            <w:rFonts w:ascii="宋体" w:hAnsi="宋体" w:eastAsia="仿宋" w:cs="仿宋"/>
            <w:spacing w:val="-2"/>
            <w:sz w:val="31"/>
            <w:szCs w:val="31"/>
          </w:rPr>
          <w:delText>人员信息</w:delText>
        </w:r>
      </w:del>
      <w:del w:id="148" w:author="咨询组" w:date="2025-10-14T16:50:19Z">
        <w:r>
          <w:rPr>
            <w:rFonts w:hint="eastAsia" w:ascii="宋体" w:hAnsi="宋体" w:eastAsia="仿宋" w:cs="仿宋"/>
            <w:spacing w:val="-2"/>
            <w:sz w:val="31"/>
            <w:szCs w:val="31"/>
            <w:lang w:eastAsia="zh-CN"/>
          </w:rPr>
          <w:delText>（</w:delText>
        </w:r>
      </w:del>
      <w:del w:id="149" w:author="咨询组" w:date="2025-10-14T16:50:19Z">
        <w:r>
          <w:rPr>
            <w:rFonts w:ascii="宋体" w:hAnsi="宋体" w:eastAsia="仿宋" w:cs="仿宋"/>
            <w:spacing w:val="-2"/>
            <w:sz w:val="31"/>
            <w:szCs w:val="31"/>
          </w:rPr>
          <w:delText>非本人</w:delText>
        </w:r>
      </w:del>
      <w:del w:id="150" w:author="咨询组" w:date="2025-10-14T16:50:19Z">
        <w:r>
          <w:rPr>
            <w:rFonts w:hint="eastAsia" w:ascii="宋体" w:hAnsi="宋体" w:eastAsia="仿宋" w:cs="仿宋"/>
            <w:spacing w:val="-2"/>
            <w:sz w:val="31"/>
            <w:szCs w:val="31"/>
            <w:lang w:eastAsia="zh-CN"/>
          </w:rPr>
          <w:delText>）</w:delText>
        </w:r>
      </w:del>
      <w:del w:id="151" w:author="咨询组" w:date="2025-10-14T16:50:19Z">
        <w:r>
          <w:rPr>
            <w:rFonts w:ascii="宋体" w:hAnsi="宋体" w:eastAsia="仿宋" w:cs="仿宋"/>
            <w:spacing w:val="-2"/>
            <w:sz w:val="31"/>
            <w:szCs w:val="31"/>
          </w:rPr>
          <w:delText>，由需求部门提报调用需求、</w:delText>
        </w:r>
      </w:del>
      <w:del w:id="152" w:author="咨询组" w:date="2025-10-14T16:50:19Z">
        <w:r>
          <w:rPr>
            <w:rFonts w:ascii="宋体" w:hAnsi="宋体" w:eastAsia="仿宋" w:cs="仿宋"/>
            <w:spacing w:val="-1"/>
            <w:sz w:val="31"/>
            <w:szCs w:val="31"/>
          </w:rPr>
          <w:delText>目的及使用完成时间</w:delText>
        </w:r>
      </w:del>
      <w:del w:id="153" w:author="咨询组" w:date="2025-10-14T16:50:19Z">
        <w:r>
          <w:rPr>
            <w:rFonts w:ascii="Times New Roman" w:hAnsi="Times New Roman" w:eastAsia="仿宋" w:cs="仿宋"/>
            <w:spacing w:val="-1"/>
            <w:sz w:val="31"/>
            <w:szCs w:val="31"/>
          </w:rPr>
          <w:delText>/</w:delText>
        </w:r>
      </w:del>
      <w:del w:id="154" w:author="咨询组" w:date="2025-10-14T16:50:19Z">
        <w:r>
          <w:rPr>
            <w:rFonts w:ascii="宋体" w:hAnsi="宋体" w:eastAsia="仿宋" w:cs="仿宋"/>
            <w:spacing w:val="-1"/>
            <w:sz w:val="31"/>
            <w:szCs w:val="31"/>
          </w:rPr>
          <w:delText>标志，经部门负责人研判必需调用的，通过</w:delText>
        </w:r>
      </w:del>
      <w:del w:id="155" w:author="咨询组" w:date="2025-10-14T16:50:19Z">
        <w:r>
          <w:rPr>
            <w:rFonts w:ascii="Times New Roman" w:hAnsi="Times New Roman" w:eastAsia="仿宋" w:cs="仿宋"/>
            <w:sz w:val="31"/>
            <w:szCs w:val="31"/>
          </w:rPr>
          <w:delText>OA</w:delText>
        </w:r>
      </w:del>
      <w:del w:id="156" w:author="咨询组" w:date="2025-10-14T16:50:19Z">
        <w:r>
          <w:rPr>
            <w:rFonts w:ascii="宋体" w:hAnsi="宋体" w:eastAsia="仿宋" w:cs="仿宋"/>
            <w:sz w:val="31"/>
            <w:szCs w:val="31"/>
          </w:rPr>
          <w:delText>提报需求</w:delText>
        </w:r>
      </w:del>
      <w:del w:id="157" w:author="咨询组" w:date="2025-10-14T16:50:19Z">
        <w:r>
          <w:rPr>
            <w:rFonts w:ascii="宋体" w:hAnsi="宋体" w:eastAsia="仿宋" w:cs="仿宋"/>
            <w:spacing w:val="-3"/>
            <w:sz w:val="31"/>
            <w:szCs w:val="31"/>
          </w:rPr>
          <w:delText>申请，根据所需信息的分级审批至所在单位负责人或上级单位负责人同意后</w:delText>
        </w:r>
      </w:del>
      <w:del w:id="158" w:author="咨询组" w:date="2025-10-14T16:50:19Z">
        <w:r>
          <w:rPr>
            <w:rFonts w:ascii="宋体" w:hAnsi="宋体" w:eastAsia="仿宋" w:cs="仿宋"/>
            <w:sz w:val="31"/>
            <w:szCs w:val="31"/>
          </w:rPr>
          <w:delText>予以</w:delText>
        </w:r>
      </w:del>
      <w:del w:id="159" w:author="咨询组" w:date="2025-10-14T16:50:19Z">
        <w:r>
          <w:rPr>
            <w:rFonts w:ascii="宋体" w:hAnsi="宋体" w:eastAsia="仿宋" w:cs="仿宋"/>
            <w:spacing w:val="-11"/>
            <w:sz w:val="31"/>
            <w:szCs w:val="31"/>
          </w:rPr>
          <w:delText>提</w:delText>
        </w:r>
      </w:del>
      <w:del w:id="160" w:author="咨询组" w:date="2025-10-14T16:50:19Z">
        <w:r>
          <w:rPr>
            <w:rFonts w:ascii="宋体" w:hAnsi="宋体" w:eastAsia="仿宋" w:cs="仿宋"/>
            <w:spacing w:val="-10"/>
            <w:sz w:val="31"/>
            <w:szCs w:val="31"/>
          </w:rPr>
          <w:delText>供。</w:delText>
        </w:r>
      </w:del>
    </w:p>
    <w:p w14:paraId="71487F5E">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51" w:firstLineChars="112"/>
        <w:textAlignment w:val="baseline"/>
        <w:rPr>
          <w:rFonts w:ascii="宋体" w:hAnsi="宋体" w:eastAsia="仿宋" w:cs="仿宋"/>
          <w:sz w:val="31"/>
          <w:szCs w:val="31"/>
        </w:rPr>
      </w:pPr>
      <w:del w:id="161" w:author="咨询组" w:date="2025-10-14T16:50:19Z">
        <w:r>
          <w:rPr>
            <w:rFonts w:ascii="Times New Roman" w:hAnsi="Times New Roman" w:eastAsia="仿宋" w:cs="仿宋"/>
            <w:spacing w:val="2"/>
            <w:sz w:val="31"/>
            <w:szCs w:val="31"/>
          </w:rPr>
          <w:delText>4.</w:delText>
        </w:r>
      </w:del>
      <w:del w:id="162" w:author="咨询组" w:date="2025-10-14T16:50:19Z">
        <w:r>
          <w:rPr>
            <w:rFonts w:ascii="宋体" w:hAnsi="宋体" w:eastAsia="仿宋" w:cs="仿宋"/>
            <w:spacing w:val="2"/>
            <w:sz w:val="31"/>
            <w:szCs w:val="31"/>
          </w:rPr>
          <w:delText>不允许跨组织调用员工个人信息。员工个人信息只能</w:delText>
        </w:r>
      </w:del>
      <w:del w:id="163" w:author="咨询组" w:date="2025-10-14T16:50:19Z">
        <w:r>
          <w:rPr>
            <w:rFonts w:ascii="宋体" w:hAnsi="宋体" w:eastAsia="仿宋" w:cs="仿宋"/>
            <w:spacing w:val="1"/>
            <w:sz w:val="31"/>
            <w:szCs w:val="31"/>
          </w:rPr>
          <w:delText>由所在单位人力资</w:delText>
        </w:r>
      </w:del>
      <w:del w:id="164" w:author="咨询组" w:date="2025-10-14T16:50:19Z">
        <w:r>
          <w:rPr>
            <w:rFonts w:ascii="宋体" w:hAnsi="宋体" w:eastAsia="仿宋" w:cs="仿宋"/>
            <w:spacing w:val="-2"/>
            <w:sz w:val="31"/>
            <w:szCs w:val="31"/>
          </w:rPr>
          <w:delText>源部发至需求部门，需求部门获得信息</w:delText>
        </w:r>
      </w:del>
      <w:del w:id="165" w:author="咨询组" w:date="2025-10-14T16:50:19Z">
        <w:r>
          <w:rPr>
            <w:rFonts w:ascii="宋体" w:hAnsi="宋体" w:eastAsia="仿宋" w:cs="仿宋"/>
            <w:spacing w:val="-1"/>
            <w:sz w:val="31"/>
            <w:szCs w:val="31"/>
          </w:rPr>
          <w:delText>后不得二次转发。</w:delText>
        </w:r>
      </w:del>
    </w:p>
    <w:p w14:paraId="1B4ECC3E">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0" w:firstLineChars="112"/>
        <w:textAlignment w:val="baseline"/>
        <w:rPr>
          <w:rFonts w:ascii="宋体" w:hAnsi="宋体" w:eastAsia="仿宋" w:cs="仿宋"/>
          <w:spacing w:val="-4"/>
          <w:sz w:val="31"/>
          <w:szCs w:val="31"/>
        </w:rPr>
      </w:pPr>
      <w:r>
        <w:rPr>
          <w:rFonts w:hint="eastAsia" w:ascii="宋体" w:hAnsi="宋体" w:eastAsia="仿宋" w:cs="仿宋"/>
          <w:spacing w:val="-3"/>
          <w:sz w:val="31"/>
          <w:szCs w:val="31"/>
          <w:lang w:eastAsia="zh-CN"/>
        </w:rPr>
        <w:t>（</w:t>
      </w:r>
      <w:r>
        <w:rPr>
          <w:rFonts w:ascii="宋体" w:hAnsi="宋体" w:eastAsia="仿宋" w:cs="仿宋"/>
          <w:spacing w:val="-3"/>
          <w:sz w:val="31"/>
          <w:szCs w:val="31"/>
        </w:rPr>
        <w:t>二</w:t>
      </w:r>
      <w:r>
        <w:rPr>
          <w:rFonts w:hint="eastAsia" w:ascii="宋体" w:hAnsi="宋体" w:eastAsia="仿宋" w:cs="仿宋"/>
          <w:spacing w:val="-3"/>
          <w:sz w:val="31"/>
          <w:szCs w:val="31"/>
          <w:lang w:eastAsia="zh-CN"/>
        </w:rPr>
        <w:t>）</w:t>
      </w:r>
      <w:r>
        <w:rPr>
          <w:rFonts w:ascii="宋体" w:hAnsi="宋体" w:eastAsia="仿宋" w:cs="仿宋"/>
          <w:spacing w:val="-3"/>
          <w:sz w:val="31"/>
          <w:szCs w:val="31"/>
        </w:rPr>
        <w:t>人力资源部提供员工个人信息至其他部门的，应仅将该部门所需信</w:t>
      </w:r>
      <w:r>
        <w:rPr>
          <w:rFonts w:ascii="宋体" w:hAnsi="宋体" w:eastAsia="仿宋" w:cs="仿宋"/>
          <w:spacing w:val="-1"/>
          <w:sz w:val="31"/>
          <w:szCs w:val="31"/>
        </w:rPr>
        <w:t>息</w:t>
      </w:r>
      <w:r>
        <w:rPr>
          <w:rFonts w:ascii="宋体" w:hAnsi="宋体" w:eastAsia="仿宋" w:cs="仿宋"/>
          <w:spacing w:val="-4"/>
          <w:sz w:val="31"/>
          <w:szCs w:val="31"/>
        </w:rPr>
        <w:t>编辑入</w:t>
      </w:r>
      <w:r>
        <w:rPr>
          <w:rFonts w:ascii="Times New Roman" w:hAnsi="Times New Roman" w:eastAsia="仿宋" w:cs="仿宋"/>
          <w:spacing w:val="-2"/>
          <w:sz w:val="31"/>
          <w:szCs w:val="31"/>
        </w:rPr>
        <w:t>Excel</w:t>
      </w:r>
      <w:r>
        <w:rPr>
          <w:rFonts w:ascii="宋体" w:hAnsi="宋体" w:eastAsia="仿宋" w:cs="仿宋"/>
          <w:spacing w:val="-4"/>
          <w:sz w:val="31"/>
          <w:szCs w:val="31"/>
        </w:rPr>
        <w:t>中通过公司邮箱</w:t>
      </w:r>
      <w:r>
        <w:rPr>
          <w:rFonts w:ascii="宋体" w:hAnsi="宋体" w:eastAsia="仿宋" w:cs="仿宋"/>
          <w:spacing w:val="-3"/>
          <w:sz w:val="31"/>
          <w:szCs w:val="31"/>
        </w:rPr>
        <w:t>发</w:t>
      </w:r>
      <w:r>
        <w:rPr>
          <w:rFonts w:ascii="宋体" w:hAnsi="宋体" w:eastAsia="仿宋" w:cs="仿宋"/>
          <w:spacing w:val="-2"/>
          <w:sz w:val="31"/>
          <w:szCs w:val="31"/>
        </w:rPr>
        <w:t>送。发送信息中涉及员工敏感信息或非员工本人</w:t>
      </w:r>
      <w:r>
        <w:rPr>
          <w:rFonts w:ascii="宋体" w:hAnsi="宋体" w:eastAsia="仿宋" w:cs="仿宋"/>
          <w:spacing w:val="-1"/>
          <w:sz w:val="31"/>
          <w:szCs w:val="31"/>
        </w:rPr>
        <w:t>个人信息的，应对发送文件设置密码</w:t>
      </w:r>
      <w:r>
        <w:rPr>
          <w:rFonts w:hint="eastAsia" w:ascii="宋体" w:hAnsi="宋体" w:eastAsia="仿宋" w:cs="仿宋"/>
          <w:sz w:val="31"/>
          <w:szCs w:val="31"/>
          <w:lang w:eastAsia="zh-CN"/>
        </w:rPr>
        <w:t>（</w:t>
      </w:r>
      <w:r>
        <w:rPr>
          <w:rFonts w:ascii="宋体" w:hAnsi="宋体" w:eastAsia="仿宋" w:cs="仿宋"/>
          <w:sz w:val="31"/>
          <w:szCs w:val="31"/>
        </w:rPr>
        <w:t>密码应包含英文字母大小写、特殊符号、</w:t>
      </w:r>
      <w:r>
        <w:rPr>
          <w:rFonts w:ascii="宋体" w:hAnsi="宋体" w:eastAsia="仿宋" w:cs="仿宋"/>
          <w:spacing w:val="-7"/>
          <w:sz w:val="31"/>
          <w:szCs w:val="31"/>
        </w:rPr>
        <w:t>数</w:t>
      </w:r>
      <w:r>
        <w:rPr>
          <w:rFonts w:ascii="宋体" w:hAnsi="宋体" w:eastAsia="仿宋" w:cs="仿宋"/>
          <w:spacing w:val="-4"/>
          <w:sz w:val="31"/>
          <w:szCs w:val="31"/>
        </w:rPr>
        <w:t>字</w:t>
      </w:r>
      <w:r>
        <w:rPr>
          <w:rFonts w:hint="eastAsia" w:ascii="宋体" w:hAnsi="宋体" w:eastAsia="仿宋" w:cs="仿宋"/>
          <w:spacing w:val="-4"/>
          <w:sz w:val="31"/>
          <w:szCs w:val="31"/>
          <w:lang w:eastAsia="zh-CN"/>
        </w:rPr>
        <w:t>）</w:t>
      </w:r>
      <w:r>
        <w:rPr>
          <w:rFonts w:ascii="宋体" w:hAnsi="宋体" w:eastAsia="仿宋" w:cs="仿宋"/>
          <w:spacing w:val="-4"/>
          <w:sz w:val="31"/>
          <w:szCs w:val="31"/>
        </w:rPr>
        <w:t>，且信息与密码应通过</w:t>
      </w:r>
      <w:r>
        <w:rPr>
          <w:rFonts w:ascii="Times New Roman" w:hAnsi="Times New Roman" w:eastAsia="仿宋" w:cs="仿宋"/>
          <w:spacing w:val="-4"/>
          <w:sz w:val="31"/>
          <w:szCs w:val="31"/>
        </w:rPr>
        <w:t>2</w:t>
      </w:r>
      <w:r>
        <w:rPr>
          <w:rFonts w:ascii="宋体" w:hAnsi="宋体" w:eastAsia="仿宋" w:cs="仿宋"/>
          <w:spacing w:val="-4"/>
          <w:sz w:val="31"/>
          <w:szCs w:val="31"/>
        </w:rPr>
        <w:t>个邮件分别发送。</w:t>
      </w:r>
    </w:p>
    <w:p w14:paraId="2406DE8A">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9" w:firstLineChars="112"/>
        <w:jc w:val="center"/>
        <w:textAlignment w:val="baseline"/>
        <w:rPr>
          <w:rFonts w:ascii="宋体" w:hAnsi="宋体" w:eastAsia="仿宋" w:cs="仿宋"/>
          <w:spacing w:val="1"/>
          <w:sz w:val="31"/>
          <w:szCs w:val="31"/>
          <w14:textOutline w14:w="5094" w14:cap="flat" w14:cmpd="sng">
            <w14:solidFill>
              <w14:srgbClr w14:val="000000"/>
            </w14:solidFill>
            <w14:prstDash w14:val="solid"/>
            <w14:round/>
          </w14:textOutline>
        </w:rPr>
      </w:pPr>
      <w:r>
        <w:rPr>
          <w:rFonts w:ascii="宋体" w:hAnsi="宋体" w:eastAsia="仿宋" w:cs="仿宋"/>
          <w:spacing w:val="1"/>
          <w:sz w:val="31"/>
          <w:szCs w:val="31"/>
          <w14:textOutline w14:w="5094" w14:cap="flat" w14:cmpd="sng">
            <w14:solidFill>
              <w14:srgbClr w14:val="000000"/>
            </w14:solidFill>
            <w14:prstDash w14:val="solid"/>
            <w14:round/>
          </w14:textOutline>
        </w:rPr>
        <w:t>第七章</w:t>
      </w:r>
      <w:r>
        <w:rPr>
          <w:rFonts w:hint="eastAsia" w:ascii="宋体" w:hAnsi="宋体" w:eastAsia="仿宋" w:cs="仿宋"/>
          <w:spacing w:val="1"/>
          <w:sz w:val="31"/>
          <w:szCs w:val="31"/>
          <w:lang w:val="en-US" w:eastAsia="zh-CN"/>
          <w14:textOutline w14:w="5094" w14:cap="flat" w14:cmpd="sng">
            <w14:solidFill>
              <w14:srgbClr w14:val="000000"/>
            </w14:solidFill>
            <w14:prstDash w14:val="solid"/>
            <w14:round/>
          </w14:textOutline>
        </w:rPr>
        <w:t xml:space="preserve"> </w:t>
      </w:r>
      <w:r>
        <w:rPr>
          <w:rFonts w:ascii="宋体" w:hAnsi="宋体" w:eastAsia="仿宋" w:cs="仿宋"/>
          <w:spacing w:val="1"/>
          <w:sz w:val="31"/>
          <w:szCs w:val="31"/>
          <w14:textOutline w14:w="5094" w14:cap="flat" w14:cmpd="sng">
            <w14:solidFill>
              <w14:srgbClr w14:val="000000"/>
            </w14:solidFill>
            <w14:prstDash w14:val="solid"/>
            <w14:round/>
          </w14:textOutline>
        </w:rPr>
        <w:t>员工个人信息管理要求</w:t>
      </w:r>
    </w:p>
    <w:p w14:paraId="718A31A1">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33" w:firstLineChars="112"/>
        <w:textAlignment w:val="baseline"/>
        <w:rPr>
          <w:rFonts w:ascii="宋体" w:hAnsi="宋体" w:eastAsia="仿宋" w:cs="仿宋"/>
          <w:sz w:val="31"/>
          <w:szCs w:val="31"/>
        </w:rPr>
      </w:pPr>
      <w:r>
        <w:rPr>
          <w:rFonts w:ascii="宋体" w:hAnsi="宋体" w:eastAsia="仿宋" w:cs="仿宋"/>
          <w:spacing w:val="-6"/>
          <w:sz w:val="31"/>
          <w:szCs w:val="31"/>
          <w14:textOutline w14:w="4354" w14:cap="flat" w14:cmpd="sng">
            <w14:solidFill>
              <w14:srgbClr w14:val="000000"/>
            </w14:solidFill>
            <w14:prstDash w14:val="solid"/>
            <w14:round/>
          </w14:textOutline>
        </w:rPr>
        <w:t>第十五条</w:t>
      </w:r>
      <w:r>
        <w:rPr>
          <w:rFonts w:hint="eastAsia" w:ascii="宋体" w:hAnsi="宋体" w:eastAsia="仿宋" w:cs="仿宋"/>
          <w:spacing w:val="-6"/>
          <w:sz w:val="31"/>
          <w:szCs w:val="31"/>
          <w:lang w:val="en-US" w:eastAsia="zh-CN"/>
          <w14:textOutline w14:w="4354" w14:cap="flat" w14:cmpd="sng">
            <w14:solidFill>
              <w14:srgbClr w14:val="000000"/>
            </w14:solidFill>
            <w14:prstDash w14:val="solid"/>
            <w14:round/>
          </w14:textOutline>
        </w:rPr>
        <w:t xml:space="preserve"> </w:t>
      </w:r>
      <w:r>
        <w:rPr>
          <w:rFonts w:ascii="宋体" w:hAnsi="宋体" w:eastAsia="仿宋" w:cs="仿宋"/>
          <w:spacing w:val="-3"/>
          <w:sz w:val="31"/>
          <w:szCs w:val="31"/>
        </w:rPr>
        <w:t>涉及员工个人敏感信息、员工亲属或其他相关人员信息</w:t>
      </w:r>
      <w:r>
        <w:rPr>
          <w:rFonts w:hint="eastAsia" w:ascii="宋体" w:hAnsi="宋体" w:eastAsia="仿宋" w:cs="仿宋"/>
          <w:spacing w:val="-3"/>
          <w:sz w:val="31"/>
          <w:szCs w:val="31"/>
          <w:lang w:eastAsia="zh-CN"/>
        </w:rPr>
        <w:t>（</w:t>
      </w:r>
      <w:r>
        <w:rPr>
          <w:rFonts w:ascii="宋体" w:hAnsi="宋体" w:eastAsia="仿宋" w:cs="仿宋"/>
          <w:spacing w:val="-3"/>
          <w:sz w:val="31"/>
          <w:szCs w:val="31"/>
        </w:rPr>
        <w:t>非本人</w:t>
      </w:r>
      <w:r>
        <w:rPr>
          <w:rFonts w:hint="eastAsia" w:ascii="宋体" w:hAnsi="宋体" w:eastAsia="仿宋" w:cs="仿宋"/>
          <w:spacing w:val="-3"/>
          <w:sz w:val="31"/>
          <w:szCs w:val="31"/>
          <w:lang w:eastAsia="zh-CN"/>
        </w:rPr>
        <w:t>）</w:t>
      </w:r>
      <w:r>
        <w:rPr>
          <w:rFonts w:ascii="宋体" w:hAnsi="宋体" w:eastAsia="仿宋" w:cs="仿宋"/>
          <w:spacing w:val="-29"/>
          <w:sz w:val="31"/>
          <w:szCs w:val="31"/>
        </w:rPr>
        <w:t>调</w:t>
      </w:r>
      <w:r>
        <w:rPr>
          <w:rFonts w:ascii="宋体" w:hAnsi="宋体" w:eastAsia="仿宋" w:cs="仿宋"/>
          <w:spacing w:val="-15"/>
          <w:sz w:val="31"/>
          <w:szCs w:val="31"/>
        </w:rPr>
        <w:t>用的，各部门应委派专人对接，并签订《员工个人信息保密承诺书》</w:t>
      </w:r>
      <w:del w:id="166" w:author="咨询组" w:date="2025-10-14T15:56:25Z">
        <w:r>
          <w:rPr>
            <w:rFonts w:hint="eastAsia" w:ascii="宋体" w:hAnsi="宋体" w:eastAsia="仿宋" w:cs="仿宋"/>
            <w:spacing w:val="-15"/>
            <w:sz w:val="31"/>
            <w:szCs w:val="31"/>
            <w:lang w:eastAsia="zh-CN"/>
          </w:rPr>
          <w:delText>（</w:delText>
        </w:r>
      </w:del>
      <w:del w:id="167" w:author="咨询组" w:date="2025-10-14T15:56:25Z">
        <w:r>
          <w:rPr>
            <w:rFonts w:ascii="宋体" w:hAnsi="宋体" w:eastAsia="仿宋" w:cs="仿宋"/>
            <w:spacing w:val="-15"/>
            <w:sz w:val="31"/>
            <w:szCs w:val="31"/>
          </w:rPr>
          <w:delText>附件</w:delText>
        </w:r>
      </w:del>
      <w:del w:id="168" w:author="咨询组" w:date="2025-10-14T15:56:25Z">
        <w:r>
          <w:rPr>
            <w:rFonts w:ascii="Times New Roman" w:hAnsi="Times New Roman" w:eastAsia="仿宋" w:cs="仿宋"/>
            <w:spacing w:val="-15"/>
            <w:sz w:val="31"/>
            <w:szCs w:val="31"/>
          </w:rPr>
          <w:delText>2</w:delText>
        </w:r>
      </w:del>
      <w:del w:id="169" w:author="咨询组" w:date="2025-10-14T15:56:25Z">
        <w:r>
          <w:rPr>
            <w:rFonts w:hint="eastAsia" w:ascii="宋体" w:hAnsi="宋体" w:eastAsia="仿宋" w:cs="仿宋"/>
            <w:spacing w:val="-15"/>
            <w:sz w:val="31"/>
            <w:szCs w:val="31"/>
            <w:lang w:eastAsia="zh-CN"/>
          </w:rPr>
          <w:delText>）</w:delText>
        </w:r>
      </w:del>
      <w:r>
        <w:rPr>
          <w:rFonts w:ascii="宋体" w:hAnsi="宋体" w:eastAsia="仿宋" w:cs="仿宋"/>
          <w:spacing w:val="-15"/>
          <w:sz w:val="31"/>
          <w:szCs w:val="31"/>
        </w:rPr>
        <w:t>。</w:t>
      </w:r>
    </w:p>
    <w:p w14:paraId="2A8AF992">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49" w:firstLineChars="112"/>
        <w:textAlignment w:val="baseline"/>
        <w:rPr>
          <w:rFonts w:ascii="宋体" w:hAnsi="宋体" w:eastAsia="仿宋" w:cs="仿宋"/>
          <w:sz w:val="31"/>
          <w:szCs w:val="31"/>
        </w:rPr>
      </w:pPr>
      <w:r>
        <w:rPr>
          <w:rFonts w:ascii="宋体" w:hAnsi="宋体" w:eastAsia="仿宋" w:cs="仿宋"/>
          <w:spacing w:val="1"/>
          <w:sz w:val="31"/>
          <w:szCs w:val="31"/>
          <w14:textOutline w14:w="4354" w14:cap="flat" w14:cmpd="sng">
            <w14:solidFill>
              <w14:srgbClr w14:val="000000"/>
            </w14:solidFill>
            <w14:prstDash w14:val="solid"/>
            <w14:round/>
          </w14:textOutline>
        </w:rPr>
        <w:t>第十六条</w:t>
      </w:r>
      <w:r>
        <w:rPr>
          <w:rFonts w:hint="eastAsia" w:ascii="宋体" w:hAnsi="宋体" w:eastAsia="仿宋" w:cs="仿宋"/>
          <w:spacing w:val="1"/>
          <w:sz w:val="31"/>
          <w:szCs w:val="31"/>
          <w:lang w:val="en-US" w:eastAsia="zh-CN"/>
          <w14:textOutline w14:w="4354" w14:cap="flat" w14:cmpd="sng">
            <w14:solidFill>
              <w14:srgbClr w14:val="000000"/>
            </w14:solidFill>
            <w14:prstDash w14:val="solid"/>
            <w14:round/>
          </w14:textOutline>
        </w:rPr>
        <w:t xml:space="preserve"> </w:t>
      </w:r>
      <w:r>
        <w:rPr>
          <w:rFonts w:ascii="宋体" w:hAnsi="宋体" w:eastAsia="仿宋" w:cs="仿宋"/>
          <w:spacing w:val="1"/>
          <w:sz w:val="31"/>
          <w:szCs w:val="31"/>
        </w:rPr>
        <w:t>非人力资源部门在员工个</w:t>
      </w:r>
      <w:r>
        <w:rPr>
          <w:rFonts w:ascii="宋体" w:hAnsi="宋体" w:eastAsia="仿宋" w:cs="仿宋"/>
          <w:sz w:val="31"/>
          <w:szCs w:val="31"/>
        </w:rPr>
        <w:t>人信息处理完成后，应当在十五个工作</w:t>
      </w:r>
      <w:r>
        <w:rPr>
          <w:rFonts w:ascii="宋体" w:hAnsi="宋体" w:eastAsia="仿宋" w:cs="仿宋"/>
          <w:spacing w:val="-14"/>
          <w:sz w:val="31"/>
          <w:szCs w:val="31"/>
        </w:rPr>
        <w:t>日</w:t>
      </w:r>
      <w:r>
        <w:rPr>
          <w:rFonts w:ascii="宋体" w:hAnsi="宋体" w:eastAsia="仿宋" w:cs="仿宋"/>
          <w:spacing w:val="-12"/>
          <w:sz w:val="31"/>
          <w:szCs w:val="31"/>
        </w:rPr>
        <w:t>内删除电子信息，并销毁纸质信息，避免员工个人信息泄露，各单位人力资源</w:t>
      </w:r>
      <w:r>
        <w:rPr>
          <w:rFonts w:ascii="宋体" w:hAnsi="宋体" w:eastAsia="仿宋" w:cs="仿宋"/>
          <w:spacing w:val="-2"/>
          <w:sz w:val="31"/>
          <w:szCs w:val="31"/>
        </w:rPr>
        <w:t>部定期确认本部门提供的信息的删除</w:t>
      </w:r>
      <w:r>
        <w:rPr>
          <w:rFonts w:ascii="Times New Roman" w:hAnsi="Times New Roman" w:eastAsia="仿宋" w:cs="仿宋"/>
          <w:spacing w:val="-2"/>
          <w:sz w:val="31"/>
          <w:szCs w:val="31"/>
        </w:rPr>
        <w:t>/</w:t>
      </w:r>
      <w:r>
        <w:rPr>
          <w:rFonts w:ascii="宋体" w:hAnsi="宋体" w:eastAsia="仿宋" w:cs="仿宋"/>
          <w:spacing w:val="-2"/>
          <w:sz w:val="31"/>
          <w:szCs w:val="31"/>
        </w:rPr>
        <w:t>销</w:t>
      </w:r>
      <w:r>
        <w:rPr>
          <w:rFonts w:ascii="宋体" w:hAnsi="宋体" w:eastAsia="仿宋" w:cs="仿宋"/>
          <w:spacing w:val="-1"/>
          <w:sz w:val="31"/>
          <w:szCs w:val="31"/>
        </w:rPr>
        <w:t>毁情况。</w:t>
      </w:r>
    </w:p>
    <w:p w14:paraId="14F1AB4A">
      <w:pPr>
        <w:keepNext w:val="0"/>
        <w:keepLines w:val="0"/>
        <w:pageBreakBefore w:val="0"/>
        <w:widowControl/>
        <w:kinsoku w:val="0"/>
        <w:wordWrap/>
        <w:overflowPunct/>
        <w:topLinePunct w:val="0"/>
        <w:autoSpaceDE w:val="0"/>
        <w:autoSpaceDN w:val="0"/>
        <w:bidi w:val="0"/>
        <w:adjustRightInd w:val="0"/>
        <w:snapToGrid w:val="0"/>
        <w:spacing w:line="344" w:lineRule="auto"/>
        <w:ind w:left="252" w:leftChars="120" w:right="0" w:firstLine="338" w:firstLineChars="112"/>
        <w:textAlignment w:val="baseline"/>
        <w:rPr>
          <w:rFonts w:ascii="Arial" w:eastAsia="仿宋" w:cs="仿宋"/>
          <w:sz w:val="31"/>
          <w:szCs w:val="31"/>
        </w:rPr>
      </w:pPr>
      <w:r>
        <w:rPr>
          <w:rFonts w:ascii="宋体" w:hAnsi="宋体" w:eastAsia="仿宋" w:cs="仿宋"/>
          <w:spacing w:val="-4"/>
          <w:sz w:val="31"/>
          <w:szCs w:val="31"/>
          <w14:textOutline w14:w="4354" w14:cap="flat" w14:cmpd="sng">
            <w14:solidFill>
              <w14:srgbClr w14:val="000000"/>
            </w14:solidFill>
            <w14:prstDash w14:val="solid"/>
            <w14:round/>
          </w14:textOutline>
        </w:rPr>
        <w:t>第</w:t>
      </w:r>
      <w:r>
        <w:rPr>
          <w:rFonts w:ascii="宋体" w:hAnsi="宋体" w:eastAsia="仿宋" w:cs="仿宋"/>
          <w:spacing w:val="-3"/>
          <w:sz w:val="31"/>
          <w:szCs w:val="31"/>
          <w14:textOutline w14:w="4354" w14:cap="flat" w14:cmpd="sng">
            <w14:solidFill>
              <w14:srgbClr w14:val="000000"/>
            </w14:solidFill>
            <w14:prstDash w14:val="solid"/>
            <w14:round/>
          </w14:textOutline>
        </w:rPr>
        <w:t>十七条</w:t>
      </w:r>
      <w:r>
        <w:rPr>
          <w:rFonts w:hint="eastAsia" w:ascii="宋体" w:hAnsi="宋体" w:eastAsia="仿宋" w:cs="仿宋"/>
          <w:spacing w:val="-3"/>
          <w:sz w:val="31"/>
          <w:szCs w:val="31"/>
          <w:lang w:val="en-US" w:eastAsia="zh-CN"/>
          <w14:textOutline w14:w="4354" w14:cap="flat" w14:cmpd="sng">
            <w14:solidFill>
              <w14:srgbClr w14:val="000000"/>
            </w14:solidFill>
            <w14:prstDash w14:val="solid"/>
            <w14:round/>
          </w14:textOutline>
        </w:rPr>
        <w:t xml:space="preserve"> </w:t>
      </w:r>
      <w:r>
        <w:rPr>
          <w:rFonts w:ascii="宋体" w:hAnsi="宋体" w:eastAsia="仿宋" w:cs="仿宋"/>
          <w:spacing w:val="-3"/>
          <w:sz w:val="31"/>
          <w:szCs w:val="31"/>
        </w:rPr>
        <w:t>各员工个人信息处理人员，应加强对员工个人信息保护意识，避</w:t>
      </w:r>
      <w:r>
        <w:rPr>
          <w:rFonts w:ascii="宋体" w:hAnsi="宋体" w:eastAsia="仿宋" w:cs="仿宋"/>
          <w:spacing w:val="-12"/>
          <w:sz w:val="31"/>
          <w:szCs w:val="31"/>
        </w:rPr>
        <w:t>免</w:t>
      </w:r>
      <w:r>
        <w:rPr>
          <w:rFonts w:ascii="宋体" w:hAnsi="宋体" w:eastAsia="仿宋" w:cs="仿宋"/>
          <w:spacing w:val="-10"/>
          <w:sz w:val="31"/>
          <w:szCs w:val="31"/>
        </w:rPr>
        <w:t>产生员工个人信息泄露风险，因个人原因造成员工个人信息泄露的，将按《员</w:t>
      </w:r>
      <w:r>
        <w:rPr>
          <w:rFonts w:ascii="宋体" w:hAnsi="宋体" w:eastAsia="仿宋" w:cs="仿宋"/>
          <w:spacing w:val="-4"/>
          <w:sz w:val="31"/>
          <w:szCs w:val="31"/>
        </w:rPr>
        <w:t>工违</w:t>
      </w:r>
      <w:r>
        <w:rPr>
          <w:rFonts w:ascii="宋体" w:hAnsi="宋体" w:eastAsia="仿宋" w:cs="仿宋"/>
          <w:spacing w:val="-3"/>
          <w:sz w:val="31"/>
          <w:szCs w:val="31"/>
        </w:rPr>
        <w:t>规</w:t>
      </w:r>
      <w:r>
        <w:rPr>
          <w:rFonts w:ascii="宋体" w:hAnsi="宋体" w:eastAsia="仿宋" w:cs="仿宋"/>
          <w:spacing w:val="-2"/>
          <w:sz w:val="31"/>
          <w:szCs w:val="31"/>
        </w:rPr>
        <w:t>违纪处理办法》及相关规则严肃处理。</w:t>
      </w:r>
    </w:p>
    <w:sectPr>
      <w:headerReference r:id="rId7" w:type="default"/>
      <w:footerReference r:id="rId8" w:type="default"/>
      <w:pgSz w:w="11907" w:h="16839"/>
      <w:pgMar w:top="1701" w:right="1134" w:bottom="1134" w:left="1134" w:header="84" w:footer="998"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咨询组" w:date="2025-10-27T10:47:10Z" w:initials="咨询组">
    <w:p w14:paraId="72856CEF">
      <w:pPr>
        <w:pStyle w:val="2"/>
        <w:rPr>
          <w:rFonts w:hint="default" w:eastAsia="宋体"/>
          <w:lang w:val="en-US" w:eastAsia="zh-CN"/>
        </w:rPr>
      </w:pPr>
      <w:r>
        <w:rPr>
          <w:rFonts w:hint="eastAsia" w:eastAsia="宋体"/>
          <w:lang w:val="en-US" w:eastAsia="zh-CN"/>
        </w:rPr>
        <w:t>根据《关于修订《员工个人信息保护管理办法》的通知》进行修订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2856CE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9E9FC">
    <w:pPr>
      <w:spacing w:line="230" w:lineRule="auto"/>
      <w:ind w:left="4419"/>
      <w:rPr>
        <w:rFonts w:ascii="宋体" w:hAnsi="宋体" w:eastAsia="宋体" w:cs="宋体"/>
        <w:sz w:val="17"/>
        <w:szCs w:val="17"/>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438FD">
    <w:pPr>
      <w:spacing w:line="308" w:lineRule="auto"/>
      <w:rPr>
        <w:rFonts w:ascii="Arial"/>
        <w:sz w:val="21"/>
      </w:rPr>
    </w:pPr>
  </w:p>
  <w:p w14:paraId="4F7742D7">
    <w:pPr>
      <w:spacing w:line="308" w:lineRule="auto"/>
      <w:rPr>
        <w:rFonts w:ascii="Arial"/>
        <w:sz w:val="21"/>
      </w:rPr>
    </w:pPr>
  </w:p>
  <w:p w14:paraId="09E55968">
    <w:pPr>
      <w:spacing w:before="101" w:line="225" w:lineRule="auto"/>
      <w:rPr>
        <w:rFonts w:ascii="黑体" w:hAnsi="黑体" w:eastAsia="黑体" w:cs="黑体"/>
        <w:sz w:val="31"/>
        <w:szCs w:val="31"/>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000000"/>
    <w:rsid w:val="00F636FE"/>
    <w:rsid w:val="01626D55"/>
    <w:rsid w:val="06E25698"/>
    <w:rsid w:val="072E5257"/>
    <w:rsid w:val="082D4D43"/>
    <w:rsid w:val="08A2766C"/>
    <w:rsid w:val="0E8F7C34"/>
    <w:rsid w:val="10076F49"/>
    <w:rsid w:val="10663775"/>
    <w:rsid w:val="174B5003"/>
    <w:rsid w:val="19F16812"/>
    <w:rsid w:val="1A911C1B"/>
    <w:rsid w:val="20667AFF"/>
    <w:rsid w:val="222509F5"/>
    <w:rsid w:val="286E44D8"/>
    <w:rsid w:val="287E3B05"/>
    <w:rsid w:val="2D800935"/>
    <w:rsid w:val="39A9208B"/>
    <w:rsid w:val="3C9F15BF"/>
    <w:rsid w:val="403B0B6F"/>
    <w:rsid w:val="41624C68"/>
    <w:rsid w:val="44604C45"/>
    <w:rsid w:val="532715CA"/>
    <w:rsid w:val="65312DE0"/>
    <w:rsid w:val="67B870B8"/>
    <w:rsid w:val="69BC0548"/>
    <w:rsid w:val="6EC5724B"/>
    <w:rsid w:val="76FC56D1"/>
    <w:rsid w:val="7A3E7F41"/>
    <w:rsid w:val="7AC810FF"/>
    <w:rsid w:val="7BA41D67"/>
    <w:rsid w:val="7CB148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2194</TotalTime>
  <ScaleCrop>false</ScaleCrop>
  <LinksUpToDate>false</LinksUpToDate>
  <Application>WPS Office_12.8.2.19435_F1E327BC-269C-435d-A152-05C5408002CA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2023-04-07T15:09:00Z</dcterms:created>
  <dc:creator>严冰洁</dc:creator>
  <cp:lastModifiedBy>咨询组</cp:lastModifiedBy>
  <dcterms:modified xsi:type="dcterms:W3CDTF">2025-10-27T02:47:27Z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2025-10-14T14:23:57Z</vt:filetime>
  </property>
  <property fmtid="{D5CDD505-2E9C-101B-9397-08002B2CF9AE}" pid="4" name="KSOProductBuildVer">
    <vt:lpwstr>2052-12.8.2.19435</vt:lpwstr>
  </property>
  <property fmtid="{D5CDD505-2E9C-101B-9397-08002B2CF9AE}" pid="5" name="ICV">
    <vt:lpwstr>87F64FF43F464BF1A57F917D9AFD19A0_12</vt:lpwstr>
  </property>
</Properties>
</file>
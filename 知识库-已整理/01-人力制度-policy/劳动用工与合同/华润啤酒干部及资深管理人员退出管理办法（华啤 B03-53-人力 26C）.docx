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12395D">
      <w:pPr>
        <w:spacing w:line="326" w:lineRule="auto"/>
        <w:rPr>
          <w:del w:id="0" w:author="咨询组" w:date="2026-04-30T10:07:19Z"/>
          <w:rFonts w:ascii="Arial"/>
          <w:sz w:val="21"/>
        </w:rPr>
      </w:pPr>
      <w:del w:id="1" w:author="咨询组" w:date="2026-04-30T10:07:19Z">
        <w:r>
          <w:rPr/>
          <w:pict>
            <v:rect id="_x0000_s1026" o:spid="_x0000_s1026" o:spt="1" style="position:absolute;left:0pt;margin-left:88.75pt;margin-top:123.7pt;height:4.5pt;width:418.3pt;mso-position-horizontal-relative:page;mso-position-vertical-relative:page;z-index:251659264;mso-width-relative:page;mso-height-relative:page;" fillcolor="#767171" filled="t" stroked="f" coordsize="21600,21600" o:allowincell="f">
              <v:path/>
              <v:fill on="t" focussize="0,0"/>
              <v:stroke on="f"/>
              <v:imagedata o:title=""/>
              <o:lock v:ext="edit"/>
            </v:rect>
          </w:pict>
        </w:r>
      </w:del>
      <w:del w:id="3" w:author="咨询组" w:date="2026-04-30T10:07:19Z">
        <w:r>
          <w:rPr/>
          <w:pict>
            <v:rect id="_x0000_s1027" o:spid="_x0000_s1027" o:spt="1" style="position:absolute;left:0pt;margin-left:88.75pt;margin-top:299.2pt;height:4.5pt;width:418.3pt;mso-position-horizontal-relative:page;mso-position-vertical-relative:page;z-index:251660288;mso-width-relative:page;mso-height-relative:page;" fillcolor="#767171" filled="t" stroked="f" coordsize="21600,21600" o:allowincell="f">
              <v:path/>
              <v:fill on="t" focussize="0,0"/>
              <v:stroke on="f"/>
              <v:imagedata o:title=""/>
              <o:lock v:ext="edit"/>
            </v:rect>
          </w:pict>
        </w:r>
      </w:del>
      <w:del w:id="5" w:author="咨询组" w:date="2026-04-30T10:07:19Z">
        <w:r>
          <w:rPr/>
          <w:pict>
            <v:rect id="_x0000_s1028" o:spid="_x0000_s1028" o:spt="1" style="position:absolute;left:0pt;margin-left:88.75pt;margin-top:484.1pt;height:4.5pt;width:418.3pt;mso-position-horizontal-relative:page;mso-position-vertical-relative:page;z-index:251661312;mso-width-relative:page;mso-height-relative:page;" fillcolor="#767171" filled="t" stroked="f" coordsize="21600,21600" o:allowincell="f">
              <v:path/>
              <v:fill on="t" focussize="0,0"/>
              <v:stroke on="f"/>
              <v:imagedata o:title=""/>
              <o:lock v:ext="edit"/>
            </v:rect>
          </w:pict>
        </w:r>
      </w:del>
    </w:p>
    <w:p w14:paraId="1DA27FCF">
      <w:pPr>
        <w:spacing w:before="85" w:line="200" w:lineRule="auto"/>
        <w:ind w:left="3106"/>
        <w:rPr>
          <w:del w:id="7" w:author="咨询组" w:date="2026-04-30T10:07:19Z"/>
          <w:rFonts w:ascii="华文中宋" w:hAnsi="华文中宋" w:eastAsia="华文中宋" w:cs="华文中宋"/>
          <w:sz w:val="23"/>
          <w:szCs w:val="23"/>
        </w:rPr>
      </w:pPr>
      <w:del w:id="8" w:author="咨询组" w:date="2026-04-30T10:07:19Z">
        <w:r>
          <w:rPr>
            <w:rFonts w:ascii="华文中宋" w:hAnsi="华文中宋" w:eastAsia="华文中宋" w:cs="华文中宋"/>
            <w:spacing w:val="9"/>
            <w:sz w:val="23"/>
            <w:szCs w:val="23"/>
          </w:rPr>
          <w:delText>华润啤酒制度信息</w:delText>
        </w:r>
      </w:del>
      <w:del w:id="9" w:author="咨询组" w:date="2026-04-30T10:07:19Z">
        <w:r>
          <w:rPr>
            <w:rFonts w:ascii="华文中宋" w:hAnsi="华文中宋" w:eastAsia="华文中宋" w:cs="华文中宋"/>
            <w:spacing w:val="8"/>
            <w:sz w:val="23"/>
            <w:szCs w:val="23"/>
          </w:rPr>
          <w:delText>表</w:delText>
        </w:r>
      </w:del>
    </w:p>
    <w:p w14:paraId="3EBA16F3">
      <w:pPr>
        <w:spacing w:before="188" w:line="227" w:lineRule="auto"/>
        <w:ind w:left="33"/>
        <w:rPr>
          <w:del w:id="10" w:author="咨询组" w:date="2026-04-30T10:07:19Z"/>
          <w:rFonts w:ascii="宋体" w:hAnsi="宋体" w:eastAsia="宋体" w:cs="宋体"/>
          <w:sz w:val="20"/>
          <w:szCs w:val="20"/>
        </w:rPr>
      </w:pPr>
      <w:del w:id="11" w:author="咨询组" w:date="2026-04-30T10:07:19Z">
        <w:r>
          <w:rPr>
            <w:rFonts w:ascii="宋体" w:hAnsi="宋体" w:eastAsia="宋体" w:cs="宋体"/>
            <w:spacing w:val="8"/>
            <w:sz w:val="20"/>
            <w:szCs w:val="20"/>
          </w:rPr>
          <w:delText>制度基本信息</w:delText>
        </w:r>
      </w:del>
    </w:p>
    <w:p w14:paraId="4FF48FA8">
      <w:pPr>
        <w:rPr>
          <w:del w:id="12" w:author="咨询组" w:date="2026-04-30T10:07:19Z"/>
        </w:rPr>
      </w:pPr>
    </w:p>
    <w:p w14:paraId="7D39B0D3">
      <w:pPr>
        <w:spacing w:line="172" w:lineRule="exact"/>
        <w:rPr>
          <w:del w:id="13" w:author="咨询组" w:date="2026-04-30T10:07:19Z"/>
        </w:rPr>
      </w:pPr>
    </w:p>
    <w:tbl>
      <w:tblPr>
        <w:tblStyle w:val="5"/>
        <w:tblW w:w="8300" w:type="dxa"/>
        <w:tblInd w:w="2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699"/>
        <w:gridCol w:w="6601"/>
      </w:tblGrid>
      <w:tr w14:paraId="3240A91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2" w:hRule="atLeast"/>
          <w:del w:id="14" w:author="咨询组" w:date="2026-04-30T10:07:19Z"/>
        </w:trPr>
        <w:tc>
          <w:tcPr>
            <w:tcW w:w="1699" w:type="dxa"/>
            <w:shd w:val="clear" w:color="auto" w:fill="D0CECE"/>
            <w:vAlign w:val="top"/>
          </w:tcPr>
          <w:p w14:paraId="3574B5B4">
            <w:pPr>
              <w:spacing w:before="127" w:line="228" w:lineRule="auto"/>
              <w:ind w:left="435"/>
              <w:rPr>
                <w:del w:id="15" w:author="咨询组" w:date="2026-04-30T10:07:19Z"/>
                <w:rFonts w:ascii="宋体" w:hAnsi="宋体" w:eastAsia="宋体" w:cs="宋体"/>
                <w:sz w:val="20"/>
                <w:szCs w:val="20"/>
              </w:rPr>
            </w:pPr>
            <w:del w:id="16" w:author="咨询组" w:date="2026-04-30T10:07:19Z">
              <w:r>
                <w:rPr>
                  <w:rFonts w:ascii="宋体" w:hAnsi="宋体" w:eastAsia="宋体" w:cs="宋体"/>
                  <w:spacing w:val="7"/>
                  <w:sz w:val="20"/>
                  <w:szCs w:val="20"/>
                </w:rPr>
                <w:delText>制度名称</w:delText>
              </w:r>
            </w:del>
          </w:p>
        </w:tc>
        <w:tc>
          <w:tcPr>
            <w:tcW w:w="6601" w:type="dxa"/>
            <w:vAlign w:val="top"/>
          </w:tcPr>
          <w:p w14:paraId="60C1A6E2">
            <w:pPr>
              <w:spacing w:before="126" w:line="227" w:lineRule="auto"/>
              <w:ind w:left="114"/>
              <w:rPr>
                <w:del w:id="17" w:author="咨询组" w:date="2026-04-30T10:07:19Z"/>
                <w:rFonts w:ascii="宋体" w:hAnsi="宋体" w:eastAsia="宋体" w:cs="宋体"/>
                <w:sz w:val="20"/>
                <w:szCs w:val="20"/>
              </w:rPr>
            </w:pPr>
            <w:del w:id="18" w:author="咨询组" w:date="2026-04-30T10:07:19Z">
              <w:r>
                <w:rPr>
                  <w:rFonts w:ascii="宋体" w:hAnsi="宋体" w:eastAsia="宋体" w:cs="宋体"/>
                  <w:spacing w:val="17"/>
                  <w:sz w:val="20"/>
                  <w:szCs w:val="20"/>
                </w:rPr>
                <w:delText>华</w:delText>
              </w:r>
            </w:del>
            <w:del w:id="19" w:author="咨询组" w:date="2026-04-30T10:07:19Z">
              <w:r>
                <w:rPr>
                  <w:rFonts w:ascii="宋体" w:hAnsi="宋体" w:eastAsia="宋体" w:cs="宋体"/>
                  <w:spacing w:val="9"/>
                  <w:sz w:val="20"/>
                  <w:szCs w:val="20"/>
                </w:rPr>
                <w:delText>润啤酒干部及资深管理人员退出管理办法</w:delText>
              </w:r>
            </w:del>
          </w:p>
        </w:tc>
      </w:tr>
      <w:tr w14:paraId="5AE058A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del w:id="20" w:author="咨询组" w:date="2026-04-30T10:07:19Z"/>
        </w:trPr>
        <w:tc>
          <w:tcPr>
            <w:tcW w:w="1699" w:type="dxa"/>
            <w:shd w:val="clear" w:color="auto" w:fill="D0CECE"/>
            <w:vAlign w:val="top"/>
          </w:tcPr>
          <w:p w14:paraId="2EA24BBA">
            <w:pPr>
              <w:spacing w:before="125" w:line="228" w:lineRule="auto"/>
              <w:ind w:left="435"/>
              <w:rPr>
                <w:del w:id="21" w:author="咨询组" w:date="2026-04-30T10:07:19Z"/>
                <w:rFonts w:ascii="宋体" w:hAnsi="宋体" w:eastAsia="宋体" w:cs="宋体"/>
                <w:sz w:val="20"/>
                <w:szCs w:val="20"/>
              </w:rPr>
            </w:pPr>
            <w:del w:id="22" w:author="咨询组" w:date="2026-04-30T10:07:19Z">
              <w:r>
                <w:rPr>
                  <w:rFonts w:ascii="宋体" w:hAnsi="宋体" w:eastAsia="宋体" w:cs="宋体"/>
                  <w:spacing w:val="7"/>
                  <w:sz w:val="20"/>
                  <w:szCs w:val="20"/>
                </w:rPr>
                <w:delText>制度级别</w:delText>
              </w:r>
            </w:del>
          </w:p>
        </w:tc>
        <w:tc>
          <w:tcPr>
            <w:tcW w:w="6601" w:type="dxa"/>
            <w:vAlign w:val="top"/>
          </w:tcPr>
          <w:p w14:paraId="766708E3">
            <w:pPr>
              <w:spacing w:before="125" w:line="228" w:lineRule="auto"/>
              <w:ind w:left="118"/>
              <w:rPr>
                <w:del w:id="23" w:author="咨询组" w:date="2026-04-30T10:07:19Z"/>
                <w:rFonts w:ascii="宋体" w:hAnsi="宋体" w:eastAsia="宋体" w:cs="宋体"/>
                <w:sz w:val="20"/>
                <w:szCs w:val="20"/>
              </w:rPr>
            </w:pPr>
            <w:del w:id="24" w:author="咨询组" w:date="2026-04-30T10:07:19Z">
              <w:r>
                <w:rPr>
                  <w:rFonts w:ascii="宋体" w:hAnsi="宋体" w:eastAsia="宋体" w:cs="宋体"/>
                  <w:spacing w:val="7"/>
                  <w:sz w:val="20"/>
                  <w:szCs w:val="20"/>
                </w:rPr>
                <w:delText>管理办法 (二级制度</w:delText>
              </w:r>
            </w:del>
            <w:del w:id="25" w:author="咨询组" w:date="2026-04-30T10:07:19Z">
              <w:r>
                <w:rPr>
                  <w:rFonts w:ascii="宋体" w:hAnsi="宋体" w:eastAsia="宋体" w:cs="宋体"/>
                  <w:spacing w:val="5"/>
                  <w:sz w:val="20"/>
                  <w:szCs w:val="20"/>
                </w:rPr>
                <w:delText>)</w:delText>
              </w:r>
            </w:del>
          </w:p>
        </w:tc>
      </w:tr>
      <w:tr w14:paraId="502C86C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del w:id="26" w:author="咨询组" w:date="2026-04-30T10:07:19Z"/>
        </w:trPr>
        <w:tc>
          <w:tcPr>
            <w:tcW w:w="1699" w:type="dxa"/>
            <w:shd w:val="clear" w:color="auto" w:fill="D0CECE"/>
            <w:vAlign w:val="top"/>
          </w:tcPr>
          <w:p w14:paraId="4A352ADF">
            <w:pPr>
              <w:spacing w:before="125" w:line="228" w:lineRule="auto"/>
              <w:ind w:left="435"/>
              <w:rPr>
                <w:del w:id="27" w:author="咨询组" w:date="2026-04-30T10:07:19Z"/>
                <w:rFonts w:ascii="宋体" w:hAnsi="宋体" w:eastAsia="宋体" w:cs="宋体"/>
                <w:sz w:val="20"/>
                <w:szCs w:val="20"/>
              </w:rPr>
            </w:pPr>
            <w:del w:id="28" w:author="咨询组" w:date="2026-04-30T10:07:19Z">
              <w:r>
                <w:rPr>
                  <w:rFonts w:ascii="宋体" w:hAnsi="宋体" w:eastAsia="宋体" w:cs="宋体"/>
                  <w:spacing w:val="7"/>
                  <w:sz w:val="20"/>
                  <w:szCs w:val="20"/>
                </w:rPr>
                <w:delText>制度编号</w:delText>
              </w:r>
            </w:del>
          </w:p>
        </w:tc>
        <w:tc>
          <w:tcPr>
            <w:tcW w:w="6601" w:type="dxa"/>
            <w:vAlign w:val="top"/>
          </w:tcPr>
          <w:p w14:paraId="41806BDC">
            <w:pPr>
              <w:spacing w:before="125" w:line="228" w:lineRule="auto"/>
              <w:ind w:left="114"/>
              <w:rPr>
                <w:del w:id="29" w:author="咨询组" w:date="2026-04-30T10:07:19Z"/>
                <w:rFonts w:ascii="宋体" w:hAnsi="宋体" w:eastAsia="宋体" w:cs="宋体"/>
                <w:sz w:val="20"/>
                <w:szCs w:val="20"/>
              </w:rPr>
            </w:pPr>
            <w:del w:id="30" w:author="咨询组" w:date="2026-04-30T10:07:19Z">
              <w:r>
                <w:rPr>
                  <w:rFonts w:ascii="宋体" w:hAnsi="宋体" w:eastAsia="宋体" w:cs="宋体"/>
                  <w:spacing w:val="-1"/>
                  <w:sz w:val="20"/>
                  <w:szCs w:val="20"/>
                </w:rPr>
                <w:delText xml:space="preserve">华啤 </w:delText>
              </w:r>
            </w:del>
            <w:del w:id="31" w:author="咨询组" w:date="2026-04-30T10:07:19Z">
              <w:r>
                <w:rPr>
                  <w:rFonts w:ascii="宋体" w:hAnsi="宋体" w:eastAsia="宋体" w:cs="宋体"/>
                  <w:sz w:val="20"/>
                  <w:szCs w:val="20"/>
                </w:rPr>
                <w:delText>B</w:delText>
              </w:r>
            </w:del>
            <w:del w:id="32" w:author="咨询组" w:date="2026-04-30T10:07:19Z">
              <w:r>
                <w:rPr>
                  <w:rFonts w:ascii="宋体" w:hAnsi="宋体" w:eastAsia="宋体" w:cs="宋体"/>
                  <w:spacing w:val="-1"/>
                  <w:sz w:val="20"/>
                  <w:szCs w:val="20"/>
                </w:rPr>
                <w:delText>03-53-人力 26</w:delText>
              </w:r>
            </w:del>
            <w:del w:id="33" w:author="咨询组" w:date="2026-04-30T10:07:19Z">
              <w:r>
                <w:rPr>
                  <w:rFonts w:ascii="宋体" w:hAnsi="宋体" w:eastAsia="宋体" w:cs="宋体"/>
                  <w:sz w:val="20"/>
                  <w:szCs w:val="20"/>
                </w:rPr>
                <w:delText>C</w:delText>
              </w:r>
            </w:del>
          </w:p>
        </w:tc>
      </w:tr>
      <w:tr w14:paraId="105A22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del w:id="34" w:author="咨询组" w:date="2026-04-30T10:07:19Z"/>
        </w:trPr>
        <w:tc>
          <w:tcPr>
            <w:tcW w:w="1699" w:type="dxa"/>
            <w:shd w:val="clear" w:color="auto" w:fill="D0CECE"/>
            <w:vAlign w:val="top"/>
          </w:tcPr>
          <w:p w14:paraId="46430811">
            <w:pPr>
              <w:spacing w:before="126" w:line="228" w:lineRule="auto"/>
              <w:ind w:left="332"/>
              <w:rPr>
                <w:del w:id="35" w:author="咨询组" w:date="2026-04-30T10:07:19Z"/>
                <w:rFonts w:ascii="宋体" w:hAnsi="宋体" w:eastAsia="宋体" w:cs="宋体"/>
                <w:sz w:val="20"/>
                <w:szCs w:val="20"/>
              </w:rPr>
            </w:pPr>
            <w:del w:id="36" w:author="咨询组" w:date="2026-04-30T10:07:19Z">
              <w:r>
                <w:rPr>
                  <w:rFonts w:ascii="宋体" w:hAnsi="宋体" w:eastAsia="宋体" w:cs="宋体"/>
                  <w:spacing w:val="8"/>
                  <w:sz w:val="20"/>
                  <w:szCs w:val="20"/>
                </w:rPr>
                <w:delText>制度批准</w:delText>
              </w:r>
            </w:del>
            <w:del w:id="37" w:author="咨询组" w:date="2026-04-30T10:07:19Z">
              <w:r>
                <w:rPr>
                  <w:rFonts w:ascii="宋体" w:hAnsi="宋体" w:eastAsia="宋体" w:cs="宋体"/>
                  <w:spacing w:val="7"/>
                  <w:sz w:val="20"/>
                  <w:szCs w:val="20"/>
                </w:rPr>
                <w:delText>者</w:delText>
              </w:r>
            </w:del>
          </w:p>
        </w:tc>
        <w:tc>
          <w:tcPr>
            <w:tcW w:w="6601" w:type="dxa"/>
            <w:vAlign w:val="top"/>
          </w:tcPr>
          <w:p w14:paraId="60EAB2D1">
            <w:pPr>
              <w:spacing w:before="125" w:line="228" w:lineRule="auto"/>
              <w:ind w:left="114"/>
              <w:rPr>
                <w:del w:id="38" w:author="咨询组" w:date="2026-04-30T10:07:19Z"/>
                <w:rFonts w:ascii="宋体" w:hAnsi="宋体" w:eastAsia="宋体" w:cs="宋体"/>
                <w:sz w:val="20"/>
                <w:szCs w:val="20"/>
              </w:rPr>
            </w:pPr>
            <w:del w:id="39" w:author="咨询组" w:date="2026-04-30T10:07:19Z">
              <w:r>
                <w:rPr>
                  <w:rFonts w:ascii="宋体" w:hAnsi="宋体" w:eastAsia="宋体" w:cs="宋体"/>
                  <w:spacing w:val="7"/>
                  <w:sz w:val="20"/>
                  <w:szCs w:val="20"/>
                </w:rPr>
                <w:delText>华润啤酒</w:delText>
              </w:r>
            </w:del>
          </w:p>
        </w:tc>
      </w:tr>
      <w:tr w14:paraId="2604C9F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3" w:hRule="atLeast"/>
          <w:del w:id="40" w:author="咨询组" w:date="2026-04-30T10:07:19Z"/>
        </w:trPr>
        <w:tc>
          <w:tcPr>
            <w:tcW w:w="1699" w:type="dxa"/>
            <w:shd w:val="clear" w:color="auto" w:fill="D0CECE"/>
            <w:vAlign w:val="top"/>
          </w:tcPr>
          <w:p w14:paraId="593593A7">
            <w:pPr>
              <w:spacing w:before="128" w:line="228" w:lineRule="auto"/>
              <w:ind w:left="332"/>
              <w:rPr>
                <w:del w:id="41" w:author="咨询组" w:date="2026-04-30T10:07:19Z"/>
                <w:rFonts w:ascii="宋体" w:hAnsi="宋体" w:eastAsia="宋体" w:cs="宋体"/>
                <w:sz w:val="20"/>
                <w:szCs w:val="20"/>
              </w:rPr>
            </w:pPr>
            <w:del w:id="42" w:author="咨询组" w:date="2026-04-30T10:07:19Z">
              <w:r>
                <w:rPr>
                  <w:rFonts w:ascii="宋体" w:hAnsi="宋体" w:eastAsia="宋体" w:cs="宋体"/>
                  <w:spacing w:val="8"/>
                  <w:sz w:val="20"/>
                  <w:szCs w:val="20"/>
                </w:rPr>
                <w:delText>制度制订</w:delText>
              </w:r>
            </w:del>
            <w:del w:id="43" w:author="咨询组" w:date="2026-04-30T10:07:19Z">
              <w:r>
                <w:rPr>
                  <w:rFonts w:ascii="宋体" w:hAnsi="宋体" w:eastAsia="宋体" w:cs="宋体"/>
                  <w:spacing w:val="7"/>
                  <w:sz w:val="20"/>
                  <w:szCs w:val="20"/>
                </w:rPr>
                <w:delText>者</w:delText>
              </w:r>
            </w:del>
          </w:p>
        </w:tc>
        <w:tc>
          <w:tcPr>
            <w:tcW w:w="6601" w:type="dxa"/>
            <w:vAlign w:val="top"/>
          </w:tcPr>
          <w:p w14:paraId="264C78F3">
            <w:pPr>
              <w:spacing w:before="128" w:line="228" w:lineRule="auto"/>
              <w:ind w:left="114"/>
              <w:rPr>
                <w:del w:id="44" w:author="咨询组" w:date="2026-04-30T10:07:19Z"/>
                <w:rFonts w:ascii="宋体" w:hAnsi="宋体" w:eastAsia="宋体" w:cs="宋体"/>
                <w:sz w:val="20"/>
                <w:szCs w:val="20"/>
              </w:rPr>
            </w:pPr>
            <w:del w:id="45" w:author="咨询组" w:date="2026-04-30T10:07:19Z">
              <w:r>
                <w:rPr>
                  <w:rFonts w:ascii="宋体" w:hAnsi="宋体" w:eastAsia="宋体" w:cs="宋体"/>
                  <w:spacing w:val="9"/>
                  <w:sz w:val="20"/>
                  <w:szCs w:val="20"/>
                </w:rPr>
                <w:delText>华润啤酒人力资源</w:delText>
              </w:r>
            </w:del>
            <w:del w:id="46" w:author="咨询组" w:date="2026-04-30T10:07:19Z">
              <w:r>
                <w:rPr>
                  <w:rFonts w:ascii="宋体" w:hAnsi="宋体" w:eastAsia="宋体" w:cs="宋体"/>
                  <w:spacing w:val="7"/>
                  <w:sz w:val="20"/>
                  <w:szCs w:val="20"/>
                </w:rPr>
                <w:delText>部</w:delText>
              </w:r>
            </w:del>
          </w:p>
        </w:tc>
      </w:tr>
    </w:tbl>
    <w:p w14:paraId="6A863E21">
      <w:pPr>
        <w:spacing w:line="451" w:lineRule="auto"/>
        <w:rPr>
          <w:del w:id="47" w:author="咨询组" w:date="2026-04-30T10:07:19Z"/>
          <w:rFonts w:ascii="Arial"/>
          <w:sz w:val="21"/>
        </w:rPr>
      </w:pPr>
    </w:p>
    <w:p w14:paraId="7798F518">
      <w:pPr>
        <w:spacing w:before="65" w:line="227" w:lineRule="auto"/>
        <w:ind w:left="33"/>
        <w:rPr>
          <w:del w:id="48" w:author="咨询组" w:date="2026-04-30T10:07:19Z"/>
          <w:rFonts w:ascii="宋体" w:hAnsi="宋体" w:eastAsia="宋体" w:cs="宋体"/>
          <w:sz w:val="20"/>
          <w:szCs w:val="20"/>
        </w:rPr>
      </w:pPr>
      <w:del w:id="49" w:author="咨询组" w:date="2026-04-30T10:07:19Z">
        <w:r>
          <w:rPr>
            <w:rFonts w:ascii="宋体" w:hAnsi="宋体" w:eastAsia="宋体" w:cs="宋体"/>
            <w:spacing w:val="8"/>
            <w:sz w:val="20"/>
            <w:szCs w:val="20"/>
          </w:rPr>
          <w:delText>制度版本记录</w:delText>
        </w:r>
      </w:del>
    </w:p>
    <w:p w14:paraId="7BAC8B79">
      <w:pPr>
        <w:rPr>
          <w:del w:id="50" w:author="咨询组" w:date="2026-04-30T10:07:19Z"/>
        </w:rPr>
      </w:pPr>
    </w:p>
    <w:p w14:paraId="3756574F">
      <w:pPr>
        <w:spacing w:line="174" w:lineRule="exact"/>
        <w:rPr>
          <w:del w:id="51" w:author="咨询组" w:date="2026-04-30T10:07:19Z"/>
        </w:rPr>
      </w:pPr>
    </w:p>
    <w:tbl>
      <w:tblPr>
        <w:tblStyle w:val="5"/>
        <w:tblW w:w="8173" w:type="dxa"/>
        <w:tblInd w:w="9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983"/>
        <w:gridCol w:w="1275"/>
        <w:gridCol w:w="4915"/>
      </w:tblGrid>
      <w:tr w14:paraId="312B18E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3" w:hRule="atLeast"/>
          <w:del w:id="52" w:author="咨询组" w:date="2026-04-30T10:07:19Z"/>
        </w:trPr>
        <w:tc>
          <w:tcPr>
            <w:tcW w:w="1983" w:type="dxa"/>
            <w:shd w:val="clear" w:color="auto" w:fill="D0CECE"/>
            <w:vAlign w:val="top"/>
          </w:tcPr>
          <w:p w14:paraId="7151CCB2">
            <w:pPr>
              <w:spacing w:before="128" w:line="228" w:lineRule="auto"/>
              <w:ind w:left="580"/>
              <w:rPr>
                <w:del w:id="53" w:author="咨询组" w:date="2026-04-30T10:07:19Z"/>
                <w:rFonts w:ascii="宋体" w:hAnsi="宋体" w:eastAsia="宋体" w:cs="宋体"/>
                <w:sz w:val="20"/>
                <w:szCs w:val="20"/>
              </w:rPr>
            </w:pPr>
            <w:del w:id="54" w:author="咨询组" w:date="2026-04-30T10:07:19Z">
              <w:r>
                <w:rPr>
                  <w:rFonts w:ascii="宋体" w:hAnsi="宋体" w:eastAsia="宋体" w:cs="宋体"/>
                  <w:spacing w:val="7"/>
                  <w:sz w:val="20"/>
                  <w:szCs w:val="20"/>
                </w:rPr>
                <w:delText>生效日</w:delText>
              </w:r>
            </w:del>
            <w:del w:id="55" w:author="咨询组" w:date="2026-04-30T10:07:19Z">
              <w:r>
                <w:rPr>
                  <w:rFonts w:ascii="宋体" w:hAnsi="宋体" w:eastAsia="宋体" w:cs="宋体"/>
                  <w:spacing w:val="6"/>
                  <w:sz w:val="20"/>
                  <w:szCs w:val="20"/>
                </w:rPr>
                <w:delText>期</w:delText>
              </w:r>
            </w:del>
          </w:p>
        </w:tc>
        <w:tc>
          <w:tcPr>
            <w:tcW w:w="1275" w:type="dxa"/>
            <w:shd w:val="clear" w:color="auto" w:fill="D0CECE"/>
            <w:vAlign w:val="top"/>
          </w:tcPr>
          <w:p w14:paraId="415F6198">
            <w:pPr>
              <w:spacing w:before="127" w:line="228" w:lineRule="auto"/>
              <w:ind w:left="117"/>
              <w:rPr>
                <w:del w:id="56" w:author="咨询组" w:date="2026-04-30T10:07:19Z"/>
                <w:rFonts w:ascii="宋体" w:hAnsi="宋体" w:eastAsia="宋体" w:cs="宋体"/>
                <w:sz w:val="20"/>
                <w:szCs w:val="20"/>
              </w:rPr>
            </w:pPr>
            <w:del w:id="57" w:author="咨询组" w:date="2026-04-30T10:07:19Z">
              <w:r>
                <w:rPr>
                  <w:rFonts w:ascii="宋体" w:hAnsi="宋体" w:eastAsia="宋体" w:cs="宋体"/>
                  <w:spacing w:val="8"/>
                  <w:sz w:val="20"/>
                  <w:szCs w:val="20"/>
                </w:rPr>
                <w:delText>制度起草</w:delText>
              </w:r>
            </w:del>
            <w:del w:id="58" w:author="咨询组" w:date="2026-04-30T10:07:19Z">
              <w:r>
                <w:rPr>
                  <w:rFonts w:ascii="宋体" w:hAnsi="宋体" w:eastAsia="宋体" w:cs="宋体"/>
                  <w:spacing w:val="7"/>
                  <w:sz w:val="20"/>
                  <w:szCs w:val="20"/>
                </w:rPr>
                <w:delText>人</w:delText>
              </w:r>
            </w:del>
          </w:p>
        </w:tc>
        <w:tc>
          <w:tcPr>
            <w:tcW w:w="4915" w:type="dxa"/>
            <w:shd w:val="clear" w:color="auto" w:fill="D0CECE"/>
            <w:vAlign w:val="top"/>
          </w:tcPr>
          <w:p w14:paraId="7B5E8F5F">
            <w:pPr>
              <w:spacing w:before="127" w:line="228" w:lineRule="auto"/>
              <w:ind w:left="2041"/>
              <w:rPr>
                <w:del w:id="59" w:author="咨询组" w:date="2026-04-30T10:07:19Z"/>
                <w:rFonts w:ascii="宋体" w:hAnsi="宋体" w:eastAsia="宋体" w:cs="宋体"/>
                <w:sz w:val="20"/>
                <w:szCs w:val="20"/>
              </w:rPr>
            </w:pPr>
            <w:del w:id="60" w:author="咨询组" w:date="2026-04-30T10:07:19Z">
              <w:r>
                <w:rPr>
                  <w:rFonts w:ascii="宋体" w:hAnsi="宋体" w:eastAsia="宋体" w:cs="宋体"/>
                  <w:spacing w:val="8"/>
                  <w:sz w:val="20"/>
                  <w:szCs w:val="20"/>
                </w:rPr>
                <w:delText>变</w:delText>
              </w:r>
            </w:del>
            <w:del w:id="61" w:author="咨询组" w:date="2026-04-30T10:07:19Z">
              <w:r>
                <w:rPr>
                  <w:rFonts w:ascii="宋体" w:hAnsi="宋体" w:eastAsia="宋体" w:cs="宋体"/>
                  <w:spacing w:val="7"/>
                  <w:sz w:val="20"/>
                  <w:szCs w:val="20"/>
                </w:rPr>
                <w:delText>更说明</w:delText>
              </w:r>
            </w:del>
          </w:p>
        </w:tc>
      </w:tr>
      <w:tr w14:paraId="48FD7E7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del w:id="62" w:author="咨询组" w:date="2026-04-30T10:07:19Z"/>
        </w:trPr>
        <w:tc>
          <w:tcPr>
            <w:tcW w:w="1983" w:type="dxa"/>
            <w:vAlign w:val="top"/>
          </w:tcPr>
          <w:p w14:paraId="712E37E6">
            <w:pPr>
              <w:spacing w:before="122" w:line="228" w:lineRule="auto"/>
              <w:ind w:left="134"/>
              <w:rPr>
                <w:del w:id="63" w:author="咨询组" w:date="2026-04-30T10:07:19Z"/>
                <w:rFonts w:ascii="宋体" w:hAnsi="宋体" w:eastAsia="宋体" w:cs="宋体"/>
                <w:sz w:val="20"/>
                <w:szCs w:val="20"/>
              </w:rPr>
            </w:pPr>
            <w:del w:id="64" w:author="咨询组" w:date="2026-04-30T10:07:19Z">
              <w:r>
                <w:rPr>
                  <w:rFonts w:ascii="宋体" w:hAnsi="宋体" w:eastAsia="宋体" w:cs="宋体"/>
                  <w:spacing w:val="-10"/>
                  <w:sz w:val="20"/>
                  <w:szCs w:val="20"/>
                </w:rPr>
                <w:delText>2</w:delText>
              </w:r>
            </w:del>
            <w:del w:id="65" w:author="咨询组" w:date="2026-04-30T10:07:19Z">
              <w:r>
                <w:rPr>
                  <w:rFonts w:ascii="宋体" w:hAnsi="宋体" w:eastAsia="宋体" w:cs="宋体"/>
                  <w:spacing w:val="-9"/>
                  <w:sz w:val="20"/>
                  <w:szCs w:val="20"/>
                </w:rPr>
                <w:delText>020 年 10 月 19 日</w:delText>
              </w:r>
            </w:del>
          </w:p>
        </w:tc>
        <w:tc>
          <w:tcPr>
            <w:tcW w:w="1275" w:type="dxa"/>
            <w:vAlign w:val="top"/>
          </w:tcPr>
          <w:p w14:paraId="0C1A888A">
            <w:pPr>
              <w:spacing w:before="122" w:line="228" w:lineRule="auto"/>
              <w:ind w:left="432"/>
              <w:rPr>
                <w:del w:id="66" w:author="咨询组" w:date="2026-04-30T10:07:19Z"/>
                <w:rFonts w:ascii="宋体" w:hAnsi="宋体" w:eastAsia="宋体" w:cs="宋体"/>
                <w:sz w:val="20"/>
                <w:szCs w:val="20"/>
              </w:rPr>
            </w:pPr>
            <w:del w:id="67" w:author="咨询组" w:date="2026-04-30T10:07:19Z">
              <w:r>
                <w:rPr>
                  <w:rFonts w:ascii="宋体" w:hAnsi="宋体" w:eastAsia="宋体" w:cs="宋体"/>
                  <w:spacing w:val="5"/>
                  <w:sz w:val="20"/>
                  <w:szCs w:val="20"/>
                </w:rPr>
                <w:delText>黄宇</w:delText>
              </w:r>
            </w:del>
          </w:p>
        </w:tc>
        <w:tc>
          <w:tcPr>
            <w:tcW w:w="4915" w:type="dxa"/>
            <w:vAlign w:val="top"/>
          </w:tcPr>
          <w:p w14:paraId="5A837F2F">
            <w:pPr>
              <w:spacing w:before="122" w:line="228" w:lineRule="auto"/>
              <w:ind w:left="117"/>
              <w:rPr>
                <w:del w:id="68" w:author="咨询组" w:date="2026-04-30T10:07:19Z"/>
                <w:rFonts w:ascii="宋体" w:hAnsi="宋体" w:eastAsia="宋体" w:cs="宋体"/>
                <w:sz w:val="20"/>
                <w:szCs w:val="20"/>
              </w:rPr>
            </w:pPr>
            <w:del w:id="69" w:author="咨询组" w:date="2026-04-30T10:07:19Z">
              <w:r>
                <w:rPr>
                  <w:rFonts w:ascii="宋体" w:hAnsi="宋体" w:eastAsia="宋体" w:cs="宋体"/>
                  <w:spacing w:val="8"/>
                  <w:sz w:val="20"/>
                  <w:szCs w:val="20"/>
                </w:rPr>
                <w:delText>首</w:delText>
              </w:r>
            </w:del>
            <w:del w:id="70" w:author="咨询组" w:date="2026-04-30T10:07:19Z">
              <w:r>
                <w:rPr>
                  <w:rFonts w:ascii="宋体" w:hAnsi="宋体" w:eastAsia="宋体" w:cs="宋体"/>
                  <w:spacing w:val="6"/>
                  <w:sz w:val="20"/>
                  <w:szCs w:val="20"/>
                </w:rPr>
                <w:delText>次制定</w:delText>
              </w:r>
            </w:del>
          </w:p>
        </w:tc>
      </w:tr>
      <w:tr w14:paraId="5722BE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del w:id="71" w:author="咨询组" w:date="2026-04-30T10:07:19Z"/>
        </w:trPr>
        <w:tc>
          <w:tcPr>
            <w:tcW w:w="1983" w:type="dxa"/>
            <w:vAlign w:val="top"/>
          </w:tcPr>
          <w:p w14:paraId="0C90AB47">
            <w:pPr>
              <w:spacing w:before="209" w:line="228" w:lineRule="auto"/>
              <w:ind w:left="187"/>
              <w:rPr>
                <w:del w:id="72" w:author="咨询组" w:date="2026-04-30T10:07:19Z"/>
                <w:rFonts w:ascii="宋体" w:hAnsi="宋体" w:eastAsia="宋体" w:cs="宋体"/>
                <w:sz w:val="20"/>
                <w:szCs w:val="20"/>
              </w:rPr>
            </w:pPr>
            <w:del w:id="73" w:author="咨询组" w:date="2026-04-30T10:07:19Z">
              <w:r>
                <w:rPr>
                  <w:rFonts w:ascii="宋体" w:hAnsi="宋体" w:eastAsia="宋体" w:cs="宋体"/>
                  <w:spacing w:val="-11"/>
                  <w:sz w:val="20"/>
                  <w:szCs w:val="20"/>
                </w:rPr>
                <w:delText>2</w:delText>
              </w:r>
            </w:del>
            <w:del w:id="74" w:author="咨询组" w:date="2026-04-30T10:07:19Z">
              <w:r>
                <w:rPr>
                  <w:rFonts w:ascii="宋体" w:hAnsi="宋体" w:eastAsia="宋体" w:cs="宋体"/>
                  <w:spacing w:val="-10"/>
                  <w:sz w:val="20"/>
                  <w:szCs w:val="20"/>
                </w:rPr>
                <w:delText>021 年 3 月 29 日</w:delText>
              </w:r>
            </w:del>
          </w:p>
        </w:tc>
        <w:tc>
          <w:tcPr>
            <w:tcW w:w="1275" w:type="dxa"/>
            <w:vAlign w:val="top"/>
          </w:tcPr>
          <w:p w14:paraId="5FB55E92">
            <w:pPr>
              <w:spacing w:before="209" w:line="228" w:lineRule="auto"/>
              <w:ind w:left="432"/>
              <w:rPr>
                <w:del w:id="75" w:author="咨询组" w:date="2026-04-30T10:07:19Z"/>
                <w:rFonts w:ascii="宋体" w:hAnsi="宋体" w:eastAsia="宋体" w:cs="宋体"/>
                <w:sz w:val="20"/>
                <w:szCs w:val="20"/>
              </w:rPr>
            </w:pPr>
            <w:del w:id="76" w:author="咨询组" w:date="2026-04-30T10:07:19Z">
              <w:r>
                <w:rPr>
                  <w:rFonts w:ascii="宋体" w:hAnsi="宋体" w:eastAsia="宋体" w:cs="宋体"/>
                  <w:spacing w:val="5"/>
                  <w:sz w:val="20"/>
                  <w:szCs w:val="20"/>
                </w:rPr>
                <w:delText>黄宇</w:delText>
              </w:r>
            </w:del>
          </w:p>
        </w:tc>
        <w:tc>
          <w:tcPr>
            <w:tcW w:w="4915" w:type="dxa"/>
            <w:vAlign w:val="top"/>
          </w:tcPr>
          <w:p w14:paraId="5D10516F">
            <w:pPr>
              <w:spacing w:before="53" w:line="258" w:lineRule="auto"/>
              <w:ind w:left="113" w:right="38"/>
              <w:rPr>
                <w:del w:id="77" w:author="咨询组" w:date="2026-04-30T10:07:19Z"/>
                <w:rFonts w:ascii="宋体" w:hAnsi="宋体" w:eastAsia="宋体" w:cs="宋体"/>
                <w:sz w:val="20"/>
                <w:szCs w:val="20"/>
              </w:rPr>
            </w:pPr>
            <w:del w:id="78" w:author="咨询组" w:date="2026-04-30T10:07:19Z">
              <w:r>
                <w:rPr>
                  <w:rFonts w:ascii="宋体" w:hAnsi="宋体" w:eastAsia="宋体" w:cs="宋体"/>
                  <w:spacing w:val="8"/>
                  <w:sz w:val="20"/>
                  <w:szCs w:val="20"/>
                </w:rPr>
                <w:delText>第</w:delText>
              </w:r>
            </w:del>
            <w:del w:id="79" w:author="咨询组" w:date="2026-04-30T10:07:19Z">
              <w:r>
                <w:rPr>
                  <w:rFonts w:ascii="宋体" w:hAnsi="宋体" w:eastAsia="宋体" w:cs="宋体"/>
                  <w:spacing w:val="5"/>
                  <w:sz w:val="20"/>
                  <w:szCs w:val="20"/>
                </w:rPr>
                <w:delText xml:space="preserve"> </w:delText>
              </w:r>
            </w:del>
            <w:del w:id="80" w:author="咨询组" w:date="2026-04-30T10:07:19Z">
              <w:r>
                <w:rPr>
                  <w:rFonts w:ascii="宋体" w:hAnsi="宋体" w:eastAsia="宋体" w:cs="宋体"/>
                  <w:spacing w:val="4"/>
                  <w:sz w:val="20"/>
                  <w:szCs w:val="20"/>
                </w:rPr>
                <w:delText>1 次修订，承接《华润 (集团) 有限公司经理人</w:delText>
              </w:r>
            </w:del>
            <w:del w:id="81" w:author="咨询组" w:date="2026-04-30T10:07:19Z">
              <w:r>
                <w:rPr>
                  <w:rFonts w:ascii="宋体" w:hAnsi="宋体" w:eastAsia="宋体" w:cs="宋体"/>
                  <w:sz w:val="20"/>
                  <w:szCs w:val="20"/>
                </w:rPr>
                <w:delText xml:space="preserve"> </w:delText>
              </w:r>
            </w:del>
            <w:del w:id="82" w:author="咨询组" w:date="2026-04-30T10:07:19Z">
              <w:r>
                <w:rPr>
                  <w:rFonts w:ascii="宋体" w:hAnsi="宋体" w:eastAsia="宋体" w:cs="宋体"/>
                  <w:spacing w:val="12"/>
                  <w:sz w:val="20"/>
                  <w:szCs w:val="20"/>
                </w:rPr>
                <w:delText>退出管</w:delText>
              </w:r>
            </w:del>
            <w:del w:id="83" w:author="咨询组" w:date="2026-04-30T10:07:19Z">
              <w:r>
                <w:rPr>
                  <w:rFonts w:ascii="宋体" w:hAnsi="宋体" w:eastAsia="宋体" w:cs="宋体"/>
                  <w:spacing w:val="6"/>
                  <w:sz w:val="20"/>
                  <w:szCs w:val="20"/>
                </w:rPr>
                <w:delText>理办法》，调整退出要求及退出地进行修订。</w:delText>
              </w:r>
            </w:del>
          </w:p>
        </w:tc>
      </w:tr>
      <w:tr w14:paraId="38B5BB0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4" w:hRule="atLeast"/>
          <w:del w:id="84" w:author="咨询组" w:date="2026-04-30T10:07:19Z"/>
        </w:trPr>
        <w:tc>
          <w:tcPr>
            <w:tcW w:w="1983" w:type="dxa"/>
            <w:vAlign w:val="top"/>
          </w:tcPr>
          <w:p w14:paraId="728EF603">
            <w:pPr>
              <w:spacing w:line="300" w:lineRule="auto"/>
              <w:rPr>
                <w:del w:id="85" w:author="咨询组" w:date="2026-04-30T10:07:19Z"/>
                <w:rFonts w:ascii="Arial"/>
                <w:sz w:val="21"/>
              </w:rPr>
            </w:pPr>
          </w:p>
          <w:p w14:paraId="3D700B20">
            <w:pPr>
              <w:spacing w:before="65" w:line="228" w:lineRule="auto"/>
              <w:ind w:left="187"/>
              <w:rPr>
                <w:del w:id="86" w:author="咨询组" w:date="2026-04-30T10:07:19Z"/>
                <w:rFonts w:ascii="宋体" w:hAnsi="宋体" w:eastAsia="宋体" w:cs="宋体"/>
                <w:sz w:val="20"/>
                <w:szCs w:val="20"/>
              </w:rPr>
            </w:pPr>
            <w:del w:id="87" w:author="咨询组" w:date="2026-04-30T10:07:19Z">
              <w:r>
                <w:rPr>
                  <w:rFonts w:ascii="宋体" w:hAnsi="宋体" w:eastAsia="宋体" w:cs="宋体"/>
                  <w:spacing w:val="-11"/>
                  <w:sz w:val="20"/>
                  <w:szCs w:val="20"/>
                </w:rPr>
                <w:delText>2</w:delText>
              </w:r>
            </w:del>
            <w:del w:id="88" w:author="咨询组" w:date="2026-04-30T10:07:19Z">
              <w:r>
                <w:rPr>
                  <w:rFonts w:ascii="宋体" w:hAnsi="宋体" w:eastAsia="宋体" w:cs="宋体"/>
                  <w:spacing w:val="-10"/>
                  <w:sz w:val="20"/>
                  <w:szCs w:val="20"/>
                </w:rPr>
                <w:delText>026 年 4 月 28 日</w:delText>
              </w:r>
            </w:del>
          </w:p>
        </w:tc>
        <w:tc>
          <w:tcPr>
            <w:tcW w:w="1275" w:type="dxa"/>
            <w:vAlign w:val="top"/>
          </w:tcPr>
          <w:p w14:paraId="0503D272">
            <w:pPr>
              <w:spacing w:line="300" w:lineRule="auto"/>
              <w:rPr>
                <w:del w:id="89" w:author="咨询组" w:date="2026-04-30T10:07:19Z"/>
                <w:rFonts w:ascii="Arial"/>
                <w:sz w:val="21"/>
              </w:rPr>
            </w:pPr>
          </w:p>
          <w:p w14:paraId="43FE121B">
            <w:pPr>
              <w:spacing w:before="65" w:line="229" w:lineRule="auto"/>
              <w:ind w:left="325"/>
              <w:rPr>
                <w:del w:id="90" w:author="咨询组" w:date="2026-04-30T10:07:19Z"/>
                <w:rFonts w:ascii="宋体" w:hAnsi="宋体" w:eastAsia="宋体" w:cs="宋体"/>
                <w:sz w:val="20"/>
                <w:szCs w:val="20"/>
              </w:rPr>
            </w:pPr>
            <w:del w:id="91" w:author="咨询组" w:date="2026-04-30T10:07:19Z">
              <w:r>
                <w:rPr>
                  <w:rFonts w:ascii="宋体" w:hAnsi="宋体" w:eastAsia="宋体" w:cs="宋体"/>
                  <w:spacing w:val="7"/>
                  <w:sz w:val="20"/>
                  <w:szCs w:val="20"/>
                </w:rPr>
                <w:delText>李</w:delText>
              </w:r>
            </w:del>
            <w:del w:id="92" w:author="咨询组" w:date="2026-04-30T10:07:19Z">
              <w:r>
                <w:rPr>
                  <w:rFonts w:ascii="宋体" w:hAnsi="宋体" w:eastAsia="宋体" w:cs="宋体"/>
                  <w:spacing w:val="6"/>
                  <w:sz w:val="20"/>
                  <w:szCs w:val="20"/>
                </w:rPr>
                <w:delText>一珣</w:delText>
              </w:r>
            </w:del>
          </w:p>
        </w:tc>
        <w:tc>
          <w:tcPr>
            <w:tcW w:w="4915" w:type="dxa"/>
            <w:vAlign w:val="top"/>
          </w:tcPr>
          <w:p w14:paraId="0D59F3E8">
            <w:pPr>
              <w:spacing w:before="55" w:line="268" w:lineRule="auto"/>
              <w:ind w:left="113" w:right="186"/>
              <w:rPr>
                <w:del w:id="93" w:author="咨询组" w:date="2026-04-30T10:07:19Z"/>
                <w:rFonts w:ascii="宋体" w:hAnsi="宋体" w:eastAsia="宋体" w:cs="宋体"/>
                <w:sz w:val="20"/>
                <w:szCs w:val="20"/>
              </w:rPr>
            </w:pPr>
            <w:del w:id="94" w:author="咨询组" w:date="2026-04-30T10:07:19Z">
              <w:r>
                <w:rPr>
                  <w:rFonts w:ascii="宋体" w:hAnsi="宋体" w:eastAsia="宋体" w:cs="宋体"/>
                  <w:spacing w:val="8"/>
                  <w:sz w:val="20"/>
                  <w:szCs w:val="20"/>
                </w:rPr>
                <w:delText>第</w:delText>
              </w:r>
            </w:del>
            <w:del w:id="95" w:author="咨询组" w:date="2026-04-30T10:07:19Z">
              <w:r>
                <w:rPr>
                  <w:rFonts w:ascii="宋体" w:hAnsi="宋体" w:eastAsia="宋体" w:cs="宋体"/>
                  <w:spacing w:val="5"/>
                  <w:sz w:val="20"/>
                  <w:szCs w:val="20"/>
                </w:rPr>
                <w:delText xml:space="preserve"> </w:delText>
              </w:r>
            </w:del>
            <w:del w:id="96" w:author="咨询组" w:date="2026-04-30T10:07:19Z">
              <w:r>
                <w:rPr>
                  <w:rFonts w:ascii="宋体" w:hAnsi="宋体" w:eastAsia="宋体" w:cs="宋体"/>
                  <w:spacing w:val="4"/>
                  <w:sz w:val="20"/>
                  <w:szCs w:val="20"/>
                </w:rPr>
                <w:delText>2 次修订，承接《华润 (集团) 有限公司经理人</w:delText>
              </w:r>
            </w:del>
            <w:del w:id="97" w:author="咨询组" w:date="2026-04-30T10:07:19Z">
              <w:r>
                <w:rPr>
                  <w:rFonts w:ascii="宋体" w:hAnsi="宋体" w:eastAsia="宋体" w:cs="宋体"/>
                  <w:sz w:val="20"/>
                  <w:szCs w:val="20"/>
                </w:rPr>
                <w:delText xml:space="preserve"> </w:delText>
              </w:r>
            </w:del>
            <w:del w:id="98" w:author="咨询组" w:date="2026-04-30T10:07:19Z">
              <w:r>
                <w:rPr>
                  <w:rFonts w:ascii="宋体" w:hAnsi="宋体" w:eastAsia="宋体" w:cs="宋体"/>
                  <w:spacing w:val="18"/>
                  <w:sz w:val="20"/>
                  <w:szCs w:val="20"/>
                </w:rPr>
                <w:delText>退</w:delText>
              </w:r>
            </w:del>
            <w:del w:id="99" w:author="咨询组" w:date="2026-04-30T10:07:19Z">
              <w:r>
                <w:rPr>
                  <w:rFonts w:ascii="宋体" w:hAnsi="宋体" w:eastAsia="宋体" w:cs="宋体"/>
                  <w:spacing w:val="10"/>
                  <w:sz w:val="20"/>
                  <w:szCs w:val="20"/>
                </w:rPr>
                <w:delText>出</w:delText>
              </w:r>
            </w:del>
            <w:del w:id="100" w:author="咨询组" w:date="2026-04-30T10:07:19Z">
              <w:r>
                <w:rPr>
                  <w:rFonts w:ascii="宋体" w:hAnsi="宋体" w:eastAsia="宋体" w:cs="宋体"/>
                  <w:spacing w:val="9"/>
                  <w:sz w:val="20"/>
                  <w:szCs w:val="20"/>
                </w:rPr>
                <w:delText>管理办法》并根据组织架构变化、职级套改等</w:delText>
              </w:r>
            </w:del>
            <w:del w:id="101" w:author="咨询组" w:date="2026-04-30T10:07:19Z">
              <w:r>
                <w:rPr>
                  <w:rFonts w:ascii="宋体" w:hAnsi="宋体" w:eastAsia="宋体" w:cs="宋体"/>
                  <w:sz w:val="20"/>
                  <w:szCs w:val="20"/>
                </w:rPr>
                <w:delText xml:space="preserve"> </w:delText>
              </w:r>
            </w:del>
            <w:del w:id="102" w:author="咨询组" w:date="2026-04-30T10:07:19Z">
              <w:r>
                <w:rPr>
                  <w:rFonts w:ascii="宋体" w:hAnsi="宋体" w:eastAsia="宋体" w:cs="宋体"/>
                  <w:spacing w:val="7"/>
                  <w:sz w:val="20"/>
                  <w:szCs w:val="20"/>
                </w:rPr>
                <w:delText>要求进行修订</w:delText>
              </w:r>
            </w:del>
            <w:del w:id="103" w:author="咨询组" w:date="2026-04-30T10:07:19Z">
              <w:r>
                <w:rPr>
                  <w:rFonts w:ascii="宋体" w:hAnsi="宋体" w:eastAsia="宋体" w:cs="宋体"/>
                  <w:spacing w:val="6"/>
                  <w:sz w:val="20"/>
                  <w:szCs w:val="20"/>
                </w:rPr>
                <w:delText>。</w:delText>
              </w:r>
            </w:del>
          </w:p>
        </w:tc>
      </w:tr>
    </w:tbl>
    <w:p w14:paraId="0BF8C10E">
      <w:pPr>
        <w:spacing w:line="451" w:lineRule="auto"/>
        <w:rPr>
          <w:del w:id="104" w:author="咨询组" w:date="2026-04-30T10:07:19Z"/>
          <w:rFonts w:ascii="Arial"/>
          <w:sz w:val="21"/>
        </w:rPr>
      </w:pPr>
    </w:p>
    <w:p w14:paraId="7B69E112">
      <w:pPr>
        <w:spacing w:before="65" w:line="228" w:lineRule="auto"/>
        <w:ind w:left="33"/>
        <w:rPr>
          <w:del w:id="105" w:author="咨询组" w:date="2026-04-30T10:07:19Z"/>
          <w:rFonts w:ascii="宋体" w:hAnsi="宋体" w:eastAsia="宋体" w:cs="宋体"/>
          <w:sz w:val="20"/>
          <w:szCs w:val="20"/>
        </w:rPr>
      </w:pPr>
      <w:del w:id="106" w:author="咨询组" w:date="2026-04-30T10:07:19Z">
        <w:r>
          <w:rPr>
            <w:rFonts w:ascii="宋体" w:hAnsi="宋体" w:eastAsia="宋体" w:cs="宋体"/>
            <w:spacing w:val="7"/>
            <w:sz w:val="20"/>
            <w:szCs w:val="20"/>
          </w:rPr>
          <w:delText>制度说明</w:delText>
        </w:r>
      </w:del>
    </w:p>
    <w:p w14:paraId="3575D7BE">
      <w:pPr>
        <w:rPr>
          <w:del w:id="107" w:author="咨询组" w:date="2026-04-30T10:07:19Z"/>
        </w:rPr>
      </w:pPr>
    </w:p>
    <w:p w14:paraId="686D453D">
      <w:pPr>
        <w:spacing w:line="173" w:lineRule="exact"/>
        <w:rPr>
          <w:del w:id="108" w:author="咨询组" w:date="2026-04-30T10:07:19Z"/>
        </w:rPr>
      </w:pPr>
    </w:p>
    <w:tbl>
      <w:tblPr>
        <w:tblStyle w:val="5"/>
        <w:tblW w:w="8300" w:type="dxa"/>
        <w:tblInd w:w="2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699"/>
        <w:gridCol w:w="6601"/>
      </w:tblGrid>
      <w:tr w14:paraId="63333F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2" w:hRule="atLeast"/>
          <w:del w:id="109" w:author="咨询组" w:date="2026-04-30T10:07:19Z"/>
        </w:trPr>
        <w:tc>
          <w:tcPr>
            <w:tcW w:w="1699" w:type="dxa"/>
            <w:shd w:val="clear" w:color="auto" w:fill="D0CECE"/>
            <w:vAlign w:val="top"/>
          </w:tcPr>
          <w:p w14:paraId="6F2E6AFE">
            <w:pPr>
              <w:spacing w:before="211" w:line="231" w:lineRule="auto"/>
              <w:ind w:left="686"/>
              <w:rPr>
                <w:del w:id="110" w:author="咨询组" w:date="2026-04-30T10:07:19Z"/>
                <w:rFonts w:ascii="宋体" w:hAnsi="宋体" w:eastAsia="宋体" w:cs="宋体"/>
                <w:sz w:val="20"/>
                <w:szCs w:val="20"/>
              </w:rPr>
            </w:pPr>
            <w:del w:id="111" w:author="咨询组" w:date="2026-04-30T10:07:19Z">
              <w:r>
                <w:rPr>
                  <w:rFonts w:ascii="宋体" w:hAnsi="宋体" w:eastAsia="宋体" w:cs="宋体"/>
                  <w:spacing w:val="-16"/>
                  <w:sz w:val="20"/>
                  <w:szCs w:val="20"/>
                </w:rPr>
                <w:delText>目</w:delText>
              </w:r>
            </w:del>
            <w:del w:id="112" w:author="咨询组" w:date="2026-04-30T10:07:19Z">
              <w:r>
                <w:rPr>
                  <w:rFonts w:ascii="宋体" w:hAnsi="宋体" w:eastAsia="宋体" w:cs="宋体"/>
                  <w:spacing w:val="-15"/>
                  <w:sz w:val="20"/>
                  <w:szCs w:val="20"/>
                </w:rPr>
                <w:delText>的</w:delText>
              </w:r>
            </w:del>
          </w:p>
        </w:tc>
        <w:tc>
          <w:tcPr>
            <w:tcW w:w="6601" w:type="dxa"/>
            <w:vAlign w:val="top"/>
          </w:tcPr>
          <w:p w14:paraId="68D49F25">
            <w:pPr>
              <w:spacing w:before="56" w:line="258" w:lineRule="auto"/>
              <w:ind w:left="117" w:right="244" w:hanging="6"/>
              <w:rPr>
                <w:del w:id="113" w:author="咨询组" w:date="2026-04-30T10:07:19Z"/>
                <w:rFonts w:ascii="宋体" w:hAnsi="宋体" w:eastAsia="宋体" w:cs="宋体"/>
                <w:sz w:val="20"/>
                <w:szCs w:val="20"/>
              </w:rPr>
            </w:pPr>
            <w:del w:id="114" w:author="咨询组" w:date="2026-04-30T10:07:19Z">
              <w:r>
                <w:rPr>
                  <w:rFonts w:ascii="宋体" w:hAnsi="宋体" w:eastAsia="宋体" w:cs="宋体"/>
                  <w:spacing w:val="8"/>
                  <w:sz w:val="20"/>
                  <w:szCs w:val="20"/>
                </w:rPr>
                <w:delText>进一步完善干部及资深管理人员退出管理机制，实现退出的有序化</w:delText>
              </w:r>
            </w:del>
            <w:del w:id="115" w:author="咨询组" w:date="2026-04-30T10:07:19Z">
              <w:r>
                <w:rPr>
                  <w:rFonts w:ascii="宋体" w:hAnsi="宋体" w:eastAsia="宋体" w:cs="宋体"/>
                  <w:spacing w:val="7"/>
                  <w:sz w:val="20"/>
                  <w:szCs w:val="20"/>
                </w:rPr>
                <w:delText>，</w:delText>
              </w:r>
            </w:del>
            <w:del w:id="116" w:author="咨询组" w:date="2026-04-30T10:07:19Z">
              <w:r>
                <w:rPr>
                  <w:rFonts w:ascii="宋体" w:hAnsi="宋体" w:eastAsia="宋体" w:cs="宋体"/>
                  <w:sz w:val="20"/>
                  <w:szCs w:val="20"/>
                </w:rPr>
                <w:delText xml:space="preserve"> </w:delText>
              </w:r>
            </w:del>
            <w:del w:id="117" w:author="咨询组" w:date="2026-04-30T10:07:19Z">
              <w:r>
                <w:rPr>
                  <w:rFonts w:ascii="宋体" w:hAnsi="宋体" w:eastAsia="宋体" w:cs="宋体"/>
                  <w:spacing w:val="12"/>
                  <w:sz w:val="20"/>
                  <w:szCs w:val="20"/>
                </w:rPr>
                <w:delText>常</w:delText>
              </w:r>
            </w:del>
            <w:del w:id="118" w:author="咨询组" w:date="2026-04-30T10:07:19Z">
              <w:r>
                <w:rPr>
                  <w:rFonts w:ascii="宋体" w:hAnsi="宋体" w:eastAsia="宋体" w:cs="宋体"/>
                  <w:spacing w:val="9"/>
                  <w:sz w:val="20"/>
                  <w:szCs w:val="20"/>
                </w:rPr>
                <w:delText>态化，推动形成能者上、优者奖、庸者下、劣者汰的正确导向。</w:delText>
              </w:r>
            </w:del>
          </w:p>
        </w:tc>
      </w:tr>
      <w:tr w14:paraId="12C5C8F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39" w:hRule="atLeast"/>
          <w:del w:id="119" w:author="咨询组" w:date="2026-04-30T10:07:19Z"/>
        </w:trPr>
        <w:tc>
          <w:tcPr>
            <w:tcW w:w="1699" w:type="dxa"/>
            <w:shd w:val="clear" w:color="auto" w:fill="D0CECE"/>
            <w:vAlign w:val="top"/>
          </w:tcPr>
          <w:p w14:paraId="129DDFD3">
            <w:pPr>
              <w:spacing w:line="298" w:lineRule="auto"/>
              <w:rPr>
                <w:del w:id="120" w:author="咨询组" w:date="2026-04-30T10:07:19Z"/>
                <w:rFonts w:ascii="Arial"/>
                <w:sz w:val="21"/>
              </w:rPr>
            </w:pPr>
          </w:p>
          <w:p w14:paraId="1BCFB007">
            <w:pPr>
              <w:spacing w:before="65" w:line="228" w:lineRule="auto"/>
              <w:ind w:left="434"/>
              <w:rPr>
                <w:del w:id="121" w:author="咨询组" w:date="2026-04-30T10:07:19Z"/>
                <w:rFonts w:ascii="宋体" w:hAnsi="宋体" w:eastAsia="宋体" w:cs="宋体"/>
                <w:sz w:val="20"/>
                <w:szCs w:val="20"/>
              </w:rPr>
            </w:pPr>
            <w:del w:id="122" w:author="咨询组" w:date="2026-04-30T10:07:19Z">
              <w:r>
                <w:rPr>
                  <w:rFonts w:ascii="宋体" w:hAnsi="宋体" w:eastAsia="宋体" w:cs="宋体"/>
                  <w:spacing w:val="8"/>
                  <w:sz w:val="20"/>
                  <w:szCs w:val="20"/>
                </w:rPr>
                <w:delText>适</w:delText>
              </w:r>
            </w:del>
            <w:del w:id="123" w:author="咨询组" w:date="2026-04-30T10:07:19Z">
              <w:r>
                <w:rPr>
                  <w:rFonts w:ascii="宋体" w:hAnsi="宋体" w:eastAsia="宋体" w:cs="宋体"/>
                  <w:spacing w:val="7"/>
                  <w:sz w:val="20"/>
                  <w:szCs w:val="20"/>
                </w:rPr>
                <w:delText>用范围</w:delText>
              </w:r>
            </w:del>
          </w:p>
        </w:tc>
        <w:tc>
          <w:tcPr>
            <w:tcW w:w="6601" w:type="dxa"/>
            <w:vAlign w:val="top"/>
          </w:tcPr>
          <w:p w14:paraId="6A9A6287">
            <w:pPr>
              <w:spacing w:before="52" w:line="268" w:lineRule="auto"/>
              <w:ind w:left="113" w:right="192"/>
              <w:rPr>
                <w:del w:id="124" w:author="咨询组" w:date="2026-04-30T10:07:19Z"/>
                <w:rFonts w:ascii="宋体" w:hAnsi="宋体" w:eastAsia="宋体" w:cs="宋体"/>
                <w:sz w:val="20"/>
                <w:szCs w:val="20"/>
              </w:rPr>
            </w:pPr>
            <w:del w:id="125" w:author="咨询组" w:date="2026-04-30T10:07:19Z">
              <w:r>
                <w:rPr>
                  <w:rFonts w:ascii="宋体" w:hAnsi="宋体" w:eastAsia="宋体" w:cs="宋体"/>
                  <w:spacing w:val="10"/>
                  <w:sz w:val="20"/>
                  <w:szCs w:val="20"/>
                </w:rPr>
                <w:delText>适</w:delText>
              </w:r>
            </w:del>
            <w:del w:id="126" w:author="咨询组" w:date="2026-04-30T10:07:19Z">
              <w:r>
                <w:rPr>
                  <w:rFonts w:ascii="宋体" w:hAnsi="宋体" w:eastAsia="宋体" w:cs="宋体"/>
                  <w:spacing w:val="9"/>
                  <w:sz w:val="20"/>
                  <w:szCs w:val="20"/>
                </w:rPr>
                <w:delText>用于华润啤酒 (控股) 有限公司及其下属各级子公司、分公司、控</w:delText>
              </w:r>
            </w:del>
            <w:del w:id="127" w:author="咨询组" w:date="2026-04-30T10:07:19Z">
              <w:r>
                <w:rPr>
                  <w:rFonts w:ascii="宋体" w:hAnsi="宋体" w:eastAsia="宋体" w:cs="宋体"/>
                  <w:sz w:val="20"/>
                  <w:szCs w:val="20"/>
                </w:rPr>
                <w:delText xml:space="preserve"> </w:delText>
              </w:r>
            </w:del>
            <w:del w:id="128" w:author="咨询组" w:date="2026-04-30T10:07:19Z">
              <w:r>
                <w:rPr>
                  <w:rFonts w:ascii="宋体" w:hAnsi="宋体" w:eastAsia="宋体" w:cs="宋体"/>
                  <w:spacing w:val="18"/>
                  <w:sz w:val="20"/>
                  <w:szCs w:val="20"/>
                </w:rPr>
                <w:delText>股公</w:delText>
              </w:r>
            </w:del>
            <w:del w:id="129" w:author="咨询组" w:date="2026-04-30T10:07:19Z">
              <w:r>
                <w:rPr>
                  <w:rFonts w:ascii="宋体" w:hAnsi="宋体" w:eastAsia="宋体" w:cs="宋体"/>
                  <w:spacing w:val="10"/>
                  <w:sz w:val="20"/>
                  <w:szCs w:val="20"/>
                </w:rPr>
                <w:delText>司</w:delText>
              </w:r>
            </w:del>
            <w:del w:id="130" w:author="咨询组" w:date="2026-04-30T10:07:19Z">
              <w:r>
                <w:rPr>
                  <w:rFonts w:ascii="宋体" w:hAnsi="宋体" w:eastAsia="宋体" w:cs="宋体"/>
                  <w:spacing w:val="9"/>
                  <w:sz w:val="20"/>
                  <w:szCs w:val="20"/>
                </w:rPr>
                <w:delText>、华润啤酒推荐至华润酒业下属参股公司的管理团队成员，参</w:delText>
              </w:r>
            </w:del>
            <w:del w:id="131" w:author="咨询组" w:date="2026-04-30T10:07:19Z">
              <w:r>
                <w:rPr>
                  <w:rFonts w:ascii="宋体" w:hAnsi="宋体" w:eastAsia="宋体" w:cs="宋体"/>
                  <w:sz w:val="20"/>
                  <w:szCs w:val="20"/>
                </w:rPr>
                <w:delText xml:space="preserve"> </w:delText>
              </w:r>
            </w:del>
            <w:del w:id="132" w:author="咨询组" w:date="2026-04-30T10:07:19Z">
              <w:r>
                <w:rPr>
                  <w:rFonts w:ascii="宋体" w:hAnsi="宋体" w:eastAsia="宋体" w:cs="宋体"/>
                  <w:spacing w:val="12"/>
                  <w:sz w:val="20"/>
                  <w:szCs w:val="20"/>
                </w:rPr>
                <w:delText>股</w:delText>
              </w:r>
            </w:del>
            <w:del w:id="133" w:author="咨询组" w:date="2026-04-30T10:07:19Z">
              <w:r>
                <w:rPr>
                  <w:rFonts w:ascii="宋体" w:hAnsi="宋体" w:eastAsia="宋体" w:cs="宋体"/>
                  <w:spacing w:val="8"/>
                  <w:sz w:val="20"/>
                  <w:szCs w:val="20"/>
                </w:rPr>
                <w:delText>公司参照执行</w:delText>
              </w:r>
            </w:del>
          </w:p>
        </w:tc>
      </w:tr>
      <w:tr w14:paraId="488942D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944" w:hRule="atLeast"/>
          <w:del w:id="134" w:author="咨询组" w:date="2026-04-30T10:07:19Z"/>
        </w:trPr>
        <w:tc>
          <w:tcPr>
            <w:tcW w:w="1699" w:type="dxa"/>
            <w:shd w:val="clear" w:color="auto" w:fill="D0CECE"/>
            <w:vAlign w:val="top"/>
          </w:tcPr>
          <w:p w14:paraId="665EBBA8">
            <w:pPr>
              <w:spacing w:before="55" w:line="228" w:lineRule="auto"/>
              <w:ind w:left="227"/>
              <w:rPr>
                <w:del w:id="135" w:author="咨询组" w:date="2026-04-30T10:07:19Z"/>
                <w:rFonts w:ascii="宋体" w:hAnsi="宋体" w:eastAsia="宋体" w:cs="宋体"/>
                <w:sz w:val="20"/>
                <w:szCs w:val="20"/>
              </w:rPr>
            </w:pPr>
            <w:del w:id="136" w:author="咨询组" w:date="2026-04-30T10:07:19Z">
              <w:r>
                <w:rPr>
                  <w:rFonts w:ascii="宋体" w:hAnsi="宋体" w:eastAsia="宋体" w:cs="宋体"/>
                  <w:spacing w:val="8"/>
                  <w:sz w:val="20"/>
                  <w:szCs w:val="20"/>
                </w:rPr>
                <w:delText>主要关联制</w:delText>
              </w:r>
            </w:del>
            <w:del w:id="137" w:author="咨询组" w:date="2026-04-30T10:07:19Z">
              <w:r>
                <w:rPr>
                  <w:rFonts w:ascii="宋体" w:hAnsi="宋体" w:eastAsia="宋体" w:cs="宋体"/>
                  <w:spacing w:val="7"/>
                  <w:sz w:val="20"/>
                  <w:szCs w:val="20"/>
                </w:rPr>
                <w:delText>度</w:delText>
              </w:r>
            </w:del>
          </w:p>
          <w:p w14:paraId="637F68A6">
            <w:pPr>
              <w:spacing w:before="65" w:line="258" w:lineRule="auto"/>
              <w:ind w:left="540" w:right="112" w:hanging="410"/>
              <w:rPr>
                <w:del w:id="138" w:author="咨询组" w:date="2026-04-30T10:07:19Z"/>
                <w:rFonts w:ascii="宋体" w:hAnsi="宋体" w:eastAsia="宋体" w:cs="宋体"/>
                <w:sz w:val="20"/>
                <w:szCs w:val="20"/>
              </w:rPr>
            </w:pPr>
            <w:del w:id="139" w:author="咨询组" w:date="2026-04-30T10:07:19Z">
              <w:r>
                <w:rPr>
                  <w:rFonts w:ascii="宋体" w:hAnsi="宋体" w:eastAsia="宋体" w:cs="宋体"/>
                  <w:spacing w:val="24"/>
                  <w:sz w:val="20"/>
                  <w:szCs w:val="20"/>
                </w:rPr>
                <w:delText>(</w:delText>
              </w:r>
            </w:del>
            <w:del w:id="140" w:author="咨询组" w:date="2026-04-30T10:07:19Z">
              <w:r>
                <w:rPr>
                  <w:rFonts w:ascii="宋体" w:hAnsi="宋体" w:eastAsia="宋体" w:cs="宋体"/>
                  <w:spacing w:val="21"/>
                  <w:sz w:val="20"/>
                  <w:szCs w:val="20"/>
                </w:rPr>
                <w:delText>指一级、二级</w:delText>
              </w:r>
            </w:del>
            <w:del w:id="141" w:author="咨询组" w:date="2026-04-30T10:07:19Z">
              <w:r>
                <w:rPr>
                  <w:rFonts w:ascii="宋体" w:hAnsi="宋体" w:eastAsia="宋体" w:cs="宋体"/>
                  <w:sz w:val="20"/>
                  <w:szCs w:val="20"/>
                </w:rPr>
                <w:delText xml:space="preserve"> </w:delText>
              </w:r>
            </w:del>
            <w:del w:id="142" w:author="咨询组" w:date="2026-04-30T10:07:19Z">
              <w:r>
                <w:rPr>
                  <w:rFonts w:ascii="宋体" w:hAnsi="宋体" w:eastAsia="宋体" w:cs="宋体"/>
                  <w:spacing w:val="3"/>
                  <w:sz w:val="20"/>
                  <w:szCs w:val="20"/>
                </w:rPr>
                <w:delText>制度</w:delText>
              </w:r>
            </w:del>
            <w:del w:id="143" w:author="咨询组" w:date="2026-04-30T10:07:19Z">
              <w:r>
                <w:rPr>
                  <w:rFonts w:ascii="宋体" w:hAnsi="宋体" w:eastAsia="宋体" w:cs="宋体"/>
                  <w:spacing w:val="2"/>
                  <w:sz w:val="20"/>
                  <w:szCs w:val="20"/>
                </w:rPr>
                <w:delText>)</w:delText>
              </w:r>
            </w:del>
          </w:p>
        </w:tc>
        <w:tc>
          <w:tcPr>
            <w:tcW w:w="6601" w:type="dxa"/>
            <w:vAlign w:val="top"/>
          </w:tcPr>
          <w:p w14:paraId="66835B95">
            <w:pPr>
              <w:spacing w:before="210" w:line="312" w:lineRule="exact"/>
              <w:ind w:left="118"/>
              <w:rPr>
                <w:del w:id="144" w:author="咨询组" w:date="2026-04-30T10:07:19Z"/>
                <w:rFonts w:ascii="宋体" w:hAnsi="宋体" w:eastAsia="宋体" w:cs="宋体"/>
                <w:sz w:val="20"/>
                <w:szCs w:val="20"/>
              </w:rPr>
            </w:pPr>
            <w:del w:id="145" w:author="咨询组" w:date="2026-04-30T10:07:19Z">
              <w:r>
                <w:rPr>
                  <w:rFonts w:ascii="宋体" w:hAnsi="宋体" w:eastAsia="宋体" w:cs="宋体"/>
                  <w:spacing w:val="11"/>
                  <w:position w:val="7"/>
                  <w:sz w:val="20"/>
                  <w:szCs w:val="20"/>
                </w:rPr>
                <w:delText>《</w:delText>
              </w:r>
            </w:del>
            <w:del w:id="146" w:author="咨询组" w:date="2026-04-30T10:07:19Z">
              <w:r>
                <w:rPr>
                  <w:rFonts w:ascii="宋体" w:hAnsi="宋体" w:eastAsia="宋体" w:cs="宋体"/>
                  <w:spacing w:val="8"/>
                  <w:position w:val="7"/>
                  <w:sz w:val="20"/>
                  <w:szCs w:val="20"/>
                </w:rPr>
                <w:delText>华润啤酒直管干部管理规定》</w:delText>
              </w:r>
            </w:del>
          </w:p>
          <w:p w14:paraId="02CBE07F">
            <w:pPr>
              <w:spacing w:line="227" w:lineRule="auto"/>
              <w:ind w:left="118"/>
              <w:rPr>
                <w:del w:id="147" w:author="咨询组" w:date="2026-04-30T10:07:19Z"/>
                <w:rFonts w:ascii="宋体" w:hAnsi="宋体" w:eastAsia="宋体" w:cs="宋体"/>
                <w:sz w:val="20"/>
                <w:szCs w:val="20"/>
              </w:rPr>
            </w:pPr>
            <w:del w:id="148" w:author="咨询组" w:date="2026-04-30T10:07:19Z">
              <w:r>
                <w:rPr>
                  <w:rFonts w:ascii="宋体" w:hAnsi="宋体" w:eastAsia="宋体" w:cs="宋体"/>
                  <w:spacing w:val="15"/>
                  <w:sz w:val="20"/>
                  <w:szCs w:val="20"/>
                </w:rPr>
                <w:delText>《</w:delText>
              </w:r>
            </w:del>
            <w:del w:id="149" w:author="咨询组" w:date="2026-04-30T10:07:19Z">
              <w:r>
                <w:rPr>
                  <w:rFonts w:ascii="宋体" w:hAnsi="宋体" w:eastAsia="宋体" w:cs="宋体"/>
                  <w:spacing w:val="8"/>
                  <w:sz w:val="20"/>
                  <w:szCs w:val="20"/>
                </w:rPr>
                <w:delText>华润啤酒资深管理人员管理办法》</w:delText>
              </w:r>
            </w:del>
          </w:p>
        </w:tc>
      </w:tr>
    </w:tbl>
    <w:p w14:paraId="2D6A153C">
      <w:pPr>
        <w:rPr>
          <w:del w:id="150" w:author="咨询组" w:date="2026-04-30T10:07:19Z"/>
          <w:rFonts w:ascii="Arial"/>
          <w:sz w:val="21"/>
        </w:rPr>
      </w:pPr>
    </w:p>
    <w:p w14:paraId="7BAEDD35">
      <w:pPr>
        <w:rPr>
          <w:del w:id="151" w:author="咨询组" w:date="2026-04-30T10:07:19Z"/>
        </w:rPr>
        <w:sectPr>
          <w:pgSz w:w="11906" w:h="16839"/>
          <w:pgMar w:top="1230" w:right="1704" w:bottom="902" w:left="1785" w:header="163" w:footer="729" w:gutter="0"/>
          <w:cols w:space="720" w:num="1"/>
        </w:sectPr>
      </w:pPr>
    </w:p>
    <w:p w14:paraId="621286F2">
      <w:pPr>
        <w:spacing w:line="284" w:lineRule="auto"/>
        <w:rPr>
          <w:del w:id="152" w:author="咨询组" w:date="2026-04-30T10:07:19Z"/>
          <w:rFonts w:ascii="Arial"/>
          <w:sz w:val="21"/>
        </w:rPr>
      </w:pPr>
    </w:p>
    <w:customXmlDelRangeStart w:id="153" w:author="咨询组" w:date="2026-04-30T10:07:19Z"/>
    <w:sdt>
      <w:sdtPr>
        <w:rPr>
          <w:rFonts w:ascii="仿宋" w:hAnsi="仿宋" w:eastAsia="仿宋" w:cs="仿宋"/>
          <w:sz w:val="31"/>
          <w:szCs w:val="31"/>
        </w:rPr>
        <w:id w:val="147457477"/>
        <w:docPartObj>
          <w:docPartGallery w:val="Table of Contents"/>
          <w:docPartUnique/>
        </w:docPartObj>
      </w:sdtPr>
      <w:sdtEndPr>
        <w:rPr>
          <w:rFonts w:ascii="仿宋" w:hAnsi="仿宋" w:eastAsia="仿宋" w:cs="仿宋"/>
          <w:sz w:val="31"/>
          <w:szCs w:val="31"/>
        </w:rPr>
      </w:sdtEndPr>
      <w:sdtContent>
        <w:customXmlDelRangeEnd w:id="153"/>
        <w:p w14:paraId="5AA86A91">
          <w:pPr>
            <w:spacing w:before="101" w:line="223" w:lineRule="auto"/>
            <w:ind w:left="3916"/>
            <w:rPr>
              <w:del w:id="155" w:author="咨询组" w:date="2026-04-30T10:07:19Z"/>
              <w:rFonts w:ascii="仿宋" w:hAnsi="仿宋" w:eastAsia="仿宋" w:cs="仿宋"/>
              <w:sz w:val="31"/>
              <w:szCs w:val="31"/>
            </w:rPr>
          </w:pPr>
          <w:del w:id="157" w:author="咨询组" w:date="2026-04-30T10:07:19Z">
            <w:r>
              <w:rPr>
                <w:rFonts w:ascii="仿宋" w:hAnsi="仿宋" w:eastAsia="仿宋" w:cs="仿宋"/>
                <w:spacing w:val="-26"/>
                <w:sz w:val="31"/>
                <w:szCs w:val="31"/>
              </w:rPr>
              <w:delText>目录</w:delText>
            </w:r>
          </w:del>
        </w:p>
        <w:p w14:paraId="24A038D8">
          <w:pPr>
            <w:tabs>
              <w:tab w:val="right" w:leader="dot" w:pos="8319"/>
            </w:tabs>
            <w:spacing w:before="185" w:line="222" w:lineRule="auto"/>
            <w:ind w:left="42"/>
            <w:rPr>
              <w:del w:id="158" w:author="咨询组" w:date="2026-04-30T10:07:19Z"/>
              <w:rFonts w:ascii="仿宋" w:hAnsi="仿宋" w:eastAsia="仿宋" w:cs="仿宋"/>
              <w:sz w:val="31"/>
              <w:szCs w:val="31"/>
            </w:rPr>
          </w:pPr>
          <w:del w:id="159" w:author="咨询组" w:date="2026-04-30T10:07:19Z">
            <w:r>
              <w:rPr/>
              <w:fldChar w:fldCharType="begin"/>
            </w:r>
          </w:del>
          <w:del w:id="160" w:author="咨询组" w:date="2026-04-30T10:07:19Z">
            <w:r>
              <w:rPr/>
              <w:delInstrText xml:space="preserve"> HYPERLINK \l "_bookmark1" </w:delInstrText>
            </w:r>
          </w:del>
          <w:del w:id="161" w:author="咨询组" w:date="2026-04-30T10:07:19Z">
            <w:r>
              <w:rPr/>
              <w:fldChar w:fldCharType="separate"/>
            </w:r>
          </w:del>
          <w:del w:id="162" w:author="咨询组" w:date="2026-04-30T10:07:19Z">
            <w:r>
              <w:rPr>
                <w:rFonts w:ascii="仿宋" w:hAnsi="仿宋" w:eastAsia="仿宋" w:cs="仿宋"/>
                <w:spacing w:val="5"/>
                <w:sz w:val="31"/>
                <w:szCs w:val="31"/>
              </w:rPr>
              <w:delText xml:space="preserve">第一章 总则 </w:delText>
            </w:r>
          </w:del>
          <w:del w:id="163" w:author="咨询组" w:date="2026-04-30T10:07:19Z">
            <w:r>
              <w:rPr>
                <w:rFonts w:ascii="仿宋" w:hAnsi="仿宋" w:eastAsia="仿宋" w:cs="仿宋"/>
                <w:sz w:val="31"/>
                <w:szCs w:val="31"/>
              </w:rPr>
              <w:tab/>
            </w:r>
          </w:del>
          <w:del w:id="164" w:author="咨询组" w:date="2026-04-30T10:07:19Z">
            <w:r>
              <w:rPr>
                <w:rFonts w:ascii="仿宋" w:hAnsi="仿宋" w:eastAsia="仿宋" w:cs="仿宋"/>
                <w:spacing w:val="4"/>
                <w:sz w:val="31"/>
                <w:szCs w:val="31"/>
              </w:rPr>
              <w:delText>1</w:delText>
            </w:r>
          </w:del>
          <w:del w:id="165" w:author="咨询组" w:date="2026-04-30T10:07:19Z">
            <w:r>
              <w:rPr>
                <w:rFonts w:ascii="仿宋" w:hAnsi="仿宋" w:eastAsia="仿宋" w:cs="仿宋"/>
                <w:spacing w:val="4"/>
                <w:sz w:val="31"/>
                <w:szCs w:val="31"/>
              </w:rPr>
              <w:fldChar w:fldCharType="end"/>
            </w:r>
          </w:del>
        </w:p>
        <w:p w14:paraId="7F556F30">
          <w:pPr>
            <w:tabs>
              <w:tab w:val="right" w:leader="dot" w:pos="8319"/>
            </w:tabs>
            <w:spacing w:before="186" w:line="222" w:lineRule="auto"/>
            <w:ind w:left="42"/>
            <w:rPr>
              <w:del w:id="166" w:author="咨询组" w:date="2026-04-30T10:07:19Z"/>
              <w:rFonts w:ascii="仿宋" w:hAnsi="仿宋" w:eastAsia="仿宋" w:cs="仿宋"/>
              <w:sz w:val="31"/>
              <w:szCs w:val="31"/>
            </w:rPr>
          </w:pPr>
          <w:del w:id="167" w:author="咨询组" w:date="2026-04-30T10:07:19Z">
            <w:r>
              <w:rPr/>
              <w:fldChar w:fldCharType="begin"/>
            </w:r>
          </w:del>
          <w:del w:id="168" w:author="咨询组" w:date="2026-04-30T10:07:19Z">
            <w:r>
              <w:rPr/>
              <w:delInstrText xml:space="preserve"> HYPERLINK \l "_bookmark2" </w:delInstrText>
            </w:r>
          </w:del>
          <w:del w:id="169" w:author="咨询组" w:date="2026-04-30T10:07:19Z">
            <w:r>
              <w:rPr/>
              <w:fldChar w:fldCharType="separate"/>
            </w:r>
          </w:del>
          <w:del w:id="170" w:author="咨询组" w:date="2026-04-30T10:07:19Z">
            <w:r>
              <w:rPr>
                <w:rFonts w:ascii="仿宋" w:hAnsi="仿宋" w:eastAsia="仿宋" w:cs="仿宋"/>
                <w:spacing w:val="6"/>
                <w:sz w:val="31"/>
                <w:szCs w:val="31"/>
              </w:rPr>
              <w:delText xml:space="preserve">第二章 干部退出 </w:delText>
            </w:r>
          </w:del>
          <w:del w:id="171" w:author="咨询组" w:date="2026-04-30T10:07:19Z">
            <w:r>
              <w:rPr>
                <w:rFonts w:ascii="仿宋" w:hAnsi="仿宋" w:eastAsia="仿宋" w:cs="仿宋"/>
                <w:sz w:val="31"/>
                <w:szCs w:val="31"/>
              </w:rPr>
              <w:tab/>
            </w:r>
          </w:del>
          <w:del w:id="172" w:author="咨询组" w:date="2026-04-30T10:07:19Z">
            <w:r>
              <w:rPr>
                <w:rFonts w:ascii="仿宋" w:hAnsi="仿宋" w:eastAsia="仿宋" w:cs="仿宋"/>
                <w:spacing w:val="6"/>
                <w:sz w:val="31"/>
                <w:szCs w:val="31"/>
              </w:rPr>
              <w:delText>1</w:delText>
            </w:r>
          </w:del>
          <w:del w:id="173" w:author="咨询组" w:date="2026-04-30T10:07:19Z">
            <w:r>
              <w:rPr>
                <w:rFonts w:ascii="仿宋" w:hAnsi="仿宋" w:eastAsia="仿宋" w:cs="仿宋"/>
                <w:spacing w:val="6"/>
                <w:sz w:val="31"/>
                <w:szCs w:val="31"/>
              </w:rPr>
              <w:fldChar w:fldCharType="end"/>
            </w:r>
          </w:del>
        </w:p>
        <w:p w14:paraId="4F4E9506">
          <w:pPr>
            <w:tabs>
              <w:tab w:val="right" w:leader="dot" w:pos="8319"/>
            </w:tabs>
            <w:spacing w:before="188" w:line="222" w:lineRule="auto"/>
            <w:ind w:left="42"/>
            <w:rPr>
              <w:del w:id="174" w:author="咨询组" w:date="2026-04-30T10:07:19Z"/>
              <w:rFonts w:ascii="仿宋" w:hAnsi="仿宋" w:eastAsia="仿宋" w:cs="仿宋"/>
              <w:sz w:val="31"/>
              <w:szCs w:val="31"/>
            </w:rPr>
          </w:pPr>
          <w:del w:id="175" w:author="咨询组" w:date="2026-04-30T10:07:19Z">
            <w:r>
              <w:rPr/>
              <w:fldChar w:fldCharType="begin"/>
            </w:r>
          </w:del>
          <w:del w:id="176" w:author="咨询组" w:date="2026-04-30T10:07:19Z">
            <w:r>
              <w:rPr/>
              <w:delInstrText xml:space="preserve"> HYPERLINK \l "_bookmark3" </w:delInstrText>
            </w:r>
          </w:del>
          <w:del w:id="177" w:author="咨询组" w:date="2026-04-30T10:07:19Z">
            <w:r>
              <w:rPr/>
              <w:fldChar w:fldCharType="separate"/>
            </w:r>
          </w:del>
          <w:del w:id="178" w:author="咨询组" w:date="2026-04-30T10:07:19Z">
            <w:r>
              <w:rPr>
                <w:rFonts w:ascii="仿宋" w:hAnsi="仿宋" w:eastAsia="仿宋" w:cs="仿宋"/>
                <w:spacing w:val="8"/>
                <w:sz w:val="31"/>
                <w:szCs w:val="31"/>
              </w:rPr>
              <w:delText>第三章 资深管理人员、</w:delText>
            </w:r>
          </w:del>
          <w:del w:id="179" w:author="咨询组" w:date="2026-04-30T10:07:19Z">
            <w:r>
              <w:rPr>
                <w:rFonts w:ascii="仿宋" w:hAnsi="仿宋" w:eastAsia="仿宋" w:cs="仿宋"/>
                <w:sz w:val="31"/>
                <w:szCs w:val="31"/>
              </w:rPr>
              <w:delText>P</w:delText>
            </w:r>
          </w:del>
          <w:del w:id="180" w:author="咨询组" w:date="2026-04-30T10:07:19Z">
            <w:r>
              <w:rPr>
                <w:rFonts w:ascii="仿宋" w:hAnsi="仿宋" w:eastAsia="仿宋" w:cs="仿宋"/>
                <w:spacing w:val="8"/>
                <w:sz w:val="31"/>
                <w:szCs w:val="31"/>
              </w:rPr>
              <w:delText xml:space="preserve">7 及以上专业岗退出 </w:delText>
            </w:r>
          </w:del>
          <w:del w:id="181" w:author="咨询组" w:date="2026-04-30T10:07:19Z">
            <w:r>
              <w:rPr>
                <w:rFonts w:ascii="仿宋" w:hAnsi="仿宋" w:eastAsia="仿宋" w:cs="仿宋"/>
                <w:sz w:val="31"/>
                <w:szCs w:val="31"/>
              </w:rPr>
              <w:tab/>
            </w:r>
          </w:del>
          <w:del w:id="182" w:author="咨询组" w:date="2026-04-30T10:07:19Z">
            <w:r>
              <w:rPr>
                <w:rFonts w:ascii="仿宋" w:hAnsi="仿宋" w:eastAsia="仿宋" w:cs="仿宋"/>
                <w:spacing w:val="8"/>
                <w:sz w:val="31"/>
                <w:szCs w:val="31"/>
              </w:rPr>
              <w:delText>5</w:delText>
            </w:r>
          </w:del>
          <w:del w:id="183" w:author="咨询组" w:date="2026-04-30T10:07:19Z">
            <w:r>
              <w:rPr>
                <w:rFonts w:ascii="仿宋" w:hAnsi="仿宋" w:eastAsia="仿宋" w:cs="仿宋"/>
                <w:spacing w:val="8"/>
                <w:sz w:val="31"/>
                <w:szCs w:val="31"/>
              </w:rPr>
              <w:fldChar w:fldCharType="end"/>
            </w:r>
          </w:del>
        </w:p>
        <w:p w14:paraId="75817C83">
          <w:pPr>
            <w:tabs>
              <w:tab w:val="right" w:leader="dot" w:pos="8319"/>
            </w:tabs>
            <w:spacing w:before="185" w:line="222" w:lineRule="auto"/>
            <w:ind w:left="42"/>
            <w:rPr>
              <w:del w:id="184" w:author="咨询组" w:date="2026-04-30T10:07:19Z"/>
              <w:rFonts w:ascii="仿宋" w:hAnsi="仿宋" w:eastAsia="仿宋" w:cs="仿宋"/>
              <w:sz w:val="31"/>
              <w:szCs w:val="31"/>
            </w:rPr>
          </w:pPr>
          <w:del w:id="185" w:author="咨询组" w:date="2026-04-30T10:07:19Z">
            <w:r>
              <w:rPr/>
              <w:fldChar w:fldCharType="begin"/>
            </w:r>
          </w:del>
          <w:del w:id="186" w:author="咨询组" w:date="2026-04-30T10:07:19Z">
            <w:r>
              <w:rPr/>
              <w:delInstrText xml:space="preserve"> HYPERLINK \l "_bookmark4" </w:delInstrText>
            </w:r>
          </w:del>
          <w:del w:id="187" w:author="咨询组" w:date="2026-04-30T10:07:19Z">
            <w:r>
              <w:rPr/>
              <w:fldChar w:fldCharType="separate"/>
            </w:r>
          </w:del>
          <w:del w:id="188" w:author="咨询组" w:date="2026-04-30T10:07:19Z">
            <w:r>
              <w:rPr>
                <w:rFonts w:ascii="仿宋" w:hAnsi="仿宋" w:eastAsia="仿宋" w:cs="仿宋"/>
                <w:spacing w:val="6"/>
                <w:sz w:val="31"/>
                <w:szCs w:val="31"/>
              </w:rPr>
              <w:delText xml:space="preserve">第四章 退出待遇 </w:delText>
            </w:r>
          </w:del>
          <w:del w:id="189" w:author="咨询组" w:date="2026-04-30T10:07:19Z">
            <w:r>
              <w:rPr>
                <w:rFonts w:ascii="仿宋" w:hAnsi="仿宋" w:eastAsia="仿宋" w:cs="仿宋"/>
                <w:sz w:val="31"/>
                <w:szCs w:val="31"/>
              </w:rPr>
              <w:tab/>
            </w:r>
          </w:del>
          <w:del w:id="190" w:author="咨询组" w:date="2026-04-30T10:07:19Z">
            <w:r>
              <w:rPr>
                <w:rFonts w:ascii="仿宋" w:hAnsi="仿宋" w:eastAsia="仿宋" w:cs="仿宋"/>
                <w:spacing w:val="6"/>
                <w:sz w:val="31"/>
                <w:szCs w:val="31"/>
              </w:rPr>
              <w:delText>5</w:delText>
            </w:r>
          </w:del>
          <w:del w:id="191" w:author="咨询组" w:date="2026-04-30T10:07:19Z">
            <w:r>
              <w:rPr>
                <w:rFonts w:ascii="仿宋" w:hAnsi="仿宋" w:eastAsia="仿宋" w:cs="仿宋"/>
                <w:spacing w:val="6"/>
                <w:sz w:val="31"/>
                <w:szCs w:val="31"/>
              </w:rPr>
              <w:fldChar w:fldCharType="end"/>
            </w:r>
          </w:del>
        </w:p>
        <w:p w14:paraId="5C0F9DA0">
          <w:pPr>
            <w:tabs>
              <w:tab w:val="right" w:leader="dot" w:pos="8319"/>
            </w:tabs>
            <w:spacing w:before="186" w:line="222" w:lineRule="auto"/>
            <w:ind w:left="42"/>
            <w:rPr>
              <w:del w:id="192" w:author="咨询组" w:date="2026-04-30T10:07:19Z"/>
              <w:rFonts w:ascii="仿宋" w:hAnsi="仿宋" w:eastAsia="仿宋" w:cs="仿宋"/>
              <w:sz w:val="31"/>
              <w:szCs w:val="31"/>
            </w:rPr>
          </w:pPr>
          <w:del w:id="193" w:author="咨询组" w:date="2026-04-30T10:07:19Z">
            <w:r>
              <w:rPr/>
              <w:fldChar w:fldCharType="begin"/>
            </w:r>
          </w:del>
          <w:del w:id="194" w:author="咨询组" w:date="2026-04-30T10:07:19Z">
            <w:r>
              <w:rPr/>
              <w:delInstrText xml:space="preserve"> HYPERLINK \l "_bookmark5" </w:delInstrText>
            </w:r>
          </w:del>
          <w:del w:id="195" w:author="咨询组" w:date="2026-04-30T10:07:19Z">
            <w:r>
              <w:rPr/>
              <w:fldChar w:fldCharType="separate"/>
            </w:r>
          </w:del>
          <w:del w:id="196" w:author="咨询组" w:date="2026-04-30T10:07:19Z">
            <w:r>
              <w:rPr>
                <w:rFonts w:ascii="仿宋" w:hAnsi="仿宋" w:eastAsia="仿宋" w:cs="仿宋"/>
                <w:spacing w:val="8"/>
                <w:sz w:val="31"/>
                <w:szCs w:val="31"/>
              </w:rPr>
              <w:delText>第</w:delText>
            </w:r>
          </w:del>
          <w:del w:id="197" w:author="咨询组" w:date="2026-04-30T10:07:19Z">
            <w:r>
              <w:rPr>
                <w:rFonts w:ascii="仿宋" w:hAnsi="仿宋" w:eastAsia="仿宋" w:cs="仿宋"/>
                <w:spacing w:val="7"/>
                <w:sz w:val="31"/>
                <w:szCs w:val="31"/>
              </w:rPr>
              <w:delText xml:space="preserve">五章 提前退出办理流程 </w:delText>
            </w:r>
          </w:del>
          <w:del w:id="198" w:author="咨询组" w:date="2026-04-30T10:07:19Z">
            <w:r>
              <w:rPr>
                <w:rFonts w:ascii="仿宋" w:hAnsi="仿宋" w:eastAsia="仿宋" w:cs="仿宋"/>
                <w:sz w:val="31"/>
                <w:szCs w:val="31"/>
              </w:rPr>
              <w:tab/>
            </w:r>
          </w:del>
          <w:del w:id="199" w:author="咨询组" w:date="2026-04-30T10:07:19Z">
            <w:r>
              <w:rPr>
                <w:rFonts w:ascii="仿宋" w:hAnsi="仿宋" w:eastAsia="仿宋" w:cs="仿宋"/>
                <w:spacing w:val="7"/>
                <w:sz w:val="31"/>
                <w:szCs w:val="31"/>
              </w:rPr>
              <w:delText>9</w:delText>
            </w:r>
          </w:del>
          <w:del w:id="200" w:author="咨询组" w:date="2026-04-30T10:07:19Z">
            <w:r>
              <w:rPr>
                <w:rFonts w:ascii="仿宋" w:hAnsi="仿宋" w:eastAsia="仿宋" w:cs="仿宋"/>
                <w:spacing w:val="7"/>
                <w:sz w:val="31"/>
                <w:szCs w:val="31"/>
              </w:rPr>
              <w:fldChar w:fldCharType="end"/>
            </w:r>
          </w:del>
        </w:p>
        <w:p w14:paraId="0AC9D6A9">
          <w:pPr>
            <w:tabs>
              <w:tab w:val="right" w:leader="dot" w:pos="8319"/>
            </w:tabs>
            <w:spacing w:before="190" w:line="222" w:lineRule="auto"/>
            <w:ind w:left="42"/>
            <w:rPr>
              <w:del w:id="201" w:author="咨询组" w:date="2026-04-30T10:07:19Z"/>
              <w:rFonts w:ascii="仿宋" w:hAnsi="仿宋" w:eastAsia="仿宋" w:cs="仿宋"/>
              <w:sz w:val="31"/>
              <w:szCs w:val="31"/>
            </w:rPr>
          </w:pPr>
          <w:del w:id="202" w:author="咨询组" w:date="2026-04-30T10:07:19Z">
            <w:r>
              <w:rPr/>
              <w:fldChar w:fldCharType="begin"/>
            </w:r>
          </w:del>
          <w:del w:id="203" w:author="咨询组" w:date="2026-04-30T10:07:19Z">
            <w:r>
              <w:rPr/>
              <w:delInstrText xml:space="preserve"> HYPERLINK \l "_bookmark6" </w:delInstrText>
            </w:r>
          </w:del>
          <w:del w:id="204" w:author="咨询组" w:date="2026-04-30T10:07:19Z">
            <w:r>
              <w:rPr/>
              <w:fldChar w:fldCharType="separate"/>
            </w:r>
          </w:del>
          <w:del w:id="205" w:author="咨询组" w:date="2026-04-30T10:07:19Z">
            <w:r>
              <w:rPr>
                <w:rFonts w:ascii="仿宋" w:hAnsi="仿宋" w:eastAsia="仿宋" w:cs="仿宋"/>
                <w:spacing w:val="5"/>
                <w:sz w:val="31"/>
                <w:szCs w:val="31"/>
              </w:rPr>
              <w:delText xml:space="preserve">第六章 附则 </w:delText>
            </w:r>
          </w:del>
          <w:del w:id="206" w:author="咨询组" w:date="2026-04-30T10:07:19Z">
            <w:r>
              <w:rPr>
                <w:rFonts w:ascii="仿宋" w:hAnsi="仿宋" w:eastAsia="仿宋" w:cs="仿宋"/>
                <w:sz w:val="31"/>
                <w:szCs w:val="31"/>
              </w:rPr>
              <w:tab/>
            </w:r>
          </w:del>
          <w:del w:id="207" w:author="咨询组" w:date="2026-04-30T10:07:19Z">
            <w:r>
              <w:rPr>
                <w:rFonts w:ascii="仿宋" w:hAnsi="仿宋" w:eastAsia="仿宋" w:cs="仿宋"/>
                <w:spacing w:val="4"/>
                <w:sz w:val="31"/>
                <w:szCs w:val="31"/>
              </w:rPr>
              <w:delText>9</w:delText>
            </w:r>
          </w:del>
          <w:del w:id="208" w:author="咨询组" w:date="2026-04-30T10:07:19Z">
            <w:r>
              <w:rPr>
                <w:rFonts w:ascii="仿宋" w:hAnsi="仿宋" w:eastAsia="仿宋" w:cs="仿宋"/>
                <w:spacing w:val="4"/>
                <w:sz w:val="31"/>
                <w:szCs w:val="31"/>
              </w:rPr>
              <w:fldChar w:fldCharType="end"/>
            </w:r>
          </w:del>
        </w:p>
        <w:customXmlDelRangeStart w:id="210" w:author="咨询组" w:date="2026-04-30T10:07:19Z"/>
      </w:sdtContent>
    </w:sdt>
    <w:customXmlDelRangeEnd w:id="210"/>
    <w:p w14:paraId="18D3BF5E">
      <w:pPr>
        <w:rPr>
          <w:del w:id="211" w:author="咨询组" w:date="2026-04-30T10:07:19Z"/>
        </w:rPr>
        <w:sectPr>
          <w:pgSz w:w="11906" w:h="16839"/>
          <w:pgMar w:top="1230" w:right="1704" w:bottom="902" w:left="1785" w:header="163" w:footer="729" w:gutter="0"/>
          <w:cols w:space="720" w:num="1"/>
        </w:sectPr>
      </w:pPr>
    </w:p>
    <w:p w14:paraId="5041D463">
      <w:pPr>
        <w:spacing w:line="245" w:lineRule="auto"/>
        <w:rPr>
          <w:rFonts w:ascii="Arial"/>
          <w:sz w:val="21"/>
        </w:rPr>
      </w:pPr>
    </w:p>
    <w:p w14:paraId="751E57BD">
      <w:pPr>
        <w:spacing w:line="240" w:lineRule="auto"/>
        <w:ind w:left="0"/>
        <w:jc w:val="left"/>
        <w:rPr>
          <w:rFonts w:hint="eastAsia" w:ascii="华文中宋" w:hAnsi="华文中宋" w:eastAsia="华文中宋" w:cs="华文中宋"/>
          <w:spacing w:val="9"/>
          <w:sz w:val="35"/>
          <w:szCs w:val="35"/>
          <w:lang w:val="en-US" w:eastAsia="zh-CN"/>
        </w:rPr>
      </w:pPr>
      <w:bookmarkStart w:id="0" w:name="_bookmark1"/>
      <w:bookmarkEnd w:id="0"/>
      <w:r>
        <w:rPr>
          <w:rFonts w:ascii="华文中宋" w:hAnsi="华文中宋" w:eastAsia="华文中宋" w:cs="华文中宋"/>
          <w:spacing w:val="13"/>
          <w:sz w:val="35"/>
          <w:szCs w:val="35"/>
        </w:rPr>
        <w:t>华</w:t>
      </w:r>
      <w:r>
        <w:rPr>
          <w:rFonts w:ascii="华文中宋" w:hAnsi="华文中宋" w:eastAsia="华文中宋" w:cs="华文中宋"/>
          <w:spacing w:val="9"/>
          <w:sz w:val="35"/>
          <w:szCs w:val="35"/>
        </w:rPr>
        <w:t>润啤酒干部及资深管理人员退出管理办法</w:t>
      </w:r>
      <w:r>
        <w:rPr>
          <w:rFonts w:hint="eastAsia" w:ascii="华文中宋" w:hAnsi="华文中宋" w:eastAsia="华文中宋" w:cs="华文中宋"/>
          <w:spacing w:val="9"/>
          <w:sz w:val="35"/>
          <w:szCs w:val="35"/>
          <w:lang w:val="en-US" w:eastAsia="zh-CN"/>
        </w:rPr>
        <w:t>(华啤B03-53-人力26C)</w:t>
      </w:r>
    </w:p>
    <w:p w14:paraId="58654F65">
      <w:pPr>
        <w:spacing w:line="240" w:lineRule="auto"/>
        <w:ind w:left="0"/>
        <w:jc w:val="left"/>
        <w:rPr>
          <w:rFonts w:hint="default" w:ascii="华文中宋" w:hAnsi="华文中宋" w:eastAsia="华文中宋" w:cs="华文中宋"/>
          <w:spacing w:val="9"/>
          <w:sz w:val="35"/>
          <w:szCs w:val="35"/>
          <w:lang w:val="en-US" w:eastAsia="zh-CN"/>
        </w:rPr>
      </w:pPr>
      <w:r>
        <w:rPr>
          <w:rFonts w:hint="eastAsia" w:ascii="仿宋" w:hAnsi="仿宋" w:eastAsia="仿宋" w:cs="仿宋"/>
          <w:spacing w:val="9"/>
          <w:sz w:val="31"/>
          <w:szCs w:val="31"/>
          <w:lang w:val="en-US" w:eastAsia="zh-CN"/>
        </w:rPr>
        <w:t>///</w:t>
      </w:r>
    </w:p>
    <w:p w14:paraId="5273E7C6">
      <w:pPr>
        <w:spacing w:before="145" w:line="227" w:lineRule="auto"/>
        <w:ind w:left="3230"/>
        <w:outlineLvl w:val="0"/>
        <w:rPr>
          <w:rFonts w:ascii="黑体" w:hAnsi="黑体" w:eastAsia="黑体" w:cs="黑体"/>
          <w:spacing w:val="3"/>
          <w:sz w:val="31"/>
          <w:szCs w:val="31"/>
        </w:rPr>
      </w:pPr>
      <w:r>
        <w:rPr>
          <w:rFonts w:ascii="黑体" w:hAnsi="黑体" w:eastAsia="黑体" w:cs="黑体"/>
          <w:spacing w:val="6"/>
          <w:sz w:val="31"/>
          <w:szCs w:val="31"/>
        </w:rPr>
        <w:t>第</w:t>
      </w:r>
      <w:r>
        <w:rPr>
          <w:rFonts w:ascii="黑体" w:hAnsi="黑体" w:eastAsia="黑体" w:cs="黑体"/>
          <w:spacing w:val="4"/>
          <w:sz w:val="31"/>
          <w:szCs w:val="31"/>
        </w:rPr>
        <w:t>一</w:t>
      </w:r>
      <w:r>
        <w:rPr>
          <w:rFonts w:ascii="黑体" w:hAnsi="黑体" w:eastAsia="黑体" w:cs="黑体"/>
          <w:spacing w:val="3"/>
          <w:sz w:val="31"/>
          <w:szCs w:val="31"/>
        </w:rPr>
        <w:t>章总则</w:t>
      </w:r>
    </w:p>
    <w:p w14:paraId="41D6CB66">
      <w:pPr>
        <w:spacing w:line="240" w:lineRule="auto"/>
        <w:ind w:left="0"/>
        <w:jc w:val="both"/>
        <w:outlineLvl w:val="0"/>
        <w:rPr>
          <w:rFonts w:hint="default" w:ascii="黑体" w:hAnsi="黑体" w:eastAsia="黑体" w:cs="黑体"/>
          <w:spacing w:val="3"/>
          <w:sz w:val="31"/>
          <w:szCs w:val="31"/>
          <w:lang w:val="en-US" w:eastAsia="zh-CN"/>
        </w:rPr>
      </w:pPr>
      <w:r>
        <w:rPr>
          <w:rFonts w:hint="eastAsia" w:ascii="黑体" w:hAnsi="黑体" w:eastAsia="黑体" w:cs="黑体"/>
          <w:spacing w:val="3"/>
          <w:sz w:val="31"/>
          <w:szCs w:val="31"/>
          <w:lang w:val="en-US" w:eastAsia="zh-CN"/>
        </w:rPr>
        <w:t>///</w:t>
      </w:r>
    </w:p>
    <w:p w14:paraId="7C46D509">
      <w:pPr>
        <w:spacing w:before="174" w:line="334" w:lineRule="auto"/>
        <w:ind w:left="27" w:right="95" w:firstLine="639"/>
        <w:rPr>
          <w:rFonts w:ascii="仿宋" w:hAnsi="仿宋" w:eastAsia="仿宋" w:cs="仿宋"/>
          <w:spacing w:val="9"/>
          <w:sz w:val="31"/>
          <w:szCs w:val="31"/>
        </w:rPr>
      </w:pPr>
      <w:r>
        <w:rPr>
          <w:rFonts w:ascii="黑体" w:hAnsi="黑体" w:eastAsia="黑体" w:cs="黑体"/>
          <w:spacing w:val="22"/>
          <w:sz w:val="31"/>
          <w:szCs w:val="31"/>
        </w:rPr>
        <w:t>第</w:t>
      </w:r>
      <w:r>
        <w:rPr>
          <w:rFonts w:ascii="黑体" w:hAnsi="黑体" w:eastAsia="黑体" w:cs="黑体"/>
          <w:spacing w:val="15"/>
          <w:sz w:val="31"/>
          <w:szCs w:val="31"/>
        </w:rPr>
        <w:t>一条</w:t>
      </w:r>
      <w:r>
        <w:rPr>
          <w:rFonts w:hint="eastAsia" w:ascii="黑体" w:hAnsi="黑体" w:eastAsia="黑体" w:cs="黑体"/>
          <w:spacing w:val="15"/>
          <w:sz w:val="31"/>
          <w:szCs w:val="31"/>
          <w:lang w:val="en-US" w:eastAsia="zh-CN"/>
        </w:rPr>
        <w:t xml:space="preserve"> </w:t>
      </w:r>
      <w:r>
        <w:rPr>
          <w:rFonts w:ascii="仿宋" w:hAnsi="仿宋" w:eastAsia="仿宋" w:cs="仿宋"/>
          <w:spacing w:val="15"/>
          <w:sz w:val="31"/>
          <w:szCs w:val="31"/>
        </w:rPr>
        <w:t>为深入贯彻落实习近平新时代中国特色社会主</w:t>
      </w:r>
      <w:r>
        <w:rPr>
          <w:rFonts w:ascii="仿宋" w:hAnsi="仿宋" w:eastAsia="仿宋" w:cs="仿宋"/>
          <w:spacing w:val="9"/>
          <w:sz w:val="31"/>
          <w:szCs w:val="31"/>
        </w:rPr>
        <w:t>义思想，践行新时代党的组织路线，进一步完善干部及资</w:t>
      </w:r>
      <w:r>
        <w:rPr>
          <w:rFonts w:ascii="仿宋" w:hAnsi="仿宋" w:eastAsia="仿宋" w:cs="仿宋"/>
          <w:spacing w:val="4"/>
          <w:sz w:val="31"/>
          <w:szCs w:val="31"/>
        </w:rPr>
        <w:t>深</w:t>
      </w:r>
      <w:r>
        <w:rPr>
          <w:rFonts w:ascii="仿宋" w:hAnsi="仿宋" w:eastAsia="仿宋" w:cs="仿宋"/>
          <w:spacing w:val="9"/>
          <w:sz w:val="31"/>
          <w:szCs w:val="31"/>
        </w:rPr>
        <w:t>管理人员退出管理机制，实现干部及资深管理人员队伍有</w:t>
      </w:r>
      <w:r>
        <w:rPr>
          <w:rFonts w:ascii="仿宋" w:hAnsi="仿宋" w:eastAsia="仿宋" w:cs="仿宋"/>
          <w:spacing w:val="5"/>
          <w:sz w:val="31"/>
          <w:szCs w:val="31"/>
        </w:rPr>
        <w:t>序</w:t>
      </w:r>
      <w:r>
        <w:rPr>
          <w:rFonts w:ascii="仿宋" w:hAnsi="仿宋" w:eastAsia="仿宋" w:cs="仿宋"/>
          <w:spacing w:val="9"/>
          <w:sz w:val="31"/>
          <w:szCs w:val="31"/>
        </w:rPr>
        <w:t>化、常态化退出，推动形成能者上、优者奖、庸者下、劣</w:t>
      </w:r>
      <w:r>
        <w:rPr>
          <w:rFonts w:ascii="仿宋" w:hAnsi="仿宋" w:eastAsia="仿宋" w:cs="仿宋"/>
          <w:spacing w:val="5"/>
          <w:sz w:val="31"/>
          <w:szCs w:val="31"/>
        </w:rPr>
        <w:t>者</w:t>
      </w:r>
      <w:r>
        <w:rPr>
          <w:rFonts w:ascii="仿宋" w:hAnsi="仿宋" w:eastAsia="仿宋" w:cs="仿宋"/>
          <w:spacing w:val="9"/>
          <w:sz w:val="31"/>
          <w:szCs w:val="31"/>
        </w:rPr>
        <w:t>汰的正确导向，结合华润啤酒实际情况，制定本办法。</w:t>
      </w:r>
    </w:p>
    <w:p w14:paraId="511141DE">
      <w:pPr>
        <w:spacing w:before="174" w:line="334" w:lineRule="auto"/>
        <w:ind w:left="27" w:right="95" w:firstLine="639"/>
        <w:rPr>
          <w:rFonts w:hint="default" w:ascii="仿宋" w:hAnsi="仿宋" w:eastAsia="仿宋" w:cs="仿宋"/>
          <w:spacing w:val="9"/>
          <w:sz w:val="31"/>
          <w:szCs w:val="31"/>
          <w:lang w:val="en-US" w:eastAsia="zh-CN"/>
        </w:rPr>
      </w:pPr>
      <w:r>
        <w:rPr>
          <w:rFonts w:hint="eastAsia" w:ascii="仿宋" w:hAnsi="仿宋" w:eastAsia="仿宋" w:cs="仿宋"/>
          <w:spacing w:val="9"/>
          <w:sz w:val="31"/>
          <w:szCs w:val="31"/>
          <w:lang w:val="en-US" w:eastAsia="zh-CN"/>
        </w:rPr>
        <w:t>///</w:t>
      </w:r>
    </w:p>
    <w:p w14:paraId="70DC2C37">
      <w:pPr>
        <w:spacing w:before="2" w:line="333" w:lineRule="auto"/>
        <w:ind w:left="27" w:right="97" w:firstLine="639"/>
        <w:rPr>
          <w:rFonts w:ascii="仿宋" w:hAnsi="仿宋" w:eastAsia="仿宋" w:cs="仿宋"/>
          <w:spacing w:val="8"/>
          <w:sz w:val="31"/>
          <w:szCs w:val="31"/>
        </w:rPr>
      </w:pPr>
      <w:r>
        <w:rPr>
          <w:rFonts w:ascii="黑体" w:hAnsi="黑体" w:eastAsia="黑体" w:cs="黑体"/>
          <w:spacing w:val="14"/>
          <w:sz w:val="31"/>
          <w:szCs w:val="31"/>
        </w:rPr>
        <w:t>第二条</w:t>
      </w:r>
      <w:r>
        <w:rPr>
          <w:rFonts w:hint="eastAsia" w:ascii="黑体" w:hAnsi="黑体" w:eastAsia="黑体" w:cs="黑体"/>
          <w:spacing w:val="14"/>
          <w:sz w:val="31"/>
          <w:szCs w:val="31"/>
          <w:lang w:val="en-US" w:eastAsia="zh-CN"/>
        </w:rPr>
        <w:t xml:space="preserve"> </w:t>
      </w:r>
      <w:r>
        <w:rPr>
          <w:rFonts w:ascii="仿宋" w:hAnsi="仿宋" w:eastAsia="仿宋" w:cs="仿宋"/>
          <w:spacing w:val="7"/>
          <w:sz w:val="31"/>
          <w:szCs w:val="31"/>
        </w:rPr>
        <w:t>本办法适用于华润啤酒(控股)有限公司及其</w:t>
      </w:r>
      <w:r>
        <w:rPr>
          <w:rFonts w:ascii="仿宋" w:hAnsi="仿宋" w:eastAsia="仿宋" w:cs="仿宋"/>
          <w:spacing w:val="15"/>
          <w:sz w:val="31"/>
          <w:szCs w:val="31"/>
        </w:rPr>
        <w:t>下属各级子公司、分公司、控股公司各级干部(不包含集</w:t>
      </w:r>
      <w:r>
        <w:rPr>
          <w:rFonts w:ascii="仿宋" w:hAnsi="仿宋" w:eastAsia="仿宋" w:cs="仿宋"/>
          <w:spacing w:val="10"/>
          <w:sz w:val="31"/>
          <w:szCs w:val="31"/>
        </w:rPr>
        <w:t>团</w:t>
      </w:r>
      <w:r>
        <w:rPr>
          <w:rFonts w:ascii="仿宋" w:hAnsi="仿宋" w:eastAsia="仿宋" w:cs="仿宋"/>
          <w:spacing w:val="16"/>
          <w:sz w:val="31"/>
          <w:szCs w:val="31"/>
        </w:rPr>
        <w:t>直</w:t>
      </w:r>
      <w:r>
        <w:rPr>
          <w:rFonts w:ascii="仿宋" w:hAnsi="仿宋" w:eastAsia="仿宋" w:cs="仿宋"/>
          <w:spacing w:val="14"/>
          <w:sz w:val="31"/>
          <w:szCs w:val="31"/>
        </w:rPr>
        <w:t>管</w:t>
      </w:r>
      <w:r>
        <w:rPr>
          <w:rFonts w:ascii="仿宋" w:hAnsi="仿宋" w:eastAsia="仿宋" w:cs="仿宋"/>
          <w:spacing w:val="8"/>
          <w:sz w:val="31"/>
          <w:szCs w:val="31"/>
        </w:rPr>
        <w:t>干部)、资深管理人员、</w:t>
      </w:r>
      <w:r>
        <w:rPr>
          <w:rFonts w:ascii="仿宋" w:hAnsi="仿宋" w:eastAsia="仿宋" w:cs="仿宋"/>
          <w:sz w:val="31"/>
          <w:szCs w:val="31"/>
        </w:rPr>
        <w:t>P</w:t>
      </w:r>
      <w:r>
        <w:rPr>
          <w:rFonts w:ascii="仿宋" w:hAnsi="仿宋" w:eastAsia="仿宋" w:cs="仿宋"/>
          <w:spacing w:val="8"/>
          <w:sz w:val="31"/>
          <w:szCs w:val="31"/>
        </w:rPr>
        <w:t>7及以上专业岗及华润啤酒推</w:t>
      </w:r>
      <w:r>
        <w:rPr>
          <w:rFonts w:ascii="仿宋" w:hAnsi="仿宋" w:eastAsia="仿宋" w:cs="仿宋"/>
          <w:spacing w:val="16"/>
          <w:sz w:val="31"/>
          <w:szCs w:val="31"/>
        </w:rPr>
        <w:t>荐</w:t>
      </w:r>
      <w:r>
        <w:rPr>
          <w:rFonts w:ascii="仿宋" w:hAnsi="仿宋" w:eastAsia="仿宋" w:cs="仿宋"/>
          <w:spacing w:val="15"/>
          <w:sz w:val="31"/>
          <w:szCs w:val="31"/>
        </w:rPr>
        <w:t>至</w:t>
      </w:r>
      <w:r>
        <w:rPr>
          <w:rFonts w:ascii="仿宋" w:hAnsi="仿宋" w:eastAsia="仿宋" w:cs="仿宋"/>
          <w:spacing w:val="8"/>
          <w:sz w:val="31"/>
          <w:szCs w:val="31"/>
        </w:rPr>
        <w:t>华润酒业下属参股公司的管理团队成员。</w:t>
      </w:r>
    </w:p>
    <w:p w14:paraId="372BC770">
      <w:pPr>
        <w:spacing w:before="2" w:line="333" w:lineRule="auto"/>
        <w:ind w:left="27" w:right="97" w:firstLine="639"/>
        <w:rPr>
          <w:rFonts w:hint="default" w:ascii="仿宋" w:hAnsi="仿宋" w:eastAsia="仿宋" w:cs="仿宋"/>
          <w:spacing w:val="8"/>
          <w:sz w:val="31"/>
          <w:szCs w:val="31"/>
          <w:lang w:val="en-US" w:eastAsia="zh-CN"/>
        </w:rPr>
      </w:pPr>
      <w:r>
        <w:rPr>
          <w:rFonts w:hint="eastAsia" w:ascii="仿宋" w:hAnsi="仿宋" w:eastAsia="仿宋" w:cs="仿宋"/>
          <w:spacing w:val="8"/>
          <w:sz w:val="31"/>
          <w:szCs w:val="31"/>
          <w:lang w:val="en-US" w:eastAsia="zh-CN"/>
        </w:rPr>
        <w:t>///</w:t>
      </w:r>
    </w:p>
    <w:p w14:paraId="664EA129">
      <w:pPr>
        <w:spacing w:before="5" w:line="333" w:lineRule="auto"/>
        <w:ind w:left="22" w:firstLine="644"/>
        <w:rPr>
          <w:rFonts w:ascii="仿宋" w:hAnsi="仿宋" w:eastAsia="仿宋" w:cs="仿宋"/>
          <w:sz w:val="31"/>
          <w:szCs w:val="31"/>
        </w:rPr>
      </w:pPr>
      <w:r>
        <w:rPr>
          <w:rFonts w:ascii="黑体" w:hAnsi="黑体" w:eastAsia="黑体" w:cs="黑体"/>
          <w:spacing w:val="9"/>
          <w:sz w:val="31"/>
          <w:szCs w:val="31"/>
        </w:rPr>
        <w:t>第</w:t>
      </w:r>
      <w:r>
        <w:rPr>
          <w:rFonts w:ascii="黑体" w:hAnsi="黑体" w:eastAsia="黑体" w:cs="黑体"/>
          <w:spacing w:val="6"/>
          <w:sz w:val="31"/>
          <w:szCs w:val="31"/>
        </w:rPr>
        <w:t>三条</w:t>
      </w:r>
      <w:r>
        <w:rPr>
          <w:rFonts w:hint="eastAsia" w:ascii="黑体" w:hAnsi="黑体" w:eastAsia="黑体" w:cs="黑体"/>
          <w:spacing w:val="6"/>
          <w:sz w:val="31"/>
          <w:szCs w:val="31"/>
          <w:lang w:val="en-US" w:eastAsia="zh-CN"/>
        </w:rPr>
        <w:t xml:space="preserve"> </w:t>
      </w:r>
      <w:r>
        <w:rPr>
          <w:rFonts w:ascii="仿宋" w:hAnsi="仿宋" w:eastAsia="仿宋" w:cs="仿宋"/>
          <w:spacing w:val="6"/>
          <w:sz w:val="31"/>
          <w:szCs w:val="31"/>
        </w:rPr>
        <w:t>退出是指因违反党章党规党纪、有关法律法规、</w:t>
      </w:r>
      <w:r>
        <w:rPr>
          <w:rFonts w:ascii="仿宋" w:hAnsi="仿宋" w:eastAsia="仿宋" w:cs="仿宋"/>
          <w:spacing w:val="3"/>
          <w:sz w:val="31"/>
          <w:szCs w:val="31"/>
        </w:rPr>
        <w:t>公司规章制度、不胜任工作、不担当不作为、组织变革、</w:t>
      </w:r>
      <w:r>
        <w:rPr>
          <w:rFonts w:ascii="仿宋" w:hAnsi="仿宋" w:eastAsia="仿宋" w:cs="仿宋"/>
          <w:spacing w:val="2"/>
          <w:sz w:val="31"/>
          <w:szCs w:val="31"/>
        </w:rPr>
        <w:t>以</w:t>
      </w:r>
      <w:r>
        <w:rPr>
          <w:rFonts w:ascii="仿宋" w:hAnsi="仿宋" w:eastAsia="仿宋" w:cs="仿宋"/>
          <w:spacing w:val="10"/>
          <w:sz w:val="31"/>
          <w:szCs w:val="31"/>
        </w:rPr>
        <w:t>及</w:t>
      </w:r>
      <w:r>
        <w:rPr>
          <w:rFonts w:ascii="仿宋" w:hAnsi="仿宋" w:eastAsia="仿宋" w:cs="仿宋"/>
          <w:spacing w:val="9"/>
          <w:sz w:val="31"/>
          <w:szCs w:val="31"/>
        </w:rPr>
        <w:t>年龄、健康状况、个人意愿等原因，经组织研究决定，退</w:t>
      </w:r>
      <w:r>
        <w:rPr>
          <w:rFonts w:ascii="仿宋" w:hAnsi="仿宋" w:eastAsia="仿宋" w:cs="仿宋"/>
          <w:spacing w:val="12"/>
          <w:sz w:val="31"/>
          <w:szCs w:val="31"/>
        </w:rPr>
        <w:t>出</w:t>
      </w:r>
      <w:r>
        <w:rPr>
          <w:rFonts w:ascii="仿宋" w:hAnsi="仿宋" w:eastAsia="仿宋" w:cs="仿宋"/>
          <w:spacing w:val="9"/>
          <w:sz w:val="31"/>
          <w:szCs w:val="31"/>
        </w:rPr>
        <w:t>干部或资深管理人员序列或离职，实现能上能下，能进能</w:t>
      </w:r>
      <w:r>
        <w:rPr>
          <w:rFonts w:ascii="仿宋" w:hAnsi="仿宋" w:eastAsia="仿宋" w:cs="仿宋"/>
          <w:sz w:val="31"/>
          <w:szCs w:val="31"/>
        </w:rPr>
        <w:t>出。</w:t>
      </w:r>
    </w:p>
    <w:p w14:paraId="7CA4C785">
      <w:pPr>
        <w:spacing w:before="5" w:line="333" w:lineRule="auto"/>
        <w:ind w:left="22" w:firstLine="644"/>
        <w:rPr>
          <w:rFonts w:hint="default" w:ascii="仿宋" w:hAnsi="仿宋" w:eastAsia="仿宋" w:cs="仿宋"/>
          <w:sz w:val="31"/>
          <w:szCs w:val="31"/>
          <w:lang w:val="en-US" w:eastAsia="zh-CN"/>
        </w:rPr>
      </w:pPr>
      <w:r>
        <w:rPr>
          <w:rFonts w:hint="eastAsia" w:ascii="仿宋" w:hAnsi="仿宋" w:eastAsia="仿宋" w:cs="仿宋"/>
          <w:sz w:val="31"/>
          <w:szCs w:val="31"/>
          <w:lang w:val="en-US" w:eastAsia="zh-CN"/>
        </w:rPr>
        <w:t>///</w:t>
      </w:r>
    </w:p>
    <w:p w14:paraId="3DE6D1A3">
      <w:pPr>
        <w:spacing w:line="227" w:lineRule="auto"/>
        <w:ind w:left="2908"/>
        <w:outlineLvl w:val="0"/>
        <w:rPr>
          <w:rFonts w:ascii="黑体" w:hAnsi="黑体" w:eastAsia="黑体" w:cs="黑体"/>
          <w:sz w:val="31"/>
          <w:szCs w:val="31"/>
        </w:rPr>
      </w:pPr>
      <w:bookmarkStart w:id="1" w:name="_bookmark2"/>
      <w:bookmarkEnd w:id="1"/>
      <w:r>
        <w:rPr>
          <w:rFonts w:ascii="黑体" w:hAnsi="黑体" w:eastAsia="黑体" w:cs="黑体"/>
          <w:spacing w:val="6"/>
          <w:sz w:val="31"/>
          <w:szCs w:val="31"/>
        </w:rPr>
        <w:t>第</w:t>
      </w:r>
      <w:r>
        <w:rPr>
          <w:rFonts w:ascii="黑体" w:hAnsi="黑体" w:eastAsia="黑体" w:cs="黑体"/>
          <w:spacing w:val="5"/>
          <w:sz w:val="31"/>
          <w:szCs w:val="31"/>
        </w:rPr>
        <w:t>二章干部退出</w:t>
      </w:r>
    </w:p>
    <w:p w14:paraId="29B6CC7F">
      <w:pPr>
        <w:spacing w:before="177" w:line="334" w:lineRule="auto"/>
        <w:ind w:left="50" w:right="97" w:firstLine="617"/>
        <w:rPr>
          <w:rFonts w:ascii="仿宋" w:hAnsi="仿宋" w:eastAsia="仿宋" w:cs="仿宋"/>
          <w:sz w:val="31"/>
          <w:szCs w:val="31"/>
        </w:rPr>
      </w:pPr>
      <w:r>
        <w:rPr>
          <w:rFonts w:ascii="黑体" w:hAnsi="黑体" w:eastAsia="黑体" w:cs="黑体"/>
          <w:spacing w:val="20"/>
          <w:sz w:val="31"/>
          <w:szCs w:val="31"/>
        </w:rPr>
        <w:t>第</w:t>
      </w:r>
      <w:r>
        <w:rPr>
          <w:rFonts w:ascii="黑体" w:hAnsi="黑体" w:eastAsia="黑体" w:cs="黑体"/>
          <w:spacing w:val="15"/>
          <w:sz w:val="31"/>
          <w:szCs w:val="31"/>
        </w:rPr>
        <w:t>四条</w:t>
      </w:r>
      <w:r>
        <w:rPr>
          <w:rFonts w:hint="eastAsia" w:ascii="黑体" w:hAnsi="黑体" w:eastAsia="黑体" w:cs="黑体"/>
          <w:spacing w:val="15"/>
          <w:sz w:val="31"/>
          <w:szCs w:val="31"/>
          <w:lang w:val="en-US" w:eastAsia="zh-CN"/>
        </w:rPr>
        <w:t xml:space="preserve"> </w:t>
      </w:r>
      <w:r>
        <w:rPr>
          <w:rFonts w:ascii="仿宋" w:hAnsi="仿宋" w:eastAsia="仿宋" w:cs="仿宋"/>
          <w:spacing w:val="15"/>
          <w:sz w:val="31"/>
          <w:szCs w:val="31"/>
        </w:rPr>
        <w:t>干部退出包括正常退出、强制退出和提前退出</w:t>
      </w:r>
      <w:r>
        <w:rPr>
          <w:rFonts w:ascii="仿宋" w:hAnsi="仿宋" w:eastAsia="仿宋" w:cs="仿宋"/>
          <w:spacing w:val="1"/>
          <w:sz w:val="31"/>
          <w:szCs w:val="31"/>
        </w:rPr>
        <w:t>三种</w:t>
      </w:r>
      <w:r>
        <w:rPr>
          <w:rFonts w:ascii="仿宋" w:hAnsi="仿宋" w:eastAsia="仿宋" w:cs="仿宋"/>
          <w:sz w:val="31"/>
          <w:szCs w:val="31"/>
        </w:rPr>
        <w:t>方式。</w:t>
      </w:r>
    </w:p>
    <w:p w14:paraId="02D030A6">
      <w:pPr>
        <w:spacing w:before="177" w:line="334" w:lineRule="auto"/>
        <w:ind w:left="50" w:right="97" w:firstLine="617"/>
        <w:rPr>
          <w:rFonts w:hint="default" w:ascii="仿宋" w:hAnsi="仿宋" w:eastAsia="仿宋" w:cs="仿宋"/>
          <w:sz w:val="31"/>
          <w:szCs w:val="31"/>
          <w:lang w:val="en-US" w:eastAsia="zh-CN"/>
        </w:rPr>
      </w:pPr>
      <w:r>
        <w:rPr>
          <w:rFonts w:hint="eastAsia" w:ascii="仿宋" w:hAnsi="仿宋" w:eastAsia="仿宋" w:cs="仿宋"/>
          <w:sz w:val="31"/>
          <w:szCs w:val="31"/>
          <w:lang w:val="en-US" w:eastAsia="zh-CN"/>
        </w:rPr>
        <w:t>///</w:t>
      </w:r>
    </w:p>
    <w:p w14:paraId="1C1D9C5C">
      <w:pPr>
        <w:spacing w:line="226" w:lineRule="auto"/>
        <w:ind w:left="667"/>
        <w:rPr>
          <w:rFonts w:ascii="仿宋" w:hAnsi="仿宋" w:eastAsia="仿宋" w:cs="仿宋"/>
          <w:sz w:val="31"/>
          <w:szCs w:val="31"/>
        </w:rPr>
      </w:pPr>
      <w:r>
        <w:rPr>
          <w:rFonts w:ascii="黑体" w:hAnsi="黑体" w:eastAsia="黑体" w:cs="黑体"/>
          <w:spacing w:val="10"/>
          <w:sz w:val="31"/>
          <w:szCs w:val="31"/>
        </w:rPr>
        <w:t>第</w:t>
      </w:r>
      <w:r>
        <w:rPr>
          <w:rFonts w:ascii="黑体" w:hAnsi="黑体" w:eastAsia="黑体" w:cs="黑体"/>
          <w:spacing w:val="7"/>
          <w:sz w:val="31"/>
          <w:szCs w:val="31"/>
        </w:rPr>
        <w:t>五条</w:t>
      </w:r>
      <w:r>
        <w:rPr>
          <w:rFonts w:hint="eastAsia" w:ascii="黑体" w:hAnsi="黑体" w:eastAsia="黑体" w:cs="黑体"/>
          <w:spacing w:val="7"/>
          <w:sz w:val="31"/>
          <w:szCs w:val="31"/>
          <w:lang w:val="en-US" w:eastAsia="zh-CN"/>
        </w:rPr>
        <w:t xml:space="preserve"> </w:t>
      </w:r>
      <w:ins w:id="212" w:author="咨询组" w:date="2026-04-30T10:29:47Z">
        <w:r>
          <w:rPr>
            <w:rFonts w:hint="eastAsia" w:ascii="黑体" w:hAnsi="黑体" w:eastAsia="黑体" w:cs="黑体"/>
            <w:spacing w:val="7"/>
            <w:sz w:val="31"/>
            <w:szCs w:val="31"/>
            <w:lang w:val="en-US" w:eastAsia="zh-CN"/>
          </w:rPr>
          <w:t>干部</w:t>
        </w:r>
      </w:ins>
      <w:r>
        <w:rPr>
          <w:rFonts w:ascii="仿宋" w:hAnsi="仿宋" w:eastAsia="仿宋" w:cs="仿宋"/>
          <w:spacing w:val="7"/>
          <w:sz w:val="31"/>
          <w:szCs w:val="31"/>
        </w:rPr>
        <w:t>正常退出</w:t>
      </w:r>
    </w:p>
    <w:p w14:paraId="677974A8">
      <w:pPr>
        <w:spacing w:before="183" w:line="333" w:lineRule="auto"/>
        <w:ind w:left="26" w:firstLine="632"/>
        <w:rPr>
          <w:rFonts w:ascii="仿宋" w:hAnsi="仿宋" w:eastAsia="仿宋" w:cs="仿宋"/>
          <w:sz w:val="31"/>
          <w:szCs w:val="31"/>
        </w:rPr>
      </w:pPr>
      <w:r>
        <w:rPr>
          <w:rFonts w:ascii="仿宋" w:hAnsi="仿宋" w:eastAsia="仿宋" w:cs="仿宋"/>
          <w:spacing w:val="1"/>
          <w:sz w:val="31"/>
          <w:szCs w:val="31"/>
        </w:rPr>
        <w:t>(一)干</w:t>
      </w:r>
      <w:r>
        <w:rPr>
          <w:rFonts w:ascii="仿宋" w:hAnsi="仿宋" w:eastAsia="仿宋" w:cs="仿宋"/>
          <w:sz w:val="31"/>
          <w:szCs w:val="31"/>
        </w:rPr>
        <w:t>部达到退休年龄，应按有关规定及时办理免职、</w:t>
      </w:r>
      <w:r>
        <w:rPr>
          <w:rFonts w:ascii="仿宋" w:hAnsi="仿宋" w:eastAsia="仿宋" w:cs="仿宋"/>
          <w:spacing w:val="15"/>
          <w:sz w:val="31"/>
          <w:szCs w:val="31"/>
        </w:rPr>
        <w:t>退</w:t>
      </w:r>
      <w:r>
        <w:rPr>
          <w:rFonts w:ascii="仿宋" w:hAnsi="仿宋" w:eastAsia="仿宋" w:cs="仿宋"/>
          <w:spacing w:val="8"/>
          <w:sz w:val="31"/>
          <w:szCs w:val="31"/>
        </w:rPr>
        <w:t>休手续；香港永久性居民，年满60周岁需办理免职、退</w:t>
      </w:r>
      <w:r>
        <w:rPr>
          <w:rFonts w:ascii="仿宋" w:hAnsi="仿宋" w:eastAsia="仿宋" w:cs="仿宋"/>
          <w:spacing w:val="11"/>
          <w:sz w:val="31"/>
          <w:szCs w:val="31"/>
        </w:rPr>
        <w:t>休</w:t>
      </w:r>
      <w:r>
        <w:rPr>
          <w:rFonts w:ascii="仿宋" w:hAnsi="仿宋" w:eastAsia="仿宋" w:cs="仿宋"/>
          <w:spacing w:val="9"/>
          <w:sz w:val="31"/>
          <w:szCs w:val="31"/>
        </w:rPr>
        <w:t>手续。达到法定或企业规定的退休年龄后一般不再返聘。</w:t>
      </w:r>
    </w:p>
    <w:p w14:paraId="4422CE94">
      <w:pPr>
        <w:spacing w:line="284" w:lineRule="auto"/>
        <w:rPr>
          <w:rFonts w:ascii="仿宋" w:hAnsi="仿宋" w:eastAsia="仿宋" w:cs="仿宋"/>
          <w:sz w:val="31"/>
          <w:szCs w:val="31"/>
        </w:rPr>
      </w:pPr>
      <w:r>
        <w:rPr>
          <w:rFonts w:ascii="仿宋" w:hAnsi="仿宋" w:eastAsia="仿宋" w:cs="仿宋"/>
          <w:spacing w:val="-3"/>
          <w:sz w:val="31"/>
          <w:szCs w:val="31"/>
        </w:rPr>
        <w:t>(二)干部任期(聘期)届满未连任(续聘)的，</w:t>
      </w:r>
      <w:r>
        <w:rPr>
          <w:rFonts w:ascii="仿宋" w:hAnsi="仿宋" w:eastAsia="仿宋" w:cs="仿宋"/>
          <w:spacing w:val="-2"/>
          <w:sz w:val="31"/>
          <w:szCs w:val="31"/>
        </w:rPr>
        <w:t>自</w:t>
      </w:r>
      <w:r>
        <w:rPr>
          <w:rFonts w:ascii="仿宋" w:hAnsi="仿宋" w:eastAsia="仿宋" w:cs="仿宋"/>
          <w:sz w:val="31"/>
          <w:szCs w:val="31"/>
        </w:rPr>
        <w:t>然</w:t>
      </w:r>
      <w:r>
        <w:rPr>
          <w:rFonts w:ascii="仿宋" w:hAnsi="仿宋" w:eastAsia="仿宋" w:cs="仿宋"/>
          <w:spacing w:val="-16"/>
          <w:sz w:val="31"/>
          <w:szCs w:val="31"/>
        </w:rPr>
        <w:t>免</w:t>
      </w:r>
      <w:r>
        <w:rPr>
          <w:rFonts w:ascii="仿宋" w:hAnsi="仿宋" w:eastAsia="仿宋" w:cs="仿宋"/>
          <w:spacing w:val="-13"/>
          <w:sz w:val="31"/>
          <w:szCs w:val="31"/>
        </w:rPr>
        <w:t>职(解聘)。</w:t>
      </w:r>
    </w:p>
    <w:p w14:paraId="02842763">
      <w:pPr>
        <w:spacing w:before="186" w:line="222" w:lineRule="auto"/>
        <w:ind w:left="659"/>
        <w:rPr>
          <w:rFonts w:ascii="仿宋" w:hAnsi="仿宋" w:eastAsia="仿宋" w:cs="仿宋"/>
          <w:sz w:val="31"/>
          <w:szCs w:val="31"/>
        </w:rPr>
      </w:pPr>
      <w:r>
        <w:rPr>
          <w:rFonts w:ascii="仿宋" w:hAnsi="仿宋" w:eastAsia="仿宋" w:cs="仿宋"/>
          <w:spacing w:val="1"/>
          <w:sz w:val="31"/>
          <w:szCs w:val="31"/>
        </w:rPr>
        <w:t>(三)与干</w:t>
      </w:r>
      <w:r>
        <w:rPr>
          <w:rFonts w:ascii="仿宋" w:hAnsi="仿宋" w:eastAsia="仿宋" w:cs="仿宋"/>
          <w:sz w:val="31"/>
          <w:szCs w:val="31"/>
        </w:rPr>
        <w:t>部协商一致，退出干部序列。</w:t>
      </w:r>
    </w:p>
    <w:p w14:paraId="37A9866D">
      <w:pPr>
        <w:spacing w:before="184" w:line="334" w:lineRule="auto"/>
        <w:ind w:left="30" w:right="239" w:firstLine="629"/>
        <w:rPr>
          <w:rFonts w:ascii="仿宋" w:hAnsi="仿宋" w:eastAsia="仿宋" w:cs="仿宋"/>
          <w:sz w:val="31"/>
          <w:szCs w:val="31"/>
        </w:rPr>
      </w:pPr>
      <w:r>
        <w:rPr>
          <w:rFonts w:ascii="仿宋" w:hAnsi="仿宋" w:eastAsia="仿宋" w:cs="仿宋"/>
          <w:spacing w:val="4"/>
          <w:sz w:val="31"/>
          <w:szCs w:val="31"/>
        </w:rPr>
        <w:t>(四)</w:t>
      </w:r>
      <w:r>
        <w:rPr>
          <w:rFonts w:ascii="仿宋" w:hAnsi="仿宋" w:eastAsia="仿宋" w:cs="仿宋"/>
          <w:spacing w:val="2"/>
          <w:sz w:val="31"/>
          <w:szCs w:val="31"/>
        </w:rPr>
        <w:t>到退休年龄前因病或者非因工致残经鉴定为完全</w:t>
      </w:r>
      <w:r>
        <w:rPr>
          <w:rFonts w:ascii="仿宋" w:hAnsi="仿宋" w:eastAsia="仿宋" w:cs="仿宋"/>
          <w:spacing w:val="9"/>
          <w:sz w:val="31"/>
          <w:szCs w:val="31"/>
        </w:rPr>
        <w:t>丧失劳动能力的，退出并按当地规定按月领取病残津贴</w:t>
      </w:r>
      <w:r>
        <w:rPr>
          <w:rFonts w:ascii="仿宋" w:hAnsi="仿宋" w:eastAsia="仿宋" w:cs="仿宋"/>
          <w:spacing w:val="5"/>
          <w:sz w:val="31"/>
          <w:szCs w:val="31"/>
        </w:rPr>
        <w:t>。</w:t>
      </w:r>
    </w:p>
    <w:p w14:paraId="2DE3D298">
      <w:pPr>
        <w:spacing w:before="5" w:line="333" w:lineRule="auto"/>
        <w:ind w:left="31" w:right="239" w:firstLine="627"/>
        <w:rPr>
          <w:rFonts w:ascii="仿宋" w:hAnsi="仿宋" w:eastAsia="仿宋" w:cs="仿宋"/>
          <w:sz w:val="31"/>
          <w:szCs w:val="31"/>
        </w:rPr>
      </w:pPr>
      <w:r>
        <w:rPr>
          <w:rFonts w:ascii="仿宋" w:hAnsi="仿宋" w:eastAsia="仿宋" w:cs="仿宋"/>
          <w:spacing w:val="4"/>
          <w:sz w:val="31"/>
          <w:szCs w:val="31"/>
        </w:rPr>
        <w:t>(五)</w:t>
      </w:r>
      <w:r>
        <w:rPr>
          <w:rFonts w:ascii="仿宋" w:hAnsi="仿宋" w:eastAsia="仿宋" w:cs="仿宋"/>
          <w:spacing w:val="2"/>
          <w:sz w:val="31"/>
          <w:szCs w:val="31"/>
        </w:rPr>
        <w:t>因劳动合同到期不再续签，所在单位与干部协商</w:t>
      </w:r>
      <w:r>
        <w:rPr>
          <w:rFonts w:ascii="仿宋" w:hAnsi="仿宋" w:eastAsia="仿宋" w:cs="仿宋"/>
          <w:spacing w:val="16"/>
          <w:sz w:val="31"/>
          <w:szCs w:val="31"/>
        </w:rPr>
        <w:t>一致</w:t>
      </w:r>
      <w:r>
        <w:rPr>
          <w:rFonts w:ascii="仿宋" w:hAnsi="仿宋" w:eastAsia="仿宋" w:cs="仿宋"/>
          <w:spacing w:val="12"/>
          <w:sz w:val="31"/>
          <w:szCs w:val="31"/>
        </w:rPr>
        <w:t>或</w:t>
      </w:r>
      <w:r>
        <w:rPr>
          <w:rFonts w:ascii="仿宋" w:hAnsi="仿宋" w:eastAsia="仿宋" w:cs="仿宋"/>
          <w:spacing w:val="8"/>
          <w:sz w:val="31"/>
          <w:szCs w:val="31"/>
        </w:rPr>
        <w:t>个人提出辞职申请等，与干部解除劳动合同。个人提</w:t>
      </w:r>
      <w:r>
        <w:rPr>
          <w:rFonts w:ascii="仿宋" w:hAnsi="仿宋" w:eastAsia="仿宋" w:cs="仿宋"/>
          <w:spacing w:val="16"/>
          <w:sz w:val="31"/>
          <w:szCs w:val="31"/>
        </w:rPr>
        <w:t>出辞</w:t>
      </w:r>
      <w:r>
        <w:rPr>
          <w:rFonts w:ascii="仿宋" w:hAnsi="仿宋" w:eastAsia="仿宋" w:cs="仿宋"/>
          <w:spacing w:val="10"/>
          <w:sz w:val="31"/>
          <w:szCs w:val="31"/>
        </w:rPr>
        <w:t>职</w:t>
      </w:r>
      <w:r>
        <w:rPr>
          <w:rFonts w:ascii="仿宋" w:hAnsi="仿宋" w:eastAsia="仿宋" w:cs="仿宋"/>
          <w:spacing w:val="8"/>
          <w:sz w:val="31"/>
          <w:szCs w:val="31"/>
        </w:rPr>
        <w:t>的，未经批准不得擅离职守。对于擅离职守的，视情</w:t>
      </w:r>
      <w:r>
        <w:rPr>
          <w:rFonts w:ascii="仿宋" w:hAnsi="仿宋" w:eastAsia="仿宋" w:cs="仿宋"/>
          <w:spacing w:val="16"/>
          <w:sz w:val="31"/>
          <w:szCs w:val="31"/>
        </w:rPr>
        <w:t>节严</w:t>
      </w:r>
      <w:r>
        <w:rPr>
          <w:rFonts w:ascii="仿宋" w:hAnsi="仿宋" w:eastAsia="仿宋" w:cs="仿宋"/>
          <w:spacing w:val="10"/>
          <w:sz w:val="31"/>
          <w:szCs w:val="31"/>
        </w:rPr>
        <w:t>重</w:t>
      </w:r>
      <w:r>
        <w:rPr>
          <w:rFonts w:ascii="仿宋" w:hAnsi="仿宋" w:eastAsia="仿宋" w:cs="仿宋"/>
          <w:spacing w:val="8"/>
          <w:sz w:val="31"/>
          <w:szCs w:val="31"/>
        </w:rPr>
        <w:t>给予相应处理；造成严重后果的，依法追究责任。原</w:t>
      </w:r>
      <w:r>
        <w:rPr>
          <w:rFonts w:ascii="仿宋" w:hAnsi="仿宋" w:eastAsia="仿宋" w:cs="仿宋"/>
          <w:spacing w:val="4"/>
          <w:sz w:val="31"/>
          <w:szCs w:val="31"/>
        </w:rPr>
        <w:t>则上距离退休年龄</w:t>
      </w:r>
      <w:r>
        <w:rPr>
          <w:rFonts w:ascii="仿宋" w:hAnsi="仿宋" w:eastAsia="仿宋" w:cs="仿宋"/>
          <w:spacing w:val="2"/>
          <w:sz w:val="31"/>
          <w:szCs w:val="31"/>
        </w:rPr>
        <w:t>2年之内的，公司应不能与其协商解除劳</w:t>
      </w:r>
      <w:r>
        <w:rPr>
          <w:rFonts w:ascii="仿宋" w:hAnsi="仿宋" w:eastAsia="仿宋" w:cs="仿宋"/>
          <w:spacing w:val="3"/>
          <w:sz w:val="31"/>
          <w:szCs w:val="31"/>
        </w:rPr>
        <w:t>动合同。</w:t>
      </w:r>
    </w:p>
    <w:p w14:paraId="63B3A5EC">
      <w:pPr>
        <w:spacing w:line="222" w:lineRule="auto"/>
        <w:ind w:left="674"/>
        <w:rPr>
          <w:rFonts w:ascii="仿宋" w:hAnsi="仿宋" w:eastAsia="仿宋" w:cs="仿宋"/>
          <w:sz w:val="31"/>
          <w:szCs w:val="31"/>
        </w:rPr>
      </w:pPr>
      <w:r>
        <w:rPr>
          <w:rFonts w:ascii="仿宋" w:hAnsi="仿宋" w:eastAsia="仿宋" w:cs="仿宋"/>
          <w:spacing w:val="14"/>
          <w:sz w:val="31"/>
          <w:szCs w:val="31"/>
        </w:rPr>
        <w:t>有</w:t>
      </w:r>
      <w:r>
        <w:rPr>
          <w:rFonts w:ascii="仿宋" w:hAnsi="仿宋" w:eastAsia="仿宋" w:cs="仿宋"/>
          <w:spacing w:val="10"/>
          <w:sz w:val="31"/>
          <w:szCs w:val="31"/>
        </w:rPr>
        <w:t>下</w:t>
      </w:r>
      <w:r>
        <w:rPr>
          <w:rFonts w:ascii="仿宋" w:hAnsi="仿宋" w:eastAsia="仿宋" w:cs="仿宋"/>
          <w:spacing w:val="7"/>
          <w:sz w:val="31"/>
          <w:szCs w:val="31"/>
        </w:rPr>
        <w:t>列情形之一的，不得辞职：</w:t>
      </w:r>
    </w:p>
    <w:p w14:paraId="2E639725">
      <w:pPr>
        <w:spacing w:before="185" w:line="334" w:lineRule="auto"/>
        <w:ind w:left="40" w:right="242" w:firstLine="647"/>
        <w:rPr>
          <w:rFonts w:ascii="仿宋" w:hAnsi="仿宋" w:eastAsia="仿宋" w:cs="仿宋"/>
          <w:sz w:val="31"/>
          <w:szCs w:val="31"/>
        </w:rPr>
      </w:pPr>
      <w:r>
        <w:rPr>
          <w:rFonts w:ascii="仿宋" w:hAnsi="仿宋" w:eastAsia="仿宋" w:cs="仿宋"/>
          <w:spacing w:val="14"/>
          <w:sz w:val="31"/>
          <w:szCs w:val="31"/>
        </w:rPr>
        <w:t>1.</w:t>
      </w:r>
      <w:r>
        <w:rPr>
          <w:rFonts w:ascii="仿宋" w:hAnsi="仿宋" w:eastAsia="仿宋" w:cs="仿宋"/>
          <w:spacing w:val="8"/>
          <w:sz w:val="31"/>
          <w:szCs w:val="31"/>
        </w:rPr>
        <w:t>正</w:t>
      </w:r>
      <w:r>
        <w:rPr>
          <w:rFonts w:ascii="仿宋" w:hAnsi="仿宋" w:eastAsia="仿宋" w:cs="仿宋"/>
          <w:spacing w:val="7"/>
          <w:sz w:val="31"/>
          <w:szCs w:val="31"/>
        </w:rPr>
        <w:t>在接受纪检监察机构、司法机关调查，履行出资人</w:t>
      </w:r>
      <w:r>
        <w:rPr>
          <w:rFonts w:ascii="仿宋" w:hAnsi="仿宋" w:eastAsia="仿宋" w:cs="仿宋"/>
          <w:spacing w:val="10"/>
          <w:sz w:val="31"/>
          <w:szCs w:val="31"/>
        </w:rPr>
        <w:t>职</w:t>
      </w:r>
      <w:r>
        <w:rPr>
          <w:rFonts w:ascii="仿宋" w:hAnsi="仿宋" w:eastAsia="仿宋" w:cs="仿宋"/>
          <w:spacing w:val="8"/>
          <w:sz w:val="31"/>
          <w:szCs w:val="31"/>
        </w:rPr>
        <w:t>责的机构专项核查，或者正在接受审计的。</w:t>
      </w:r>
    </w:p>
    <w:p w14:paraId="3F4F999F">
      <w:pPr>
        <w:spacing w:before="1" w:line="242" w:lineRule="auto"/>
        <w:ind w:left="679"/>
        <w:rPr>
          <w:rFonts w:ascii="仿宋" w:hAnsi="仿宋" w:eastAsia="仿宋" w:cs="仿宋"/>
          <w:sz w:val="31"/>
          <w:szCs w:val="31"/>
        </w:rPr>
      </w:pPr>
      <w:r>
        <w:rPr>
          <w:rFonts w:ascii="仿宋" w:hAnsi="仿宋" w:eastAsia="仿宋" w:cs="仿宋"/>
          <w:spacing w:val="8"/>
          <w:sz w:val="31"/>
          <w:szCs w:val="31"/>
        </w:rPr>
        <w:t>2</w:t>
      </w:r>
      <w:r>
        <w:rPr>
          <w:rFonts w:ascii="仿宋" w:hAnsi="仿宋" w:eastAsia="仿宋" w:cs="仿宋"/>
          <w:spacing w:val="7"/>
          <w:sz w:val="31"/>
          <w:szCs w:val="31"/>
        </w:rPr>
        <w:t>.存在其他不得辞去职务情形的。</w:t>
      </w:r>
    </w:p>
    <w:p w14:paraId="7795E157">
      <w:pPr>
        <w:spacing w:before="153" w:line="333" w:lineRule="auto"/>
        <w:ind w:left="34" w:right="239" w:firstLine="646"/>
        <w:rPr>
          <w:rFonts w:ascii="仿宋" w:hAnsi="仿宋" w:eastAsia="仿宋" w:cs="仿宋"/>
          <w:sz w:val="31"/>
          <w:szCs w:val="31"/>
        </w:rPr>
      </w:pPr>
      <w:r>
        <w:rPr>
          <w:rFonts w:ascii="仿宋" w:hAnsi="仿宋" w:eastAsia="仿宋" w:cs="仿宋"/>
          <w:spacing w:val="25"/>
          <w:sz w:val="31"/>
          <w:szCs w:val="31"/>
        </w:rPr>
        <w:t>重</w:t>
      </w:r>
      <w:r>
        <w:rPr>
          <w:rFonts w:ascii="仿宋" w:hAnsi="仿宋" w:eastAsia="仿宋" w:cs="仿宋"/>
          <w:spacing w:val="22"/>
          <w:sz w:val="31"/>
          <w:szCs w:val="31"/>
        </w:rPr>
        <w:t>要项目或者重要任务尚未完成且必须由本人继续完</w:t>
      </w:r>
      <w:r>
        <w:rPr>
          <w:rFonts w:ascii="仿宋" w:hAnsi="仿宋" w:eastAsia="仿宋" w:cs="仿宋"/>
          <w:spacing w:val="16"/>
          <w:sz w:val="31"/>
          <w:szCs w:val="31"/>
        </w:rPr>
        <w:t>成</w:t>
      </w:r>
      <w:r>
        <w:rPr>
          <w:rFonts w:ascii="仿宋" w:hAnsi="仿宋" w:eastAsia="仿宋" w:cs="仿宋"/>
          <w:spacing w:val="15"/>
          <w:sz w:val="31"/>
          <w:szCs w:val="31"/>
        </w:rPr>
        <w:t>的</w:t>
      </w:r>
      <w:r>
        <w:rPr>
          <w:rFonts w:ascii="仿宋" w:hAnsi="仿宋" w:eastAsia="仿宋" w:cs="仿宋"/>
          <w:spacing w:val="8"/>
          <w:sz w:val="31"/>
          <w:szCs w:val="31"/>
        </w:rPr>
        <w:t>，未满任职承诺年限的，或者有其他特殊原因的，不得</w:t>
      </w:r>
      <w:r>
        <w:rPr>
          <w:rFonts w:ascii="仿宋" w:hAnsi="仿宋" w:eastAsia="仿宋" w:cs="仿宋"/>
          <w:spacing w:val="6"/>
          <w:sz w:val="31"/>
          <w:szCs w:val="31"/>
        </w:rPr>
        <w:t>辞</w:t>
      </w:r>
      <w:r>
        <w:rPr>
          <w:rFonts w:ascii="仿宋" w:hAnsi="仿宋" w:eastAsia="仿宋" w:cs="仿宋"/>
          <w:spacing w:val="3"/>
          <w:sz w:val="31"/>
          <w:szCs w:val="31"/>
        </w:rPr>
        <w:t>去职务。</w:t>
      </w:r>
    </w:p>
    <w:p w14:paraId="226FC004">
      <w:pPr>
        <w:spacing w:before="1" w:line="225" w:lineRule="auto"/>
        <w:ind w:left="667"/>
        <w:rPr>
          <w:rFonts w:hint="default" w:ascii="黑体" w:hAnsi="黑体" w:eastAsia="黑体" w:cs="黑体"/>
          <w:spacing w:val="10"/>
          <w:sz w:val="31"/>
          <w:szCs w:val="31"/>
          <w:lang w:val="en-US" w:eastAsia="zh-CN"/>
        </w:rPr>
      </w:pPr>
      <w:r>
        <w:rPr>
          <w:rFonts w:hint="eastAsia" w:ascii="黑体" w:hAnsi="黑体" w:eastAsia="黑体" w:cs="黑体"/>
          <w:spacing w:val="10"/>
          <w:sz w:val="31"/>
          <w:szCs w:val="31"/>
          <w:lang w:val="en-US" w:eastAsia="zh-CN"/>
        </w:rPr>
        <w:t>///</w:t>
      </w:r>
    </w:p>
    <w:p w14:paraId="602056BF">
      <w:pPr>
        <w:spacing w:before="1" w:line="225" w:lineRule="auto"/>
        <w:ind w:left="667"/>
        <w:rPr>
          <w:rFonts w:ascii="仿宋" w:hAnsi="仿宋" w:eastAsia="仿宋" w:cs="仿宋"/>
          <w:sz w:val="31"/>
          <w:szCs w:val="31"/>
        </w:rPr>
      </w:pPr>
      <w:r>
        <w:rPr>
          <w:rFonts w:ascii="黑体" w:hAnsi="黑体" w:eastAsia="黑体" w:cs="黑体"/>
          <w:spacing w:val="10"/>
          <w:sz w:val="31"/>
          <w:szCs w:val="31"/>
        </w:rPr>
        <w:t>第</w:t>
      </w:r>
      <w:r>
        <w:rPr>
          <w:rFonts w:ascii="黑体" w:hAnsi="黑体" w:eastAsia="黑体" w:cs="黑体"/>
          <w:spacing w:val="7"/>
          <w:sz w:val="31"/>
          <w:szCs w:val="31"/>
        </w:rPr>
        <w:t>六条</w:t>
      </w:r>
      <w:r>
        <w:rPr>
          <w:rFonts w:hint="eastAsia" w:ascii="黑体" w:hAnsi="黑体" w:eastAsia="黑体" w:cs="黑体"/>
          <w:spacing w:val="7"/>
          <w:sz w:val="31"/>
          <w:szCs w:val="31"/>
          <w:lang w:val="en-US" w:eastAsia="zh-CN"/>
        </w:rPr>
        <w:t xml:space="preserve"> </w:t>
      </w:r>
      <w:ins w:id="213" w:author="咨询组" w:date="2026-04-30T10:29:52Z">
        <w:r>
          <w:rPr>
            <w:rFonts w:hint="eastAsia" w:ascii="黑体" w:hAnsi="黑体" w:eastAsia="黑体" w:cs="黑体"/>
            <w:spacing w:val="7"/>
            <w:sz w:val="31"/>
            <w:szCs w:val="31"/>
            <w:lang w:val="en-US" w:eastAsia="zh-CN"/>
          </w:rPr>
          <w:t>干部</w:t>
        </w:r>
      </w:ins>
      <w:r>
        <w:rPr>
          <w:rFonts w:ascii="仿宋" w:hAnsi="仿宋" w:eastAsia="仿宋" w:cs="仿宋"/>
          <w:spacing w:val="7"/>
          <w:sz w:val="31"/>
          <w:szCs w:val="31"/>
        </w:rPr>
        <w:t>强制退出</w:t>
      </w:r>
    </w:p>
    <w:p w14:paraId="41299380">
      <w:pPr>
        <w:spacing w:before="187" w:line="333" w:lineRule="auto"/>
        <w:ind w:left="32" w:right="144" w:firstLine="626"/>
        <w:rPr>
          <w:rFonts w:ascii="仿宋" w:hAnsi="仿宋" w:eastAsia="仿宋" w:cs="仿宋"/>
          <w:sz w:val="31"/>
          <w:szCs w:val="31"/>
        </w:rPr>
      </w:pPr>
      <w:r>
        <w:rPr>
          <w:rFonts w:ascii="仿宋" w:hAnsi="仿宋" w:eastAsia="仿宋" w:cs="仿宋"/>
          <w:spacing w:val="4"/>
          <w:sz w:val="31"/>
          <w:szCs w:val="31"/>
        </w:rPr>
        <w:t>(一</w:t>
      </w:r>
      <w:r>
        <w:rPr>
          <w:rFonts w:ascii="仿宋" w:hAnsi="仿宋" w:eastAsia="仿宋" w:cs="仿宋"/>
          <w:spacing w:val="3"/>
          <w:sz w:val="31"/>
          <w:szCs w:val="31"/>
        </w:rPr>
        <w:t>)</w:t>
      </w:r>
      <w:r>
        <w:rPr>
          <w:rFonts w:ascii="仿宋" w:hAnsi="仿宋" w:eastAsia="仿宋" w:cs="仿宋"/>
          <w:spacing w:val="2"/>
          <w:sz w:val="31"/>
          <w:szCs w:val="31"/>
        </w:rPr>
        <w:t>违法违纪违规：干部因涉及违法违纪违规、问责</w:t>
      </w:r>
      <w:r>
        <w:rPr>
          <w:rFonts w:ascii="仿宋" w:hAnsi="仿宋" w:eastAsia="仿宋" w:cs="仿宋"/>
          <w:spacing w:val="1"/>
          <w:sz w:val="31"/>
          <w:szCs w:val="31"/>
        </w:rPr>
        <w:t>和责任追究应当退出的，按</w:t>
      </w:r>
      <w:r>
        <w:rPr>
          <w:rFonts w:ascii="仿宋" w:hAnsi="仿宋" w:eastAsia="仿宋" w:cs="仿宋"/>
          <w:sz w:val="31"/>
          <w:szCs w:val="31"/>
        </w:rPr>
        <w:t>照党章党规党纪、有关法律法规、</w:t>
      </w:r>
      <w:r>
        <w:rPr>
          <w:rFonts w:ascii="仿宋" w:hAnsi="仿宋" w:eastAsia="仿宋" w:cs="仿宋"/>
          <w:spacing w:val="8"/>
          <w:sz w:val="31"/>
          <w:szCs w:val="31"/>
        </w:rPr>
        <w:t>集团或华润啤酒等规章制度办理</w:t>
      </w:r>
      <w:r>
        <w:rPr>
          <w:rFonts w:ascii="仿宋" w:hAnsi="仿宋" w:eastAsia="仿宋" w:cs="仿宋"/>
          <w:spacing w:val="7"/>
          <w:sz w:val="31"/>
          <w:szCs w:val="31"/>
        </w:rPr>
        <w:t>。</w:t>
      </w:r>
    </w:p>
    <w:p w14:paraId="75A59690">
      <w:pPr>
        <w:spacing w:line="333" w:lineRule="auto"/>
        <w:ind w:left="30" w:right="144" w:firstLine="629"/>
        <w:rPr>
          <w:rFonts w:ascii="仿宋" w:hAnsi="仿宋" w:eastAsia="仿宋" w:cs="仿宋"/>
          <w:sz w:val="31"/>
          <w:szCs w:val="31"/>
        </w:rPr>
      </w:pPr>
      <w:r>
        <w:rPr>
          <w:rFonts w:ascii="仿宋" w:hAnsi="仿宋" w:eastAsia="仿宋" w:cs="仿宋"/>
          <w:spacing w:val="-10"/>
          <w:sz w:val="31"/>
          <w:szCs w:val="31"/>
        </w:rPr>
        <w:t>(</w:t>
      </w:r>
      <w:r>
        <w:rPr>
          <w:rFonts w:ascii="仿宋" w:hAnsi="仿宋" w:eastAsia="仿宋" w:cs="仿宋"/>
          <w:spacing w:val="-5"/>
          <w:sz w:val="31"/>
          <w:szCs w:val="31"/>
        </w:rPr>
        <w:t>二)干部具有下列情形之一，经提醒、教育或者函询、</w:t>
      </w:r>
      <w:r>
        <w:rPr>
          <w:rFonts w:ascii="仿宋" w:hAnsi="仿宋" w:eastAsia="仿宋" w:cs="仿宋"/>
          <w:spacing w:val="8"/>
          <w:sz w:val="31"/>
          <w:szCs w:val="31"/>
        </w:rPr>
        <w:t>诫勉仍未改正或者问题严重的：</w:t>
      </w:r>
    </w:p>
    <w:p w14:paraId="6733C2E0">
      <w:pPr>
        <w:spacing w:before="2" w:line="333" w:lineRule="auto"/>
        <w:ind w:left="30" w:firstLine="649"/>
        <w:rPr>
          <w:rFonts w:ascii="仿宋" w:hAnsi="仿宋" w:eastAsia="仿宋" w:cs="仿宋"/>
          <w:spacing w:val="8"/>
          <w:sz w:val="31"/>
          <w:szCs w:val="31"/>
        </w:rPr>
      </w:pPr>
      <w:r>
        <w:rPr>
          <w:rFonts w:ascii="仿宋" w:hAnsi="仿宋" w:eastAsia="仿宋" w:cs="仿宋"/>
          <w:spacing w:val="8"/>
          <w:sz w:val="31"/>
          <w:szCs w:val="31"/>
        </w:rPr>
        <w:t>1.理想信念动摇，遵守党的政治纪律和政治规矩不严格，贯彻执行党的路线方针政策不坚决，在重大原则问题上立场不坚定，关键时刻经不住考验的；</w:t>
      </w:r>
    </w:p>
    <w:p w14:paraId="57E79587">
      <w:pPr>
        <w:spacing w:before="2" w:line="333" w:lineRule="auto"/>
        <w:ind w:left="30" w:firstLine="649"/>
        <w:rPr>
          <w:rFonts w:ascii="仿宋" w:hAnsi="仿宋" w:eastAsia="仿宋" w:cs="仿宋"/>
          <w:sz w:val="31"/>
          <w:szCs w:val="31"/>
        </w:rPr>
      </w:pPr>
      <w:r>
        <w:rPr>
          <w:rFonts w:ascii="仿宋" w:hAnsi="仿宋" w:eastAsia="仿宋" w:cs="仿宋"/>
          <w:spacing w:val="8"/>
          <w:sz w:val="31"/>
          <w:szCs w:val="31"/>
        </w:rPr>
        <w:t>2.违背党的民主集中制原则，个人凌驾于组织之上，</w:t>
      </w:r>
      <w:r>
        <w:rPr>
          <w:rFonts w:ascii="仿宋" w:hAnsi="仿宋" w:eastAsia="仿宋" w:cs="仿宋"/>
          <w:spacing w:val="6"/>
          <w:sz w:val="31"/>
          <w:szCs w:val="31"/>
        </w:rPr>
        <w:t>独</w:t>
      </w:r>
      <w:r>
        <w:rPr>
          <w:rFonts w:ascii="仿宋" w:hAnsi="仿宋" w:eastAsia="仿宋" w:cs="仿宋"/>
          <w:spacing w:val="1"/>
          <w:sz w:val="31"/>
          <w:szCs w:val="31"/>
        </w:rPr>
        <w:t>断</w:t>
      </w:r>
      <w:r>
        <w:rPr>
          <w:rFonts w:ascii="仿宋" w:hAnsi="仿宋" w:eastAsia="仿宋" w:cs="仿宋"/>
          <w:sz w:val="31"/>
          <w:szCs w:val="31"/>
        </w:rPr>
        <w:t>专行，我行我素，拒不执行或者擅自改变组织作出的决定，</w:t>
      </w:r>
      <w:r>
        <w:rPr>
          <w:rFonts w:ascii="仿宋" w:hAnsi="仿宋" w:eastAsia="仿宋" w:cs="仿宋"/>
          <w:spacing w:val="8"/>
          <w:sz w:val="31"/>
          <w:szCs w:val="31"/>
        </w:rPr>
        <w:t>在领导班子中闹无原则纠纷的；</w:t>
      </w:r>
    </w:p>
    <w:p w14:paraId="2914A623">
      <w:pPr>
        <w:spacing w:before="2" w:line="333" w:lineRule="auto"/>
        <w:ind w:left="29" w:right="83" w:firstLine="663"/>
        <w:rPr>
          <w:rFonts w:ascii="仿宋" w:hAnsi="仿宋" w:eastAsia="仿宋" w:cs="仿宋"/>
          <w:sz w:val="31"/>
          <w:szCs w:val="31"/>
        </w:rPr>
      </w:pPr>
      <w:r>
        <w:rPr>
          <w:rFonts w:ascii="仿宋" w:hAnsi="仿宋" w:eastAsia="仿宋" w:cs="仿宋"/>
          <w:spacing w:val="14"/>
          <w:sz w:val="31"/>
          <w:szCs w:val="31"/>
        </w:rPr>
        <w:t>3</w:t>
      </w:r>
      <w:r>
        <w:rPr>
          <w:rFonts w:ascii="仿宋" w:hAnsi="仿宋" w:eastAsia="仿宋" w:cs="仿宋"/>
          <w:spacing w:val="10"/>
          <w:sz w:val="31"/>
          <w:szCs w:val="31"/>
        </w:rPr>
        <w:t>.</w:t>
      </w:r>
      <w:r>
        <w:rPr>
          <w:rFonts w:ascii="仿宋" w:hAnsi="仿宋" w:eastAsia="仿宋" w:cs="仿宋"/>
          <w:spacing w:val="7"/>
          <w:sz w:val="31"/>
          <w:szCs w:val="31"/>
        </w:rPr>
        <w:t>组织观念淡薄，不执行重要情况请示报告制度，或者</w:t>
      </w:r>
      <w:r>
        <w:rPr>
          <w:rFonts w:ascii="仿宋" w:hAnsi="仿宋" w:eastAsia="仿宋" w:cs="仿宋"/>
          <w:spacing w:val="16"/>
          <w:sz w:val="31"/>
          <w:szCs w:val="31"/>
        </w:rPr>
        <w:t>个</w:t>
      </w:r>
      <w:r>
        <w:rPr>
          <w:rFonts w:ascii="仿宋" w:hAnsi="仿宋" w:eastAsia="仿宋" w:cs="仿宋"/>
          <w:spacing w:val="12"/>
          <w:sz w:val="31"/>
          <w:szCs w:val="31"/>
        </w:rPr>
        <w:t>人</w:t>
      </w:r>
      <w:r>
        <w:rPr>
          <w:rFonts w:ascii="仿宋" w:hAnsi="仿宋" w:eastAsia="仿宋" w:cs="仿宋"/>
          <w:spacing w:val="8"/>
          <w:sz w:val="31"/>
          <w:szCs w:val="31"/>
        </w:rPr>
        <w:t>有关事项不如实填报甚至隐瞒不报的；</w:t>
      </w:r>
    </w:p>
    <w:p w14:paraId="417267A5">
      <w:pPr>
        <w:spacing w:before="1" w:line="242" w:lineRule="auto"/>
        <w:ind w:left="678"/>
        <w:rPr>
          <w:rFonts w:ascii="仿宋" w:hAnsi="仿宋" w:eastAsia="仿宋" w:cs="仿宋"/>
          <w:sz w:val="31"/>
          <w:szCs w:val="31"/>
        </w:rPr>
      </w:pPr>
      <w:r>
        <w:rPr>
          <w:rFonts w:ascii="仿宋" w:hAnsi="仿宋" w:eastAsia="仿宋" w:cs="仿宋"/>
          <w:spacing w:val="12"/>
          <w:sz w:val="31"/>
          <w:szCs w:val="31"/>
        </w:rPr>
        <w:t>4</w:t>
      </w:r>
      <w:r>
        <w:rPr>
          <w:rFonts w:ascii="仿宋" w:hAnsi="仿宋" w:eastAsia="仿宋" w:cs="仿宋"/>
          <w:spacing w:val="8"/>
          <w:sz w:val="31"/>
          <w:szCs w:val="31"/>
        </w:rPr>
        <w:t>.不担当、不作为、庸懒散拖，职工群众意见较大的；</w:t>
      </w:r>
    </w:p>
    <w:p w14:paraId="1189127F">
      <w:pPr>
        <w:spacing w:before="154" w:line="333" w:lineRule="auto"/>
        <w:ind w:left="30" w:right="81" w:firstLine="653"/>
        <w:rPr>
          <w:rFonts w:ascii="仿宋" w:hAnsi="仿宋" w:eastAsia="仿宋" w:cs="仿宋"/>
          <w:sz w:val="31"/>
          <w:szCs w:val="31"/>
        </w:rPr>
      </w:pPr>
      <w:r>
        <w:rPr>
          <w:rFonts w:ascii="仿宋" w:hAnsi="仿宋" w:eastAsia="仿宋" w:cs="仿宋"/>
          <w:spacing w:val="8"/>
          <w:sz w:val="31"/>
          <w:szCs w:val="31"/>
        </w:rPr>
        <w:t>5.未履行或者未正确履行职责，导致企业发展、党建</w:t>
      </w:r>
      <w:r>
        <w:rPr>
          <w:rFonts w:ascii="仿宋" w:hAnsi="仿宋" w:eastAsia="仿宋" w:cs="仿宋"/>
          <w:spacing w:val="4"/>
          <w:sz w:val="31"/>
          <w:szCs w:val="31"/>
        </w:rPr>
        <w:t>工</w:t>
      </w:r>
      <w:r>
        <w:rPr>
          <w:rFonts w:ascii="仿宋" w:hAnsi="仿宋" w:eastAsia="仿宋" w:cs="仿宋"/>
          <w:spacing w:val="9"/>
          <w:sz w:val="31"/>
          <w:szCs w:val="31"/>
        </w:rPr>
        <w:t>作或者分管工作处于落后状态，企业丧失发展机遇，或者</w:t>
      </w:r>
      <w:r>
        <w:rPr>
          <w:rFonts w:ascii="仿宋" w:hAnsi="仿宋" w:eastAsia="仿宋" w:cs="仿宋"/>
          <w:spacing w:val="4"/>
          <w:sz w:val="31"/>
          <w:szCs w:val="31"/>
        </w:rPr>
        <w:t>造</w:t>
      </w:r>
      <w:r>
        <w:rPr>
          <w:rFonts w:ascii="仿宋" w:hAnsi="仿宋" w:eastAsia="仿宋" w:cs="仿宋"/>
          <w:spacing w:val="14"/>
          <w:sz w:val="31"/>
          <w:szCs w:val="31"/>
        </w:rPr>
        <w:t>成</w:t>
      </w:r>
      <w:r>
        <w:rPr>
          <w:rFonts w:ascii="仿宋" w:hAnsi="仿宋" w:eastAsia="仿宋" w:cs="仿宋"/>
          <w:spacing w:val="8"/>
          <w:sz w:val="31"/>
          <w:szCs w:val="31"/>
        </w:rPr>
        <w:t>国有资产损失以及其他不良后果的；</w:t>
      </w:r>
    </w:p>
    <w:p w14:paraId="505B4B92">
      <w:pPr>
        <w:spacing w:before="2" w:line="333" w:lineRule="auto"/>
        <w:ind w:left="30" w:right="81" w:firstLine="651"/>
        <w:rPr>
          <w:rFonts w:ascii="仿宋" w:hAnsi="仿宋" w:eastAsia="仿宋" w:cs="仿宋"/>
          <w:sz w:val="31"/>
          <w:szCs w:val="31"/>
        </w:rPr>
      </w:pPr>
      <w:r>
        <w:rPr>
          <w:rFonts w:ascii="仿宋" w:hAnsi="仿宋" w:eastAsia="仿宋" w:cs="仿宋"/>
          <w:spacing w:val="8"/>
          <w:sz w:val="31"/>
          <w:szCs w:val="31"/>
        </w:rPr>
        <w:t>6.违背中央八项规定精神，不严格遵守廉洁从政有关</w:t>
      </w:r>
      <w:r>
        <w:rPr>
          <w:rFonts w:ascii="仿宋" w:hAnsi="仿宋" w:eastAsia="仿宋" w:cs="仿宋"/>
          <w:spacing w:val="5"/>
          <w:sz w:val="31"/>
          <w:szCs w:val="31"/>
        </w:rPr>
        <w:t>规</w:t>
      </w:r>
      <w:r>
        <w:rPr>
          <w:rFonts w:ascii="仿宋" w:hAnsi="仿宋" w:eastAsia="仿宋" w:cs="仿宋"/>
          <w:spacing w:val="10"/>
          <w:sz w:val="31"/>
          <w:szCs w:val="31"/>
        </w:rPr>
        <w:t>定</w:t>
      </w:r>
      <w:r>
        <w:rPr>
          <w:rFonts w:ascii="仿宋" w:hAnsi="仿宋" w:eastAsia="仿宋" w:cs="仿宋"/>
          <w:spacing w:val="7"/>
          <w:sz w:val="31"/>
          <w:szCs w:val="31"/>
        </w:rPr>
        <w:t>和廉洁自律规范的；</w:t>
      </w:r>
    </w:p>
    <w:p w14:paraId="2FAB5848">
      <w:pPr>
        <w:spacing w:before="3" w:line="333" w:lineRule="auto"/>
        <w:ind w:left="30" w:firstLine="651"/>
        <w:rPr>
          <w:rFonts w:ascii="仿宋" w:hAnsi="仿宋" w:eastAsia="仿宋" w:cs="仿宋"/>
          <w:sz w:val="31"/>
          <w:szCs w:val="31"/>
        </w:rPr>
      </w:pPr>
      <w:r>
        <w:rPr>
          <w:rFonts w:ascii="仿宋" w:hAnsi="仿宋" w:eastAsia="仿宋" w:cs="仿宋"/>
          <w:spacing w:val="-2"/>
          <w:sz w:val="31"/>
          <w:szCs w:val="31"/>
        </w:rPr>
        <w:t>7.品行不</w:t>
      </w:r>
      <w:r>
        <w:rPr>
          <w:rFonts w:ascii="仿宋" w:hAnsi="仿宋" w:eastAsia="仿宋" w:cs="仿宋"/>
          <w:spacing w:val="-1"/>
          <w:sz w:val="31"/>
          <w:szCs w:val="31"/>
        </w:rPr>
        <w:t>端，违背社会公德、职业道德、家庭伦理道德，</w:t>
      </w:r>
      <w:r>
        <w:rPr>
          <w:rFonts w:ascii="仿宋" w:hAnsi="仿宋" w:eastAsia="仿宋" w:cs="仿宋"/>
          <w:spacing w:val="10"/>
          <w:sz w:val="31"/>
          <w:szCs w:val="31"/>
        </w:rPr>
        <w:t>造</w:t>
      </w:r>
      <w:r>
        <w:rPr>
          <w:rFonts w:ascii="仿宋" w:hAnsi="仿宋" w:eastAsia="仿宋" w:cs="仿宋"/>
          <w:spacing w:val="6"/>
          <w:sz w:val="31"/>
          <w:szCs w:val="31"/>
        </w:rPr>
        <w:t>成不良影响的。</w:t>
      </w:r>
    </w:p>
    <w:p w14:paraId="2F1CA575">
      <w:pPr>
        <w:spacing w:before="2" w:line="333" w:lineRule="auto"/>
        <w:ind w:left="25" w:right="83" w:firstLine="634"/>
        <w:rPr>
          <w:rFonts w:ascii="仿宋" w:hAnsi="仿宋" w:eastAsia="仿宋" w:cs="仿宋"/>
          <w:sz w:val="31"/>
          <w:szCs w:val="31"/>
        </w:rPr>
      </w:pPr>
      <w:r>
        <w:rPr>
          <w:rFonts w:ascii="仿宋" w:hAnsi="仿宋" w:eastAsia="仿宋" w:cs="仿宋"/>
          <w:spacing w:val="4"/>
          <w:sz w:val="31"/>
          <w:szCs w:val="31"/>
        </w:rPr>
        <w:t>(三</w:t>
      </w:r>
      <w:r>
        <w:rPr>
          <w:rFonts w:ascii="仿宋" w:hAnsi="仿宋" w:eastAsia="仿宋" w:cs="仿宋"/>
          <w:spacing w:val="3"/>
          <w:sz w:val="31"/>
          <w:szCs w:val="31"/>
        </w:rPr>
        <w:t>)</w:t>
      </w:r>
      <w:r>
        <w:rPr>
          <w:rFonts w:ascii="仿宋" w:hAnsi="仿宋" w:eastAsia="仿宋" w:cs="仿宋"/>
          <w:spacing w:val="2"/>
          <w:sz w:val="31"/>
          <w:szCs w:val="31"/>
        </w:rPr>
        <w:t>干部履职不力，在职责范围内发生重特大生产安</w:t>
      </w:r>
      <w:r>
        <w:rPr>
          <w:rFonts w:ascii="仿宋" w:hAnsi="仿宋" w:eastAsia="仿宋" w:cs="仿宋"/>
          <w:spacing w:val="9"/>
          <w:sz w:val="31"/>
          <w:szCs w:val="31"/>
        </w:rPr>
        <w:t>全事故和重大经营投资失误、群体性事件、公共安全事件</w:t>
      </w:r>
      <w:r>
        <w:rPr>
          <w:rFonts w:ascii="仿宋" w:hAnsi="仿宋" w:eastAsia="仿宋" w:cs="仿宋"/>
          <w:spacing w:val="7"/>
          <w:sz w:val="31"/>
          <w:szCs w:val="31"/>
        </w:rPr>
        <w:t>、</w:t>
      </w:r>
      <w:r>
        <w:rPr>
          <w:rFonts w:ascii="仿宋" w:hAnsi="仿宋" w:eastAsia="仿宋" w:cs="仿宋"/>
          <w:spacing w:val="9"/>
          <w:sz w:val="31"/>
          <w:szCs w:val="31"/>
        </w:rPr>
        <w:t>环境污染和生态破坏事件、员工职业健康事件、食品药品</w:t>
      </w:r>
      <w:r>
        <w:rPr>
          <w:rFonts w:ascii="仿宋" w:hAnsi="仿宋" w:eastAsia="仿宋" w:cs="仿宋"/>
          <w:spacing w:val="7"/>
          <w:sz w:val="31"/>
          <w:szCs w:val="31"/>
        </w:rPr>
        <w:t>安</w:t>
      </w:r>
      <w:r>
        <w:rPr>
          <w:rFonts w:ascii="仿宋" w:hAnsi="仿宋" w:eastAsia="仿宋" w:cs="仿宋"/>
          <w:spacing w:val="9"/>
          <w:sz w:val="31"/>
          <w:szCs w:val="31"/>
        </w:rPr>
        <w:t>全事件或发生其他严重事故事件，造成重大损失或恶劣影</w:t>
      </w:r>
      <w:r>
        <w:rPr>
          <w:rFonts w:ascii="仿宋" w:hAnsi="仿宋" w:eastAsia="仿宋" w:cs="仿宋"/>
          <w:spacing w:val="7"/>
          <w:sz w:val="31"/>
          <w:szCs w:val="31"/>
        </w:rPr>
        <w:t>响</w:t>
      </w:r>
      <w:r>
        <w:rPr>
          <w:rFonts w:ascii="仿宋" w:hAnsi="仿宋" w:eastAsia="仿宋" w:cs="仿宋"/>
          <w:spacing w:val="-2"/>
          <w:sz w:val="31"/>
          <w:szCs w:val="31"/>
        </w:rPr>
        <w:t>的</w:t>
      </w:r>
      <w:r>
        <w:rPr>
          <w:rFonts w:ascii="仿宋" w:hAnsi="仿宋" w:eastAsia="仿宋" w:cs="仿宋"/>
          <w:spacing w:val="-1"/>
          <w:sz w:val="31"/>
          <w:szCs w:val="31"/>
        </w:rPr>
        <w:t>。</w:t>
      </w:r>
    </w:p>
    <w:p w14:paraId="5466C4AB">
      <w:pPr>
        <w:spacing w:before="1" w:line="222" w:lineRule="auto"/>
        <w:ind w:left="659"/>
        <w:rPr>
          <w:rFonts w:ascii="仿宋" w:hAnsi="仿宋" w:eastAsia="仿宋" w:cs="仿宋"/>
          <w:sz w:val="31"/>
          <w:szCs w:val="31"/>
        </w:rPr>
      </w:pPr>
      <w:r>
        <w:rPr>
          <w:rFonts w:ascii="仿宋" w:hAnsi="仿宋" w:eastAsia="仿宋" w:cs="仿宋"/>
          <w:spacing w:val="1"/>
          <w:sz w:val="31"/>
          <w:szCs w:val="31"/>
        </w:rPr>
        <w:t>(四)经组织考核或认定，不胜任工作</w:t>
      </w:r>
      <w:r>
        <w:rPr>
          <w:rFonts w:ascii="仿宋" w:hAnsi="仿宋" w:eastAsia="仿宋" w:cs="仿宋"/>
          <w:sz w:val="31"/>
          <w:szCs w:val="31"/>
        </w:rPr>
        <w:t>的：</w:t>
      </w:r>
    </w:p>
    <w:p w14:paraId="6963B52D">
      <w:pPr>
        <w:spacing w:before="188" w:line="333" w:lineRule="auto"/>
        <w:ind w:left="56" w:right="74" w:firstLine="630"/>
        <w:rPr>
          <w:rFonts w:ascii="仿宋" w:hAnsi="仿宋" w:eastAsia="仿宋" w:cs="仿宋"/>
          <w:sz w:val="31"/>
          <w:szCs w:val="31"/>
        </w:rPr>
      </w:pPr>
      <w:r>
        <w:rPr>
          <w:rFonts w:ascii="仿宋" w:hAnsi="仿宋" w:eastAsia="仿宋" w:cs="仿宋"/>
          <w:spacing w:val="14"/>
          <w:sz w:val="31"/>
          <w:szCs w:val="31"/>
        </w:rPr>
        <w:t>1.</w:t>
      </w:r>
      <w:r>
        <w:rPr>
          <w:rFonts w:ascii="仿宋" w:hAnsi="仿宋" w:eastAsia="仿宋" w:cs="仿宋"/>
          <w:spacing w:val="11"/>
          <w:sz w:val="31"/>
          <w:szCs w:val="31"/>
        </w:rPr>
        <w:t>干</w:t>
      </w:r>
      <w:r>
        <w:rPr>
          <w:rFonts w:ascii="仿宋" w:hAnsi="仿宋" w:eastAsia="仿宋" w:cs="仿宋"/>
          <w:spacing w:val="7"/>
          <w:sz w:val="31"/>
          <w:szCs w:val="31"/>
        </w:rPr>
        <w:t>部的任期综合考核评价结果在所在系统(或单位)</w:t>
      </w:r>
      <w:r>
        <w:rPr>
          <w:rFonts w:ascii="仿宋" w:hAnsi="仿宋" w:eastAsia="仿宋" w:cs="仿宋"/>
          <w:spacing w:val="14"/>
          <w:sz w:val="31"/>
          <w:szCs w:val="31"/>
        </w:rPr>
        <w:t>明</w:t>
      </w:r>
      <w:r>
        <w:rPr>
          <w:rFonts w:ascii="仿宋" w:hAnsi="仿宋" w:eastAsia="仿宋" w:cs="仿宋"/>
          <w:spacing w:val="8"/>
          <w:sz w:val="31"/>
          <w:szCs w:val="31"/>
        </w:rPr>
        <w:t>显</w:t>
      </w:r>
      <w:r>
        <w:rPr>
          <w:rFonts w:ascii="仿宋" w:hAnsi="仿宋" w:eastAsia="仿宋" w:cs="仿宋"/>
          <w:spacing w:val="7"/>
          <w:sz w:val="31"/>
          <w:szCs w:val="31"/>
        </w:rPr>
        <w:t>靠后，经分析研判确属不胜任工作岗位的；</w:t>
      </w:r>
    </w:p>
    <w:p w14:paraId="67A18DC5">
      <w:pPr>
        <w:spacing w:before="1" w:line="219" w:lineRule="auto"/>
        <w:ind w:left="679"/>
        <w:rPr>
          <w:rFonts w:ascii="仿宋" w:hAnsi="仿宋" w:eastAsia="仿宋" w:cs="仿宋"/>
          <w:sz w:val="31"/>
          <w:szCs w:val="31"/>
        </w:rPr>
      </w:pPr>
      <w:r>
        <w:rPr>
          <w:rFonts w:ascii="仿宋" w:hAnsi="仿宋" w:eastAsia="仿宋" w:cs="仿宋"/>
          <w:spacing w:val="2"/>
          <w:sz w:val="31"/>
          <w:szCs w:val="31"/>
        </w:rPr>
        <w:t>2.干部个人年度业绩评价结果连</w:t>
      </w:r>
      <w:r>
        <w:rPr>
          <w:rFonts w:ascii="仿宋" w:hAnsi="仿宋" w:eastAsia="仿宋" w:cs="仿宋"/>
          <w:spacing w:val="1"/>
          <w:sz w:val="31"/>
          <w:szCs w:val="31"/>
        </w:rPr>
        <w:t>续3年在所在系统(或</w:t>
      </w:r>
    </w:p>
    <w:p w14:paraId="47AE0A65">
      <w:pPr>
        <w:spacing w:before="100" w:line="221" w:lineRule="auto"/>
        <w:ind w:left="34"/>
        <w:rPr>
          <w:rFonts w:ascii="仿宋" w:hAnsi="仿宋" w:eastAsia="仿宋" w:cs="仿宋"/>
          <w:sz w:val="31"/>
          <w:szCs w:val="31"/>
        </w:rPr>
      </w:pPr>
      <w:r>
        <w:rPr>
          <w:rFonts w:ascii="仿宋" w:hAnsi="仿宋" w:eastAsia="仿宋" w:cs="仿宋"/>
          <w:spacing w:val="16"/>
          <w:sz w:val="31"/>
          <w:szCs w:val="31"/>
        </w:rPr>
        <w:t>单</w:t>
      </w:r>
      <w:r>
        <w:rPr>
          <w:rFonts w:ascii="仿宋" w:hAnsi="仿宋" w:eastAsia="仿宋" w:cs="仿宋"/>
          <w:spacing w:val="12"/>
          <w:sz w:val="31"/>
          <w:szCs w:val="31"/>
        </w:rPr>
        <w:t>位</w:t>
      </w:r>
      <w:r>
        <w:rPr>
          <w:rFonts w:ascii="仿宋" w:hAnsi="仿宋" w:eastAsia="仿宋" w:cs="仿宋"/>
          <w:spacing w:val="8"/>
          <w:sz w:val="31"/>
          <w:szCs w:val="31"/>
        </w:rPr>
        <w:t>)排名后两名的，经分析研判确属不胜任工作岗位的；</w:t>
      </w:r>
    </w:p>
    <w:p w14:paraId="33CBB26F">
      <w:pPr>
        <w:spacing w:before="187" w:line="334" w:lineRule="auto"/>
        <w:ind w:left="21" w:right="16" w:firstLine="670"/>
        <w:rPr>
          <w:rFonts w:ascii="仿宋" w:hAnsi="仿宋" w:eastAsia="仿宋" w:cs="仿宋"/>
          <w:sz w:val="31"/>
          <w:szCs w:val="31"/>
        </w:rPr>
      </w:pPr>
      <w:r>
        <w:rPr>
          <w:rFonts w:ascii="仿宋" w:hAnsi="仿宋" w:eastAsia="仿宋" w:cs="仿宋"/>
          <w:spacing w:val="14"/>
          <w:sz w:val="31"/>
          <w:szCs w:val="31"/>
        </w:rPr>
        <w:t>3</w:t>
      </w:r>
      <w:r>
        <w:rPr>
          <w:rFonts w:ascii="仿宋" w:hAnsi="仿宋" w:eastAsia="仿宋" w:cs="仿宋"/>
          <w:spacing w:val="10"/>
          <w:sz w:val="31"/>
          <w:szCs w:val="31"/>
        </w:rPr>
        <w:t>.</w:t>
      </w:r>
      <w:r>
        <w:rPr>
          <w:rFonts w:ascii="仿宋" w:hAnsi="仿宋" w:eastAsia="仿宋" w:cs="仿宋"/>
          <w:spacing w:val="7"/>
          <w:sz w:val="31"/>
          <w:szCs w:val="31"/>
        </w:rPr>
        <w:t>触发临时性综合评估，经分析研判确属不胜任工作岗</w:t>
      </w:r>
      <w:r>
        <w:rPr>
          <w:rFonts w:ascii="仿宋" w:hAnsi="仿宋" w:eastAsia="仿宋" w:cs="仿宋"/>
          <w:spacing w:val="4"/>
          <w:sz w:val="31"/>
          <w:szCs w:val="31"/>
        </w:rPr>
        <w:t>位</w:t>
      </w:r>
      <w:r>
        <w:rPr>
          <w:rFonts w:ascii="仿宋" w:hAnsi="仿宋" w:eastAsia="仿宋" w:cs="仿宋"/>
          <w:spacing w:val="3"/>
          <w:sz w:val="31"/>
          <w:szCs w:val="31"/>
        </w:rPr>
        <w:t>的；</w:t>
      </w:r>
    </w:p>
    <w:p w14:paraId="444FCD31">
      <w:pPr>
        <w:spacing w:line="333" w:lineRule="auto"/>
        <w:ind w:left="40" w:right="16" w:firstLine="638"/>
        <w:rPr>
          <w:rFonts w:ascii="仿宋" w:hAnsi="仿宋" w:eastAsia="仿宋" w:cs="仿宋"/>
          <w:sz w:val="31"/>
          <w:szCs w:val="31"/>
        </w:rPr>
      </w:pPr>
      <w:r>
        <w:rPr>
          <w:rFonts w:ascii="仿宋" w:hAnsi="仿宋" w:eastAsia="仿宋" w:cs="仿宋"/>
          <w:spacing w:val="-4"/>
          <w:sz w:val="31"/>
          <w:szCs w:val="31"/>
        </w:rPr>
        <w:t>4.干部个人年度绩效等级1年为</w:t>
      </w:r>
      <w:r>
        <w:rPr>
          <w:rFonts w:ascii="仿宋" w:hAnsi="仿宋" w:eastAsia="仿宋" w:cs="仿宋"/>
          <w:sz w:val="31"/>
          <w:szCs w:val="31"/>
        </w:rPr>
        <w:t>D</w:t>
      </w:r>
      <w:r>
        <w:rPr>
          <w:rFonts w:ascii="仿宋" w:hAnsi="仿宋" w:eastAsia="仿宋" w:cs="仿宋"/>
          <w:spacing w:val="-4"/>
          <w:sz w:val="31"/>
          <w:szCs w:val="31"/>
        </w:rPr>
        <w:t>的，一般应降薪或</w:t>
      </w:r>
      <w:r>
        <w:rPr>
          <w:rFonts w:ascii="仿宋" w:hAnsi="仿宋" w:eastAsia="仿宋" w:cs="仿宋"/>
          <w:spacing w:val="-3"/>
          <w:sz w:val="31"/>
          <w:szCs w:val="31"/>
        </w:rPr>
        <w:t>降</w:t>
      </w:r>
      <w:r>
        <w:rPr>
          <w:rFonts w:ascii="仿宋" w:hAnsi="仿宋" w:eastAsia="仿宋" w:cs="仿宋"/>
          <w:spacing w:val="1"/>
          <w:sz w:val="31"/>
          <w:szCs w:val="31"/>
        </w:rPr>
        <w:t>职使用；连续两年为</w:t>
      </w:r>
      <w:r>
        <w:rPr>
          <w:rFonts w:ascii="仿宋" w:hAnsi="仿宋" w:eastAsia="仿宋" w:cs="仿宋"/>
          <w:sz w:val="31"/>
          <w:szCs w:val="31"/>
        </w:rPr>
        <w:t>D</w:t>
      </w:r>
      <w:r>
        <w:rPr>
          <w:rFonts w:ascii="仿宋" w:hAnsi="仿宋" w:eastAsia="仿宋" w:cs="仿宋"/>
          <w:spacing w:val="1"/>
          <w:sz w:val="31"/>
          <w:szCs w:val="31"/>
        </w:rPr>
        <w:t>的，一般应</w:t>
      </w:r>
      <w:r>
        <w:rPr>
          <w:rFonts w:ascii="仿宋" w:hAnsi="仿宋" w:eastAsia="仿宋" w:cs="仿宋"/>
          <w:sz w:val="31"/>
          <w:szCs w:val="31"/>
        </w:rPr>
        <w:t>降职或免职；</w:t>
      </w:r>
    </w:p>
    <w:p w14:paraId="70256FBA">
      <w:pPr>
        <w:spacing w:line="241" w:lineRule="auto"/>
        <w:ind w:left="683"/>
        <w:rPr>
          <w:rFonts w:ascii="仿宋" w:hAnsi="仿宋" w:eastAsia="仿宋" w:cs="仿宋"/>
          <w:sz w:val="31"/>
          <w:szCs w:val="31"/>
        </w:rPr>
      </w:pPr>
      <w:r>
        <w:rPr>
          <w:rFonts w:ascii="仿宋" w:hAnsi="仿宋" w:eastAsia="仿宋" w:cs="仿宋"/>
          <w:spacing w:val="8"/>
          <w:sz w:val="31"/>
          <w:szCs w:val="31"/>
        </w:rPr>
        <w:t>5.经组织认定的其他不胜任或不适宜担任现职的情况</w:t>
      </w:r>
      <w:r>
        <w:rPr>
          <w:rFonts w:ascii="仿宋" w:hAnsi="仿宋" w:eastAsia="仿宋" w:cs="仿宋"/>
          <w:spacing w:val="7"/>
          <w:sz w:val="31"/>
          <w:szCs w:val="31"/>
        </w:rPr>
        <w:t>。</w:t>
      </w:r>
    </w:p>
    <w:p w14:paraId="53091997">
      <w:pPr>
        <w:spacing w:before="156" w:line="333" w:lineRule="auto"/>
        <w:ind w:left="32" w:right="16" w:firstLine="626"/>
        <w:rPr>
          <w:rFonts w:ascii="仿宋" w:hAnsi="仿宋" w:eastAsia="仿宋" w:cs="仿宋"/>
          <w:sz w:val="31"/>
          <w:szCs w:val="31"/>
        </w:rPr>
      </w:pPr>
      <w:r>
        <w:rPr>
          <w:rFonts w:ascii="仿宋" w:hAnsi="仿宋" w:eastAsia="仿宋" w:cs="仿宋"/>
          <w:spacing w:val="16"/>
          <w:sz w:val="31"/>
          <w:szCs w:val="31"/>
        </w:rPr>
        <w:t>(五</w:t>
      </w:r>
      <w:r>
        <w:rPr>
          <w:rFonts w:ascii="仿宋" w:hAnsi="仿宋" w:eastAsia="仿宋" w:cs="仿宋"/>
          <w:spacing w:val="10"/>
          <w:sz w:val="31"/>
          <w:szCs w:val="31"/>
        </w:rPr>
        <w:t>)</w:t>
      </w:r>
      <w:r>
        <w:rPr>
          <w:rFonts w:ascii="仿宋" w:hAnsi="仿宋" w:eastAsia="仿宋" w:cs="仿宋"/>
          <w:spacing w:val="8"/>
          <w:sz w:val="31"/>
          <w:szCs w:val="31"/>
        </w:rPr>
        <w:t>干部因健康原因无法正常履行工作职责的，按《华润啤酒直管干部管理规定》执行</w:t>
      </w:r>
      <w:r>
        <w:rPr>
          <w:rFonts w:ascii="仿宋" w:hAnsi="仿宋" w:eastAsia="仿宋" w:cs="仿宋"/>
          <w:spacing w:val="7"/>
          <w:sz w:val="31"/>
          <w:szCs w:val="31"/>
        </w:rPr>
        <w:t>。</w:t>
      </w:r>
    </w:p>
    <w:p w14:paraId="4FF00E06">
      <w:pPr>
        <w:spacing w:before="2" w:line="333" w:lineRule="auto"/>
        <w:ind w:left="34" w:right="13" w:firstLine="625"/>
        <w:rPr>
          <w:rFonts w:ascii="仿宋" w:hAnsi="仿宋" w:eastAsia="仿宋" w:cs="仿宋"/>
          <w:sz w:val="31"/>
          <w:szCs w:val="31"/>
        </w:rPr>
      </w:pPr>
      <w:r>
        <w:rPr>
          <w:rFonts w:ascii="仿宋" w:hAnsi="仿宋" w:eastAsia="仿宋" w:cs="仿宋"/>
          <w:spacing w:val="4"/>
          <w:sz w:val="31"/>
          <w:szCs w:val="31"/>
        </w:rPr>
        <w:t>(六)</w:t>
      </w:r>
      <w:r>
        <w:rPr>
          <w:rFonts w:ascii="仿宋" w:hAnsi="仿宋" w:eastAsia="仿宋" w:cs="仿宋"/>
          <w:spacing w:val="2"/>
          <w:sz w:val="31"/>
          <w:szCs w:val="31"/>
        </w:rPr>
        <w:t>根据工作需要开展岗位竞聘，干部未能在本人原</w:t>
      </w:r>
      <w:r>
        <w:rPr>
          <w:rFonts w:ascii="仿宋" w:hAnsi="仿宋" w:eastAsia="仿宋" w:cs="仿宋"/>
          <w:spacing w:val="16"/>
          <w:sz w:val="31"/>
          <w:szCs w:val="31"/>
        </w:rPr>
        <w:t>岗位</w:t>
      </w:r>
      <w:r>
        <w:rPr>
          <w:rFonts w:ascii="仿宋" w:hAnsi="仿宋" w:eastAsia="仿宋" w:cs="仿宋"/>
          <w:spacing w:val="10"/>
          <w:sz w:val="31"/>
          <w:szCs w:val="31"/>
        </w:rPr>
        <w:t>及</w:t>
      </w:r>
      <w:r>
        <w:rPr>
          <w:rFonts w:ascii="仿宋" w:hAnsi="仿宋" w:eastAsia="仿宋" w:cs="仿宋"/>
          <w:spacing w:val="8"/>
          <w:sz w:val="31"/>
          <w:szCs w:val="31"/>
        </w:rPr>
        <w:t>新的意向岗位中成功竞聘上岗，且暂无其他工作岗位</w:t>
      </w:r>
      <w:r>
        <w:rPr>
          <w:rFonts w:ascii="仿宋" w:hAnsi="仿宋" w:eastAsia="仿宋" w:cs="仿宋"/>
          <w:spacing w:val="3"/>
          <w:sz w:val="31"/>
          <w:szCs w:val="31"/>
        </w:rPr>
        <w:t>安</w:t>
      </w:r>
      <w:r>
        <w:rPr>
          <w:rFonts w:ascii="仿宋" w:hAnsi="仿宋" w:eastAsia="仿宋" w:cs="仿宋"/>
          <w:spacing w:val="2"/>
          <w:sz w:val="31"/>
          <w:szCs w:val="31"/>
        </w:rPr>
        <w:t>排的。</w:t>
      </w:r>
    </w:p>
    <w:p w14:paraId="0F785AA6">
      <w:pPr>
        <w:spacing w:before="3" w:line="333" w:lineRule="auto"/>
        <w:ind w:left="36" w:right="16" w:firstLine="622"/>
        <w:rPr>
          <w:rFonts w:ascii="仿宋" w:hAnsi="仿宋" w:eastAsia="仿宋" w:cs="仿宋"/>
          <w:sz w:val="31"/>
          <w:szCs w:val="31"/>
        </w:rPr>
      </w:pPr>
      <w:r>
        <w:rPr>
          <w:rFonts w:ascii="仿宋" w:hAnsi="仿宋" w:eastAsia="仿宋" w:cs="仿宋"/>
          <w:spacing w:val="16"/>
          <w:sz w:val="31"/>
          <w:szCs w:val="31"/>
        </w:rPr>
        <w:t>(</w:t>
      </w:r>
      <w:r>
        <w:rPr>
          <w:rFonts w:ascii="仿宋" w:hAnsi="仿宋" w:eastAsia="仿宋" w:cs="仿宋"/>
          <w:spacing w:val="10"/>
          <w:sz w:val="31"/>
          <w:szCs w:val="31"/>
        </w:rPr>
        <w:t>七</w:t>
      </w:r>
      <w:r>
        <w:rPr>
          <w:rFonts w:ascii="仿宋" w:hAnsi="仿宋" w:eastAsia="仿宋" w:cs="仿宋"/>
          <w:spacing w:val="8"/>
          <w:sz w:val="31"/>
          <w:szCs w:val="31"/>
        </w:rPr>
        <w:t>)因发生组织变革、并购重组等重大变化，岗位设</w:t>
      </w:r>
      <w:r>
        <w:rPr>
          <w:rFonts w:ascii="仿宋" w:hAnsi="仿宋" w:eastAsia="仿宋" w:cs="仿宋"/>
          <w:spacing w:val="16"/>
          <w:sz w:val="31"/>
          <w:szCs w:val="31"/>
        </w:rPr>
        <w:t>置</w:t>
      </w:r>
      <w:r>
        <w:rPr>
          <w:rFonts w:ascii="仿宋" w:hAnsi="仿宋" w:eastAsia="仿宋" w:cs="仿宋"/>
          <w:spacing w:val="13"/>
          <w:sz w:val="31"/>
          <w:szCs w:val="31"/>
        </w:rPr>
        <w:t>取</w:t>
      </w:r>
      <w:r>
        <w:rPr>
          <w:rFonts w:ascii="仿宋" w:hAnsi="仿宋" w:eastAsia="仿宋" w:cs="仿宋"/>
          <w:spacing w:val="8"/>
          <w:sz w:val="31"/>
          <w:szCs w:val="31"/>
        </w:rPr>
        <w:t>消或职务自然免除，暂无其他岗位安排的，一般应当退</w:t>
      </w:r>
      <w:r>
        <w:rPr>
          <w:rFonts w:ascii="仿宋" w:hAnsi="仿宋" w:eastAsia="仿宋" w:cs="仿宋"/>
          <w:spacing w:val="-8"/>
          <w:sz w:val="31"/>
          <w:szCs w:val="31"/>
        </w:rPr>
        <w:t>出</w:t>
      </w:r>
      <w:r>
        <w:rPr>
          <w:rFonts w:ascii="仿宋" w:hAnsi="仿宋" w:eastAsia="仿宋" w:cs="仿宋"/>
          <w:spacing w:val="-6"/>
          <w:sz w:val="31"/>
          <w:szCs w:val="31"/>
        </w:rPr>
        <w:t>。</w:t>
      </w:r>
    </w:p>
    <w:p w14:paraId="50C4C7CB">
      <w:pPr>
        <w:spacing w:before="2" w:line="333" w:lineRule="auto"/>
        <w:ind w:left="36" w:right="13" w:firstLine="622"/>
        <w:rPr>
          <w:rFonts w:ascii="仿宋" w:hAnsi="仿宋" w:eastAsia="仿宋" w:cs="仿宋"/>
          <w:sz w:val="31"/>
          <w:szCs w:val="31"/>
        </w:rPr>
      </w:pPr>
      <w:r>
        <w:rPr>
          <w:rFonts w:ascii="仿宋" w:hAnsi="仿宋" w:eastAsia="仿宋" w:cs="仿宋"/>
          <w:spacing w:val="16"/>
          <w:sz w:val="31"/>
          <w:szCs w:val="31"/>
        </w:rPr>
        <w:t>(</w:t>
      </w:r>
      <w:r>
        <w:rPr>
          <w:rFonts w:ascii="仿宋" w:hAnsi="仿宋" w:eastAsia="仿宋" w:cs="仿宋"/>
          <w:spacing w:val="8"/>
          <w:sz w:val="31"/>
          <w:szCs w:val="31"/>
        </w:rPr>
        <w:t>八)其他经华润啤酒、雪花生产中心、销售事业部或</w:t>
      </w:r>
      <w:r>
        <w:rPr>
          <w:rFonts w:ascii="仿宋" w:hAnsi="仿宋" w:eastAsia="仿宋" w:cs="仿宋"/>
          <w:spacing w:val="16"/>
          <w:sz w:val="31"/>
          <w:szCs w:val="31"/>
        </w:rPr>
        <w:t>酒</w:t>
      </w:r>
      <w:r>
        <w:rPr>
          <w:rFonts w:ascii="仿宋" w:hAnsi="仿宋" w:eastAsia="仿宋" w:cs="仿宋"/>
          <w:spacing w:val="8"/>
          <w:sz w:val="31"/>
          <w:szCs w:val="31"/>
        </w:rPr>
        <w:t>业控股公司党委研究决定，需强制退出的情形。</w:t>
      </w:r>
    </w:p>
    <w:p w14:paraId="127F559C">
      <w:pPr>
        <w:spacing w:before="1" w:line="333" w:lineRule="auto"/>
        <w:ind w:left="31" w:right="16" w:firstLine="627"/>
        <w:rPr>
          <w:rFonts w:ascii="仿宋" w:hAnsi="仿宋" w:eastAsia="仿宋" w:cs="仿宋"/>
          <w:sz w:val="31"/>
          <w:szCs w:val="31"/>
        </w:rPr>
      </w:pPr>
      <w:r>
        <w:rPr>
          <w:rFonts w:ascii="仿宋" w:hAnsi="仿宋" w:eastAsia="仿宋" w:cs="仿宋"/>
          <w:spacing w:val="15"/>
          <w:sz w:val="31"/>
          <w:szCs w:val="31"/>
        </w:rPr>
        <w:t>(九)其他《华润啤酒直管干部管理规定》《经理层</w:t>
      </w:r>
      <w:r>
        <w:rPr>
          <w:rFonts w:ascii="仿宋" w:hAnsi="仿宋" w:eastAsia="仿宋" w:cs="仿宋"/>
          <w:spacing w:val="13"/>
          <w:sz w:val="31"/>
          <w:szCs w:val="31"/>
        </w:rPr>
        <w:t>任</w:t>
      </w:r>
      <w:r>
        <w:rPr>
          <w:rFonts w:ascii="仿宋" w:hAnsi="仿宋" w:eastAsia="仿宋" w:cs="仿宋"/>
          <w:spacing w:val="14"/>
          <w:sz w:val="31"/>
          <w:szCs w:val="31"/>
        </w:rPr>
        <w:t>期</w:t>
      </w:r>
      <w:r>
        <w:rPr>
          <w:rFonts w:ascii="仿宋" w:hAnsi="仿宋" w:eastAsia="仿宋" w:cs="仿宋"/>
          <w:spacing w:val="8"/>
          <w:sz w:val="31"/>
          <w:szCs w:val="31"/>
        </w:rPr>
        <w:t>制与契约化管理办法》中规定的情形。</w:t>
      </w:r>
    </w:p>
    <w:p w14:paraId="423AEC3D">
      <w:pPr>
        <w:spacing w:before="2" w:line="333" w:lineRule="auto"/>
        <w:ind w:left="30" w:right="13" w:firstLine="636"/>
        <w:rPr>
          <w:rFonts w:hint="default" w:ascii="黑体" w:hAnsi="黑体" w:eastAsia="黑体" w:cs="黑体"/>
          <w:spacing w:val="22"/>
          <w:sz w:val="31"/>
          <w:szCs w:val="31"/>
          <w:lang w:val="en-US" w:eastAsia="zh-CN"/>
        </w:rPr>
      </w:pPr>
      <w:r>
        <w:rPr>
          <w:rFonts w:hint="eastAsia" w:ascii="黑体" w:hAnsi="黑体" w:eastAsia="黑体" w:cs="黑体"/>
          <w:spacing w:val="22"/>
          <w:sz w:val="31"/>
          <w:szCs w:val="31"/>
          <w:lang w:val="en-US" w:eastAsia="zh-CN"/>
        </w:rPr>
        <w:t>///</w:t>
      </w:r>
    </w:p>
    <w:p w14:paraId="32CDC6CE">
      <w:pPr>
        <w:spacing w:before="2" w:line="333" w:lineRule="auto"/>
        <w:ind w:left="30" w:right="13" w:firstLine="636"/>
        <w:rPr>
          <w:rFonts w:ascii="仿宋" w:hAnsi="仿宋" w:eastAsia="仿宋" w:cs="仿宋"/>
          <w:sz w:val="31"/>
          <w:szCs w:val="31"/>
        </w:rPr>
      </w:pPr>
      <w:r>
        <w:rPr>
          <w:rFonts w:ascii="黑体" w:hAnsi="黑体" w:eastAsia="黑体" w:cs="黑体"/>
          <w:spacing w:val="22"/>
          <w:sz w:val="31"/>
          <w:szCs w:val="31"/>
        </w:rPr>
        <w:t>第</w:t>
      </w:r>
      <w:r>
        <w:rPr>
          <w:rFonts w:ascii="黑体" w:hAnsi="黑体" w:eastAsia="黑体" w:cs="黑体"/>
          <w:spacing w:val="15"/>
          <w:sz w:val="31"/>
          <w:szCs w:val="31"/>
        </w:rPr>
        <w:t>七条</w:t>
      </w:r>
      <w:r>
        <w:rPr>
          <w:rFonts w:hint="eastAsia" w:ascii="黑体" w:hAnsi="黑体" w:eastAsia="黑体" w:cs="黑体"/>
          <w:spacing w:val="15"/>
          <w:sz w:val="31"/>
          <w:szCs w:val="31"/>
          <w:lang w:val="en-US" w:eastAsia="zh-CN"/>
        </w:rPr>
        <w:t xml:space="preserve"> </w:t>
      </w:r>
      <w:r>
        <w:rPr>
          <w:rFonts w:ascii="仿宋" w:hAnsi="仿宋" w:eastAsia="仿宋" w:cs="仿宋"/>
          <w:spacing w:val="15"/>
          <w:sz w:val="31"/>
          <w:szCs w:val="31"/>
        </w:rPr>
        <w:t>提前退出，指符合内退、退居二线条件的干部</w:t>
      </w:r>
      <w:r>
        <w:rPr>
          <w:rFonts w:ascii="仿宋" w:hAnsi="仿宋" w:eastAsia="仿宋" w:cs="仿宋"/>
          <w:spacing w:val="7"/>
          <w:sz w:val="31"/>
          <w:szCs w:val="31"/>
        </w:rPr>
        <w:t>退出干部工作岗位</w:t>
      </w:r>
      <w:r>
        <w:rPr>
          <w:rFonts w:ascii="仿宋" w:hAnsi="仿宋" w:eastAsia="仿宋" w:cs="仿宋"/>
          <w:spacing w:val="5"/>
          <w:sz w:val="31"/>
          <w:szCs w:val="31"/>
        </w:rPr>
        <w:t>。</w:t>
      </w:r>
    </w:p>
    <w:p w14:paraId="63644F1E">
      <w:pPr>
        <w:spacing w:before="1" w:line="222" w:lineRule="auto"/>
        <w:ind w:left="659"/>
        <w:rPr>
          <w:rFonts w:hint="default" w:ascii="仿宋" w:hAnsi="仿宋" w:eastAsia="仿宋" w:cs="仿宋"/>
          <w:spacing w:val="-14"/>
          <w:sz w:val="31"/>
          <w:szCs w:val="31"/>
          <w:lang w:val="en-US" w:eastAsia="zh-CN"/>
        </w:rPr>
      </w:pPr>
      <w:r>
        <w:rPr>
          <w:rFonts w:hint="eastAsia" w:ascii="仿宋" w:hAnsi="仿宋" w:eastAsia="仿宋" w:cs="仿宋"/>
          <w:spacing w:val="-14"/>
          <w:sz w:val="31"/>
          <w:szCs w:val="31"/>
          <w:lang w:val="en-US" w:eastAsia="zh-CN"/>
        </w:rPr>
        <w:t>///</w:t>
      </w:r>
    </w:p>
    <w:p w14:paraId="36033C45">
      <w:pPr>
        <w:spacing w:before="1" w:line="222" w:lineRule="auto"/>
        <w:ind w:left="659"/>
        <w:rPr>
          <w:rFonts w:ascii="仿宋" w:hAnsi="仿宋" w:eastAsia="仿宋" w:cs="仿宋"/>
          <w:sz w:val="31"/>
          <w:szCs w:val="31"/>
        </w:rPr>
      </w:pPr>
      <w:r>
        <w:rPr>
          <w:rFonts w:ascii="仿宋" w:hAnsi="仿宋" w:eastAsia="仿宋" w:cs="仿宋"/>
          <w:spacing w:val="-14"/>
          <w:sz w:val="31"/>
          <w:szCs w:val="31"/>
        </w:rPr>
        <w:t>(一)</w:t>
      </w:r>
      <w:ins w:id="214" w:author="咨询组" w:date="2026-04-30T10:30:54Z">
        <w:r>
          <w:rPr>
            <w:rFonts w:hint="eastAsia" w:ascii="仿宋" w:hAnsi="仿宋" w:eastAsia="仿宋" w:cs="仿宋"/>
            <w:spacing w:val="-14"/>
            <w:sz w:val="31"/>
            <w:szCs w:val="31"/>
            <w:lang w:val="en-US" w:eastAsia="zh-CN"/>
          </w:rPr>
          <w:t>干部</w:t>
        </w:r>
      </w:ins>
      <w:r>
        <w:rPr>
          <w:rFonts w:ascii="仿宋" w:hAnsi="仿宋" w:eastAsia="仿宋" w:cs="仿宋"/>
          <w:spacing w:val="-14"/>
          <w:sz w:val="31"/>
          <w:szCs w:val="31"/>
        </w:rPr>
        <w:t>内退</w:t>
      </w:r>
    </w:p>
    <w:p w14:paraId="17CFC8E6">
      <w:pPr>
        <w:spacing w:before="188" w:line="333" w:lineRule="auto"/>
        <w:ind w:left="31" w:right="13" w:firstLine="648"/>
        <w:rPr>
          <w:rFonts w:ascii="仿宋" w:hAnsi="仿宋" w:eastAsia="仿宋" w:cs="仿宋"/>
          <w:spacing w:val="8"/>
          <w:sz w:val="31"/>
          <w:szCs w:val="31"/>
        </w:rPr>
      </w:pPr>
      <w:r>
        <w:rPr>
          <w:rFonts w:ascii="仿宋" w:hAnsi="仿宋" w:eastAsia="仿宋" w:cs="仿宋"/>
          <w:spacing w:val="8"/>
          <w:sz w:val="31"/>
          <w:szCs w:val="31"/>
        </w:rPr>
        <w:t>1.华润啤酒各级干部在华润工作8年及以上(不含并购企业买断工龄)且距退休年龄不足5年可办理内退。干部办理提前退出时，须以社保认定标准进行判定是否符合提前退出条件。</w:t>
      </w:r>
    </w:p>
    <w:p w14:paraId="2994A45F">
      <w:pPr>
        <w:spacing w:before="188" w:line="333" w:lineRule="auto"/>
        <w:ind w:left="31" w:right="13" w:firstLine="648"/>
        <w:rPr>
          <w:rFonts w:ascii="仿宋" w:hAnsi="仿宋" w:eastAsia="仿宋" w:cs="仿宋"/>
          <w:sz w:val="31"/>
          <w:szCs w:val="31"/>
        </w:rPr>
      </w:pPr>
      <w:r>
        <w:rPr>
          <w:rFonts w:ascii="仿宋" w:hAnsi="仿宋" w:eastAsia="仿宋" w:cs="仿宋"/>
          <w:spacing w:val="8"/>
          <w:sz w:val="31"/>
          <w:szCs w:val="31"/>
        </w:rPr>
        <w:t>2.符合内退条件的华润啤酒干部，因身体、能力、工</w:t>
      </w:r>
      <w:r>
        <w:rPr>
          <w:rFonts w:ascii="仿宋" w:hAnsi="仿宋" w:eastAsia="仿宋" w:cs="仿宋"/>
          <w:spacing w:val="6"/>
          <w:sz w:val="31"/>
          <w:szCs w:val="31"/>
        </w:rPr>
        <w:t>作</w:t>
      </w:r>
      <w:r>
        <w:rPr>
          <w:rFonts w:ascii="仿宋" w:hAnsi="仿宋" w:eastAsia="仿宋" w:cs="仿宋"/>
          <w:spacing w:val="16"/>
          <w:sz w:val="31"/>
          <w:szCs w:val="31"/>
        </w:rPr>
        <w:t>任务</w:t>
      </w:r>
      <w:r>
        <w:rPr>
          <w:rFonts w:ascii="仿宋" w:hAnsi="仿宋" w:eastAsia="仿宋" w:cs="仿宋"/>
          <w:spacing w:val="12"/>
          <w:sz w:val="31"/>
          <w:szCs w:val="31"/>
        </w:rPr>
        <w:t>不</w:t>
      </w:r>
      <w:r>
        <w:rPr>
          <w:rFonts w:ascii="仿宋" w:hAnsi="仿宋" w:eastAsia="仿宋" w:cs="仿宋"/>
          <w:spacing w:val="8"/>
          <w:sz w:val="31"/>
          <w:szCs w:val="31"/>
        </w:rPr>
        <w:t>饱满等原因不适宜在岗位上继续留任，但本人不愿意</w:t>
      </w:r>
      <w:r>
        <w:rPr>
          <w:rFonts w:ascii="仿宋" w:hAnsi="仿宋" w:eastAsia="仿宋" w:cs="仿宋"/>
          <w:spacing w:val="12"/>
          <w:sz w:val="31"/>
          <w:szCs w:val="31"/>
        </w:rPr>
        <w:t>主动</w:t>
      </w:r>
      <w:r>
        <w:rPr>
          <w:rFonts w:ascii="仿宋" w:hAnsi="仿宋" w:eastAsia="仿宋" w:cs="仿宋"/>
          <w:spacing w:val="9"/>
          <w:sz w:val="31"/>
          <w:szCs w:val="31"/>
        </w:rPr>
        <w:t>退</w:t>
      </w:r>
      <w:r>
        <w:rPr>
          <w:rFonts w:ascii="仿宋" w:hAnsi="仿宋" w:eastAsia="仿宋" w:cs="仿宋"/>
          <w:spacing w:val="6"/>
          <w:sz w:val="31"/>
          <w:szCs w:val="31"/>
        </w:rPr>
        <w:t>出工作岗位，各单位可根据业务发展需要对其劝退。</w:t>
      </w:r>
    </w:p>
    <w:p w14:paraId="5F10EE5D">
      <w:pPr>
        <w:spacing w:before="2" w:line="333" w:lineRule="auto"/>
        <w:ind w:left="30" w:right="16" w:firstLine="661"/>
        <w:rPr>
          <w:rFonts w:ascii="仿宋" w:hAnsi="仿宋" w:eastAsia="仿宋" w:cs="仿宋"/>
          <w:sz w:val="31"/>
          <w:szCs w:val="31"/>
        </w:rPr>
      </w:pPr>
      <w:r>
        <w:rPr>
          <w:rFonts w:ascii="仿宋" w:hAnsi="仿宋" w:eastAsia="仿宋" w:cs="仿宋"/>
          <w:spacing w:val="14"/>
          <w:sz w:val="31"/>
          <w:szCs w:val="31"/>
        </w:rPr>
        <w:t>3</w:t>
      </w:r>
      <w:r>
        <w:rPr>
          <w:rFonts w:ascii="仿宋" w:hAnsi="仿宋" w:eastAsia="仿宋" w:cs="仿宋"/>
          <w:spacing w:val="10"/>
          <w:sz w:val="31"/>
          <w:szCs w:val="31"/>
        </w:rPr>
        <w:t>.</w:t>
      </w:r>
      <w:r>
        <w:rPr>
          <w:rFonts w:ascii="仿宋" w:hAnsi="仿宋" w:eastAsia="仿宋" w:cs="仿宋"/>
          <w:spacing w:val="7"/>
          <w:sz w:val="31"/>
          <w:szCs w:val="31"/>
        </w:rPr>
        <w:t>对组织架构调整、兼并收购或出售企业的干部，可根</w:t>
      </w:r>
      <w:r>
        <w:rPr>
          <w:rFonts w:ascii="仿宋" w:hAnsi="仿宋" w:eastAsia="仿宋" w:cs="仿宋"/>
          <w:spacing w:val="1"/>
          <w:sz w:val="31"/>
          <w:szCs w:val="31"/>
        </w:rPr>
        <w:t>据实际情况，由华润啤酒党委确定内</w:t>
      </w:r>
      <w:r>
        <w:rPr>
          <w:rFonts w:ascii="仿宋" w:hAnsi="仿宋" w:eastAsia="仿宋" w:cs="仿宋"/>
          <w:sz w:val="31"/>
          <w:szCs w:val="31"/>
        </w:rPr>
        <w:t>退条件。</w:t>
      </w:r>
    </w:p>
    <w:p w14:paraId="70A57215">
      <w:pPr>
        <w:spacing w:before="1" w:line="242" w:lineRule="auto"/>
        <w:ind w:left="678"/>
        <w:rPr>
          <w:rFonts w:ascii="仿宋" w:hAnsi="仿宋" w:eastAsia="仿宋" w:cs="仿宋"/>
          <w:sz w:val="31"/>
          <w:szCs w:val="31"/>
        </w:rPr>
      </w:pPr>
      <w:r>
        <w:rPr>
          <w:rFonts w:ascii="仿宋" w:hAnsi="仿宋" w:eastAsia="仿宋" w:cs="仿宋"/>
          <w:spacing w:val="26"/>
          <w:sz w:val="31"/>
          <w:szCs w:val="31"/>
        </w:rPr>
        <w:t>4</w:t>
      </w:r>
      <w:r>
        <w:rPr>
          <w:rFonts w:ascii="仿宋" w:hAnsi="仿宋" w:eastAsia="仿宋" w:cs="仿宋"/>
          <w:spacing w:val="21"/>
          <w:sz w:val="31"/>
          <w:szCs w:val="31"/>
        </w:rPr>
        <w:t>.华润啤酒党委可以根据干部队伍状况和业务发展需</w:t>
      </w:r>
    </w:p>
    <w:p w14:paraId="06ADB86F">
      <w:pPr>
        <w:spacing w:before="152" w:line="225" w:lineRule="auto"/>
        <w:ind w:left="36"/>
        <w:rPr>
          <w:rFonts w:ascii="仿宋" w:hAnsi="仿宋" w:eastAsia="仿宋" w:cs="仿宋"/>
          <w:sz w:val="31"/>
          <w:szCs w:val="31"/>
        </w:rPr>
      </w:pPr>
      <w:r>
        <w:rPr>
          <w:rFonts w:ascii="仿宋" w:hAnsi="仿宋" w:eastAsia="仿宋" w:cs="仿宋"/>
          <w:spacing w:val="13"/>
          <w:sz w:val="31"/>
          <w:szCs w:val="31"/>
        </w:rPr>
        <w:t>要</w:t>
      </w:r>
      <w:r>
        <w:rPr>
          <w:rFonts w:ascii="仿宋" w:hAnsi="仿宋" w:eastAsia="仿宋" w:cs="仿宋"/>
          <w:spacing w:val="7"/>
          <w:sz w:val="31"/>
          <w:szCs w:val="31"/>
        </w:rPr>
        <w:t>，设定内退条件集中内退。</w:t>
      </w:r>
    </w:p>
    <w:p w14:paraId="3C0BDE91">
      <w:pPr>
        <w:spacing w:before="181" w:line="222" w:lineRule="auto"/>
        <w:ind w:left="659"/>
        <w:rPr>
          <w:rFonts w:hint="default" w:ascii="仿宋" w:hAnsi="仿宋" w:eastAsia="仿宋" w:cs="仿宋"/>
          <w:spacing w:val="-12"/>
          <w:sz w:val="31"/>
          <w:szCs w:val="31"/>
          <w:lang w:val="en-US" w:eastAsia="zh-CN"/>
        </w:rPr>
      </w:pPr>
      <w:r>
        <w:rPr>
          <w:rFonts w:hint="eastAsia" w:ascii="仿宋" w:hAnsi="仿宋" w:eastAsia="仿宋" w:cs="仿宋"/>
          <w:spacing w:val="-12"/>
          <w:sz w:val="31"/>
          <w:szCs w:val="31"/>
          <w:lang w:val="en-US" w:eastAsia="zh-CN"/>
        </w:rPr>
        <w:t>///</w:t>
      </w:r>
    </w:p>
    <w:p w14:paraId="5CDE7816">
      <w:pPr>
        <w:spacing w:before="181" w:line="222" w:lineRule="auto"/>
        <w:ind w:left="659"/>
        <w:rPr>
          <w:rFonts w:ascii="仿宋" w:hAnsi="仿宋" w:eastAsia="仿宋" w:cs="仿宋"/>
          <w:sz w:val="31"/>
          <w:szCs w:val="31"/>
        </w:rPr>
      </w:pPr>
      <w:r>
        <w:rPr>
          <w:rFonts w:ascii="仿宋" w:hAnsi="仿宋" w:eastAsia="仿宋" w:cs="仿宋"/>
          <w:spacing w:val="-12"/>
          <w:sz w:val="31"/>
          <w:szCs w:val="31"/>
        </w:rPr>
        <w:t>(</w:t>
      </w:r>
      <w:r>
        <w:rPr>
          <w:rFonts w:ascii="仿宋" w:hAnsi="仿宋" w:eastAsia="仿宋" w:cs="仿宋"/>
          <w:spacing w:val="-9"/>
          <w:sz w:val="31"/>
          <w:szCs w:val="31"/>
        </w:rPr>
        <w:t>二)</w:t>
      </w:r>
      <w:ins w:id="215" w:author="咨询组" w:date="2026-04-30T10:31:05Z">
        <w:r>
          <w:rPr>
            <w:rFonts w:hint="eastAsia" w:ascii="仿宋" w:hAnsi="仿宋" w:eastAsia="仿宋" w:cs="仿宋"/>
            <w:spacing w:val="-9"/>
            <w:sz w:val="31"/>
            <w:szCs w:val="31"/>
            <w:lang w:val="en-US" w:eastAsia="zh-CN"/>
          </w:rPr>
          <w:t>干部</w:t>
        </w:r>
      </w:ins>
      <w:r>
        <w:rPr>
          <w:rFonts w:ascii="仿宋" w:hAnsi="仿宋" w:eastAsia="仿宋" w:cs="仿宋"/>
          <w:spacing w:val="-9"/>
          <w:sz w:val="31"/>
          <w:szCs w:val="31"/>
        </w:rPr>
        <w:t>退居二线</w:t>
      </w:r>
    </w:p>
    <w:p w14:paraId="0271A95E">
      <w:pPr>
        <w:spacing w:before="189" w:line="222" w:lineRule="auto"/>
        <w:ind w:left="687"/>
        <w:rPr>
          <w:rFonts w:ascii="仿宋" w:hAnsi="仿宋" w:eastAsia="仿宋" w:cs="仿宋"/>
          <w:sz w:val="31"/>
          <w:szCs w:val="31"/>
        </w:rPr>
      </w:pPr>
      <w:r>
        <w:rPr>
          <w:rFonts w:ascii="仿宋" w:hAnsi="仿宋" w:eastAsia="仿宋" w:cs="仿宋"/>
          <w:spacing w:val="8"/>
          <w:sz w:val="31"/>
          <w:szCs w:val="31"/>
        </w:rPr>
        <w:t>1</w:t>
      </w:r>
      <w:r>
        <w:rPr>
          <w:rFonts w:ascii="仿宋" w:hAnsi="仿宋" w:eastAsia="仿宋" w:cs="仿宋"/>
          <w:spacing w:val="7"/>
          <w:sz w:val="31"/>
          <w:szCs w:val="31"/>
        </w:rPr>
        <w:t>.退居二线条件：华润啤酒</w:t>
      </w:r>
      <w:r>
        <w:rPr>
          <w:rFonts w:ascii="仿宋" w:hAnsi="仿宋" w:eastAsia="仿宋" w:cs="仿宋"/>
          <w:sz w:val="31"/>
          <w:szCs w:val="31"/>
        </w:rPr>
        <w:t>M</w:t>
      </w:r>
      <w:r>
        <w:rPr>
          <w:rFonts w:ascii="仿宋" w:hAnsi="仿宋" w:eastAsia="仿宋" w:cs="仿宋"/>
          <w:spacing w:val="7"/>
          <w:sz w:val="31"/>
          <w:szCs w:val="31"/>
        </w:rPr>
        <w:t>5及以上干部(含同等职</w:t>
      </w:r>
    </w:p>
    <w:p w14:paraId="4A331619">
      <w:pPr>
        <w:spacing w:before="184" w:line="334" w:lineRule="auto"/>
        <w:ind w:left="40" w:right="16"/>
        <w:rPr>
          <w:rFonts w:ascii="仿宋" w:hAnsi="仿宋" w:eastAsia="仿宋" w:cs="仿宋"/>
          <w:sz w:val="31"/>
          <w:szCs w:val="31"/>
        </w:rPr>
      </w:pPr>
      <w:r>
        <w:rPr>
          <w:rFonts w:ascii="仿宋" w:hAnsi="仿宋" w:eastAsia="仿宋" w:cs="仿宋"/>
          <w:spacing w:val="4"/>
          <w:sz w:val="31"/>
          <w:szCs w:val="31"/>
        </w:rPr>
        <w:t>级)</w:t>
      </w:r>
      <w:r>
        <w:rPr>
          <w:rFonts w:ascii="仿宋" w:hAnsi="仿宋" w:eastAsia="仿宋" w:cs="仿宋"/>
          <w:spacing w:val="2"/>
          <w:sz w:val="31"/>
          <w:szCs w:val="31"/>
        </w:rPr>
        <w:t>距退休年龄不足3年可办理退居二线。退居二线的干部</w:t>
      </w:r>
      <w:r>
        <w:rPr>
          <w:rFonts w:ascii="仿宋" w:hAnsi="仿宋" w:eastAsia="仿宋" w:cs="仿宋"/>
          <w:spacing w:val="11"/>
          <w:sz w:val="31"/>
          <w:szCs w:val="31"/>
        </w:rPr>
        <w:t>到</w:t>
      </w:r>
      <w:r>
        <w:rPr>
          <w:rFonts w:ascii="仿宋" w:hAnsi="仿宋" w:eastAsia="仿宋" w:cs="仿宋"/>
          <w:spacing w:val="7"/>
          <w:sz w:val="31"/>
          <w:szCs w:val="31"/>
        </w:rPr>
        <w:t>达退休年龄后，应按时退休。</w:t>
      </w:r>
    </w:p>
    <w:p w14:paraId="2768130D">
      <w:pPr>
        <w:spacing w:before="3" w:line="332" w:lineRule="auto"/>
        <w:ind w:left="71" w:right="13" w:firstLine="608"/>
        <w:rPr>
          <w:rFonts w:ascii="仿宋" w:hAnsi="仿宋" w:eastAsia="仿宋" w:cs="仿宋"/>
          <w:sz w:val="31"/>
          <w:szCs w:val="31"/>
        </w:rPr>
      </w:pPr>
      <w:r>
        <w:rPr>
          <w:rFonts w:ascii="仿宋" w:hAnsi="仿宋" w:eastAsia="仿宋" w:cs="仿宋"/>
          <w:spacing w:val="8"/>
          <w:sz w:val="31"/>
          <w:szCs w:val="31"/>
        </w:rPr>
        <w:t>2.退居二线的干部因身体健康等原因无法工作，应办理</w:t>
      </w:r>
      <w:r>
        <w:rPr>
          <w:rFonts w:ascii="仿宋" w:hAnsi="仿宋" w:eastAsia="仿宋" w:cs="仿宋"/>
          <w:spacing w:val="-14"/>
          <w:sz w:val="31"/>
          <w:szCs w:val="31"/>
        </w:rPr>
        <w:t>内</w:t>
      </w:r>
      <w:r>
        <w:rPr>
          <w:rFonts w:ascii="仿宋" w:hAnsi="仿宋" w:eastAsia="仿宋" w:cs="仿宋"/>
          <w:spacing w:val="-13"/>
          <w:sz w:val="31"/>
          <w:szCs w:val="31"/>
        </w:rPr>
        <w:t>退。</w:t>
      </w:r>
    </w:p>
    <w:p w14:paraId="795E3548">
      <w:pPr>
        <w:spacing w:line="224" w:lineRule="auto"/>
        <w:ind w:left="667"/>
        <w:rPr>
          <w:rFonts w:hint="default" w:ascii="黑体" w:hAnsi="黑体" w:eastAsia="黑体" w:cs="黑体"/>
          <w:spacing w:val="15"/>
          <w:sz w:val="31"/>
          <w:szCs w:val="31"/>
          <w:lang w:val="en-US" w:eastAsia="zh-CN"/>
        </w:rPr>
      </w:pPr>
      <w:bookmarkStart w:id="2" w:name="_bookmark3"/>
      <w:bookmarkEnd w:id="2"/>
      <w:r>
        <w:rPr>
          <w:rFonts w:hint="eastAsia" w:ascii="黑体" w:hAnsi="黑体" w:eastAsia="黑体" w:cs="黑体"/>
          <w:spacing w:val="15"/>
          <w:sz w:val="31"/>
          <w:szCs w:val="31"/>
          <w:lang w:val="en-US" w:eastAsia="zh-CN"/>
        </w:rPr>
        <w:t>///</w:t>
      </w:r>
    </w:p>
    <w:p w14:paraId="03061FE3">
      <w:pPr>
        <w:spacing w:line="224" w:lineRule="auto"/>
        <w:ind w:left="667"/>
        <w:rPr>
          <w:rFonts w:ascii="仿宋" w:hAnsi="仿宋" w:eastAsia="仿宋" w:cs="仿宋"/>
          <w:sz w:val="31"/>
          <w:szCs w:val="31"/>
        </w:rPr>
      </w:pPr>
      <w:r>
        <w:rPr>
          <w:rFonts w:ascii="黑体" w:hAnsi="黑体" w:eastAsia="黑体" w:cs="黑体"/>
          <w:spacing w:val="15"/>
          <w:sz w:val="31"/>
          <w:szCs w:val="31"/>
        </w:rPr>
        <w:t>第</w:t>
      </w:r>
      <w:r>
        <w:rPr>
          <w:rFonts w:ascii="黑体" w:hAnsi="黑体" w:eastAsia="黑体" w:cs="黑体"/>
          <w:spacing w:val="8"/>
          <w:sz w:val="31"/>
          <w:szCs w:val="31"/>
        </w:rPr>
        <w:t>八条</w:t>
      </w:r>
      <w:r>
        <w:rPr>
          <w:rFonts w:hint="eastAsia" w:ascii="黑体" w:hAnsi="黑体" w:eastAsia="黑体" w:cs="黑体"/>
          <w:spacing w:val="8"/>
          <w:sz w:val="31"/>
          <w:szCs w:val="31"/>
          <w:lang w:val="en-US" w:eastAsia="zh-CN"/>
        </w:rPr>
        <w:t xml:space="preserve"> </w:t>
      </w:r>
      <w:r>
        <w:rPr>
          <w:rFonts w:ascii="仿宋" w:hAnsi="仿宋" w:eastAsia="仿宋" w:cs="仿宋"/>
          <w:spacing w:val="8"/>
          <w:sz w:val="31"/>
          <w:szCs w:val="31"/>
        </w:rPr>
        <w:t>干部提前退出方式仅可选择一次。</w:t>
      </w:r>
    </w:p>
    <w:p w14:paraId="47B74F73">
      <w:pPr>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both"/>
        <w:textAlignment w:val="baseline"/>
        <w:outlineLvl w:val="0"/>
        <w:rPr>
          <w:rFonts w:hint="default" w:ascii="黑体" w:hAnsi="黑体" w:eastAsia="黑体" w:cs="黑体"/>
          <w:spacing w:val="6"/>
          <w:sz w:val="31"/>
          <w:szCs w:val="31"/>
          <w:lang w:val="en-US" w:eastAsia="zh-CN"/>
        </w:rPr>
      </w:pPr>
      <w:r>
        <w:rPr>
          <w:rFonts w:hint="eastAsia" w:ascii="黑体" w:hAnsi="黑体" w:eastAsia="黑体" w:cs="黑体"/>
          <w:spacing w:val="6"/>
          <w:sz w:val="31"/>
          <w:szCs w:val="31"/>
          <w:lang w:val="en-US" w:eastAsia="zh-CN"/>
        </w:rPr>
        <w:t>///</w:t>
      </w:r>
    </w:p>
    <w:p w14:paraId="0D064B34">
      <w:pPr>
        <w:keepNext w:val="0"/>
        <w:keepLines w:val="0"/>
        <w:pageBreakBefore w:val="0"/>
        <w:widowControl/>
        <w:kinsoku w:val="0"/>
        <w:wordWrap/>
        <w:overflowPunct/>
        <w:topLinePunct w:val="0"/>
        <w:autoSpaceDE w:val="0"/>
        <w:autoSpaceDN w:val="0"/>
        <w:bidi w:val="0"/>
        <w:adjustRightInd w:val="0"/>
        <w:snapToGrid w:val="0"/>
        <w:spacing w:line="228" w:lineRule="auto"/>
        <w:ind w:left="1077" w:leftChars="513"/>
        <w:jc w:val="both"/>
        <w:textAlignment w:val="baseline"/>
        <w:outlineLvl w:val="0"/>
        <w:rPr>
          <w:rFonts w:ascii="黑体" w:hAnsi="黑体" w:eastAsia="黑体" w:cs="黑体"/>
          <w:spacing w:val="6"/>
          <w:sz w:val="31"/>
          <w:szCs w:val="31"/>
        </w:rPr>
      </w:pPr>
      <w:r>
        <w:rPr>
          <w:rFonts w:ascii="黑体" w:hAnsi="黑体" w:eastAsia="黑体" w:cs="黑体"/>
          <w:spacing w:val="6"/>
          <w:sz w:val="31"/>
          <w:szCs w:val="31"/>
        </w:rPr>
        <w:t>第三章</w:t>
      </w:r>
      <w:r>
        <w:rPr>
          <w:rFonts w:hint="eastAsia" w:ascii="黑体" w:hAnsi="黑体" w:eastAsia="黑体" w:cs="黑体"/>
          <w:spacing w:val="6"/>
          <w:sz w:val="31"/>
          <w:szCs w:val="31"/>
          <w:lang w:val="en-US" w:eastAsia="zh-CN"/>
        </w:rPr>
        <w:t xml:space="preserve"> </w:t>
      </w:r>
      <w:r>
        <w:rPr>
          <w:rFonts w:ascii="黑体" w:hAnsi="黑体" w:eastAsia="黑体" w:cs="黑体"/>
          <w:spacing w:val="6"/>
          <w:sz w:val="31"/>
          <w:szCs w:val="31"/>
        </w:rPr>
        <w:t>资深管理人员、P7及以上专业岗退出</w:t>
      </w:r>
    </w:p>
    <w:p w14:paraId="1B1703D9">
      <w:pPr>
        <w:spacing w:before="178" w:line="334" w:lineRule="auto"/>
        <w:ind w:left="30" w:right="16" w:firstLine="636"/>
        <w:rPr>
          <w:rFonts w:ascii="仿宋" w:hAnsi="仿宋" w:eastAsia="仿宋" w:cs="仿宋"/>
          <w:sz w:val="31"/>
          <w:szCs w:val="31"/>
        </w:rPr>
      </w:pPr>
      <w:r>
        <w:rPr>
          <w:rFonts w:ascii="黑体" w:hAnsi="黑体" w:eastAsia="黑体" w:cs="黑体"/>
          <w:spacing w:val="20"/>
          <w:sz w:val="31"/>
          <w:szCs w:val="31"/>
        </w:rPr>
        <w:t>第</w:t>
      </w:r>
      <w:r>
        <w:rPr>
          <w:rFonts w:ascii="黑体" w:hAnsi="黑体" w:eastAsia="黑体" w:cs="黑体"/>
          <w:spacing w:val="15"/>
          <w:sz w:val="31"/>
          <w:szCs w:val="31"/>
        </w:rPr>
        <w:t>九条</w:t>
      </w:r>
      <w:r>
        <w:rPr>
          <w:rFonts w:hint="eastAsia" w:ascii="黑体" w:hAnsi="黑体" w:eastAsia="黑体" w:cs="黑体"/>
          <w:spacing w:val="15"/>
          <w:sz w:val="31"/>
          <w:szCs w:val="31"/>
          <w:lang w:val="en-US" w:eastAsia="zh-CN"/>
        </w:rPr>
        <w:t xml:space="preserve"> </w:t>
      </w:r>
      <w:r>
        <w:rPr>
          <w:rFonts w:ascii="仿宋" w:hAnsi="仿宋" w:eastAsia="仿宋" w:cs="仿宋"/>
          <w:spacing w:val="15"/>
          <w:sz w:val="31"/>
          <w:szCs w:val="31"/>
        </w:rPr>
        <w:t>资深管理人员退出情形依据《华润啤酒资深管</w:t>
      </w:r>
      <w:r>
        <w:rPr>
          <w:rFonts w:ascii="仿宋" w:hAnsi="仿宋" w:eastAsia="仿宋" w:cs="仿宋"/>
          <w:spacing w:val="12"/>
          <w:sz w:val="31"/>
          <w:szCs w:val="31"/>
        </w:rPr>
        <w:t>理</w:t>
      </w:r>
      <w:r>
        <w:rPr>
          <w:rFonts w:ascii="仿宋" w:hAnsi="仿宋" w:eastAsia="仿宋" w:cs="仿宋"/>
          <w:spacing w:val="7"/>
          <w:sz w:val="31"/>
          <w:szCs w:val="31"/>
        </w:rPr>
        <w:t>人员管理办法》执行。</w:t>
      </w:r>
    </w:p>
    <w:p w14:paraId="5ED4A7E7">
      <w:pPr>
        <w:spacing w:before="2" w:line="333" w:lineRule="auto"/>
        <w:ind w:left="21" w:right="15" w:firstLine="645"/>
        <w:rPr>
          <w:rFonts w:ascii="仿宋" w:hAnsi="仿宋" w:eastAsia="仿宋" w:cs="仿宋"/>
          <w:sz w:val="31"/>
          <w:szCs w:val="31"/>
        </w:rPr>
      </w:pPr>
      <w:r>
        <w:rPr>
          <w:rFonts w:ascii="黑体" w:hAnsi="黑体" w:eastAsia="黑体" w:cs="黑体"/>
          <w:spacing w:val="11"/>
          <w:sz w:val="31"/>
          <w:szCs w:val="31"/>
        </w:rPr>
        <w:t>第</w:t>
      </w:r>
      <w:r>
        <w:rPr>
          <w:rFonts w:ascii="黑体" w:hAnsi="黑体" w:eastAsia="黑体" w:cs="黑体"/>
          <w:spacing w:val="8"/>
          <w:sz w:val="31"/>
          <w:szCs w:val="31"/>
        </w:rPr>
        <w:t>十条</w:t>
      </w:r>
      <w:r>
        <w:rPr>
          <w:rFonts w:hint="eastAsia" w:ascii="黑体" w:hAnsi="黑体" w:eastAsia="黑体" w:cs="黑体"/>
          <w:spacing w:val="8"/>
          <w:sz w:val="31"/>
          <w:szCs w:val="31"/>
          <w:lang w:val="en-US" w:eastAsia="zh-CN"/>
        </w:rPr>
        <w:t xml:space="preserve"> </w:t>
      </w:r>
      <w:r>
        <w:rPr>
          <w:rFonts w:ascii="仿宋" w:hAnsi="仿宋" w:eastAsia="仿宋" w:cs="仿宋"/>
          <w:spacing w:val="8"/>
          <w:sz w:val="31"/>
          <w:szCs w:val="31"/>
        </w:rPr>
        <w:t>资深管理人员、</w:t>
      </w:r>
      <w:r>
        <w:rPr>
          <w:rFonts w:ascii="仿宋" w:hAnsi="仿宋" w:eastAsia="仿宋" w:cs="仿宋"/>
          <w:sz w:val="31"/>
          <w:szCs w:val="31"/>
        </w:rPr>
        <w:t>P</w:t>
      </w:r>
      <w:r>
        <w:rPr>
          <w:rFonts w:ascii="仿宋" w:hAnsi="仿宋" w:eastAsia="仿宋" w:cs="仿宋"/>
          <w:spacing w:val="8"/>
          <w:sz w:val="31"/>
          <w:szCs w:val="31"/>
        </w:rPr>
        <w:t>7及以上专业岗在华润工作8</w:t>
      </w:r>
      <w:r>
        <w:rPr>
          <w:rFonts w:ascii="仿宋" w:hAnsi="仿宋" w:eastAsia="仿宋" w:cs="仿宋"/>
          <w:spacing w:val="4"/>
          <w:sz w:val="31"/>
          <w:szCs w:val="31"/>
        </w:rPr>
        <w:t>年及以上(不含并购</w:t>
      </w:r>
      <w:r>
        <w:rPr>
          <w:rFonts w:ascii="仿宋" w:hAnsi="仿宋" w:eastAsia="仿宋" w:cs="仿宋"/>
          <w:spacing w:val="3"/>
          <w:sz w:val="31"/>
          <w:szCs w:val="31"/>
        </w:rPr>
        <w:t>企</w:t>
      </w:r>
      <w:r>
        <w:rPr>
          <w:rFonts w:ascii="仿宋" w:hAnsi="仿宋" w:eastAsia="仿宋" w:cs="仿宋"/>
          <w:spacing w:val="2"/>
          <w:sz w:val="31"/>
          <w:szCs w:val="31"/>
        </w:rPr>
        <w:t>业买断工龄)且距退休年龄不足5年</w:t>
      </w:r>
      <w:r>
        <w:rPr>
          <w:rFonts w:ascii="仿宋" w:hAnsi="仿宋" w:eastAsia="仿宋" w:cs="仿宋"/>
          <w:spacing w:val="11"/>
          <w:sz w:val="31"/>
          <w:szCs w:val="31"/>
        </w:rPr>
        <w:t>可</w:t>
      </w:r>
      <w:r>
        <w:rPr>
          <w:rFonts w:ascii="仿宋" w:hAnsi="仿宋" w:eastAsia="仿宋" w:cs="仿宋"/>
          <w:spacing w:val="9"/>
          <w:sz w:val="31"/>
          <w:szCs w:val="31"/>
        </w:rPr>
        <w:t>办理内退。办理内退时，须以社保认定标准为准进行判定</w:t>
      </w:r>
      <w:r>
        <w:rPr>
          <w:rFonts w:ascii="仿宋" w:hAnsi="仿宋" w:eastAsia="仿宋" w:cs="仿宋"/>
          <w:spacing w:val="11"/>
          <w:sz w:val="31"/>
          <w:szCs w:val="31"/>
        </w:rPr>
        <w:t>是</w:t>
      </w:r>
      <w:r>
        <w:rPr>
          <w:rFonts w:ascii="仿宋" w:hAnsi="仿宋" w:eastAsia="仿宋" w:cs="仿宋"/>
          <w:spacing w:val="8"/>
          <w:sz w:val="31"/>
          <w:szCs w:val="31"/>
        </w:rPr>
        <w:t>否符合提前退出条件。</w:t>
      </w:r>
    </w:p>
    <w:p w14:paraId="135141F1">
      <w:pPr>
        <w:spacing w:line="240" w:lineRule="auto"/>
        <w:ind w:left="0"/>
        <w:outlineLvl w:val="0"/>
        <w:rPr>
          <w:rFonts w:hint="default" w:ascii="黑体" w:hAnsi="黑体" w:eastAsia="黑体" w:cs="黑体"/>
          <w:spacing w:val="6"/>
          <w:sz w:val="31"/>
          <w:szCs w:val="31"/>
          <w:lang w:val="en-US" w:eastAsia="zh-CN"/>
        </w:rPr>
      </w:pPr>
      <w:bookmarkStart w:id="3" w:name="_bookmark4"/>
      <w:bookmarkEnd w:id="3"/>
      <w:r>
        <w:rPr>
          <w:rFonts w:hint="eastAsia" w:ascii="黑体" w:hAnsi="黑体" w:eastAsia="黑体" w:cs="黑体"/>
          <w:spacing w:val="6"/>
          <w:sz w:val="31"/>
          <w:szCs w:val="31"/>
          <w:lang w:val="en-US" w:eastAsia="zh-CN"/>
        </w:rPr>
        <w:t>///</w:t>
      </w:r>
    </w:p>
    <w:p w14:paraId="5D2156D5">
      <w:pPr>
        <w:spacing w:line="227" w:lineRule="auto"/>
        <w:ind w:left="2908"/>
        <w:outlineLvl w:val="0"/>
        <w:rPr>
          <w:rFonts w:ascii="黑体" w:hAnsi="黑体" w:eastAsia="黑体" w:cs="黑体"/>
          <w:spacing w:val="5"/>
          <w:sz w:val="31"/>
          <w:szCs w:val="31"/>
        </w:rPr>
      </w:pPr>
      <w:r>
        <w:rPr>
          <w:rFonts w:ascii="黑体" w:hAnsi="黑体" w:eastAsia="黑体" w:cs="黑体"/>
          <w:spacing w:val="6"/>
          <w:sz w:val="31"/>
          <w:szCs w:val="31"/>
        </w:rPr>
        <w:t>第</w:t>
      </w:r>
      <w:r>
        <w:rPr>
          <w:rFonts w:ascii="黑体" w:hAnsi="黑体" w:eastAsia="黑体" w:cs="黑体"/>
          <w:spacing w:val="5"/>
          <w:sz w:val="31"/>
          <w:szCs w:val="31"/>
        </w:rPr>
        <w:t>四章</w:t>
      </w:r>
      <w:r>
        <w:rPr>
          <w:rFonts w:hint="eastAsia" w:ascii="黑体" w:hAnsi="黑体" w:eastAsia="黑体" w:cs="黑体"/>
          <w:spacing w:val="5"/>
          <w:sz w:val="31"/>
          <w:szCs w:val="31"/>
          <w:lang w:val="en-US" w:eastAsia="zh-CN"/>
        </w:rPr>
        <w:t xml:space="preserve"> </w:t>
      </w:r>
      <w:r>
        <w:rPr>
          <w:rFonts w:ascii="黑体" w:hAnsi="黑体" w:eastAsia="黑体" w:cs="黑体"/>
          <w:spacing w:val="5"/>
          <w:sz w:val="31"/>
          <w:szCs w:val="31"/>
        </w:rPr>
        <w:t>退出待遇</w:t>
      </w:r>
    </w:p>
    <w:p w14:paraId="2E920844">
      <w:pPr>
        <w:spacing w:line="240" w:lineRule="auto"/>
        <w:ind w:left="0"/>
        <w:jc w:val="both"/>
        <w:outlineLvl w:val="0"/>
        <w:rPr>
          <w:rFonts w:hint="default" w:ascii="黑体" w:hAnsi="黑体" w:eastAsia="黑体" w:cs="黑体"/>
          <w:spacing w:val="5"/>
          <w:sz w:val="31"/>
          <w:szCs w:val="31"/>
          <w:lang w:val="en-US" w:eastAsia="zh-CN"/>
        </w:rPr>
      </w:pPr>
      <w:r>
        <w:rPr>
          <w:rFonts w:hint="eastAsia" w:ascii="黑体" w:hAnsi="黑体" w:eastAsia="黑体" w:cs="黑体"/>
          <w:spacing w:val="5"/>
          <w:sz w:val="31"/>
          <w:szCs w:val="31"/>
          <w:lang w:val="en-US" w:eastAsia="zh-CN"/>
        </w:rPr>
        <w:t>///</w:t>
      </w:r>
    </w:p>
    <w:p w14:paraId="132A0517">
      <w:pPr>
        <w:spacing w:before="178" w:line="226" w:lineRule="auto"/>
        <w:ind w:left="667"/>
        <w:rPr>
          <w:rFonts w:ascii="仿宋" w:hAnsi="仿宋" w:eastAsia="仿宋" w:cs="仿宋"/>
          <w:sz w:val="31"/>
          <w:szCs w:val="31"/>
        </w:rPr>
      </w:pPr>
      <w:r>
        <w:rPr>
          <w:rFonts w:ascii="黑体" w:hAnsi="黑体" w:eastAsia="黑体" w:cs="黑体"/>
          <w:spacing w:val="12"/>
          <w:sz w:val="31"/>
          <w:szCs w:val="31"/>
        </w:rPr>
        <w:t>第</w:t>
      </w:r>
      <w:r>
        <w:rPr>
          <w:rFonts w:ascii="黑体" w:hAnsi="黑体" w:eastAsia="黑体" w:cs="黑体"/>
          <w:spacing w:val="8"/>
          <w:sz w:val="31"/>
          <w:szCs w:val="31"/>
        </w:rPr>
        <w:t>十一条</w:t>
      </w:r>
      <w:r>
        <w:rPr>
          <w:rFonts w:hint="eastAsia" w:ascii="黑体" w:hAnsi="黑体" w:eastAsia="黑体" w:cs="黑体"/>
          <w:spacing w:val="8"/>
          <w:sz w:val="31"/>
          <w:szCs w:val="31"/>
          <w:lang w:val="en-US" w:eastAsia="zh-CN"/>
        </w:rPr>
        <w:t xml:space="preserve"> </w:t>
      </w:r>
      <w:r>
        <w:rPr>
          <w:rFonts w:ascii="仿宋" w:hAnsi="仿宋" w:eastAsia="仿宋" w:cs="仿宋"/>
          <w:spacing w:val="8"/>
          <w:sz w:val="31"/>
          <w:szCs w:val="31"/>
        </w:rPr>
        <w:t>提前退出待遇</w:t>
      </w:r>
    </w:p>
    <w:p w14:paraId="6ECEE89E">
      <w:pPr>
        <w:spacing w:before="101" w:line="222" w:lineRule="auto"/>
        <w:ind w:left="659"/>
        <w:rPr>
          <w:rFonts w:ascii="仿宋" w:hAnsi="仿宋" w:eastAsia="仿宋" w:cs="仿宋"/>
          <w:sz w:val="31"/>
          <w:szCs w:val="31"/>
        </w:rPr>
      </w:pPr>
      <w:r>
        <w:rPr>
          <w:rFonts w:ascii="仿宋" w:hAnsi="仿宋" w:eastAsia="仿宋" w:cs="仿宋"/>
          <w:spacing w:val="-14"/>
          <w:sz w:val="31"/>
          <w:szCs w:val="31"/>
        </w:rPr>
        <w:t>(一)内退</w:t>
      </w:r>
      <w:ins w:id="216" w:author="咨询组" w:date="2026-04-30T10:34:05Z">
        <w:r>
          <w:rPr>
            <w:rFonts w:ascii="仿宋" w:hAnsi="仿宋" w:eastAsia="仿宋" w:cs="仿宋"/>
            <w:spacing w:val="8"/>
            <w:sz w:val="31"/>
            <w:szCs w:val="31"/>
          </w:rPr>
          <w:t>待遇</w:t>
        </w:r>
      </w:ins>
    </w:p>
    <w:p w14:paraId="6EC6F97B">
      <w:pPr>
        <w:spacing w:before="186" w:line="222" w:lineRule="auto"/>
        <w:ind w:left="687"/>
        <w:rPr>
          <w:rFonts w:ascii="仿宋" w:hAnsi="仿宋" w:eastAsia="仿宋" w:cs="仿宋"/>
          <w:sz w:val="31"/>
          <w:szCs w:val="31"/>
        </w:rPr>
      </w:pPr>
      <w:r>
        <w:rPr>
          <w:rFonts w:ascii="仿宋" w:hAnsi="仿宋" w:eastAsia="仿宋" w:cs="仿宋"/>
          <w:spacing w:val="-4"/>
          <w:sz w:val="31"/>
          <w:szCs w:val="31"/>
        </w:rPr>
        <w:t>1.</w:t>
      </w:r>
      <w:r>
        <w:rPr>
          <w:rFonts w:ascii="仿宋" w:hAnsi="仿宋" w:eastAsia="仿宋" w:cs="仿宋"/>
          <w:spacing w:val="-3"/>
          <w:sz w:val="31"/>
          <w:szCs w:val="31"/>
        </w:rPr>
        <w:t>内</w:t>
      </w:r>
      <w:r>
        <w:rPr>
          <w:rFonts w:ascii="仿宋" w:hAnsi="仿宋" w:eastAsia="仿宋" w:cs="仿宋"/>
          <w:spacing w:val="-2"/>
          <w:sz w:val="31"/>
          <w:szCs w:val="31"/>
        </w:rPr>
        <w:t>退，内退期间生活费标准如下：</w:t>
      </w:r>
    </w:p>
    <w:p w14:paraId="3BBD2073">
      <w:pPr>
        <w:spacing w:before="188" w:line="333" w:lineRule="auto"/>
        <w:ind w:left="22" w:right="95" w:firstLine="636"/>
        <w:rPr>
          <w:rFonts w:ascii="仿宋" w:hAnsi="仿宋" w:eastAsia="仿宋" w:cs="仿宋"/>
          <w:sz w:val="31"/>
          <w:szCs w:val="31"/>
        </w:rPr>
      </w:pPr>
      <w:r>
        <w:rPr>
          <w:rFonts w:ascii="仿宋" w:hAnsi="仿宋" w:eastAsia="仿宋" w:cs="仿宋"/>
          <w:spacing w:val="12"/>
          <w:sz w:val="31"/>
          <w:szCs w:val="31"/>
        </w:rPr>
        <w:t>(</w:t>
      </w:r>
      <w:r>
        <w:rPr>
          <w:rFonts w:ascii="仿宋" w:hAnsi="仿宋" w:eastAsia="仿宋" w:cs="仿宋"/>
          <w:spacing w:val="8"/>
          <w:sz w:val="31"/>
          <w:szCs w:val="31"/>
        </w:rPr>
        <w:t>1)自退出之日起一年内，按退出之前岗位基本工资</w:t>
      </w:r>
      <w:r>
        <w:rPr>
          <w:rFonts w:ascii="仿宋" w:hAnsi="仿宋" w:eastAsia="仿宋" w:cs="仿宋"/>
          <w:spacing w:val="16"/>
          <w:sz w:val="31"/>
          <w:szCs w:val="31"/>
        </w:rPr>
        <w:t>标</w:t>
      </w:r>
      <w:r>
        <w:rPr>
          <w:rFonts w:ascii="仿宋" w:hAnsi="仿宋" w:eastAsia="仿宋" w:cs="仿宋"/>
          <w:spacing w:val="11"/>
          <w:sz w:val="31"/>
          <w:szCs w:val="31"/>
        </w:rPr>
        <w:t>准</w:t>
      </w:r>
      <w:r>
        <w:rPr>
          <w:rFonts w:ascii="仿宋" w:hAnsi="仿宋" w:eastAsia="仿宋" w:cs="仿宋"/>
          <w:spacing w:val="8"/>
          <w:sz w:val="31"/>
          <w:szCs w:val="31"/>
        </w:rPr>
        <w:t>执行，不再发放季度奖金(如有)、年终奖、任期激励</w:t>
      </w:r>
      <w:r>
        <w:rPr>
          <w:rFonts w:ascii="仿宋" w:hAnsi="仿宋" w:eastAsia="仿宋" w:cs="仿宋"/>
          <w:spacing w:val="9"/>
          <w:sz w:val="31"/>
          <w:szCs w:val="31"/>
        </w:rPr>
        <w:t>及</w:t>
      </w:r>
      <w:r>
        <w:rPr>
          <w:rFonts w:ascii="仿宋" w:hAnsi="仿宋" w:eastAsia="仿宋" w:cs="仿宋"/>
          <w:spacing w:val="6"/>
          <w:sz w:val="31"/>
          <w:szCs w:val="31"/>
        </w:rPr>
        <w:t>其他奖金。</w:t>
      </w:r>
    </w:p>
    <w:p w14:paraId="7217AF1C">
      <w:pPr>
        <w:spacing w:before="3" w:line="330" w:lineRule="auto"/>
        <w:ind w:left="31" w:firstLine="627"/>
        <w:rPr>
          <w:rFonts w:ascii="仿宋" w:hAnsi="仿宋" w:eastAsia="仿宋" w:cs="仿宋"/>
          <w:sz w:val="31"/>
          <w:szCs w:val="31"/>
        </w:rPr>
      </w:pPr>
      <w:r>
        <w:rPr>
          <w:rFonts w:ascii="仿宋" w:hAnsi="仿宋" w:eastAsia="仿宋" w:cs="仿宋"/>
          <w:spacing w:val="12"/>
          <w:sz w:val="31"/>
          <w:szCs w:val="31"/>
        </w:rPr>
        <w:t>(</w:t>
      </w:r>
      <w:r>
        <w:rPr>
          <w:rFonts w:ascii="仿宋" w:hAnsi="仿宋" w:eastAsia="仿宋" w:cs="仿宋"/>
          <w:spacing w:val="8"/>
          <w:sz w:val="31"/>
          <w:szCs w:val="31"/>
        </w:rPr>
        <w:t>2)自退出之日后第二年起至退休年龄，根据退出前</w:t>
      </w:r>
      <w:r>
        <w:rPr>
          <w:rFonts w:ascii="仿宋" w:hAnsi="仿宋" w:eastAsia="仿宋" w:cs="仿宋"/>
          <w:spacing w:val="1"/>
          <w:sz w:val="31"/>
          <w:szCs w:val="31"/>
        </w:rPr>
        <w:t>职级发放月度生活费，不再发</w:t>
      </w:r>
      <w:r>
        <w:rPr>
          <w:rFonts w:ascii="仿宋" w:hAnsi="仿宋" w:eastAsia="仿宋" w:cs="仿宋"/>
          <w:sz w:val="31"/>
          <w:szCs w:val="31"/>
        </w:rPr>
        <w:t>放季度奖金(如有)、年终奖、</w:t>
      </w:r>
      <w:r>
        <w:rPr>
          <w:rFonts w:ascii="仿宋" w:hAnsi="仿宋" w:eastAsia="仿宋" w:cs="仿宋"/>
          <w:spacing w:val="8"/>
          <w:sz w:val="31"/>
          <w:szCs w:val="31"/>
        </w:rPr>
        <w:t>任期激励及其他奖金，标准如下：</w:t>
      </w:r>
    </w:p>
    <w:p w14:paraId="32684684">
      <w:pPr>
        <w:spacing w:line="228" w:lineRule="auto"/>
        <w:ind w:left="681"/>
        <w:rPr>
          <w:rFonts w:ascii="仿宋" w:hAnsi="仿宋" w:eastAsia="仿宋" w:cs="仿宋"/>
          <w:sz w:val="31"/>
          <w:szCs w:val="31"/>
        </w:rPr>
      </w:pPr>
      <w:del w:id="217" w:author="咨询组" w:date="2026-04-30T10:10:45Z">
        <w:r>
          <w:rPr>
            <w:rFonts w:hint="default" w:ascii="仿宋" w:hAnsi="仿宋" w:eastAsia="仿宋" w:cs="仿宋"/>
            <w:position w:val="-6"/>
            <w:sz w:val="31"/>
            <w:szCs w:val="31"/>
            <w:lang w:val="en-US"/>
          </w:rPr>
          <w:drawing>
            <wp:inline distT="0" distB="0" distL="0" distR="0">
              <wp:extent cx="126365" cy="224155"/>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8"/>
                      <a:stretch>
                        <a:fillRect/>
                      </a:stretch>
                    </pic:blipFill>
                    <pic:spPr>
                      <a:xfrm>
                        <a:off x="0" y="0"/>
                        <a:ext cx="126805" cy="224442"/>
                      </a:xfrm>
                      <a:prstGeom prst="rect">
                        <a:avLst/>
                      </a:prstGeom>
                    </pic:spPr>
                  </pic:pic>
                </a:graphicData>
              </a:graphic>
            </wp:inline>
          </w:drawing>
        </w:r>
      </w:del>
      <w:ins w:id="219" w:author="咨询组" w:date="2026-04-30T10:10:45Z">
        <w:r>
          <w:rPr>
            <w:rFonts w:hint="eastAsia" w:ascii="仿宋" w:hAnsi="仿宋" w:eastAsia="仿宋" w:cs="仿宋"/>
            <w:position w:val="-6"/>
            <w:sz w:val="31"/>
            <w:szCs w:val="31"/>
            <w:lang w:val="en-US" w:eastAsia="zh-CN"/>
          </w:rPr>
          <w:t>①</w:t>
        </w:r>
      </w:ins>
      <w:ins w:id="220" w:author="咨询组" w:date="2026-04-30T10:10:28Z">
        <w:r>
          <w:rPr>
            <w:rFonts w:hint="eastAsia" w:ascii="仿宋" w:hAnsi="仿宋" w:eastAsia="仿宋" w:cs="仿宋"/>
            <w:position w:val="-6"/>
            <w:sz w:val="31"/>
            <w:szCs w:val="31"/>
            <w:lang w:val="en-US" w:eastAsia="zh-CN"/>
          </w:rPr>
          <w:t>、</w:t>
        </w:r>
      </w:ins>
      <w:r>
        <w:rPr>
          <w:rFonts w:ascii="仿宋" w:hAnsi="仿宋" w:eastAsia="仿宋" w:cs="仿宋"/>
          <w:spacing w:val="-6"/>
          <w:sz w:val="31"/>
          <w:szCs w:val="31"/>
        </w:rPr>
        <w:t>M</w:t>
      </w:r>
      <w:r>
        <w:rPr>
          <w:rFonts w:ascii="仿宋" w:hAnsi="仿宋" w:eastAsia="仿宋" w:cs="仿宋"/>
          <w:spacing w:val="-12"/>
          <w:sz w:val="31"/>
          <w:szCs w:val="31"/>
        </w:rPr>
        <w:t>6/</w:t>
      </w:r>
      <w:r>
        <w:rPr>
          <w:rFonts w:ascii="仿宋" w:hAnsi="仿宋" w:eastAsia="仿宋" w:cs="仿宋"/>
          <w:spacing w:val="-6"/>
          <w:sz w:val="31"/>
          <w:szCs w:val="31"/>
        </w:rPr>
        <w:t>M</w:t>
      </w:r>
      <w:r>
        <w:rPr>
          <w:rFonts w:ascii="仿宋" w:hAnsi="仿宋" w:eastAsia="仿宋" w:cs="仿宋"/>
          <w:spacing w:val="-12"/>
          <w:sz w:val="31"/>
          <w:szCs w:val="31"/>
        </w:rPr>
        <w:t>5</w:t>
      </w:r>
      <w:r>
        <w:rPr>
          <w:rFonts w:ascii="仿宋" w:hAnsi="仿宋" w:eastAsia="仿宋" w:cs="仿宋"/>
          <w:spacing w:val="-6"/>
          <w:sz w:val="31"/>
          <w:szCs w:val="31"/>
        </w:rPr>
        <w:t>干部/P9专业岗(M5待遇)：15,000元/月;</w:t>
      </w:r>
    </w:p>
    <w:p w14:paraId="302DF3A0">
      <w:pPr>
        <w:spacing w:before="177" w:line="228" w:lineRule="auto"/>
        <w:ind w:left="681"/>
        <w:rPr>
          <w:rFonts w:ascii="仿宋" w:hAnsi="仿宋" w:eastAsia="仿宋" w:cs="仿宋"/>
          <w:sz w:val="31"/>
          <w:szCs w:val="31"/>
        </w:rPr>
      </w:pPr>
      <w:del w:id="221" w:author="咨询组" w:date="2026-04-30T10:10:48Z">
        <w:r>
          <w:rPr>
            <w:rFonts w:hint="default" w:ascii="仿宋" w:hAnsi="仿宋" w:eastAsia="仿宋" w:cs="仿宋"/>
            <w:position w:val="-6"/>
            <w:sz w:val="31"/>
            <w:szCs w:val="31"/>
            <w:lang w:val="en-US"/>
          </w:rPr>
          <w:drawing>
            <wp:inline distT="0" distB="0" distL="0" distR="0">
              <wp:extent cx="126365" cy="224155"/>
              <wp:effectExtent l="0" t="0" r="0" b="0"/>
              <wp:docPr id="7" name="IM 7"/>
              <wp:cNvGraphicFramePr/>
              <a:graphic xmlns:a="http://schemas.openxmlformats.org/drawingml/2006/main">
                <a:graphicData uri="http://schemas.openxmlformats.org/drawingml/2006/picture">
                  <pic:pic xmlns:pic="http://schemas.openxmlformats.org/drawingml/2006/picture">
                    <pic:nvPicPr>
                      <pic:cNvPr id="7" name="IM 7"/>
                      <pic:cNvPicPr/>
                    </pic:nvPicPr>
                    <pic:blipFill>
                      <a:blip r:embed="rId9"/>
                      <a:stretch>
                        <a:fillRect/>
                      </a:stretch>
                    </pic:blipFill>
                    <pic:spPr>
                      <a:xfrm>
                        <a:off x="0" y="0"/>
                        <a:ext cx="126805" cy="224441"/>
                      </a:xfrm>
                      <a:prstGeom prst="rect">
                        <a:avLst/>
                      </a:prstGeom>
                    </pic:spPr>
                  </pic:pic>
                </a:graphicData>
              </a:graphic>
            </wp:inline>
          </w:drawing>
        </w:r>
      </w:del>
      <w:ins w:id="223" w:author="咨询组" w:date="2026-04-30T10:10:48Z">
        <w:r>
          <w:rPr>
            <w:rFonts w:hint="eastAsia" w:ascii="仿宋" w:hAnsi="仿宋" w:eastAsia="仿宋" w:cs="仿宋"/>
            <w:position w:val="-6"/>
            <w:sz w:val="31"/>
            <w:szCs w:val="31"/>
            <w:lang w:val="en-US" w:eastAsia="zh-CN"/>
          </w:rPr>
          <w:t>②</w:t>
        </w:r>
      </w:ins>
      <w:ins w:id="224" w:author="咨询组" w:date="2026-04-30T10:10:35Z">
        <w:r>
          <w:rPr>
            <w:rFonts w:hint="eastAsia" w:ascii="仿宋" w:hAnsi="仿宋" w:eastAsia="仿宋" w:cs="仿宋"/>
            <w:position w:val="-6"/>
            <w:sz w:val="31"/>
            <w:szCs w:val="31"/>
            <w:lang w:val="en-US" w:eastAsia="zh-CN"/>
          </w:rPr>
          <w:t>、</w:t>
        </w:r>
      </w:ins>
      <w:r>
        <w:rPr>
          <w:rFonts w:ascii="仿宋" w:hAnsi="仿宋" w:eastAsia="仿宋" w:cs="仿宋"/>
          <w:spacing w:val="-8"/>
          <w:sz w:val="31"/>
          <w:szCs w:val="31"/>
        </w:rPr>
        <w:t>M</w:t>
      </w:r>
      <w:r>
        <w:rPr>
          <w:rFonts w:ascii="仿宋" w:hAnsi="仿宋" w:eastAsia="仿宋" w:cs="仿宋"/>
          <w:spacing w:val="-16"/>
          <w:sz w:val="31"/>
          <w:szCs w:val="31"/>
        </w:rPr>
        <w:t>4资</w:t>
      </w:r>
      <w:r>
        <w:rPr>
          <w:rFonts w:ascii="仿宋" w:hAnsi="仿宋" w:eastAsia="仿宋" w:cs="仿宋"/>
          <w:spacing w:val="-9"/>
          <w:sz w:val="31"/>
          <w:szCs w:val="31"/>
        </w:rPr>
        <w:t>深</w:t>
      </w:r>
      <w:r>
        <w:rPr>
          <w:rFonts w:ascii="仿宋" w:hAnsi="仿宋" w:eastAsia="仿宋" w:cs="仿宋"/>
          <w:spacing w:val="-8"/>
          <w:sz w:val="31"/>
          <w:szCs w:val="31"/>
        </w:rPr>
        <w:t>管理人员/P8专业岗(M4待遇)：13,000元/月;</w:t>
      </w:r>
    </w:p>
    <w:p w14:paraId="4D299C12">
      <w:pPr>
        <w:spacing w:before="178" w:line="228" w:lineRule="auto"/>
        <w:ind w:left="681"/>
        <w:rPr>
          <w:rFonts w:ascii="仿宋" w:hAnsi="仿宋" w:eastAsia="仿宋" w:cs="仿宋"/>
          <w:sz w:val="31"/>
          <w:szCs w:val="31"/>
        </w:rPr>
      </w:pPr>
      <w:del w:id="225" w:author="咨询组" w:date="2026-04-30T10:10:50Z">
        <w:r>
          <w:rPr>
            <w:rFonts w:hint="default" w:ascii="仿宋" w:hAnsi="仿宋" w:eastAsia="仿宋" w:cs="仿宋"/>
            <w:position w:val="-6"/>
            <w:sz w:val="31"/>
            <w:szCs w:val="31"/>
            <w:lang w:val="en-US"/>
          </w:rPr>
          <w:drawing>
            <wp:inline distT="0" distB="0" distL="0" distR="0">
              <wp:extent cx="126365" cy="224155"/>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8"/>
                      <a:stretch>
                        <a:fillRect/>
                      </a:stretch>
                    </pic:blipFill>
                    <pic:spPr>
                      <a:xfrm>
                        <a:off x="0" y="0"/>
                        <a:ext cx="126805" cy="224441"/>
                      </a:xfrm>
                      <a:prstGeom prst="rect">
                        <a:avLst/>
                      </a:prstGeom>
                    </pic:spPr>
                  </pic:pic>
                </a:graphicData>
              </a:graphic>
            </wp:inline>
          </w:drawing>
        </w:r>
      </w:del>
      <w:ins w:id="227" w:author="咨询组" w:date="2026-04-30T10:10:51Z">
        <w:r>
          <w:rPr>
            <w:rFonts w:hint="eastAsia" w:ascii="仿宋" w:hAnsi="仿宋" w:eastAsia="仿宋" w:cs="仿宋"/>
            <w:position w:val="-6"/>
            <w:sz w:val="31"/>
            <w:szCs w:val="31"/>
            <w:lang w:val="en-US" w:eastAsia="zh-CN"/>
          </w:rPr>
          <w:t>③</w:t>
        </w:r>
      </w:ins>
      <w:ins w:id="228" w:author="咨询组" w:date="2026-04-30T10:10:54Z">
        <w:r>
          <w:rPr>
            <w:rFonts w:hint="eastAsia" w:ascii="仿宋" w:hAnsi="仿宋" w:eastAsia="仿宋" w:cs="仿宋"/>
            <w:position w:val="-6"/>
            <w:sz w:val="31"/>
            <w:szCs w:val="31"/>
            <w:lang w:val="en-US" w:eastAsia="zh-CN"/>
          </w:rPr>
          <w:t>、</w:t>
        </w:r>
      </w:ins>
      <w:r>
        <w:rPr>
          <w:rFonts w:ascii="仿宋" w:hAnsi="仿宋" w:eastAsia="仿宋" w:cs="仿宋"/>
          <w:spacing w:val="-10"/>
          <w:sz w:val="31"/>
          <w:szCs w:val="31"/>
        </w:rPr>
        <w:t>M</w:t>
      </w:r>
      <w:r>
        <w:rPr>
          <w:rFonts w:ascii="仿宋" w:hAnsi="仿宋" w:eastAsia="仿宋" w:cs="仿宋"/>
          <w:spacing w:val="-20"/>
          <w:sz w:val="31"/>
          <w:szCs w:val="31"/>
        </w:rPr>
        <w:t>3</w:t>
      </w:r>
      <w:r>
        <w:rPr>
          <w:rFonts w:ascii="仿宋" w:hAnsi="仿宋" w:eastAsia="仿宋" w:cs="仿宋"/>
          <w:spacing w:val="-10"/>
          <w:sz w:val="31"/>
          <w:szCs w:val="31"/>
        </w:rPr>
        <w:t>资深管理人员/P7专业岗(M3待遇)：10,000元/月。</w:t>
      </w:r>
    </w:p>
    <w:p w14:paraId="66D716AA">
      <w:pPr>
        <w:spacing w:before="192" w:line="333" w:lineRule="auto"/>
        <w:ind w:left="27" w:right="95" w:firstLine="651"/>
        <w:rPr>
          <w:rFonts w:ascii="仿宋" w:hAnsi="仿宋" w:eastAsia="仿宋" w:cs="仿宋"/>
          <w:sz w:val="31"/>
          <w:szCs w:val="31"/>
        </w:rPr>
      </w:pPr>
      <w:r>
        <w:rPr>
          <w:rFonts w:ascii="仿宋" w:hAnsi="仿宋" w:eastAsia="仿宋" w:cs="仿宋"/>
          <w:spacing w:val="8"/>
          <w:sz w:val="31"/>
          <w:szCs w:val="31"/>
        </w:rPr>
        <w:t>2.内退期间五险一金缴费基数按《华润啤酒社保公积金</w:t>
      </w:r>
      <w:r>
        <w:rPr>
          <w:rFonts w:ascii="仿宋" w:hAnsi="仿宋" w:eastAsia="仿宋" w:cs="仿宋"/>
          <w:spacing w:val="9"/>
          <w:sz w:val="31"/>
          <w:szCs w:val="31"/>
        </w:rPr>
        <w:t>管理办法》执行，企业年金缴费基数按《华润啤酒企业年</w:t>
      </w:r>
      <w:r>
        <w:rPr>
          <w:rFonts w:ascii="仿宋" w:hAnsi="仿宋" w:eastAsia="仿宋" w:cs="仿宋"/>
          <w:spacing w:val="5"/>
          <w:sz w:val="31"/>
          <w:szCs w:val="31"/>
        </w:rPr>
        <w:t>金</w:t>
      </w:r>
      <w:r>
        <w:rPr>
          <w:rFonts w:ascii="仿宋" w:hAnsi="仿宋" w:eastAsia="仿宋" w:cs="仿宋"/>
          <w:spacing w:val="9"/>
          <w:sz w:val="31"/>
          <w:szCs w:val="31"/>
        </w:rPr>
        <w:t>管理办法》执行，个人缴费部分、个税等由本人承担</w:t>
      </w:r>
      <w:r>
        <w:rPr>
          <w:rFonts w:ascii="仿宋" w:hAnsi="仿宋" w:eastAsia="仿宋" w:cs="仿宋"/>
          <w:spacing w:val="7"/>
          <w:sz w:val="31"/>
          <w:szCs w:val="31"/>
        </w:rPr>
        <w:t>。</w:t>
      </w:r>
    </w:p>
    <w:p w14:paraId="081B7E2A">
      <w:pPr>
        <w:spacing w:before="5" w:line="333" w:lineRule="auto"/>
        <w:ind w:left="26" w:right="95" w:firstLine="665"/>
        <w:rPr>
          <w:rFonts w:ascii="仿宋" w:hAnsi="仿宋" w:eastAsia="仿宋" w:cs="仿宋"/>
          <w:sz w:val="31"/>
          <w:szCs w:val="31"/>
        </w:rPr>
      </w:pPr>
      <w:r>
        <w:rPr>
          <w:rFonts w:ascii="仿宋" w:hAnsi="仿宋" w:eastAsia="仿宋" w:cs="仿宋"/>
          <w:spacing w:val="10"/>
          <w:sz w:val="31"/>
          <w:szCs w:val="31"/>
        </w:rPr>
        <w:t>3</w:t>
      </w:r>
      <w:r>
        <w:rPr>
          <w:rFonts w:ascii="仿宋" w:hAnsi="仿宋" w:eastAsia="仿宋" w:cs="仿宋"/>
          <w:spacing w:val="7"/>
          <w:sz w:val="31"/>
          <w:szCs w:val="31"/>
        </w:rPr>
        <w:t>.内退干部、资深管理人员和</w:t>
      </w:r>
      <w:r>
        <w:rPr>
          <w:rFonts w:ascii="仿宋" w:hAnsi="仿宋" w:eastAsia="仿宋" w:cs="仿宋"/>
          <w:sz w:val="31"/>
          <w:szCs w:val="31"/>
        </w:rPr>
        <w:t>P</w:t>
      </w:r>
      <w:r>
        <w:rPr>
          <w:rFonts w:ascii="仿宋" w:hAnsi="仿宋" w:eastAsia="仿宋" w:cs="仿宋"/>
          <w:spacing w:val="7"/>
          <w:sz w:val="31"/>
          <w:szCs w:val="31"/>
        </w:rPr>
        <w:t>7及以上专业岗，在退</w:t>
      </w:r>
      <w:r>
        <w:rPr>
          <w:rFonts w:ascii="仿宋" w:hAnsi="仿宋" w:eastAsia="仿宋" w:cs="仿宋"/>
          <w:spacing w:val="9"/>
          <w:sz w:val="31"/>
          <w:szCs w:val="31"/>
        </w:rPr>
        <w:t>休前可按原职级标准享受福利，具体按《华润啤酒员工福</w:t>
      </w:r>
      <w:r>
        <w:rPr>
          <w:rFonts w:ascii="仿宋" w:hAnsi="仿宋" w:eastAsia="仿宋" w:cs="仿宋"/>
          <w:spacing w:val="6"/>
          <w:sz w:val="31"/>
          <w:szCs w:val="31"/>
        </w:rPr>
        <w:t>利</w:t>
      </w:r>
      <w:r>
        <w:rPr>
          <w:rFonts w:ascii="仿宋" w:hAnsi="仿宋" w:eastAsia="仿宋" w:cs="仿宋"/>
          <w:spacing w:val="9"/>
          <w:sz w:val="31"/>
          <w:szCs w:val="31"/>
        </w:rPr>
        <w:t>管理制度》执行，另在退休前可按原职级标准享受年度体</w:t>
      </w:r>
      <w:r>
        <w:rPr>
          <w:rFonts w:ascii="仿宋" w:hAnsi="仿宋" w:eastAsia="仿宋" w:cs="仿宋"/>
          <w:spacing w:val="8"/>
          <w:sz w:val="31"/>
          <w:szCs w:val="31"/>
        </w:rPr>
        <w:t>检</w:t>
      </w:r>
      <w:r>
        <w:rPr>
          <w:rFonts w:ascii="仿宋" w:hAnsi="仿宋" w:eastAsia="仿宋" w:cs="仿宋"/>
          <w:spacing w:val="13"/>
          <w:sz w:val="31"/>
          <w:szCs w:val="31"/>
        </w:rPr>
        <w:t>福</w:t>
      </w:r>
      <w:r>
        <w:rPr>
          <w:rFonts w:ascii="仿宋" w:hAnsi="仿宋" w:eastAsia="仿宋" w:cs="仿宋"/>
          <w:spacing w:val="8"/>
          <w:sz w:val="31"/>
          <w:szCs w:val="31"/>
        </w:rPr>
        <w:t>利；与履职有关待遇不再享受。</w:t>
      </w:r>
    </w:p>
    <w:p w14:paraId="0D63A7CB">
      <w:pPr>
        <w:spacing w:before="1" w:line="222" w:lineRule="auto"/>
        <w:ind w:left="659"/>
        <w:rPr>
          <w:rFonts w:hint="default" w:ascii="仿宋" w:hAnsi="仿宋" w:eastAsia="仿宋" w:cs="仿宋"/>
          <w:spacing w:val="-10"/>
          <w:sz w:val="31"/>
          <w:szCs w:val="31"/>
          <w:lang w:val="en-US" w:eastAsia="zh-CN"/>
        </w:rPr>
      </w:pPr>
      <w:r>
        <w:rPr>
          <w:rFonts w:hint="eastAsia" w:ascii="仿宋" w:hAnsi="仿宋" w:eastAsia="仿宋" w:cs="仿宋"/>
          <w:spacing w:val="-10"/>
          <w:sz w:val="31"/>
          <w:szCs w:val="31"/>
          <w:lang w:val="en-US" w:eastAsia="zh-CN"/>
        </w:rPr>
        <w:t>///</w:t>
      </w:r>
    </w:p>
    <w:p w14:paraId="28D26CE9">
      <w:pPr>
        <w:spacing w:before="1" w:line="222" w:lineRule="auto"/>
        <w:ind w:left="659"/>
        <w:rPr>
          <w:rFonts w:ascii="仿宋" w:hAnsi="仿宋" w:eastAsia="仿宋" w:cs="仿宋"/>
          <w:sz w:val="31"/>
          <w:szCs w:val="31"/>
        </w:rPr>
      </w:pPr>
      <w:r>
        <w:rPr>
          <w:rFonts w:ascii="仿宋" w:hAnsi="仿宋" w:eastAsia="仿宋" w:cs="仿宋"/>
          <w:spacing w:val="-10"/>
          <w:sz w:val="31"/>
          <w:szCs w:val="31"/>
        </w:rPr>
        <w:t>(</w:t>
      </w:r>
      <w:r>
        <w:rPr>
          <w:rFonts w:ascii="仿宋" w:hAnsi="仿宋" w:eastAsia="仿宋" w:cs="仿宋"/>
          <w:spacing w:val="-9"/>
          <w:sz w:val="31"/>
          <w:szCs w:val="31"/>
        </w:rPr>
        <w:t>二)退居二线</w:t>
      </w:r>
      <w:ins w:id="229" w:author="咨询组" w:date="2026-04-30T10:34:11Z">
        <w:r>
          <w:rPr>
            <w:rFonts w:ascii="仿宋" w:hAnsi="仿宋" w:eastAsia="仿宋" w:cs="仿宋"/>
            <w:spacing w:val="8"/>
            <w:sz w:val="31"/>
            <w:szCs w:val="31"/>
          </w:rPr>
          <w:t>待遇</w:t>
        </w:r>
      </w:ins>
    </w:p>
    <w:p w14:paraId="7B691696">
      <w:pPr>
        <w:spacing w:before="187" w:line="337" w:lineRule="auto"/>
        <w:ind w:left="23" w:right="95" w:firstLine="663"/>
        <w:rPr>
          <w:rFonts w:ascii="仿宋" w:hAnsi="仿宋" w:eastAsia="仿宋" w:cs="仿宋"/>
          <w:sz w:val="31"/>
          <w:szCs w:val="31"/>
        </w:rPr>
      </w:pPr>
      <w:r>
        <w:rPr>
          <w:rFonts w:ascii="仿宋" w:hAnsi="仿宋" w:eastAsia="仿宋" w:cs="仿宋"/>
          <w:spacing w:val="2"/>
          <w:sz w:val="31"/>
          <w:szCs w:val="31"/>
        </w:rPr>
        <w:t>1.薪酬待遇：按</w:t>
      </w:r>
      <w:r>
        <w:rPr>
          <w:rFonts w:ascii="仿宋" w:hAnsi="仿宋" w:eastAsia="仿宋" w:cs="仿宋"/>
          <w:spacing w:val="1"/>
          <w:sz w:val="31"/>
          <w:szCs w:val="31"/>
        </w:rPr>
        <w:t>退出时年度目标总薪酬(基本工资、目</w:t>
      </w:r>
      <w:r>
        <w:rPr>
          <w:rFonts w:ascii="仿宋" w:hAnsi="仿宋" w:eastAsia="仿宋" w:cs="仿宋"/>
          <w:spacing w:val="4"/>
          <w:sz w:val="31"/>
          <w:szCs w:val="31"/>
        </w:rPr>
        <w:t>标季度奖金(如有</w:t>
      </w:r>
      <w:r>
        <w:rPr>
          <w:rFonts w:ascii="仿宋" w:hAnsi="仿宋" w:eastAsia="仿宋" w:cs="仿宋"/>
          <w:spacing w:val="2"/>
          <w:sz w:val="31"/>
          <w:szCs w:val="31"/>
        </w:rPr>
        <w:t>)、目前年终奖及年均目标任期激励)标</w:t>
      </w:r>
      <w:r>
        <w:rPr>
          <w:rFonts w:ascii="仿宋" w:hAnsi="仿宋" w:eastAsia="仿宋" w:cs="仿宋"/>
          <w:spacing w:val="16"/>
          <w:sz w:val="31"/>
          <w:szCs w:val="31"/>
        </w:rPr>
        <w:t>准</w:t>
      </w:r>
      <w:r>
        <w:rPr>
          <w:rFonts w:ascii="仿宋" w:hAnsi="仿宋" w:eastAsia="仿宋" w:cs="仿宋"/>
          <w:spacing w:val="9"/>
          <w:sz w:val="31"/>
          <w:szCs w:val="31"/>
        </w:rPr>
        <w:t>的</w:t>
      </w:r>
      <w:r>
        <w:rPr>
          <w:rFonts w:ascii="仿宋" w:hAnsi="仿宋" w:eastAsia="仿宋" w:cs="仿宋"/>
          <w:spacing w:val="8"/>
          <w:sz w:val="31"/>
          <w:szCs w:val="31"/>
        </w:rPr>
        <w:t>50%执行，退居二线后薪酬主要由基本工资与目标年终</w:t>
      </w:r>
      <w:r>
        <w:rPr>
          <w:rFonts w:ascii="仿宋" w:hAnsi="仿宋" w:eastAsia="仿宋" w:cs="仿宋"/>
          <w:spacing w:val="4"/>
          <w:sz w:val="31"/>
          <w:szCs w:val="31"/>
        </w:rPr>
        <w:t>奖组成，基本工资</w:t>
      </w:r>
      <w:r>
        <w:rPr>
          <w:rFonts w:ascii="仿宋" w:hAnsi="仿宋" w:eastAsia="仿宋" w:cs="仿宋"/>
          <w:spacing w:val="2"/>
          <w:sz w:val="31"/>
          <w:szCs w:val="31"/>
        </w:rPr>
        <w:t>40%，目标年终奖60%，实际年终奖与年</w:t>
      </w:r>
      <w:r>
        <w:rPr>
          <w:rFonts w:ascii="仿宋" w:hAnsi="仿宋" w:eastAsia="仿宋" w:cs="仿宋"/>
          <w:spacing w:val="3"/>
          <w:sz w:val="31"/>
          <w:szCs w:val="31"/>
        </w:rPr>
        <w:t>度考核结果挂钩发放，且自退居二线的次月1日不再发放</w:t>
      </w:r>
      <w:r>
        <w:rPr>
          <w:rFonts w:ascii="仿宋" w:hAnsi="仿宋" w:eastAsia="仿宋" w:cs="仿宋"/>
          <w:sz w:val="31"/>
          <w:szCs w:val="31"/>
        </w:rPr>
        <w:t>任</w:t>
      </w:r>
      <w:r>
        <w:rPr>
          <w:rFonts w:ascii="仿宋" w:hAnsi="仿宋" w:eastAsia="仿宋" w:cs="仿宋"/>
          <w:spacing w:val="3"/>
          <w:sz w:val="31"/>
          <w:szCs w:val="31"/>
        </w:rPr>
        <w:t>期激励。</w:t>
      </w:r>
    </w:p>
    <w:p w14:paraId="78442EAE">
      <w:pPr>
        <w:spacing w:before="186" w:line="333" w:lineRule="auto"/>
        <w:ind w:left="35" w:right="242" w:firstLine="644"/>
        <w:rPr>
          <w:rFonts w:ascii="仿宋" w:hAnsi="仿宋" w:eastAsia="仿宋" w:cs="仿宋"/>
          <w:sz w:val="31"/>
          <w:szCs w:val="31"/>
        </w:rPr>
      </w:pPr>
      <w:r>
        <w:rPr>
          <w:rFonts w:ascii="仿宋" w:hAnsi="仿宋" w:eastAsia="仿宋" w:cs="仿宋"/>
          <w:spacing w:val="8"/>
          <w:sz w:val="31"/>
          <w:szCs w:val="31"/>
        </w:rPr>
        <w:t>2.退居二线干部，在退休前可按原职级标准享受福利，</w:t>
      </w:r>
      <w:r>
        <w:rPr>
          <w:rFonts w:ascii="仿宋" w:hAnsi="仿宋" w:eastAsia="仿宋" w:cs="仿宋"/>
          <w:spacing w:val="16"/>
          <w:sz w:val="31"/>
          <w:szCs w:val="31"/>
        </w:rPr>
        <w:t>具体</w:t>
      </w:r>
      <w:r>
        <w:rPr>
          <w:rFonts w:ascii="仿宋" w:hAnsi="仿宋" w:eastAsia="仿宋" w:cs="仿宋"/>
          <w:spacing w:val="9"/>
          <w:sz w:val="31"/>
          <w:szCs w:val="31"/>
        </w:rPr>
        <w:t>按</w:t>
      </w:r>
      <w:r>
        <w:rPr>
          <w:rFonts w:ascii="仿宋" w:hAnsi="仿宋" w:eastAsia="仿宋" w:cs="仿宋"/>
          <w:spacing w:val="8"/>
          <w:sz w:val="31"/>
          <w:szCs w:val="31"/>
        </w:rPr>
        <w:t>《华润啤酒员工福利管理制度》执行；差旅标准可按</w:t>
      </w:r>
      <w:r>
        <w:rPr>
          <w:rFonts w:ascii="仿宋" w:hAnsi="仿宋" w:eastAsia="仿宋" w:cs="仿宋"/>
          <w:spacing w:val="16"/>
          <w:sz w:val="31"/>
          <w:szCs w:val="31"/>
        </w:rPr>
        <w:t>原</w:t>
      </w:r>
      <w:r>
        <w:rPr>
          <w:rFonts w:ascii="仿宋" w:hAnsi="仿宋" w:eastAsia="仿宋" w:cs="仿宋"/>
          <w:spacing w:val="13"/>
          <w:sz w:val="31"/>
          <w:szCs w:val="31"/>
        </w:rPr>
        <w:t>职</w:t>
      </w:r>
      <w:r>
        <w:rPr>
          <w:rFonts w:ascii="仿宋" w:hAnsi="仿宋" w:eastAsia="仿宋" w:cs="仿宋"/>
          <w:spacing w:val="8"/>
          <w:sz w:val="31"/>
          <w:szCs w:val="31"/>
        </w:rPr>
        <w:t>级标准执行，其他与履职有关的待遇不再发放。</w:t>
      </w:r>
    </w:p>
    <w:p w14:paraId="0FD6876F">
      <w:pPr>
        <w:spacing w:before="2" w:line="333" w:lineRule="auto"/>
        <w:ind w:left="37" w:right="242" w:firstLine="621"/>
        <w:rPr>
          <w:rFonts w:hint="default" w:ascii="仿宋" w:hAnsi="仿宋" w:eastAsia="仿宋" w:cs="仿宋"/>
          <w:spacing w:val="4"/>
          <w:sz w:val="31"/>
          <w:szCs w:val="31"/>
          <w:lang w:val="en-US" w:eastAsia="zh-CN"/>
        </w:rPr>
      </w:pPr>
      <w:r>
        <w:rPr>
          <w:rFonts w:hint="eastAsia" w:ascii="仿宋" w:hAnsi="仿宋" w:eastAsia="仿宋" w:cs="仿宋"/>
          <w:spacing w:val="4"/>
          <w:sz w:val="31"/>
          <w:szCs w:val="31"/>
          <w:lang w:val="en-US" w:eastAsia="zh-CN"/>
        </w:rPr>
        <w:t>///</w:t>
      </w:r>
    </w:p>
    <w:p w14:paraId="1B9F2521">
      <w:pPr>
        <w:numPr>
          <w:ilvl w:val="0"/>
          <w:numId w:val="0"/>
        </w:numPr>
        <w:spacing w:before="2" w:line="333" w:lineRule="auto"/>
        <w:ind w:left="37" w:leftChars="0" w:right="242" w:rightChars="0" w:firstLine="621" w:firstLineChars="0"/>
        <w:rPr>
          <w:rFonts w:ascii="仿宋" w:hAnsi="仿宋" w:eastAsia="仿宋" w:cs="仿宋"/>
          <w:spacing w:val="-29"/>
          <w:sz w:val="31"/>
          <w:szCs w:val="31"/>
        </w:rPr>
      </w:pPr>
      <w:r>
        <w:rPr>
          <w:rFonts w:hint="eastAsia" w:ascii="仿宋" w:hAnsi="仿宋" w:eastAsia="仿宋" w:cs="仿宋"/>
          <w:snapToGrid w:val="0"/>
          <w:color w:val="000000"/>
          <w:spacing w:val="-29"/>
          <w:kern w:val="0"/>
          <w:sz w:val="31"/>
          <w:szCs w:val="31"/>
        </w:rPr>
        <w:t>(三)</w:t>
      </w:r>
      <w:r>
        <w:rPr>
          <w:rFonts w:ascii="仿宋" w:hAnsi="仿宋" w:eastAsia="仿宋" w:cs="仿宋"/>
          <w:spacing w:val="2"/>
          <w:sz w:val="31"/>
          <w:szCs w:val="31"/>
        </w:rPr>
        <w:t>根据《华润(集团)有限公司经理人退出管理办</w:t>
      </w:r>
      <w:r>
        <w:rPr>
          <w:rFonts w:ascii="仿宋" w:hAnsi="仿宋" w:eastAsia="仿宋" w:cs="仿宋"/>
          <w:spacing w:val="4"/>
          <w:sz w:val="31"/>
          <w:szCs w:val="31"/>
        </w:rPr>
        <w:t>法》，</w:t>
      </w:r>
      <w:r>
        <w:rPr>
          <w:rFonts w:ascii="仿宋" w:hAnsi="仿宋" w:eastAsia="仿宋" w:cs="仿宋"/>
          <w:sz w:val="31"/>
          <w:szCs w:val="31"/>
        </w:rPr>
        <w:t>M</w:t>
      </w:r>
      <w:r>
        <w:rPr>
          <w:rFonts w:ascii="仿宋" w:hAnsi="仿宋" w:eastAsia="仿宋" w:cs="仿宋"/>
          <w:spacing w:val="4"/>
          <w:sz w:val="31"/>
          <w:szCs w:val="31"/>
        </w:rPr>
        <w:t>6</w:t>
      </w:r>
      <w:r>
        <w:rPr>
          <w:rFonts w:ascii="仿宋" w:hAnsi="仿宋" w:eastAsia="仿宋" w:cs="仿宋"/>
          <w:spacing w:val="2"/>
          <w:sz w:val="31"/>
          <w:szCs w:val="31"/>
        </w:rPr>
        <w:t>级干部退休后可继续享受补充医疗健康保障(保障</w:t>
      </w:r>
      <w:r>
        <w:rPr>
          <w:rFonts w:ascii="仿宋" w:hAnsi="仿宋" w:eastAsia="仿宋" w:cs="仿宋"/>
          <w:spacing w:val="-37"/>
          <w:sz w:val="31"/>
          <w:szCs w:val="31"/>
        </w:rPr>
        <w:t>至</w:t>
      </w:r>
      <w:r>
        <w:rPr>
          <w:rFonts w:ascii="仿宋" w:hAnsi="仿宋" w:eastAsia="仿宋" w:cs="仿宋"/>
          <w:spacing w:val="-29"/>
          <w:sz w:val="31"/>
          <w:szCs w:val="31"/>
        </w:rPr>
        <w:t>75岁)。</w:t>
      </w:r>
    </w:p>
    <w:p w14:paraId="21FAC1D2">
      <w:pPr>
        <w:numPr>
          <w:numId w:val="0"/>
        </w:numPr>
        <w:spacing w:before="2" w:line="333" w:lineRule="auto"/>
        <w:ind w:left="658" w:leftChars="0" w:right="242" w:rightChars="0"/>
        <w:rPr>
          <w:rFonts w:hint="default" w:ascii="仿宋" w:hAnsi="仿宋" w:eastAsia="仿宋" w:cs="仿宋"/>
          <w:spacing w:val="-29"/>
          <w:sz w:val="31"/>
          <w:szCs w:val="31"/>
          <w:lang w:val="en-US" w:eastAsia="zh-CN"/>
        </w:rPr>
      </w:pPr>
      <w:r>
        <w:rPr>
          <w:rFonts w:hint="eastAsia" w:ascii="仿宋" w:hAnsi="仿宋" w:eastAsia="仿宋" w:cs="仿宋"/>
          <w:spacing w:val="-29"/>
          <w:sz w:val="31"/>
          <w:szCs w:val="31"/>
          <w:lang w:val="en-US" w:eastAsia="zh-CN"/>
        </w:rPr>
        <w:t>///</w:t>
      </w:r>
    </w:p>
    <w:p w14:paraId="7E32387C">
      <w:pPr>
        <w:spacing w:before="2" w:line="333" w:lineRule="auto"/>
        <w:ind w:left="40" w:right="146" w:firstLine="619"/>
        <w:rPr>
          <w:rFonts w:ascii="仿宋" w:hAnsi="仿宋" w:eastAsia="仿宋" w:cs="仿宋"/>
          <w:sz w:val="31"/>
          <w:szCs w:val="31"/>
        </w:rPr>
      </w:pPr>
      <w:r>
        <w:rPr>
          <w:rFonts w:ascii="仿宋" w:hAnsi="仿宋" w:eastAsia="仿宋" w:cs="仿宋"/>
          <w:spacing w:val="-9"/>
          <w:sz w:val="31"/>
          <w:szCs w:val="31"/>
        </w:rPr>
        <w:t>(</w:t>
      </w:r>
      <w:r>
        <w:rPr>
          <w:rFonts w:ascii="仿宋" w:hAnsi="仿宋" w:eastAsia="仿宋" w:cs="仿宋"/>
          <w:spacing w:val="-5"/>
          <w:sz w:val="31"/>
          <w:szCs w:val="31"/>
        </w:rPr>
        <w:t>四)干部、资深管理人员、P7及以上专业岗办理内退、</w:t>
      </w:r>
      <w:r>
        <w:rPr>
          <w:rFonts w:ascii="仿宋" w:hAnsi="仿宋" w:eastAsia="仿宋" w:cs="仿宋"/>
          <w:spacing w:val="16"/>
          <w:sz w:val="31"/>
          <w:szCs w:val="31"/>
        </w:rPr>
        <w:t>到</w:t>
      </w:r>
      <w:r>
        <w:rPr>
          <w:rFonts w:ascii="仿宋" w:hAnsi="仿宋" w:eastAsia="仿宋" w:cs="仿宋"/>
          <w:spacing w:val="9"/>
          <w:sz w:val="31"/>
          <w:szCs w:val="31"/>
        </w:rPr>
        <w:t>龄</w:t>
      </w:r>
      <w:r>
        <w:rPr>
          <w:rFonts w:ascii="仿宋" w:hAnsi="仿宋" w:eastAsia="仿宋" w:cs="仿宋"/>
          <w:spacing w:val="8"/>
          <w:sz w:val="31"/>
          <w:szCs w:val="31"/>
        </w:rPr>
        <w:t>退休前，可由本人申请调回首次建立劳动关系所在地或</w:t>
      </w:r>
      <w:r>
        <w:rPr>
          <w:rFonts w:ascii="仿宋" w:hAnsi="仿宋" w:eastAsia="仿宋" w:cs="仿宋"/>
          <w:spacing w:val="16"/>
          <w:sz w:val="31"/>
          <w:szCs w:val="31"/>
        </w:rPr>
        <w:t>申</w:t>
      </w:r>
      <w:r>
        <w:rPr>
          <w:rFonts w:ascii="仿宋" w:hAnsi="仿宋" w:eastAsia="仿宋" w:cs="仿宋"/>
          <w:spacing w:val="9"/>
          <w:sz w:val="31"/>
          <w:szCs w:val="31"/>
        </w:rPr>
        <w:t>请</w:t>
      </w:r>
      <w:r>
        <w:rPr>
          <w:rFonts w:ascii="仿宋" w:hAnsi="仿宋" w:eastAsia="仿宋" w:cs="仿宋"/>
          <w:spacing w:val="8"/>
          <w:sz w:val="31"/>
          <w:szCs w:val="31"/>
        </w:rPr>
        <w:t>内退时的社保缴纳地，并在首次建立劳动关系所在地或申请内退时的社保缴纳地履行退出程序。</w:t>
      </w:r>
    </w:p>
    <w:p w14:paraId="3A938DB0">
      <w:pPr>
        <w:spacing w:before="1" w:line="333" w:lineRule="auto"/>
        <w:ind w:left="30" w:right="244" w:firstLine="629"/>
        <w:rPr>
          <w:rFonts w:hint="default" w:ascii="仿宋" w:hAnsi="仿宋" w:eastAsia="仿宋" w:cs="仿宋"/>
          <w:spacing w:val="4"/>
          <w:sz w:val="31"/>
          <w:szCs w:val="31"/>
          <w:lang w:val="en-US" w:eastAsia="zh-CN"/>
        </w:rPr>
      </w:pPr>
      <w:r>
        <w:rPr>
          <w:rFonts w:hint="eastAsia" w:ascii="仿宋" w:hAnsi="仿宋" w:eastAsia="仿宋" w:cs="仿宋"/>
          <w:spacing w:val="4"/>
          <w:sz w:val="31"/>
          <w:szCs w:val="31"/>
          <w:lang w:val="en-US" w:eastAsia="zh-CN"/>
        </w:rPr>
        <w:t>///</w:t>
      </w:r>
    </w:p>
    <w:p w14:paraId="0F3954E2">
      <w:pPr>
        <w:spacing w:before="1" w:line="333" w:lineRule="auto"/>
        <w:ind w:left="30" w:right="244" w:firstLine="629"/>
        <w:rPr>
          <w:rFonts w:ascii="仿宋" w:hAnsi="仿宋" w:eastAsia="仿宋" w:cs="仿宋"/>
          <w:sz w:val="31"/>
          <w:szCs w:val="31"/>
        </w:rPr>
      </w:pPr>
      <w:r>
        <w:rPr>
          <w:rFonts w:ascii="仿宋" w:hAnsi="仿宋" w:eastAsia="仿宋" w:cs="仿宋"/>
          <w:spacing w:val="4"/>
          <w:sz w:val="31"/>
          <w:szCs w:val="31"/>
        </w:rPr>
        <w:t>(五</w:t>
      </w:r>
      <w:r>
        <w:rPr>
          <w:rFonts w:ascii="仿宋" w:hAnsi="仿宋" w:eastAsia="仿宋" w:cs="仿宋"/>
          <w:spacing w:val="3"/>
          <w:sz w:val="31"/>
          <w:szCs w:val="31"/>
        </w:rPr>
        <w:t>)</w:t>
      </w:r>
      <w:r>
        <w:rPr>
          <w:rFonts w:ascii="仿宋" w:hAnsi="仿宋" w:eastAsia="仿宋" w:cs="仿宋"/>
          <w:spacing w:val="2"/>
          <w:sz w:val="31"/>
          <w:szCs w:val="31"/>
        </w:rPr>
        <w:t>自提前退出劳动合同生效时间之日起，发放提前</w:t>
      </w:r>
      <w:r>
        <w:rPr>
          <w:rFonts w:ascii="仿宋" w:hAnsi="仿宋" w:eastAsia="仿宋" w:cs="仿宋"/>
          <w:spacing w:val="6"/>
          <w:sz w:val="31"/>
          <w:szCs w:val="31"/>
        </w:rPr>
        <w:t>退</w:t>
      </w:r>
      <w:r>
        <w:rPr>
          <w:rFonts w:ascii="仿宋" w:hAnsi="仿宋" w:eastAsia="仿宋" w:cs="仿宋"/>
          <w:spacing w:val="4"/>
          <w:sz w:val="31"/>
          <w:szCs w:val="31"/>
        </w:rPr>
        <w:t>出待遇。</w:t>
      </w:r>
    </w:p>
    <w:p w14:paraId="7B11B144">
      <w:pPr>
        <w:spacing w:line="226" w:lineRule="auto"/>
        <w:ind w:left="667"/>
        <w:rPr>
          <w:rFonts w:hint="default" w:ascii="黑体" w:hAnsi="黑体" w:eastAsia="黑体" w:cs="黑体"/>
          <w:spacing w:val="12"/>
          <w:sz w:val="31"/>
          <w:szCs w:val="31"/>
          <w:lang w:val="en-US" w:eastAsia="zh-CN"/>
        </w:rPr>
      </w:pPr>
      <w:r>
        <w:rPr>
          <w:rFonts w:hint="eastAsia" w:ascii="黑体" w:hAnsi="黑体" w:eastAsia="黑体" w:cs="黑体"/>
          <w:spacing w:val="12"/>
          <w:sz w:val="31"/>
          <w:szCs w:val="31"/>
          <w:lang w:val="en-US" w:eastAsia="zh-CN"/>
        </w:rPr>
        <w:t>///</w:t>
      </w:r>
    </w:p>
    <w:p w14:paraId="1C7E314F">
      <w:pPr>
        <w:spacing w:line="226" w:lineRule="auto"/>
        <w:ind w:left="667"/>
        <w:rPr>
          <w:rFonts w:ascii="仿宋" w:hAnsi="仿宋" w:eastAsia="仿宋" w:cs="仿宋"/>
          <w:sz w:val="31"/>
          <w:szCs w:val="31"/>
        </w:rPr>
      </w:pPr>
      <w:r>
        <w:rPr>
          <w:rFonts w:ascii="黑体" w:hAnsi="黑体" w:eastAsia="黑体" w:cs="黑体"/>
          <w:spacing w:val="12"/>
          <w:sz w:val="31"/>
          <w:szCs w:val="31"/>
        </w:rPr>
        <w:t>第</w:t>
      </w:r>
      <w:r>
        <w:rPr>
          <w:rFonts w:ascii="黑体" w:hAnsi="黑体" w:eastAsia="黑体" w:cs="黑体"/>
          <w:spacing w:val="8"/>
          <w:sz w:val="31"/>
          <w:szCs w:val="31"/>
        </w:rPr>
        <w:t>十二条</w:t>
      </w:r>
      <w:r>
        <w:rPr>
          <w:rFonts w:hint="eastAsia" w:ascii="黑体" w:hAnsi="黑体" w:eastAsia="黑体" w:cs="黑体"/>
          <w:spacing w:val="8"/>
          <w:sz w:val="31"/>
          <w:szCs w:val="31"/>
          <w:lang w:val="en-US" w:eastAsia="zh-CN"/>
        </w:rPr>
        <w:t xml:space="preserve"> </w:t>
      </w:r>
      <w:r>
        <w:rPr>
          <w:rFonts w:ascii="仿宋" w:hAnsi="仿宋" w:eastAsia="仿宋" w:cs="仿宋"/>
          <w:spacing w:val="8"/>
          <w:sz w:val="31"/>
          <w:szCs w:val="31"/>
        </w:rPr>
        <w:t>退居二线管理</w:t>
      </w:r>
    </w:p>
    <w:p w14:paraId="61B89AE3">
      <w:pPr>
        <w:spacing w:before="181" w:line="220" w:lineRule="auto"/>
        <w:ind w:left="659"/>
        <w:rPr>
          <w:rFonts w:ascii="仿宋" w:hAnsi="仿宋" w:eastAsia="仿宋" w:cs="仿宋"/>
          <w:sz w:val="31"/>
          <w:szCs w:val="31"/>
        </w:rPr>
      </w:pPr>
      <w:r>
        <w:rPr>
          <w:rFonts w:ascii="仿宋" w:hAnsi="仿宋" w:eastAsia="仿宋" w:cs="仿宋"/>
          <w:spacing w:val="-4"/>
          <w:sz w:val="31"/>
          <w:szCs w:val="31"/>
        </w:rPr>
        <w:t>(一)</w:t>
      </w:r>
      <w:r>
        <w:rPr>
          <w:rFonts w:ascii="仿宋" w:hAnsi="仿宋" w:eastAsia="仿宋" w:cs="仿宋"/>
          <w:spacing w:val="-2"/>
          <w:sz w:val="31"/>
          <w:szCs w:val="31"/>
        </w:rPr>
        <w:t>工作地点及工作内容</w:t>
      </w:r>
    </w:p>
    <w:p w14:paraId="13CD850C">
      <w:pPr>
        <w:spacing w:before="195" w:line="333" w:lineRule="auto"/>
        <w:ind w:left="22" w:right="242" w:firstLine="664"/>
        <w:rPr>
          <w:rFonts w:ascii="仿宋" w:hAnsi="仿宋" w:eastAsia="仿宋" w:cs="仿宋"/>
          <w:sz w:val="31"/>
          <w:szCs w:val="31"/>
        </w:rPr>
      </w:pPr>
      <w:r>
        <w:rPr>
          <w:rFonts w:ascii="仿宋" w:hAnsi="仿宋" w:eastAsia="仿宋" w:cs="仿宋"/>
          <w:spacing w:val="14"/>
          <w:sz w:val="31"/>
          <w:szCs w:val="31"/>
        </w:rPr>
        <w:t>1.由华润啤酒总部统筹安排退居二线干部的工作单</w:t>
      </w:r>
      <w:r>
        <w:rPr>
          <w:rFonts w:ascii="仿宋" w:hAnsi="仿宋" w:eastAsia="仿宋" w:cs="仿宋"/>
          <w:spacing w:val="11"/>
          <w:sz w:val="31"/>
          <w:szCs w:val="31"/>
        </w:rPr>
        <w:t>位</w:t>
      </w:r>
      <w:r>
        <w:rPr>
          <w:rFonts w:ascii="仿宋" w:hAnsi="仿宋" w:eastAsia="仿宋" w:cs="仿宋"/>
          <w:spacing w:val="16"/>
          <w:sz w:val="31"/>
          <w:szCs w:val="31"/>
        </w:rPr>
        <w:t>及地</w:t>
      </w:r>
      <w:r>
        <w:rPr>
          <w:rFonts w:ascii="仿宋" w:hAnsi="仿宋" w:eastAsia="仿宋" w:cs="仿宋"/>
          <w:spacing w:val="11"/>
          <w:sz w:val="31"/>
          <w:szCs w:val="31"/>
        </w:rPr>
        <w:t>点</w:t>
      </w:r>
      <w:r>
        <w:rPr>
          <w:rFonts w:ascii="仿宋" w:hAnsi="仿宋" w:eastAsia="仿宋" w:cs="仿宋"/>
          <w:spacing w:val="8"/>
          <w:sz w:val="31"/>
          <w:szCs w:val="31"/>
        </w:rPr>
        <w:t>(原则上根据家庭所在地就近安排工作，不再享受异</w:t>
      </w:r>
      <w:r>
        <w:rPr>
          <w:rFonts w:ascii="仿宋" w:hAnsi="仿宋" w:eastAsia="仿宋" w:cs="仿宋"/>
          <w:spacing w:val="16"/>
          <w:sz w:val="31"/>
          <w:szCs w:val="31"/>
        </w:rPr>
        <w:t>地待</w:t>
      </w:r>
      <w:r>
        <w:rPr>
          <w:rFonts w:ascii="仿宋" w:hAnsi="仿宋" w:eastAsia="仿宋" w:cs="仿宋"/>
          <w:spacing w:val="11"/>
          <w:sz w:val="31"/>
          <w:szCs w:val="31"/>
        </w:rPr>
        <w:t>遇</w:t>
      </w:r>
      <w:r>
        <w:rPr>
          <w:rFonts w:ascii="仿宋" w:hAnsi="仿宋" w:eastAsia="仿宋" w:cs="仿宋"/>
          <w:spacing w:val="8"/>
          <w:sz w:val="31"/>
          <w:szCs w:val="31"/>
        </w:rPr>
        <w:t>)，退居二线的工作单位负责具体的工作安排。</w:t>
      </w:r>
    </w:p>
    <w:p w14:paraId="18351E55">
      <w:pPr>
        <w:spacing w:before="2" w:line="333" w:lineRule="auto"/>
        <w:ind w:left="29" w:right="146" w:firstLine="650"/>
        <w:rPr>
          <w:rFonts w:ascii="仿宋" w:hAnsi="仿宋" w:eastAsia="仿宋" w:cs="仿宋"/>
          <w:sz w:val="31"/>
          <w:szCs w:val="31"/>
        </w:rPr>
      </w:pPr>
      <w:r>
        <w:rPr>
          <w:rFonts w:ascii="仿宋" w:hAnsi="仿宋" w:eastAsia="仿宋" w:cs="仿宋"/>
          <w:spacing w:val="8"/>
          <w:sz w:val="31"/>
          <w:szCs w:val="31"/>
        </w:rPr>
        <w:t>2.工作内容：华润啤酒总部或所在单位根据工作需要</w:t>
      </w:r>
      <w:r>
        <w:rPr>
          <w:rFonts w:ascii="仿宋" w:hAnsi="仿宋" w:eastAsia="仿宋" w:cs="仿宋"/>
          <w:spacing w:val="6"/>
          <w:sz w:val="31"/>
          <w:szCs w:val="31"/>
        </w:rPr>
        <w:t>和</w:t>
      </w:r>
      <w:r>
        <w:rPr>
          <w:rFonts w:ascii="仿宋" w:hAnsi="仿宋" w:eastAsia="仿宋" w:cs="仿宋"/>
          <w:spacing w:val="1"/>
          <w:sz w:val="31"/>
          <w:szCs w:val="31"/>
        </w:rPr>
        <w:t>个人经历、专业特长安排适当的工作</w:t>
      </w:r>
      <w:r>
        <w:rPr>
          <w:rFonts w:ascii="仿宋" w:hAnsi="仿宋" w:eastAsia="仿宋" w:cs="仿宋"/>
          <w:sz w:val="31"/>
          <w:szCs w:val="31"/>
        </w:rPr>
        <w:t>，可参与公司生产经营、</w:t>
      </w:r>
      <w:r>
        <w:rPr>
          <w:rFonts w:ascii="仿宋" w:hAnsi="仿宋" w:eastAsia="仿宋" w:cs="仿宋"/>
          <w:spacing w:val="9"/>
          <w:sz w:val="31"/>
          <w:szCs w:val="31"/>
        </w:rPr>
        <w:t>党建、纪检监察等工作的巡视、检查、调研、考察等工作</w:t>
      </w:r>
      <w:r>
        <w:rPr>
          <w:rFonts w:ascii="仿宋" w:hAnsi="仿宋" w:eastAsia="仿宋" w:cs="仿宋"/>
          <w:spacing w:val="8"/>
          <w:sz w:val="31"/>
          <w:szCs w:val="31"/>
        </w:rPr>
        <w:t>。</w:t>
      </w:r>
    </w:p>
    <w:p w14:paraId="3ABA3282">
      <w:pPr>
        <w:spacing w:before="5" w:line="338" w:lineRule="auto"/>
        <w:ind w:left="30" w:firstLine="629"/>
        <w:rPr>
          <w:rFonts w:ascii="仿宋" w:hAnsi="仿宋" w:eastAsia="仿宋" w:cs="仿宋"/>
          <w:sz w:val="31"/>
          <w:szCs w:val="31"/>
        </w:rPr>
      </w:pPr>
      <w:r>
        <w:rPr>
          <w:rFonts w:ascii="仿宋" w:hAnsi="仿宋" w:eastAsia="仿宋" w:cs="仿宋"/>
          <w:spacing w:val="-6"/>
          <w:sz w:val="31"/>
          <w:szCs w:val="31"/>
        </w:rPr>
        <w:t>(</w:t>
      </w:r>
      <w:r>
        <w:rPr>
          <w:rFonts w:ascii="仿宋" w:hAnsi="仿宋" w:eastAsia="仿宋" w:cs="仿宋"/>
          <w:spacing w:val="-5"/>
          <w:sz w:val="31"/>
          <w:szCs w:val="31"/>
        </w:rPr>
        <w:t>二</w:t>
      </w:r>
      <w:r>
        <w:rPr>
          <w:rFonts w:ascii="仿宋" w:hAnsi="仿宋" w:eastAsia="仿宋" w:cs="仿宋"/>
          <w:spacing w:val="-3"/>
          <w:sz w:val="31"/>
          <w:szCs w:val="31"/>
        </w:rPr>
        <w:t>)绩效管理：退居二线人员仅实施年度考核，由所</w:t>
      </w:r>
      <w:r>
        <w:rPr>
          <w:rFonts w:ascii="仿宋" w:hAnsi="仿宋" w:eastAsia="仿宋" w:cs="仿宋"/>
          <w:spacing w:val="16"/>
          <w:sz w:val="31"/>
          <w:szCs w:val="31"/>
        </w:rPr>
        <w:t>在单</w:t>
      </w:r>
      <w:r>
        <w:rPr>
          <w:rFonts w:ascii="仿宋" w:hAnsi="仿宋" w:eastAsia="仿宋" w:cs="仿宋"/>
          <w:spacing w:val="11"/>
          <w:sz w:val="31"/>
          <w:szCs w:val="31"/>
        </w:rPr>
        <w:t>位</w:t>
      </w:r>
      <w:r>
        <w:rPr>
          <w:rFonts w:ascii="仿宋" w:hAnsi="仿宋" w:eastAsia="仿宋" w:cs="仿宋"/>
          <w:spacing w:val="8"/>
          <w:sz w:val="31"/>
          <w:szCs w:val="31"/>
        </w:rPr>
        <w:t>对退居二线人员工作成效进行评价，评价结果运用规</w:t>
      </w:r>
      <w:r>
        <w:rPr>
          <w:rFonts w:ascii="仿宋" w:hAnsi="仿宋" w:eastAsia="仿宋" w:cs="仿宋"/>
          <w:spacing w:val="6"/>
          <w:sz w:val="31"/>
          <w:szCs w:val="31"/>
        </w:rPr>
        <w:t>则同干部规则保持一致。如二线期间对所安排工作履责不力，</w:t>
      </w:r>
      <w:r>
        <w:rPr>
          <w:rFonts w:ascii="仿宋" w:hAnsi="仿宋" w:eastAsia="仿宋" w:cs="仿宋"/>
          <w:spacing w:val="12"/>
          <w:sz w:val="31"/>
          <w:szCs w:val="31"/>
        </w:rPr>
        <w:t>年</w:t>
      </w:r>
      <w:r>
        <w:rPr>
          <w:rFonts w:ascii="仿宋" w:hAnsi="仿宋" w:eastAsia="仿宋" w:cs="仿宋"/>
          <w:spacing w:val="8"/>
          <w:sz w:val="31"/>
          <w:szCs w:val="31"/>
        </w:rPr>
        <w:t>度绩效评价不得评为</w:t>
      </w:r>
      <w:r>
        <w:rPr>
          <w:rFonts w:ascii="仿宋" w:hAnsi="仿宋" w:eastAsia="仿宋" w:cs="仿宋"/>
          <w:sz w:val="31"/>
          <w:szCs w:val="31"/>
        </w:rPr>
        <w:t>B</w:t>
      </w:r>
      <w:r>
        <w:rPr>
          <w:rFonts w:ascii="仿宋" w:hAnsi="仿宋" w:eastAsia="仿宋" w:cs="仿宋"/>
          <w:spacing w:val="8"/>
          <w:sz w:val="31"/>
          <w:szCs w:val="31"/>
        </w:rPr>
        <w:t>及以上。</w:t>
      </w:r>
    </w:p>
    <w:p w14:paraId="55E4BE1C">
      <w:pPr>
        <w:spacing w:before="186" w:line="333" w:lineRule="auto"/>
        <w:ind w:left="22" w:right="243" w:firstLine="644"/>
        <w:rPr>
          <w:rFonts w:hint="default" w:ascii="黑体" w:hAnsi="黑体" w:eastAsia="黑体" w:cs="黑体"/>
          <w:spacing w:val="4"/>
          <w:sz w:val="31"/>
          <w:szCs w:val="31"/>
          <w:lang w:val="en-US" w:eastAsia="zh-CN"/>
        </w:rPr>
      </w:pPr>
      <w:r>
        <w:rPr>
          <w:rFonts w:hint="eastAsia" w:ascii="黑体" w:hAnsi="黑体" w:eastAsia="黑体" w:cs="黑体"/>
          <w:spacing w:val="4"/>
          <w:sz w:val="31"/>
          <w:szCs w:val="31"/>
          <w:lang w:val="en-US" w:eastAsia="zh-CN"/>
        </w:rPr>
        <w:t>///</w:t>
      </w:r>
    </w:p>
    <w:p w14:paraId="28AEAEA9">
      <w:pPr>
        <w:spacing w:before="186" w:line="333" w:lineRule="auto"/>
        <w:ind w:left="22" w:right="243" w:firstLine="644"/>
        <w:rPr>
          <w:rFonts w:ascii="仿宋" w:hAnsi="仿宋" w:eastAsia="仿宋" w:cs="仿宋"/>
          <w:sz w:val="31"/>
          <w:szCs w:val="31"/>
        </w:rPr>
      </w:pPr>
      <w:r>
        <w:rPr>
          <w:rFonts w:ascii="黑体" w:hAnsi="黑体" w:eastAsia="黑体" w:cs="黑体"/>
          <w:spacing w:val="4"/>
          <w:sz w:val="31"/>
          <w:szCs w:val="31"/>
        </w:rPr>
        <w:t>第十</w:t>
      </w:r>
      <w:r>
        <w:rPr>
          <w:rFonts w:ascii="黑体" w:hAnsi="黑体" w:eastAsia="黑体" w:cs="黑体"/>
          <w:spacing w:val="2"/>
          <w:sz w:val="31"/>
          <w:szCs w:val="31"/>
        </w:rPr>
        <w:t>三条</w:t>
      </w:r>
      <w:r>
        <w:rPr>
          <w:rFonts w:hint="eastAsia" w:ascii="黑体" w:hAnsi="黑体" w:eastAsia="黑体" w:cs="黑体"/>
          <w:spacing w:val="2"/>
          <w:sz w:val="31"/>
          <w:szCs w:val="31"/>
          <w:lang w:val="en-US" w:eastAsia="zh-CN"/>
        </w:rPr>
        <w:t xml:space="preserve"> </w:t>
      </w:r>
      <w:r>
        <w:rPr>
          <w:rFonts w:ascii="仿宋" w:hAnsi="仿宋" w:eastAsia="仿宋" w:cs="仿宋"/>
          <w:spacing w:val="2"/>
          <w:sz w:val="31"/>
          <w:szCs w:val="31"/>
        </w:rPr>
        <w:t>内退/退居二线干部、内退资深管理人员和</w:t>
      </w:r>
      <w:r>
        <w:rPr>
          <w:rFonts w:ascii="仿宋" w:hAnsi="仿宋" w:eastAsia="仿宋" w:cs="仿宋"/>
          <w:sz w:val="31"/>
          <w:szCs w:val="31"/>
        </w:rPr>
        <w:t>P</w:t>
      </w:r>
      <w:r>
        <w:rPr>
          <w:rFonts w:ascii="仿宋" w:hAnsi="仿宋" w:eastAsia="仿宋" w:cs="仿宋"/>
          <w:spacing w:val="2"/>
          <w:sz w:val="31"/>
          <w:szCs w:val="31"/>
        </w:rPr>
        <w:t>7</w:t>
      </w:r>
      <w:r>
        <w:rPr>
          <w:rFonts w:ascii="仿宋" w:hAnsi="仿宋" w:eastAsia="仿宋" w:cs="仿宋"/>
          <w:spacing w:val="10"/>
          <w:sz w:val="31"/>
          <w:szCs w:val="31"/>
        </w:rPr>
        <w:t>及</w:t>
      </w:r>
      <w:r>
        <w:rPr>
          <w:rFonts w:ascii="仿宋" w:hAnsi="仿宋" w:eastAsia="仿宋" w:cs="仿宋"/>
          <w:spacing w:val="9"/>
          <w:sz w:val="31"/>
          <w:szCs w:val="31"/>
        </w:rPr>
        <w:t>以上专业岗的薪酬、福利等费用分别由内退、退居二线工</w:t>
      </w:r>
      <w:r>
        <w:rPr>
          <w:rFonts w:ascii="仿宋" w:hAnsi="仿宋" w:eastAsia="仿宋" w:cs="仿宋"/>
          <w:spacing w:val="21"/>
          <w:sz w:val="31"/>
          <w:szCs w:val="31"/>
        </w:rPr>
        <w:t>作单位负责发放和列支(相关成本不纳入工作单位成本</w:t>
      </w:r>
      <w:r>
        <w:rPr>
          <w:rFonts w:ascii="仿宋" w:hAnsi="仿宋" w:eastAsia="仿宋" w:cs="仿宋"/>
          <w:spacing w:val="19"/>
          <w:sz w:val="31"/>
          <w:szCs w:val="31"/>
        </w:rPr>
        <w:t>考</w:t>
      </w:r>
      <w:r>
        <w:rPr>
          <w:rFonts w:ascii="仿宋" w:hAnsi="仿宋" w:eastAsia="仿宋" w:cs="仿宋"/>
          <w:spacing w:val="-32"/>
          <w:sz w:val="31"/>
          <w:szCs w:val="31"/>
        </w:rPr>
        <w:t>核</w:t>
      </w:r>
      <w:r>
        <w:rPr>
          <w:rFonts w:ascii="仿宋" w:hAnsi="仿宋" w:eastAsia="仿宋" w:cs="仿宋"/>
          <w:spacing w:val="-30"/>
          <w:sz w:val="31"/>
          <w:szCs w:val="31"/>
        </w:rPr>
        <w:t>)。</w:t>
      </w:r>
    </w:p>
    <w:p w14:paraId="4C5ECD71">
      <w:pPr>
        <w:spacing w:before="4" w:line="333" w:lineRule="auto"/>
        <w:ind w:left="18" w:firstLine="648"/>
        <w:rPr>
          <w:rFonts w:hint="default" w:ascii="黑体" w:hAnsi="黑体" w:eastAsia="黑体" w:cs="黑体"/>
          <w:spacing w:val="22"/>
          <w:sz w:val="31"/>
          <w:szCs w:val="31"/>
          <w:lang w:val="en-US" w:eastAsia="zh-CN"/>
        </w:rPr>
      </w:pPr>
      <w:r>
        <w:rPr>
          <w:rFonts w:hint="eastAsia" w:ascii="黑体" w:hAnsi="黑体" w:eastAsia="黑体" w:cs="黑体"/>
          <w:spacing w:val="22"/>
          <w:sz w:val="31"/>
          <w:szCs w:val="31"/>
          <w:lang w:val="en-US" w:eastAsia="zh-CN"/>
        </w:rPr>
        <w:t>///</w:t>
      </w:r>
    </w:p>
    <w:p w14:paraId="614E1FA2">
      <w:pPr>
        <w:spacing w:before="4" w:line="333" w:lineRule="auto"/>
        <w:ind w:left="18" w:firstLine="648"/>
        <w:rPr>
          <w:rFonts w:ascii="仿宋" w:hAnsi="仿宋" w:eastAsia="仿宋" w:cs="仿宋"/>
          <w:sz w:val="31"/>
          <w:szCs w:val="31"/>
        </w:rPr>
      </w:pPr>
      <w:r>
        <w:rPr>
          <w:rFonts w:ascii="黑体" w:hAnsi="黑体" w:eastAsia="黑体" w:cs="黑体"/>
          <w:spacing w:val="22"/>
          <w:sz w:val="31"/>
          <w:szCs w:val="31"/>
        </w:rPr>
        <w:t>第</w:t>
      </w:r>
      <w:r>
        <w:rPr>
          <w:rFonts w:ascii="黑体" w:hAnsi="黑体" w:eastAsia="黑体" w:cs="黑体"/>
          <w:spacing w:val="15"/>
          <w:sz w:val="31"/>
          <w:szCs w:val="31"/>
        </w:rPr>
        <w:t>十四条</w:t>
      </w:r>
      <w:r>
        <w:rPr>
          <w:rFonts w:hint="eastAsia" w:ascii="黑体" w:hAnsi="黑体" w:eastAsia="黑体" w:cs="黑体"/>
          <w:spacing w:val="15"/>
          <w:sz w:val="31"/>
          <w:szCs w:val="31"/>
          <w:lang w:val="en-US" w:eastAsia="zh-CN"/>
        </w:rPr>
        <w:t xml:space="preserve"> </w:t>
      </w:r>
      <w:r>
        <w:rPr>
          <w:rFonts w:ascii="仿宋" w:hAnsi="仿宋" w:eastAsia="仿宋" w:cs="仿宋"/>
          <w:spacing w:val="15"/>
          <w:sz w:val="31"/>
          <w:szCs w:val="31"/>
        </w:rPr>
        <w:t>干部及资深管理人员内退后应与本单位签订</w:t>
      </w:r>
      <w:r>
        <w:rPr>
          <w:rFonts w:ascii="仿宋" w:hAnsi="仿宋" w:eastAsia="仿宋" w:cs="仿宋"/>
          <w:spacing w:val="-8"/>
          <w:sz w:val="31"/>
          <w:szCs w:val="31"/>
        </w:rPr>
        <w:t>《华润啤</w:t>
      </w:r>
      <w:r>
        <w:rPr>
          <w:rFonts w:ascii="仿宋" w:hAnsi="仿宋" w:eastAsia="仿宋" w:cs="仿宋"/>
          <w:spacing w:val="-5"/>
          <w:sz w:val="31"/>
          <w:szCs w:val="31"/>
        </w:rPr>
        <w:t>酒</w:t>
      </w:r>
      <w:r>
        <w:rPr>
          <w:rFonts w:ascii="仿宋" w:hAnsi="仿宋" w:eastAsia="仿宋" w:cs="仿宋"/>
          <w:spacing w:val="-4"/>
          <w:sz w:val="31"/>
          <w:szCs w:val="31"/>
        </w:rPr>
        <w:t>干部及资深管理人员(同等职级)内退劳动合同》，</w:t>
      </w:r>
      <w:r>
        <w:rPr>
          <w:rFonts w:ascii="仿宋" w:hAnsi="仿宋" w:eastAsia="仿宋" w:cs="仿宋"/>
          <w:spacing w:val="14"/>
          <w:sz w:val="31"/>
          <w:szCs w:val="31"/>
        </w:rPr>
        <w:t>退</w:t>
      </w:r>
      <w:r>
        <w:rPr>
          <w:rFonts w:ascii="仿宋" w:hAnsi="仿宋" w:eastAsia="仿宋" w:cs="仿宋"/>
          <w:spacing w:val="9"/>
          <w:sz w:val="31"/>
          <w:szCs w:val="31"/>
        </w:rPr>
        <w:t>居二线应与二线工作单位签订《华润啤酒干部退居二线合</w:t>
      </w:r>
      <w:r>
        <w:rPr>
          <w:rFonts w:ascii="仿宋" w:hAnsi="仿宋" w:eastAsia="仿宋" w:cs="仿宋"/>
          <w:spacing w:val="2"/>
          <w:sz w:val="31"/>
          <w:szCs w:val="31"/>
        </w:rPr>
        <w:t>同</w:t>
      </w:r>
      <w:r>
        <w:rPr>
          <w:rFonts w:ascii="仿宋" w:hAnsi="仿宋" w:eastAsia="仿宋" w:cs="仿宋"/>
          <w:spacing w:val="1"/>
          <w:sz w:val="31"/>
          <w:szCs w:val="31"/>
        </w:rPr>
        <w:t>》。</w:t>
      </w:r>
    </w:p>
    <w:p w14:paraId="22524E3B">
      <w:pPr>
        <w:spacing w:before="3" w:line="333" w:lineRule="auto"/>
        <w:ind w:left="26" w:right="242" w:firstLine="640"/>
        <w:rPr>
          <w:rFonts w:hint="default" w:ascii="黑体" w:hAnsi="黑体" w:eastAsia="黑体" w:cs="黑体"/>
          <w:spacing w:val="22"/>
          <w:sz w:val="31"/>
          <w:szCs w:val="31"/>
          <w:lang w:val="en-US" w:eastAsia="zh-CN"/>
        </w:rPr>
      </w:pPr>
      <w:r>
        <w:rPr>
          <w:rFonts w:hint="eastAsia" w:ascii="黑体" w:hAnsi="黑体" w:eastAsia="黑体" w:cs="黑体"/>
          <w:spacing w:val="22"/>
          <w:sz w:val="31"/>
          <w:szCs w:val="31"/>
          <w:lang w:val="en-US" w:eastAsia="zh-CN"/>
        </w:rPr>
        <w:t>///</w:t>
      </w:r>
    </w:p>
    <w:p w14:paraId="6803BB4E">
      <w:pPr>
        <w:spacing w:before="3" w:line="333" w:lineRule="auto"/>
        <w:ind w:left="26" w:right="242" w:firstLine="640"/>
        <w:rPr>
          <w:rFonts w:ascii="仿宋" w:hAnsi="仿宋" w:eastAsia="仿宋" w:cs="仿宋"/>
          <w:spacing w:val="8"/>
          <w:sz w:val="31"/>
          <w:szCs w:val="31"/>
        </w:rPr>
      </w:pPr>
      <w:r>
        <w:rPr>
          <w:rFonts w:ascii="黑体" w:hAnsi="黑体" w:eastAsia="黑体" w:cs="黑体"/>
          <w:spacing w:val="22"/>
          <w:sz w:val="31"/>
          <w:szCs w:val="31"/>
        </w:rPr>
        <w:t>第</w:t>
      </w:r>
      <w:r>
        <w:rPr>
          <w:rFonts w:ascii="黑体" w:hAnsi="黑体" w:eastAsia="黑体" w:cs="黑体"/>
          <w:spacing w:val="15"/>
          <w:sz w:val="31"/>
          <w:szCs w:val="31"/>
        </w:rPr>
        <w:t>十五条</w:t>
      </w:r>
      <w:r>
        <w:rPr>
          <w:rFonts w:hint="eastAsia" w:ascii="黑体" w:hAnsi="黑体" w:eastAsia="黑体" w:cs="黑体"/>
          <w:spacing w:val="15"/>
          <w:sz w:val="31"/>
          <w:szCs w:val="31"/>
          <w:lang w:val="en-US" w:eastAsia="zh-CN"/>
        </w:rPr>
        <w:t xml:space="preserve"> </w:t>
      </w:r>
      <w:r>
        <w:rPr>
          <w:rFonts w:ascii="仿宋" w:hAnsi="仿宋" w:eastAsia="仿宋" w:cs="仿宋"/>
          <w:spacing w:val="15"/>
          <w:sz w:val="31"/>
          <w:szCs w:val="31"/>
        </w:rPr>
        <w:t>内退、退居二线期间，不得在原任职企业及</w:t>
      </w:r>
      <w:r>
        <w:rPr>
          <w:rFonts w:ascii="仿宋" w:hAnsi="仿宋" w:eastAsia="仿宋" w:cs="仿宋"/>
          <w:spacing w:val="9"/>
          <w:sz w:val="31"/>
          <w:szCs w:val="31"/>
        </w:rPr>
        <w:t>其出资企业单位担任各级领导职务，不得在与原任职企业</w:t>
      </w:r>
      <w:r>
        <w:rPr>
          <w:rFonts w:ascii="仿宋" w:hAnsi="仿宋" w:eastAsia="仿宋" w:cs="仿宋"/>
          <w:spacing w:val="6"/>
          <w:sz w:val="31"/>
          <w:szCs w:val="31"/>
        </w:rPr>
        <w:t>出</w:t>
      </w:r>
      <w:r>
        <w:rPr>
          <w:rFonts w:ascii="仿宋" w:hAnsi="仿宋" w:eastAsia="仿宋" w:cs="仿宋"/>
          <w:spacing w:val="15"/>
          <w:sz w:val="31"/>
          <w:szCs w:val="31"/>
        </w:rPr>
        <w:t>资</w:t>
      </w:r>
      <w:r>
        <w:rPr>
          <w:rFonts w:ascii="仿宋" w:hAnsi="仿宋" w:eastAsia="仿宋" w:cs="仿宋"/>
          <w:spacing w:val="8"/>
          <w:sz w:val="31"/>
          <w:szCs w:val="31"/>
        </w:rPr>
        <w:t>企业有业务关系或者竞争关系的企业兼职(任职)、投资</w:t>
      </w:r>
      <w:r>
        <w:rPr>
          <w:rFonts w:ascii="仿宋" w:hAnsi="仿宋" w:eastAsia="仿宋" w:cs="仿宋"/>
          <w:spacing w:val="11"/>
          <w:sz w:val="31"/>
          <w:szCs w:val="31"/>
        </w:rPr>
        <w:t>入</w:t>
      </w:r>
      <w:r>
        <w:rPr>
          <w:rFonts w:ascii="仿宋" w:hAnsi="仿宋" w:eastAsia="仿宋" w:cs="仿宋"/>
          <w:spacing w:val="8"/>
          <w:sz w:val="31"/>
          <w:szCs w:val="31"/>
        </w:rPr>
        <w:t>股或从事相关营利性活动。</w:t>
      </w:r>
    </w:p>
    <w:p w14:paraId="66403C16">
      <w:pPr>
        <w:spacing w:before="3" w:line="333" w:lineRule="auto"/>
        <w:ind w:left="26" w:right="242" w:firstLine="640"/>
        <w:rPr>
          <w:rFonts w:hint="eastAsia" w:ascii="仿宋" w:hAnsi="仿宋" w:eastAsia="仿宋" w:cs="仿宋"/>
          <w:spacing w:val="8"/>
          <w:sz w:val="31"/>
          <w:szCs w:val="31"/>
          <w:lang w:val="en-US" w:eastAsia="zh-CN"/>
        </w:rPr>
      </w:pPr>
      <w:r>
        <w:rPr>
          <w:rFonts w:hint="eastAsia" w:ascii="仿宋" w:hAnsi="仿宋" w:eastAsia="仿宋" w:cs="仿宋"/>
          <w:spacing w:val="8"/>
          <w:sz w:val="31"/>
          <w:szCs w:val="31"/>
          <w:lang w:val="en-US" w:eastAsia="zh-CN"/>
        </w:rPr>
        <w:t>///</w:t>
      </w:r>
    </w:p>
    <w:p w14:paraId="75417B8B">
      <w:pPr>
        <w:spacing w:before="2" w:line="333" w:lineRule="auto"/>
        <w:ind w:left="26" w:right="242" w:firstLine="640"/>
        <w:rPr>
          <w:rFonts w:ascii="仿宋" w:hAnsi="仿宋" w:eastAsia="仿宋" w:cs="仿宋"/>
          <w:sz w:val="31"/>
          <w:szCs w:val="31"/>
        </w:rPr>
      </w:pPr>
      <w:r>
        <w:rPr>
          <w:rFonts w:ascii="黑体" w:hAnsi="黑体" w:eastAsia="黑体" w:cs="黑体"/>
          <w:spacing w:val="22"/>
          <w:sz w:val="31"/>
          <w:szCs w:val="31"/>
        </w:rPr>
        <w:t>第</w:t>
      </w:r>
      <w:r>
        <w:rPr>
          <w:rFonts w:ascii="黑体" w:hAnsi="黑体" w:eastAsia="黑体" w:cs="黑体"/>
          <w:spacing w:val="15"/>
          <w:sz w:val="31"/>
          <w:szCs w:val="31"/>
        </w:rPr>
        <w:t>十六条</w:t>
      </w:r>
      <w:r>
        <w:rPr>
          <w:rFonts w:hint="eastAsia" w:ascii="黑体" w:hAnsi="黑体" w:eastAsia="黑体" w:cs="黑体"/>
          <w:spacing w:val="15"/>
          <w:sz w:val="31"/>
          <w:szCs w:val="31"/>
          <w:lang w:val="en-US" w:eastAsia="zh-CN"/>
        </w:rPr>
        <w:t xml:space="preserve"> </w:t>
      </w:r>
      <w:r>
        <w:rPr>
          <w:rFonts w:ascii="仿宋" w:hAnsi="仿宋" w:eastAsia="仿宋" w:cs="仿宋"/>
          <w:spacing w:val="15"/>
          <w:sz w:val="31"/>
          <w:szCs w:val="31"/>
        </w:rPr>
        <w:t>干部内退、退居二线期间，确因工作需要到</w:t>
      </w:r>
      <w:r>
        <w:rPr>
          <w:rFonts w:ascii="仿宋" w:hAnsi="仿宋" w:eastAsia="仿宋" w:cs="仿宋"/>
          <w:spacing w:val="9"/>
          <w:sz w:val="31"/>
          <w:szCs w:val="31"/>
        </w:rPr>
        <w:t>社团、高校、基金会、国际组织兼职，按《华润啤酒直管</w:t>
      </w:r>
      <w:r>
        <w:rPr>
          <w:rFonts w:ascii="仿宋" w:hAnsi="仿宋" w:eastAsia="仿宋" w:cs="仿宋"/>
          <w:spacing w:val="6"/>
          <w:sz w:val="31"/>
          <w:szCs w:val="31"/>
        </w:rPr>
        <w:t>干</w:t>
      </w:r>
      <w:r>
        <w:rPr>
          <w:rFonts w:ascii="仿宋" w:hAnsi="仿宋" w:eastAsia="仿宋" w:cs="仿宋"/>
          <w:spacing w:val="16"/>
          <w:sz w:val="31"/>
          <w:szCs w:val="31"/>
        </w:rPr>
        <w:t>部</w:t>
      </w:r>
      <w:r>
        <w:rPr>
          <w:rFonts w:ascii="仿宋" w:hAnsi="仿宋" w:eastAsia="仿宋" w:cs="仿宋"/>
          <w:spacing w:val="8"/>
          <w:sz w:val="31"/>
          <w:szCs w:val="31"/>
        </w:rPr>
        <w:t>管理规定》相关兼职要求执行。</w:t>
      </w:r>
    </w:p>
    <w:p w14:paraId="19DF0843">
      <w:pPr>
        <w:spacing w:before="5" w:line="333" w:lineRule="auto"/>
        <w:ind w:left="18" w:right="242" w:firstLine="648"/>
        <w:rPr>
          <w:rFonts w:hint="default" w:ascii="黑体" w:hAnsi="黑体" w:eastAsia="黑体" w:cs="黑体"/>
          <w:spacing w:val="10"/>
          <w:sz w:val="31"/>
          <w:szCs w:val="31"/>
          <w:lang w:val="en-US" w:eastAsia="zh-CN"/>
        </w:rPr>
      </w:pPr>
      <w:r>
        <w:rPr>
          <w:rFonts w:hint="eastAsia" w:ascii="黑体" w:hAnsi="黑体" w:eastAsia="黑体" w:cs="黑体"/>
          <w:spacing w:val="10"/>
          <w:sz w:val="31"/>
          <w:szCs w:val="31"/>
          <w:lang w:val="en-US" w:eastAsia="zh-CN"/>
        </w:rPr>
        <w:t>///</w:t>
      </w:r>
    </w:p>
    <w:p w14:paraId="059581F5">
      <w:pPr>
        <w:spacing w:before="5" w:line="333" w:lineRule="auto"/>
        <w:ind w:left="18" w:right="242" w:firstLine="648"/>
        <w:rPr>
          <w:rFonts w:ascii="仿宋" w:hAnsi="仿宋" w:eastAsia="仿宋" w:cs="仿宋"/>
          <w:sz w:val="31"/>
          <w:szCs w:val="31"/>
        </w:rPr>
      </w:pPr>
      <w:r>
        <w:rPr>
          <w:rFonts w:ascii="黑体" w:hAnsi="黑体" w:eastAsia="黑体" w:cs="黑体"/>
          <w:spacing w:val="10"/>
          <w:sz w:val="31"/>
          <w:szCs w:val="31"/>
        </w:rPr>
        <w:t>第</w:t>
      </w:r>
      <w:r>
        <w:rPr>
          <w:rFonts w:ascii="黑体" w:hAnsi="黑体" w:eastAsia="黑体" w:cs="黑体"/>
          <w:spacing w:val="8"/>
          <w:sz w:val="31"/>
          <w:szCs w:val="31"/>
        </w:rPr>
        <w:t>十七条</w:t>
      </w:r>
      <w:r>
        <w:rPr>
          <w:rFonts w:hint="eastAsia" w:ascii="黑体" w:hAnsi="黑体" w:eastAsia="黑体" w:cs="黑体"/>
          <w:spacing w:val="8"/>
          <w:sz w:val="31"/>
          <w:szCs w:val="31"/>
          <w:lang w:val="en-US" w:eastAsia="zh-CN"/>
        </w:rPr>
        <w:t xml:space="preserve"> </w:t>
      </w:r>
      <w:r>
        <w:rPr>
          <w:rFonts w:ascii="仿宋" w:hAnsi="仿宋" w:eastAsia="仿宋" w:cs="仿宋"/>
          <w:spacing w:val="8"/>
          <w:sz w:val="31"/>
          <w:szCs w:val="31"/>
        </w:rPr>
        <w:t>华润啤酒直管干部离职或退休后3年内，不</w:t>
      </w:r>
      <w:r>
        <w:rPr>
          <w:rFonts w:ascii="仿宋" w:hAnsi="仿宋" w:eastAsia="仿宋" w:cs="仿宋"/>
          <w:spacing w:val="22"/>
          <w:sz w:val="31"/>
          <w:szCs w:val="31"/>
        </w:rPr>
        <w:t>得在与原任职企业出资企业有业务关系或者竞争关系的</w:t>
      </w:r>
      <w:r>
        <w:rPr>
          <w:rFonts w:ascii="仿宋" w:hAnsi="仿宋" w:eastAsia="仿宋" w:cs="仿宋"/>
          <w:spacing w:val="21"/>
          <w:sz w:val="31"/>
          <w:szCs w:val="31"/>
        </w:rPr>
        <w:t>企</w:t>
      </w:r>
      <w:r>
        <w:rPr>
          <w:rFonts w:ascii="仿宋" w:hAnsi="仿宋" w:eastAsia="仿宋" w:cs="仿宋"/>
          <w:spacing w:val="9"/>
          <w:sz w:val="31"/>
          <w:szCs w:val="31"/>
        </w:rPr>
        <w:t>业兼职(任职)、投资入股或者从事相关的营利性活动。拟</w:t>
      </w:r>
      <w:r>
        <w:rPr>
          <w:rFonts w:ascii="仿宋" w:hAnsi="仿宋" w:eastAsia="仿宋" w:cs="仿宋"/>
          <w:spacing w:val="5"/>
          <w:sz w:val="31"/>
          <w:szCs w:val="31"/>
        </w:rPr>
        <w:t>在</w:t>
      </w:r>
      <w:r>
        <w:rPr>
          <w:rFonts w:ascii="仿宋" w:hAnsi="仿宋" w:eastAsia="仿宋" w:cs="仿宋"/>
          <w:spacing w:val="9"/>
          <w:sz w:val="31"/>
          <w:szCs w:val="31"/>
        </w:rPr>
        <w:t>其他企业兼职(任职)的，须由本人提出申请，报华润啤酒</w:t>
      </w:r>
      <w:r>
        <w:rPr>
          <w:rFonts w:ascii="仿宋" w:hAnsi="仿宋" w:eastAsia="仿宋" w:cs="仿宋"/>
          <w:spacing w:val="7"/>
          <w:sz w:val="31"/>
          <w:szCs w:val="31"/>
        </w:rPr>
        <w:t>审</w:t>
      </w:r>
      <w:r>
        <w:rPr>
          <w:rFonts w:ascii="仿宋" w:hAnsi="仿宋" w:eastAsia="仿宋" w:cs="仿宋"/>
          <w:spacing w:val="22"/>
          <w:sz w:val="31"/>
          <w:szCs w:val="31"/>
        </w:rPr>
        <w:t>批通过后实施。违反上述政策要求的行为均属于违规兼</w:t>
      </w:r>
      <w:r>
        <w:rPr>
          <w:rFonts w:ascii="仿宋" w:hAnsi="仿宋" w:eastAsia="仿宋" w:cs="仿宋"/>
          <w:spacing w:val="21"/>
          <w:sz w:val="31"/>
          <w:szCs w:val="31"/>
        </w:rPr>
        <w:t>职</w:t>
      </w:r>
      <w:r>
        <w:rPr>
          <w:rFonts w:ascii="仿宋" w:hAnsi="仿宋" w:eastAsia="仿宋" w:cs="仿宋"/>
          <w:spacing w:val="28"/>
          <w:sz w:val="31"/>
          <w:szCs w:val="31"/>
        </w:rPr>
        <w:t>(</w:t>
      </w:r>
      <w:r>
        <w:rPr>
          <w:rFonts w:ascii="仿宋" w:hAnsi="仿宋" w:eastAsia="仿宋" w:cs="仿宋"/>
          <w:spacing w:val="18"/>
          <w:sz w:val="31"/>
          <w:szCs w:val="31"/>
        </w:rPr>
        <w:t>任</w:t>
      </w:r>
      <w:r>
        <w:rPr>
          <w:rFonts w:ascii="仿宋" w:hAnsi="仿宋" w:eastAsia="仿宋" w:cs="仿宋"/>
          <w:spacing w:val="14"/>
          <w:sz w:val="31"/>
          <w:szCs w:val="31"/>
        </w:rPr>
        <w:t>职)行为，如存在取酬获利行为，应依法依规退还违规</w:t>
      </w:r>
      <w:r>
        <w:rPr>
          <w:rFonts w:ascii="仿宋" w:hAnsi="仿宋" w:eastAsia="仿宋" w:cs="仿宋"/>
          <w:spacing w:val="7"/>
          <w:sz w:val="31"/>
          <w:szCs w:val="31"/>
        </w:rPr>
        <w:t>取酬所得</w:t>
      </w:r>
      <w:r>
        <w:rPr>
          <w:rFonts w:ascii="仿宋" w:hAnsi="仿宋" w:eastAsia="仿宋" w:cs="仿宋"/>
          <w:spacing w:val="6"/>
          <w:sz w:val="31"/>
          <w:szCs w:val="31"/>
        </w:rPr>
        <w:t>。</w:t>
      </w:r>
    </w:p>
    <w:p w14:paraId="0E0D3C59">
      <w:pPr>
        <w:spacing w:before="1" w:line="226" w:lineRule="auto"/>
        <w:ind w:left="667"/>
        <w:rPr>
          <w:rFonts w:hint="default" w:ascii="黑体" w:hAnsi="黑体" w:eastAsia="黑体" w:cs="黑体"/>
          <w:spacing w:val="16"/>
          <w:sz w:val="31"/>
          <w:szCs w:val="31"/>
          <w:lang w:val="en-US" w:eastAsia="zh-CN"/>
        </w:rPr>
      </w:pPr>
      <w:r>
        <w:rPr>
          <w:rFonts w:hint="eastAsia" w:ascii="黑体" w:hAnsi="黑体" w:eastAsia="黑体" w:cs="黑体"/>
          <w:spacing w:val="16"/>
          <w:sz w:val="31"/>
          <w:szCs w:val="31"/>
          <w:lang w:val="en-US" w:eastAsia="zh-CN"/>
        </w:rPr>
        <w:t>///</w:t>
      </w:r>
    </w:p>
    <w:p w14:paraId="69F577DC">
      <w:pPr>
        <w:spacing w:before="1" w:line="226" w:lineRule="auto"/>
        <w:ind w:left="667"/>
        <w:rPr>
          <w:rFonts w:ascii="仿宋" w:hAnsi="仿宋" w:eastAsia="仿宋" w:cs="仿宋"/>
          <w:sz w:val="31"/>
          <w:szCs w:val="31"/>
        </w:rPr>
      </w:pPr>
      <w:r>
        <w:rPr>
          <w:rFonts w:ascii="黑体" w:hAnsi="黑体" w:eastAsia="黑体" w:cs="黑体"/>
          <w:spacing w:val="16"/>
          <w:sz w:val="31"/>
          <w:szCs w:val="31"/>
        </w:rPr>
        <w:t>第</w:t>
      </w:r>
      <w:r>
        <w:rPr>
          <w:rFonts w:ascii="黑体" w:hAnsi="黑体" w:eastAsia="黑体" w:cs="黑体"/>
          <w:spacing w:val="10"/>
          <w:sz w:val="31"/>
          <w:szCs w:val="31"/>
        </w:rPr>
        <w:t>十</w:t>
      </w:r>
      <w:r>
        <w:rPr>
          <w:rFonts w:ascii="黑体" w:hAnsi="黑体" w:eastAsia="黑体" w:cs="黑体"/>
          <w:spacing w:val="8"/>
          <w:sz w:val="31"/>
          <w:szCs w:val="31"/>
        </w:rPr>
        <w:t>八条</w:t>
      </w:r>
      <w:r>
        <w:rPr>
          <w:rFonts w:hint="eastAsia" w:ascii="黑体" w:hAnsi="黑体" w:eastAsia="黑体" w:cs="黑体"/>
          <w:spacing w:val="8"/>
          <w:sz w:val="31"/>
          <w:szCs w:val="31"/>
          <w:lang w:val="en-US" w:eastAsia="zh-CN"/>
        </w:rPr>
        <w:t xml:space="preserve"> </w:t>
      </w:r>
      <w:r>
        <w:rPr>
          <w:rFonts w:ascii="仿宋" w:hAnsi="仿宋" w:eastAsia="仿宋" w:cs="仿宋"/>
          <w:spacing w:val="8"/>
          <w:sz w:val="31"/>
          <w:szCs w:val="31"/>
        </w:rPr>
        <w:t>干部、资深管理人员、</w:t>
      </w:r>
      <w:r>
        <w:rPr>
          <w:rFonts w:ascii="仿宋" w:hAnsi="仿宋" w:eastAsia="仿宋" w:cs="仿宋"/>
          <w:sz w:val="31"/>
          <w:szCs w:val="31"/>
        </w:rPr>
        <w:t>P</w:t>
      </w:r>
      <w:r>
        <w:rPr>
          <w:rFonts w:ascii="仿宋" w:hAnsi="仿宋" w:eastAsia="仿宋" w:cs="仿宋"/>
          <w:spacing w:val="8"/>
          <w:sz w:val="31"/>
          <w:szCs w:val="31"/>
        </w:rPr>
        <w:t>7及以上专业岗离职</w:t>
      </w:r>
    </w:p>
    <w:p w14:paraId="235FC9C0">
      <w:pPr>
        <w:spacing w:before="101" w:line="333" w:lineRule="auto"/>
        <w:ind w:left="50" w:right="95" w:hanging="24"/>
        <w:rPr>
          <w:rFonts w:ascii="仿宋" w:hAnsi="仿宋" w:eastAsia="仿宋" w:cs="仿宋"/>
          <w:sz w:val="31"/>
          <w:szCs w:val="31"/>
        </w:rPr>
      </w:pPr>
      <w:r>
        <w:rPr>
          <w:rFonts w:ascii="仿宋" w:hAnsi="仿宋" w:eastAsia="仿宋" w:cs="仿宋"/>
          <w:spacing w:val="9"/>
          <w:sz w:val="31"/>
          <w:szCs w:val="31"/>
        </w:rPr>
        <w:t>或退休后，继续对所知悉的国家秘密和原任职企业的商业</w:t>
      </w:r>
      <w:r>
        <w:rPr>
          <w:rFonts w:ascii="仿宋" w:hAnsi="仿宋" w:eastAsia="仿宋" w:cs="仿宋"/>
          <w:spacing w:val="8"/>
          <w:sz w:val="31"/>
          <w:szCs w:val="31"/>
        </w:rPr>
        <w:t>秘密、技术秘密负有保密责任和义务，保密期限按照国家、</w:t>
      </w:r>
      <w:r>
        <w:rPr>
          <w:rFonts w:ascii="仿宋" w:hAnsi="仿宋" w:eastAsia="仿宋" w:cs="仿宋"/>
          <w:spacing w:val="6"/>
          <w:sz w:val="31"/>
          <w:szCs w:val="31"/>
        </w:rPr>
        <w:t>集</w:t>
      </w:r>
      <w:bookmarkStart w:id="4" w:name="_bookmark5"/>
      <w:bookmarkEnd w:id="4"/>
      <w:r>
        <w:rPr>
          <w:rFonts w:ascii="仿宋" w:hAnsi="仿宋" w:eastAsia="仿宋" w:cs="仿宋"/>
          <w:spacing w:val="10"/>
          <w:sz w:val="31"/>
          <w:szCs w:val="31"/>
        </w:rPr>
        <w:t>团</w:t>
      </w:r>
      <w:r>
        <w:rPr>
          <w:rFonts w:ascii="仿宋" w:hAnsi="仿宋" w:eastAsia="仿宋" w:cs="仿宋"/>
          <w:spacing w:val="6"/>
          <w:sz w:val="31"/>
          <w:szCs w:val="31"/>
        </w:rPr>
        <w:t>和原任职企业的规定执行。</w:t>
      </w:r>
    </w:p>
    <w:p w14:paraId="68F5674D">
      <w:pPr>
        <w:spacing w:line="240" w:lineRule="auto"/>
        <w:ind w:left="0"/>
        <w:outlineLvl w:val="0"/>
        <w:rPr>
          <w:rFonts w:hint="default" w:ascii="黑体" w:hAnsi="黑体" w:eastAsia="黑体" w:cs="黑体"/>
          <w:spacing w:val="12"/>
          <w:sz w:val="31"/>
          <w:szCs w:val="31"/>
          <w:lang w:val="en-US" w:eastAsia="zh-CN"/>
        </w:rPr>
      </w:pPr>
      <w:r>
        <w:rPr>
          <w:rFonts w:hint="eastAsia" w:ascii="黑体" w:hAnsi="黑体" w:eastAsia="黑体" w:cs="黑体"/>
          <w:spacing w:val="12"/>
          <w:sz w:val="31"/>
          <w:szCs w:val="31"/>
          <w:lang w:val="en-US" w:eastAsia="zh-CN"/>
        </w:rPr>
        <w:t>///</w:t>
      </w:r>
    </w:p>
    <w:p w14:paraId="1764D10B">
      <w:pPr>
        <w:spacing w:line="226" w:lineRule="auto"/>
        <w:ind w:left="2270"/>
        <w:outlineLvl w:val="0"/>
        <w:rPr>
          <w:rFonts w:ascii="黑体" w:hAnsi="黑体" w:eastAsia="黑体" w:cs="黑体"/>
          <w:sz w:val="31"/>
          <w:szCs w:val="31"/>
        </w:rPr>
      </w:pPr>
      <w:r>
        <w:rPr>
          <w:rFonts w:ascii="黑体" w:hAnsi="黑体" w:eastAsia="黑体" w:cs="黑体"/>
          <w:spacing w:val="12"/>
          <w:sz w:val="31"/>
          <w:szCs w:val="31"/>
        </w:rPr>
        <w:t>第</w:t>
      </w:r>
      <w:r>
        <w:rPr>
          <w:rFonts w:ascii="黑体" w:hAnsi="黑体" w:eastAsia="黑体" w:cs="黑体"/>
          <w:spacing w:val="7"/>
          <w:sz w:val="31"/>
          <w:szCs w:val="31"/>
        </w:rPr>
        <w:t>五</w:t>
      </w:r>
      <w:r>
        <w:rPr>
          <w:rFonts w:ascii="黑体" w:hAnsi="黑体" w:eastAsia="黑体" w:cs="黑体"/>
          <w:spacing w:val="6"/>
          <w:sz w:val="31"/>
          <w:szCs w:val="31"/>
        </w:rPr>
        <w:t>章</w:t>
      </w:r>
      <w:r>
        <w:rPr>
          <w:rFonts w:hint="eastAsia" w:ascii="黑体" w:hAnsi="黑体" w:eastAsia="黑体" w:cs="黑体"/>
          <w:spacing w:val="6"/>
          <w:sz w:val="31"/>
          <w:szCs w:val="31"/>
          <w:lang w:val="en-US" w:eastAsia="zh-CN"/>
        </w:rPr>
        <w:t xml:space="preserve"> </w:t>
      </w:r>
      <w:r>
        <w:rPr>
          <w:rFonts w:ascii="黑体" w:hAnsi="黑体" w:eastAsia="黑体" w:cs="黑体"/>
          <w:spacing w:val="6"/>
          <w:sz w:val="31"/>
          <w:szCs w:val="31"/>
        </w:rPr>
        <w:t>提前退出办理流程</w:t>
      </w:r>
    </w:p>
    <w:p w14:paraId="11E23AFF">
      <w:pPr>
        <w:spacing w:before="181" w:line="333" w:lineRule="auto"/>
        <w:ind w:left="26" w:right="95" w:firstLine="640"/>
        <w:rPr>
          <w:rFonts w:ascii="仿宋" w:hAnsi="仿宋" w:eastAsia="仿宋" w:cs="仿宋"/>
          <w:sz w:val="31"/>
          <w:szCs w:val="31"/>
        </w:rPr>
      </w:pPr>
      <w:r>
        <w:rPr>
          <w:rFonts w:ascii="黑体" w:hAnsi="黑体" w:eastAsia="黑体" w:cs="黑体"/>
          <w:spacing w:val="22"/>
          <w:sz w:val="31"/>
          <w:szCs w:val="31"/>
        </w:rPr>
        <w:t>第</w:t>
      </w:r>
      <w:r>
        <w:rPr>
          <w:rFonts w:ascii="黑体" w:hAnsi="黑体" w:eastAsia="黑体" w:cs="黑体"/>
          <w:spacing w:val="15"/>
          <w:sz w:val="31"/>
          <w:szCs w:val="31"/>
        </w:rPr>
        <w:t>十九条</w:t>
      </w:r>
      <w:r>
        <w:rPr>
          <w:rFonts w:hint="eastAsia" w:ascii="黑体" w:hAnsi="黑体" w:eastAsia="黑体" w:cs="黑体"/>
          <w:spacing w:val="15"/>
          <w:sz w:val="31"/>
          <w:szCs w:val="31"/>
          <w:lang w:val="en-US" w:eastAsia="zh-CN"/>
        </w:rPr>
        <w:t xml:space="preserve"> </w:t>
      </w:r>
      <w:r>
        <w:rPr>
          <w:rFonts w:ascii="仿宋" w:hAnsi="仿宋" w:eastAsia="仿宋" w:cs="仿宋"/>
          <w:spacing w:val="15"/>
          <w:sz w:val="31"/>
          <w:szCs w:val="31"/>
        </w:rPr>
        <w:t>符合条件人员需提交《华润啤酒提前退出申</w:t>
      </w:r>
      <w:r>
        <w:rPr>
          <w:rFonts w:ascii="仿宋" w:hAnsi="仿宋" w:eastAsia="仿宋" w:cs="仿宋"/>
          <w:spacing w:val="3"/>
          <w:sz w:val="31"/>
          <w:szCs w:val="31"/>
        </w:rPr>
        <w:t>请表》，人力资源部根据干部、资深管理人员、</w:t>
      </w:r>
      <w:r>
        <w:rPr>
          <w:rFonts w:ascii="仿宋" w:hAnsi="仿宋" w:eastAsia="仿宋" w:cs="仿宋"/>
          <w:sz w:val="31"/>
          <w:szCs w:val="31"/>
        </w:rPr>
        <w:t>P</w:t>
      </w:r>
      <w:r>
        <w:rPr>
          <w:rFonts w:ascii="仿宋" w:hAnsi="仿宋" w:eastAsia="仿宋" w:cs="仿宋"/>
          <w:spacing w:val="3"/>
          <w:sz w:val="31"/>
          <w:szCs w:val="31"/>
        </w:rPr>
        <w:t>7以上</w:t>
      </w:r>
      <w:r>
        <w:rPr>
          <w:rFonts w:ascii="仿宋" w:hAnsi="仿宋" w:eastAsia="仿宋" w:cs="仿宋"/>
          <w:spacing w:val="1"/>
          <w:sz w:val="31"/>
          <w:szCs w:val="31"/>
        </w:rPr>
        <w:t>专</w:t>
      </w:r>
      <w:r>
        <w:rPr>
          <w:rFonts w:ascii="仿宋" w:hAnsi="仿宋" w:eastAsia="仿宋" w:cs="仿宋"/>
          <w:sz w:val="31"/>
          <w:szCs w:val="31"/>
        </w:rPr>
        <w:t>业</w:t>
      </w:r>
      <w:r>
        <w:rPr>
          <w:rFonts w:ascii="仿宋" w:hAnsi="仿宋" w:eastAsia="仿宋" w:cs="仿宋"/>
          <w:spacing w:val="9"/>
          <w:sz w:val="31"/>
          <w:szCs w:val="31"/>
        </w:rPr>
        <w:t>岗管理权限，提报对应层级党委会审议后，向申请人反馈</w:t>
      </w:r>
      <w:r>
        <w:rPr>
          <w:rFonts w:ascii="仿宋" w:hAnsi="仿宋" w:eastAsia="仿宋" w:cs="仿宋"/>
          <w:spacing w:val="6"/>
          <w:sz w:val="31"/>
          <w:szCs w:val="31"/>
        </w:rPr>
        <w:t>审</w:t>
      </w:r>
      <w:r>
        <w:rPr>
          <w:rFonts w:ascii="仿宋" w:hAnsi="仿宋" w:eastAsia="仿宋" w:cs="仿宋"/>
          <w:spacing w:val="9"/>
          <w:sz w:val="31"/>
          <w:szCs w:val="31"/>
        </w:rPr>
        <w:t>议结果，并开展工作交接、职务任免及相关流程</w:t>
      </w:r>
      <w:r>
        <w:rPr>
          <w:rFonts w:ascii="仿宋" w:hAnsi="仿宋" w:eastAsia="仿宋" w:cs="仿宋"/>
          <w:spacing w:val="8"/>
          <w:sz w:val="31"/>
          <w:szCs w:val="31"/>
        </w:rPr>
        <w:t>。</w:t>
      </w:r>
    </w:p>
    <w:p w14:paraId="703E0043">
      <w:pPr>
        <w:spacing w:before="2" w:line="333" w:lineRule="auto"/>
        <w:ind w:left="86" w:right="95" w:firstLine="580"/>
        <w:rPr>
          <w:rFonts w:ascii="仿宋" w:hAnsi="仿宋" w:eastAsia="仿宋" w:cs="仿宋"/>
          <w:sz w:val="31"/>
          <w:szCs w:val="31"/>
        </w:rPr>
      </w:pPr>
      <w:r>
        <w:rPr>
          <w:rFonts w:ascii="黑体" w:hAnsi="黑体" w:eastAsia="黑体" w:cs="黑体"/>
          <w:spacing w:val="22"/>
          <w:sz w:val="31"/>
          <w:szCs w:val="31"/>
        </w:rPr>
        <w:t>第</w:t>
      </w:r>
      <w:r>
        <w:rPr>
          <w:rFonts w:ascii="黑体" w:hAnsi="黑体" w:eastAsia="黑体" w:cs="黑体"/>
          <w:spacing w:val="15"/>
          <w:sz w:val="31"/>
          <w:szCs w:val="31"/>
        </w:rPr>
        <w:t>二十条</w:t>
      </w:r>
      <w:r>
        <w:rPr>
          <w:rFonts w:hint="eastAsia" w:ascii="黑体" w:hAnsi="黑体" w:eastAsia="黑体" w:cs="黑体"/>
          <w:spacing w:val="15"/>
          <w:sz w:val="31"/>
          <w:szCs w:val="31"/>
          <w:lang w:val="en-US" w:eastAsia="zh-CN"/>
        </w:rPr>
        <w:t xml:space="preserve"> </w:t>
      </w:r>
      <w:r>
        <w:rPr>
          <w:rFonts w:ascii="仿宋" w:hAnsi="仿宋" w:eastAsia="仿宋" w:cs="仿宋"/>
          <w:spacing w:val="15"/>
          <w:sz w:val="31"/>
          <w:szCs w:val="31"/>
        </w:rPr>
        <w:t>按相关管理权限免去相应职务后，五个工作</w:t>
      </w:r>
      <w:r>
        <w:rPr>
          <w:rFonts w:ascii="仿宋" w:hAnsi="仿宋" w:eastAsia="仿宋" w:cs="仿宋"/>
          <w:spacing w:val="6"/>
          <w:sz w:val="31"/>
          <w:szCs w:val="31"/>
        </w:rPr>
        <w:t>日内</w:t>
      </w:r>
      <w:r>
        <w:rPr>
          <w:rFonts w:ascii="仿宋" w:hAnsi="仿宋" w:eastAsia="仿宋" w:cs="仿宋"/>
          <w:spacing w:val="5"/>
          <w:sz w:val="31"/>
          <w:szCs w:val="31"/>
        </w:rPr>
        <w:t>完</w:t>
      </w:r>
      <w:r>
        <w:rPr>
          <w:rFonts w:ascii="仿宋" w:hAnsi="仿宋" w:eastAsia="仿宋" w:cs="仿宋"/>
          <w:spacing w:val="3"/>
          <w:sz w:val="31"/>
          <w:szCs w:val="31"/>
        </w:rPr>
        <w:t>成提前退出合同签订。</w:t>
      </w:r>
    </w:p>
    <w:p w14:paraId="028E25D2">
      <w:pPr>
        <w:spacing w:line="240" w:lineRule="auto"/>
        <w:ind w:left="0"/>
        <w:outlineLvl w:val="0"/>
        <w:rPr>
          <w:rFonts w:hint="default" w:ascii="黑体" w:hAnsi="黑体" w:eastAsia="黑体" w:cs="黑体"/>
          <w:spacing w:val="6"/>
          <w:sz w:val="31"/>
          <w:szCs w:val="31"/>
          <w:lang w:val="en-US" w:eastAsia="zh-CN"/>
        </w:rPr>
      </w:pPr>
      <w:bookmarkStart w:id="5" w:name="_bookmark6"/>
      <w:bookmarkEnd w:id="5"/>
      <w:r>
        <w:rPr>
          <w:rFonts w:hint="eastAsia" w:ascii="黑体" w:hAnsi="黑体" w:eastAsia="黑体" w:cs="黑体"/>
          <w:spacing w:val="6"/>
          <w:sz w:val="31"/>
          <w:szCs w:val="31"/>
          <w:lang w:val="en-US" w:eastAsia="zh-CN"/>
        </w:rPr>
        <w:t>///</w:t>
      </w:r>
    </w:p>
    <w:p w14:paraId="1B215E5E">
      <w:pPr>
        <w:spacing w:line="227" w:lineRule="auto"/>
        <w:ind w:left="3230"/>
        <w:outlineLvl w:val="0"/>
        <w:rPr>
          <w:rFonts w:ascii="黑体" w:hAnsi="黑体" w:eastAsia="黑体" w:cs="黑体"/>
          <w:sz w:val="31"/>
          <w:szCs w:val="31"/>
        </w:rPr>
      </w:pPr>
      <w:r>
        <w:rPr>
          <w:rFonts w:ascii="黑体" w:hAnsi="黑体" w:eastAsia="黑体" w:cs="黑体"/>
          <w:spacing w:val="6"/>
          <w:sz w:val="31"/>
          <w:szCs w:val="31"/>
        </w:rPr>
        <w:t>第</w:t>
      </w:r>
      <w:r>
        <w:rPr>
          <w:rFonts w:ascii="黑体" w:hAnsi="黑体" w:eastAsia="黑体" w:cs="黑体"/>
          <w:spacing w:val="4"/>
          <w:sz w:val="31"/>
          <w:szCs w:val="31"/>
        </w:rPr>
        <w:t>六</w:t>
      </w:r>
      <w:r>
        <w:rPr>
          <w:rFonts w:ascii="黑体" w:hAnsi="黑体" w:eastAsia="黑体" w:cs="黑体"/>
          <w:spacing w:val="3"/>
          <w:sz w:val="31"/>
          <w:szCs w:val="31"/>
        </w:rPr>
        <w:t>章</w:t>
      </w:r>
      <w:r>
        <w:rPr>
          <w:rFonts w:hint="eastAsia" w:ascii="黑体" w:hAnsi="黑体" w:eastAsia="黑体" w:cs="黑体"/>
          <w:spacing w:val="3"/>
          <w:sz w:val="31"/>
          <w:szCs w:val="31"/>
          <w:lang w:val="en-US" w:eastAsia="zh-CN"/>
        </w:rPr>
        <w:t xml:space="preserve"> </w:t>
      </w:r>
      <w:r>
        <w:rPr>
          <w:rFonts w:ascii="黑体" w:hAnsi="黑体" w:eastAsia="黑体" w:cs="黑体"/>
          <w:spacing w:val="3"/>
          <w:sz w:val="31"/>
          <w:szCs w:val="31"/>
        </w:rPr>
        <w:t>附则</w:t>
      </w:r>
    </w:p>
    <w:p w14:paraId="0C2DB5A4">
      <w:pPr>
        <w:spacing w:before="180" w:line="333" w:lineRule="auto"/>
        <w:ind w:left="30" w:right="95" w:firstLine="636"/>
        <w:rPr>
          <w:rFonts w:ascii="仿宋" w:hAnsi="仿宋" w:eastAsia="仿宋" w:cs="仿宋"/>
          <w:sz w:val="31"/>
          <w:szCs w:val="31"/>
        </w:rPr>
      </w:pPr>
      <w:r>
        <w:rPr>
          <w:rFonts w:ascii="黑体" w:hAnsi="黑体" w:eastAsia="黑体" w:cs="黑体"/>
          <w:spacing w:val="20"/>
          <w:sz w:val="31"/>
          <w:szCs w:val="31"/>
        </w:rPr>
        <w:t>第</w:t>
      </w:r>
      <w:r>
        <w:rPr>
          <w:rFonts w:ascii="黑体" w:hAnsi="黑体" w:eastAsia="黑体" w:cs="黑体"/>
          <w:spacing w:val="15"/>
          <w:sz w:val="31"/>
          <w:szCs w:val="31"/>
        </w:rPr>
        <w:t>二十一条</w:t>
      </w:r>
      <w:r>
        <w:rPr>
          <w:rFonts w:hint="eastAsia" w:ascii="黑体" w:hAnsi="黑体" w:eastAsia="黑体" w:cs="黑体"/>
          <w:spacing w:val="15"/>
          <w:sz w:val="31"/>
          <w:szCs w:val="31"/>
          <w:lang w:val="en-US" w:eastAsia="zh-CN"/>
        </w:rPr>
        <w:t xml:space="preserve"> </w:t>
      </w:r>
      <w:r>
        <w:rPr>
          <w:rFonts w:ascii="仿宋" w:hAnsi="仿宋" w:eastAsia="仿宋" w:cs="仿宋"/>
          <w:spacing w:val="15"/>
          <w:sz w:val="31"/>
          <w:szCs w:val="31"/>
        </w:rPr>
        <w:t>上述退休年龄为国家法定退休年龄，如员</w:t>
      </w:r>
      <w:r>
        <w:rPr>
          <w:rFonts w:ascii="仿宋" w:hAnsi="仿宋" w:eastAsia="仿宋" w:cs="仿宋"/>
          <w:spacing w:val="9"/>
          <w:sz w:val="31"/>
          <w:szCs w:val="31"/>
        </w:rPr>
        <w:t>工自愿提交《弹性提前退休告知书》，可按弹性提前退休</w:t>
      </w:r>
      <w:r>
        <w:rPr>
          <w:rFonts w:ascii="仿宋" w:hAnsi="仿宋" w:eastAsia="仿宋" w:cs="仿宋"/>
          <w:spacing w:val="4"/>
          <w:sz w:val="31"/>
          <w:szCs w:val="31"/>
        </w:rPr>
        <w:t>年龄</w:t>
      </w:r>
      <w:r>
        <w:rPr>
          <w:rFonts w:ascii="仿宋" w:hAnsi="仿宋" w:eastAsia="仿宋" w:cs="仿宋"/>
          <w:spacing w:val="3"/>
          <w:sz w:val="31"/>
          <w:szCs w:val="31"/>
        </w:rPr>
        <w:t>办理。</w:t>
      </w:r>
    </w:p>
    <w:p w14:paraId="40B2721B">
      <w:pPr>
        <w:spacing w:before="2" w:line="333" w:lineRule="auto"/>
        <w:ind w:left="30" w:right="97" w:firstLine="636"/>
        <w:rPr>
          <w:rFonts w:ascii="仿宋" w:hAnsi="仿宋" w:eastAsia="仿宋" w:cs="仿宋"/>
          <w:sz w:val="31"/>
          <w:szCs w:val="31"/>
        </w:rPr>
      </w:pPr>
      <w:r>
        <w:rPr>
          <w:rFonts w:ascii="黑体" w:hAnsi="黑体" w:eastAsia="黑体" w:cs="黑体"/>
          <w:spacing w:val="20"/>
          <w:sz w:val="31"/>
          <w:szCs w:val="31"/>
        </w:rPr>
        <w:t>第</w:t>
      </w:r>
      <w:r>
        <w:rPr>
          <w:rFonts w:ascii="黑体" w:hAnsi="黑体" w:eastAsia="黑体" w:cs="黑体"/>
          <w:spacing w:val="15"/>
          <w:sz w:val="31"/>
          <w:szCs w:val="31"/>
        </w:rPr>
        <w:t>二十二条</w:t>
      </w:r>
      <w:r>
        <w:rPr>
          <w:rFonts w:hint="eastAsia" w:ascii="黑体" w:hAnsi="黑体" w:eastAsia="黑体" w:cs="黑体"/>
          <w:spacing w:val="15"/>
          <w:sz w:val="31"/>
          <w:szCs w:val="31"/>
          <w:lang w:val="en-US" w:eastAsia="zh-CN"/>
        </w:rPr>
        <w:t xml:space="preserve"> </w:t>
      </w:r>
      <w:r>
        <w:rPr>
          <w:rFonts w:ascii="仿宋" w:hAnsi="仿宋" w:eastAsia="仿宋" w:cs="仿宋"/>
          <w:spacing w:val="15"/>
          <w:sz w:val="31"/>
          <w:szCs w:val="31"/>
        </w:rPr>
        <w:t>法律法规、监管规定另有规定的，从其规</w:t>
      </w:r>
      <w:r>
        <w:rPr>
          <w:rFonts w:ascii="仿宋" w:hAnsi="仿宋" w:eastAsia="仿宋" w:cs="仿宋"/>
          <w:spacing w:val="-5"/>
          <w:sz w:val="31"/>
          <w:szCs w:val="31"/>
        </w:rPr>
        <w:t>定</w:t>
      </w:r>
      <w:r>
        <w:rPr>
          <w:rFonts w:ascii="仿宋" w:hAnsi="仿宋" w:eastAsia="仿宋" w:cs="仿宋"/>
          <w:spacing w:val="-3"/>
          <w:sz w:val="31"/>
          <w:szCs w:val="31"/>
        </w:rPr>
        <w:t>。</w:t>
      </w:r>
    </w:p>
    <w:p w14:paraId="4C3E2507">
      <w:pPr>
        <w:spacing w:line="240" w:lineRule="auto"/>
        <w:ind w:left="0"/>
        <w:rPr>
          <w:rFonts w:hint="default" w:ascii="黑体" w:hAnsi="黑体" w:eastAsia="黑体" w:cs="黑体"/>
          <w:spacing w:val="8"/>
          <w:sz w:val="31"/>
          <w:szCs w:val="31"/>
          <w:lang w:val="en-US" w:eastAsia="zh-CN"/>
        </w:rPr>
      </w:pPr>
      <w:r>
        <w:rPr>
          <w:rFonts w:hint="eastAsia" w:ascii="黑体" w:hAnsi="黑体" w:eastAsia="黑体" w:cs="黑体"/>
          <w:spacing w:val="8"/>
          <w:sz w:val="31"/>
          <w:szCs w:val="31"/>
          <w:lang w:val="en-US" w:eastAsia="zh-CN"/>
        </w:rPr>
        <w:t>///</w:t>
      </w:r>
    </w:p>
    <w:p w14:paraId="167554BB">
      <w:pPr>
        <w:spacing w:before="1" w:line="225" w:lineRule="auto"/>
        <w:ind w:left="667"/>
        <w:rPr>
          <w:rFonts w:ascii="仿宋" w:hAnsi="仿宋" w:eastAsia="仿宋" w:cs="仿宋"/>
          <w:sz w:val="31"/>
          <w:szCs w:val="31"/>
        </w:rPr>
      </w:pPr>
      <w:r>
        <w:rPr>
          <w:rFonts w:ascii="黑体" w:hAnsi="黑体" w:eastAsia="黑体" w:cs="黑体"/>
          <w:spacing w:val="8"/>
          <w:sz w:val="31"/>
          <w:szCs w:val="31"/>
        </w:rPr>
        <w:t>第二十三条</w:t>
      </w:r>
      <w:r>
        <w:rPr>
          <w:rFonts w:hint="eastAsia" w:ascii="黑体" w:hAnsi="黑体" w:eastAsia="黑体" w:cs="黑体"/>
          <w:spacing w:val="8"/>
          <w:sz w:val="31"/>
          <w:szCs w:val="31"/>
          <w:lang w:val="en-US" w:eastAsia="zh-CN"/>
        </w:rPr>
        <w:t xml:space="preserve"> </w:t>
      </w:r>
      <w:r>
        <w:rPr>
          <w:rFonts w:ascii="仿宋" w:hAnsi="仿宋" w:eastAsia="仿宋" w:cs="仿宋"/>
          <w:spacing w:val="8"/>
          <w:sz w:val="31"/>
          <w:szCs w:val="31"/>
        </w:rPr>
        <w:t>政策衔接</w:t>
      </w:r>
    </w:p>
    <w:p w14:paraId="0CA80C1C">
      <w:pPr>
        <w:spacing w:before="181" w:line="334" w:lineRule="auto"/>
        <w:ind w:left="36" w:right="97" w:firstLine="669"/>
        <w:rPr>
          <w:rFonts w:ascii="仿宋" w:hAnsi="仿宋" w:eastAsia="仿宋" w:cs="仿宋"/>
          <w:sz w:val="31"/>
          <w:szCs w:val="31"/>
        </w:rPr>
      </w:pPr>
      <w:r>
        <w:rPr>
          <w:rFonts w:ascii="仿宋" w:hAnsi="仿宋" w:eastAsia="仿宋" w:cs="仿宋"/>
          <w:spacing w:val="-10"/>
          <w:sz w:val="31"/>
          <w:szCs w:val="31"/>
        </w:rPr>
        <w:t>因</w:t>
      </w:r>
      <w:r>
        <w:rPr>
          <w:rFonts w:ascii="仿宋" w:hAnsi="仿宋" w:eastAsia="仿宋" w:cs="仿宋"/>
          <w:spacing w:val="-5"/>
          <w:sz w:val="31"/>
          <w:szCs w:val="31"/>
        </w:rPr>
        <w:t>“瘦身”及“资深管理人员职级套改”，实行如下过</w:t>
      </w:r>
      <w:r>
        <w:rPr>
          <w:rFonts w:ascii="仿宋" w:hAnsi="仿宋" w:eastAsia="仿宋" w:cs="仿宋"/>
          <w:spacing w:val="4"/>
          <w:sz w:val="31"/>
          <w:szCs w:val="31"/>
        </w:rPr>
        <w:t>渡</w:t>
      </w:r>
      <w:r>
        <w:rPr>
          <w:rFonts w:ascii="仿宋" w:hAnsi="仿宋" w:eastAsia="仿宋" w:cs="仿宋"/>
          <w:spacing w:val="3"/>
          <w:sz w:val="31"/>
          <w:szCs w:val="31"/>
        </w:rPr>
        <w:t>期政策：</w:t>
      </w:r>
    </w:p>
    <w:p w14:paraId="4BC59EC5">
      <w:pPr>
        <w:spacing w:before="3" w:line="333" w:lineRule="auto"/>
        <w:ind w:left="34" w:firstLine="671"/>
        <w:rPr>
          <w:rFonts w:ascii="仿宋" w:hAnsi="仿宋" w:eastAsia="仿宋" w:cs="仿宋"/>
          <w:sz w:val="31"/>
          <w:szCs w:val="31"/>
        </w:rPr>
      </w:pPr>
      <w:r>
        <w:rPr>
          <w:rFonts w:ascii="仿宋" w:hAnsi="仿宋" w:eastAsia="仿宋" w:cs="仿宋"/>
          <w:spacing w:val="-14"/>
          <w:sz w:val="31"/>
          <w:szCs w:val="31"/>
        </w:rPr>
        <w:t>因</w:t>
      </w:r>
      <w:r>
        <w:rPr>
          <w:rFonts w:ascii="仿宋" w:hAnsi="仿宋" w:eastAsia="仿宋" w:cs="仿宋"/>
          <w:spacing w:val="-7"/>
          <w:sz w:val="31"/>
          <w:szCs w:val="31"/>
        </w:rPr>
        <w:t>“瘦身”原因退出且退出后原岗位不再补员(以部门、</w:t>
      </w:r>
      <w:r>
        <w:rPr>
          <w:rFonts w:ascii="仿宋" w:hAnsi="仿宋" w:eastAsia="仿宋" w:cs="仿宋"/>
          <w:spacing w:val="-16"/>
          <w:sz w:val="31"/>
          <w:szCs w:val="31"/>
        </w:rPr>
        <w:t>单位</w:t>
      </w:r>
      <w:r>
        <w:rPr>
          <w:rFonts w:ascii="仿宋" w:hAnsi="仿宋" w:eastAsia="仿宋" w:cs="仿宋"/>
          <w:spacing w:val="-11"/>
          <w:sz w:val="31"/>
          <w:szCs w:val="31"/>
        </w:rPr>
        <w:t>或</w:t>
      </w:r>
      <w:r>
        <w:rPr>
          <w:rFonts w:ascii="仿宋" w:hAnsi="仿宋" w:eastAsia="仿宋" w:cs="仿宋"/>
          <w:spacing w:val="-8"/>
          <w:sz w:val="31"/>
          <w:szCs w:val="31"/>
        </w:rPr>
        <w:t>条线为统计单元)，2027年12月31日前申请内退的，</w:t>
      </w:r>
      <w:r>
        <w:rPr>
          <w:rFonts w:ascii="仿宋" w:hAnsi="仿宋" w:eastAsia="仿宋" w:cs="仿宋"/>
          <w:spacing w:val="4"/>
          <w:sz w:val="31"/>
          <w:szCs w:val="31"/>
        </w:rPr>
        <w:t>内退条件可</w:t>
      </w:r>
      <w:r>
        <w:rPr>
          <w:rFonts w:ascii="仿宋" w:hAnsi="仿宋" w:eastAsia="仿宋" w:cs="仿宋"/>
          <w:spacing w:val="2"/>
          <w:sz w:val="31"/>
          <w:szCs w:val="31"/>
        </w:rPr>
        <w:t>放宽至：在华润工作8年以上(不含并购企业买</w:t>
      </w:r>
      <w:r>
        <w:rPr>
          <w:rFonts w:ascii="仿宋" w:hAnsi="仿宋" w:eastAsia="仿宋" w:cs="仿宋"/>
          <w:spacing w:val="-8"/>
          <w:sz w:val="31"/>
          <w:szCs w:val="31"/>
        </w:rPr>
        <w:t>断工</w:t>
      </w:r>
      <w:r>
        <w:rPr>
          <w:rFonts w:ascii="仿宋" w:hAnsi="仿宋" w:eastAsia="仿宋" w:cs="仿宋"/>
          <w:spacing w:val="-5"/>
          <w:sz w:val="31"/>
          <w:szCs w:val="31"/>
        </w:rPr>
        <w:t>龄</w:t>
      </w:r>
      <w:r>
        <w:rPr>
          <w:rFonts w:ascii="仿宋" w:hAnsi="仿宋" w:eastAsia="仿宋" w:cs="仿宋"/>
          <w:spacing w:val="-4"/>
          <w:sz w:val="31"/>
          <w:szCs w:val="31"/>
        </w:rPr>
        <w:t>)，男性工龄满30年、女性工龄满25年。</w:t>
      </w:r>
    </w:p>
    <w:p w14:paraId="1B95E115">
      <w:pPr>
        <w:spacing w:before="1" w:line="222" w:lineRule="auto"/>
        <w:ind w:left="705"/>
        <w:rPr>
          <w:rFonts w:ascii="仿宋" w:hAnsi="仿宋" w:eastAsia="仿宋" w:cs="仿宋"/>
          <w:sz w:val="31"/>
          <w:szCs w:val="31"/>
        </w:rPr>
      </w:pPr>
      <w:r>
        <w:rPr>
          <w:rFonts w:ascii="仿宋" w:hAnsi="仿宋" w:eastAsia="仿宋" w:cs="仿宋"/>
          <w:spacing w:val="-5"/>
          <w:sz w:val="31"/>
          <w:szCs w:val="31"/>
        </w:rPr>
        <w:t>因“瘦身”及“资深管理人员职级套改”，从</w:t>
      </w:r>
      <w:r>
        <w:rPr>
          <w:rFonts w:ascii="仿宋" w:hAnsi="仿宋" w:eastAsia="仿宋" w:cs="仿宋"/>
          <w:spacing w:val="-4"/>
          <w:sz w:val="31"/>
          <w:szCs w:val="31"/>
        </w:rPr>
        <w:t>M</w:t>
      </w:r>
      <w:r>
        <w:rPr>
          <w:rFonts w:ascii="仿宋" w:hAnsi="仿宋" w:eastAsia="仿宋" w:cs="仿宋"/>
          <w:spacing w:val="-5"/>
          <w:sz w:val="31"/>
          <w:szCs w:val="31"/>
        </w:rPr>
        <w:t>5级干</w:t>
      </w:r>
    </w:p>
    <w:p w14:paraId="6BC85CEB">
      <w:pPr>
        <w:spacing w:before="100" w:line="333" w:lineRule="auto"/>
        <w:ind w:left="29" w:right="72" w:hanging="3"/>
        <w:rPr>
          <w:rFonts w:ascii="仿宋" w:hAnsi="仿宋" w:eastAsia="仿宋" w:cs="仿宋"/>
          <w:sz w:val="31"/>
          <w:szCs w:val="31"/>
        </w:rPr>
      </w:pPr>
      <w:r>
        <w:rPr>
          <w:rFonts w:ascii="仿宋" w:hAnsi="仿宋" w:eastAsia="仿宋" w:cs="仿宋"/>
          <w:spacing w:val="16"/>
          <w:sz w:val="31"/>
          <w:szCs w:val="31"/>
        </w:rPr>
        <w:t>部</w:t>
      </w:r>
      <w:r>
        <w:rPr>
          <w:rFonts w:ascii="仿宋" w:hAnsi="仿宋" w:eastAsia="仿宋" w:cs="仿宋"/>
          <w:spacing w:val="15"/>
          <w:sz w:val="31"/>
          <w:szCs w:val="31"/>
        </w:rPr>
        <w:t>调</w:t>
      </w:r>
      <w:r>
        <w:rPr>
          <w:rFonts w:ascii="仿宋" w:hAnsi="仿宋" w:eastAsia="仿宋" w:cs="仿宋"/>
          <w:spacing w:val="8"/>
          <w:sz w:val="31"/>
          <w:szCs w:val="31"/>
        </w:rPr>
        <w:t>整为</w:t>
      </w:r>
      <w:r>
        <w:rPr>
          <w:rFonts w:ascii="仿宋" w:hAnsi="仿宋" w:eastAsia="仿宋" w:cs="仿宋"/>
          <w:sz w:val="31"/>
          <w:szCs w:val="31"/>
        </w:rPr>
        <w:t>M</w:t>
      </w:r>
      <w:r>
        <w:rPr>
          <w:rFonts w:ascii="仿宋" w:hAnsi="仿宋" w:eastAsia="仿宋" w:cs="仿宋"/>
          <w:spacing w:val="8"/>
          <w:sz w:val="31"/>
          <w:szCs w:val="31"/>
        </w:rPr>
        <w:t>4级资深管理人员的，如符合退居二线条件可于</w:t>
      </w:r>
      <w:r>
        <w:rPr>
          <w:rFonts w:ascii="仿宋" w:hAnsi="仿宋" w:eastAsia="仿宋" w:cs="仿宋"/>
          <w:spacing w:val="-20"/>
          <w:sz w:val="31"/>
          <w:szCs w:val="31"/>
        </w:rPr>
        <w:t>2</w:t>
      </w:r>
      <w:r>
        <w:rPr>
          <w:rFonts w:ascii="仿宋" w:hAnsi="仿宋" w:eastAsia="仿宋" w:cs="仿宋"/>
          <w:spacing w:val="-13"/>
          <w:sz w:val="31"/>
          <w:szCs w:val="31"/>
        </w:rPr>
        <w:t>0</w:t>
      </w:r>
      <w:r>
        <w:rPr>
          <w:rFonts w:ascii="仿宋" w:hAnsi="仿宋" w:eastAsia="仿宋" w:cs="仿宋"/>
          <w:spacing w:val="-10"/>
          <w:sz w:val="31"/>
          <w:szCs w:val="31"/>
        </w:rPr>
        <w:t>26年12月31日前办理退居二线；从M5级别干部、P7专</w:t>
      </w:r>
      <w:r>
        <w:rPr>
          <w:rFonts w:ascii="仿宋" w:hAnsi="仿宋" w:eastAsia="仿宋" w:cs="仿宋"/>
          <w:spacing w:val="-8"/>
          <w:sz w:val="31"/>
          <w:szCs w:val="31"/>
        </w:rPr>
        <w:t>业总监</w:t>
      </w:r>
      <w:r>
        <w:rPr>
          <w:rFonts w:ascii="仿宋" w:hAnsi="仿宋" w:eastAsia="仿宋" w:cs="仿宋"/>
          <w:spacing w:val="-6"/>
          <w:sz w:val="31"/>
          <w:szCs w:val="31"/>
        </w:rPr>
        <w:t>/</w:t>
      </w:r>
      <w:r>
        <w:rPr>
          <w:rFonts w:ascii="仿宋" w:hAnsi="仿宋" w:eastAsia="仿宋" w:cs="仿宋"/>
          <w:spacing w:val="-4"/>
          <w:sz w:val="31"/>
          <w:szCs w:val="31"/>
        </w:rPr>
        <w:t>P7专业岗(M5待遇)调整为M4级资深管理人员的，</w:t>
      </w:r>
      <w:r>
        <w:rPr>
          <w:rFonts w:ascii="仿宋" w:hAnsi="仿宋" w:eastAsia="仿宋" w:cs="仿宋"/>
          <w:spacing w:val="-7"/>
          <w:sz w:val="31"/>
          <w:szCs w:val="31"/>
        </w:rPr>
        <w:t>如符合内退条件并于2026年5月31日前签订内退协议，且</w:t>
      </w:r>
      <w:r>
        <w:rPr>
          <w:rFonts w:ascii="仿宋" w:hAnsi="仿宋" w:eastAsia="仿宋" w:cs="仿宋"/>
          <w:spacing w:val="-20"/>
          <w:sz w:val="31"/>
          <w:szCs w:val="31"/>
        </w:rPr>
        <w:t>在</w:t>
      </w:r>
      <w:r>
        <w:rPr>
          <w:rFonts w:ascii="仿宋" w:hAnsi="仿宋" w:eastAsia="仿宋" w:cs="仿宋"/>
          <w:spacing w:val="-13"/>
          <w:sz w:val="31"/>
          <w:szCs w:val="31"/>
        </w:rPr>
        <w:t>2</w:t>
      </w:r>
      <w:r>
        <w:rPr>
          <w:rFonts w:ascii="仿宋" w:hAnsi="仿宋" w:eastAsia="仿宋" w:cs="仿宋"/>
          <w:spacing w:val="-10"/>
          <w:sz w:val="31"/>
          <w:szCs w:val="31"/>
        </w:rPr>
        <w:t>026年12月31日前内退，可适用M5级别内退生活费标</w:t>
      </w:r>
      <w:r>
        <w:rPr>
          <w:rFonts w:ascii="仿宋" w:hAnsi="仿宋" w:eastAsia="仿宋" w:cs="仿宋"/>
          <w:spacing w:val="-5"/>
          <w:sz w:val="31"/>
          <w:szCs w:val="31"/>
        </w:rPr>
        <w:t>准</w:t>
      </w:r>
      <w:r>
        <w:rPr>
          <w:rFonts w:ascii="仿宋" w:hAnsi="仿宋" w:eastAsia="仿宋" w:cs="仿宋"/>
          <w:spacing w:val="-3"/>
          <w:sz w:val="31"/>
          <w:szCs w:val="31"/>
        </w:rPr>
        <w:t>。</w:t>
      </w:r>
    </w:p>
    <w:p w14:paraId="5E422D8F">
      <w:pPr>
        <w:spacing w:before="1" w:line="333" w:lineRule="auto"/>
        <w:ind w:left="32" w:right="153" w:firstLine="691"/>
        <w:rPr>
          <w:rFonts w:ascii="仿宋" w:hAnsi="仿宋" w:eastAsia="仿宋" w:cs="仿宋"/>
          <w:sz w:val="31"/>
          <w:szCs w:val="31"/>
        </w:rPr>
      </w:pPr>
      <w:r>
        <w:rPr>
          <w:rFonts w:ascii="仿宋" w:hAnsi="仿宋" w:eastAsia="仿宋" w:cs="仿宋"/>
          <w:spacing w:val="-26"/>
          <w:sz w:val="31"/>
          <w:szCs w:val="31"/>
        </w:rPr>
        <w:t>自</w:t>
      </w:r>
      <w:r>
        <w:rPr>
          <w:rFonts w:ascii="仿宋" w:hAnsi="仿宋" w:eastAsia="仿宋" w:cs="仿宋"/>
          <w:spacing w:val="-25"/>
          <w:sz w:val="31"/>
          <w:szCs w:val="31"/>
        </w:rPr>
        <w:t>本</w:t>
      </w:r>
      <w:r>
        <w:rPr>
          <w:rFonts w:ascii="仿宋" w:hAnsi="仿宋" w:eastAsia="仿宋" w:cs="仿宋"/>
          <w:spacing w:val="-13"/>
          <w:sz w:val="31"/>
          <w:szCs w:val="31"/>
        </w:rPr>
        <w:t>制度下发之日起至2027年12月31日期间，“瘦</w:t>
      </w:r>
      <w:r>
        <w:rPr>
          <w:rFonts w:ascii="仿宋" w:hAnsi="仿宋" w:eastAsia="仿宋" w:cs="仿宋"/>
          <w:spacing w:val="16"/>
          <w:sz w:val="31"/>
          <w:szCs w:val="31"/>
        </w:rPr>
        <w:t>身”</w:t>
      </w:r>
      <w:r>
        <w:rPr>
          <w:rFonts w:ascii="仿宋" w:hAnsi="仿宋" w:eastAsia="仿宋" w:cs="仿宋"/>
          <w:spacing w:val="11"/>
          <w:sz w:val="31"/>
          <w:szCs w:val="31"/>
        </w:rPr>
        <w:t>涉</w:t>
      </w:r>
      <w:r>
        <w:rPr>
          <w:rFonts w:ascii="仿宋" w:hAnsi="仿宋" w:eastAsia="仿宋" w:cs="仿宋"/>
          <w:spacing w:val="8"/>
          <w:sz w:val="31"/>
          <w:szCs w:val="31"/>
        </w:rPr>
        <w:t>及员工如在该期间内任一时点满足内退条件，可自本制度下发之日起提出内退申请</w:t>
      </w:r>
      <w:r>
        <w:rPr>
          <w:rFonts w:ascii="仿宋" w:hAnsi="仿宋" w:eastAsia="仿宋" w:cs="仿宋"/>
          <w:spacing w:val="6"/>
          <w:sz w:val="31"/>
          <w:szCs w:val="31"/>
        </w:rPr>
        <w:t>。</w:t>
      </w:r>
    </w:p>
    <w:p w14:paraId="0FD5E98B">
      <w:pPr>
        <w:spacing w:line="240" w:lineRule="auto"/>
        <w:ind w:left="0"/>
        <w:rPr>
          <w:rFonts w:hint="default" w:ascii="黑体" w:hAnsi="黑体" w:eastAsia="黑体" w:cs="黑体"/>
          <w:spacing w:val="16"/>
          <w:sz w:val="31"/>
          <w:szCs w:val="31"/>
          <w:lang w:val="en-US" w:eastAsia="zh-CN"/>
        </w:rPr>
      </w:pPr>
      <w:r>
        <w:rPr>
          <w:rFonts w:hint="eastAsia" w:ascii="黑体" w:hAnsi="黑体" w:eastAsia="黑体" w:cs="黑体"/>
          <w:spacing w:val="16"/>
          <w:sz w:val="31"/>
          <w:szCs w:val="31"/>
          <w:lang w:val="en-US" w:eastAsia="zh-CN"/>
        </w:rPr>
        <w:t>///</w:t>
      </w:r>
    </w:p>
    <w:p w14:paraId="71951236">
      <w:pPr>
        <w:spacing w:line="225" w:lineRule="auto"/>
        <w:ind w:left="667"/>
        <w:rPr>
          <w:rFonts w:ascii="仿宋" w:hAnsi="仿宋" w:eastAsia="仿宋" w:cs="仿宋"/>
          <w:sz w:val="31"/>
          <w:szCs w:val="31"/>
        </w:rPr>
      </w:pPr>
      <w:r>
        <w:rPr>
          <w:rFonts w:ascii="黑体" w:hAnsi="黑体" w:eastAsia="黑体" w:cs="黑体"/>
          <w:spacing w:val="16"/>
          <w:sz w:val="31"/>
          <w:szCs w:val="31"/>
        </w:rPr>
        <w:t>第</w:t>
      </w:r>
      <w:r>
        <w:rPr>
          <w:rFonts w:ascii="黑体" w:hAnsi="黑体" w:eastAsia="黑体" w:cs="黑体"/>
          <w:spacing w:val="9"/>
          <w:sz w:val="31"/>
          <w:szCs w:val="31"/>
        </w:rPr>
        <w:t>二</w:t>
      </w:r>
      <w:r>
        <w:rPr>
          <w:rFonts w:ascii="黑体" w:hAnsi="黑体" w:eastAsia="黑体" w:cs="黑体"/>
          <w:spacing w:val="8"/>
          <w:sz w:val="31"/>
          <w:szCs w:val="31"/>
        </w:rPr>
        <w:t>十四条</w:t>
      </w:r>
      <w:r>
        <w:rPr>
          <w:rFonts w:hint="eastAsia" w:ascii="黑体" w:hAnsi="黑体" w:eastAsia="黑体" w:cs="黑体"/>
          <w:spacing w:val="8"/>
          <w:sz w:val="31"/>
          <w:szCs w:val="31"/>
          <w:lang w:val="en-US" w:eastAsia="zh-CN"/>
        </w:rPr>
        <w:t xml:space="preserve"> </w:t>
      </w:r>
      <w:r>
        <w:rPr>
          <w:rFonts w:ascii="仿宋" w:hAnsi="仿宋" w:eastAsia="仿宋" w:cs="仿宋"/>
          <w:spacing w:val="8"/>
          <w:sz w:val="31"/>
          <w:szCs w:val="31"/>
        </w:rPr>
        <w:t>本办法为华润啤酒二级制度。</w:t>
      </w:r>
    </w:p>
    <w:p w14:paraId="4760D086">
      <w:pPr>
        <w:spacing w:before="179" w:line="334" w:lineRule="auto"/>
        <w:ind w:left="20" w:right="219" w:firstLine="646"/>
        <w:rPr>
          <w:rFonts w:ascii="仿宋" w:hAnsi="仿宋" w:eastAsia="仿宋" w:cs="仿宋"/>
          <w:sz w:val="31"/>
          <w:szCs w:val="31"/>
        </w:rPr>
      </w:pPr>
      <w:r>
        <w:rPr>
          <w:rFonts w:ascii="黑体" w:hAnsi="黑体" w:eastAsia="黑体" w:cs="黑体"/>
          <w:spacing w:val="24"/>
          <w:sz w:val="31"/>
          <w:szCs w:val="31"/>
        </w:rPr>
        <w:t>第</w:t>
      </w:r>
      <w:r>
        <w:rPr>
          <w:rFonts w:ascii="黑体" w:hAnsi="黑体" w:eastAsia="黑体" w:cs="黑体"/>
          <w:spacing w:val="14"/>
          <w:sz w:val="31"/>
          <w:szCs w:val="31"/>
        </w:rPr>
        <w:t>二</w:t>
      </w:r>
      <w:r>
        <w:rPr>
          <w:rFonts w:ascii="黑体" w:hAnsi="黑体" w:eastAsia="黑体" w:cs="黑体"/>
          <w:spacing w:val="12"/>
          <w:sz w:val="31"/>
          <w:szCs w:val="31"/>
        </w:rPr>
        <w:t>十五条</w:t>
      </w:r>
      <w:r>
        <w:rPr>
          <w:rFonts w:hint="eastAsia" w:ascii="黑体" w:hAnsi="黑体" w:eastAsia="黑体" w:cs="黑体"/>
          <w:spacing w:val="12"/>
          <w:sz w:val="31"/>
          <w:szCs w:val="31"/>
          <w:lang w:val="en-US" w:eastAsia="zh-CN"/>
        </w:rPr>
        <w:t xml:space="preserve"> </w:t>
      </w:r>
      <w:r>
        <w:rPr>
          <w:rFonts w:ascii="仿宋" w:hAnsi="仿宋" w:eastAsia="仿宋" w:cs="仿宋"/>
          <w:spacing w:val="12"/>
          <w:sz w:val="31"/>
          <w:szCs w:val="31"/>
        </w:rPr>
        <w:t>本办法由华润啤酒人力资源部负责制订、</w:t>
      </w:r>
      <w:r>
        <w:rPr>
          <w:rFonts w:ascii="仿宋" w:hAnsi="仿宋" w:eastAsia="仿宋" w:cs="仿宋"/>
          <w:spacing w:val="7"/>
          <w:sz w:val="31"/>
          <w:szCs w:val="31"/>
        </w:rPr>
        <w:t>修订和解释</w:t>
      </w:r>
      <w:r>
        <w:rPr>
          <w:rFonts w:ascii="仿宋" w:hAnsi="仿宋" w:eastAsia="仿宋" w:cs="仿宋"/>
          <w:spacing w:val="6"/>
          <w:sz w:val="31"/>
          <w:szCs w:val="31"/>
        </w:rPr>
        <w:t>。</w:t>
      </w:r>
    </w:p>
    <w:p w14:paraId="4D73FC8F">
      <w:pPr>
        <w:spacing w:before="2" w:line="224" w:lineRule="auto"/>
        <w:ind w:left="667"/>
        <w:rPr>
          <w:rFonts w:ascii="仿宋" w:hAnsi="仿宋" w:eastAsia="仿宋" w:cs="仿宋"/>
          <w:sz w:val="31"/>
          <w:szCs w:val="31"/>
        </w:rPr>
      </w:pPr>
      <w:r>
        <w:rPr>
          <w:rFonts w:ascii="黑体" w:hAnsi="黑体" w:eastAsia="黑体" w:cs="黑体"/>
          <w:spacing w:val="16"/>
          <w:sz w:val="31"/>
          <w:szCs w:val="31"/>
        </w:rPr>
        <w:t>第</w:t>
      </w:r>
      <w:r>
        <w:rPr>
          <w:rFonts w:ascii="黑体" w:hAnsi="黑体" w:eastAsia="黑体" w:cs="黑体"/>
          <w:spacing w:val="10"/>
          <w:sz w:val="31"/>
          <w:szCs w:val="31"/>
        </w:rPr>
        <w:t>二</w:t>
      </w:r>
      <w:r>
        <w:rPr>
          <w:rFonts w:ascii="黑体" w:hAnsi="黑体" w:eastAsia="黑体" w:cs="黑体"/>
          <w:spacing w:val="8"/>
          <w:sz w:val="31"/>
          <w:szCs w:val="31"/>
        </w:rPr>
        <w:t>十六条</w:t>
      </w:r>
      <w:r>
        <w:rPr>
          <w:rFonts w:hint="eastAsia" w:ascii="黑体" w:hAnsi="黑体" w:eastAsia="黑体" w:cs="黑体"/>
          <w:spacing w:val="8"/>
          <w:sz w:val="31"/>
          <w:szCs w:val="31"/>
          <w:lang w:val="en-US" w:eastAsia="zh-CN"/>
        </w:rPr>
        <w:t xml:space="preserve"> </w:t>
      </w:r>
      <w:bookmarkStart w:id="6" w:name="_GoBack"/>
      <w:bookmarkEnd w:id="6"/>
      <w:r>
        <w:rPr>
          <w:rFonts w:ascii="仿宋" w:hAnsi="仿宋" w:eastAsia="仿宋" w:cs="仿宋"/>
          <w:spacing w:val="8"/>
          <w:sz w:val="31"/>
          <w:szCs w:val="31"/>
        </w:rPr>
        <w:t>本办法自下发之日起施行。下列《华润雪</w:t>
      </w:r>
    </w:p>
    <w:p w14:paraId="62E91C46">
      <w:pPr>
        <w:spacing w:before="188" w:line="333" w:lineRule="auto"/>
        <w:ind w:left="18" w:firstLine="10"/>
        <w:jc w:val="left"/>
        <w:rPr>
          <w:rFonts w:ascii="仿宋" w:hAnsi="仿宋" w:eastAsia="仿宋" w:cs="仿宋"/>
          <w:sz w:val="31"/>
          <w:szCs w:val="31"/>
        </w:rPr>
      </w:pPr>
      <w:r>
        <w:rPr>
          <w:rFonts w:ascii="仿宋" w:hAnsi="仿宋" w:eastAsia="仿宋" w:cs="仿宋"/>
          <w:spacing w:val="4"/>
          <w:sz w:val="31"/>
          <w:szCs w:val="31"/>
        </w:rPr>
        <w:t>花啤酒经理人</w:t>
      </w:r>
      <w:r>
        <w:rPr>
          <w:rFonts w:ascii="仿宋" w:hAnsi="仿宋" w:eastAsia="仿宋" w:cs="仿宋"/>
          <w:spacing w:val="3"/>
          <w:sz w:val="31"/>
          <w:szCs w:val="31"/>
        </w:rPr>
        <w:t>退</w:t>
      </w:r>
      <w:r>
        <w:rPr>
          <w:rFonts w:ascii="仿宋" w:hAnsi="仿宋" w:eastAsia="仿宋" w:cs="仿宋"/>
          <w:spacing w:val="2"/>
          <w:sz w:val="31"/>
          <w:szCs w:val="31"/>
        </w:rPr>
        <w:t>出管理办法》(华啤</w:t>
      </w:r>
      <w:r>
        <w:rPr>
          <w:rFonts w:ascii="仿宋" w:hAnsi="仿宋" w:eastAsia="仿宋" w:cs="仿宋"/>
          <w:sz w:val="31"/>
          <w:szCs w:val="31"/>
        </w:rPr>
        <w:t>B</w:t>
      </w:r>
      <w:r>
        <w:rPr>
          <w:rFonts w:ascii="仿宋" w:hAnsi="仿宋" w:eastAsia="仿宋" w:cs="仿宋"/>
          <w:spacing w:val="2"/>
          <w:sz w:val="31"/>
          <w:szCs w:val="31"/>
        </w:rPr>
        <w:t>03-60</w:t>
      </w:r>
      <w:r>
        <w:rPr>
          <w:rFonts w:ascii="仿宋" w:hAnsi="仿宋" w:eastAsia="仿宋" w:cs="仿宋"/>
          <w:sz w:val="31"/>
          <w:szCs w:val="31"/>
        </w:rPr>
        <w:t>RL</w:t>
      </w:r>
      <w:r>
        <w:rPr>
          <w:rFonts w:ascii="仿宋" w:hAnsi="仿宋" w:eastAsia="仿宋" w:cs="仿宋"/>
          <w:spacing w:val="2"/>
          <w:sz w:val="31"/>
          <w:szCs w:val="31"/>
        </w:rPr>
        <w:t>21</w:t>
      </w:r>
      <w:r>
        <w:rPr>
          <w:rFonts w:ascii="仿宋" w:hAnsi="仿宋" w:eastAsia="仿宋" w:cs="仿宋"/>
          <w:sz w:val="31"/>
          <w:szCs w:val="31"/>
        </w:rPr>
        <w:t>B</w:t>
      </w:r>
      <w:r>
        <w:rPr>
          <w:rFonts w:ascii="仿宋" w:hAnsi="仿宋" w:eastAsia="仿宋" w:cs="仿宋"/>
          <w:spacing w:val="2"/>
          <w:sz w:val="31"/>
          <w:szCs w:val="31"/>
        </w:rPr>
        <w:t>)《关于&lt;</w:t>
      </w:r>
      <w:r>
        <w:rPr>
          <w:rFonts w:ascii="仿宋" w:hAnsi="仿宋" w:eastAsia="仿宋" w:cs="仿宋"/>
          <w:spacing w:val="-4"/>
          <w:sz w:val="31"/>
          <w:szCs w:val="31"/>
        </w:rPr>
        <w:t>经理</w:t>
      </w:r>
      <w:r>
        <w:rPr>
          <w:rFonts w:ascii="仿宋" w:hAnsi="仿宋" w:eastAsia="仿宋" w:cs="仿宋"/>
          <w:spacing w:val="-2"/>
          <w:sz w:val="31"/>
          <w:szCs w:val="31"/>
        </w:rPr>
        <w:t>人退出管理办法&gt;修订的通知》(华啤人〔2022〕567号)</w:t>
      </w:r>
      <w:r>
        <w:rPr>
          <w:rFonts w:ascii="仿宋" w:hAnsi="仿宋" w:eastAsia="仿宋" w:cs="仿宋"/>
          <w:spacing w:val="9"/>
          <w:sz w:val="31"/>
          <w:szCs w:val="31"/>
        </w:rPr>
        <w:t>《关于组织二次转型期间实施经理人退出的通知》(华啤</w:t>
      </w:r>
      <w:r>
        <w:rPr>
          <w:rFonts w:ascii="仿宋" w:hAnsi="仿宋" w:eastAsia="仿宋" w:cs="仿宋"/>
          <w:spacing w:val="7"/>
          <w:sz w:val="31"/>
          <w:szCs w:val="31"/>
        </w:rPr>
        <w:t>人</w:t>
      </w:r>
      <w:r>
        <w:rPr>
          <w:rFonts w:ascii="仿宋" w:hAnsi="仿宋" w:eastAsia="仿宋" w:cs="仿宋"/>
          <w:spacing w:val="-4"/>
          <w:sz w:val="31"/>
          <w:szCs w:val="31"/>
        </w:rPr>
        <w:t>〔2</w:t>
      </w:r>
      <w:r>
        <w:rPr>
          <w:rFonts w:ascii="仿宋" w:hAnsi="仿宋" w:eastAsia="仿宋" w:cs="仿宋"/>
          <w:spacing w:val="-3"/>
          <w:sz w:val="31"/>
          <w:szCs w:val="31"/>
        </w:rPr>
        <w:t>0</w:t>
      </w:r>
      <w:r>
        <w:rPr>
          <w:rFonts w:ascii="仿宋" w:hAnsi="仿宋" w:eastAsia="仿宋" w:cs="仿宋"/>
          <w:spacing w:val="-2"/>
          <w:sz w:val="31"/>
          <w:szCs w:val="31"/>
        </w:rPr>
        <w:t>22〕568号)《关于进一步明确经理人退出办理要求的</w:t>
      </w:r>
      <w:r>
        <w:rPr>
          <w:rFonts w:ascii="仿宋" w:hAnsi="仿宋" w:eastAsia="仿宋" w:cs="仿宋"/>
          <w:spacing w:val="-4"/>
          <w:sz w:val="31"/>
          <w:szCs w:val="31"/>
        </w:rPr>
        <w:t>通知</w:t>
      </w:r>
      <w:r>
        <w:rPr>
          <w:rFonts w:ascii="仿宋" w:hAnsi="仿宋" w:eastAsia="仿宋" w:cs="仿宋"/>
          <w:spacing w:val="-3"/>
          <w:sz w:val="31"/>
          <w:szCs w:val="31"/>
        </w:rPr>
        <w:t>》</w:t>
      </w:r>
      <w:r>
        <w:rPr>
          <w:rFonts w:ascii="仿宋" w:hAnsi="仿宋" w:eastAsia="仿宋" w:cs="仿宋"/>
          <w:spacing w:val="-2"/>
          <w:sz w:val="31"/>
          <w:szCs w:val="31"/>
        </w:rPr>
        <w:t>(华啤人力〔2023〕94号)《关于进一步明确干部及</w:t>
      </w:r>
      <w:r>
        <w:rPr>
          <w:rFonts w:ascii="仿宋" w:hAnsi="仿宋" w:eastAsia="仿宋" w:cs="仿宋"/>
          <w:spacing w:val="-4"/>
          <w:sz w:val="31"/>
          <w:szCs w:val="31"/>
        </w:rPr>
        <w:t>专业总监提</w:t>
      </w:r>
      <w:r>
        <w:rPr>
          <w:rFonts w:ascii="仿宋" w:hAnsi="仿宋" w:eastAsia="仿宋" w:cs="仿宋"/>
          <w:spacing w:val="-3"/>
          <w:sz w:val="31"/>
          <w:szCs w:val="31"/>
        </w:rPr>
        <w:t>前退出条件的通知》(华啤人力〔2025〕470号)</w:t>
      </w:r>
      <w:r>
        <w:rPr>
          <w:rFonts w:ascii="仿宋" w:hAnsi="仿宋" w:eastAsia="仿宋" w:cs="仿宋"/>
          <w:spacing w:val="6"/>
          <w:sz w:val="31"/>
          <w:szCs w:val="31"/>
        </w:rPr>
        <w:t>《</w:t>
      </w:r>
      <w:r>
        <w:rPr>
          <w:rFonts w:ascii="仿宋" w:hAnsi="仿宋" w:eastAsia="仿宋" w:cs="仿宋"/>
          <w:spacing w:val="3"/>
          <w:sz w:val="31"/>
          <w:szCs w:val="31"/>
        </w:rPr>
        <w:t>华润啤酒关于落实“延迟法定退休年龄”政策的通知》(华</w:t>
      </w:r>
      <w:r>
        <w:rPr>
          <w:rFonts w:ascii="仿宋" w:hAnsi="仿宋" w:eastAsia="仿宋" w:cs="仿宋"/>
          <w:spacing w:val="-2"/>
          <w:sz w:val="31"/>
          <w:szCs w:val="31"/>
        </w:rPr>
        <w:t>啤人力〔2024〕947号</w:t>
      </w:r>
      <w:r>
        <w:rPr>
          <w:rFonts w:ascii="仿宋" w:hAnsi="仿宋" w:eastAsia="仿宋" w:cs="仿宋"/>
          <w:spacing w:val="-1"/>
          <w:sz w:val="31"/>
          <w:szCs w:val="31"/>
        </w:rPr>
        <w:t>)于本制度下发之日起废止。</w:t>
      </w:r>
    </w:p>
    <w:p w14:paraId="61A561DD">
      <w:pPr>
        <w:spacing w:line="426" w:lineRule="auto"/>
        <w:rPr>
          <w:del w:id="230" w:author="咨询组" w:date="2026-04-30T10:12:36Z"/>
          <w:rFonts w:ascii="Arial"/>
          <w:sz w:val="21"/>
        </w:rPr>
      </w:pPr>
    </w:p>
    <w:p w14:paraId="7DC19868">
      <w:pPr>
        <w:spacing w:before="101" w:line="230" w:lineRule="auto"/>
        <w:ind w:left="44"/>
        <w:rPr>
          <w:del w:id="231" w:author="咨询组" w:date="2026-04-30T10:12:36Z"/>
          <w:rFonts w:ascii="黑体" w:hAnsi="黑体" w:eastAsia="黑体" w:cs="黑体"/>
          <w:sz w:val="31"/>
          <w:szCs w:val="31"/>
        </w:rPr>
      </w:pPr>
      <w:del w:id="232" w:author="咨询组" w:date="2026-04-30T10:12:36Z">
        <w:r>
          <w:rPr>
            <w:rFonts w:ascii="黑体" w:hAnsi="黑体" w:eastAsia="黑体" w:cs="黑体"/>
            <w:spacing w:val="-6"/>
            <w:sz w:val="31"/>
            <w:szCs w:val="31"/>
          </w:rPr>
          <w:delText>附件</w:delText>
        </w:r>
      </w:del>
    </w:p>
    <w:p w14:paraId="49DA581C">
      <w:pPr>
        <w:spacing w:before="175" w:line="222" w:lineRule="auto"/>
        <w:ind w:left="50"/>
        <w:rPr>
          <w:del w:id="233" w:author="咨询组" w:date="2026-04-30T10:12:36Z"/>
          <w:rFonts w:ascii="仿宋" w:hAnsi="仿宋" w:eastAsia="仿宋" w:cs="仿宋"/>
          <w:sz w:val="31"/>
          <w:szCs w:val="31"/>
        </w:rPr>
      </w:pPr>
      <w:del w:id="234" w:author="咨询组" w:date="2026-04-30T10:12:36Z">
        <w:r>
          <w:rPr>
            <w:rFonts w:ascii="仿宋" w:hAnsi="仿宋" w:eastAsia="仿宋" w:cs="仿宋"/>
            <w:spacing w:val="8"/>
            <w:sz w:val="31"/>
            <w:szCs w:val="31"/>
          </w:rPr>
          <w:delText>附件1</w:delText>
        </w:r>
      </w:del>
      <w:del w:id="235" w:author="咨询组" w:date="2026-04-30T10:12:36Z">
        <w:r>
          <w:rPr>
            <w:rFonts w:ascii="仿宋" w:hAnsi="仿宋" w:eastAsia="仿宋" w:cs="仿宋"/>
            <w:spacing w:val="6"/>
            <w:sz w:val="31"/>
            <w:szCs w:val="31"/>
          </w:rPr>
          <w:delText>：</w:delText>
        </w:r>
      </w:del>
      <w:del w:id="236" w:author="咨询组" w:date="2026-04-30T10:12:36Z">
        <w:r>
          <w:rPr>
            <w:rFonts w:ascii="仿宋" w:hAnsi="仿宋" w:eastAsia="仿宋" w:cs="仿宋"/>
            <w:spacing w:val="4"/>
            <w:sz w:val="31"/>
            <w:szCs w:val="31"/>
          </w:rPr>
          <w:delText>华润啤酒干部/资深管理人员提前退出申请表</w:delText>
        </w:r>
      </w:del>
    </w:p>
    <w:p w14:paraId="351DF1C1">
      <w:pPr>
        <w:spacing w:before="101" w:line="222" w:lineRule="auto"/>
        <w:ind w:left="50"/>
        <w:rPr>
          <w:del w:id="237" w:author="咨询组" w:date="2026-04-30T10:12:36Z"/>
          <w:rFonts w:ascii="仿宋" w:hAnsi="仿宋" w:eastAsia="仿宋" w:cs="仿宋"/>
          <w:sz w:val="31"/>
          <w:szCs w:val="31"/>
        </w:rPr>
      </w:pPr>
      <w:del w:id="238" w:author="咨询组" w:date="2026-04-30T10:12:36Z">
        <w:r>
          <w:rPr>
            <w:rFonts w:ascii="仿宋" w:hAnsi="仿宋" w:eastAsia="仿宋" w:cs="仿宋"/>
            <w:spacing w:val="2"/>
            <w:sz w:val="31"/>
            <w:szCs w:val="31"/>
          </w:rPr>
          <w:delText>附件2：华润啤酒干部及资深管理人员(同</w:delText>
        </w:r>
      </w:del>
      <w:del w:id="239" w:author="咨询组" w:date="2026-04-30T10:12:36Z">
        <w:r>
          <w:rPr>
            <w:rFonts w:ascii="仿宋" w:hAnsi="仿宋" w:eastAsia="仿宋" w:cs="仿宋"/>
            <w:spacing w:val="1"/>
            <w:sz w:val="31"/>
            <w:szCs w:val="31"/>
          </w:rPr>
          <w:delText>等职级)内退劳</w:delText>
        </w:r>
      </w:del>
    </w:p>
    <w:p w14:paraId="34F1244E">
      <w:pPr>
        <w:spacing w:before="185" w:line="224" w:lineRule="auto"/>
        <w:ind w:left="44"/>
        <w:rPr>
          <w:del w:id="240" w:author="咨询组" w:date="2026-04-30T10:12:36Z"/>
          <w:rFonts w:ascii="仿宋" w:hAnsi="仿宋" w:eastAsia="仿宋" w:cs="仿宋"/>
          <w:sz w:val="31"/>
          <w:szCs w:val="31"/>
        </w:rPr>
      </w:pPr>
      <w:del w:id="241" w:author="咨询组" w:date="2026-04-30T10:12:36Z">
        <w:r>
          <w:rPr>
            <w:rFonts w:ascii="仿宋" w:hAnsi="仿宋" w:eastAsia="仿宋" w:cs="仿宋"/>
            <w:spacing w:val="-1"/>
            <w:sz w:val="31"/>
            <w:szCs w:val="31"/>
          </w:rPr>
          <w:delText>动</w:delText>
        </w:r>
      </w:del>
      <w:del w:id="242" w:author="咨询组" w:date="2026-04-30T10:12:36Z">
        <w:r>
          <w:rPr>
            <w:rFonts w:ascii="仿宋" w:hAnsi="仿宋" w:eastAsia="仿宋" w:cs="仿宋"/>
            <w:sz w:val="31"/>
            <w:szCs w:val="31"/>
          </w:rPr>
          <w:delText>合同</w:delText>
        </w:r>
      </w:del>
    </w:p>
    <w:p w14:paraId="1739A7B1">
      <w:pPr>
        <w:spacing w:before="183" w:line="222" w:lineRule="auto"/>
        <w:ind w:left="50"/>
        <w:rPr>
          <w:del w:id="243" w:author="咨询组" w:date="2026-04-30T10:12:36Z"/>
          <w:rFonts w:ascii="仿宋" w:hAnsi="仿宋" w:eastAsia="仿宋" w:cs="仿宋"/>
          <w:sz w:val="31"/>
          <w:szCs w:val="31"/>
        </w:rPr>
      </w:pPr>
      <w:del w:id="244" w:author="咨询组" w:date="2026-04-30T10:12:36Z">
        <w:r>
          <w:rPr>
            <w:rFonts w:ascii="仿宋" w:hAnsi="仿宋" w:eastAsia="仿宋" w:cs="仿宋"/>
            <w:spacing w:val="4"/>
            <w:sz w:val="31"/>
            <w:szCs w:val="31"/>
          </w:rPr>
          <w:delText>附件3</w:delText>
        </w:r>
      </w:del>
      <w:del w:id="245" w:author="咨询组" w:date="2026-04-30T10:12:36Z">
        <w:r>
          <w:rPr>
            <w:rFonts w:ascii="仿宋" w:hAnsi="仿宋" w:eastAsia="仿宋" w:cs="仿宋"/>
            <w:spacing w:val="3"/>
            <w:sz w:val="31"/>
            <w:szCs w:val="31"/>
          </w:rPr>
          <w:delText>：</w:delText>
        </w:r>
      </w:del>
      <w:del w:id="246" w:author="咨询组" w:date="2026-04-30T10:12:36Z">
        <w:r>
          <w:rPr>
            <w:rFonts w:ascii="仿宋" w:hAnsi="仿宋" w:eastAsia="仿宋" w:cs="仿宋"/>
            <w:spacing w:val="2"/>
            <w:sz w:val="31"/>
            <w:szCs w:val="31"/>
          </w:rPr>
          <w:delText>华润啤酒干部退居二线合同</w:delText>
        </w:r>
      </w:del>
    </w:p>
    <w:p w14:paraId="5920A834">
      <w:pPr>
        <w:spacing w:line="351" w:lineRule="auto"/>
        <w:rPr>
          <w:rFonts w:ascii="Arial"/>
          <w:sz w:val="21"/>
        </w:rPr>
      </w:pPr>
    </w:p>
    <w:p w14:paraId="08A26F05">
      <w:pPr>
        <w:spacing w:line="352" w:lineRule="auto"/>
        <w:rPr>
          <w:rFonts w:ascii="Arial"/>
          <w:sz w:val="21"/>
        </w:rPr>
      </w:pPr>
    </w:p>
    <w:p w14:paraId="3EC3A36C">
      <w:pPr>
        <w:spacing w:before="101" w:line="344" w:lineRule="auto"/>
        <w:ind w:left="4830" w:right="14" w:hanging="320"/>
        <w:rPr>
          <w:rFonts w:ascii="仿宋" w:hAnsi="仿宋" w:eastAsia="仿宋" w:cs="仿宋"/>
          <w:sz w:val="31"/>
          <w:szCs w:val="31"/>
        </w:rPr>
      </w:pPr>
      <w:r>
        <w:drawing>
          <wp:anchor distT="0" distB="0" distL="0" distR="0" simplePos="0" relativeHeight="251662336" behindDoc="0" locked="0" layoutInCell="1" allowOverlap="1">
            <wp:simplePos x="0" y="0"/>
            <wp:positionH relativeFrom="column">
              <wp:posOffset>3470275</wp:posOffset>
            </wp:positionH>
            <wp:positionV relativeFrom="paragraph">
              <wp:posOffset>-468630</wp:posOffset>
            </wp:positionV>
            <wp:extent cx="1587500" cy="1587500"/>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0"/>
                    <a:stretch>
                      <a:fillRect/>
                    </a:stretch>
                  </pic:blipFill>
                  <pic:spPr>
                    <a:xfrm>
                      <a:off x="0" y="0"/>
                      <a:ext cx="1587500" cy="1587500"/>
                    </a:xfrm>
                    <a:prstGeom prst="rect">
                      <a:avLst/>
                    </a:prstGeom>
                  </pic:spPr>
                </pic:pic>
              </a:graphicData>
            </a:graphic>
          </wp:anchor>
        </w:drawing>
      </w:r>
      <w:r>
        <w:rPr>
          <w:rFonts w:ascii="仿宋" w:hAnsi="仿宋" w:eastAsia="仿宋" w:cs="仿宋"/>
          <w:spacing w:val="11"/>
          <w:sz w:val="31"/>
          <w:szCs w:val="31"/>
        </w:rPr>
        <w:t>华</w:t>
      </w:r>
      <w:r>
        <w:rPr>
          <w:rFonts w:ascii="仿宋" w:hAnsi="仿宋" w:eastAsia="仿宋" w:cs="仿宋"/>
          <w:spacing w:val="6"/>
          <w:sz w:val="31"/>
          <w:szCs w:val="31"/>
        </w:rPr>
        <w:t>润啤酒(控股)有限公司</w:t>
      </w:r>
      <w:r>
        <w:rPr>
          <w:rFonts w:ascii="仿宋" w:hAnsi="仿宋" w:eastAsia="仿宋" w:cs="仿宋"/>
          <w:spacing w:val="7"/>
          <w:sz w:val="31"/>
          <w:szCs w:val="31"/>
        </w:rPr>
        <w:t>二○二六年四月二十八</w:t>
      </w:r>
      <w:r>
        <w:rPr>
          <w:rFonts w:ascii="仿宋" w:hAnsi="仿宋" w:eastAsia="仿宋" w:cs="仿宋"/>
          <w:spacing w:val="6"/>
          <w:sz w:val="31"/>
          <w:szCs w:val="31"/>
        </w:rPr>
        <w:t>日</w:t>
      </w:r>
    </w:p>
    <w:sectPr>
      <w:headerReference r:id="rId5" w:type="default"/>
      <w:footerReference r:id="rId6" w:type="default"/>
      <w:pgSz w:w="11906" w:h="16839"/>
      <w:pgMar w:top="1230" w:right="1785" w:bottom="902" w:left="1785" w:header="163" w:footer="729"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A7A340">
    <w:pPr>
      <w:spacing w:line="188" w:lineRule="auto"/>
      <w:ind w:left="4096"/>
      <w:rPr>
        <w:rFonts w:ascii="仿宋" w:hAnsi="仿宋" w:eastAsia="仿宋" w:cs="仿宋"/>
        <w:sz w:val="17"/>
        <w:szCs w:val="17"/>
      </w:rPr>
    </w:pPr>
    <w:r>
      <w:rPr>
        <w:rFonts w:ascii="仿宋" w:hAnsi="仿宋" w:eastAsia="仿宋" w:cs="仿宋"/>
        <w:spacing w:val="-5"/>
        <w:sz w:val="17"/>
        <w:szCs w:val="17"/>
      </w:rPr>
      <w:t>1</w:t>
    </w:r>
    <w:r>
      <w:rPr>
        <w:rFonts w:ascii="仿宋" w:hAnsi="仿宋" w:eastAsia="仿宋" w:cs="仿宋"/>
        <w:spacing w:val="-4"/>
        <w:sz w:val="17"/>
        <w:szCs w:val="17"/>
      </w:rPr>
      <w:t>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924BA8"/>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咨询组">
    <w15:presenceInfo w15:providerId="None" w15:userId="咨询组"/>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7361E74"/>
    <w:rsid w:val="07B77739"/>
    <w:rsid w:val="10E478C7"/>
    <w:rsid w:val="206E2046"/>
    <w:rsid w:val="2C4F0760"/>
    <w:rsid w:val="3693226C"/>
    <w:rsid w:val="5155261A"/>
    <w:rsid w:val="5D4E3CA0"/>
    <w:rsid w:val="63807EF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table" w:customStyle="1" w:styleId="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microsoft.com/office/2011/relationships/people" Target="people.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Info spid="_x0000_s1027"/>
    <customShpInfo spid="_x0000_s102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11</Pages>
  <TotalTime>19</TotalTime>
  <ScaleCrop>false</ScaleCrop>
  <LinksUpToDate>false</LinksUpToDate>
  <Application>WPS Office_12.8.2.21215_F1E327BC-269C-435d-A152-05C5408002CA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2026-04-29T10:57:00Z</dcterms:created>
  <dc:creator>Jiao Peng 焦鹏</dc:creator>
  <cp:lastModifiedBy>咨询组</cp:lastModifiedBy>
  <dcterms:modified xsi:type="dcterms:W3CDTF">2026-04-30T02:44:49Z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wqlLaW5nc29mdCBQREYgdG8gV1BTIDgw</vt:lpwstr>
  </property>
  <property fmtid="{D5CDD505-2E9C-101B-9397-08002B2CF9AE}" pid="3" name="Created">
    <vt:filetime>2026-04-30T10:02:45Z</vt:filetime>
  </property>
  <property fmtid="{D5CDD505-2E9C-101B-9397-08002B2CF9AE}" pid="4" name="KSOProductBuildVer">
    <vt:lpwstr>2052-12.8.2.21215</vt:lpwstr>
  </property>
  <property fmtid="{D5CDD505-2E9C-101B-9397-08002B2CF9AE}" pid="5" name="ICV">
    <vt:lpwstr>A5947D12AEBF4FCEBE3EF8CF7C761707_12</vt:lpwstr>
  </property>
</Properties>
</file>
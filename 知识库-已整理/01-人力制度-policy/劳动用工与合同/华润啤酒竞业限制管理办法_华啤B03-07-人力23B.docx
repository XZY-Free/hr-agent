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A75D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outlineLvl w:val="0"/>
        <w:rPr>
          <w:rFonts w:hint="default" w:ascii="华文中宋" w:hAnsi="华文中宋" w:eastAsia="华文中宋" w:cs="华文中宋"/>
          <w:spacing w:val="-1"/>
          <w:sz w:val="24"/>
          <w:szCs w:val="24"/>
          <w:lang w:val="en-US" w:eastAsia="zh-CN"/>
        </w:rPr>
      </w:pPr>
      <w:bookmarkStart w:id="0" w:name="_bookmark1"/>
      <w:bookmarkEnd w:id="0"/>
      <w:r>
        <w:rPr>
          <w:rFonts w:ascii="华文中宋" w:hAnsi="华文中宋" w:eastAsia="华文中宋" w:cs="华文中宋"/>
          <w:spacing w:val="-1"/>
          <w:sz w:val="36"/>
          <w:szCs w:val="36"/>
        </w:rPr>
        <w:t>华润啤酒竞业限制管理办法</w:t>
      </w:r>
      <w:r>
        <w:rPr>
          <w:rFonts w:hint="eastAsia" w:ascii="华文中宋" w:hAnsi="华文中宋" w:eastAsia="华文中宋" w:cs="华文中宋"/>
          <w:spacing w:val="-1"/>
          <w:sz w:val="24"/>
          <w:szCs w:val="24"/>
          <w:lang w:val="en-US" w:eastAsia="zh-CN"/>
        </w:rPr>
        <w:t>（</w:t>
      </w:r>
      <w:r>
        <w:rPr>
          <w:rFonts w:ascii="华文中宋" w:hAnsi="华文中宋" w:eastAsia="华文中宋" w:cs="华文中宋"/>
          <w:spacing w:val="-1"/>
          <w:sz w:val="24"/>
          <w:szCs w:val="24"/>
        </w:rPr>
        <w:t>华啤B03-07-人力23B</w:t>
      </w:r>
      <w:r>
        <w:rPr>
          <w:rFonts w:hint="eastAsia" w:ascii="华文中宋" w:hAnsi="华文中宋" w:eastAsia="华文中宋" w:cs="华文中宋"/>
          <w:spacing w:val="-1"/>
          <w:sz w:val="24"/>
          <w:szCs w:val="24"/>
          <w:lang w:val="en-US" w:eastAsia="zh-CN"/>
        </w:rPr>
        <w:t>）</w:t>
      </w:r>
    </w:p>
    <w:p w14:paraId="6924DE38">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3CA0D2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0" w:author="咨询组" w:date="2025-10-24T14:35:53Z"/>
          <w:rFonts w:hint="eastAsia" w:ascii="仿宋" w:hAnsi="仿宋" w:eastAsia="仿宋" w:cs="仿宋"/>
          <w:spacing w:val="11"/>
          <w:position w:val="0"/>
          <w:sz w:val="31"/>
          <w:szCs w:val="31"/>
          <w:lang w:eastAsia="zh-CN"/>
        </w:rPr>
      </w:pPr>
      <w:del w:id="1" w:author="咨询组" w:date="2025-10-24T14:35:53Z">
        <w:r>
          <w:rPr>
            <w:rFonts w:hint="eastAsia" w:ascii="黑体" w:hAnsi="黑体" w:eastAsia="黑体" w:cs="黑体"/>
            <w:spacing w:val="11"/>
            <w:position w:val="0"/>
            <w:sz w:val="31"/>
            <w:szCs w:val="31"/>
            <w:lang w:eastAsia="zh-CN"/>
          </w:rPr>
          <w:delText>第一条</w:delText>
        </w:r>
      </w:del>
      <w:del w:id="2" w:author="咨询组" w:date="2025-10-24T14:35:53Z">
        <w:r>
          <w:rPr>
            <w:rFonts w:hint="eastAsia" w:ascii="仿宋" w:hAnsi="仿宋" w:eastAsia="仿宋" w:cs="仿宋"/>
            <w:spacing w:val="11"/>
            <w:position w:val="0"/>
            <w:sz w:val="31"/>
            <w:szCs w:val="31"/>
            <w:lang w:val="en-US" w:eastAsia="zh-CN"/>
          </w:rPr>
          <w:delText xml:space="preserve"> </w:delText>
        </w:r>
      </w:del>
      <w:del w:id="3" w:author="咨询组" w:date="2025-10-24T14:35:53Z">
        <w:r>
          <w:rPr>
            <w:rFonts w:hint="eastAsia" w:ascii="仿宋" w:hAnsi="仿宋" w:eastAsia="仿宋" w:cs="仿宋"/>
            <w:spacing w:val="11"/>
            <w:position w:val="0"/>
            <w:sz w:val="31"/>
            <w:szCs w:val="31"/>
            <w:lang w:eastAsia="zh-CN"/>
          </w:rPr>
          <w:delText>为保护公司的商业秘密，维护公司合法权益，根据《劳动合同法》《反不正当竞争法》等相关法律法规及公司章程，特制定本办法。</w:delText>
        </w:r>
      </w:del>
    </w:p>
    <w:p w14:paraId="397A7B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竞业限制的受限岗位范围：</w:t>
      </w:r>
    </w:p>
    <w:p w14:paraId="2C25B4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（一）华润啤酒岗位：财务部总监、人力资源部总监、战略管理部总监、法律合规部总监、智能与数字化部总监；</w:t>
      </w:r>
    </w:p>
    <w:p w14:paraId="5551F99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（二）华润雪花岗位：财务部总监、人力资源部总监、营销中心总经理、营运中心总经理、生产中心总经理、采购管理中心总经理、销售事业部总经理、销售事业部营销中心总经理；</w:t>
      </w:r>
    </w:p>
    <w:p w14:paraId="5CCA4A8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（三）华润酒业岗位：财务部总监、人力资源部总监、营销管理中心总经理、卓越运营部总监；控股项目公司总经理、营销中心总经理、生产中心总经理；</w:t>
      </w:r>
    </w:p>
    <w:p w14:paraId="51C49C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（四）以上岗位如为集团直管经理人担任的，则不在竞业限制的范围内；</w:t>
      </w:r>
    </w:p>
    <w:p w14:paraId="3D7B6DB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（五）除上述岗位外，原则上不额外增加竞业限制受限岗位，参股公司参照</w:t>
      </w:r>
      <w:del w:id="4" w:author="咨询组" w:date="2025-10-24T14:36:01Z">
        <w:r>
          <w:rPr>
            <w:rFonts w:hint="eastAsia" w:ascii="仿宋" w:hAnsi="仿宋" w:eastAsia="仿宋" w:cs="仿宋"/>
            <w:spacing w:val="11"/>
            <w:position w:val="0"/>
            <w:sz w:val="31"/>
            <w:szCs w:val="31"/>
            <w:lang w:eastAsia="zh-CN"/>
          </w:rPr>
          <w:delText>本办法</w:delText>
        </w:r>
      </w:del>
      <w:ins w:id="5" w:author="咨询组" w:date="2025-10-24T14:36:01Z">
        <w:r>
          <w:rPr>
            <w:rFonts w:hint="eastAsia" w:ascii="仿宋" w:hAnsi="仿宋" w:eastAsia="仿宋" w:cs="仿宋"/>
            <w:spacing w:val="11"/>
            <w:position w:val="0"/>
            <w:sz w:val="31"/>
            <w:szCs w:val="31"/>
            <w:lang w:eastAsia="zh-CN"/>
          </w:rPr>
          <w:t>《</w:t>
        </w:r>
      </w:ins>
      <w:ins w:id="6" w:author="咨询组" w:date="2025-10-24T14:36:08Z">
        <w:r>
          <w:rPr>
            <w:rFonts w:hint="eastAsia" w:ascii="仿宋" w:hAnsi="仿宋" w:eastAsia="仿宋" w:cs="仿宋"/>
            <w:spacing w:val="11"/>
            <w:position w:val="0"/>
            <w:sz w:val="31"/>
            <w:szCs w:val="31"/>
            <w:lang w:val="en-US" w:eastAsia="zh-CN"/>
          </w:rPr>
          <w:t>华润啤酒</w:t>
        </w:r>
      </w:ins>
      <w:ins w:id="7" w:author="咨询组" w:date="2025-10-24T14:36:10Z">
        <w:r>
          <w:rPr>
            <w:rFonts w:hint="eastAsia" w:ascii="仿宋" w:hAnsi="仿宋" w:eastAsia="仿宋" w:cs="仿宋"/>
            <w:spacing w:val="11"/>
            <w:position w:val="0"/>
            <w:sz w:val="31"/>
            <w:szCs w:val="31"/>
            <w:lang w:val="en-US" w:eastAsia="zh-CN"/>
          </w:rPr>
          <w:t>竞业限制</w:t>
        </w:r>
      </w:ins>
      <w:ins w:id="8" w:author="咨询组" w:date="2025-10-24T14:36:11Z">
        <w:r>
          <w:rPr>
            <w:rFonts w:hint="eastAsia" w:ascii="仿宋" w:hAnsi="仿宋" w:eastAsia="仿宋" w:cs="仿宋"/>
            <w:spacing w:val="11"/>
            <w:position w:val="0"/>
            <w:sz w:val="31"/>
            <w:szCs w:val="31"/>
            <w:lang w:val="en-US" w:eastAsia="zh-CN"/>
          </w:rPr>
          <w:t>管理办法</w:t>
        </w:r>
      </w:ins>
      <w:ins w:id="9" w:author="咨询组" w:date="2025-10-24T14:36:02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执行。</w:t>
      </w:r>
    </w:p>
    <w:p w14:paraId="56218D2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人力资源部负责竞业限制管理办法制定与修订，人力资源共享中心负责竞业限制协议的签订、变更、归档、补偿金支付等一系列工作。华润雪花、华润酒业及各专业人力部负责配合业务部门开展竞业限制跟踪、违约事件的调查等工作。</w:t>
      </w:r>
    </w:p>
    <w:p w14:paraId="5AC63E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公司商业秘密是指不为公众所知悉，不能从公开渠道直接获取的，能为公司带来现实的或潜在的经济利益、竞争优势，具有实用性、可应用性，经公司采取保密措施的技术信息和经营信息。具体的范围参见公司保密制度，包括但不限于：</w:t>
      </w:r>
    </w:p>
    <w:p w14:paraId="3EC6673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（一）公司重大决策中的秘密事项；</w:t>
      </w:r>
    </w:p>
    <w:p w14:paraId="5A141E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（二）公司尚未付诸实施的经营战略、经营方向、经营规划、经营项目及经营决策；</w:t>
      </w:r>
    </w:p>
    <w:p w14:paraId="22AE46A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（三）公司未对外公布的合同、协议、意见书及可行性报告、所有会议记录；</w:t>
      </w:r>
    </w:p>
    <w:p w14:paraId="376D2B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（四）公司财务预决算报告及各类财务报表、统计报表；</w:t>
      </w:r>
    </w:p>
    <w:p w14:paraId="4E4AE2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（五）公司所掌握的尚未进入市场的信息和尚未公开的其他各类信息；</w:t>
      </w:r>
      <w:bookmarkStart w:id="3" w:name="_GoBack"/>
      <w:bookmarkEnd w:id="3"/>
    </w:p>
    <w:p w14:paraId="6C203B3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（六）公司制定但未公开的各类管理制度、工艺文件和技术指标等；</w:t>
      </w:r>
    </w:p>
    <w:p w14:paraId="1E5E20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（七）公司职员人事档案，工资性、劳务性收入及资料；</w:t>
      </w:r>
    </w:p>
    <w:p w14:paraId="2D9FB4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（八）公司的一切诉讼文件；</w:t>
      </w:r>
    </w:p>
    <w:p w14:paraId="7815DF0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（九）其他经公司确定应当保密的事项等。</w:t>
      </w:r>
    </w:p>
    <w:p w14:paraId="67B368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ascii="Arial"/>
          <w:sz w:val="21"/>
        </w:rPr>
      </w:pPr>
      <w:r>
        <w:rPr>
          <w:rFonts w:hint="eastAsia" w:ascii="黑体" w:hAnsi="黑体" w:eastAsia="黑体" w:cs="黑体"/>
          <w:spacing w:val="11"/>
          <w:position w:val="0"/>
          <w:sz w:val="31"/>
          <w:szCs w:val="31"/>
          <w:lang w:eastAsia="zh-CN"/>
        </w:rPr>
        <w:t>第五条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是指用人单位与劳动者约定在劳动关系存续期间及劳动合同解除或者终止后的一定期限内，劳动者不得到与本单位生产或者经营同类产品、从事同类业务的有竞业关系或利害关系的其他用人单位任职，不得自己生产或者经营同类产品。</w:t>
      </w:r>
    </w:p>
    <w:p w14:paraId="37F1D395">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1" w:name="_bookmark2"/>
      <w:bookmarkEnd w:id="1"/>
      <w:r>
        <w:rPr>
          <w:rFonts w:ascii="黑体" w:hAnsi="黑体" w:eastAsia="黑体" w:cs="黑体"/>
          <w:spacing w:val="7"/>
          <w:sz w:val="31"/>
          <w:szCs w:val="31"/>
        </w:rPr>
        <w:t>第二章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管理内容与程序</w:t>
      </w:r>
    </w:p>
    <w:p w14:paraId="2782F69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竞业限制义务包括但不限于：</w:t>
      </w:r>
    </w:p>
    <w:p w14:paraId="3AE36C3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在劳动关系存续期间及劳动合同解除或终止后的约定期限内，不得在与公司生产同类或近似产品或经营同类或近似业务且具有竞争关系或其他利害关系的其他企业任职（包括但不限于建立劳动关系、劳务关系、劳务派遣、外包等任何形式的关系）或提供任何形式的咨询或协助；</w:t>
      </w:r>
    </w:p>
    <w:p w14:paraId="13F6B8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（一）在劳动关系存续期间及劳动合同解除或终止后的约定期限内，不得自己生产、经营与公司有竞争关系的同类或近似产品或业务；</w:t>
      </w:r>
    </w:p>
    <w:p w14:paraId="7370EC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（二）在劳动关系存续期间及劳动合同解除或终止后的约定期限内，不得引诱公司其他员工离职；</w:t>
      </w:r>
    </w:p>
    <w:p w14:paraId="6684A2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（三）在劳动关系存续期间及劳动合同解除或终止后的约定期限内，不得抢夺公司的客户；</w:t>
      </w:r>
    </w:p>
    <w:p w14:paraId="752B41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对于在劳动合同解除或终止前（含当日）与公司有合作关系的客户，员工离职时，只要该合作关系仍然存续，则在竞业限制期限内，不得就该合作事项与公司竞争或者参与第三方对公司的竞争。但是，公司书面同意的除外；</w:t>
      </w:r>
    </w:p>
    <w:p w14:paraId="0445A2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对于劳动合同解除或终止前（含当日）与公司正处于接洽、磋商的潜在客户，只要员工在劳动合同解除或终止前（含当日）参与了相关的接洽、磋商，或者承办、参与了相关业务工作，且员工在劳动合同解除或终止前（含当日）时该接洽、磋商及相关业务工作仍在继续的，则在竞业限制期限内，不得就该客户与公司接洽、磋商涉及的同一事项与公司竞争或者参与第三方对公司的竞争。但是，公司书面同意的除外。</w:t>
      </w:r>
    </w:p>
    <w:p w14:paraId="13C49D6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竞业限制协议》的限制期限：劳动合同关系存续期间及劳动合同解除或终止之日的次日起一年。如果竞业限制人员被组织调动到华润集团其他业务单元的下属企业继续工作的，仍应继续履行竞业限制义务，竞业限制期的截止时间为自竞业限制人员从华润啤酒旗下公司调离满一年时为止。</w:t>
      </w:r>
    </w:p>
    <w:p w14:paraId="058C23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竞争企业范围</w:t>
      </w:r>
    </w:p>
    <w:p w14:paraId="53A069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华润啤酒的竞业受限制岗位不得加入与华润啤酒具有竞争关系的企业，范围包括但不限于：在全球生产、销售酒类的企业及涉及酒类行业的咨询公司、社团、协会及其他经济组织等，且甲方有权根据市场发展情况增加或减少上述企业，但应将具体变动情况书面通知乙方；</w:t>
      </w:r>
    </w:p>
    <w:p w14:paraId="1B56398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华润雪花的竞业受限制岗位不得加入与华润雪花具有竞争关系的企业，范围包括但不限于：在全球生产、销售啤酒的企业及涉及啤酒行业的咨询公司、社团、协会及其他经济组织等，且甲方有权根据市场发展情况增加或减少上述企业，但应将具体变动情况书面通知乙方；</w:t>
      </w:r>
    </w:p>
    <w:p w14:paraId="3D6DFD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华润酒业的竞业受限制岗位不得加入与华润酒业具有竞争关系的企业，范围包括但不限于：在全球生产、销售白酒的企业及涉及白酒行业的咨询公司、社团、协会及其他经济组织等，且甲方有权根据市场发展情况增加或减少上述企业，但应将具体变动情况书面通知乙方。</w:t>
      </w:r>
    </w:p>
    <w:p w14:paraId="39A391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第八条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竞业限制的月度补偿标准计算原则：</w:t>
      </w:r>
    </w:p>
    <w:p w14:paraId="4F9B5E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（一）华润啤酒岗位：财务部总监、人力资源部总监、战略管理部总监、法律合规部总监、智能与数字化部总监竞业限制月度补偿标准为月度基本工资的50%；</w:t>
      </w:r>
    </w:p>
    <w:p w14:paraId="11A9BF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华润雪花岗位：财务部总监、人力资源部总监、销售事业部总经理、营销中心总经理、营运中心总经理、生产中心总经理、采购管理中心总经理竞业限制月度补偿标准为月度基本工资的50%。销售事业部营销中心总经理竞业限制补偿标准为月度基本工资的30%；</w:t>
      </w:r>
    </w:p>
    <w:p w14:paraId="583C1D8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（三）华润酒业岗位：财务部总监、人力资源部总监、营销管理中心总经理、卓越运营部总监、控股项目公司总经理竞业限制补偿标准为月度基本工资的50%。控股项目公司营销中心总</w:t>
      </w:r>
      <w:r>
        <w:rPr>
          <w:rFonts w:hint="eastAsia" w:ascii="仿宋" w:hAnsi="仿宋" w:eastAsia="仿宋" w:cs="仿宋"/>
          <w:spacing w:val="11"/>
          <w:position w:val="0"/>
          <w:sz w:val="31"/>
          <w:szCs w:val="31"/>
          <w:lang w:val="en-US" w:eastAsia="zh-CN"/>
        </w:rPr>
        <w:t>经</w:t>
      </w:r>
      <w:r>
        <w:rPr>
          <w:rFonts w:hint="eastAsia" w:ascii="仿宋" w:hAnsi="仿宋" w:eastAsia="仿宋" w:cs="仿宋"/>
          <w:spacing w:val="11"/>
          <w:position w:val="0"/>
          <w:sz w:val="31"/>
          <w:szCs w:val="31"/>
          <w:lang w:eastAsia="zh-CN"/>
        </w:rPr>
        <w:t>理、生产中心总经理竞业限制补偿标准为月度基本工资的30%；</w:t>
      </w:r>
    </w:p>
    <w:p w14:paraId="6EE54DC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（四）若</w:t>
      </w:r>
      <w:del w:id="10" w:author="咨询组" w:date="2025-10-24T14:38:54Z">
        <w:r>
          <w:rPr>
            <w:rFonts w:hint="eastAsia" w:ascii="仿宋" w:hAnsi="仿宋" w:eastAsia="仿宋" w:cs="仿宋"/>
            <w:spacing w:val="11"/>
            <w:position w:val="0"/>
            <w:sz w:val="31"/>
            <w:szCs w:val="31"/>
            <w:lang w:eastAsia="zh-CN"/>
          </w:rPr>
          <w:delText>前款规定的</w:delText>
        </w:r>
      </w:del>
      <w:r>
        <w:rPr>
          <w:rFonts w:hint="eastAsia" w:ascii="仿宋" w:hAnsi="仿宋" w:eastAsia="仿宋" w:cs="仿宋"/>
          <w:spacing w:val="11"/>
          <w:position w:val="0"/>
          <w:sz w:val="31"/>
          <w:szCs w:val="31"/>
          <w:lang w:eastAsia="zh-CN"/>
        </w:rPr>
        <w:t>竞业限制月度补偿标准，低于劳动合同履行地地方法规规定的竞业限制月度补偿最低标准的，则应按照劳动合同履行地规定的最低标准支付；</w:t>
      </w:r>
    </w:p>
    <w:p w14:paraId="28112A0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（五）竞业限制月度补偿金应按照工资、薪金所得适用税率，由公司代扣代缴个人所得税后发放。</w:t>
      </w:r>
    </w:p>
    <w:p w14:paraId="4F078C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第九条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竞业限制的补偿方式</w:t>
      </w:r>
    </w:p>
    <w:p w14:paraId="2BEC484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如果竞业限制人员离开华润啤酒旗下公司并且不属于被组织调动到华润集团内其他企业的情况，按月支付竞业限制补偿金，直至竞业限制期满。</w:t>
      </w:r>
    </w:p>
    <w:p w14:paraId="62FE0EF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如果竞业限制人员离开华润啤酒旗下公司系被组织调动到华润集团其他业务单元继续工作，因本质上属于劳动合同变更，未发生自主择业问题，乙方当然应该继续履行竞业限制义务，但甲方无需向竞业限制人员支付竞业限制补偿金。如果发生竞业限制人员被调离华润啤酒旗下公司不满一年即离职并自谋职业的特殊情形，则自竞业限制人员从华润集团其他业务单元离职次日起开始从华润啤酒公司享受竞业限制补偿金，到竞业限制人员从华润啤酒旗下公司调离满一年时为止。</w:t>
      </w:r>
    </w:p>
    <w:p w14:paraId="109BED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的支付条件：竞业限制人员与公司解除或终止劳动合同，竞业限制人员应向公司书面申报重新就业情况。竞业限制期间工作发生多次变更的，每更换一个新公司，均应在30日内向本公司人力资源部申报，直至竞业限制期满。申报内容包括但不限于：就业状态、新聘公司名称、所任职务等，并须在30日内提供所在单位的在职证明、劳动合同，在60日内提供社会保险个人参保记录。若竞业限制人员未按规定向公司申报，或经公司人力资源部门核实发现违约，公司不支付或立即停止支付补偿金，并追究其相应责任。如公司已</w:t>
      </w:r>
      <w:del w:id="11" w:author="咨询组" w:date="2025-10-24T14:40:11Z">
        <w:r>
          <w:rPr>
            <w:rFonts w:hint="eastAsia" w:ascii="仿宋" w:hAnsi="仿宋" w:eastAsia="仿宋" w:cs="仿宋"/>
            <w:spacing w:val="11"/>
            <w:position w:val="0"/>
            <w:sz w:val="31"/>
            <w:szCs w:val="31"/>
            <w:lang w:eastAsia="zh-CN"/>
          </w:rPr>
          <w:delText>按上述条款</w:delText>
        </w:r>
      </w:del>
      <w:r>
        <w:rPr>
          <w:rFonts w:hint="eastAsia" w:ascii="仿宋" w:hAnsi="仿宋" w:eastAsia="仿宋" w:cs="仿宋"/>
          <w:spacing w:val="11"/>
          <w:position w:val="0"/>
          <w:sz w:val="31"/>
          <w:szCs w:val="31"/>
          <w:lang w:eastAsia="zh-CN"/>
        </w:rPr>
        <w:t>支付竞业补偿，但员工拒绝领取的，员工仍应按规定履行竞业限制义务。</w:t>
      </w:r>
    </w:p>
    <w:p w14:paraId="224BE91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第十一条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对于违反竞业限制约定、侵犯了公司商业秘密的人员，公司有权采取下列方式追究责任人的责任：</w:t>
      </w:r>
    </w:p>
    <w:p w14:paraId="6B08F52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（一）立即停止违约行为，并向公司退还违约期间已支付的竞业限制补偿金；</w:t>
      </w:r>
    </w:p>
    <w:p w14:paraId="0F860A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按竞业限制补偿金总额（包括已支付的和未支付的）10倍向公司支付惩罚性违约金；给公司造成经济损失的，还应赔偿公司的经济损失，承担公司为调查和解决该案件所发生的全部费用，包括但不限于：诉讼费、律师费、公证费、鉴定费等；</w:t>
      </w:r>
    </w:p>
    <w:p w14:paraId="4624B6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（三）涉嫌犯罪的，依据相关法律法规提交国家有关部门追究刑事责任；</w:t>
      </w:r>
    </w:p>
    <w:p w14:paraId="72FE61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（四）员工因违反竞竞业限制约定向公司支付违约金后，公司仍有权要求员工按照约定继续履行竞业限制义务。</w:t>
      </w:r>
    </w:p>
    <w:p w14:paraId="5AA12FC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第十二条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《竞业限制协议》的签订时间：所任岗位属于竞业限制岗位的，须在签订或变更《劳动合同》的同时签订《竞业限制协议》，且应于华润啤酒董事会主席任命员工为竞业限制岗位的文件签发后的30日内完成。</w:t>
      </w:r>
    </w:p>
    <w:p w14:paraId="67B6775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协议期内，竞业限制人员岗位调整，如调整后所任岗位仍为竞业限制岗位，则应于华润啤酒董事会主席任命员工为竞业限制岗位的文件签发后的30日内完成《竞业限制协议》的变更；如调整后所任岗位非竞业限制岗位，则应于华润啤酒董事会主席免去员工竞业限制岗位的文件签发后的30日内完成《竞业限制协议》的解除。</w:t>
      </w:r>
    </w:p>
    <w:p w14:paraId="7FFB27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第十四条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《竞业限制协议》的解除：</w:t>
      </w:r>
    </w:p>
    <w:p w14:paraId="171431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（一）双方协商一致，可随时解除《竞业限制协议》；</w:t>
      </w:r>
    </w:p>
    <w:p w14:paraId="51990A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（二）公司有权在劳动合同存续期间随时书面通知竞业限制人员解除竞业限制协议而无需向竞业限制人员支付任何竞业限制补偿；</w:t>
      </w:r>
    </w:p>
    <w:p w14:paraId="2903C9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（三）公司有权在劳动合同解除或终止的同时书面通知竞业限制人员解除竞业限制协议而无需向竞业限制人员支付任何竞业限制补偿；</w:t>
      </w:r>
    </w:p>
    <w:p w14:paraId="391E62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（四）公司有权在劳动合同解除或终止后随时书面通知竞业限制人员解除竞业限制协议但须向竞业限制人员额外支付3个月的竞业限制补偿。</w:t>
      </w:r>
    </w:p>
    <w:p w14:paraId="16EBF6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《竞业限制协议》的终止：</w:t>
      </w:r>
    </w:p>
    <w:p w14:paraId="1B0272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（一）竞业限制期满，《竞业限制协议》自然终止；</w:t>
      </w:r>
    </w:p>
    <w:p w14:paraId="409481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（二）竞业限制人员死亡，或者被人民法院宣告死亡或者宣告失踪的，公司与其签订的《竞业限制协议》自然终止。</w:t>
      </w:r>
    </w:p>
    <w:p w14:paraId="36F0C6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第十六条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管理要求：</w:t>
      </w:r>
    </w:p>
    <w:p w14:paraId="25CAF1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（一）《竞业限制协议》及配套文本应采用华润啤酒统一下发模板进行签订，不得对其条款进行修改变更。如有需要特殊约定的内容，可签订补充协议或补充条款，并报华润啤酒人力资源部备案；</w:t>
      </w:r>
    </w:p>
    <w:p w14:paraId="349461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（二）竞业限制人员所签订的《竞业限制协议》应与本人劳动合同主体一致；</w:t>
      </w:r>
    </w:p>
    <w:p w14:paraId="7BEE300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竞业限制协议》是员工劳动合同的组成部分，必须承担竞业限制义务员工应当签署，如不同意的，公司将不予聘用；如已经与公司签订劳动合同的，应与公司补签《竞业限制协议》，不同意补签的，公司可以调整其岗位；</w:t>
      </w:r>
    </w:p>
    <w:p w14:paraId="51EC5C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黑体" w:hAnsi="黑体" w:eastAsia="黑体" w:cs="黑体"/>
          <w:spacing w:val="11"/>
          <w:position w:val="0"/>
          <w:sz w:val="31"/>
          <w:szCs w:val="31"/>
          <w:lang w:eastAsia="zh-CN"/>
        </w:rPr>
      </w:pPr>
      <w:r>
        <w:rPr>
          <w:rFonts w:hint="eastAsia" w:ascii="仿宋" w:hAnsi="仿宋" w:eastAsia="仿宋" w:cs="仿宋"/>
          <w:spacing w:val="11"/>
          <w:position w:val="0"/>
          <w:sz w:val="31"/>
          <w:szCs w:val="31"/>
          <w:lang w:eastAsia="zh-CN"/>
        </w:rPr>
        <w:t>（四）竞业限制补偿费用列入竞业限制人员任职业务</w:t>
      </w:r>
      <w:bookmarkStart w:id="2" w:name="_bookmark3"/>
      <w:bookmarkEnd w:id="2"/>
      <w:r>
        <w:rPr>
          <w:rFonts w:hint="eastAsia" w:ascii="仿宋" w:hAnsi="仿宋" w:eastAsia="仿宋" w:cs="仿宋"/>
          <w:spacing w:val="11"/>
          <w:position w:val="0"/>
          <w:sz w:val="31"/>
          <w:szCs w:val="31"/>
          <w:lang w:eastAsia="zh-CN"/>
        </w:rPr>
        <w:t>单位人工成本。</w:t>
      </w:r>
    </w:p>
    <w:p w14:paraId="0CFEF6DA">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both"/>
        <w:textAlignment w:val="baseline"/>
        <w:rPr>
          <w:del w:id="12" w:author="咨询组" w:date="2025-10-24T14:42:43Z"/>
          <w:rFonts w:ascii="黑体" w:hAnsi="黑体" w:eastAsia="黑体" w:cs="黑体"/>
          <w:spacing w:val="7"/>
          <w:sz w:val="31"/>
          <w:szCs w:val="31"/>
        </w:rPr>
      </w:pPr>
      <w:del w:id="13" w:author="咨询组" w:date="2025-10-24T14:42:43Z">
        <w:r>
          <w:rPr>
            <w:rFonts w:ascii="黑体" w:hAnsi="黑体" w:eastAsia="黑体" w:cs="黑体"/>
            <w:spacing w:val="7"/>
            <w:sz w:val="31"/>
            <w:szCs w:val="31"/>
          </w:rPr>
          <w:delText>第三章</w:delText>
        </w:r>
      </w:del>
      <w:del w:id="14" w:author="咨询组" w:date="2025-10-24T14:42:43Z">
        <w:r>
          <w:rPr>
            <w:rFonts w:hint="eastAsia" w:ascii="黑体" w:hAnsi="黑体" w:eastAsia="黑体" w:cs="黑体"/>
            <w:spacing w:val="7"/>
            <w:sz w:val="31"/>
            <w:szCs w:val="31"/>
            <w:lang w:val="en-US" w:eastAsia="zh-CN"/>
          </w:rPr>
          <w:delText xml:space="preserve"> </w:delText>
        </w:r>
      </w:del>
      <w:del w:id="15" w:author="咨询组" w:date="2025-10-24T14:42:43Z">
        <w:r>
          <w:rPr>
            <w:rFonts w:ascii="黑体" w:hAnsi="黑体" w:eastAsia="黑体" w:cs="黑体"/>
            <w:spacing w:val="7"/>
            <w:sz w:val="31"/>
            <w:szCs w:val="31"/>
          </w:rPr>
          <w:delText>附则</w:delText>
        </w:r>
      </w:del>
    </w:p>
    <w:p w14:paraId="030B5D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16" w:author="咨询组" w:date="2025-10-24T14:42:43Z"/>
          <w:rFonts w:hint="eastAsia" w:ascii="仿宋" w:hAnsi="仿宋" w:eastAsia="仿宋" w:cs="仿宋"/>
          <w:spacing w:val="11"/>
          <w:position w:val="0"/>
          <w:sz w:val="31"/>
          <w:szCs w:val="31"/>
          <w:lang w:eastAsia="zh-CN"/>
        </w:rPr>
      </w:pPr>
      <w:del w:id="17" w:author="咨询组" w:date="2025-10-24T14:42:43Z">
        <w:r>
          <w:rPr>
            <w:rFonts w:hint="eastAsia" w:ascii="黑体" w:hAnsi="黑体" w:eastAsia="黑体" w:cs="黑体"/>
            <w:spacing w:val="11"/>
            <w:position w:val="0"/>
            <w:sz w:val="31"/>
            <w:szCs w:val="31"/>
            <w:lang w:eastAsia="zh-CN"/>
          </w:rPr>
          <w:delText>第十七条</w:delText>
        </w:r>
      </w:del>
      <w:del w:id="18" w:author="咨询组" w:date="2025-10-24T14:42:43Z">
        <w:r>
          <w:rPr>
            <w:rFonts w:hint="eastAsia" w:ascii="仿宋" w:hAnsi="仿宋" w:eastAsia="仿宋" w:cs="仿宋"/>
            <w:spacing w:val="11"/>
            <w:position w:val="0"/>
            <w:sz w:val="31"/>
            <w:szCs w:val="31"/>
            <w:lang w:val="en-US" w:eastAsia="zh-CN"/>
          </w:rPr>
          <w:delText xml:space="preserve"> </w:delText>
        </w:r>
      </w:del>
      <w:del w:id="19" w:author="咨询组" w:date="2025-10-24T14:42:43Z">
        <w:r>
          <w:rPr>
            <w:rFonts w:hint="eastAsia" w:ascii="仿宋" w:hAnsi="仿宋" w:eastAsia="仿宋" w:cs="仿宋"/>
            <w:spacing w:val="11"/>
            <w:position w:val="0"/>
            <w:sz w:val="31"/>
            <w:szCs w:val="31"/>
            <w:lang w:eastAsia="zh-CN"/>
          </w:rPr>
          <w:delText>本办法为华润啤酒二级制度。</w:delText>
        </w:r>
      </w:del>
    </w:p>
    <w:p w14:paraId="29F15E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0" w:author="咨询组" w:date="2025-10-24T14:42:43Z"/>
          <w:rFonts w:hint="eastAsia" w:ascii="仿宋" w:hAnsi="仿宋" w:eastAsia="仿宋" w:cs="仿宋"/>
          <w:spacing w:val="11"/>
          <w:position w:val="0"/>
          <w:sz w:val="31"/>
          <w:szCs w:val="31"/>
          <w:lang w:eastAsia="zh-CN"/>
        </w:rPr>
      </w:pPr>
      <w:del w:id="21" w:author="咨询组" w:date="2025-10-24T14:42:43Z">
        <w:r>
          <w:rPr>
            <w:rFonts w:hint="eastAsia" w:ascii="黑体" w:hAnsi="黑体" w:eastAsia="黑体" w:cs="黑体"/>
            <w:spacing w:val="11"/>
            <w:position w:val="0"/>
            <w:sz w:val="31"/>
            <w:szCs w:val="31"/>
            <w:lang w:eastAsia="zh-CN"/>
          </w:rPr>
          <w:delText>第十八条</w:delText>
        </w:r>
      </w:del>
      <w:del w:id="22" w:author="咨询组" w:date="2025-10-24T14:42:43Z">
        <w:r>
          <w:rPr>
            <w:rFonts w:hint="eastAsia" w:ascii="仿宋" w:hAnsi="仿宋" w:eastAsia="仿宋" w:cs="仿宋"/>
            <w:spacing w:val="11"/>
            <w:position w:val="0"/>
            <w:sz w:val="31"/>
            <w:szCs w:val="31"/>
            <w:lang w:val="en-US" w:eastAsia="zh-CN"/>
          </w:rPr>
          <w:delText xml:space="preserve"> </w:delText>
        </w:r>
      </w:del>
      <w:del w:id="23" w:author="咨询组" w:date="2025-10-24T14:42:43Z">
        <w:r>
          <w:rPr>
            <w:rFonts w:hint="eastAsia" w:ascii="仿宋" w:hAnsi="仿宋" w:eastAsia="仿宋" w:cs="仿宋"/>
            <w:spacing w:val="11"/>
            <w:position w:val="0"/>
            <w:sz w:val="31"/>
            <w:szCs w:val="31"/>
            <w:lang w:eastAsia="zh-CN"/>
          </w:rPr>
          <w:delText>本办法由华润啤酒人力资源部负责制定、修</w:delText>
        </w:r>
      </w:del>
    </w:p>
    <w:p w14:paraId="50E24D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4" w:author="咨询组" w:date="2025-10-24T14:42:43Z"/>
          <w:rFonts w:hint="eastAsia" w:ascii="仿宋" w:hAnsi="仿宋" w:eastAsia="仿宋" w:cs="仿宋"/>
          <w:spacing w:val="11"/>
          <w:position w:val="0"/>
          <w:sz w:val="31"/>
          <w:szCs w:val="31"/>
          <w:lang w:eastAsia="zh-CN"/>
        </w:rPr>
        <w:sectPr>
          <w:footerReference r:id="rId5" w:type="default"/>
          <w:pgSz w:w="11907" w:h="16839"/>
          <w:pgMar w:top="1230" w:right="1389" w:bottom="901" w:left="1389" w:header="164" w:footer="726" w:gutter="0"/>
          <w:cols w:space="0" w:num="1"/>
          <w:rtlGutter w:val="0"/>
          <w:docGrid w:linePitch="0" w:charSpace="0"/>
        </w:sectPr>
      </w:pPr>
    </w:p>
    <w:p w14:paraId="1C9A35D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5" w:author="咨询组" w:date="2025-10-24T14:42:43Z"/>
          <w:rFonts w:hint="eastAsia" w:ascii="仿宋" w:hAnsi="仿宋" w:eastAsia="仿宋" w:cs="仿宋"/>
          <w:spacing w:val="11"/>
          <w:position w:val="0"/>
          <w:sz w:val="31"/>
          <w:szCs w:val="31"/>
          <w:lang w:eastAsia="zh-CN"/>
        </w:rPr>
      </w:pPr>
    </w:p>
    <w:p w14:paraId="4B33F2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6" w:author="咨询组" w:date="2025-10-24T14:42:43Z"/>
          <w:rFonts w:hint="eastAsia" w:ascii="仿宋" w:hAnsi="仿宋" w:eastAsia="仿宋" w:cs="仿宋"/>
          <w:spacing w:val="11"/>
          <w:position w:val="0"/>
          <w:sz w:val="31"/>
          <w:szCs w:val="31"/>
          <w:lang w:eastAsia="zh-CN"/>
        </w:rPr>
      </w:pPr>
      <w:del w:id="27" w:author="咨询组" w:date="2025-10-24T14:42:43Z">
        <w:r>
          <w:rPr>
            <w:rFonts w:hint="eastAsia" w:ascii="仿宋" w:hAnsi="仿宋" w:eastAsia="仿宋" w:cs="仿宋"/>
            <w:spacing w:val="11"/>
            <w:position w:val="0"/>
            <w:sz w:val="31"/>
            <w:szCs w:val="31"/>
            <w:lang w:eastAsia="zh-CN"/>
          </w:rPr>
          <w:delText>订并解释。</w:delText>
        </w:r>
      </w:del>
    </w:p>
    <w:p w14:paraId="6D540C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8" w:author="咨询组" w:date="2025-10-24T14:42:43Z"/>
          <w:rFonts w:hint="eastAsia" w:ascii="仿宋" w:hAnsi="仿宋" w:eastAsia="仿宋" w:cs="仿宋"/>
          <w:spacing w:val="11"/>
          <w:position w:val="0"/>
          <w:sz w:val="31"/>
          <w:szCs w:val="31"/>
          <w:lang w:eastAsia="zh-CN"/>
        </w:rPr>
      </w:pPr>
      <w:del w:id="29" w:author="咨询组" w:date="2025-10-24T14:42:43Z">
        <w:r>
          <w:rPr>
            <w:rFonts w:hint="eastAsia" w:ascii="黑体" w:hAnsi="黑体" w:eastAsia="黑体" w:cs="黑体"/>
            <w:spacing w:val="11"/>
            <w:position w:val="0"/>
            <w:sz w:val="31"/>
            <w:szCs w:val="31"/>
            <w:lang w:eastAsia="zh-CN"/>
          </w:rPr>
          <w:delText>第十九条</w:delText>
        </w:r>
      </w:del>
      <w:del w:id="30" w:author="咨询组" w:date="2025-10-24T14:42:43Z">
        <w:r>
          <w:rPr>
            <w:rFonts w:hint="eastAsia" w:ascii="仿宋" w:hAnsi="仿宋" w:eastAsia="仿宋" w:cs="仿宋"/>
            <w:spacing w:val="11"/>
            <w:position w:val="0"/>
            <w:sz w:val="31"/>
            <w:szCs w:val="31"/>
            <w:lang w:val="en-US" w:eastAsia="zh-CN"/>
          </w:rPr>
          <w:delText xml:space="preserve"> </w:delText>
        </w:r>
      </w:del>
      <w:del w:id="31" w:author="咨询组" w:date="2025-10-24T14:42:43Z">
        <w:r>
          <w:rPr>
            <w:rFonts w:hint="eastAsia" w:ascii="仿宋" w:hAnsi="仿宋" w:eastAsia="仿宋" w:cs="仿宋"/>
            <w:spacing w:val="11"/>
            <w:position w:val="0"/>
            <w:sz w:val="31"/>
            <w:szCs w:val="31"/>
            <w:lang w:eastAsia="zh-CN"/>
          </w:rPr>
          <w:delText>本办法自下发之日起施行，《竞业限制管理办法》（华啤B03-03RL17C）废止。各单位制定的制度、通知等凡与本办法存在冲突的，均按照本办法执行。</w:delText>
        </w:r>
      </w:del>
    </w:p>
    <w:p w14:paraId="1AC71A4A">
      <w:pPr>
        <w:spacing w:line="430" w:lineRule="auto"/>
        <w:rPr>
          <w:del w:id="32" w:author="咨询组" w:date="2025-10-24T14:42:43Z"/>
          <w:rFonts w:ascii="Arial"/>
          <w:sz w:val="21"/>
        </w:rPr>
      </w:pPr>
    </w:p>
    <w:p w14:paraId="433DF6CE">
      <w:pPr>
        <w:spacing w:before="100" w:line="227" w:lineRule="auto"/>
        <w:ind w:left="58"/>
        <w:rPr>
          <w:del w:id="33" w:author="咨询组" w:date="2025-10-24T14:42:43Z"/>
          <w:rFonts w:ascii="黑体" w:hAnsi="黑体" w:eastAsia="黑体" w:cs="黑体"/>
          <w:sz w:val="31"/>
          <w:szCs w:val="31"/>
        </w:rPr>
      </w:pPr>
      <w:del w:id="34" w:author="咨询组" w:date="2025-10-24T14:42:43Z">
        <w:r>
          <w:rPr>
            <w:rFonts w:ascii="黑体" w:hAnsi="黑体" w:eastAsia="黑体" w:cs="黑体"/>
            <w:spacing w:val="-3"/>
            <w:sz w:val="31"/>
            <w:szCs w:val="31"/>
          </w:rPr>
          <w:delText>附</w:delText>
        </w:r>
      </w:del>
      <w:del w:id="35" w:author="咨询组" w:date="2025-10-24T14:42:43Z">
        <w:r>
          <w:rPr>
            <w:rFonts w:ascii="黑体" w:hAnsi="黑体" w:eastAsia="黑体" w:cs="黑体"/>
            <w:spacing w:val="-2"/>
            <w:sz w:val="31"/>
            <w:szCs w:val="31"/>
          </w:rPr>
          <w:delText>件</w:delText>
        </w:r>
      </w:del>
    </w:p>
    <w:p w14:paraId="267CB950">
      <w:pPr>
        <w:spacing w:before="177" w:line="224" w:lineRule="auto"/>
        <w:ind w:left="63"/>
        <w:rPr>
          <w:del w:id="36" w:author="咨询组" w:date="2025-10-24T14:42:43Z"/>
          <w:rFonts w:ascii="仿宋" w:hAnsi="仿宋" w:eastAsia="仿宋" w:cs="仿宋"/>
          <w:sz w:val="31"/>
          <w:szCs w:val="31"/>
        </w:rPr>
      </w:pPr>
      <w:del w:id="37" w:author="咨询组" w:date="2025-10-24T14:42:43Z">
        <w:r>
          <w:rPr>
            <w:rFonts w:ascii="仿宋" w:hAnsi="仿宋" w:eastAsia="仿宋" w:cs="仿宋"/>
            <w:spacing w:val="1"/>
            <w:sz w:val="31"/>
            <w:szCs w:val="31"/>
          </w:rPr>
          <w:delText>附件1：</w:delText>
        </w:r>
      </w:del>
      <w:del w:id="38" w:author="咨询组" w:date="2025-10-24T14:42:43Z">
        <w:r>
          <w:rPr>
            <w:rFonts w:ascii="仿宋" w:hAnsi="仿宋" w:eastAsia="仿宋" w:cs="仿宋"/>
            <w:sz w:val="31"/>
            <w:szCs w:val="31"/>
          </w:rPr>
          <w:delText>竞业限制协议模板</w:delText>
        </w:r>
      </w:del>
    </w:p>
    <w:p w14:paraId="2DD998CB">
      <w:pPr>
        <w:spacing w:before="183" w:line="224" w:lineRule="auto"/>
        <w:ind w:left="63"/>
        <w:rPr>
          <w:del w:id="39" w:author="咨询组" w:date="2025-10-24T14:42:43Z"/>
          <w:rFonts w:ascii="仿宋" w:hAnsi="仿宋" w:eastAsia="仿宋" w:cs="仿宋"/>
          <w:sz w:val="31"/>
          <w:szCs w:val="31"/>
        </w:rPr>
      </w:pPr>
      <w:del w:id="40" w:author="咨询组" w:date="2025-10-24T14:42:43Z">
        <w:r>
          <w:rPr>
            <w:rFonts w:ascii="仿宋" w:hAnsi="仿宋" w:eastAsia="仿宋" w:cs="仿宋"/>
            <w:spacing w:val="3"/>
            <w:sz w:val="31"/>
            <w:szCs w:val="31"/>
          </w:rPr>
          <w:delText>附</w:delText>
        </w:r>
      </w:del>
      <w:del w:id="41" w:author="咨询组" w:date="2025-10-24T14:42:43Z">
        <w:r>
          <w:rPr>
            <w:rFonts w:ascii="仿宋" w:hAnsi="仿宋" w:eastAsia="仿宋" w:cs="仿宋"/>
            <w:spacing w:val="2"/>
            <w:sz w:val="31"/>
            <w:szCs w:val="31"/>
          </w:rPr>
          <w:delText>件2：解除竞业限制协议通知书</w:delText>
        </w:r>
      </w:del>
    </w:p>
    <w:p w14:paraId="251CB009">
      <w:pPr>
        <w:spacing w:before="185" w:line="224" w:lineRule="auto"/>
        <w:ind w:left="63"/>
        <w:rPr>
          <w:del w:id="42" w:author="咨询组" w:date="2025-10-24T14:42:43Z"/>
          <w:rFonts w:ascii="仿宋" w:hAnsi="仿宋" w:eastAsia="仿宋" w:cs="仿宋"/>
          <w:sz w:val="31"/>
          <w:szCs w:val="31"/>
        </w:rPr>
      </w:pPr>
      <w:del w:id="43" w:author="咨询组" w:date="2025-10-24T14:42:43Z">
        <w:r>
          <w:rPr>
            <w:rFonts w:ascii="仿宋" w:hAnsi="仿宋" w:eastAsia="仿宋" w:cs="仿宋"/>
            <w:spacing w:val="23"/>
            <w:sz w:val="31"/>
            <w:szCs w:val="31"/>
          </w:rPr>
          <w:delText>附</w:delText>
        </w:r>
      </w:del>
      <w:del w:id="44" w:author="咨询组" w:date="2025-10-24T14:42:43Z">
        <w:r>
          <w:rPr>
            <w:rFonts w:ascii="仿宋" w:hAnsi="仿宋" w:eastAsia="仿宋" w:cs="仿宋"/>
            <w:spacing w:val="20"/>
            <w:sz w:val="31"/>
            <w:szCs w:val="31"/>
          </w:rPr>
          <w:delText>件3：竞业限制协议</w:delText>
        </w:r>
      </w:del>
      <w:del w:id="45" w:author="咨询组" w:date="2025-10-24T14:42:43Z">
        <w:r>
          <w:rPr>
            <w:rFonts w:hint="eastAsia" w:ascii="仿宋" w:hAnsi="仿宋" w:eastAsia="仿宋" w:cs="仿宋"/>
            <w:spacing w:val="20"/>
            <w:sz w:val="31"/>
            <w:szCs w:val="31"/>
            <w:lang w:eastAsia="zh-CN"/>
          </w:rPr>
          <w:delText>（</w:delText>
        </w:r>
      </w:del>
      <w:del w:id="46" w:author="咨询组" w:date="2025-10-24T14:42:43Z">
        <w:r>
          <w:rPr>
            <w:rFonts w:ascii="仿宋" w:hAnsi="仿宋" w:eastAsia="仿宋" w:cs="仿宋"/>
            <w:spacing w:val="20"/>
            <w:sz w:val="31"/>
            <w:szCs w:val="31"/>
          </w:rPr>
          <w:delText>岗位</w:delText>
        </w:r>
      </w:del>
      <w:del w:id="47" w:author="咨询组" w:date="2025-10-24T14:42:43Z">
        <w:r>
          <w:rPr>
            <w:rFonts w:hint="eastAsia" w:ascii="仿宋" w:hAnsi="仿宋" w:eastAsia="仿宋" w:cs="仿宋"/>
            <w:spacing w:val="20"/>
            <w:sz w:val="31"/>
            <w:szCs w:val="31"/>
            <w:lang w:eastAsia="zh-CN"/>
          </w:rPr>
          <w:delText>）</w:delText>
        </w:r>
      </w:del>
      <w:del w:id="48" w:author="咨询组" w:date="2025-10-24T14:42:43Z">
        <w:r>
          <w:rPr>
            <w:rFonts w:ascii="仿宋" w:hAnsi="仿宋" w:eastAsia="仿宋" w:cs="仿宋"/>
            <w:spacing w:val="20"/>
            <w:sz w:val="31"/>
            <w:szCs w:val="31"/>
          </w:rPr>
          <w:delText>变更书</w:delText>
        </w:r>
      </w:del>
    </w:p>
    <w:p w14:paraId="7E578A2B">
      <w:pPr>
        <w:spacing w:before="183" w:line="224" w:lineRule="auto"/>
        <w:ind w:left="63"/>
        <w:rPr>
          <w:del w:id="49" w:author="咨询组" w:date="2025-10-24T14:42:43Z"/>
          <w:rFonts w:ascii="仿宋" w:hAnsi="仿宋" w:eastAsia="仿宋" w:cs="仿宋"/>
          <w:sz w:val="31"/>
          <w:szCs w:val="31"/>
        </w:rPr>
      </w:pPr>
      <w:del w:id="50" w:author="咨询组" w:date="2025-10-24T14:42:43Z">
        <w:r>
          <w:rPr/>
          <w:drawing>
            <wp:anchor distT="0" distB="0" distL="0" distR="0" simplePos="0" relativeHeight="251659264" behindDoc="0" locked="0" layoutInCell="1" allowOverlap="1">
              <wp:simplePos x="0" y="0"/>
              <wp:positionH relativeFrom="column">
                <wp:posOffset>2995930</wp:posOffset>
              </wp:positionH>
              <wp:positionV relativeFrom="paragraph">
                <wp:posOffset>111125</wp:posOffset>
              </wp:positionV>
              <wp:extent cx="1587500" cy="15875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
                      <a:stretch>
                        <a:fillRect/>
                      </a:stretch>
                    </pic:blipFill>
                    <pic:spPr>
                      <a:xfrm>
                        <a:off x="0" y="0"/>
                        <a:ext cx="1587500" cy="1587500"/>
                      </a:xfrm>
                      <a:prstGeom prst="rect">
                        <a:avLst/>
                      </a:prstGeom>
                    </pic:spPr>
                  </pic:pic>
                </a:graphicData>
              </a:graphic>
            </wp:anchor>
          </w:drawing>
        </w:r>
      </w:del>
      <w:del w:id="52" w:author="咨询组" w:date="2025-10-24T14:42:43Z">
        <w:r>
          <w:rPr>
            <w:rFonts w:ascii="仿宋" w:hAnsi="仿宋" w:eastAsia="仿宋" w:cs="仿宋"/>
            <w:spacing w:val="6"/>
            <w:sz w:val="31"/>
            <w:szCs w:val="31"/>
          </w:rPr>
          <w:delText>附件4</w:delText>
        </w:r>
      </w:del>
      <w:del w:id="53" w:author="咨询组" w:date="2025-10-24T14:42:43Z">
        <w:r>
          <w:rPr>
            <w:rFonts w:ascii="仿宋" w:hAnsi="仿宋" w:eastAsia="仿宋" w:cs="仿宋"/>
            <w:spacing w:val="5"/>
            <w:sz w:val="31"/>
            <w:szCs w:val="31"/>
          </w:rPr>
          <w:delText>：</w:delText>
        </w:r>
      </w:del>
      <w:del w:id="54" w:author="咨询组" w:date="2025-10-24T14:42:43Z">
        <w:r>
          <w:rPr>
            <w:rFonts w:ascii="仿宋" w:hAnsi="仿宋" w:eastAsia="仿宋" w:cs="仿宋"/>
            <w:spacing w:val="3"/>
            <w:sz w:val="31"/>
            <w:szCs w:val="31"/>
          </w:rPr>
          <w:delText>变更竞业限制协议用人单位协议书</w:delText>
        </w:r>
      </w:del>
    </w:p>
    <w:p w14:paraId="05367728">
      <w:pPr>
        <w:spacing w:line="247" w:lineRule="auto"/>
        <w:rPr>
          <w:del w:id="55" w:author="咨询组" w:date="2025-10-24T14:42:43Z"/>
          <w:rFonts w:ascii="Arial"/>
          <w:sz w:val="21"/>
        </w:rPr>
      </w:pPr>
    </w:p>
    <w:p w14:paraId="7D30D20F">
      <w:pPr>
        <w:spacing w:line="247" w:lineRule="auto"/>
        <w:rPr>
          <w:del w:id="56" w:author="咨询组" w:date="2025-10-24T14:42:43Z"/>
          <w:rFonts w:ascii="Arial"/>
          <w:sz w:val="21"/>
        </w:rPr>
      </w:pPr>
    </w:p>
    <w:p w14:paraId="3E1A2254">
      <w:pPr>
        <w:spacing w:line="247" w:lineRule="auto"/>
        <w:rPr>
          <w:del w:id="57" w:author="咨询组" w:date="2025-10-24T14:42:43Z"/>
          <w:rFonts w:ascii="Arial"/>
          <w:sz w:val="21"/>
        </w:rPr>
      </w:pPr>
    </w:p>
    <w:p w14:paraId="760E51DE">
      <w:pPr>
        <w:spacing w:line="247" w:lineRule="auto"/>
        <w:rPr>
          <w:del w:id="58" w:author="咨询组" w:date="2025-10-24T14:42:43Z"/>
          <w:rFonts w:ascii="Arial"/>
          <w:sz w:val="21"/>
        </w:rPr>
      </w:pPr>
    </w:p>
    <w:p w14:paraId="4EDADF5C">
      <w:pPr>
        <w:spacing w:line="248" w:lineRule="auto"/>
        <w:rPr>
          <w:del w:id="59" w:author="咨询组" w:date="2025-10-24T14:42:43Z"/>
          <w:rFonts w:ascii="Arial"/>
          <w:sz w:val="21"/>
        </w:rPr>
      </w:pPr>
    </w:p>
    <w:p w14:paraId="5FA64347">
      <w:pPr>
        <w:spacing w:before="102" w:line="223" w:lineRule="auto"/>
        <w:ind w:right="13"/>
        <w:jc w:val="right"/>
        <w:rPr>
          <w:del w:id="60" w:author="咨询组" w:date="2025-10-24T14:42:43Z"/>
          <w:rFonts w:ascii="仿宋" w:hAnsi="仿宋" w:eastAsia="仿宋" w:cs="仿宋"/>
          <w:sz w:val="31"/>
          <w:szCs w:val="31"/>
        </w:rPr>
      </w:pPr>
      <w:del w:id="61" w:author="咨询组" w:date="2025-10-24T14:42:43Z">
        <w:r>
          <w:rPr>
            <w:rFonts w:ascii="仿宋" w:hAnsi="仿宋" w:eastAsia="仿宋" w:cs="仿宋"/>
            <w:spacing w:val="28"/>
            <w:sz w:val="31"/>
            <w:szCs w:val="31"/>
          </w:rPr>
          <w:delText>华</w:delText>
        </w:r>
      </w:del>
      <w:del w:id="62" w:author="咨询组" w:date="2025-10-24T14:42:43Z">
        <w:r>
          <w:rPr>
            <w:rFonts w:ascii="仿宋" w:hAnsi="仿宋" w:eastAsia="仿宋" w:cs="仿宋"/>
            <w:spacing w:val="18"/>
            <w:sz w:val="31"/>
            <w:szCs w:val="31"/>
          </w:rPr>
          <w:delText>润啤酒</w:delText>
        </w:r>
      </w:del>
      <w:del w:id="63" w:author="咨询组" w:date="2025-10-24T14:42:43Z">
        <w:r>
          <w:rPr>
            <w:rFonts w:hint="eastAsia" w:ascii="仿宋" w:hAnsi="仿宋" w:eastAsia="仿宋" w:cs="仿宋"/>
            <w:spacing w:val="18"/>
            <w:sz w:val="31"/>
            <w:szCs w:val="31"/>
            <w:lang w:eastAsia="zh-CN"/>
          </w:rPr>
          <w:delText>（</w:delText>
        </w:r>
      </w:del>
      <w:del w:id="64" w:author="咨询组" w:date="2025-10-24T14:42:43Z">
        <w:r>
          <w:rPr>
            <w:rFonts w:ascii="仿宋" w:hAnsi="仿宋" w:eastAsia="仿宋" w:cs="仿宋"/>
            <w:spacing w:val="18"/>
            <w:sz w:val="31"/>
            <w:szCs w:val="31"/>
          </w:rPr>
          <w:delText>控股</w:delText>
        </w:r>
      </w:del>
      <w:del w:id="65" w:author="咨询组" w:date="2025-10-24T14:42:43Z">
        <w:r>
          <w:rPr>
            <w:rFonts w:hint="eastAsia" w:ascii="仿宋" w:hAnsi="仿宋" w:eastAsia="仿宋" w:cs="仿宋"/>
            <w:spacing w:val="18"/>
            <w:sz w:val="31"/>
            <w:szCs w:val="31"/>
            <w:lang w:eastAsia="zh-CN"/>
          </w:rPr>
          <w:delText>）</w:delText>
        </w:r>
      </w:del>
      <w:del w:id="66" w:author="咨询组" w:date="2025-10-24T14:42:43Z">
        <w:r>
          <w:rPr>
            <w:rFonts w:ascii="仿宋" w:hAnsi="仿宋" w:eastAsia="仿宋" w:cs="仿宋"/>
            <w:spacing w:val="18"/>
            <w:sz w:val="31"/>
            <w:szCs w:val="31"/>
          </w:rPr>
          <w:delText>有限公司</w:delText>
        </w:r>
      </w:del>
    </w:p>
    <w:p w14:paraId="204FB86F">
      <w:pPr>
        <w:spacing w:before="184" w:line="224" w:lineRule="auto"/>
        <w:ind w:right="86"/>
        <w:jc w:val="right"/>
        <w:rPr>
          <w:del w:id="67" w:author="咨询组" w:date="2025-10-24T14:42:43Z"/>
          <w:rFonts w:ascii="仿宋" w:hAnsi="仿宋" w:eastAsia="仿宋" w:cs="仿宋"/>
          <w:sz w:val="31"/>
          <w:szCs w:val="31"/>
        </w:rPr>
      </w:pPr>
      <w:del w:id="68" w:author="咨询组" w:date="2025-10-24T14:42:43Z">
        <w:r>
          <w:rPr>
            <w:rFonts w:ascii="仿宋" w:hAnsi="仿宋" w:eastAsia="仿宋" w:cs="仿宋"/>
            <w:spacing w:val="8"/>
            <w:sz w:val="31"/>
            <w:szCs w:val="31"/>
          </w:rPr>
          <w:delText>二</w:delText>
        </w:r>
      </w:del>
      <w:del w:id="69" w:author="咨询组" w:date="2025-10-24T14:42:43Z">
        <w:r>
          <w:rPr>
            <w:rFonts w:ascii="仿宋" w:hAnsi="仿宋" w:eastAsia="仿宋" w:cs="仿宋"/>
            <w:spacing w:val="7"/>
            <w:sz w:val="31"/>
            <w:szCs w:val="31"/>
          </w:rPr>
          <w:delText>○二三年九月二十六日</w:delText>
        </w:r>
      </w:del>
    </w:p>
    <w:p w14:paraId="19DBF5BB">
      <w:pPr>
        <w:spacing w:before="148" w:line="189" w:lineRule="auto"/>
        <w:ind w:left="6480"/>
        <w:rPr>
          <w:rFonts w:ascii="Times New Roman" w:hAnsi="Times New Roman" w:eastAsia="Times New Roman" w:cs="Times New Roman"/>
          <w:sz w:val="24"/>
          <w:szCs w:val="24"/>
        </w:rPr>
      </w:pPr>
      <w:del w:id="70" w:author="咨询组" w:date="2025-10-24T14:42:43Z">
        <w:r>
          <w:rPr>
            <w:rFonts w:ascii="Times New Roman" w:hAnsi="Times New Roman" w:eastAsia="Times New Roman" w:cs="Times New Roman"/>
            <w:color w:val="1C1C1C"/>
            <w:spacing w:val="-8"/>
            <w:sz w:val="24"/>
            <w:szCs w:val="24"/>
          </w:rPr>
          <w:delText>20</w:delText>
        </w:r>
      </w:del>
      <w:del w:id="71" w:author="咨询组" w:date="2025-10-24T14:42:43Z">
        <w:r>
          <w:rPr>
            <w:rFonts w:ascii="Times New Roman" w:hAnsi="Times New Roman" w:eastAsia="Times New Roman" w:cs="Times New Roman"/>
            <w:color w:val="1C1C1C"/>
            <w:spacing w:val="-4"/>
            <w:sz w:val="24"/>
            <w:szCs w:val="24"/>
          </w:rPr>
          <w:delText>23-09-26</w:delText>
        </w:r>
      </w:del>
    </w:p>
    <w:sectPr>
      <w:footerReference r:id="rId6" w:type="default"/>
      <w:pgSz w:w="11907" w:h="16839"/>
      <w:pgMar w:top="1230" w:right="1389" w:bottom="901" w:left="1389" w:header="164" w:footer="726"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D8AB3">
    <w:pPr>
      <w:spacing w:line="178" w:lineRule="auto"/>
      <w:ind w:left="4142"/>
      <w:rPr>
        <w:rFonts w:ascii="仿宋" w:hAnsi="仿宋" w:eastAsia="仿宋" w:cs="仿宋"/>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D8AB3">
    <w:pPr>
      <w:spacing w:line="178" w:lineRule="auto"/>
      <w:ind w:left="4142"/>
      <w:rPr>
        <w:rFonts w:ascii="仿宋" w:hAnsi="仿宋" w:eastAsia="仿宋" w:cs="仿宋"/>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516957"/>
    <w:rsid w:val="2C2225C5"/>
    <w:rsid w:val="356D12B5"/>
    <w:rsid w:val="46A74BE9"/>
    <w:rsid w:val="798B1A41"/>
    <w:rsid w:val="7C921D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13</TotalTime>
  <ScaleCrop>false</ScaleCrop>
  <LinksUpToDate>false</LinksUpToDate>
  <Application>WPS Office_12.8.2.21215_F1E327BC-269C-435d-A152-05C5408002CA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2023-09-26T14:16:00Z</dcterms:created>
  <dc:creator>Jiao Peng 焦鹏</dc:creator>
  <cp:lastModifiedBy>咨询组</cp:lastModifiedBy>
  <dcterms:modified xsi:type="dcterms:W3CDTF">2025-10-24T06:46:20Z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2025-10-24T14:18:04Z</vt:filetime>
  </property>
  <property fmtid="{D5CDD505-2E9C-101B-9397-08002B2CF9AE}" pid="4" name="KSOProductBuildVer">
    <vt:lpwstr>2052-12.8.2.21215</vt:lpwstr>
  </property>
  <property fmtid="{D5CDD505-2E9C-101B-9397-08002B2CF9AE}" pid="5" name="ICV">
    <vt:lpwstr>CC70FAD970EC4F2D859F298E710587BC_12</vt:lpwstr>
  </property>
</Properties>
</file>
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5A65A">
      <w:pPr>
        <w:rPr>
          <w:del w:id="0" w:author="咨询组" w:date="2026-04-28T16:17:12Z"/>
        </w:rPr>
      </w:pPr>
    </w:p>
    <w:p w14:paraId="181EA971">
      <w:pPr>
        <w:rPr>
          <w:del w:id="1" w:author="咨询组" w:date="2026-04-28T16:17:12Z"/>
        </w:rPr>
      </w:pPr>
    </w:p>
    <w:p w14:paraId="04D9A0A0">
      <w:pPr>
        <w:rPr>
          <w:del w:id="2" w:author="咨询组" w:date="2026-04-28T16:17:12Z"/>
        </w:rPr>
      </w:pPr>
    </w:p>
    <w:p w14:paraId="30DD5AE4">
      <w:pPr>
        <w:rPr>
          <w:del w:id="3" w:author="咨询组" w:date="2026-04-28T16:17:12Z"/>
        </w:rPr>
      </w:pPr>
    </w:p>
    <w:p w14:paraId="19BAB3C6">
      <w:pPr>
        <w:rPr>
          <w:del w:id="4" w:author="咨询组" w:date="2026-04-28T16:17:12Z"/>
        </w:rPr>
      </w:pPr>
    </w:p>
    <w:p w14:paraId="5E928707">
      <w:pPr>
        <w:rPr>
          <w:del w:id="5" w:author="咨询组" w:date="2026-04-28T16:17:12Z"/>
        </w:rPr>
      </w:pPr>
    </w:p>
    <w:p w14:paraId="2E4A988B">
      <w:pPr>
        <w:rPr>
          <w:del w:id="6" w:author="咨询组" w:date="2026-04-28T16:17:12Z"/>
        </w:rPr>
      </w:pPr>
    </w:p>
    <w:p w14:paraId="70EF4BC0">
      <w:pPr>
        <w:rPr>
          <w:del w:id="7" w:author="咨询组" w:date="2026-04-28T16:17:12Z"/>
        </w:rPr>
      </w:pPr>
    </w:p>
    <w:p w14:paraId="2D88FE98">
      <w:pPr>
        <w:rPr>
          <w:del w:id="8" w:author="咨询组" w:date="2026-04-28T16:17:12Z"/>
        </w:rPr>
      </w:pPr>
    </w:p>
    <w:p w14:paraId="15CB55CA">
      <w:pPr>
        <w:rPr>
          <w:del w:id="9" w:author="咨询组" w:date="2026-04-28T16:17:12Z"/>
        </w:rPr>
      </w:pPr>
    </w:p>
    <w:p w14:paraId="04CDBF93">
      <w:pPr>
        <w:spacing w:line="360" w:lineRule="auto"/>
        <w:jc w:val="center"/>
        <w:rPr>
          <w:del w:id="10" w:author="咨询组" w:date="2026-04-28T16:17:12Z"/>
          <w:rFonts w:eastAsia="黑体"/>
          <w:b/>
          <w:bCs/>
          <w:color w:val="000000"/>
          <w:sz w:val="52"/>
          <w:szCs w:val="52"/>
        </w:rPr>
      </w:pPr>
      <w:del w:id="11" w:author="咨询组" w:date="2026-04-28T16:17:12Z">
        <w:r>
          <w:rPr>
            <w:rFonts w:eastAsia="黑体"/>
            <w:b/>
            <w:bCs/>
            <w:color w:val="000000"/>
            <w:sz w:val="52"/>
            <w:szCs w:val="52"/>
          </w:rPr>
          <w:delText>华润啤酒（</w:delText>
        </w:r>
      </w:del>
      <w:del w:id="12" w:author="咨询组" w:date="2026-04-28T16:17:12Z">
        <w:r>
          <w:rPr>
            <w:rFonts w:hint="eastAsia" w:eastAsia="黑体"/>
            <w:b/>
            <w:bCs/>
            <w:color w:val="000000"/>
            <w:sz w:val="52"/>
            <w:szCs w:val="52"/>
          </w:rPr>
          <w:delText>控股</w:delText>
        </w:r>
      </w:del>
      <w:del w:id="13" w:author="咨询组" w:date="2026-04-28T16:17:12Z">
        <w:r>
          <w:rPr>
            <w:rFonts w:eastAsia="黑体"/>
            <w:b/>
            <w:bCs/>
            <w:color w:val="000000"/>
            <w:sz w:val="52"/>
            <w:szCs w:val="52"/>
          </w:rPr>
          <w:delText>）有限公司</w:delText>
        </w:r>
      </w:del>
    </w:p>
    <w:p w14:paraId="5E7A39FE">
      <w:pPr>
        <w:spacing w:line="360" w:lineRule="auto"/>
        <w:jc w:val="center"/>
        <w:rPr>
          <w:del w:id="14" w:author="咨询组" w:date="2026-04-28T16:17:12Z"/>
          <w:rFonts w:eastAsia="黑体"/>
          <w:b/>
          <w:bCs/>
          <w:color w:val="000000"/>
          <w:sz w:val="48"/>
          <w:szCs w:val="48"/>
        </w:rPr>
      </w:pPr>
    </w:p>
    <w:p w14:paraId="60F4DDCA">
      <w:pPr>
        <w:spacing w:line="360" w:lineRule="auto"/>
        <w:jc w:val="center"/>
        <w:rPr>
          <w:del w:id="15" w:author="咨询组" w:date="2026-04-28T16:17:12Z"/>
          <w:rFonts w:eastAsia="黑体"/>
          <w:b/>
          <w:bCs/>
          <w:color w:val="000000"/>
          <w:sz w:val="48"/>
          <w:szCs w:val="48"/>
        </w:rPr>
      </w:pPr>
    </w:p>
    <w:p w14:paraId="0CBE9580">
      <w:pPr>
        <w:rPr>
          <w:del w:id="16" w:author="咨询组" w:date="2026-04-28T16:17:12Z"/>
          <w:rFonts w:eastAsia="黑体"/>
          <w:b/>
          <w:bCs/>
          <w:sz w:val="48"/>
          <w:szCs w:val="48"/>
        </w:rPr>
      </w:pPr>
    </w:p>
    <w:p w14:paraId="6E7C7462">
      <w:pPr>
        <w:jc w:val="center"/>
        <w:rPr>
          <w:del w:id="17" w:author="咨询组" w:date="2026-04-28T16:17:12Z"/>
          <w:rFonts w:hint="eastAsia" w:eastAsia="黑体"/>
          <w:b/>
          <w:bCs/>
          <w:sz w:val="48"/>
          <w:szCs w:val="48"/>
          <w:lang w:val="en-US" w:eastAsia="zh-CN"/>
        </w:rPr>
      </w:pPr>
      <w:del w:id="18" w:author="咨询组" w:date="2026-04-28T16:17:12Z">
        <w:r>
          <w:rPr>
            <w:rFonts w:hint="eastAsia" w:eastAsia="黑体"/>
            <w:b/>
            <w:bCs/>
            <w:sz w:val="48"/>
            <w:szCs w:val="48"/>
          </w:rPr>
          <w:delText>人力资源档案管理</w:delText>
        </w:r>
      </w:del>
      <w:del w:id="19" w:author="咨询组" w:date="2026-04-28T16:17:12Z">
        <w:r>
          <w:rPr>
            <w:rFonts w:hint="eastAsia" w:eastAsia="黑体"/>
            <w:b/>
            <w:bCs/>
            <w:sz w:val="48"/>
            <w:szCs w:val="48"/>
            <w:lang w:val="en-US" w:eastAsia="zh-CN"/>
          </w:rPr>
          <w:delText>手册</w:delText>
        </w:r>
      </w:del>
    </w:p>
    <w:p w14:paraId="366341D3">
      <w:pPr>
        <w:spacing w:line="360" w:lineRule="auto"/>
        <w:jc w:val="center"/>
        <w:rPr>
          <w:del w:id="20" w:author="咨询组" w:date="2026-04-28T16:17:12Z"/>
          <w:rFonts w:eastAsia="黑体"/>
          <w:b/>
          <w:bCs/>
          <w:color w:val="000000"/>
          <w:sz w:val="48"/>
          <w:szCs w:val="48"/>
        </w:rPr>
      </w:pPr>
    </w:p>
    <w:p w14:paraId="39804514">
      <w:pPr>
        <w:rPr>
          <w:del w:id="21" w:author="咨询组" w:date="2026-04-28T16:17:12Z"/>
        </w:rPr>
      </w:pPr>
    </w:p>
    <w:p w14:paraId="4BCA0D77">
      <w:pPr>
        <w:rPr>
          <w:del w:id="22" w:author="咨询组" w:date="2026-04-28T16:17:12Z"/>
        </w:rPr>
      </w:pPr>
    </w:p>
    <w:p w14:paraId="0AB8A7D4">
      <w:pPr>
        <w:rPr>
          <w:del w:id="23" w:author="咨询组" w:date="2026-04-28T16:17:12Z"/>
        </w:rPr>
      </w:pPr>
    </w:p>
    <w:p w14:paraId="41701310">
      <w:pPr>
        <w:rPr>
          <w:del w:id="24" w:author="咨询组" w:date="2026-04-28T16:17:12Z"/>
        </w:rPr>
      </w:pPr>
    </w:p>
    <w:p w14:paraId="24781FBA">
      <w:pPr>
        <w:rPr>
          <w:del w:id="25" w:author="咨询组" w:date="2026-04-28T16:17:12Z"/>
        </w:rPr>
      </w:pPr>
    </w:p>
    <w:p w14:paraId="58CC5833">
      <w:pPr>
        <w:rPr>
          <w:del w:id="26" w:author="咨询组" w:date="2026-04-28T16:17:12Z"/>
        </w:rPr>
      </w:pPr>
      <w:del w:id="27" w:author="咨询组" w:date="2026-04-28T16:17:12Z">
        <w:r>
          <w:rPr/>
          <w:delText xml:space="preserve"> </w:delText>
        </w:r>
      </w:del>
    </w:p>
    <w:p w14:paraId="7547B947">
      <w:pPr>
        <w:rPr>
          <w:del w:id="28" w:author="咨询组" w:date="2026-04-28T16:17:12Z"/>
        </w:rPr>
      </w:pPr>
    </w:p>
    <w:p w14:paraId="73BA9BE9">
      <w:pPr>
        <w:rPr>
          <w:del w:id="29" w:author="咨询组" w:date="2026-04-28T16:17:12Z"/>
        </w:rPr>
      </w:pPr>
    </w:p>
    <w:p w14:paraId="0CF9F152">
      <w:pPr>
        <w:rPr>
          <w:del w:id="30" w:author="咨询组" w:date="2026-04-28T16:17:12Z"/>
        </w:rPr>
      </w:pPr>
    </w:p>
    <w:p w14:paraId="220DA74E">
      <w:pPr>
        <w:rPr>
          <w:del w:id="31" w:author="咨询组" w:date="2026-04-28T16:17:12Z"/>
        </w:rPr>
      </w:pPr>
    </w:p>
    <w:p w14:paraId="301753FE">
      <w:pPr>
        <w:rPr>
          <w:del w:id="32" w:author="咨询组" w:date="2026-04-28T16:17:12Z"/>
        </w:rPr>
      </w:pPr>
    </w:p>
    <w:p w14:paraId="252A65FE">
      <w:pPr>
        <w:rPr>
          <w:del w:id="33" w:author="咨询组" w:date="2026-04-28T16:17:12Z"/>
        </w:rPr>
      </w:pPr>
    </w:p>
    <w:p w14:paraId="13E7774F">
      <w:pPr>
        <w:rPr>
          <w:del w:id="34" w:author="咨询组" w:date="2026-04-28T16:17:12Z"/>
        </w:rPr>
      </w:pPr>
    </w:p>
    <w:p w14:paraId="5E646D60">
      <w:pPr>
        <w:rPr>
          <w:del w:id="35" w:author="咨询组" w:date="2026-04-28T16:17:12Z"/>
        </w:rPr>
      </w:pPr>
    </w:p>
    <w:p w14:paraId="729D9441">
      <w:pPr>
        <w:rPr>
          <w:del w:id="36" w:author="咨询组" w:date="2026-04-28T16:17:12Z"/>
        </w:rPr>
      </w:pPr>
    </w:p>
    <w:p w14:paraId="756BDD62">
      <w:pPr>
        <w:rPr>
          <w:del w:id="37" w:author="咨询组" w:date="2026-04-28T16:17:12Z"/>
        </w:rPr>
      </w:pPr>
    </w:p>
    <w:p w14:paraId="67AE9136">
      <w:pPr>
        <w:rPr>
          <w:del w:id="38" w:author="咨询组" w:date="2026-04-28T16:17:12Z"/>
        </w:rPr>
      </w:pPr>
    </w:p>
    <w:p w14:paraId="679DDE67">
      <w:pPr>
        <w:rPr>
          <w:del w:id="39" w:author="咨询组" w:date="2026-04-28T16:17:12Z"/>
        </w:rPr>
      </w:pPr>
    </w:p>
    <w:p w14:paraId="350E1CFD">
      <w:pPr>
        <w:spacing w:line="360" w:lineRule="auto"/>
        <w:rPr>
          <w:del w:id="40" w:author="咨询组" w:date="2026-04-28T16:17:12Z"/>
          <w:b/>
          <w:bCs/>
          <w:sz w:val="24"/>
        </w:rPr>
      </w:pPr>
    </w:p>
    <w:p w14:paraId="310416E9">
      <w:pPr>
        <w:spacing w:line="360" w:lineRule="auto"/>
        <w:rPr>
          <w:del w:id="41" w:author="咨询组" w:date="2026-04-28T16:17:12Z"/>
          <w:b/>
          <w:bCs/>
          <w:sz w:val="24"/>
        </w:rPr>
      </w:pPr>
    </w:p>
    <w:p w14:paraId="18BFC7A5">
      <w:pPr>
        <w:spacing w:line="460" w:lineRule="exact"/>
        <w:jc w:val="center"/>
        <w:rPr>
          <w:rFonts w:ascii="黑体" w:hAnsi="宋体" w:eastAsia="黑体" w:cs="黑体"/>
          <w:b/>
          <w:bCs/>
          <w:color w:val="000000"/>
          <w:sz w:val="32"/>
          <w:szCs w:val="32"/>
          <w:lang w:bidi="ar"/>
        </w:rPr>
      </w:pPr>
    </w:p>
    <w:p w14:paraId="25D8D118">
      <w:pPr>
        <w:keepNext w:val="0"/>
        <w:keepLines w:val="0"/>
        <w:widowControl/>
        <w:suppressLineNumbers w:val="0"/>
        <w:jc w:val="center"/>
        <w:rPr>
          <w:sz w:val="19"/>
          <w:szCs w:val="19"/>
        </w:rPr>
      </w:pPr>
      <w:r>
        <w:rPr>
          <w:rFonts w:hint="eastAsia" w:ascii="黑体" w:hAnsi="宋体" w:eastAsia="黑体" w:cs="黑体"/>
          <w:b/>
          <w:bCs/>
          <w:color w:val="000000"/>
          <w:sz w:val="32"/>
          <w:szCs w:val="32"/>
          <w:lang w:bidi="ar"/>
        </w:rPr>
        <w:t>人力资源档案管理</w:t>
      </w:r>
      <w:r>
        <w:rPr>
          <w:rFonts w:hint="eastAsia" w:ascii="黑体" w:hAnsi="宋体" w:eastAsia="黑体" w:cs="黑体"/>
          <w:b/>
          <w:bCs/>
          <w:color w:val="000000"/>
          <w:sz w:val="32"/>
          <w:szCs w:val="32"/>
          <w:lang w:val="en-US" w:eastAsia="zh-CN" w:bidi="ar"/>
        </w:rPr>
        <w:t>手册（华啤人力〔2025〕865号）</w:t>
      </w:r>
    </w:p>
    <w:p w14:paraId="708A476E">
      <w:pPr>
        <w:spacing w:line="460" w:lineRule="exact"/>
        <w:rPr>
          <w:rFonts w:hint="default" w:eastAsia="宋体"/>
          <w:b/>
          <w:bCs/>
          <w:sz w:val="24"/>
          <w:lang w:val="en-US" w:eastAsia="zh-CN"/>
        </w:rPr>
      </w:pPr>
      <w:r>
        <w:rPr>
          <w:rFonts w:hint="eastAsia"/>
          <w:b/>
          <w:bCs/>
          <w:sz w:val="24"/>
          <w:lang w:val="en-US" w:eastAsia="zh-CN"/>
        </w:rPr>
        <w:t>///</w:t>
      </w:r>
    </w:p>
    <w:p w14:paraId="7D264DEC">
      <w:pPr>
        <w:widowControl/>
        <w:numPr>
          <w:ilvl w:val="0"/>
          <w:numId w:val="0"/>
        </w:numPr>
        <w:spacing w:line="460" w:lineRule="exact"/>
        <w:jc w:val="center"/>
        <w:rPr>
          <w:rFonts w:hint="eastAsia" w:ascii="宋体" w:hAnsi="宋体" w:cs="宋体"/>
          <w:b/>
          <w:bCs/>
          <w:sz w:val="28"/>
          <w:szCs w:val="28"/>
          <w:lang w:val="en-US" w:eastAsia="zh-CN" w:bidi="ar"/>
        </w:rPr>
      </w:pPr>
      <w:r>
        <w:rPr>
          <w:rFonts w:hint="eastAsia" w:ascii="宋体" w:hAnsi="宋体" w:eastAsia="宋体" w:cs="宋体"/>
          <w:b/>
          <w:bCs/>
          <w:kern w:val="2"/>
          <w:sz w:val="28"/>
          <w:szCs w:val="28"/>
          <w:lang w:val="en-US" w:eastAsia="zh-CN" w:bidi="ar"/>
        </w:rPr>
        <w:t>第一章</w:t>
      </w:r>
      <w:r>
        <w:rPr>
          <w:rFonts w:hint="eastAsia" w:ascii="宋体" w:hAnsi="宋体" w:cs="宋体"/>
          <w:b/>
          <w:bCs/>
          <w:sz w:val="28"/>
          <w:szCs w:val="28"/>
          <w:lang w:bidi="ar"/>
        </w:rPr>
        <w:t>人力资源档案分类与</w:t>
      </w:r>
      <w:r>
        <w:rPr>
          <w:rFonts w:hint="eastAsia" w:ascii="宋体" w:hAnsi="宋体" w:cs="宋体"/>
          <w:b/>
          <w:bCs/>
          <w:sz w:val="28"/>
          <w:szCs w:val="28"/>
          <w:lang w:val="en-US" w:eastAsia="zh-CN" w:bidi="ar"/>
        </w:rPr>
        <w:t>管理原则</w:t>
      </w:r>
    </w:p>
    <w:p w14:paraId="338BF952">
      <w:pPr>
        <w:widowControl/>
        <w:numPr>
          <w:ilvl w:val="0"/>
          <w:numId w:val="0"/>
        </w:numPr>
        <w:spacing w:line="460" w:lineRule="exact"/>
        <w:jc w:val="left"/>
        <w:rPr>
          <w:rFonts w:hint="default" w:ascii="宋体" w:hAnsi="宋体" w:cs="宋体"/>
          <w:b/>
          <w:bCs/>
          <w:sz w:val="28"/>
          <w:szCs w:val="28"/>
          <w:lang w:val="en-US" w:eastAsia="zh-CN" w:bidi="ar"/>
        </w:rPr>
      </w:pPr>
      <w:r>
        <w:rPr>
          <w:rFonts w:hint="eastAsia" w:ascii="宋体" w:hAnsi="宋体" w:cs="宋体"/>
          <w:b/>
          <w:bCs/>
          <w:sz w:val="28"/>
          <w:szCs w:val="28"/>
          <w:lang w:val="en-US" w:eastAsia="zh-CN" w:bidi="ar"/>
        </w:rPr>
        <w:t>///</w:t>
      </w:r>
    </w:p>
    <w:p w14:paraId="6B059B9B">
      <w:pPr>
        <w:widowControl/>
        <w:spacing w:line="460" w:lineRule="exact"/>
        <w:ind w:firstLine="480" w:firstLineChars="200"/>
        <w:rPr>
          <w:rFonts w:hint="eastAsia" w:ascii="宋体" w:hAnsi="宋体" w:cs="宋体"/>
          <w:b w:val="0"/>
          <w:bCs w:val="0"/>
          <w:sz w:val="24"/>
          <w:lang w:bidi="ar"/>
        </w:rPr>
      </w:pPr>
      <w:r>
        <w:rPr>
          <w:rFonts w:hint="eastAsia" w:ascii="宋体" w:hAnsi="宋体" w:cs="宋体"/>
          <w:b w:val="0"/>
          <w:bCs w:val="0"/>
          <w:sz w:val="24"/>
          <w:lang w:val="en-US" w:eastAsia="zh-CN" w:bidi="ar"/>
        </w:rPr>
        <w:t xml:space="preserve">第一条 </w:t>
      </w:r>
      <w:r>
        <w:rPr>
          <w:rFonts w:hint="eastAsia" w:ascii="宋体" w:hAnsi="宋体" w:cs="宋体"/>
          <w:b w:val="0"/>
          <w:bCs w:val="0"/>
          <w:sz w:val="24"/>
          <w:lang w:bidi="ar"/>
        </w:rPr>
        <w:t>人力资源档案：公司在人力资源管理活动中形成的，记述和反映公司经营活动和个人经历、德才能绩、工作表现的，以公司或个人为单位集中保存起来以备查考的文字、表格及其他各种形式的历史记录。</w:t>
      </w:r>
    </w:p>
    <w:p w14:paraId="763F6A11">
      <w:pPr>
        <w:widowControl/>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76E0E26E">
      <w:pPr>
        <w:widowControl/>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二</w:t>
      </w:r>
      <w:r>
        <w:rPr>
          <w:rFonts w:hint="eastAsia" w:ascii="宋体" w:hAnsi="宋体" w:cs="宋体"/>
          <w:b w:val="0"/>
          <w:bCs w:val="0"/>
          <w:sz w:val="24"/>
          <w:lang w:bidi="ar"/>
        </w:rPr>
        <w:t>条 人力资源档案涉及的门类包括：文书档案、声像档案、人事档案、实物档案。</w:t>
      </w:r>
    </w:p>
    <w:p w14:paraId="5D9A9823">
      <w:pPr>
        <w:widowControl/>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028FAC79">
      <w:pPr>
        <w:widowControl/>
        <w:spacing w:line="460" w:lineRule="exact"/>
        <w:ind w:firstLine="480" w:firstLineChars="200"/>
        <w:rPr>
          <w:rFonts w:ascii="宋体" w:hAnsi="宋体" w:cs="宋体"/>
          <w:b w:val="0"/>
          <w:bCs w:val="0"/>
          <w:sz w:val="24"/>
        </w:rPr>
      </w:pPr>
      <w:r>
        <w:rPr>
          <w:rFonts w:hint="eastAsia" w:ascii="宋体" w:hAnsi="宋体" w:cs="宋体"/>
          <w:b w:val="0"/>
          <w:bCs w:val="0"/>
          <w:sz w:val="24"/>
          <w:lang w:bidi="ar"/>
        </w:rPr>
        <w:t>第</w:t>
      </w:r>
      <w:r>
        <w:rPr>
          <w:rFonts w:hint="eastAsia" w:ascii="宋体" w:hAnsi="宋体" w:cs="宋体"/>
          <w:b w:val="0"/>
          <w:bCs w:val="0"/>
          <w:sz w:val="24"/>
          <w:lang w:val="en-US" w:eastAsia="zh-CN" w:bidi="ar"/>
        </w:rPr>
        <w:t>三</w:t>
      </w:r>
      <w:r>
        <w:rPr>
          <w:rFonts w:hint="eastAsia" w:ascii="宋体" w:hAnsi="宋体" w:cs="宋体"/>
          <w:b w:val="0"/>
          <w:bCs w:val="0"/>
          <w:sz w:val="24"/>
          <w:lang w:bidi="ar"/>
        </w:rPr>
        <w:t>条</w:t>
      </w:r>
      <w:r>
        <w:rPr>
          <w:rFonts w:hint="eastAsia" w:ascii="宋体" w:hAnsi="宋体" w:cs="宋体"/>
          <w:b w:val="0"/>
          <w:bCs w:val="0"/>
          <w:sz w:val="24"/>
        </w:rPr>
        <w:t xml:space="preserve"> 文书档案包括但不限于在组织管理、基础人事、薪酬管理、绩效管理、职业发展、干部管理等各个人力资源管理环节产生的材料。</w:t>
      </w:r>
    </w:p>
    <w:p w14:paraId="61443397">
      <w:pPr>
        <w:widowControl/>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380F6338">
      <w:pPr>
        <w:widowControl/>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四</w:t>
      </w:r>
      <w:r>
        <w:rPr>
          <w:rFonts w:hint="eastAsia" w:ascii="宋体" w:hAnsi="宋体" w:cs="宋体"/>
          <w:b w:val="0"/>
          <w:bCs w:val="0"/>
          <w:sz w:val="24"/>
          <w:lang w:bidi="ar"/>
        </w:rPr>
        <w:t xml:space="preserve">条 </w:t>
      </w:r>
      <w:r>
        <w:rPr>
          <w:rFonts w:hint="eastAsia" w:ascii="宋体" w:hAnsi="宋体" w:cs="宋体"/>
          <w:b w:val="0"/>
          <w:bCs w:val="0"/>
          <w:strike w:val="0"/>
          <w:sz w:val="24"/>
          <w:lang w:bidi="ar"/>
        </w:rPr>
        <w:t>声像档案包括但不限于事件处理过程中的</w:t>
      </w:r>
      <w:r>
        <w:rPr>
          <w:rFonts w:hint="eastAsia" w:ascii="宋体" w:hAnsi="宋体" w:cs="宋体"/>
          <w:b w:val="0"/>
          <w:bCs w:val="0"/>
          <w:strike w:val="0"/>
          <w:sz w:val="24"/>
          <w:lang w:val="en-US" w:eastAsia="zh-CN" w:bidi="ar"/>
        </w:rPr>
        <w:t>音频（</w:t>
      </w:r>
      <w:r>
        <w:rPr>
          <w:rFonts w:hint="eastAsia" w:ascii="宋体" w:hAnsi="宋体" w:cs="宋体"/>
          <w:b w:val="0"/>
          <w:bCs w:val="0"/>
          <w:strike w:val="0"/>
          <w:sz w:val="24"/>
          <w:lang w:bidi="ar"/>
        </w:rPr>
        <w:t>录音</w:t>
      </w:r>
      <w:r>
        <w:rPr>
          <w:rFonts w:hint="eastAsia" w:ascii="宋体" w:hAnsi="宋体" w:cs="宋体"/>
          <w:b w:val="0"/>
          <w:bCs w:val="0"/>
          <w:strike w:val="0"/>
          <w:sz w:val="24"/>
          <w:lang w:val="en-US" w:eastAsia="zh-CN" w:bidi="ar"/>
        </w:rPr>
        <w:t>等</w:t>
      </w:r>
      <w:r>
        <w:rPr>
          <w:rFonts w:hint="eastAsia" w:ascii="宋体" w:hAnsi="宋体" w:cs="宋体"/>
          <w:b w:val="0"/>
          <w:bCs w:val="0"/>
          <w:strike w:val="0"/>
          <w:sz w:val="24"/>
          <w:lang w:eastAsia="zh-CN" w:bidi="ar"/>
        </w:rPr>
        <w:t>）</w:t>
      </w:r>
      <w:r>
        <w:rPr>
          <w:rFonts w:hint="eastAsia" w:ascii="宋体" w:hAnsi="宋体" w:cs="宋体"/>
          <w:b w:val="0"/>
          <w:bCs w:val="0"/>
          <w:strike w:val="0"/>
          <w:sz w:val="24"/>
          <w:lang w:bidi="ar"/>
        </w:rPr>
        <w:t>、</w:t>
      </w:r>
      <w:r>
        <w:rPr>
          <w:rFonts w:hint="eastAsia" w:ascii="宋体" w:hAnsi="宋体" w:cs="宋体"/>
          <w:b w:val="0"/>
          <w:bCs w:val="0"/>
          <w:strike w:val="0"/>
          <w:sz w:val="24"/>
          <w:lang w:val="en-US" w:eastAsia="zh-CN" w:bidi="ar"/>
        </w:rPr>
        <w:t>视频（</w:t>
      </w:r>
      <w:r>
        <w:rPr>
          <w:rFonts w:hint="eastAsia" w:ascii="宋体" w:hAnsi="宋体" w:cs="宋体"/>
          <w:b w:val="0"/>
          <w:bCs w:val="0"/>
          <w:strike w:val="0"/>
          <w:sz w:val="24"/>
          <w:lang w:bidi="ar"/>
        </w:rPr>
        <w:t>录像</w:t>
      </w:r>
      <w:r>
        <w:rPr>
          <w:rFonts w:hint="eastAsia" w:ascii="宋体" w:hAnsi="宋体" w:cs="宋体"/>
          <w:b w:val="0"/>
          <w:bCs w:val="0"/>
          <w:strike w:val="0"/>
          <w:sz w:val="24"/>
          <w:lang w:val="en-US" w:eastAsia="zh-CN" w:bidi="ar"/>
        </w:rPr>
        <w:t>等</w:t>
      </w:r>
      <w:r>
        <w:rPr>
          <w:rFonts w:hint="eastAsia" w:ascii="宋体" w:hAnsi="宋体" w:cs="宋体"/>
          <w:b w:val="0"/>
          <w:bCs w:val="0"/>
          <w:strike w:val="0"/>
          <w:sz w:val="24"/>
          <w:lang w:eastAsia="zh-CN" w:bidi="ar"/>
        </w:rPr>
        <w:t>）</w:t>
      </w:r>
      <w:r>
        <w:rPr>
          <w:rFonts w:hint="eastAsia" w:ascii="宋体" w:hAnsi="宋体" w:cs="宋体"/>
          <w:b w:val="0"/>
          <w:bCs w:val="0"/>
          <w:strike w:val="0"/>
          <w:sz w:val="24"/>
          <w:lang w:bidi="ar"/>
        </w:rPr>
        <w:t>、照片等。</w:t>
      </w:r>
    </w:p>
    <w:p w14:paraId="61291BE8">
      <w:pPr>
        <w:widowControl/>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1BEC6739">
      <w:pPr>
        <w:widowControl/>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五</w:t>
      </w:r>
      <w:r>
        <w:rPr>
          <w:rFonts w:hint="eastAsia" w:ascii="宋体" w:hAnsi="宋体" w:cs="宋体"/>
          <w:b w:val="0"/>
          <w:bCs w:val="0"/>
          <w:sz w:val="24"/>
          <w:lang w:bidi="ar"/>
        </w:rPr>
        <w:t>条 人事档案包括但不限于员工档案、干部人事档案等</w:t>
      </w:r>
      <w:r>
        <w:rPr>
          <w:rFonts w:hint="eastAsia" w:ascii="宋体" w:hAnsi="宋体" w:cs="宋体"/>
          <w:b w:val="0"/>
          <w:bCs w:val="0"/>
          <w:sz w:val="24"/>
          <w:lang w:eastAsia="zh-CN" w:bidi="ar"/>
        </w:rPr>
        <w:t>，</w:t>
      </w:r>
      <w:r>
        <w:rPr>
          <w:rFonts w:hint="eastAsia" w:ascii="宋体" w:hAnsi="宋体" w:cs="宋体"/>
          <w:b w:val="0"/>
          <w:bCs w:val="0"/>
          <w:sz w:val="24"/>
          <w:lang w:val="en-US" w:eastAsia="zh-CN" w:bidi="ar"/>
        </w:rPr>
        <w:t>其中</w:t>
      </w:r>
      <w:r>
        <w:rPr>
          <w:rFonts w:hint="eastAsia" w:ascii="宋体" w:hAnsi="宋体" w:cs="宋体"/>
          <w:b w:val="0"/>
          <w:bCs w:val="0"/>
          <w:sz w:val="24"/>
          <w:lang w:bidi="ar"/>
        </w:rPr>
        <w:t>员工档案是指公司为员工建立的档案，员工进入企业后，相关的工作材料如入职登记表、转正申请表、考核表、身份证复印件、学历学位复印件等资料。</w:t>
      </w:r>
    </w:p>
    <w:p w14:paraId="2437AC14">
      <w:pPr>
        <w:widowControl/>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2F984902">
      <w:pPr>
        <w:widowControl/>
        <w:spacing w:line="460" w:lineRule="exact"/>
        <w:ind w:firstLine="480" w:firstLineChars="200"/>
        <w:rPr>
          <w:rFonts w:hint="eastAsia" w:ascii="宋体" w:hAnsi="宋体" w:cs="宋体"/>
          <w:b w:val="0"/>
          <w:bCs w:val="0"/>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六</w:t>
      </w:r>
      <w:r>
        <w:rPr>
          <w:rFonts w:hint="eastAsia" w:ascii="宋体" w:hAnsi="宋体" w:cs="宋体"/>
          <w:b w:val="0"/>
          <w:bCs w:val="0"/>
          <w:sz w:val="24"/>
          <w:lang w:bidi="ar"/>
        </w:rPr>
        <w:t>条 实物档案是指有形实体为载体，包括但不限于荣誉物品、纪念品等。</w:t>
      </w:r>
    </w:p>
    <w:p w14:paraId="595D1A43">
      <w:pPr>
        <w:widowControl/>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0B755125">
      <w:pPr>
        <w:widowControl/>
        <w:spacing w:line="460" w:lineRule="exact"/>
        <w:ind w:firstLine="480" w:firstLineChars="200"/>
        <w:rPr>
          <w:rFonts w:hint="eastAsia" w:ascii="宋体" w:hAnsi="宋体" w:cs="宋体"/>
          <w:b w:val="0"/>
          <w:bCs w:val="0"/>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七</w:t>
      </w:r>
      <w:r>
        <w:rPr>
          <w:rFonts w:hint="eastAsia" w:ascii="宋体" w:hAnsi="宋体" w:cs="宋体"/>
          <w:b w:val="0"/>
          <w:bCs w:val="0"/>
          <w:sz w:val="24"/>
          <w:lang w:bidi="ar"/>
        </w:rPr>
        <w:t>条 各类人力资源档案归档范围和保管期限详见附件1，其中干部选拔任用、人事档案等相关内容如有明确制度规定的从其规定，否则按本</w:t>
      </w:r>
      <w:r>
        <w:rPr>
          <w:rFonts w:hint="eastAsia" w:ascii="宋体" w:hAnsi="宋体" w:cs="宋体"/>
          <w:b w:val="0"/>
          <w:bCs w:val="0"/>
          <w:sz w:val="24"/>
          <w:lang w:val="en-US" w:eastAsia="zh-CN" w:bidi="ar"/>
        </w:rPr>
        <w:t>手册</w:t>
      </w:r>
      <w:r>
        <w:rPr>
          <w:rFonts w:hint="eastAsia" w:ascii="宋体" w:hAnsi="宋体" w:cs="宋体"/>
          <w:b w:val="0"/>
          <w:bCs w:val="0"/>
          <w:sz w:val="24"/>
          <w:lang w:bidi="ar"/>
        </w:rPr>
        <w:t>执行。</w:t>
      </w:r>
    </w:p>
    <w:p w14:paraId="740EF039">
      <w:pPr>
        <w:spacing w:line="460" w:lineRule="exact"/>
        <w:ind w:firstLine="480" w:firstLineChars="200"/>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w:t>
      </w:r>
    </w:p>
    <w:p w14:paraId="35F7444E">
      <w:pPr>
        <w:spacing w:line="460" w:lineRule="exact"/>
        <w:ind w:firstLine="480" w:firstLineChars="200"/>
        <w:rPr>
          <w:rFonts w:hint="eastAsia" w:ascii="宋体" w:hAnsi="宋体" w:cs="宋体"/>
          <w:b w:val="0"/>
          <w:bCs w:val="0"/>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八</w:t>
      </w:r>
      <w:r>
        <w:rPr>
          <w:rFonts w:hint="eastAsia" w:ascii="宋体" w:hAnsi="宋体" w:cs="宋体"/>
          <w:b w:val="0"/>
          <w:bCs w:val="0"/>
          <w:sz w:val="24"/>
          <w:lang w:bidi="ar"/>
        </w:rPr>
        <w:t>条 各单位人力资源部应遵循“应归尽归、真实可靠”原则，对文书、声像、人事等门类档案进行收集、整理、归档。</w:t>
      </w:r>
    </w:p>
    <w:p w14:paraId="2CFAF08E">
      <w:pPr>
        <w:spacing w:line="460" w:lineRule="exact"/>
        <w:ind w:firstLine="480" w:firstLineChars="200"/>
        <w:rPr>
          <w:rFonts w:hint="eastAsia" w:ascii="宋体" w:hAnsi="宋体" w:cs="宋体"/>
          <w:sz w:val="24"/>
          <w:lang w:bidi="ar"/>
        </w:rPr>
      </w:pPr>
    </w:p>
    <w:p w14:paraId="3DEBC700">
      <w:pPr>
        <w:widowControl/>
        <w:spacing w:line="460" w:lineRule="exact"/>
        <w:ind w:firstLine="0" w:firstLineChars="0"/>
        <w:jc w:val="left"/>
        <w:rPr>
          <w:rFonts w:hint="default" w:ascii="宋体" w:hAnsi="宋体" w:eastAsia="宋体" w:cs="宋体"/>
          <w:b/>
          <w:bCs/>
          <w:sz w:val="28"/>
          <w:szCs w:val="28"/>
          <w:lang w:val="en-US" w:eastAsia="zh-CN" w:bidi="ar"/>
        </w:rPr>
      </w:pPr>
      <w:r>
        <w:rPr>
          <w:rFonts w:hint="eastAsia" w:ascii="宋体" w:hAnsi="宋体" w:cs="宋体"/>
          <w:b/>
          <w:bCs/>
          <w:sz w:val="28"/>
          <w:szCs w:val="28"/>
          <w:lang w:val="en-US" w:eastAsia="zh-CN" w:bidi="ar"/>
        </w:rPr>
        <w:t>///</w:t>
      </w:r>
    </w:p>
    <w:p w14:paraId="2A177A2E">
      <w:pPr>
        <w:widowControl/>
        <w:numPr>
          <w:ilvl w:val="0"/>
          <w:numId w:val="0"/>
        </w:numPr>
        <w:spacing w:line="460" w:lineRule="exact"/>
        <w:ind w:firstLine="0" w:firstLineChars="0"/>
        <w:jc w:val="center"/>
        <w:rPr>
          <w:rFonts w:hint="eastAsia" w:ascii="宋体" w:hAnsi="宋体" w:cs="宋体"/>
          <w:b/>
          <w:bCs/>
          <w:sz w:val="28"/>
          <w:szCs w:val="28"/>
          <w:lang w:bidi="ar"/>
        </w:rPr>
      </w:pPr>
      <w:r>
        <w:rPr>
          <w:rFonts w:hint="eastAsia" w:ascii="宋体" w:hAnsi="宋体" w:eastAsia="宋体" w:cs="宋体"/>
          <w:b/>
          <w:bCs/>
          <w:kern w:val="2"/>
          <w:sz w:val="28"/>
          <w:szCs w:val="28"/>
          <w:lang w:val="en-US" w:eastAsia="zh-CN" w:bidi="ar"/>
        </w:rPr>
        <w:t>第二章</w:t>
      </w:r>
      <w:r>
        <w:rPr>
          <w:rFonts w:hint="eastAsia" w:ascii="宋体" w:hAnsi="宋体" w:cs="宋体"/>
          <w:b/>
          <w:bCs/>
          <w:sz w:val="28"/>
          <w:szCs w:val="28"/>
          <w:lang w:bidi="ar"/>
        </w:rPr>
        <w:t>人力资源档案管理职责</w:t>
      </w:r>
    </w:p>
    <w:p w14:paraId="6A2884E7">
      <w:pPr>
        <w:widowControl/>
        <w:numPr>
          <w:numId w:val="0"/>
        </w:numPr>
        <w:spacing w:line="460" w:lineRule="exact"/>
        <w:jc w:val="left"/>
        <w:rPr>
          <w:rFonts w:hint="default" w:ascii="宋体" w:hAnsi="宋体" w:eastAsia="宋体" w:cs="宋体"/>
          <w:b/>
          <w:bCs/>
          <w:sz w:val="28"/>
          <w:szCs w:val="28"/>
          <w:lang w:val="en-US" w:eastAsia="zh-CN" w:bidi="ar"/>
        </w:rPr>
      </w:pPr>
      <w:r>
        <w:rPr>
          <w:rFonts w:hint="eastAsia" w:ascii="宋体" w:hAnsi="宋体" w:cs="宋体"/>
          <w:b/>
          <w:bCs/>
          <w:sz w:val="28"/>
          <w:szCs w:val="28"/>
          <w:lang w:val="en-US" w:eastAsia="zh-CN" w:bidi="ar"/>
        </w:rPr>
        <w:t>///</w:t>
      </w:r>
    </w:p>
    <w:p w14:paraId="7BFB1179">
      <w:pPr>
        <w:spacing w:line="460" w:lineRule="exact"/>
        <w:ind w:firstLine="480" w:firstLineChars="200"/>
        <w:rPr>
          <w:rFonts w:ascii="宋体" w:hAnsi="宋体" w:cs="宋体"/>
          <w:sz w:val="24"/>
          <w:lang w:bidi="ar"/>
        </w:rPr>
      </w:pPr>
      <w:r>
        <w:rPr>
          <w:rFonts w:hint="eastAsia" w:ascii="宋体" w:hAnsi="宋体" w:cs="宋体"/>
          <w:b w:val="0"/>
          <w:bCs w:val="0"/>
          <w:sz w:val="24"/>
          <w:lang w:bidi="ar"/>
        </w:rPr>
        <w:t>第</w:t>
      </w:r>
      <w:r>
        <w:rPr>
          <w:rFonts w:hint="eastAsia" w:ascii="宋体" w:hAnsi="宋体" w:cs="宋体"/>
          <w:b w:val="0"/>
          <w:bCs w:val="0"/>
          <w:sz w:val="24"/>
          <w:lang w:val="en-US" w:eastAsia="zh-CN" w:bidi="ar"/>
        </w:rPr>
        <w:t>九</w:t>
      </w:r>
      <w:r>
        <w:rPr>
          <w:rFonts w:hint="eastAsia" w:ascii="宋体" w:hAnsi="宋体" w:cs="宋体"/>
          <w:b w:val="0"/>
          <w:bCs w:val="0"/>
          <w:sz w:val="24"/>
          <w:lang w:bidi="ar"/>
        </w:rPr>
        <w:t>条</w:t>
      </w:r>
      <w:r>
        <w:rPr>
          <w:rFonts w:hint="eastAsia" w:ascii="宋体" w:hAnsi="宋体" w:cs="宋体"/>
          <w:sz w:val="24"/>
          <w:lang w:bidi="ar"/>
        </w:rPr>
        <w:t xml:space="preserve"> 人力资源档案管理权限与职责</w:t>
      </w:r>
    </w:p>
    <w:p w14:paraId="5F278E73">
      <w:pPr>
        <w:pStyle w:val="12"/>
        <w:widowControl/>
        <w:spacing w:line="460" w:lineRule="exact"/>
        <w:ind w:firstLine="480"/>
        <w:rPr>
          <w:rFonts w:hint="eastAsia" w:ascii="宋体" w:hAnsi="宋体" w:cs="宋体"/>
          <w:sz w:val="24"/>
          <w:lang w:bidi="ar"/>
        </w:rPr>
      </w:pPr>
      <w:r>
        <w:rPr>
          <w:rFonts w:hint="eastAsia" w:ascii="宋体" w:hAnsi="宋体" w:cs="宋体"/>
          <w:sz w:val="24"/>
          <w:lang w:bidi="ar"/>
        </w:rPr>
        <w:t>（一）华润啤酒人力资源部是人力资源档案管理工作的主管部门，负责档案管理规章制度和工作流程的制定，并对下属各单位的人力资源档案管理工作进行指导、监督和检查。</w:t>
      </w:r>
    </w:p>
    <w:p w14:paraId="2E56030B">
      <w:pPr>
        <w:pStyle w:val="12"/>
        <w:widowControl/>
        <w:spacing w:line="460" w:lineRule="exact"/>
        <w:ind w:firstLine="480"/>
        <w:jc w:val="left"/>
        <w:rPr>
          <w:rFonts w:hint="default" w:ascii="宋体" w:hAnsi="宋体" w:eastAsia="宋体" w:cs="宋体"/>
          <w:sz w:val="24"/>
          <w:lang w:val="en-US" w:eastAsia="zh-CN" w:bidi="ar"/>
        </w:rPr>
      </w:pPr>
      <w:r>
        <w:rPr>
          <w:rFonts w:hint="eastAsia" w:ascii="宋体" w:hAnsi="宋体" w:cs="宋体"/>
          <w:sz w:val="24"/>
          <w:lang w:bidi="ar"/>
        </w:rPr>
        <w:t>（二）</w:t>
      </w:r>
      <w:r>
        <w:rPr>
          <w:rFonts w:hint="eastAsia" w:ascii="宋体" w:hAnsi="宋体" w:cs="宋体"/>
          <w:sz w:val="24"/>
          <w:lang w:val="en-US" w:eastAsia="zh-CN" w:bidi="ar"/>
        </w:rPr>
        <w:t>各级人力资源部负责所支持业务部门的</w:t>
      </w:r>
      <w:r>
        <w:rPr>
          <w:rFonts w:hint="eastAsia" w:ascii="宋体" w:hAnsi="宋体" w:cs="宋体"/>
          <w:sz w:val="24"/>
          <w:lang w:bidi="ar"/>
        </w:rPr>
        <w:t>人力资源档案日常管理工作</w:t>
      </w:r>
      <w:r>
        <w:rPr>
          <w:rFonts w:hint="eastAsia" w:ascii="宋体" w:hAnsi="宋体" w:cs="宋体"/>
          <w:sz w:val="24"/>
          <w:lang w:eastAsia="zh-CN" w:bidi="ar"/>
        </w:rPr>
        <w:t>，</w:t>
      </w:r>
      <w:r>
        <w:rPr>
          <w:rFonts w:hint="eastAsia" w:ascii="宋体" w:hAnsi="宋体" w:cs="宋体"/>
          <w:sz w:val="24"/>
          <w:lang w:val="en-US" w:eastAsia="zh-CN" w:bidi="ar"/>
        </w:rPr>
        <w:t>需对</w:t>
      </w:r>
      <w:r>
        <w:rPr>
          <w:rFonts w:hint="eastAsia" w:ascii="宋体" w:hAnsi="宋体" w:cs="宋体"/>
          <w:sz w:val="24"/>
          <w:lang w:bidi="ar"/>
        </w:rPr>
        <w:t>人力资源档案的完整性、归档及移交的及时性、查阅的合规性等</w:t>
      </w:r>
      <w:r>
        <w:rPr>
          <w:rFonts w:hint="eastAsia" w:ascii="宋体" w:hAnsi="宋体" w:cs="宋体"/>
          <w:sz w:val="24"/>
          <w:lang w:val="en-US" w:eastAsia="zh-CN" w:bidi="ar"/>
        </w:rPr>
        <w:t>定期开展</w:t>
      </w:r>
      <w:r>
        <w:rPr>
          <w:rFonts w:hint="eastAsia" w:ascii="宋体" w:hAnsi="宋体" w:cs="宋体"/>
          <w:sz w:val="24"/>
          <w:lang w:bidi="ar"/>
        </w:rPr>
        <w:t>回顾</w:t>
      </w:r>
      <w:r>
        <w:rPr>
          <w:rFonts w:hint="eastAsia" w:ascii="宋体" w:hAnsi="宋体" w:cs="宋体"/>
          <w:sz w:val="24"/>
          <w:lang w:eastAsia="zh-CN" w:bidi="ar"/>
        </w:rPr>
        <w:t>，</w:t>
      </w:r>
      <w:r>
        <w:rPr>
          <w:rFonts w:hint="eastAsia" w:ascii="宋体" w:hAnsi="宋体" w:cs="宋体"/>
          <w:sz w:val="24"/>
          <w:lang w:val="en-US" w:eastAsia="zh-CN" w:bidi="ar"/>
        </w:rPr>
        <w:t>每年至少一次</w:t>
      </w:r>
      <w:r>
        <w:rPr>
          <w:rFonts w:hint="eastAsia" w:ascii="宋体" w:hAnsi="宋体" w:cs="宋体"/>
          <w:sz w:val="24"/>
          <w:lang w:bidi="ar"/>
        </w:rPr>
        <w:t>。</w:t>
      </w:r>
    </w:p>
    <w:p w14:paraId="06F5AC9B">
      <w:pPr>
        <w:pStyle w:val="12"/>
        <w:widowControl/>
        <w:spacing w:line="460" w:lineRule="exact"/>
        <w:ind w:firstLine="480"/>
        <w:rPr>
          <w:rFonts w:ascii="宋体" w:hAnsi="宋体" w:cs="宋体"/>
          <w:sz w:val="24"/>
          <w:lang w:bidi="ar"/>
        </w:rPr>
      </w:pPr>
      <w:r>
        <w:rPr>
          <w:rFonts w:hint="eastAsia" w:ascii="宋体" w:hAnsi="宋体" w:cs="宋体"/>
          <w:sz w:val="24"/>
          <w:lang w:bidi="ar"/>
        </w:rPr>
        <w:t>（三）</w:t>
      </w:r>
      <w:r>
        <w:rPr>
          <w:rFonts w:hint="eastAsia" w:ascii="宋体" w:hAnsi="宋体" w:cs="宋体"/>
          <w:sz w:val="24"/>
          <w:lang w:val="en-US" w:eastAsia="zh-CN" w:bidi="ar"/>
        </w:rPr>
        <w:t>华润雪花生产中心供应链人力资源部</w:t>
      </w:r>
      <w:r>
        <w:rPr>
          <w:rFonts w:hint="eastAsia" w:ascii="宋体" w:hAnsi="宋体" w:cs="宋体"/>
          <w:sz w:val="24"/>
          <w:lang w:bidi="ar"/>
        </w:rPr>
        <w:t>负责对下属各单位的人力资源档案管理工作进行指导、监督和检查。</w:t>
      </w:r>
    </w:p>
    <w:p w14:paraId="061C7690">
      <w:pPr>
        <w:pStyle w:val="12"/>
        <w:widowControl/>
        <w:spacing w:line="460" w:lineRule="exact"/>
        <w:ind w:firstLine="480"/>
        <w:rPr>
          <w:rFonts w:ascii="宋体" w:hAnsi="宋体" w:cs="宋体"/>
          <w:sz w:val="24"/>
          <w:lang w:bidi="ar"/>
        </w:rPr>
      </w:pPr>
      <w:r>
        <w:rPr>
          <w:rFonts w:hint="eastAsia" w:ascii="宋体" w:hAnsi="宋体" w:cs="宋体"/>
          <w:sz w:val="24"/>
          <w:lang w:bidi="ar"/>
        </w:rPr>
        <w:t>（三）片区/事业部各自负责本层级的人力资源档案收集、暂存（不含员工档案）。</w:t>
      </w:r>
    </w:p>
    <w:p w14:paraId="0FEBCCB3">
      <w:pPr>
        <w:pStyle w:val="12"/>
        <w:widowControl/>
        <w:spacing w:line="460" w:lineRule="exact"/>
        <w:ind w:firstLine="480"/>
        <w:rPr>
          <w:rFonts w:ascii="宋体" w:hAnsi="宋体" w:cs="宋体"/>
          <w:sz w:val="24"/>
          <w:lang w:bidi="ar"/>
        </w:rPr>
      </w:pPr>
      <w:r>
        <w:rPr>
          <w:rFonts w:hint="eastAsia" w:ascii="宋体" w:hAnsi="宋体" w:cs="宋体"/>
          <w:sz w:val="24"/>
          <w:lang w:bidi="ar"/>
        </w:rPr>
        <w:t>（四）省营销中心人力资源部负责</w:t>
      </w:r>
      <w:bookmarkStart w:id="0" w:name="_Hlk127886762"/>
      <w:r>
        <w:rPr>
          <w:rFonts w:hint="eastAsia" w:ascii="宋体" w:hAnsi="宋体" w:cs="宋体"/>
          <w:sz w:val="24"/>
          <w:lang w:bidi="ar"/>
        </w:rPr>
        <w:t>本单位</w:t>
      </w:r>
      <w:bookmarkEnd w:id="0"/>
      <w:r>
        <w:rPr>
          <w:rFonts w:hint="eastAsia" w:ascii="宋体" w:hAnsi="宋体" w:cs="宋体"/>
          <w:sz w:val="24"/>
          <w:lang w:bidi="ar"/>
        </w:rPr>
        <w:t>人力资源档案管理，协助收集华润啤酒派驻属地事业部</w:t>
      </w:r>
      <w:r>
        <w:rPr>
          <w:rFonts w:hint="eastAsia" w:ascii="宋体" w:hAnsi="宋体" w:cs="宋体"/>
          <w:sz w:val="24"/>
          <w:lang w:val="en-US" w:eastAsia="zh-CN" w:bidi="ar"/>
        </w:rPr>
        <w:t>员工</w:t>
      </w:r>
      <w:r>
        <w:rPr>
          <w:rFonts w:hint="eastAsia" w:ascii="宋体" w:hAnsi="宋体" w:cs="宋体"/>
          <w:sz w:val="24"/>
          <w:lang w:bidi="ar"/>
        </w:rPr>
        <w:t>的纸质材料并邮寄至人力资源共享中心。</w:t>
      </w:r>
    </w:p>
    <w:p w14:paraId="57D14E0B">
      <w:pPr>
        <w:pStyle w:val="12"/>
        <w:widowControl/>
        <w:spacing w:line="460" w:lineRule="exact"/>
        <w:ind w:firstLine="480"/>
        <w:rPr>
          <w:rFonts w:ascii="宋体" w:hAnsi="宋体" w:cs="宋体"/>
          <w:sz w:val="24"/>
          <w:lang w:bidi="ar"/>
        </w:rPr>
      </w:pPr>
      <w:r>
        <w:rPr>
          <w:rFonts w:hint="eastAsia" w:ascii="宋体" w:hAnsi="宋体" w:cs="宋体"/>
          <w:sz w:val="24"/>
          <w:lang w:bidi="ar"/>
        </w:rPr>
        <w:t>（五）生产工厂人力资源部负责所属单位人力资源档案管理，协助收集华润啤酒、华润雪花派驻属地片区员工的纸质材料并邮寄至人力资源共享中心。</w:t>
      </w:r>
    </w:p>
    <w:p w14:paraId="0754EC19">
      <w:pPr>
        <w:pStyle w:val="12"/>
        <w:widowControl/>
        <w:spacing w:line="460" w:lineRule="exact"/>
        <w:ind w:firstLine="480"/>
        <w:rPr>
          <w:rFonts w:ascii="宋体" w:hAnsi="宋体" w:cs="宋体"/>
          <w:sz w:val="24"/>
          <w:lang w:bidi="ar"/>
        </w:rPr>
      </w:pPr>
      <w:r>
        <w:rPr>
          <w:rFonts w:hint="eastAsia" w:ascii="宋体" w:hAnsi="宋体" w:cs="宋体"/>
          <w:sz w:val="24"/>
          <w:lang w:bidi="ar"/>
        </w:rPr>
        <w:t>（六）华润酒业所属控股项目公司负责本单位人力资源档案管理及员工档案管理。</w:t>
      </w:r>
    </w:p>
    <w:p w14:paraId="2F210177">
      <w:pPr>
        <w:pStyle w:val="12"/>
        <w:widowControl/>
        <w:spacing w:line="460" w:lineRule="exact"/>
        <w:ind w:firstLine="480"/>
        <w:rPr>
          <w:rFonts w:ascii="宋体" w:hAnsi="宋体" w:cs="宋体"/>
          <w:sz w:val="24"/>
          <w:lang w:bidi="ar"/>
        </w:rPr>
      </w:pPr>
      <w:r>
        <w:rPr>
          <w:rFonts w:hint="eastAsia" w:ascii="宋体" w:hAnsi="宋体" w:cs="宋体"/>
          <w:sz w:val="24"/>
          <w:lang w:bidi="ar"/>
        </w:rPr>
        <w:t>（七）干部人事档案及有关材料由人力</w:t>
      </w:r>
      <w:r>
        <w:rPr>
          <w:rFonts w:hint="eastAsia" w:ascii="宋体" w:hAnsi="宋体" w:cs="宋体"/>
          <w:sz w:val="24"/>
          <w:lang w:val="en-US" w:eastAsia="zh-CN" w:bidi="ar"/>
        </w:rPr>
        <w:t>资源</w:t>
      </w:r>
      <w:r>
        <w:rPr>
          <w:rFonts w:hint="eastAsia" w:ascii="宋体" w:hAnsi="宋体" w:cs="宋体"/>
          <w:sz w:val="24"/>
          <w:lang w:bidi="ar"/>
        </w:rPr>
        <w:t>共享中心依据相关要求统一管理。</w:t>
      </w:r>
    </w:p>
    <w:p w14:paraId="0A8D1C56">
      <w:pPr>
        <w:pStyle w:val="12"/>
        <w:widowControl/>
        <w:spacing w:line="460" w:lineRule="exact"/>
        <w:ind w:left="426" w:firstLine="0" w:firstLineChars="0"/>
        <w:rPr>
          <w:rFonts w:ascii="宋体" w:hAnsi="宋体" w:cs="宋体"/>
          <w:sz w:val="24"/>
          <w:lang w:bidi="ar"/>
        </w:rPr>
      </w:pPr>
    </w:p>
    <w:p w14:paraId="6D06633A">
      <w:pPr>
        <w:widowControl/>
        <w:spacing w:line="460" w:lineRule="exact"/>
        <w:jc w:val="center"/>
        <w:rPr>
          <w:rFonts w:ascii="宋体" w:hAnsi="宋体" w:cs="宋体"/>
          <w:b/>
          <w:bCs/>
          <w:sz w:val="28"/>
          <w:szCs w:val="28"/>
          <w:lang w:bidi="ar"/>
        </w:rPr>
      </w:pPr>
      <w:r>
        <w:rPr>
          <w:rFonts w:hint="eastAsia" w:ascii="宋体" w:hAnsi="宋体" w:cs="宋体"/>
          <w:b/>
          <w:bCs/>
          <w:sz w:val="28"/>
          <w:szCs w:val="28"/>
          <w:lang w:bidi="ar"/>
        </w:rPr>
        <w:t>第</w:t>
      </w:r>
      <w:r>
        <w:rPr>
          <w:rFonts w:hint="eastAsia" w:ascii="宋体" w:hAnsi="宋体" w:cs="宋体"/>
          <w:b/>
          <w:bCs/>
          <w:sz w:val="28"/>
          <w:szCs w:val="28"/>
          <w:lang w:val="en-US" w:eastAsia="zh-CN" w:bidi="ar"/>
        </w:rPr>
        <w:t>三</w:t>
      </w:r>
      <w:r>
        <w:rPr>
          <w:rFonts w:hint="eastAsia" w:ascii="宋体" w:hAnsi="宋体" w:cs="宋体"/>
          <w:b/>
          <w:bCs/>
          <w:sz w:val="28"/>
          <w:szCs w:val="28"/>
          <w:lang w:bidi="ar"/>
        </w:rPr>
        <w:t>章 人力资源档案的收集、整理、归档、调转</w:t>
      </w:r>
    </w:p>
    <w:p w14:paraId="562C65A4">
      <w:pPr>
        <w:spacing w:line="460" w:lineRule="exact"/>
        <w:ind w:firstLine="482" w:firstLineChars="200"/>
        <w:rPr>
          <w:rFonts w:hint="default" w:ascii="宋体" w:hAnsi="宋体" w:eastAsia="宋体" w:cs="宋体"/>
          <w:b/>
          <w:bCs/>
          <w:sz w:val="24"/>
          <w:lang w:val="en-US" w:eastAsia="zh-CN" w:bidi="ar"/>
        </w:rPr>
      </w:pPr>
      <w:r>
        <w:rPr>
          <w:rFonts w:hint="eastAsia" w:ascii="宋体" w:hAnsi="宋体" w:cs="宋体"/>
          <w:b/>
          <w:bCs/>
          <w:sz w:val="24"/>
          <w:lang w:val="en-US" w:eastAsia="zh-CN" w:bidi="ar"/>
        </w:rPr>
        <w:t>///</w:t>
      </w:r>
    </w:p>
    <w:p w14:paraId="0D97BEE9">
      <w:pPr>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第十条 人力资源档案的收集与整理</w:t>
      </w:r>
    </w:p>
    <w:p w14:paraId="40665F48">
      <w:pPr>
        <w:numPr>
          <w:ilvl w:val="0"/>
          <w:numId w:val="0"/>
        </w:numPr>
        <w:spacing w:line="440" w:lineRule="exact"/>
        <w:ind w:firstLine="480" w:firstLineChars="200"/>
        <w:jc w:val="left"/>
        <w:rPr>
          <w:rFonts w:hint="default" w:ascii="宋体" w:hAnsi="宋体" w:eastAsia="宋体" w:cs="宋体"/>
          <w:b w:val="0"/>
          <w:bCs w:val="0"/>
          <w:sz w:val="24"/>
          <w:lang w:val="en-US" w:eastAsia="zh-CN" w:bidi="ar"/>
        </w:rPr>
      </w:pPr>
      <w:r>
        <w:rPr>
          <w:rFonts w:hint="eastAsia" w:ascii="宋体" w:hAnsi="宋体" w:cs="宋体"/>
          <w:b w:val="0"/>
          <w:bCs w:val="0"/>
          <w:sz w:val="24"/>
          <w:lang w:val="en-US" w:eastAsia="zh-CN" w:bidi="ar"/>
        </w:rPr>
        <w:t>华润啤酒人力资源部根据现有业务整理了人力资源档案归档范围（详见附件1），供各级人力资源参照。</w:t>
      </w:r>
      <w:r>
        <w:rPr>
          <w:rFonts w:hint="eastAsia" w:ascii="宋体" w:hAnsi="宋体" w:eastAsia="宋体" w:cs="Arial"/>
          <w:b w:val="0"/>
          <w:bCs w:val="0"/>
          <w:sz w:val="24"/>
          <w:szCs w:val="24"/>
          <w:lang w:val="en-US" w:eastAsia="zh-CN"/>
        </w:rPr>
        <w:t>附件1归档范围外，因风险防控、合规审查等需要形成其他人力资源类管理相关材料，也应参照《手册》相关要求进行归档管理。</w:t>
      </w:r>
    </w:p>
    <w:p w14:paraId="0C2919B5">
      <w:pPr>
        <w:pStyle w:val="12"/>
        <w:numPr>
          <w:ilvl w:val="0"/>
          <w:numId w:val="0"/>
        </w:numPr>
        <w:spacing w:line="460" w:lineRule="exact"/>
        <w:ind w:left="0" w:leftChars="0" w:firstLine="480" w:firstLineChars="200"/>
        <w:rPr>
          <w:rFonts w:ascii="宋体" w:hAnsi="宋体" w:cs="宋体"/>
          <w:b w:val="0"/>
          <w:bCs w:val="0"/>
          <w:sz w:val="24"/>
          <w:lang w:bidi="ar"/>
        </w:rPr>
      </w:pPr>
      <w:bookmarkStart w:id="1" w:name="_Hlk127890288"/>
      <w:r>
        <w:rPr>
          <w:rFonts w:hint="default" w:ascii="宋体" w:hAnsi="宋体" w:eastAsia="宋体" w:cs="宋体"/>
          <w:b w:val="0"/>
          <w:bCs w:val="0"/>
          <w:kern w:val="2"/>
          <w:sz w:val="24"/>
          <w:szCs w:val="24"/>
          <w:lang w:val="en-US" w:eastAsia="zh-CN" w:bidi="ar"/>
        </w:rPr>
        <w:t>（一）</w:t>
      </w:r>
      <w:r>
        <w:rPr>
          <w:rFonts w:hint="eastAsia" w:ascii="宋体" w:hAnsi="宋体" w:cs="宋体"/>
          <w:b w:val="0"/>
          <w:bCs w:val="0"/>
          <w:sz w:val="24"/>
          <w:lang w:bidi="ar"/>
        </w:rPr>
        <w:t>纸质</w:t>
      </w:r>
      <w:bookmarkEnd w:id="1"/>
      <w:r>
        <w:rPr>
          <w:rFonts w:hint="eastAsia" w:ascii="宋体" w:hAnsi="宋体" w:cs="宋体"/>
          <w:b w:val="0"/>
          <w:bCs w:val="0"/>
          <w:sz w:val="24"/>
          <w:lang w:bidi="ar"/>
        </w:rPr>
        <w:t>档案：</w:t>
      </w:r>
    </w:p>
    <w:p w14:paraId="5C686D0A">
      <w:pPr>
        <w:pStyle w:val="12"/>
        <w:spacing w:line="460" w:lineRule="exact"/>
        <w:ind w:firstLine="480"/>
        <w:rPr>
          <w:rFonts w:ascii="宋体" w:hAnsi="宋体" w:cs="宋体"/>
          <w:b w:val="0"/>
          <w:bCs w:val="0"/>
          <w:sz w:val="24"/>
        </w:rPr>
      </w:pPr>
      <w:r>
        <w:rPr>
          <w:rFonts w:hint="eastAsia" w:ascii="宋体" w:hAnsi="宋体" w:cs="宋体"/>
          <w:b w:val="0"/>
          <w:bCs w:val="0"/>
          <w:sz w:val="24"/>
          <w:lang w:bidi="ar"/>
        </w:rPr>
        <w:t>各级人力资源部应当及时收集形成的纸质文件材料，交本部门指定专人保管，并形成档案目录</w:t>
      </w:r>
      <w:r>
        <w:rPr>
          <w:rFonts w:hint="eastAsia" w:ascii="宋体" w:hAnsi="宋体" w:cs="宋体"/>
          <w:b w:val="0"/>
          <w:bCs w:val="0"/>
          <w:sz w:val="24"/>
        </w:rPr>
        <w:t>并交由档案管理部门进行电子化管理。</w:t>
      </w:r>
    </w:p>
    <w:p w14:paraId="65F143B3">
      <w:pPr>
        <w:pStyle w:val="12"/>
        <w:spacing w:line="460" w:lineRule="exact"/>
        <w:ind w:firstLine="480"/>
        <w:rPr>
          <w:rFonts w:ascii="宋体" w:hAnsi="宋体" w:cs="宋体"/>
          <w:sz w:val="24"/>
          <w:lang w:bidi="ar"/>
        </w:rPr>
      </w:pPr>
      <w:r>
        <w:rPr>
          <w:rFonts w:hint="eastAsia" w:ascii="宋体" w:hAnsi="宋体" w:cs="宋体"/>
          <w:b w:val="0"/>
          <w:bCs w:val="0"/>
          <w:sz w:val="24"/>
          <w:lang w:val="en-US" w:eastAsia="zh-CN" w:bidi="ar"/>
        </w:rPr>
        <w:t>1.</w:t>
      </w:r>
      <w:r>
        <w:rPr>
          <w:rFonts w:hint="eastAsia" w:ascii="宋体" w:hAnsi="宋体" w:cs="宋体"/>
          <w:b w:val="0"/>
          <w:bCs w:val="0"/>
          <w:sz w:val="24"/>
          <w:lang w:bidi="ar"/>
        </w:rPr>
        <w:t>应当纳入纸质档案收集范围的材料详见附</w:t>
      </w:r>
      <w:r>
        <w:rPr>
          <w:rFonts w:hint="eastAsia" w:ascii="宋体" w:hAnsi="宋体" w:cs="宋体"/>
          <w:sz w:val="24"/>
          <w:lang w:bidi="ar"/>
        </w:rPr>
        <w:t>件1；</w:t>
      </w:r>
    </w:p>
    <w:p w14:paraId="1195F51B">
      <w:pPr>
        <w:pStyle w:val="12"/>
        <w:spacing w:line="460" w:lineRule="exact"/>
        <w:ind w:firstLine="480"/>
        <w:rPr>
          <w:rFonts w:ascii="宋体" w:hAnsi="宋体" w:cs="宋体"/>
          <w:sz w:val="24"/>
          <w:lang w:bidi="ar"/>
        </w:rPr>
      </w:pPr>
      <w:r>
        <w:rPr>
          <w:rFonts w:hint="eastAsia" w:ascii="宋体" w:hAnsi="宋体" w:cs="宋体"/>
          <w:sz w:val="24"/>
          <w:lang w:val="en-US" w:eastAsia="zh-CN" w:bidi="ar"/>
        </w:rPr>
        <w:t>2.</w:t>
      </w:r>
      <w:r>
        <w:rPr>
          <w:rFonts w:hint="eastAsia" w:ascii="宋体" w:hAnsi="宋体" w:cs="宋体"/>
          <w:sz w:val="24"/>
          <w:lang w:bidi="ar"/>
        </w:rPr>
        <w:t>纸质档案目录模板见附件2；</w:t>
      </w:r>
    </w:p>
    <w:p w14:paraId="4E7E0951">
      <w:pPr>
        <w:pStyle w:val="12"/>
        <w:spacing w:line="460" w:lineRule="exact"/>
        <w:ind w:firstLine="480"/>
        <w:rPr>
          <w:rFonts w:ascii="宋体" w:hAnsi="宋体" w:cs="宋体"/>
          <w:color w:val="auto"/>
          <w:sz w:val="24"/>
          <w:lang w:bidi="ar"/>
        </w:rPr>
      </w:pPr>
      <w:r>
        <w:rPr>
          <w:rFonts w:hint="eastAsia" w:ascii="宋体" w:hAnsi="宋体" w:cs="宋体"/>
          <w:sz w:val="24"/>
          <w:lang w:val="en-US" w:eastAsia="zh-CN" w:bidi="ar"/>
        </w:rPr>
        <w:t>3.</w:t>
      </w:r>
      <w:r>
        <w:rPr>
          <w:rFonts w:hint="eastAsia" w:ascii="宋体" w:hAnsi="宋体" w:cs="宋体"/>
          <w:sz w:val="24"/>
          <w:lang w:bidi="ar"/>
        </w:rPr>
        <w:t>纸质材料是否必须纳入收集范围请结合属地劳动部门管理要求，如有具体要求，从其要求执行</w:t>
      </w:r>
      <w:r>
        <w:rPr>
          <w:rFonts w:hint="eastAsia" w:ascii="宋体" w:hAnsi="宋体" w:cs="宋体"/>
          <w:color w:val="auto"/>
          <w:sz w:val="24"/>
          <w:lang w:bidi="ar"/>
        </w:rPr>
        <w:t>；如无明确要求，建议纳入收集范围，同时保存纸质材料与电子材料。</w:t>
      </w:r>
    </w:p>
    <w:p w14:paraId="0C2963E1">
      <w:pPr>
        <w:pStyle w:val="12"/>
        <w:spacing w:line="460" w:lineRule="exact"/>
        <w:ind w:firstLine="480"/>
        <w:rPr>
          <w:rFonts w:ascii="宋体" w:hAnsi="宋体" w:cs="宋体"/>
          <w:color w:val="FF0000"/>
          <w:sz w:val="24"/>
          <w:lang w:bidi="ar"/>
        </w:rPr>
      </w:pPr>
      <w:r>
        <w:rPr>
          <w:rFonts w:hint="eastAsia" w:ascii="宋体" w:hAnsi="宋体" w:cs="宋体"/>
          <w:color w:val="auto"/>
          <w:sz w:val="24"/>
          <w:lang w:val="en-US" w:eastAsia="zh-CN" w:bidi="ar"/>
        </w:rPr>
        <w:t>4.</w:t>
      </w:r>
      <w:r>
        <w:rPr>
          <w:rFonts w:hint="eastAsia" w:ascii="宋体" w:hAnsi="宋体" w:cs="宋体"/>
          <w:sz w:val="24"/>
          <w:lang w:bidi="ar"/>
        </w:rPr>
        <w:t>需重点关注对于可能作为证据的材料应该注意留存形式，建议保存全部纸质原件，避免出现因不具有证据的形式要件被视为无效证据，如确实不能保存纸质原件的需注明原件归属及存放地。</w:t>
      </w:r>
    </w:p>
    <w:p w14:paraId="45AED102">
      <w:pPr>
        <w:pStyle w:val="12"/>
        <w:numPr>
          <w:ilvl w:val="0"/>
          <w:numId w:val="0"/>
        </w:numPr>
        <w:spacing w:line="460" w:lineRule="exact"/>
        <w:ind w:left="1200" w:leftChars="0" w:hanging="720" w:firstLineChars="0"/>
        <w:rPr>
          <w:rFonts w:ascii="宋体" w:hAnsi="宋体" w:cs="宋体"/>
          <w:sz w:val="24"/>
          <w:lang w:bidi="ar"/>
        </w:rPr>
      </w:pPr>
      <w:r>
        <w:rPr>
          <w:rFonts w:hint="default" w:ascii="宋体" w:hAnsi="宋体" w:eastAsia="宋体" w:cs="宋体"/>
          <w:kern w:val="2"/>
          <w:sz w:val="24"/>
          <w:szCs w:val="24"/>
          <w:lang w:val="en-US" w:eastAsia="zh-CN" w:bidi="ar"/>
        </w:rPr>
        <w:t>（二）</w:t>
      </w:r>
      <w:r>
        <w:rPr>
          <w:rFonts w:hint="eastAsia" w:ascii="宋体" w:hAnsi="宋体" w:cs="宋体"/>
          <w:sz w:val="24"/>
          <w:lang w:bidi="ar"/>
        </w:rPr>
        <w:t>电子档案：</w:t>
      </w:r>
    </w:p>
    <w:p w14:paraId="22D34ADF">
      <w:pPr>
        <w:spacing w:line="460" w:lineRule="exact"/>
        <w:ind w:left="480"/>
        <w:rPr>
          <w:rFonts w:ascii="宋体" w:hAnsi="宋体" w:cs="宋体"/>
          <w:sz w:val="24"/>
          <w:lang w:bidi="ar"/>
        </w:rPr>
      </w:pPr>
      <w:r>
        <w:rPr>
          <w:rFonts w:hint="eastAsia" w:ascii="宋体" w:hAnsi="宋体" w:cs="宋体"/>
          <w:sz w:val="24"/>
          <w:lang w:bidi="ar"/>
        </w:rPr>
        <w:t>按三级文档进行归集整理并建立目录，具体规则如下：</w:t>
      </w:r>
    </w:p>
    <w:p w14:paraId="6881BE23">
      <w:pPr>
        <w:widowControl/>
        <w:spacing w:line="460" w:lineRule="exact"/>
        <w:ind w:firstLine="480" w:firstLineChars="200"/>
        <w:rPr>
          <w:rFonts w:ascii="宋体" w:hAnsi="宋体" w:cs="宋体"/>
          <w:sz w:val="24"/>
          <w:lang w:bidi="ar"/>
        </w:rPr>
      </w:pPr>
      <w:r>
        <w:rPr>
          <w:rFonts w:hint="eastAsia" w:ascii="宋体" w:hAnsi="宋体" w:cs="宋体"/>
          <w:sz w:val="24"/>
          <w:lang w:bidi="ar"/>
        </w:rPr>
        <w:t>1.一级文档名称：年份</w:t>
      </w:r>
    </w:p>
    <w:p w14:paraId="78B01C25">
      <w:pPr>
        <w:widowControl/>
        <w:spacing w:line="460" w:lineRule="exact"/>
        <w:ind w:firstLine="480" w:firstLineChars="200"/>
        <w:rPr>
          <w:rFonts w:ascii="宋体" w:hAnsi="宋体" w:cs="宋体"/>
          <w:sz w:val="24"/>
          <w:lang w:bidi="ar"/>
        </w:rPr>
      </w:pPr>
      <w:r>
        <w:rPr>
          <w:rFonts w:hint="eastAsia" w:ascii="宋体" w:hAnsi="宋体" w:cs="宋体"/>
          <w:sz w:val="24"/>
          <w:lang w:bidi="ar"/>
        </w:rPr>
        <w:t>2.二级文档名称：类别（制度管理/组织管理/薪酬管理/绩效管理/职业发展等）</w:t>
      </w:r>
    </w:p>
    <w:p w14:paraId="68207241">
      <w:pPr>
        <w:widowControl/>
        <w:spacing w:line="460" w:lineRule="exact"/>
        <w:ind w:firstLine="480" w:firstLineChars="200"/>
        <w:rPr>
          <w:rFonts w:ascii="宋体" w:hAnsi="宋体" w:cs="宋体"/>
          <w:sz w:val="24"/>
          <w:lang w:bidi="ar"/>
        </w:rPr>
      </w:pPr>
      <w:r>
        <w:rPr>
          <w:rFonts w:hint="eastAsia" w:ascii="宋体" w:hAnsi="宋体" w:cs="宋体"/>
          <w:sz w:val="24"/>
          <w:lang w:bidi="ar"/>
        </w:rPr>
        <w:t>3.三级文档名称：月份/具体工作事项</w:t>
      </w:r>
    </w:p>
    <w:p w14:paraId="775B0BCC">
      <w:pPr>
        <w:widowControl/>
        <w:spacing w:line="460" w:lineRule="exact"/>
        <w:ind w:firstLine="480" w:firstLineChars="200"/>
        <w:rPr>
          <w:rFonts w:ascii="宋体" w:hAnsi="宋体" w:cs="宋体"/>
          <w:sz w:val="24"/>
          <w:lang w:bidi="ar"/>
        </w:rPr>
      </w:pPr>
      <w:r>
        <w:rPr>
          <w:rFonts w:hint="eastAsia" w:ascii="宋体" w:hAnsi="宋体" w:cs="宋体"/>
          <w:sz w:val="24"/>
          <w:lang w:bidi="ar"/>
        </w:rPr>
        <w:t>4.电子档案目录清单详见附件3。</w:t>
      </w:r>
    </w:p>
    <w:p w14:paraId="22CA8BE5">
      <w:pPr>
        <w:widowControl/>
        <w:spacing w:line="460" w:lineRule="exact"/>
        <w:ind w:firstLine="480" w:firstLineChars="200"/>
        <w:rPr>
          <w:rFonts w:ascii="宋体" w:hAnsi="宋体" w:cs="宋体"/>
          <w:sz w:val="24"/>
          <w:lang w:bidi="ar"/>
        </w:rPr>
      </w:pPr>
      <w:r>
        <w:rPr>
          <w:rFonts w:hint="eastAsia" w:ascii="宋体" w:hAnsi="宋体" w:cs="宋体"/>
          <w:sz w:val="24"/>
          <w:lang w:bidi="ar"/>
        </w:rPr>
        <w:t>（三）实物档案按照《实物档案管理办法》（华啤B10-01XZ18A）要求整理、移交。</w:t>
      </w:r>
    </w:p>
    <w:p w14:paraId="3DFB5754">
      <w:pPr>
        <w:spacing w:line="460" w:lineRule="exact"/>
        <w:ind w:firstLine="482" w:firstLineChars="200"/>
        <w:rPr>
          <w:rFonts w:hint="default" w:ascii="宋体" w:hAnsi="宋体" w:eastAsia="宋体" w:cs="宋体"/>
          <w:b/>
          <w:bCs/>
          <w:sz w:val="24"/>
          <w:lang w:val="en-US" w:eastAsia="zh-CN" w:bidi="ar"/>
        </w:rPr>
      </w:pPr>
      <w:r>
        <w:rPr>
          <w:rFonts w:hint="eastAsia" w:ascii="宋体" w:hAnsi="宋体" w:cs="宋体"/>
          <w:b/>
          <w:bCs/>
          <w:sz w:val="24"/>
          <w:lang w:val="en-US" w:eastAsia="zh-CN" w:bidi="ar"/>
        </w:rPr>
        <w:t>///</w:t>
      </w:r>
    </w:p>
    <w:p w14:paraId="68CEF132">
      <w:pPr>
        <w:spacing w:line="460" w:lineRule="exact"/>
        <w:ind w:firstLine="480" w:firstLineChars="200"/>
        <w:rPr>
          <w:rFonts w:ascii="宋体" w:hAnsi="宋体" w:cs="宋体"/>
          <w:b w:val="0"/>
          <w:bCs w:val="0"/>
          <w:i w:val="0"/>
          <w:iCs w:val="0"/>
          <w:sz w:val="24"/>
          <w:lang w:bidi="ar"/>
        </w:rPr>
      </w:pPr>
      <w:r>
        <w:rPr>
          <w:rFonts w:hint="eastAsia" w:ascii="宋体" w:hAnsi="宋体" w:cs="宋体"/>
          <w:b w:val="0"/>
          <w:bCs w:val="0"/>
          <w:i w:val="0"/>
          <w:iCs w:val="0"/>
          <w:sz w:val="24"/>
          <w:lang w:bidi="ar"/>
        </w:rPr>
        <w:t>第十</w:t>
      </w:r>
      <w:r>
        <w:rPr>
          <w:rFonts w:hint="eastAsia" w:ascii="宋体" w:hAnsi="宋体" w:cs="宋体"/>
          <w:b w:val="0"/>
          <w:bCs w:val="0"/>
          <w:i w:val="0"/>
          <w:iCs w:val="0"/>
          <w:sz w:val="24"/>
          <w:lang w:val="en-US" w:eastAsia="zh-CN" w:bidi="ar"/>
        </w:rPr>
        <w:t>一</w:t>
      </w:r>
      <w:r>
        <w:rPr>
          <w:rFonts w:hint="eastAsia" w:ascii="宋体" w:hAnsi="宋体" w:cs="宋体"/>
          <w:b w:val="0"/>
          <w:bCs w:val="0"/>
          <w:i w:val="0"/>
          <w:iCs w:val="0"/>
          <w:sz w:val="24"/>
          <w:lang w:bidi="ar"/>
        </w:rPr>
        <w:t>条 档案归档</w:t>
      </w:r>
    </w:p>
    <w:p w14:paraId="435D99DC">
      <w:pPr>
        <w:spacing w:line="460" w:lineRule="exact"/>
        <w:ind w:firstLine="480" w:firstLineChars="200"/>
        <w:rPr>
          <w:rFonts w:ascii="宋体" w:hAnsi="宋体" w:cs="宋体"/>
          <w:b w:val="0"/>
          <w:bCs w:val="0"/>
          <w:i w:val="0"/>
          <w:iCs w:val="0"/>
          <w:sz w:val="24"/>
          <w:lang w:bidi="ar"/>
        </w:rPr>
      </w:pPr>
      <w:r>
        <w:rPr>
          <w:rFonts w:hint="eastAsia" w:ascii="宋体" w:hAnsi="宋体" w:cs="宋体"/>
          <w:b w:val="0"/>
          <w:bCs w:val="0"/>
          <w:i w:val="0"/>
          <w:iCs w:val="0"/>
          <w:sz w:val="24"/>
          <w:lang w:bidi="ar"/>
        </w:rPr>
        <w:t>（一）人力资源纸质档案原则上应在次年3月31日前完成向档案管理部门移交，移交后应妥善保存纸质档案移交清单、电子档案目录。</w:t>
      </w:r>
    </w:p>
    <w:p w14:paraId="3552FD04">
      <w:pPr>
        <w:spacing w:line="460" w:lineRule="exact"/>
        <w:ind w:firstLine="480" w:firstLineChars="200"/>
        <w:rPr>
          <w:rFonts w:ascii="宋体" w:hAnsi="宋体" w:cs="宋体"/>
          <w:b w:val="0"/>
          <w:bCs w:val="0"/>
          <w:i w:val="0"/>
          <w:iCs w:val="0"/>
          <w:sz w:val="24"/>
          <w:lang w:bidi="ar"/>
        </w:rPr>
      </w:pPr>
      <w:r>
        <w:rPr>
          <w:rFonts w:hint="eastAsia" w:ascii="宋体" w:hAnsi="宋体" w:cs="宋体"/>
          <w:b w:val="0"/>
          <w:bCs w:val="0"/>
          <w:i w:val="0"/>
          <w:iCs w:val="0"/>
          <w:sz w:val="24"/>
          <w:lang w:bidi="ar"/>
        </w:rPr>
        <w:t>（二）人力资源电子档案（储存在信息系统内）按档案管理部门要求归档至综合档案管理系统，归档后需下载保存当年电子档案目录。</w:t>
      </w:r>
    </w:p>
    <w:p w14:paraId="5034E416">
      <w:pPr>
        <w:spacing w:line="460" w:lineRule="exact"/>
        <w:ind w:firstLine="480" w:firstLineChars="200"/>
        <w:rPr>
          <w:rFonts w:ascii="宋体" w:hAnsi="宋体" w:cs="宋体"/>
          <w:b w:val="0"/>
          <w:bCs w:val="0"/>
          <w:i w:val="0"/>
          <w:iCs w:val="0"/>
          <w:sz w:val="24"/>
          <w:lang w:bidi="ar"/>
        </w:rPr>
      </w:pPr>
      <w:r>
        <w:rPr>
          <w:rFonts w:hint="eastAsia" w:ascii="宋体" w:hAnsi="宋体" w:cs="宋体"/>
          <w:b w:val="0"/>
          <w:bCs w:val="0"/>
          <w:i w:val="0"/>
          <w:iCs w:val="0"/>
          <w:sz w:val="24"/>
          <w:lang w:bidi="ar"/>
        </w:rPr>
        <w:t>（三）人力资源电子档案（储存在硬盘或内网网盘）归档应在次年3月1日至3月31日期间上传至企业内容管理系统（ECM），上传时间截止后所有档案只有查阅权限无修改权限。</w:t>
      </w:r>
    </w:p>
    <w:p w14:paraId="174198F3">
      <w:pPr>
        <w:spacing w:line="460" w:lineRule="exact"/>
        <w:ind w:firstLine="480" w:firstLineChars="200"/>
        <w:rPr>
          <w:rFonts w:hint="default" w:ascii="宋体" w:hAnsi="宋体" w:eastAsia="宋体" w:cs="宋体"/>
          <w:sz w:val="24"/>
          <w:lang w:val="en-US" w:eastAsia="zh-CN" w:bidi="ar"/>
        </w:rPr>
      </w:pPr>
      <w:r>
        <w:rPr>
          <w:rFonts w:hint="eastAsia" w:ascii="宋体" w:hAnsi="宋体" w:cs="宋体"/>
          <w:b w:val="0"/>
          <w:bCs w:val="0"/>
          <w:i w:val="0"/>
          <w:iCs w:val="0"/>
          <w:sz w:val="24"/>
          <w:lang w:bidi="ar"/>
        </w:rPr>
        <w:t>（四）员工档案归档原则</w:t>
      </w:r>
      <w:r>
        <w:rPr>
          <w:rFonts w:hint="eastAsia" w:ascii="宋体" w:hAnsi="宋体" w:cs="宋体"/>
          <w:b w:val="0"/>
          <w:bCs w:val="0"/>
          <w:i w:val="0"/>
          <w:iCs w:val="0"/>
          <w:sz w:val="24"/>
          <w:lang w:eastAsia="zh-CN" w:bidi="ar"/>
        </w:rPr>
        <w:t>：</w:t>
      </w:r>
      <w:r>
        <w:rPr>
          <w:rFonts w:hint="eastAsia" w:ascii="宋体" w:hAnsi="宋体" w:cs="宋体"/>
          <w:b w:val="0"/>
          <w:bCs w:val="0"/>
          <w:i w:val="0"/>
          <w:iCs w:val="0"/>
          <w:sz w:val="24"/>
          <w:lang w:val="en-US" w:eastAsia="zh-CN" w:bidi="ar"/>
        </w:rPr>
        <w:t>纸质</w:t>
      </w:r>
      <w:r>
        <w:rPr>
          <w:rFonts w:hint="eastAsia" w:ascii="宋体" w:hAnsi="宋体" w:cs="宋体"/>
          <w:sz w:val="24"/>
          <w:lang w:val="en-US" w:eastAsia="zh-CN" w:bidi="ar"/>
        </w:rPr>
        <w:t>档案</w:t>
      </w:r>
      <w:r>
        <w:rPr>
          <w:rFonts w:hint="eastAsia" w:ascii="宋体" w:hAnsi="宋体" w:cs="宋体"/>
          <w:sz w:val="24"/>
          <w:lang w:bidi="ar"/>
        </w:rPr>
        <w:t>应</w:t>
      </w:r>
      <w:r>
        <w:rPr>
          <w:rFonts w:hint="eastAsia" w:ascii="宋体" w:hAnsi="宋体" w:cs="宋体"/>
          <w:sz w:val="24"/>
          <w:lang w:val="en-US" w:eastAsia="zh-CN" w:bidi="ar"/>
        </w:rPr>
        <w:t>由各级人力资源部</w:t>
      </w:r>
      <w:r>
        <w:rPr>
          <w:rFonts w:hint="eastAsia" w:ascii="宋体" w:hAnsi="宋体" w:cs="宋体"/>
          <w:sz w:val="24"/>
          <w:lang w:bidi="ar"/>
        </w:rPr>
        <w:t>在新员工入职1个月内形成一人一档，离职1年以上员工应单独存放保管</w:t>
      </w:r>
      <w:r>
        <w:rPr>
          <w:rFonts w:hint="eastAsia" w:ascii="宋体" w:hAnsi="宋体" w:cs="宋体"/>
          <w:sz w:val="24"/>
          <w:lang w:eastAsia="zh-CN" w:bidi="ar"/>
        </w:rPr>
        <w:t>；</w:t>
      </w:r>
      <w:r>
        <w:rPr>
          <w:rFonts w:hint="eastAsia" w:ascii="宋体" w:hAnsi="宋体" w:cs="宋体"/>
          <w:sz w:val="24"/>
          <w:lang w:val="en-US" w:eastAsia="zh-CN" w:bidi="ar"/>
        </w:rPr>
        <w:t>电子档案由人力资源共享中心统一归档保管。</w:t>
      </w:r>
    </w:p>
    <w:p w14:paraId="1B4DCBA1">
      <w:pPr>
        <w:spacing w:line="460" w:lineRule="exact"/>
        <w:ind w:firstLine="482" w:firstLineChars="200"/>
        <w:rPr>
          <w:rFonts w:hint="default" w:ascii="宋体" w:hAnsi="宋体" w:eastAsia="宋体" w:cs="宋体"/>
          <w:b/>
          <w:bCs/>
          <w:sz w:val="24"/>
          <w:lang w:val="en-US" w:eastAsia="zh-CN" w:bidi="ar"/>
        </w:rPr>
      </w:pPr>
      <w:r>
        <w:rPr>
          <w:rFonts w:hint="eastAsia" w:ascii="宋体" w:hAnsi="宋体" w:cs="宋体"/>
          <w:b/>
          <w:bCs/>
          <w:sz w:val="24"/>
          <w:lang w:val="en-US" w:eastAsia="zh-CN" w:bidi="ar"/>
        </w:rPr>
        <w:t>///</w:t>
      </w:r>
    </w:p>
    <w:p w14:paraId="11F9E855">
      <w:pPr>
        <w:spacing w:line="460" w:lineRule="exact"/>
        <w:ind w:firstLine="480" w:firstLineChars="200"/>
        <w:rPr>
          <w:rFonts w:ascii="宋体" w:hAnsi="宋体" w:cs="宋体"/>
          <w:sz w:val="24"/>
          <w:lang w:bidi="ar"/>
        </w:rPr>
      </w:pPr>
      <w:r>
        <w:rPr>
          <w:rFonts w:hint="eastAsia" w:ascii="宋体" w:hAnsi="宋体" w:cs="宋体"/>
          <w:b w:val="0"/>
          <w:bCs w:val="0"/>
          <w:sz w:val="24"/>
          <w:lang w:bidi="ar"/>
        </w:rPr>
        <w:t>第十</w:t>
      </w:r>
      <w:r>
        <w:rPr>
          <w:rFonts w:hint="eastAsia" w:ascii="宋体" w:hAnsi="宋体" w:cs="宋体"/>
          <w:b w:val="0"/>
          <w:bCs w:val="0"/>
          <w:sz w:val="24"/>
          <w:lang w:val="en-US" w:eastAsia="zh-CN" w:bidi="ar"/>
        </w:rPr>
        <w:t>二</w:t>
      </w:r>
      <w:r>
        <w:rPr>
          <w:rFonts w:hint="eastAsia" w:ascii="宋体" w:hAnsi="宋体" w:cs="宋体"/>
          <w:b w:val="0"/>
          <w:bCs w:val="0"/>
          <w:sz w:val="24"/>
          <w:lang w:bidi="ar"/>
        </w:rPr>
        <w:t>条</w:t>
      </w:r>
      <w:r>
        <w:rPr>
          <w:rFonts w:hint="eastAsia" w:ascii="宋体" w:hAnsi="宋体" w:cs="宋体"/>
          <w:sz w:val="24"/>
          <w:lang w:bidi="ar"/>
        </w:rPr>
        <w:t xml:space="preserve"> 员工档案调转</w:t>
      </w:r>
    </w:p>
    <w:p w14:paraId="68D7A18E">
      <w:pPr>
        <w:spacing w:line="460" w:lineRule="exact"/>
        <w:ind w:firstLine="480" w:firstLineChars="200"/>
        <w:rPr>
          <w:rFonts w:hint="default" w:ascii="宋体" w:hAnsi="宋体" w:eastAsia="宋体" w:cs="宋体"/>
          <w:sz w:val="24"/>
          <w:lang w:val="en-US" w:eastAsia="zh-CN" w:bidi="ar"/>
        </w:rPr>
      </w:pPr>
      <w:r>
        <w:rPr>
          <w:rFonts w:hint="eastAsia" w:ascii="宋体" w:hAnsi="宋体" w:cs="宋体"/>
          <w:sz w:val="24"/>
          <w:lang w:val="en-US" w:eastAsia="zh-CN" w:bidi="ar"/>
        </w:rPr>
        <w:t>员工在华润啤酒内部调动的，员工纸质档案应保留在调出单位。</w:t>
      </w:r>
      <w:r>
        <w:rPr>
          <w:rFonts w:hint="eastAsia" w:ascii="宋体" w:hAnsi="宋体" w:cs="宋体"/>
          <w:sz w:val="24"/>
          <w:lang w:bidi="ar"/>
        </w:rPr>
        <w:t>干部人事档案调集由人力资源共享中心</w:t>
      </w:r>
      <w:r>
        <w:rPr>
          <w:rFonts w:hint="eastAsia" w:ascii="宋体" w:hAnsi="宋体" w:cs="宋体"/>
          <w:sz w:val="24"/>
          <w:lang w:val="en-US" w:eastAsia="zh-CN" w:bidi="ar"/>
        </w:rPr>
        <w:t>按相关规定调转</w:t>
      </w:r>
      <w:r>
        <w:rPr>
          <w:rFonts w:hint="eastAsia"/>
          <w:lang w:val="en-US" w:eastAsia="zh-CN"/>
        </w:rPr>
        <w:t>。</w:t>
      </w:r>
    </w:p>
    <w:p w14:paraId="3D922C22">
      <w:pPr>
        <w:spacing w:line="460" w:lineRule="exact"/>
        <w:ind w:firstLine="480" w:firstLineChars="200"/>
        <w:rPr>
          <w:rFonts w:ascii="宋体" w:hAnsi="宋体" w:cs="宋体"/>
          <w:sz w:val="24"/>
          <w:lang w:bidi="ar"/>
        </w:rPr>
      </w:pPr>
    </w:p>
    <w:p w14:paraId="062F13B3">
      <w:pPr>
        <w:widowControl/>
        <w:spacing w:line="460" w:lineRule="exact"/>
        <w:jc w:val="center"/>
        <w:rPr>
          <w:rFonts w:ascii="宋体" w:hAnsi="宋体" w:cs="宋体"/>
          <w:b/>
          <w:bCs/>
          <w:sz w:val="28"/>
          <w:szCs w:val="28"/>
          <w:lang w:bidi="ar"/>
        </w:rPr>
      </w:pPr>
      <w:r>
        <w:rPr>
          <w:rFonts w:hint="eastAsia" w:ascii="宋体" w:hAnsi="宋体" w:cs="宋体"/>
          <w:b/>
          <w:bCs/>
          <w:sz w:val="28"/>
          <w:szCs w:val="28"/>
          <w:lang w:bidi="ar"/>
        </w:rPr>
        <w:t>第</w:t>
      </w:r>
      <w:r>
        <w:rPr>
          <w:rFonts w:hint="eastAsia" w:ascii="宋体" w:hAnsi="宋体" w:cs="宋体"/>
          <w:b/>
          <w:bCs/>
          <w:sz w:val="28"/>
          <w:szCs w:val="28"/>
          <w:lang w:val="en-US" w:eastAsia="zh-CN" w:bidi="ar"/>
        </w:rPr>
        <w:t>四</w:t>
      </w:r>
      <w:r>
        <w:rPr>
          <w:rFonts w:hint="eastAsia" w:ascii="宋体" w:hAnsi="宋体" w:cs="宋体"/>
          <w:b/>
          <w:bCs/>
          <w:sz w:val="28"/>
          <w:szCs w:val="28"/>
          <w:lang w:bidi="ar"/>
        </w:rPr>
        <w:t>章 档案的查阅</w:t>
      </w:r>
    </w:p>
    <w:p w14:paraId="19DCCCD4">
      <w:pPr>
        <w:widowControl/>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第十</w:t>
      </w:r>
      <w:r>
        <w:rPr>
          <w:rFonts w:hint="eastAsia" w:ascii="宋体" w:hAnsi="宋体" w:cs="宋体"/>
          <w:b w:val="0"/>
          <w:bCs w:val="0"/>
          <w:sz w:val="24"/>
          <w:lang w:val="en-US" w:eastAsia="zh-CN" w:bidi="ar"/>
        </w:rPr>
        <w:t>三</w:t>
      </w:r>
      <w:r>
        <w:rPr>
          <w:rFonts w:hint="eastAsia" w:ascii="宋体" w:hAnsi="宋体" w:cs="宋体"/>
          <w:b w:val="0"/>
          <w:bCs w:val="0"/>
          <w:sz w:val="24"/>
          <w:lang w:bidi="ar"/>
        </w:rPr>
        <w:t>条 有关人事方面的档案仅供人力资源相关责任人查阅，其他部门如有需要，须通过人力资源部代为查阅。</w:t>
      </w:r>
    </w:p>
    <w:p w14:paraId="1B07F9C0">
      <w:pPr>
        <w:widowControl/>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第十</w:t>
      </w:r>
      <w:r>
        <w:rPr>
          <w:rFonts w:hint="eastAsia" w:ascii="宋体" w:hAnsi="宋体" w:cs="宋体"/>
          <w:b w:val="0"/>
          <w:bCs w:val="0"/>
          <w:sz w:val="24"/>
          <w:lang w:val="en-US" w:eastAsia="zh-CN" w:bidi="ar"/>
        </w:rPr>
        <w:t>四</w:t>
      </w:r>
      <w:r>
        <w:rPr>
          <w:rFonts w:hint="eastAsia" w:ascii="宋体" w:hAnsi="宋体" w:cs="宋体"/>
          <w:b w:val="0"/>
          <w:bCs w:val="0"/>
          <w:sz w:val="24"/>
          <w:lang w:bidi="ar"/>
        </w:rPr>
        <w:t>条</w:t>
      </w:r>
      <w:r>
        <w:rPr>
          <w:rStyle w:val="9"/>
          <w:b w:val="0"/>
          <w:bCs w:val="0"/>
        </w:rPr>
        <w:t xml:space="preserve"> </w:t>
      </w:r>
      <w:r>
        <w:rPr>
          <w:rFonts w:hint="eastAsia" w:ascii="宋体" w:hAnsi="宋体" w:cs="宋体"/>
          <w:b w:val="0"/>
          <w:bCs w:val="0"/>
          <w:sz w:val="24"/>
          <w:lang w:bidi="ar"/>
        </w:rPr>
        <w:t>人力资源内部档案查阅需严格履行审批流程：</w:t>
      </w:r>
    </w:p>
    <w:p w14:paraId="0B048B23">
      <w:pPr>
        <w:spacing w:line="460" w:lineRule="exact"/>
        <w:ind w:firstLine="480" w:firstLineChars="200"/>
        <w:rPr>
          <w:rFonts w:ascii="宋体" w:hAnsi="宋体" w:cs="宋体"/>
          <w:sz w:val="24"/>
          <w:lang w:bidi="ar"/>
        </w:rPr>
      </w:pPr>
      <w:r>
        <w:rPr>
          <w:rFonts w:hint="eastAsia" w:ascii="宋体" w:hAnsi="宋体" w:cs="宋体"/>
          <w:b w:val="0"/>
          <w:bCs w:val="0"/>
          <w:sz w:val="24"/>
          <w:lang w:bidi="ar"/>
        </w:rPr>
        <w:t>（一）归档至</w:t>
      </w:r>
      <w:r>
        <w:rPr>
          <w:rFonts w:hint="eastAsia" w:ascii="宋体" w:hAnsi="宋体" w:cs="宋体"/>
          <w:b w:val="0"/>
          <w:bCs w:val="0"/>
          <w:sz w:val="24"/>
          <w:lang w:val="en-US" w:eastAsia="zh-CN" w:bidi="ar"/>
        </w:rPr>
        <w:t>企业</w:t>
      </w:r>
      <w:r>
        <w:rPr>
          <w:rFonts w:hint="eastAsia" w:ascii="宋体" w:hAnsi="宋体" w:cs="宋体"/>
          <w:sz w:val="24"/>
          <w:lang w:bidi="ar"/>
        </w:rPr>
        <w:t>内容管理系统的人力资源电子档案，经档案所在单位人力资源负责人审批后可进行查阅；</w:t>
      </w:r>
    </w:p>
    <w:p w14:paraId="5A56A4A6">
      <w:pPr>
        <w:spacing w:line="460" w:lineRule="exact"/>
        <w:ind w:firstLine="480" w:firstLineChars="200"/>
        <w:rPr>
          <w:rFonts w:ascii="宋体" w:hAnsi="宋体" w:cs="宋体"/>
          <w:sz w:val="24"/>
          <w:lang w:bidi="ar"/>
        </w:rPr>
      </w:pPr>
      <w:r>
        <w:rPr>
          <w:rFonts w:hint="eastAsia" w:ascii="宋体" w:hAnsi="宋体" w:cs="宋体"/>
          <w:sz w:val="24"/>
          <w:lang w:bidi="ar"/>
        </w:rPr>
        <w:t>（二）移交至档案管理部</w:t>
      </w:r>
      <w:r>
        <w:rPr>
          <w:rFonts w:hint="eastAsia" w:ascii="宋体" w:hAnsi="宋体" w:cs="宋体"/>
          <w:sz w:val="24"/>
          <w:lang w:val="en-US" w:eastAsia="zh-CN" w:bidi="ar"/>
        </w:rPr>
        <w:t>门</w:t>
      </w:r>
      <w:r>
        <w:rPr>
          <w:rFonts w:hint="eastAsia" w:ascii="宋体" w:hAnsi="宋体" w:cs="宋体"/>
          <w:sz w:val="24"/>
          <w:lang w:bidi="ar"/>
        </w:rPr>
        <w:t>文书档案，按档案管理要求查阅审批流程执行；</w:t>
      </w:r>
    </w:p>
    <w:p w14:paraId="723E3A97">
      <w:pPr>
        <w:spacing w:line="460" w:lineRule="exact"/>
        <w:ind w:firstLine="480" w:firstLineChars="200"/>
        <w:rPr>
          <w:rFonts w:hint="eastAsia" w:ascii="宋体" w:hAnsi="宋体" w:eastAsia="宋体" w:cs="宋体"/>
          <w:sz w:val="24"/>
          <w:lang w:eastAsia="zh-CN" w:bidi="ar"/>
        </w:rPr>
      </w:pPr>
      <w:r>
        <w:rPr>
          <w:rFonts w:hint="eastAsia" w:ascii="宋体" w:hAnsi="宋体" w:cs="宋体"/>
          <w:sz w:val="24"/>
          <w:lang w:bidi="ar"/>
        </w:rPr>
        <w:t>（三）OA及人力系统档案，依据员工本人系统权限查阅</w:t>
      </w:r>
      <w:r>
        <w:rPr>
          <w:rFonts w:hint="eastAsia" w:ascii="宋体" w:hAnsi="宋体" w:cs="宋体"/>
          <w:sz w:val="24"/>
          <w:lang w:eastAsia="zh-CN" w:bidi="ar"/>
        </w:rPr>
        <w:t>。</w:t>
      </w:r>
    </w:p>
    <w:p w14:paraId="7A16AEF6">
      <w:pPr>
        <w:widowControl/>
        <w:spacing w:line="460" w:lineRule="exact"/>
        <w:jc w:val="left"/>
        <w:rPr>
          <w:rFonts w:hint="default" w:ascii="宋体" w:hAnsi="宋体" w:eastAsia="宋体" w:cs="宋体"/>
          <w:b/>
          <w:bCs/>
          <w:sz w:val="24"/>
          <w:lang w:val="en-US" w:eastAsia="zh-CN" w:bidi="ar"/>
        </w:rPr>
      </w:pPr>
      <w:r>
        <w:rPr>
          <w:rFonts w:hint="eastAsia" w:ascii="宋体" w:hAnsi="宋体" w:cs="宋体"/>
          <w:b/>
          <w:bCs/>
          <w:sz w:val="24"/>
          <w:lang w:val="en-US" w:eastAsia="zh-CN" w:bidi="ar"/>
        </w:rPr>
        <w:t>///</w:t>
      </w:r>
    </w:p>
    <w:p w14:paraId="36D9D11A">
      <w:pPr>
        <w:widowControl/>
        <w:spacing w:line="460" w:lineRule="exact"/>
        <w:jc w:val="center"/>
        <w:rPr>
          <w:rFonts w:ascii="宋体" w:hAnsi="宋体" w:cs="宋体"/>
          <w:b/>
          <w:bCs/>
          <w:sz w:val="28"/>
          <w:szCs w:val="28"/>
          <w:lang w:bidi="ar"/>
        </w:rPr>
      </w:pPr>
      <w:r>
        <w:rPr>
          <w:rFonts w:hint="eastAsia" w:ascii="宋体" w:hAnsi="宋体" w:cs="宋体"/>
          <w:b/>
          <w:bCs/>
          <w:sz w:val="28"/>
          <w:szCs w:val="28"/>
          <w:lang w:bidi="ar"/>
        </w:rPr>
        <w:t>第</w:t>
      </w:r>
      <w:r>
        <w:rPr>
          <w:rFonts w:hint="eastAsia" w:ascii="宋体" w:hAnsi="宋体" w:cs="宋体"/>
          <w:b/>
          <w:bCs/>
          <w:sz w:val="28"/>
          <w:szCs w:val="28"/>
          <w:lang w:val="en-US" w:eastAsia="zh-CN" w:bidi="ar"/>
        </w:rPr>
        <w:t>五</w:t>
      </w:r>
      <w:r>
        <w:rPr>
          <w:rFonts w:hint="eastAsia" w:ascii="宋体" w:hAnsi="宋体" w:cs="宋体"/>
          <w:b/>
          <w:bCs/>
          <w:sz w:val="28"/>
          <w:szCs w:val="28"/>
          <w:lang w:bidi="ar"/>
        </w:rPr>
        <w:t>章 档案的鉴定与销毁</w:t>
      </w:r>
    </w:p>
    <w:p w14:paraId="1BAC2B4E">
      <w:pPr>
        <w:widowControl/>
        <w:spacing w:line="460" w:lineRule="exact"/>
        <w:ind w:firstLine="480" w:firstLineChars="200"/>
        <w:rPr>
          <w:rFonts w:ascii="宋体" w:hAnsi="宋体" w:cs="宋体"/>
          <w:b w:val="0"/>
          <w:bCs w:val="0"/>
          <w:sz w:val="24"/>
          <w:lang w:bidi="ar"/>
        </w:rPr>
      </w:pPr>
      <w:r>
        <w:rPr>
          <w:rFonts w:hint="eastAsia" w:ascii="宋体" w:hAnsi="宋体" w:cs="宋体"/>
          <w:b w:val="0"/>
          <w:bCs w:val="0"/>
          <w:sz w:val="24"/>
          <w:lang w:bidi="ar"/>
        </w:rPr>
        <w:t>第十</w:t>
      </w:r>
      <w:r>
        <w:rPr>
          <w:rFonts w:hint="eastAsia" w:ascii="宋体" w:hAnsi="宋体" w:cs="宋体"/>
          <w:b w:val="0"/>
          <w:bCs w:val="0"/>
          <w:sz w:val="24"/>
          <w:lang w:val="en-US" w:eastAsia="zh-CN" w:bidi="ar"/>
        </w:rPr>
        <w:t>五</w:t>
      </w:r>
      <w:r>
        <w:rPr>
          <w:rFonts w:hint="eastAsia" w:ascii="宋体" w:hAnsi="宋体" w:cs="宋体"/>
          <w:b w:val="0"/>
          <w:bCs w:val="0"/>
          <w:sz w:val="24"/>
          <w:lang w:bidi="ar"/>
        </w:rPr>
        <w:t>条</w:t>
      </w:r>
      <w:r>
        <w:rPr>
          <w:rStyle w:val="9"/>
          <w:b w:val="0"/>
          <w:bCs w:val="0"/>
        </w:rPr>
        <w:t xml:space="preserve"> </w:t>
      </w:r>
      <w:r>
        <w:rPr>
          <w:rFonts w:hint="eastAsia" w:ascii="宋体" w:hAnsi="宋体" w:cs="宋体"/>
          <w:b w:val="0"/>
          <w:bCs w:val="0"/>
          <w:sz w:val="24"/>
          <w:lang w:bidi="ar"/>
        </w:rPr>
        <w:t>保管期限已满的文书类纸质档案，由档案所在保管地行政管理部发起，并依据《档案管理制度》（华啤 A10-12XZ19B）相关要求执行鉴定及销毁，电子类档案永久保存不进行销毁处理。</w:t>
      </w:r>
    </w:p>
    <w:p w14:paraId="6DBBAAAB">
      <w:pPr>
        <w:widowControl/>
        <w:spacing w:line="460" w:lineRule="exact"/>
        <w:ind w:firstLine="0" w:firstLineChars="0"/>
        <w:jc w:val="both"/>
        <w:rPr>
          <w:rFonts w:hint="default" w:ascii="宋体" w:hAnsi="宋体" w:cs="宋体"/>
          <w:b/>
          <w:bCs/>
          <w:sz w:val="28"/>
          <w:szCs w:val="28"/>
          <w:lang w:val="en-US" w:eastAsia="zh-CN" w:bidi="ar"/>
        </w:rPr>
      </w:pPr>
      <w:r>
        <w:rPr>
          <w:rFonts w:hint="eastAsia" w:ascii="宋体" w:hAnsi="宋体" w:cs="宋体"/>
          <w:b/>
          <w:bCs/>
          <w:sz w:val="28"/>
          <w:szCs w:val="28"/>
          <w:lang w:val="en-US" w:eastAsia="zh-CN" w:bidi="ar"/>
        </w:rPr>
        <w:t xml:space="preserve"> ///</w:t>
      </w:r>
    </w:p>
    <w:p w14:paraId="13EDA8CB">
      <w:pPr>
        <w:widowControl/>
        <w:spacing w:line="460" w:lineRule="exact"/>
        <w:ind w:firstLine="2811" w:firstLineChars="1000"/>
        <w:jc w:val="both"/>
        <w:rPr>
          <w:rFonts w:hint="eastAsia" w:ascii="宋体" w:hAnsi="宋体" w:cs="宋体"/>
          <w:sz w:val="24"/>
          <w:lang w:val="en-US" w:eastAsia="zh-CN" w:bidi="ar"/>
        </w:rPr>
      </w:pPr>
      <w:r>
        <w:rPr>
          <w:rFonts w:hint="eastAsia" w:ascii="宋体" w:hAnsi="宋体" w:cs="宋体"/>
          <w:b/>
          <w:bCs/>
          <w:sz w:val="28"/>
          <w:szCs w:val="28"/>
          <w:lang w:val="en-US" w:eastAsia="zh-CN" w:bidi="ar"/>
        </w:rPr>
        <w:t>第六章   附则</w:t>
      </w:r>
    </w:p>
    <w:p w14:paraId="75DE695E">
      <w:pPr>
        <w:widowControl/>
        <w:spacing w:line="460" w:lineRule="exact"/>
        <w:ind w:firstLine="0" w:firstLineChars="0"/>
        <w:rPr>
          <w:rFonts w:hint="eastAsia" w:ascii="宋体" w:hAnsi="宋体" w:cs="宋体"/>
          <w:b w:val="0"/>
          <w:bCs w:val="0"/>
          <w:sz w:val="24"/>
          <w:lang w:bidi="ar"/>
        </w:rPr>
      </w:pPr>
      <w:r>
        <w:rPr>
          <w:rFonts w:hint="eastAsia" w:ascii="宋体" w:hAnsi="宋体" w:cs="宋体"/>
          <w:sz w:val="24"/>
          <w:lang w:bidi="ar"/>
        </w:rPr>
        <w:t xml:space="preserve"> </w:t>
      </w:r>
      <w:r>
        <w:rPr>
          <w:rFonts w:hint="eastAsia" w:ascii="宋体" w:hAnsi="宋体" w:cs="宋体"/>
          <w:sz w:val="24"/>
          <w:lang w:val="en-US" w:eastAsia="zh-CN" w:bidi="ar"/>
        </w:rPr>
        <w:t xml:space="preserve">  </w:t>
      </w:r>
      <w:r>
        <w:rPr>
          <w:rFonts w:hint="eastAsia" w:ascii="宋体" w:hAnsi="宋体" w:cs="宋体"/>
          <w:b w:val="0"/>
          <w:bCs w:val="0"/>
          <w:sz w:val="24"/>
          <w:lang w:val="en-US" w:eastAsia="zh-CN" w:bidi="ar"/>
        </w:rPr>
        <w:t xml:space="preserve">第十六条 </w:t>
      </w:r>
      <w:r>
        <w:rPr>
          <w:rFonts w:hint="eastAsia" w:ascii="宋体" w:hAnsi="宋体" w:cs="宋体"/>
          <w:b w:val="0"/>
          <w:bCs w:val="0"/>
          <w:sz w:val="24"/>
          <w:lang w:bidi="ar"/>
        </w:rPr>
        <w:t>本</w:t>
      </w:r>
      <w:r>
        <w:rPr>
          <w:rFonts w:hint="eastAsia" w:ascii="宋体" w:hAnsi="宋体" w:cs="宋体"/>
          <w:b w:val="0"/>
          <w:bCs w:val="0"/>
          <w:sz w:val="24"/>
          <w:lang w:val="en-US" w:eastAsia="zh-CN" w:bidi="ar"/>
        </w:rPr>
        <w:t>手册</w:t>
      </w:r>
      <w:r>
        <w:rPr>
          <w:rFonts w:hint="eastAsia" w:ascii="宋体" w:hAnsi="宋体" w:cs="宋体"/>
          <w:b w:val="0"/>
          <w:bCs w:val="0"/>
          <w:sz w:val="24"/>
          <w:lang w:bidi="ar"/>
        </w:rPr>
        <w:t>未尽事宜，按公司《档案管理制度》（华啤 A10-12XZ19B）、《组织二次转型事业部及片区档案管理指引（试行）》（华啤 C10-31XZ22A）等相关制度执行，上述制度文件如有变更按最新版本执行。</w:t>
      </w:r>
    </w:p>
    <w:p w14:paraId="2BACA2F1">
      <w:pPr>
        <w:widowControl/>
        <w:spacing w:line="460" w:lineRule="exact"/>
        <w:ind w:firstLine="480" w:firstLineChars="200"/>
        <w:rPr>
          <w:rFonts w:hint="default" w:ascii="宋体" w:hAnsi="宋体" w:cs="宋体"/>
          <w:b w:val="0"/>
          <w:bCs w:val="0"/>
          <w:sz w:val="24"/>
          <w:lang w:val="en-US" w:eastAsia="zh-CN" w:bidi="ar"/>
        </w:rPr>
      </w:pPr>
      <w:r>
        <w:rPr>
          <w:rFonts w:hint="eastAsia" w:ascii="宋体" w:hAnsi="宋体" w:cs="宋体"/>
          <w:b w:val="0"/>
          <w:bCs w:val="0"/>
          <w:sz w:val="24"/>
          <w:lang w:val="en-US" w:eastAsia="zh-CN" w:bidi="ar"/>
        </w:rPr>
        <w:t xml:space="preserve">第十七条 </w:t>
      </w:r>
      <w:r>
        <w:rPr>
          <w:rFonts w:hint="default" w:ascii="宋体" w:hAnsi="宋体" w:cs="宋体"/>
          <w:b w:val="0"/>
          <w:bCs w:val="0"/>
          <w:sz w:val="24"/>
          <w:lang w:bidi="ar"/>
        </w:rPr>
        <w:t>自2026年1月1日起，新形成的人力资源档案须按照</w:t>
      </w:r>
      <w:r>
        <w:rPr>
          <w:rFonts w:hint="eastAsia" w:ascii="宋体" w:hAnsi="宋体" w:cs="宋体"/>
          <w:b w:val="0"/>
          <w:bCs w:val="0"/>
          <w:sz w:val="24"/>
          <w:lang w:val="en-US" w:eastAsia="zh-CN" w:bidi="ar"/>
        </w:rPr>
        <w:t>本手册</w:t>
      </w:r>
      <w:r>
        <w:rPr>
          <w:rFonts w:hint="default" w:ascii="宋体" w:hAnsi="宋体" w:cs="宋体"/>
          <w:b w:val="0"/>
          <w:bCs w:val="0"/>
          <w:sz w:val="24"/>
          <w:lang w:bidi="ar"/>
        </w:rPr>
        <w:t>规定执行。此前已按原《人力资源档案管理指引》（华啤C03-93RL23B）归档的档案，可继续沿用原有方式保管。</w:t>
      </w:r>
      <w:bookmarkStart w:id="2" w:name="_GoBack"/>
      <w:bookmarkEnd w:id="2"/>
    </w:p>
    <w:p w14:paraId="093F1069">
      <w:pPr>
        <w:widowControl/>
        <w:spacing w:line="460" w:lineRule="exact"/>
        <w:ind w:firstLine="0" w:firstLineChars="0"/>
        <w:rPr>
          <w:del w:id="42" w:author="咨询组" w:date="2026-04-28T15:51:39Z"/>
          <w:rFonts w:hint="default" w:ascii="宋体" w:hAnsi="宋体" w:eastAsia="宋体" w:cs="宋体"/>
          <w:sz w:val="24"/>
          <w:lang w:val="en-US" w:eastAsia="zh-CN" w:bidi="ar"/>
        </w:rPr>
      </w:pPr>
      <w:r>
        <w:rPr>
          <w:rFonts w:hint="eastAsia" w:ascii="宋体" w:hAnsi="宋体" w:cs="宋体"/>
          <w:sz w:val="24"/>
          <w:lang w:val="en-US" w:eastAsia="zh-CN" w:bidi="ar"/>
        </w:rPr>
        <w:t xml:space="preserve">    </w:t>
      </w:r>
      <w:del w:id="43" w:author="咨询组" w:date="2026-04-28T15:51:39Z">
        <w:r>
          <w:rPr>
            <w:rFonts w:hint="eastAsia" w:ascii="宋体" w:hAnsi="宋体" w:cs="宋体"/>
            <w:sz w:val="24"/>
            <w:lang w:val="en-US" w:eastAsia="zh-CN" w:bidi="ar"/>
          </w:rPr>
          <w:delText xml:space="preserve">        </w:delText>
        </w:r>
      </w:del>
    </w:p>
    <w:p w14:paraId="698C1929">
      <w:pPr>
        <w:widowControl/>
        <w:spacing w:line="460" w:lineRule="exact"/>
        <w:ind w:firstLine="480" w:firstLineChars="200"/>
        <w:rPr>
          <w:del w:id="44" w:author="咨询组" w:date="2026-04-28T15:51:39Z"/>
          <w:rFonts w:ascii="宋体" w:hAnsi="宋体" w:cs="宋体"/>
          <w:sz w:val="24"/>
          <w:lang w:bidi="ar"/>
        </w:rPr>
      </w:pPr>
      <w:del w:id="45" w:author="咨询组" w:date="2026-04-28T15:51:39Z">
        <w:r>
          <w:rPr>
            <w:rFonts w:hint="eastAsia" w:ascii="宋体" w:hAnsi="宋体" w:cs="宋体"/>
            <w:sz w:val="24"/>
            <w:lang w:bidi="ar"/>
          </w:rPr>
          <w:delText>附件：</w:delText>
        </w:r>
      </w:del>
    </w:p>
    <w:p w14:paraId="698985E7">
      <w:pPr>
        <w:widowControl/>
        <w:spacing w:line="460" w:lineRule="exact"/>
        <w:ind w:firstLine="482" w:firstLineChars="200"/>
        <w:rPr>
          <w:del w:id="46" w:author="咨询组" w:date="2026-04-28T15:51:39Z"/>
          <w:rFonts w:ascii="宋体" w:hAnsi="宋体" w:cs="宋体"/>
          <w:sz w:val="24"/>
          <w:lang w:bidi="ar"/>
        </w:rPr>
      </w:pPr>
      <w:del w:id="47" w:author="咨询组" w:date="2026-04-28T15:51:39Z">
        <w:r>
          <w:rPr>
            <w:rFonts w:hint="eastAsia" w:ascii="宋体" w:hAnsi="宋体" w:cs="宋体"/>
            <w:b/>
            <w:bCs/>
            <w:sz w:val="24"/>
            <w:lang w:bidi="ar"/>
          </w:rPr>
          <w:delText>1.</w:delText>
        </w:r>
      </w:del>
      <w:del w:id="48" w:author="咨询组" w:date="2026-04-28T15:51:39Z">
        <w:r>
          <w:rPr>
            <w:rFonts w:hint="eastAsia" w:ascii="宋体" w:hAnsi="宋体" w:cs="宋体"/>
            <w:sz w:val="24"/>
            <w:lang w:bidi="ar"/>
          </w:rPr>
          <w:delText>人力源档案归档范围和保管期限明细</w:delText>
        </w:r>
      </w:del>
    </w:p>
    <w:p w14:paraId="6EB287A6">
      <w:pPr>
        <w:widowControl/>
        <w:spacing w:line="460" w:lineRule="exact"/>
        <w:ind w:firstLine="482" w:firstLineChars="200"/>
        <w:rPr>
          <w:del w:id="49" w:author="咨询组" w:date="2026-04-28T15:51:39Z"/>
          <w:rFonts w:ascii="宋体" w:hAnsi="宋体" w:cs="宋体"/>
          <w:sz w:val="24"/>
          <w:lang w:bidi="ar"/>
        </w:rPr>
      </w:pPr>
      <w:del w:id="50" w:author="咨询组" w:date="2026-04-28T15:51:39Z">
        <w:r>
          <w:rPr>
            <w:rFonts w:hint="eastAsia" w:ascii="宋体" w:hAnsi="宋体" w:cs="宋体"/>
            <w:b/>
            <w:bCs/>
            <w:sz w:val="24"/>
            <w:lang w:bidi="ar"/>
          </w:rPr>
          <w:delText>2.</w:delText>
        </w:r>
      </w:del>
      <w:del w:id="51" w:author="咨询组" w:date="2026-04-28T15:51:39Z">
        <w:r>
          <w:rPr>
            <w:rFonts w:hint="eastAsia" w:ascii="宋体" w:hAnsi="宋体" w:cs="宋体"/>
            <w:sz w:val="24"/>
            <w:lang w:bidi="ar"/>
          </w:rPr>
          <w:delText>纸质档案移交目录</w:delText>
        </w:r>
      </w:del>
    </w:p>
    <w:p w14:paraId="5A4A977B">
      <w:pPr>
        <w:widowControl/>
        <w:spacing w:line="460" w:lineRule="exact"/>
        <w:ind w:firstLine="482" w:firstLineChars="200"/>
        <w:rPr>
          <w:del w:id="52" w:author="咨询组" w:date="2026-04-28T15:51:39Z"/>
          <w:rFonts w:ascii="宋体" w:hAnsi="宋体" w:cs="宋体"/>
          <w:sz w:val="24"/>
          <w:lang w:bidi="ar"/>
        </w:rPr>
      </w:pPr>
      <w:del w:id="53" w:author="咨询组" w:date="2026-04-28T15:51:39Z">
        <w:r>
          <w:rPr>
            <w:rFonts w:hint="eastAsia" w:ascii="宋体" w:hAnsi="宋体" w:cs="宋体"/>
            <w:b/>
            <w:bCs/>
            <w:sz w:val="24"/>
            <w:lang w:bidi="ar"/>
          </w:rPr>
          <w:delText>3.</w:delText>
        </w:r>
      </w:del>
      <w:del w:id="54" w:author="咨询组" w:date="2026-04-28T15:51:39Z">
        <w:r>
          <w:rPr>
            <w:rFonts w:hint="eastAsia" w:ascii="宋体" w:hAnsi="宋体" w:cs="宋体"/>
            <w:sz w:val="24"/>
            <w:lang w:bidi="ar"/>
          </w:rPr>
          <w:delText>电子档案目录</w:delText>
        </w:r>
      </w:del>
    </w:p>
    <w:p w14:paraId="79B97206">
      <w:pPr>
        <w:keepNext w:val="0"/>
        <w:keepLines w:val="0"/>
        <w:pageBreakBefore w:val="0"/>
        <w:widowControl w:val="0"/>
        <w:kinsoku/>
        <w:wordWrap/>
        <w:overflowPunct/>
        <w:topLinePunct w:val="0"/>
        <w:autoSpaceDE/>
        <w:autoSpaceDN/>
        <w:bidi w:val="0"/>
        <w:adjustRightInd/>
        <w:snapToGrid/>
        <w:spacing w:line="360" w:lineRule="exact"/>
        <w:ind w:left="0" w:leftChars="0" w:firstLine="482" w:firstLineChars="200"/>
        <w:jc w:val="both"/>
        <w:textAlignment w:val="auto"/>
        <w:rPr>
          <w:rFonts w:ascii="黑体" w:hAnsi="黑体" w:eastAsia="黑体"/>
          <w:b/>
          <w:sz w:val="28"/>
          <w:szCs w:val="28"/>
        </w:rPr>
      </w:pPr>
      <w:del w:id="55" w:author="咨询组" w:date="2026-04-28T15:51:39Z">
        <w:r>
          <w:rPr>
            <w:rFonts w:hint="eastAsia" w:ascii="宋体" w:hAnsi="宋体" w:cs="宋体"/>
            <w:b/>
            <w:bCs/>
            <w:sz w:val="24"/>
            <w:lang w:bidi="ar"/>
          </w:rPr>
          <w:delText>4.</w:delText>
        </w:r>
      </w:del>
      <w:del w:id="56" w:author="咨询组" w:date="2026-04-28T15:51:39Z">
        <w:r>
          <w:rPr>
            <w:rFonts w:hint="eastAsia" w:ascii="宋体" w:hAnsi="宋体" w:cs="宋体"/>
            <w:sz w:val="24"/>
            <w:lang w:bidi="ar"/>
          </w:rPr>
          <w:delText>员工档案清单</w:delText>
        </w:r>
      </w:del>
    </w:p>
    <w:p w14:paraId="1F5C28C9">
      <w:pPr>
        <w:keepNext w:val="0"/>
        <w:keepLines w:val="0"/>
        <w:pageBreakBefore w:val="0"/>
        <w:widowControl w:val="0"/>
        <w:kinsoku/>
        <w:wordWrap/>
        <w:overflowPunct/>
        <w:topLinePunct w:val="0"/>
        <w:autoSpaceDE/>
        <w:autoSpaceDN/>
        <w:bidi w:val="0"/>
        <w:adjustRightInd/>
        <w:snapToGrid/>
        <w:spacing w:line="360" w:lineRule="exact"/>
        <w:ind w:left="3685" w:leftChars="1755"/>
        <w:jc w:val="right"/>
        <w:textAlignment w:val="auto"/>
        <w:rPr>
          <w:rFonts w:ascii="黑体" w:hAnsi="黑体" w:eastAsia="黑体"/>
          <w:b/>
          <w:sz w:val="28"/>
          <w:szCs w:val="28"/>
        </w:rPr>
      </w:pPr>
      <w:r>
        <w:rPr>
          <w:rFonts w:hint="eastAsia" w:ascii="黑体" w:hAnsi="黑体" w:eastAsia="黑体"/>
          <w:b/>
          <w:sz w:val="28"/>
          <w:szCs w:val="28"/>
        </w:rPr>
        <w:t>华润啤酒（控股）有限公司</w:t>
      </w:r>
    </w:p>
    <w:p w14:paraId="2E96E1F9">
      <w:pPr>
        <w:keepNext w:val="0"/>
        <w:keepLines w:val="0"/>
        <w:pageBreakBefore w:val="0"/>
        <w:widowControl w:val="0"/>
        <w:kinsoku/>
        <w:wordWrap/>
        <w:overflowPunct/>
        <w:topLinePunct w:val="0"/>
        <w:autoSpaceDE/>
        <w:autoSpaceDN/>
        <w:bidi w:val="0"/>
        <w:adjustRightInd/>
        <w:snapToGrid/>
        <w:spacing w:line="360" w:lineRule="exact"/>
        <w:ind w:left="3685" w:leftChars="1755"/>
        <w:jc w:val="center"/>
        <w:textAlignment w:val="auto"/>
        <w:rPr>
          <w:rFonts w:hint="default" w:ascii="黑体" w:hAnsi="黑体" w:eastAsia="黑体"/>
          <w:b/>
          <w:sz w:val="28"/>
          <w:szCs w:val="28"/>
          <w:lang w:val="en-US" w:eastAsia="zh-CN"/>
        </w:rPr>
      </w:pPr>
      <w:r>
        <w:rPr>
          <w:rFonts w:hint="eastAsia" w:ascii="黑体" w:hAnsi="黑体" w:eastAsia="黑体"/>
          <w:b/>
          <w:sz w:val="28"/>
          <w:szCs w:val="28"/>
          <w:lang w:val="en-US" w:eastAsia="zh-CN"/>
        </w:rPr>
        <w:t xml:space="preserve">        人力资源部</w:t>
      </w:r>
    </w:p>
    <w:p w14:paraId="75B69332">
      <w:pPr>
        <w:keepNext w:val="0"/>
        <w:keepLines w:val="0"/>
        <w:pageBreakBefore w:val="0"/>
        <w:widowControl w:val="0"/>
        <w:kinsoku/>
        <w:wordWrap/>
        <w:overflowPunct/>
        <w:topLinePunct w:val="0"/>
        <w:autoSpaceDE/>
        <w:autoSpaceDN/>
        <w:bidi w:val="0"/>
        <w:adjustRightInd/>
        <w:snapToGrid/>
        <w:spacing w:line="360" w:lineRule="exact"/>
        <w:ind w:left="3685" w:leftChars="1755"/>
        <w:jc w:val="center"/>
        <w:textAlignment w:val="auto"/>
        <w:rPr>
          <w:rFonts w:eastAsia="华文仿宋"/>
          <w:sz w:val="28"/>
          <w:szCs w:val="28"/>
        </w:rPr>
      </w:pPr>
      <w:r>
        <w:rPr>
          <w:rFonts w:hint="eastAsia" w:ascii="黑体" w:hAnsi="黑体" w:eastAsia="黑体"/>
          <w:b/>
          <w:sz w:val="28"/>
          <w:szCs w:val="28"/>
          <w:lang w:val="en-US" w:eastAsia="zh-CN"/>
        </w:rPr>
        <w:t xml:space="preserve">        </w:t>
      </w:r>
      <w:r>
        <w:rPr>
          <w:rFonts w:hint="eastAsia" w:ascii="黑体" w:hAnsi="黑体" w:eastAsia="黑体"/>
          <w:b/>
          <w:sz w:val="28"/>
          <w:szCs w:val="28"/>
        </w:rPr>
        <w:t>二○二</w:t>
      </w:r>
      <w:r>
        <w:rPr>
          <w:rFonts w:hint="eastAsia" w:ascii="黑体" w:hAnsi="黑体" w:eastAsia="黑体"/>
          <w:b/>
          <w:sz w:val="28"/>
          <w:szCs w:val="28"/>
          <w:lang w:val="en-US" w:eastAsia="zh-CN"/>
        </w:rPr>
        <w:t>五</w:t>
      </w:r>
      <w:r>
        <w:rPr>
          <w:rFonts w:hint="eastAsia" w:ascii="黑体" w:hAnsi="黑体" w:eastAsia="黑体"/>
          <w:b/>
          <w:sz w:val="28"/>
          <w:szCs w:val="28"/>
        </w:rPr>
        <w:t>年</w:t>
      </w:r>
      <w:r>
        <w:rPr>
          <w:rFonts w:hint="eastAsia" w:ascii="黑体" w:hAnsi="黑体" w:eastAsia="黑体"/>
          <w:b/>
          <w:sz w:val="28"/>
          <w:szCs w:val="28"/>
          <w:lang w:val="en-US" w:eastAsia="zh-CN"/>
        </w:rPr>
        <w:t>十二</w:t>
      </w:r>
      <w:r>
        <w:rPr>
          <w:rFonts w:hint="eastAsia" w:ascii="黑体" w:hAnsi="黑体" w:eastAsia="黑体"/>
          <w:b/>
          <w:sz w:val="28"/>
          <w:szCs w:val="28"/>
        </w:rPr>
        <w:t>月</w:t>
      </w:r>
      <w:r>
        <w:rPr>
          <w:rFonts w:hint="eastAsia" w:ascii="黑体" w:hAnsi="黑体" w:eastAsia="黑体"/>
          <w:b/>
          <w:sz w:val="28"/>
          <w:szCs w:val="28"/>
          <w:lang w:val="en-US" w:eastAsia="zh-CN"/>
        </w:rPr>
        <w:t>三十</w:t>
      </w:r>
      <w:r>
        <w:rPr>
          <w:rFonts w:hint="eastAsia" w:ascii="黑体" w:hAnsi="黑体" w:eastAsia="黑体"/>
          <w:b/>
          <w:sz w:val="28"/>
          <w:szCs w:val="28"/>
        </w:rPr>
        <w:t>日</w:t>
      </w:r>
    </w:p>
    <w:p w14:paraId="29CEA59A"/>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华文仿宋">
    <w:panose1 w:val="02010600040101010101"/>
    <w:charset w:val="86"/>
    <w:family w:val="auto"/>
    <w:pitch w:val="default"/>
    <w:sig w:usb0="00000287" w:usb1="080F0000" w:usb2="00000000" w:usb3="00000000" w:csb0="0004009F" w:csb1="DFD70000"/>
  </w:font>
  <w:font w:name="MetaPlusNormalRoman">
    <w:altName w:val="Arial"/>
    <w:panose1 w:val="00000000000000000000"/>
    <w:charset w:val="00"/>
    <w:family w:val="swiss"/>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BC49B">
    <w:pPr>
      <w:pStyle w:val="4"/>
      <w:spacing w:line="300" w:lineRule="exact"/>
      <w:jc w:val="both"/>
      <w:rPr>
        <w:rFonts w:ascii="黑体" w:eastAsia="黑体"/>
        <w:sz w:val="24"/>
      </w:rPr>
    </w:pPr>
    <w:r>
      <w:rPr>
        <w:rFonts w:hint="eastAsia" w:ascii="黑体"/>
        <w:b/>
        <w:bCs/>
        <w:spacing w:val="10"/>
        <w:kern w:val="0"/>
        <w:sz w:val="24"/>
      </w:rPr>
      <w:t xml:space="preserve">                                </w:t>
    </w:r>
  </w:p>
  <w:p w14:paraId="2CF75ED8">
    <w:pPr>
      <w:pStyle w:val="4"/>
      <w:rPr>
        <w:sz w:val="21"/>
      </w:rPr>
    </w:pPr>
    <w:r>
      <w:rPr>
        <w:rFonts w:hint="eastAsia" w:ascii="黑体" w:hAnsi="MetaPlusNormalRoman" w:eastAsia="黑体"/>
        <w:spacing w:val="10"/>
        <w:kern w:val="0"/>
        <w:sz w:val="24"/>
        <w:szCs w:val="24"/>
      </w:rPr>
      <mc:AlternateContent>
        <mc:Choice Requires="wps">
          <w:drawing>
            <wp:anchor distT="0" distB="0" distL="114300" distR="114300" simplePos="0" relativeHeight="251660288" behindDoc="0" locked="0" layoutInCell="1" allowOverlap="1">
              <wp:simplePos x="0" y="0"/>
              <wp:positionH relativeFrom="column">
                <wp:posOffset>2173605</wp:posOffset>
              </wp:positionH>
              <wp:positionV relativeFrom="paragraph">
                <wp:posOffset>80645</wp:posOffset>
              </wp:positionV>
              <wp:extent cx="1280160" cy="35052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280160" cy="350520"/>
                      </a:xfrm>
                      <a:prstGeom prst="rect">
                        <a:avLst/>
                      </a:prstGeom>
                      <a:noFill/>
                      <a:ln w="6350">
                        <a:noFill/>
                      </a:ln>
                    </wps:spPr>
                    <wps:txbx>
                      <w:txbxContent>
                        <w:p w14:paraId="21367AF8">
                          <w:pPr>
                            <w:jc w:val="center"/>
                            <w:rPr>
                              <w:rFonts w:hint="eastAsia"/>
                              <w:sz w:val="18"/>
                              <w:szCs w:val="18"/>
                            </w:rPr>
                          </w:pPr>
                          <w:r>
                            <w:rPr>
                              <w:sz w:val="18"/>
                              <w:szCs w:val="18"/>
                            </w:rPr>
                            <w:t>第</w:t>
                          </w: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1</w:t>
                          </w:r>
                          <w:r>
                            <w:rPr>
                              <w:sz w:val="18"/>
                              <w:szCs w:val="18"/>
                            </w:rPr>
                            <w:fldChar w:fldCharType="end"/>
                          </w:r>
                          <w:r>
                            <w:rPr>
                              <w:sz w:val="18"/>
                              <w:szCs w:val="18"/>
                            </w:rPr>
                            <w:t>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1.15pt;margin-top:6.35pt;height:27.6pt;width:100.8pt;z-index:251660288;mso-width-relative:page;mso-height-relative:page;" filled="f" stroked="f" coordsize="21600,21600" o:gfxdata="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&#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eJllz2wAAAAkBAAAPAAAAAAAAAAEAIAAAACIAAABk&#10;cnMvZG93bnJldi54bWxQSwECFAAUAAAACACHTuJAbtqciDwCAABoBAAADgAAAAAAAAABACAAAAAq&#10;AQAAZHJzL2Uyb0RvYy54bWxQSwUGAAAAAAYABgBZAQAA2AUAAAAA&#10;">
              <v:fill on="f" focussize="0,0"/>
              <v:stroke on="f" weight="0.5pt"/>
              <v:imagedata o:title=""/>
              <o:lock v:ext="edit" aspectratio="f"/>
              <v:textbox>
                <w:txbxContent>
                  <w:p w14:paraId="21367AF8">
                    <w:pPr>
                      <w:jc w:val="center"/>
                      <w:rPr>
                        <w:rFonts w:hint="eastAsia"/>
                        <w:sz w:val="18"/>
                        <w:szCs w:val="18"/>
                      </w:rPr>
                    </w:pPr>
                    <w:r>
                      <w:rPr>
                        <w:sz w:val="18"/>
                        <w:szCs w:val="18"/>
                      </w:rPr>
                      <w:t>第</w:t>
                    </w:r>
                    <w:r>
                      <w:rPr>
                        <w:sz w:val="18"/>
                        <w:szCs w:val="18"/>
                      </w:rPr>
                      <w:fldChar w:fldCharType="begin"/>
                    </w:r>
                    <w:r>
                      <w:rPr>
                        <w:sz w:val="18"/>
                        <w:szCs w:val="18"/>
                      </w:rPr>
                      <w:instrText xml:space="preserve">PAGE   \* MERGEFORMAT</w:instrText>
                    </w:r>
                    <w:r>
                      <w:rPr>
                        <w:sz w:val="18"/>
                        <w:szCs w:val="18"/>
                      </w:rPr>
                      <w:fldChar w:fldCharType="separate"/>
                    </w:r>
                    <w:r>
                      <w:rPr>
                        <w:sz w:val="18"/>
                        <w:szCs w:val="18"/>
                        <w:lang w:val="zh-CN"/>
                      </w:rPr>
                      <w:t>1</w:t>
                    </w:r>
                    <w:r>
                      <w:rPr>
                        <w:sz w:val="18"/>
                        <w:szCs w:val="18"/>
                      </w:rPr>
                      <w:fldChar w:fldCharType="end"/>
                    </w:r>
                    <w:r>
                      <w:rPr>
                        <w:sz w:val="18"/>
                        <w:szCs w:val="18"/>
                      </w:rPr>
                      <w:t>页</w:t>
                    </w:r>
                  </w:p>
                </w:txbxContent>
              </v:textbox>
            </v:shape>
          </w:pict>
        </mc:Fallback>
      </mc:AlternateContent>
    </w:r>
    <w:r>
      <w:rPr>
        <w:rFonts w:hint="eastAsia" w:ascii="黑体" w:hAnsi="MetaPlusNormalRoman" w:eastAsia="黑体"/>
        <w:spacing w:val="10"/>
        <w:kern w:val="0"/>
        <w:sz w:val="24"/>
        <w:szCs w:val="24"/>
      </w:rPr>
      <mc:AlternateContent>
        <mc:Choice Requires="wps">
          <w:drawing>
            <wp:anchor distT="0" distB="0" distL="114300" distR="114300" simplePos="0" relativeHeight="251659264" behindDoc="0" locked="0" layoutInCell="1" allowOverlap="1">
              <wp:simplePos x="0" y="0"/>
              <wp:positionH relativeFrom="column">
                <wp:posOffset>421005</wp:posOffset>
              </wp:positionH>
              <wp:positionV relativeFrom="paragraph">
                <wp:posOffset>3156585</wp:posOffset>
              </wp:positionV>
              <wp:extent cx="5257800" cy="0"/>
              <wp:effectExtent l="0" t="4445" r="0" b="5080"/>
              <wp:wrapNone/>
              <wp:docPr id="17" name="直接连接符 17"/>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3.15pt;margin-top:248.55pt;height:0pt;width:414pt;z-index:251659264;mso-width-relative:page;mso-height-relative:page;" filled="f" stroked="t" coordsize="21600,21600" o:gfxdata="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2btF2dcAAAAK&#10;AQAADwAAAAAAAAABACAAAAAiAAAAZHJzL2Rvd25yZXYueG1sUEsBAhQAFAAAAAgAh07iQILqLjnk&#10;AQAArAMAAA4AAAAAAAAAAQAgAAAAJgEAAGRycy9lMm9Eb2MueG1sUEsFBgAAAAAGAAYAWQEAAHwF&#10;AAAAAA==&#10;">
              <v:fill on="f" focussize="0,0"/>
              <v:stroke color="#000000" joinstyle="round"/>
              <v:imagedata o:title=""/>
              <o:lock v:ext="edit" aspectratio="f"/>
            </v:line>
          </w:pict>
        </mc:Fallback>
      </mc:AlternateContent>
    </w:r>
    <w:r>
      <w:rPr>
        <w:rFonts w:hint="eastAsia" w:ascii="黑体" w:eastAsia="黑体"/>
        <w:sz w:val="13"/>
      </w:rPr>
      <w:t xml:space="preserve">                                                              </w:t>
    </w:r>
    <w:r>
      <w:rPr>
        <w:rFonts w:ascii="黑体" w:eastAsia="黑体"/>
        <w:sz w:val="13"/>
      </w:rPr>
      <w:t xml:space="preserve">                             </w:t>
    </w:r>
    <w:r>
      <w:rPr>
        <w:rFonts w:hint="eastAsia" w:ascii="黑体" w:eastAsia="黑体"/>
        <w:sz w:val="13"/>
      </w:rPr>
      <w:t xml:space="preserve">    </w:t>
    </w:r>
  </w:p>
  <w:p w14:paraId="16281855">
    <w:pPr>
      <w:pStyle w:val="4"/>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E35EFB"/>
    <w:rsid w:val="020A05F6"/>
    <w:rsid w:val="0E033079"/>
    <w:rsid w:val="4E6D0185"/>
    <w:rsid w:val="542E3F85"/>
    <w:rsid w:val="61520E4E"/>
    <w:rsid w:val="70E35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Balloon Text"/>
    <w:basedOn w:val="1"/>
    <w:link w:val="15"/>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annotation reference"/>
    <w:basedOn w:val="8"/>
    <w:semiHidden/>
    <w:unhideWhenUsed/>
    <w:qFormat/>
    <w:uiPriority w:val="99"/>
    <w:rPr>
      <w:rFonts w:ascii="Times New Roman" w:hAnsi="Times New Roman" w:eastAsia="宋体" w:cs="Times New Roman"/>
      <w:sz w:val="21"/>
      <w:szCs w:val="21"/>
    </w:rPr>
  </w:style>
  <w:style w:type="character" w:customStyle="1" w:styleId="10">
    <w:name w:val="页眉 字符"/>
    <w:basedOn w:val="8"/>
    <w:link w:val="5"/>
    <w:qFormat/>
    <w:uiPriority w:val="99"/>
    <w:rPr>
      <w:rFonts w:ascii="Times New Roman" w:hAnsi="Times New Roman" w:eastAsia="宋体" w:cs="Times New Roman"/>
      <w:sz w:val="18"/>
      <w:szCs w:val="18"/>
    </w:rPr>
  </w:style>
  <w:style w:type="character" w:customStyle="1" w:styleId="11">
    <w:name w:val="页脚 字符"/>
    <w:basedOn w:val="8"/>
    <w:link w:val="4"/>
    <w:qFormat/>
    <w:uiPriority w:val="99"/>
    <w:rPr>
      <w:rFonts w:ascii="Times New Roman" w:hAnsi="Times New Roman"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批注文字 字符"/>
    <w:basedOn w:val="8"/>
    <w:link w:val="2"/>
    <w:semiHidden/>
    <w:qFormat/>
    <w:uiPriority w:val="99"/>
    <w:rPr>
      <w:rFonts w:ascii="Times New Roman" w:hAnsi="Times New Roman" w:eastAsia="宋体" w:cs="Times New Roman"/>
    </w:rPr>
  </w:style>
  <w:style w:type="character" w:customStyle="1" w:styleId="14">
    <w:name w:val="批注主题 字符"/>
    <w:basedOn w:val="13"/>
    <w:link w:val="6"/>
    <w:semiHidden/>
    <w:qFormat/>
    <w:uiPriority w:val="99"/>
    <w:rPr>
      <w:b/>
      <w:bCs/>
    </w:rPr>
  </w:style>
  <w:style w:type="character" w:customStyle="1" w:styleId="15">
    <w:name w:val="批注框文本 字符"/>
    <w:basedOn w:val="8"/>
    <w:link w:val="3"/>
    <w:semiHidden/>
    <w:qFormat/>
    <w:uiPriority w:val="99"/>
    <w:rPr>
      <w:rFonts w:ascii="Times New Roman" w:hAnsi="Times New Roman" w:eastAsia="宋体" w:cs="Times New Roman"/>
      <w:sz w:val="18"/>
      <w:szCs w:val="18"/>
    </w:rPr>
  </w:style>
  <w:style w:type="paragraph" w:customStyle="1" w:styleId="16">
    <w:name w:val="List Paragraph1"/>
    <w:basedOn w:val="1"/>
    <w:qFormat/>
    <w:uiPriority w:val="0"/>
    <w:pPr>
      <w:widowControl/>
      <w:spacing w:before="100" w:beforeAutospacing="1" w:after="160" w:line="256" w:lineRule="auto"/>
      <w:ind w:firstLine="420" w:firstLineChars="200"/>
      <w:jc w:val="left"/>
    </w:pPr>
    <w:rPr>
      <w:rFonts w:ascii="Georgia" w:hAnsi="Georgia"/>
      <w:kern w:val="0"/>
      <w:sz w:val="22"/>
      <w:szCs w:val="22"/>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50</TotalTime>
  <ScaleCrop>false</ScaleCrop>
  <LinksUpToDate>false</LinksUpToDate>
  <CharactersWithSpaces>0</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2026-04-28T07:28:00Z</dcterms:created>
  <dc:creator>咨询组</dc:creator>
  <cp:lastModifiedBy>咨询组</cp:lastModifiedBy>
  <dcterms:modified xsi:type="dcterms:W3CDTF">2026-04-28T08:29:49Z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550C246695DB4A629339D138109C948E_11</vt:lpwstr>
  </property>
</Properties>
</file>
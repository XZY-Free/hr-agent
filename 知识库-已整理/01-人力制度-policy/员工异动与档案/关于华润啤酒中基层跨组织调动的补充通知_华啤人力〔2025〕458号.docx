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DF7A7">
      <w:pPr>
        <w:widowControl w:val="0"/>
        <w:kinsoku/>
        <w:autoSpaceDE/>
        <w:autoSpaceDN/>
        <w:adjustRightInd/>
        <w:snapToGrid/>
        <w:spacing w:after="312" w:afterLines="100" w:line="440" w:lineRule="exact"/>
        <w:jc w:val="center"/>
        <w:textAlignment w:val="auto"/>
        <w:rPr>
          <w:rFonts w:ascii="Arial"/>
          <w:sz w:val="16"/>
          <w:szCs w:val="16"/>
        </w:rPr>
      </w:pPr>
      <w:r>
        <w:rPr>
          <w:rFonts w:hint="eastAsia" w:ascii="黑体" w:hAnsi="黑体" w:eastAsia="黑体" w:cs="宋体"/>
          <w:b/>
          <w:bCs/>
          <w:snapToGrid/>
          <w:kern w:val="2"/>
          <w:sz w:val="30"/>
          <w:szCs w:val="30"/>
          <w:u w:val="none"/>
          <w:lang w:val="en-US" w:eastAsia="zh-CN" w:bidi="ar-SA"/>
        </w:rPr>
        <w:t>关于华润啤酒中基层跨组织调动的补充通知</w:t>
      </w:r>
      <w:r>
        <w:rPr>
          <w:rFonts w:hint="eastAsia" w:ascii="黑体" w:hAnsi="黑体" w:eastAsia="黑体" w:cs="宋体"/>
          <w:b/>
          <w:bCs/>
          <w:snapToGrid/>
          <w:kern w:val="2"/>
          <w:sz w:val="22"/>
          <w:szCs w:val="22"/>
          <w:u w:val="none"/>
          <w:lang w:val="en-US" w:eastAsia="zh-CN" w:bidi="ar-SA"/>
        </w:rPr>
        <w:t>（华啤人力〔2025〕458号）</w:t>
      </w:r>
    </w:p>
    <w:p w14:paraId="7B5A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华润啤酒各职能部门、直属机构，华润雪花，华润酒业：</w:t>
      </w:r>
    </w:p>
    <w:p w14:paraId="0B23D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根据《华润啤酒员工异动管理制度》，跨组织调动应遵循有限流动原则，即员工职级越高，其可调动的组织层级范围越广。结合近两年中基层员工实际跨组织调动情况梳理，现对中基层员工跨组织调动规则补充如下：</w:t>
      </w:r>
    </w:p>
    <w:p w14:paraId="6B11A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  <w:t>1、关于一线中基层跨销售事业部/生产片区/营运片区调动</w:t>
      </w:r>
    </w:p>
    <w:p w14:paraId="175D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原则上不允许一线营销中心、工厂、营运派驻仓中基层跨销售事业部、生产片区、</w:t>
      </w:r>
      <w:bookmarkStart w:id="0" w:name="_GoBack"/>
      <w:bookmarkEnd w:id="0"/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营运片区调动。确有特殊需要，报总部审批后，可面向全国公开招聘，仅允许基层(含中层同等职级)晋升中层跨销售事业部、生产片区、营运片区调动，但不享受异地待遇。</w:t>
      </w:r>
    </w:p>
    <w:p w14:paraId="13DC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  <w:t>2、关于销售事业部/生产片区/营运片区内跨组织调动</w:t>
      </w:r>
    </w:p>
    <w:p w14:paraId="64235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允许新业务/新厂支援、高潜人才历练、人才选拔晋升场景下的销售事业部/生产片区/营运片区内中层跨组织调动、基层(含中层同等职级)晋升中层发生调动，其余情形如人才后备不足、能力重新匹配等应尽量避免跨组织调动，具体由销售事业部/生产片区/营运片区根据公司制度评估后自主决策；基层原则上本地化。</w:t>
      </w:r>
    </w:p>
    <w:p w14:paraId="2DD20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snapToGrid/>
          <w:kern w:val="2"/>
          <w:sz w:val="24"/>
          <w:szCs w:val="24"/>
          <w:lang w:val="en-US" w:eastAsia="zh-CN" w:bidi="ar-SA"/>
        </w:rPr>
        <w:t>3、关于三总部(不含派驻)的中基层员工调动</w:t>
      </w:r>
    </w:p>
    <w:p w14:paraId="3BA1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  <w:t>原则上，三总部(不含派驻)不再新增中基层异地人员，面临中基层岗位空缺时，应优先开展外部招聘。确有需要，可面向全国开展内部招聘，通过内部招聘调动的中基层员工不享受异地待遇(包括调动后晋升、晋级为总部M2、M3及同等职级)，三总部(不含派驻)内跨组织调动存量异地人员异地政策不变。</w:t>
      </w:r>
    </w:p>
    <w:p w14:paraId="4D31D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del w:id="0" w:author="咨询组" w:date="2025-10-27T09:57:42Z"/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del w:id="1" w:author="咨询组" w:date="2025-10-27T09:57:42Z">
        <w:r>
          <w:rPr>
            <w:rFonts w:hint="eastAsia" w:ascii="宋体" w:hAnsi="宋体" w:eastAsia="宋体" w:cs="Times New Roman"/>
            <w:snapToGrid/>
            <w:kern w:val="2"/>
            <w:sz w:val="24"/>
            <w:szCs w:val="24"/>
            <w:lang w:val="en-US" w:eastAsia="zh-CN" w:bidi="ar-SA"/>
          </w:rPr>
          <w:delText>除以上调整内容外，其他仍按照《华润啤酒员工异动管理制度》《华润啤酒异地工作人员管理办法》《华润啤酒啤白双赋能人才共建管理办法》执行。</w:delText>
        </w:r>
      </w:del>
    </w:p>
    <w:p w14:paraId="5B07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del w:id="2" w:author="咨询组" w:date="2025-10-27T09:57:42Z"/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del w:id="3" w:author="咨询组" w:date="2025-10-27T09:57:42Z">
        <w:r>
          <w:rPr>
            <w:rFonts w:hint="eastAsia" w:ascii="宋体" w:hAnsi="宋体" w:eastAsia="宋体" w:cs="Times New Roman"/>
            <w:snapToGrid/>
            <w:kern w:val="2"/>
            <w:sz w:val="24"/>
            <w:szCs w:val="24"/>
            <w:lang w:val="en-US" w:eastAsia="zh-CN" w:bidi="ar-SA"/>
          </w:rPr>
          <w:delText>公司人力资本投放应在支持业务与人力成本精益间取得平衡，确保调动资源聚焦业务必要性场景,严控非必要调动。各单位需对异动合理性充分评估，减少非必要异动成本。</w:delText>
        </w:r>
      </w:del>
    </w:p>
    <w:p w14:paraId="5B037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del w:id="4" w:author="咨询组" w:date="2025-10-27T09:57:42Z"/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del w:id="5" w:author="咨询组" w:date="2025-10-27T09:57:42Z">
        <w:r>
          <w:rPr>
            <w:rFonts w:hint="eastAsia" w:ascii="宋体" w:hAnsi="宋体" w:eastAsia="宋体" w:cs="Times New Roman"/>
            <w:snapToGrid/>
            <w:kern w:val="2"/>
            <w:sz w:val="24"/>
            <w:szCs w:val="24"/>
            <w:lang w:val="en-US" w:eastAsia="zh-CN" w:bidi="ar-SA"/>
          </w:rPr>
          <w:delText>本通知自2025年8月1日起执行。</w:delText>
        </w:r>
      </w:del>
    </w:p>
    <w:p w14:paraId="22B72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del w:id="6" w:author="咨询组" w:date="2025-10-27T09:57:42Z"/>
          <w:rFonts w:hint="eastAsia" w:ascii="宋体" w:hAnsi="宋体" w:eastAsia="宋体" w:cs="Times New Roman"/>
          <w:snapToGrid/>
          <w:kern w:val="2"/>
          <w:sz w:val="24"/>
          <w:szCs w:val="24"/>
          <w:lang w:val="en-US" w:eastAsia="zh-CN" w:bidi="ar-SA"/>
        </w:rPr>
      </w:pPr>
      <w:del w:id="7" w:author="咨询组" w:date="2025-10-27T09:57:42Z">
        <w:r>
          <w:rPr>
            <w:rFonts w:hint="eastAsia" w:ascii="宋体" w:hAnsi="宋体" w:eastAsia="宋体" w:cs="Times New Roman"/>
            <w:snapToGrid/>
            <w:kern w:val="2"/>
            <w:sz w:val="24"/>
            <w:szCs w:val="24"/>
            <w:lang w:val="en-US" w:eastAsia="zh-CN" w:bidi="ar-SA"/>
          </w:rPr>
          <w:delText>特此通知！</w:delText>
        </w:r>
      </w:del>
    </w:p>
    <w:p w14:paraId="702BBDDF">
      <w:pPr>
        <w:spacing w:before="159" w:line="227" w:lineRule="auto"/>
        <w:ind w:left="6391"/>
        <w:rPr>
          <w:del w:id="8" w:author="咨询组" w:date="2025-10-27T09:57:42Z"/>
          <w:rFonts w:ascii="宋体" w:hAnsi="宋体" w:eastAsia="宋体" w:cs="宋体"/>
          <w:sz w:val="24"/>
          <w:szCs w:val="24"/>
        </w:rPr>
      </w:pPr>
      <w:del w:id="9" w:author="咨询组" w:date="2025-10-27T09:57:42Z">
        <w:r>
          <w:rPr>
            <w:rFonts w:ascii="宋体" w:hAnsi="宋体" w:eastAsia="宋体" w:cs="宋体"/>
            <w:spacing w:val="8"/>
            <w:sz w:val="24"/>
            <w:szCs w:val="24"/>
          </w:rPr>
          <w:delText>华润啤酒(控股)有限公</w:delText>
        </w:r>
      </w:del>
      <w:del w:id="10" w:author="咨询组" w:date="2025-10-27T09:57:42Z">
        <w:r>
          <w:rPr>
            <w:rFonts w:ascii="宋体" w:hAnsi="宋体" w:eastAsia="宋体" w:cs="宋体"/>
            <w:spacing w:val="5"/>
            <w:sz w:val="24"/>
            <w:szCs w:val="24"/>
          </w:rPr>
          <w:delText>司</w:delText>
        </w:r>
      </w:del>
    </w:p>
    <w:p w14:paraId="6A1C490A">
      <w:pPr>
        <w:spacing w:before="156" w:line="227" w:lineRule="auto"/>
        <w:ind w:left="7232"/>
        <w:rPr>
          <w:del w:id="11" w:author="咨询组" w:date="2025-10-27T09:57:42Z"/>
          <w:rFonts w:ascii="宋体" w:hAnsi="宋体" w:eastAsia="宋体" w:cs="宋体"/>
          <w:sz w:val="24"/>
          <w:szCs w:val="24"/>
        </w:rPr>
      </w:pPr>
      <w:del w:id="12" w:author="咨询组" w:date="2025-10-27T09:57:42Z">
        <w:r>
          <w:rPr>
            <w:rFonts w:ascii="宋体" w:hAnsi="宋体" w:eastAsia="宋体" w:cs="宋体"/>
            <w:spacing w:val="10"/>
            <w:sz w:val="24"/>
            <w:szCs w:val="24"/>
          </w:rPr>
          <w:delText>人</w:delText>
        </w:r>
      </w:del>
      <w:del w:id="13" w:author="咨询组" w:date="2025-10-27T09:57:42Z">
        <w:r>
          <w:rPr>
            <w:rFonts w:ascii="宋体" w:hAnsi="宋体" w:eastAsia="宋体" w:cs="宋体"/>
            <w:spacing w:val="7"/>
            <w:sz w:val="24"/>
            <w:szCs w:val="24"/>
          </w:rPr>
          <w:delText>力资源部</w:delText>
        </w:r>
      </w:del>
    </w:p>
    <w:p w14:paraId="00ED3BF2">
      <w:pPr>
        <w:spacing w:before="157" w:line="227" w:lineRule="auto"/>
        <w:ind w:left="6514"/>
        <w:rPr>
          <w:del w:id="14" w:author="咨询组" w:date="2025-10-27T09:57:42Z"/>
          <w:rFonts w:ascii="宋体" w:hAnsi="宋体" w:eastAsia="宋体" w:cs="宋体"/>
          <w:sz w:val="24"/>
          <w:szCs w:val="24"/>
        </w:rPr>
      </w:pPr>
      <w:del w:id="15" w:author="咨询组" w:date="2025-10-27T09:57:42Z">
        <w:r>
          <w:rPr>
            <w:rFonts w:ascii="宋体" w:hAnsi="宋体" w:eastAsia="宋体" w:cs="宋体"/>
            <w:spacing w:val="2"/>
            <w:sz w:val="24"/>
            <w:szCs w:val="24"/>
          </w:rPr>
          <w:delText>二○二五年七月三十一</w:delText>
        </w:r>
      </w:del>
      <w:del w:id="16" w:author="咨询组" w:date="2025-10-27T09:57:42Z">
        <w:r>
          <w:rPr>
            <w:rFonts w:ascii="宋体" w:hAnsi="宋体" w:eastAsia="宋体" w:cs="宋体"/>
            <w:sz w:val="24"/>
            <w:szCs w:val="24"/>
          </w:rPr>
          <w:delText>日</w:delText>
        </w:r>
      </w:del>
    </w:p>
    <w:p w14:paraId="24613CBC">
      <w:pPr>
        <w:rPr>
          <w:del w:id="17" w:author="咨询组" w:date="2025-10-27T09:57:42Z"/>
        </w:rPr>
      </w:pPr>
    </w:p>
    <w:p w14:paraId="3DC31A11">
      <w:pPr>
        <w:rPr>
          <w:del w:id="18" w:author="咨询组" w:date="2025-10-27T09:57:42Z"/>
        </w:rPr>
      </w:pPr>
    </w:p>
    <w:p w14:paraId="16ACFA28">
      <w:pPr>
        <w:rPr>
          <w:del w:id="19" w:author="咨询组" w:date="2025-10-27T09:57:42Z"/>
        </w:rPr>
        <w:sectPr>
          <w:pgSz w:w="11906" w:h="16839"/>
          <w:pgMar w:top="1230" w:right="1389" w:bottom="901" w:left="1389" w:header="0" w:footer="0" w:gutter="0"/>
          <w:cols w:equalWidth="0" w:num="1">
            <w:col w:w="10476"/>
          </w:cols>
        </w:sectPr>
      </w:pPr>
    </w:p>
    <w:p w14:paraId="54284302">
      <w:pPr>
        <w:spacing w:before="68" w:line="208" w:lineRule="auto"/>
        <w:rPr>
          <w:rFonts w:ascii="微软雅黑" w:hAnsi="微软雅黑" w:eastAsia="微软雅黑" w:cs="微软雅黑"/>
          <w:sz w:val="16"/>
          <w:szCs w:val="16"/>
        </w:rPr>
      </w:pPr>
    </w:p>
    <w:sectPr>
      <w:type w:val="continuous"/>
      <w:pgSz w:w="11906" w:h="16839"/>
      <w:pgMar w:top="393" w:right="568" w:bottom="0" w:left="861" w:header="0" w:footer="0" w:gutter="0"/>
      <w:cols w:equalWidth="0" w:num="3">
        <w:col w:w="3791" w:space="100"/>
        <w:col w:w="4836" w:space="100"/>
        <w:col w:w="164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586029"/>
    <w:rsid w:val="1C1E3513"/>
    <w:rsid w:val="1D38602F"/>
    <w:rsid w:val="2E1732AD"/>
    <w:rsid w:val="3FEE3420"/>
    <w:rsid w:val="61022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37</TotalTime>
  <ScaleCrop>false</ScaleCrop>
  <LinksUpToDate>false</LinksUpToDate>
  <Application>WPS Office_12.8.2.19435_F1E327BC-269C-435d-A152-05C5408002CA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2025-08-01T09:57:00Z</dcterms:created>
  <dc:creator>许富生</dc:creator>
  <cp:lastModifiedBy>咨询组</cp:lastModifiedBy>
  <dcterms:modified xsi:type="dcterms:W3CDTF">2025-10-27T02:24:17Z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2025-10-24T15:26:46Z</vt:filetime>
  </property>
  <property fmtid="{D5CDD505-2E9C-101B-9397-08002B2CF9AE}" pid="4" name="KSOProductBuildVer">
    <vt:lpwstr>2052-12.8.2.19435</vt:lpwstr>
  </property>
  <property fmtid="{D5CDD505-2E9C-101B-9397-08002B2CF9AE}" pid="5" name="ICV">
    <vt:lpwstr>B3AB309F80734ADA9ACBAE1D850A57EE_12</vt:lpwstr>
  </property>
</Properties>
</file>
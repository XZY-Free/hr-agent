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C3C91">
      <w:pPr>
        <w:jc w:val="center"/>
        <w:rPr>
          <w:rFonts w:hint="eastAsia" w:ascii="黑体" w:hAnsi="黑体" w:eastAsia="黑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华润啤酒关于重点人员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  <w:lang w:val="en-US" w:eastAsia="zh-CN"/>
        </w:rPr>
        <w:t>人事</w:t>
      </w:r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档案集中管理的通知</w:t>
      </w:r>
      <w:r>
        <w:rPr>
          <w:rFonts w:hint="eastAsia" w:ascii="黑体" w:hAnsi="黑体" w:eastAsia="黑体" w:cs="宋体"/>
          <w:b/>
          <w:bCs/>
          <w:sz w:val="28"/>
          <w:szCs w:val="28"/>
          <w:u w:val="none"/>
          <w:lang w:val="en-US" w:eastAsia="zh-CN"/>
        </w:rPr>
        <w:t>（华啤人力〔2024〕370号）</w:t>
      </w:r>
    </w:p>
    <w:p w14:paraId="25FAF236">
      <w:pPr>
        <w:jc w:val="left"/>
        <w:rPr>
          <w:rFonts w:hint="default" w:ascii="黑体" w:hAnsi="黑体" w:eastAsia="黑体" w:cs="宋体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sz w:val="28"/>
          <w:szCs w:val="28"/>
          <w:u w:val="none"/>
          <w:lang w:val="en-US" w:eastAsia="zh-CN"/>
        </w:rPr>
        <w:t>///</w:t>
      </w:r>
    </w:p>
    <w:p w14:paraId="52136329">
      <w:pPr>
        <w:spacing w:before="249" w:beforeLines="80" w:line="440" w:lineRule="exact"/>
        <w:rPr>
          <w:rFonts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华润啤酒各职能部门、直属机构，华润雪花，华润酒业：</w:t>
      </w:r>
    </w:p>
    <w:p w14:paraId="5E150A06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为进一步推动公司人事档案集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/>
          <w:bCs/>
          <w:sz w:val="24"/>
          <w:szCs w:val="24"/>
        </w:rPr>
        <w:t>化、规范化管理，加强人才选拔任用的审核把关，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除各层级干部需按要求集中管理外，</w:t>
      </w:r>
      <w:r>
        <w:rPr>
          <w:rFonts w:hint="eastAsia" w:ascii="宋体" w:hAnsi="宋体" w:eastAsia="宋体"/>
          <w:bCs/>
          <w:sz w:val="24"/>
          <w:szCs w:val="24"/>
        </w:rPr>
        <w:t>现将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其他</w:t>
      </w:r>
      <w:r>
        <w:rPr>
          <w:rFonts w:hint="eastAsia" w:ascii="宋体" w:hAnsi="宋体" w:eastAsia="宋体"/>
          <w:bCs/>
          <w:sz w:val="24"/>
          <w:szCs w:val="24"/>
        </w:rPr>
        <w:t>重点人员人事档案集中管理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相关要求</w:t>
      </w:r>
      <w:r>
        <w:rPr>
          <w:rFonts w:hint="eastAsia" w:ascii="宋体" w:hAnsi="宋体" w:eastAsia="宋体"/>
          <w:bCs/>
          <w:sz w:val="24"/>
          <w:szCs w:val="24"/>
        </w:rPr>
        <w:t>通知如下：</w:t>
      </w:r>
    </w:p>
    <w:p w14:paraId="1CF3B669">
      <w:pPr>
        <w:spacing w:line="240" w:lineRule="auto"/>
        <w:ind w:firstLine="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///</w:t>
      </w:r>
    </w:p>
    <w:p w14:paraId="0DEA104F">
      <w:pPr>
        <w:spacing w:line="440" w:lineRule="exact"/>
        <w:ind w:firstLine="480"/>
        <w:rPr>
          <w:rFonts w:hint="eastAsia" w:ascii="宋体" w:hAnsi="宋体" w:eastAsia="宋体"/>
          <w:b/>
          <w:bCs w:val="0"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</w:rPr>
        <w:t>一、人员范围</w:t>
      </w:r>
    </w:p>
    <w:p w14:paraId="3590B88D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（一）华润啤酒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总部中基层</w:t>
      </w:r>
      <w:r>
        <w:rPr>
          <w:rFonts w:hint="eastAsia" w:ascii="宋体" w:hAnsi="宋体" w:eastAsia="宋体"/>
          <w:bCs/>
          <w:sz w:val="24"/>
          <w:szCs w:val="24"/>
        </w:rPr>
        <w:t>员工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不含派驻及成都共享中心）</w:t>
      </w:r>
    </w:p>
    <w:p w14:paraId="79589B4F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</w:rPr>
        <w:t>（二）纳入干部储备的人员</w:t>
      </w:r>
    </w:p>
    <w:p w14:paraId="289EB252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三）纳入华润啤酒优秀年轻干部库培养</w:t>
      </w:r>
      <w:r>
        <w:rPr>
          <w:rFonts w:hint="eastAsia" w:ascii="宋体" w:hAnsi="宋体" w:eastAsia="宋体"/>
          <w:bCs/>
          <w:sz w:val="24"/>
          <w:szCs w:val="24"/>
        </w:rPr>
        <w:t>的人员</w:t>
      </w:r>
    </w:p>
    <w:p w14:paraId="4DA513BF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四）副高级及以上专业技术职务（职称）人员</w:t>
      </w:r>
    </w:p>
    <w:p w14:paraId="074CF421">
      <w:pPr>
        <w:spacing w:line="440" w:lineRule="exact"/>
        <w:ind w:firstLine="48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///</w:t>
      </w:r>
    </w:p>
    <w:p w14:paraId="124624C9">
      <w:pPr>
        <w:spacing w:line="440" w:lineRule="exact"/>
        <w:ind w:firstLine="480"/>
        <w:rPr>
          <w:rFonts w:hint="eastAsia" w:ascii="宋体" w:hAnsi="宋体" w:eastAsia="宋体"/>
          <w:b/>
          <w:bCs w:val="0"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</w:rPr>
        <w:t>二、管理要求</w:t>
      </w:r>
    </w:p>
    <w:p w14:paraId="5517A676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</w:rPr>
        <w:t>（一）华润啤酒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总部中基层</w:t>
      </w:r>
      <w:r>
        <w:rPr>
          <w:rFonts w:hint="eastAsia" w:ascii="宋体" w:hAnsi="宋体" w:eastAsia="宋体"/>
          <w:bCs/>
          <w:sz w:val="24"/>
          <w:szCs w:val="24"/>
        </w:rPr>
        <w:t>员工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不含派驻及成都共享中心）、</w:t>
      </w:r>
      <w:r>
        <w:rPr>
          <w:rFonts w:hint="eastAsia" w:ascii="宋体" w:hAnsi="宋体" w:eastAsia="宋体"/>
          <w:bCs/>
          <w:sz w:val="24"/>
          <w:szCs w:val="24"/>
        </w:rPr>
        <w:t>纳入干部储备的人员</w:t>
      </w:r>
    </w:p>
    <w:p w14:paraId="0A476D10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纳入华润啤酒优秀年轻干部库培养</w:t>
      </w:r>
      <w:r>
        <w:rPr>
          <w:rFonts w:hint="eastAsia" w:ascii="宋体" w:hAnsi="宋体" w:eastAsia="宋体"/>
          <w:bCs/>
          <w:sz w:val="24"/>
          <w:szCs w:val="24"/>
        </w:rPr>
        <w:t>的人员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副高级及以上专业技术职务（职称）人员</w:t>
      </w:r>
    </w:p>
    <w:p w14:paraId="31F06751">
      <w:pPr>
        <w:spacing w:line="440" w:lineRule="exact"/>
        <w:ind w:firstLine="480"/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Cs/>
          <w:sz w:val="24"/>
          <w:szCs w:val="24"/>
        </w:rPr>
        <w:t>，原则上均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应</w:t>
      </w:r>
      <w:r>
        <w:rPr>
          <w:rFonts w:hint="eastAsia" w:ascii="宋体" w:hAnsi="宋体" w:eastAsia="宋体"/>
          <w:bCs/>
          <w:sz w:val="24"/>
          <w:szCs w:val="24"/>
        </w:rPr>
        <w:t>将人事档案调集至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公司（成都人力共享中心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档案室）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，并严格遵守档案集中管理的相关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要求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，积极配合完成档案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专审与材料补充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工作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82846A5">
      <w:pPr>
        <w:spacing w:line="240" w:lineRule="auto"/>
        <w:ind w:firstLine="0"/>
        <w:rPr>
          <w:rFonts w:hint="default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///</w:t>
      </w:r>
    </w:p>
    <w:p w14:paraId="6AB6F8B5">
      <w:pPr>
        <w:numPr>
          <w:ilvl w:val="0"/>
          <w:numId w:val="0"/>
        </w:numPr>
        <w:spacing w:line="440" w:lineRule="exact"/>
        <w:ind w:firstLine="480" w:firstLineChars="0"/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Bidi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（二）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在外部招聘华润啤酒总部员工时，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职能人力部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HRBP在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简历沟通或面试阶段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候选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人沟通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人事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档案集中管理要求，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说明试用期内需配合公司调档，入职时需签署同意调档的申明，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如不同意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调档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特殊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情况除外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，则不予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入职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试用期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期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间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不配合完成档案调集的，将按照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不符合录用条件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处理。</w:t>
      </w:r>
    </w:p>
    <w:p w14:paraId="53992E65">
      <w:pPr>
        <w:numPr>
          <w:numId w:val="0"/>
        </w:numPr>
        <w:spacing w:line="240" w:lineRule="auto"/>
        <w:rPr>
          <w:rFonts w:hint="default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///</w:t>
      </w:r>
    </w:p>
    <w:p w14:paraId="16BE73D2">
      <w:pPr>
        <w:numPr>
          <w:ilvl w:val="0"/>
          <w:numId w:val="0"/>
        </w:numPr>
        <w:spacing w:line="440" w:lineRule="exact"/>
        <w:ind w:firstLine="480" w:firstLineChars="0"/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Bidi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（三）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在内部调动员工至华润啤酒总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职能人力部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HRBP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在调动审批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前与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拟调动员工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沟通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人事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档案集中管理要求，如不同意档案调集的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特殊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情况除外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则不予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调动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B91C1CE">
      <w:pPr>
        <w:numPr>
          <w:numId w:val="0"/>
        </w:numPr>
        <w:spacing w:line="240" w:lineRule="auto"/>
        <w:rPr>
          <w:rFonts w:hint="default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///</w:t>
      </w:r>
    </w:p>
    <w:p w14:paraId="0A8A868C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四）</w:t>
      </w:r>
      <w:r>
        <w:rPr>
          <w:rFonts w:hint="eastAsia" w:ascii="宋体" w:hAnsi="宋体" w:eastAsia="宋体"/>
          <w:bCs/>
          <w:sz w:val="24"/>
          <w:szCs w:val="24"/>
        </w:rPr>
        <w:t>各单位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在组织干部（含储备）</w:t>
      </w:r>
      <w:r>
        <w:rPr>
          <w:rFonts w:hint="eastAsia" w:ascii="宋体" w:hAnsi="宋体" w:eastAsia="宋体"/>
          <w:bCs/>
          <w:sz w:val="24"/>
          <w:szCs w:val="24"/>
        </w:rPr>
        <w:t>竞聘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时，应明确告知需同意个人人事档案调集至公司管理的要求，</w:t>
      </w:r>
      <w:r>
        <w:rPr>
          <w:rFonts w:hint="eastAsia" w:ascii="宋体" w:hAnsi="宋体" w:eastAsia="宋体"/>
          <w:bCs/>
          <w:sz w:val="24"/>
          <w:szCs w:val="24"/>
        </w:rPr>
        <w:t>如不同意档案调集的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</w:rPr>
        <w:t>特殊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情况除外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bCs/>
          <w:sz w:val="24"/>
          <w:szCs w:val="24"/>
        </w:rPr>
        <w:t>，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原则上不予参与竞聘</w:t>
      </w:r>
      <w:r>
        <w:rPr>
          <w:rFonts w:hint="eastAsia" w:ascii="宋体" w:hAnsi="宋体" w:eastAsia="宋体"/>
          <w:bCs/>
          <w:sz w:val="24"/>
          <w:szCs w:val="24"/>
        </w:rPr>
        <w:t>。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完成储备竞聘后，应及时将竞聘结果发送人力资源共享中心干部管理组。</w:t>
      </w:r>
    </w:p>
    <w:p w14:paraId="67AFC219">
      <w:pPr>
        <w:spacing w:line="240" w:lineRule="auto"/>
        <w:ind w:firstLine="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///</w:t>
      </w:r>
    </w:p>
    <w:p w14:paraId="7AEC11F9">
      <w:pPr>
        <w:numPr>
          <w:ilvl w:val="0"/>
          <w:numId w:val="0"/>
        </w:numPr>
        <w:spacing w:line="440" w:lineRule="exact"/>
        <w:ind w:firstLine="480" w:firstLineChars="0"/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Bidi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（五）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调集时间要求：待员工入职/调入/纳入档案集中人员范围后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10个工作日内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由人力资源共享中心向其本人发出调档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函，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本人应配合</w:t>
      </w:r>
      <w:r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完成档案调集。</w:t>
      </w:r>
    </w:p>
    <w:p w14:paraId="62D29630">
      <w:pPr>
        <w:numPr>
          <w:ilvl w:val="0"/>
          <w:numId w:val="0"/>
        </w:numPr>
        <w:spacing w:line="240" w:lineRule="auto"/>
        <w:ind w:firstLine="0" w:firstLineChars="0"/>
        <w:rPr>
          <w:rFonts w:hint="eastAsia" w:ascii="宋体" w:hAnsi="宋体" w:eastAsia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///</w:t>
      </w:r>
    </w:p>
    <w:p w14:paraId="52303632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/>
          <w:bCs/>
          <w:sz w:val="24"/>
          <w:szCs w:val="24"/>
        </w:rPr>
        <w:t>）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特殊情况说明：</w:t>
      </w:r>
    </w:p>
    <w:p w14:paraId="50C45730">
      <w:pPr>
        <w:spacing w:line="440" w:lineRule="exact"/>
        <w:ind w:firstLine="48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/>
          <w:bCs/>
          <w:sz w:val="24"/>
          <w:szCs w:val="24"/>
        </w:rPr>
        <w:t>如因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户口与人事档案绑定等</w:t>
      </w:r>
      <w:r>
        <w:rPr>
          <w:rFonts w:hint="eastAsia" w:ascii="宋体" w:hAnsi="宋体" w:eastAsia="宋体"/>
          <w:bCs/>
          <w:sz w:val="24"/>
          <w:szCs w:val="24"/>
        </w:rPr>
        <w:t>特殊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情况</w:t>
      </w:r>
      <w:r>
        <w:rPr>
          <w:rFonts w:hint="eastAsia" w:ascii="宋体" w:hAnsi="宋体" w:eastAsia="宋体"/>
          <w:bCs/>
          <w:sz w:val="24"/>
          <w:szCs w:val="24"/>
        </w:rPr>
        <w:t>无法调集或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需</w:t>
      </w:r>
      <w:r>
        <w:rPr>
          <w:rFonts w:hint="eastAsia" w:ascii="宋体" w:hAnsi="宋体" w:eastAsia="宋体"/>
          <w:bCs/>
          <w:sz w:val="24"/>
          <w:szCs w:val="24"/>
        </w:rPr>
        <w:t>延迟调集档案的，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应说明具体理由及政策依据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提报所在单位KM2层级负责人同意后，经事业部人力资源部/职能人力部审核，报</w:t>
      </w:r>
      <w:r>
        <w:rPr>
          <w:rFonts w:hint="eastAsia" w:ascii="宋体" w:hAnsi="宋体" w:eastAsia="宋体"/>
          <w:bCs/>
          <w:sz w:val="24"/>
          <w:szCs w:val="24"/>
        </w:rPr>
        <w:t>华润啤酒人力资源部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审批。</w:t>
      </w:r>
    </w:p>
    <w:p w14:paraId="1F9166E7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/>
          <w:bCs/>
          <w:sz w:val="24"/>
          <w:szCs w:val="24"/>
        </w:rPr>
        <w:t>如不同意档案集中且不履行特殊情况审批的，由所在单位负责人进行劝说引导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/>
          <w:bCs/>
          <w:sz w:val="24"/>
          <w:szCs w:val="24"/>
        </w:rPr>
        <w:t>仍无法达成一致意见的，公司将保留处理意见，包括不限于</w:t>
      </w:r>
      <w:r>
        <w:rPr>
          <w:rFonts w:hint="eastAsia" w:ascii="宋体" w:hAnsi="宋体" w:eastAsia="宋体"/>
          <w:bCs/>
          <w:color w:val="auto"/>
          <w:sz w:val="24"/>
          <w:szCs w:val="24"/>
        </w:rPr>
        <w:t>暂缓调薪</w:t>
      </w:r>
      <w:r>
        <w:rPr>
          <w:rFonts w:hint="eastAsia" w:ascii="宋体" w:hAnsi="宋体" w:eastAsia="宋体"/>
          <w:bCs/>
          <w:sz w:val="24"/>
          <w:szCs w:val="24"/>
        </w:rPr>
        <w:t>、首次劳动合同到期不予续签、不得参与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职级晋级评定和</w:t>
      </w:r>
      <w:r>
        <w:rPr>
          <w:rFonts w:hint="eastAsia" w:ascii="宋体" w:hAnsi="宋体" w:eastAsia="宋体"/>
          <w:bCs/>
          <w:sz w:val="24"/>
          <w:szCs w:val="24"/>
        </w:rPr>
        <w:t>评优评先等。</w:t>
      </w:r>
    </w:p>
    <w:p w14:paraId="3D6695F3">
      <w:pPr>
        <w:spacing w:line="240" w:lineRule="auto"/>
        <w:ind w:firstLine="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///</w:t>
      </w:r>
    </w:p>
    <w:p w14:paraId="4F3B6D06">
      <w:pPr>
        <w:spacing w:line="440" w:lineRule="exact"/>
        <w:ind w:firstLine="480"/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  <w:t>三</w:t>
      </w:r>
      <w:bookmarkStart w:id="0" w:name="_GoBack"/>
      <w:bookmarkEnd w:id="0"/>
      <w:r>
        <w:rPr>
          <w:rFonts w:hint="eastAsia" w:ascii="宋体" w:hAnsi="宋体" w:eastAsia="宋体"/>
          <w:b/>
          <w:bCs w:val="0"/>
          <w:sz w:val="24"/>
          <w:szCs w:val="24"/>
        </w:rPr>
        <w:t>、</w:t>
      </w:r>
      <w:r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  <w:t>后续工作安排</w:t>
      </w:r>
    </w:p>
    <w:p w14:paraId="57D7E795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由人力资源共享中心干部管理组梳理需档案调集的人员名单，组织开展档案集中与专审。</w:t>
      </w:r>
    </w:p>
    <w:p w14:paraId="39372F90">
      <w:pPr>
        <w:spacing w:line="440" w:lineRule="exact"/>
        <w:ind w:firstLine="48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（二）属特殊情况无法完成档案调集的，员工本人应在</w:t>
      </w:r>
      <w:del w:id="0" w:author="咨询组" w:date="2026-01-16T13:51:07Z">
        <w:r>
          <w:rPr>
            <w:rFonts w:hint="eastAsia" w:ascii="宋体" w:hAnsi="宋体" w:eastAsia="宋体"/>
            <w:bCs/>
            <w:sz w:val="24"/>
            <w:szCs w:val="24"/>
            <w:lang w:val="en-US" w:eastAsia="zh-CN"/>
          </w:rPr>
          <w:delText>本通知下发或</w:delText>
        </w:r>
      </w:del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收到档案调集通知的一个月内通过OA提交特殊情况说明，</w:t>
      </w:r>
      <w:ins w:id="1" w:author="咨询组" w:date="2026-01-16T13:51:47Z">
        <w:r>
          <w:rPr>
            <w:rFonts w:hint="eastAsia" w:ascii="宋体" w:hAnsi="宋体" w:eastAsia="宋体"/>
            <w:bCs/>
            <w:sz w:val="24"/>
            <w:szCs w:val="24"/>
            <w:lang w:val="en-US" w:eastAsia="zh-CN"/>
          </w:rPr>
          <w:t>提报所在单位KM2层级负责人同意后，经事业部人力资源部/职能人力部审核，报</w:t>
        </w:r>
      </w:ins>
      <w:ins w:id="2" w:author="咨询组" w:date="2026-01-16T13:51:47Z">
        <w:r>
          <w:rPr>
            <w:rFonts w:hint="eastAsia" w:ascii="宋体" w:hAnsi="宋体" w:eastAsia="宋体"/>
            <w:bCs/>
            <w:sz w:val="24"/>
            <w:szCs w:val="24"/>
          </w:rPr>
          <w:t>华润啤酒人力资源部</w:t>
        </w:r>
      </w:ins>
      <w:ins w:id="3" w:author="咨询组" w:date="2026-01-16T13:51:47Z">
        <w:r>
          <w:rPr>
            <w:rFonts w:hint="eastAsia" w:ascii="宋体" w:hAnsi="宋体" w:eastAsia="宋体"/>
            <w:bCs/>
            <w:sz w:val="24"/>
            <w:szCs w:val="24"/>
            <w:lang w:val="en-US" w:eastAsia="zh-CN"/>
          </w:rPr>
          <w:t>审批。</w:t>
        </w:r>
      </w:ins>
      <w:del w:id="4" w:author="咨询组" w:date="2026-01-16T13:52:04Z">
        <w:r>
          <w:rPr>
            <w:rFonts w:hint="eastAsia" w:ascii="宋体" w:hAnsi="宋体" w:eastAsia="宋体"/>
            <w:bCs/>
            <w:sz w:val="24"/>
            <w:szCs w:val="24"/>
            <w:lang w:val="en-US" w:eastAsia="zh-CN"/>
          </w:rPr>
          <w:delText>按本通知第二点第（六）条要求履行审批程序。</w:delText>
        </w:r>
      </w:del>
    </w:p>
    <w:p w14:paraId="1830E491">
      <w:pPr>
        <w:spacing w:line="240" w:lineRule="auto"/>
        <w:ind w:firstLine="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///</w:t>
      </w:r>
    </w:p>
    <w:p w14:paraId="443CEC20">
      <w:pPr>
        <w:spacing w:line="440" w:lineRule="exact"/>
        <w:ind w:firstLine="480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本通知自下发之日起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执行</w:t>
      </w:r>
      <w:r>
        <w:rPr>
          <w:rFonts w:hint="eastAsia" w:ascii="宋体" w:hAnsi="宋体" w:eastAsia="宋体"/>
          <w:bCs/>
          <w:sz w:val="24"/>
          <w:szCs w:val="24"/>
        </w:rPr>
        <w:t>。</w:t>
      </w:r>
    </w:p>
    <w:p w14:paraId="203CBFDB">
      <w:pPr>
        <w:spacing w:line="440" w:lineRule="exact"/>
        <w:ind w:firstLine="640" w:firstLineChars="200"/>
        <w:rPr>
          <w:rFonts w:ascii="仿宋_GB2312" w:hAnsi="华文仿宋" w:eastAsia="仿宋_GB2312" w:cs="Arial"/>
          <w:sz w:val="32"/>
          <w:szCs w:val="32"/>
        </w:rPr>
      </w:pPr>
    </w:p>
    <w:p w14:paraId="225BE607">
      <w:pPr>
        <w:wordWrap w:val="0"/>
        <w:spacing w:line="440" w:lineRule="exact"/>
        <w:ind w:left="5460" w:leftChars="2600"/>
        <w:jc w:val="right"/>
        <w:rPr>
          <w:rFonts w:ascii="MS Song"/>
          <w:sz w:val="24"/>
          <w:szCs w:val="24"/>
        </w:rPr>
      </w:pPr>
      <w:r>
        <w:rPr>
          <w:rFonts w:hint="eastAsia" w:ascii="MS Song"/>
          <w:sz w:val="24"/>
          <w:szCs w:val="24"/>
        </w:rPr>
        <w:t>华润啤酒（控股）有限公司</w:t>
      </w:r>
    </w:p>
    <w:p w14:paraId="4F637529">
      <w:pPr>
        <w:spacing w:line="440" w:lineRule="exact"/>
        <w:ind w:left="5460" w:leftChars="2600"/>
        <w:jc w:val="center"/>
        <w:rPr>
          <w:rFonts w:ascii="宋体" w:hAnsi="宋体" w:eastAsia="宋体" w:cs="Arial"/>
          <w:sz w:val="24"/>
          <w:szCs w:val="24"/>
        </w:rPr>
      </w:pPr>
      <w:r>
        <w:rPr>
          <w:rFonts w:ascii="MS Song"/>
          <w:sz w:val="24"/>
          <w:szCs w:val="24"/>
        </w:rPr>
        <w:t xml:space="preserve">         </w:t>
      </w:r>
      <w:r>
        <w:rPr>
          <w:rFonts w:hint="eastAsia" w:ascii="MS Song"/>
          <w:sz w:val="24"/>
          <w:szCs w:val="24"/>
        </w:rPr>
        <w:t>人力资源部</w:t>
      </w:r>
    </w:p>
    <w:p w14:paraId="3EA6D180">
      <w:pPr>
        <w:spacing w:line="440" w:lineRule="exact"/>
        <w:ind w:left="5460" w:leftChars="2600"/>
        <w:jc w:val="center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 xml:space="preserve"> </w:t>
      </w:r>
      <w:r>
        <w:rPr>
          <w:rFonts w:ascii="宋体" w:hAnsi="宋体" w:eastAsia="宋体" w:cs="Arial"/>
          <w:sz w:val="24"/>
          <w:szCs w:val="24"/>
        </w:rPr>
        <w:t xml:space="preserve">         </w:t>
      </w:r>
      <w:r>
        <w:rPr>
          <w:rFonts w:hint="eastAsia" w:ascii="宋体" w:hAnsi="宋体" w:eastAsia="宋体" w:cs="Arial"/>
          <w:sz w:val="24"/>
          <w:szCs w:val="24"/>
        </w:rPr>
        <w:t>二○二四年</w:t>
      </w:r>
      <w:r>
        <w:rPr>
          <w:rFonts w:hint="eastAsia" w:ascii="宋体" w:hAnsi="宋体" w:eastAsia="宋体" w:cs="Arial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Arial"/>
          <w:sz w:val="24"/>
          <w:szCs w:val="24"/>
        </w:rPr>
        <w:t>月</w:t>
      </w:r>
      <w:r>
        <w:rPr>
          <w:rFonts w:hint="eastAsia" w:ascii="宋体" w:hAnsi="宋体" w:eastAsia="宋体" w:cs="Arial"/>
          <w:sz w:val="24"/>
          <w:szCs w:val="24"/>
          <w:lang w:val="en-US" w:eastAsia="zh-CN"/>
        </w:rPr>
        <w:t>二十八</w:t>
      </w:r>
      <w:r>
        <w:rPr>
          <w:rFonts w:hint="eastAsia" w:ascii="宋体" w:hAnsi="宋体" w:eastAsia="宋体" w:cs="Arial"/>
          <w:sz w:val="24"/>
          <w:szCs w:val="24"/>
        </w:rPr>
        <w:t>日</w:t>
      </w:r>
    </w:p>
    <w:sectPr>
      <w:pgSz w:w="11906" w:h="16838"/>
      <w:pgMar w:top="1701" w:right="1134" w:bottom="1134" w:left="1134" w:header="850" w:footer="12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Song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105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ZjM2NkZmEyY2E5OTY2N2E4Mzc2NGYxZjgxZTliZmEifQ=="/>
  </w:docVars>
  <w:rsids>
    <w:rsidRoot w:val="00624E61"/>
    <w:rsid w:val="000152BB"/>
    <w:rsid w:val="00016411"/>
    <w:rsid w:val="00027115"/>
    <w:rsid w:val="00041D4E"/>
    <w:rsid w:val="0005419E"/>
    <w:rsid w:val="000550E2"/>
    <w:rsid w:val="00076438"/>
    <w:rsid w:val="000844CE"/>
    <w:rsid w:val="00084E68"/>
    <w:rsid w:val="00086B3F"/>
    <w:rsid w:val="0009275C"/>
    <w:rsid w:val="000B3D77"/>
    <w:rsid w:val="000C7ADA"/>
    <w:rsid w:val="000D05FD"/>
    <w:rsid w:val="000D6F1D"/>
    <w:rsid w:val="000F47FB"/>
    <w:rsid w:val="00111ADD"/>
    <w:rsid w:val="0013117D"/>
    <w:rsid w:val="0013295F"/>
    <w:rsid w:val="001427D4"/>
    <w:rsid w:val="00154ED4"/>
    <w:rsid w:val="00155745"/>
    <w:rsid w:val="001618F9"/>
    <w:rsid w:val="00181409"/>
    <w:rsid w:val="001C59B3"/>
    <w:rsid w:val="001D3477"/>
    <w:rsid w:val="001E06F1"/>
    <w:rsid w:val="001F18C9"/>
    <w:rsid w:val="001F2CA6"/>
    <w:rsid w:val="001F3019"/>
    <w:rsid w:val="001F7549"/>
    <w:rsid w:val="00203392"/>
    <w:rsid w:val="00212ABF"/>
    <w:rsid w:val="0021534C"/>
    <w:rsid w:val="0021765C"/>
    <w:rsid w:val="00234004"/>
    <w:rsid w:val="00236308"/>
    <w:rsid w:val="002541D1"/>
    <w:rsid w:val="00256EA9"/>
    <w:rsid w:val="00261ADC"/>
    <w:rsid w:val="00266B19"/>
    <w:rsid w:val="0027588B"/>
    <w:rsid w:val="002811EA"/>
    <w:rsid w:val="00294340"/>
    <w:rsid w:val="002A2872"/>
    <w:rsid w:val="002A59B9"/>
    <w:rsid w:val="002B1A89"/>
    <w:rsid w:val="00306F2E"/>
    <w:rsid w:val="003330C1"/>
    <w:rsid w:val="0035456D"/>
    <w:rsid w:val="00364CD8"/>
    <w:rsid w:val="00370DBD"/>
    <w:rsid w:val="00373768"/>
    <w:rsid w:val="00387DD9"/>
    <w:rsid w:val="003943F0"/>
    <w:rsid w:val="003C2998"/>
    <w:rsid w:val="003F38CC"/>
    <w:rsid w:val="004054EE"/>
    <w:rsid w:val="0040779B"/>
    <w:rsid w:val="00425C06"/>
    <w:rsid w:val="00436B2E"/>
    <w:rsid w:val="00436F6C"/>
    <w:rsid w:val="004422A6"/>
    <w:rsid w:val="00444243"/>
    <w:rsid w:val="004630B3"/>
    <w:rsid w:val="00465CE5"/>
    <w:rsid w:val="00475AB7"/>
    <w:rsid w:val="00477277"/>
    <w:rsid w:val="004914F8"/>
    <w:rsid w:val="00491D12"/>
    <w:rsid w:val="00497FC5"/>
    <w:rsid w:val="004A6010"/>
    <w:rsid w:val="004D394E"/>
    <w:rsid w:val="004D632A"/>
    <w:rsid w:val="004E2C21"/>
    <w:rsid w:val="004E7AAB"/>
    <w:rsid w:val="005018F1"/>
    <w:rsid w:val="00505DDF"/>
    <w:rsid w:val="005278CC"/>
    <w:rsid w:val="00540E8F"/>
    <w:rsid w:val="0055173F"/>
    <w:rsid w:val="00554CCD"/>
    <w:rsid w:val="005576D7"/>
    <w:rsid w:val="005933F4"/>
    <w:rsid w:val="005B2A0D"/>
    <w:rsid w:val="005C5486"/>
    <w:rsid w:val="005D54B2"/>
    <w:rsid w:val="005E170F"/>
    <w:rsid w:val="005F1755"/>
    <w:rsid w:val="005F3F13"/>
    <w:rsid w:val="00606E2D"/>
    <w:rsid w:val="0061772A"/>
    <w:rsid w:val="006202DD"/>
    <w:rsid w:val="006207B6"/>
    <w:rsid w:val="00624E61"/>
    <w:rsid w:val="00634C8A"/>
    <w:rsid w:val="00647933"/>
    <w:rsid w:val="0065574E"/>
    <w:rsid w:val="006C0C24"/>
    <w:rsid w:val="006C4B29"/>
    <w:rsid w:val="006C7F61"/>
    <w:rsid w:val="006D19CD"/>
    <w:rsid w:val="006D1FD6"/>
    <w:rsid w:val="006D434E"/>
    <w:rsid w:val="006D4FDD"/>
    <w:rsid w:val="006E2880"/>
    <w:rsid w:val="006E7C9D"/>
    <w:rsid w:val="006E7CDA"/>
    <w:rsid w:val="00700839"/>
    <w:rsid w:val="00701DA8"/>
    <w:rsid w:val="007312CE"/>
    <w:rsid w:val="0073344A"/>
    <w:rsid w:val="00735690"/>
    <w:rsid w:val="00751082"/>
    <w:rsid w:val="00764D29"/>
    <w:rsid w:val="00771CBC"/>
    <w:rsid w:val="00772FF9"/>
    <w:rsid w:val="00782AC1"/>
    <w:rsid w:val="00784046"/>
    <w:rsid w:val="007B1BAE"/>
    <w:rsid w:val="007B4F08"/>
    <w:rsid w:val="007C52A3"/>
    <w:rsid w:val="007E280A"/>
    <w:rsid w:val="007E73BF"/>
    <w:rsid w:val="007F59DA"/>
    <w:rsid w:val="00821435"/>
    <w:rsid w:val="00840CE1"/>
    <w:rsid w:val="0084199A"/>
    <w:rsid w:val="008461D9"/>
    <w:rsid w:val="00846536"/>
    <w:rsid w:val="00852991"/>
    <w:rsid w:val="00856947"/>
    <w:rsid w:val="00861272"/>
    <w:rsid w:val="00874665"/>
    <w:rsid w:val="00881F35"/>
    <w:rsid w:val="008A6867"/>
    <w:rsid w:val="008A73B6"/>
    <w:rsid w:val="008B029F"/>
    <w:rsid w:val="008B5BFF"/>
    <w:rsid w:val="008C037C"/>
    <w:rsid w:val="008C3138"/>
    <w:rsid w:val="008D0B15"/>
    <w:rsid w:val="008E2747"/>
    <w:rsid w:val="009312E7"/>
    <w:rsid w:val="00933631"/>
    <w:rsid w:val="00934D54"/>
    <w:rsid w:val="0093602D"/>
    <w:rsid w:val="009547E0"/>
    <w:rsid w:val="00981F31"/>
    <w:rsid w:val="00984A4A"/>
    <w:rsid w:val="00993040"/>
    <w:rsid w:val="00993521"/>
    <w:rsid w:val="009B442B"/>
    <w:rsid w:val="009C1CB5"/>
    <w:rsid w:val="009C324F"/>
    <w:rsid w:val="009D0438"/>
    <w:rsid w:val="00A06401"/>
    <w:rsid w:val="00A1773C"/>
    <w:rsid w:val="00A24FE3"/>
    <w:rsid w:val="00A2777F"/>
    <w:rsid w:val="00AB19F0"/>
    <w:rsid w:val="00AC352B"/>
    <w:rsid w:val="00AD3B6A"/>
    <w:rsid w:val="00AD7F40"/>
    <w:rsid w:val="00AF113D"/>
    <w:rsid w:val="00B077E0"/>
    <w:rsid w:val="00B11CE2"/>
    <w:rsid w:val="00B14A19"/>
    <w:rsid w:val="00B151D2"/>
    <w:rsid w:val="00B41DC2"/>
    <w:rsid w:val="00B43961"/>
    <w:rsid w:val="00B5326E"/>
    <w:rsid w:val="00B63CC8"/>
    <w:rsid w:val="00B64C5C"/>
    <w:rsid w:val="00B73921"/>
    <w:rsid w:val="00B779E0"/>
    <w:rsid w:val="00B942FA"/>
    <w:rsid w:val="00BA4A4A"/>
    <w:rsid w:val="00BD7AB5"/>
    <w:rsid w:val="00BF08C3"/>
    <w:rsid w:val="00C14AFA"/>
    <w:rsid w:val="00C218E4"/>
    <w:rsid w:val="00C27F33"/>
    <w:rsid w:val="00C32B87"/>
    <w:rsid w:val="00C35CD0"/>
    <w:rsid w:val="00C5556A"/>
    <w:rsid w:val="00C60866"/>
    <w:rsid w:val="00C60BF1"/>
    <w:rsid w:val="00C62E7A"/>
    <w:rsid w:val="00C67EF8"/>
    <w:rsid w:val="00C72F9D"/>
    <w:rsid w:val="00C764C8"/>
    <w:rsid w:val="00CA6408"/>
    <w:rsid w:val="00CC5545"/>
    <w:rsid w:val="00CD6689"/>
    <w:rsid w:val="00CF0B09"/>
    <w:rsid w:val="00CF4DA4"/>
    <w:rsid w:val="00D041D1"/>
    <w:rsid w:val="00D102E2"/>
    <w:rsid w:val="00D24ABF"/>
    <w:rsid w:val="00D4516E"/>
    <w:rsid w:val="00D72A82"/>
    <w:rsid w:val="00D869B3"/>
    <w:rsid w:val="00D94F64"/>
    <w:rsid w:val="00DB072E"/>
    <w:rsid w:val="00DB3496"/>
    <w:rsid w:val="00DD3778"/>
    <w:rsid w:val="00DE27F9"/>
    <w:rsid w:val="00DF20B8"/>
    <w:rsid w:val="00E1487A"/>
    <w:rsid w:val="00E21703"/>
    <w:rsid w:val="00E50AF4"/>
    <w:rsid w:val="00E613BB"/>
    <w:rsid w:val="00E70817"/>
    <w:rsid w:val="00E94069"/>
    <w:rsid w:val="00EB6A9A"/>
    <w:rsid w:val="00EC7327"/>
    <w:rsid w:val="00EC7A96"/>
    <w:rsid w:val="00ED7E12"/>
    <w:rsid w:val="00EE0F8A"/>
    <w:rsid w:val="00F00108"/>
    <w:rsid w:val="00F01B88"/>
    <w:rsid w:val="00F20DFC"/>
    <w:rsid w:val="00F24D92"/>
    <w:rsid w:val="00F308E6"/>
    <w:rsid w:val="00F33D38"/>
    <w:rsid w:val="00F35C4A"/>
    <w:rsid w:val="00F50D60"/>
    <w:rsid w:val="00F50E28"/>
    <w:rsid w:val="00F56577"/>
    <w:rsid w:val="00F60CA9"/>
    <w:rsid w:val="00F6177B"/>
    <w:rsid w:val="00F62D32"/>
    <w:rsid w:val="00F80203"/>
    <w:rsid w:val="00FA0340"/>
    <w:rsid w:val="00FB096D"/>
    <w:rsid w:val="00FB2456"/>
    <w:rsid w:val="00FC32E1"/>
    <w:rsid w:val="00FC530E"/>
    <w:rsid w:val="00FD33EF"/>
    <w:rsid w:val="00FD50E0"/>
    <w:rsid w:val="00FD664F"/>
    <w:rsid w:val="00FE50E7"/>
    <w:rsid w:val="046560C5"/>
    <w:rsid w:val="075A1E1A"/>
    <w:rsid w:val="07922170"/>
    <w:rsid w:val="09F721D2"/>
    <w:rsid w:val="0DB11A98"/>
    <w:rsid w:val="10E7184A"/>
    <w:rsid w:val="10FB6625"/>
    <w:rsid w:val="11E817BA"/>
    <w:rsid w:val="12BE0270"/>
    <w:rsid w:val="18FF22A3"/>
    <w:rsid w:val="1B055AA1"/>
    <w:rsid w:val="1E621B37"/>
    <w:rsid w:val="1EFB2D14"/>
    <w:rsid w:val="2BC24A02"/>
    <w:rsid w:val="2C3D0F24"/>
    <w:rsid w:val="2D1F4429"/>
    <w:rsid w:val="2DF35A7B"/>
    <w:rsid w:val="30975695"/>
    <w:rsid w:val="33A41BA5"/>
    <w:rsid w:val="36CF347B"/>
    <w:rsid w:val="37F93409"/>
    <w:rsid w:val="38410891"/>
    <w:rsid w:val="38D85012"/>
    <w:rsid w:val="3E6447D3"/>
    <w:rsid w:val="3FBE3792"/>
    <w:rsid w:val="42A96C7C"/>
    <w:rsid w:val="4516289A"/>
    <w:rsid w:val="46304039"/>
    <w:rsid w:val="49D52960"/>
    <w:rsid w:val="4D2D3730"/>
    <w:rsid w:val="4F072F8C"/>
    <w:rsid w:val="51A92092"/>
    <w:rsid w:val="566E5468"/>
    <w:rsid w:val="57C03463"/>
    <w:rsid w:val="5855720E"/>
    <w:rsid w:val="59B25C1B"/>
    <w:rsid w:val="5C8C3D2A"/>
    <w:rsid w:val="5D7B4097"/>
    <w:rsid w:val="65F16F95"/>
    <w:rsid w:val="666813A6"/>
    <w:rsid w:val="6AE42389"/>
    <w:rsid w:val="710F568F"/>
    <w:rsid w:val="731D4975"/>
    <w:rsid w:val="744A567D"/>
    <w:rsid w:val="74EB4D2A"/>
    <w:rsid w:val="7530102B"/>
    <w:rsid w:val="77EE0072"/>
    <w:rsid w:val="7A527635"/>
    <w:rsid w:val="7ACC1F8A"/>
    <w:rsid w:val="7B2C222D"/>
    <w:rsid w:val="7B36465D"/>
    <w:rsid w:val="7B3E0AC1"/>
    <w:rsid w:val="7C6E6171"/>
    <w:rsid w:val="7D18612F"/>
    <w:rsid w:val="7E975961"/>
    <w:rsid w:val="7FC0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5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7">
    <w:name w:val="annotation subject"/>
    <w:basedOn w:val="2"/>
    <w:next w:val="2"/>
    <w:link w:val="19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4">
    <w:name w:val="批注框文本 字符"/>
    <w:basedOn w:val="10"/>
    <w:link w:val="3"/>
    <w:autoRedefine/>
    <w:semiHidden/>
    <w:qFormat/>
    <w:uiPriority w:val="99"/>
    <w:rPr>
      <w:sz w:val="18"/>
      <w:szCs w:val="18"/>
    </w:rPr>
  </w:style>
  <w:style w:type="character" w:customStyle="1" w:styleId="15">
    <w:name w:val="标题 字符"/>
    <w:basedOn w:val="10"/>
    <w:link w:val="6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  <w:style w:type="character" w:customStyle="1" w:styleId="18">
    <w:name w:val="批注文字 字符"/>
    <w:basedOn w:val="10"/>
    <w:link w:val="2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7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677</Characters>
  <Lines>5</Lines>
  <Paragraphs>1</Paragraphs>
  <TotalTime>4</TotalTime>
  <ScaleCrop>false</ScaleCrop>
  <LinksUpToDate>false</LinksUpToDate>
  <CharactersWithSpaces>794</CharactersWithSpaces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2017-08-24T08:14:00Z</dcterms:created>
  <dc:creator>Kirih</dc:creator>
  <cp:lastModifiedBy>咨询组</cp:lastModifiedBy>
  <dcterms:modified xsi:type="dcterms:W3CDTF">2026-01-28T02:56:14Z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9AAC631F85FB4CC6ABD0811F1CBE1EDF_12</vt:lpwstr>
  </property>
</Properties>
</file>
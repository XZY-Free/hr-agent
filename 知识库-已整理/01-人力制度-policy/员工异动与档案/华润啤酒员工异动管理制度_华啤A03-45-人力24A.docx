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CD0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jc w:val="center"/>
        <w:textAlignment w:val="baseline"/>
        <w:outlineLvl w:val="0"/>
        <w:rPr>
          <w:rFonts w:hint="eastAsia" w:ascii="华文中宋" w:hAnsi="华文中宋" w:eastAsia="华文中宋" w:cs="华文中宋"/>
          <w:spacing w:val="-1"/>
          <w:sz w:val="24"/>
          <w:szCs w:val="24"/>
          <w:lang w:eastAsia="zh-CN"/>
        </w:rPr>
      </w:pPr>
      <w:bookmarkStart w:id="0" w:name="_bookmark1"/>
      <w:bookmarkEnd w:id="0"/>
      <w:r>
        <w:rPr>
          <w:rFonts w:ascii="华文中宋" w:hAnsi="华文中宋" w:eastAsia="华文中宋" w:cs="华文中宋"/>
          <w:spacing w:val="-1"/>
          <w:sz w:val="36"/>
          <w:szCs w:val="36"/>
        </w:rPr>
        <w:t>华润啤酒员工异动管理制度</w:t>
      </w:r>
      <w:r>
        <w:rPr>
          <w:rFonts w:hint="eastAsia" w:ascii="华文中宋" w:hAnsi="华文中宋" w:eastAsia="华文中宋" w:cs="华文中宋"/>
          <w:spacing w:val="-1"/>
          <w:sz w:val="24"/>
          <w:szCs w:val="24"/>
          <w:lang w:eastAsia="zh-CN"/>
        </w:rPr>
        <w:t>（</w:t>
      </w:r>
      <w:r>
        <w:rPr>
          <w:rFonts w:ascii="华文中宋" w:hAnsi="华文中宋" w:eastAsia="华文中宋" w:cs="华文中宋"/>
          <w:spacing w:val="-1"/>
          <w:sz w:val="24"/>
          <w:szCs w:val="24"/>
        </w:rPr>
        <w:t>华啤A03-45-人力24A</w:t>
      </w:r>
      <w:r>
        <w:rPr>
          <w:rFonts w:hint="eastAsia" w:ascii="华文中宋" w:hAnsi="华文中宋" w:eastAsia="华文中宋" w:cs="华文中宋"/>
          <w:spacing w:val="-1"/>
          <w:sz w:val="24"/>
          <w:szCs w:val="24"/>
          <w:lang w:eastAsia="zh-CN"/>
        </w:rPr>
        <w:t>）</w:t>
      </w:r>
    </w:p>
    <w:p w14:paraId="5F97EC29">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总则</w:t>
      </w:r>
    </w:p>
    <w:p w14:paraId="0128D1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0" w:author="咨询组" w:date="2025-10-24T15:00:59Z"/>
          <w:rFonts w:hint="eastAsia" w:ascii="仿宋" w:hAnsi="仿宋" w:eastAsia="仿宋" w:cs="仿宋"/>
          <w:spacing w:val="11"/>
          <w:position w:val="0"/>
          <w:sz w:val="31"/>
          <w:szCs w:val="31"/>
          <w:lang w:eastAsia="zh-CN"/>
        </w:rPr>
      </w:pPr>
      <w:del w:id="1" w:author="咨询组" w:date="2025-10-24T15:00:59Z">
        <w:r>
          <w:rPr>
            <w:rFonts w:hint="eastAsia" w:ascii="黑体" w:hAnsi="黑体" w:eastAsia="黑体" w:cs="黑体"/>
            <w:spacing w:val="11"/>
            <w:position w:val="0"/>
            <w:sz w:val="31"/>
            <w:szCs w:val="31"/>
            <w:lang w:eastAsia="zh-CN"/>
          </w:rPr>
          <w:delText>第一条</w:delText>
        </w:r>
      </w:del>
      <w:del w:id="2" w:author="咨询组" w:date="2025-10-24T15:00:59Z">
        <w:r>
          <w:rPr>
            <w:rFonts w:hint="eastAsia" w:ascii="仿宋" w:hAnsi="仿宋" w:eastAsia="仿宋" w:cs="仿宋"/>
            <w:spacing w:val="11"/>
            <w:position w:val="0"/>
            <w:sz w:val="31"/>
            <w:szCs w:val="31"/>
            <w:lang w:val="en-US" w:eastAsia="zh-CN"/>
          </w:rPr>
          <w:delText xml:space="preserve"> </w:delText>
        </w:r>
      </w:del>
      <w:del w:id="3" w:author="咨询组" w:date="2025-10-24T15:00:59Z">
        <w:r>
          <w:rPr>
            <w:rFonts w:hint="eastAsia" w:ascii="仿宋" w:hAnsi="仿宋" w:eastAsia="仿宋" w:cs="仿宋"/>
            <w:spacing w:val="11"/>
            <w:position w:val="0"/>
            <w:sz w:val="31"/>
            <w:szCs w:val="31"/>
            <w:lang w:eastAsia="zh-CN"/>
          </w:rPr>
          <w:delText>为了规范公司员工异动管理机制，满足公司在新的治理结构下对人力资源的需求，保证公司人力资源管理机制能够高效运营，促进人才流动与成长，制定本制度。</w:delText>
        </w:r>
      </w:del>
    </w:p>
    <w:p w14:paraId="6E5C307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第二条</w:t>
      </w:r>
      <w:r>
        <w:rPr>
          <w:rFonts w:hint="eastAsia" w:ascii="仿宋" w:hAnsi="仿宋" w:eastAsia="仿宋" w:cs="仿宋"/>
          <w:spacing w:val="11"/>
          <w:position w:val="0"/>
          <w:sz w:val="31"/>
          <w:szCs w:val="31"/>
          <w:lang w:val="en-US" w:eastAsia="zh-CN"/>
        </w:rPr>
        <w:t xml:space="preserve"> </w:t>
      </w:r>
      <w:del w:id="4" w:author="咨询组" w:date="2025-11-12T10:05:52Z">
        <w:r>
          <w:rPr>
            <w:rFonts w:hint="eastAsia" w:ascii="仿宋" w:hAnsi="仿宋" w:eastAsia="仿宋" w:cs="仿宋"/>
            <w:spacing w:val="11"/>
            <w:position w:val="0"/>
            <w:sz w:val="31"/>
            <w:szCs w:val="31"/>
            <w:lang w:eastAsia="zh-CN"/>
          </w:rPr>
          <w:delText>本制度</w:delText>
        </w:r>
      </w:del>
      <w:ins w:id="5" w:author="咨询组" w:date="2025-11-12T10:05:52Z">
        <w:r>
          <w:rPr>
            <w:rFonts w:hint="eastAsia" w:ascii="仿宋" w:hAnsi="仿宋" w:eastAsia="仿宋" w:cs="仿宋"/>
            <w:spacing w:val="11"/>
            <w:position w:val="0"/>
            <w:sz w:val="31"/>
            <w:szCs w:val="31"/>
            <w:lang w:eastAsia="zh-CN"/>
          </w:rPr>
          <w:t>《</w:t>
        </w:r>
      </w:ins>
      <w:ins w:id="6" w:author="咨询组" w:date="2025-11-12T10:05:53Z">
        <w:r>
          <w:rPr>
            <w:rFonts w:hint="eastAsia" w:ascii="仿宋" w:hAnsi="仿宋" w:eastAsia="仿宋" w:cs="仿宋"/>
            <w:spacing w:val="11"/>
            <w:position w:val="0"/>
            <w:sz w:val="31"/>
            <w:szCs w:val="31"/>
            <w:lang w:val="en-US" w:eastAsia="zh-CN"/>
          </w:rPr>
          <w:t>华润</w:t>
        </w:r>
      </w:ins>
      <w:ins w:id="7" w:author="咨询组" w:date="2025-11-12T10:05:55Z">
        <w:r>
          <w:rPr>
            <w:rFonts w:hint="eastAsia" w:ascii="仿宋" w:hAnsi="仿宋" w:eastAsia="仿宋" w:cs="仿宋"/>
            <w:spacing w:val="11"/>
            <w:position w:val="0"/>
            <w:sz w:val="31"/>
            <w:szCs w:val="31"/>
            <w:lang w:val="en-US" w:eastAsia="zh-CN"/>
          </w:rPr>
          <w:t>啤酒</w:t>
        </w:r>
      </w:ins>
      <w:ins w:id="8" w:author="咨询组" w:date="2025-11-12T10:05:57Z">
        <w:r>
          <w:rPr>
            <w:rFonts w:hint="eastAsia" w:ascii="仿宋" w:hAnsi="仿宋" w:eastAsia="仿宋" w:cs="仿宋"/>
            <w:spacing w:val="11"/>
            <w:position w:val="0"/>
            <w:sz w:val="31"/>
            <w:szCs w:val="31"/>
            <w:lang w:val="en-US" w:eastAsia="zh-CN"/>
          </w:rPr>
          <w:t>员工</w:t>
        </w:r>
      </w:ins>
      <w:ins w:id="9" w:author="咨询组" w:date="2025-11-12T10:05:58Z">
        <w:r>
          <w:rPr>
            <w:rFonts w:hint="eastAsia" w:ascii="仿宋" w:hAnsi="仿宋" w:eastAsia="仿宋" w:cs="仿宋"/>
            <w:spacing w:val="11"/>
            <w:position w:val="0"/>
            <w:sz w:val="31"/>
            <w:szCs w:val="31"/>
            <w:lang w:val="en-US" w:eastAsia="zh-CN"/>
          </w:rPr>
          <w:t>异动</w:t>
        </w:r>
      </w:ins>
      <w:ins w:id="10" w:author="咨询组" w:date="2025-11-12T10:06:00Z">
        <w:r>
          <w:rPr>
            <w:rFonts w:hint="eastAsia" w:ascii="仿宋" w:hAnsi="仿宋" w:eastAsia="仿宋" w:cs="仿宋"/>
            <w:spacing w:val="11"/>
            <w:position w:val="0"/>
            <w:sz w:val="31"/>
            <w:szCs w:val="31"/>
            <w:lang w:val="en-US" w:eastAsia="zh-CN"/>
          </w:rPr>
          <w:t>管理制度</w:t>
        </w:r>
      </w:ins>
      <w:ins w:id="11" w:author="咨询组" w:date="2025-11-12T10:06:01Z">
        <w:r>
          <w:rPr>
            <w:rFonts w:hint="eastAsia" w:ascii="仿宋" w:hAnsi="仿宋" w:eastAsia="仿宋" w:cs="仿宋"/>
            <w:spacing w:val="11"/>
            <w:position w:val="0"/>
            <w:sz w:val="31"/>
            <w:szCs w:val="31"/>
            <w:lang w:val="en-US" w:eastAsia="zh-CN"/>
          </w:rPr>
          <w:t>》</w:t>
        </w:r>
      </w:ins>
      <w:r>
        <w:rPr>
          <w:rFonts w:hint="eastAsia" w:ascii="仿宋" w:hAnsi="仿宋" w:eastAsia="仿宋" w:cs="仿宋"/>
          <w:spacing w:val="11"/>
          <w:position w:val="0"/>
          <w:sz w:val="31"/>
          <w:szCs w:val="31"/>
          <w:lang w:eastAsia="zh-CN"/>
        </w:rPr>
        <w:t>适用于华润啤酒（控股）有限公司及其下属各级子公司、分公司。华润集团直管干部的异动管理不适用</w:t>
      </w:r>
      <w:del w:id="12" w:author="咨询组" w:date="2025-10-24T15:01:28Z">
        <w:r>
          <w:rPr>
            <w:rFonts w:hint="eastAsia" w:ascii="仿宋" w:hAnsi="仿宋" w:eastAsia="仿宋" w:cs="仿宋"/>
            <w:spacing w:val="11"/>
            <w:position w:val="0"/>
            <w:sz w:val="31"/>
            <w:szCs w:val="31"/>
            <w:lang w:eastAsia="zh-CN"/>
          </w:rPr>
          <w:delText>本制度</w:delText>
        </w:r>
      </w:del>
      <w:ins w:id="13" w:author="咨询组" w:date="2025-10-24T15:01:28Z">
        <w:r>
          <w:rPr>
            <w:rFonts w:hint="eastAsia" w:ascii="仿宋" w:hAnsi="仿宋" w:eastAsia="仿宋" w:cs="仿宋"/>
            <w:spacing w:val="11"/>
            <w:position w:val="0"/>
            <w:sz w:val="31"/>
            <w:szCs w:val="31"/>
            <w:lang w:eastAsia="zh-CN"/>
          </w:rPr>
          <w:t>《</w:t>
        </w:r>
      </w:ins>
      <w:ins w:id="14" w:author="咨询组" w:date="2025-10-24T15:01:33Z">
        <w:r>
          <w:rPr>
            <w:rFonts w:hint="eastAsia" w:ascii="仿宋" w:hAnsi="仿宋" w:eastAsia="仿宋" w:cs="仿宋"/>
            <w:spacing w:val="11"/>
            <w:position w:val="0"/>
            <w:sz w:val="31"/>
            <w:szCs w:val="31"/>
            <w:lang w:val="en-US" w:eastAsia="zh-CN"/>
          </w:rPr>
          <w:t>华润啤酒</w:t>
        </w:r>
      </w:ins>
      <w:ins w:id="15" w:author="咨询组" w:date="2025-10-24T15:01:34Z">
        <w:r>
          <w:rPr>
            <w:rFonts w:hint="eastAsia" w:ascii="仿宋" w:hAnsi="仿宋" w:eastAsia="仿宋" w:cs="仿宋"/>
            <w:spacing w:val="11"/>
            <w:position w:val="0"/>
            <w:sz w:val="31"/>
            <w:szCs w:val="31"/>
            <w:lang w:val="en-US" w:eastAsia="zh-CN"/>
          </w:rPr>
          <w:t>员工</w:t>
        </w:r>
      </w:ins>
      <w:ins w:id="16" w:author="咨询组" w:date="2025-10-24T15:01:35Z">
        <w:r>
          <w:rPr>
            <w:rFonts w:hint="eastAsia" w:ascii="仿宋" w:hAnsi="仿宋" w:eastAsia="仿宋" w:cs="仿宋"/>
            <w:spacing w:val="11"/>
            <w:position w:val="0"/>
            <w:sz w:val="31"/>
            <w:szCs w:val="31"/>
            <w:lang w:val="en-US" w:eastAsia="zh-CN"/>
          </w:rPr>
          <w:t>异动</w:t>
        </w:r>
      </w:ins>
      <w:ins w:id="17" w:author="咨询组" w:date="2025-10-24T15:01:36Z">
        <w:r>
          <w:rPr>
            <w:rFonts w:hint="eastAsia" w:ascii="仿宋" w:hAnsi="仿宋" w:eastAsia="仿宋" w:cs="仿宋"/>
            <w:spacing w:val="11"/>
            <w:position w:val="0"/>
            <w:sz w:val="31"/>
            <w:szCs w:val="31"/>
            <w:lang w:val="en-US" w:eastAsia="zh-CN"/>
          </w:rPr>
          <w:t>管理制度</w:t>
        </w:r>
      </w:ins>
      <w:ins w:id="18" w:author="咨询组" w:date="2025-10-24T15:01:29Z">
        <w:r>
          <w:rPr>
            <w:rFonts w:hint="eastAsia" w:ascii="仿宋" w:hAnsi="仿宋" w:eastAsia="仿宋" w:cs="仿宋"/>
            <w:spacing w:val="11"/>
            <w:position w:val="0"/>
            <w:sz w:val="31"/>
            <w:szCs w:val="31"/>
            <w:lang w:eastAsia="zh-CN"/>
          </w:rPr>
          <w:t>》</w:t>
        </w:r>
      </w:ins>
      <w:r>
        <w:rPr>
          <w:rFonts w:hint="eastAsia" w:ascii="仿宋" w:hAnsi="仿宋" w:eastAsia="仿宋" w:cs="仿宋"/>
          <w:spacing w:val="11"/>
          <w:position w:val="0"/>
          <w:sz w:val="31"/>
          <w:szCs w:val="31"/>
          <w:lang w:eastAsia="zh-CN"/>
        </w:rPr>
        <w:t>。</w:t>
      </w:r>
    </w:p>
    <w:p w14:paraId="78F3146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员工调入华润酒业按《华润啤酒啤白共建人才双赋能管理办法》执行，《华润啤酒啤白共建人才双赋能管理办法》未尽事宜按</w:t>
      </w:r>
      <w:del w:id="19" w:author="咨询组" w:date="2025-10-24T15:01:11Z">
        <w:r>
          <w:rPr>
            <w:rFonts w:hint="eastAsia" w:ascii="仿宋" w:hAnsi="仿宋" w:eastAsia="仿宋" w:cs="仿宋"/>
            <w:spacing w:val="11"/>
            <w:position w:val="0"/>
            <w:sz w:val="31"/>
            <w:szCs w:val="31"/>
            <w:lang w:eastAsia="zh-CN"/>
          </w:rPr>
          <w:delText>本办法</w:delText>
        </w:r>
      </w:del>
      <w:ins w:id="20" w:author="咨询组" w:date="2025-10-24T15:01:11Z">
        <w:r>
          <w:rPr>
            <w:rFonts w:hint="eastAsia" w:ascii="仿宋" w:hAnsi="仿宋" w:eastAsia="仿宋" w:cs="仿宋"/>
            <w:spacing w:val="11"/>
            <w:position w:val="0"/>
            <w:sz w:val="31"/>
            <w:szCs w:val="31"/>
            <w:lang w:eastAsia="zh-CN"/>
          </w:rPr>
          <w:t>《</w:t>
        </w:r>
      </w:ins>
      <w:ins w:id="21" w:author="咨询组" w:date="2025-10-24T15:01:13Z">
        <w:r>
          <w:rPr>
            <w:rFonts w:hint="eastAsia" w:ascii="仿宋" w:hAnsi="仿宋" w:eastAsia="仿宋" w:cs="仿宋"/>
            <w:spacing w:val="11"/>
            <w:position w:val="0"/>
            <w:sz w:val="31"/>
            <w:szCs w:val="31"/>
            <w:lang w:val="en-US" w:eastAsia="zh-CN"/>
          </w:rPr>
          <w:t>华润啤酒</w:t>
        </w:r>
      </w:ins>
      <w:ins w:id="22" w:author="咨询组" w:date="2025-10-24T15:01:14Z">
        <w:r>
          <w:rPr>
            <w:rFonts w:hint="eastAsia" w:ascii="仿宋" w:hAnsi="仿宋" w:eastAsia="仿宋" w:cs="仿宋"/>
            <w:spacing w:val="11"/>
            <w:position w:val="0"/>
            <w:sz w:val="31"/>
            <w:szCs w:val="31"/>
            <w:lang w:val="en-US" w:eastAsia="zh-CN"/>
          </w:rPr>
          <w:t>员工</w:t>
        </w:r>
      </w:ins>
      <w:ins w:id="23" w:author="咨询组" w:date="2025-10-24T15:01:15Z">
        <w:r>
          <w:rPr>
            <w:rFonts w:hint="eastAsia" w:ascii="仿宋" w:hAnsi="仿宋" w:eastAsia="仿宋" w:cs="仿宋"/>
            <w:spacing w:val="11"/>
            <w:position w:val="0"/>
            <w:sz w:val="31"/>
            <w:szCs w:val="31"/>
            <w:lang w:val="en-US" w:eastAsia="zh-CN"/>
          </w:rPr>
          <w:t>异动</w:t>
        </w:r>
      </w:ins>
      <w:ins w:id="24" w:author="咨询组" w:date="2025-10-24T15:01:17Z">
        <w:r>
          <w:rPr>
            <w:rFonts w:hint="eastAsia" w:ascii="仿宋" w:hAnsi="仿宋" w:eastAsia="仿宋" w:cs="仿宋"/>
            <w:spacing w:val="11"/>
            <w:position w:val="0"/>
            <w:sz w:val="31"/>
            <w:szCs w:val="31"/>
            <w:lang w:val="en-US" w:eastAsia="zh-CN"/>
          </w:rPr>
          <w:t>管理制度</w:t>
        </w:r>
      </w:ins>
      <w:ins w:id="25" w:author="咨询组" w:date="2025-10-24T15:01:11Z">
        <w:r>
          <w:rPr>
            <w:rFonts w:hint="eastAsia" w:ascii="仿宋" w:hAnsi="仿宋" w:eastAsia="仿宋" w:cs="仿宋"/>
            <w:spacing w:val="11"/>
            <w:position w:val="0"/>
            <w:sz w:val="31"/>
            <w:szCs w:val="31"/>
            <w:lang w:eastAsia="zh-CN"/>
          </w:rPr>
          <w:t>》</w:t>
        </w:r>
      </w:ins>
      <w:r>
        <w:rPr>
          <w:rFonts w:hint="eastAsia" w:ascii="仿宋" w:hAnsi="仿宋" w:eastAsia="仿宋" w:cs="仿宋"/>
          <w:spacing w:val="11"/>
          <w:position w:val="0"/>
          <w:sz w:val="31"/>
          <w:szCs w:val="31"/>
          <w:lang w:eastAsia="zh-CN"/>
        </w:rPr>
        <w:t>执行。华润酒业项目公司间异动可参照执行。</w:t>
      </w:r>
    </w:p>
    <w:p w14:paraId="297F854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第三条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定义</w:t>
      </w:r>
    </w:p>
    <w:p w14:paraId="27096E5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（一）异动定义</w:t>
      </w:r>
    </w:p>
    <w:p w14:paraId="4FC3A2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del w:id="26" w:author="咨询组" w:date="2025-11-12T10:06:20Z">
        <w:r>
          <w:rPr>
            <w:rFonts w:hint="eastAsia" w:ascii="仿宋" w:hAnsi="仿宋" w:eastAsia="仿宋" w:cs="仿宋"/>
            <w:spacing w:val="11"/>
            <w:position w:val="0"/>
            <w:sz w:val="31"/>
            <w:szCs w:val="31"/>
            <w:lang w:eastAsia="zh-CN"/>
          </w:rPr>
          <w:delText>本制度</w:delText>
        </w:r>
      </w:del>
      <w:ins w:id="27" w:author="咨询组" w:date="2025-11-12T10:06:20Z">
        <w:r>
          <w:rPr>
            <w:rFonts w:hint="eastAsia" w:ascii="仿宋" w:hAnsi="仿宋" w:eastAsia="仿宋" w:cs="仿宋"/>
            <w:spacing w:val="11"/>
            <w:position w:val="0"/>
            <w:sz w:val="31"/>
            <w:szCs w:val="31"/>
            <w:lang w:eastAsia="zh-CN"/>
          </w:rPr>
          <w:t>《</w:t>
        </w:r>
      </w:ins>
      <w:ins w:id="28" w:author="咨询组" w:date="2025-11-12T10:06:20Z">
        <w:r>
          <w:rPr>
            <w:rFonts w:hint="eastAsia" w:ascii="仿宋" w:hAnsi="仿宋" w:eastAsia="仿宋" w:cs="仿宋"/>
            <w:spacing w:val="11"/>
            <w:position w:val="0"/>
            <w:sz w:val="31"/>
            <w:szCs w:val="31"/>
            <w:lang w:val="en-US" w:eastAsia="zh-CN"/>
          </w:rPr>
          <w:t>华润啤酒员工异动管理制度》</w:t>
        </w:r>
      </w:ins>
      <w:r>
        <w:rPr>
          <w:rFonts w:hint="eastAsia" w:ascii="仿宋" w:hAnsi="仿宋" w:eastAsia="仿宋" w:cs="仿宋"/>
          <w:spacing w:val="11"/>
          <w:position w:val="0"/>
          <w:sz w:val="31"/>
          <w:szCs w:val="31"/>
          <w:lang w:eastAsia="zh-CN"/>
        </w:rPr>
        <w:t>所称异动，是指员工在华润啤酒内部，依据不同的异动方式、标准，从一种岗位转移到另一种岗位的过程，包含岗位调整（平级、晋级、降级调整）、轮岗、借调等。</w:t>
      </w:r>
    </w:p>
    <w:p w14:paraId="0245FC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ins w:id="29" w:author="咨询组" w:date="2025-11-12T10:06:27Z">
        <w:r>
          <w:rPr>
            <w:rFonts w:hint="eastAsia" w:ascii="仿宋" w:hAnsi="仿宋" w:eastAsia="仿宋" w:cs="仿宋"/>
            <w:spacing w:val="11"/>
            <w:position w:val="0"/>
            <w:sz w:val="31"/>
            <w:szCs w:val="31"/>
            <w:lang w:eastAsia="zh-CN"/>
          </w:rPr>
          <w:t>《</w:t>
        </w:r>
      </w:ins>
      <w:ins w:id="30" w:author="咨询组" w:date="2025-11-12T10:06:27Z">
        <w:r>
          <w:rPr>
            <w:rFonts w:hint="eastAsia" w:ascii="仿宋" w:hAnsi="仿宋" w:eastAsia="仿宋" w:cs="仿宋"/>
            <w:spacing w:val="11"/>
            <w:position w:val="0"/>
            <w:sz w:val="31"/>
            <w:szCs w:val="31"/>
            <w:lang w:val="en-US" w:eastAsia="zh-CN"/>
          </w:rPr>
          <w:t>华润啤酒员工异动管理制度》</w:t>
        </w:r>
      </w:ins>
      <w:del w:id="31" w:author="咨询组" w:date="2025-11-12T10:06:27Z">
        <w:r>
          <w:rPr>
            <w:rFonts w:hint="eastAsia" w:ascii="仿宋" w:hAnsi="仿宋" w:eastAsia="仿宋" w:cs="仿宋"/>
            <w:spacing w:val="11"/>
            <w:position w:val="0"/>
            <w:sz w:val="31"/>
            <w:szCs w:val="31"/>
            <w:lang w:eastAsia="zh-CN"/>
          </w:rPr>
          <w:delText>本制度</w:delText>
        </w:r>
      </w:del>
      <w:r>
        <w:rPr>
          <w:rFonts w:hint="eastAsia" w:ascii="仿宋" w:hAnsi="仿宋" w:eastAsia="仿宋" w:cs="仿宋"/>
          <w:spacing w:val="11"/>
          <w:position w:val="0"/>
          <w:sz w:val="31"/>
          <w:szCs w:val="31"/>
          <w:lang w:eastAsia="zh-CN"/>
        </w:rPr>
        <w:t>所称岗位，执行《岗位管理办法》中所规范的定义，指公司战略落地最基本的组织单元；同时，与人力资源管理系统中所应用的员工职位名称相同。</w:t>
      </w:r>
    </w:p>
    <w:p w14:paraId="525A81B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（二）异动的判定</w:t>
      </w:r>
    </w:p>
    <w:p w14:paraId="21C374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异动的判定应结合具体情形具体分析，本制度中异动的判定因素有：员工所在部门、岗位名称、工作地点、岗位职级、工作职责等，以下情形属于本制度所称异动：</w:t>
      </w:r>
    </w:p>
    <w:p w14:paraId="045459C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1.所在部门或岗位名称变化</w:t>
      </w:r>
    </w:p>
    <w:p w14:paraId="5F598F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除因公司行为对组织架构或岗位名称进行修改，导致员工所在部门或岗位名称发生变化且主要工作职责不变的情况外，员工所在部门或岗位名称发生变化的，均属于异动。</w:t>
      </w:r>
    </w:p>
    <w:p w14:paraId="164EB3D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2.岗位名称不变</w:t>
      </w:r>
    </w:p>
    <w:p w14:paraId="21640E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在岗位名称不变时，异动的具体判定如下：</w:t>
      </w:r>
    </w:p>
    <w:p w14:paraId="4AEE7229">
      <w:pPr>
        <w:spacing w:line="90" w:lineRule="auto"/>
        <w:rPr>
          <w:rFonts w:ascii="Arial"/>
          <w:sz w:val="2"/>
        </w:rPr>
      </w:pPr>
    </w:p>
    <w:tbl>
      <w:tblPr>
        <w:tblStyle w:val="5"/>
        <w:tblW w:w="5000" w:type="pct"/>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837"/>
        <w:gridCol w:w="1321"/>
        <w:gridCol w:w="1322"/>
        <w:gridCol w:w="1322"/>
        <w:gridCol w:w="1332"/>
      </w:tblGrid>
      <w:tr w14:paraId="5F646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0" w:hRule="atLeast"/>
        </w:trPr>
        <w:tc>
          <w:tcPr>
            <w:tcW w:w="3580" w:type="dxa"/>
            <w:vAlign w:val="center"/>
          </w:tcPr>
          <w:p w14:paraId="2DD499A1">
            <w:pPr>
              <w:keepNext w:val="0"/>
              <w:keepLines w:val="0"/>
              <w:pageBreakBefore w:val="0"/>
              <w:widowControl/>
              <w:kinsoku w:val="0"/>
              <w:wordWrap/>
              <w:overflowPunct/>
              <w:topLinePunct w:val="0"/>
              <w:autoSpaceDE w:val="0"/>
              <w:autoSpaceDN w:val="0"/>
              <w:bidi w:val="0"/>
              <w:adjustRightInd w:val="0"/>
              <w:snapToGrid w:val="0"/>
              <w:spacing w:line="222" w:lineRule="auto"/>
              <w:ind w:left="0"/>
              <w:jc w:val="center"/>
              <w:textAlignment w:val="baseline"/>
              <w:rPr>
                <w:rFonts w:ascii="仿宋" w:hAnsi="仿宋" w:eastAsia="仿宋" w:cs="仿宋"/>
                <w:sz w:val="28"/>
                <w:szCs w:val="28"/>
              </w:rPr>
            </w:pPr>
            <w:r>
              <w:rPr>
                <w:rFonts w:ascii="仿宋" w:hAnsi="仿宋" w:eastAsia="仿宋" w:cs="仿宋"/>
                <w:spacing w:val="-12"/>
                <w:sz w:val="28"/>
                <w:szCs w:val="28"/>
              </w:rPr>
              <w:t>岗</w:t>
            </w:r>
            <w:r>
              <w:rPr>
                <w:rFonts w:ascii="仿宋" w:hAnsi="仿宋" w:eastAsia="仿宋" w:cs="仿宋"/>
                <w:spacing w:val="-8"/>
                <w:sz w:val="28"/>
                <w:szCs w:val="28"/>
              </w:rPr>
              <w:t>位名称不变</w:t>
            </w:r>
          </w:p>
        </w:tc>
        <w:tc>
          <w:tcPr>
            <w:tcW w:w="1233" w:type="dxa"/>
            <w:vAlign w:val="center"/>
          </w:tcPr>
          <w:p w14:paraId="3467DFC5">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16"/>
                <w:sz w:val="28"/>
                <w:szCs w:val="28"/>
              </w:rPr>
              <w:t>情形1</w:t>
            </w:r>
          </w:p>
        </w:tc>
        <w:tc>
          <w:tcPr>
            <w:tcW w:w="1234" w:type="dxa"/>
            <w:vAlign w:val="center"/>
          </w:tcPr>
          <w:p w14:paraId="10129D4B">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21"/>
                <w:sz w:val="28"/>
                <w:szCs w:val="28"/>
              </w:rPr>
              <w:t>情形2</w:t>
            </w:r>
          </w:p>
        </w:tc>
        <w:tc>
          <w:tcPr>
            <w:tcW w:w="1234" w:type="dxa"/>
            <w:vAlign w:val="center"/>
          </w:tcPr>
          <w:p w14:paraId="56FDB565">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22"/>
                <w:sz w:val="28"/>
                <w:szCs w:val="28"/>
              </w:rPr>
              <w:t>情</w:t>
            </w:r>
            <w:r>
              <w:rPr>
                <w:rFonts w:ascii="仿宋" w:hAnsi="仿宋" w:eastAsia="仿宋" w:cs="仿宋"/>
                <w:spacing w:val="-19"/>
                <w:sz w:val="28"/>
                <w:szCs w:val="28"/>
              </w:rPr>
              <w:t>形3</w:t>
            </w:r>
          </w:p>
        </w:tc>
        <w:tc>
          <w:tcPr>
            <w:tcW w:w="1242" w:type="dxa"/>
            <w:vAlign w:val="center"/>
          </w:tcPr>
          <w:p w14:paraId="35D0673E">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22"/>
                <w:sz w:val="28"/>
                <w:szCs w:val="28"/>
              </w:rPr>
              <w:t>情形4</w:t>
            </w:r>
          </w:p>
        </w:tc>
      </w:tr>
      <w:tr w14:paraId="015485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6" w:hRule="atLeast"/>
        </w:trPr>
        <w:tc>
          <w:tcPr>
            <w:tcW w:w="3580" w:type="dxa"/>
            <w:vAlign w:val="center"/>
          </w:tcPr>
          <w:p w14:paraId="74D5477C">
            <w:pPr>
              <w:keepNext w:val="0"/>
              <w:keepLines w:val="0"/>
              <w:pageBreakBefore w:val="0"/>
              <w:widowControl/>
              <w:kinsoku w:val="0"/>
              <w:wordWrap/>
              <w:overflowPunct/>
              <w:topLinePunct w:val="0"/>
              <w:autoSpaceDE w:val="0"/>
              <w:autoSpaceDN w:val="0"/>
              <w:bidi w:val="0"/>
              <w:adjustRightInd w:val="0"/>
              <w:snapToGrid w:val="0"/>
              <w:spacing w:line="222" w:lineRule="auto"/>
              <w:ind w:left="0"/>
              <w:jc w:val="center"/>
              <w:textAlignment w:val="baseline"/>
              <w:rPr>
                <w:rFonts w:ascii="仿宋" w:hAnsi="仿宋" w:eastAsia="仿宋" w:cs="仿宋"/>
                <w:sz w:val="28"/>
                <w:szCs w:val="28"/>
              </w:rPr>
            </w:pPr>
            <w:r>
              <w:rPr>
                <w:rFonts w:ascii="仿宋" w:hAnsi="仿宋" w:eastAsia="仿宋" w:cs="仿宋"/>
                <w:spacing w:val="-14"/>
                <w:sz w:val="28"/>
                <w:szCs w:val="28"/>
              </w:rPr>
              <w:t>岗</w:t>
            </w:r>
            <w:r>
              <w:rPr>
                <w:rFonts w:ascii="仿宋" w:hAnsi="仿宋" w:eastAsia="仿宋" w:cs="仿宋"/>
                <w:spacing w:val="-13"/>
                <w:sz w:val="28"/>
                <w:szCs w:val="28"/>
              </w:rPr>
              <w:t>位职级</w:t>
            </w:r>
          </w:p>
        </w:tc>
        <w:tc>
          <w:tcPr>
            <w:tcW w:w="1233" w:type="dxa"/>
            <w:vAlign w:val="center"/>
          </w:tcPr>
          <w:p w14:paraId="173251CE">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pacing w:val="-13"/>
                <w:sz w:val="28"/>
                <w:szCs w:val="28"/>
              </w:rPr>
              <w:t>不</w:t>
            </w:r>
            <w:r>
              <w:rPr>
                <w:rFonts w:ascii="仿宋" w:hAnsi="仿宋" w:eastAsia="仿宋" w:cs="仿宋"/>
                <w:spacing w:val="-11"/>
                <w:sz w:val="28"/>
                <w:szCs w:val="28"/>
              </w:rPr>
              <w:t>变</w:t>
            </w:r>
          </w:p>
        </w:tc>
        <w:tc>
          <w:tcPr>
            <w:tcW w:w="1234" w:type="dxa"/>
            <w:vAlign w:val="center"/>
          </w:tcPr>
          <w:p w14:paraId="455910DF">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pacing w:val="-13"/>
                <w:sz w:val="28"/>
                <w:szCs w:val="28"/>
              </w:rPr>
              <w:t>不</w:t>
            </w:r>
            <w:r>
              <w:rPr>
                <w:rFonts w:ascii="仿宋" w:hAnsi="仿宋" w:eastAsia="仿宋" w:cs="仿宋"/>
                <w:spacing w:val="-11"/>
                <w:sz w:val="28"/>
                <w:szCs w:val="28"/>
              </w:rPr>
              <w:t>变</w:t>
            </w:r>
          </w:p>
        </w:tc>
        <w:tc>
          <w:tcPr>
            <w:tcW w:w="1234" w:type="dxa"/>
            <w:vAlign w:val="center"/>
          </w:tcPr>
          <w:p w14:paraId="629A9F86">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z w:val="28"/>
                <w:szCs w:val="28"/>
              </w:rPr>
              <w:t>变</w:t>
            </w:r>
          </w:p>
        </w:tc>
        <w:tc>
          <w:tcPr>
            <w:tcW w:w="1242" w:type="dxa"/>
            <w:vAlign w:val="center"/>
          </w:tcPr>
          <w:p w14:paraId="09DA7813">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z w:val="28"/>
                <w:szCs w:val="28"/>
              </w:rPr>
              <w:t>变</w:t>
            </w:r>
          </w:p>
        </w:tc>
      </w:tr>
      <w:tr w14:paraId="46C523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3580" w:type="dxa"/>
            <w:vAlign w:val="center"/>
          </w:tcPr>
          <w:p w14:paraId="6EA65CB9">
            <w:pPr>
              <w:keepNext w:val="0"/>
              <w:keepLines w:val="0"/>
              <w:pageBreakBefore w:val="0"/>
              <w:widowControl/>
              <w:kinsoku w:val="0"/>
              <w:wordWrap/>
              <w:overflowPunct/>
              <w:topLinePunct w:val="0"/>
              <w:autoSpaceDE w:val="0"/>
              <w:autoSpaceDN w:val="0"/>
              <w:bidi w:val="0"/>
              <w:adjustRightInd w:val="0"/>
              <w:snapToGrid w:val="0"/>
              <w:spacing w:line="221" w:lineRule="auto"/>
              <w:ind w:left="0"/>
              <w:jc w:val="center"/>
              <w:textAlignment w:val="baseline"/>
              <w:rPr>
                <w:rFonts w:hint="eastAsia" w:ascii="仿宋" w:hAnsi="仿宋" w:eastAsia="仿宋" w:cs="仿宋"/>
                <w:sz w:val="28"/>
                <w:szCs w:val="28"/>
                <w:lang w:eastAsia="zh-CN"/>
              </w:rPr>
            </w:pPr>
            <w:r>
              <w:rPr>
                <w:rFonts w:ascii="仿宋" w:hAnsi="仿宋" w:eastAsia="仿宋" w:cs="仿宋"/>
                <w:spacing w:val="-2"/>
                <w:sz w:val="28"/>
                <w:szCs w:val="28"/>
              </w:rPr>
              <w:t>工作地点</w:t>
            </w:r>
            <w:r>
              <w:rPr>
                <w:rFonts w:hint="eastAsia" w:ascii="仿宋" w:hAnsi="仿宋" w:eastAsia="仿宋" w:cs="仿宋"/>
                <w:spacing w:val="-2"/>
                <w:sz w:val="28"/>
                <w:szCs w:val="28"/>
                <w:lang w:eastAsia="zh-CN"/>
              </w:rPr>
              <w:t>（</w:t>
            </w:r>
            <w:r>
              <w:rPr>
                <w:rFonts w:ascii="仿宋" w:hAnsi="仿宋" w:eastAsia="仿宋" w:cs="仿宋"/>
                <w:spacing w:val="-2"/>
                <w:sz w:val="28"/>
                <w:szCs w:val="28"/>
              </w:rPr>
              <w:t>不含统一搬迁</w:t>
            </w:r>
            <w:r>
              <w:rPr>
                <w:rFonts w:hint="eastAsia" w:ascii="仿宋" w:hAnsi="仿宋" w:eastAsia="仿宋" w:cs="仿宋"/>
                <w:sz w:val="28"/>
                <w:szCs w:val="28"/>
                <w:lang w:eastAsia="zh-CN"/>
              </w:rPr>
              <w:t>）</w:t>
            </w:r>
          </w:p>
        </w:tc>
        <w:tc>
          <w:tcPr>
            <w:tcW w:w="1233" w:type="dxa"/>
            <w:vAlign w:val="center"/>
          </w:tcPr>
          <w:p w14:paraId="56152FA0">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pacing w:val="-13"/>
                <w:sz w:val="28"/>
                <w:szCs w:val="28"/>
              </w:rPr>
              <w:t>不</w:t>
            </w:r>
            <w:r>
              <w:rPr>
                <w:rFonts w:ascii="仿宋" w:hAnsi="仿宋" w:eastAsia="仿宋" w:cs="仿宋"/>
                <w:spacing w:val="-11"/>
                <w:sz w:val="28"/>
                <w:szCs w:val="28"/>
              </w:rPr>
              <w:t>变</w:t>
            </w:r>
          </w:p>
        </w:tc>
        <w:tc>
          <w:tcPr>
            <w:tcW w:w="1234" w:type="dxa"/>
            <w:vAlign w:val="center"/>
          </w:tcPr>
          <w:p w14:paraId="016B6C15">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z w:val="28"/>
                <w:szCs w:val="28"/>
              </w:rPr>
              <w:t>变</w:t>
            </w:r>
          </w:p>
        </w:tc>
        <w:tc>
          <w:tcPr>
            <w:tcW w:w="1234" w:type="dxa"/>
            <w:vAlign w:val="center"/>
          </w:tcPr>
          <w:p w14:paraId="07FBCABA">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pacing w:val="-13"/>
                <w:sz w:val="28"/>
                <w:szCs w:val="28"/>
              </w:rPr>
              <w:t>不</w:t>
            </w:r>
            <w:r>
              <w:rPr>
                <w:rFonts w:ascii="仿宋" w:hAnsi="仿宋" w:eastAsia="仿宋" w:cs="仿宋"/>
                <w:spacing w:val="-11"/>
                <w:sz w:val="28"/>
                <w:szCs w:val="28"/>
              </w:rPr>
              <w:t>变</w:t>
            </w:r>
          </w:p>
        </w:tc>
        <w:tc>
          <w:tcPr>
            <w:tcW w:w="1242" w:type="dxa"/>
            <w:vAlign w:val="center"/>
          </w:tcPr>
          <w:p w14:paraId="0416C9BB">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z w:val="28"/>
                <w:szCs w:val="28"/>
              </w:rPr>
              <w:t>变</w:t>
            </w:r>
          </w:p>
        </w:tc>
      </w:tr>
      <w:tr w14:paraId="3422F2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0" w:hRule="atLeast"/>
        </w:trPr>
        <w:tc>
          <w:tcPr>
            <w:tcW w:w="3580" w:type="dxa"/>
            <w:vAlign w:val="center"/>
          </w:tcPr>
          <w:p w14:paraId="5EA7D753">
            <w:pPr>
              <w:keepNext w:val="0"/>
              <w:keepLines w:val="0"/>
              <w:pageBreakBefore w:val="0"/>
              <w:widowControl/>
              <w:kinsoku w:val="0"/>
              <w:wordWrap/>
              <w:overflowPunct/>
              <w:topLinePunct w:val="0"/>
              <w:autoSpaceDE w:val="0"/>
              <w:autoSpaceDN w:val="0"/>
              <w:bidi w:val="0"/>
              <w:adjustRightInd w:val="0"/>
              <w:snapToGrid w:val="0"/>
              <w:spacing w:line="223" w:lineRule="auto"/>
              <w:ind w:left="0"/>
              <w:jc w:val="center"/>
              <w:textAlignment w:val="baseline"/>
              <w:rPr>
                <w:rFonts w:ascii="仿宋" w:hAnsi="仿宋" w:eastAsia="仿宋" w:cs="仿宋"/>
                <w:sz w:val="28"/>
                <w:szCs w:val="28"/>
              </w:rPr>
            </w:pPr>
            <w:r>
              <w:rPr>
                <w:rFonts w:ascii="仿宋" w:hAnsi="仿宋" w:eastAsia="仿宋" w:cs="仿宋"/>
                <w:spacing w:val="-3"/>
                <w:sz w:val="28"/>
                <w:szCs w:val="28"/>
              </w:rPr>
              <w:t>是否属于异动</w:t>
            </w:r>
          </w:p>
        </w:tc>
        <w:tc>
          <w:tcPr>
            <w:tcW w:w="1233" w:type="dxa"/>
            <w:vAlign w:val="center"/>
          </w:tcPr>
          <w:p w14:paraId="40B7290F">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z w:val="28"/>
                <w:szCs w:val="28"/>
              </w:rPr>
              <w:t>否</w:t>
            </w:r>
          </w:p>
        </w:tc>
        <w:tc>
          <w:tcPr>
            <w:tcW w:w="1234" w:type="dxa"/>
            <w:vAlign w:val="center"/>
          </w:tcPr>
          <w:p w14:paraId="36E839B9">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z w:val="28"/>
                <w:szCs w:val="28"/>
              </w:rPr>
              <w:t>是</w:t>
            </w:r>
          </w:p>
        </w:tc>
        <w:tc>
          <w:tcPr>
            <w:tcW w:w="1234" w:type="dxa"/>
            <w:vAlign w:val="center"/>
          </w:tcPr>
          <w:p w14:paraId="1C9917D0">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z w:val="28"/>
                <w:szCs w:val="28"/>
              </w:rPr>
              <w:t>否</w:t>
            </w:r>
          </w:p>
        </w:tc>
        <w:tc>
          <w:tcPr>
            <w:tcW w:w="1242" w:type="dxa"/>
            <w:vAlign w:val="center"/>
          </w:tcPr>
          <w:p w14:paraId="3950E33C">
            <w:pPr>
              <w:keepNext w:val="0"/>
              <w:keepLines w:val="0"/>
              <w:pageBreakBefore w:val="0"/>
              <w:widowControl/>
              <w:kinsoku w:val="0"/>
              <w:wordWrap/>
              <w:overflowPunct/>
              <w:topLinePunct w:val="0"/>
              <w:autoSpaceDE w:val="0"/>
              <w:autoSpaceDN w:val="0"/>
              <w:bidi w:val="0"/>
              <w:adjustRightInd w:val="0"/>
              <w:snapToGrid w:val="0"/>
              <w:spacing w:line="225" w:lineRule="auto"/>
              <w:ind w:left="0"/>
              <w:jc w:val="center"/>
              <w:textAlignment w:val="baseline"/>
              <w:rPr>
                <w:rFonts w:ascii="仿宋" w:hAnsi="仿宋" w:eastAsia="仿宋" w:cs="仿宋"/>
                <w:sz w:val="28"/>
                <w:szCs w:val="28"/>
              </w:rPr>
            </w:pPr>
            <w:r>
              <w:rPr>
                <w:rFonts w:ascii="仿宋" w:hAnsi="仿宋" w:eastAsia="仿宋" w:cs="仿宋"/>
                <w:sz w:val="28"/>
                <w:szCs w:val="28"/>
              </w:rPr>
              <w:t>是</w:t>
            </w:r>
          </w:p>
        </w:tc>
      </w:tr>
    </w:tbl>
    <w:p w14:paraId="788B487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注：基于公司目前岗位管理实际，岗位名称不变，主要工作职责是否变化人力资源管理系统暂无法有效识别，因此，在岗位名称不变时，工作职责的影响暂不考虑。</w:t>
      </w:r>
    </w:p>
    <w:p w14:paraId="13FADB2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第四条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管理原则</w:t>
      </w:r>
    </w:p>
    <w:p w14:paraId="569EF9F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（一）有限流动原则：跨组织异动应与员工能力水平相匹配。职务层级越高，可异动的组织层级跨度越大。</w:t>
      </w:r>
    </w:p>
    <w:p w14:paraId="31CFF46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（二）公开透明原则：员工异动应当严格遵循各项选拔与任用要求，公开开展选拔、严格履行公示流程等。</w:t>
      </w:r>
    </w:p>
    <w:p w14:paraId="62C929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（三）人岗匹配原则：员工异动应基于目标岗位人才标准及员工胜任能力评价结果开展。</w:t>
      </w:r>
    </w:p>
    <w:p w14:paraId="06BA023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（四）创造价值原则：实现公司各类人才的统筹使用，充分调动人力资源，使员工异动可为目标岗位、组织创造价值。</w:t>
      </w:r>
    </w:p>
    <w:p w14:paraId="788B351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（五）充分沟通原则：员工异动应与调入/调出单位及员工本人进行充分沟通。</w:t>
      </w:r>
    </w:p>
    <w:p w14:paraId="34C2722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第五条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管理分工</w:t>
      </w:r>
    </w:p>
    <w:p w14:paraId="5AA94B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（一）华润啤酒人力资源部负责统筹制定异动规则与管理流程，负责华润啤酒本部人员的异动管理，同时负责统筹协调华润雪花事业部与华润酒业事业部之间的人员异动。</w:t>
      </w:r>
    </w:p>
    <w:p w14:paraId="2B980D5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（二）华润雪花/华润酒业人力资源部负责统筹管理本事业部内部的异动管理，同时负责协助华润啤酒人力资源部完成跨华润雪花/华润酒业事业部的异动管理。</w:t>
      </w:r>
    </w:p>
    <w:p w14:paraId="2FD70F9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（三）华润啤酒各级人力资源部为员工异动的管理部门，负责员工异动工作的具体组织、实施、审批与办理。</w:t>
      </w:r>
    </w:p>
    <w:p w14:paraId="73E8AF0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第六条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分类</w:t>
      </w:r>
    </w:p>
    <w:p w14:paraId="621F342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（一）按员工异动性质，异动可分为：借调与正式调动。</w:t>
      </w:r>
    </w:p>
    <w:p w14:paraId="5059FB4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1.借调：指因中短期项目性或需短期攻坚克难的工作需要，本部门专业人才力量不足且短期内难以补充（有空缺编制），需短期借用非本部门员工而发生的临时调动行为。</w:t>
      </w:r>
    </w:p>
    <w:p w14:paraId="58C6DD9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员工借调周期一般不低于3个月，最长不超过6个月。原则上不得连续借调2个周期（重大战略项目除外），借调期满后仍</w:t>
      </w:r>
      <w:r>
        <w:rPr>
          <w:rFonts w:hint="eastAsia" w:ascii="仿宋" w:hAnsi="仿宋" w:eastAsia="仿宋" w:cs="仿宋"/>
          <w:spacing w:val="11"/>
          <w:position w:val="0"/>
          <w:sz w:val="31"/>
          <w:szCs w:val="31"/>
          <w:lang w:val="en-US" w:eastAsia="zh-CN"/>
        </w:rPr>
        <w:t>需</w:t>
      </w:r>
      <w:r>
        <w:rPr>
          <w:rFonts w:hint="eastAsia" w:ascii="仿宋" w:hAnsi="仿宋" w:eastAsia="仿宋" w:cs="仿宋"/>
          <w:spacing w:val="11"/>
          <w:position w:val="0"/>
          <w:sz w:val="31"/>
          <w:szCs w:val="31"/>
          <w:lang w:eastAsia="zh-CN"/>
        </w:rPr>
        <w:t>继续借调的，须重新履行借调审批流程。如借调单位确因工作需要拟留用被借调人员的，应按正式调动程序办理。</w:t>
      </w:r>
    </w:p>
    <w:p w14:paraId="459EF93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2.正式调动：指因长期工作需要发生的调动行为。</w:t>
      </w:r>
    </w:p>
    <w:p w14:paraId="617DCC5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（二）按员工异动方式，异动可分为：组织选派、选拔调动与组织调整。</w:t>
      </w:r>
    </w:p>
    <w:p w14:paraId="663AF37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1.组织选派：指因公司管理需要，经公司内部推荐，发生的异动行为，适用于经理级员工、专业总监及干部的异动。</w:t>
      </w:r>
    </w:p>
    <w:p w14:paraId="73ABB72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2.选拔调动：指在员工自愿的基础上，通过组织招聘/竞聘选拔程序，发生的异动行为。</w:t>
      </w:r>
    </w:p>
    <w:p w14:paraId="5B745C0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组织调整：依据法律法规规定或华润啤酒相关制度规定可以调整的情形。法律法规规定情形，如：员工不胜任工作/医疗期满不能从事原工作/劳动合同订立时所依据的客观情况发生重大变化等；华润啤酒相关制度规定情形，如：周期性轮岗或业务性轮岗等。</w:t>
      </w:r>
    </w:p>
    <w:p w14:paraId="6ED4E0B9">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rFonts w:ascii="黑体" w:hAnsi="黑体" w:eastAsia="黑体" w:cs="黑体"/>
          <w:spacing w:val="7"/>
          <w:sz w:val="31"/>
          <w:szCs w:val="31"/>
        </w:rPr>
      </w:pPr>
      <w:bookmarkStart w:id="1" w:name="_bookmark2"/>
      <w:bookmarkEnd w:id="1"/>
      <w:r>
        <w:rPr>
          <w:rFonts w:ascii="黑体" w:hAnsi="黑体" w:eastAsia="黑体" w:cs="黑体"/>
          <w:spacing w:val="7"/>
          <w:sz w:val="31"/>
          <w:szCs w:val="31"/>
        </w:rPr>
        <w:t>第二章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异动管理</w:t>
      </w:r>
    </w:p>
    <w:p w14:paraId="4A618C8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第七条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异动条件</w:t>
      </w:r>
    </w:p>
    <w:p w14:paraId="63561CC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在目标岗位有空缺的情况下，可通过组织选派或选拔调动方式进行异动，且应符合异动的基础条件及对应异动形式下的进阶条件（公司单方进行的组织调整不受限制），方可作为异动的候选人参与对应岗位的异动。</w:t>
      </w:r>
    </w:p>
    <w:p w14:paraId="592A27E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（一）基础条件</w:t>
      </w:r>
    </w:p>
    <w:p w14:paraId="2E49194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1.应对异动候选人的绩效等级设置下限要求，绩效等级应符合上一年绩效等级为C级及以上（涉及降职/降级的除外），如绩效等级未达到设置的下限要求，应禁止向更高层级组织/岗位异动。</w:t>
      </w:r>
    </w:p>
    <w:p w14:paraId="3BD824D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经理级员工及同等职级的异动候选人异动之后，原则应在异动后岗位稳定工作满1年（含）以上方可再次异动；如必须异动的，应提交异动的明确事由，经由事业部/片区/项目公司，或更高层级人力资源部审批后执行。</w:t>
      </w:r>
    </w:p>
    <w:p w14:paraId="3D247F7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3.异动候选人应满足目标岗位的人才标准与人才规划要求，具体评价要求按对应层级的管理要求与职业发展要求执行。</w:t>
      </w:r>
    </w:p>
    <w:p w14:paraId="7B8A11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4.被立案调查员工、停职检查员工、不在岗员工不应异动（返岗除外）；影响期员工不可进行晋升、晋级的异动，如发生异动未执行完的影响期应带入调入单位执行。</w:t>
      </w:r>
    </w:p>
    <w:p w14:paraId="04D33C7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5.在现工作地或计划退休地，距离退休不足3年的员工，原则上不再进行异地调动或轮岗，退休年龄确定以计划退休地退休年龄政策为准。</w:t>
      </w:r>
    </w:p>
    <w:p w14:paraId="47F1CD5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（二）进阶条件</w:t>
      </w:r>
    </w:p>
    <w:p w14:paraId="13B577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满足基础条件的情况下应满足如下条件可进行异动：</w:t>
      </w:r>
    </w:p>
    <w:p w14:paraId="651CF42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1.组织选派</w:t>
      </w:r>
    </w:p>
    <w:p w14:paraId="2F3B139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因组织选派异动候选人的条件按经理级员工、专业总监及干部的选拔聘用制度要求执行。</w:t>
      </w:r>
    </w:p>
    <w:p w14:paraId="02CCA96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2.选拔调动</w:t>
      </w:r>
    </w:p>
    <w:p w14:paraId="09E182A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公开选拔调动候选人的岗位职级应遵循有限流动原则，原职级为：M1/P4/S4/O5及以上可跨总部/销售事业部/片区/项目公司异动，低职级如需调动，调入单位须明确调动的必要性、不可替代性，或其他必须调动的原因，并履行审批后执行。</w:t>
      </w:r>
    </w:p>
    <w:p w14:paraId="198F4E5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（2）通过公开选拔方式向洼地市场及新业态业务异动的，可结合人才规划标准适当放宽候选人异动的基础条件要求，鼓励员工攻坚克难及新兴业务开拓。</w:t>
      </w:r>
    </w:p>
    <w:p w14:paraId="5F2EC64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第八条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借调规则</w:t>
      </w:r>
    </w:p>
    <w:p w14:paraId="4789814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（一）员工借调的异动规则与要求应执行正式调动的标</w:t>
      </w:r>
      <w:r>
        <w:rPr>
          <w:rFonts w:hint="eastAsia" w:ascii="仿宋" w:hAnsi="仿宋" w:eastAsia="仿宋" w:cs="仿宋"/>
          <w:spacing w:val="11"/>
          <w:position w:val="0"/>
          <w:sz w:val="31"/>
          <w:szCs w:val="31"/>
          <w:lang w:val="en-US" w:eastAsia="zh-CN"/>
        </w:rPr>
        <w:t>准</w:t>
      </w:r>
      <w:r>
        <w:rPr>
          <w:rFonts w:hint="eastAsia" w:ascii="仿宋" w:hAnsi="仿宋" w:eastAsia="仿宋" w:cs="仿宋"/>
          <w:spacing w:val="11"/>
          <w:position w:val="0"/>
          <w:sz w:val="31"/>
          <w:szCs w:val="31"/>
          <w:lang w:eastAsia="zh-CN"/>
        </w:rPr>
        <w:t>。</w:t>
      </w:r>
    </w:p>
    <w:p w14:paraId="32CC0B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（二）借调人员应遵守调入单位的各项规章制度，涉及工时制等按调入单位的要求执行。</w:t>
      </w:r>
    </w:p>
    <w:p w14:paraId="12EA112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第九条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异动的管理流程</w:t>
      </w:r>
    </w:p>
    <w:p w14:paraId="5D8DAB6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（一）涉及干部异动的，须按干部管理制度履行“选人用人程序”。</w:t>
      </w:r>
    </w:p>
    <w:p w14:paraId="35812B0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以组织选派方式异动员工前，调入、调出单位应先进行组织沟通，根据双方管理现状及需求，明确员工的异动性质、期限、目标岗位及到岗时间等信息。组织沟通达成一致后方可与员工本人沟通，办理异动。</w:t>
      </w:r>
    </w:p>
    <w:p w14:paraId="43A4BA9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（三）符合调入单位选拔范围、条件的员工，经调出单位人力资源部（涉及经理级员工、专业总监、干部的应由调出单位负责人审批）批准后，均可自愿报名参加选拔工作，选拔成功后办理异动。</w:t>
      </w:r>
    </w:p>
    <w:p w14:paraId="50F1EA8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（四）干部、专业总监、经理级员工的异动，共享中心按现有流程操作，以聘任文件为依据维护PS系统；基层员工的调动应由调入单位人力资源部发起异动审批流程。调动审批责任部门、权限，按</w:t>
      </w:r>
      <w:ins w:id="32" w:author="咨询组" w:date="2025-10-24T15:10:19Z">
        <w:r>
          <w:rPr>
            <w:rFonts w:hint="eastAsia" w:ascii="仿宋" w:hAnsi="仿宋" w:eastAsia="仿宋" w:cs="仿宋"/>
            <w:spacing w:val="11"/>
            <w:position w:val="0"/>
            <w:sz w:val="31"/>
            <w:szCs w:val="31"/>
            <w:lang w:eastAsia="zh-CN"/>
          </w:rPr>
          <w:t>《华润啤酒HR业务审批流程（精益修订版）》</w:t>
        </w:r>
      </w:ins>
      <w:del w:id="33" w:author="咨询组" w:date="2025-10-24T15:10:18Z">
        <w:r>
          <w:rPr>
            <w:rFonts w:hint="eastAsia" w:ascii="仿宋" w:hAnsi="仿宋" w:eastAsia="仿宋" w:cs="仿宋"/>
            <w:spacing w:val="11"/>
            <w:position w:val="0"/>
            <w:sz w:val="31"/>
            <w:szCs w:val="31"/>
            <w:lang w:eastAsia="zh-CN"/>
          </w:rPr>
          <w:delText>《华润啤酒人力资源业务审批流程》</w:delText>
        </w:r>
      </w:del>
      <w:r>
        <w:rPr>
          <w:rFonts w:hint="eastAsia" w:ascii="仿宋" w:hAnsi="仿宋" w:eastAsia="仿宋" w:cs="仿宋"/>
          <w:spacing w:val="11"/>
          <w:position w:val="0"/>
          <w:sz w:val="31"/>
          <w:szCs w:val="31"/>
          <w:lang w:eastAsia="zh-CN"/>
        </w:rPr>
        <w:t>有关规定执行调动的标准。</w:t>
      </w:r>
    </w:p>
    <w:p w14:paraId="2ADCAF7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（五）发起正式调动前，调入单位人力资源部应与纪检部门确认调动候选人是否存在被立案调查的情况。</w:t>
      </w:r>
    </w:p>
    <w:p w14:paraId="26821CD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六）在调入后的适岗阶段，可由用人部门综合新岗位的岗位价值、员工专业技能等因素，给予员工不超过6个月的考核保护期，如：可结合业务实际设定绩效得分下限；HRBP与直接上级应持续关注调入员工动态、岗位匹配及工作完成情况，应结合实际需要定期开展绩效面谈。</w:t>
      </w:r>
    </w:p>
    <w:p w14:paraId="7B06865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第十条</w:t>
      </w:r>
      <w:r>
        <w:rPr>
          <w:rFonts w:hint="eastAsia" w:ascii="黑体" w:hAnsi="黑体" w:eastAsia="黑体" w:cs="黑体"/>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劳动关系管理</w:t>
      </w:r>
    </w:p>
    <w:p w14:paraId="679A8CF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异动员工的劳动关系相关事宜，按华润啤酒《</w:t>
      </w:r>
      <w:bookmarkStart w:id="4" w:name="_GoBack"/>
      <w:bookmarkEnd w:id="4"/>
      <w:r>
        <w:rPr>
          <w:rFonts w:hint="eastAsia" w:ascii="仿宋" w:hAnsi="仿宋" w:eastAsia="仿宋" w:cs="仿宋"/>
          <w:spacing w:val="11"/>
          <w:position w:val="0"/>
          <w:sz w:val="31"/>
          <w:szCs w:val="31"/>
          <w:lang w:eastAsia="zh-CN"/>
        </w:rPr>
        <w:t>劳动合同管理制度》执行。其中，借调员工劳动关系保持不变，由调出单位继续履行，涉及工时制等与原劳动合同约定不一致的无需变更劳动合同。</w:t>
      </w:r>
    </w:p>
    <w:p w14:paraId="13A31B6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员工借调期间同时占调入与调出单位的编制指数，在此期间调入与调出单位编制指数保持不变。</w:t>
      </w:r>
    </w:p>
    <w:p w14:paraId="4D1D6B3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借调员工应严格遵守调入单位劳动纪律及管理要求，调入单位应对员工劳动纪律等管理负责。员工在借调期间存在违规违纪行为的，调入单位应向调出单位提报违规违纪事实，由调出单位根据有关规定给予行政或党纪处分。</w:t>
      </w:r>
    </w:p>
    <w:p w14:paraId="3E2D9B3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黑体" w:hAnsi="黑体" w:eastAsia="黑体" w:cs="黑体"/>
          <w:spacing w:val="11"/>
          <w:position w:val="0"/>
          <w:sz w:val="31"/>
          <w:szCs w:val="31"/>
          <w:lang w:eastAsia="zh-CN"/>
        </w:rPr>
        <w:t>第十一条</w:t>
      </w:r>
      <w:r>
        <w:rPr>
          <w:rFonts w:hint="eastAsia" w:ascii="仿宋" w:hAnsi="仿宋" w:eastAsia="仿宋" w:cs="仿宋"/>
          <w:spacing w:val="11"/>
          <w:position w:val="0"/>
          <w:sz w:val="31"/>
          <w:szCs w:val="31"/>
          <w:lang w:val="en-US" w:eastAsia="zh-CN"/>
        </w:rPr>
        <w:t xml:space="preserve"> </w:t>
      </w:r>
      <w:r>
        <w:rPr>
          <w:rFonts w:hint="eastAsia" w:ascii="仿宋" w:hAnsi="仿宋" w:eastAsia="仿宋" w:cs="仿宋"/>
          <w:spacing w:val="11"/>
          <w:position w:val="0"/>
          <w:sz w:val="31"/>
          <w:szCs w:val="31"/>
          <w:lang w:eastAsia="zh-CN"/>
        </w:rPr>
        <w:t>薪酬与福利保障</w:t>
      </w:r>
    </w:p>
    <w:p w14:paraId="307AE2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（一）薪酬福利与费用</w:t>
      </w:r>
    </w:p>
    <w:p w14:paraId="7FD0283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1.异动员工的薪酬福利与费用按《薪酬管理制度》《福利管理制度》《异地工作人员管理办法》《费用报销管理办法》等执行。</w:t>
      </w:r>
    </w:p>
    <w:p w14:paraId="5833F33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2.华润酒业项目公司与其他单位间因员工借调产生的成本与费用的归属与结算要求另行制定。</w:t>
      </w:r>
    </w:p>
    <w:p w14:paraId="4F04A0E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（二）绩效管理</w:t>
      </w:r>
    </w:p>
    <w:p w14:paraId="4D199A6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1.个人绩效考核</w:t>
      </w:r>
    </w:p>
    <w:p w14:paraId="1C13560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（1）异动人员（含借调人员）的绩效考核按《全员绩效管理制度》规定执行。涉及借调人员在借调单位的评价由调入单位根据借调期间工作业绩完成结果进行评价，并按考核周期要求及时反馈至调出单位。</w:t>
      </w:r>
    </w:p>
    <w:p w14:paraId="54EAD89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年度内同一岗位借调时间达六个月及以上的，由调入单位实施年度绩效考核（包括绩效排名与绩效等级评定，且占调入单位的评定基数），并将考核结果反馈给调出单位，借调员工不参与调出单位的绩效排名及绩效等级评定。</w:t>
      </w:r>
    </w:p>
    <w:p w14:paraId="4C2208F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2.组织绩效考核</w:t>
      </w:r>
    </w:p>
    <w:p w14:paraId="222DE79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借调人员在借调期间的薪酬福利、差旅费用等，在人工成本与费用考核时，调出单位可申请剔除，同时纳入调入单位的对应考核中。</w:t>
      </w:r>
    </w:p>
    <w:p w14:paraId="7DC7E8A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（三）社保关系转移接续</w:t>
      </w:r>
    </w:p>
    <w:p w14:paraId="02EEF56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hint="eastAsia" w:ascii="仿宋" w:hAnsi="仿宋" w:eastAsia="仿宋" w:cs="仿宋"/>
          <w:spacing w:val="11"/>
          <w:position w:val="0"/>
          <w:sz w:val="31"/>
          <w:szCs w:val="31"/>
          <w:lang w:eastAsia="zh-CN"/>
        </w:rPr>
      </w:pPr>
      <w:r>
        <w:rPr>
          <w:rFonts w:hint="eastAsia" w:ascii="仿宋" w:hAnsi="仿宋" w:eastAsia="仿宋" w:cs="仿宋"/>
          <w:spacing w:val="11"/>
          <w:position w:val="0"/>
          <w:sz w:val="31"/>
          <w:szCs w:val="31"/>
          <w:lang w:eastAsia="zh-CN"/>
        </w:rPr>
        <w:t>因各地社会保险政策规定不一，因此员工异动时需要转移社会保险的，须由双方经办人协同判断员工在异动时点是否满足调入地社保参保、接续、待遇领取，以及未来退休的办理等政策要求。如：当地最低的连续缴纳月数、待遇领取时点是否在缴纳等情况。</w:t>
      </w:r>
    </w:p>
    <w:p w14:paraId="28F4819E">
      <w:pPr>
        <w:keepNext w:val="0"/>
        <w:keepLines w:val="0"/>
        <w:pageBreakBefore w:val="0"/>
        <w:widowControl/>
        <w:kinsoku w:val="0"/>
        <w:wordWrap/>
        <w:overflowPunct/>
        <w:topLinePunct w:val="0"/>
        <w:autoSpaceDE w:val="0"/>
        <w:autoSpaceDN w:val="0"/>
        <w:bidi w:val="0"/>
        <w:adjustRightInd w:val="0"/>
        <w:snapToGrid w:val="0"/>
        <w:spacing w:after="0" w:line="334" w:lineRule="auto"/>
        <w:ind w:left="0"/>
        <w:jc w:val="center"/>
        <w:textAlignment w:val="baseline"/>
        <w:rPr>
          <w:del w:id="34" w:author="咨询组" w:date="2025-10-24T15:18:53Z"/>
          <w:rFonts w:ascii="黑体" w:hAnsi="黑体" w:eastAsia="黑体" w:cs="黑体"/>
          <w:spacing w:val="7"/>
          <w:sz w:val="31"/>
          <w:szCs w:val="31"/>
        </w:rPr>
      </w:pPr>
      <w:del w:id="35" w:author="咨询组" w:date="2025-10-24T15:18:53Z">
        <w:bookmarkStart w:id="2" w:name="_bookmark3"/>
        <w:bookmarkEnd w:id="2"/>
        <w:r>
          <w:rPr>
            <w:rFonts w:ascii="黑体" w:hAnsi="黑体" w:eastAsia="黑体" w:cs="黑体"/>
            <w:spacing w:val="7"/>
            <w:sz w:val="31"/>
            <w:szCs w:val="31"/>
          </w:rPr>
          <w:delText>第三章</w:delText>
        </w:r>
      </w:del>
      <w:del w:id="36" w:author="咨询组" w:date="2025-10-24T15:18:53Z">
        <w:r>
          <w:rPr>
            <w:rFonts w:hint="eastAsia" w:ascii="黑体" w:hAnsi="黑体" w:eastAsia="黑体" w:cs="黑体"/>
            <w:spacing w:val="7"/>
            <w:sz w:val="31"/>
            <w:szCs w:val="31"/>
            <w:lang w:val="en-US" w:eastAsia="zh-CN"/>
          </w:rPr>
          <w:delText xml:space="preserve"> </w:delText>
        </w:r>
      </w:del>
      <w:del w:id="37" w:author="咨询组" w:date="2025-10-24T15:18:53Z">
        <w:r>
          <w:rPr>
            <w:rFonts w:ascii="黑体" w:hAnsi="黑体" w:eastAsia="黑体" w:cs="黑体"/>
            <w:spacing w:val="7"/>
            <w:sz w:val="31"/>
            <w:szCs w:val="31"/>
          </w:rPr>
          <w:delText>附则</w:delText>
        </w:r>
      </w:del>
    </w:p>
    <w:p w14:paraId="4722591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38" w:author="咨询组" w:date="2025-10-24T15:18:53Z"/>
          <w:rFonts w:hint="eastAsia" w:ascii="仿宋" w:hAnsi="仿宋" w:eastAsia="仿宋" w:cs="仿宋"/>
          <w:spacing w:val="11"/>
          <w:position w:val="0"/>
          <w:sz w:val="31"/>
          <w:szCs w:val="31"/>
          <w:lang w:eastAsia="zh-CN"/>
        </w:rPr>
      </w:pPr>
      <w:del w:id="39" w:author="咨询组" w:date="2025-10-24T15:18:53Z">
        <w:r>
          <w:rPr>
            <w:rFonts w:hint="eastAsia" w:ascii="黑体" w:hAnsi="黑体" w:eastAsia="黑体" w:cs="黑体"/>
            <w:spacing w:val="11"/>
            <w:position w:val="0"/>
            <w:sz w:val="31"/>
            <w:szCs w:val="31"/>
            <w:lang w:eastAsia="zh-CN"/>
          </w:rPr>
          <w:delText>第十二条</w:delText>
        </w:r>
      </w:del>
      <w:del w:id="40" w:author="咨询组" w:date="2025-10-24T15:18:53Z">
        <w:r>
          <w:rPr>
            <w:rFonts w:hint="eastAsia" w:ascii="仿宋" w:hAnsi="仿宋" w:eastAsia="仿宋" w:cs="仿宋"/>
            <w:spacing w:val="11"/>
            <w:position w:val="0"/>
            <w:sz w:val="31"/>
            <w:szCs w:val="31"/>
            <w:lang w:val="en-US" w:eastAsia="zh-CN"/>
          </w:rPr>
          <w:delText xml:space="preserve"> </w:delText>
        </w:r>
      </w:del>
      <w:del w:id="41" w:author="咨询组" w:date="2025-10-24T15:18:53Z">
        <w:r>
          <w:rPr>
            <w:rFonts w:hint="eastAsia" w:ascii="仿宋" w:hAnsi="仿宋" w:eastAsia="仿宋" w:cs="仿宋"/>
            <w:spacing w:val="11"/>
            <w:position w:val="0"/>
            <w:sz w:val="31"/>
            <w:szCs w:val="31"/>
            <w:lang w:eastAsia="zh-CN"/>
          </w:rPr>
          <w:delText>法律法规、监管规定或政策文件另有规定的，从其规定。</w:delText>
        </w:r>
      </w:del>
    </w:p>
    <w:p w14:paraId="6572CE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42" w:author="咨询组" w:date="2025-10-24T15:18:53Z"/>
          <w:rFonts w:hint="eastAsia" w:ascii="仿宋" w:hAnsi="仿宋" w:eastAsia="仿宋" w:cs="仿宋"/>
          <w:spacing w:val="11"/>
          <w:position w:val="0"/>
          <w:sz w:val="31"/>
          <w:szCs w:val="31"/>
          <w:lang w:eastAsia="zh-CN"/>
        </w:rPr>
      </w:pPr>
      <w:del w:id="43" w:author="咨询组" w:date="2025-10-24T15:18:53Z">
        <w:r>
          <w:rPr>
            <w:rFonts w:hint="eastAsia" w:ascii="黑体" w:hAnsi="黑体" w:eastAsia="黑体" w:cs="黑体"/>
            <w:spacing w:val="11"/>
            <w:position w:val="0"/>
            <w:sz w:val="31"/>
            <w:szCs w:val="31"/>
            <w:lang w:eastAsia="zh-CN"/>
          </w:rPr>
          <w:delText>第十三条</w:delText>
        </w:r>
      </w:del>
      <w:del w:id="44" w:author="咨询组" w:date="2025-10-24T15:18:53Z">
        <w:r>
          <w:rPr>
            <w:rFonts w:hint="eastAsia" w:ascii="仿宋" w:hAnsi="仿宋" w:eastAsia="仿宋" w:cs="仿宋"/>
            <w:spacing w:val="11"/>
            <w:position w:val="0"/>
            <w:sz w:val="31"/>
            <w:szCs w:val="31"/>
            <w:lang w:val="en-US" w:eastAsia="zh-CN"/>
          </w:rPr>
          <w:delText xml:space="preserve"> </w:delText>
        </w:r>
      </w:del>
      <w:del w:id="45" w:author="咨询组" w:date="2025-10-24T15:18:53Z">
        <w:r>
          <w:rPr>
            <w:rFonts w:hint="eastAsia" w:ascii="仿宋" w:hAnsi="仿宋" w:eastAsia="仿宋" w:cs="仿宋"/>
            <w:spacing w:val="11"/>
            <w:position w:val="0"/>
            <w:sz w:val="31"/>
            <w:szCs w:val="31"/>
            <w:lang w:eastAsia="zh-CN"/>
          </w:rPr>
          <w:delText>本制度为华润啤酒一级制度。</w:delText>
        </w:r>
      </w:del>
    </w:p>
    <w:p w14:paraId="466F770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46" w:author="咨询组" w:date="2025-10-24T15:18:53Z"/>
          <w:rFonts w:hint="eastAsia" w:ascii="仿宋" w:hAnsi="仿宋" w:eastAsia="仿宋" w:cs="仿宋"/>
          <w:spacing w:val="11"/>
          <w:position w:val="0"/>
          <w:sz w:val="31"/>
          <w:szCs w:val="31"/>
          <w:lang w:eastAsia="zh-CN"/>
        </w:rPr>
      </w:pPr>
      <w:del w:id="47" w:author="咨询组" w:date="2025-10-24T15:18:53Z">
        <w:r>
          <w:rPr>
            <w:rFonts w:hint="eastAsia" w:ascii="黑体" w:hAnsi="黑体" w:eastAsia="黑体" w:cs="黑体"/>
            <w:spacing w:val="11"/>
            <w:position w:val="0"/>
            <w:sz w:val="31"/>
            <w:szCs w:val="31"/>
            <w:lang w:eastAsia="zh-CN"/>
          </w:rPr>
          <w:delText>第十四条</w:delText>
        </w:r>
      </w:del>
      <w:del w:id="48" w:author="咨询组" w:date="2025-10-24T15:18:53Z">
        <w:r>
          <w:rPr>
            <w:rFonts w:hint="eastAsia" w:ascii="仿宋" w:hAnsi="仿宋" w:eastAsia="仿宋" w:cs="仿宋"/>
            <w:spacing w:val="11"/>
            <w:position w:val="0"/>
            <w:sz w:val="31"/>
            <w:szCs w:val="31"/>
            <w:lang w:val="en-US" w:eastAsia="zh-CN"/>
          </w:rPr>
          <w:delText xml:space="preserve"> </w:delText>
        </w:r>
      </w:del>
      <w:del w:id="49" w:author="咨询组" w:date="2025-10-24T15:18:53Z">
        <w:r>
          <w:rPr>
            <w:rFonts w:hint="eastAsia" w:ascii="仿宋" w:hAnsi="仿宋" w:eastAsia="仿宋" w:cs="仿宋"/>
            <w:spacing w:val="11"/>
            <w:position w:val="0"/>
            <w:sz w:val="31"/>
            <w:szCs w:val="31"/>
            <w:lang w:eastAsia="zh-CN"/>
          </w:rPr>
          <w:delText>本制度由华润啤酒人力资源部负责制订、修订和解释。</w:delText>
        </w:r>
      </w:del>
    </w:p>
    <w:p w14:paraId="2437ACA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del w:id="50" w:author="咨询组" w:date="2025-10-24T15:18:53Z"/>
          <w:rFonts w:hint="eastAsia" w:ascii="仿宋" w:hAnsi="仿宋" w:eastAsia="仿宋" w:cs="仿宋"/>
          <w:spacing w:val="11"/>
          <w:position w:val="0"/>
          <w:sz w:val="31"/>
          <w:szCs w:val="31"/>
          <w:lang w:eastAsia="zh-CN"/>
        </w:rPr>
      </w:pPr>
      <w:del w:id="51" w:author="咨询组" w:date="2025-10-24T15:18:53Z">
        <w:r>
          <w:rPr>
            <w:rFonts w:hint="eastAsia" w:ascii="黑体" w:hAnsi="黑体" w:eastAsia="黑体" w:cs="黑体"/>
            <w:spacing w:val="11"/>
            <w:position w:val="0"/>
            <w:sz w:val="31"/>
            <w:szCs w:val="31"/>
            <w:lang w:eastAsia="zh-CN"/>
          </w:rPr>
          <w:delText>第十五条</w:delText>
        </w:r>
      </w:del>
      <w:del w:id="52" w:author="咨询组" w:date="2025-10-24T15:18:53Z">
        <w:r>
          <w:rPr>
            <w:rFonts w:hint="eastAsia" w:ascii="仿宋" w:hAnsi="仿宋" w:eastAsia="仿宋" w:cs="仿宋"/>
            <w:spacing w:val="11"/>
            <w:position w:val="0"/>
            <w:sz w:val="31"/>
            <w:szCs w:val="31"/>
            <w:lang w:val="en-US" w:eastAsia="zh-CN"/>
          </w:rPr>
          <w:delText xml:space="preserve"> </w:delText>
        </w:r>
      </w:del>
      <w:del w:id="53" w:author="咨询组" w:date="2025-10-24T15:18:53Z">
        <w:r>
          <w:rPr>
            <w:rFonts w:hint="eastAsia" w:ascii="仿宋" w:hAnsi="仿宋" w:eastAsia="仿宋" w:cs="仿宋"/>
            <w:spacing w:val="11"/>
            <w:position w:val="0"/>
            <w:sz w:val="31"/>
            <w:szCs w:val="31"/>
            <w:lang w:eastAsia="zh-CN"/>
          </w:rPr>
          <w:delText>本制度的生效时间以民主程序批复时间起执行，原《中基层员工调动管理规定》（华啤B03-20RL18B）废止。</w:delText>
        </w:r>
      </w:del>
    </w:p>
    <w:p w14:paraId="58F4E9A3">
      <w:pPr>
        <w:spacing w:line="313" w:lineRule="auto"/>
        <w:rPr>
          <w:del w:id="54" w:author="咨询组" w:date="2025-10-24T15:18:53Z"/>
          <w:rFonts w:ascii="Arial"/>
          <w:sz w:val="21"/>
        </w:rPr>
      </w:pPr>
    </w:p>
    <w:p w14:paraId="542BC2F5">
      <w:pPr>
        <w:spacing w:line="314" w:lineRule="auto"/>
        <w:rPr>
          <w:del w:id="55" w:author="咨询组" w:date="2025-10-24T15:18:53Z"/>
          <w:rFonts w:ascii="Arial"/>
          <w:sz w:val="21"/>
        </w:rPr>
      </w:pPr>
    </w:p>
    <w:p w14:paraId="60D3E7E2">
      <w:pPr>
        <w:spacing w:before="101" w:line="230" w:lineRule="auto"/>
        <w:ind w:left="44"/>
        <w:outlineLvl w:val="0"/>
        <w:rPr>
          <w:del w:id="56" w:author="咨询组" w:date="2025-10-24T15:18:53Z"/>
          <w:rFonts w:ascii="黑体" w:hAnsi="黑体" w:eastAsia="黑体" w:cs="黑体"/>
          <w:sz w:val="31"/>
          <w:szCs w:val="31"/>
        </w:rPr>
      </w:pPr>
      <w:del w:id="57" w:author="咨询组" w:date="2025-10-24T15:18:53Z">
        <w:bookmarkStart w:id="3" w:name="_bookmark4"/>
        <w:bookmarkEnd w:id="3"/>
        <w:r>
          <w:rPr>
            <w:rFonts w:ascii="黑体" w:hAnsi="黑体" w:eastAsia="黑体" w:cs="黑体"/>
            <w:spacing w:val="-6"/>
            <w:sz w:val="31"/>
            <w:szCs w:val="31"/>
          </w:rPr>
          <w:delText>附件</w:delText>
        </w:r>
      </w:del>
    </w:p>
    <w:p w14:paraId="3DD957D1">
      <w:pPr>
        <w:spacing w:before="175" w:line="228" w:lineRule="auto"/>
        <w:ind w:left="48"/>
        <w:rPr>
          <w:del w:id="58" w:author="咨询组" w:date="2025-10-24T15:18:53Z"/>
          <w:rFonts w:ascii="仿宋" w:hAnsi="仿宋" w:eastAsia="仿宋" w:cs="仿宋"/>
          <w:sz w:val="31"/>
          <w:szCs w:val="31"/>
        </w:rPr>
      </w:pPr>
      <w:del w:id="59" w:author="咨询组" w:date="2025-10-24T15:18:53Z">
        <w:r>
          <w:rPr>
            <w:rFonts w:ascii="仿宋" w:hAnsi="仿宋" w:eastAsia="仿宋" w:cs="仿宋"/>
            <w:spacing w:val="-1"/>
            <w:sz w:val="31"/>
            <w:szCs w:val="31"/>
          </w:rPr>
          <w:delText>附件1：选</w:delText>
        </w:r>
      </w:del>
      <w:del w:id="60" w:author="咨询组" w:date="2025-10-24T15:18:53Z">
        <w:r>
          <w:rPr>
            <w:rFonts w:ascii="仿宋" w:hAnsi="仿宋" w:eastAsia="仿宋" w:cs="仿宋"/>
            <w:sz w:val="31"/>
            <w:szCs w:val="31"/>
          </w:rPr>
          <w:delText>拔方式归集表</w:delText>
        </w:r>
      </w:del>
    </w:p>
    <w:p w14:paraId="06EBFB2D">
      <w:pPr>
        <w:spacing w:line="249" w:lineRule="auto"/>
        <w:rPr>
          <w:del w:id="61" w:author="咨询组" w:date="2025-10-24T15:18:53Z"/>
          <w:rFonts w:ascii="Arial"/>
          <w:sz w:val="21"/>
        </w:rPr>
      </w:pPr>
    </w:p>
    <w:p w14:paraId="7D6B6497">
      <w:pPr>
        <w:spacing w:line="249" w:lineRule="auto"/>
        <w:rPr>
          <w:del w:id="62" w:author="咨询组" w:date="2025-10-24T15:18:53Z"/>
          <w:rFonts w:ascii="Arial"/>
          <w:sz w:val="21"/>
        </w:rPr>
      </w:pPr>
    </w:p>
    <w:p w14:paraId="5CCCFA46">
      <w:pPr>
        <w:spacing w:line="249" w:lineRule="auto"/>
        <w:rPr>
          <w:del w:id="63" w:author="咨询组" w:date="2025-10-24T15:18:53Z"/>
          <w:rFonts w:ascii="Arial"/>
          <w:sz w:val="21"/>
        </w:rPr>
      </w:pPr>
    </w:p>
    <w:p w14:paraId="0793DD2C">
      <w:pPr>
        <w:spacing w:line="249" w:lineRule="auto"/>
        <w:rPr>
          <w:del w:id="64" w:author="咨询组" w:date="2025-10-24T15:18:53Z"/>
          <w:rFonts w:ascii="Arial"/>
          <w:sz w:val="21"/>
        </w:rPr>
      </w:pPr>
    </w:p>
    <w:p w14:paraId="122F829B">
      <w:pPr>
        <w:spacing w:line="249" w:lineRule="auto"/>
        <w:rPr>
          <w:del w:id="65" w:author="咨询组" w:date="2025-10-24T15:18:53Z"/>
          <w:rFonts w:ascii="Arial"/>
          <w:sz w:val="21"/>
        </w:rPr>
      </w:pPr>
    </w:p>
    <w:p w14:paraId="089B76D8">
      <w:pPr>
        <w:spacing w:line="249" w:lineRule="auto"/>
        <w:rPr>
          <w:del w:id="66" w:author="咨询组" w:date="2025-10-24T15:18:53Z"/>
          <w:rFonts w:ascii="Arial"/>
          <w:sz w:val="21"/>
        </w:rPr>
      </w:pPr>
    </w:p>
    <w:p w14:paraId="65574E65">
      <w:pPr>
        <w:spacing w:line="250" w:lineRule="auto"/>
        <w:rPr>
          <w:del w:id="67" w:author="咨询组" w:date="2025-10-24T15:18:53Z"/>
          <w:rFonts w:ascii="Arial"/>
          <w:sz w:val="21"/>
        </w:rPr>
      </w:pPr>
    </w:p>
    <w:p w14:paraId="4F54C230">
      <w:pPr>
        <w:spacing w:before="101" w:line="343" w:lineRule="auto"/>
        <w:ind w:left="5149" w:right="14" w:hanging="639"/>
        <w:rPr>
          <w:del w:id="68" w:author="咨询组" w:date="2025-10-24T15:18:53Z"/>
          <w:rFonts w:ascii="仿宋" w:hAnsi="仿宋" w:eastAsia="仿宋" w:cs="仿宋"/>
          <w:sz w:val="31"/>
          <w:szCs w:val="31"/>
        </w:rPr>
      </w:pPr>
      <w:del w:id="69" w:author="咨询组" w:date="2025-10-24T15:18:53Z">
        <w:r>
          <w:rPr/>
          <w:drawing>
            <wp:anchor distT="0" distB="0" distL="0" distR="0" simplePos="0" relativeHeight="251659264" behindDoc="0" locked="0" layoutInCell="1" allowOverlap="1">
              <wp:simplePos x="0" y="0"/>
              <wp:positionH relativeFrom="column">
                <wp:posOffset>3505200</wp:posOffset>
              </wp:positionH>
              <wp:positionV relativeFrom="paragraph">
                <wp:posOffset>-894715</wp:posOffset>
              </wp:positionV>
              <wp:extent cx="1587500" cy="15875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
                      <a:stretch>
                        <a:fillRect/>
                      </a:stretch>
                    </pic:blipFill>
                    <pic:spPr>
                      <a:xfrm>
                        <a:off x="0" y="0"/>
                        <a:ext cx="1587500" cy="1587500"/>
                      </a:xfrm>
                      <a:prstGeom prst="rect">
                        <a:avLst/>
                      </a:prstGeom>
                    </pic:spPr>
                  </pic:pic>
                </a:graphicData>
              </a:graphic>
            </wp:anchor>
          </w:drawing>
        </w:r>
      </w:del>
      <w:del w:id="71" w:author="咨询组" w:date="2025-10-24T15:18:53Z">
        <w:r>
          <w:rPr>
            <w:rFonts w:ascii="仿宋" w:hAnsi="仿宋" w:eastAsia="仿宋" w:cs="仿宋"/>
            <w:spacing w:val="11"/>
            <w:sz w:val="31"/>
            <w:szCs w:val="31"/>
          </w:rPr>
          <w:delText>华</w:delText>
        </w:r>
      </w:del>
      <w:del w:id="72" w:author="咨询组" w:date="2025-10-24T15:18:53Z">
        <w:r>
          <w:rPr>
            <w:rFonts w:ascii="仿宋" w:hAnsi="仿宋" w:eastAsia="仿宋" w:cs="仿宋"/>
            <w:spacing w:val="6"/>
            <w:sz w:val="31"/>
            <w:szCs w:val="31"/>
          </w:rPr>
          <w:delText>润啤酒</w:delText>
        </w:r>
      </w:del>
      <w:del w:id="73" w:author="咨询组" w:date="2025-10-24T15:18:53Z">
        <w:r>
          <w:rPr>
            <w:rFonts w:hint="eastAsia" w:ascii="仿宋" w:hAnsi="仿宋" w:eastAsia="仿宋" w:cs="仿宋"/>
            <w:spacing w:val="6"/>
            <w:sz w:val="31"/>
            <w:szCs w:val="31"/>
            <w:lang w:eastAsia="zh-CN"/>
          </w:rPr>
          <w:delText>（</w:delText>
        </w:r>
      </w:del>
      <w:del w:id="74" w:author="咨询组" w:date="2025-10-24T15:18:53Z">
        <w:r>
          <w:rPr>
            <w:rFonts w:ascii="仿宋" w:hAnsi="仿宋" w:eastAsia="仿宋" w:cs="仿宋"/>
            <w:spacing w:val="6"/>
            <w:sz w:val="31"/>
            <w:szCs w:val="31"/>
          </w:rPr>
          <w:delText>控股</w:delText>
        </w:r>
      </w:del>
      <w:del w:id="75" w:author="咨询组" w:date="2025-10-24T15:18:53Z">
        <w:r>
          <w:rPr>
            <w:rFonts w:hint="eastAsia" w:ascii="仿宋" w:hAnsi="仿宋" w:eastAsia="仿宋" w:cs="仿宋"/>
            <w:spacing w:val="6"/>
            <w:sz w:val="31"/>
            <w:szCs w:val="31"/>
            <w:lang w:eastAsia="zh-CN"/>
          </w:rPr>
          <w:delText>）</w:delText>
        </w:r>
      </w:del>
      <w:del w:id="76" w:author="咨询组" w:date="2025-10-24T15:18:53Z">
        <w:r>
          <w:rPr>
            <w:rFonts w:ascii="仿宋" w:hAnsi="仿宋" w:eastAsia="仿宋" w:cs="仿宋"/>
            <w:spacing w:val="6"/>
            <w:sz w:val="31"/>
            <w:szCs w:val="31"/>
          </w:rPr>
          <w:delText>有限公司</w:delText>
        </w:r>
      </w:del>
      <w:del w:id="77" w:author="咨询组" w:date="2025-10-24T15:18:53Z">
        <w:r>
          <w:rPr>
            <w:rFonts w:ascii="仿宋" w:hAnsi="仿宋" w:eastAsia="仿宋" w:cs="仿宋"/>
            <w:spacing w:val="12"/>
            <w:sz w:val="31"/>
            <w:szCs w:val="31"/>
          </w:rPr>
          <w:delText>二</w:delText>
        </w:r>
      </w:del>
      <w:del w:id="78" w:author="咨询组" w:date="2025-10-24T15:18:53Z">
        <w:r>
          <w:rPr>
            <w:rFonts w:ascii="仿宋" w:hAnsi="仿宋" w:eastAsia="仿宋" w:cs="仿宋"/>
            <w:spacing w:val="7"/>
            <w:sz w:val="31"/>
            <w:szCs w:val="31"/>
          </w:rPr>
          <w:delText>○</w:delText>
        </w:r>
      </w:del>
      <w:del w:id="79" w:author="咨询组" w:date="2025-10-24T15:18:53Z">
        <w:r>
          <w:rPr>
            <w:rFonts w:ascii="仿宋" w:hAnsi="仿宋" w:eastAsia="仿宋" w:cs="仿宋"/>
            <w:spacing w:val="6"/>
            <w:sz w:val="31"/>
            <w:szCs w:val="31"/>
          </w:rPr>
          <w:delText>二四年十一月六日</w:delText>
        </w:r>
      </w:del>
    </w:p>
    <w:p w14:paraId="66AD7910">
      <w:pPr>
        <w:spacing w:before="295" w:line="190" w:lineRule="auto"/>
        <w:ind w:left="5846"/>
        <w:rPr>
          <w:rFonts w:ascii="Times New Roman" w:hAnsi="Times New Roman" w:eastAsia="Times New Roman" w:cs="Times New Roman"/>
          <w:sz w:val="24"/>
          <w:szCs w:val="24"/>
        </w:rPr>
      </w:pPr>
      <w:del w:id="80" w:author="咨询组" w:date="2025-10-24T15:18:53Z">
        <w:r>
          <w:rPr>
            <w:rFonts w:ascii="Times New Roman" w:hAnsi="Times New Roman" w:eastAsia="Times New Roman" w:cs="Times New Roman"/>
            <w:color w:val="1C1C1C"/>
            <w:spacing w:val="-8"/>
            <w:sz w:val="24"/>
            <w:szCs w:val="24"/>
          </w:rPr>
          <w:delText>20</w:delText>
        </w:r>
      </w:del>
      <w:del w:id="81" w:author="咨询组" w:date="2025-10-24T15:18:53Z">
        <w:r>
          <w:rPr>
            <w:rFonts w:ascii="Times New Roman" w:hAnsi="Times New Roman" w:eastAsia="Times New Roman" w:cs="Times New Roman"/>
            <w:color w:val="1C1C1C"/>
            <w:spacing w:val="-4"/>
            <w:sz w:val="24"/>
            <w:szCs w:val="24"/>
          </w:rPr>
          <w:delText>24-11-06</w:delText>
        </w:r>
      </w:del>
    </w:p>
    <w:sectPr>
      <w:headerReference r:id="rId5" w:type="default"/>
      <w:footerReference r:id="rId6" w:type="default"/>
      <w:pgSz w:w="11906" w:h="16839"/>
      <w:pgMar w:top="1230" w:right="1389" w:bottom="901" w:left="1389" w:header="164" w:footer="731"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6A7FA">
    <w:pPr>
      <w:spacing w:line="187" w:lineRule="auto"/>
      <w:ind w:left="4129"/>
      <w:rPr>
        <w:rFonts w:ascii="仿宋" w:hAnsi="仿宋" w:eastAsia="仿宋" w:cs="仿宋"/>
        <w:sz w:val="17"/>
        <w:szCs w:val="17"/>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B2FC">
    <w:pPr>
      <w:spacing w:line="1053" w:lineRule="exact"/>
      <w:ind w:firstLine="6326"/>
      <w:textAlignment w:val="cent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5A4616F"/>
    <w:rsid w:val="1CBA5338"/>
    <w:rsid w:val="3F1637EC"/>
    <w:rsid w:val="4EE73996"/>
    <w:rsid w:val="56941BD9"/>
    <w:rsid w:val="5A932341"/>
    <w:rsid w:val="639E04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1</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2024-11-06T17:29:00Z</dcterms:created>
  <dc:creator>Jiao Peng 焦鹏</dc:creator>
  <cp:lastModifiedBy>咨询组</cp:lastModifiedBy>
  <dcterms:modified xsi:type="dcterms:W3CDTF">2025-11-12T02:07:15Z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2025-10-24T14:18:03Z</vt:filetime>
  </property>
  <property fmtid="{D5CDD505-2E9C-101B-9397-08002B2CF9AE}" pid="4" name="KSOProductBuildVer">
    <vt:lpwstr>2052-12.8.2.19435</vt:lpwstr>
  </property>
  <property fmtid="{D5CDD505-2E9C-101B-9397-08002B2CF9AE}" pid="5" name="ICV">
    <vt:lpwstr>DAB8301CAA074F17AF43E1989C787486_12</vt:lpwstr>
  </property>
</Properties>
</file>
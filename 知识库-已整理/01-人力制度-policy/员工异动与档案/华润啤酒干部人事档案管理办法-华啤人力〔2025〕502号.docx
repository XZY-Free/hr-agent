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5CF18B">
      <w:pPr>
        <w:spacing w:before="85" w:line="200" w:lineRule="auto"/>
        <w:ind w:left="3106"/>
        <w:rPr>
          <w:del w:id="0" w:author="咨询组" w:date="2026-01-08T14:03:13Z"/>
          <w:rFonts w:ascii="华文中宋" w:hAnsi="华文中宋" w:eastAsia="华文中宋" w:cs="华文中宋"/>
          <w:sz w:val="23"/>
          <w:szCs w:val="23"/>
        </w:rPr>
      </w:pPr>
      <w:del w:id="1" w:author="咨询组" w:date="2026-01-08T14:03:13Z">
        <w:r>
          <w:rPr>
            <w:rFonts w:ascii="华文中宋" w:hAnsi="华文中宋" w:eastAsia="华文中宋" w:cs="华文中宋"/>
            <w:spacing w:val="9"/>
            <w:sz w:val="23"/>
            <w:szCs w:val="23"/>
          </w:rPr>
          <w:delText>华润啤酒制度信息</w:delText>
        </w:r>
      </w:del>
      <w:del w:id="2" w:author="咨询组" w:date="2026-01-08T14:03:13Z">
        <w:r>
          <w:rPr>
            <w:rFonts w:ascii="华文中宋" w:hAnsi="华文中宋" w:eastAsia="华文中宋" w:cs="华文中宋"/>
            <w:spacing w:val="8"/>
            <w:sz w:val="23"/>
            <w:szCs w:val="23"/>
          </w:rPr>
          <w:delText>表</w:delText>
        </w:r>
      </w:del>
    </w:p>
    <w:p w14:paraId="09D59BD2">
      <w:pPr>
        <w:spacing w:before="174" w:line="208" w:lineRule="auto"/>
        <w:ind w:left="29"/>
        <w:rPr>
          <w:del w:id="3" w:author="咨询组" w:date="2026-01-08T14:03:13Z"/>
          <w:rFonts w:ascii="微软雅黑" w:hAnsi="微软雅黑" w:eastAsia="微软雅黑" w:cs="微软雅黑"/>
          <w:sz w:val="20"/>
          <w:szCs w:val="20"/>
        </w:rPr>
      </w:pPr>
      <w:del w:id="4" w:author="咨询组" w:date="2026-01-08T14:03:13Z">
        <w:r>
          <w:rPr>
            <w:rFonts w:ascii="微软雅黑" w:hAnsi="微软雅黑" w:eastAsia="微软雅黑" w:cs="微软雅黑"/>
            <w:spacing w:val="9"/>
            <w:sz w:val="20"/>
            <w:szCs w:val="20"/>
          </w:rPr>
          <w:delText>制度基本信</w:delText>
        </w:r>
      </w:del>
      <w:del w:id="5" w:author="咨询组" w:date="2026-01-08T14:03:13Z">
        <w:r>
          <w:rPr>
            <w:rFonts w:ascii="微软雅黑" w:hAnsi="微软雅黑" w:eastAsia="微软雅黑" w:cs="微软雅黑"/>
            <w:spacing w:val="7"/>
            <w:sz w:val="20"/>
            <w:szCs w:val="20"/>
          </w:rPr>
          <w:delText>息</w:delText>
        </w:r>
      </w:del>
    </w:p>
    <w:p w14:paraId="71ADE60B">
      <w:pPr>
        <w:rPr>
          <w:del w:id="6" w:author="咨询组" w:date="2026-01-08T14:03:13Z"/>
        </w:rPr>
      </w:pPr>
    </w:p>
    <w:p w14:paraId="25232D73">
      <w:pPr>
        <w:spacing w:line="135" w:lineRule="exact"/>
        <w:rPr>
          <w:del w:id="7" w:author="咨询组" w:date="2026-01-08T14:03:13Z"/>
        </w:rPr>
      </w:pPr>
    </w:p>
    <w:tbl>
      <w:tblPr>
        <w:tblStyle w:val="6"/>
        <w:tblW w:w="8300" w:type="dxa"/>
        <w:tblInd w:w="2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699"/>
        <w:gridCol w:w="6601"/>
      </w:tblGrid>
      <w:tr w14:paraId="1C2528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2" w:hRule="atLeast"/>
          <w:del w:id="8" w:author="咨询组" w:date="2026-01-08T14:03:13Z"/>
        </w:trPr>
        <w:tc>
          <w:tcPr>
            <w:tcW w:w="1699" w:type="dxa"/>
            <w:shd w:val="clear" w:color="auto" w:fill="D0CECE"/>
            <w:vAlign w:val="top"/>
          </w:tcPr>
          <w:p w14:paraId="09077401">
            <w:pPr>
              <w:spacing w:before="115" w:line="208" w:lineRule="auto"/>
              <w:ind w:left="431"/>
              <w:rPr>
                <w:del w:id="9" w:author="咨询组" w:date="2026-01-08T14:03:13Z"/>
                <w:rFonts w:ascii="微软雅黑" w:hAnsi="微软雅黑" w:eastAsia="微软雅黑" w:cs="微软雅黑"/>
                <w:sz w:val="20"/>
                <w:szCs w:val="20"/>
              </w:rPr>
            </w:pPr>
            <w:del w:id="10" w:author="咨询组" w:date="2026-01-08T14:03:13Z">
              <w:r>
                <w:rPr>
                  <w:rFonts w:ascii="微软雅黑" w:hAnsi="微软雅黑" w:eastAsia="微软雅黑" w:cs="微软雅黑"/>
                  <w:spacing w:val="8"/>
                  <w:sz w:val="20"/>
                  <w:szCs w:val="20"/>
                </w:rPr>
                <w:delText>制度名称</w:delText>
              </w:r>
            </w:del>
          </w:p>
        </w:tc>
        <w:tc>
          <w:tcPr>
            <w:tcW w:w="6601" w:type="dxa"/>
            <w:vAlign w:val="top"/>
          </w:tcPr>
          <w:p w14:paraId="082F5182">
            <w:pPr>
              <w:spacing w:before="115" w:line="208" w:lineRule="auto"/>
              <w:ind w:left="108"/>
              <w:rPr>
                <w:del w:id="11" w:author="咨询组" w:date="2026-01-08T14:03:13Z"/>
                <w:rFonts w:ascii="微软雅黑" w:hAnsi="微软雅黑" w:eastAsia="微软雅黑" w:cs="微软雅黑"/>
                <w:sz w:val="20"/>
                <w:szCs w:val="20"/>
              </w:rPr>
            </w:pPr>
            <w:del w:id="12" w:author="咨询组" w:date="2026-01-08T14:03:13Z">
              <w:r>
                <w:rPr>
                  <w:rFonts w:ascii="微软雅黑" w:hAnsi="微软雅黑" w:eastAsia="微软雅黑" w:cs="微软雅黑"/>
                  <w:spacing w:val="17"/>
                  <w:sz w:val="20"/>
                  <w:szCs w:val="20"/>
                </w:rPr>
                <w:delText>华</w:delText>
              </w:r>
            </w:del>
            <w:del w:id="13" w:author="咨询组" w:date="2026-01-08T14:03:13Z">
              <w:r>
                <w:rPr>
                  <w:rFonts w:ascii="微软雅黑" w:hAnsi="微软雅黑" w:eastAsia="微软雅黑" w:cs="微软雅黑"/>
                  <w:spacing w:val="9"/>
                  <w:sz w:val="20"/>
                  <w:szCs w:val="20"/>
                </w:rPr>
                <w:delText>润啤酒干部人事档案管理办法</w:delText>
              </w:r>
            </w:del>
          </w:p>
        </w:tc>
      </w:tr>
      <w:tr w14:paraId="505F9D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del w:id="14" w:author="咨询组" w:date="2026-01-08T14:03:13Z"/>
        </w:trPr>
        <w:tc>
          <w:tcPr>
            <w:tcW w:w="1699" w:type="dxa"/>
            <w:shd w:val="clear" w:color="auto" w:fill="D0CECE"/>
            <w:vAlign w:val="top"/>
          </w:tcPr>
          <w:p w14:paraId="189AF592">
            <w:pPr>
              <w:spacing w:before="111" w:line="208" w:lineRule="auto"/>
              <w:ind w:left="431"/>
              <w:rPr>
                <w:del w:id="15" w:author="咨询组" w:date="2026-01-08T14:03:13Z"/>
                <w:rFonts w:ascii="微软雅黑" w:hAnsi="微软雅黑" w:eastAsia="微软雅黑" w:cs="微软雅黑"/>
                <w:sz w:val="20"/>
                <w:szCs w:val="20"/>
              </w:rPr>
            </w:pPr>
            <w:del w:id="16" w:author="咨询组" w:date="2026-01-08T14:03:13Z">
              <w:r>
                <w:rPr>
                  <w:rFonts w:ascii="微软雅黑" w:hAnsi="微软雅黑" w:eastAsia="微软雅黑" w:cs="微软雅黑"/>
                  <w:spacing w:val="8"/>
                  <w:sz w:val="20"/>
                  <w:szCs w:val="20"/>
                </w:rPr>
                <w:delText>制度级别</w:delText>
              </w:r>
            </w:del>
          </w:p>
        </w:tc>
        <w:tc>
          <w:tcPr>
            <w:tcW w:w="6601" w:type="dxa"/>
            <w:vAlign w:val="top"/>
          </w:tcPr>
          <w:p w14:paraId="60127E77">
            <w:pPr>
              <w:spacing w:before="111" w:line="203" w:lineRule="auto"/>
              <w:ind w:left="111"/>
              <w:rPr>
                <w:del w:id="17" w:author="咨询组" w:date="2026-01-08T14:03:13Z"/>
                <w:rFonts w:ascii="微软雅黑" w:hAnsi="微软雅黑" w:eastAsia="微软雅黑" w:cs="微软雅黑"/>
                <w:sz w:val="20"/>
                <w:szCs w:val="20"/>
              </w:rPr>
            </w:pPr>
            <w:del w:id="18" w:author="咨询组" w:date="2026-01-08T14:03:13Z">
              <w:r>
                <w:rPr>
                  <w:rFonts w:ascii="微软雅黑" w:hAnsi="微软雅黑" w:eastAsia="微软雅黑" w:cs="微软雅黑"/>
                  <w:spacing w:val="23"/>
                  <w:sz w:val="20"/>
                  <w:szCs w:val="20"/>
                </w:rPr>
                <w:delText>管</w:delText>
              </w:r>
            </w:del>
            <w:del w:id="19" w:author="咨询组" w:date="2026-01-08T14:03:13Z">
              <w:r>
                <w:rPr>
                  <w:rFonts w:ascii="微软雅黑" w:hAnsi="微软雅黑" w:eastAsia="微软雅黑" w:cs="微软雅黑"/>
                  <w:spacing w:val="18"/>
                  <w:sz w:val="20"/>
                  <w:szCs w:val="20"/>
                </w:rPr>
                <w:delText>理办法 (二级制度)</w:delText>
              </w:r>
            </w:del>
          </w:p>
        </w:tc>
      </w:tr>
      <w:tr w14:paraId="60D7459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del w:id="20" w:author="咨询组" w:date="2026-01-08T14:03:13Z"/>
        </w:trPr>
        <w:tc>
          <w:tcPr>
            <w:tcW w:w="1699" w:type="dxa"/>
            <w:shd w:val="clear" w:color="auto" w:fill="D0CECE"/>
            <w:vAlign w:val="top"/>
          </w:tcPr>
          <w:p w14:paraId="60C52A17">
            <w:pPr>
              <w:spacing w:before="111" w:line="208" w:lineRule="auto"/>
              <w:ind w:left="431"/>
              <w:rPr>
                <w:del w:id="21" w:author="咨询组" w:date="2026-01-08T14:03:13Z"/>
                <w:rFonts w:ascii="微软雅黑" w:hAnsi="微软雅黑" w:eastAsia="微软雅黑" w:cs="微软雅黑"/>
                <w:sz w:val="20"/>
                <w:szCs w:val="20"/>
              </w:rPr>
            </w:pPr>
            <w:del w:id="22" w:author="咨询组" w:date="2026-01-08T14:03:13Z">
              <w:r>
                <w:rPr>
                  <w:rFonts w:ascii="微软雅黑" w:hAnsi="微软雅黑" w:eastAsia="微软雅黑" w:cs="微软雅黑"/>
                  <w:spacing w:val="8"/>
                  <w:sz w:val="20"/>
                  <w:szCs w:val="20"/>
                </w:rPr>
                <w:delText>制度编号</w:delText>
              </w:r>
            </w:del>
          </w:p>
        </w:tc>
        <w:tc>
          <w:tcPr>
            <w:tcW w:w="6601" w:type="dxa"/>
            <w:vAlign w:val="top"/>
          </w:tcPr>
          <w:p w14:paraId="7DF2847A">
            <w:pPr>
              <w:spacing w:before="132" w:line="228" w:lineRule="auto"/>
              <w:ind w:left="114"/>
              <w:rPr>
                <w:del w:id="23" w:author="咨询组" w:date="2026-01-08T14:03:13Z"/>
                <w:rFonts w:ascii="宋体" w:hAnsi="宋体" w:eastAsia="宋体" w:cs="宋体"/>
                <w:sz w:val="21"/>
                <w:szCs w:val="21"/>
              </w:rPr>
            </w:pPr>
            <w:del w:id="24" w:author="咨询组" w:date="2026-01-08T14:03:13Z">
              <w:r>
                <w:rPr>
                  <w:rFonts w:ascii="宋体" w:hAnsi="宋体" w:eastAsia="宋体" w:cs="宋体"/>
                  <w:spacing w:val="12"/>
                  <w:sz w:val="21"/>
                  <w:szCs w:val="21"/>
                </w:rPr>
                <w:delText>华</w:delText>
              </w:r>
            </w:del>
            <w:del w:id="25" w:author="咨询组" w:date="2026-01-08T14:03:13Z">
              <w:r>
                <w:rPr>
                  <w:rFonts w:ascii="宋体" w:hAnsi="宋体" w:eastAsia="宋体" w:cs="宋体"/>
                  <w:spacing w:val="8"/>
                  <w:sz w:val="21"/>
                  <w:szCs w:val="21"/>
                </w:rPr>
                <w:delText>啤</w:delText>
              </w:r>
            </w:del>
            <w:del w:id="26" w:author="咨询组" w:date="2026-01-08T14:03:13Z">
              <w:r>
                <w:rPr>
                  <w:rFonts w:ascii="宋体" w:hAnsi="宋体" w:eastAsia="宋体" w:cs="宋体"/>
                  <w:sz w:val="21"/>
                  <w:szCs w:val="21"/>
                </w:rPr>
                <w:delText>B</w:delText>
              </w:r>
            </w:del>
            <w:del w:id="27" w:author="咨询组" w:date="2026-01-08T14:03:13Z">
              <w:r>
                <w:rPr>
                  <w:rFonts w:ascii="宋体" w:hAnsi="宋体" w:eastAsia="宋体" w:cs="宋体"/>
                  <w:spacing w:val="6"/>
                  <w:sz w:val="21"/>
                  <w:szCs w:val="21"/>
                </w:rPr>
                <w:delText>03-51-人力25</w:delText>
              </w:r>
            </w:del>
            <w:del w:id="28" w:author="咨询组" w:date="2026-01-08T14:03:13Z">
              <w:r>
                <w:rPr>
                  <w:rFonts w:ascii="宋体" w:hAnsi="宋体" w:eastAsia="宋体" w:cs="宋体"/>
                  <w:sz w:val="21"/>
                  <w:szCs w:val="21"/>
                </w:rPr>
                <w:delText>B</w:delText>
              </w:r>
            </w:del>
          </w:p>
        </w:tc>
      </w:tr>
      <w:tr w14:paraId="2778ED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del w:id="29" w:author="咨询组" w:date="2026-01-08T14:03:13Z"/>
        </w:trPr>
        <w:tc>
          <w:tcPr>
            <w:tcW w:w="1699" w:type="dxa"/>
            <w:shd w:val="clear" w:color="auto" w:fill="D0CECE"/>
            <w:vAlign w:val="top"/>
          </w:tcPr>
          <w:p w14:paraId="58A24992">
            <w:pPr>
              <w:spacing w:before="114" w:line="208" w:lineRule="auto"/>
              <w:ind w:left="328"/>
              <w:rPr>
                <w:del w:id="30" w:author="咨询组" w:date="2026-01-08T14:03:13Z"/>
                <w:rFonts w:ascii="微软雅黑" w:hAnsi="微软雅黑" w:eastAsia="微软雅黑" w:cs="微软雅黑"/>
                <w:sz w:val="20"/>
                <w:szCs w:val="20"/>
              </w:rPr>
            </w:pPr>
            <w:del w:id="31" w:author="咨询组" w:date="2026-01-08T14:03:13Z">
              <w:r>
                <w:rPr>
                  <w:rFonts w:ascii="微软雅黑" w:hAnsi="微软雅黑" w:eastAsia="微软雅黑" w:cs="微软雅黑"/>
                  <w:spacing w:val="9"/>
                  <w:sz w:val="20"/>
                  <w:szCs w:val="20"/>
                </w:rPr>
                <w:delText>制度批准</w:delText>
              </w:r>
            </w:del>
            <w:del w:id="32" w:author="咨询组" w:date="2026-01-08T14:03:13Z">
              <w:r>
                <w:rPr>
                  <w:rFonts w:ascii="微软雅黑" w:hAnsi="微软雅黑" w:eastAsia="微软雅黑" w:cs="微软雅黑"/>
                  <w:spacing w:val="8"/>
                  <w:sz w:val="20"/>
                  <w:szCs w:val="20"/>
                </w:rPr>
                <w:delText>者</w:delText>
              </w:r>
            </w:del>
          </w:p>
        </w:tc>
        <w:tc>
          <w:tcPr>
            <w:tcW w:w="6601" w:type="dxa"/>
            <w:vAlign w:val="top"/>
          </w:tcPr>
          <w:p w14:paraId="3B899CCF">
            <w:pPr>
              <w:spacing w:before="114" w:line="208" w:lineRule="auto"/>
              <w:ind w:left="108"/>
              <w:rPr>
                <w:del w:id="33" w:author="咨询组" w:date="2026-01-08T14:03:13Z"/>
                <w:rFonts w:ascii="微软雅黑" w:hAnsi="微软雅黑" w:eastAsia="微软雅黑" w:cs="微软雅黑"/>
                <w:sz w:val="20"/>
                <w:szCs w:val="20"/>
              </w:rPr>
            </w:pPr>
            <w:del w:id="34" w:author="咨询组" w:date="2026-01-08T14:03:13Z">
              <w:r>
                <w:rPr>
                  <w:rFonts w:ascii="微软雅黑" w:hAnsi="微软雅黑" w:eastAsia="微软雅黑" w:cs="微软雅黑"/>
                  <w:spacing w:val="10"/>
                  <w:sz w:val="20"/>
                  <w:szCs w:val="20"/>
                </w:rPr>
                <w:delText>华</w:delText>
              </w:r>
            </w:del>
            <w:del w:id="35" w:author="咨询组" w:date="2026-01-08T14:03:13Z">
              <w:r>
                <w:rPr>
                  <w:rFonts w:ascii="微软雅黑" w:hAnsi="微软雅黑" w:eastAsia="微软雅黑" w:cs="微软雅黑"/>
                  <w:spacing w:val="8"/>
                  <w:sz w:val="20"/>
                  <w:szCs w:val="20"/>
                </w:rPr>
                <w:delText>润啤酒</w:delText>
              </w:r>
            </w:del>
          </w:p>
        </w:tc>
      </w:tr>
      <w:tr w14:paraId="2EFB57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3" w:hRule="atLeast"/>
          <w:del w:id="36" w:author="咨询组" w:date="2026-01-08T14:03:13Z"/>
        </w:trPr>
        <w:tc>
          <w:tcPr>
            <w:tcW w:w="1699" w:type="dxa"/>
            <w:shd w:val="clear" w:color="auto" w:fill="D0CECE"/>
            <w:vAlign w:val="top"/>
          </w:tcPr>
          <w:p w14:paraId="02687971">
            <w:pPr>
              <w:spacing w:before="114" w:line="208" w:lineRule="auto"/>
              <w:ind w:left="328"/>
              <w:rPr>
                <w:del w:id="37" w:author="咨询组" w:date="2026-01-08T14:03:13Z"/>
                <w:rFonts w:ascii="微软雅黑" w:hAnsi="微软雅黑" w:eastAsia="微软雅黑" w:cs="微软雅黑"/>
                <w:sz w:val="20"/>
                <w:szCs w:val="20"/>
              </w:rPr>
            </w:pPr>
            <w:del w:id="38" w:author="咨询组" w:date="2026-01-08T14:03:13Z">
              <w:r>
                <w:rPr>
                  <w:rFonts w:ascii="微软雅黑" w:hAnsi="微软雅黑" w:eastAsia="微软雅黑" w:cs="微软雅黑"/>
                  <w:spacing w:val="9"/>
                  <w:sz w:val="20"/>
                  <w:szCs w:val="20"/>
                </w:rPr>
                <w:delText>制度制订</w:delText>
              </w:r>
            </w:del>
            <w:del w:id="39" w:author="咨询组" w:date="2026-01-08T14:03:13Z">
              <w:r>
                <w:rPr>
                  <w:rFonts w:ascii="微软雅黑" w:hAnsi="微软雅黑" w:eastAsia="微软雅黑" w:cs="微软雅黑"/>
                  <w:spacing w:val="8"/>
                  <w:sz w:val="20"/>
                  <w:szCs w:val="20"/>
                </w:rPr>
                <w:delText>者</w:delText>
              </w:r>
            </w:del>
          </w:p>
        </w:tc>
        <w:tc>
          <w:tcPr>
            <w:tcW w:w="6601" w:type="dxa"/>
            <w:vAlign w:val="top"/>
          </w:tcPr>
          <w:p w14:paraId="161CCBA7">
            <w:pPr>
              <w:spacing w:before="114" w:line="208" w:lineRule="auto"/>
              <w:ind w:left="108"/>
              <w:rPr>
                <w:del w:id="40" w:author="咨询组" w:date="2026-01-08T14:03:13Z"/>
                <w:rFonts w:ascii="微软雅黑" w:hAnsi="微软雅黑" w:eastAsia="微软雅黑" w:cs="微软雅黑"/>
                <w:sz w:val="20"/>
                <w:szCs w:val="20"/>
              </w:rPr>
            </w:pPr>
            <w:del w:id="41" w:author="咨询组" w:date="2026-01-08T14:03:13Z">
              <w:r>
                <w:rPr>
                  <w:rFonts w:ascii="微软雅黑" w:hAnsi="微软雅黑" w:eastAsia="微软雅黑" w:cs="微软雅黑"/>
                  <w:spacing w:val="13"/>
                  <w:sz w:val="20"/>
                  <w:szCs w:val="20"/>
                </w:rPr>
                <w:delText>华</w:delText>
              </w:r>
            </w:del>
            <w:del w:id="42" w:author="咨询组" w:date="2026-01-08T14:03:13Z">
              <w:r>
                <w:rPr>
                  <w:rFonts w:ascii="微软雅黑" w:hAnsi="微软雅黑" w:eastAsia="微软雅黑" w:cs="微软雅黑"/>
                  <w:spacing w:val="9"/>
                  <w:sz w:val="20"/>
                  <w:szCs w:val="20"/>
                </w:rPr>
                <w:delText>润啤酒人力资源部</w:delText>
              </w:r>
            </w:del>
          </w:p>
        </w:tc>
      </w:tr>
    </w:tbl>
    <w:p w14:paraId="0F09754C">
      <w:pPr>
        <w:spacing w:line="419" w:lineRule="auto"/>
        <w:rPr>
          <w:del w:id="43" w:author="咨询组" w:date="2026-01-08T14:03:13Z"/>
          <w:rFonts w:ascii="Arial"/>
          <w:sz w:val="21"/>
        </w:rPr>
      </w:pPr>
    </w:p>
    <w:p w14:paraId="6C809E99">
      <w:pPr>
        <w:spacing w:before="85" w:line="208" w:lineRule="auto"/>
        <w:ind w:left="29"/>
        <w:rPr>
          <w:del w:id="44" w:author="咨询组" w:date="2026-01-08T14:03:13Z"/>
          <w:rFonts w:ascii="微软雅黑" w:hAnsi="微软雅黑" w:eastAsia="微软雅黑" w:cs="微软雅黑"/>
          <w:sz w:val="20"/>
          <w:szCs w:val="20"/>
        </w:rPr>
      </w:pPr>
      <w:del w:id="45" w:author="咨询组" w:date="2026-01-08T14:03:13Z">
        <w:r>
          <w:rPr>
            <w:rFonts w:ascii="微软雅黑" w:hAnsi="微软雅黑" w:eastAsia="微软雅黑" w:cs="微软雅黑"/>
            <w:spacing w:val="9"/>
            <w:sz w:val="20"/>
            <w:szCs w:val="20"/>
          </w:rPr>
          <w:delText>制度版本记</w:delText>
        </w:r>
      </w:del>
      <w:del w:id="46" w:author="咨询组" w:date="2026-01-08T14:03:13Z">
        <w:r>
          <w:rPr>
            <w:rFonts w:ascii="微软雅黑" w:hAnsi="微软雅黑" w:eastAsia="微软雅黑" w:cs="微软雅黑"/>
            <w:spacing w:val="7"/>
            <w:sz w:val="20"/>
            <w:szCs w:val="20"/>
          </w:rPr>
          <w:delText>录</w:delText>
        </w:r>
      </w:del>
    </w:p>
    <w:p w14:paraId="2DC78A8B">
      <w:pPr>
        <w:rPr>
          <w:del w:id="47" w:author="咨询组" w:date="2026-01-08T14:03:13Z"/>
        </w:rPr>
      </w:pPr>
    </w:p>
    <w:p w14:paraId="7A826170">
      <w:pPr>
        <w:spacing w:line="134" w:lineRule="exact"/>
        <w:rPr>
          <w:del w:id="48" w:author="咨询组" w:date="2026-01-08T14:03:13Z"/>
        </w:rPr>
      </w:pPr>
    </w:p>
    <w:tbl>
      <w:tblPr>
        <w:tblStyle w:val="6"/>
        <w:tblW w:w="8173" w:type="dxa"/>
        <w:tblInd w:w="9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983"/>
        <w:gridCol w:w="1275"/>
        <w:gridCol w:w="4915"/>
      </w:tblGrid>
      <w:tr w14:paraId="626545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2" w:hRule="atLeast"/>
          <w:del w:id="49" w:author="咨询组" w:date="2026-01-08T14:03:13Z"/>
        </w:trPr>
        <w:tc>
          <w:tcPr>
            <w:tcW w:w="1983" w:type="dxa"/>
            <w:shd w:val="clear" w:color="auto" w:fill="D0CECE"/>
            <w:vAlign w:val="top"/>
          </w:tcPr>
          <w:p w14:paraId="67B16F11">
            <w:pPr>
              <w:spacing w:before="114" w:line="207" w:lineRule="auto"/>
              <w:ind w:left="576"/>
              <w:rPr>
                <w:del w:id="50" w:author="咨询组" w:date="2026-01-08T14:03:13Z"/>
                <w:rFonts w:ascii="微软雅黑" w:hAnsi="微软雅黑" w:eastAsia="微软雅黑" w:cs="微软雅黑"/>
                <w:sz w:val="20"/>
                <w:szCs w:val="20"/>
              </w:rPr>
            </w:pPr>
            <w:del w:id="51" w:author="咨询组" w:date="2026-01-08T14:03:13Z">
              <w:r>
                <w:rPr>
                  <w:rFonts w:ascii="微软雅黑" w:hAnsi="微软雅黑" w:eastAsia="微软雅黑" w:cs="微软雅黑"/>
                  <w:spacing w:val="8"/>
                  <w:sz w:val="20"/>
                  <w:szCs w:val="20"/>
                </w:rPr>
                <w:delText>生效日</w:delText>
              </w:r>
            </w:del>
            <w:del w:id="52" w:author="咨询组" w:date="2026-01-08T14:03:13Z">
              <w:r>
                <w:rPr>
                  <w:rFonts w:ascii="微软雅黑" w:hAnsi="微软雅黑" w:eastAsia="微软雅黑" w:cs="微软雅黑"/>
                  <w:spacing w:val="7"/>
                  <w:sz w:val="20"/>
                  <w:szCs w:val="20"/>
                </w:rPr>
                <w:delText>期</w:delText>
              </w:r>
            </w:del>
          </w:p>
        </w:tc>
        <w:tc>
          <w:tcPr>
            <w:tcW w:w="1275" w:type="dxa"/>
            <w:shd w:val="clear" w:color="auto" w:fill="D0CECE"/>
            <w:vAlign w:val="top"/>
          </w:tcPr>
          <w:p w14:paraId="06F4C454">
            <w:pPr>
              <w:spacing w:before="114" w:line="208" w:lineRule="auto"/>
              <w:ind w:left="113"/>
              <w:rPr>
                <w:del w:id="53" w:author="咨询组" w:date="2026-01-08T14:03:13Z"/>
                <w:rFonts w:ascii="微软雅黑" w:hAnsi="微软雅黑" w:eastAsia="微软雅黑" w:cs="微软雅黑"/>
                <w:sz w:val="20"/>
                <w:szCs w:val="20"/>
              </w:rPr>
            </w:pPr>
            <w:del w:id="54" w:author="咨询组" w:date="2026-01-08T14:03:13Z">
              <w:r>
                <w:rPr>
                  <w:rFonts w:ascii="微软雅黑" w:hAnsi="微软雅黑" w:eastAsia="微软雅黑" w:cs="微软雅黑"/>
                  <w:spacing w:val="9"/>
                  <w:sz w:val="20"/>
                  <w:szCs w:val="20"/>
                </w:rPr>
                <w:delText>制度起草</w:delText>
              </w:r>
            </w:del>
            <w:del w:id="55" w:author="咨询组" w:date="2026-01-08T14:03:13Z">
              <w:r>
                <w:rPr>
                  <w:rFonts w:ascii="微软雅黑" w:hAnsi="微软雅黑" w:eastAsia="微软雅黑" w:cs="微软雅黑"/>
                  <w:spacing w:val="8"/>
                  <w:sz w:val="20"/>
                  <w:szCs w:val="20"/>
                </w:rPr>
                <w:delText>人</w:delText>
              </w:r>
            </w:del>
          </w:p>
        </w:tc>
        <w:tc>
          <w:tcPr>
            <w:tcW w:w="4915" w:type="dxa"/>
            <w:shd w:val="clear" w:color="auto" w:fill="D0CECE"/>
            <w:vAlign w:val="top"/>
          </w:tcPr>
          <w:p w14:paraId="37D0356C">
            <w:pPr>
              <w:spacing w:before="114" w:line="208" w:lineRule="auto"/>
              <w:ind w:left="2039"/>
              <w:rPr>
                <w:del w:id="56" w:author="咨询组" w:date="2026-01-08T14:03:13Z"/>
                <w:rFonts w:ascii="微软雅黑" w:hAnsi="微软雅黑" w:eastAsia="微软雅黑" w:cs="微软雅黑"/>
                <w:sz w:val="20"/>
                <w:szCs w:val="20"/>
              </w:rPr>
            </w:pPr>
            <w:del w:id="57" w:author="咨询组" w:date="2026-01-08T14:03:13Z">
              <w:r>
                <w:rPr>
                  <w:rFonts w:ascii="微软雅黑" w:hAnsi="微软雅黑" w:eastAsia="微软雅黑" w:cs="微软雅黑"/>
                  <w:spacing w:val="8"/>
                  <w:sz w:val="20"/>
                  <w:szCs w:val="20"/>
                </w:rPr>
                <w:delText>变更说</w:delText>
              </w:r>
            </w:del>
            <w:del w:id="58" w:author="咨询组" w:date="2026-01-08T14:03:13Z">
              <w:r>
                <w:rPr>
                  <w:rFonts w:ascii="微软雅黑" w:hAnsi="微软雅黑" w:eastAsia="微软雅黑" w:cs="微软雅黑"/>
                  <w:spacing w:val="7"/>
                  <w:sz w:val="20"/>
                  <w:szCs w:val="20"/>
                </w:rPr>
                <w:delText>明</w:delText>
              </w:r>
            </w:del>
          </w:p>
        </w:tc>
      </w:tr>
      <w:tr w14:paraId="764C7B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del w:id="59" w:author="咨询组" w:date="2026-01-08T14:03:13Z"/>
        </w:trPr>
        <w:tc>
          <w:tcPr>
            <w:tcW w:w="1983" w:type="dxa"/>
            <w:vAlign w:val="top"/>
          </w:tcPr>
          <w:p w14:paraId="4A5043F0">
            <w:pPr>
              <w:spacing w:before="113" w:line="207" w:lineRule="auto"/>
              <w:ind w:left="183"/>
              <w:rPr>
                <w:del w:id="60" w:author="咨询组" w:date="2026-01-08T14:03:13Z"/>
                <w:rFonts w:ascii="微软雅黑" w:hAnsi="微软雅黑" w:eastAsia="微软雅黑" w:cs="微软雅黑"/>
                <w:sz w:val="20"/>
                <w:szCs w:val="20"/>
              </w:rPr>
            </w:pPr>
            <w:del w:id="61" w:author="咨询组" w:date="2026-01-08T14:03:13Z">
              <w:r>
                <w:rPr>
                  <w:rFonts w:ascii="微软雅黑" w:hAnsi="微软雅黑" w:eastAsia="微软雅黑" w:cs="微软雅黑"/>
                  <w:spacing w:val="-4"/>
                  <w:sz w:val="20"/>
                  <w:szCs w:val="20"/>
                </w:rPr>
                <w:delText>2023 年 4 月 19 日</w:delText>
              </w:r>
            </w:del>
          </w:p>
        </w:tc>
        <w:tc>
          <w:tcPr>
            <w:tcW w:w="1275" w:type="dxa"/>
            <w:vAlign w:val="top"/>
          </w:tcPr>
          <w:p w14:paraId="1B2624EF">
            <w:pPr>
              <w:spacing w:before="113" w:line="209" w:lineRule="auto"/>
              <w:ind w:left="324"/>
              <w:rPr>
                <w:del w:id="62" w:author="咨询组" w:date="2026-01-08T14:03:13Z"/>
                <w:rFonts w:ascii="微软雅黑" w:hAnsi="微软雅黑" w:eastAsia="微软雅黑" w:cs="微软雅黑"/>
                <w:sz w:val="20"/>
                <w:szCs w:val="20"/>
              </w:rPr>
            </w:pPr>
            <w:del w:id="63" w:author="咨询组" w:date="2026-01-08T14:03:13Z">
              <w:r>
                <w:rPr>
                  <w:rFonts w:ascii="微软雅黑" w:hAnsi="微软雅黑" w:eastAsia="微软雅黑" w:cs="微软雅黑"/>
                  <w:spacing w:val="8"/>
                  <w:sz w:val="20"/>
                  <w:szCs w:val="20"/>
                </w:rPr>
                <w:delText>付玺静</w:delText>
              </w:r>
            </w:del>
          </w:p>
        </w:tc>
        <w:tc>
          <w:tcPr>
            <w:tcW w:w="4915" w:type="dxa"/>
            <w:vAlign w:val="top"/>
          </w:tcPr>
          <w:p w14:paraId="48A3F66A">
            <w:pPr>
              <w:spacing w:before="112" w:line="208" w:lineRule="auto"/>
              <w:ind w:left="111"/>
              <w:rPr>
                <w:del w:id="64" w:author="咨询组" w:date="2026-01-08T14:03:13Z"/>
                <w:rFonts w:ascii="微软雅黑" w:hAnsi="微软雅黑" w:eastAsia="微软雅黑" w:cs="微软雅黑"/>
                <w:sz w:val="20"/>
                <w:szCs w:val="20"/>
              </w:rPr>
            </w:pPr>
            <w:del w:id="65" w:author="咨询组" w:date="2026-01-08T14:03:13Z">
              <w:r>
                <w:rPr>
                  <w:rFonts w:ascii="微软雅黑" w:hAnsi="微软雅黑" w:eastAsia="微软雅黑" w:cs="微软雅黑"/>
                  <w:spacing w:val="8"/>
                  <w:sz w:val="20"/>
                  <w:szCs w:val="20"/>
                </w:rPr>
                <w:delText>首次制定</w:delText>
              </w:r>
            </w:del>
          </w:p>
        </w:tc>
      </w:tr>
      <w:tr w14:paraId="453AA4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5" w:hRule="atLeast"/>
          <w:del w:id="66" w:author="咨询组" w:date="2026-01-08T14:03:13Z"/>
        </w:trPr>
        <w:tc>
          <w:tcPr>
            <w:tcW w:w="1983" w:type="dxa"/>
            <w:vAlign w:val="top"/>
          </w:tcPr>
          <w:p w14:paraId="1AB7F6EE">
            <w:pPr>
              <w:spacing w:line="421" w:lineRule="auto"/>
              <w:rPr>
                <w:del w:id="67" w:author="咨询组" w:date="2026-01-08T14:03:13Z"/>
                <w:rFonts w:ascii="Arial"/>
                <w:sz w:val="21"/>
              </w:rPr>
            </w:pPr>
          </w:p>
          <w:p w14:paraId="111BE810">
            <w:pPr>
              <w:spacing w:before="85" w:line="207" w:lineRule="auto"/>
              <w:ind w:left="131"/>
              <w:rPr>
                <w:del w:id="68" w:author="咨询组" w:date="2026-01-08T14:03:13Z"/>
                <w:rFonts w:ascii="微软雅黑" w:hAnsi="微软雅黑" w:eastAsia="微软雅黑" w:cs="微软雅黑"/>
                <w:sz w:val="20"/>
                <w:szCs w:val="20"/>
              </w:rPr>
            </w:pPr>
            <w:del w:id="69" w:author="咨询组" w:date="2026-01-08T14:03:13Z">
              <w:r>
                <w:rPr>
                  <w:rFonts w:ascii="微软雅黑" w:hAnsi="微软雅黑" w:eastAsia="微软雅黑" w:cs="微软雅黑"/>
                  <w:spacing w:val="-8"/>
                  <w:sz w:val="20"/>
                  <w:szCs w:val="20"/>
                </w:rPr>
                <w:delText>2</w:delText>
              </w:r>
            </w:del>
            <w:del w:id="70" w:author="咨询组" w:date="2026-01-08T14:03:13Z">
              <w:r>
                <w:rPr>
                  <w:rFonts w:ascii="微软雅黑" w:hAnsi="微软雅黑" w:eastAsia="微软雅黑" w:cs="微软雅黑"/>
                  <w:spacing w:val="-7"/>
                  <w:sz w:val="20"/>
                  <w:szCs w:val="20"/>
                </w:rPr>
                <w:delText>0</w:delText>
              </w:r>
            </w:del>
            <w:del w:id="71" w:author="咨询组" w:date="2026-01-08T14:03:13Z">
              <w:r>
                <w:rPr>
                  <w:rFonts w:ascii="微软雅黑" w:hAnsi="微软雅黑" w:eastAsia="微软雅黑" w:cs="微软雅黑"/>
                  <w:spacing w:val="-4"/>
                  <w:sz w:val="20"/>
                  <w:szCs w:val="20"/>
                </w:rPr>
                <w:delText>25 年 12 月 26 日</w:delText>
              </w:r>
            </w:del>
          </w:p>
        </w:tc>
        <w:tc>
          <w:tcPr>
            <w:tcW w:w="1275" w:type="dxa"/>
            <w:vAlign w:val="top"/>
          </w:tcPr>
          <w:p w14:paraId="25F4DE83">
            <w:pPr>
              <w:spacing w:line="421" w:lineRule="auto"/>
              <w:rPr>
                <w:del w:id="72" w:author="咨询组" w:date="2026-01-08T14:03:13Z"/>
                <w:rFonts w:ascii="Arial"/>
                <w:sz w:val="21"/>
              </w:rPr>
            </w:pPr>
          </w:p>
          <w:p w14:paraId="581AE81C">
            <w:pPr>
              <w:spacing w:before="86" w:line="208" w:lineRule="auto"/>
              <w:ind w:left="433"/>
              <w:rPr>
                <w:del w:id="73" w:author="咨询组" w:date="2026-01-08T14:03:13Z"/>
                <w:rFonts w:ascii="微软雅黑" w:hAnsi="微软雅黑" w:eastAsia="微软雅黑" w:cs="微软雅黑"/>
                <w:sz w:val="20"/>
                <w:szCs w:val="20"/>
              </w:rPr>
            </w:pPr>
            <w:del w:id="74" w:author="咨询组" w:date="2026-01-08T14:03:13Z">
              <w:r>
                <w:rPr>
                  <w:rFonts w:ascii="微软雅黑" w:hAnsi="微软雅黑" w:eastAsia="微软雅黑" w:cs="微软雅黑"/>
                  <w:spacing w:val="5"/>
                  <w:sz w:val="20"/>
                  <w:szCs w:val="20"/>
                </w:rPr>
                <w:delText>王</w:delText>
              </w:r>
            </w:del>
            <w:del w:id="75" w:author="咨询组" w:date="2026-01-08T14:03:13Z">
              <w:r>
                <w:rPr>
                  <w:rFonts w:ascii="微软雅黑" w:hAnsi="微软雅黑" w:eastAsia="微软雅黑" w:cs="微软雅黑"/>
                  <w:spacing w:val="4"/>
                  <w:sz w:val="20"/>
                  <w:szCs w:val="20"/>
                </w:rPr>
                <w:delText>欢</w:delText>
              </w:r>
            </w:del>
          </w:p>
        </w:tc>
        <w:tc>
          <w:tcPr>
            <w:tcW w:w="4915" w:type="dxa"/>
            <w:vAlign w:val="top"/>
          </w:tcPr>
          <w:p w14:paraId="7D3EECAF">
            <w:pPr>
              <w:spacing w:before="42" w:line="212" w:lineRule="auto"/>
              <w:ind w:left="108" w:right="29"/>
              <w:rPr>
                <w:del w:id="76" w:author="咨询组" w:date="2026-01-08T14:03:13Z"/>
                <w:rFonts w:ascii="微软雅黑" w:hAnsi="微软雅黑" w:eastAsia="微软雅黑" w:cs="微软雅黑"/>
                <w:sz w:val="20"/>
                <w:szCs w:val="20"/>
              </w:rPr>
            </w:pPr>
            <w:del w:id="77" w:author="咨询组" w:date="2026-01-08T14:03:13Z">
              <w:r>
                <w:rPr>
                  <w:rFonts w:ascii="微软雅黑" w:hAnsi="微软雅黑" w:eastAsia="微软雅黑" w:cs="微软雅黑"/>
                  <w:spacing w:val="5"/>
                  <w:sz w:val="20"/>
                  <w:szCs w:val="20"/>
                </w:rPr>
                <w:delText>第 1 次修订 ，将原《华润啤酒干部人事档案室管</w:delText>
              </w:r>
            </w:del>
            <w:del w:id="78" w:author="咨询组" w:date="2026-01-08T14:03:13Z">
              <w:r>
                <w:rPr>
                  <w:rFonts w:ascii="微软雅黑" w:hAnsi="微软雅黑" w:eastAsia="微软雅黑" w:cs="微软雅黑"/>
                  <w:sz w:val="20"/>
                  <w:szCs w:val="20"/>
                </w:rPr>
                <w:delText xml:space="preserve">理  </w:delText>
              </w:r>
            </w:del>
            <w:del w:id="79" w:author="咨询组" w:date="2026-01-08T14:03:13Z">
              <w:r>
                <w:rPr>
                  <w:rFonts w:ascii="微软雅黑" w:hAnsi="微软雅黑" w:eastAsia="微软雅黑" w:cs="微软雅黑"/>
                  <w:spacing w:val="8"/>
                  <w:sz w:val="20"/>
                  <w:szCs w:val="20"/>
                </w:rPr>
                <w:delText xml:space="preserve">细则 (试行)  》纳入本办法 ，调整制度适用范围 </w:delText>
              </w:r>
            </w:del>
            <w:del w:id="80" w:author="咨询组" w:date="2026-01-08T14:03:13Z">
              <w:r>
                <w:rPr>
                  <w:rFonts w:ascii="微软雅黑" w:hAnsi="微软雅黑" w:eastAsia="微软雅黑" w:cs="微软雅黑"/>
                  <w:spacing w:val="4"/>
                  <w:sz w:val="20"/>
                  <w:szCs w:val="20"/>
                </w:rPr>
                <w:delText>，</w:delText>
              </w:r>
            </w:del>
            <w:del w:id="81" w:author="咨询组" w:date="2026-01-08T14:03:13Z">
              <w:r>
                <w:rPr>
                  <w:rFonts w:ascii="微软雅黑" w:hAnsi="微软雅黑" w:eastAsia="微软雅黑" w:cs="微软雅黑"/>
                  <w:sz w:val="20"/>
                  <w:szCs w:val="20"/>
                </w:rPr>
                <w:delText xml:space="preserve">   </w:delText>
              </w:r>
            </w:del>
            <w:del w:id="82" w:author="咨询组" w:date="2026-01-08T14:03:13Z">
              <w:r>
                <w:rPr>
                  <w:rFonts w:ascii="微软雅黑" w:hAnsi="微软雅黑" w:eastAsia="微软雅黑" w:cs="微软雅黑"/>
                  <w:spacing w:val="6"/>
                  <w:sz w:val="20"/>
                  <w:szCs w:val="20"/>
                </w:rPr>
                <w:delText>增加/调</w:delText>
              </w:r>
            </w:del>
            <w:del w:id="83" w:author="咨询组" w:date="2026-01-08T14:03:13Z">
              <w:r>
                <w:rPr>
                  <w:rFonts w:ascii="微软雅黑" w:hAnsi="微软雅黑" w:eastAsia="微软雅黑" w:cs="微软雅黑"/>
                  <w:spacing w:val="5"/>
                  <w:sz w:val="20"/>
                  <w:szCs w:val="20"/>
                </w:rPr>
                <w:delText>整</w:delText>
              </w:r>
            </w:del>
            <w:del w:id="84" w:author="咨询组" w:date="2026-01-08T14:03:13Z">
              <w:r>
                <w:rPr>
                  <w:rFonts w:ascii="微软雅黑" w:hAnsi="微软雅黑" w:eastAsia="微软雅黑" w:cs="微软雅黑"/>
                  <w:spacing w:val="3"/>
                  <w:sz w:val="20"/>
                  <w:szCs w:val="20"/>
                </w:rPr>
                <w:delText>有关内容描述，涉及相关工作人员的职责、</w:delText>
              </w:r>
            </w:del>
            <w:del w:id="85" w:author="咨询组" w:date="2026-01-08T14:03:13Z">
              <w:r>
                <w:rPr>
                  <w:rFonts w:ascii="微软雅黑" w:hAnsi="微软雅黑" w:eastAsia="微软雅黑" w:cs="微软雅黑"/>
                  <w:sz w:val="20"/>
                  <w:szCs w:val="20"/>
                </w:rPr>
                <w:delText xml:space="preserve"> </w:delText>
              </w:r>
            </w:del>
            <w:del w:id="86" w:author="咨询组" w:date="2026-01-08T14:03:13Z">
              <w:r>
                <w:rPr>
                  <w:rFonts w:ascii="微软雅黑" w:hAnsi="微软雅黑" w:eastAsia="微软雅黑" w:cs="微软雅黑"/>
                  <w:spacing w:val="-2"/>
                  <w:sz w:val="20"/>
                  <w:szCs w:val="20"/>
                </w:rPr>
                <w:delText>档案的内容</w:delText>
              </w:r>
            </w:del>
            <w:del w:id="87" w:author="咨询组" w:date="2026-01-08T14:03:13Z">
              <w:r>
                <w:rPr>
                  <w:rFonts w:ascii="微软雅黑" w:hAnsi="微软雅黑" w:eastAsia="微软雅黑" w:cs="微软雅黑"/>
                  <w:spacing w:val="-1"/>
                  <w:sz w:val="20"/>
                  <w:szCs w:val="20"/>
                </w:rPr>
                <w:delText>和分类 、  日常管理等内容</w:delText>
              </w:r>
            </w:del>
          </w:p>
        </w:tc>
      </w:tr>
    </w:tbl>
    <w:p w14:paraId="63D073B9">
      <w:pPr>
        <w:spacing w:line="417" w:lineRule="auto"/>
        <w:rPr>
          <w:del w:id="88" w:author="咨询组" w:date="2026-01-08T14:03:13Z"/>
          <w:rFonts w:ascii="Arial"/>
          <w:sz w:val="21"/>
        </w:rPr>
      </w:pPr>
    </w:p>
    <w:p w14:paraId="59C7EF17">
      <w:pPr>
        <w:spacing w:before="86" w:line="208" w:lineRule="auto"/>
        <w:ind w:left="29"/>
        <w:rPr>
          <w:del w:id="89" w:author="咨询组" w:date="2026-01-08T14:03:13Z"/>
          <w:rFonts w:ascii="微软雅黑" w:hAnsi="微软雅黑" w:eastAsia="微软雅黑" w:cs="微软雅黑"/>
          <w:sz w:val="20"/>
          <w:szCs w:val="20"/>
        </w:rPr>
      </w:pPr>
      <w:del w:id="90" w:author="咨询组" w:date="2026-01-08T14:03:13Z">
        <w:r>
          <w:rPr>
            <w:rFonts w:ascii="微软雅黑" w:hAnsi="微软雅黑" w:eastAsia="微软雅黑" w:cs="微软雅黑"/>
            <w:spacing w:val="8"/>
            <w:sz w:val="20"/>
            <w:szCs w:val="20"/>
          </w:rPr>
          <w:delText>制度说明</w:delText>
        </w:r>
      </w:del>
    </w:p>
    <w:p w14:paraId="11229892">
      <w:pPr>
        <w:rPr>
          <w:del w:id="91" w:author="咨询组" w:date="2026-01-08T14:03:13Z"/>
        </w:rPr>
      </w:pPr>
    </w:p>
    <w:p w14:paraId="20786626">
      <w:pPr>
        <w:spacing w:line="136" w:lineRule="exact"/>
        <w:rPr>
          <w:del w:id="92" w:author="咨询组" w:date="2026-01-08T14:03:13Z"/>
        </w:rPr>
      </w:pPr>
    </w:p>
    <w:tbl>
      <w:tblPr>
        <w:tblStyle w:val="6"/>
        <w:tblW w:w="8300" w:type="dxa"/>
        <w:tblInd w:w="2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699"/>
        <w:gridCol w:w="6601"/>
      </w:tblGrid>
      <w:tr w14:paraId="6618E1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3" w:hRule="atLeast"/>
          <w:del w:id="93" w:author="咨询组" w:date="2026-01-08T14:03:13Z"/>
        </w:trPr>
        <w:tc>
          <w:tcPr>
            <w:tcW w:w="1699" w:type="dxa"/>
            <w:shd w:val="clear" w:color="auto" w:fill="D0CECE"/>
            <w:vAlign w:val="top"/>
          </w:tcPr>
          <w:p w14:paraId="13D9E2F2">
            <w:pPr>
              <w:spacing w:line="267" w:lineRule="auto"/>
              <w:rPr>
                <w:del w:id="94" w:author="咨询组" w:date="2026-01-08T14:03:13Z"/>
                <w:rFonts w:ascii="Arial"/>
                <w:sz w:val="21"/>
              </w:rPr>
            </w:pPr>
          </w:p>
          <w:p w14:paraId="0441AF0A">
            <w:pPr>
              <w:spacing w:before="86" w:line="210" w:lineRule="auto"/>
              <w:ind w:left="682"/>
              <w:rPr>
                <w:del w:id="95" w:author="咨询组" w:date="2026-01-08T14:03:13Z"/>
                <w:rFonts w:ascii="微软雅黑" w:hAnsi="微软雅黑" w:eastAsia="微软雅黑" w:cs="微软雅黑"/>
                <w:sz w:val="20"/>
                <w:szCs w:val="20"/>
              </w:rPr>
            </w:pPr>
            <w:del w:id="96" w:author="咨询组" w:date="2026-01-08T14:03:13Z">
              <w:r>
                <w:rPr>
                  <w:rFonts w:ascii="微软雅黑" w:hAnsi="微软雅黑" w:eastAsia="微软雅黑" w:cs="微软雅黑"/>
                  <w:spacing w:val="-14"/>
                  <w:sz w:val="20"/>
                  <w:szCs w:val="20"/>
                </w:rPr>
                <w:delText>目</w:delText>
              </w:r>
            </w:del>
            <w:del w:id="97" w:author="咨询组" w:date="2026-01-08T14:03:13Z">
              <w:r>
                <w:rPr>
                  <w:rFonts w:ascii="微软雅黑" w:hAnsi="微软雅黑" w:eastAsia="微软雅黑" w:cs="微软雅黑"/>
                  <w:spacing w:val="-13"/>
                  <w:sz w:val="20"/>
                  <w:szCs w:val="20"/>
                </w:rPr>
                <w:delText>的</w:delText>
              </w:r>
            </w:del>
          </w:p>
        </w:tc>
        <w:tc>
          <w:tcPr>
            <w:tcW w:w="6601" w:type="dxa"/>
            <w:vAlign w:val="top"/>
          </w:tcPr>
          <w:p w14:paraId="5A18FE2A">
            <w:pPr>
              <w:spacing w:before="42" w:line="210" w:lineRule="auto"/>
              <w:ind w:left="108" w:right="193" w:firstLine="1"/>
              <w:rPr>
                <w:del w:id="98" w:author="咨询组" w:date="2026-01-08T14:03:13Z"/>
                <w:rFonts w:ascii="微软雅黑" w:hAnsi="微软雅黑" w:eastAsia="微软雅黑" w:cs="微软雅黑"/>
                <w:sz w:val="20"/>
                <w:szCs w:val="20"/>
              </w:rPr>
            </w:pPr>
            <w:del w:id="99" w:author="咨询组" w:date="2026-01-08T14:03:13Z">
              <w:r>
                <w:rPr>
                  <w:rFonts w:ascii="微软雅黑" w:hAnsi="微软雅黑" w:eastAsia="微软雅黑" w:cs="微软雅黑"/>
                  <w:spacing w:val="10"/>
                  <w:sz w:val="20"/>
                  <w:szCs w:val="20"/>
                </w:rPr>
                <w:delText>贯彻</w:delText>
              </w:r>
            </w:del>
            <w:del w:id="100" w:author="咨询组" w:date="2026-01-08T14:03:13Z">
              <w:r>
                <w:rPr>
                  <w:rFonts w:ascii="微软雅黑" w:hAnsi="微软雅黑" w:eastAsia="微软雅黑" w:cs="微软雅黑"/>
                  <w:spacing w:val="9"/>
                  <w:sz w:val="20"/>
                  <w:szCs w:val="20"/>
                </w:rPr>
                <w:delText>新</w:delText>
              </w:r>
            </w:del>
            <w:del w:id="101" w:author="咨询组" w:date="2026-01-08T14:03:13Z">
              <w:r>
                <w:rPr>
                  <w:rFonts w:ascii="微软雅黑" w:hAnsi="微软雅黑" w:eastAsia="微软雅黑" w:cs="微软雅黑"/>
                  <w:spacing w:val="5"/>
                  <w:sz w:val="20"/>
                  <w:szCs w:val="20"/>
                </w:rPr>
                <w:delText>时代党的组织路线 ，落实从严管理干部要求 ，充分发挥干部人</w:delText>
              </w:r>
            </w:del>
            <w:del w:id="102" w:author="咨询组" w:date="2026-01-08T14:03:13Z">
              <w:r>
                <w:rPr>
                  <w:rFonts w:ascii="微软雅黑" w:hAnsi="微软雅黑" w:eastAsia="微软雅黑" w:cs="微软雅黑"/>
                  <w:sz w:val="20"/>
                  <w:szCs w:val="20"/>
                </w:rPr>
                <w:delText xml:space="preserve"> </w:delText>
              </w:r>
            </w:del>
            <w:del w:id="103" w:author="咨询组" w:date="2026-01-08T14:03:13Z">
              <w:r>
                <w:rPr>
                  <w:rFonts w:ascii="微软雅黑" w:hAnsi="微软雅黑" w:eastAsia="微软雅黑" w:cs="微软雅黑"/>
                  <w:spacing w:val="14"/>
                  <w:sz w:val="20"/>
                  <w:szCs w:val="20"/>
                </w:rPr>
                <w:delText>事档</w:delText>
              </w:r>
            </w:del>
            <w:del w:id="104" w:author="咨询组" w:date="2026-01-08T14:03:13Z">
              <w:r>
                <w:rPr>
                  <w:rFonts w:ascii="微软雅黑" w:hAnsi="微软雅黑" w:eastAsia="微软雅黑" w:cs="微软雅黑"/>
                  <w:spacing w:val="11"/>
                  <w:sz w:val="20"/>
                  <w:szCs w:val="20"/>
                </w:rPr>
                <w:delText>案</w:delText>
              </w:r>
            </w:del>
            <w:del w:id="105" w:author="咨询组" w:date="2026-01-08T14:03:13Z">
              <w:r>
                <w:rPr>
                  <w:rFonts w:ascii="微软雅黑" w:hAnsi="微软雅黑" w:eastAsia="微软雅黑" w:cs="微软雅黑"/>
                  <w:spacing w:val="7"/>
                  <w:sz w:val="20"/>
                  <w:szCs w:val="20"/>
                </w:rPr>
                <w:delText>在干部队伍建设中的重要作用 ，推动华润啤酒干部人事档案工</w:delText>
              </w:r>
            </w:del>
            <w:del w:id="106" w:author="咨询组" w:date="2026-01-08T14:03:13Z">
              <w:r>
                <w:rPr>
                  <w:rFonts w:ascii="微软雅黑" w:hAnsi="微软雅黑" w:eastAsia="微软雅黑" w:cs="微软雅黑"/>
                  <w:sz w:val="20"/>
                  <w:szCs w:val="20"/>
                </w:rPr>
                <w:delText xml:space="preserve"> </w:delText>
              </w:r>
            </w:del>
            <w:del w:id="107" w:author="咨询组" w:date="2026-01-08T14:03:13Z">
              <w:r>
                <w:rPr>
                  <w:rFonts w:ascii="微软雅黑" w:hAnsi="微软雅黑" w:eastAsia="微软雅黑" w:cs="微软雅黑"/>
                  <w:spacing w:val="1"/>
                  <w:sz w:val="20"/>
                  <w:szCs w:val="20"/>
                </w:rPr>
                <w:delText>作科学化 、制度化 、规范化管理</w:delText>
              </w:r>
            </w:del>
            <w:del w:id="108" w:author="咨询组" w:date="2026-01-08T14:03:13Z">
              <w:r>
                <w:rPr>
                  <w:rFonts w:ascii="微软雅黑" w:hAnsi="微软雅黑" w:eastAsia="微软雅黑" w:cs="微软雅黑"/>
                  <w:sz w:val="20"/>
                  <w:szCs w:val="20"/>
                </w:rPr>
                <w:delText>。</w:delText>
              </w:r>
            </w:del>
          </w:p>
        </w:tc>
      </w:tr>
      <w:tr w14:paraId="01226A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del w:id="109" w:author="咨询组" w:date="2026-01-08T14:03:13Z"/>
        </w:trPr>
        <w:tc>
          <w:tcPr>
            <w:tcW w:w="1699" w:type="dxa"/>
            <w:shd w:val="clear" w:color="auto" w:fill="D0CECE"/>
            <w:vAlign w:val="top"/>
          </w:tcPr>
          <w:p w14:paraId="681E1224">
            <w:pPr>
              <w:spacing w:before="112" w:line="207" w:lineRule="auto"/>
              <w:ind w:left="430"/>
              <w:rPr>
                <w:del w:id="110" w:author="咨询组" w:date="2026-01-08T14:03:13Z"/>
                <w:rFonts w:ascii="微软雅黑" w:hAnsi="微软雅黑" w:eastAsia="微软雅黑" w:cs="微软雅黑"/>
                <w:sz w:val="20"/>
                <w:szCs w:val="20"/>
              </w:rPr>
            </w:pPr>
            <w:del w:id="111" w:author="咨询组" w:date="2026-01-08T14:03:13Z">
              <w:r>
                <w:rPr>
                  <w:rFonts w:ascii="微软雅黑" w:hAnsi="微软雅黑" w:eastAsia="微软雅黑" w:cs="微软雅黑"/>
                  <w:spacing w:val="10"/>
                  <w:sz w:val="20"/>
                  <w:szCs w:val="20"/>
                </w:rPr>
                <w:delText>适</w:delText>
              </w:r>
            </w:del>
            <w:del w:id="112" w:author="咨询组" w:date="2026-01-08T14:03:13Z">
              <w:r>
                <w:rPr>
                  <w:rFonts w:ascii="微软雅黑" w:hAnsi="微软雅黑" w:eastAsia="微软雅黑" w:cs="微软雅黑"/>
                  <w:spacing w:val="8"/>
                  <w:sz w:val="20"/>
                  <w:szCs w:val="20"/>
                </w:rPr>
                <w:delText>用范围</w:delText>
              </w:r>
            </w:del>
          </w:p>
        </w:tc>
        <w:tc>
          <w:tcPr>
            <w:tcW w:w="6601" w:type="dxa"/>
            <w:vAlign w:val="top"/>
          </w:tcPr>
          <w:p w14:paraId="1704F433">
            <w:pPr>
              <w:spacing w:before="112" w:line="203" w:lineRule="auto"/>
              <w:ind w:left="108"/>
              <w:rPr>
                <w:del w:id="113" w:author="咨询组" w:date="2026-01-08T14:03:13Z"/>
                <w:rFonts w:ascii="微软雅黑" w:hAnsi="微软雅黑" w:eastAsia="微软雅黑" w:cs="微软雅黑"/>
                <w:sz w:val="20"/>
                <w:szCs w:val="20"/>
              </w:rPr>
            </w:pPr>
            <w:del w:id="114" w:author="咨询组" w:date="2026-01-08T14:03:13Z">
              <w:r>
                <w:rPr>
                  <w:rFonts w:ascii="微软雅黑" w:hAnsi="微软雅黑" w:eastAsia="微软雅黑" w:cs="微软雅黑"/>
                  <w:spacing w:val="22"/>
                  <w:sz w:val="20"/>
                  <w:szCs w:val="20"/>
                </w:rPr>
                <w:delText>适用</w:delText>
              </w:r>
            </w:del>
            <w:del w:id="115" w:author="咨询组" w:date="2026-01-08T14:03:13Z">
              <w:r>
                <w:rPr>
                  <w:rFonts w:ascii="微软雅黑" w:hAnsi="微软雅黑" w:eastAsia="微软雅黑" w:cs="微软雅黑"/>
                  <w:spacing w:val="11"/>
                  <w:sz w:val="20"/>
                  <w:szCs w:val="20"/>
                </w:rPr>
                <w:delText>于华润啤酒 (控股) 有限公司及其下属各级子公司 、分公司</w:delText>
              </w:r>
            </w:del>
          </w:p>
        </w:tc>
      </w:tr>
      <w:tr w14:paraId="063CEF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4" w:hRule="atLeast"/>
          <w:del w:id="116" w:author="咨询组" w:date="2026-01-08T14:03:13Z"/>
        </w:trPr>
        <w:tc>
          <w:tcPr>
            <w:tcW w:w="1699" w:type="dxa"/>
            <w:shd w:val="clear" w:color="auto" w:fill="D0CECE"/>
            <w:vAlign w:val="top"/>
          </w:tcPr>
          <w:p w14:paraId="5E08F61A">
            <w:pPr>
              <w:spacing w:before="43" w:line="208" w:lineRule="auto"/>
              <w:ind w:left="230"/>
              <w:rPr>
                <w:del w:id="117" w:author="咨询组" w:date="2026-01-08T14:03:13Z"/>
                <w:rFonts w:ascii="微软雅黑" w:hAnsi="微软雅黑" w:eastAsia="微软雅黑" w:cs="微软雅黑"/>
                <w:sz w:val="20"/>
                <w:szCs w:val="20"/>
              </w:rPr>
            </w:pPr>
            <w:del w:id="118" w:author="咨询组" w:date="2026-01-08T14:03:13Z">
              <w:r>
                <w:rPr>
                  <w:rFonts w:ascii="微软雅黑" w:hAnsi="微软雅黑" w:eastAsia="微软雅黑" w:cs="微软雅黑"/>
                  <w:spacing w:val="10"/>
                  <w:sz w:val="20"/>
                  <w:szCs w:val="20"/>
                </w:rPr>
                <w:delText>主</w:delText>
              </w:r>
            </w:del>
            <w:del w:id="119" w:author="咨询组" w:date="2026-01-08T14:03:13Z">
              <w:r>
                <w:rPr>
                  <w:rFonts w:ascii="微软雅黑" w:hAnsi="微软雅黑" w:eastAsia="微软雅黑" w:cs="微软雅黑"/>
                  <w:spacing w:val="7"/>
                  <w:sz w:val="20"/>
                  <w:szCs w:val="20"/>
                </w:rPr>
                <w:delText>要关联制度</w:delText>
              </w:r>
            </w:del>
          </w:p>
          <w:p w14:paraId="279BA08D">
            <w:pPr>
              <w:tabs>
                <w:tab w:val="left" w:pos="207"/>
              </w:tabs>
              <w:spacing w:before="14" w:line="206" w:lineRule="auto"/>
              <w:ind w:left="536" w:right="112" w:hanging="429"/>
              <w:rPr>
                <w:del w:id="120" w:author="咨询组" w:date="2026-01-08T14:03:13Z"/>
                <w:rFonts w:ascii="微软雅黑" w:hAnsi="微软雅黑" w:eastAsia="微软雅黑" w:cs="微软雅黑"/>
                <w:sz w:val="20"/>
                <w:szCs w:val="20"/>
              </w:rPr>
            </w:pPr>
            <w:del w:id="121" w:author="咨询组" w:date="2026-01-08T14:03:13Z">
              <w:r>
                <w:rPr>
                  <w:rFonts w:ascii="微软雅黑" w:hAnsi="微软雅黑" w:eastAsia="微软雅黑" w:cs="微软雅黑"/>
                  <w:sz w:val="20"/>
                  <w:szCs w:val="20"/>
                </w:rPr>
                <w:tab/>
              </w:r>
            </w:del>
            <w:del w:id="122" w:author="咨询组" w:date="2026-01-08T14:03:13Z">
              <w:r>
                <w:rPr>
                  <w:rFonts w:ascii="微软雅黑" w:hAnsi="微软雅黑" w:eastAsia="微软雅黑" w:cs="微软雅黑"/>
                  <w:spacing w:val="6"/>
                  <w:sz w:val="20"/>
                  <w:szCs w:val="20"/>
                </w:rPr>
                <w:delText>(指一级 、二级</w:delText>
              </w:r>
            </w:del>
            <w:del w:id="123" w:author="咨询组" w:date="2026-01-08T14:03:13Z">
              <w:r>
                <w:rPr>
                  <w:rFonts w:ascii="微软雅黑" w:hAnsi="微软雅黑" w:eastAsia="微软雅黑" w:cs="微软雅黑"/>
                  <w:sz w:val="20"/>
                  <w:szCs w:val="20"/>
                </w:rPr>
                <w:delText xml:space="preserve"> </w:delText>
              </w:r>
            </w:del>
            <w:del w:id="124" w:author="咨询组" w:date="2026-01-08T14:03:13Z">
              <w:r>
                <w:rPr>
                  <w:rFonts w:ascii="微软雅黑" w:hAnsi="微软雅黑" w:eastAsia="微软雅黑" w:cs="微软雅黑"/>
                  <w:spacing w:val="21"/>
                  <w:sz w:val="20"/>
                  <w:szCs w:val="20"/>
                </w:rPr>
                <w:delText>制</w:delText>
              </w:r>
            </w:del>
            <w:del w:id="125" w:author="咨询组" w:date="2026-01-08T14:03:13Z">
              <w:r>
                <w:rPr>
                  <w:rFonts w:ascii="微软雅黑" w:hAnsi="微软雅黑" w:eastAsia="微软雅黑" w:cs="微软雅黑"/>
                  <w:spacing w:val="20"/>
                  <w:sz w:val="20"/>
                  <w:szCs w:val="20"/>
                </w:rPr>
                <w:delText>度)</w:delText>
              </w:r>
            </w:del>
          </w:p>
        </w:tc>
        <w:tc>
          <w:tcPr>
            <w:tcW w:w="6601" w:type="dxa"/>
            <w:vAlign w:val="top"/>
          </w:tcPr>
          <w:p w14:paraId="772DB8C7">
            <w:pPr>
              <w:spacing w:line="267" w:lineRule="auto"/>
              <w:rPr>
                <w:del w:id="126" w:author="咨询组" w:date="2026-01-08T14:03:13Z"/>
                <w:rFonts w:ascii="Arial"/>
                <w:sz w:val="21"/>
              </w:rPr>
            </w:pPr>
          </w:p>
          <w:p w14:paraId="4D4A69E1">
            <w:pPr>
              <w:spacing w:before="86" w:line="208" w:lineRule="auto"/>
              <w:ind w:left="92"/>
              <w:rPr>
                <w:del w:id="127" w:author="咨询组" w:date="2026-01-08T14:03:13Z"/>
                <w:rFonts w:ascii="微软雅黑" w:hAnsi="微软雅黑" w:eastAsia="微软雅黑" w:cs="微软雅黑"/>
                <w:sz w:val="20"/>
                <w:szCs w:val="20"/>
              </w:rPr>
            </w:pPr>
            <w:del w:id="128" w:author="咨询组" w:date="2026-01-08T14:03:13Z">
              <w:r>
                <w:rPr>
                  <w:rFonts w:ascii="微软雅黑" w:hAnsi="微软雅黑" w:eastAsia="微软雅黑" w:cs="微软雅黑"/>
                  <w:spacing w:val="17"/>
                  <w:sz w:val="20"/>
                  <w:szCs w:val="20"/>
                </w:rPr>
                <w:delText>《</w:delText>
              </w:r>
            </w:del>
            <w:del w:id="129" w:author="咨询组" w:date="2026-01-08T14:03:13Z">
              <w:r>
                <w:rPr>
                  <w:rFonts w:ascii="微软雅黑" w:hAnsi="微软雅黑" w:eastAsia="微软雅黑" w:cs="微软雅黑"/>
                  <w:spacing w:val="11"/>
                  <w:sz w:val="20"/>
                  <w:szCs w:val="20"/>
                </w:rPr>
                <w:delText>华润集团干部人事档案管理办法》</w:delText>
              </w:r>
            </w:del>
          </w:p>
        </w:tc>
      </w:tr>
    </w:tbl>
    <w:p w14:paraId="532835C5">
      <w:pPr>
        <w:rPr>
          <w:del w:id="130" w:author="咨询组" w:date="2026-01-08T14:03:13Z"/>
          <w:rFonts w:ascii="Arial"/>
          <w:sz w:val="21"/>
        </w:rPr>
      </w:pPr>
    </w:p>
    <w:p w14:paraId="671CEFDB">
      <w:pPr>
        <w:rPr>
          <w:del w:id="131" w:author="咨询组" w:date="2026-01-08T14:03:13Z"/>
        </w:rPr>
        <w:sectPr>
          <w:pgSz w:w="11906" w:h="16839"/>
          <w:pgMar w:top="1526" w:right="1643" w:bottom="1211" w:left="1785" w:header="472" w:footer="1051" w:gutter="0"/>
          <w:cols w:space="720" w:num="1"/>
        </w:sectPr>
      </w:pPr>
    </w:p>
    <w:p w14:paraId="2CDED2CF">
      <w:pPr>
        <w:spacing w:line="268" w:lineRule="auto"/>
        <w:rPr>
          <w:del w:id="132" w:author="咨询组" w:date="2026-01-08T14:03:13Z"/>
          <w:rFonts w:ascii="Arial"/>
          <w:sz w:val="21"/>
        </w:rPr>
      </w:pPr>
    </w:p>
    <w:customXmlDelRangeStart w:id="133" w:author="咨询组" w:date="2026-01-08T14:03:13Z"/>
    <w:sdt>
      <w:sdtPr>
        <w:rPr>
          <w:rFonts w:ascii="仿宋" w:hAnsi="仿宋" w:eastAsia="仿宋" w:cs="仿宋"/>
          <w:sz w:val="31"/>
          <w:szCs w:val="31"/>
        </w:rPr>
        <w:id w:val="147456773"/>
        <w:docPartObj>
          <w:docPartGallery w:val="Table of Contents"/>
          <w:docPartUnique/>
        </w:docPartObj>
      </w:sdtPr>
      <w:sdtEndPr>
        <w:rPr>
          <w:rFonts w:ascii="仿宋" w:hAnsi="仿宋" w:eastAsia="仿宋" w:cs="仿宋"/>
          <w:sz w:val="31"/>
          <w:szCs w:val="31"/>
        </w:rPr>
      </w:sdtEndPr>
      <w:sdtContent>
        <w:customXmlDelRangeEnd w:id="133"/>
        <w:p w14:paraId="2741E49C">
          <w:pPr>
            <w:spacing w:before="101" w:line="223" w:lineRule="auto"/>
            <w:ind w:left="3916"/>
            <w:rPr>
              <w:del w:id="135" w:author="咨询组" w:date="2026-01-08T14:03:13Z"/>
              <w:rFonts w:ascii="仿宋" w:hAnsi="仿宋" w:eastAsia="仿宋" w:cs="仿宋"/>
              <w:sz w:val="31"/>
              <w:szCs w:val="31"/>
            </w:rPr>
          </w:pPr>
          <w:del w:id="137" w:author="咨询组" w:date="2026-01-08T14:03:13Z">
            <w:r>
              <w:rPr>
                <w:rFonts w:ascii="仿宋" w:hAnsi="仿宋" w:eastAsia="仿宋" w:cs="仿宋"/>
                <w:spacing w:val="-26"/>
                <w:sz w:val="31"/>
                <w:szCs w:val="31"/>
              </w:rPr>
              <w:delText>目录</w:delText>
            </w:r>
          </w:del>
        </w:p>
        <w:p w14:paraId="7BBAD23E">
          <w:pPr>
            <w:tabs>
              <w:tab w:val="right" w:leader="dot" w:pos="8319"/>
            </w:tabs>
            <w:spacing w:before="271" w:line="222" w:lineRule="auto"/>
            <w:ind w:left="42"/>
            <w:rPr>
              <w:del w:id="138" w:author="咨询组" w:date="2026-01-08T14:03:13Z"/>
              <w:rFonts w:ascii="仿宋" w:hAnsi="仿宋" w:eastAsia="仿宋" w:cs="仿宋"/>
              <w:sz w:val="31"/>
              <w:szCs w:val="31"/>
            </w:rPr>
          </w:pPr>
          <w:del w:id="139" w:author="咨询组" w:date="2026-01-08T14:03:13Z">
            <w:r>
              <w:rPr/>
              <w:fldChar w:fldCharType="begin"/>
            </w:r>
          </w:del>
          <w:del w:id="140" w:author="咨询组" w:date="2026-01-08T14:03:13Z">
            <w:r>
              <w:rPr/>
              <w:delInstrText xml:space="preserve"> HYPERLINK \l "_bookmark1" </w:delInstrText>
            </w:r>
          </w:del>
          <w:del w:id="141" w:author="咨询组" w:date="2026-01-08T14:03:13Z">
            <w:r>
              <w:rPr/>
              <w:fldChar w:fldCharType="separate"/>
            </w:r>
          </w:del>
          <w:del w:id="142" w:author="咨询组" w:date="2026-01-08T14:03:13Z">
            <w:r>
              <w:rPr>
                <w:rFonts w:ascii="仿宋" w:hAnsi="仿宋" w:eastAsia="仿宋" w:cs="仿宋"/>
                <w:spacing w:val="5"/>
                <w:sz w:val="31"/>
                <w:szCs w:val="31"/>
              </w:rPr>
              <w:delText xml:space="preserve">第一章 总则 </w:delText>
            </w:r>
          </w:del>
          <w:del w:id="143" w:author="咨询组" w:date="2026-01-08T14:03:13Z">
            <w:r>
              <w:rPr>
                <w:rFonts w:ascii="仿宋" w:hAnsi="仿宋" w:eastAsia="仿宋" w:cs="仿宋"/>
                <w:sz w:val="31"/>
                <w:szCs w:val="31"/>
              </w:rPr>
              <w:tab/>
            </w:r>
          </w:del>
          <w:del w:id="144" w:author="咨询组" w:date="2026-01-08T14:03:13Z">
            <w:r>
              <w:rPr>
                <w:rFonts w:ascii="仿宋" w:hAnsi="仿宋" w:eastAsia="仿宋" w:cs="仿宋"/>
                <w:spacing w:val="4"/>
                <w:sz w:val="31"/>
                <w:szCs w:val="31"/>
              </w:rPr>
              <w:delText>1</w:delText>
            </w:r>
          </w:del>
          <w:del w:id="145" w:author="咨询组" w:date="2026-01-08T14:03:13Z">
            <w:r>
              <w:rPr>
                <w:rFonts w:ascii="仿宋" w:hAnsi="仿宋" w:eastAsia="仿宋" w:cs="仿宋"/>
                <w:spacing w:val="4"/>
                <w:sz w:val="31"/>
                <w:szCs w:val="31"/>
              </w:rPr>
              <w:fldChar w:fldCharType="end"/>
            </w:r>
          </w:del>
        </w:p>
        <w:p w14:paraId="154A3E84">
          <w:pPr>
            <w:tabs>
              <w:tab w:val="right" w:leader="dot" w:pos="8319"/>
            </w:tabs>
            <w:spacing w:before="185" w:line="222" w:lineRule="auto"/>
            <w:ind w:left="42"/>
            <w:rPr>
              <w:del w:id="146" w:author="咨询组" w:date="2026-01-08T14:03:13Z"/>
              <w:rFonts w:ascii="仿宋" w:hAnsi="仿宋" w:eastAsia="仿宋" w:cs="仿宋"/>
              <w:sz w:val="31"/>
              <w:szCs w:val="31"/>
            </w:rPr>
          </w:pPr>
          <w:del w:id="147" w:author="咨询组" w:date="2026-01-08T14:03:13Z">
            <w:r>
              <w:rPr/>
              <w:fldChar w:fldCharType="begin"/>
            </w:r>
          </w:del>
          <w:del w:id="148" w:author="咨询组" w:date="2026-01-08T14:03:13Z">
            <w:r>
              <w:rPr/>
              <w:delInstrText xml:space="preserve"> HYPERLINK \l "_bookmark2" </w:delInstrText>
            </w:r>
          </w:del>
          <w:del w:id="149" w:author="咨询组" w:date="2026-01-08T14:03:13Z">
            <w:r>
              <w:rPr/>
              <w:fldChar w:fldCharType="separate"/>
            </w:r>
          </w:del>
          <w:del w:id="150" w:author="咨询组" w:date="2026-01-08T14:03:13Z">
            <w:r>
              <w:rPr>
                <w:rFonts w:ascii="仿宋" w:hAnsi="仿宋" w:eastAsia="仿宋" w:cs="仿宋"/>
                <w:spacing w:val="7"/>
                <w:sz w:val="31"/>
                <w:szCs w:val="31"/>
              </w:rPr>
              <w:delText xml:space="preserve">第二章 管理体制与职责 </w:delText>
            </w:r>
          </w:del>
          <w:del w:id="151" w:author="咨询组" w:date="2026-01-08T14:03:13Z">
            <w:r>
              <w:rPr>
                <w:rFonts w:ascii="仿宋" w:hAnsi="仿宋" w:eastAsia="仿宋" w:cs="仿宋"/>
                <w:sz w:val="31"/>
                <w:szCs w:val="31"/>
              </w:rPr>
              <w:tab/>
            </w:r>
          </w:del>
          <w:del w:id="152" w:author="咨询组" w:date="2026-01-08T14:03:13Z">
            <w:r>
              <w:rPr>
                <w:rFonts w:ascii="仿宋" w:hAnsi="仿宋" w:eastAsia="仿宋" w:cs="仿宋"/>
                <w:spacing w:val="6"/>
                <w:sz w:val="31"/>
                <w:szCs w:val="31"/>
              </w:rPr>
              <w:delText>2</w:delText>
            </w:r>
          </w:del>
          <w:del w:id="153" w:author="咨询组" w:date="2026-01-08T14:03:13Z">
            <w:r>
              <w:rPr>
                <w:rFonts w:ascii="仿宋" w:hAnsi="仿宋" w:eastAsia="仿宋" w:cs="仿宋"/>
                <w:spacing w:val="6"/>
                <w:sz w:val="31"/>
                <w:szCs w:val="31"/>
              </w:rPr>
              <w:fldChar w:fldCharType="end"/>
            </w:r>
          </w:del>
        </w:p>
        <w:p w14:paraId="5F9DB3EA">
          <w:pPr>
            <w:tabs>
              <w:tab w:val="right" w:leader="dot" w:pos="8319"/>
            </w:tabs>
            <w:spacing w:before="187" w:line="222" w:lineRule="auto"/>
            <w:ind w:left="42"/>
            <w:rPr>
              <w:del w:id="154" w:author="咨询组" w:date="2026-01-08T14:03:13Z"/>
              <w:rFonts w:ascii="仿宋" w:hAnsi="仿宋" w:eastAsia="仿宋" w:cs="仿宋"/>
              <w:sz w:val="31"/>
              <w:szCs w:val="31"/>
            </w:rPr>
          </w:pPr>
          <w:del w:id="155" w:author="咨询组" w:date="2026-01-08T14:03:13Z">
            <w:r>
              <w:rPr/>
              <w:fldChar w:fldCharType="begin"/>
            </w:r>
          </w:del>
          <w:del w:id="156" w:author="咨询组" w:date="2026-01-08T14:03:13Z">
            <w:r>
              <w:rPr/>
              <w:delInstrText xml:space="preserve"> HYPERLINK \l "_bookmark3" </w:delInstrText>
            </w:r>
          </w:del>
          <w:del w:id="157" w:author="咨询组" w:date="2026-01-08T14:03:13Z">
            <w:r>
              <w:rPr/>
              <w:fldChar w:fldCharType="separate"/>
            </w:r>
          </w:del>
          <w:del w:id="158" w:author="咨询组" w:date="2026-01-08T14:03:13Z">
            <w:r>
              <w:rPr>
                <w:rFonts w:ascii="仿宋" w:hAnsi="仿宋" w:eastAsia="仿宋" w:cs="仿宋"/>
                <w:spacing w:val="8"/>
                <w:sz w:val="31"/>
                <w:szCs w:val="31"/>
              </w:rPr>
              <w:delText>第</w:delText>
            </w:r>
          </w:del>
          <w:del w:id="159" w:author="咨询组" w:date="2026-01-08T14:03:13Z">
            <w:r>
              <w:rPr>
                <w:rFonts w:ascii="仿宋" w:hAnsi="仿宋" w:eastAsia="仿宋" w:cs="仿宋"/>
                <w:spacing w:val="7"/>
                <w:sz w:val="31"/>
                <w:szCs w:val="31"/>
              </w:rPr>
              <w:delText xml:space="preserve">三章 档案的内容和分类 </w:delText>
            </w:r>
          </w:del>
          <w:del w:id="160" w:author="咨询组" w:date="2026-01-08T14:03:13Z">
            <w:r>
              <w:rPr>
                <w:rFonts w:ascii="仿宋" w:hAnsi="仿宋" w:eastAsia="仿宋" w:cs="仿宋"/>
                <w:sz w:val="31"/>
                <w:szCs w:val="31"/>
              </w:rPr>
              <w:tab/>
            </w:r>
          </w:del>
          <w:del w:id="161" w:author="咨询组" w:date="2026-01-08T14:03:13Z">
            <w:r>
              <w:rPr>
                <w:rFonts w:ascii="仿宋" w:hAnsi="仿宋" w:eastAsia="仿宋" w:cs="仿宋"/>
                <w:spacing w:val="7"/>
                <w:sz w:val="31"/>
                <w:szCs w:val="31"/>
              </w:rPr>
              <w:delText>4</w:delText>
            </w:r>
          </w:del>
          <w:del w:id="162" w:author="咨询组" w:date="2026-01-08T14:03:13Z">
            <w:r>
              <w:rPr>
                <w:rFonts w:ascii="仿宋" w:hAnsi="仿宋" w:eastAsia="仿宋" w:cs="仿宋"/>
                <w:spacing w:val="7"/>
                <w:sz w:val="31"/>
                <w:szCs w:val="31"/>
              </w:rPr>
              <w:fldChar w:fldCharType="end"/>
            </w:r>
          </w:del>
        </w:p>
        <w:p w14:paraId="74E773C1">
          <w:pPr>
            <w:tabs>
              <w:tab w:val="right" w:leader="dot" w:pos="8319"/>
            </w:tabs>
            <w:spacing w:before="189" w:line="222" w:lineRule="auto"/>
            <w:ind w:left="42"/>
            <w:rPr>
              <w:del w:id="163" w:author="咨询组" w:date="2026-01-08T14:03:13Z"/>
              <w:rFonts w:ascii="仿宋" w:hAnsi="仿宋" w:eastAsia="仿宋" w:cs="仿宋"/>
              <w:sz w:val="31"/>
              <w:szCs w:val="31"/>
            </w:rPr>
          </w:pPr>
          <w:del w:id="164" w:author="咨询组" w:date="2026-01-08T14:03:13Z">
            <w:r>
              <w:rPr/>
              <w:fldChar w:fldCharType="begin"/>
            </w:r>
          </w:del>
          <w:del w:id="165" w:author="咨询组" w:date="2026-01-08T14:03:13Z">
            <w:r>
              <w:rPr/>
              <w:delInstrText xml:space="preserve"> HYPERLINK \l "_bookmark4" </w:delInstrText>
            </w:r>
          </w:del>
          <w:del w:id="166" w:author="咨询组" w:date="2026-01-08T14:03:13Z">
            <w:r>
              <w:rPr/>
              <w:fldChar w:fldCharType="separate"/>
            </w:r>
          </w:del>
          <w:del w:id="167" w:author="咨询组" w:date="2026-01-08T14:03:13Z">
            <w:r>
              <w:rPr>
                <w:rFonts w:ascii="仿宋" w:hAnsi="仿宋" w:eastAsia="仿宋" w:cs="仿宋"/>
                <w:spacing w:val="12"/>
                <w:sz w:val="31"/>
                <w:szCs w:val="31"/>
              </w:rPr>
              <w:delText>第</w:delText>
            </w:r>
          </w:del>
          <w:del w:id="168" w:author="咨询组" w:date="2026-01-08T14:03:13Z">
            <w:r>
              <w:rPr>
                <w:rFonts w:ascii="仿宋" w:hAnsi="仿宋" w:eastAsia="仿宋" w:cs="仿宋"/>
                <w:spacing w:val="8"/>
                <w:sz w:val="31"/>
                <w:szCs w:val="31"/>
              </w:rPr>
              <w:delText>四</w:delText>
            </w:r>
          </w:del>
          <w:del w:id="169" w:author="咨询组" w:date="2026-01-08T14:03:13Z">
            <w:r>
              <w:rPr>
                <w:rFonts w:ascii="仿宋" w:hAnsi="仿宋" w:eastAsia="仿宋" w:cs="仿宋"/>
                <w:spacing w:val="6"/>
                <w:sz w:val="31"/>
                <w:szCs w:val="31"/>
              </w:rPr>
              <w:delText xml:space="preserve">章 档案日常管理 </w:delText>
            </w:r>
          </w:del>
          <w:del w:id="170" w:author="咨询组" w:date="2026-01-08T14:03:13Z">
            <w:r>
              <w:rPr>
                <w:rFonts w:ascii="仿宋" w:hAnsi="仿宋" w:eastAsia="仿宋" w:cs="仿宋"/>
                <w:sz w:val="31"/>
                <w:szCs w:val="31"/>
              </w:rPr>
              <w:tab/>
            </w:r>
          </w:del>
          <w:del w:id="171" w:author="咨询组" w:date="2026-01-08T14:03:13Z">
            <w:r>
              <w:rPr>
                <w:rFonts w:ascii="仿宋" w:hAnsi="仿宋" w:eastAsia="仿宋" w:cs="仿宋"/>
                <w:spacing w:val="6"/>
                <w:sz w:val="31"/>
                <w:szCs w:val="31"/>
              </w:rPr>
              <w:delText>6</w:delText>
            </w:r>
          </w:del>
          <w:del w:id="172" w:author="咨询组" w:date="2026-01-08T14:03:13Z">
            <w:r>
              <w:rPr>
                <w:rFonts w:ascii="仿宋" w:hAnsi="仿宋" w:eastAsia="仿宋" w:cs="仿宋"/>
                <w:spacing w:val="6"/>
                <w:sz w:val="31"/>
                <w:szCs w:val="31"/>
              </w:rPr>
              <w:fldChar w:fldCharType="end"/>
            </w:r>
          </w:del>
        </w:p>
        <w:p w14:paraId="77CEC362">
          <w:pPr>
            <w:tabs>
              <w:tab w:val="right" w:leader="dot" w:pos="8319"/>
            </w:tabs>
            <w:spacing w:before="186" w:line="222" w:lineRule="auto"/>
            <w:ind w:left="42"/>
            <w:rPr>
              <w:del w:id="173" w:author="咨询组" w:date="2026-01-08T14:03:13Z"/>
              <w:rFonts w:ascii="仿宋" w:hAnsi="仿宋" w:eastAsia="仿宋" w:cs="仿宋"/>
              <w:sz w:val="31"/>
              <w:szCs w:val="31"/>
            </w:rPr>
          </w:pPr>
          <w:del w:id="174" w:author="咨询组" w:date="2026-01-08T14:03:13Z">
            <w:r>
              <w:rPr/>
              <w:fldChar w:fldCharType="begin"/>
            </w:r>
          </w:del>
          <w:del w:id="175" w:author="咨询组" w:date="2026-01-08T14:03:13Z">
            <w:r>
              <w:rPr/>
              <w:delInstrText xml:space="preserve"> HYPERLINK \l "_bookmark5" </w:delInstrText>
            </w:r>
          </w:del>
          <w:del w:id="176" w:author="咨询组" w:date="2026-01-08T14:03:13Z">
            <w:r>
              <w:rPr/>
              <w:fldChar w:fldCharType="separate"/>
            </w:r>
          </w:del>
          <w:del w:id="177" w:author="咨询组" w:date="2026-01-08T14:03:13Z">
            <w:r>
              <w:rPr>
                <w:rFonts w:ascii="仿宋" w:hAnsi="仿宋" w:eastAsia="仿宋" w:cs="仿宋"/>
                <w:spacing w:val="7"/>
                <w:sz w:val="31"/>
                <w:szCs w:val="31"/>
              </w:rPr>
              <w:delText xml:space="preserve">第五章 档案利用和审核 </w:delText>
            </w:r>
          </w:del>
          <w:del w:id="178" w:author="咨询组" w:date="2026-01-08T14:03:13Z">
            <w:r>
              <w:rPr>
                <w:rFonts w:ascii="仿宋" w:hAnsi="仿宋" w:eastAsia="仿宋" w:cs="仿宋"/>
                <w:sz w:val="31"/>
                <w:szCs w:val="31"/>
              </w:rPr>
              <w:tab/>
            </w:r>
          </w:del>
          <w:del w:id="179" w:author="咨询组" w:date="2026-01-08T14:03:13Z">
            <w:r>
              <w:rPr>
                <w:rFonts w:ascii="仿宋" w:hAnsi="仿宋" w:eastAsia="仿宋" w:cs="仿宋"/>
                <w:spacing w:val="6"/>
                <w:sz w:val="31"/>
                <w:szCs w:val="31"/>
              </w:rPr>
              <w:delText>9</w:delText>
            </w:r>
          </w:del>
          <w:del w:id="180" w:author="咨询组" w:date="2026-01-08T14:03:13Z">
            <w:r>
              <w:rPr>
                <w:rFonts w:ascii="仿宋" w:hAnsi="仿宋" w:eastAsia="仿宋" w:cs="仿宋"/>
                <w:spacing w:val="6"/>
                <w:sz w:val="31"/>
                <w:szCs w:val="31"/>
              </w:rPr>
              <w:fldChar w:fldCharType="end"/>
            </w:r>
          </w:del>
        </w:p>
        <w:p w14:paraId="1C34896E">
          <w:pPr>
            <w:tabs>
              <w:tab w:val="right" w:leader="dot" w:pos="8315"/>
            </w:tabs>
            <w:spacing w:before="186" w:line="222" w:lineRule="auto"/>
            <w:ind w:left="42"/>
            <w:rPr>
              <w:del w:id="181" w:author="咨询组" w:date="2026-01-08T14:03:13Z"/>
              <w:rFonts w:ascii="仿宋" w:hAnsi="仿宋" w:eastAsia="仿宋" w:cs="仿宋"/>
              <w:sz w:val="31"/>
              <w:szCs w:val="31"/>
            </w:rPr>
          </w:pPr>
          <w:del w:id="182" w:author="咨询组" w:date="2026-01-08T14:03:13Z">
            <w:r>
              <w:rPr/>
              <w:fldChar w:fldCharType="begin"/>
            </w:r>
          </w:del>
          <w:del w:id="183" w:author="咨询组" w:date="2026-01-08T14:03:13Z">
            <w:r>
              <w:rPr/>
              <w:delInstrText xml:space="preserve"> HYPERLINK \l "_bookmark6" </w:delInstrText>
            </w:r>
          </w:del>
          <w:del w:id="184" w:author="咨询组" w:date="2026-01-08T14:03:13Z">
            <w:r>
              <w:rPr/>
              <w:fldChar w:fldCharType="separate"/>
            </w:r>
          </w:del>
          <w:del w:id="185" w:author="咨询组" w:date="2026-01-08T14:03:13Z">
            <w:r>
              <w:rPr>
                <w:rFonts w:ascii="仿宋" w:hAnsi="仿宋" w:eastAsia="仿宋" w:cs="仿宋"/>
                <w:spacing w:val="6"/>
                <w:sz w:val="31"/>
                <w:szCs w:val="31"/>
              </w:rPr>
              <w:delText xml:space="preserve">第六章 纪律和监督 </w:delText>
            </w:r>
          </w:del>
          <w:del w:id="186" w:author="咨询组" w:date="2026-01-08T14:03:13Z">
            <w:r>
              <w:rPr>
                <w:rFonts w:ascii="仿宋" w:hAnsi="仿宋" w:eastAsia="仿宋" w:cs="仿宋"/>
                <w:sz w:val="31"/>
                <w:szCs w:val="31"/>
              </w:rPr>
              <w:tab/>
            </w:r>
          </w:del>
          <w:del w:id="187" w:author="咨询组" w:date="2026-01-08T14:03:13Z">
            <w:r>
              <w:rPr>
                <w:rFonts w:ascii="仿宋" w:hAnsi="仿宋" w:eastAsia="仿宋" w:cs="仿宋"/>
                <w:spacing w:val="6"/>
                <w:sz w:val="31"/>
                <w:szCs w:val="31"/>
              </w:rPr>
              <w:delText>12</w:delText>
            </w:r>
          </w:del>
          <w:del w:id="188" w:author="咨询组" w:date="2026-01-08T14:03:13Z">
            <w:r>
              <w:rPr>
                <w:rFonts w:ascii="仿宋" w:hAnsi="仿宋" w:eastAsia="仿宋" w:cs="仿宋"/>
                <w:spacing w:val="6"/>
                <w:sz w:val="31"/>
                <w:szCs w:val="31"/>
              </w:rPr>
              <w:fldChar w:fldCharType="end"/>
            </w:r>
          </w:del>
        </w:p>
        <w:p w14:paraId="3DBF7548">
          <w:pPr>
            <w:tabs>
              <w:tab w:val="right" w:leader="dot" w:pos="8315"/>
            </w:tabs>
            <w:spacing w:before="189" w:line="222" w:lineRule="auto"/>
            <w:ind w:left="42"/>
            <w:rPr>
              <w:del w:id="189" w:author="咨询组" w:date="2026-01-08T14:03:13Z"/>
              <w:rFonts w:ascii="仿宋" w:hAnsi="仿宋" w:eastAsia="仿宋" w:cs="仿宋"/>
              <w:sz w:val="31"/>
              <w:szCs w:val="31"/>
            </w:rPr>
          </w:pPr>
          <w:del w:id="190" w:author="咨询组" w:date="2026-01-08T14:03:13Z">
            <w:r>
              <w:rPr/>
              <w:fldChar w:fldCharType="begin"/>
            </w:r>
          </w:del>
          <w:del w:id="191" w:author="咨询组" w:date="2026-01-08T14:03:13Z">
            <w:r>
              <w:rPr/>
              <w:delInstrText xml:space="preserve"> HYPERLINK \l "_bookmark7" </w:delInstrText>
            </w:r>
          </w:del>
          <w:del w:id="192" w:author="咨询组" w:date="2026-01-08T14:03:13Z">
            <w:r>
              <w:rPr/>
              <w:fldChar w:fldCharType="separate"/>
            </w:r>
          </w:del>
          <w:del w:id="193" w:author="咨询组" w:date="2026-01-08T14:03:13Z">
            <w:r>
              <w:rPr>
                <w:rFonts w:ascii="仿宋" w:hAnsi="仿宋" w:eastAsia="仿宋" w:cs="仿宋"/>
                <w:spacing w:val="8"/>
                <w:sz w:val="31"/>
                <w:szCs w:val="31"/>
              </w:rPr>
              <w:delText>第</w:delText>
            </w:r>
          </w:del>
          <w:del w:id="194" w:author="咨询组" w:date="2026-01-08T14:03:13Z">
            <w:r>
              <w:rPr>
                <w:rFonts w:ascii="仿宋" w:hAnsi="仿宋" w:eastAsia="仿宋" w:cs="仿宋"/>
                <w:spacing w:val="6"/>
                <w:sz w:val="31"/>
                <w:szCs w:val="31"/>
              </w:rPr>
              <w:delText>七</w:delText>
            </w:r>
          </w:del>
          <w:del w:id="195" w:author="咨询组" w:date="2026-01-08T14:03:13Z">
            <w:r>
              <w:rPr>
                <w:rFonts w:ascii="仿宋" w:hAnsi="仿宋" w:eastAsia="仿宋" w:cs="仿宋"/>
                <w:spacing w:val="4"/>
                <w:sz w:val="31"/>
                <w:szCs w:val="31"/>
              </w:rPr>
              <w:delText xml:space="preserve">章 附则 </w:delText>
            </w:r>
          </w:del>
          <w:del w:id="196" w:author="咨询组" w:date="2026-01-08T14:03:13Z">
            <w:r>
              <w:rPr>
                <w:rFonts w:ascii="仿宋" w:hAnsi="仿宋" w:eastAsia="仿宋" w:cs="仿宋"/>
                <w:sz w:val="31"/>
                <w:szCs w:val="31"/>
              </w:rPr>
              <w:tab/>
            </w:r>
          </w:del>
          <w:del w:id="197" w:author="咨询组" w:date="2026-01-08T14:03:13Z">
            <w:r>
              <w:rPr>
                <w:rFonts w:ascii="仿宋" w:hAnsi="仿宋" w:eastAsia="仿宋" w:cs="仿宋"/>
                <w:spacing w:val="4"/>
                <w:sz w:val="31"/>
                <w:szCs w:val="31"/>
              </w:rPr>
              <w:delText>14</w:delText>
            </w:r>
          </w:del>
          <w:del w:id="198" w:author="咨询组" w:date="2026-01-08T14:03:13Z">
            <w:r>
              <w:rPr>
                <w:rFonts w:ascii="仿宋" w:hAnsi="仿宋" w:eastAsia="仿宋" w:cs="仿宋"/>
                <w:spacing w:val="4"/>
                <w:sz w:val="31"/>
                <w:szCs w:val="31"/>
              </w:rPr>
              <w:fldChar w:fldCharType="end"/>
            </w:r>
          </w:del>
        </w:p>
        <w:p w14:paraId="22609EF5">
          <w:pPr>
            <w:tabs>
              <w:tab w:val="right" w:leader="dot" w:pos="8315"/>
            </w:tabs>
            <w:spacing w:before="187" w:line="222" w:lineRule="auto"/>
            <w:ind w:left="50"/>
            <w:rPr>
              <w:del w:id="199" w:author="咨询组" w:date="2026-01-08T14:03:13Z"/>
              <w:rFonts w:ascii="仿宋" w:hAnsi="仿宋" w:eastAsia="仿宋" w:cs="仿宋"/>
              <w:sz w:val="31"/>
              <w:szCs w:val="31"/>
            </w:rPr>
          </w:pPr>
          <w:del w:id="200" w:author="咨询组" w:date="2026-01-08T14:03:13Z">
            <w:r>
              <w:rPr/>
              <w:fldChar w:fldCharType="begin"/>
            </w:r>
          </w:del>
          <w:del w:id="201" w:author="咨询组" w:date="2026-01-08T14:03:13Z">
            <w:r>
              <w:rPr/>
              <w:delInstrText xml:space="preserve"> HYPERLINK \l "_bookmark8" </w:delInstrText>
            </w:r>
          </w:del>
          <w:del w:id="202" w:author="咨询组" w:date="2026-01-08T14:03:13Z">
            <w:r>
              <w:rPr/>
              <w:fldChar w:fldCharType="separate"/>
            </w:r>
          </w:del>
          <w:del w:id="203" w:author="咨询组" w:date="2026-01-08T14:03:13Z">
            <w:r>
              <w:rPr>
                <w:rFonts w:ascii="仿宋" w:hAnsi="仿宋" w:eastAsia="仿宋" w:cs="仿宋"/>
                <w:sz w:val="31"/>
                <w:szCs w:val="31"/>
              </w:rPr>
              <w:delText xml:space="preserve">附件 </w:delText>
            </w:r>
          </w:del>
          <w:del w:id="204" w:author="咨询组" w:date="2026-01-08T14:03:13Z">
            <w:r>
              <w:rPr>
                <w:rFonts w:ascii="仿宋" w:hAnsi="仿宋" w:eastAsia="仿宋" w:cs="仿宋"/>
                <w:sz w:val="31"/>
                <w:szCs w:val="31"/>
              </w:rPr>
              <w:tab/>
            </w:r>
          </w:del>
          <w:del w:id="205" w:author="咨询组" w:date="2026-01-08T14:03:13Z">
            <w:r>
              <w:rPr>
                <w:rFonts w:ascii="仿宋" w:hAnsi="仿宋" w:eastAsia="仿宋" w:cs="仿宋"/>
                <w:sz w:val="31"/>
                <w:szCs w:val="31"/>
              </w:rPr>
              <w:delText>15</w:delText>
            </w:r>
          </w:del>
          <w:del w:id="206" w:author="咨询组" w:date="2026-01-08T14:03:13Z">
            <w:r>
              <w:rPr>
                <w:rFonts w:ascii="仿宋" w:hAnsi="仿宋" w:eastAsia="仿宋" w:cs="仿宋"/>
                <w:sz w:val="31"/>
                <w:szCs w:val="31"/>
              </w:rPr>
              <w:fldChar w:fldCharType="end"/>
            </w:r>
          </w:del>
        </w:p>
        <w:customXmlDelRangeStart w:id="208" w:author="咨询组" w:date="2026-01-08T14:03:13Z"/>
      </w:sdtContent>
    </w:sdt>
    <w:customXmlDelRangeEnd w:id="208"/>
    <w:p w14:paraId="2ED33485">
      <w:pPr>
        <w:rPr>
          <w:del w:id="209" w:author="咨询组" w:date="2026-01-08T14:03:13Z"/>
        </w:rPr>
        <w:sectPr>
          <w:pgSz w:w="11906" w:h="16839"/>
          <w:pgMar w:top="1526" w:right="1643" w:bottom="1211" w:left="1785" w:header="472" w:footer="1051" w:gutter="0"/>
          <w:cols w:space="720" w:num="1"/>
        </w:sectPr>
      </w:pPr>
    </w:p>
    <w:p w14:paraId="55D22E80">
      <w:pPr>
        <w:spacing w:line="240" w:lineRule="auto"/>
        <w:ind w:left="0"/>
        <w:jc w:val="left"/>
        <w:rPr>
          <w:rFonts w:hint="eastAsia" w:ascii="华文中宋" w:hAnsi="华文中宋" w:eastAsia="华文中宋" w:cs="华文中宋"/>
          <w:spacing w:val="9"/>
          <w:sz w:val="28"/>
          <w:szCs w:val="28"/>
          <w:lang w:val="en-US" w:eastAsia="zh-CN"/>
        </w:rPr>
      </w:pPr>
      <w:bookmarkStart w:id="0" w:name="_bookmark1"/>
      <w:bookmarkEnd w:id="0"/>
      <w:r>
        <w:rPr>
          <w:rFonts w:ascii="华文中宋" w:hAnsi="华文中宋" w:eastAsia="华文中宋" w:cs="华文中宋"/>
          <w:spacing w:val="9"/>
          <w:sz w:val="35"/>
          <w:szCs w:val="35"/>
        </w:rPr>
        <w:t>华润啤酒干部人事档案管理办</w:t>
      </w:r>
      <w:r>
        <w:rPr>
          <w:rFonts w:ascii="华文中宋" w:hAnsi="华文中宋" w:eastAsia="华文中宋" w:cs="华文中宋"/>
          <w:spacing w:val="8"/>
          <w:sz w:val="35"/>
          <w:szCs w:val="35"/>
        </w:rPr>
        <w:t>法</w:t>
      </w:r>
      <w:r>
        <w:rPr>
          <w:rFonts w:hint="eastAsia" w:ascii="华文中宋" w:hAnsi="华文中宋" w:eastAsia="华文中宋" w:cs="华文中宋"/>
          <w:spacing w:val="8"/>
          <w:sz w:val="28"/>
          <w:szCs w:val="28"/>
          <w:lang w:val="en-US" w:eastAsia="zh-CN"/>
        </w:rPr>
        <w:t>(</w:t>
      </w:r>
      <w:r>
        <w:rPr>
          <w:rFonts w:ascii="华文中宋" w:hAnsi="华文中宋" w:eastAsia="华文中宋" w:cs="华文中宋"/>
          <w:spacing w:val="9"/>
          <w:sz w:val="28"/>
          <w:szCs w:val="28"/>
        </w:rPr>
        <w:t>华啤B03-51-人力25B</w:t>
      </w:r>
      <w:r>
        <w:rPr>
          <w:rFonts w:hint="eastAsia" w:ascii="华文中宋" w:hAnsi="华文中宋" w:eastAsia="华文中宋" w:cs="华文中宋"/>
          <w:spacing w:val="9"/>
          <w:sz w:val="28"/>
          <w:szCs w:val="28"/>
          <w:lang w:val="en-US" w:eastAsia="zh-CN"/>
        </w:rPr>
        <w:t>)</w:t>
      </w:r>
    </w:p>
    <w:p w14:paraId="39142CB5">
      <w:pPr>
        <w:spacing w:line="240" w:lineRule="auto"/>
        <w:ind w:left="0"/>
        <w:jc w:val="left"/>
        <w:rPr>
          <w:rFonts w:hint="default" w:ascii="华文中宋" w:hAnsi="华文中宋" w:eastAsia="华文中宋" w:cs="华文中宋"/>
          <w:b w:val="0"/>
          <w:bCs w:val="0"/>
          <w:spacing w:val="9"/>
          <w:sz w:val="28"/>
          <w:szCs w:val="28"/>
          <w:lang w:val="en-US" w:eastAsia="zh-CN"/>
        </w:rPr>
      </w:pPr>
      <w:r>
        <w:rPr>
          <w:rFonts w:hint="eastAsia" w:ascii="华文中宋" w:hAnsi="华文中宋" w:eastAsia="华文中宋" w:cs="华文中宋"/>
          <w:b w:val="0"/>
          <w:bCs w:val="0"/>
          <w:spacing w:val="9"/>
          <w:sz w:val="28"/>
          <w:szCs w:val="28"/>
          <w:lang w:val="en-US" w:eastAsia="zh-CN"/>
        </w:rPr>
        <w:t>///</w:t>
      </w:r>
    </w:p>
    <w:p w14:paraId="7DE79306">
      <w:pPr>
        <w:spacing w:before="134" w:line="412" w:lineRule="exact"/>
        <w:ind w:left="3234"/>
        <w:outlineLvl w:val="0"/>
        <w:rPr>
          <w:rFonts w:ascii="黑体" w:hAnsi="黑体" w:eastAsia="黑体" w:cs="黑体"/>
          <w:spacing w:val="3"/>
          <w:position w:val="1"/>
          <w:sz w:val="31"/>
          <w:szCs w:val="31"/>
        </w:rPr>
      </w:pPr>
      <w:r>
        <w:rPr>
          <w:rFonts w:ascii="黑体" w:hAnsi="黑体" w:eastAsia="黑体" w:cs="黑体"/>
          <w:spacing w:val="3"/>
          <w:position w:val="1"/>
          <w:sz w:val="31"/>
          <w:szCs w:val="31"/>
        </w:rPr>
        <w:t>第一章总则</w:t>
      </w:r>
    </w:p>
    <w:p w14:paraId="1A5516F4">
      <w:pPr>
        <w:spacing w:line="240" w:lineRule="auto"/>
        <w:ind w:left="0"/>
        <w:outlineLvl w:val="0"/>
        <w:rPr>
          <w:rFonts w:hint="default" w:ascii="黑体" w:hAnsi="黑体" w:eastAsia="黑体" w:cs="黑体"/>
          <w:spacing w:val="3"/>
          <w:position w:val="1"/>
          <w:sz w:val="31"/>
          <w:szCs w:val="31"/>
          <w:lang w:val="en-US" w:eastAsia="zh-CN"/>
        </w:rPr>
      </w:pPr>
      <w:r>
        <w:rPr>
          <w:rFonts w:hint="eastAsia" w:ascii="黑体" w:hAnsi="黑体" w:eastAsia="黑体" w:cs="黑体"/>
          <w:spacing w:val="3"/>
          <w:position w:val="1"/>
          <w:sz w:val="31"/>
          <w:szCs w:val="31"/>
          <w:lang w:val="en-US" w:eastAsia="zh-CN"/>
        </w:rPr>
        <w:t>///</w:t>
      </w:r>
    </w:p>
    <w:p w14:paraId="59AF446B">
      <w:pPr>
        <w:spacing w:before="152" w:line="333" w:lineRule="auto"/>
        <w:ind w:left="16" w:firstLine="650"/>
        <w:rPr>
          <w:rFonts w:ascii="仿宋" w:hAnsi="仿宋" w:eastAsia="仿宋" w:cs="仿宋"/>
          <w:spacing w:val="9"/>
          <w:sz w:val="31"/>
          <w:szCs w:val="31"/>
        </w:rPr>
      </w:pPr>
      <w:r>
        <w:rPr>
          <w:rFonts w:ascii="黑体" w:hAnsi="黑体" w:eastAsia="黑体" w:cs="黑体"/>
          <w:spacing w:val="26"/>
          <w:sz w:val="31"/>
          <w:szCs w:val="31"/>
        </w:rPr>
        <w:t>第</w:t>
      </w:r>
      <w:r>
        <w:rPr>
          <w:rFonts w:ascii="黑体" w:hAnsi="黑体" w:eastAsia="黑体" w:cs="黑体"/>
          <w:spacing w:val="15"/>
          <w:sz w:val="31"/>
          <w:szCs w:val="31"/>
        </w:rPr>
        <w:t>一条</w:t>
      </w:r>
      <w:r>
        <w:rPr>
          <w:rFonts w:ascii="仿宋" w:hAnsi="仿宋" w:eastAsia="仿宋" w:cs="仿宋"/>
          <w:spacing w:val="15"/>
          <w:sz w:val="31"/>
          <w:szCs w:val="31"/>
        </w:rPr>
        <w:t>为贯彻新时代党的组织路线，落实从严管理干</w:t>
      </w:r>
      <w:r>
        <w:rPr>
          <w:rFonts w:ascii="仿宋" w:hAnsi="仿宋" w:eastAsia="仿宋" w:cs="仿宋"/>
          <w:spacing w:val="18"/>
          <w:sz w:val="31"/>
          <w:szCs w:val="31"/>
        </w:rPr>
        <w:t>部</w:t>
      </w:r>
      <w:r>
        <w:rPr>
          <w:rFonts w:ascii="仿宋" w:hAnsi="仿宋" w:eastAsia="仿宋" w:cs="仿宋"/>
          <w:spacing w:val="12"/>
          <w:sz w:val="31"/>
          <w:szCs w:val="31"/>
        </w:rPr>
        <w:t>要</w:t>
      </w:r>
      <w:r>
        <w:rPr>
          <w:rFonts w:ascii="仿宋" w:hAnsi="仿宋" w:eastAsia="仿宋" w:cs="仿宋"/>
          <w:spacing w:val="9"/>
          <w:sz w:val="31"/>
          <w:szCs w:val="31"/>
        </w:rPr>
        <w:t>求，充分发挥干部人事档案在干部队伍建设中的重要作</w:t>
      </w:r>
      <w:r>
        <w:rPr>
          <w:rFonts w:ascii="仿宋" w:hAnsi="仿宋" w:eastAsia="仿宋" w:cs="仿宋"/>
          <w:spacing w:val="18"/>
          <w:sz w:val="31"/>
          <w:szCs w:val="31"/>
        </w:rPr>
        <w:t>用</w:t>
      </w:r>
      <w:r>
        <w:rPr>
          <w:rFonts w:ascii="仿宋" w:hAnsi="仿宋" w:eastAsia="仿宋" w:cs="仿宋"/>
          <w:spacing w:val="10"/>
          <w:sz w:val="31"/>
          <w:szCs w:val="31"/>
        </w:rPr>
        <w:t>，</w:t>
      </w:r>
      <w:r>
        <w:rPr>
          <w:rFonts w:ascii="仿宋" w:hAnsi="仿宋" w:eastAsia="仿宋" w:cs="仿宋"/>
          <w:spacing w:val="9"/>
          <w:sz w:val="31"/>
          <w:szCs w:val="31"/>
        </w:rPr>
        <w:t>推动华润啤酒干部人事档案工作科学化、制度化、规范</w:t>
      </w:r>
      <w:r>
        <w:rPr>
          <w:rFonts w:ascii="仿宋" w:hAnsi="仿宋" w:eastAsia="仿宋" w:cs="仿宋"/>
          <w:spacing w:val="6"/>
          <w:sz w:val="31"/>
          <w:szCs w:val="31"/>
        </w:rPr>
        <w:t>化管理</w:t>
      </w:r>
      <w:r>
        <w:rPr>
          <w:rFonts w:ascii="仿宋" w:hAnsi="仿宋" w:eastAsia="仿宋" w:cs="仿宋"/>
          <w:spacing w:val="3"/>
          <w:sz w:val="31"/>
          <w:szCs w:val="31"/>
        </w:rPr>
        <w:t>，根据《中国共产党章程》《中华人民共和国档案法》</w:t>
      </w:r>
      <w:r>
        <w:rPr>
          <w:rFonts w:ascii="仿宋" w:hAnsi="仿宋" w:eastAsia="仿宋" w:cs="仿宋"/>
          <w:spacing w:val="18"/>
          <w:sz w:val="31"/>
          <w:szCs w:val="31"/>
        </w:rPr>
        <w:t>《</w:t>
      </w:r>
      <w:r>
        <w:rPr>
          <w:rFonts w:ascii="仿宋" w:hAnsi="仿宋" w:eastAsia="仿宋" w:cs="仿宋"/>
          <w:spacing w:val="12"/>
          <w:sz w:val="31"/>
          <w:szCs w:val="31"/>
        </w:rPr>
        <w:t>干</w:t>
      </w:r>
      <w:r>
        <w:rPr>
          <w:rFonts w:ascii="仿宋" w:hAnsi="仿宋" w:eastAsia="仿宋" w:cs="仿宋"/>
          <w:spacing w:val="9"/>
          <w:sz w:val="31"/>
          <w:szCs w:val="31"/>
        </w:rPr>
        <w:t>部人事档案工作条例》和有关党内法规、国家法律法规</w:t>
      </w:r>
      <w:r>
        <w:rPr>
          <w:rFonts w:ascii="仿宋" w:hAnsi="仿宋" w:eastAsia="仿宋" w:cs="仿宋"/>
          <w:spacing w:val="13"/>
          <w:sz w:val="31"/>
          <w:szCs w:val="31"/>
        </w:rPr>
        <w:t>及</w:t>
      </w:r>
      <w:r>
        <w:rPr>
          <w:rFonts w:ascii="仿宋" w:hAnsi="仿宋" w:eastAsia="仿宋" w:cs="仿宋"/>
          <w:spacing w:val="9"/>
          <w:sz w:val="31"/>
          <w:szCs w:val="31"/>
        </w:rPr>
        <w:t>集团有关要求，结合啤酒实际，制定本办法。</w:t>
      </w:r>
    </w:p>
    <w:p w14:paraId="56180F34">
      <w:pPr>
        <w:spacing w:line="240" w:lineRule="auto"/>
        <w:ind w:left="0" w:firstLine="0"/>
        <w:rPr>
          <w:rFonts w:hint="default" w:ascii="仿宋" w:hAnsi="仿宋" w:eastAsia="仿宋" w:cs="仿宋"/>
          <w:spacing w:val="9"/>
          <w:sz w:val="31"/>
          <w:szCs w:val="31"/>
          <w:lang w:val="en-US" w:eastAsia="zh-CN"/>
        </w:rPr>
      </w:pPr>
      <w:r>
        <w:rPr>
          <w:rFonts w:hint="eastAsia" w:ascii="仿宋" w:hAnsi="仿宋" w:eastAsia="仿宋" w:cs="仿宋"/>
          <w:spacing w:val="9"/>
          <w:sz w:val="31"/>
          <w:szCs w:val="31"/>
          <w:lang w:val="en-US" w:eastAsia="zh-CN"/>
        </w:rPr>
        <w:t>///</w:t>
      </w:r>
    </w:p>
    <w:p w14:paraId="6C17486E">
      <w:pPr>
        <w:spacing w:before="5" w:line="333" w:lineRule="auto"/>
        <w:ind w:left="19" w:right="153" w:firstLine="647"/>
        <w:rPr>
          <w:rFonts w:ascii="仿宋" w:hAnsi="仿宋" w:eastAsia="仿宋" w:cs="仿宋"/>
          <w:spacing w:val="7"/>
          <w:sz w:val="31"/>
          <w:szCs w:val="31"/>
        </w:rPr>
      </w:pPr>
      <w:r>
        <w:rPr>
          <w:rFonts w:ascii="黑体" w:hAnsi="黑体" w:eastAsia="黑体" w:cs="黑体"/>
          <w:spacing w:val="26"/>
          <w:sz w:val="31"/>
          <w:szCs w:val="31"/>
        </w:rPr>
        <w:t>第</w:t>
      </w:r>
      <w:r>
        <w:rPr>
          <w:rFonts w:ascii="黑体" w:hAnsi="黑体" w:eastAsia="黑体" w:cs="黑体"/>
          <w:spacing w:val="15"/>
          <w:sz w:val="31"/>
          <w:szCs w:val="31"/>
        </w:rPr>
        <w:t>二条</w:t>
      </w:r>
      <w:r>
        <w:rPr>
          <w:rFonts w:ascii="仿宋" w:hAnsi="仿宋" w:eastAsia="仿宋" w:cs="仿宋"/>
          <w:spacing w:val="15"/>
          <w:sz w:val="31"/>
          <w:szCs w:val="31"/>
        </w:rPr>
        <w:t>本办法适用于华润啤酒直管干部、华润啤酒下</w:t>
      </w:r>
      <w:r>
        <w:rPr>
          <w:rFonts w:ascii="仿宋" w:hAnsi="仿宋" w:eastAsia="仿宋" w:cs="仿宋"/>
          <w:spacing w:val="18"/>
          <w:sz w:val="31"/>
          <w:szCs w:val="31"/>
        </w:rPr>
        <w:t>属</w:t>
      </w:r>
      <w:r>
        <w:rPr>
          <w:rFonts w:ascii="仿宋" w:hAnsi="仿宋" w:eastAsia="仿宋" w:cs="仿宋"/>
          <w:spacing w:val="9"/>
          <w:sz w:val="31"/>
          <w:szCs w:val="31"/>
        </w:rPr>
        <w:t>单位及控股公司</w:t>
      </w:r>
      <w:del w:id="210" w:author="咨询组" w:date="2026-01-08T15:02:17Z">
        <w:r>
          <w:rPr>
            <w:rFonts w:hint="default" w:ascii="仿宋" w:hAnsi="仿宋" w:eastAsia="仿宋" w:cs="仿宋"/>
            <w:spacing w:val="9"/>
            <w:sz w:val="31"/>
            <w:szCs w:val="31"/>
            <w:lang w:val="en-US"/>
          </w:rPr>
          <w:delText>直管干部</w:delText>
        </w:r>
      </w:del>
      <w:ins w:id="211" w:author="咨询组" w:date="2026-01-08T15:02:17Z">
        <w:r>
          <w:rPr>
            <w:rFonts w:hint="eastAsia" w:ascii="仿宋" w:hAnsi="仿宋" w:eastAsia="仿宋" w:cs="仿宋"/>
            <w:spacing w:val="9"/>
            <w:sz w:val="31"/>
            <w:szCs w:val="31"/>
            <w:lang w:val="en-US" w:eastAsia="zh-CN"/>
          </w:rPr>
          <w:t>M</w:t>
        </w:r>
      </w:ins>
      <w:ins w:id="212" w:author="咨询组" w:date="2026-01-08T15:02:18Z">
        <w:r>
          <w:rPr>
            <w:rFonts w:hint="eastAsia" w:ascii="仿宋" w:hAnsi="仿宋" w:eastAsia="仿宋" w:cs="仿宋"/>
            <w:spacing w:val="9"/>
            <w:sz w:val="31"/>
            <w:szCs w:val="31"/>
            <w:lang w:val="en-US" w:eastAsia="zh-CN"/>
          </w:rPr>
          <w:t>4</w:t>
        </w:r>
      </w:ins>
      <w:ins w:id="213" w:author="咨询组" w:date="2026-01-08T15:02:31Z">
        <w:r>
          <w:rPr>
            <w:rFonts w:hint="eastAsia" w:ascii="仿宋" w:hAnsi="仿宋" w:eastAsia="仿宋" w:cs="仿宋"/>
            <w:spacing w:val="9"/>
            <w:sz w:val="31"/>
            <w:szCs w:val="31"/>
            <w:lang w:val="en-US" w:eastAsia="zh-CN"/>
          </w:rPr>
          <w:t>级</w:t>
        </w:r>
      </w:ins>
      <w:ins w:id="214" w:author="咨询组" w:date="2026-01-08T15:02:23Z">
        <w:r>
          <w:rPr>
            <w:rFonts w:hint="eastAsia" w:ascii="仿宋" w:hAnsi="仿宋" w:eastAsia="仿宋" w:cs="仿宋"/>
            <w:spacing w:val="9"/>
            <w:sz w:val="31"/>
            <w:szCs w:val="31"/>
            <w:lang w:val="en-US"/>
          </w:rPr>
          <w:t>资深管理人员</w:t>
        </w:r>
      </w:ins>
      <w:r>
        <w:rPr>
          <w:rFonts w:ascii="仿宋" w:hAnsi="仿宋" w:eastAsia="仿宋" w:cs="仿宋"/>
          <w:spacing w:val="9"/>
          <w:sz w:val="31"/>
          <w:szCs w:val="31"/>
        </w:rPr>
        <w:t>、华润啤酒推荐至参股公司管理</w:t>
      </w:r>
      <w:r>
        <w:rPr>
          <w:rFonts w:ascii="仿宋" w:hAnsi="仿宋" w:eastAsia="仿宋" w:cs="仿宋"/>
          <w:spacing w:val="16"/>
          <w:sz w:val="31"/>
          <w:szCs w:val="31"/>
        </w:rPr>
        <w:t>团</w:t>
      </w:r>
      <w:r>
        <w:rPr>
          <w:rFonts w:ascii="仿宋" w:hAnsi="仿宋" w:eastAsia="仿宋" w:cs="仿宋"/>
          <w:spacing w:val="9"/>
          <w:sz w:val="31"/>
          <w:szCs w:val="31"/>
        </w:rPr>
        <w:t>队干部、副高级及以上职称人员、纳入干部储备人员、纳</w:t>
      </w:r>
      <w:r>
        <w:rPr>
          <w:rFonts w:ascii="仿宋" w:hAnsi="仿宋" w:eastAsia="仿宋" w:cs="仿宋"/>
          <w:spacing w:val="25"/>
          <w:sz w:val="31"/>
          <w:szCs w:val="31"/>
        </w:rPr>
        <w:t>入</w:t>
      </w:r>
      <w:r>
        <w:rPr>
          <w:rFonts w:ascii="仿宋" w:hAnsi="仿宋" w:eastAsia="仿宋" w:cs="仿宋"/>
          <w:spacing w:val="22"/>
          <w:sz w:val="31"/>
          <w:szCs w:val="31"/>
        </w:rPr>
        <w:t>华润啤酒优秀年轻干部库培养的人员及华润啤酒总部中</w:t>
      </w:r>
      <w:r>
        <w:rPr>
          <w:rFonts w:ascii="仿宋" w:hAnsi="仿宋" w:eastAsia="仿宋" w:cs="仿宋"/>
          <w:spacing w:val="3"/>
          <w:sz w:val="31"/>
          <w:szCs w:val="31"/>
        </w:rPr>
        <w:t>基层员工(不含派驻及成都共享中心)(以下统称“干部”</w:t>
      </w:r>
      <w:r>
        <w:rPr>
          <w:rFonts w:ascii="仿宋" w:hAnsi="仿宋" w:eastAsia="仿宋" w:cs="仿宋"/>
          <w:sz w:val="31"/>
          <w:szCs w:val="31"/>
        </w:rPr>
        <w:t>)</w:t>
      </w:r>
      <w:r>
        <w:rPr>
          <w:rFonts w:ascii="仿宋" w:hAnsi="仿宋" w:eastAsia="仿宋" w:cs="仿宋"/>
          <w:spacing w:val="9"/>
          <w:sz w:val="31"/>
          <w:szCs w:val="31"/>
        </w:rPr>
        <w:t>人事档案管理工作，不含集团直管干部</w:t>
      </w:r>
      <w:r>
        <w:rPr>
          <w:rFonts w:ascii="仿宋" w:hAnsi="仿宋" w:eastAsia="仿宋" w:cs="仿宋"/>
          <w:spacing w:val="7"/>
          <w:sz w:val="31"/>
          <w:szCs w:val="31"/>
        </w:rPr>
        <w:t>。</w:t>
      </w:r>
    </w:p>
    <w:p w14:paraId="3D5D31CD">
      <w:pPr>
        <w:spacing w:line="240" w:lineRule="auto"/>
        <w:ind w:left="0" w:firstLine="0"/>
        <w:rPr>
          <w:rFonts w:hint="default" w:ascii="仿宋" w:hAnsi="仿宋" w:eastAsia="仿宋" w:cs="仿宋"/>
          <w:spacing w:val="9"/>
          <w:sz w:val="31"/>
          <w:szCs w:val="31"/>
          <w:lang w:val="en-US" w:eastAsia="zh-CN"/>
        </w:rPr>
      </w:pPr>
      <w:r>
        <w:rPr>
          <w:rFonts w:hint="eastAsia" w:ascii="仿宋" w:hAnsi="仿宋" w:eastAsia="仿宋" w:cs="仿宋"/>
          <w:spacing w:val="9"/>
          <w:sz w:val="31"/>
          <w:szCs w:val="31"/>
          <w:lang w:val="en-US" w:eastAsia="zh-CN"/>
        </w:rPr>
        <w:t>///</w:t>
      </w:r>
    </w:p>
    <w:p w14:paraId="56590A1C">
      <w:pPr>
        <w:spacing w:before="5" w:line="333" w:lineRule="auto"/>
        <w:ind w:left="21" w:right="58" w:firstLine="644"/>
        <w:rPr>
          <w:rFonts w:ascii="仿宋" w:hAnsi="仿宋" w:eastAsia="仿宋" w:cs="仿宋"/>
          <w:spacing w:val="5"/>
          <w:sz w:val="31"/>
          <w:szCs w:val="31"/>
        </w:rPr>
      </w:pPr>
      <w:r>
        <w:rPr>
          <w:rFonts w:ascii="黑体" w:hAnsi="黑体" w:eastAsia="黑体" w:cs="黑体"/>
          <w:spacing w:val="26"/>
          <w:sz w:val="31"/>
          <w:szCs w:val="31"/>
        </w:rPr>
        <w:t>第</w:t>
      </w:r>
      <w:r>
        <w:rPr>
          <w:rFonts w:ascii="黑体" w:hAnsi="黑体" w:eastAsia="黑体" w:cs="黑体"/>
          <w:spacing w:val="15"/>
          <w:sz w:val="31"/>
          <w:szCs w:val="31"/>
        </w:rPr>
        <w:t>三条</w:t>
      </w:r>
      <w:r>
        <w:rPr>
          <w:rFonts w:ascii="仿宋" w:hAnsi="仿宋" w:eastAsia="仿宋" w:cs="仿宋"/>
          <w:spacing w:val="15"/>
          <w:sz w:val="31"/>
          <w:szCs w:val="31"/>
        </w:rPr>
        <w:t>本办法所称干部人事档案，是指各级党组织和</w:t>
      </w:r>
      <w:r>
        <w:rPr>
          <w:rFonts w:ascii="仿宋" w:hAnsi="仿宋" w:eastAsia="仿宋" w:cs="仿宋"/>
          <w:spacing w:val="13"/>
          <w:sz w:val="31"/>
          <w:szCs w:val="31"/>
        </w:rPr>
        <w:t>组</w:t>
      </w:r>
      <w:r>
        <w:rPr>
          <w:rFonts w:ascii="仿宋" w:hAnsi="仿宋" w:eastAsia="仿宋" w:cs="仿宋"/>
          <w:spacing w:val="9"/>
          <w:sz w:val="31"/>
          <w:szCs w:val="31"/>
        </w:rPr>
        <w:t>织人事等有关部门在党的组织建设、干部人事管理、人才</w:t>
      </w:r>
      <w:r>
        <w:rPr>
          <w:rFonts w:ascii="仿宋" w:hAnsi="仿宋" w:eastAsia="仿宋" w:cs="仿宋"/>
          <w:spacing w:val="20"/>
          <w:sz w:val="31"/>
          <w:szCs w:val="31"/>
        </w:rPr>
        <w:t>服</w:t>
      </w:r>
      <w:r>
        <w:rPr>
          <w:rFonts w:ascii="仿宋" w:hAnsi="仿宋" w:eastAsia="仿宋" w:cs="仿宋"/>
          <w:spacing w:val="17"/>
          <w:sz w:val="31"/>
          <w:szCs w:val="31"/>
        </w:rPr>
        <w:t>务</w:t>
      </w:r>
      <w:r>
        <w:rPr>
          <w:rFonts w:ascii="仿宋" w:hAnsi="仿宋" w:eastAsia="仿宋" w:cs="仿宋"/>
          <w:spacing w:val="10"/>
          <w:sz w:val="31"/>
          <w:szCs w:val="31"/>
        </w:rPr>
        <w:t>等工作中形成的，反映干部个人政治品质、道德品行、</w:t>
      </w:r>
      <w:r>
        <w:rPr>
          <w:rFonts w:ascii="仿宋" w:hAnsi="仿宋" w:eastAsia="仿宋" w:cs="仿宋"/>
          <w:spacing w:val="1"/>
          <w:sz w:val="31"/>
          <w:szCs w:val="31"/>
        </w:rPr>
        <w:t>思想认识、学习工作经历、专业素养、工作作风、工作实绩</w:t>
      </w:r>
      <w:r>
        <w:rPr>
          <w:rFonts w:ascii="仿宋" w:hAnsi="仿宋" w:eastAsia="仿宋" w:cs="仿宋"/>
          <w:sz w:val="31"/>
          <w:szCs w:val="31"/>
        </w:rPr>
        <w:t>、</w:t>
      </w:r>
      <w:r>
        <w:rPr>
          <w:rFonts w:ascii="仿宋" w:hAnsi="仿宋" w:eastAsia="仿宋" w:cs="仿宋"/>
          <w:spacing w:val="16"/>
          <w:sz w:val="31"/>
          <w:szCs w:val="31"/>
        </w:rPr>
        <w:t>廉</w:t>
      </w:r>
      <w:r>
        <w:rPr>
          <w:rFonts w:ascii="仿宋" w:hAnsi="仿宋" w:eastAsia="仿宋" w:cs="仿宋"/>
          <w:spacing w:val="9"/>
          <w:sz w:val="31"/>
          <w:szCs w:val="31"/>
        </w:rPr>
        <w:t>洁自律、遵纪守法以及家庭状况、社会关系等情况的历史</w:t>
      </w:r>
      <w:r>
        <w:rPr>
          <w:rFonts w:ascii="仿宋" w:hAnsi="仿宋" w:eastAsia="仿宋" w:cs="仿宋"/>
          <w:spacing w:val="6"/>
          <w:sz w:val="31"/>
          <w:szCs w:val="31"/>
        </w:rPr>
        <w:t>记录材料</w:t>
      </w:r>
      <w:r>
        <w:rPr>
          <w:rFonts w:ascii="仿宋" w:hAnsi="仿宋" w:eastAsia="仿宋" w:cs="仿宋"/>
          <w:spacing w:val="5"/>
          <w:sz w:val="31"/>
          <w:szCs w:val="31"/>
        </w:rPr>
        <w:t>。</w:t>
      </w:r>
    </w:p>
    <w:p w14:paraId="41CF34EA">
      <w:pPr>
        <w:spacing w:line="240" w:lineRule="auto"/>
        <w:ind w:left="0" w:right="0" w:firstLine="0"/>
        <w:rPr>
          <w:rFonts w:hint="default" w:ascii="仿宋" w:hAnsi="仿宋" w:eastAsia="仿宋" w:cs="仿宋"/>
          <w:spacing w:val="5"/>
          <w:sz w:val="31"/>
          <w:szCs w:val="31"/>
          <w:lang w:val="en-US" w:eastAsia="zh-CN"/>
        </w:rPr>
      </w:pPr>
      <w:r>
        <w:rPr>
          <w:rFonts w:hint="eastAsia" w:ascii="仿宋" w:hAnsi="仿宋" w:eastAsia="仿宋" w:cs="仿宋"/>
          <w:spacing w:val="5"/>
          <w:sz w:val="31"/>
          <w:szCs w:val="31"/>
          <w:lang w:val="en-US" w:eastAsia="zh-CN"/>
        </w:rPr>
        <w:t>///</w:t>
      </w:r>
    </w:p>
    <w:p w14:paraId="289EBD4C">
      <w:pPr>
        <w:spacing w:before="2" w:line="339" w:lineRule="auto"/>
        <w:ind w:left="24" w:right="153" w:firstLine="642"/>
        <w:rPr>
          <w:rFonts w:ascii="仿宋" w:hAnsi="仿宋" w:eastAsia="仿宋" w:cs="仿宋"/>
          <w:spacing w:val="8"/>
          <w:sz w:val="31"/>
          <w:szCs w:val="31"/>
        </w:rPr>
      </w:pPr>
      <w:r>
        <w:rPr>
          <w:rFonts w:ascii="黑体" w:hAnsi="黑体" w:eastAsia="黑体" w:cs="黑体"/>
          <w:spacing w:val="26"/>
          <w:sz w:val="31"/>
          <w:szCs w:val="31"/>
        </w:rPr>
        <w:t>第</w:t>
      </w:r>
      <w:r>
        <w:rPr>
          <w:rFonts w:ascii="黑体" w:hAnsi="黑体" w:eastAsia="黑体" w:cs="黑体"/>
          <w:spacing w:val="15"/>
          <w:sz w:val="31"/>
          <w:szCs w:val="31"/>
        </w:rPr>
        <w:t>四条</w:t>
      </w:r>
      <w:r>
        <w:rPr>
          <w:rFonts w:ascii="仿宋" w:hAnsi="仿宋" w:eastAsia="仿宋" w:cs="仿宋"/>
          <w:spacing w:val="15"/>
          <w:sz w:val="31"/>
          <w:szCs w:val="31"/>
        </w:rPr>
        <w:t>干部人事档案是教育培养、选拔任用、管理监</w:t>
      </w:r>
      <w:r>
        <w:rPr>
          <w:rFonts w:ascii="仿宋" w:hAnsi="仿宋" w:eastAsia="仿宋" w:cs="仿宋"/>
          <w:spacing w:val="13"/>
          <w:sz w:val="31"/>
          <w:szCs w:val="31"/>
        </w:rPr>
        <w:t>督</w:t>
      </w:r>
      <w:r>
        <w:rPr>
          <w:rFonts w:ascii="仿宋" w:hAnsi="仿宋" w:eastAsia="仿宋" w:cs="仿宋"/>
          <w:spacing w:val="9"/>
          <w:sz w:val="31"/>
          <w:szCs w:val="31"/>
        </w:rPr>
        <w:t>干部和评鉴人才的重要基础，是维护干部人才合法权益的</w:t>
      </w:r>
      <w:r>
        <w:rPr>
          <w:rFonts w:ascii="仿宋" w:hAnsi="仿宋" w:eastAsia="仿宋" w:cs="仿宋"/>
          <w:spacing w:val="13"/>
          <w:sz w:val="31"/>
          <w:szCs w:val="31"/>
        </w:rPr>
        <w:t>重</w:t>
      </w:r>
      <w:r>
        <w:rPr>
          <w:rFonts w:ascii="仿宋" w:hAnsi="仿宋" w:eastAsia="仿宋" w:cs="仿宋"/>
          <w:spacing w:val="9"/>
          <w:sz w:val="31"/>
          <w:szCs w:val="31"/>
        </w:rPr>
        <w:t>要依据，是社会信用体系的重要组成部分，是党的重要执</w:t>
      </w:r>
      <w:r>
        <w:rPr>
          <w:rFonts w:ascii="仿宋" w:hAnsi="仿宋" w:eastAsia="仿宋" w:cs="仿宋"/>
          <w:spacing w:val="11"/>
          <w:sz w:val="31"/>
          <w:szCs w:val="31"/>
        </w:rPr>
        <w:t>政</w:t>
      </w:r>
      <w:r>
        <w:rPr>
          <w:rFonts w:ascii="仿宋" w:hAnsi="仿宋" w:eastAsia="仿宋" w:cs="仿宋"/>
          <w:spacing w:val="8"/>
          <w:sz w:val="31"/>
          <w:szCs w:val="31"/>
        </w:rPr>
        <w:t>资源，属于党和国家所有。</w:t>
      </w:r>
    </w:p>
    <w:p w14:paraId="65E99206">
      <w:pPr>
        <w:spacing w:line="240" w:lineRule="auto"/>
        <w:ind w:left="0" w:right="0" w:firstLine="0"/>
        <w:rPr>
          <w:rFonts w:hint="default" w:ascii="仿宋" w:hAnsi="仿宋" w:eastAsia="仿宋" w:cs="仿宋"/>
          <w:spacing w:val="8"/>
          <w:sz w:val="31"/>
          <w:szCs w:val="31"/>
          <w:lang w:val="en-US" w:eastAsia="zh-CN"/>
        </w:rPr>
      </w:pPr>
      <w:r>
        <w:rPr>
          <w:rFonts w:hint="eastAsia" w:ascii="仿宋" w:hAnsi="仿宋" w:eastAsia="仿宋" w:cs="仿宋"/>
          <w:spacing w:val="8"/>
          <w:sz w:val="31"/>
          <w:szCs w:val="31"/>
          <w:lang w:val="en-US" w:eastAsia="zh-CN"/>
        </w:rPr>
        <w:t>///</w:t>
      </w:r>
    </w:p>
    <w:p w14:paraId="4986BF5B">
      <w:pPr>
        <w:spacing w:before="213" w:line="334" w:lineRule="auto"/>
        <w:ind w:left="21" w:firstLine="644"/>
        <w:rPr>
          <w:rFonts w:ascii="仿宋" w:hAnsi="仿宋" w:eastAsia="仿宋" w:cs="仿宋"/>
          <w:spacing w:val="8"/>
          <w:sz w:val="31"/>
          <w:szCs w:val="31"/>
        </w:rPr>
      </w:pPr>
      <w:r>
        <w:rPr>
          <w:rFonts w:ascii="黑体" w:hAnsi="黑体" w:eastAsia="黑体" w:cs="黑体"/>
          <w:spacing w:val="12"/>
          <w:sz w:val="31"/>
          <w:szCs w:val="31"/>
        </w:rPr>
        <w:t>第五</w:t>
      </w:r>
      <w:r>
        <w:rPr>
          <w:rFonts w:ascii="黑体" w:hAnsi="黑体" w:eastAsia="黑体" w:cs="黑体"/>
          <w:spacing w:val="9"/>
          <w:sz w:val="31"/>
          <w:szCs w:val="31"/>
        </w:rPr>
        <w:t>条</w:t>
      </w:r>
      <w:r>
        <w:rPr>
          <w:rFonts w:ascii="仿宋" w:hAnsi="仿宋" w:eastAsia="仿宋" w:cs="仿宋"/>
          <w:spacing w:val="6"/>
          <w:sz w:val="31"/>
          <w:szCs w:val="31"/>
        </w:rPr>
        <w:t>干部人事档案工作必须坚持以马克思列宁主义、</w:t>
      </w:r>
      <w:r>
        <w:rPr>
          <w:rFonts w:ascii="仿宋" w:hAnsi="仿宋" w:eastAsia="仿宋" w:cs="仿宋"/>
          <w:spacing w:val="-4"/>
          <w:sz w:val="31"/>
          <w:szCs w:val="31"/>
        </w:rPr>
        <w:t>毛泽东思想、</w:t>
      </w:r>
      <w:r>
        <w:rPr>
          <w:rFonts w:ascii="仿宋" w:hAnsi="仿宋" w:eastAsia="仿宋" w:cs="仿宋"/>
          <w:spacing w:val="-3"/>
          <w:sz w:val="31"/>
          <w:szCs w:val="31"/>
        </w:rPr>
        <w:t>邓</w:t>
      </w:r>
      <w:r>
        <w:rPr>
          <w:rFonts w:ascii="仿宋" w:hAnsi="仿宋" w:eastAsia="仿宋" w:cs="仿宋"/>
          <w:spacing w:val="-2"/>
          <w:sz w:val="31"/>
          <w:szCs w:val="31"/>
        </w:rPr>
        <w:t>小平理论、“三个代表”重要思想、科学发</w:t>
      </w:r>
      <w:r>
        <w:rPr>
          <w:rFonts w:ascii="仿宋" w:hAnsi="仿宋" w:eastAsia="仿宋" w:cs="仿宋"/>
          <w:spacing w:val="6"/>
          <w:sz w:val="31"/>
          <w:szCs w:val="31"/>
        </w:rPr>
        <w:t>展</w:t>
      </w:r>
      <w:r>
        <w:rPr>
          <w:rFonts w:ascii="仿宋" w:hAnsi="仿宋" w:eastAsia="仿宋" w:cs="仿宋"/>
          <w:spacing w:val="5"/>
          <w:sz w:val="31"/>
          <w:szCs w:val="31"/>
        </w:rPr>
        <w:t>观</w:t>
      </w:r>
      <w:r>
        <w:rPr>
          <w:rFonts w:ascii="仿宋" w:hAnsi="仿宋" w:eastAsia="仿宋" w:cs="仿宋"/>
          <w:spacing w:val="3"/>
          <w:sz w:val="31"/>
          <w:szCs w:val="31"/>
        </w:rPr>
        <w:t>、习近平新时代中国特色社会主义思想为指导，坚持和</w:t>
      </w:r>
      <w:r>
        <w:rPr>
          <w:rFonts w:ascii="仿宋" w:hAnsi="仿宋" w:eastAsia="仿宋" w:cs="仿宋"/>
          <w:spacing w:val="16"/>
          <w:sz w:val="31"/>
          <w:szCs w:val="31"/>
        </w:rPr>
        <w:t>加</w:t>
      </w:r>
      <w:r>
        <w:rPr>
          <w:rFonts w:ascii="仿宋" w:hAnsi="仿宋" w:eastAsia="仿宋" w:cs="仿宋"/>
          <w:spacing w:val="9"/>
          <w:sz w:val="31"/>
          <w:szCs w:val="31"/>
        </w:rPr>
        <w:t>强党的全面领导，坚持党要管党、全面从严治党，坚持德</w:t>
      </w:r>
      <w:r>
        <w:rPr>
          <w:rFonts w:ascii="仿宋" w:hAnsi="仿宋" w:eastAsia="仿宋" w:cs="仿宋"/>
          <w:spacing w:val="8"/>
          <w:sz w:val="31"/>
          <w:szCs w:val="31"/>
        </w:rPr>
        <w:t>才兼备、</w:t>
      </w:r>
      <w:r>
        <w:rPr>
          <w:rFonts w:ascii="仿宋" w:hAnsi="仿宋" w:eastAsia="仿宋" w:cs="仿宋"/>
          <w:spacing w:val="4"/>
          <w:sz w:val="31"/>
          <w:szCs w:val="31"/>
        </w:rPr>
        <w:t>以德为先、任人唯贤，坚持科学管理、改革创新，</w:t>
      </w:r>
      <w:r>
        <w:rPr>
          <w:rFonts w:ascii="仿宋" w:hAnsi="仿宋" w:eastAsia="仿宋" w:cs="仿宋"/>
          <w:spacing w:val="16"/>
          <w:sz w:val="31"/>
          <w:szCs w:val="31"/>
        </w:rPr>
        <w:t>服</w:t>
      </w:r>
      <w:r>
        <w:rPr>
          <w:rFonts w:ascii="仿宋" w:hAnsi="仿宋" w:eastAsia="仿宋" w:cs="仿宋"/>
          <w:spacing w:val="9"/>
          <w:sz w:val="31"/>
          <w:szCs w:val="31"/>
        </w:rPr>
        <w:t>务广大干部人才，服务党的建设新的伟大工程，服务新时</w:t>
      </w:r>
      <w:r>
        <w:rPr>
          <w:rFonts w:ascii="仿宋" w:hAnsi="仿宋" w:eastAsia="仿宋" w:cs="仿宋"/>
          <w:spacing w:val="14"/>
          <w:sz w:val="31"/>
          <w:szCs w:val="31"/>
        </w:rPr>
        <w:t>代</w:t>
      </w:r>
      <w:r>
        <w:rPr>
          <w:rFonts w:ascii="仿宋" w:hAnsi="仿宋" w:eastAsia="仿宋" w:cs="仿宋"/>
          <w:spacing w:val="8"/>
          <w:sz w:val="31"/>
          <w:szCs w:val="31"/>
        </w:rPr>
        <w:t>中国特色社会主义伟大事业。</w:t>
      </w:r>
    </w:p>
    <w:p w14:paraId="01583D23">
      <w:pPr>
        <w:spacing w:line="240" w:lineRule="auto"/>
        <w:ind w:left="0" w:firstLine="0"/>
        <w:rPr>
          <w:rFonts w:hint="default" w:ascii="仿宋" w:hAnsi="仿宋" w:eastAsia="仿宋" w:cs="仿宋"/>
          <w:spacing w:val="8"/>
          <w:sz w:val="31"/>
          <w:szCs w:val="31"/>
          <w:lang w:val="en-US" w:eastAsia="zh-CN"/>
        </w:rPr>
      </w:pPr>
      <w:r>
        <w:rPr>
          <w:rFonts w:hint="eastAsia" w:ascii="仿宋" w:hAnsi="仿宋" w:eastAsia="仿宋" w:cs="仿宋"/>
          <w:spacing w:val="8"/>
          <w:sz w:val="31"/>
          <w:szCs w:val="31"/>
          <w:lang w:val="en-US" w:eastAsia="zh-CN"/>
        </w:rPr>
        <w:t>///</w:t>
      </w:r>
    </w:p>
    <w:p w14:paraId="56476EDC">
      <w:pPr>
        <w:spacing w:line="242" w:lineRule="auto"/>
        <w:ind w:left="666"/>
        <w:rPr>
          <w:rFonts w:ascii="仿宋" w:hAnsi="仿宋" w:eastAsia="仿宋" w:cs="仿宋"/>
          <w:sz w:val="31"/>
          <w:szCs w:val="31"/>
        </w:rPr>
      </w:pPr>
      <w:r>
        <w:rPr>
          <w:rFonts w:ascii="黑体" w:hAnsi="黑体" w:eastAsia="黑体" w:cs="黑体"/>
          <w:spacing w:val="16"/>
          <w:sz w:val="31"/>
          <w:szCs w:val="31"/>
        </w:rPr>
        <w:t>第</w:t>
      </w:r>
      <w:r>
        <w:rPr>
          <w:rFonts w:ascii="黑体" w:hAnsi="黑体" w:eastAsia="黑体" w:cs="黑体"/>
          <w:spacing w:val="10"/>
          <w:sz w:val="31"/>
          <w:szCs w:val="31"/>
        </w:rPr>
        <w:t>六</w:t>
      </w:r>
      <w:r>
        <w:rPr>
          <w:rFonts w:ascii="黑体" w:hAnsi="黑体" w:eastAsia="黑体" w:cs="黑体"/>
          <w:spacing w:val="8"/>
          <w:sz w:val="31"/>
          <w:szCs w:val="31"/>
        </w:rPr>
        <w:t>条</w:t>
      </w:r>
      <w:r>
        <w:rPr>
          <w:rFonts w:ascii="仿宋" w:hAnsi="仿宋" w:eastAsia="仿宋" w:cs="仿宋"/>
          <w:spacing w:val="8"/>
          <w:sz w:val="31"/>
          <w:szCs w:val="31"/>
        </w:rPr>
        <w:t>干部人事档案工作应当遵循下列原则：</w:t>
      </w:r>
    </w:p>
    <w:p w14:paraId="57830EE2">
      <w:pPr>
        <w:spacing w:before="165" w:line="222" w:lineRule="auto"/>
        <w:ind w:left="654"/>
        <w:rPr>
          <w:rFonts w:ascii="仿宋" w:hAnsi="仿宋" w:eastAsia="仿宋" w:cs="仿宋"/>
          <w:sz w:val="31"/>
          <w:szCs w:val="31"/>
        </w:rPr>
      </w:pPr>
      <w:r>
        <w:rPr>
          <w:rFonts w:ascii="仿宋" w:hAnsi="仿宋" w:eastAsia="仿宋" w:cs="仿宋"/>
          <w:spacing w:val="-4"/>
          <w:sz w:val="31"/>
          <w:szCs w:val="31"/>
        </w:rPr>
        <w:t>(一</w:t>
      </w:r>
      <w:r>
        <w:rPr>
          <w:rFonts w:ascii="仿宋" w:hAnsi="仿宋" w:eastAsia="仿宋" w:cs="仿宋"/>
          <w:spacing w:val="-2"/>
          <w:sz w:val="31"/>
          <w:szCs w:val="31"/>
        </w:rPr>
        <w:t>)党管干部、党管人才；</w:t>
      </w:r>
    </w:p>
    <w:p w14:paraId="3AA1AF4A">
      <w:pPr>
        <w:spacing w:before="188" w:line="223" w:lineRule="auto"/>
        <w:ind w:left="654"/>
        <w:rPr>
          <w:rFonts w:ascii="仿宋" w:hAnsi="仿宋" w:eastAsia="仿宋" w:cs="仿宋"/>
          <w:sz w:val="31"/>
          <w:szCs w:val="31"/>
        </w:rPr>
      </w:pPr>
      <w:r>
        <w:rPr>
          <w:rFonts w:ascii="仿宋" w:hAnsi="仿宋" w:eastAsia="仿宋" w:cs="仿宋"/>
          <w:spacing w:val="-4"/>
          <w:sz w:val="31"/>
          <w:szCs w:val="31"/>
        </w:rPr>
        <w:t>(二</w:t>
      </w:r>
      <w:r>
        <w:rPr>
          <w:rFonts w:ascii="仿宋" w:hAnsi="仿宋" w:eastAsia="仿宋" w:cs="仿宋"/>
          <w:spacing w:val="-2"/>
          <w:sz w:val="31"/>
          <w:szCs w:val="31"/>
        </w:rPr>
        <w:t>)依规依法、全面从严；</w:t>
      </w:r>
    </w:p>
    <w:p w14:paraId="468B4BB7">
      <w:pPr>
        <w:spacing w:before="184" w:line="224" w:lineRule="auto"/>
        <w:ind w:left="654"/>
        <w:rPr>
          <w:rFonts w:ascii="仿宋" w:hAnsi="仿宋" w:eastAsia="仿宋" w:cs="仿宋"/>
          <w:sz w:val="31"/>
          <w:szCs w:val="31"/>
        </w:rPr>
      </w:pPr>
      <w:r>
        <w:rPr>
          <w:rFonts w:ascii="仿宋" w:hAnsi="仿宋" w:eastAsia="仿宋" w:cs="仿宋"/>
          <w:spacing w:val="-4"/>
          <w:sz w:val="31"/>
          <w:szCs w:val="31"/>
        </w:rPr>
        <w:t>(三</w:t>
      </w:r>
      <w:r>
        <w:rPr>
          <w:rFonts w:ascii="仿宋" w:hAnsi="仿宋" w:eastAsia="仿宋" w:cs="仿宋"/>
          <w:spacing w:val="-2"/>
          <w:sz w:val="31"/>
          <w:szCs w:val="31"/>
        </w:rPr>
        <w:t>)分级负责、集中管理；</w:t>
      </w:r>
    </w:p>
    <w:p w14:paraId="121F1A5C">
      <w:pPr>
        <w:spacing w:before="184" w:line="222" w:lineRule="auto"/>
        <w:ind w:left="654"/>
        <w:rPr>
          <w:rFonts w:ascii="仿宋" w:hAnsi="仿宋" w:eastAsia="仿宋" w:cs="仿宋"/>
          <w:sz w:val="31"/>
          <w:szCs w:val="31"/>
        </w:rPr>
      </w:pPr>
      <w:r>
        <w:rPr>
          <w:rFonts w:ascii="仿宋" w:hAnsi="仿宋" w:eastAsia="仿宋" w:cs="仿宋"/>
          <w:spacing w:val="-4"/>
          <w:sz w:val="31"/>
          <w:szCs w:val="31"/>
        </w:rPr>
        <w:t>(四</w:t>
      </w:r>
      <w:r>
        <w:rPr>
          <w:rFonts w:ascii="仿宋" w:hAnsi="仿宋" w:eastAsia="仿宋" w:cs="仿宋"/>
          <w:spacing w:val="-2"/>
          <w:sz w:val="31"/>
          <w:szCs w:val="31"/>
        </w:rPr>
        <w:t>)真实准确、完整规范；</w:t>
      </w:r>
    </w:p>
    <w:p w14:paraId="5266E085">
      <w:pPr>
        <w:spacing w:before="188" w:line="222" w:lineRule="auto"/>
        <w:ind w:left="654"/>
        <w:rPr>
          <w:rFonts w:ascii="仿宋" w:hAnsi="仿宋" w:eastAsia="仿宋" w:cs="仿宋"/>
          <w:spacing w:val="-2"/>
          <w:sz w:val="31"/>
          <w:szCs w:val="31"/>
        </w:rPr>
      </w:pPr>
      <w:bookmarkStart w:id="1" w:name="_bookmark2"/>
      <w:bookmarkEnd w:id="1"/>
      <w:r>
        <w:rPr>
          <w:rFonts w:ascii="仿宋" w:hAnsi="仿宋" w:eastAsia="仿宋" w:cs="仿宋"/>
          <w:spacing w:val="-4"/>
          <w:sz w:val="31"/>
          <w:szCs w:val="31"/>
        </w:rPr>
        <w:t>(五</w:t>
      </w:r>
      <w:r>
        <w:rPr>
          <w:rFonts w:ascii="仿宋" w:hAnsi="仿宋" w:eastAsia="仿宋" w:cs="仿宋"/>
          <w:spacing w:val="-2"/>
          <w:sz w:val="31"/>
          <w:szCs w:val="31"/>
        </w:rPr>
        <w:t>)方便利用、安全保密。</w:t>
      </w:r>
    </w:p>
    <w:p w14:paraId="1C68D793">
      <w:pPr>
        <w:spacing w:line="240" w:lineRule="auto"/>
        <w:ind w:left="0"/>
        <w:rPr>
          <w:rFonts w:hint="default" w:ascii="仿宋" w:hAnsi="仿宋" w:eastAsia="仿宋" w:cs="仿宋"/>
          <w:spacing w:val="-2"/>
          <w:sz w:val="31"/>
          <w:szCs w:val="31"/>
          <w:lang w:val="en-US" w:eastAsia="zh-CN"/>
        </w:rPr>
      </w:pPr>
      <w:r>
        <w:rPr>
          <w:rFonts w:hint="eastAsia" w:ascii="仿宋" w:hAnsi="仿宋" w:eastAsia="仿宋" w:cs="仿宋"/>
          <w:spacing w:val="-2"/>
          <w:sz w:val="31"/>
          <w:szCs w:val="31"/>
          <w:lang w:val="en-US" w:eastAsia="zh-CN"/>
        </w:rPr>
        <w:t>///</w:t>
      </w:r>
    </w:p>
    <w:p w14:paraId="2B8C8C68">
      <w:pPr>
        <w:spacing w:before="173" w:line="411" w:lineRule="exact"/>
        <w:ind w:left="2432"/>
        <w:outlineLvl w:val="0"/>
        <w:rPr>
          <w:rFonts w:ascii="黑体" w:hAnsi="黑体" w:eastAsia="黑体" w:cs="黑体"/>
          <w:spacing w:val="6"/>
          <w:position w:val="1"/>
          <w:sz w:val="31"/>
          <w:szCs w:val="31"/>
        </w:rPr>
      </w:pPr>
      <w:r>
        <w:rPr>
          <w:rFonts w:ascii="黑体" w:hAnsi="黑体" w:eastAsia="黑体" w:cs="黑体"/>
          <w:spacing w:val="6"/>
          <w:position w:val="1"/>
          <w:sz w:val="31"/>
          <w:szCs w:val="31"/>
        </w:rPr>
        <w:t>第二章管理体制与职责</w:t>
      </w:r>
    </w:p>
    <w:p w14:paraId="4403E18A">
      <w:pPr>
        <w:spacing w:line="240" w:lineRule="auto"/>
        <w:ind w:left="0"/>
        <w:outlineLvl w:val="0"/>
        <w:rPr>
          <w:rFonts w:hint="default" w:ascii="黑体" w:hAnsi="黑体" w:eastAsia="黑体" w:cs="黑体"/>
          <w:spacing w:val="6"/>
          <w:position w:val="1"/>
          <w:sz w:val="31"/>
          <w:szCs w:val="31"/>
          <w:lang w:val="en-US" w:eastAsia="zh-CN"/>
        </w:rPr>
      </w:pPr>
      <w:r>
        <w:rPr>
          <w:rFonts w:hint="eastAsia" w:ascii="黑体" w:hAnsi="黑体" w:eastAsia="黑体" w:cs="黑体"/>
          <w:spacing w:val="6"/>
          <w:position w:val="1"/>
          <w:sz w:val="31"/>
          <w:szCs w:val="31"/>
          <w:lang w:val="en-US" w:eastAsia="zh-CN"/>
        </w:rPr>
        <w:t>///</w:t>
      </w:r>
    </w:p>
    <w:p w14:paraId="232C5E37">
      <w:pPr>
        <w:spacing w:before="151" w:line="333" w:lineRule="auto"/>
        <w:ind w:left="30" w:right="104" w:firstLine="635"/>
        <w:rPr>
          <w:rFonts w:ascii="仿宋" w:hAnsi="仿宋" w:eastAsia="仿宋" w:cs="仿宋"/>
          <w:spacing w:val="8"/>
          <w:sz w:val="31"/>
          <w:szCs w:val="31"/>
        </w:rPr>
      </w:pPr>
      <w:r>
        <w:rPr>
          <w:rFonts w:ascii="黑体" w:hAnsi="黑体" w:eastAsia="黑体" w:cs="黑体"/>
          <w:spacing w:val="26"/>
          <w:sz w:val="31"/>
          <w:szCs w:val="31"/>
        </w:rPr>
        <w:t>第</w:t>
      </w:r>
      <w:r>
        <w:rPr>
          <w:rFonts w:ascii="黑体" w:hAnsi="黑体" w:eastAsia="黑体" w:cs="黑体"/>
          <w:spacing w:val="15"/>
          <w:sz w:val="31"/>
          <w:szCs w:val="31"/>
        </w:rPr>
        <w:t>七条</w:t>
      </w:r>
      <w:r>
        <w:rPr>
          <w:rFonts w:ascii="仿宋" w:hAnsi="仿宋" w:eastAsia="仿宋" w:cs="仿宋"/>
          <w:spacing w:val="15"/>
          <w:sz w:val="31"/>
          <w:szCs w:val="31"/>
        </w:rPr>
        <w:t>华润啤酒党委领导啤酒干部人事档案工作，贯</w:t>
      </w:r>
      <w:r>
        <w:rPr>
          <w:rFonts w:ascii="仿宋" w:hAnsi="仿宋" w:eastAsia="仿宋" w:cs="仿宋"/>
          <w:spacing w:val="9"/>
          <w:sz w:val="31"/>
          <w:szCs w:val="31"/>
        </w:rPr>
        <w:t>彻落实集团相关部署要求，审议档案组织认定结果，研究</w:t>
      </w:r>
      <w:r>
        <w:rPr>
          <w:rFonts w:ascii="仿宋" w:hAnsi="仿宋" w:eastAsia="仿宋" w:cs="仿宋"/>
          <w:spacing w:val="7"/>
          <w:sz w:val="31"/>
          <w:szCs w:val="31"/>
        </w:rPr>
        <w:t>解</w:t>
      </w:r>
      <w:r>
        <w:rPr>
          <w:rFonts w:ascii="仿宋" w:hAnsi="仿宋" w:eastAsia="仿宋" w:cs="仿宋"/>
          <w:spacing w:val="12"/>
          <w:sz w:val="31"/>
          <w:szCs w:val="31"/>
        </w:rPr>
        <w:t>决</w:t>
      </w:r>
      <w:r>
        <w:rPr>
          <w:rFonts w:ascii="仿宋" w:hAnsi="仿宋" w:eastAsia="仿宋" w:cs="仿宋"/>
          <w:spacing w:val="8"/>
          <w:sz w:val="31"/>
          <w:szCs w:val="31"/>
        </w:rPr>
        <w:t>工作机构、经费和条件保障等问题。</w:t>
      </w:r>
    </w:p>
    <w:p w14:paraId="5C79F466">
      <w:pPr>
        <w:spacing w:line="240" w:lineRule="auto"/>
        <w:ind w:left="0" w:right="0" w:firstLine="0"/>
        <w:rPr>
          <w:rFonts w:hint="default" w:ascii="仿宋" w:hAnsi="仿宋" w:eastAsia="仿宋" w:cs="仿宋"/>
          <w:spacing w:val="8"/>
          <w:sz w:val="31"/>
          <w:szCs w:val="31"/>
          <w:lang w:val="en-US" w:eastAsia="zh-CN"/>
        </w:rPr>
      </w:pPr>
      <w:r>
        <w:rPr>
          <w:rFonts w:hint="eastAsia" w:ascii="仿宋" w:hAnsi="仿宋" w:eastAsia="仿宋" w:cs="仿宋"/>
          <w:spacing w:val="8"/>
          <w:sz w:val="31"/>
          <w:szCs w:val="31"/>
          <w:lang w:val="en-US" w:eastAsia="zh-CN"/>
        </w:rPr>
        <w:t>///</w:t>
      </w:r>
    </w:p>
    <w:p w14:paraId="520561DF">
      <w:pPr>
        <w:spacing w:before="5" w:line="335" w:lineRule="auto"/>
        <w:ind w:left="20" w:right="15" w:firstLine="646"/>
        <w:rPr>
          <w:rFonts w:ascii="仿宋" w:hAnsi="仿宋" w:eastAsia="仿宋" w:cs="仿宋"/>
          <w:sz w:val="31"/>
          <w:szCs w:val="31"/>
        </w:rPr>
      </w:pPr>
      <w:r>
        <w:rPr>
          <w:rFonts w:ascii="黑体" w:hAnsi="黑体" w:eastAsia="黑体" w:cs="黑体"/>
          <w:spacing w:val="26"/>
          <w:sz w:val="31"/>
          <w:szCs w:val="31"/>
        </w:rPr>
        <w:t>第</w:t>
      </w:r>
      <w:r>
        <w:rPr>
          <w:rFonts w:ascii="黑体" w:hAnsi="黑体" w:eastAsia="黑体" w:cs="黑体"/>
          <w:spacing w:val="15"/>
          <w:sz w:val="31"/>
          <w:szCs w:val="31"/>
        </w:rPr>
        <w:t>八条</w:t>
      </w:r>
      <w:r>
        <w:rPr>
          <w:rFonts w:ascii="仿宋" w:hAnsi="仿宋" w:eastAsia="仿宋" w:cs="仿宋"/>
          <w:spacing w:val="15"/>
          <w:sz w:val="31"/>
          <w:szCs w:val="31"/>
        </w:rPr>
        <w:t>华润啤酒人力资源部负责干部人事档案工作的</w:t>
      </w:r>
      <w:r>
        <w:rPr>
          <w:rFonts w:ascii="仿宋" w:hAnsi="仿宋" w:eastAsia="仿宋" w:cs="仿宋"/>
          <w:spacing w:val="14"/>
          <w:sz w:val="31"/>
          <w:szCs w:val="31"/>
        </w:rPr>
        <w:t>相</w:t>
      </w:r>
      <w:r>
        <w:rPr>
          <w:rFonts w:ascii="仿宋" w:hAnsi="仿宋" w:eastAsia="仿宋" w:cs="仿宋"/>
          <w:spacing w:val="9"/>
          <w:sz w:val="31"/>
          <w:szCs w:val="31"/>
        </w:rPr>
        <w:t>关政策研究、制度建设，传达和贯彻落实中央及集团相关</w:t>
      </w:r>
      <w:r>
        <w:rPr>
          <w:rFonts w:ascii="仿宋" w:hAnsi="仿宋" w:eastAsia="仿宋" w:cs="仿宋"/>
          <w:spacing w:val="1"/>
          <w:sz w:val="31"/>
          <w:szCs w:val="31"/>
        </w:rPr>
        <w:t>工作部署，并对各单位进行工作指导，协调服务</w:t>
      </w:r>
      <w:r>
        <w:rPr>
          <w:rFonts w:ascii="仿宋" w:hAnsi="仿宋" w:eastAsia="仿宋" w:cs="仿宋"/>
          <w:sz w:val="31"/>
          <w:szCs w:val="31"/>
        </w:rPr>
        <w:t>和监督检查。</w:t>
      </w:r>
    </w:p>
    <w:p w14:paraId="337B9F15">
      <w:pPr>
        <w:spacing w:line="338" w:lineRule="auto"/>
        <w:ind w:left="19" w:right="104" w:firstLine="439"/>
        <w:rPr>
          <w:rFonts w:ascii="仿宋" w:hAnsi="仿宋" w:eastAsia="仿宋" w:cs="仿宋"/>
          <w:spacing w:val="8"/>
          <w:sz w:val="31"/>
          <w:szCs w:val="31"/>
        </w:rPr>
      </w:pPr>
      <w:r>
        <w:rPr>
          <w:rFonts w:ascii="仿宋" w:hAnsi="仿宋" w:eastAsia="仿宋" w:cs="仿宋"/>
          <w:spacing w:val="8"/>
          <w:sz w:val="31"/>
          <w:szCs w:val="31"/>
        </w:rPr>
        <w:t>建立由</w:t>
      </w:r>
      <w:r>
        <w:rPr>
          <w:rFonts w:ascii="仿宋" w:hAnsi="仿宋" w:eastAsia="仿宋" w:cs="仿宋"/>
          <w:spacing w:val="6"/>
          <w:sz w:val="31"/>
          <w:szCs w:val="31"/>
        </w:rPr>
        <w:t>华</w:t>
      </w:r>
      <w:r>
        <w:rPr>
          <w:rFonts w:ascii="仿宋" w:hAnsi="仿宋" w:eastAsia="仿宋" w:cs="仿宋"/>
          <w:spacing w:val="4"/>
          <w:sz w:val="31"/>
          <w:szCs w:val="31"/>
        </w:rPr>
        <w:t>润啤酒党委组织部牵头，监察、党群、审计等其</w:t>
      </w:r>
      <w:r>
        <w:rPr>
          <w:rFonts w:ascii="仿宋" w:hAnsi="仿宋" w:eastAsia="仿宋" w:cs="仿宋"/>
          <w:spacing w:val="18"/>
          <w:sz w:val="31"/>
          <w:szCs w:val="31"/>
        </w:rPr>
        <w:t>他</w:t>
      </w:r>
      <w:r>
        <w:rPr>
          <w:rFonts w:ascii="仿宋" w:hAnsi="仿宋" w:eastAsia="仿宋" w:cs="仿宋"/>
          <w:spacing w:val="9"/>
          <w:sz w:val="31"/>
          <w:szCs w:val="31"/>
        </w:rPr>
        <w:t>相关部门共同参与的干部人事档案工作协调配合机制，研</w:t>
      </w:r>
      <w:r>
        <w:rPr>
          <w:rFonts w:ascii="仿宋" w:hAnsi="仿宋" w:eastAsia="仿宋" w:cs="仿宋"/>
          <w:spacing w:val="18"/>
          <w:sz w:val="31"/>
          <w:szCs w:val="31"/>
        </w:rPr>
        <w:t>究</w:t>
      </w:r>
      <w:r>
        <w:rPr>
          <w:rFonts w:ascii="仿宋" w:hAnsi="仿宋" w:eastAsia="仿宋" w:cs="仿宋"/>
          <w:spacing w:val="9"/>
          <w:sz w:val="31"/>
          <w:szCs w:val="31"/>
        </w:rPr>
        <w:t>完善相关业务标准和操作规范，解决有关问题，促进工作</w:t>
      </w:r>
      <w:r>
        <w:rPr>
          <w:rFonts w:ascii="仿宋" w:hAnsi="仿宋" w:eastAsia="仿宋" w:cs="仿宋"/>
          <w:spacing w:val="10"/>
          <w:sz w:val="31"/>
          <w:szCs w:val="31"/>
        </w:rPr>
        <w:t>有</w:t>
      </w:r>
      <w:r>
        <w:rPr>
          <w:rFonts w:ascii="仿宋" w:hAnsi="仿宋" w:eastAsia="仿宋" w:cs="仿宋"/>
          <w:spacing w:val="8"/>
          <w:sz w:val="31"/>
          <w:szCs w:val="31"/>
        </w:rPr>
        <w:t>机衔接、协同推进。</w:t>
      </w:r>
    </w:p>
    <w:p w14:paraId="347A457F">
      <w:pPr>
        <w:spacing w:line="240" w:lineRule="auto"/>
        <w:ind w:left="0" w:right="0" w:firstLine="0"/>
        <w:rPr>
          <w:rFonts w:hint="eastAsia" w:ascii="仿宋" w:hAnsi="仿宋" w:eastAsia="仿宋" w:cs="仿宋"/>
          <w:spacing w:val="8"/>
          <w:sz w:val="31"/>
          <w:szCs w:val="31"/>
          <w:lang w:val="en-US" w:eastAsia="zh-CN"/>
        </w:rPr>
      </w:pPr>
      <w:r>
        <w:rPr>
          <w:rFonts w:hint="eastAsia" w:ascii="仿宋" w:hAnsi="仿宋" w:eastAsia="仿宋" w:cs="仿宋"/>
          <w:spacing w:val="8"/>
          <w:sz w:val="31"/>
          <w:szCs w:val="31"/>
          <w:lang w:val="en-US" w:eastAsia="zh-CN"/>
        </w:rPr>
        <w:t>///</w:t>
      </w:r>
    </w:p>
    <w:p w14:paraId="39A6AB56">
      <w:pPr>
        <w:spacing w:before="218" w:line="335" w:lineRule="auto"/>
        <w:ind w:left="25" w:right="33" w:firstLine="640"/>
        <w:rPr>
          <w:rFonts w:ascii="仿宋" w:hAnsi="仿宋" w:eastAsia="仿宋" w:cs="仿宋"/>
          <w:sz w:val="31"/>
          <w:szCs w:val="31"/>
        </w:rPr>
      </w:pPr>
      <w:r>
        <w:rPr>
          <w:rFonts w:ascii="黑体" w:hAnsi="黑体" w:eastAsia="黑体" w:cs="黑体"/>
          <w:spacing w:val="16"/>
          <w:sz w:val="31"/>
          <w:szCs w:val="31"/>
        </w:rPr>
        <w:t>第</w:t>
      </w:r>
      <w:r>
        <w:rPr>
          <w:rFonts w:ascii="黑体" w:hAnsi="黑体" w:eastAsia="黑体" w:cs="黑体"/>
          <w:spacing w:val="8"/>
          <w:sz w:val="31"/>
          <w:szCs w:val="31"/>
        </w:rPr>
        <w:t>九条</w:t>
      </w:r>
      <w:r>
        <w:rPr>
          <w:rFonts w:ascii="仿宋" w:hAnsi="仿宋" w:eastAsia="仿宋" w:cs="仿宋"/>
          <w:spacing w:val="8"/>
          <w:sz w:val="31"/>
          <w:szCs w:val="31"/>
        </w:rPr>
        <w:t>华润啤酒人力资源部人力资源共享中心(以下</w:t>
      </w:r>
      <w:r>
        <w:rPr>
          <w:rFonts w:ascii="仿宋" w:hAnsi="仿宋" w:eastAsia="仿宋" w:cs="仿宋"/>
          <w:spacing w:val="3"/>
          <w:sz w:val="31"/>
          <w:szCs w:val="31"/>
        </w:rPr>
        <w:t>简称“人力资源共享中心”)，负责管理本办法适用范围</w:t>
      </w:r>
      <w:r>
        <w:rPr>
          <w:rFonts w:ascii="仿宋" w:hAnsi="仿宋" w:eastAsia="仿宋" w:cs="仿宋"/>
          <w:spacing w:val="1"/>
          <w:sz w:val="31"/>
          <w:szCs w:val="31"/>
        </w:rPr>
        <w:t>内</w:t>
      </w:r>
      <w:r>
        <w:rPr>
          <w:rFonts w:ascii="仿宋" w:hAnsi="仿宋" w:eastAsia="仿宋" w:cs="仿宋"/>
          <w:spacing w:val="12"/>
          <w:sz w:val="31"/>
          <w:szCs w:val="31"/>
        </w:rPr>
        <w:t>所</w:t>
      </w:r>
      <w:r>
        <w:rPr>
          <w:rFonts w:ascii="仿宋" w:hAnsi="仿宋" w:eastAsia="仿宋" w:cs="仿宋"/>
          <w:spacing w:val="9"/>
          <w:sz w:val="31"/>
          <w:szCs w:val="31"/>
        </w:rPr>
        <w:t>有人员的人事档案，健全干部人事档案审核等相关操作指</w:t>
      </w:r>
      <w:r>
        <w:rPr>
          <w:rFonts w:ascii="仿宋" w:hAnsi="仿宋" w:eastAsia="仿宋" w:cs="仿宋"/>
          <w:spacing w:val="10"/>
          <w:sz w:val="31"/>
          <w:szCs w:val="31"/>
        </w:rPr>
        <w:t>引</w:t>
      </w:r>
      <w:r>
        <w:rPr>
          <w:rFonts w:ascii="仿宋" w:hAnsi="仿宋" w:eastAsia="仿宋" w:cs="仿宋"/>
          <w:spacing w:val="8"/>
          <w:sz w:val="31"/>
          <w:szCs w:val="31"/>
        </w:rPr>
        <w:t>及规范，指定专人对接人事档案工作，每管理1000卷档</w:t>
      </w:r>
      <w:r>
        <w:rPr>
          <w:rFonts w:ascii="仿宋" w:hAnsi="仿宋" w:eastAsia="仿宋" w:cs="仿宋"/>
          <w:spacing w:val="-2"/>
          <w:sz w:val="31"/>
          <w:szCs w:val="31"/>
        </w:rPr>
        <w:t>案一般应</w:t>
      </w:r>
      <w:r>
        <w:rPr>
          <w:rFonts w:ascii="仿宋" w:hAnsi="仿宋" w:eastAsia="仿宋" w:cs="仿宋"/>
          <w:spacing w:val="-1"/>
          <w:sz w:val="31"/>
          <w:szCs w:val="31"/>
        </w:rPr>
        <w:t>当配备1名专职工作人员。</w:t>
      </w:r>
    </w:p>
    <w:p w14:paraId="10771330">
      <w:pPr>
        <w:spacing w:before="2" w:line="333" w:lineRule="auto"/>
        <w:ind w:left="21" w:right="89" w:firstLine="633"/>
        <w:rPr>
          <w:rFonts w:ascii="仿宋" w:hAnsi="仿宋" w:eastAsia="仿宋" w:cs="仿宋"/>
          <w:sz w:val="31"/>
          <w:szCs w:val="31"/>
        </w:rPr>
      </w:pPr>
      <w:r>
        <w:rPr>
          <w:rFonts w:ascii="仿宋" w:hAnsi="仿宋" w:eastAsia="仿宋" w:cs="仿宋"/>
          <w:spacing w:val="1"/>
          <w:sz w:val="31"/>
          <w:szCs w:val="31"/>
        </w:rPr>
        <w:t>(一)负责干部人事档案的建立</w:t>
      </w:r>
      <w:r>
        <w:rPr>
          <w:rFonts w:ascii="仿宋" w:hAnsi="仿宋" w:eastAsia="仿宋" w:cs="仿宋"/>
          <w:sz w:val="31"/>
          <w:szCs w:val="31"/>
        </w:rPr>
        <w:t>、调集、接收、保管、</w:t>
      </w:r>
      <w:r>
        <w:rPr>
          <w:rFonts w:ascii="仿宋" w:hAnsi="仿宋" w:eastAsia="仿宋" w:cs="仿宋"/>
          <w:spacing w:val="2"/>
          <w:sz w:val="31"/>
          <w:szCs w:val="31"/>
        </w:rPr>
        <w:t>转递、</w:t>
      </w:r>
      <w:r>
        <w:rPr>
          <w:rFonts w:ascii="仿宋" w:hAnsi="仿宋" w:eastAsia="仿宋" w:cs="仿宋"/>
          <w:spacing w:val="1"/>
          <w:sz w:val="31"/>
          <w:szCs w:val="31"/>
        </w:rPr>
        <w:t>统计和保密，档案材料的收集、鉴别、整理、归档，</w:t>
      </w:r>
      <w:r>
        <w:rPr>
          <w:rFonts w:ascii="仿宋" w:hAnsi="仿宋" w:eastAsia="仿宋" w:cs="仿宋"/>
          <w:spacing w:val="13"/>
          <w:sz w:val="31"/>
          <w:szCs w:val="31"/>
        </w:rPr>
        <w:t>档</w:t>
      </w:r>
      <w:r>
        <w:rPr>
          <w:rFonts w:ascii="仿宋" w:hAnsi="仿宋" w:eastAsia="仿宋" w:cs="仿宋"/>
          <w:spacing w:val="8"/>
          <w:sz w:val="31"/>
          <w:szCs w:val="31"/>
        </w:rPr>
        <w:t>案信息化等日常管理工作。</w:t>
      </w:r>
    </w:p>
    <w:p w14:paraId="28A998BC">
      <w:pPr>
        <w:spacing w:before="2" w:line="333" w:lineRule="auto"/>
        <w:ind w:left="21" w:right="36" w:firstLine="633"/>
        <w:rPr>
          <w:rFonts w:ascii="仿宋" w:hAnsi="仿宋" w:eastAsia="仿宋" w:cs="仿宋"/>
          <w:sz w:val="31"/>
          <w:szCs w:val="31"/>
        </w:rPr>
      </w:pPr>
      <w:r>
        <w:rPr>
          <w:rFonts w:ascii="仿宋" w:hAnsi="仿宋" w:eastAsia="仿宋" w:cs="仿宋"/>
          <w:spacing w:val="4"/>
          <w:sz w:val="31"/>
          <w:szCs w:val="31"/>
        </w:rPr>
        <w:t>(二)</w:t>
      </w:r>
      <w:r>
        <w:rPr>
          <w:rFonts w:ascii="仿宋" w:hAnsi="仿宋" w:eastAsia="仿宋" w:cs="仿宋"/>
          <w:spacing w:val="2"/>
          <w:sz w:val="31"/>
          <w:szCs w:val="31"/>
        </w:rPr>
        <w:t>负责干部人事档案的查(借)阅、复制、摘录、</w:t>
      </w:r>
      <w:r>
        <w:rPr>
          <w:rFonts w:ascii="仿宋" w:hAnsi="仿宋" w:eastAsia="仿宋" w:cs="仿宋"/>
          <w:spacing w:val="13"/>
          <w:sz w:val="31"/>
          <w:szCs w:val="31"/>
        </w:rPr>
        <w:t>档</w:t>
      </w:r>
      <w:r>
        <w:rPr>
          <w:rFonts w:ascii="仿宋" w:hAnsi="仿宋" w:eastAsia="仿宋" w:cs="仿宋"/>
          <w:spacing w:val="9"/>
          <w:sz w:val="31"/>
          <w:szCs w:val="31"/>
        </w:rPr>
        <w:t>案信息研究等利用工作，组织开展干部人事档案审核与组</w:t>
      </w:r>
      <w:r>
        <w:rPr>
          <w:rFonts w:ascii="仿宋" w:hAnsi="仿宋" w:eastAsia="仿宋" w:cs="仿宋"/>
          <w:spacing w:val="8"/>
          <w:sz w:val="31"/>
          <w:szCs w:val="31"/>
        </w:rPr>
        <w:t>织</w:t>
      </w:r>
      <w:r>
        <w:rPr>
          <w:rFonts w:ascii="仿宋" w:hAnsi="仿宋" w:eastAsia="仿宋" w:cs="仿宋"/>
          <w:spacing w:val="6"/>
          <w:sz w:val="31"/>
          <w:szCs w:val="31"/>
        </w:rPr>
        <w:t>认定工作。</w:t>
      </w:r>
    </w:p>
    <w:p w14:paraId="036A9C47">
      <w:pPr>
        <w:spacing w:before="2" w:line="333" w:lineRule="auto"/>
        <w:ind w:left="27" w:right="33" w:firstLine="626"/>
        <w:rPr>
          <w:rFonts w:ascii="仿宋" w:hAnsi="仿宋" w:eastAsia="仿宋" w:cs="仿宋"/>
          <w:sz w:val="31"/>
          <w:szCs w:val="31"/>
        </w:rPr>
      </w:pPr>
      <w:r>
        <w:rPr>
          <w:rFonts w:ascii="仿宋" w:hAnsi="仿宋" w:eastAsia="仿宋" w:cs="仿宋"/>
          <w:spacing w:val="4"/>
          <w:sz w:val="31"/>
          <w:szCs w:val="31"/>
        </w:rPr>
        <w:t>(三)配合有</w:t>
      </w:r>
      <w:r>
        <w:rPr>
          <w:rFonts w:ascii="仿宋" w:hAnsi="仿宋" w:eastAsia="仿宋" w:cs="仿宋"/>
          <w:spacing w:val="2"/>
          <w:sz w:val="31"/>
          <w:szCs w:val="31"/>
        </w:rPr>
        <w:t>关方面调查涉及干部人事档案的违规违纪</w:t>
      </w:r>
      <w:r>
        <w:rPr>
          <w:rFonts w:ascii="仿宋" w:hAnsi="仿宋" w:eastAsia="仿宋" w:cs="仿宋"/>
          <w:spacing w:val="6"/>
          <w:sz w:val="31"/>
          <w:szCs w:val="31"/>
        </w:rPr>
        <w:t>违</w:t>
      </w:r>
      <w:r>
        <w:rPr>
          <w:rFonts w:ascii="仿宋" w:hAnsi="仿宋" w:eastAsia="仿宋" w:cs="仿宋"/>
          <w:spacing w:val="4"/>
          <w:sz w:val="31"/>
          <w:szCs w:val="31"/>
        </w:rPr>
        <w:t>法行为。</w:t>
      </w:r>
    </w:p>
    <w:p w14:paraId="35C552D9">
      <w:pPr>
        <w:spacing w:before="2" w:line="333" w:lineRule="auto"/>
        <w:ind w:left="24" w:right="33" w:firstLine="630"/>
        <w:rPr>
          <w:rFonts w:ascii="仿宋" w:hAnsi="仿宋" w:eastAsia="仿宋" w:cs="仿宋"/>
          <w:sz w:val="31"/>
          <w:szCs w:val="31"/>
        </w:rPr>
      </w:pPr>
      <w:r>
        <w:rPr>
          <w:rFonts w:ascii="仿宋" w:hAnsi="仿宋" w:eastAsia="仿宋" w:cs="仿宋"/>
          <w:spacing w:val="4"/>
          <w:sz w:val="31"/>
          <w:szCs w:val="31"/>
        </w:rPr>
        <w:t>(四)负责与</w:t>
      </w:r>
      <w:r>
        <w:rPr>
          <w:rFonts w:ascii="仿宋" w:hAnsi="仿宋" w:eastAsia="仿宋" w:cs="仿宋"/>
          <w:spacing w:val="2"/>
          <w:sz w:val="31"/>
          <w:szCs w:val="31"/>
        </w:rPr>
        <w:t>上级单位就干部人事档案管理工作进行对</w:t>
      </w:r>
      <w:r>
        <w:rPr>
          <w:rFonts w:ascii="仿宋" w:hAnsi="仿宋" w:eastAsia="仿宋" w:cs="仿宋"/>
          <w:spacing w:val="6"/>
          <w:sz w:val="31"/>
          <w:szCs w:val="31"/>
        </w:rPr>
        <w:t>接</w:t>
      </w:r>
      <w:r>
        <w:rPr>
          <w:rFonts w:ascii="仿宋" w:hAnsi="仿宋" w:eastAsia="仿宋" w:cs="仿宋"/>
          <w:spacing w:val="5"/>
          <w:sz w:val="31"/>
          <w:szCs w:val="31"/>
        </w:rPr>
        <w:t>和配合。</w:t>
      </w:r>
    </w:p>
    <w:p w14:paraId="3045F2F7">
      <w:pPr>
        <w:spacing w:line="333" w:lineRule="auto"/>
        <w:ind w:left="44" w:right="33" w:firstLine="610"/>
        <w:rPr>
          <w:rFonts w:ascii="仿宋" w:hAnsi="仿宋" w:eastAsia="仿宋" w:cs="仿宋"/>
          <w:sz w:val="31"/>
          <w:szCs w:val="31"/>
        </w:rPr>
      </w:pPr>
      <w:r>
        <w:rPr>
          <w:rFonts w:ascii="仿宋" w:hAnsi="仿宋" w:eastAsia="仿宋" w:cs="仿宋"/>
          <w:spacing w:val="4"/>
          <w:sz w:val="31"/>
          <w:szCs w:val="31"/>
        </w:rPr>
        <w:t>(五)负责建</w:t>
      </w:r>
      <w:r>
        <w:rPr>
          <w:rFonts w:ascii="仿宋" w:hAnsi="仿宋" w:eastAsia="仿宋" w:cs="仿宋"/>
          <w:spacing w:val="3"/>
          <w:sz w:val="31"/>
          <w:szCs w:val="31"/>
        </w:rPr>
        <w:t>立</w:t>
      </w:r>
      <w:r>
        <w:rPr>
          <w:rFonts w:ascii="仿宋" w:hAnsi="仿宋" w:eastAsia="仿宋" w:cs="仿宋"/>
          <w:spacing w:val="2"/>
          <w:sz w:val="31"/>
          <w:szCs w:val="31"/>
        </w:rPr>
        <w:t>和维护合理的档案存放秩序，加强档案</w:t>
      </w:r>
      <w:r>
        <w:rPr>
          <w:rFonts w:ascii="仿宋" w:hAnsi="仿宋" w:eastAsia="仿宋" w:cs="仿宋"/>
          <w:spacing w:val="14"/>
          <w:sz w:val="31"/>
          <w:szCs w:val="31"/>
        </w:rPr>
        <w:t>室</w:t>
      </w:r>
      <w:r>
        <w:rPr>
          <w:rFonts w:ascii="仿宋" w:hAnsi="仿宋" w:eastAsia="仿宋" w:cs="仿宋"/>
          <w:spacing w:val="7"/>
          <w:sz w:val="31"/>
          <w:szCs w:val="31"/>
        </w:rPr>
        <w:t>及存档档案的安全管理和技术防护。</w:t>
      </w:r>
    </w:p>
    <w:p w14:paraId="34E4A8C7">
      <w:pPr>
        <w:spacing w:before="1" w:line="221" w:lineRule="auto"/>
        <w:ind w:left="654"/>
        <w:rPr>
          <w:rFonts w:ascii="仿宋" w:hAnsi="仿宋" w:eastAsia="仿宋" w:cs="仿宋"/>
          <w:spacing w:val="1"/>
          <w:sz w:val="31"/>
          <w:szCs w:val="31"/>
        </w:rPr>
      </w:pPr>
      <w:r>
        <w:rPr>
          <w:rFonts w:ascii="仿宋" w:hAnsi="仿宋" w:eastAsia="仿宋" w:cs="仿宋"/>
          <w:spacing w:val="2"/>
          <w:sz w:val="31"/>
          <w:szCs w:val="31"/>
        </w:rPr>
        <w:t>(六)</w:t>
      </w:r>
      <w:r>
        <w:rPr>
          <w:rFonts w:ascii="仿宋" w:hAnsi="仿宋" w:eastAsia="仿宋" w:cs="仿宋"/>
          <w:spacing w:val="1"/>
          <w:sz w:val="31"/>
          <w:szCs w:val="31"/>
        </w:rPr>
        <w:t>办理其他与干部人事档案相关的事项。</w:t>
      </w:r>
    </w:p>
    <w:p w14:paraId="3C5B43E3">
      <w:pPr>
        <w:spacing w:line="240" w:lineRule="auto"/>
        <w:ind w:left="0"/>
        <w:rPr>
          <w:rFonts w:hint="default" w:ascii="仿宋" w:hAnsi="仿宋" w:eastAsia="仿宋" w:cs="仿宋"/>
          <w:spacing w:val="1"/>
          <w:sz w:val="31"/>
          <w:szCs w:val="31"/>
          <w:lang w:val="en-US" w:eastAsia="zh-CN"/>
        </w:rPr>
      </w:pPr>
      <w:r>
        <w:rPr>
          <w:rFonts w:hint="eastAsia" w:ascii="仿宋" w:hAnsi="仿宋" w:eastAsia="仿宋" w:cs="仿宋"/>
          <w:spacing w:val="1"/>
          <w:sz w:val="31"/>
          <w:szCs w:val="31"/>
          <w:lang w:val="en-US" w:eastAsia="zh-CN"/>
        </w:rPr>
        <w:t>///</w:t>
      </w:r>
    </w:p>
    <w:p w14:paraId="1D137489">
      <w:pPr>
        <w:spacing w:before="172" w:line="336" w:lineRule="auto"/>
        <w:ind w:left="20" w:right="33" w:firstLine="646"/>
        <w:rPr>
          <w:rFonts w:ascii="仿宋" w:hAnsi="仿宋" w:eastAsia="仿宋" w:cs="仿宋"/>
          <w:sz w:val="31"/>
          <w:szCs w:val="31"/>
        </w:rPr>
      </w:pPr>
      <w:r>
        <w:rPr>
          <w:rFonts w:ascii="黑体" w:hAnsi="黑体" w:eastAsia="黑体" w:cs="黑体"/>
          <w:spacing w:val="26"/>
          <w:sz w:val="31"/>
          <w:szCs w:val="31"/>
        </w:rPr>
        <w:t>第</w:t>
      </w:r>
      <w:r>
        <w:rPr>
          <w:rFonts w:ascii="黑体" w:hAnsi="黑体" w:eastAsia="黑体" w:cs="黑体"/>
          <w:spacing w:val="15"/>
          <w:sz w:val="31"/>
          <w:szCs w:val="31"/>
        </w:rPr>
        <w:t>十条</w:t>
      </w:r>
      <w:r>
        <w:rPr>
          <w:rFonts w:ascii="仿宋" w:hAnsi="仿宋" w:eastAsia="仿宋" w:cs="仿宋"/>
          <w:spacing w:val="15"/>
          <w:sz w:val="31"/>
          <w:szCs w:val="31"/>
        </w:rPr>
        <w:t>各销售事业部、雪花生产中心党委领导本单位</w:t>
      </w:r>
      <w:r>
        <w:rPr>
          <w:rFonts w:ascii="仿宋" w:hAnsi="仿宋" w:eastAsia="仿宋" w:cs="仿宋"/>
          <w:spacing w:val="17"/>
          <w:sz w:val="31"/>
          <w:szCs w:val="31"/>
        </w:rPr>
        <w:t>干</w:t>
      </w:r>
      <w:r>
        <w:rPr>
          <w:rFonts w:ascii="仿宋" w:hAnsi="仿宋" w:eastAsia="仿宋" w:cs="仿宋"/>
          <w:spacing w:val="9"/>
          <w:sz w:val="31"/>
          <w:szCs w:val="31"/>
        </w:rPr>
        <w:t>部人事档案工作，贯彻落实集团和总部相关部署要求，审</w:t>
      </w:r>
      <w:r>
        <w:rPr>
          <w:rFonts w:ascii="仿宋" w:hAnsi="仿宋" w:eastAsia="仿宋" w:cs="仿宋"/>
          <w:spacing w:val="17"/>
          <w:sz w:val="31"/>
          <w:szCs w:val="31"/>
        </w:rPr>
        <w:t>议</w:t>
      </w:r>
      <w:r>
        <w:rPr>
          <w:rFonts w:ascii="仿宋" w:hAnsi="仿宋" w:eastAsia="仿宋" w:cs="仿宋"/>
          <w:spacing w:val="9"/>
          <w:sz w:val="31"/>
          <w:szCs w:val="31"/>
        </w:rPr>
        <w:t>档案组织认定结果，研究解决本单位工作机构、经费和条件</w:t>
      </w:r>
      <w:r>
        <w:rPr>
          <w:rFonts w:ascii="仿宋" w:hAnsi="仿宋" w:eastAsia="仿宋" w:cs="仿宋"/>
          <w:spacing w:val="7"/>
          <w:sz w:val="31"/>
          <w:szCs w:val="31"/>
        </w:rPr>
        <w:t>保障等问题。</w:t>
      </w:r>
    </w:p>
    <w:p w14:paraId="33069C6B">
      <w:pPr>
        <w:spacing w:before="1" w:line="341" w:lineRule="auto"/>
        <w:ind w:left="20" w:right="33" w:firstLine="634"/>
        <w:rPr>
          <w:rFonts w:ascii="仿宋" w:hAnsi="仿宋" w:eastAsia="仿宋" w:cs="仿宋"/>
          <w:sz w:val="31"/>
          <w:szCs w:val="31"/>
        </w:rPr>
      </w:pPr>
      <w:r>
        <w:rPr>
          <w:rFonts w:ascii="仿宋" w:hAnsi="仿宋" w:eastAsia="仿宋" w:cs="仿宋"/>
          <w:spacing w:val="4"/>
          <w:sz w:val="31"/>
          <w:szCs w:val="31"/>
        </w:rPr>
        <w:t>(一)干部所</w:t>
      </w:r>
      <w:r>
        <w:rPr>
          <w:rFonts w:ascii="仿宋" w:hAnsi="仿宋" w:eastAsia="仿宋" w:cs="仿宋"/>
          <w:spacing w:val="2"/>
          <w:sz w:val="31"/>
          <w:szCs w:val="31"/>
        </w:rPr>
        <w:t>在单位人力资源部协助收集干部人事档案</w:t>
      </w:r>
      <w:r>
        <w:rPr>
          <w:rFonts w:ascii="仿宋" w:hAnsi="仿宋" w:eastAsia="仿宋" w:cs="仿宋"/>
          <w:spacing w:val="6"/>
          <w:sz w:val="31"/>
          <w:szCs w:val="31"/>
        </w:rPr>
        <w:t>相关材料；</w:t>
      </w:r>
    </w:p>
    <w:p w14:paraId="520B87A6">
      <w:pPr>
        <w:spacing w:before="233" w:line="329" w:lineRule="auto"/>
        <w:ind w:left="27" w:right="33" w:firstLine="626"/>
        <w:rPr>
          <w:rFonts w:ascii="仿宋" w:hAnsi="仿宋" w:eastAsia="仿宋" w:cs="仿宋"/>
          <w:spacing w:val="8"/>
          <w:sz w:val="31"/>
          <w:szCs w:val="31"/>
        </w:rPr>
      </w:pPr>
      <w:r>
        <w:rPr>
          <w:rFonts w:ascii="仿宋" w:hAnsi="仿宋" w:eastAsia="仿宋" w:cs="仿宋"/>
          <w:spacing w:val="4"/>
          <w:sz w:val="31"/>
          <w:szCs w:val="31"/>
        </w:rPr>
        <w:t>(二)干部所</w:t>
      </w:r>
      <w:r>
        <w:rPr>
          <w:rFonts w:ascii="仿宋" w:hAnsi="仿宋" w:eastAsia="仿宋" w:cs="仿宋"/>
          <w:spacing w:val="3"/>
          <w:sz w:val="31"/>
          <w:szCs w:val="31"/>
        </w:rPr>
        <w:t>在</w:t>
      </w:r>
      <w:r>
        <w:rPr>
          <w:rFonts w:ascii="仿宋" w:hAnsi="仿宋" w:eastAsia="仿宋" w:cs="仿宋"/>
          <w:spacing w:val="2"/>
          <w:sz w:val="31"/>
          <w:szCs w:val="31"/>
        </w:rPr>
        <w:t>党委对应人力资源部，组织召开组织认</w:t>
      </w:r>
      <w:r>
        <w:rPr>
          <w:rFonts w:ascii="仿宋" w:hAnsi="仿宋" w:eastAsia="仿宋" w:cs="仿宋"/>
          <w:spacing w:val="9"/>
          <w:sz w:val="31"/>
          <w:szCs w:val="31"/>
        </w:rPr>
        <w:t>定</w:t>
      </w:r>
      <w:r>
        <w:rPr>
          <w:rFonts w:ascii="仿宋" w:hAnsi="仿宋" w:eastAsia="仿宋" w:cs="仿宋"/>
          <w:spacing w:val="8"/>
          <w:sz w:val="31"/>
          <w:szCs w:val="31"/>
        </w:rPr>
        <w:t>会议并将结果报对应党委审议。</w:t>
      </w:r>
    </w:p>
    <w:p w14:paraId="1DC89C52">
      <w:pPr>
        <w:spacing w:line="240" w:lineRule="auto"/>
        <w:ind w:left="0" w:right="0" w:firstLine="0"/>
        <w:rPr>
          <w:rFonts w:hint="default" w:ascii="仿宋" w:hAnsi="仿宋" w:eastAsia="仿宋" w:cs="仿宋"/>
          <w:spacing w:val="8"/>
          <w:sz w:val="31"/>
          <w:szCs w:val="31"/>
          <w:lang w:val="en-US" w:eastAsia="zh-CN"/>
        </w:rPr>
      </w:pPr>
      <w:r>
        <w:rPr>
          <w:rFonts w:hint="eastAsia" w:ascii="仿宋" w:hAnsi="仿宋" w:eastAsia="仿宋" w:cs="仿宋"/>
          <w:spacing w:val="8"/>
          <w:sz w:val="31"/>
          <w:szCs w:val="31"/>
          <w:lang w:val="en-US" w:eastAsia="zh-CN"/>
        </w:rPr>
        <w:t>///</w:t>
      </w:r>
    </w:p>
    <w:p w14:paraId="08B074F2">
      <w:pPr>
        <w:spacing w:before="2" w:line="333" w:lineRule="auto"/>
        <w:ind w:left="31" w:right="33" w:firstLine="634"/>
        <w:rPr>
          <w:rFonts w:ascii="仿宋" w:hAnsi="仿宋" w:eastAsia="仿宋" w:cs="仿宋"/>
          <w:spacing w:val="7"/>
          <w:sz w:val="31"/>
          <w:szCs w:val="31"/>
        </w:rPr>
      </w:pPr>
      <w:r>
        <w:rPr>
          <w:rFonts w:ascii="黑体" w:hAnsi="黑体" w:eastAsia="黑体" w:cs="黑体"/>
          <w:spacing w:val="23"/>
          <w:sz w:val="31"/>
          <w:szCs w:val="31"/>
        </w:rPr>
        <w:t>第</w:t>
      </w:r>
      <w:r>
        <w:rPr>
          <w:rFonts w:ascii="黑体" w:hAnsi="黑体" w:eastAsia="黑体" w:cs="黑体"/>
          <w:spacing w:val="15"/>
          <w:sz w:val="31"/>
          <w:szCs w:val="31"/>
        </w:rPr>
        <w:t>十一条</w:t>
      </w:r>
      <w:r>
        <w:rPr>
          <w:rFonts w:ascii="仿宋" w:hAnsi="仿宋" w:eastAsia="仿宋" w:cs="仿宋"/>
          <w:spacing w:val="15"/>
          <w:sz w:val="31"/>
          <w:szCs w:val="31"/>
        </w:rPr>
        <w:t>干部人事档案工作人员负责档案范围内</w:t>
      </w:r>
      <w:r>
        <w:rPr>
          <w:rFonts w:hint="eastAsia" w:ascii="仿宋" w:hAnsi="仿宋" w:eastAsia="仿宋" w:cs="仿宋"/>
          <w:spacing w:val="15"/>
          <w:sz w:val="31"/>
          <w:szCs w:val="31"/>
          <w:lang w:val="en-US" w:eastAsia="zh-CN"/>
        </w:rPr>
        <w:t>,</w:t>
      </w:r>
      <w:r>
        <w:rPr>
          <w:rFonts w:ascii="仿宋" w:hAnsi="仿宋" w:eastAsia="仿宋" w:cs="仿宋"/>
          <w:spacing w:val="15"/>
          <w:sz w:val="31"/>
          <w:szCs w:val="31"/>
        </w:rPr>
        <w:t>有</w:t>
      </w:r>
      <w:r>
        <w:rPr>
          <w:rFonts w:ascii="仿宋" w:hAnsi="仿宋" w:eastAsia="仿宋" w:cs="仿宋"/>
          <w:spacing w:val="16"/>
          <w:sz w:val="31"/>
          <w:szCs w:val="31"/>
        </w:rPr>
        <w:t>与其</w:t>
      </w:r>
      <w:r>
        <w:rPr>
          <w:rFonts w:ascii="仿宋" w:hAnsi="仿宋" w:eastAsia="仿宋" w:cs="仿宋"/>
          <w:spacing w:val="12"/>
          <w:sz w:val="31"/>
          <w:szCs w:val="31"/>
        </w:rPr>
        <w:t>存</w:t>
      </w:r>
      <w:r>
        <w:rPr>
          <w:rFonts w:ascii="仿宋" w:hAnsi="仿宋" w:eastAsia="仿宋" w:cs="仿宋"/>
          <w:spacing w:val="8"/>
          <w:sz w:val="31"/>
          <w:szCs w:val="31"/>
        </w:rPr>
        <w:t>在夫妻、直系血亲、三代以内旁系血亲、近姻亲关系</w:t>
      </w:r>
      <w:r>
        <w:rPr>
          <w:rFonts w:ascii="仿宋" w:hAnsi="仿宋" w:eastAsia="仿宋" w:cs="仿宋"/>
          <w:spacing w:val="9"/>
          <w:sz w:val="31"/>
          <w:szCs w:val="31"/>
        </w:rPr>
        <w:t>的人员的档案和其本人档案，由干部人事档案工作人员所</w:t>
      </w:r>
      <w:r>
        <w:rPr>
          <w:rFonts w:ascii="仿宋" w:hAnsi="仿宋" w:eastAsia="仿宋" w:cs="仿宋"/>
          <w:spacing w:val="5"/>
          <w:sz w:val="31"/>
          <w:szCs w:val="31"/>
        </w:rPr>
        <w:t>在</w:t>
      </w:r>
      <w:r>
        <w:rPr>
          <w:rFonts w:ascii="仿宋" w:hAnsi="仿宋" w:eastAsia="仿宋" w:cs="仿宋"/>
          <w:spacing w:val="8"/>
          <w:sz w:val="31"/>
          <w:szCs w:val="31"/>
        </w:rPr>
        <w:t>单</w:t>
      </w:r>
      <w:r>
        <w:rPr>
          <w:rFonts w:ascii="仿宋" w:hAnsi="仿宋" w:eastAsia="仿宋" w:cs="仿宋"/>
          <w:spacing w:val="7"/>
          <w:sz w:val="31"/>
          <w:szCs w:val="31"/>
        </w:rPr>
        <w:t>位另行指定专人管理。</w:t>
      </w:r>
    </w:p>
    <w:p w14:paraId="2D387660">
      <w:pPr>
        <w:spacing w:line="240" w:lineRule="auto"/>
        <w:ind w:left="0" w:right="0" w:firstLine="0"/>
        <w:rPr>
          <w:rFonts w:hint="default" w:ascii="仿宋" w:hAnsi="仿宋" w:eastAsia="仿宋" w:cs="仿宋"/>
          <w:spacing w:val="7"/>
          <w:sz w:val="31"/>
          <w:szCs w:val="31"/>
          <w:lang w:val="en-US" w:eastAsia="zh-CN"/>
        </w:rPr>
      </w:pPr>
      <w:r>
        <w:rPr>
          <w:rFonts w:hint="eastAsia" w:ascii="仿宋" w:hAnsi="仿宋" w:eastAsia="仿宋" w:cs="仿宋"/>
          <w:spacing w:val="7"/>
          <w:sz w:val="31"/>
          <w:szCs w:val="31"/>
          <w:lang w:val="en-US" w:eastAsia="zh-CN"/>
        </w:rPr>
        <w:t>///</w:t>
      </w:r>
    </w:p>
    <w:p w14:paraId="4E8FA4E0">
      <w:pPr>
        <w:spacing w:before="2" w:line="336" w:lineRule="auto"/>
        <w:ind w:left="30" w:right="33" w:firstLine="635"/>
        <w:rPr>
          <w:rFonts w:ascii="仿宋" w:hAnsi="仿宋" w:eastAsia="仿宋" w:cs="仿宋"/>
          <w:sz w:val="31"/>
          <w:szCs w:val="31"/>
        </w:rPr>
      </w:pPr>
      <w:r>
        <w:rPr>
          <w:rFonts w:ascii="黑体" w:hAnsi="黑体" w:eastAsia="黑体" w:cs="黑体"/>
          <w:spacing w:val="23"/>
          <w:sz w:val="31"/>
          <w:szCs w:val="31"/>
        </w:rPr>
        <w:t>第</w:t>
      </w:r>
      <w:r>
        <w:rPr>
          <w:rFonts w:ascii="黑体" w:hAnsi="黑体" w:eastAsia="黑体" w:cs="黑体"/>
          <w:spacing w:val="15"/>
          <w:sz w:val="31"/>
          <w:szCs w:val="31"/>
        </w:rPr>
        <w:t>十二条</w:t>
      </w:r>
      <w:r>
        <w:rPr>
          <w:rFonts w:ascii="仿宋" w:hAnsi="仿宋" w:eastAsia="仿宋" w:cs="仿宋"/>
          <w:spacing w:val="15"/>
          <w:sz w:val="31"/>
          <w:szCs w:val="31"/>
        </w:rPr>
        <w:t>组织人事部门应当选配政治素质好、专业能</w:t>
      </w:r>
      <w:r>
        <w:rPr>
          <w:rFonts w:ascii="仿宋" w:hAnsi="仿宋" w:eastAsia="仿宋" w:cs="仿宋"/>
          <w:spacing w:val="9"/>
          <w:sz w:val="31"/>
          <w:szCs w:val="31"/>
        </w:rPr>
        <w:t>力强、作风正派的党员干部从事干部人事档案工作。强化</w:t>
      </w:r>
      <w:r>
        <w:rPr>
          <w:rFonts w:ascii="仿宋" w:hAnsi="仿宋" w:eastAsia="仿宋" w:cs="仿宋"/>
          <w:spacing w:val="7"/>
          <w:sz w:val="31"/>
          <w:szCs w:val="31"/>
        </w:rPr>
        <w:t>党</w:t>
      </w:r>
      <w:r>
        <w:rPr>
          <w:rFonts w:ascii="仿宋" w:hAnsi="仿宋" w:eastAsia="仿宋" w:cs="仿宋"/>
          <w:spacing w:val="16"/>
          <w:sz w:val="31"/>
          <w:szCs w:val="31"/>
        </w:rPr>
        <w:t>性</w:t>
      </w:r>
      <w:r>
        <w:rPr>
          <w:rFonts w:ascii="仿宋" w:hAnsi="仿宋" w:eastAsia="仿宋" w:cs="仿宋"/>
          <w:spacing w:val="11"/>
          <w:sz w:val="31"/>
          <w:szCs w:val="31"/>
        </w:rPr>
        <w:t>教</w:t>
      </w:r>
      <w:r>
        <w:rPr>
          <w:rFonts w:ascii="仿宋" w:hAnsi="仿宋" w:eastAsia="仿宋" w:cs="仿宋"/>
          <w:spacing w:val="8"/>
          <w:sz w:val="31"/>
          <w:szCs w:val="31"/>
        </w:rPr>
        <w:t>育和业务培训，从严管理，加强激励保障。</w:t>
      </w:r>
    </w:p>
    <w:p w14:paraId="443C03BB">
      <w:pPr>
        <w:spacing w:before="2" w:line="330" w:lineRule="auto"/>
        <w:ind w:left="31" w:right="33" w:firstLine="644"/>
        <w:rPr>
          <w:rFonts w:ascii="仿宋" w:hAnsi="仿宋" w:eastAsia="仿宋" w:cs="仿宋"/>
          <w:spacing w:val="7"/>
          <w:sz w:val="31"/>
          <w:szCs w:val="31"/>
        </w:rPr>
      </w:pPr>
      <w:r>
        <w:rPr>
          <w:rFonts w:ascii="仿宋" w:hAnsi="仿宋" w:eastAsia="仿宋" w:cs="仿宋"/>
          <w:spacing w:val="16"/>
          <w:sz w:val="31"/>
          <w:szCs w:val="31"/>
        </w:rPr>
        <w:t>干</w:t>
      </w:r>
      <w:r>
        <w:rPr>
          <w:rFonts w:ascii="仿宋" w:hAnsi="仿宋" w:eastAsia="仿宋" w:cs="仿宋"/>
          <w:spacing w:val="12"/>
          <w:sz w:val="31"/>
          <w:szCs w:val="31"/>
        </w:rPr>
        <w:t>部</w:t>
      </w:r>
      <w:r>
        <w:rPr>
          <w:rFonts w:ascii="仿宋" w:hAnsi="仿宋" w:eastAsia="仿宋" w:cs="仿宋"/>
          <w:spacing w:val="8"/>
          <w:sz w:val="31"/>
          <w:szCs w:val="31"/>
        </w:rPr>
        <w:t>人事档案工作人员应当政治坚定、坚持原则、忠于</w:t>
      </w:r>
      <w:r>
        <w:rPr>
          <w:rFonts w:ascii="仿宋" w:hAnsi="仿宋" w:eastAsia="仿宋" w:cs="仿宋"/>
          <w:spacing w:val="9"/>
          <w:sz w:val="31"/>
          <w:szCs w:val="31"/>
        </w:rPr>
        <w:t>职守、甘于奉献、严守纪律。对于表现优秀的干部人事档</w:t>
      </w:r>
      <w:r>
        <w:rPr>
          <w:rFonts w:ascii="仿宋" w:hAnsi="仿宋" w:eastAsia="仿宋" w:cs="仿宋"/>
          <w:spacing w:val="5"/>
          <w:sz w:val="31"/>
          <w:szCs w:val="31"/>
        </w:rPr>
        <w:t>案</w:t>
      </w:r>
      <w:bookmarkStart w:id="2" w:name="_bookmark3"/>
      <w:bookmarkEnd w:id="2"/>
      <w:r>
        <w:rPr>
          <w:rFonts w:ascii="仿宋" w:hAnsi="仿宋" w:eastAsia="仿宋" w:cs="仿宋"/>
          <w:spacing w:val="14"/>
          <w:sz w:val="31"/>
          <w:szCs w:val="31"/>
        </w:rPr>
        <w:t>工</w:t>
      </w:r>
      <w:r>
        <w:rPr>
          <w:rFonts w:ascii="仿宋" w:hAnsi="仿宋" w:eastAsia="仿宋" w:cs="仿宋"/>
          <w:spacing w:val="10"/>
          <w:sz w:val="31"/>
          <w:szCs w:val="31"/>
        </w:rPr>
        <w:t>作</w:t>
      </w:r>
      <w:r>
        <w:rPr>
          <w:rFonts w:ascii="仿宋" w:hAnsi="仿宋" w:eastAsia="仿宋" w:cs="仿宋"/>
          <w:spacing w:val="7"/>
          <w:sz w:val="31"/>
          <w:szCs w:val="31"/>
        </w:rPr>
        <w:t>人员，应当注重培养使用。</w:t>
      </w:r>
    </w:p>
    <w:p w14:paraId="2657E135">
      <w:pPr>
        <w:spacing w:line="240" w:lineRule="auto"/>
        <w:ind w:left="0" w:right="0" w:firstLine="0"/>
        <w:rPr>
          <w:rFonts w:hint="default" w:ascii="仿宋" w:hAnsi="仿宋" w:eastAsia="仿宋" w:cs="仿宋"/>
          <w:spacing w:val="7"/>
          <w:sz w:val="31"/>
          <w:szCs w:val="31"/>
          <w:lang w:val="en-US" w:eastAsia="zh-CN"/>
        </w:rPr>
      </w:pPr>
      <w:r>
        <w:rPr>
          <w:rFonts w:hint="eastAsia" w:ascii="仿宋" w:hAnsi="仿宋" w:eastAsia="仿宋" w:cs="仿宋"/>
          <w:spacing w:val="7"/>
          <w:sz w:val="31"/>
          <w:szCs w:val="31"/>
          <w:lang w:val="en-US" w:eastAsia="zh-CN"/>
        </w:rPr>
        <w:t>///</w:t>
      </w:r>
    </w:p>
    <w:p w14:paraId="02D0652C">
      <w:pPr>
        <w:spacing w:line="410" w:lineRule="exact"/>
        <w:ind w:left="2274"/>
        <w:outlineLvl w:val="0"/>
        <w:rPr>
          <w:rFonts w:ascii="黑体" w:hAnsi="黑体" w:eastAsia="黑体" w:cs="黑体"/>
          <w:spacing w:val="6"/>
          <w:position w:val="1"/>
          <w:sz w:val="31"/>
          <w:szCs w:val="31"/>
        </w:rPr>
      </w:pPr>
      <w:r>
        <w:rPr>
          <w:rFonts w:ascii="黑体" w:hAnsi="黑体" w:eastAsia="黑体" w:cs="黑体"/>
          <w:spacing w:val="9"/>
          <w:position w:val="1"/>
          <w:sz w:val="31"/>
          <w:szCs w:val="31"/>
        </w:rPr>
        <w:t>第</w:t>
      </w:r>
      <w:r>
        <w:rPr>
          <w:rFonts w:ascii="黑体" w:hAnsi="黑体" w:eastAsia="黑体" w:cs="黑体"/>
          <w:spacing w:val="6"/>
          <w:position w:val="1"/>
          <w:sz w:val="31"/>
          <w:szCs w:val="31"/>
        </w:rPr>
        <w:t>三章档案的内容和分类</w:t>
      </w:r>
    </w:p>
    <w:p w14:paraId="23D6C8DC">
      <w:pPr>
        <w:spacing w:line="240" w:lineRule="auto"/>
        <w:ind w:left="0"/>
        <w:outlineLvl w:val="0"/>
        <w:rPr>
          <w:rFonts w:hint="default" w:ascii="黑体" w:hAnsi="黑体" w:eastAsia="黑体" w:cs="黑体"/>
          <w:spacing w:val="6"/>
          <w:position w:val="1"/>
          <w:sz w:val="31"/>
          <w:szCs w:val="31"/>
          <w:lang w:val="en-US" w:eastAsia="zh-CN"/>
        </w:rPr>
      </w:pPr>
      <w:r>
        <w:rPr>
          <w:rFonts w:hint="eastAsia" w:ascii="黑体" w:hAnsi="黑体" w:eastAsia="黑体" w:cs="黑体"/>
          <w:spacing w:val="6"/>
          <w:position w:val="1"/>
          <w:sz w:val="31"/>
          <w:szCs w:val="31"/>
          <w:lang w:val="en-US" w:eastAsia="zh-CN"/>
        </w:rPr>
        <w:t>///</w:t>
      </w:r>
    </w:p>
    <w:p w14:paraId="6E80A7D3">
      <w:pPr>
        <w:spacing w:before="154" w:line="333" w:lineRule="auto"/>
        <w:ind w:left="22" w:right="36" w:firstLine="643"/>
        <w:rPr>
          <w:rFonts w:ascii="仿宋" w:hAnsi="仿宋" w:eastAsia="仿宋" w:cs="仿宋"/>
          <w:spacing w:val="6"/>
          <w:sz w:val="31"/>
          <w:szCs w:val="31"/>
        </w:rPr>
      </w:pPr>
      <w:r>
        <w:rPr>
          <w:rFonts w:ascii="黑体" w:hAnsi="黑体" w:eastAsia="黑体" w:cs="黑体"/>
          <w:spacing w:val="23"/>
          <w:sz w:val="31"/>
          <w:szCs w:val="31"/>
        </w:rPr>
        <w:t>第</w:t>
      </w:r>
      <w:r>
        <w:rPr>
          <w:rFonts w:ascii="黑体" w:hAnsi="黑体" w:eastAsia="黑体" w:cs="黑体"/>
          <w:spacing w:val="15"/>
          <w:sz w:val="31"/>
          <w:szCs w:val="31"/>
        </w:rPr>
        <w:t>十三条</w:t>
      </w:r>
      <w:r>
        <w:rPr>
          <w:rFonts w:ascii="仿宋" w:hAnsi="仿宋" w:eastAsia="仿宋" w:cs="仿宋"/>
          <w:spacing w:val="15"/>
          <w:sz w:val="31"/>
          <w:szCs w:val="31"/>
        </w:rPr>
        <w:t>干部人事档案内容应根据新时代党的建设和</w:t>
      </w:r>
      <w:r>
        <w:rPr>
          <w:rFonts w:ascii="仿宋" w:hAnsi="仿宋" w:eastAsia="仿宋" w:cs="仿宋"/>
          <w:spacing w:val="12"/>
          <w:sz w:val="31"/>
          <w:szCs w:val="31"/>
        </w:rPr>
        <w:t>组</w:t>
      </w:r>
      <w:r>
        <w:rPr>
          <w:rFonts w:ascii="仿宋" w:hAnsi="仿宋" w:eastAsia="仿宋" w:cs="仿宋"/>
          <w:spacing w:val="9"/>
          <w:sz w:val="31"/>
          <w:szCs w:val="31"/>
        </w:rPr>
        <w:t>织人事工作以及经济社会发展需要确定，保证真实准确、</w:t>
      </w:r>
      <w:r>
        <w:rPr>
          <w:rFonts w:ascii="仿宋" w:hAnsi="仿宋" w:eastAsia="仿宋" w:cs="仿宋"/>
          <w:spacing w:val="8"/>
          <w:sz w:val="31"/>
          <w:szCs w:val="31"/>
        </w:rPr>
        <w:t>全面规范、鲜活及时</w:t>
      </w:r>
      <w:r>
        <w:rPr>
          <w:rFonts w:ascii="仿宋" w:hAnsi="仿宋" w:eastAsia="仿宋" w:cs="仿宋"/>
          <w:spacing w:val="6"/>
          <w:sz w:val="31"/>
          <w:szCs w:val="31"/>
        </w:rPr>
        <w:t>。</w:t>
      </w:r>
    </w:p>
    <w:p w14:paraId="36C1B555">
      <w:pPr>
        <w:spacing w:line="240" w:lineRule="auto"/>
        <w:ind w:left="0" w:right="0" w:firstLine="0"/>
        <w:rPr>
          <w:rFonts w:hint="default" w:ascii="仿宋" w:hAnsi="仿宋" w:eastAsia="仿宋" w:cs="仿宋"/>
          <w:spacing w:val="6"/>
          <w:sz w:val="31"/>
          <w:szCs w:val="31"/>
          <w:lang w:val="en-US" w:eastAsia="zh-CN"/>
        </w:rPr>
      </w:pPr>
      <w:r>
        <w:rPr>
          <w:rFonts w:hint="eastAsia" w:ascii="仿宋" w:hAnsi="仿宋" w:eastAsia="仿宋" w:cs="仿宋"/>
          <w:spacing w:val="6"/>
          <w:sz w:val="31"/>
          <w:szCs w:val="31"/>
          <w:lang w:val="en-US" w:eastAsia="zh-CN"/>
        </w:rPr>
        <w:t>///</w:t>
      </w:r>
    </w:p>
    <w:p w14:paraId="367435D8">
      <w:pPr>
        <w:spacing w:before="1" w:line="329" w:lineRule="auto"/>
        <w:ind w:left="56" w:right="97" w:firstLine="638"/>
        <w:rPr>
          <w:rFonts w:hint="eastAsia" w:ascii="仿宋" w:hAnsi="仿宋" w:eastAsia="仿宋" w:cs="仿宋"/>
          <w:spacing w:val="32"/>
          <w:sz w:val="31"/>
          <w:szCs w:val="31"/>
          <w:lang w:eastAsia="zh-CN"/>
        </w:rPr>
      </w:pPr>
      <w:r>
        <w:rPr>
          <w:rFonts w:ascii="黑体" w:hAnsi="黑体" w:eastAsia="黑体" w:cs="黑体"/>
          <w:spacing w:val="23"/>
          <w:sz w:val="31"/>
          <w:szCs w:val="31"/>
        </w:rPr>
        <w:t>第十四条</w:t>
      </w:r>
      <w:r>
        <w:rPr>
          <w:rFonts w:ascii="仿宋" w:hAnsi="仿宋" w:eastAsia="仿宋" w:cs="仿宋"/>
          <w:spacing w:val="32"/>
          <w:sz w:val="31"/>
          <w:szCs w:val="31"/>
        </w:rPr>
        <w:t>干部人事档案主要内容和分类包括履历材料</w:t>
      </w:r>
      <w:r>
        <w:rPr>
          <w:rFonts w:hint="eastAsia" w:ascii="仿宋" w:hAnsi="仿宋" w:eastAsia="仿宋" w:cs="仿宋"/>
          <w:spacing w:val="32"/>
          <w:sz w:val="31"/>
          <w:szCs w:val="31"/>
          <w:lang w:eastAsia="zh-CN"/>
        </w:rPr>
        <w:t>；</w:t>
      </w:r>
      <w:r>
        <w:rPr>
          <w:rFonts w:ascii="仿宋" w:hAnsi="仿宋" w:eastAsia="仿宋" w:cs="仿宋"/>
          <w:spacing w:val="32"/>
          <w:sz w:val="31"/>
          <w:szCs w:val="31"/>
        </w:rPr>
        <w:t>自传和思想类材料</w:t>
      </w:r>
      <w:r>
        <w:rPr>
          <w:rFonts w:hint="eastAsia" w:ascii="仿宋" w:hAnsi="仿宋" w:eastAsia="仿宋" w:cs="仿宋"/>
          <w:spacing w:val="32"/>
          <w:sz w:val="31"/>
          <w:szCs w:val="31"/>
          <w:lang w:eastAsia="zh-CN"/>
        </w:rPr>
        <w:t>；</w:t>
      </w:r>
      <w:r>
        <w:rPr>
          <w:rFonts w:ascii="仿宋" w:hAnsi="仿宋" w:eastAsia="仿宋" w:cs="仿宋"/>
          <w:spacing w:val="32"/>
          <w:sz w:val="31"/>
          <w:szCs w:val="31"/>
        </w:rPr>
        <w:t>考核鉴定类材料</w:t>
      </w:r>
      <w:r>
        <w:rPr>
          <w:rFonts w:hint="eastAsia" w:ascii="仿宋" w:hAnsi="仿宋" w:eastAsia="仿宋" w:cs="仿宋"/>
          <w:spacing w:val="32"/>
          <w:sz w:val="31"/>
          <w:szCs w:val="31"/>
          <w:lang w:eastAsia="zh-CN"/>
        </w:rPr>
        <w:t>；</w:t>
      </w:r>
      <w:r>
        <w:rPr>
          <w:rFonts w:ascii="仿宋" w:hAnsi="仿宋" w:eastAsia="仿宋" w:cs="仿宋"/>
          <w:spacing w:val="32"/>
          <w:sz w:val="31"/>
          <w:szCs w:val="31"/>
        </w:rPr>
        <w:t>学历学位、专业技术职务(职称)、学术评鉴和教育培训类材料</w:t>
      </w:r>
      <w:r>
        <w:rPr>
          <w:rFonts w:hint="eastAsia" w:ascii="仿宋" w:hAnsi="仿宋" w:eastAsia="仿宋" w:cs="仿宋"/>
          <w:spacing w:val="32"/>
          <w:sz w:val="31"/>
          <w:szCs w:val="31"/>
          <w:lang w:eastAsia="zh-CN"/>
        </w:rPr>
        <w:t>；</w:t>
      </w:r>
      <w:r>
        <w:rPr>
          <w:rFonts w:ascii="仿宋" w:hAnsi="仿宋" w:eastAsia="仿宋" w:cs="仿宋"/>
          <w:spacing w:val="32"/>
          <w:sz w:val="31"/>
          <w:szCs w:val="31"/>
        </w:rPr>
        <w:t>政审、审计和审核类材料</w:t>
      </w:r>
      <w:r>
        <w:rPr>
          <w:rFonts w:hint="eastAsia" w:ascii="仿宋" w:hAnsi="仿宋" w:eastAsia="仿宋" w:cs="仿宋"/>
          <w:spacing w:val="32"/>
          <w:sz w:val="31"/>
          <w:szCs w:val="31"/>
          <w:lang w:eastAsia="zh-CN"/>
        </w:rPr>
        <w:t>；</w:t>
      </w:r>
      <w:r>
        <w:rPr>
          <w:rFonts w:ascii="仿宋" w:hAnsi="仿宋" w:eastAsia="仿宋" w:cs="仿宋"/>
          <w:spacing w:val="32"/>
          <w:sz w:val="31"/>
          <w:szCs w:val="31"/>
        </w:rPr>
        <w:t>党、团类材料</w:t>
      </w:r>
      <w:r>
        <w:rPr>
          <w:rFonts w:hint="eastAsia" w:ascii="仿宋" w:hAnsi="仿宋" w:eastAsia="仿宋" w:cs="仿宋"/>
          <w:spacing w:val="32"/>
          <w:sz w:val="31"/>
          <w:szCs w:val="31"/>
          <w:lang w:eastAsia="zh-CN"/>
        </w:rPr>
        <w:t>；</w:t>
      </w:r>
      <w:r>
        <w:rPr>
          <w:rFonts w:ascii="仿宋" w:hAnsi="仿宋" w:eastAsia="仿宋" w:cs="仿宋"/>
          <w:spacing w:val="32"/>
          <w:sz w:val="31"/>
          <w:szCs w:val="31"/>
        </w:rPr>
        <w:t>表彰奖励类材料</w:t>
      </w:r>
      <w:r>
        <w:rPr>
          <w:rFonts w:hint="eastAsia" w:ascii="仿宋" w:hAnsi="仿宋" w:eastAsia="仿宋" w:cs="仿宋"/>
          <w:spacing w:val="32"/>
          <w:sz w:val="31"/>
          <w:szCs w:val="31"/>
          <w:lang w:eastAsia="zh-CN"/>
        </w:rPr>
        <w:t>；</w:t>
      </w:r>
      <w:r>
        <w:rPr>
          <w:rFonts w:ascii="仿宋" w:hAnsi="仿宋" w:eastAsia="仿宋" w:cs="仿宋"/>
          <w:spacing w:val="32"/>
          <w:sz w:val="31"/>
          <w:szCs w:val="31"/>
        </w:rPr>
        <w:t>违规违纪违法处理处分类材料</w:t>
      </w:r>
      <w:r>
        <w:rPr>
          <w:rFonts w:hint="eastAsia" w:ascii="仿宋" w:hAnsi="仿宋" w:eastAsia="仿宋" w:cs="仿宋"/>
          <w:spacing w:val="32"/>
          <w:sz w:val="31"/>
          <w:szCs w:val="31"/>
          <w:lang w:eastAsia="zh-CN"/>
        </w:rPr>
        <w:t>；</w:t>
      </w:r>
      <w:r>
        <w:rPr>
          <w:rFonts w:ascii="仿宋" w:hAnsi="仿宋" w:eastAsia="仿宋" w:cs="仿宋"/>
          <w:spacing w:val="32"/>
          <w:sz w:val="31"/>
          <w:szCs w:val="31"/>
        </w:rPr>
        <w:t>工资、任免、出国和会议代表类材料</w:t>
      </w:r>
      <w:r>
        <w:rPr>
          <w:rFonts w:hint="eastAsia" w:ascii="仿宋" w:hAnsi="仿宋" w:eastAsia="仿宋" w:cs="仿宋"/>
          <w:spacing w:val="32"/>
          <w:sz w:val="31"/>
          <w:szCs w:val="31"/>
          <w:lang w:eastAsia="zh-CN"/>
        </w:rPr>
        <w:t>；</w:t>
      </w:r>
      <w:r>
        <w:rPr>
          <w:rFonts w:ascii="仿宋" w:hAnsi="仿宋" w:eastAsia="仿宋" w:cs="仿宋"/>
          <w:spacing w:val="32"/>
          <w:sz w:val="31"/>
          <w:szCs w:val="31"/>
        </w:rPr>
        <w:t>其他可供组织参考的材料</w:t>
      </w:r>
      <w:r>
        <w:rPr>
          <w:rFonts w:hint="eastAsia" w:ascii="仿宋" w:hAnsi="仿宋" w:eastAsia="仿宋" w:cs="仿宋"/>
          <w:spacing w:val="32"/>
          <w:sz w:val="31"/>
          <w:szCs w:val="31"/>
          <w:lang w:eastAsia="zh-CN"/>
        </w:rPr>
        <w:t>。</w:t>
      </w:r>
    </w:p>
    <w:p w14:paraId="24E33E95">
      <w:pPr>
        <w:spacing w:before="1" w:line="329" w:lineRule="auto"/>
        <w:ind w:left="56" w:right="97" w:firstLine="638"/>
        <w:rPr>
          <w:rFonts w:ascii="仿宋" w:hAnsi="仿宋" w:eastAsia="仿宋" w:cs="仿宋"/>
          <w:sz w:val="31"/>
          <w:szCs w:val="31"/>
        </w:rPr>
      </w:pPr>
      <w:r>
        <w:rPr>
          <w:rFonts w:ascii="仿宋" w:hAnsi="仿宋" w:eastAsia="仿宋" w:cs="仿宋"/>
          <w:spacing w:val="32"/>
          <w:sz w:val="31"/>
          <w:szCs w:val="31"/>
        </w:rPr>
        <w:t>干</w:t>
      </w:r>
      <w:r>
        <w:rPr>
          <w:rFonts w:ascii="仿宋" w:hAnsi="仿宋" w:eastAsia="仿宋" w:cs="仿宋"/>
          <w:spacing w:val="21"/>
          <w:sz w:val="31"/>
          <w:szCs w:val="31"/>
        </w:rPr>
        <w:t>部人事档案材料具体内容和分类标准根据中央政策</w:t>
      </w:r>
      <w:r>
        <w:rPr>
          <w:rFonts w:ascii="仿宋" w:hAnsi="仿宋" w:eastAsia="仿宋" w:cs="仿宋"/>
          <w:spacing w:val="-2"/>
          <w:sz w:val="31"/>
          <w:szCs w:val="31"/>
        </w:rPr>
        <w:t>同步</w:t>
      </w:r>
      <w:r>
        <w:rPr>
          <w:rFonts w:ascii="仿宋" w:hAnsi="仿宋" w:eastAsia="仿宋" w:cs="仿宋"/>
          <w:spacing w:val="-1"/>
          <w:sz w:val="31"/>
          <w:szCs w:val="31"/>
        </w:rPr>
        <w:t>调整。</w:t>
      </w:r>
    </w:p>
    <w:p w14:paraId="507D2511">
      <w:pPr>
        <w:spacing w:line="410" w:lineRule="exact"/>
        <w:ind w:left="666"/>
        <w:rPr>
          <w:rFonts w:hint="eastAsia" w:ascii="仿宋" w:hAnsi="仿宋" w:eastAsia="仿宋" w:cs="仿宋"/>
          <w:spacing w:val="8"/>
          <w:position w:val="1"/>
          <w:sz w:val="31"/>
          <w:szCs w:val="31"/>
          <w:lang w:eastAsia="zh-CN"/>
        </w:rPr>
      </w:pPr>
    </w:p>
    <w:p w14:paraId="41EEE9CE">
      <w:pPr>
        <w:spacing w:line="240" w:lineRule="auto"/>
        <w:ind w:left="0"/>
        <w:rPr>
          <w:rFonts w:hint="default" w:ascii="仿宋" w:hAnsi="仿宋" w:eastAsia="仿宋" w:cs="仿宋"/>
          <w:spacing w:val="8"/>
          <w:position w:val="1"/>
          <w:sz w:val="31"/>
          <w:szCs w:val="31"/>
          <w:lang w:val="en-US" w:eastAsia="zh-CN"/>
        </w:rPr>
      </w:pPr>
      <w:r>
        <w:rPr>
          <w:rFonts w:hint="eastAsia" w:ascii="仿宋" w:hAnsi="仿宋" w:eastAsia="仿宋" w:cs="仿宋"/>
          <w:spacing w:val="8"/>
          <w:position w:val="1"/>
          <w:sz w:val="31"/>
          <w:szCs w:val="31"/>
          <w:lang w:val="en-US" w:eastAsia="zh-CN"/>
        </w:rPr>
        <w:t>///</w:t>
      </w:r>
    </w:p>
    <w:p w14:paraId="0485A51B">
      <w:pPr>
        <w:numPr>
          <w:ilvl w:val="0"/>
          <w:numId w:val="0"/>
        </w:numPr>
        <w:spacing w:before="160" w:line="334" w:lineRule="auto"/>
        <w:ind w:left="27" w:leftChars="0" w:right="33" w:rightChars="0" w:firstLine="626" w:firstLineChars="0"/>
        <w:rPr>
          <w:rFonts w:ascii="仿宋" w:hAnsi="仿宋" w:eastAsia="仿宋" w:cs="仿宋"/>
          <w:sz w:val="31"/>
          <w:szCs w:val="31"/>
        </w:rPr>
      </w:pPr>
      <w:r>
        <w:rPr>
          <w:rFonts w:hint="eastAsia" w:ascii="仿宋" w:hAnsi="仿宋" w:eastAsia="仿宋" w:cs="仿宋"/>
          <w:snapToGrid w:val="0"/>
          <w:color w:val="000000"/>
          <w:kern w:val="0"/>
          <w:sz w:val="31"/>
          <w:szCs w:val="31"/>
        </w:rPr>
        <w:t>(一)</w:t>
      </w:r>
      <w:r>
        <w:rPr>
          <w:rFonts w:ascii="仿宋" w:hAnsi="仿宋" w:eastAsia="仿宋" w:cs="仿宋"/>
          <w:spacing w:val="4"/>
          <w:sz w:val="31"/>
          <w:szCs w:val="31"/>
        </w:rPr>
        <w:t>履历材</w:t>
      </w:r>
      <w:r>
        <w:rPr>
          <w:rFonts w:ascii="仿宋" w:hAnsi="仿宋" w:eastAsia="仿宋" w:cs="仿宋"/>
          <w:spacing w:val="3"/>
          <w:sz w:val="31"/>
          <w:szCs w:val="31"/>
        </w:rPr>
        <w:t>料</w:t>
      </w:r>
      <w:r>
        <w:rPr>
          <w:rFonts w:ascii="仿宋" w:hAnsi="仿宋" w:eastAsia="仿宋" w:cs="仿宋"/>
          <w:spacing w:val="2"/>
          <w:sz w:val="31"/>
          <w:szCs w:val="31"/>
        </w:rPr>
        <w:t>。主要有《干部履历表》和干部简历等</w:t>
      </w:r>
      <w:r>
        <w:rPr>
          <w:rFonts w:ascii="仿宋" w:hAnsi="仿宋" w:eastAsia="仿宋" w:cs="仿宋"/>
          <w:spacing w:val="1"/>
          <w:sz w:val="31"/>
          <w:szCs w:val="31"/>
        </w:rPr>
        <w:t>材</w:t>
      </w:r>
      <w:r>
        <w:rPr>
          <w:rFonts w:ascii="仿宋" w:hAnsi="仿宋" w:eastAsia="仿宋" w:cs="仿宋"/>
          <w:sz w:val="31"/>
          <w:szCs w:val="31"/>
        </w:rPr>
        <w:t>料。</w:t>
      </w:r>
    </w:p>
    <w:p w14:paraId="082B7E63">
      <w:pPr>
        <w:numPr>
          <w:ilvl w:val="0"/>
          <w:numId w:val="0"/>
        </w:numPr>
        <w:spacing w:line="240" w:lineRule="auto"/>
        <w:ind w:left="0" w:leftChars="0" w:right="0" w:rightChars="0" w:firstLine="0" w:firstLineChars="0"/>
        <w:rPr>
          <w:rFonts w:ascii="仿宋" w:hAnsi="仿宋" w:eastAsia="仿宋" w:cs="仿宋"/>
          <w:sz w:val="31"/>
          <w:szCs w:val="31"/>
        </w:rPr>
      </w:pPr>
      <w:r>
        <w:rPr>
          <w:rFonts w:hint="eastAsia" w:ascii="仿宋" w:hAnsi="仿宋" w:eastAsia="仿宋" w:cs="仿宋"/>
          <w:sz w:val="31"/>
          <w:szCs w:val="31"/>
          <w:lang w:val="en-US" w:eastAsia="zh-CN"/>
        </w:rPr>
        <w:t>///</w:t>
      </w:r>
    </w:p>
    <w:p w14:paraId="6BE75486">
      <w:pPr>
        <w:numPr>
          <w:ilvl w:val="0"/>
          <w:numId w:val="0"/>
        </w:numPr>
        <w:spacing w:before="3" w:line="333" w:lineRule="auto"/>
        <w:ind w:left="24" w:leftChars="0" w:right="33" w:rightChars="0" w:firstLine="630" w:firstLineChars="0"/>
        <w:rPr>
          <w:rFonts w:ascii="仿宋" w:hAnsi="仿宋" w:eastAsia="仿宋" w:cs="仿宋"/>
          <w:spacing w:val="8"/>
          <w:sz w:val="31"/>
          <w:szCs w:val="31"/>
        </w:rPr>
      </w:pPr>
      <w:r>
        <w:rPr>
          <w:rFonts w:hint="eastAsia" w:ascii="仿宋" w:hAnsi="仿宋" w:eastAsia="仿宋" w:cs="仿宋"/>
          <w:snapToGrid w:val="0"/>
          <w:color w:val="000000"/>
          <w:spacing w:val="8"/>
          <w:kern w:val="0"/>
          <w:sz w:val="31"/>
          <w:szCs w:val="31"/>
        </w:rPr>
        <w:t>(二)</w:t>
      </w:r>
      <w:r>
        <w:rPr>
          <w:rFonts w:ascii="仿宋" w:hAnsi="仿宋" w:eastAsia="仿宋" w:cs="仿宋"/>
          <w:spacing w:val="4"/>
          <w:sz w:val="31"/>
          <w:szCs w:val="31"/>
        </w:rPr>
        <w:t>自传和</w:t>
      </w:r>
      <w:r>
        <w:rPr>
          <w:rFonts w:ascii="仿宋" w:hAnsi="仿宋" w:eastAsia="仿宋" w:cs="仿宋"/>
          <w:spacing w:val="3"/>
          <w:sz w:val="31"/>
          <w:szCs w:val="31"/>
        </w:rPr>
        <w:t>思</w:t>
      </w:r>
      <w:r>
        <w:rPr>
          <w:rFonts w:ascii="仿宋" w:hAnsi="仿宋" w:eastAsia="仿宋" w:cs="仿宋"/>
          <w:spacing w:val="2"/>
          <w:sz w:val="31"/>
          <w:szCs w:val="31"/>
        </w:rPr>
        <w:t>想类材料。主要有自传、参加党的重大</w:t>
      </w:r>
      <w:r>
        <w:rPr>
          <w:rFonts w:ascii="仿宋" w:hAnsi="仿宋" w:eastAsia="仿宋" w:cs="仿宋"/>
          <w:spacing w:val="9"/>
          <w:sz w:val="31"/>
          <w:szCs w:val="31"/>
        </w:rPr>
        <w:t>教育活动情况和重要党性分析、重要思想汇报等材料</w:t>
      </w:r>
      <w:r>
        <w:rPr>
          <w:rFonts w:ascii="仿宋" w:hAnsi="仿宋" w:eastAsia="仿宋" w:cs="仿宋"/>
          <w:spacing w:val="8"/>
          <w:sz w:val="31"/>
          <w:szCs w:val="31"/>
        </w:rPr>
        <w:t>。</w:t>
      </w:r>
    </w:p>
    <w:p w14:paraId="0A6E2672">
      <w:pPr>
        <w:numPr>
          <w:ilvl w:val="0"/>
          <w:numId w:val="0"/>
        </w:numPr>
        <w:spacing w:line="240" w:lineRule="auto"/>
        <w:ind w:left="0" w:leftChars="0" w:right="0" w:rightChars="0" w:firstLine="0" w:firstLineChars="0"/>
        <w:rPr>
          <w:rFonts w:ascii="仿宋" w:hAnsi="仿宋" w:eastAsia="仿宋" w:cs="仿宋"/>
          <w:spacing w:val="8"/>
          <w:sz w:val="31"/>
          <w:szCs w:val="31"/>
        </w:rPr>
      </w:pPr>
      <w:r>
        <w:rPr>
          <w:rFonts w:hint="eastAsia" w:ascii="仿宋" w:hAnsi="仿宋" w:eastAsia="仿宋" w:cs="仿宋"/>
          <w:spacing w:val="8"/>
          <w:sz w:val="31"/>
          <w:szCs w:val="31"/>
          <w:lang w:val="en-US" w:eastAsia="zh-CN"/>
        </w:rPr>
        <w:t>///</w:t>
      </w:r>
    </w:p>
    <w:p w14:paraId="06924C97">
      <w:pPr>
        <w:numPr>
          <w:ilvl w:val="0"/>
          <w:numId w:val="0"/>
        </w:numPr>
        <w:spacing w:before="232" w:line="220" w:lineRule="auto"/>
        <w:rPr>
          <w:rFonts w:ascii="仿宋" w:hAnsi="仿宋" w:eastAsia="仿宋" w:cs="仿宋"/>
          <w:spacing w:val="8"/>
          <w:sz w:val="31"/>
          <w:szCs w:val="31"/>
        </w:rPr>
      </w:pPr>
      <w:r>
        <w:rPr>
          <w:rFonts w:hint="eastAsia" w:ascii="仿宋" w:hAnsi="仿宋" w:eastAsia="仿宋" w:cs="仿宋"/>
          <w:snapToGrid w:val="0"/>
          <w:color w:val="000000"/>
          <w:spacing w:val="8"/>
          <w:kern w:val="0"/>
          <w:sz w:val="31"/>
          <w:szCs w:val="31"/>
        </w:rPr>
        <w:t>(三)</w:t>
      </w:r>
      <w:r>
        <w:rPr>
          <w:rFonts w:ascii="仿宋" w:hAnsi="仿宋" w:eastAsia="仿宋" w:cs="仿宋"/>
          <w:spacing w:val="4"/>
          <w:sz w:val="31"/>
          <w:szCs w:val="31"/>
        </w:rPr>
        <w:t>考核鉴</w:t>
      </w:r>
      <w:r>
        <w:rPr>
          <w:rFonts w:ascii="仿宋" w:hAnsi="仿宋" w:eastAsia="仿宋" w:cs="仿宋"/>
          <w:spacing w:val="3"/>
          <w:sz w:val="31"/>
          <w:szCs w:val="31"/>
        </w:rPr>
        <w:t>定</w:t>
      </w:r>
      <w:r>
        <w:rPr>
          <w:rFonts w:ascii="仿宋" w:hAnsi="仿宋" w:eastAsia="仿宋" w:cs="仿宋"/>
          <w:spacing w:val="2"/>
          <w:sz w:val="31"/>
          <w:szCs w:val="31"/>
        </w:rPr>
        <w:t>类材料。主要有平时考核、年度考核、</w:t>
      </w:r>
      <w:r>
        <w:rPr>
          <w:rFonts w:ascii="仿宋" w:hAnsi="仿宋" w:eastAsia="仿宋" w:cs="仿宋"/>
          <w:spacing w:val="16"/>
          <w:sz w:val="31"/>
          <w:szCs w:val="31"/>
        </w:rPr>
        <w:t>专</w:t>
      </w:r>
      <w:r>
        <w:rPr>
          <w:rFonts w:ascii="仿宋" w:hAnsi="仿宋" w:eastAsia="仿宋" w:cs="仿宋"/>
          <w:spacing w:val="14"/>
          <w:sz w:val="31"/>
          <w:szCs w:val="31"/>
        </w:rPr>
        <w:t>项</w:t>
      </w:r>
      <w:r>
        <w:rPr>
          <w:rFonts w:ascii="仿宋" w:hAnsi="仿宋" w:eastAsia="仿宋" w:cs="仿宋"/>
          <w:spacing w:val="8"/>
          <w:sz w:val="31"/>
          <w:szCs w:val="31"/>
        </w:rPr>
        <w:t>考核、任(聘)期考核，工作鉴定，重大政治事件、突</w:t>
      </w:r>
      <w:r>
        <w:rPr>
          <w:rFonts w:ascii="仿宋" w:hAnsi="仿宋" w:eastAsia="仿宋" w:cs="仿宋"/>
          <w:spacing w:val="13"/>
          <w:sz w:val="31"/>
          <w:szCs w:val="31"/>
        </w:rPr>
        <w:t>发</w:t>
      </w:r>
      <w:r>
        <w:rPr>
          <w:rFonts w:ascii="仿宋" w:hAnsi="仿宋" w:eastAsia="仿宋" w:cs="仿宋"/>
          <w:spacing w:val="9"/>
          <w:sz w:val="31"/>
          <w:szCs w:val="31"/>
        </w:rPr>
        <w:t>事件和重大任务中的表现，援派、挂职锻炼考核鉴定，党</w:t>
      </w:r>
      <w:r>
        <w:rPr>
          <w:rFonts w:ascii="仿宋" w:hAnsi="仿宋" w:eastAsia="仿宋" w:cs="仿宋"/>
          <w:spacing w:val="14"/>
          <w:sz w:val="31"/>
          <w:szCs w:val="31"/>
        </w:rPr>
        <w:t>组</w:t>
      </w:r>
      <w:r>
        <w:rPr>
          <w:rFonts w:ascii="仿宋" w:hAnsi="仿宋" w:eastAsia="仿宋" w:cs="仿宋"/>
          <w:spacing w:val="8"/>
          <w:sz w:val="31"/>
          <w:szCs w:val="31"/>
        </w:rPr>
        <w:t>织书记抓基层党建评价意见等材料。</w:t>
      </w:r>
    </w:p>
    <w:p w14:paraId="66F4E58D">
      <w:pPr>
        <w:numPr>
          <w:ilvl w:val="0"/>
          <w:numId w:val="0"/>
        </w:numPr>
        <w:spacing w:before="232" w:line="220" w:lineRule="auto"/>
        <w:rPr>
          <w:rFonts w:ascii="仿宋" w:hAnsi="仿宋" w:eastAsia="仿宋" w:cs="仿宋"/>
          <w:spacing w:val="8"/>
          <w:sz w:val="31"/>
          <w:szCs w:val="31"/>
        </w:rPr>
      </w:pPr>
      <w:r>
        <w:rPr>
          <w:rFonts w:hint="eastAsia" w:ascii="仿宋" w:hAnsi="仿宋" w:eastAsia="仿宋" w:cs="仿宋"/>
          <w:spacing w:val="8"/>
          <w:sz w:val="31"/>
          <w:szCs w:val="31"/>
          <w:lang w:val="en-US" w:eastAsia="zh-CN"/>
        </w:rPr>
        <w:t>///</w:t>
      </w:r>
    </w:p>
    <w:p w14:paraId="0096ABF0">
      <w:pPr>
        <w:numPr>
          <w:ilvl w:val="0"/>
          <w:numId w:val="0"/>
        </w:numPr>
        <w:spacing w:before="194" w:line="333" w:lineRule="auto"/>
        <w:ind w:left="24" w:leftChars="0" w:right="95" w:rightChars="0" w:firstLine="630" w:firstLineChars="0"/>
        <w:rPr>
          <w:rFonts w:ascii="仿宋" w:hAnsi="仿宋" w:eastAsia="仿宋" w:cs="仿宋"/>
          <w:spacing w:val="7"/>
          <w:sz w:val="31"/>
          <w:szCs w:val="31"/>
        </w:rPr>
      </w:pPr>
      <w:r>
        <w:rPr>
          <w:rFonts w:hint="eastAsia" w:ascii="仿宋" w:hAnsi="仿宋" w:eastAsia="仿宋" w:cs="仿宋"/>
          <w:snapToGrid w:val="0"/>
          <w:color w:val="000000"/>
          <w:spacing w:val="7"/>
          <w:kern w:val="0"/>
          <w:sz w:val="31"/>
          <w:szCs w:val="31"/>
        </w:rPr>
        <w:t>(四)</w:t>
      </w:r>
      <w:r>
        <w:rPr>
          <w:rFonts w:ascii="仿宋" w:hAnsi="仿宋" w:eastAsia="仿宋" w:cs="仿宋"/>
          <w:spacing w:val="2"/>
          <w:sz w:val="31"/>
          <w:szCs w:val="31"/>
        </w:rPr>
        <w:t>学历学位、专业技术职务(职称)、学术评鉴和</w:t>
      </w:r>
      <w:r>
        <w:rPr>
          <w:rFonts w:ascii="仿宋" w:hAnsi="仿宋" w:eastAsia="仿宋" w:cs="仿宋"/>
          <w:spacing w:val="5"/>
          <w:sz w:val="31"/>
          <w:szCs w:val="31"/>
        </w:rPr>
        <w:t>教</w:t>
      </w:r>
      <w:r>
        <w:rPr>
          <w:rFonts w:ascii="仿宋" w:hAnsi="仿宋" w:eastAsia="仿宋" w:cs="仿宋"/>
          <w:spacing w:val="3"/>
          <w:sz w:val="31"/>
          <w:szCs w:val="31"/>
        </w:rPr>
        <w:t>育培训类材料。主要有中学以来取得的学历学位，职业(任</w:t>
      </w:r>
      <w:r>
        <w:rPr>
          <w:rFonts w:ascii="仿宋" w:hAnsi="仿宋" w:eastAsia="仿宋" w:cs="仿宋"/>
          <w:spacing w:val="-4"/>
          <w:sz w:val="31"/>
          <w:szCs w:val="31"/>
        </w:rPr>
        <w:t>职)资</w:t>
      </w:r>
      <w:r>
        <w:rPr>
          <w:rFonts w:ascii="仿宋" w:hAnsi="仿宋" w:eastAsia="仿宋" w:cs="仿宋"/>
          <w:spacing w:val="-2"/>
          <w:sz w:val="31"/>
          <w:szCs w:val="31"/>
        </w:rPr>
        <w:t>格和评聘专业技术职务(职称)，当选院士、入选重</w:t>
      </w:r>
      <w:r>
        <w:rPr>
          <w:rFonts w:ascii="仿宋" w:hAnsi="仿宋" w:eastAsia="仿宋" w:cs="仿宋"/>
          <w:spacing w:val="11"/>
          <w:sz w:val="31"/>
          <w:szCs w:val="31"/>
        </w:rPr>
        <w:t>大</w:t>
      </w:r>
      <w:r>
        <w:rPr>
          <w:rFonts w:ascii="仿宋" w:hAnsi="仿宋" w:eastAsia="仿宋" w:cs="仿宋"/>
          <w:spacing w:val="9"/>
          <w:sz w:val="31"/>
          <w:szCs w:val="31"/>
        </w:rPr>
        <w:t>人才工程，发明创造、科研成果获奖、著作译著和有重大</w:t>
      </w:r>
      <w:r>
        <w:rPr>
          <w:rFonts w:ascii="仿宋" w:hAnsi="仿宋" w:eastAsia="仿宋" w:cs="仿宋"/>
          <w:spacing w:val="11"/>
          <w:sz w:val="31"/>
          <w:szCs w:val="31"/>
        </w:rPr>
        <w:t>影</w:t>
      </w:r>
      <w:r>
        <w:rPr>
          <w:rFonts w:ascii="仿宋" w:hAnsi="仿宋" w:eastAsia="仿宋" w:cs="仿宋"/>
          <w:spacing w:val="9"/>
          <w:sz w:val="31"/>
          <w:szCs w:val="31"/>
        </w:rPr>
        <w:t>响的论文目录，政策理论、业务知识、文化素养培训和技能</w:t>
      </w:r>
      <w:r>
        <w:rPr>
          <w:rFonts w:ascii="仿宋" w:hAnsi="仿宋" w:eastAsia="仿宋" w:cs="仿宋"/>
          <w:spacing w:val="7"/>
          <w:sz w:val="31"/>
          <w:szCs w:val="31"/>
        </w:rPr>
        <w:t>训练情况等材料。</w:t>
      </w:r>
    </w:p>
    <w:p w14:paraId="3F1D3EAC">
      <w:pPr>
        <w:numPr>
          <w:ilvl w:val="0"/>
          <w:numId w:val="0"/>
        </w:numPr>
        <w:spacing w:line="240" w:lineRule="auto"/>
        <w:ind w:left="0" w:leftChars="0" w:right="0" w:rightChars="0" w:firstLine="0" w:firstLineChars="0"/>
        <w:rPr>
          <w:rFonts w:ascii="仿宋" w:hAnsi="仿宋" w:eastAsia="仿宋" w:cs="仿宋"/>
          <w:spacing w:val="7"/>
          <w:sz w:val="31"/>
          <w:szCs w:val="31"/>
        </w:rPr>
      </w:pPr>
      <w:r>
        <w:rPr>
          <w:rFonts w:hint="eastAsia" w:ascii="仿宋" w:hAnsi="仿宋" w:eastAsia="仿宋" w:cs="仿宋"/>
          <w:spacing w:val="7"/>
          <w:sz w:val="31"/>
          <w:szCs w:val="31"/>
          <w:lang w:val="en-US" w:eastAsia="zh-CN"/>
        </w:rPr>
        <w:t>///</w:t>
      </w:r>
    </w:p>
    <w:p w14:paraId="4D59C071">
      <w:pPr>
        <w:numPr>
          <w:ilvl w:val="0"/>
          <w:numId w:val="0"/>
        </w:numPr>
        <w:spacing w:before="5" w:line="333" w:lineRule="auto"/>
        <w:ind w:left="21" w:leftChars="0" w:right="95" w:rightChars="0" w:firstLine="633" w:firstLineChars="0"/>
        <w:rPr>
          <w:rFonts w:ascii="仿宋" w:hAnsi="仿宋" w:eastAsia="仿宋" w:cs="仿宋"/>
          <w:spacing w:val="9"/>
          <w:sz w:val="31"/>
          <w:szCs w:val="31"/>
        </w:rPr>
      </w:pPr>
      <w:r>
        <w:rPr>
          <w:rFonts w:hint="eastAsia" w:ascii="仿宋" w:hAnsi="仿宋" w:eastAsia="仿宋" w:cs="仿宋"/>
          <w:snapToGrid w:val="0"/>
          <w:color w:val="000000"/>
          <w:spacing w:val="9"/>
          <w:kern w:val="0"/>
          <w:sz w:val="31"/>
          <w:szCs w:val="31"/>
        </w:rPr>
        <w:t>(五)</w:t>
      </w:r>
      <w:r>
        <w:rPr>
          <w:rFonts w:ascii="仿宋" w:hAnsi="仿宋" w:eastAsia="仿宋" w:cs="仿宋"/>
          <w:spacing w:val="4"/>
          <w:sz w:val="31"/>
          <w:szCs w:val="31"/>
        </w:rPr>
        <w:t>政审、</w:t>
      </w:r>
      <w:r>
        <w:rPr>
          <w:rFonts w:ascii="仿宋" w:hAnsi="仿宋" w:eastAsia="仿宋" w:cs="仿宋"/>
          <w:spacing w:val="3"/>
          <w:sz w:val="31"/>
          <w:szCs w:val="31"/>
        </w:rPr>
        <w:t>审</w:t>
      </w:r>
      <w:r>
        <w:rPr>
          <w:rFonts w:ascii="仿宋" w:hAnsi="仿宋" w:eastAsia="仿宋" w:cs="仿宋"/>
          <w:spacing w:val="2"/>
          <w:sz w:val="31"/>
          <w:szCs w:val="31"/>
        </w:rPr>
        <w:t>计和审核类材料。主要有政治历史情况</w:t>
      </w:r>
      <w:r>
        <w:rPr>
          <w:rFonts w:ascii="仿宋" w:hAnsi="仿宋" w:eastAsia="仿宋" w:cs="仿宋"/>
          <w:spacing w:val="13"/>
          <w:sz w:val="31"/>
          <w:szCs w:val="31"/>
        </w:rPr>
        <w:t>审</w:t>
      </w:r>
      <w:r>
        <w:rPr>
          <w:rFonts w:ascii="仿宋" w:hAnsi="仿宋" w:eastAsia="仿宋" w:cs="仿宋"/>
          <w:spacing w:val="9"/>
          <w:sz w:val="31"/>
          <w:szCs w:val="31"/>
        </w:rPr>
        <w:t>查，领导干部经济责任审计和自然资源资产离任审计的审</w:t>
      </w:r>
      <w:r>
        <w:rPr>
          <w:rFonts w:ascii="仿宋" w:hAnsi="仿宋" w:eastAsia="仿宋" w:cs="仿宋"/>
          <w:spacing w:val="13"/>
          <w:sz w:val="31"/>
          <w:szCs w:val="31"/>
        </w:rPr>
        <w:t>计</w:t>
      </w:r>
      <w:r>
        <w:rPr>
          <w:rFonts w:ascii="仿宋" w:hAnsi="仿宋" w:eastAsia="仿宋" w:cs="仿宋"/>
          <w:spacing w:val="9"/>
          <w:sz w:val="31"/>
          <w:szCs w:val="31"/>
        </w:rPr>
        <w:t>结果及整改情况、履行干部选拔任用工作职责离任检查结</w:t>
      </w:r>
      <w:r>
        <w:rPr>
          <w:rFonts w:ascii="仿宋" w:hAnsi="仿宋" w:eastAsia="仿宋" w:cs="仿宋"/>
          <w:spacing w:val="13"/>
          <w:sz w:val="31"/>
          <w:szCs w:val="31"/>
        </w:rPr>
        <w:t>果</w:t>
      </w:r>
      <w:r>
        <w:rPr>
          <w:rFonts w:ascii="仿宋" w:hAnsi="仿宋" w:eastAsia="仿宋" w:cs="仿宋"/>
          <w:spacing w:val="9"/>
          <w:sz w:val="31"/>
          <w:szCs w:val="31"/>
        </w:rPr>
        <w:t>及说明，证明，全国干部人事档案专项审核工作专用《干</w:t>
      </w:r>
      <w:r>
        <w:rPr>
          <w:rFonts w:ascii="仿宋" w:hAnsi="仿宋" w:eastAsia="仿宋" w:cs="仿宋"/>
          <w:spacing w:val="3"/>
          <w:sz w:val="31"/>
          <w:szCs w:val="31"/>
        </w:rPr>
        <w:t>部(职工)基本信息审核表》、干部基本信息审核认定，</w:t>
      </w:r>
      <w:r>
        <w:rPr>
          <w:rFonts w:ascii="仿宋" w:hAnsi="仿宋" w:eastAsia="仿宋" w:cs="仿宋"/>
          <w:spacing w:val="2"/>
          <w:sz w:val="31"/>
          <w:szCs w:val="31"/>
        </w:rPr>
        <w:t>干</w:t>
      </w:r>
      <w:r>
        <w:rPr>
          <w:rFonts w:ascii="仿宋" w:hAnsi="仿宋" w:eastAsia="仿宋" w:cs="仿宋"/>
          <w:spacing w:val="13"/>
          <w:sz w:val="31"/>
          <w:szCs w:val="31"/>
        </w:rPr>
        <w:t>部</w:t>
      </w:r>
      <w:r>
        <w:rPr>
          <w:rFonts w:ascii="仿宋" w:hAnsi="仿宋" w:eastAsia="仿宋" w:cs="仿宋"/>
          <w:spacing w:val="9"/>
          <w:sz w:val="31"/>
          <w:szCs w:val="31"/>
        </w:rPr>
        <w:t>人事档案任前审核登记表，廉洁从业结论性评价等材料。</w:t>
      </w:r>
    </w:p>
    <w:p w14:paraId="344C2646">
      <w:pPr>
        <w:spacing w:line="240" w:lineRule="auto"/>
        <w:ind w:left="0" w:firstLine="0"/>
        <w:rPr>
          <w:rFonts w:hint="eastAsia" w:ascii="仿宋" w:hAnsi="仿宋" w:eastAsia="仿宋" w:cs="仿宋"/>
          <w:spacing w:val="9"/>
          <w:sz w:val="31"/>
          <w:szCs w:val="31"/>
          <w:lang w:val="en-US" w:eastAsia="zh-CN"/>
        </w:rPr>
      </w:pPr>
      <w:r>
        <w:rPr>
          <w:rFonts w:hint="eastAsia" w:ascii="仿宋" w:hAnsi="仿宋" w:eastAsia="仿宋" w:cs="仿宋"/>
          <w:spacing w:val="9"/>
          <w:sz w:val="31"/>
          <w:szCs w:val="31"/>
          <w:lang w:val="en-US" w:eastAsia="zh-CN"/>
        </w:rPr>
        <w:t>///</w:t>
      </w:r>
    </w:p>
    <w:p w14:paraId="35F1FBA5">
      <w:pPr>
        <w:numPr>
          <w:ilvl w:val="0"/>
          <w:numId w:val="0"/>
        </w:numPr>
        <w:spacing w:before="4" w:line="333" w:lineRule="auto"/>
        <w:ind w:left="24" w:leftChars="0" w:firstLine="630" w:firstLineChars="0"/>
        <w:rPr>
          <w:rFonts w:ascii="仿宋" w:hAnsi="仿宋" w:eastAsia="仿宋" w:cs="仿宋"/>
          <w:spacing w:val="8"/>
          <w:sz w:val="31"/>
          <w:szCs w:val="31"/>
        </w:rPr>
      </w:pPr>
      <w:r>
        <w:rPr>
          <w:rFonts w:hint="eastAsia" w:ascii="仿宋" w:hAnsi="仿宋" w:eastAsia="仿宋" w:cs="仿宋"/>
          <w:snapToGrid w:val="0"/>
          <w:color w:val="000000"/>
          <w:spacing w:val="8"/>
          <w:kern w:val="0"/>
          <w:sz w:val="31"/>
          <w:szCs w:val="31"/>
        </w:rPr>
        <w:t>(六)</w:t>
      </w:r>
      <w:r>
        <w:rPr>
          <w:rFonts w:ascii="仿宋" w:hAnsi="仿宋" w:eastAsia="仿宋" w:cs="仿宋"/>
          <w:spacing w:val="1"/>
          <w:sz w:val="31"/>
          <w:szCs w:val="31"/>
        </w:rPr>
        <w:t>党、团类材料。主要有</w:t>
      </w:r>
      <w:r>
        <w:rPr>
          <w:rFonts w:ascii="仿宋" w:hAnsi="仿宋" w:eastAsia="仿宋" w:cs="仿宋"/>
          <w:sz w:val="31"/>
          <w:szCs w:val="31"/>
        </w:rPr>
        <w:t>《中国共产党入党志愿书》、</w:t>
      </w:r>
      <w:r>
        <w:rPr>
          <w:rFonts w:ascii="仿宋" w:hAnsi="仿宋" w:eastAsia="仿宋" w:cs="仿宋"/>
          <w:spacing w:val="13"/>
          <w:sz w:val="31"/>
          <w:szCs w:val="31"/>
        </w:rPr>
        <w:t>入</w:t>
      </w:r>
      <w:r>
        <w:rPr>
          <w:rFonts w:ascii="仿宋" w:hAnsi="仿宋" w:eastAsia="仿宋" w:cs="仿宋"/>
          <w:spacing w:val="9"/>
          <w:sz w:val="31"/>
          <w:szCs w:val="31"/>
        </w:rPr>
        <w:t>党申请书、转正申请书、培养教育考察，党员登记表，停</w:t>
      </w:r>
      <w:r>
        <w:rPr>
          <w:rFonts w:ascii="仿宋" w:hAnsi="仿宋" w:eastAsia="仿宋" w:cs="仿宋"/>
          <w:spacing w:val="13"/>
          <w:sz w:val="31"/>
          <w:szCs w:val="31"/>
        </w:rPr>
        <w:t>止</w:t>
      </w:r>
      <w:r>
        <w:rPr>
          <w:rFonts w:ascii="仿宋" w:hAnsi="仿宋" w:eastAsia="仿宋" w:cs="仿宋"/>
          <w:spacing w:val="9"/>
          <w:sz w:val="31"/>
          <w:szCs w:val="31"/>
        </w:rPr>
        <w:t>党籍、恢复党籍，退党、脱党，保留组织关系、恢复组织</w:t>
      </w:r>
      <w:r>
        <w:rPr>
          <w:rFonts w:ascii="仿宋" w:hAnsi="仿宋" w:eastAsia="仿宋" w:cs="仿宋"/>
          <w:spacing w:val="20"/>
          <w:sz w:val="31"/>
          <w:szCs w:val="31"/>
        </w:rPr>
        <w:t>生活</w:t>
      </w:r>
      <w:r>
        <w:rPr>
          <w:rFonts w:ascii="仿宋" w:hAnsi="仿宋" w:eastAsia="仿宋" w:cs="仿宋"/>
          <w:spacing w:val="10"/>
          <w:sz w:val="31"/>
          <w:szCs w:val="31"/>
        </w:rPr>
        <w:t>，《中国共产主义青年团入团志愿书》、入团申请书，</w:t>
      </w:r>
      <w:r>
        <w:rPr>
          <w:rFonts w:ascii="仿宋" w:hAnsi="仿宋" w:eastAsia="仿宋" w:cs="仿宋"/>
          <w:spacing w:val="11"/>
          <w:sz w:val="31"/>
          <w:szCs w:val="31"/>
        </w:rPr>
        <w:t>加</w:t>
      </w:r>
      <w:r>
        <w:rPr>
          <w:rFonts w:ascii="仿宋" w:hAnsi="仿宋" w:eastAsia="仿宋" w:cs="仿宋"/>
          <w:spacing w:val="8"/>
          <w:sz w:val="31"/>
          <w:szCs w:val="31"/>
        </w:rPr>
        <w:t>入或退出民主党派等材料。</w:t>
      </w:r>
    </w:p>
    <w:p w14:paraId="0B97A943">
      <w:pPr>
        <w:numPr>
          <w:ilvl w:val="0"/>
          <w:numId w:val="0"/>
        </w:numPr>
        <w:spacing w:line="240" w:lineRule="auto"/>
        <w:ind w:left="0" w:leftChars="0" w:firstLine="0" w:firstLineChars="0"/>
        <w:rPr>
          <w:rFonts w:ascii="仿宋" w:hAnsi="仿宋" w:eastAsia="仿宋" w:cs="仿宋"/>
          <w:spacing w:val="8"/>
          <w:sz w:val="31"/>
          <w:szCs w:val="31"/>
        </w:rPr>
      </w:pPr>
      <w:r>
        <w:rPr>
          <w:rFonts w:hint="eastAsia" w:ascii="仿宋" w:hAnsi="仿宋" w:eastAsia="仿宋" w:cs="仿宋"/>
          <w:spacing w:val="8"/>
          <w:sz w:val="31"/>
          <w:szCs w:val="31"/>
          <w:lang w:val="en-US" w:eastAsia="zh-CN"/>
        </w:rPr>
        <w:t>///</w:t>
      </w:r>
    </w:p>
    <w:p w14:paraId="5D4F3D3E">
      <w:pPr>
        <w:numPr>
          <w:ilvl w:val="0"/>
          <w:numId w:val="0"/>
        </w:numPr>
        <w:spacing w:line="333" w:lineRule="auto"/>
        <w:ind w:left="37" w:leftChars="0" w:right="95" w:rightChars="0" w:firstLine="616" w:firstLineChars="0"/>
        <w:rPr>
          <w:rFonts w:ascii="仿宋" w:hAnsi="仿宋" w:eastAsia="仿宋" w:cs="仿宋"/>
          <w:spacing w:val="8"/>
          <w:sz w:val="31"/>
          <w:szCs w:val="31"/>
        </w:rPr>
      </w:pPr>
      <w:r>
        <w:rPr>
          <w:rFonts w:hint="eastAsia" w:ascii="仿宋" w:hAnsi="仿宋" w:eastAsia="仿宋" w:cs="仿宋"/>
          <w:snapToGrid w:val="0"/>
          <w:color w:val="000000"/>
          <w:spacing w:val="8"/>
          <w:kern w:val="0"/>
          <w:sz w:val="31"/>
          <w:szCs w:val="31"/>
        </w:rPr>
        <w:t>(七)</w:t>
      </w:r>
      <w:r>
        <w:rPr>
          <w:rFonts w:ascii="仿宋" w:hAnsi="仿宋" w:eastAsia="仿宋" w:cs="仿宋"/>
          <w:spacing w:val="15"/>
          <w:sz w:val="31"/>
          <w:szCs w:val="31"/>
        </w:rPr>
        <w:t>表彰奖励类材料。主要有表彰和嘉奖、记功、授</w:t>
      </w:r>
      <w:r>
        <w:rPr>
          <w:rFonts w:ascii="仿宋" w:hAnsi="仿宋" w:eastAsia="仿宋" w:cs="仿宋"/>
          <w:spacing w:val="9"/>
          <w:sz w:val="31"/>
          <w:szCs w:val="31"/>
        </w:rPr>
        <w:t>予</w:t>
      </w:r>
      <w:r>
        <w:rPr>
          <w:rFonts w:ascii="仿宋" w:hAnsi="仿宋" w:eastAsia="仿宋" w:cs="仿宋"/>
          <w:spacing w:val="8"/>
          <w:sz w:val="31"/>
          <w:szCs w:val="31"/>
        </w:rPr>
        <w:t>荣誉称号，先进事迹及撤销奖励等材料。</w:t>
      </w:r>
    </w:p>
    <w:p w14:paraId="6E51D8C2">
      <w:pPr>
        <w:numPr>
          <w:ilvl w:val="0"/>
          <w:numId w:val="0"/>
        </w:numPr>
        <w:spacing w:line="240" w:lineRule="auto"/>
        <w:ind w:left="0" w:leftChars="0" w:right="0" w:rightChars="0" w:firstLine="0" w:firstLineChars="0"/>
        <w:rPr>
          <w:rFonts w:ascii="仿宋" w:hAnsi="仿宋" w:eastAsia="仿宋" w:cs="仿宋"/>
          <w:spacing w:val="8"/>
          <w:sz w:val="31"/>
          <w:szCs w:val="31"/>
        </w:rPr>
      </w:pPr>
      <w:r>
        <w:rPr>
          <w:rFonts w:hint="eastAsia" w:ascii="仿宋" w:hAnsi="仿宋" w:eastAsia="仿宋" w:cs="仿宋"/>
          <w:spacing w:val="8"/>
          <w:sz w:val="31"/>
          <w:szCs w:val="31"/>
          <w:lang w:val="en-US" w:eastAsia="zh-CN"/>
        </w:rPr>
        <w:t>///</w:t>
      </w:r>
    </w:p>
    <w:p w14:paraId="1FFBC39B">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232" w:line="334" w:lineRule="auto"/>
        <w:ind w:left="40" w:leftChars="0" w:firstLine="370" w:firstLineChars="109"/>
        <w:textAlignment w:val="baseline"/>
        <w:rPr>
          <w:rFonts w:ascii="仿宋" w:hAnsi="仿宋" w:eastAsia="仿宋" w:cs="仿宋"/>
          <w:spacing w:val="15"/>
          <w:sz w:val="31"/>
          <w:szCs w:val="31"/>
        </w:rPr>
      </w:pPr>
      <w:r>
        <w:rPr>
          <w:rFonts w:hint="eastAsia" w:ascii="仿宋" w:hAnsi="仿宋" w:eastAsia="仿宋" w:cs="仿宋"/>
          <w:snapToGrid w:val="0"/>
          <w:color w:val="000000"/>
          <w:spacing w:val="15"/>
          <w:kern w:val="0"/>
          <w:sz w:val="31"/>
          <w:szCs w:val="31"/>
        </w:rPr>
        <w:t>(八)</w:t>
      </w:r>
      <w:r>
        <w:rPr>
          <w:rFonts w:ascii="仿宋" w:hAnsi="仿宋" w:eastAsia="仿宋" w:cs="仿宋"/>
          <w:spacing w:val="15"/>
          <w:sz w:val="31"/>
          <w:szCs w:val="31"/>
        </w:rPr>
        <w:t>违规违纪违法处理处分类材料。主要有党纪政务处分，组织处理，法院刑事判决书、裁定书，公安机关有关行政处理决定，有关行业监管部门对干部有失诚信、违反法律和行政法规等行为形成的记录，人民法院认定的被执行人失信信息等材料。</w:t>
      </w:r>
    </w:p>
    <w:p w14:paraId="1C2D824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ind w:left="0" w:leftChars="0" w:firstLine="0" w:firstLineChars="0"/>
        <w:textAlignment w:val="baseline"/>
        <w:rPr>
          <w:rFonts w:ascii="仿宋" w:hAnsi="仿宋" w:eastAsia="仿宋" w:cs="仿宋"/>
          <w:spacing w:val="15"/>
          <w:sz w:val="31"/>
          <w:szCs w:val="31"/>
        </w:rPr>
      </w:pPr>
      <w:r>
        <w:rPr>
          <w:rFonts w:hint="eastAsia" w:ascii="仿宋" w:hAnsi="仿宋" w:eastAsia="仿宋" w:cs="仿宋"/>
          <w:spacing w:val="15"/>
          <w:sz w:val="31"/>
          <w:szCs w:val="31"/>
          <w:lang w:val="en-US" w:eastAsia="zh-CN"/>
        </w:rPr>
        <w:t>///</w:t>
      </w:r>
    </w:p>
    <w:p w14:paraId="7E4E2B66">
      <w:pPr>
        <w:numPr>
          <w:ilvl w:val="0"/>
          <w:numId w:val="0"/>
        </w:numPr>
        <w:spacing w:before="183" w:line="334" w:lineRule="auto"/>
        <w:ind w:left="19" w:leftChars="0" w:right="95" w:rightChars="0" w:firstLine="654" w:firstLineChars="0"/>
        <w:rPr>
          <w:rFonts w:ascii="仿宋" w:hAnsi="仿宋" w:eastAsia="仿宋" w:cs="仿宋"/>
          <w:spacing w:val="8"/>
          <w:sz w:val="31"/>
          <w:szCs w:val="31"/>
        </w:rPr>
      </w:pPr>
      <w:r>
        <w:rPr>
          <w:rFonts w:hint="eastAsia" w:ascii="仿宋" w:hAnsi="仿宋" w:eastAsia="仿宋" w:cs="仿宋"/>
          <w:snapToGrid w:val="0"/>
          <w:color w:val="000000"/>
          <w:spacing w:val="8"/>
          <w:kern w:val="0"/>
          <w:sz w:val="31"/>
          <w:szCs w:val="31"/>
        </w:rPr>
        <w:t>(九)</w:t>
      </w:r>
      <w:r>
        <w:rPr>
          <w:rFonts w:ascii="仿宋" w:hAnsi="仿宋" w:eastAsia="仿宋" w:cs="仿宋"/>
          <w:spacing w:val="8"/>
          <w:sz w:val="31"/>
          <w:szCs w:val="31"/>
        </w:rPr>
        <w:t>工资、任免、出国和会议代表类材料。主要有工</w:t>
      </w:r>
      <w:r>
        <w:rPr>
          <w:rFonts w:ascii="仿宋" w:hAnsi="仿宋" w:eastAsia="仿宋" w:cs="仿宋"/>
          <w:spacing w:val="18"/>
          <w:sz w:val="31"/>
          <w:szCs w:val="31"/>
        </w:rPr>
        <w:t>资</w:t>
      </w:r>
      <w:r>
        <w:rPr>
          <w:rFonts w:ascii="仿宋" w:hAnsi="仿宋" w:eastAsia="仿宋" w:cs="仿宋"/>
          <w:spacing w:val="9"/>
          <w:sz w:val="31"/>
          <w:szCs w:val="31"/>
        </w:rPr>
        <w:t>待遇审批、参加社会保险，录用、聘用、招用、入伍、考</w:t>
      </w:r>
      <w:r>
        <w:rPr>
          <w:rFonts w:ascii="仿宋" w:hAnsi="仿宋" w:eastAsia="仿宋" w:cs="仿宋"/>
          <w:spacing w:val="-12"/>
          <w:sz w:val="31"/>
          <w:szCs w:val="31"/>
        </w:rPr>
        <w:t>察、任免</w:t>
      </w:r>
      <w:r>
        <w:rPr>
          <w:rFonts w:ascii="仿宋" w:hAnsi="仿宋" w:eastAsia="仿宋" w:cs="仿宋"/>
          <w:spacing w:val="-6"/>
          <w:sz w:val="31"/>
          <w:szCs w:val="31"/>
        </w:rPr>
        <w:t>、调配、军队转业(复员)安置、退(离)休、辞</w:t>
      </w:r>
      <w:r>
        <w:rPr>
          <w:rFonts w:ascii="仿宋" w:hAnsi="仿宋" w:eastAsia="仿宋" w:cs="仿宋"/>
          <w:spacing w:val="16"/>
          <w:sz w:val="31"/>
          <w:szCs w:val="31"/>
        </w:rPr>
        <w:t>职、</w:t>
      </w:r>
      <w:r>
        <w:rPr>
          <w:rFonts w:ascii="仿宋" w:hAnsi="仿宋" w:eastAsia="仿宋" w:cs="仿宋"/>
          <w:spacing w:val="11"/>
          <w:sz w:val="31"/>
          <w:szCs w:val="31"/>
        </w:rPr>
        <w:t>辞</w:t>
      </w:r>
      <w:r>
        <w:rPr>
          <w:rFonts w:ascii="仿宋" w:hAnsi="仿宋" w:eastAsia="仿宋" w:cs="仿宋"/>
          <w:spacing w:val="8"/>
          <w:sz w:val="31"/>
          <w:szCs w:val="31"/>
        </w:rPr>
        <w:t>退，公务员(参照公务员法管理人员)登记、遴选、</w:t>
      </w:r>
      <w:r>
        <w:rPr>
          <w:rFonts w:ascii="仿宋" w:hAnsi="仿宋" w:eastAsia="仿宋" w:cs="仿宋"/>
          <w:spacing w:val="16"/>
          <w:sz w:val="31"/>
          <w:szCs w:val="31"/>
        </w:rPr>
        <w:t>选</w:t>
      </w:r>
      <w:r>
        <w:rPr>
          <w:rFonts w:ascii="仿宋" w:hAnsi="仿宋" w:eastAsia="仿宋" w:cs="仿宋"/>
          <w:spacing w:val="9"/>
          <w:sz w:val="31"/>
          <w:szCs w:val="31"/>
        </w:rPr>
        <w:t>调、调任、职级晋升，职务、职级套改，事业单位管理岗</w:t>
      </w:r>
      <w:r>
        <w:rPr>
          <w:rFonts w:ascii="仿宋" w:hAnsi="仿宋" w:eastAsia="仿宋" w:cs="仿宋"/>
          <w:spacing w:val="-4"/>
          <w:sz w:val="31"/>
          <w:szCs w:val="31"/>
        </w:rPr>
        <w:t>位职员</w:t>
      </w:r>
      <w:r>
        <w:rPr>
          <w:rFonts w:ascii="仿宋" w:hAnsi="仿宋" w:eastAsia="仿宋" w:cs="仿宋"/>
          <w:spacing w:val="-3"/>
          <w:sz w:val="31"/>
          <w:szCs w:val="31"/>
        </w:rPr>
        <w:t>等</w:t>
      </w:r>
      <w:r>
        <w:rPr>
          <w:rFonts w:ascii="仿宋" w:hAnsi="仿宋" w:eastAsia="仿宋" w:cs="仿宋"/>
          <w:spacing w:val="-2"/>
          <w:sz w:val="31"/>
          <w:szCs w:val="31"/>
        </w:rPr>
        <w:t>级晋升，出国(境)审批，当选党的代表大会、人</w:t>
      </w:r>
      <w:r>
        <w:rPr>
          <w:rFonts w:ascii="仿宋" w:hAnsi="仿宋" w:eastAsia="仿宋" w:cs="仿宋"/>
          <w:spacing w:val="6"/>
          <w:sz w:val="31"/>
          <w:szCs w:val="31"/>
        </w:rPr>
        <w:t>民代</w:t>
      </w:r>
      <w:r>
        <w:rPr>
          <w:rFonts w:ascii="仿宋" w:hAnsi="仿宋" w:eastAsia="仿宋" w:cs="仿宋"/>
          <w:spacing w:val="4"/>
          <w:sz w:val="31"/>
          <w:szCs w:val="31"/>
        </w:rPr>
        <w:t>表</w:t>
      </w:r>
      <w:r>
        <w:rPr>
          <w:rFonts w:ascii="仿宋" w:hAnsi="仿宋" w:eastAsia="仿宋" w:cs="仿宋"/>
          <w:spacing w:val="3"/>
          <w:sz w:val="31"/>
          <w:szCs w:val="31"/>
        </w:rPr>
        <w:t>大会、政协会议、群团组织代表会议、民主党派代表</w:t>
      </w:r>
      <w:r>
        <w:rPr>
          <w:rFonts w:ascii="仿宋" w:hAnsi="仿宋" w:eastAsia="仿宋" w:cs="仿宋"/>
          <w:spacing w:val="13"/>
          <w:sz w:val="31"/>
          <w:szCs w:val="31"/>
        </w:rPr>
        <w:t>会</w:t>
      </w:r>
      <w:r>
        <w:rPr>
          <w:rFonts w:ascii="仿宋" w:hAnsi="仿宋" w:eastAsia="仿宋" w:cs="仿宋"/>
          <w:spacing w:val="8"/>
          <w:sz w:val="31"/>
          <w:szCs w:val="31"/>
        </w:rPr>
        <w:t>议等会议代表(委员)及相关职务等材料。</w:t>
      </w:r>
    </w:p>
    <w:p w14:paraId="6D68DD70">
      <w:pPr>
        <w:numPr>
          <w:ilvl w:val="0"/>
          <w:numId w:val="0"/>
        </w:numPr>
        <w:spacing w:line="240" w:lineRule="auto"/>
        <w:ind w:left="0" w:leftChars="0" w:right="0" w:rightChars="0" w:firstLine="0" w:firstLineChars="0"/>
        <w:rPr>
          <w:rFonts w:ascii="仿宋" w:hAnsi="仿宋" w:eastAsia="仿宋" w:cs="仿宋"/>
          <w:spacing w:val="8"/>
          <w:sz w:val="31"/>
          <w:szCs w:val="31"/>
        </w:rPr>
      </w:pPr>
      <w:r>
        <w:rPr>
          <w:rFonts w:hint="eastAsia" w:ascii="仿宋" w:hAnsi="仿宋" w:eastAsia="仿宋" w:cs="仿宋"/>
          <w:spacing w:val="8"/>
          <w:sz w:val="31"/>
          <w:szCs w:val="31"/>
          <w:lang w:val="en-US" w:eastAsia="zh-CN"/>
        </w:rPr>
        <w:t>///</w:t>
      </w:r>
    </w:p>
    <w:p w14:paraId="58836A74">
      <w:pPr>
        <w:numPr>
          <w:ilvl w:val="0"/>
          <w:numId w:val="0"/>
        </w:numPr>
        <w:spacing w:before="2" w:line="333" w:lineRule="auto"/>
        <w:ind w:left="27" w:leftChars="0" w:firstLine="645" w:firstLineChars="0"/>
        <w:rPr>
          <w:rFonts w:ascii="仿宋" w:hAnsi="仿宋" w:eastAsia="仿宋" w:cs="仿宋"/>
          <w:spacing w:val="7"/>
          <w:sz w:val="31"/>
          <w:szCs w:val="31"/>
        </w:rPr>
      </w:pPr>
      <w:r>
        <w:rPr>
          <w:rFonts w:hint="eastAsia" w:ascii="仿宋" w:hAnsi="仿宋" w:eastAsia="仿宋" w:cs="仿宋"/>
          <w:snapToGrid w:val="0"/>
          <w:color w:val="000000"/>
          <w:spacing w:val="7"/>
          <w:kern w:val="0"/>
          <w:sz w:val="31"/>
          <w:szCs w:val="31"/>
        </w:rPr>
        <w:t>(十)</w:t>
      </w:r>
      <w:r>
        <w:rPr>
          <w:rFonts w:ascii="仿宋" w:hAnsi="仿宋" w:eastAsia="仿宋" w:cs="仿宋"/>
          <w:spacing w:val="14"/>
          <w:sz w:val="31"/>
          <w:szCs w:val="31"/>
        </w:rPr>
        <w:t>其他可供组织参考的材料。主要有毕业生就业报</w:t>
      </w:r>
      <w:r>
        <w:rPr>
          <w:rFonts w:ascii="仿宋" w:hAnsi="仿宋" w:eastAsia="仿宋" w:cs="仿宋"/>
          <w:spacing w:val="1"/>
          <w:sz w:val="31"/>
          <w:szCs w:val="31"/>
        </w:rPr>
        <w:t>到证、派遣证，工作调动介绍信，国(境</w:t>
      </w:r>
      <w:r>
        <w:rPr>
          <w:rFonts w:ascii="仿宋" w:hAnsi="仿宋" w:eastAsia="仿宋" w:cs="仿宋"/>
          <w:sz w:val="31"/>
          <w:szCs w:val="31"/>
        </w:rPr>
        <w:t>)外永久居留资格、</w:t>
      </w:r>
      <w:r>
        <w:rPr>
          <w:rFonts w:ascii="仿宋" w:hAnsi="仿宋" w:eastAsia="仿宋" w:cs="仿宋"/>
          <w:spacing w:val="9"/>
          <w:sz w:val="31"/>
          <w:szCs w:val="31"/>
        </w:rPr>
        <w:t>长期居留许可等证件有关内容的复印件和体检表等材料</w:t>
      </w:r>
      <w:r>
        <w:rPr>
          <w:rFonts w:ascii="仿宋" w:hAnsi="仿宋" w:eastAsia="仿宋" w:cs="仿宋"/>
          <w:spacing w:val="7"/>
          <w:sz w:val="31"/>
          <w:szCs w:val="31"/>
        </w:rPr>
        <w:t>。</w:t>
      </w:r>
    </w:p>
    <w:p w14:paraId="10C16C08">
      <w:pPr>
        <w:numPr>
          <w:ilvl w:val="0"/>
          <w:numId w:val="0"/>
        </w:numPr>
        <w:spacing w:line="240" w:lineRule="auto"/>
        <w:ind w:left="0" w:leftChars="0" w:firstLine="0" w:firstLineChars="0"/>
        <w:rPr>
          <w:rFonts w:ascii="仿宋" w:hAnsi="仿宋" w:eastAsia="仿宋" w:cs="仿宋"/>
          <w:spacing w:val="7"/>
          <w:sz w:val="31"/>
          <w:szCs w:val="31"/>
        </w:rPr>
      </w:pPr>
      <w:r>
        <w:rPr>
          <w:rFonts w:hint="eastAsia" w:ascii="仿宋" w:hAnsi="仿宋" w:eastAsia="仿宋" w:cs="仿宋"/>
          <w:spacing w:val="7"/>
          <w:sz w:val="31"/>
          <w:szCs w:val="31"/>
          <w:lang w:val="en-US" w:eastAsia="zh-CN"/>
        </w:rPr>
        <w:t>///</w:t>
      </w:r>
    </w:p>
    <w:p w14:paraId="3DFB56F1">
      <w:pPr>
        <w:spacing w:line="412" w:lineRule="exact"/>
        <w:ind w:left="2593"/>
        <w:outlineLvl w:val="0"/>
        <w:rPr>
          <w:rFonts w:ascii="黑体" w:hAnsi="黑体" w:eastAsia="黑体" w:cs="黑体"/>
          <w:sz w:val="31"/>
          <w:szCs w:val="31"/>
        </w:rPr>
      </w:pPr>
      <w:bookmarkStart w:id="3" w:name="_bookmark4"/>
      <w:bookmarkEnd w:id="3"/>
      <w:r>
        <w:rPr>
          <w:rFonts w:ascii="黑体" w:hAnsi="黑体" w:eastAsia="黑体" w:cs="黑体"/>
          <w:spacing w:val="10"/>
          <w:position w:val="1"/>
          <w:sz w:val="31"/>
          <w:szCs w:val="31"/>
        </w:rPr>
        <w:t>第</w:t>
      </w:r>
      <w:r>
        <w:rPr>
          <w:rFonts w:ascii="黑体" w:hAnsi="黑体" w:eastAsia="黑体" w:cs="黑体"/>
          <w:spacing w:val="8"/>
          <w:position w:val="1"/>
          <w:sz w:val="31"/>
          <w:szCs w:val="31"/>
        </w:rPr>
        <w:t>四</w:t>
      </w:r>
      <w:r>
        <w:rPr>
          <w:rFonts w:ascii="黑体" w:hAnsi="黑体" w:eastAsia="黑体" w:cs="黑体"/>
          <w:spacing w:val="5"/>
          <w:position w:val="1"/>
          <w:sz w:val="31"/>
          <w:szCs w:val="31"/>
        </w:rPr>
        <w:t>章档案日常管理</w:t>
      </w:r>
    </w:p>
    <w:p w14:paraId="226A32A3">
      <w:pPr>
        <w:spacing w:before="149" w:line="333" w:lineRule="auto"/>
        <w:ind w:left="24" w:right="95" w:firstLine="642"/>
        <w:rPr>
          <w:rFonts w:ascii="仿宋" w:hAnsi="仿宋" w:eastAsia="仿宋" w:cs="仿宋"/>
          <w:spacing w:val="8"/>
          <w:sz w:val="31"/>
          <w:szCs w:val="31"/>
        </w:rPr>
      </w:pPr>
      <w:r>
        <w:rPr>
          <w:rFonts w:ascii="黑体" w:hAnsi="黑体" w:eastAsia="黑体" w:cs="黑体"/>
          <w:spacing w:val="26"/>
          <w:sz w:val="31"/>
          <w:szCs w:val="31"/>
        </w:rPr>
        <w:t>第</w:t>
      </w:r>
      <w:r>
        <w:rPr>
          <w:rFonts w:ascii="黑体" w:hAnsi="黑体" w:eastAsia="黑体" w:cs="黑体"/>
          <w:spacing w:val="15"/>
          <w:sz w:val="31"/>
          <w:szCs w:val="31"/>
        </w:rPr>
        <w:t>十五条</w:t>
      </w:r>
      <w:r>
        <w:rPr>
          <w:rFonts w:ascii="仿宋" w:hAnsi="仿宋" w:eastAsia="仿宋" w:cs="仿宋"/>
          <w:spacing w:val="15"/>
          <w:sz w:val="31"/>
          <w:szCs w:val="31"/>
        </w:rPr>
        <w:t>干部人事档案日常管理主要包括档案建立、</w:t>
      </w:r>
      <w:r>
        <w:rPr>
          <w:rFonts w:ascii="仿宋" w:hAnsi="仿宋" w:eastAsia="仿宋" w:cs="仿宋"/>
          <w:spacing w:val="13"/>
          <w:sz w:val="31"/>
          <w:szCs w:val="31"/>
        </w:rPr>
        <w:t>调</w:t>
      </w:r>
      <w:r>
        <w:rPr>
          <w:rFonts w:ascii="仿宋" w:hAnsi="仿宋" w:eastAsia="仿宋" w:cs="仿宋"/>
          <w:spacing w:val="9"/>
          <w:sz w:val="31"/>
          <w:szCs w:val="31"/>
        </w:rPr>
        <w:t>集、接收、保管、转递、信息化、统计和保密，档案材料</w:t>
      </w:r>
      <w:r>
        <w:rPr>
          <w:rFonts w:ascii="仿宋" w:hAnsi="仿宋" w:eastAsia="仿宋" w:cs="仿宋"/>
          <w:spacing w:val="12"/>
          <w:sz w:val="31"/>
          <w:szCs w:val="31"/>
        </w:rPr>
        <w:t>的</w:t>
      </w:r>
      <w:r>
        <w:rPr>
          <w:rFonts w:ascii="仿宋" w:hAnsi="仿宋" w:eastAsia="仿宋" w:cs="仿宋"/>
          <w:spacing w:val="8"/>
          <w:sz w:val="31"/>
          <w:szCs w:val="31"/>
        </w:rPr>
        <w:t>收集、鉴别、整理和归档等。</w:t>
      </w:r>
    </w:p>
    <w:p w14:paraId="148BE6B4">
      <w:pPr>
        <w:spacing w:line="240" w:lineRule="auto"/>
        <w:ind w:left="0" w:right="0" w:firstLine="0"/>
        <w:rPr>
          <w:rFonts w:hint="default" w:ascii="仿宋" w:hAnsi="仿宋" w:eastAsia="仿宋" w:cs="仿宋"/>
          <w:spacing w:val="8"/>
          <w:sz w:val="31"/>
          <w:szCs w:val="31"/>
          <w:lang w:val="en-US" w:eastAsia="zh-CN"/>
        </w:rPr>
      </w:pPr>
      <w:r>
        <w:rPr>
          <w:rFonts w:hint="eastAsia" w:ascii="仿宋" w:hAnsi="仿宋" w:eastAsia="仿宋" w:cs="仿宋"/>
          <w:spacing w:val="8"/>
          <w:sz w:val="31"/>
          <w:szCs w:val="31"/>
          <w:lang w:val="en-US" w:eastAsia="zh-CN"/>
        </w:rPr>
        <w:t>///</w:t>
      </w:r>
    </w:p>
    <w:p w14:paraId="54BEF3ED">
      <w:pPr>
        <w:spacing w:before="5" w:line="337" w:lineRule="auto"/>
        <w:ind w:left="29" w:right="95" w:firstLine="637"/>
        <w:rPr>
          <w:rFonts w:ascii="仿宋" w:hAnsi="仿宋" w:eastAsia="仿宋" w:cs="仿宋"/>
          <w:spacing w:val="9"/>
          <w:sz w:val="31"/>
          <w:szCs w:val="31"/>
        </w:rPr>
      </w:pPr>
      <w:r>
        <w:rPr>
          <w:rFonts w:ascii="黑体" w:hAnsi="黑体" w:eastAsia="黑体" w:cs="黑体"/>
          <w:spacing w:val="16"/>
          <w:sz w:val="31"/>
          <w:szCs w:val="31"/>
        </w:rPr>
        <w:t>第</w:t>
      </w:r>
      <w:r>
        <w:rPr>
          <w:rFonts w:ascii="黑体" w:hAnsi="黑体" w:eastAsia="黑体" w:cs="黑体"/>
          <w:spacing w:val="13"/>
          <w:sz w:val="31"/>
          <w:szCs w:val="31"/>
        </w:rPr>
        <w:t>十</w:t>
      </w:r>
      <w:r>
        <w:rPr>
          <w:rFonts w:ascii="黑体" w:hAnsi="黑体" w:eastAsia="黑体" w:cs="黑体"/>
          <w:spacing w:val="8"/>
          <w:sz w:val="31"/>
          <w:szCs w:val="31"/>
        </w:rPr>
        <w:t>六条</w:t>
      </w:r>
      <w:r>
        <w:rPr>
          <w:rFonts w:ascii="仿宋" w:hAnsi="仿宋" w:eastAsia="仿宋" w:cs="仿宋"/>
          <w:spacing w:val="8"/>
          <w:sz w:val="31"/>
          <w:szCs w:val="31"/>
        </w:rPr>
        <w:t>档案建立与副本管理。干部人事档案需建立</w:t>
      </w:r>
      <w:r>
        <w:rPr>
          <w:rFonts w:ascii="仿宋" w:hAnsi="仿宋" w:eastAsia="仿宋" w:cs="仿宋"/>
          <w:spacing w:val="9"/>
          <w:sz w:val="31"/>
          <w:szCs w:val="31"/>
        </w:rPr>
        <w:t>正本，原则上不允许建立副本。档案副本是档案正本主要</w:t>
      </w:r>
      <w:r>
        <w:rPr>
          <w:rFonts w:ascii="仿宋" w:hAnsi="仿宋" w:eastAsia="仿宋" w:cs="仿宋"/>
          <w:spacing w:val="8"/>
          <w:sz w:val="31"/>
          <w:szCs w:val="31"/>
        </w:rPr>
        <w:t>材</w:t>
      </w:r>
      <w:r>
        <w:rPr>
          <w:rFonts w:ascii="仿宋" w:hAnsi="仿宋" w:eastAsia="仿宋" w:cs="仿宋"/>
          <w:spacing w:val="9"/>
          <w:sz w:val="31"/>
          <w:szCs w:val="31"/>
        </w:rPr>
        <w:t>料的复制件，正本有关材料和信息变更时，副本应当相应</w:t>
      </w:r>
      <w:r>
        <w:rPr>
          <w:rFonts w:ascii="仿宋" w:hAnsi="仿宋" w:eastAsia="仿宋" w:cs="仿宋"/>
          <w:spacing w:val="8"/>
          <w:sz w:val="31"/>
          <w:szCs w:val="31"/>
        </w:rPr>
        <w:t>变</w:t>
      </w:r>
      <w:r>
        <w:rPr>
          <w:rFonts w:ascii="仿宋" w:hAnsi="仿宋" w:eastAsia="仿宋" w:cs="仿宋"/>
          <w:spacing w:val="15"/>
          <w:sz w:val="31"/>
          <w:szCs w:val="31"/>
        </w:rPr>
        <w:t>更。人力资源共享中心、销售事业部/生产中心集中管理</w:t>
      </w:r>
      <w:r>
        <w:rPr>
          <w:rFonts w:ascii="仿宋" w:hAnsi="仿宋" w:eastAsia="仿宋" w:cs="仿宋"/>
          <w:spacing w:val="13"/>
          <w:sz w:val="31"/>
          <w:szCs w:val="31"/>
        </w:rPr>
        <w:t>的</w:t>
      </w:r>
      <w:r>
        <w:rPr>
          <w:rFonts w:ascii="仿宋" w:hAnsi="仿宋" w:eastAsia="仿宋" w:cs="仿宋"/>
          <w:spacing w:val="9"/>
          <w:sz w:val="31"/>
          <w:szCs w:val="31"/>
        </w:rPr>
        <w:t>干部人事档案丢失或损坏的，必须立即报告华润啤酒人力</w:t>
      </w:r>
      <w:r>
        <w:rPr>
          <w:rFonts w:ascii="仿宋" w:hAnsi="仿宋" w:eastAsia="仿宋" w:cs="仿宋"/>
          <w:spacing w:val="8"/>
          <w:sz w:val="31"/>
          <w:szCs w:val="31"/>
        </w:rPr>
        <w:t>资</w:t>
      </w:r>
      <w:r>
        <w:rPr>
          <w:rFonts w:ascii="仿宋" w:hAnsi="仿宋" w:eastAsia="仿宋" w:cs="仿宋"/>
          <w:spacing w:val="9"/>
          <w:sz w:val="31"/>
          <w:szCs w:val="31"/>
        </w:rPr>
        <w:t>源部，并全力查找或者补救。确实无法找到或者补救的，</w:t>
      </w:r>
      <w:r>
        <w:rPr>
          <w:rFonts w:ascii="仿宋" w:hAnsi="仿宋" w:eastAsia="仿宋" w:cs="仿宋"/>
          <w:spacing w:val="6"/>
          <w:sz w:val="31"/>
          <w:szCs w:val="31"/>
        </w:rPr>
        <w:t>经</w:t>
      </w:r>
      <w:r>
        <w:rPr>
          <w:rFonts w:ascii="仿宋" w:hAnsi="仿宋" w:eastAsia="仿宋" w:cs="仿宋"/>
          <w:spacing w:val="16"/>
          <w:sz w:val="31"/>
          <w:szCs w:val="31"/>
        </w:rPr>
        <w:t>华</w:t>
      </w:r>
      <w:r>
        <w:rPr>
          <w:rFonts w:ascii="仿宋" w:hAnsi="仿宋" w:eastAsia="仿宋" w:cs="仿宋"/>
          <w:spacing w:val="15"/>
          <w:sz w:val="31"/>
          <w:szCs w:val="31"/>
        </w:rPr>
        <w:t>润</w:t>
      </w:r>
      <w:r>
        <w:rPr>
          <w:rFonts w:ascii="仿宋" w:hAnsi="仿宋" w:eastAsia="仿宋" w:cs="仿宋"/>
          <w:spacing w:val="8"/>
          <w:sz w:val="31"/>
          <w:szCs w:val="31"/>
        </w:rPr>
        <w:t>啤酒人力资源部批准，由人力资源共享中心负责协调相</w:t>
      </w:r>
      <w:r>
        <w:rPr>
          <w:rFonts w:ascii="仿宋" w:hAnsi="仿宋" w:eastAsia="仿宋" w:cs="仿宋"/>
          <w:spacing w:val="-14"/>
          <w:sz w:val="31"/>
          <w:szCs w:val="31"/>
        </w:rPr>
        <w:t>关单</w:t>
      </w:r>
      <w:r>
        <w:rPr>
          <w:rFonts w:ascii="仿宋" w:hAnsi="仿宋" w:eastAsia="仿宋" w:cs="仿宋"/>
          <w:spacing w:val="-13"/>
          <w:sz w:val="31"/>
          <w:szCs w:val="31"/>
        </w:rPr>
        <w:t>位</w:t>
      </w:r>
      <w:r>
        <w:rPr>
          <w:rFonts w:ascii="仿宋" w:hAnsi="仿宋" w:eastAsia="仿宋" w:cs="仿宋"/>
          <w:spacing w:val="-7"/>
          <w:sz w:val="31"/>
          <w:szCs w:val="31"/>
        </w:rPr>
        <w:t>依照《重建干部人事档案办法》</w:t>
      </w:r>
      <w:del w:id="215" w:author="咨询组" w:date="2026-01-08T14:24:58Z">
        <w:r>
          <w:rPr>
            <w:rFonts w:ascii="仿宋" w:hAnsi="仿宋" w:eastAsia="仿宋" w:cs="仿宋"/>
            <w:spacing w:val="-7"/>
            <w:sz w:val="31"/>
            <w:szCs w:val="31"/>
          </w:rPr>
          <w:delText xml:space="preserve">( 附件 1 ) </w:delText>
        </w:r>
      </w:del>
      <w:r>
        <w:rPr>
          <w:rFonts w:ascii="仿宋" w:hAnsi="仿宋" w:eastAsia="仿宋" w:cs="仿宋"/>
          <w:spacing w:val="-7"/>
          <w:sz w:val="31"/>
          <w:szCs w:val="31"/>
        </w:rPr>
        <w:t>重新建立档</w:t>
      </w:r>
      <w:r>
        <w:rPr>
          <w:rFonts w:ascii="仿宋" w:hAnsi="仿宋" w:eastAsia="仿宋" w:cs="仿宋"/>
          <w:spacing w:val="10"/>
          <w:sz w:val="31"/>
          <w:szCs w:val="31"/>
        </w:rPr>
        <w:t>案</w:t>
      </w:r>
      <w:r>
        <w:rPr>
          <w:rFonts w:ascii="仿宋" w:hAnsi="仿宋" w:eastAsia="仿宋" w:cs="仿宋"/>
          <w:spacing w:val="9"/>
          <w:sz w:val="31"/>
          <w:szCs w:val="31"/>
        </w:rPr>
        <w:t>或者补充必要证明材料，干部所在单位</w:t>
      </w:r>
      <w:r>
        <w:rPr>
          <w:rFonts w:ascii="仿宋" w:hAnsi="仿宋" w:eastAsia="仿宋" w:cs="仿宋"/>
          <w:sz w:val="31"/>
          <w:szCs w:val="31"/>
        </w:rPr>
        <w:t>HRBP</w:t>
      </w:r>
      <w:r>
        <w:rPr>
          <w:rFonts w:ascii="仿宋" w:hAnsi="仿宋" w:eastAsia="仿宋" w:cs="仿宋"/>
          <w:spacing w:val="9"/>
          <w:sz w:val="31"/>
          <w:szCs w:val="31"/>
        </w:rPr>
        <w:t>协助。</w:t>
      </w:r>
    </w:p>
    <w:p w14:paraId="3A70C89E">
      <w:pPr>
        <w:spacing w:line="240" w:lineRule="auto"/>
        <w:ind w:left="0" w:right="0" w:firstLine="0"/>
        <w:rPr>
          <w:rFonts w:hint="default" w:ascii="仿宋" w:hAnsi="仿宋" w:eastAsia="仿宋" w:cs="仿宋"/>
          <w:spacing w:val="9"/>
          <w:sz w:val="31"/>
          <w:szCs w:val="31"/>
          <w:lang w:val="en-US" w:eastAsia="zh-CN"/>
        </w:rPr>
      </w:pPr>
      <w:r>
        <w:rPr>
          <w:rFonts w:hint="eastAsia" w:ascii="仿宋" w:hAnsi="仿宋" w:eastAsia="仿宋" w:cs="仿宋"/>
          <w:spacing w:val="9"/>
          <w:sz w:val="31"/>
          <w:szCs w:val="31"/>
          <w:lang w:val="en-US" w:eastAsia="zh-CN"/>
        </w:rPr>
        <w:t>///</w:t>
      </w:r>
    </w:p>
    <w:p w14:paraId="6F6FCB2A">
      <w:pPr>
        <w:spacing w:before="3" w:line="335" w:lineRule="auto"/>
        <w:ind w:left="24" w:right="154" w:firstLine="642"/>
        <w:rPr>
          <w:rFonts w:ascii="仿宋" w:hAnsi="仿宋" w:eastAsia="仿宋" w:cs="仿宋"/>
          <w:sz w:val="31"/>
          <w:szCs w:val="31"/>
        </w:rPr>
      </w:pPr>
      <w:r>
        <w:rPr>
          <w:rFonts w:ascii="黑体" w:hAnsi="黑体" w:eastAsia="黑体" w:cs="黑体"/>
          <w:spacing w:val="16"/>
          <w:sz w:val="31"/>
          <w:szCs w:val="31"/>
        </w:rPr>
        <w:t>第</w:t>
      </w:r>
      <w:r>
        <w:rPr>
          <w:rFonts w:ascii="黑体" w:hAnsi="黑体" w:eastAsia="黑体" w:cs="黑体"/>
          <w:spacing w:val="13"/>
          <w:sz w:val="31"/>
          <w:szCs w:val="31"/>
        </w:rPr>
        <w:t>十</w:t>
      </w:r>
      <w:r>
        <w:rPr>
          <w:rFonts w:ascii="黑体" w:hAnsi="黑体" w:eastAsia="黑体" w:cs="黑体"/>
          <w:spacing w:val="8"/>
          <w:sz w:val="31"/>
          <w:szCs w:val="31"/>
        </w:rPr>
        <w:t>七条</w:t>
      </w:r>
      <w:r>
        <w:rPr>
          <w:rFonts w:ascii="仿宋" w:hAnsi="仿宋" w:eastAsia="仿宋" w:cs="仿宋"/>
          <w:spacing w:val="8"/>
          <w:sz w:val="31"/>
          <w:szCs w:val="31"/>
        </w:rPr>
        <w:t>档案调集。干部人事档案调集由人力资源共</w:t>
      </w:r>
      <w:r>
        <w:rPr>
          <w:rFonts w:ascii="仿宋" w:hAnsi="仿宋" w:eastAsia="仿宋" w:cs="仿宋"/>
          <w:spacing w:val="1"/>
          <w:sz w:val="31"/>
          <w:szCs w:val="31"/>
        </w:rPr>
        <w:t>享中心负责，按调集要求进行。由人力资源共享中心</w:t>
      </w:r>
      <w:r>
        <w:rPr>
          <w:rFonts w:ascii="仿宋" w:hAnsi="仿宋" w:eastAsia="仿宋" w:cs="仿宋"/>
          <w:sz w:val="31"/>
          <w:szCs w:val="31"/>
        </w:rPr>
        <w:t>在任命、</w:t>
      </w:r>
      <w:r>
        <w:rPr>
          <w:rFonts w:ascii="仿宋" w:hAnsi="仿宋" w:eastAsia="仿宋" w:cs="仿宋"/>
          <w:spacing w:val="3"/>
          <w:sz w:val="31"/>
          <w:szCs w:val="31"/>
        </w:rPr>
        <w:t>调动或其他相关文件下发10个工作日内发出调档函，</w:t>
      </w:r>
      <w:r>
        <w:rPr>
          <w:rFonts w:ascii="仿宋" w:hAnsi="仿宋" w:eastAsia="仿宋" w:cs="仿宋"/>
          <w:spacing w:val="2"/>
          <w:sz w:val="31"/>
          <w:szCs w:val="31"/>
        </w:rPr>
        <w:t>实</w:t>
      </w:r>
      <w:r>
        <w:rPr>
          <w:rFonts w:ascii="仿宋" w:hAnsi="仿宋" w:eastAsia="仿宋" w:cs="仿宋"/>
          <w:sz w:val="31"/>
          <w:szCs w:val="31"/>
        </w:rPr>
        <w:t>施</w:t>
      </w:r>
      <w:r>
        <w:rPr>
          <w:rFonts w:ascii="仿宋" w:hAnsi="仿宋" w:eastAsia="仿宋" w:cs="仿宋"/>
          <w:spacing w:val="7"/>
          <w:sz w:val="31"/>
          <w:szCs w:val="31"/>
        </w:rPr>
        <w:t>并完成档案调集。</w:t>
      </w:r>
    </w:p>
    <w:p w14:paraId="445395DB">
      <w:pPr>
        <w:spacing w:line="331" w:lineRule="auto"/>
        <w:ind w:left="21" w:right="250" w:firstLine="654"/>
        <w:rPr>
          <w:rFonts w:ascii="仿宋" w:hAnsi="仿宋" w:eastAsia="仿宋" w:cs="仿宋"/>
          <w:spacing w:val="5"/>
          <w:sz w:val="31"/>
          <w:szCs w:val="31"/>
        </w:rPr>
      </w:pPr>
      <w:r>
        <w:rPr>
          <w:rFonts w:ascii="仿宋" w:hAnsi="仿宋" w:eastAsia="仿宋" w:cs="仿宋"/>
          <w:spacing w:val="16"/>
          <w:sz w:val="31"/>
          <w:szCs w:val="31"/>
        </w:rPr>
        <w:t>干</w:t>
      </w:r>
      <w:r>
        <w:rPr>
          <w:rFonts w:ascii="仿宋" w:hAnsi="仿宋" w:eastAsia="仿宋" w:cs="仿宋"/>
          <w:spacing w:val="11"/>
          <w:sz w:val="31"/>
          <w:szCs w:val="31"/>
        </w:rPr>
        <w:t>部</w:t>
      </w:r>
      <w:r>
        <w:rPr>
          <w:rFonts w:ascii="仿宋" w:hAnsi="仿宋" w:eastAsia="仿宋" w:cs="仿宋"/>
          <w:spacing w:val="8"/>
          <w:sz w:val="31"/>
          <w:szCs w:val="31"/>
        </w:rPr>
        <w:t>人事档案原则上要求正本调集，特殊情况下以副本</w:t>
      </w:r>
      <w:r>
        <w:rPr>
          <w:rFonts w:ascii="仿宋" w:hAnsi="仿宋" w:eastAsia="仿宋" w:cs="仿宋"/>
          <w:spacing w:val="15"/>
          <w:sz w:val="31"/>
          <w:szCs w:val="31"/>
        </w:rPr>
        <w:t>代</w:t>
      </w:r>
      <w:r>
        <w:rPr>
          <w:rFonts w:ascii="仿宋" w:hAnsi="仿宋" w:eastAsia="仿宋" w:cs="仿宋"/>
          <w:spacing w:val="9"/>
          <w:sz w:val="31"/>
          <w:szCs w:val="31"/>
        </w:rPr>
        <w:t>替正本调集的，需由负责保管档案的转出单位提供说明并</w:t>
      </w:r>
      <w:r>
        <w:rPr>
          <w:rFonts w:ascii="仿宋" w:hAnsi="仿宋" w:eastAsia="仿宋" w:cs="仿宋"/>
          <w:spacing w:val="6"/>
          <w:sz w:val="31"/>
          <w:szCs w:val="31"/>
        </w:rPr>
        <w:t>留存备查</w:t>
      </w:r>
      <w:r>
        <w:rPr>
          <w:rFonts w:ascii="仿宋" w:hAnsi="仿宋" w:eastAsia="仿宋" w:cs="仿宋"/>
          <w:spacing w:val="5"/>
          <w:sz w:val="31"/>
          <w:szCs w:val="31"/>
        </w:rPr>
        <w:t>。</w:t>
      </w:r>
    </w:p>
    <w:p w14:paraId="42FB92BA">
      <w:pPr>
        <w:spacing w:line="240" w:lineRule="auto"/>
        <w:ind w:left="0" w:right="0" w:firstLine="0"/>
        <w:rPr>
          <w:rFonts w:hint="default" w:ascii="仿宋" w:hAnsi="仿宋" w:eastAsia="仿宋" w:cs="仿宋"/>
          <w:spacing w:val="5"/>
          <w:sz w:val="31"/>
          <w:szCs w:val="31"/>
          <w:lang w:val="en-US" w:eastAsia="zh-CN"/>
        </w:rPr>
      </w:pPr>
      <w:r>
        <w:rPr>
          <w:rFonts w:hint="eastAsia" w:ascii="仿宋" w:hAnsi="仿宋" w:eastAsia="仿宋" w:cs="仿宋"/>
          <w:spacing w:val="5"/>
          <w:sz w:val="31"/>
          <w:szCs w:val="31"/>
          <w:lang w:val="en-US" w:eastAsia="zh-CN"/>
        </w:rPr>
        <w:t>///</w:t>
      </w:r>
    </w:p>
    <w:p w14:paraId="2C5F3D59">
      <w:pPr>
        <w:spacing w:line="335" w:lineRule="auto"/>
        <w:ind w:left="24" w:right="249" w:firstLine="642"/>
        <w:rPr>
          <w:rFonts w:ascii="仿宋" w:hAnsi="仿宋" w:eastAsia="仿宋" w:cs="仿宋"/>
          <w:spacing w:val="8"/>
          <w:sz w:val="31"/>
          <w:szCs w:val="31"/>
        </w:rPr>
      </w:pPr>
      <w:r>
        <w:rPr>
          <w:rFonts w:ascii="黑体" w:hAnsi="黑体" w:eastAsia="黑体" w:cs="黑体"/>
          <w:spacing w:val="16"/>
          <w:sz w:val="31"/>
          <w:szCs w:val="31"/>
        </w:rPr>
        <w:t>第</w:t>
      </w:r>
      <w:r>
        <w:rPr>
          <w:rFonts w:ascii="黑体" w:hAnsi="黑体" w:eastAsia="黑体" w:cs="黑体"/>
          <w:spacing w:val="13"/>
          <w:sz w:val="31"/>
          <w:szCs w:val="31"/>
        </w:rPr>
        <w:t>十</w:t>
      </w:r>
      <w:r>
        <w:rPr>
          <w:rFonts w:ascii="黑体" w:hAnsi="黑体" w:eastAsia="黑体" w:cs="黑体"/>
          <w:spacing w:val="8"/>
          <w:sz w:val="31"/>
          <w:szCs w:val="31"/>
        </w:rPr>
        <w:t>八条</w:t>
      </w:r>
      <w:r>
        <w:rPr>
          <w:rFonts w:ascii="仿宋" w:hAnsi="仿宋" w:eastAsia="仿宋" w:cs="仿宋"/>
          <w:spacing w:val="8"/>
          <w:sz w:val="31"/>
          <w:szCs w:val="31"/>
        </w:rPr>
        <w:t>档案转递。干部人事档案转递必须通过机要</w:t>
      </w:r>
      <w:r>
        <w:rPr>
          <w:rFonts w:ascii="仿宋" w:hAnsi="仿宋" w:eastAsia="仿宋" w:cs="仿宋"/>
          <w:spacing w:val="5"/>
          <w:sz w:val="31"/>
          <w:szCs w:val="31"/>
        </w:rPr>
        <w:t>或</w:t>
      </w:r>
      <w:r>
        <w:rPr>
          <w:rFonts w:ascii="仿宋" w:hAnsi="仿宋" w:eastAsia="仿宋" w:cs="仿宋"/>
          <w:spacing w:val="3"/>
          <w:sz w:val="31"/>
          <w:szCs w:val="31"/>
        </w:rPr>
        <w:t>者安排专人送取，严禁邮寄或交本人自带。当发生干部离</w:t>
      </w:r>
      <w:r>
        <w:rPr>
          <w:rFonts w:ascii="仿宋" w:hAnsi="仿宋" w:eastAsia="仿宋" w:cs="仿宋"/>
          <w:spacing w:val="11"/>
          <w:sz w:val="31"/>
          <w:szCs w:val="31"/>
        </w:rPr>
        <w:t>职</w:t>
      </w:r>
      <w:r>
        <w:rPr>
          <w:rFonts w:ascii="仿宋" w:hAnsi="仿宋" w:eastAsia="仿宋" w:cs="仿宋"/>
          <w:spacing w:val="9"/>
          <w:sz w:val="31"/>
          <w:szCs w:val="31"/>
        </w:rPr>
        <w:t>或其他需将档案转出华润啤酒情况的，人力资源共享中心</w:t>
      </w:r>
      <w:r>
        <w:rPr>
          <w:rFonts w:ascii="仿宋" w:hAnsi="仿宋" w:eastAsia="仿宋" w:cs="仿宋"/>
          <w:spacing w:val="13"/>
          <w:sz w:val="31"/>
          <w:szCs w:val="31"/>
        </w:rPr>
        <w:t>应</w:t>
      </w:r>
      <w:r>
        <w:rPr>
          <w:rFonts w:ascii="仿宋" w:hAnsi="仿宋" w:eastAsia="仿宋" w:cs="仿宋"/>
          <w:spacing w:val="9"/>
          <w:sz w:val="31"/>
          <w:szCs w:val="31"/>
        </w:rPr>
        <w:t>当对档案进行认真核对整理，保证档案内容真实准确、材</w:t>
      </w:r>
      <w:r>
        <w:rPr>
          <w:rFonts w:ascii="仿宋" w:hAnsi="仿宋" w:eastAsia="仿宋" w:cs="仿宋"/>
          <w:spacing w:val="11"/>
          <w:sz w:val="31"/>
          <w:szCs w:val="31"/>
        </w:rPr>
        <w:t>料</w:t>
      </w:r>
      <w:r>
        <w:rPr>
          <w:rFonts w:ascii="仿宋" w:hAnsi="仿宋" w:eastAsia="仿宋" w:cs="仿宋"/>
          <w:spacing w:val="8"/>
          <w:sz w:val="31"/>
          <w:szCs w:val="31"/>
        </w:rPr>
        <w:t>完整后，按要求完成转出。</w:t>
      </w:r>
    </w:p>
    <w:p w14:paraId="5BE25FDA">
      <w:pPr>
        <w:spacing w:line="240" w:lineRule="auto"/>
        <w:ind w:left="0" w:right="0" w:firstLine="0"/>
        <w:rPr>
          <w:rFonts w:hint="default" w:ascii="仿宋" w:hAnsi="仿宋" w:eastAsia="仿宋" w:cs="仿宋"/>
          <w:spacing w:val="8"/>
          <w:sz w:val="31"/>
          <w:szCs w:val="31"/>
          <w:lang w:val="en-US" w:eastAsia="zh-CN"/>
        </w:rPr>
      </w:pPr>
      <w:r>
        <w:rPr>
          <w:rFonts w:hint="eastAsia" w:ascii="仿宋" w:hAnsi="仿宋" w:eastAsia="仿宋" w:cs="仿宋"/>
          <w:spacing w:val="8"/>
          <w:sz w:val="31"/>
          <w:szCs w:val="31"/>
          <w:lang w:val="en-US" w:eastAsia="zh-CN"/>
        </w:rPr>
        <w:t>///</w:t>
      </w:r>
    </w:p>
    <w:p w14:paraId="2A177650">
      <w:pPr>
        <w:numPr>
          <w:ilvl w:val="0"/>
          <w:numId w:val="0"/>
        </w:numPr>
        <w:spacing w:before="2" w:line="333" w:lineRule="auto"/>
        <w:ind w:left="30" w:leftChars="0" w:right="252" w:rightChars="0" w:firstLine="624" w:firstLineChars="0"/>
        <w:rPr>
          <w:rFonts w:ascii="仿宋" w:hAnsi="仿宋" w:eastAsia="仿宋" w:cs="仿宋"/>
          <w:sz w:val="31"/>
          <w:szCs w:val="31"/>
        </w:rPr>
      </w:pPr>
      <w:r>
        <w:rPr>
          <w:rFonts w:hint="eastAsia" w:ascii="仿宋" w:hAnsi="仿宋" w:eastAsia="仿宋" w:cs="仿宋"/>
          <w:snapToGrid w:val="0"/>
          <w:color w:val="000000"/>
          <w:kern w:val="0"/>
          <w:sz w:val="31"/>
          <w:szCs w:val="31"/>
        </w:rPr>
        <w:t>(一)</w:t>
      </w:r>
      <w:r>
        <w:rPr>
          <w:rFonts w:ascii="仿宋" w:hAnsi="仿宋" w:eastAsia="仿宋" w:cs="仿宋"/>
          <w:spacing w:val="4"/>
          <w:sz w:val="31"/>
          <w:szCs w:val="31"/>
        </w:rPr>
        <w:t>干</w:t>
      </w:r>
      <w:r>
        <w:rPr>
          <w:rFonts w:ascii="仿宋" w:hAnsi="仿宋" w:eastAsia="仿宋" w:cs="仿宋"/>
          <w:spacing w:val="2"/>
          <w:sz w:val="31"/>
          <w:szCs w:val="31"/>
        </w:rPr>
        <w:t>部调出华润啤酒但仍在华润集团履职的(跨业</w:t>
      </w:r>
      <w:r>
        <w:rPr>
          <w:rFonts w:ascii="仿宋" w:hAnsi="仿宋" w:eastAsia="仿宋" w:cs="仿宋"/>
          <w:spacing w:val="16"/>
          <w:sz w:val="31"/>
          <w:szCs w:val="31"/>
        </w:rPr>
        <w:t>务</w:t>
      </w:r>
      <w:r>
        <w:rPr>
          <w:rFonts w:ascii="仿宋" w:hAnsi="仿宋" w:eastAsia="仿宋" w:cs="仿宋"/>
          <w:spacing w:val="13"/>
          <w:sz w:val="31"/>
          <w:szCs w:val="31"/>
        </w:rPr>
        <w:t>单</w:t>
      </w:r>
      <w:r>
        <w:rPr>
          <w:rFonts w:ascii="仿宋" w:hAnsi="仿宋" w:eastAsia="仿宋" w:cs="仿宋"/>
          <w:spacing w:val="8"/>
          <w:sz w:val="31"/>
          <w:szCs w:val="31"/>
        </w:rPr>
        <w:t>元调动)，由人力资源共享中心如实规范填写《干部人</w:t>
      </w:r>
      <w:r>
        <w:rPr>
          <w:rFonts w:ascii="仿宋" w:hAnsi="仿宋" w:eastAsia="仿宋" w:cs="仿宋"/>
          <w:spacing w:val="-1"/>
          <w:sz w:val="31"/>
          <w:szCs w:val="31"/>
        </w:rPr>
        <w:t>事档案转递通知单》</w:t>
      </w:r>
      <w:del w:id="216" w:author="咨询组" w:date="2026-01-08T14:25:48Z">
        <w:r>
          <w:rPr>
            <w:rFonts w:ascii="仿宋" w:hAnsi="仿宋" w:eastAsia="仿宋" w:cs="仿宋"/>
            <w:spacing w:val="-1"/>
            <w:sz w:val="31"/>
            <w:szCs w:val="31"/>
          </w:rPr>
          <w:delText>( 附件 2，</w:delText>
        </w:r>
      </w:del>
      <w:del w:id="217" w:author="咨询组" w:date="2026-01-08T14:25:48Z">
        <w:r>
          <w:rPr>
            <w:rFonts w:ascii="仿宋" w:hAnsi="仿宋" w:eastAsia="仿宋" w:cs="仿宋"/>
            <w:sz w:val="31"/>
            <w:szCs w:val="31"/>
          </w:rPr>
          <w:delText>下同)</w:delText>
        </w:r>
      </w:del>
      <w:r>
        <w:rPr>
          <w:rFonts w:ascii="仿宋" w:hAnsi="仿宋" w:eastAsia="仿宋" w:cs="仿宋"/>
          <w:sz w:val="31"/>
          <w:szCs w:val="31"/>
        </w:rPr>
        <w:t>，按要求完成转出。</w:t>
      </w:r>
    </w:p>
    <w:p w14:paraId="2811149E">
      <w:pPr>
        <w:numPr>
          <w:numId w:val="0"/>
        </w:numPr>
        <w:spacing w:line="240" w:lineRule="auto"/>
        <w:ind w:left="0" w:leftChars="0" w:right="0" w:rightChars="0"/>
        <w:rPr>
          <w:rFonts w:hint="default" w:ascii="仿宋" w:hAnsi="仿宋" w:eastAsia="仿宋" w:cs="仿宋"/>
          <w:sz w:val="31"/>
          <w:szCs w:val="31"/>
          <w:lang w:val="en-US" w:eastAsia="zh-CN"/>
        </w:rPr>
      </w:pPr>
      <w:r>
        <w:rPr>
          <w:rFonts w:hint="eastAsia" w:ascii="仿宋" w:hAnsi="仿宋" w:eastAsia="仿宋" w:cs="仿宋"/>
          <w:sz w:val="31"/>
          <w:szCs w:val="31"/>
          <w:lang w:val="en-US" w:eastAsia="zh-CN"/>
        </w:rPr>
        <w:t>///</w:t>
      </w:r>
    </w:p>
    <w:p w14:paraId="3323DB3D">
      <w:pPr>
        <w:numPr>
          <w:ilvl w:val="0"/>
          <w:numId w:val="0"/>
        </w:numPr>
        <w:spacing w:before="2" w:line="333" w:lineRule="auto"/>
        <w:ind w:left="26" w:leftChars="0" w:firstLine="627" w:firstLineChars="0"/>
        <w:rPr>
          <w:rFonts w:ascii="仿宋" w:hAnsi="仿宋" w:eastAsia="仿宋" w:cs="仿宋"/>
          <w:spacing w:val="-7"/>
          <w:sz w:val="31"/>
          <w:szCs w:val="31"/>
        </w:rPr>
      </w:pPr>
      <w:r>
        <w:rPr>
          <w:rFonts w:hint="eastAsia" w:ascii="仿宋" w:hAnsi="仿宋" w:eastAsia="仿宋" w:cs="仿宋"/>
          <w:snapToGrid w:val="0"/>
          <w:color w:val="000000"/>
          <w:spacing w:val="-7"/>
          <w:kern w:val="0"/>
          <w:sz w:val="31"/>
          <w:szCs w:val="31"/>
        </w:rPr>
        <w:t>(二)</w:t>
      </w:r>
      <w:r>
        <w:rPr>
          <w:rFonts w:ascii="仿宋" w:hAnsi="仿宋" w:eastAsia="仿宋" w:cs="仿宋"/>
          <w:spacing w:val="4"/>
          <w:sz w:val="31"/>
          <w:szCs w:val="31"/>
        </w:rPr>
        <w:t>干部离</w:t>
      </w:r>
      <w:r>
        <w:rPr>
          <w:rFonts w:ascii="仿宋" w:hAnsi="仿宋" w:eastAsia="仿宋" w:cs="仿宋"/>
          <w:spacing w:val="3"/>
          <w:sz w:val="31"/>
          <w:szCs w:val="31"/>
        </w:rPr>
        <w:t>职</w:t>
      </w:r>
      <w:r>
        <w:rPr>
          <w:rFonts w:ascii="仿宋" w:hAnsi="仿宋" w:eastAsia="仿宋" w:cs="仿宋"/>
          <w:spacing w:val="2"/>
          <w:sz w:val="31"/>
          <w:szCs w:val="31"/>
        </w:rPr>
        <w:t>的，在办理离职手续时，人力资源共享</w:t>
      </w:r>
      <w:r>
        <w:rPr>
          <w:rFonts w:ascii="仿宋" w:hAnsi="仿宋" w:eastAsia="仿宋" w:cs="仿宋"/>
          <w:spacing w:val="12"/>
          <w:sz w:val="31"/>
          <w:szCs w:val="31"/>
        </w:rPr>
        <w:t>中心</w:t>
      </w:r>
      <w:r>
        <w:rPr>
          <w:rFonts w:ascii="仿宋" w:hAnsi="仿宋" w:eastAsia="仿宋" w:cs="仿宋"/>
          <w:spacing w:val="7"/>
          <w:sz w:val="31"/>
          <w:szCs w:val="31"/>
        </w:rPr>
        <w:t>应</w:t>
      </w:r>
      <w:r>
        <w:rPr>
          <w:rFonts w:ascii="仿宋" w:hAnsi="仿宋" w:eastAsia="仿宋" w:cs="仿宋"/>
          <w:spacing w:val="6"/>
          <w:sz w:val="31"/>
          <w:szCs w:val="31"/>
        </w:rPr>
        <w:t>向其明确告知其档案转出要求、未按时转出的风险等。</w:t>
      </w:r>
      <w:r>
        <w:rPr>
          <w:rFonts w:ascii="仿宋" w:hAnsi="仿宋" w:eastAsia="仿宋" w:cs="仿宋"/>
          <w:spacing w:val="22"/>
          <w:sz w:val="31"/>
          <w:szCs w:val="31"/>
        </w:rPr>
        <w:t>人力资源共享中心如实规范填写《干部人事档案转递通</w:t>
      </w:r>
      <w:r>
        <w:rPr>
          <w:rFonts w:ascii="仿宋" w:hAnsi="仿宋" w:eastAsia="仿宋" w:cs="仿宋"/>
          <w:spacing w:val="17"/>
          <w:sz w:val="31"/>
          <w:szCs w:val="31"/>
        </w:rPr>
        <w:t>知</w:t>
      </w:r>
      <w:r>
        <w:rPr>
          <w:rFonts w:ascii="仿宋" w:hAnsi="仿宋" w:eastAsia="仿宋" w:cs="仿宋"/>
          <w:spacing w:val="-7"/>
          <w:sz w:val="31"/>
          <w:szCs w:val="31"/>
        </w:rPr>
        <w:t>单》，按要求完成转出。</w:t>
      </w:r>
    </w:p>
    <w:p w14:paraId="13F0E477">
      <w:pPr>
        <w:numPr>
          <w:numId w:val="0"/>
        </w:numPr>
        <w:spacing w:line="240" w:lineRule="auto"/>
        <w:ind w:left="0" w:leftChars="0"/>
        <w:rPr>
          <w:rFonts w:hint="default" w:ascii="仿宋" w:hAnsi="仿宋" w:eastAsia="仿宋" w:cs="仿宋"/>
          <w:spacing w:val="-7"/>
          <w:sz w:val="31"/>
          <w:szCs w:val="31"/>
          <w:lang w:val="en-US" w:eastAsia="zh-CN"/>
        </w:rPr>
      </w:pPr>
      <w:r>
        <w:rPr>
          <w:rFonts w:hint="eastAsia" w:ascii="仿宋" w:hAnsi="仿宋" w:eastAsia="仿宋" w:cs="仿宋"/>
          <w:spacing w:val="-7"/>
          <w:sz w:val="31"/>
          <w:szCs w:val="31"/>
          <w:lang w:val="en-US" w:eastAsia="zh-CN"/>
        </w:rPr>
        <w:t>///</w:t>
      </w:r>
    </w:p>
    <w:p w14:paraId="763FBB3D">
      <w:pPr>
        <w:numPr>
          <w:ilvl w:val="0"/>
          <w:numId w:val="0"/>
        </w:numPr>
        <w:spacing w:before="234" w:line="333" w:lineRule="auto"/>
        <w:ind w:left="25" w:leftChars="0" w:right="153" w:rightChars="0" w:hanging="5" w:firstLineChars="0"/>
        <w:rPr>
          <w:rFonts w:ascii="仿宋" w:hAnsi="仿宋" w:eastAsia="仿宋" w:cs="仿宋"/>
          <w:spacing w:val="7"/>
          <w:sz w:val="31"/>
          <w:szCs w:val="31"/>
        </w:rPr>
      </w:pPr>
      <w:r>
        <w:rPr>
          <w:rFonts w:hint="eastAsia" w:ascii="仿宋" w:hAnsi="仿宋" w:eastAsia="仿宋" w:cs="仿宋"/>
          <w:snapToGrid w:val="0"/>
          <w:color w:val="000000"/>
          <w:spacing w:val="7"/>
          <w:kern w:val="0"/>
          <w:sz w:val="31"/>
          <w:szCs w:val="31"/>
        </w:rPr>
        <w:t>(三)</w:t>
      </w:r>
      <w:r>
        <w:rPr>
          <w:rFonts w:ascii="仿宋" w:hAnsi="仿宋" w:eastAsia="仿宋" w:cs="仿宋"/>
          <w:spacing w:val="4"/>
          <w:sz w:val="31"/>
          <w:szCs w:val="31"/>
        </w:rPr>
        <w:t>干部</w:t>
      </w:r>
      <w:r>
        <w:rPr>
          <w:rFonts w:ascii="仿宋" w:hAnsi="仿宋" w:eastAsia="仿宋" w:cs="仿宋"/>
          <w:spacing w:val="2"/>
          <w:sz w:val="31"/>
          <w:szCs w:val="31"/>
        </w:rPr>
        <w:t>在达到法定退休年龄前三个月，干部所在单</w:t>
      </w:r>
      <w:r>
        <w:rPr>
          <w:rFonts w:ascii="仿宋" w:hAnsi="仿宋" w:eastAsia="仿宋" w:cs="仿宋"/>
          <w:spacing w:val="18"/>
          <w:sz w:val="31"/>
          <w:szCs w:val="31"/>
        </w:rPr>
        <w:t>位</w:t>
      </w:r>
      <w:r>
        <w:rPr>
          <w:rFonts w:ascii="仿宋" w:hAnsi="仿宋" w:eastAsia="仿宋" w:cs="仿宋"/>
          <w:spacing w:val="9"/>
          <w:sz w:val="31"/>
          <w:szCs w:val="31"/>
        </w:rPr>
        <w:t>人力资源部应依据干部退休地要求、退休人员社会化管理</w:t>
      </w:r>
      <w:r>
        <w:rPr>
          <w:rFonts w:ascii="仿宋" w:hAnsi="仿宋" w:eastAsia="仿宋" w:cs="仿宋"/>
          <w:spacing w:val="14"/>
          <w:sz w:val="31"/>
          <w:szCs w:val="31"/>
        </w:rPr>
        <w:t>相</w:t>
      </w:r>
      <w:r>
        <w:rPr>
          <w:rFonts w:ascii="仿宋" w:hAnsi="仿宋" w:eastAsia="仿宋" w:cs="仿宋"/>
          <w:spacing w:val="9"/>
          <w:sz w:val="31"/>
          <w:szCs w:val="31"/>
        </w:rPr>
        <w:t>关要求将干部人事档案转到对应组织、机构或单位。人力</w:t>
      </w:r>
      <w:r>
        <w:rPr>
          <w:rFonts w:ascii="仿宋" w:hAnsi="仿宋" w:eastAsia="仿宋" w:cs="仿宋"/>
          <w:spacing w:val="12"/>
          <w:sz w:val="31"/>
          <w:szCs w:val="31"/>
        </w:rPr>
        <w:t>资</w:t>
      </w:r>
      <w:r>
        <w:rPr>
          <w:rFonts w:ascii="仿宋" w:hAnsi="仿宋" w:eastAsia="仿宋" w:cs="仿宋"/>
          <w:spacing w:val="9"/>
          <w:sz w:val="31"/>
          <w:szCs w:val="31"/>
        </w:rPr>
        <w:t>源共享中心如实规范填写《干部人事档案转递通知单》，</w:t>
      </w:r>
      <w:r>
        <w:rPr>
          <w:rFonts w:ascii="仿宋" w:hAnsi="仿宋" w:eastAsia="仿宋" w:cs="仿宋"/>
          <w:spacing w:val="12"/>
          <w:sz w:val="31"/>
          <w:szCs w:val="31"/>
        </w:rPr>
        <w:t>按</w:t>
      </w:r>
      <w:r>
        <w:rPr>
          <w:rFonts w:ascii="仿宋" w:hAnsi="仿宋" w:eastAsia="仿宋" w:cs="仿宋"/>
          <w:spacing w:val="9"/>
          <w:sz w:val="31"/>
          <w:szCs w:val="31"/>
        </w:rPr>
        <w:t>要求完成转出。档案认定年龄大于身份证年龄的，应提前</w:t>
      </w:r>
      <w:r>
        <w:rPr>
          <w:rFonts w:ascii="仿宋" w:hAnsi="仿宋" w:eastAsia="仿宋" w:cs="仿宋"/>
          <w:spacing w:val="8"/>
          <w:sz w:val="31"/>
          <w:szCs w:val="31"/>
        </w:rPr>
        <w:t>一</w:t>
      </w:r>
      <w:r>
        <w:rPr>
          <w:rFonts w:ascii="仿宋" w:hAnsi="仿宋" w:eastAsia="仿宋" w:cs="仿宋"/>
          <w:spacing w:val="7"/>
          <w:sz w:val="31"/>
          <w:szCs w:val="31"/>
        </w:rPr>
        <w:t>年办理退休预审。</w:t>
      </w:r>
    </w:p>
    <w:p w14:paraId="61707802">
      <w:pPr>
        <w:numPr>
          <w:numId w:val="0"/>
        </w:numPr>
        <w:spacing w:line="240" w:lineRule="auto"/>
        <w:ind w:left="0" w:leftChars="0" w:right="0" w:rightChars="0"/>
        <w:rPr>
          <w:rFonts w:hint="default" w:ascii="仿宋" w:hAnsi="仿宋" w:eastAsia="仿宋" w:cs="仿宋"/>
          <w:spacing w:val="7"/>
          <w:sz w:val="31"/>
          <w:szCs w:val="31"/>
          <w:lang w:val="en-US" w:eastAsia="zh-CN"/>
        </w:rPr>
      </w:pPr>
      <w:r>
        <w:rPr>
          <w:rFonts w:hint="eastAsia" w:ascii="仿宋" w:hAnsi="仿宋" w:eastAsia="仿宋" w:cs="仿宋"/>
          <w:spacing w:val="7"/>
          <w:sz w:val="31"/>
          <w:szCs w:val="31"/>
          <w:lang w:val="en-US" w:eastAsia="zh-CN"/>
        </w:rPr>
        <w:t>///</w:t>
      </w:r>
    </w:p>
    <w:p w14:paraId="0ECD3185">
      <w:pPr>
        <w:numPr>
          <w:ilvl w:val="0"/>
          <w:numId w:val="0"/>
        </w:numPr>
        <w:spacing w:before="2" w:line="333" w:lineRule="auto"/>
        <w:ind w:left="37" w:leftChars="0" w:right="154" w:rightChars="0" w:firstLine="616" w:firstLineChars="0"/>
        <w:rPr>
          <w:rFonts w:ascii="仿宋" w:hAnsi="仿宋" w:eastAsia="仿宋" w:cs="仿宋"/>
          <w:spacing w:val="3"/>
          <w:sz w:val="31"/>
          <w:szCs w:val="31"/>
        </w:rPr>
      </w:pPr>
      <w:r>
        <w:rPr>
          <w:rFonts w:hint="eastAsia" w:ascii="仿宋" w:hAnsi="仿宋" w:eastAsia="仿宋" w:cs="仿宋"/>
          <w:snapToGrid w:val="0"/>
          <w:color w:val="000000"/>
          <w:spacing w:val="3"/>
          <w:kern w:val="0"/>
          <w:sz w:val="31"/>
          <w:szCs w:val="31"/>
        </w:rPr>
        <w:t>(四)</w:t>
      </w:r>
      <w:r>
        <w:rPr>
          <w:rFonts w:ascii="仿宋" w:hAnsi="仿宋" w:eastAsia="仿宋" w:cs="仿宋"/>
          <w:spacing w:val="-3"/>
          <w:sz w:val="31"/>
          <w:szCs w:val="31"/>
        </w:rPr>
        <w:t>干部死亡5年后，其人事档案统一移交华润</w:t>
      </w:r>
      <w:r>
        <w:rPr>
          <w:rFonts w:ascii="仿宋" w:hAnsi="仿宋" w:eastAsia="仿宋" w:cs="仿宋"/>
          <w:spacing w:val="-2"/>
          <w:sz w:val="31"/>
          <w:szCs w:val="31"/>
        </w:rPr>
        <w:t>啤</w:t>
      </w:r>
      <w:r>
        <w:rPr>
          <w:rFonts w:ascii="仿宋" w:hAnsi="仿宋" w:eastAsia="仿宋" w:cs="仿宋"/>
          <w:sz w:val="31"/>
          <w:szCs w:val="31"/>
        </w:rPr>
        <w:t>酒</w:t>
      </w:r>
      <w:r>
        <w:rPr>
          <w:rFonts w:ascii="仿宋" w:hAnsi="仿宋" w:eastAsia="仿宋" w:cs="仿宋"/>
          <w:spacing w:val="8"/>
          <w:sz w:val="31"/>
          <w:szCs w:val="31"/>
        </w:rPr>
        <w:t>办公室(档案保管部门)保存，按同级国家档案馆接收范围</w:t>
      </w:r>
      <w:r>
        <w:rPr>
          <w:rFonts w:ascii="仿宋" w:hAnsi="仿宋" w:eastAsia="仿宋" w:cs="仿宋"/>
          <w:spacing w:val="6"/>
          <w:sz w:val="31"/>
          <w:szCs w:val="31"/>
        </w:rPr>
        <w:t>的</w:t>
      </w:r>
      <w:r>
        <w:rPr>
          <w:rFonts w:ascii="仿宋" w:hAnsi="仿宋" w:eastAsia="仿宋" w:cs="仿宋"/>
          <w:spacing w:val="3"/>
          <w:sz w:val="31"/>
          <w:szCs w:val="31"/>
        </w:rPr>
        <w:t>规定进馆。</w:t>
      </w:r>
    </w:p>
    <w:p w14:paraId="50D3DBDB">
      <w:pPr>
        <w:numPr>
          <w:numId w:val="0"/>
        </w:numPr>
        <w:spacing w:line="240" w:lineRule="auto"/>
        <w:ind w:left="0" w:leftChars="0" w:right="0" w:rightChars="0"/>
        <w:rPr>
          <w:rFonts w:hint="default" w:ascii="仿宋" w:hAnsi="仿宋" w:eastAsia="仿宋" w:cs="仿宋"/>
          <w:spacing w:val="3"/>
          <w:sz w:val="31"/>
          <w:szCs w:val="31"/>
          <w:lang w:val="en-US" w:eastAsia="zh-CN"/>
        </w:rPr>
      </w:pPr>
      <w:r>
        <w:rPr>
          <w:rFonts w:hint="eastAsia" w:ascii="仿宋" w:hAnsi="仿宋" w:eastAsia="仿宋" w:cs="仿宋"/>
          <w:spacing w:val="3"/>
          <w:sz w:val="31"/>
          <w:szCs w:val="31"/>
          <w:lang w:val="en-US" w:eastAsia="zh-CN"/>
        </w:rPr>
        <w:t>///</w:t>
      </w:r>
    </w:p>
    <w:p w14:paraId="2679887C">
      <w:pPr>
        <w:numPr>
          <w:ilvl w:val="0"/>
          <w:numId w:val="0"/>
        </w:numPr>
        <w:spacing w:line="331" w:lineRule="auto"/>
        <w:ind w:left="31" w:leftChars="0" w:right="154" w:rightChars="0" w:firstLine="622" w:firstLineChars="0"/>
        <w:rPr>
          <w:rFonts w:ascii="仿宋" w:hAnsi="仿宋" w:eastAsia="仿宋" w:cs="仿宋"/>
          <w:spacing w:val="2"/>
          <w:sz w:val="31"/>
          <w:szCs w:val="31"/>
        </w:rPr>
      </w:pPr>
      <w:r>
        <w:rPr>
          <w:rFonts w:hint="eastAsia" w:ascii="仿宋" w:hAnsi="仿宋" w:eastAsia="仿宋" w:cs="仿宋"/>
          <w:snapToGrid w:val="0"/>
          <w:color w:val="000000"/>
          <w:spacing w:val="2"/>
          <w:kern w:val="0"/>
          <w:sz w:val="31"/>
          <w:szCs w:val="31"/>
        </w:rPr>
        <w:t>(五)</w:t>
      </w:r>
      <w:r>
        <w:rPr>
          <w:rFonts w:ascii="仿宋" w:hAnsi="仿宋" w:eastAsia="仿宋" w:cs="仿宋"/>
          <w:spacing w:val="4"/>
          <w:sz w:val="31"/>
          <w:szCs w:val="31"/>
        </w:rPr>
        <w:t>调离</w:t>
      </w:r>
      <w:r>
        <w:rPr>
          <w:rFonts w:ascii="仿宋" w:hAnsi="仿宋" w:eastAsia="仿宋" w:cs="仿宋"/>
          <w:spacing w:val="2"/>
          <w:sz w:val="31"/>
          <w:szCs w:val="31"/>
        </w:rPr>
        <w:t>人员长期不配合办理档案转移手续的，人力</w:t>
      </w:r>
      <w:r>
        <w:rPr>
          <w:rFonts w:ascii="仿宋" w:hAnsi="仿宋" w:eastAsia="仿宋" w:cs="仿宋"/>
          <w:spacing w:val="36"/>
          <w:sz w:val="31"/>
          <w:szCs w:val="31"/>
        </w:rPr>
        <w:t>资</w:t>
      </w:r>
      <w:r>
        <w:rPr>
          <w:rFonts w:ascii="仿宋" w:hAnsi="仿宋" w:eastAsia="仿宋" w:cs="仿宋"/>
          <w:spacing w:val="21"/>
          <w:sz w:val="31"/>
          <w:szCs w:val="31"/>
        </w:rPr>
        <w:t>源共享中心有权不为其出具任何档案证明材料和提供档</w:t>
      </w:r>
      <w:r>
        <w:rPr>
          <w:rFonts w:ascii="仿宋" w:hAnsi="仿宋" w:eastAsia="仿宋" w:cs="仿宋"/>
          <w:spacing w:val="3"/>
          <w:sz w:val="31"/>
          <w:szCs w:val="31"/>
        </w:rPr>
        <w:t>案</w:t>
      </w:r>
      <w:r>
        <w:rPr>
          <w:rFonts w:ascii="仿宋" w:hAnsi="仿宋" w:eastAsia="仿宋" w:cs="仿宋"/>
          <w:spacing w:val="2"/>
          <w:sz w:val="31"/>
          <w:szCs w:val="31"/>
        </w:rPr>
        <w:t>查阅。</w:t>
      </w:r>
    </w:p>
    <w:p w14:paraId="27AF2DAA">
      <w:pPr>
        <w:numPr>
          <w:numId w:val="0"/>
        </w:numPr>
        <w:spacing w:line="240" w:lineRule="auto"/>
        <w:ind w:left="0" w:leftChars="0" w:right="0" w:rightChars="0"/>
        <w:rPr>
          <w:rFonts w:hint="default" w:ascii="仿宋" w:hAnsi="仿宋" w:eastAsia="仿宋" w:cs="仿宋"/>
          <w:spacing w:val="2"/>
          <w:sz w:val="31"/>
          <w:szCs w:val="31"/>
          <w:lang w:val="en-US" w:eastAsia="zh-CN"/>
        </w:rPr>
      </w:pPr>
      <w:r>
        <w:rPr>
          <w:rFonts w:hint="eastAsia" w:ascii="仿宋" w:hAnsi="仿宋" w:eastAsia="仿宋" w:cs="仿宋"/>
          <w:spacing w:val="2"/>
          <w:sz w:val="31"/>
          <w:szCs w:val="31"/>
          <w:lang w:val="en-US" w:eastAsia="zh-CN"/>
        </w:rPr>
        <w:t>///</w:t>
      </w:r>
    </w:p>
    <w:p w14:paraId="3534837D">
      <w:pPr>
        <w:spacing w:before="1" w:line="335" w:lineRule="auto"/>
        <w:ind w:left="22" w:right="58" w:firstLine="643"/>
        <w:rPr>
          <w:rFonts w:ascii="仿宋" w:hAnsi="仿宋" w:eastAsia="仿宋" w:cs="仿宋"/>
          <w:sz w:val="31"/>
          <w:szCs w:val="31"/>
        </w:rPr>
      </w:pPr>
      <w:r>
        <w:rPr>
          <w:rFonts w:ascii="黑体" w:hAnsi="黑体" w:eastAsia="黑体" w:cs="黑体"/>
          <w:spacing w:val="12"/>
          <w:sz w:val="31"/>
          <w:szCs w:val="31"/>
        </w:rPr>
        <w:t>第</w:t>
      </w:r>
      <w:r>
        <w:rPr>
          <w:rFonts w:ascii="黑体" w:hAnsi="黑体" w:eastAsia="黑体" w:cs="黑体"/>
          <w:spacing w:val="6"/>
          <w:sz w:val="31"/>
          <w:szCs w:val="31"/>
        </w:rPr>
        <w:t>十九条</w:t>
      </w:r>
      <w:r>
        <w:rPr>
          <w:rFonts w:ascii="仿宋" w:hAnsi="仿宋" w:eastAsia="仿宋" w:cs="仿宋"/>
          <w:spacing w:val="6"/>
          <w:sz w:val="31"/>
          <w:szCs w:val="31"/>
        </w:rPr>
        <w:t>档案保管。人力资源共享中心按照预防为主、</w:t>
      </w:r>
      <w:r>
        <w:rPr>
          <w:rFonts w:ascii="仿宋" w:hAnsi="仿宋" w:eastAsia="仿宋" w:cs="仿宋"/>
          <w:spacing w:val="14"/>
          <w:sz w:val="31"/>
          <w:szCs w:val="31"/>
        </w:rPr>
        <w:t>防</w:t>
      </w:r>
      <w:r>
        <w:rPr>
          <w:rFonts w:ascii="仿宋" w:hAnsi="仿宋" w:eastAsia="仿宋" w:cs="仿宋"/>
          <w:spacing w:val="9"/>
          <w:sz w:val="31"/>
          <w:szCs w:val="31"/>
        </w:rPr>
        <w:t>治结合的要求，建立和维护科学合理的档案存放秩序，加</w:t>
      </w:r>
      <w:r>
        <w:rPr>
          <w:rFonts w:ascii="仿宋" w:hAnsi="仿宋" w:eastAsia="仿宋" w:cs="仿宋"/>
          <w:spacing w:val="20"/>
          <w:sz w:val="31"/>
          <w:szCs w:val="31"/>
        </w:rPr>
        <w:t>强</w:t>
      </w:r>
      <w:r>
        <w:rPr>
          <w:rFonts w:ascii="仿宋" w:hAnsi="仿宋" w:eastAsia="仿宋" w:cs="仿宋"/>
          <w:spacing w:val="16"/>
          <w:sz w:val="31"/>
          <w:szCs w:val="31"/>
        </w:rPr>
        <w:t>档</w:t>
      </w:r>
      <w:r>
        <w:rPr>
          <w:rFonts w:ascii="仿宋" w:hAnsi="仿宋" w:eastAsia="仿宋" w:cs="仿宋"/>
          <w:spacing w:val="10"/>
          <w:sz w:val="31"/>
          <w:szCs w:val="31"/>
        </w:rPr>
        <w:t>案室安全管理和技术防护，对干部人事档案进行严密、</w:t>
      </w:r>
      <w:r>
        <w:rPr>
          <w:rFonts w:ascii="仿宋" w:hAnsi="仿宋" w:eastAsia="仿宋" w:cs="仿宋"/>
          <w:spacing w:val="6"/>
          <w:sz w:val="31"/>
          <w:szCs w:val="31"/>
        </w:rPr>
        <w:t>科学地保管。</w:t>
      </w:r>
    </w:p>
    <w:p w14:paraId="0260FA99">
      <w:pPr>
        <w:spacing w:before="8" w:line="332" w:lineRule="auto"/>
        <w:ind w:left="25" w:firstLine="650"/>
        <w:rPr>
          <w:rFonts w:ascii="仿宋" w:hAnsi="仿宋" w:eastAsia="仿宋" w:cs="仿宋"/>
          <w:spacing w:val="1"/>
          <w:sz w:val="31"/>
          <w:szCs w:val="31"/>
        </w:rPr>
      </w:pPr>
      <w:r>
        <w:rPr>
          <w:rFonts w:ascii="仿宋" w:hAnsi="仿宋" w:eastAsia="仿宋" w:cs="仿宋"/>
          <w:spacing w:val="16"/>
          <w:sz w:val="31"/>
          <w:szCs w:val="31"/>
        </w:rPr>
        <w:t>干</w:t>
      </w:r>
      <w:r>
        <w:rPr>
          <w:rFonts w:ascii="仿宋" w:hAnsi="仿宋" w:eastAsia="仿宋" w:cs="仿宋"/>
          <w:spacing w:val="11"/>
          <w:sz w:val="31"/>
          <w:szCs w:val="31"/>
        </w:rPr>
        <w:t>部</w:t>
      </w:r>
      <w:r>
        <w:rPr>
          <w:rFonts w:ascii="仿宋" w:hAnsi="仿宋" w:eastAsia="仿宋" w:cs="仿宋"/>
          <w:spacing w:val="8"/>
          <w:sz w:val="31"/>
          <w:szCs w:val="31"/>
        </w:rPr>
        <w:t>人事档案应被安全、科学地保管存放。人力资源共</w:t>
      </w:r>
      <w:r>
        <w:rPr>
          <w:rFonts w:ascii="仿宋" w:hAnsi="仿宋" w:eastAsia="仿宋" w:cs="仿宋"/>
          <w:spacing w:val="12"/>
          <w:sz w:val="31"/>
          <w:szCs w:val="31"/>
        </w:rPr>
        <w:t>享</w:t>
      </w:r>
      <w:r>
        <w:rPr>
          <w:rFonts w:ascii="仿宋" w:hAnsi="仿宋" w:eastAsia="仿宋" w:cs="仿宋"/>
          <w:spacing w:val="9"/>
          <w:sz w:val="31"/>
          <w:szCs w:val="31"/>
        </w:rPr>
        <w:t>中心应建立坚固的、防火、防潮的专用档案库房，配置铁质的档案柜。库房内应设置空调、去湿、灭火等设备，要保</w:t>
      </w:r>
      <w:r>
        <w:rPr>
          <w:rFonts w:ascii="仿宋" w:hAnsi="仿宋" w:eastAsia="仿宋" w:cs="仿宋"/>
          <w:spacing w:val="16"/>
          <w:sz w:val="31"/>
          <w:szCs w:val="31"/>
        </w:rPr>
        <w:t>持</w:t>
      </w:r>
      <w:r>
        <w:rPr>
          <w:rFonts w:ascii="仿宋" w:hAnsi="仿宋" w:eastAsia="仿宋" w:cs="仿宋"/>
          <w:spacing w:val="13"/>
          <w:sz w:val="31"/>
          <w:szCs w:val="31"/>
        </w:rPr>
        <w:t>库</w:t>
      </w:r>
      <w:r>
        <w:rPr>
          <w:rFonts w:ascii="仿宋" w:hAnsi="仿宋" w:eastAsia="仿宋" w:cs="仿宋"/>
          <w:spacing w:val="8"/>
          <w:sz w:val="31"/>
          <w:szCs w:val="31"/>
        </w:rPr>
        <w:t>房的清洁和库内适宜的温、湿度。温度应控制在14℃</w:t>
      </w:r>
      <w:r>
        <w:rPr>
          <w:rFonts w:ascii="仿宋" w:hAnsi="仿宋" w:eastAsia="仿宋" w:cs="仿宋"/>
          <w:spacing w:val="4"/>
          <w:sz w:val="31"/>
          <w:szCs w:val="31"/>
        </w:rPr>
        <w:t>—24℃，相对湿</w:t>
      </w:r>
      <w:r>
        <w:rPr>
          <w:rFonts w:ascii="仿宋" w:hAnsi="仿宋" w:eastAsia="仿宋" w:cs="仿宋"/>
          <w:spacing w:val="3"/>
          <w:sz w:val="31"/>
          <w:szCs w:val="31"/>
        </w:rPr>
        <w:t>度</w:t>
      </w:r>
      <w:r>
        <w:rPr>
          <w:rFonts w:ascii="仿宋" w:hAnsi="仿宋" w:eastAsia="仿宋" w:cs="仿宋"/>
          <w:spacing w:val="2"/>
          <w:sz w:val="31"/>
          <w:szCs w:val="31"/>
        </w:rPr>
        <w:t>应控制在45—65％。设置专门的阅档室，</w:t>
      </w:r>
      <w:r>
        <w:rPr>
          <w:rFonts w:ascii="仿宋" w:hAnsi="仿宋" w:eastAsia="仿宋" w:cs="仿宋"/>
          <w:spacing w:val="12"/>
          <w:sz w:val="31"/>
          <w:szCs w:val="31"/>
        </w:rPr>
        <w:t>阅</w:t>
      </w:r>
      <w:r>
        <w:rPr>
          <w:rFonts w:ascii="仿宋" w:hAnsi="仿宋" w:eastAsia="仿宋" w:cs="仿宋"/>
          <w:spacing w:val="9"/>
          <w:sz w:val="31"/>
          <w:szCs w:val="31"/>
        </w:rPr>
        <w:t>档室和档案库房应分开。严禁任何个人私自保管档案。档</w:t>
      </w:r>
      <w:r>
        <w:rPr>
          <w:rFonts w:ascii="仿宋" w:hAnsi="仿宋" w:eastAsia="仿宋" w:cs="仿宋"/>
          <w:spacing w:val="-24"/>
          <w:sz w:val="31"/>
          <w:szCs w:val="31"/>
        </w:rPr>
        <w:t>案</w:t>
      </w:r>
      <w:r>
        <w:rPr>
          <w:rFonts w:ascii="仿宋" w:hAnsi="仿宋" w:eastAsia="仿宋" w:cs="仿宋"/>
          <w:spacing w:val="-12"/>
          <w:sz w:val="31"/>
          <w:szCs w:val="31"/>
        </w:rPr>
        <w:t>室的管理依照《华润啤酒干部人事档案管理细则》</w:t>
      </w:r>
      <w:del w:id="218" w:author="咨询组" w:date="2026-01-08T14:26:48Z">
        <w:r>
          <w:rPr>
            <w:rFonts w:ascii="仿宋" w:hAnsi="仿宋" w:eastAsia="仿宋" w:cs="仿宋"/>
            <w:spacing w:val="-12"/>
            <w:sz w:val="31"/>
            <w:szCs w:val="31"/>
          </w:rPr>
          <w:delText>(附件3)</w:delText>
        </w:r>
      </w:del>
      <w:r>
        <w:rPr>
          <w:rFonts w:ascii="仿宋" w:hAnsi="仿宋" w:eastAsia="仿宋" w:cs="仿宋"/>
          <w:spacing w:val="2"/>
          <w:sz w:val="31"/>
          <w:szCs w:val="31"/>
        </w:rPr>
        <w:t>执</w:t>
      </w:r>
      <w:r>
        <w:rPr>
          <w:rFonts w:ascii="仿宋" w:hAnsi="仿宋" w:eastAsia="仿宋" w:cs="仿宋"/>
          <w:spacing w:val="1"/>
          <w:sz w:val="31"/>
          <w:szCs w:val="31"/>
        </w:rPr>
        <w:t>行。</w:t>
      </w:r>
    </w:p>
    <w:p w14:paraId="0AA55212">
      <w:pPr>
        <w:spacing w:line="240" w:lineRule="auto"/>
        <w:ind w:left="0" w:firstLine="0"/>
        <w:rPr>
          <w:rFonts w:hint="default" w:ascii="仿宋" w:hAnsi="仿宋" w:eastAsia="仿宋" w:cs="仿宋"/>
          <w:spacing w:val="1"/>
          <w:sz w:val="31"/>
          <w:szCs w:val="31"/>
          <w:lang w:val="en-US" w:eastAsia="zh-CN"/>
        </w:rPr>
      </w:pPr>
      <w:r>
        <w:rPr>
          <w:rFonts w:hint="eastAsia" w:ascii="仿宋" w:hAnsi="仿宋" w:eastAsia="仿宋" w:cs="仿宋"/>
          <w:spacing w:val="1"/>
          <w:sz w:val="31"/>
          <w:szCs w:val="31"/>
          <w:lang w:val="en-US" w:eastAsia="zh-CN"/>
        </w:rPr>
        <w:t>///</w:t>
      </w:r>
    </w:p>
    <w:p w14:paraId="0BA1F025">
      <w:pPr>
        <w:spacing w:before="1" w:line="339" w:lineRule="auto"/>
        <w:ind w:left="31" w:right="58" w:firstLine="634"/>
        <w:rPr>
          <w:rFonts w:ascii="仿宋" w:hAnsi="仿宋" w:eastAsia="仿宋" w:cs="仿宋"/>
          <w:sz w:val="31"/>
          <w:szCs w:val="31"/>
        </w:rPr>
      </w:pPr>
      <w:r>
        <w:rPr>
          <w:rFonts w:ascii="黑体" w:hAnsi="黑体" w:eastAsia="黑体" w:cs="黑体"/>
          <w:spacing w:val="12"/>
          <w:sz w:val="31"/>
          <w:szCs w:val="31"/>
        </w:rPr>
        <w:t>第</w:t>
      </w:r>
      <w:r>
        <w:rPr>
          <w:rFonts w:ascii="黑体" w:hAnsi="黑体" w:eastAsia="黑体" w:cs="黑体"/>
          <w:spacing w:val="6"/>
          <w:sz w:val="31"/>
          <w:szCs w:val="31"/>
        </w:rPr>
        <w:t>二十条</w:t>
      </w:r>
      <w:r>
        <w:rPr>
          <w:rFonts w:ascii="仿宋" w:hAnsi="仿宋" w:eastAsia="仿宋" w:cs="仿宋"/>
          <w:spacing w:val="6"/>
          <w:sz w:val="31"/>
          <w:szCs w:val="31"/>
        </w:rPr>
        <w:t>档案材料收集与归档。各单位组织人事部门、</w:t>
      </w:r>
      <w:r>
        <w:rPr>
          <w:rFonts w:ascii="仿宋" w:hAnsi="仿宋" w:eastAsia="仿宋" w:cs="仿宋"/>
          <w:spacing w:val="18"/>
          <w:sz w:val="31"/>
          <w:szCs w:val="31"/>
        </w:rPr>
        <w:t>有</w:t>
      </w:r>
      <w:r>
        <w:rPr>
          <w:rFonts w:ascii="仿宋" w:hAnsi="仿宋" w:eastAsia="仿宋" w:cs="仿宋"/>
          <w:spacing w:val="10"/>
          <w:sz w:val="31"/>
          <w:szCs w:val="31"/>
        </w:rPr>
        <w:t>关</w:t>
      </w:r>
      <w:r>
        <w:rPr>
          <w:rFonts w:ascii="仿宋" w:hAnsi="仿宋" w:eastAsia="仿宋" w:cs="仿宋"/>
          <w:spacing w:val="9"/>
          <w:sz w:val="31"/>
          <w:szCs w:val="31"/>
        </w:rPr>
        <w:t>部门及干部个人应共同做好干部人事档案内容建设。维</w:t>
      </w:r>
    </w:p>
    <w:p w14:paraId="4686D4CC">
      <w:pPr>
        <w:spacing w:before="238" w:line="332" w:lineRule="auto"/>
        <w:ind w:left="20" w:right="313" w:firstLine="17"/>
        <w:rPr>
          <w:rFonts w:ascii="仿宋" w:hAnsi="仿宋" w:eastAsia="仿宋" w:cs="仿宋"/>
          <w:spacing w:val="6"/>
          <w:sz w:val="31"/>
          <w:szCs w:val="31"/>
        </w:rPr>
      </w:pPr>
      <w:r>
        <w:rPr>
          <w:rFonts w:ascii="仿宋" w:hAnsi="仿宋" w:eastAsia="仿宋" w:cs="仿宋"/>
          <w:spacing w:val="4"/>
          <w:sz w:val="31"/>
          <w:szCs w:val="31"/>
        </w:rPr>
        <w:t>护更新。干部</w:t>
      </w:r>
      <w:r>
        <w:rPr>
          <w:rFonts w:ascii="仿宋" w:hAnsi="仿宋" w:eastAsia="仿宋" w:cs="仿宋"/>
          <w:spacing w:val="3"/>
          <w:sz w:val="31"/>
          <w:szCs w:val="31"/>
        </w:rPr>
        <w:t>本</w:t>
      </w:r>
      <w:r>
        <w:rPr>
          <w:rFonts w:ascii="仿宋" w:hAnsi="仿宋" w:eastAsia="仿宋" w:cs="仿宋"/>
          <w:spacing w:val="2"/>
          <w:sz w:val="31"/>
          <w:szCs w:val="31"/>
        </w:rPr>
        <w:t>人和材料形成部门在材料形成后1个月内，</w:t>
      </w:r>
      <w:r>
        <w:rPr>
          <w:rFonts w:ascii="仿宋" w:hAnsi="仿宋" w:eastAsia="仿宋" w:cs="仿宋"/>
          <w:spacing w:val="17"/>
          <w:sz w:val="31"/>
          <w:szCs w:val="31"/>
        </w:rPr>
        <w:t>应</w:t>
      </w:r>
      <w:r>
        <w:rPr>
          <w:rFonts w:ascii="仿宋" w:hAnsi="仿宋" w:eastAsia="仿宋" w:cs="仿宋"/>
          <w:spacing w:val="9"/>
          <w:sz w:val="31"/>
          <w:szCs w:val="31"/>
        </w:rPr>
        <w:t>主动向保管档案的人力资源共享中心移交材料，并如实规</w:t>
      </w:r>
      <w:r>
        <w:rPr>
          <w:rFonts w:ascii="仿宋" w:hAnsi="仿宋" w:eastAsia="仿宋" w:cs="仿宋"/>
          <w:spacing w:val="-13"/>
          <w:sz w:val="31"/>
          <w:szCs w:val="31"/>
        </w:rPr>
        <w:t>范</w:t>
      </w:r>
      <w:r>
        <w:rPr>
          <w:rFonts w:ascii="仿宋" w:hAnsi="仿宋" w:eastAsia="仿宋" w:cs="仿宋"/>
          <w:spacing w:val="-7"/>
          <w:sz w:val="31"/>
          <w:szCs w:val="31"/>
        </w:rPr>
        <w:t>填写《干部人事档案移交材料清单》</w:t>
      </w:r>
      <w:del w:id="219" w:author="咨询组" w:date="2026-01-08T14:26:56Z">
        <w:r>
          <w:rPr>
            <w:rFonts w:ascii="仿宋" w:hAnsi="仿宋" w:eastAsia="仿宋" w:cs="仿宋"/>
            <w:spacing w:val="-7"/>
            <w:sz w:val="31"/>
            <w:szCs w:val="31"/>
          </w:rPr>
          <w:delText>(附件4)</w:delText>
        </w:r>
      </w:del>
      <w:r>
        <w:rPr>
          <w:rFonts w:ascii="仿宋" w:hAnsi="仿宋" w:eastAsia="仿宋" w:cs="仿宋"/>
          <w:spacing w:val="-7"/>
          <w:sz w:val="31"/>
          <w:szCs w:val="31"/>
        </w:rPr>
        <w:t>或《批量移</w:t>
      </w:r>
      <w:r>
        <w:rPr>
          <w:rFonts w:ascii="仿宋" w:hAnsi="仿宋" w:eastAsia="仿宋" w:cs="仿宋"/>
          <w:spacing w:val="-4"/>
          <w:sz w:val="31"/>
          <w:szCs w:val="31"/>
        </w:rPr>
        <w:t>交干部人事</w:t>
      </w:r>
      <w:r>
        <w:rPr>
          <w:rFonts w:ascii="仿宋" w:hAnsi="仿宋" w:eastAsia="仿宋" w:cs="仿宋"/>
          <w:spacing w:val="-3"/>
          <w:sz w:val="31"/>
          <w:szCs w:val="31"/>
        </w:rPr>
        <w:t>档</w:t>
      </w:r>
      <w:r>
        <w:rPr>
          <w:rFonts w:ascii="仿宋" w:hAnsi="仿宋" w:eastAsia="仿宋" w:cs="仿宋"/>
          <w:spacing w:val="-2"/>
          <w:sz w:val="31"/>
          <w:szCs w:val="31"/>
        </w:rPr>
        <w:t>案材料清单》</w:t>
      </w:r>
      <w:del w:id="220" w:author="咨询组" w:date="2026-01-08T14:26:59Z">
        <w:r>
          <w:rPr>
            <w:rFonts w:ascii="仿宋" w:hAnsi="仿宋" w:eastAsia="仿宋" w:cs="仿宋"/>
            <w:spacing w:val="-2"/>
            <w:sz w:val="31"/>
            <w:szCs w:val="31"/>
          </w:rPr>
          <w:delText>(附件5)</w:delText>
        </w:r>
      </w:del>
      <w:r>
        <w:rPr>
          <w:rFonts w:ascii="仿宋" w:hAnsi="仿宋" w:eastAsia="仿宋" w:cs="仿宋"/>
          <w:spacing w:val="-2"/>
          <w:sz w:val="31"/>
          <w:szCs w:val="31"/>
        </w:rPr>
        <w:t>。人力资源共享中心按</w:t>
      </w:r>
      <w:r>
        <w:rPr>
          <w:rFonts w:ascii="仿宋" w:hAnsi="仿宋" w:eastAsia="仿宋" w:cs="仿宋"/>
          <w:spacing w:val="17"/>
          <w:sz w:val="31"/>
          <w:szCs w:val="31"/>
        </w:rPr>
        <w:t>规</w:t>
      </w:r>
      <w:r>
        <w:rPr>
          <w:rFonts w:ascii="仿宋" w:hAnsi="仿宋" w:eastAsia="仿宋" w:cs="仿宋"/>
          <w:spacing w:val="9"/>
          <w:sz w:val="31"/>
          <w:szCs w:val="31"/>
        </w:rPr>
        <w:t>定对归档材料进行严格审核，确保归档材料真实准确、规</w:t>
      </w:r>
      <w:r>
        <w:rPr>
          <w:rFonts w:ascii="仿宋" w:hAnsi="仿宋" w:eastAsia="仿宋" w:cs="仿宋"/>
          <w:spacing w:val="17"/>
          <w:sz w:val="31"/>
          <w:szCs w:val="31"/>
        </w:rPr>
        <w:t>范</w:t>
      </w:r>
      <w:r>
        <w:rPr>
          <w:rFonts w:ascii="仿宋" w:hAnsi="仿宋" w:eastAsia="仿宋" w:cs="仿宋"/>
          <w:spacing w:val="9"/>
          <w:sz w:val="31"/>
          <w:szCs w:val="31"/>
        </w:rPr>
        <w:t>完整、手续完备，杜绝假材料出现。人力资源共享中心可</w:t>
      </w:r>
      <w:r>
        <w:rPr>
          <w:rFonts w:ascii="仿宋" w:hAnsi="仿宋" w:eastAsia="仿宋" w:cs="仿宋"/>
          <w:spacing w:val="6"/>
          <w:sz w:val="31"/>
          <w:szCs w:val="31"/>
        </w:rPr>
        <w:t>根据</w:t>
      </w:r>
      <w:r>
        <w:rPr>
          <w:rFonts w:ascii="仿宋" w:hAnsi="仿宋" w:eastAsia="仿宋" w:cs="仿宋"/>
          <w:spacing w:val="3"/>
          <w:sz w:val="31"/>
          <w:szCs w:val="31"/>
        </w:rPr>
        <w:t>国家干部人事档案管理要求结合华润啤酒实际，自行制</w:t>
      </w:r>
      <w:r>
        <w:rPr>
          <w:rFonts w:ascii="仿宋" w:hAnsi="仿宋" w:eastAsia="仿宋" w:cs="仿宋"/>
          <w:spacing w:val="9"/>
          <w:sz w:val="31"/>
          <w:szCs w:val="31"/>
        </w:rPr>
        <w:t>定</w:t>
      </w:r>
      <w:r>
        <w:rPr>
          <w:rFonts w:ascii="仿宋" w:hAnsi="仿宋" w:eastAsia="仿宋" w:cs="仿宋"/>
          <w:spacing w:val="6"/>
          <w:sz w:val="31"/>
          <w:szCs w:val="31"/>
        </w:rPr>
        <w:t>操作规范。</w:t>
      </w:r>
    </w:p>
    <w:p w14:paraId="17DF8518">
      <w:pPr>
        <w:spacing w:line="240" w:lineRule="auto"/>
        <w:ind w:left="0" w:right="0" w:firstLine="0"/>
        <w:rPr>
          <w:rFonts w:hint="default" w:ascii="仿宋" w:hAnsi="仿宋" w:eastAsia="仿宋" w:cs="仿宋"/>
          <w:spacing w:val="6"/>
          <w:sz w:val="31"/>
          <w:szCs w:val="31"/>
          <w:lang w:val="en-US" w:eastAsia="zh-CN"/>
        </w:rPr>
      </w:pPr>
      <w:r>
        <w:rPr>
          <w:rFonts w:hint="eastAsia" w:ascii="仿宋" w:hAnsi="仿宋" w:eastAsia="仿宋" w:cs="仿宋"/>
          <w:spacing w:val="6"/>
          <w:sz w:val="31"/>
          <w:szCs w:val="31"/>
          <w:lang w:val="en-US" w:eastAsia="zh-CN"/>
        </w:rPr>
        <w:t>///</w:t>
      </w:r>
    </w:p>
    <w:p w14:paraId="70ADD46D">
      <w:pPr>
        <w:spacing w:before="5" w:line="333" w:lineRule="auto"/>
        <w:ind w:left="27" w:firstLine="638"/>
        <w:rPr>
          <w:rFonts w:ascii="仿宋" w:hAnsi="仿宋" w:eastAsia="仿宋" w:cs="仿宋"/>
          <w:spacing w:val="8"/>
          <w:sz w:val="31"/>
          <w:szCs w:val="31"/>
        </w:rPr>
      </w:pPr>
      <w:r>
        <w:rPr>
          <w:rFonts w:ascii="黑体" w:hAnsi="黑体" w:eastAsia="黑体" w:cs="黑体"/>
          <w:spacing w:val="16"/>
          <w:sz w:val="31"/>
          <w:szCs w:val="31"/>
        </w:rPr>
        <w:t>第</w:t>
      </w:r>
      <w:r>
        <w:rPr>
          <w:rFonts w:ascii="黑体" w:hAnsi="黑体" w:eastAsia="黑体" w:cs="黑体"/>
          <w:spacing w:val="11"/>
          <w:sz w:val="31"/>
          <w:szCs w:val="31"/>
        </w:rPr>
        <w:t>二</w:t>
      </w:r>
      <w:r>
        <w:rPr>
          <w:rFonts w:ascii="黑体" w:hAnsi="黑体" w:eastAsia="黑体" w:cs="黑体"/>
          <w:spacing w:val="8"/>
          <w:sz w:val="31"/>
          <w:szCs w:val="31"/>
        </w:rPr>
        <w:t>十一条</w:t>
      </w:r>
      <w:r>
        <w:rPr>
          <w:rFonts w:ascii="仿宋" w:hAnsi="仿宋" w:eastAsia="仿宋" w:cs="仿宋"/>
          <w:spacing w:val="8"/>
          <w:sz w:val="31"/>
          <w:szCs w:val="31"/>
        </w:rPr>
        <w:t>档案整理。干部人事档案按照“一人一卷”</w:t>
      </w:r>
      <w:r>
        <w:rPr>
          <w:rFonts w:ascii="仿宋" w:hAnsi="仿宋" w:eastAsia="仿宋" w:cs="仿宋"/>
          <w:spacing w:val="3"/>
          <w:sz w:val="31"/>
          <w:szCs w:val="31"/>
        </w:rPr>
        <w:t>的原则进行整理。根据中组部《干部人事档案整理工作细则</w:t>
      </w:r>
      <w:r>
        <w:rPr>
          <w:rFonts w:ascii="仿宋" w:hAnsi="仿宋" w:eastAsia="仿宋" w:cs="仿宋"/>
          <w:sz w:val="31"/>
          <w:szCs w:val="31"/>
        </w:rPr>
        <w:t>》</w:t>
      </w:r>
      <w:r>
        <w:rPr>
          <w:rFonts w:ascii="仿宋" w:hAnsi="仿宋" w:eastAsia="仿宋" w:cs="仿宋"/>
          <w:spacing w:val="9"/>
          <w:sz w:val="31"/>
          <w:szCs w:val="31"/>
        </w:rPr>
        <w:t>的要求，整理档案材料应按材料类别分类，排列有序，编</w:t>
      </w:r>
      <w:r>
        <w:rPr>
          <w:rFonts w:ascii="仿宋" w:hAnsi="仿宋" w:eastAsia="仿宋" w:cs="仿宋"/>
          <w:spacing w:val="7"/>
          <w:sz w:val="31"/>
          <w:szCs w:val="31"/>
        </w:rPr>
        <w:t>号</w:t>
      </w:r>
      <w:r>
        <w:rPr>
          <w:rFonts w:ascii="仿宋" w:hAnsi="仿宋" w:eastAsia="仿宋" w:cs="仿宋"/>
          <w:spacing w:val="3"/>
          <w:sz w:val="31"/>
          <w:szCs w:val="31"/>
        </w:rPr>
        <w:t>规范，目录清楚，案卷装订整齐，装订好的案卷装入统</w:t>
      </w:r>
      <w:r>
        <w:rPr>
          <w:rFonts w:ascii="仿宋" w:hAnsi="仿宋" w:eastAsia="仿宋" w:cs="仿宋"/>
          <w:spacing w:val="2"/>
          <w:sz w:val="31"/>
          <w:szCs w:val="31"/>
        </w:rPr>
        <w:t>一</w:t>
      </w:r>
      <w:r>
        <w:rPr>
          <w:rFonts w:ascii="仿宋" w:hAnsi="仿宋" w:eastAsia="仿宋" w:cs="仿宋"/>
          <w:sz w:val="31"/>
          <w:szCs w:val="31"/>
        </w:rPr>
        <w:t>样</w:t>
      </w:r>
      <w:r>
        <w:rPr>
          <w:rFonts w:ascii="仿宋" w:hAnsi="仿宋" w:eastAsia="仿宋" w:cs="仿宋"/>
          <w:spacing w:val="9"/>
          <w:sz w:val="31"/>
          <w:szCs w:val="31"/>
        </w:rPr>
        <w:t>式的档案盒，填写盒面、脊背编号、姓名及籍贯。后续零散</w:t>
      </w:r>
      <w:r>
        <w:rPr>
          <w:rFonts w:ascii="仿宋" w:hAnsi="仿宋" w:eastAsia="仿宋" w:cs="仿宋"/>
          <w:spacing w:val="8"/>
          <w:sz w:val="31"/>
          <w:szCs w:val="31"/>
        </w:rPr>
        <w:t>材料应至少一年集中装订一次。</w:t>
      </w:r>
    </w:p>
    <w:p w14:paraId="6FEF39D0">
      <w:pPr>
        <w:spacing w:line="240" w:lineRule="auto"/>
        <w:ind w:left="0" w:firstLine="0"/>
        <w:rPr>
          <w:rFonts w:hint="default" w:ascii="仿宋" w:hAnsi="仿宋" w:eastAsia="仿宋" w:cs="仿宋"/>
          <w:spacing w:val="8"/>
          <w:sz w:val="31"/>
          <w:szCs w:val="31"/>
          <w:lang w:val="en-US" w:eastAsia="zh-CN"/>
        </w:rPr>
      </w:pPr>
      <w:r>
        <w:rPr>
          <w:rFonts w:hint="eastAsia" w:ascii="仿宋" w:hAnsi="仿宋" w:eastAsia="仿宋" w:cs="仿宋"/>
          <w:spacing w:val="8"/>
          <w:sz w:val="31"/>
          <w:szCs w:val="31"/>
          <w:lang w:val="en-US" w:eastAsia="zh-CN"/>
        </w:rPr>
        <w:t>///</w:t>
      </w:r>
    </w:p>
    <w:p w14:paraId="0E42C1BE">
      <w:pPr>
        <w:spacing w:before="2" w:line="333" w:lineRule="auto"/>
        <w:ind w:left="20" w:right="313" w:firstLine="646"/>
        <w:rPr>
          <w:rFonts w:ascii="仿宋" w:hAnsi="仿宋" w:eastAsia="仿宋" w:cs="仿宋"/>
          <w:spacing w:val="9"/>
          <w:sz w:val="31"/>
          <w:szCs w:val="31"/>
        </w:rPr>
      </w:pPr>
      <w:r>
        <w:rPr>
          <w:rFonts w:ascii="黑体" w:hAnsi="黑体" w:eastAsia="黑体" w:cs="黑体"/>
          <w:spacing w:val="26"/>
          <w:sz w:val="31"/>
          <w:szCs w:val="31"/>
        </w:rPr>
        <w:t>第</w:t>
      </w:r>
      <w:r>
        <w:rPr>
          <w:rFonts w:ascii="黑体" w:hAnsi="黑体" w:eastAsia="黑体" w:cs="黑体"/>
          <w:spacing w:val="15"/>
          <w:sz w:val="31"/>
          <w:szCs w:val="31"/>
        </w:rPr>
        <w:t>二十二条</w:t>
      </w:r>
      <w:r>
        <w:rPr>
          <w:rFonts w:ascii="仿宋" w:hAnsi="仿宋" w:eastAsia="仿宋" w:cs="仿宋"/>
          <w:spacing w:val="15"/>
          <w:sz w:val="31"/>
          <w:szCs w:val="31"/>
        </w:rPr>
        <w:t>档案保密。各级组织人事部门、有关组织</w:t>
      </w:r>
      <w:r>
        <w:rPr>
          <w:rFonts w:ascii="仿宋" w:hAnsi="仿宋" w:eastAsia="仿宋" w:cs="仿宋"/>
          <w:spacing w:val="17"/>
          <w:sz w:val="31"/>
          <w:szCs w:val="31"/>
        </w:rPr>
        <w:t>及</w:t>
      </w:r>
      <w:r>
        <w:rPr>
          <w:rFonts w:ascii="仿宋" w:hAnsi="仿宋" w:eastAsia="仿宋" w:cs="仿宋"/>
          <w:spacing w:val="9"/>
          <w:sz w:val="31"/>
          <w:szCs w:val="31"/>
        </w:rPr>
        <w:t>个人，对于属于国家秘密、工作秘密的干部人事档案材料</w:t>
      </w:r>
      <w:r>
        <w:rPr>
          <w:rFonts w:ascii="仿宋" w:hAnsi="仿宋" w:eastAsia="仿宋" w:cs="仿宋"/>
          <w:spacing w:val="17"/>
          <w:sz w:val="31"/>
          <w:szCs w:val="31"/>
        </w:rPr>
        <w:t>和</w:t>
      </w:r>
      <w:r>
        <w:rPr>
          <w:rFonts w:ascii="仿宋" w:hAnsi="仿宋" w:eastAsia="仿宋" w:cs="仿宋"/>
          <w:spacing w:val="9"/>
          <w:sz w:val="31"/>
          <w:szCs w:val="31"/>
        </w:rPr>
        <w:t>信息，应当严格保密；对于涉及商业秘密、个人隐私的材</w:t>
      </w:r>
      <w:bookmarkStart w:id="4" w:name="_bookmark5"/>
      <w:bookmarkEnd w:id="4"/>
      <w:r>
        <w:rPr>
          <w:rFonts w:ascii="仿宋" w:hAnsi="仿宋" w:eastAsia="仿宋" w:cs="仿宋"/>
          <w:spacing w:val="11"/>
          <w:sz w:val="31"/>
          <w:szCs w:val="31"/>
        </w:rPr>
        <w:t>料</w:t>
      </w:r>
      <w:r>
        <w:rPr>
          <w:rFonts w:ascii="仿宋" w:hAnsi="仿宋" w:eastAsia="仿宋" w:cs="仿宋"/>
          <w:spacing w:val="9"/>
          <w:sz w:val="31"/>
          <w:szCs w:val="31"/>
        </w:rPr>
        <w:t>和信息，应当按照国家有关法律规定进行管理。</w:t>
      </w:r>
    </w:p>
    <w:p w14:paraId="79C6F4A3">
      <w:pPr>
        <w:spacing w:line="240" w:lineRule="auto"/>
        <w:ind w:left="0" w:right="0" w:firstLine="0"/>
        <w:rPr>
          <w:rFonts w:hint="default" w:ascii="仿宋" w:hAnsi="仿宋" w:eastAsia="仿宋" w:cs="仿宋"/>
          <w:spacing w:val="9"/>
          <w:sz w:val="31"/>
          <w:szCs w:val="31"/>
          <w:lang w:val="en-US" w:eastAsia="zh-CN"/>
        </w:rPr>
      </w:pPr>
      <w:r>
        <w:rPr>
          <w:rFonts w:hint="eastAsia" w:ascii="仿宋" w:hAnsi="仿宋" w:eastAsia="仿宋" w:cs="仿宋"/>
          <w:spacing w:val="9"/>
          <w:sz w:val="31"/>
          <w:szCs w:val="31"/>
          <w:lang w:val="en-US" w:eastAsia="zh-CN"/>
        </w:rPr>
        <w:t>///</w:t>
      </w:r>
    </w:p>
    <w:p w14:paraId="40418DC4">
      <w:pPr>
        <w:spacing w:line="412" w:lineRule="exact"/>
        <w:ind w:left="2432"/>
        <w:outlineLvl w:val="0"/>
        <w:rPr>
          <w:rFonts w:ascii="黑体" w:hAnsi="黑体" w:eastAsia="黑体" w:cs="黑体"/>
          <w:spacing w:val="6"/>
          <w:position w:val="1"/>
          <w:sz w:val="31"/>
          <w:szCs w:val="31"/>
        </w:rPr>
      </w:pPr>
      <w:r>
        <w:rPr>
          <w:rFonts w:ascii="黑体" w:hAnsi="黑体" w:eastAsia="黑体" w:cs="黑体"/>
          <w:spacing w:val="6"/>
          <w:position w:val="1"/>
          <w:sz w:val="31"/>
          <w:szCs w:val="31"/>
        </w:rPr>
        <w:t>第五章档案利用和审核</w:t>
      </w:r>
    </w:p>
    <w:p w14:paraId="400632D8">
      <w:pPr>
        <w:spacing w:line="240" w:lineRule="auto"/>
        <w:ind w:left="0"/>
        <w:outlineLvl w:val="0"/>
        <w:rPr>
          <w:rFonts w:hint="default" w:ascii="黑体" w:hAnsi="黑体" w:eastAsia="黑体" w:cs="黑体"/>
          <w:spacing w:val="6"/>
          <w:position w:val="1"/>
          <w:sz w:val="31"/>
          <w:szCs w:val="31"/>
          <w:lang w:val="en-US" w:eastAsia="zh-CN"/>
        </w:rPr>
      </w:pPr>
      <w:r>
        <w:rPr>
          <w:rFonts w:hint="eastAsia" w:ascii="黑体" w:hAnsi="黑体" w:eastAsia="黑体" w:cs="黑体"/>
          <w:spacing w:val="6"/>
          <w:position w:val="1"/>
          <w:sz w:val="31"/>
          <w:szCs w:val="31"/>
          <w:lang w:val="en-US" w:eastAsia="zh-CN"/>
        </w:rPr>
        <w:t>///</w:t>
      </w:r>
    </w:p>
    <w:p w14:paraId="29EAEF91">
      <w:pPr>
        <w:spacing w:before="147" w:line="338" w:lineRule="auto"/>
        <w:ind w:left="29" w:right="313" w:firstLine="637"/>
        <w:rPr>
          <w:rFonts w:ascii="仿宋" w:hAnsi="仿宋" w:eastAsia="仿宋" w:cs="仿宋"/>
          <w:sz w:val="31"/>
          <w:szCs w:val="31"/>
        </w:rPr>
      </w:pPr>
      <w:r>
        <w:rPr>
          <w:rFonts w:ascii="黑体" w:hAnsi="黑体" w:eastAsia="黑体" w:cs="黑体"/>
          <w:spacing w:val="11"/>
          <w:sz w:val="31"/>
          <w:szCs w:val="31"/>
        </w:rPr>
        <w:t>第</w:t>
      </w:r>
      <w:r>
        <w:rPr>
          <w:rFonts w:ascii="黑体" w:hAnsi="黑体" w:eastAsia="黑体" w:cs="黑体"/>
          <w:spacing w:val="8"/>
          <w:sz w:val="31"/>
          <w:szCs w:val="31"/>
        </w:rPr>
        <w:t>二十三条</w:t>
      </w:r>
      <w:r>
        <w:rPr>
          <w:rFonts w:ascii="仿宋" w:hAnsi="仿宋" w:eastAsia="仿宋" w:cs="仿宋"/>
          <w:spacing w:val="8"/>
          <w:sz w:val="31"/>
          <w:szCs w:val="31"/>
        </w:rPr>
        <w:t>干部人事档案利用方式主要包括查(借)</w:t>
      </w:r>
      <w:r>
        <w:rPr>
          <w:rFonts w:ascii="仿宋" w:hAnsi="仿宋" w:eastAsia="仿宋" w:cs="仿宋"/>
          <w:spacing w:val="14"/>
          <w:sz w:val="31"/>
          <w:szCs w:val="31"/>
        </w:rPr>
        <w:t>阅</w:t>
      </w:r>
      <w:r>
        <w:rPr>
          <w:rFonts w:ascii="仿宋" w:hAnsi="仿宋" w:eastAsia="仿宋" w:cs="仿宋"/>
          <w:spacing w:val="8"/>
          <w:sz w:val="31"/>
          <w:szCs w:val="31"/>
        </w:rPr>
        <w:t>、复制和摘录等。查(借)阅、复制、摘录干部人事档案</w:t>
      </w:r>
      <w:r>
        <w:rPr>
          <w:rFonts w:ascii="仿宋" w:hAnsi="仿宋" w:eastAsia="仿宋" w:cs="仿宋"/>
          <w:spacing w:val="16"/>
          <w:sz w:val="31"/>
          <w:szCs w:val="31"/>
        </w:rPr>
        <w:t>应</w:t>
      </w:r>
      <w:r>
        <w:rPr>
          <w:rFonts w:ascii="仿宋" w:hAnsi="仿宋" w:eastAsia="仿宋" w:cs="仿宋"/>
          <w:spacing w:val="9"/>
          <w:sz w:val="31"/>
          <w:szCs w:val="31"/>
        </w:rPr>
        <w:t>由</w:t>
      </w:r>
      <w:r>
        <w:rPr>
          <w:rFonts w:ascii="仿宋" w:hAnsi="仿宋" w:eastAsia="仿宋" w:cs="仿宋"/>
          <w:spacing w:val="8"/>
          <w:sz w:val="31"/>
          <w:szCs w:val="31"/>
        </w:rPr>
        <w:t>人力资源共享中心进行，按规定填写《查(借)阅、复</w:t>
      </w:r>
      <w:r>
        <w:rPr>
          <w:rFonts w:ascii="仿宋" w:hAnsi="仿宋" w:eastAsia="仿宋" w:cs="仿宋"/>
          <w:spacing w:val="4"/>
          <w:sz w:val="31"/>
          <w:szCs w:val="31"/>
        </w:rPr>
        <w:t>制、摘录干部人事档</w:t>
      </w:r>
      <w:r>
        <w:rPr>
          <w:rFonts w:ascii="仿宋" w:hAnsi="仿宋" w:eastAsia="仿宋" w:cs="仿宋"/>
          <w:spacing w:val="2"/>
          <w:sz w:val="31"/>
          <w:szCs w:val="31"/>
        </w:rPr>
        <w:t>案审批表》</w:t>
      </w:r>
      <w:del w:id="221" w:author="咨询组" w:date="2026-01-08T14:27:20Z">
        <w:r>
          <w:rPr>
            <w:rFonts w:ascii="仿宋" w:hAnsi="仿宋" w:eastAsia="仿宋" w:cs="仿宋"/>
            <w:spacing w:val="2"/>
            <w:sz w:val="31"/>
            <w:szCs w:val="31"/>
          </w:rPr>
          <w:delText>(附件6，下同)</w:delText>
        </w:r>
      </w:del>
      <w:r>
        <w:rPr>
          <w:rFonts w:ascii="仿宋" w:hAnsi="仿宋" w:eastAsia="仿宋" w:cs="仿宋"/>
          <w:spacing w:val="2"/>
          <w:sz w:val="31"/>
          <w:szCs w:val="31"/>
        </w:rPr>
        <w:t>，经审批后方可进行。查阅档案应当2人以上，一般均为党</w:t>
      </w:r>
      <w:r>
        <w:rPr>
          <w:rFonts w:ascii="仿宋" w:hAnsi="仿宋" w:eastAsia="仿宋" w:cs="仿宋"/>
          <w:sz w:val="31"/>
          <w:szCs w:val="31"/>
        </w:rPr>
        <w:t>员</w:t>
      </w:r>
    </w:p>
    <w:p w14:paraId="55B479A1">
      <w:pPr>
        <w:spacing w:line="240" w:lineRule="auto"/>
        <w:ind w:left="0" w:right="0" w:firstLine="0"/>
        <w:rPr>
          <w:rFonts w:hint="default" w:ascii="仿宋" w:hAnsi="仿宋" w:eastAsia="仿宋" w:cs="仿宋"/>
          <w:sz w:val="31"/>
          <w:szCs w:val="31"/>
          <w:lang w:val="en-US" w:eastAsia="zh-CN"/>
        </w:rPr>
      </w:pPr>
      <w:r>
        <w:rPr>
          <w:rFonts w:hint="eastAsia" w:ascii="仿宋" w:hAnsi="仿宋" w:eastAsia="仿宋" w:cs="仿宋"/>
          <w:sz w:val="31"/>
          <w:szCs w:val="31"/>
          <w:lang w:val="en-US" w:eastAsia="zh-CN"/>
        </w:rPr>
        <w:t>///</w:t>
      </w:r>
    </w:p>
    <w:p w14:paraId="2F9C7D8A">
      <w:pPr>
        <w:spacing w:before="218" w:line="337" w:lineRule="auto"/>
        <w:ind w:left="24" w:right="249" w:firstLine="642"/>
        <w:rPr>
          <w:rFonts w:ascii="仿宋" w:hAnsi="仿宋" w:eastAsia="仿宋" w:cs="仿宋"/>
          <w:sz w:val="31"/>
          <w:szCs w:val="31"/>
        </w:rPr>
      </w:pPr>
      <w:r>
        <w:rPr>
          <w:rFonts w:ascii="黑体" w:hAnsi="黑体" w:eastAsia="黑体" w:cs="黑体"/>
          <w:spacing w:val="26"/>
          <w:sz w:val="31"/>
          <w:szCs w:val="31"/>
        </w:rPr>
        <w:t>第</w:t>
      </w:r>
      <w:r>
        <w:rPr>
          <w:rFonts w:ascii="黑体" w:hAnsi="黑体" w:eastAsia="黑体" w:cs="黑体"/>
          <w:spacing w:val="15"/>
          <w:sz w:val="31"/>
          <w:szCs w:val="31"/>
        </w:rPr>
        <w:t>二十四条</w:t>
      </w:r>
      <w:r>
        <w:rPr>
          <w:rFonts w:ascii="仿宋" w:hAnsi="仿宋" w:eastAsia="仿宋" w:cs="仿宋"/>
          <w:spacing w:val="15"/>
          <w:sz w:val="31"/>
          <w:szCs w:val="31"/>
        </w:rPr>
        <w:t>因工作需要，符合下列情形之一的，可以</w:t>
      </w:r>
      <w:r>
        <w:rPr>
          <w:rFonts w:ascii="仿宋" w:hAnsi="仿宋" w:eastAsia="仿宋" w:cs="仿宋"/>
          <w:spacing w:val="9"/>
          <w:sz w:val="31"/>
          <w:szCs w:val="31"/>
        </w:rPr>
        <w:t>查</w:t>
      </w:r>
      <w:r>
        <w:rPr>
          <w:rFonts w:ascii="仿宋" w:hAnsi="仿宋" w:eastAsia="仿宋" w:cs="仿宋"/>
          <w:spacing w:val="7"/>
          <w:sz w:val="31"/>
          <w:szCs w:val="31"/>
        </w:rPr>
        <w:t>阅干部人事档案：</w:t>
      </w:r>
    </w:p>
    <w:p w14:paraId="6F107AEA">
      <w:pPr>
        <w:spacing w:line="222" w:lineRule="auto"/>
        <w:ind w:left="654"/>
        <w:rPr>
          <w:rFonts w:ascii="仿宋" w:hAnsi="仿宋" w:eastAsia="仿宋" w:cs="仿宋"/>
          <w:sz w:val="31"/>
          <w:szCs w:val="31"/>
        </w:rPr>
      </w:pPr>
      <w:r>
        <w:rPr>
          <w:rFonts w:ascii="仿宋" w:hAnsi="仿宋" w:eastAsia="仿宋" w:cs="仿宋"/>
          <w:spacing w:val="4"/>
          <w:sz w:val="31"/>
          <w:szCs w:val="31"/>
        </w:rPr>
        <w:t>(一)政</w:t>
      </w:r>
      <w:r>
        <w:rPr>
          <w:rFonts w:ascii="仿宋" w:hAnsi="仿宋" w:eastAsia="仿宋" w:cs="仿宋"/>
          <w:spacing w:val="2"/>
          <w:sz w:val="31"/>
          <w:szCs w:val="31"/>
        </w:rPr>
        <w:t>治审查、发展党员、党员教育、党员管理等；</w:t>
      </w:r>
    </w:p>
    <w:p w14:paraId="52D5CCFA">
      <w:pPr>
        <w:spacing w:before="190" w:line="333" w:lineRule="auto"/>
        <w:ind w:left="37" w:right="249" w:firstLine="616"/>
        <w:rPr>
          <w:rFonts w:ascii="仿宋" w:hAnsi="仿宋" w:eastAsia="仿宋" w:cs="仿宋"/>
          <w:sz w:val="31"/>
          <w:szCs w:val="31"/>
        </w:rPr>
      </w:pPr>
      <w:r>
        <w:rPr>
          <w:rFonts w:ascii="仿宋" w:hAnsi="仿宋" w:eastAsia="仿宋" w:cs="仿宋"/>
          <w:spacing w:val="4"/>
          <w:sz w:val="31"/>
          <w:szCs w:val="31"/>
        </w:rPr>
        <w:t>(二)干部录</w:t>
      </w:r>
      <w:r>
        <w:rPr>
          <w:rFonts w:ascii="仿宋" w:hAnsi="仿宋" w:eastAsia="仿宋" w:cs="仿宋"/>
          <w:spacing w:val="3"/>
          <w:sz w:val="31"/>
          <w:szCs w:val="31"/>
        </w:rPr>
        <w:t>用</w:t>
      </w:r>
      <w:r>
        <w:rPr>
          <w:rFonts w:ascii="仿宋" w:hAnsi="仿宋" w:eastAsia="仿宋" w:cs="仿宋"/>
          <w:spacing w:val="2"/>
          <w:sz w:val="31"/>
          <w:szCs w:val="31"/>
        </w:rPr>
        <w:t>、聘用、考核、考察、任免、调配、职</w:t>
      </w:r>
      <w:r>
        <w:rPr>
          <w:rFonts w:ascii="仿宋" w:hAnsi="仿宋" w:eastAsia="仿宋" w:cs="仿宋"/>
          <w:spacing w:val="16"/>
          <w:sz w:val="31"/>
          <w:szCs w:val="31"/>
        </w:rPr>
        <w:t>级</w:t>
      </w:r>
      <w:r>
        <w:rPr>
          <w:rFonts w:ascii="仿宋" w:hAnsi="仿宋" w:eastAsia="仿宋" w:cs="仿宋"/>
          <w:spacing w:val="14"/>
          <w:sz w:val="31"/>
          <w:szCs w:val="31"/>
        </w:rPr>
        <w:t>晋</w:t>
      </w:r>
      <w:r>
        <w:rPr>
          <w:rFonts w:ascii="仿宋" w:hAnsi="仿宋" w:eastAsia="仿宋" w:cs="仿宋"/>
          <w:spacing w:val="8"/>
          <w:sz w:val="31"/>
          <w:szCs w:val="31"/>
        </w:rPr>
        <w:t>升、教育培养、职称评聘、表彰奖励、工资待遇、公务</w:t>
      </w:r>
      <w:r>
        <w:rPr>
          <w:rFonts w:ascii="仿宋" w:hAnsi="仿宋" w:eastAsia="仿宋" w:cs="仿宋"/>
          <w:spacing w:val="-10"/>
          <w:sz w:val="31"/>
          <w:szCs w:val="31"/>
        </w:rPr>
        <w:t>员登</w:t>
      </w:r>
      <w:r>
        <w:rPr>
          <w:rFonts w:ascii="仿宋" w:hAnsi="仿宋" w:eastAsia="仿宋" w:cs="仿宋"/>
          <w:spacing w:val="-9"/>
          <w:sz w:val="31"/>
          <w:szCs w:val="31"/>
        </w:rPr>
        <w:t>记</w:t>
      </w:r>
      <w:r>
        <w:rPr>
          <w:rFonts w:ascii="仿宋" w:hAnsi="仿宋" w:eastAsia="仿宋" w:cs="仿宋"/>
          <w:spacing w:val="-5"/>
          <w:sz w:val="31"/>
          <w:szCs w:val="31"/>
        </w:rPr>
        <w:t>备案、退(离)休、社会保险、治丧等；</w:t>
      </w:r>
    </w:p>
    <w:p w14:paraId="1157B31B">
      <w:pPr>
        <w:spacing w:before="1" w:line="222" w:lineRule="auto"/>
        <w:ind w:left="654"/>
        <w:rPr>
          <w:rFonts w:ascii="仿宋" w:hAnsi="仿宋" w:eastAsia="仿宋" w:cs="仿宋"/>
          <w:sz w:val="31"/>
          <w:szCs w:val="31"/>
        </w:rPr>
      </w:pPr>
      <w:r>
        <w:rPr>
          <w:rFonts w:ascii="仿宋" w:hAnsi="仿宋" w:eastAsia="仿宋" w:cs="仿宋"/>
          <w:spacing w:val="1"/>
          <w:sz w:val="31"/>
          <w:szCs w:val="31"/>
        </w:rPr>
        <w:t>(三)人才</w:t>
      </w:r>
      <w:r>
        <w:rPr>
          <w:rFonts w:ascii="仿宋" w:hAnsi="仿宋" w:eastAsia="仿宋" w:cs="仿宋"/>
          <w:sz w:val="31"/>
          <w:szCs w:val="31"/>
        </w:rPr>
        <w:t>引进、培养、评选、推送等；</w:t>
      </w:r>
    </w:p>
    <w:p w14:paraId="4A023328">
      <w:pPr>
        <w:spacing w:before="188" w:line="333" w:lineRule="auto"/>
        <w:ind w:left="24" w:right="154" w:firstLine="630"/>
        <w:rPr>
          <w:rFonts w:ascii="仿宋" w:hAnsi="仿宋" w:eastAsia="仿宋" w:cs="仿宋"/>
          <w:sz w:val="31"/>
          <w:szCs w:val="31"/>
        </w:rPr>
      </w:pPr>
      <w:r>
        <w:rPr>
          <w:rFonts w:ascii="仿宋" w:hAnsi="仿宋" w:eastAsia="仿宋" w:cs="仿宋"/>
          <w:spacing w:val="4"/>
          <w:sz w:val="31"/>
          <w:szCs w:val="31"/>
        </w:rPr>
        <w:t>(四)巡视</w:t>
      </w:r>
      <w:r>
        <w:rPr>
          <w:rFonts w:ascii="仿宋" w:hAnsi="仿宋" w:eastAsia="仿宋" w:cs="仿宋"/>
          <w:spacing w:val="2"/>
          <w:sz w:val="31"/>
          <w:szCs w:val="31"/>
        </w:rPr>
        <w:t>、巡察，选人用人检查、违规选人用人问题</w:t>
      </w:r>
      <w:r>
        <w:rPr>
          <w:rFonts w:ascii="仿宋" w:hAnsi="仿宋" w:eastAsia="仿宋" w:cs="仿宋"/>
          <w:spacing w:val="1"/>
          <w:sz w:val="31"/>
          <w:szCs w:val="31"/>
        </w:rPr>
        <w:t>查核，组织处理，党纪政务处分，涉嫌违法犯罪的调</w:t>
      </w:r>
      <w:r>
        <w:rPr>
          <w:rFonts w:ascii="仿宋" w:hAnsi="仿宋" w:eastAsia="仿宋" w:cs="仿宋"/>
          <w:sz w:val="31"/>
          <w:szCs w:val="31"/>
        </w:rPr>
        <w:t>查取证、</w:t>
      </w:r>
      <w:r>
        <w:rPr>
          <w:rFonts w:ascii="仿宋" w:hAnsi="仿宋" w:eastAsia="仿宋" w:cs="仿宋"/>
          <w:spacing w:val="6"/>
          <w:sz w:val="31"/>
          <w:szCs w:val="31"/>
        </w:rPr>
        <w:t>案件查办等</w:t>
      </w:r>
      <w:r>
        <w:rPr>
          <w:rFonts w:ascii="仿宋" w:hAnsi="仿宋" w:eastAsia="仿宋" w:cs="仿宋"/>
          <w:spacing w:val="5"/>
          <w:sz w:val="31"/>
          <w:szCs w:val="31"/>
        </w:rPr>
        <w:t>；</w:t>
      </w:r>
    </w:p>
    <w:p w14:paraId="3394B83A">
      <w:pPr>
        <w:spacing w:before="2" w:line="333" w:lineRule="auto"/>
        <w:ind w:left="30" w:right="249" w:firstLine="624"/>
        <w:rPr>
          <w:rFonts w:ascii="仿宋" w:hAnsi="仿宋" w:eastAsia="仿宋" w:cs="仿宋"/>
          <w:sz w:val="31"/>
          <w:szCs w:val="31"/>
        </w:rPr>
      </w:pPr>
      <w:r>
        <w:rPr>
          <w:rFonts w:ascii="仿宋" w:hAnsi="仿宋" w:eastAsia="仿宋" w:cs="仿宋"/>
          <w:spacing w:val="4"/>
          <w:sz w:val="31"/>
          <w:szCs w:val="31"/>
        </w:rPr>
        <w:t>(五)经具有</w:t>
      </w:r>
      <w:r>
        <w:rPr>
          <w:rFonts w:ascii="仿宋" w:hAnsi="仿宋" w:eastAsia="仿宋" w:cs="仿宋"/>
          <w:spacing w:val="3"/>
          <w:sz w:val="31"/>
          <w:szCs w:val="31"/>
        </w:rPr>
        <w:t>干</w:t>
      </w:r>
      <w:r>
        <w:rPr>
          <w:rFonts w:ascii="仿宋" w:hAnsi="仿宋" w:eastAsia="仿宋" w:cs="仿宋"/>
          <w:spacing w:val="2"/>
          <w:sz w:val="31"/>
          <w:szCs w:val="31"/>
        </w:rPr>
        <w:t>部管理权限的党组织、组织人事部门批</w:t>
      </w:r>
      <w:r>
        <w:rPr>
          <w:rFonts w:ascii="仿宋" w:hAnsi="仿宋" w:eastAsia="仿宋" w:cs="仿宋"/>
          <w:spacing w:val="9"/>
          <w:sz w:val="31"/>
          <w:szCs w:val="31"/>
        </w:rPr>
        <w:t>准的编史修志，撰写大事记、人物传记，举办展览、纪念</w:t>
      </w:r>
      <w:r>
        <w:rPr>
          <w:rFonts w:ascii="仿宋" w:hAnsi="仿宋" w:eastAsia="仿宋" w:cs="仿宋"/>
          <w:spacing w:val="7"/>
          <w:sz w:val="31"/>
          <w:szCs w:val="31"/>
        </w:rPr>
        <w:t>活</w:t>
      </w:r>
      <w:r>
        <w:rPr>
          <w:rFonts w:ascii="仿宋" w:hAnsi="仿宋" w:eastAsia="仿宋" w:cs="仿宋"/>
          <w:spacing w:val="-1"/>
          <w:sz w:val="31"/>
          <w:szCs w:val="31"/>
        </w:rPr>
        <w:t>动</w:t>
      </w:r>
      <w:r>
        <w:rPr>
          <w:rFonts w:ascii="仿宋" w:hAnsi="仿宋" w:eastAsia="仿宋" w:cs="仿宋"/>
          <w:sz w:val="31"/>
          <w:szCs w:val="31"/>
        </w:rPr>
        <w:t>等；</w:t>
      </w:r>
    </w:p>
    <w:p w14:paraId="6AA2C8D0">
      <w:pPr>
        <w:spacing w:before="3" w:line="333" w:lineRule="auto"/>
        <w:ind w:left="25" w:right="249" w:firstLine="629"/>
        <w:rPr>
          <w:rFonts w:ascii="仿宋" w:hAnsi="仿宋" w:eastAsia="仿宋" w:cs="仿宋"/>
          <w:sz w:val="31"/>
          <w:szCs w:val="31"/>
        </w:rPr>
      </w:pPr>
      <w:r>
        <w:rPr>
          <w:rFonts w:ascii="仿宋" w:hAnsi="仿宋" w:eastAsia="仿宋" w:cs="仿宋"/>
          <w:spacing w:val="4"/>
          <w:sz w:val="31"/>
          <w:szCs w:val="31"/>
        </w:rPr>
        <w:t>(六)干部日</w:t>
      </w:r>
      <w:r>
        <w:rPr>
          <w:rFonts w:ascii="仿宋" w:hAnsi="仿宋" w:eastAsia="仿宋" w:cs="仿宋"/>
          <w:spacing w:val="3"/>
          <w:sz w:val="31"/>
          <w:szCs w:val="31"/>
        </w:rPr>
        <w:t>常</w:t>
      </w:r>
      <w:r>
        <w:rPr>
          <w:rFonts w:ascii="仿宋" w:hAnsi="仿宋" w:eastAsia="仿宋" w:cs="仿宋"/>
          <w:spacing w:val="2"/>
          <w:sz w:val="31"/>
          <w:szCs w:val="31"/>
        </w:rPr>
        <w:t>管理中，熟悉了解干部，研究、发现和</w:t>
      </w:r>
      <w:r>
        <w:rPr>
          <w:rFonts w:ascii="仿宋" w:hAnsi="仿宋" w:eastAsia="仿宋" w:cs="仿宋"/>
          <w:spacing w:val="7"/>
          <w:sz w:val="31"/>
          <w:szCs w:val="31"/>
        </w:rPr>
        <w:t>解决有关问题等</w:t>
      </w:r>
      <w:r>
        <w:rPr>
          <w:rFonts w:ascii="仿宋" w:hAnsi="仿宋" w:eastAsia="仿宋" w:cs="仿宋"/>
          <w:spacing w:val="6"/>
          <w:sz w:val="31"/>
          <w:szCs w:val="31"/>
        </w:rPr>
        <w:t>；</w:t>
      </w:r>
    </w:p>
    <w:p w14:paraId="795F9BE4">
      <w:pPr>
        <w:spacing w:line="220" w:lineRule="auto"/>
        <w:ind w:left="654"/>
        <w:rPr>
          <w:rFonts w:ascii="仿宋" w:hAnsi="仿宋" w:eastAsia="仿宋" w:cs="仿宋"/>
          <w:sz w:val="31"/>
          <w:szCs w:val="31"/>
        </w:rPr>
      </w:pPr>
      <w:r>
        <w:rPr>
          <w:rFonts w:ascii="仿宋" w:hAnsi="仿宋" w:eastAsia="仿宋" w:cs="仿宋"/>
          <w:spacing w:val="28"/>
          <w:sz w:val="31"/>
          <w:szCs w:val="31"/>
        </w:rPr>
        <w:t>(</w:t>
      </w:r>
      <w:r>
        <w:rPr>
          <w:rFonts w:ascii="仿宋" w:hAnsi="仿宋" w:eastAsia="仿宋" w:cs="仿宋"/>
          <w:spacing w:val="17"/>
          <w:sz w:val="31"/>
          <w:szCs w:val="31"/>
        </w:rPr>
        <w:t>七)其他因工作需要利用的事项。</w:t>
      </w:r>
    </w:p>
    <w:p w14:paraId="7ABAD525">
      <w:pPr>
        <w:spacing w:before="192" w:line="333" w:lineRule="auto"/>
        <w:ind w:left="27" w:right="249" w:firstLine="648"/>
        <w:rPr>
          <w:rFonts w:ascii="仿宋" w:hAnsi="仿宋" w:eastAsia="仿宋" w:cs="仿宋"/>
          <w:spacing w:val="7"/>
          <w:sz w:val="31"/>
          <w:szCs w:val="31"/>
        </w:rPr>
      </w:pPr>
      <w:r>
        <w:rPr>
          <w:rFonts w:ascii="仿宋" w:hAnsi="仿宋" w:eastAsia="仿宋" w:cs="仿宋"/>
          <w:spacing w:val="16"/>
          <w:sz w:val="31"/>
          <w:szCs w:val="31"/>
        </w:rPr>
        <w:t>干</w:t>
      </w:r>
      <w:r>
        <w:rPr>
          <w:rFonts w:ascii="仿宋" w:hAnsi="仿宋" w:eastAsia="仿宋" w:cs="仿宋"/>
          <w:spacing w:val="11"/>
          <w:sz w:val="31"/>
          <w:szCs w:val="31"/>
        </w:rPr>
        <w:t>部</w:t>
      </w:r>
      <w:r>
        <w:rPr>
          <w:rFonts w:ascii="仿宋" w:hAnsi="仿宋" w:eastAsia="仿宋" w:cs="仿宋"/>
          <w:spacing w:val="8"/>
          <w:sz w:val="31"/>
          <w:szCs w:val="31"/>
        </w:rPr>
        <w:t>本人及其亲属办理公证、诉讼取证等有关干部个人</w:t>
      </w:r>
      <w:r>
        <w:rPr>
          <w:rFonts w:ascii="仿宋" w:hAnsi="仿宋" w:eastAsia="仿宋" w:cs="仿宋"/>
          <w:spacing w:val="9"/>
          <w:sz w:val="31"/>
          <w:szCs w:val="31"/>
        </w:rPr>
        <w:t>合法权益保障的事项，可以按照有关规定提请所在单位的组</w:t>
      </w:r>
      <w:r>
        <w:rPr>
          <w:rFonts w:ascii="仿宋" w:hAnsi="仿宋" w:eastAsia="仿宋" w:cs="仿宋"/>
          <w:spacing w:val="10"/>
          <w:sz w:val="31"/>
          <w:szCs w:val="31"/>
        </w:rPr>
        <w:t>织</w:t>
      </w:r>
      <w:r>
        <w:rPr>
          <w:rFonts w:ascii="仿宋" w:hAnsi="仿宋" w:eastAsia="仿宋" w:cs="仿宋"/>
          <w:spacing w:val="7"/>
          <w:sz w:val="31"/>
          <w:szCs w:val="31"/>
        </w:rPr>
        <w:t>人事部门查阅档案。</w:t>
      </w:r>
    </w:p>
    <w:p w14:paraId="02A2FD47">
      <w:pPr>
        <w:spacing w:line="220" w:lineRule="auto"/>
        <w:ind w:left="677"/>
        <w:rPr>
          <w:rFonts w:ascii="仿宋" w:hAnsi="仿宋" w:eastAsia="仿宋" w:cs="仿宋"/>
          <w:spacing w:val="5"/>
          <w:sz w:val="31"/>
          <w:szCs w:val="31"/>
        </w:rPr>
      </w:pPr>
      <w:r>
        <w:rPr>
          <w:rFonts w:ascii="仿宋" w:hAnsi="仿宋" w:eastAsia="仿宋" w:cs="仿宋"/>
          <w:spacing w:val="10"/>
          <w:sz w:val="31"/>
          <w:szCs w:val="31"/>
        </w:rPr>
        <w:t>复制和</w:t>
      </w:r>
      <w:r>
        <w:rPr>
          <w:rFonts w:ascii="仿宋" w:hAnsi="仿宋" w:eastAsia="仿宋" w:cs="仿宋"/>
          <w:spacing w:val="9"/>
          <w:sz w:val="31"/>
          <w:szCs w:val="31"/>
        </w:rPr>
        <w:t>摘</w:t>
      </w:r>
      <w:r>
        <w:rPr>
          <w:rFonts w:ascii="仿宋" w:hAnsi="仿宋" w:eastAsia="仿宋" w:cs="仿宋"/>
          <w:spacing w:val="5"/>
          <w:sz w:val="31"/>
          <w:szCs w:val="31"/>
        </w:rPr>
        <w:t>录的档案材料，应当按照有关要求管理和使用。</w:t>
      </w:r>
    </w:p>
    <w:p w14:paraId="7C134FD5">
      <w:pPr>
        <w:spacing w:line="240" w:lineRule="auto"/>
        <w:ind w:left="0" w:right="0" w:firstLine="0"/>
        <w:rPr>
          <w:rFonts w:hint="default" w:ascii="仿宋" w:hAnsi="仿宋" w:eastAsia="仿宋" w:cs="仿宋"/>
          <w:spacing w:val="7"/>
          <w:sz w:val="31"/>
          <w:szCs w:val="31"/>
          <w:lang w:val="en-US" w:eastAsia="zh-CN"/>
        </w:rPr>
      </w:pPr>
      <w:r>
        <w:rPr>
          <w:rFonts w:hint="eastAsia" w:ascii="仿宋" w:hAnsi="仿宋" w:eastAsia="仿宋" w:cs="仿宋"/>
          <w:spacing w:val="7"/>
          <w:sz w:val="31"/>
          <w:szCs w:val="31"/>
          <w:lang w:val="en-US" w:eastAsia="zh-CN"/>
        </w:rPr>
        <w:t>///</w:t>
      </w:r>
    </w:p>
    <w:p w14:paraId="32D2A52E">
      <w:pPr>
        <w:spacing w:before="177" w:line="336" w:lineRule="auto"/>
        <w:ind w:left="20" w:right="154" w:firstLine="646"/>
        <w:rPr>
          <w:rFonts w:ascii="仿宋" w:hAnsi="仿宋" w:eastAsia="仿宋" w:cs="仿宋"/>
          <w:sz w:val="31"/>
          <w:szCs w:val="31"/>
        </w:rPr>
      </w:pPr>
      <w:r>
        <w:rPr>
          <w:rFonts w:ascii="黑体" w:hAnsi="黑体" w:eastAsia="黑体" w:cs="黑体"/>
          <w:spacing w:val="12"/>
          <w:sz w:val="31"/>
          <w:szCs w:val="31"/>
        </w:rPr>
        <w:t>第</w:t>
      </w:r>
      <w:r>
        <w:rPr>
          <w:rFonts w:ascii="黑体" w:hAnsi="黑体" w:eastAsia="黑体" w:cs="黑体"/>
          <w:spacing w:val="6"/>
          <w:sz w:val="31"/>
          <w:szCs w:val="31"/>
        </w:rPr>
        <w:t>二十五条</w:t>
      </w:r>
      <w:r>
        <w:rPr>
          <w:rFonts w:ascii="仿宋" w:hAnsi="仿宋" w:eastAsia="仿宋" w:cs="仿宋"/>
          <w:spacing w:val="6"/>
          <w:sz w:val="31"/>
          <w:szCs w:val="31"/>
        </w:rPr>
        <w:t>干部人事档案利用过程中涉及取、阅、审、</w:t>
      </w:r>
      <w:r>
        <w:rPr>
          <w:rFonts w:ascii="仿宋" w:hAnsi="仿宋" w:eastAsia="仿宋" w:cs="仿宋"/>
          <w:spacing w:val="3"/>
          <w:sz w:val="31"/>
          <w:szCs w:val="31"/>
        </w:rPr>
        <w:t>存等流程按照《华润啤酒干部人事档案管理细则》</w:t>
      </w:r>
      <w:del w:id="222" w:author="咨询组" w:date="2026-01-08T14:27:42Z">
        <w:r>
          <w:rPr>
            <w:rFonts w:ascii="仿宋" w:hAnsi="仿宋" w:eastAsia="仿宋" w:cs="仿宋"/>
            <w:spacing w:val="3"/>
            <w:sz w:val="31"/>
            <w:szCs w:val="31"/>
          </w:rPr>
          <w:delText>(附件</w:delText>
        </w:r>
      </w:del>
      <w:del w:id="223" w:author="咨询组" w:date="2026-01-08T14:27:42Z">
        <w:r>
          <w:rPr>
            <w:rFonts w:ascii="仿宋" w:hAnsi="仿宋" w:eastAsia="仿宋" w:cs="仿宋"/>
            <w:spacing w:val="2"/>
            <w:sz w:val="31"/>
            <w:szCs w:val="31"/>
          </w:rPr>
          <w:delText>3</w:delText>
        </w:r>
      </w:del>
      <w:del w:id="224" w:author="咨询组" w:date="2026-01-08T14:27:42Z">
        <w:r>
          <w:rPr>
            <w:rFonts w:ascii="仿宋" w:hAnsi="仿宋" w:eastAsia="仿宋" w:cs="仿宋"/>
            <w:sz w:val="31"/>
            <w:szCs w:val="31"/>
          </w:rPr>
          <w:delText>)</w:delText>
        </w:r>
      </w:del>
      <w:r>
        <w:rPr>
          <w:rFonts w:ascii="仿宋" w:hAnsi="仿宋" w:eastAsia="仿宋" w:cs="仿宋"/>
          <w:spacing w:val="13"/>
          <w:sz w:val="31"/>
          <w:szCs w:val="31"/>
        </w:rPr>
        <w:t>中</w:t>
      </w:r>
      <w:r>
        <w:rPr>
          <w:rFonts w:ascii="仿宋" w:hAnsi="仿宋" w:eastAsia="仿宋" w:cs="仿宋"/>
          <w:spacing w:val="7"/>
          <w:sz w:val="31"/>
          <w:szCs w:val="31"/>
        </w:rPr>
        <w:t>的有关规定执行。</w:t>
      </w:r>
    </w:p>
    <w:p w14:paraId="22F7202E">
      <w:pPr>
        <w:spacing w:before="1" w:line="222" w:lineRule="auto"/>
        <w:ind w:left="654"/>
        <w:rPr>
          <w:rFonts w:ascii="仿宋" w:hAnsi="仿宋" w:eastAsia="仿宋" w:cs="仿宋"/>
          <w:sz w:val="31"/>
          <w:szCs w:val="31"/>
        </w:rPr>
      </w:pPr>
      <w:r>
        <w:rPr>
          <w:rFonts w:ascii="仿宋" w:hAnsi="仿宋" w:eastAsia="仿宋" w:cs="仿宋"/>
          <w:spacing w:val="4"/>
          <w:sz w:val="31"/>
          <w:szCs w:val="31"/>
        </w:rPr>
        <w:t>(一)取，</w:t>
      </w:r>
      <w:r>
        <w:rPr>
          <w:rFonts w:ascii="仿宋" w:hAnsi="仿宋" w:eastAsia="仿宋" w:cs="仿宋"/>
          <w:spacing w:val="2"/>
          <w:sz w:val="31"/>
          <w:szCs w:val="31"/>
        </w:rPr>
        <w:t>指从档案室中提取档案。须依照上述档案利</w:t>
      </w:r>
    </w:p>
    <w:p w14:paraId="2B7CDC04">
      <w:pPr>
        <w:spacing w:before="232" w:line="220" w:lineRule="auto"/>
        <w:ind w:left="24"/>
        <w:rPr>
          <w:rFonts w:ascii="仿宋" w:hAnsi="仿宋" w:eastAsia="仿宋" w:cs="仿宋"/>
          <w:sz w:val="31"/>
          <w:szCs w:val="31"/>
        </w:rPr>
      </w:pPr>
      <w:r>
        <w:rPr>
          <w:rFonts w:ascii="仿宋" w:hAnsi="仿宋" w:eastAsia="仿宋" w:cs="仿宋"/>
          <w:spacing w:val="16"/>
          <w:sz w:val="31"/>
          <w:szCs w:val="31"/>
        </w:rPr>
        <w:t>用</w:t>
      </w:r>
      <w:r>
        <w:rPr>
          <w:rFonts w:ascii="仿宋" w:hAnsi="仿宋" w:eastAsia="仿宋" w:cs="仿宋"/>
          <w:spacing w:val="11"/>
          <w:sz w:val="31"/>
          <w:szCs w:val="31"/>
        </w:rPr>
        <w:t>情</w:t>
      </w:r>
      <w:r>
        <w:rPr>
          <w:rFonts w:ascii="仿宋" w:hAnsi="仿宋" w:eastAsia="仿宋" w:cs="仿宋"/>
          <w:spacing w:val="8"/>
          <w:sz w:val="31"/>
          <w:szCs w:val="31"/>
        </w:rPr>
        <w:t>况提出申请并完成审批，方可提取。</w:t>
      </w:r>
    </w:p>
    <w:p w14:paraId="3069AC8D">
      <w:pPr>
        <w:spacing w:before="188" w:line="334" w:lineRule="auto"/>
        <w:ind w:left="34" w:right="242" w:firstLine="620"/>
        <w:rPr>
          <w:rFonts w:ascii="仿宋" w:hAnsi="仿宋" w:eastAsia="仿宋" w:cs="仿宋"/>
          <w:sz w:val="31"/>
          <w:szCs w:val="31"/>
        </w:rPr>
      </w:pPr>
      <w:r>
        <w:rPr>
          <w:rFonts w:ascii="仿宋" w:hAnsi="仿宋" w:eastAsia="仿宋" w:cs="仿宋"/>
          <w:spacing w:val="4"/>
          <w:sz w:val="31"/>
          <w:szCs w:val="31"/>
        </w:rPr>
        <w:t>(二)阅，档</w:t>
      </w:r>
      <w:r>
        <w:rPr>
          <w:rFonts w:ascii="仿宋" w:hAnsi="仿宋" w:eastAsia="仿宋" w:cs="仿宋"/>
          <w:spacing w:val="2"/>
          <w:sz w:val="31"/>
          <w:szCs w:val="31"/>
        </w:rPr>
        <w:t>案提取后，查阅人员按人力资源共享中心</w:t>
      </w:r>
      <w:r>
        <w:rPr>
          <w:rFonts w:ascii="仿宋" w:hAnsi="仿宋" w:eastAsia="仿宋" w:cs="仿宋"/>
          <w:spacing w:val="8"/>
          <w:sz w:val="31"/>
          <w:szCs w:val="31"/>
        </w:rPr>
        <w:t>要求完成现场查阅、复制、摘录等</w:t>
      </w:r>
      <w:r>
        <w:rPr>
          <w:rFonts w:ascii="仿宋" w:hAnsi="仿宋" w:eastAsia="仿宋" w:cs="仿宋"/>
          <w:spacing w:val="7"/>
          <w:sz w:val="31"/>
          <w:szCs w:val="31"/>
        </w:rPr>
        <w:t>。</w:t>
      </w:r>
    </w:p>
    <w:p w14:paraId="7AA18FC4">
      <w:pPr>
        <w:spacing w:line="333" w:lineRule="auto"/>
        <w:ind w:left="30" w:right="244" w:firstLine="624"/>
        <w:rPr>
          <w:rFonts w:ascii="仿宋" w:hAnsi="仿宋" w:eastAsia="仿宋" w:cs="仿宋"/>
          <w:sz w:val="31"/>
          <w:szCs w:val="31"/>
        </w:rPr>
      </w:pPr>
      <w:r>
        <w:rPr>
          <w:rFonts w:ascii="仿宋" w:hAnsi="仿宋" w:eastAsia="仿宋" w:cs="仿宋"/>
          <w:spacing w:val="4"/>
          <w:sz w:val="31"/>
          <w:szCs w:val="31"/>
        </w:rPr>
        <w:t>(三)审，</w:t>
      </w:r>
      <w:r>
        <w:rPr>
          <w:rFonts w:ascii="仿宋" w:hAnsi="仿宋" w:eastAsia="仿宋" w:cs="仿宋"/>
          <w:spacing w:val="2"/>
          <w:sz w:val="31"/>
          <w:szCs w:val="31"/>
        </w:rPr>
        <w:t>档案利用完成后，档案管理员对档案进行核</w:t>
      </w:r>
      <w:r>
        <w:rPr>
          <w:rFonts w:ascii="仿宋" w:hAnsi="仿宋" w:eastAsia="仿宋" w:cs="仿宋"/>
          <w:spacing w:val="-5"/>
          <w:sz w:val="31"/>
          <w:szCs w:val="31"/>
        </w:rPr>
        <w:t>对；</w:t>
      </w:r>
    </w:p>
    <w:p w14:paraId="2A05DB7F">
      <w:pPr>
        <w:spacing w:before="1" w:line="219" w:lineRule="auto"/>
        <w:ind w:left="654"/>
        <w:rPr>
          <w:rFonts w:ascii="仿宋" w:hAnsi="仿宋" w:eastAsia="仿宋" w:cs="仿宋"/>
          <w:spacing w:val="2"/>
          <w:sz w:val="31"/>
          <w:szCs w:val="31"/>
        </w:rPr>
      </w:pPr>
      <w:r>
        <w:rPr>
          <w:rFonts w:ascii="仿宋" w:hAnsi="仿宋" w:eastAsia="仿宋" w:cs="仿宋"/>
          <w:spacing w:val="4"/>
          <w:sz w:val="31"/>
          <w:szCs w:val="31"/>
        </w:rPr>
        <w:t>(四)存</w:t>
      </w:r>
      <w:r>
        <w:rPr>
          <w:rFonts w:ascii="仿宋" w:hAnsi="仿宋" w:eastAsia="仿宋" w:cs="仿宋"/>
          <w:spacing w:val="3"/>
          <w:sz w:val="31"/>
          <w:szCs w:val="31"/>
        </w:rPr>
        <w:t>，</w:t>
      </w:r>
      <w:r>
        <w:rPr>
          <w:rFonts w:ascii="仿宋" w:hAnsi="仿宋" w:eastAsia="仿宋" w:cs="仿宋"/>
          <w:spacing w:val="2"/>
          <w:sz w:val="31"/>
          <w:szCs w:val="31"/>
        </w:rPr>
        <w:t>核对无误的档案，由档案管理员存入档案室。</w:t>
      </w:r>
    </w:p>
    <w:p w14:paraId="0DE917E4">
      <w:pPr>
        <w:spacing w:line="240" w:lineRule="auto"/>
        <w:ind w:left="0"/>
        <w:rPr>
          <w:rFonts w:hint="default" w:ascii="仿宋" w:hAnsi="仿宋" w:eastAsia="仿宋" w:cs="仿宋"/>
          <w:spacing w:val="2"/>
          <w:sz w:val="31"/>
          <w:szCs w:val="31"/>
          <w:lang w:val="en-US" w:eastAsia="zh-CN"/>
        </w:rPr>
      </w:pPr>
      <w:r>
        <w:rPr>
          <w:rFonts w:hint="eastAsia" w:ascii="仿宋" w:hAnsi="仿宋" w:eastAsia="仿宋" w:cs="仿宋"/>
          <w:spacing w:val="2"/>
          <w:sz w:val="31"/>
          <w:szCs w:val="31"/>
          <w:lang w:val="en-US" w:eastAsia="zh-CN"/>
        </w:rPr>
        <w:t>///</w:t>
      </w:r>
    </w:p>
    <w:p w14:paraId="5BA93FD1">
      <w:pPr>
        <w:spacing w:before="185" w:line="333" w:lineRule="auto"/>
        <w:ind w:left="19" w:firstLine="647"/>
        <w:rPr>
          <w:rFonts w:ascii="仿宋" w:hAnsi="仿宋" w:eastAsia="仿宋" w:cs="仿宋"/>
          <w:spacing w:val="7"/>
          <w:sz w:val="31"/>
          <w:szCs w:val="31"/>
        </w:rPr>
      </w:pPr>
      <w:r>
        <w:rPr>
          <w:rFonts w:ascii="黑体" w:hAnsi="黑体" w:eastAsia="黑体" w:cs="黑体"/>
          <w:spacing w:val="26"/>
          <w:sz w:val="31"/>
          <w:szCs w:val="31"/>
        </w:rPr>
        <w:t>第</w:t>
      </w:r>
      <w:r>
        <w:rPr>
          <w:rFonts w:ascii="黑体" w:hAnsi="黑体" w:eastAsia="黑体" w:cs="黑体"/>
          <w:spacing w:val="15"/>
          <w:sz w:val="31"/>
          <w:szCs w:val="31"/>
        </w:rPr>
        <w:t>二十六条</w:t>
      </w:r>
      <w:r>
        <w:rPr>
          <w:rFonts w:ascii="仿宋" w:hAnsi="仿宋" w:eastAsia="仿宋" w:cs="仿宋"/>
          <w:spacing w:val="15"/>
          <w:sz w:val="31"/>
          <w:szCs w:val="31"/>
        </w:rPr>
        <w:t>除上级单位因公借阅外，干部人事档案原</w:t>
      </w:r>
      <w:r>
        <w:rPr>
          <w:rFonts w:ascii="仿宋" w:hAnsi="仿宋" w:eastAsia="仿宋" w:cs="仿宋"/>
          <w:spacing w:val="12"/>
          <w:sz w:val="31"/>
          <w:szCs w:val="31"/>
        </w:rPr>
        <w:t>则上</w:t>
      </w:r>
      <w:r>
        <w:rPr>
          <w:rFonts w:ascii="仿宋" w:hAnsi="仿宋" w:eastAsia="仿宋" w:cs="仿宋"/>
          <w:spacing w:val="7"/>
          <w:sz w:val="31"/>
          <w:szCs w:val="31"/>
        </w:rPr>
        <w:t>不</w:t>
      </w:r>
      <w:r>
        <w:rPr>
          <w:rFonts w:ascii="仿宋" w:hAnsi="仿宋" w:eastAsia="仿宋" w:cs="仿宋"/>
          <w:spacing w:val="6"/>
          <w:sz w:val="31"/>
          <w:szCs w:val="31"/>
        </w:rPr>
        <w:t>予外借或建立副本。如确因工作需要外借或建立副本，</w:t>
      </w:r>
      <w:r>
        <w:rPr>
          <w:rFonts w:ascii="仿宋" w:hAnsi="仿宋" w:eastAsia="仿宋" w:cs="仿宋"/>
          <w:spacing w:val="16"/>
          <w:sz w:val="31"/>
          <w:szCs w:val="31"/>
        </w:rPr>
        <w:t>借阅</w:t>
      </w:r>
      <w:r>
        <w:rPr>
          <w:rFonts w:ascii="仿宋" w:hAnsi="仿宋" w:eastAsia="仿宋" w:cs="仿宋"/>
          <w:spacing w:val="11"/>
          <w:sz w:val="31"/>
          <w:szCs w:val="31"/>
        </w:rPr>
        <w:t>单</w:t>
      </w:r>
      <w:r>
        <w:rPr>
          <w:rFonts w:ascii="仿宋" w:hAnsi="仿宋" w:eastAsia="仿宋" w:cs="仿宋"/>
          <w:spacing w:val="8"/>
          <w:sz w:val="31"/>
          <w:szCs w:val="31"/>
        </w:rPr>
        <w:t>位需履行审批手续，在《查(借)阅、复制、摘录干</w:t>
      </w:r>
      <w:r>
        <w:rPr>
          <w:rFonts w:ascii="仿宋" w:hAnsi="仿宋" w:eastAsia="仿宋" w:cs="仿宋"/>
          <w:spacing w:val="18"/>
          <w:sz w:val="31"/>
          <w:szCs w:val="31"/>
        </w:rPr>
        <w:t>部</w:t>
      </w:r>
      <w:r>
        <w:rPr>
          <w:rFonts w:ascii="仿宋" w:hAnsi="仿宋" w:eastAsia="仿宋" w:cs="仿宋"/>
          <w:spacing w:val="9"/>
          <w:sz w:val="31"/>
          <w:szCs w:val="31"/>
        </w:rPr>
        <w:t>人事档案审批表》上注明借出原因、归还期限、建立副本</w:t>
      </w:r>
      <w:r>
        <w:rPr>
          <w:rFonts w:ascii="仿宋" w:hAnsi="仿宋" w:eastAsia="仿宋" w:cs="仿宋"/>
          <w:spacing w:val="18"/>
          <w:sz w:val="31"/>
          <w:szCs w:val="31"/>
        </w:rPr>
        <w:t>用</w:t>
      </w:r>
      <w:r>
        <w:rPr>
          <w:rFonts w:ascii="仿宋" w:hAnsi="仿宋" w:eastAsia="仿宋" w:cs="仿宋"/>
          <w:spacing w:val="9"/>
          <w:sz w:val="31"/>
          <w:szCs w:val="31"/>
        </w:rPr>
        <w:t>途等意见后，方可办理借出或建立副本。借出期限原则上</w:t>
      </w:r>
      <w:r>
        <w:rPr>
          <w:rFonts w:ascii="仿宋" w:hAnsi="仿宋" w:eastAsia="仿宋" w:cs="仿宋"/>
          <w:spacing w:val="3"/>
          <w:sz w:val="31"/>
          <w:szCs w:val="31"/>
        </w:rPr>
        <w:t>不超过5天，外地单位不超过10天。档案借出期间需妥</w:t>
      </w:r>
      <w:r>
        <w:rPr>
          <w:rFonts w:ascii="仿宋" w:hAnsi="仿宋" w:eastAsia="仿宋" w:cs="仿宋"/>
          <w:spacing w:val="1"/>
          <w:sz w:val="31"/>
          <w:szCs w:val="31"/>
        </w:rPr>
        <w:t>善</w:t>
      </w:r>
      <w:r>
        <w:rPr>
          <w:rFonts w:ascii="仿宋" w:hAnsi="仿宋" w:eastAsia="仿宋" w:cs="仿宋"/>
          <w:spacing w:val="18"/>
          <w:sz w:val="31"/>
          <w:szCs w:val="31"/>
        </w:rPr>
        <w:t>保</w:t>
      </w:r>
      <w:r>
        <w:rPr>
          <w:rFonts w:ascii="仿宋" w:hAnsi="仿宋" w:eastAsia="仿宋" w:cs="仿宋"/>
          <w:spacing w:val="9"/>
          <w:sz w:val="31"/>
          <w:szCs w:val="31"/>
        </w:rPr>
        <w:t>存，不准转借，不准交无关人员和干部本人翻阅。特殊需</w:t>
      </w:r>
      <w:r>
        <w:rPr>
          <w:rFonts w:ascii="仿宋" w:hAnsi="仿宋" w:eastAsia="仿宋" w:cs="仿宋"/>
          <w:spacing w:val="6"/>
          <w:sz w:val="31"/>
          <w:szCs w:val="31"/>
        </w:rPr>
        <w:t>要，</w:t>
      </w:r>
      <w:r>
        <w:rPr>
          <w:rFonts w:ascii="仿宋" w:hAnsi="仿宋" w:eastAsia="仿宋" w:cs="仿宋"/>
          <w:spacing w:val="4"/>
          <w:sz w:val="31"/>
          <w:szCs w:val="31"/>
        </w:rPr>
        <w:t>可</w:t>
      </w:r>
      <w:r>
        <w:rPr>
          <w:rFonts w:ascii="仿宋" w:hAnsi="仿宋" w:eastAsia="仿宋" w:cs="仿宋"/>
          <w:spacing w:val="3"/>
          <w:sz w:val="31"/>
          <w:szCs w:val="31"/>
        </w:rPr>
        <w:t>办理续借手续延长期限。归还时档案管理员和借阅人</w:t>
      </w:r>
      <w:r>
        <w:rPr>
          <w:rFonts w:ascii="仿宋" w:hAnsi="仿宋" w:eastAsia="仿宋" w:cs="仿宋"/>
          <w:spacing w:val="9"/>
          <w:sz w:val="31"/>
          <w:szCs w:val="31"/>
        </w:rPr>
        <w:t>员要认真核对档案材料，做好交接工作</w:t>
      </w:r>
      <w:r>
        <w:rPr>
          <w:rFonts w:ascii="仿宋" w:hAnsi="仿宋" w:eastAsia="仿宋" w:cs="仿宋"/>
          <w:spacing w:val="7"/>
          <w:sz w:val="31"/>
          <w:szCs w:val="31"/>
        </w:rPr>
        <w:t>。</w:t>
      </w:r>
    </w:p>
    <w:p w14:paraId="64C0A8F0">
      <w:pPr>
        <w:spacing w:line="240" w:lineRule="auto"/>
        <w:ind w:left="0" w:firstLine="0"/>
        <w:rPr>
          <w:rFonts w:hint="default" w:ascii="仿宋" w:hAnsi="仿宋" w:eastAsia="仿宋" w:cs="仿宋"/>
          <w:spacing w:val="7"/>
          <w:sz w:val="31"/>
          <w:szCs w:val="31"/>
          <w:lang w:val="en-US" w:eastAsia="zh-CN"/>
        </w:rPr>
      </w:pPr>
      <w:r>
        <w:rPr>
          <w:rFonts w:hint="eastAsia" w:ascii="仿宋" w:hAnsi="仿宋" w:eastAsia="仿宋" w:cs="仿宋"/>
          <w:spacing w:val="7"/>
          <w:sz w:val="31"/>
          <w:szCs w:val="31"/>
          <w:lang w:val="en-US" w:eastAsia="zh-CN"/>
        </w:rPr>
        <w:t>///</w:t>
      </w:r>
    </w:p>
    <w:p w14:paraId="077C94D8">
      <w:pPr>
        <w:spacing w:before="7" w:line="333" w:lineRule="auto"/>
        <w:ind w:left="21" w:right="242" w:firstLine="644"/>
        <w:rPr>
          <w:rFonts w:ascii="仿宋" w:hAnsi="仿宋" w:eastAsia="仿宋" w:cs="仿宋"/>
          <w:spacing w:val="9"/>
          <w:sz w:val="31"/>
          <w:szCs w:val="31"/>
        </w:rPr>
      </w:pPr>
      <w:r>
        <w:rPr>
          <w:rFonts w:ascii="黑体" w:hAnsi="黑体" w:eastAsia="黑体" w:cs="黑体"/>
          <w:spacing w:val="26"/>
          <w:sz w:val="31"/>
          <w:szCs w:val="31"/>
        </w:rPr>
        <w:t>第</w:t>
      </w:r>
      <w:r>
        <w:rPr>
          <w:rFonts w:ascii="黑体" w:hAnsi="黑体" w:eastAsia="黑体" w:cs="黑体"/>
          <w:spacing w:val="15"/>
          <w:sz w:val="31"/>
          <w:szCs w:val="31"/>
        </w:rPr>
        <w:t>二十七条</w:t>
      </w:r>
      <w:r>
        <w:rPr>
          <w:rFonts w:ascii="仿宋" w:hAnsi="仿宋" w:eastAsia="仿宋" w:cs="仿宋"/>
          <w:spacing w:val="15"/>
          <w:sz w:val="31"/>
          <w:szCs w:val="31"/>
        </w:rPr>
        <w:t>干部人事档案数字化是按照国家相关技术</w:t>
      </w:r>
      <w:r>
        <w:rPr>
          <w:rFonts w:ascii="仿宋" w:hAnsi="仿宋" w:eastAsia="仿宋" w:cs="仿宋"/>
          <w:spacing w:val="13"/>
          <w:sz w:val="31"/>
          <w:szCs w:val="31"/>
        </w:rPr>
        <w:t>标</w:t>
      </w:r>
      <w:r>
        <w:rPr>
          <w:rFonts w:ascii="仿宋" w:hAnsi="仿宋" w:eastAsia="仿宋" w:cs="仿宋"/>
          <w:spacing w:val="9"/>
          <w:sz w:val="31"/>
          <w:szCs w:val="31"/>
        </w:rPr>
        <w:t>准，利用扫描等技术手段将干部人事纸质档案转化成数字</w:t>
      </w:r>
      <w:r>
        <w:rPr>
          <w:rFonts w:ascii="仿宋" w:hAnsi="仿宋" w:eastAsia="仿宋" w:cs="仿宋"/>
          <w:spacing w:val="16"/>
          <w:sz w:val="31"/>
          <w:szCs w:val="31"/>
        </w:rPr>
        <w:t>图</w:t>
      </w:r>
      <w:r>
        <w:rPr>
          <w:rFonts w:ascii="仿宋" w:hAnsi="仿宋" w:eastAsia="仿宋" w:cs="仿宋"/>
          <w:spacing w:val="9"/>
          <w:sz w:val="31"/>
          <w:szCs w:val="31"/>
        </w:rPr>
        <w:t>像和数字文本。在干部人事档案数字化过程中，应当严格</w:t>
      </w:r>
      <w:r>
        <w:rPr>
          <w:rFonts w:ascii="仿宋" w:hAnsi="仿宋" w:eastAsia="仿宋" w:cs="仿宋"/>
          <w:spacing w:val="5"/>
          <w:sz w:val="31"/>
          <w:szCs w:val="31"/>
        </w:rPr>
        <w:t>规</w:t>
      </w:r>
      <w:r>
        <w:rPr>
          <w:rFonts w:ascii="仿宋" w:hAnsi="仿宋" w:eastAsia="仿宋" w:cs="仿宋"/>
          <w:spacing w:val="3"/>
          <w:sz w:val="31"/>
          <w:szCs w:val="31"/>
        </w:rPr>
        <w:t>范档案目录建库、档案扫描、图像处理、数据存储、数据</w:t>
      </w:r>
      <w:r>
        <w:rPr>
          <w:rFonts w:ascii="仿宋" w:hAnsi="仿宋" w:eastAsia="仿宋" w:cs="仿宋"/>
          <w:spacing w:val="13"/>
          <w:sz w:val="31"/>
          <w:szCs w:val="31"/>
        </w:rPr>
        <w:t>备</w:t>
      </w:r>
      <w:r>
        <w:rPr>
          <w:rFonts w:ascii="仿宋" w:hAnsi="仿宋" w:eastAsia="仿宋" w:cs="仿宋"/>
          <w:spacing w:val="9"/>
          <w:sz w:val="31"/>
          <w:szCs w:val="31"/>
        </w:rPr>
        <w:t>份、安全管理等基本环节，保证数字档案的真实性、完整</w:t>
      </w:r>
      <w:r>
        <w:rPr>
          <w:rFonts w:ascii="仿宋" w:hAnsi="仿宋" w:eastAsia="仿宋" w:cs="仿宋"/>
          <w:spacing w:val="16"/>
          <w:sz w:val="31"/>
          <w:szCs w:val="31"/>
        </w:rPr>
        <w:t>性</w:t>
      </w:r>
      <w:r>
        <w:rPr>
          <w:rFonts w:ascii="仿宋" w:hAnsi="仿宋" w:eastAsia="仿宋" w:cs="仿宋"/>
          <w:spacing w:val="9"/>
          <w:sz w:val="31"/>
          <w:szCs w:val="31"/>
        </w:rPr>
        <w:t>、可用性、安全性，确保与纸质档案一致。数字档案在利</w:t>
      </w:r>
      <w:r>
        <w:rPr>
          <w:rFonts w:ascii="仿宋" w:hAnsi="仿宋" w:eastAsia="仿宋" w:cs="仿宋"/>
          <w:spacing w:val="10"/>
          <w:sz w:val="31"/>
          <w:szCs w:val="31"/>
        </w:rPr>
        <w:t>用</w:t>
      </w:r>
      <w:r>
        <w:rPr>
          <w:rFonts w:ascii="仿宋" w:hAnsi="仿宋" w:eastAsia="仿宋" w:cs="仿宋"/>
          <w:spacing w:val="9"/>
          <w:sz w:val="31"/>
          <w:szCs w:val="31"/>
        </w:rPr>
        <w:t>、转递和保密等方面按照纸质档案相关要求管理。</w:t>
      </w:r>
    </w:p>
    <w:p w14:paraId="3BB40E6B">
      <w:pPr>
        <w:spacing w:line="240" w:lineRule="auto"/>
        <w:ind w:left="0" w:right="0" w:firstLine="0"/>
        <w:rPr>
          <w:rFonts w:hint="default" w:ascii="仿宋" w:hAnsi="仿宋" w:eastAsia="仿宋" w:cs="仿宋"/>
          <w:spacing w:val="9"/>
          <w:sz w:val="31"/>
          <w:szCs w:val="31"/>
          <w:lang w:val="en-US" w:eastAsia="zh-CN"/>
        </w:rPr>
      </w:pPr>
      <w:r>
        <w:rPr>
          <w:rFonts w:hint="eastAsia" w:ascii="仿宋" w:hAnsi="仿宋" w:eastAsia="仿宋" w:cs="仿宋"/>
          <w:spacing w:val="9"/>
          <w:sz w:val="31"/>
          <w:szCs w:val="31"/>
          <w:lang w:val="en-US" w:eastAsia="zh-CN"/>
        </w:rPr>
        <w:t>///</w:t>
      </w:r>
    </w:p>
    <w:p w14:paraId="382D0FDB">
      <w:pPr>
        <w:spacing w:before="2" w:line="337" w:lineRule="auto"/>
        <w:ind w:left="49" w:right="146" w:firstLine="616"/>
        <w:rPr>
          <w:rFonts w:ascii="仿宋" w:hAnsi="仿宋" w:eastAsia="仿宋" w:cs="仿宋"/>
          <w:sz w:val="31"/>
          <w:szCs w:val="31"/>
        </w:rPr>
      </w:pPr>
      <w:r>
        <w:rPr>
          <w:rFonts w:ascii="黑体" w:hAnsi="黑体" w:eastAsia="黑体" w:cs="黑体"/>
          <w:spacing w:val="1"/>
          <w:sz w:val="31"/>
          <w:szCs w:val="31"/>
        </w:rPr>
        <w:t>第</w:t>
      </w:r>
      <w:r>
        <w:rPr>
          <w:rFonts w:ascii="黑体" w:hAnsi="黑体" w:eastAsia="黑体" w:cs="黑体"/>
          <w:sz w:val="31"/>
          <w:szCs w:val="31"/>
        </w:rPr>
        <w:t>二十八条</w:t>
      </w:r>
      <w:r>
        <w:rPr>
          <w:rFonts w:ascii="仿宋" w:hAnsi="仿宋" w:eastAsia="仿宋" w:cs="仿宋"/>
          <w:sz w:val="31"/>
          <w:szCs w:val="31"/>
        </w:rPr>
        <w:t>人力资源共享中心应当坚持“凡提必审”、</w:t>
      </w:r>
      <w:r>
        <w:rPr>
          <w:rFonts w:ascii="仿宋" w:hAnsi="仿宋" w:eastAsia="仿宋" w:cs="仿宋"/>
          <w:spacing w:val="4"/>
          <w:sz w:val="31"/>
          <w:szCs w:val="31"/>
        </w:rPr>
        <w:t>“</w:t>
      </w:r>
      <w:r>
        <w:rPr>
          <w:rFonts w:ascii="仿宋" w:hAnsi="仿宋" w:eastAsia="仿宋" w:cs="仿宋"/>
          <w:spacing w:val="3"/>
          <w:sz w:val="31"/>
          <w:szCs w:val="31"/>
        </w:rPr>
        <w:t>凡</w:t>
      </w:r>
      <w:r>
        <w:rPr>
          <w:rFonts w:ascii="仿宋" w:hAnsi="仿宋" w:eastAsia="仿宋" w:cs="仿宋"/>
          <w:spacing w:val="2"/>
          <w:sz w:val="31"/>
          <w:szCs w:val="31"/>
        </w:rPr>
        <w:t>进必审”、干部人事档案管理权限发生变化的“凡转必</w:t>
      </w:r>
    </w:p>
    <w:p w14:paraId="3A1AFD7C">
      <w:pPr>
        <w:spacing w:before="230" w:line="331" w:lineRule="auto"/>
        <w:ind w:left="34" w:right="160" w:firstLine="11"/>
        <w:rPr>
          <w:rFonts w:ascii="仿宋" w:hAnsi="仿宋" w:eastAsia="仿宋" w:cs="仿宋"/>
          <w:spacing w:val="8"/>
          <w:sz w:val="31"/>
          <w:szCs w:val="31"/>
        </w:rPr>
      </w:pPr>
      <w:r>
        <w:rPr>
          <w:rFonts w:ascii="仿宋" w:hAnsi="仿宋" w:eastAsia="仿宋" w:cs="仿宋"/>
          <w:spacing w:val="-1"/>
          <w:sz w:val="31"/>
          <w:szCs w:val="31"/>
        </w:rPr>
        <w:t>审”，在干部动议、考察、</w:t>
      </w:r>
      <w:r>
        <w:rPr>
          <w:rFonts w:ascii="仿宋" w:hAnsi="仿宋" w:eastAsia="仿宋" w:cs="仿宋"/>
          <w:sz w:val="31"/>
          <w:szCs w:val="31"/>
        </w:rPr>
        <w:t>任职前公示、录用、选调、交流，</w:t>
      </w:r>
      <w:r>
        <w:rPr>
          <w:rFonts w:ascii="仿宋" w:hAnsi="仿宋" w:eastAsia="仿宋" w:cs="仿宋"/>
          <w:spacing w:val="10"/>
          <w:sz w:val="31"/>
          <w:szCs w:val="31"/>
        </w:rPr>
        <w:t>军</w:t>
      </w:r>
      <w:r>
        <w:rPr>
          <w:rFonts w:ascii="仿宋" w:hAnsi="仿宋" w:eastAsia="仿宋" w:cs="仿宋"/>
          <w:spacing w:val="8"/>
          <w:sz w:val="31"/>
          <w:szCs w:val="31"/>
        </w:rPr>
        <w:t>队转业(复员)安置，档案转递、接收环节，严格按照有</w:t>
      </w:r>
      <w:r>
        <w:rPr>
          <w:rFonts w:ascii="仿宋" w:hAnsi="仿宋" w:eastAsia="仿宋" w:cs="仿宋"/>
          <w:spacing w:val="16"/>
          <w:sz w:val="31"/>
          <w:szCs w:val="31"/>
        </w:rPr>
        <w:t>关</w:t>
      </w:r>
      <w:r>
        <w:rPr>
          <w:rFonts w:ascii="仿宋" w:hAnsi="仿宋" w:eastAsia="仿宋" w:cs="仿宋"/>
          <w:spacing w:val="11"/>
          <w:sz w:val="31"/>
          <w:szCs w:val="31"/>
        </w:rPr>
        <w:t>政</w:t>
      </w:r>
      <w:r>
        <w:rPr>
          <w:rFonts w:ascii="仿宋" w:hAnsi="仿宋" w:eastAsia="仿宋" w:cs="仿宋"/>
          <w:spacing w:val="8"/>
          <w:sz w:val="31"/>
          <w:szCs w:val="31"/>
        </w:rPr>
        <w:t>策和标准，及时做好干部人事档案审核工作。</w:t>
      </w:r>
    </w:p>
    <w:p w14:paraId="2DFF393F">
      <w:pPr>
        <w:spacing w:line="240" w:lineRule="auto"/>
        <w:ind w:left="0" w:right="0" w:firstLine="0"/>
        <w:rPr>
          <w:rFonts w:hint="default" w:ascii="仿宋" w:hAnsi="仿宋" w:eastAsia="仿宋" w:cs="仿宋"/>
          <w:spacing w:val="8"/>
          <w:sz w:val="31"/>
          <w:szCs w:val="31"/>
          <w:lang w:val="en-US" w:eastAsia="zh-CN"/>
        </w:rPr>
      </w:pPr>
      <w:r>
        <w:rPr>
          <w:rFonts w:hint="eastAsia" w:ascii="仿宋" w:hAnsi="仿宋" w:eastAsia="仿宋" w:cs="仿宋"/>
          <w:spacing w:val="8"/>
          <w:sz w:val="31"/>
          <w:szCs w:val="31"/>
          <w:lang w:val="en-US" w:eastAsia="zh-CN"/>
        </w:rPr>
        <w:t>///</w:t>
      </w:r>
    </w:p>
    <w:p w14:paraId="61F62F79">
      <w:pPr>
        <w:spacing w:before="5" w:line="333" w:lineRule="auto"/>
        <w:ind w:left="29" w:right="242" w:firstLine="637"/>
        <w:rPr>
          <w:rFonts w:ascii="仿宋" w:hAnsi="仿宋" w:eastAsia="仿宋" w:cs="仿宋"/>
          <w:spacing w:val="8"/>
          <w:sz w:val="31"/>
          <w:szCs w:val="31"/>
        </w:rPr>
      </w:pPr>
      <w:r>
        <w:rPr>
          <w:rFonts w:ascii="黑体" w:hAnsi="黑体" w:eastAsia="黑体" w:cs="黑体"/>
          <w:spacing w:val="26"/>
          <w:sz w:val="31"/>
          <w:szCs w:val="31"/>
        </w:rPr>
        <w:t>第</w:t>
      </w:r>
      <w:r>
        <w:rPr>
          <w:rFonts w:ascii="黑体" w:hAnsi="黑体" w:eastAsia="黑体" w:cs="黑体"/>
          <w:spacing w:val="15"/>
          <w:sz w:val="31"/>
          <w:szCs w:val="31"/>
        </w:rPr>
        <w:t>二十九条</w:t>
      </w:r>
      <w:r>
        <w:rPr>
          <w:rFonts w:ascii="仿宋" w:hAnsi="仿宋" w:eastAsia="仿宋" w:cs="仿宋"/>
          <w:spacing w:val="15"/>
          <w:sz w:val="31"/>
          <w:szCs w:val="31"/>
        </w:rPr>
        <w:t>干部人事档案审核应当在全面审核档案内</w:t>
      </w:r>
      <w:r>
        <w:rPr>
          <w:rFonts w:ascii="仿宋" w:hAnsi="仿宋" w:eastAsia="仿宋" w:cs="仿宋"/>
          <w:spacing w:val="9"/>
          <w:sz w:val="31"/>
          <w:szCs w:val="31"/>
        </w:rPr>
        <w:t>容的基础上，重点审核干部的出生日期、参加工作时间、</w:t>
      </w:r>
      <w:r>
        <w:rPr>
          <w:rFonts w:ascii="仿宋" w:hAnsi="仿宋" w:eastAsia="仿宋" w:cs="仿宋"/>
          <w:spacing w:val="6"/>
          <w:sz w:val="31"/>
          <w:szCs w:val="31"/>
        </w:rPr>
        <w:t>入</w:t>
      </w:r>
      <w:r>
        <w:rPr>
          <w:rFonts w:ascii="仿宋" w:hAnsi="仿宋" w:eastAsia="仿宋" w:cs="仿宋"/>
          <w:spacing w:val="9"/>
          <w:sz w:val="31"/>
          <w:szCs w:val="31"/>
        </w:rPr>
        <w:t>党时间、学历学位、工作经历、干部身份、家庭主要成员</w:t>
      </w:r>
      <w:r>
        <w:rPr>
          <w:rFonts w:ascii="仿宋" w:hAnsi="仿宋" w:eastAsia="仿宋" w:cs="仿宋"/>
          <w:spacing w:val="8"/>
          <w:sz w:val="31"/>
          <w:szCs w:val="31"/>
        </w:rPr>
        <w:t>及</w:t>
      </w:r>
      <w:r>
        <w:rPr>
          <w:rFonts w:ascii="仿宋" w:hAnsi="仿宋" w:eastAsia="仿宋" w:cs="仿宋"/>
          <w:spacing w:val="9"/>
          <w:sz w:val="31"/>
          <w:szCs w:val="31"/>
        </w:rPr>
        <w:t>重要社会关系、专业技术职称、奖惩等基本信息，审核档</w:t>
      </w:r>
      <w:r>
        <w:rPr>
          <w:rFonts w:ascii="仿宋" w:hAnsi="仿宋" w:eastAsia="仿宋" w:cs="仿宋"/>
          <w:spacing w:val="6"/>
          <w:sz w:val="31"/>
          <w:szCs w:val="31"/>
        </w:rPr>
        <w:t>案</w:t>
      </w:r>
      <w:r>
        <w:rPr>
          <w:rFonts w:ascii="仿宋" w:hAnsi="仿宋" w:eastAsia="仿宋" w:cs="仿宋"/>
          <w:spacing w:val="9"/>
          <w:sz w:val="31"/>
          <w:szCs w:val="31"/>
        </w:rPr>
        <w:t>内容是否真实、档案材料是否齐全、档案材料记载内容之</w:t>
      </w:r>
      <w:r>
        <w:rPr>
          <w:rFonts w:ascii="仿宋" w:hAnsi="仿宋" w:eastAsia="仿宋" w:cs="仿宋"/>
          <w:spacing w:val="8"/>
          <w:sz w:val="31"/>
          <w:szCs w:val="31"/>
        </w:rPr>
        <w:t>间</w:t>
      </w:r>
      <w:r>
        <w:rPr>
          <w:rFonts w:ascii="仿宋" w:hAnsi="仿宋" w:eastAsia="仿宋" w:cs="仿宋"/>
          <w:spacing w:val="16"/>
          <w:sz w:val="31"/>
          <w:szCs w:val="31"/>
        </w:rPr>
        <w:t>的关</w:t>
      </w:r>
      <w:r>
        <w:rPr>
          <w:rFonts w:ascii="仿宋" w:hAnsi="仿宋" w:eastAsia="仿宋" w:cs="仿宋"/>
          <w:spacing w:val="9"/>
          <w:sz w:val="31"/>
          <w:szCs w:val="31"/>
        </w:rPr>
        <w:t>联</w:t>
      </w:r>
      <w:r>
        <w:rPr>
          <w:rFonts w:ascii="仿宋" w:hAnsi="仿宋" w:eastAsia="仿宋" w:cs="仿宋"/>
          <w:spacing w:val="8"/>
          <w:sz w:val="31"/>
          <w:szCs w:val="31"/>
        </w:rPr>
        <w:t>性是否合理以及是否有影响干部使用的情况。</w:t>
      </w:r>
    </w:p>
    <w:p w14:paraId="159ECED7">
      <w:pPr>
        <w:spacing w:line="240" w:lineRule="auto"/>
        <w:ind w:left="0" w:right="0" w:firstLine="0"/>
        <w:rPr>
          <w:rFonts w:hint="default" w:ascii="仿宋" w:hAnsi="仿宋" w:eastAsia="仿宋" w:cs="仿宋"/>
          <w:spacing w:val="8"/>
          <w:sz w:val="31"/>
          <w:szCs w:val="31"/>
          <w:lang w:val="en-US" w:eastAsia="zh-CN"/>
        </w:rPr>
      </w:pPr>
      <w:r>
        <w:rPr>
          <w:rFonts w:hint="eastAsia" w:ascii="仿宋" w:hAnsi="仿宋" w:eastAsia="仿宋" w:cs="仿宋"/>
          <w:spacing w:val="8"/>
          <w:sz w:val="31"/>
          <w:szCs w:val="31"/>
          <w:lang w:val="en-US" w:eastAsia="zh-CN"/>
        </w:rPr>
        <w:t>///</w:t>
      </w:r>
    </w:p>
    <w:p w14:paraId="3D4A20E7">
      <w:pPr>
        <w:spacing w:before="3" w:line="335" w:lineRule="auto"/>
        <w:ind w:left="31" w:firstLine="634"/>
        <w:rPr>
          <w:rFonts w:ascii="仿宋" w:hAnsi="仿宋" w:eastAsia="仿宋" w:cs="仿宋"/>
          <w:spacing w:val="8"/>
          <w:sz w:val="31"/>
          <w:szCs w:val="31"/>
        </w:rPr>
      </w:pPr>
      <w:r>
        <w:rPr>
          <w:rFonts w:ascii="黑体" w:hAnsi="黑体" w:eastAsia="黑体" w:cs="黑体"/>
          <w:spacing w:val="23"/>
          <w:sz w:val="31"/>
          <w:szCs w:val="31"/>
        </w:rPr>
        <w:t>第</w:t>
      </w:r>
      <w:r>
        <w:rPr>
          <w:rFonts w:ascii="黑体" w:hAnsi="黑体" w:eastAsia="黑体" w:cs="黑体"/>
          <w:spacing w:val="15"/>
          <w:sz w:val="31"/>
          <w:szCs w:val="31"/>
        </w:rPr>
        <w:t>三十条</w:t>
      </w:r>
      <w:r>
        <w:rPr>
          <w:rFonts w:ascii="仿宋" w:hAnsi="仿宋" w:eastAsia="仿宋" w:cs="仿宋"/>
          <w:spacing w:val="15"/>
          <w:sz w:val="31"/>
          <w:szCs w:val="31"/>
        </w:rPr>
        <w:t>干部人事档案审核中发现的问题应当按照相</w:t>
      </w:r>
      <w:r>
        <w:rPr>
          <w:rFonts w:ascii="仿宋" w:hAnsi="仿宋" w:eastAsia="仿宋" w:cs="仿宋"/>
          <w:spacing w:val="7"/>
          <w:sz w:val="31"/>
          <w:szCs w:val="31"/>
        </w:rPr>
        <w:t>关</w:t>
      </w:r>
      <w:r>
        <w:rPr>
          <w:rFonts w:ascii="仿宋" w:hAnsi="仿宋" w:eastAsia="仿宋" w:cs="仿宋"/>
          <w:spacing w:val="6"/>
          <w:sz w:val="31"/>
          <w:szCs w:val="31"/>
        </w:rPr>
        <w:t>规定及时进行整改和处理。涉及干部个人信息重新认定的，</w:t>
      </w:r>
      <w:r>
        <w:rPr>
          <w:rFonts w:ascii="仿宋" w:hAnsi="仿宋" w:eastAsia="仿宋" w:cs="仿宋"/>
          <w:spacing w:val="8"/>
          <w:sz w:val="31"/>
          <w:szCs w:val="31"/>
        </w:rPr>
        <w:t>经相应的党委(党总支/党支部)审批后，组织认定结论</w:t>
      </w:r>
      <w:r>
        <w:rPr>
          <w:rFonts w:ascii="仿宋" w:hAnsi="仿宋" w:eastAsia="仿宋" w:cs="仿宋"/>
          <w:spacing w:val="4"/>
          <w:sz w:val="31"/>
          <w:szCs w:val="31"/>
        </w:rPr>
        <w:t>应</w:t>
      </w:r>
      <w:r>
        <w:rPr>
          <w:rFonts w:ascii="仿宋" w:hAnsi="仿宋" w:eastAsia="仿宋" w:cs="仿宋"/>
          <w:spacing w:val="10"/>
          <w:sz w:val="31"/>
          <w:szCs w:val="31"/>
        </w:rPr>
        <w:t>当</w:t>
      </w:r>
      <w:r>
        <w:rPr>
          <w:rFonts w:ascii="仿宋" w:hAnsi="仿宋" w:eastAsia="仿宋" w:cs="仿宋"/>
          <w:spacing w:val="8"/>
          <w:sz w:val="31"/>
          <w:szCs w:val="31"/>
        </w:rPr>
        <w:t>及时通知干部所在单位和干部本人。</w:t>
      </w:r>
    </w:p>
    <w:p w14:paraId="17A1E85A">
      <w:pPr>
        <w:spacing w:line="331" w:lineRule="auto"/>
        <w:ind w:left="20" w:right="242" w:firstLine="642"/>
        <w:rPr>
          <w:rFonts w:ascii="仿宋" w:hAnsi="仿宋" w:eastAsia="仿宋" w:cs="仿宋"/>
          <w:spacing w:val="6"/>
          <w:sz w:val="31"/>
          <w:szCs w:val="31"/>
        </w:rPr>
      </w:pPr>
      <w:r>
        <w:rPr>
          <w:rFonts w:ascii="仿宋" w:hAnsi="仿宋" w:eastAsia="仿宋" w:cs="仿宋"/>
          <w:spacing w:val="10"/>
          <w:sz w:val="31"/>
          <w:szCs w:val="31"/>
        </w:rPr>
        <w:t>凡</w:t>
      </w:r>
      <w:r>
        <w:rPr>
          <w:rFonts w:ascii="仿宋" w:hAnsi="仿宋" w:eastAsia="仿宋" w:cs="仿宋"/>
          <w:spacing w:val="9"/>
          <w:sz w:val="31"/>
          <w:szCs w:val="31"/>
        </w:rPr>
        <w:t>审核发现档案材料或者信息涉嫌造假的，人力资源共</w:t>
      </w:r>
      <w:r>
        <w:rPr>
          <w:rFonts w:ascii="仿宋" w:hAnsi="仿宋" w:eastAsia="仿宋" w:cs="仿宋"/>
          <w:spacing w:val="17"/>
          <w:sz w:val="31"/>
          <w:szCs w:val="31"/>
        </w:rPr>
        <w:t>享</w:t>
      </w:r>
      <w:r>
        <w:rPr>
          <w:rFonts w:ascii="仿宋" w:hAnsi="仿宋" w:eastAsia="仿宋" w:cs="仿宋"/>
          <w:spacing w:val="9"/>
          <w:sz w:val="31"/>
          <w:szCs w:val="31"/>
        </w:rPr>
        <w:t>中心和干部所在单位应当立即查核，未核准前，一律暂缓考察或暂停任职、录用、调动等程序</w:t>
      </w:r>
      <w:r>
        <w:rPr>
          <w:rFonts w:ascii="仿宋" w:hAnsi="仿宋" w:eastAsia="仿宋" w:cs="仿宋"/>
          <w:spacing w:val="6"/>
          <w:sz w:val="31"/>
          <w:szCs w:val="31"/>
        </w:rPr>
        <w:t>。</w:t>
      </w:r>
    </w:p>
    <w:p w14:paraId="5F3B7A63">
      <w:pPr>
        <w:spacing w:line="240" w:lineRule="auto"/>
        <w:ind w:left="0" w:right="0" w:firstLine="0"/>
        <w:rPr>
          <w:rFonts w:hint="default" w:ascii="仿宋" w:hAnsi="仿宋" w:eastAsia="仿宋" w:cs="仿宋"/>
          <w:spacing w:val="6"/>
          <w:sz w:val="31"/>
          <w:szCs w:val="31"/>
          <w:lang w:val="en-US" w:eastAsia="zh-CN"/>
        </w:rPr>
      </w:pPr>
      <w:r>
        <w:rPr>
          <w:rFonts w:hint="eastAsia" w:ascii="仿宋" w:hAnsi="仿宋" w:eastAsia="仿宋" w:cs="仿宋"/>
          <w:spacing w:val="6"/>
          <w:sz w:val="31"/>
          <w:szCs w:val="31"/>
          <w:lang w:val="en-US" w:eastAsia="zh-CN"/>
        </w:rPr>
        <w:t>///</w:t>
      </w:r>
    </w:p>
    <w:p w14:paraId="58787833">
      <w:pPr>
        <w:spacing w:before="2" w:line="333" w:lineRule="auto"/>
        <w:ind w:left="24" w:right="242" w:firstLine="642"/>
        <w:rPr>
          <w:rFonts w:ascii="仿宋" w:hAnsi="仿宋" w:eastAsia="仿宋" w:cs="仿宋"/>
          <w:spacing w:val="8"/>
          <w:sz w:val="31"/>
          <w:szCs w:val="31"/>
        </w:rPr>
      </w:pPr>
      <w:r>
        <w:rPr>
          <w:rFonts w:ascii="黑体" w:hAnsi="黑体" w:eastAsia="黑体" w:cs="黑体"/>
          <w:spacing w:val="26"/>
          <w:sz w:val="31"/>
          <w:szCs w:val="31"/>
        </w:rPr>
        <w:t>第</w:t>
      </w:r>
      <w:r>
        <w:rPr>
          <w:rFonts w:ascii="黑体" w:hAnsi="黑体" w:eastAsia="黑体" w:cs="黑体"/>
          <w:spacing w:val="15"/>
          <w:sz w:val="31"/>
          <w:szCs w:val="31"/>
        </w:rPr>
        <w:t>三十一条</w:t>
      </w:r>
      <w:r>
        <w:rPr>
          <w:rFonts w:ascii="仿宋" w:hAnsi="仿宋" w:eastAsia="仿宋" w:cs="仿宋"/>
          <w:spacing w:val="15"/>
          <w:sz w:val="31"/>
          <w:szCs w:val="31"/>
        </w:rPr>
        <w:t>组织人事部门及其干部人事档案工作机构</w:t>
      </w:r>
      <w:r>
        <w:rPr>
          <w:rFonts w:ascii="仿宋" w:hAnsi="仿宋" w:eastAsia="仿宋" w:cs="仿宋"/>
          <w:spacing w:val="13"/>
          <w:sz w:val="31"/>
          <w:szCs w:val="31"/>
        </w:rPr>
        <w:t>应</w:t>
      </w:r>
      <w:r>
        <w:rPr>
          <w:rFonts w:ascii="仿宋" w:hAnsi="仿宋" w:eastAsia="仿宋" w:cs="仿宋"/>
          <w:spacing w:val="9"/>
          <w:sz w:val="31"/>
          <w:szCs w:val="31"/>
        </w:rPr>
        <w:t>当运用大数据等信息技术，建立健全干部人事档案科学利</w:t>
      </w:r>
      <w:r>
        <w:rPr>
          <w:rFonts w:ascii="仿宋" w:hAnsi="仿宋" w:eastAsia="仿宋" w:cs="仿宋"/>
          <w:spacing w:val="13"/>
          <w:sz w:val="31"/>
          <w:szCs w:val="31"/>
        </w:rPr>
        <w:t>用</w:t>
      </w:r>
      <w:r>
        <w:rPr>
          <w:rFonts w:ascii="仿宋" w:hAnsi="仿宋" w:eastAsia="仿宋" w:cs="仿宋"/>
          <w:spacing w:val="9"/>
          <w:sz w:val="31"/>
          <w:szCs w:val="31"/>
        </w:rPr>
        <w:t>机制，为干部资源配置、领导班子建设、干部队伍宏观管</w:t>
      </w:r>
      <w:bookmarkStart w:id="5" w:name="_bookmark6"/>
      <w:bookmarkEnd w:id="5"/>
      <w:r>
        <w:rPr>
          <w:rFonts w:ascii="仿宋" w:hAnsi="仿宋" w:eastAsia="仿宋" w:cs="仿宋"/>
          <w:spacing w:val="9"/>
          <w:sz w:val="31"/>
          <w:szCs w:val="31"/>
        </w:rPr>
        <w:t>理、组织人事工作规律研究等提供精准高效服务</w:t>
      </w:r>
      <w:r>
        <w:rPr>
          <w:rFonts w:ascii="仿宋" w:hAnsi="仿宋" w:eastAsia="仿宋" w:cs="仿宋"/>
          <w:spacing w:val="8"/>
          <w:sz w:val="31"/>
          <w:szCs w:val="31"/>
        </w:rPr>
        <w:t>。</w:t>
      </w:r>
    </w:p>
    <w:p w14:paraId="6A45388A">
      <w:pPr>
        <w:spacing w:line="240" w:lineRule="auto"/>
        <w:ind w:left="0" w:right="0" w:firstLine="0"/>
        <w:rPr>
          <w:rFonts w:hint="default" w:ascii="仿宋" w:hAnsi="仿宋" w:eastAsia="仿宋" w:cs="仿宋"/>
          <w:spacing w:val="8"/>
          <w:sz w:val="31"/>
          <w:szCs w:val="31"/>
          <w:lang w:val="en-US" w:eastAsia="zh-CN"/>
        </w:rPr>
      </w:pPr>
      <w:r>
        <w:rPr>
          <w:rFonts w:hint="eastAsia" w:ascii="仿宋" w:hAnsi="仿宋" w:eastAsia="仿宋" w:cs="仿宋"/>
          <w:spacing w:val="8"/>
          <w:sz w:val="31"/>
          <w:szCs w:val="31"/>
          <w:lang w:val="en-US" w:eastAsia="zh-CN"/>
        </w:rPr>
        <w:t>///</w:t>
      </w:r>
    </w:p>
    <w:p w14:paraId="1A51E975">
      <w:pPr>
        <w:spacing w:line="410" w:lineRule="exact"/>
        <w:ind w:left="2754"/>
        <w:outlineLvl w:val="0"/>
        <w:rPr>
          <w:rFonts w:ascii="黑体" w:hAnsi="黑体" w:eastAsia="黑体" w:cs="黑体"/>
          <w:spacing w:val="5"/>
          <w:position w:val="1"/>
          <w:sz w:val="31"/>
          <w:szCs w:val="31"/>
        </w:rPr>
      </w:pPr>
      <w:r>
        <w:rPr>
          <w:rFonts w:ascii="黑体" w:hAnsi="黑体" w:eastAsia="黑体" w:cs="黑体"/>
          <w:spacing w:val="6"/>
          <w:position w:val="1"/>
          <w:sz w:val="31"/>
          <w:szCs w:val="31"/>
        </w:rPr>
        <w:t>第</w:t>
      </w:r>
      <w:r>
        <w:rPr>
          <w:rFonts w:ascii="黑体" w:hAnsi="黑体" w:eastAsia="黑体" w:cs="黑体"/>
          <w:spacing w:val="5"/>
          <w:position w:val="1"/>
          <w:sz w:val="31"/>
          <w:szCs w:val="31"/>
        </w:rPr>
        <w:t>六章纪律和监督</w:t>
      </w:r>
    </w:p>
    <w:p w14:paraId="76F91821">
      <w:pPr>
        <w:spacing w:line="240" w:lineRule="auto"/>
        <w:ind w:left="0"/>
        <w:outlineLvl w:val="0"/>
        <w:rPr>
          <w:rFonts w:hint="default" w:ascii="黑体" w:hAnsi="黑体" w:eastAsia="黑体" w:cs="黑体"/>
          <w:spacing w:val="5"/>
          <w:position w:val="1"/>
          <w:sz w:val="31"/>
          <w:szCs w:val="31"/>
          <w:lang w:val="en-US" w:eastAsia="zh-CN"/>
        </w:rPr>
      </w:pPr>
      <w:r>
        <w:rPr>
          <w:rFonts w:hint="eastAsia" w:ascii="黑体" w:hAnsi="黑体" w:eastAsia="黑体" w:cs="黑体"/>
          <w:spacing w:val="5"/>
          <w:position w:val="1"/>
          <w:sz w:val="31"/>
          <w:szCs w:val="31"/>
          <w:lang w:val="en-US" w:eastAsia="zh-CN"/>
        </w:rPr>
        <w:t>///</w:t>
      </w:r>
    </w:p>
    <w:p w14:paraId="3D1F0250">
      <w:pPr>
        <w:spacing w:before="148" w:line="408" w:lineRule="exact"/>
        <w:ind w:left="666"/>
        <w:rPr>
          <w:rFonts w:ascii="仿宋" w:hAnsi="仿宋" w:eastAsia="仿宋" w:cs="仿宋"/>
          <w:sz w:val="31"/>
          <w:szCs w:val="31"/>
        </w:rPr>
      </w:pPr>
      <w:r>
        <w:rPr>
          <w:rFonts w:ascii="黑体" w:hAnsi="黑体" w:eastAsia="黑体" w:cs="黑体"/>
          <w:spacing w:val="16"/>
          <w:position w:val="1"/>
          <w:sz w:val="31"/>
          <w:szCs w:val="31"/>
        </w:rPr>
        <w:t>第三</w:t>
      </w:r>
      <w:r>
        <w:rPr>
          <w:rFonts w:ascii="黑体" w:hAnsi="黑体" w:eastAsia="黑体" w:cs="黑体"/>
          <w:spacing w:val="11"/>
          <w:position w:val="1"/>
          <w:sz w:val="31"/>
          <w:szCs w:val="31"/>
        </w:rPr>
        <w:t>十</w:t>
      </w:r>
      <w:r>
        <w:rPr>
          <w:rFonts w:ascii="黑体" w:hAnsi="黑体" w:eastAsia="黑体" w:cs="黑体"/>
          <w:spacing w:val="8"/>
          <w:position w:val="1"/>
          <w:sz w:val="31"/>
          <w:szCs w:val="31"/>
        </w:rPr>
        <w:t>二条</w:t>
      </w:r>
      <w:r>
        <w:rPr>
          <w:rFonts w:ascii="仿宋" w:hAnsi="仿宋" w:eastAsia="仿宋" w:cs="仿宋"/>
          <w:spacing w:val="8"/>
          <w:position w:val="1"/>
          <w:sz w:val="31"/>
          <w:szCs w:val="31"/>
        </w:rPr>
        <w:t>开展干部人事档案工作必须遵守下列纪律：</w:t>
      </w:r>
    </w:p>
    <w:p w14:paraId="0B0D9A2D">
      <w:pPr>
        <w:spacing w:before="167" w:line="223" w:lineRule="auto"/>
        <w:ind w:left="654"/>
        <w:rPr>
          <w:rFonts w:ascii="仿宋" w:hAnsi="仿宋" w:eastAsia="仿宋" w:cs="仿宋"/>
          <w:sz w:val="31"/>
          <w:szCs w:val="31"/>
        </w:rPr>
      </w:pPr>
      <w:r>
        <w:rPr>
          <w:rFonts w:ascii="仿宋" w:hAnsi="仿宋" w:eastAsia="仿宋" w:cs="仿宋"/>
          <w:spacing w:val="-1"/>
          <w:sz w:val="31"/>
          <w:szCs w:val="31"/>
        </w:rPr>
        <w:t>(</w:t>
      </w:r>
      <w:r>
        <w:rPr>
          <w:rFonts w:ascii="仿宋" w:hAnsi="仿宋" w:eastAsia="仿宋" w:cs="仿宋"/>
          <w:sz w:val="31"/>
          <w:szCs w:val="31"/>
        </w:rPr>
        <w:t>一)严禁篡改、伪造干部人事档案。</w:t>
      </w:r>
    </w:p>
    <w:p w14:paraId="291DAA59">
      <w:pPr>
        <w:spacing w:before="185" w:line="220" w:lineRule="auto"/>
        <w:ind w:left="654"/>
        <w:rPr>
          <w:rFonts w:ascii="仿宋" w:hAnsi="仿宋" w:eastAsia="仿宋" w:cs="仿宋"/>
          <w:sz w:val="31"/>
          <w:szCs w:val="31"/>
        </w:rPr>
      </w:pPr>
      <w:r>
        <w:rPr>
          <w:rFonts w:ascii="仿宋" w:hAnsi="仿宋" w:eastAsia="仿宋" w:cs="仿宋"/>
          <w:spacing w:val="4"/>
          <w:sz w:val="31"/>
          <w:szCs w:val="31"/>
        </w:rPr>
        <w:t>(二)严禁提</w:t>
      </w:r>
      <w:r>
        <w:rPr>
          <w:rFonts w:ascii="仿宋" w:hAnsi="仿宋" w:eastAsia="仿宋" w:cs="仿宋"/>
          <w:spacing w:val="2"/>
          <w:sz w:val="31"/>
          <w:szCs w:val="31"/>
        </w:rPr>
        <w:t>供虚假材料、不如实填报干部人事档案信</w:t>
      </w:r>
    </w:p>
    <w:p w14:paraId="5B03977E"/>
    <w:p w14:paraId="0EA83CFD">
      <w:pPr>
        <w:spacing w:line="355" w:lineRule="auto"/>
        <w:rPr>
          <w:rFonts w:ascii="Arial"/>
          <w:sz w:val="21"/>
        </w:rPr>
      </w:pPr>
    </w:p>
    <w:p w14:paraId="354F6671">
      <w:pPr>
        <w:spacing w:before="100" w:line="136" w:lineRule="exact"/>
        <w:ind w:left="365"/>
        <w:rPr>
          <w:rFonts w:ascii="仿宋" w:hAnsi="仿宋" w:eastAsia="仿宋" w:cs="仿宋"/>
          <w:sz w:val="31"/>
          <w:szCs w:val="31"/>
        </w:rPr>
      </w:pPr>
      <w:r>
        <w:pict>
          <v:shape id="_x0000_s1029" o:spid="_x0000_s1029" o:spt="202" type="#_x0000_t202" style="position:absolute;left:0pt;margin-left:1.3pt;margin-top:-7.2pt;height:21pt;width:16.25pt;z-index:251659264;mso-width-relative:page;mso-height-relative:page;" filled="f" stroked="f" coordsize="21600,21600">
            <v:path/>
            <v:fill on="f" focussize="0,0"/>
            <v:stroke on="f"/>
            <v:imagedata o:title=""/>
            <o:lock v:ext="edit" aspectratio="f"/>
            <v:textbox inset="0mm,0mm,0mm,0mm">
              <w:txbxContent>
                <w:p w14:paraId="2CAD5083">
                  <w:pPr>
                    <w:spacing w:before="20" w:line="226" w:lineRule="auto"/>
                    <w:ind w:left="20"/>
                    <w:rPr>
                      <w:rFonts w:ascii="仿宋" w:hAnsi="仿宋" w:eastAsia="仿宋" w:cs="仿宋"/>
                      <w:sz w:val="31"/>
                      <w:szCs w:val="31"/>
                    </w:rPr>
                  </w:pPr>
                  <w:r>
                    <w:rPr>
                      <w:rFonts w:ascii="仿宋" w:hAnsi="仿宋" w:eastAsia="仿宋" w:cs="仿宋"/>
                      <w:spacing w:val="-26"/>
                      <w:sz w:val="31"/>
                      <w:szCs w:val="31"/>
                    </w:rPr>
                    <w:t>息</w:t>
                  </w:r>
                </w:p>
              </w:txbxContent>
            </v:textbox>
          </v:shape>
        </w:pict>
      </w:r>
      <w:r>
        <w:rPr>
          <w:rFonts w:ascii="仿宋" w:hAnsi="仿宋" w:eastAsia="仿宋" w:cs="仿宋"/>
          <w:position w:val="2"/>
          <w:sz w:val="31"/>
          <w:szCs w:val="31"/>
        </w:rPr>
        <w:t>。</w:t>
      </w:r>
    </w:p>
    <w:p w14:paraId="3189F823">
      <w:pPr>
        <w:spacing w:before="196" w:line="334" w:lineRule="auto"/>
        <w:ind w:left="37" w:right="95" w:firstLine="616"/>
        <w:rPr>
          <w:rFonts w:ascii="仿宋" w:hAnsi="仿宋" w:eastAsia="仿宋" w:cs="仿宋"/>
          <w:sz w:val="31"/>
          <w:szCs w:val="31"/>
        </w:rPr>
      </w:pPr>
      <w:r>
        <w:rPr>
          <w:rFonts w:ascii="仿宋" w:hAnsi="仿宋" w:eastAsia="仿宋" w:cs="仿宋"/>
          <w:spacing w:val="-3"/>
          <w:sz w:val="31"/>
          <w:szCs w:val="31"/>
        </w:rPr>
        <w:t>(三)严禁转递、接收、归档涉嫌造假或者来历不明</w:t>
      </w:r>
      <w:r>
        <w:rPr>
          <w:rFonts w:ascii="仿宋" w:hAnsi="仿宋" w:eastAsia="仿宋" w:cs="仿宋"/>
          <w:spacing w:val="-2"/>
          <w:sz w:val="31"/>
          <w:szCs w:val="31"/>
        </w:rPr>
        <w:t>的</w:t>
      </w:r>
      <w:r>
        <w:rPr>
          <w:rFonts w:ascii="仿宋" w:hAnsi="仿宋" w:eastAsia="仿宋" w:cs="仿宋"/>
          <w:spacing w:val="10"/>
          <w:sz w:val="31"/>
          <w:szCs w:val="31"/>
        </w:rPr>
        <w:t>干</w:t>
      </w:r>
      <w:r>
        <w:rPr>
          <w:rFonts w:ascii="仿宋" w:hAnsi="仿宋" w:eastAsia="仿宋" w:cs="仿宋"/>
          <w:spacing w:val="6"/>
          <w:sz w:val="31"/>
          <w:szCs w:val="31"/>
        </w:rPr>
        <w:t>部</w:t>
      </w:r>
      <w:r>
        <w:rPr>
          <w:rFonts w:ascii="仿宋" w:hAnsi="仿宋" w:eastAsia="仿宋" w:cs="仿宋"/>
          <w:spacing w:val="5"/>
          <w:sz w:val="31"/>
          <w:szCs w:val="31"/>
        </w:rPr>
        <w:t>人事档案材料。</w:t>
      </w:r>
    </w:p>
    <w:p w14:paraId="7771D96A">
      <w:pPr>
        <w:spacing w:before="2" w:line="333" w:lineRule="auto"/>
        <w:ind w:left="16" w:right="95" w:firstLine="637"/>
        <w:rPr>
          <w:rFonts w:ascii="仿宋" w:hAnsi="仿宋" w:eastAsia="仿宋" w:cs="仿宋"/>
          <w:sz w:val="31"/>
          <w:szCs w:val="31"/>
        </w:rPr>
      </w:pPr>
      <w:r>
        <w:rPr>
          <w:rFonts w:ascii="仿宋" w:hAnsi="仿宋" w:eastAsia="仿宋" w:cs="仿宋"/>
          <w:spacing w:val="4"/>
          <w:sz w:val="31"/>
          <w:szCs w:val="31"/>
        </w:rPr>
        <w:t>(四)严禁利</w:t>
      </w:r>
      <w:r>
        <w:rPr>
          <w:rFonts w:ascii="仿宋" w:hAnsi="仿宋" w:eastAsia="仿宋" w:cs="仿宋"/>
          <w:spacing w:val="3"/>
          <w:sz w:val="31"/>
          <w:szCs w:val="31"/>
        </w:rPr>
        <w:t>用</w:t>
      </w:r>
      <w:r>
        <w:rPr>
          <w:rFonts w:ascii="仿宋" w:hAnsi="仿宋" w:eastAsia="仿宋" w:cs="仿宋"/>
          <w:spacing w:val="2"/>
          <w:sz w:val="31"/>
          <w:szCs w:val="31"/>
        </w:rPr>
        <w:t>职务、工作上的便利，直接实施档案造</w:t>
      </w:r>
      <w:r>
        <w:rPr>
          <w:rFonts w:ascii="仿宋" w:hAnsi="仿宋" w:eastAsia="仿宋" w:cs="仿宋"/>
          <w:spacing w:val="18"/>
          <w:sz w:val="31"/>
          <w:szCs w:val="31"/>
        </w:rPr>
        <w:t>假</w:t>
      </w:r>
      <w:r>
        <w:rPr>
          <w:rFonts w:ascii="仿宋" w:hAnsi="仿宋" w:eastAsia="仿宋" w:cs="仿宋"/>
          <w:spacing w:val="11"/>
          <w:sz w:val="31"/>
          <w:szCs w:val="31"/>
        </w:rPr>
        <w:t>、</w:t>
      </w:r>
      <w:r>
        <w:rPr>
          <w:rFonts w:ascii="仿宋" w:hAnsi="仿宋" w:eastAsia="仿宋" w:cs="仿宋"/>
          <w:spacing w:val="9"/>
          <w:sz w:val="31"/>
          <w:szCs w:val="31"/>
        </w:rPr>
        <w:t>受益、指使、纵容、默许他人档案造假，为档案造假提</w:t>
      </w:r>
      <w:r>
        <w:rPr>
          <w:rFonts w:ascii="仿宋" w:hAnsi="仿宋" w:eastAsia="仿宋" w:cs="仿宋"/>
          <w:spacing w:val="12"/>
          <w:sz w:val="31"/>
          <w:szCs w:val="31"/>
        </w:rPr>
        <w:t>供</w:t>
      </w:r>
      <w:r>
        <w:rPr>
          <w:rFonts w:ascii="仿宋" w:hAnsi="仿宋" w:eastAsia="仿宋" w:cs="仿宋"/>
          <w:spacing w:val="9"/>
          <w:sz w:val="31"/>
          <w:szCs w:val="31"/>
        </w:rPr>
        <w:t>便利，或者在知情后不及时向组织报告。</w:t>
      </w:r>
    </w:p>
    <w:p w14:paraId="6B111828">
      <w:pPr>
        <w:spacing w:line="333" w:lineRule="auto"/>
        <w:ind w:left="27" w:right="95" w:firstLine="626"/>
        <w:rPr>
          <w:rFonts w:ascii="仿宋" w:hAnsi="仿宋" w:eastAsia="仿宋" w:cs="仿宋"/>
          <w:sz w:val="31"/>
          <w:szCs w:val="31"/>
        </w:rPr>
      </w:pPr>
      <w:r>
        <w:rPr>
          <w:rFonts w:ascii="仿宋" w:hAnsi="仿宋" w:eastAsia="仿宋" w:cs="仿宋"/>
          <w:spacing w:val="4"/>
          <w:sz w:val="31"/>
          <w:szCs w:val="31"/>
        </w:rPr>
        <w:t>(五)严禁插</w:t>
      </w:r>
      <w:r>
        <w:rPr>
          <w:rFonts w:ascii="仿宋" w:hAnsi="仿宋" w:eastAsia="仿宋" w:cs="仿宋"/>
          <w:spacing w:val="3"/>
          <w:sz w:val="31"/>
          <w:szCs w:val="31"/>
        </w:rPr>
        <w:t>手</w:t>
      </w:r>
      <w:r>
        <w:rPr>
          <w:rFonts w:ascii="仿宋" w:hAnsi="仿宋" w:eastAsia="仿宋" w:cs="仿宋"/>
          <w:spacing w:val="2"/>
          <w:sz w:val="31"/>
          <w:szCs w:val="31"/>
        </w:rPr>
        <w:t>、干扰有关部门调查、处理档案造假问</w:t>
      </w:r>
      <w:r>
        <w:rPr>
          <w:rFonts w:ascii="仿宋" w:hAnsi="仿宋" w:eastAsia="仿宋" w:cs="仿宋"/>
          <w:spacing w:val="-5"/>
          <w:sz w:val="31"/>
          <w:szCs w:val="31"/>
        </w:rPr>
        <w:t>题</w:t>
      </w:r>
      <w:r>
        <w:rPr>
          <w:rFonts w:ascii="仿宋" w:hAnsi="仿宋" w:eastAsia="仿宋" w:cs="仿宋"/>
          <w:spacing w:val="-3"/>
          <w:sz w:val="31"/>
          <w:szCs w:val="31"/>
        </w:rPr>
        <w:t>。</w:t>
      </w:r>
    </w:p>
    <w:p w14:paraId="5C105245">
      <w:pPr>
        <w:spacing w:line="222" w:lineRule="auto"/>
        <w:ind w:left="654"/>
        <w:rPr>
          <w:rFonts w:ascii="仿宋" w:hAnsi="仿宋" w:eastAsia="仿宋" w:cs="仿宋"/>
          <w:sz w:val="31"/>
          <w:szCs w:val="31"/>
        </w:rPr>
      </w:pPr>
      <w:r>
        <w:rPr>
          <w:rFonts w:ascii="仿宋" w:hAnsi="仿宋" w:eastAsia="仿宋" w:cs="仿宋"/>
          <w:spacing w:val="4"/>
          <w:sz w:val="31"/>
          <w:szCs w:val="31"/>
        </w:rPr>
        <w:t>(六)严</w:t>
      </w:r>
      <w:r>
        <w:rPr>
          <w:rFonts w:ascii="仿宋" w:hAnsi="仿宋" w:eastAsia="仿宋" w:cs="仿宋"/>
          <w:spacing w:val="2"/>
          <w:sz w:val="31"/>
          <w:szCs w:val="31"/>
        </w:rPr>
        <w:t>禁擅自抽取、撤换、添加干部人事档案材料。</w:t>
      </w:r>
    </w:p>
    <w:p w14:paraId="190D6CDA">
      <w:pPr>
        <w:spacing w:before="188" w:line="333" w:lineRule="auto"/>
        <w:ind w:left="31" w:right="95" w:firstLine="622"/>
        <w:rPr>
          <w:rFonts w:ascii="仿宋" w:hAnsi="仿宋" w:eastAsia="仿宋" w:cs="仿宋"/>
          <w:sz w:val="31"/>
          <w:szCs w:val="31"/>
        </w:rPr>
      </w:pPr>
      <w:r>
        <w:rPr>
          <w:rFonts w:ascii="仿宋" w:hAnsi="仿宋" w:eastAsia="仿宋" w:cs="仿宋"/>
          <w:spacing w:val="4"/>
          <w:sz w:val="31"/>
          <w:szCs w:val="31"/>
        </w:rPr>
        <w:t>(七)严禁圈划</w:t>
      </w:r>
      <w:r>
        <w:rPr>
          <w:rFonts w:ascii="仿宋" w:hAnsi="仿宋" w:eastAsia="仿宋" w:cs="仿宋"/>
          <w:spacing w:val="3"/>
          <w:sz w:val="31"/>
          <w:szCs w:val="31"/>
        </w:rPr>
        <w:t>、</w:t>
      </w:r>
      <w:r>
        <w:rPr>
          <w:rFonts w:ascii="仿宋" w:hAnsi="仿宋" w:eastAsia="仿宋" w:cs="仿宋"/>
          <w:spacing w:val="2"/>
          <w:sz w:val="31"/>
          <w:szCs w:val="31"/>
        </w:rPr>
        <w:t>损坏、扣留、出卖、交换、转让、赠</w:t>
      </w:r>
      <w:r>
        <w:rPr>
          <w:rFonts w:ascii="仿宋" w:hAnsi="仿宋" w:eastAsia="仿宋" w:cs="仿宋"/>
          <w:spacing w:val="6"/>
          <w:sz w:val="31"/>
          <w:szCs w:val="31"/>
        </w:rPr>
        <w:t>送干部人事档案。</w:t>
      </w:r>
    </w:p>
    <w:p w14:paraId="74904B1E">
      <w:pPr>
        <w:spacing w:before="2" w:line="221" w:lineRule="auto"/>
        <w:ind w:left="654"/>
        <w:rPr>
          <w:rFonts w:ascii="仿宋" w:hAnsi="仿宋" w:eastAsia="仿宋" w:cs="仿宋"/>
          <w:sz w:val="31"/>
          <w:szCs w:val="31"/>
        </w:rPr>
      </w:pPr>
      <w:r>
        <w:rPr>
          <w:rFonts w:ascii="仿宋" w:hAnsi="仿宋" w:eastAsia="仿宋" w:cs="仿宋"/>
          <w:spacing w:val="16"/>
          <w:sz w:val="31"/>
          <w:szCs w:val="31"/>
        </w:rPr>
        <w:t>(</w:t>
      </w:r>
      <w:r>
        <w:rPr>
          <w:rFonts w:ascii="仿宋" w:hAnsi="仿宋" w:eastAsia="仿宋" w:cs="仿宋"/>
          <w:spacing w:val="8"/>
          <w:sz w:val="31"/>
          <w:szCs w:val="31"/>
        </w:rPr>
        <w:t>八)严谨查阅或借用本人及其亲属的档案。</w:t>
      </w:r>
    </w:p>
    <w:p w14:paraId="58CE809E">
      <w:pPr>
        <w:spacing w:before="189" w:line="333" w:lineRule="auto"/>
        <w:ind w:left="19" w:firstLine="635"/>
        <w:rPr>
          <w:rFonts w:ascii="仿宋" w:hAnsi="仿宋" w:eastAsia="仿宋" w:cs="仿宋"/>
          <w:sz w:val="31"/>
          <w:szCs w:val="31"/>
        </w:rPr>
      </w:pPr>
      <w:r>
        <w:rPr>
          <w:rFonts w:ascii="仿宋" w:hAnsi="仿宋" w:eastAsia="仿宋" w:cs="仿宋"/>
          <w:spacing w:val="12"/>
          <w:sz w:val="31"/>
          <w:szCs w:val="31"/>
        </w:rPr>
        <w:t>(九</w:t>
      </w:r>
      <w:r>
        <w:rPr>
          <w:rFonts w:ascii="仿宋" w:hAnsi="仿宋" w:eastAsia="仿宋" w:cs="仿宋"/>
          <w:spacing w:val="6"/>
          <w:sz w:val="31"/>
          <w:szCs w:val="31"/>
        </w:rPr>
        <w:t>)严禁擅自提供、摘录、复制、拍摄、保存、丢弃、</w:t>
      </w:r>
      <w:r>
        <w:rPr>
          <w:rFonts w:ascii="仿宋" w:hAnsi="仿宋" w:eastAsia="仿宋" w:cs="仿宋"/>
          <w:spacing w:val="8"/>
          <w:sz w:val="31"/>
          <w:szCs w:val="31"/>
        </w:rPr>
        <w:t>销毁干部人事档案</w:t>
      </w:r>
      <w:r>
        <w:rPr>
          <w:rFonts w:ascii="仿宋" w:hAnsi="仿宋" w:eastAsia="仿宋" w:cs="仿宋"/>
          <w:spacing w:val="6"/>
          <w:sz w:val="31"/>
          <w:szCs w:val="31"/>
        </w:rPr>
        <w:t>。</w:t>
      </w:r>
    </w:p>
    <w:p w14:paraId="32FC648E">
      <w:pPr>
        <w:spacing w:before="1" w:line="218" w:lineRule="auto"/>
        <w:ind w:left="654"/>
        <w:rPr>
          <w:rFonts w:ascii="仿宋" w:hAnsi="仿宋" w:eastAsia="仿宋" w:cs="仿宋"/>
          <w:sz w:val="31"/>
          <w:szCs w:val="31"/>
        </w:rPr>
      </w:pPr>
      <w:r>
        <w:rPr>
          <w:rFonts w:ascii="仿宋" w:hAnsi="仿宋" w:eastAsia="仿宋" w:cs="仿宋"/>
          <w:spacing w:val="10"/>
          <w:sz w:val="31"/>
          <w:szCs w:val="31"/>
        </w:rPr>
        <w:t>(十)</w:t>
      </w:r>
      <w:r>
        <w:rPr>
          <w:rFonts w:ascii="仿宋" w:hAnsi="仿宋" w:eastAsia="仿宋" w:cs="仿宋"/>
          <w:spacing w:val="7"/>
          <w:sz w:val="31"/>
          <w:szCs w:val="31"/>
        </w:rPr>
        <w:t>严</w:t>
      </w:r>
      <w:r>
        <w:rPr>
          <w:rFonts w:ascii="仿宋" w:hAnsi="仿宋" w:eastAsia="仿宋" w:cs="仿宋"/>
          <w:spacing w:val="5"/>
          <w:sz w:val="31"/>
          <w:szCs w:val="31"/>
        </w:rPr>
        <w:t>禁违规转递、接收和查(借)阅干部人事档案。</w:t>
      </w:r>
    </w:p>
    <w:p w14:paraId="14F8A79E">
      <w:pPr>
        <w:spacing w:before="195" w:line="220" w:lineRule="auto"/>
        <w:ind w:left="654"/>
        <w:rPr>
          <w:rFonts w:ascii="仿宋" w:hAnsi="仿宋" w:eastAsia="仿宋" w:cs="仿宋"/>
          <w:sz w:val="31"/>
          <w:szCs w:val="31"/>
        </w:rPr>
      </w:pPr>
      <w:r>
        <w:rPr>
          <w:rFonts w:ascii="仿宋" w:hAnsi="仿宋" w:eastAsia="仿宋" w:cs="仿宋"/>
          <w:spacing w:val="8"/>
          <w:sz w:val="31"/>
          <w:szCs w:val="31"/>
        </w:rPr>
        <w:t>(十一)严禁擅自将干部人事档案带出国(境)外</w:t>
      </w:r>
      <w:r>
        <w:rPr>
          <w:rFonts w:ascii="仿宋" w:hAnsi="仿宋" w:eastAsia="仿宋" w:cs="仿宋"/>
          <w:spacing w:val="6"/>
          <w:sz w:val="31"/>
          <w:szCs w:val="31"/>
        </w:rPr>
        <w:t>。</w:t>
      </w:r>
    </w:p>
    <w:p w14:paraId="0CE1A877">
      <w:pPr>
        <w:spacing w:before="190" w:line="329" w:lineRule="auto"/>
        <w:ind w:left="29" w:right="95" w:firstLine="625"/>
        <w:rPr>
          <w:rFonts w:ascii="仿宋" w:hAnsi="仿宋" w:eastAsia="仿宋" w:cs="仿宋"/>
          <w:spacing w:val="-4"/>
          <w:sz w:val="31"/>
          <w:szCs w:val="31"/>
        </w:rPr>
      </w:pPr>
      <w:r>
        <w:rPr>
          <w:rFonts w:ascii="仿宋" w:hAnsi="仿宋" w:eastAsia="仿宋" w:cs="仿宋"/>
          <w:spacing w:val="28"/>
          <w:sz w:val="31"/>
          <w:szCs w:val="31"/>
        </w:rPr>
        <w:t>(</w:t>
      </w:r>
      <w:r>
        <w:rPr>
          <w:rFonts w:ascii="仿宋" w:hAnsi="仿宋" w:eastAsia="仿宋" w:cs="仿宋"/>
          <w:spacing w:val="14"/>
          <w:sz w:val="31"/>
          <w:szCs w:val="31"/>
        </w:rPr>
        <w:t>十二)严禁泄露或者擅自对外公开干部人事档案内</w:t>
      </w:r>
      <w:r>
        <w:rPr>
          <w:rFonts w:ascii="仿宋" w:hAnsi="仿宋" w:eastAsia="仿宋" w:cs="仿宋"/>
          <w:spacing w:val="-5"/>
          <w:sz w:val="31"/>
          <w:szCs w:val="31"/>
        </w:rPr>
        <w:t>容</w:t>
      </w:r>
      <w:r>
        <w:rPr>
          <w:rFonts w:ascii="仿宋" w:hAnsi="仿宋" w:eastAsia="仿宋" w:cs="仿宋"/>
          <w:spacing w:val="-4"/>
          <w:sz w:val="31"/>
          <w:szCs w:val="31"/>
        </w:rPr>
        <w:t>。</w:t>
      </w:r>
    </w:p>
    <w:p w14:paraId="57307C59">
      <w:pPr>
        <w:spacing w:line="240" w:lineRule="auto"/>
        <w:ind w:left="0" w:right="0" w:firstLine="0"/>
        <w:rPr>
          <w:rFonts w:hint="default" w:ascii="仿宋" w:hAnsi="仿宋" w:eastAsia="仿宋" w:cs="仿宋"/>
          <w:spacing w:val="-4"/>
          <w:sz w:val="31"/>
          <w:szCs w:val="31"/>
          <w:lang w:val="en-US" w:eastAsia="zh-CN"/>
        </w:rPr>
      </w:pPr>
      <w:r>
        <w:rPr>
          <w:rFonts w:hint="eastAsia" w:ascii="仿宋" w:hAnsi="仿宋" w:eastAsia="仿宋" w:cs="仿宋"/>
          <w:spacing w:val="-4"/>
          <w:sz w:val="31"/>
          <w:szCs w:val="31"/>
          <w:lang w:val="en-US" w:eastAsia="zh-CN"/>
        </w:rPr>
        <w:t>///</w:t>
      </w:r>
    </w:p>
    <w:p w14:paraId="7098AFE3">
      <w:pPr>
        <w:spacing w:before="3" w:line="333" w:lineRule="auto"/>
        <w:ind w:left="32" w:right="95" w:firstLine="633"/>
        <w:rPr>
          <w:rFonts w:ascii="仿宋" w:hAnsi="仿宋" w:eastAsia="仿宋" w:cs="仿宋"/>
          <w:spacing w:val="8"/>
          <w:sz w:val="31"/>
          <w:szCs w:val="31"/>
        </w:rPr>
      </w:pPr>
      <w:r>
        <w:rPr>
          <w:rFonts w:ascii="黑体" w:hAnsi="黑体" w:eastAsia="黑体" w:cs="黑体"/>
          <w:spacing w:val="26"/>
          <w:sz w:val="31"/>
          <w:szCs w:val="31"/>
        </w:rPr>
        <w:t>第</w:t>
      </w:r>
      <w:r>
        <w:rPr>
          <w:rFonts w:ascii="黑体" w:hAnsi="黑体" w:eastAsia="黑体" w:cs="黑体"/>
          <w:spacing w:val="15"/>
          <w:sz w:val="31"/>
          <w:szCs w:val="31"/>
        </w:rPr>
        <w:t>三十三条</w:t>
      </w:r>
      <w:r>
        <w:rPr>
          <w:rFonts w:ascii="仿宋" w:hAnsi="仿宋" w:eastAsia="仿宋" w:cs="仿宋"/>
          <w:spacing w:val="15"/>
          <w:sz w:val="31"/>
          <w:szCs w:val="31"/>
        </w:rPr>
        <w:t>从事干部人事档案管理工作的相关人员，</w:t>
      </w:r>
      <w:r>
        <w:rPr>
          <w:rFonts w:ascii="仿宋" w:hAnsi="仿宋" w:eastAsia="仿宋" w:cs="仿宋"/>
          <w:spacing w:val="-14"/>
          <w:sz w:val="31"/>
          <w:szCs w:val="31"/>
        </w:rPr>
        <w:t>须</w:t>
      </w:r>
      <w:r>
        <w:rPr>
          <w:rFonts w:ascii="仿宋" w:hAnsi="仿宋" w:eastAsia="仿宋" w:cs="仿宋"/>
          <w:spacing w:val="-12"/>
          <w:sz w:val="31"/>
          <w:szCs w:val="31"/>
        </w:rPr>
        <w:t>岗</w:t>
      </w:r>
      <w:r>
        <w:rPr>
          <w:rFonts w:ascii="仿宋" w:hAnsi="仿宋" w:eastAsia="仿宋" w:cs="仿宋"/>
          <w:spacing w:val="-7"/>
          <w:sz w:val="31"/>
          <w:szCs w:val="31"/>
        </w:rPr>
        <w:t>前签署《干部人事档案工作保密协议》</w:t>
      </w:r>
      <w:del w:id="225" w:author="咨询组" w:date="2026-01-08T14:29:08Z">
        <w:r>
          <w:rPr>
            <w:rFonts w:ascii="仿宋" w:hAnsi="仿宋" w:eastAsia="仿宋" w:cs="仿宋"/>
            <w:spacing w:val="-7"/>
            <w:sz w:val="31"/>
            <w:szCs w:val="31"/>
          </w:rPr>
          <w:delText>(附件7)</w:delText>
        </w:r>
      </w:del>
      <w:r>
        <w:rPr>
          <w:rFonts w:ascii="仿宋" w:hAnsi="仿宋" w:eastAsia="仿宋" w:cs="仿宋"/>
          <w:spacing w:val="-7"/>
          <w:sz w:val="31"/>
          <w:szCs w:val="31"/>
        </w:rPr>
        <w:t>，依</w:t>
      </w:r>
      <w:r>
        <w:rPr>
          <w:rFonts w:ascii="仿宋" w:hAnsi="仿宋" w:eastAsia="仿宋" w:cs="仿宋"/>
          <w:spacing w:val="10"/>
          <w:sz w:val="31"/>
          <w:szCs w:val="31"/>
        </w:rPr>
        <w:t>照</w:t>
      </w:r>
      <w:r>
        <w:rPr>
          <w:rFonts w:ascii="仿宋" w:hAnsi="仿宋" w:eastAsia="仿宋" w:cs="仿宋"/>
          <w:spacing w:val="8"/>
          <w:sz w:val="31"/>
          <w:szCs w:val="31"/>
        </w:rPr>
        <w:t>保密协议要求开展档案管理相关工作。</w:t>
      </w:r>
    </w:p>
    <w:p w14:paraId="759AD0D1">
      <w:pPr>
        <w:spacing w:line="240" w:lineRule="auto"/>
        <w:ind w:left="0" w:right="0" w:firstLine="0"/>
        <w:rPr>
          <w:rFonts w:hint="default" w:ascii="仿宋" w:hAnsi="仿宋" w:eastAsia="仿宋" w:cs="仿宋"/>
          <w:spacing w:val="8"/>
          <w:sz w:val="31"/>
          <w:szCs w:val="31"/>
          <w:lang w:val="en-US" w:eastAsia="zh-CN"/>
        </w:rPr>
      </w:pPr>
      <w:r>
        <w:rPr>
          <w:rFonts w:hint="eastAsia" w:ascii="仿宋" w:hAnsi="仿宋" w:eastAsia="仿宋" w:cs="仿宋"/>
          <w:spacing w:val="8"/>
          <w:sz w:val="31"/>
          <w:szCs w:val="31"/>
          <w:lang w:val="en-US" w:eastAsia="zh-CN"/>
        </w:rPr>
        <w:t>///</w:t>
      </w:r>
    </w:p>
    <w:p w14:paraId="644D32E7">
      <w:pPr>
        <w:keepNext w:val="0"/>
        <w:keepLines w:val="0"/>
        <w:pageBreakBefore w:val="0"/>
        <w:widowControl/>
        <w:kinsoku w:val="0"/>
        <w:wordWrap/>
        <w:overflowPunct/>
        <w:topLinePunct w:val="0"/>
        <w:autoSpaceDE w:val="0"/>
        <w:autoSpaceDN w:val="0"/>
        <w:bidi w:val="0"/>
        <w:adjustRightInd w:val="0"/>
        <w:snapToGrid w:val="0"/>
        <w:spacing w:before="232" w:line="334" w:lineRule="auto"/>
        <w:ind w:left="28" w:firstLine="365" w:firstLineChars="112"/>
        <w:textAlignment w:val="baseline"/>
        <w:rPr>
          <w:rFonts w:ascii="仿宋" w:hAnsi="仿宋" w:eastAsia="仿宋" w:cs="仿宋"/>
          <w:spacing w:val="6"/>
          <w:sz w:val="31"/>
          <w:szCs w:val="31"/>
        </w:rPr>
      </w:pPr>
      <w:r>
        <w:rPr>
          <w:rFonts w:ascii="黑体" w:hAnsi="黑体" w:eastAsia="黑体" w:cs="黑体"/>
          <w:spacing w:val="8"/>
          <w:sz w:val="31"/>
          <w:szCs w:val="31"/>
        </w:rPr>
        <w:t>第三十四条</w:t>
      </w:r>
      <w:r>
        <w:rPr>
          <w:rFonts w:ascii="仿宋" w:hAnsi="仿宋" w:eastAsia="仿宋" w:cs="仿宋"/>
          <w:spacing w:val="8"/>
          <w:sz w:val="31"/>
          <w:szCs w:val="31"/>
        </w:rPr>
        <w:t>华润啤酒各级党委(党总支/党支部)及</w:t>
      </w:r>
      <w:r>
        <w:rPr>
          <w:rFonts w:ascii="仿宋" w:hAnsi="仿宋" w:eastAsia="仿宋" w:cs="仿宋"/>
          <w:spacing w:val="5"/>
          <w:sz w:val="31"/>
          <w:szCs w:val="31"/>
        </w:rPr>
        <w:t>其</w:t>
      </w:r>
      <w:r>
        <w:rPr>
          <w:rFonts w:ascii="仿宋" w:hAnsi="仿宋" w:eastAsia="仿宋" w:cs="仿宋"/>
          <w:spacing w:val="22"/>
          <w:sz w:val="31"/>
          <w:szCs w:val="31"/>
        </w:rPr>
        <w:t>对应人力资源部对干部人事档案工作实施情况进行监督</w:t>
      </w:r>
      <w:r>
        <w:rPr>
          <w:rFonts w:ascii="仿宋" w:hAnsi="仿宋" w:eastAsia="仿宋" w:cs="仿宋"/>
          <w:spacing w:val="20"/>
          <w:sz w:val="31"/>
          <w:szCs w:val="31"/>
        </w:rPr>
        <w:t>检</w:t>
      </w:r>
      <w:r>
        <w:rPr>
          <w:rFonts w:ascii="仿宋" w:hAnsi="仿宋" w:eastAsia="仿宋" w:cs="仿宋"/>
          <w:spacing w:val="3"/>
          <w:sz w:val="31"/>
          <w:szCs w:val="31"/>
        </w:rPr>
        <w:t>查。纪检监察部门、内部巡视机构视情况有权对干部人事</w:t>
      </w:r>
      <w:r>
        <w:rPr>
          <w:rFonts w:ascii="仿宋" w:hAnsi="仿宋" w:eastAsia="仿宋" w:cs="仿宋"/>
          <w:spacing w:val="2"/>
          <w:sz w:val="31"/>
          <w:szCs w:val="31"/>
        </w:rPr>
        <w:t>档</w:t>
      </w:r>
      <w:r>
        <w:rPr>
          <w:rFonts w:ascii="仿宋" w:hAnsi="仿宋" w:eastAsia="仿宋" w:cs="仿宋"/>
          <w:spacing w:val="7"/>
          <w:sz w:val="31"/>
          <w:szCs w:val="31"/>
        </w:rPr>
        <w:t>案工作进行监督检查</w:t>
      </w:r>
      <w:r>
        <w:rPr>
          <w:rFonts w:ascii="仿宋" w:hAnsi="仿宋" w:eastAsia="仿宋" w:cs="仿宋"/>
          <w:spacing w:val="6"/>
          <w:sz w:val="31"/>
          <w:szCs w:val="31"/>
        </w:rPr>
        <w:t>。</w:t>
      </w:r>
    </w:p>
    <w:p w14:paraId="1275305F">
      <w:pPr>
        <w:keepNext w:val="0"/>
        <w:keepLines w:val="0"/>
        <w:pageBreakBefore w:val="0"/>
        <w:widowControl/>
        <w:kinsoku w:val="0"/>
        <w:wordWrap/>
        <w:overflowPunct/>
        <w:topLinePunct w:val="0"/>
        <w:autoSpaceDE w:val="0"/>
        <w:autoSpaceDN w:val="0"/>
        <w:bidi w:val="0"/>
        <w:adjustRightInd w:val="0"/>
        <w:snapToGrid w:val="0"/>
        <w:spacing w:line="240" w:lineRule="auto"/>
        <w:ind w:left="0" w:firstLine="0" w:firstLineChars="0"/>
        <w:textAlignment w:val="baseline"/>
        <w:rPr>
          <w:rFonts w:hint="default" w:ascii="仿宋" w:hAnsi="仿宋" w:eastAsia="仿宋" w:cs="仿宋"/>
          <w:spacing w:val="6"/>
          <w:sz w:val="31"/>
          <w:szCs w:val="31"/>
          <w:lang w:val="en-US" w:eastAsia="zh-CN"/>
        </w:rPr>
      </w:pPr>
      <w:r>
        <w:rPr>
          <w:rFonts w:hint="eastAsia" w:ascii="仿宋" w:hAnsi="仿宋" w:eastAsia="仿宋" w:cs="仿宋"/>
          <w:spacing w:val="6"/>
          <w:sz w:val="31"/>
          <w:szCs w:val="31"/>
          <w:lang w:val="en-US" w:eastAsia="zh-CN"/>
        </w:rPr>
        <w:t>///</w:t>
      </w:r>
    </w:p>
    <w:p w14:paraId="1597A000">
      <w:pPr>
        <w:spacing w:before="181" w:line="333" w:lineRule="auto"/>
        <w:ind w:left="30" w:right="13" w:firstLine="635"/>
        <w:rPr>
          <w:rFonts w:ascii="仿宋" w:hAnsi="仿宋" w:eastAsia="仿宋" w:cs="仿宋"/>
          <w:sz w:val="31"/>
          <w:szCs w:val="31"/>
        </w:rPr>
      </w:pPr>
      <w:r>
        <w:rPr>
          <w:rFonts w:ascii="黑体" w:hAnsi="黑体" w:eastAsia="黑体" w:cs="黑体"/>
          <w:spacing w:val="8"/>
          <w:sz w:val="31"/>
          <w:szCs w:val="31"/>
        </w:rPr>
        <w:t>第三十五条</w:t>
      </w:r>
      <w:r>
        <w:rPr>
          <w:rFonts w:ascii="仿宋" w:hAnsi="仿宋" w:eastAsia="仿宋" w:cs="仿宋"/>
          <w:spacing w:val="8"/>
          <w:sz w:val="31"/>
          <w:szCs w:val="31"/>
        </w:rPr>
        <w:t>华润啤酒各级党委(党总支/党支部)及</w:t>
      </w:r>
      <w:r>
        <w:rPr>
          <w:rFonts w:ascii="仿宋" w:hAnsi="仿宋" w:eastAsia="仿宋" w:cs="仿宋"/>
          <w:spacing w:val="5"/>
          <w:sz w:val="31"/>
          <w:szCs w:val="31"/>
        </w:rPr>
        <w:t>其</w:t>
      </w:r>
      <w:r>
        <w:rPr>
          <w:rFonts w:ascii="仿宋" w:hAnsi="仿宋" w:eastAsia="仿宋" w:cs="仿宋"/>
          <w:spacing w:val="9"/>
          <w:sz w:val="31"/>
          <w:szCs w:val="31"/>
        </w:rPr>
        <w:t>对应人力资源部在干部人事档案工作中，必须严格执行本</w:t>
      </w:r>
      <w:r>
        <w:rPr>
          <w:rFonts w:ascii="仿宋" w:hAnsi="仿宋" w:eastAsia="仿宋" w:cs="仿宋"/>
          <w:spacing w:val="4"/>
          <w:sz w:val="31"/>
          <w:szCs w:val="31"/>
        </w:rPr>
        <w:t>办</w:t>
      </w:r>
      <w:r>
        <w:rPr>
          <w:rFonts w:ascii="仿宋" w:hAnsi="仿宋" w:eastAsia="仿宋" w:cs="仿宋"/>
          <w:spacing w:val="3"/>
          <w:sz w:val="31"/>
          <w:szCs w:val="31"/>
        </w:rPr>
        <w:t>法，自觉接受组织监督和党员、干部、群众监督。下级</w:t>
      </w:r>
      <w:r>
        <w:rPr>
          <w:rFonts w:ascii="仿宋" w:hAnsi="仿宋" w:eastAsia="仿宋" w:cs="仿宋"/>
          <w:spacing w:val="2"/>
          <w:sz w:val="31"/>
          <w:szCs w:val="31"/>
        </w:rPr>
        <w:t>单</w:t>
      </w:r>
      <w:r>
        <w:rPr>
          <w:rFonts w:ascii="仿宋" w:hAnsi="仿宋" w:eastAsia="仿宋" w:cs="仿宋"/>
          <w:sz w:val="31"/>
          <w:szCs w:val="31"/>
        </w:rPr>
        <w:t>位</w:t>
      </w:r>
      <w:r>
        <w:rPr>
          <w:rFonts w:ascii="仿宋" w:hAnsi="仿宋" w:eastAsia="仿宋" w:cs="仿宋"/>
          <w:spacing w:val="1"/>
          <w:sz w:val="31"/>
          <w:szCs w:val="31"/>
        </w:rPr>
        <w:t>和党员</w:t>
      </w:r>
      <w:r>
        <w:rPr>
          <w:rFonts w:ascii="仿宋" w:hAnsi="仿宋" w:eastAsia="仿宋" w:cs="仿宋"/>
          <w:sz w:val="31"/>
          <w:szCs w:val="31"/>
        </w:rPr>
        <w:t>、干部、群众对干部人事档案工作中的违纪违规行为，</w:t>
      </w:r>
      <w:r>
        <w:rPr>
          <w:rFonts w:ascii="仿宋" w:hAnsi="仿宋" w:eastAsia="仿宋" w:cs="仿宋"/>
          <w:spacing w:val="9"/>
          <w:sz w:val="31"/>
          <w:szCs w:val="31"/>
        </w:rPr>
        <w:t>有权向上级党委(党总支/党支部)及其对应人力资源部</w:t>
      </w:r>
      <w:r>
        <w:rPr>
          <w:rFonts w:ascii="仿宋" w:hAnsi="仿宋" w:eastAsia="仿宋" w:cs="仿宋"/>
          <w:spacing w:val="7"/>
          <w:sz w:val="31"/>
          <w:szCs w:val="31"/>
        </w:rPr>
        <w:t>、</w:t>
      </w:r>
      <w:r>
        <w:rPr>
          <w:rFonts w:ascii="仿宋" w:hAnsi="仿宋" w:eastAsia="仿宋" w:cs="仿宋"/>
          <w:spacing w:val="4"/>
          <w:sz w:val="31"/>
          <w:szCs w:val="31"/>
        </w:rPr>
        <w:t>纪检监察机关举报、</w:t>
      </w:r>
      <w:r>
        <w:rPr>
          <w:rFonts w:ascii="仿宋" w:hAnsi="仿宋" w:eastAsia="仿宋" w:cs="仿宋"/>
          <w:spacing w:val="2"/>
          <w:sz w:val="31"/>
          <w:szCs w:val="31"/>
        </w:rPr>
        <w:t>申诉，受理部门应当按照有关规定查核</w:t>
      </w:r>
      <w:r>
        <w:rPr>
          <w:rFonts w:ascii="仿宋" w:hAnsi="仿宋" w:eastAsia="仿宋" w:cs="仿宋"/>
          <w:spacing w:val="-1"/>
          <w:sz w:val="31"/>
          <w:szCs w:val="31"/>
        </w:rPr>
        <w:t>处</w:t>
      </w:r>
      <w:r>
        <w:rPr>
          <w:rFonts w:ascii="仿宋" w:hAnsi="仿宋" w:eastAsia="仿宋" w:cs="仿宋"/>
          <w:sz w:val="31"/>
          <w:szCs w:val="31"/>
        </w:rPr>
        <w:t>理。</w:t>
      </w:r>
    </w:p>
    <w:p w14:paraId="4FBB6406">
      <w:pPr>
        <w:spacing w:line="240" w:lineRule="auto"/>
        <w:ind w:left="0" w:right="0" w:firstLine="0"/>
        <w:rPr>
          <w:rFonts w:hint="default" w:ascii="仿宋" w:hAnsi="仿宋" w:eastAsia="仿宋" w:cs="仿宋"/>
          <w:sz w:val="31"/>
          <w:szCs w:val="31"/>
          <w:lang w:val="en-US" w:eastAsia="zh-CN"/>
        </w:rPr>
      </w:pPr>
      <w:r>
        <w:rPr>
          <w:rFonts w:hint="eastAsia" w:ascii="仿宋" w:hAnsi="仿宋" w:eastAsia="仿宋" w:cs="仿宋"/>
          <w:sz w:val="31"/>
          <w:szCs w:val="31"/>
          <w:lang w:val="en-US" w:eastAsia="zh-CN"/>
        </w:rPr>
        <w:t>///</w:t>
      </w:r>
    </w:p>
    <w:p w14:paraId="08DA38F1">
      <w:pPr>
        <w:spacing w:before="3" w:line="335" w:lineRule="auto"/>
        <w:ind w:left="25" w:right="95" w:firstLine="640"/>
        <w:rPr>
          <w:rFonts w:ascii="仿宋" w:hAnsi="仿宋" w:eastAsia="仿宋" w:cs="仿宋"/>
          <w:sz w:val="31"/>
          <w:szCs w:val="31"/>
        </w:rPr>
      </w:pPr>
      <w:r>
        <w:rPr>
          <w:rFonts w:ascii="黑体" w:hAnsi="黑体" w:eastAsia="黑体" w:cs="黑体"/>
          <w:spacing w:val="26"/>
          <w:sz w:val="31"/>
          <w:szCs w:val="31"/>
        </w:rPr>
        <w:t>第</w:t>
      </w:r>
      <w:r>
        <w:rPr>
          <w:rFonts w:ascii="黑体" w:hAnsi="黑体" w:eastAsia="黑体" w:cs="黑体"/>
          <w:spacing w:val="15"/>
          <w:sz w:val="31"/>
          <w:szCs w:val="31"/>
        </w:rPr>
        <w:t>三十六条</w:t>
      </w:r>
      <w:r>
        <w:rPr>
          <w:rFonts w:ascii="仿宋" w:hAnsi="仿宋" w:eastAsia="仿宋" w:cs="仿宋"/>
          <w:spacing w:val="15"/>
          <w:sz w:val="31"/>
          <w:szCs w:val="31"/>
        </w:rPr>
        <w:t>对于违反相关规定和纪律的，依照华润啤</w:t>
      </w:r>
      <w:r>
        <w:rPr>
          <w:rFonts w:ascii="仿宋" w:hAnsi="仿宋" w:eastAsia="仿宋" w:cs="仿宋"/>
          <w:spacing w:val="9"/>
          <w:sz w:val="31"/>
          <w:szCs w:val="31"/>
        </w:rPr>
        <w:t>酒《员工违规违纪处理办法》中有关违规违纪性质界定、责</w:t>
      </w:r>
      <w:r>
        <w:rPr>
          <w:rFonts w:ascii="仿宋" w:hAnsi="仿宋" w:eastAsia="仿宋" w:cs="仿宋"/>
          <w:spacing w:val="12"/>
          <w:sz w:val="31"/>
          <w:szCs w:val="31"/>
        </w:rPr>
        <w:t>任</w:t>
      </w:r>
      <w:r>
        <w:rPr>
          <w:rFonts w:ascii="仿宋" w:hAnsi="仿宋" w:eastAsia="仿宋" w:cs="仿宋"/>
          <w:spacing w:val="9"/>
          <w:sz w:val="31"/>
          <w:szCs w:val="31"/>
        </w:rPr>
        <w:t>划分等相关条款进行行为认定与处理；涉嫌违法犯罪的，</w:t>
      </w:r>
      <w:r>
        <w:rPr>
          <w:rFonts w:ascii="仿宋" w:hAnsi="仿宋" w:eastAsia="仿宋" w:cs="仿宋"/>
          <w:spacing w:val="14"/>
          <w:sz w:val="31"/>
          <w:szCs w:val="31"/>
        </w:rPr>
        <w:t>按</w:t>
      </w:r>
      <w:r>
        <w:rPr>
          <w:rFonts w:ascii="仿宋" w:hAnsi="仿宋" w:eastAsia="仿宋" w:cs="仿宋"/>
          <w:spacing w:val="8"/>
          <w:sz w:val="31"/>
          <w:szCs w:val="31"/>
        </w:rPr>
        <w:t>照</w:t>
      </w:r>
      <w:r>
        <w:rPr>
          <w:rFonts w:ascii="仿宋" w:hAnsi="仿宋" w:eastAsia="仿宋" w:cs="仿宋"/>
          <w:spacing w:val="7"/>
          <w:sz w:val="31"/>
          <w:szCs w:val="31"/>
        </w:rPr>
        <w:t>国家法律法规处理。</w:t>
      </w:r>
    </w:p>
    <w:p w14:paraId="470099E5">
      <w:pPr>
        <w:spacing w:before="3" w:line="333" w:lineRule="auto"/>
        <w:ind w:left="26" w:right="95" w:firstLine="643"/>
        <w:rPr>
          <w:rFonts w:ascii="仿宋" w:hAnsi="仿宋" w:eastAsia="仿宋" w:cs="仿宋"/>
          <w:sz w:val="31"/>
          <w:szCs w:val="31"/>
        </w:rPr>
      </w:pPr>
      <w:r>
        <w:rPr>
          <w:rFonts w:ascii="仿宋" w:hAnsi="仿宋" w:eastAsia="仿宋" w:cs="仿宋"/>
          <w:spacing w:val="16"/>
          <w:sz w:val="31"/>
          <w:szCs w:val="31"/>
        </w:rPr>
        <w:t>篡改</w:t>
      </w:r>
      <w:r>
        <w:rPr>
          <w:rFonts w:ascii="仿宋" w:hAnsi="仿宋" w:eastAsia="仿宋" w:cs="仿宋"/>
          <w:spacing w:val="10"/>
          <w:sz w:val="31"/>
          <w:szCs w:val="31"/>
        </w:rPr>
        <w:t>、</w:t>
      </w:r>
      <w:r>
        <w:rPr>
          <w:rFonts w:ascii="仿宋" w:hAnsi="仿宋" w:eastAsia="仿宋" w:cs="仿宋"/>
          <w:spacing w:val="8"/>
          <w:sz w:val="31"/>
          <w:szCs w:val="31"/>
        </w:rPr>
        <w:t>伪造本人档案资料的，情节较轻的，进行谈话提</w:t>
      </w:r>
      <w:r>
        <w:rPr>
          <w:rFonts w:ascii="仿宋" w:hAnsi="仿宋" w:eastAsia="仿宋" w:cs="仿宋"/>
          <w:spacing w:val="10"/>
          <w:sz w:val="31"/>
          <w:szCs w:val="31"/>
        </w:rPr>
        <w:t>醒</w:t>
      </w:r>
      <w:r>
        <w:rPr>
          <w:rFonts w:ascii="仿宋" w:hAnsi="仿宋" w:eastAsia="仿宋" w:cs="仿宋"/>
          <w:spacing w:val="9"/>
          <w:sz w:val="31"/>
          <w:szCs w:val="31"/>
        </w:rPr>
        <w:t>、批评教育、诫勉谈话；情节较重的，予以警告、记过或</w:t>
      </w:r>
      <w:r>
        <w:rPr>
          <w:rFonts w:ascii="仿宋" w:hAnsi="仿宋" w:eastAsia="仿宋" w:cs="仿宋"/>
          <w:spacing w:val="16"/>
          <w:sz w:val="31"/>
          <w:szCs w:val="31"/>
        </w:rPr>
        <w:t>者</w:t>
      </w:r>
      <w:r>
        <w:rPr>
          <w:rFonts w:ascii="仿宋" w:hAnsi="仿宋" w:eastAsia="仿宋" w:cs="仿宋"/>
          <w:spacing w:val="13"/>
          <w:sz w:val="31"/>
          <w:szCs w:val="31"/>
        </w:rPr>
        <w:t>记</w:t>
      </w:r>
      <w:r>
        <w:rPr>
          <w:rFonts w:ascii="仿宋" w:hAnsi="仿宋" w:eastAsia="仿宋" w:cs="仿宋"/>
          <w:spacing w:val="8"/>
          <w:sz w:val="31"/>
          <w:szCs w:val="31"/>
        </w:rPr>
        <w:t>大过；情节严重的，予以降级或者撤职。</w:t>
      </w:r>
    </w:p>
    <w:p w14:paraId="7385925B">
      <w:pPr>
        <w:spacing w:before="7" w:line="331" w:lineRule="auto"/>
        <w:ind w:left="24" w:firstLine="663"/>
        <w:rPr>
          <w:rFonts w:ascii="仿宋" w:hAnsi="仿宋" w:eastAsia="仿宋" w:cs="仿宋"/>
          <w:spacing w:val="8"/>
          <w:sz w:val="31"/>
          <w:szCs w:val="31"/>
        </w:rPr>
      </w:pPr>
      <w:r>
        <w:rPr>
          <w:rFonts w:ascii="仿宋" w:hAnsi="仿宋" w:eastAsia="仿宋" w:cs="仿宋"/>
          <w:spacing w:val="18"/>
          <w:sz w:val="31"/>
          <w:szCs w:val="31"/>
        </w:rPr>
        <w:t>“</w:t>
      </w:r>
      <w:r>
        <w:rPr>
          <w:rFonts w:ascii="仿宋" w:hAnsi="仿宋" w:eastAsia="仿宋" w:cs="仿宋"/>
          <w:spacing w:val="15"/>
          <w:sz w:val="31"/>
          <w:szCs w:val="31"/>
        </w:rPr>
        <w:t>三</w:t>
      </w:r>
      <w:r>
        <w:rPr>
          <w:rFonts w:ascii="仿宋" w:hAnsi="仿宋" w:eastAsia="仿宋" w:cs="仿宋"/>
          <w:spacing w:val="9"/>
          <w:sz w:val="31"/>
          <w:szCs w:val="31"/>
        </w:rPr>
        <w:t>龄两历”等个人信息弄虚作假，骗取职务、职级、</w:t>
      </w:r>
      <w:r>
        <w:rPr>
          <w:rFonts w:ascii="仿宋" w:hAnsi="仿宋" w:eastAsia="仿宋" w:cs="仿宋"/>
          <w:spacing w:val="8"/>
          <w:sz w:val="31"/>
          <w:szCs w:val="31"/>
        </w:rPr>
        <w:t>衔级、</w:t>
      </w:r>
      <w:r>
        <w:rPr>
          <w:rFonts w:ascii="仿宋" w:hAnsi="仿宋" w:eastAsia="仿宋" w:cs="仿宋"/>
          <w:spacing w:val="4"/>
          <w:sz w:val="31"/>
          <w:szCs w:val="31"/>
        </w:rPr>
        <w:t>级别、岗位和职员等级、职称、待遇、资格、学历、</w:t>
      </w:r>
      <w:r>
        <w:rPr>
          <w:rFonts w:ascii="仿宋" w:hAnsi="仿宋" w:eastAsia="仿宋" w:cs="仿宋"/>
          <w:spacing w:val="1"/>
          <w:sz w:val="31"/>
          <w:szCs w:val="31"/>
        </w:rPr>
        <w:t>学位、荣誉、奖励或者其他利益的。情节较轻的，予</w:t>
      </w:r>
      <w:r>
        <w:rPr>
          <w:rFonts w:ascii="仿宋" w:hAnsi="仿宋" w:eastAsia="仿宋" w:cs="仿宋"/>
          <w:sz w:val="31"/>
          <w:szCs w:val="31"/>
        </w:rPr>
        <w:t>以警告、</w:t>
      </w:r>
      <w:r>
        <w:rPr>
          <w:rFonts w:ascii="仿宋" w:hAnsi="仿宋" w:eastAsia="仿宋" w:cs="仿宋"/>
          <w:spacing w:val="13"/>
          <w:sz w:val="31"/>
          <w:szCs w:val="31"/>
        </w:rPr>
        <w:t>记</w:t>
      </w:r>
      <w:r>
        <w:rPr>
          <w:rFonts w:ascii="仿宋" w:hAnsi="仿宋" w:eastAsia="仿宋" w:cs="仿宋"/>
          <w:spacing w:val="9"/>
          <w:sz w:val="31"/>
          <w:szCs w:val="31"/>
        </w:rPr>
        <w:t>过或者记大过；情节较重的，予以降级或者撤职；情节严</w:t>
      </w:r>
      <w:r>
        <w:rPr>
          <w:rFonts w:ascii="仿宋" w:hAnsi="仿宋" w:eastAsia="仿宋" w:cs="仿宋"/>
          <w:spacing w:val="16"/>
          <w:sz w:val="31"/>
          <w:szCs w:val="31"/>
        </w:rPr>
        <w:t>重</w:t>
      </w:r>
      <w:r>
        <w:rPr>
          <w:rFonts w:ascii="仿宋" w:hAnsi="仿宋" w:eastAsia="仿宋" w:cs="仿宋"/>
          <w:spacing w:val="9"/>
          <w:sz w:val="31"/>
          <w:szCs w:val="31"/>
        </w:rPr>
        <w:t>的</w:t>
      </w:r>
      <w:r>
        <w:rPr>
          <w:rFonts w:ascii="仿宋" w:hAnsi="仿宋" w:eastAsia="仿宋" w:cs="仿宋"/>
          <w:spacing w:val="8"/>
          <w:sz w:val="31"/>
          <w:szCs w:val="31"/>
        </w:rPr>
        <w:t>，予以解除劳动合同或者开除。</w:t>
      </w:r>
    </w:p>
    <w:p w14:paraId="59A5F568">
      <w:pPr>
        <w:spacing w:line="240" w:lineRule="auto"/>
        <w:ind w:left="0" w:firstLine="0"/>
        <w:rPr>
          <w:rFonts w:hint="default" w:ascii="仿宋" w:hAnsi="仿宋" w:eastAsia="仿宋" w:cs="仿宋"/>
          <w:spacing w:val="8"/>
          <w:sz w:val="31"/>
          <w:szCs w:val="31"/>
          <w:lang w:val="en-US" w:eastAsia="zh-CN"/>
        </w:rPr>
      </w:pPr>
      <w:r>
        <w:rPr>
          <w:rFonts w:hint="eastAsia" w:ascii="仿宋" w:hAnsi="仿宋" w:eastAsia="仿宋" w:cs="仿宋"/>
          <w:spacing w:val="8"/>
          <w:sz w:val="31"/>
          <w:szCs w:val="31"/>
          <w:lang w:val="en-US" w:eastAsia="zh-CN"/>
        </w:rPr>
        <w:t>///</w:t>
      </w:r>
    </w:p>
    <w:p w14:paraId="10612D11">
      <w:pPr>
        <w:spacing w:line="412" w:lineRule="exact"/>
        <w:ind w:left="3234"/>
        <w:outlineLvl w:val="0"/>
        <w:rPr>
          <w:rFonts w:ascii="黑体" w:hAnsi="黑体" w:eastAsia="黑体" w:cs="黑体"/>
          <w:sz w:val="31"/>
          <w:szCs w:val="31"/>
        </w:rPr>
      </w:pPr>
      <w:bookmarkStart w:id="6" w:name="_bookmark7"/>
      <w:bookmarkEnd w:id="6"/>
      <w:r>
        <w:rPr>
          <w:rFonts w:ascii="黑体" w:hAnsi="黑体" w:eastAsia="黑体" w:cs="黑体"/>
          <w:spacing w:val="3"/>
          <w:position w:val="1"/>
          <w:sz w:val="31"/>
          <w:szCs w:val="31"/>
        </w:rPr>
        <w:t>第七章附则</w:t>
      </w:r>
    </w:p>
    <w:p w14:paraId="1A33B405">
      <w:pPr>
        <w:spacing w:before="147" w:line="411" w:lineRule="exact"/>
        <w:ind w:left="666"/>
        <w:rPr>
          <w:rFonts w:ascii="仿宋" w:hAnsi="仿宋" w:eastAsia="仿宋" w:cs="仿宋"/>
          <w:sz w:val="31"/>
          <w:szCs w:val="31"/>
        </w:rPr>
      </w:pPr>
      <w:r>
        <w:rPr>
          <w:rFonts w:ascii="黑体" w:hAnsi="黑体" w:eastAsia="黑体" w:cs="黑体"/>
          <w:spacing w:val="26"/>
          <w:position w:val="1"/>
          <w:sz w:val="31"/>
          <w:szCs w:val="31"/>
        </w:rPr>
        <w:t>第</w:t>
      </w:r>
      <w:r>
        <w:rPr>
          <w:rFonts w:ascii="黑体" w:hAnsi="黑体" w:eastAsia="黑体" w:cs="黑体"/>
          <w:spacing w:val="15"/>
          <w:position w:val="1"/>
          <w:sz w:val="31"/>
          <w:szCs w:val="31"/>
        </w:rPr>
        <w:t>三十七条</w:t>
      </w:r>
      <w:r>
        <w:rPr>
          <w:rFonts w:ascii="仿宋" w:hAnsi="仿宋" w:eastAsia="仿宋" w:cs="仿宋"/>
          <w:spacing w:val="15"/>
          <w:position w:val="1"/>
          <w:sz w:val="31"/>
          <w:szCs w:val="31"/>
        </w:rPr>
        <w:t>法律法规、监管规定或政策文件另有规定</w:t>
      </w:r>
    </w:p>
    <w:p w14:paraId="51E0FE9C">
      <w:pPr>
        <w:spacing w:before="162" w:line="227" w:lineRule="auto"/>
        <w:ind w:left="51"/>
        <w:rPr>
          <w:rFonts w:ascii="仿宋" w:hAnsi="仿宋" w:eastAsia="仿宋" w:cs="仿宋"/>
          <w:sz w:val="31"/>
          <w:szCs w:val="31"/>
        </w:rPr>
      </w:pPr>
      <w:r>
        <w:rPr>
          <w:rFonts w:ascii="仿宋" w:hAnsi="仿宋" w:eastAsia="仿宋" w:cs="仿宋"/>
          <w:spacing w:val="3"/>
          <w:sz w:val="31"/>
          <w:szCs w:val="31"/>
        </w:rPr>
        <w:t>的，从其规定</w:t>
      </w:r>
      <w:r>
        <w:rPr>
          <w:rFonts w:ascii="仿宋" w:hAnsi="仿宋" w:eastAsia="仿宋" w:cs="仿宋"/>
          <w:spacing w:val="1"/>
          <w:sz w:val="31"/>
          <w:szCs w:val="31"/>
        </w:rPr>
        <w:t>。</w:t>
      </w:r>
    </w:p>
    <w:p w14:paraId="3A16DFB5">
      <w:pPr>
        <w:spacing w:before="166" w:line="410" w:lineRule="exact"/>
        <w:ind w:left="666"/>
        <w:rPr>
          <w:rFonts w:ascii="仿宋" w:hAnsi="仿宋" w:eastAsia="仿宋" w:cs="仿宋"/>
          <w:sz w:val="31"/>
          <w:szCs w:val="31"/>
        </w:rPr>
      </w:pPr>
      <w:r>
        <w:rPr>
          <w:rFonts w:ascii="黑体" w:hAnsi="黑体" w:eastAsia="黑体" w:cs="黑体"/>
          <w:spacing w:val="16"/>
          <w:position w:val="1"/>
          <w:sz w:val="31"/>
          <w:szCs w:val="31"/>
        </w:rPr>
        <w:t>第</w:t>
      </w:r>
      <w:r>
        <w:rPr>
          <w:rFonts w:ascii="黑体" w:hAnsi="黑体" w:eastAsia="黑体" w:cs="黑体"/>
          <w:spacing w:val="8"/>
          <w:position w:val="1"/>
          <w:sz w:val="31"/>
          <w:szCs w:val="31"/>
        </w:rPr>
        <w:t>三十八条</w:t>
      </w:r>
      <w:r>
        <w:rPr>
          <w:rFonts w:ascii="仿宋" w:hAnsi="仿宋" w:eastAsia="仿宋" w:cs="仿宋"/>
          <w:spacing w:val="8"/>
          <w:position w:val="1"/>
          <w:sz w:val="31"/>
          <w:szCs w:val="31"/>
        </w:rPr>
        <w:t>本办法为华润啤酒二级制度。</w:t>
      </w:r>
    </w:p>
    <w:p w14:paraId="6EC92227">
      <w:pPr>
        <w:sectPr>
          <w:headerReference r:id="rId5" w:type="default"/>
          <w:footerReference r:id="rId6" w:type="default"/>
          <w:pgSz w:w="11906" w:h="16839"/>
          <w:pgMar w:top="1526" w:right="1702" w:bottom="1211" w:left="1785" w:header="472" w:footer="1051" w:gutter="0"/>
          <w:cols w:space="720" w:num="1"/>
        </w:sectPr>
      </w:pPr>
    </w:p>
    <w:p w14:paraId="5B509DFC">
      <w:pPr>
        <w:spacing w:before="216" w:line="334" w:lineRule="auto"/>
        <w:ind w:left="18" w:right="97" w:firstLine="648"/>
        <w:rPr>
          <w:rFonts w:ascii="仿宋" w:hAnsi="仿宋" w:eastAsia="仿宋" w:cs="仿宋"/>
          <w:sz w:val="31"/>
          <w:szCs w:val="31"/>
        </w:rPr>
      </w:pPr>
      <w:r>
        <w:rPr>
          <w:rFonts w:ascii="黑体" w:hAnsi="黑体" w:eastAsia="黑体" w:cs="黑体"/>
          <w:spacing w:val="13"/>
          <w:sz w:val="31"/>
          <w:szCs w:val="31"/>
        </w:rPr>
        <w:t>第三十九条</w:t>
      </w:r>
      <w:r>
        <w:rPr>
          <w:rFonts w:ascii="仿宋" w:hAnsi="仿宋" w:eastAsia="仿宋" w:cs="仿宋"/>
          <w:spacing w:val="13"/>
          <w:sz w:val="31"/>
          <w:szCs w:val="31"/>
        </w:rPr>
        <w:t>本办法由华润啤酒人力资源部负责制订</w:t>
      </w:r>
      <w:r>
        <w:rPr>
          <w:rFonts w:ascii="仿宋" w:hAnsi="仿宋" w:eastAsia="仿宋" w:cs="仿宋"/>
          <w:spacing w:val="9"/>
          <w:sz w:val="31"/>
          <w:szCs w:val="31"/>
        </w:rPr>
        <w:t>、</w:t>
      </w:r>
      <w:r>
        <w:rPr>
          <w:rFonts w:ascii="仿宋" w:hAnsi="仿宋" w:eastAsia="仿宋" w:cs="仿宋"/>
          <w:spacing w:val="7"/>
          <w:sz w:val="31"/>
          <w:szCs w:val="31"/>
        </w:rPr>
        <w:t>修订和解释</w:t>
      </w:r>
      <w:r>
        <w:rPr>
          <w:rFonts w:ascii="仿宋" w:hAnsi="仿宋" w:eastAsia="仿宋" w:cs="仿宋"/>
          <w:spacing w:val="6"/>
          <w:sz w:val="31"/>
          <w:szCs w:val="31"/>
        </w:rPr>
        <w:t>。</w:t>
      </w:r>
    </w:p>
    <w:p w14:paraId="642491D0">
      <w:pPr>
        <w:spacing w:before="2" w:line="339" w:lineRule="auto"/>
        <w:ind w:left="30" w:right="33" w:firstLine="635"/>
        <w:rPr>
          <w:rFonts w:ascii="仿宋" w:hAnsi="仿宋" w:eastAsia="仿宋" w:cs="仿宋"/>
          <w:sz w:val="31"/>
          <w:szCs w:val="31"/>
        </w:rPr>
      </w:pPr>
      <w:r>
        <w:rPr>
          <w:rFonts w:ascii="黑体" w:hAnsi="黑体" w:eastAsia="黑体" w:cs="黑体"/>
          <w:spacing w:val="23"/>
          <w:sz w:val="31"/>
          <w:szCs w:val="31"/>
        </w:rPr>
        <w:t>第</w:t>
      </w:r>
      <w:r>
        <w:rPr>
          <w:rFonts w:ascii="黑体" w:hAnsi="黑体" w:eastAsia="黑体" w:cs="黑体"/>
          <w:spacing w:val="15"/>
          <w:sz w:val="31"/>
          <w:szCs w:val="31"/>
        </w:rPr>
        <w:t>四十条</w:t>
      </w:r>
      <w:r>
        <w:rPr>
          <w:rFonts w:ascii="仿宋" w:hAnsi="仿宋" w:eastAsia="仿宋" w:cs="仿宋"/>
          <w:spacing w:val="15"/>
          <w:sz w:val="31"/>
          <w:szCs w:val="31"/>
        </w:rPr>
        <w:t>本办法自下发之日起实行，原《华润雪花啤</w:t>
      </w:r>
      <w:r>
        <w:rPr>
          <w:rFonts w:ascii="仿宋" w:hAnsi="仿宋" w:eastAsia="仿宋" w:cs="仿宋"/>
          <w:spacing w:val="4"/>
          <w:sz w:val="31"/>
          <w:szCs w:val="31"/>
        </w:rPr>
        <w:t>酒干部人事档</w:t>
      </w:r>
      <w:r>
        <w:rPr>
          <w:rFonts w:ascii="仿宋" w:hAnsi="仿宋" w:eastAsia="仿宋" w:cs="仿宋"/>
          <w:spacing w:val="2"/>
          <w:sz w:val="31"/>
          <w:szCs w:val="31"/>
        </w:rPr>
        <w:t>案管理办法》(华啤</w:t>
      </w:r>
      <w:r>
        <w:rPr>
          <w:rFonts w:ascii="仿宋" w:hAnsi="仿宋" w:eastAsia="仿宋" w:cs="仿宋"/>
          <w:sz w:val="31"/>
          <w:szCs w:val="31"/>
        </w:rPr>
        <w:t>B</w:t>
      </w:r>
      <w:r>
        <w:rPr>
          <w:rFonts w:ascii="仿宋" w:hAnsi="仿宋" w:eastAsia="仿宋" w:cs="仿宋"/>
          <w:spacing w:val="2"/>
          <w:sz w:val="31"/>
          <w:szCs w:val="31"/>
        </w:rPr>
        <w:t>03-94</w:t>
      </w:r>
      <w:r>
        <w:rPr>
          <w:rFonts w:ascii="仿宋" w:hAnsi="仿宋" w:eastAsia="仿宋" w:cs="仿宋"/>
          <w:sz w:val="31"/>
          <w:szCs w:val="31"/>
        </w:rPr>
        <w:t>RL</w:t>
      </w:r>
      <w:r>
        <w:rPr>
          <w:rFonts w:ascii="仿宋" w:hAnsi="仿宋" w:eastAsia="仿宋" w:cs="仿宋"/>
          <w:spacing w:val="2"/>
          <w:sz w:val="31"/>
          <w:szCs w:val="31"/>
        </w:rPr>
        <w:t>23</w:t>
      </w:r>
      <w:r>
        <w:rPr>
          <w:rFonts w:ascii="仿宋" w:hAnsi="仿宋" w:eastAsia="仿宋" w:cs="仿宋"/>
          <w:sz w:val="31"/>
          <w:szCs w:val="31"/>
        </w:rPr>
        <w:t>A</w:t>
      </w:r>
      <w:r>
        <w:rPr>
          <w:rFonts w:ascii="仿宋" w:hAnsi="仿宋" w:eastAsia="仿宋" w:cs="仿宋"/>
          <w:spacing w:val="2"/>
          <w:sz w:val="31"/>
          <w:szCs w:val="31"/>
        </w:rPr>
        <w:t>)、《华润</w:t>
      </w:r>
      <w:r>
        <w:rPr>
          <w:rFonts w:ascii="仿宋" w:hAnsi="仿宋" w:eastAsia="仿宋" w:cs="仿宋"/>
          <w:spacing w:val="4"/>
          <w:sz w:val="31"/>
          <w:szCs w:val="31"/>
        </w:rPr>
        <w:t>啤酒干部人</w:t>
      </w:r>
      <w:r>
        <w:rPr>
          <w:rFonts w:ascii="仿宋" w:hAnsi="仿宋" w:eastAsia="仿宋" w:cs="仿宋"/>
          <w:spacing w:val="3"/>
          <w:sz w:val="31"/>
          <w:szCs w:val="31"/>
        </w:rPr>
        <w:t>事</w:t>
      </w:r>
      <w:r>
        <w:rPr>
          <w:rFonts w:ascii="仿宋" w:hAnsi="仿宋" w:eastAsia="仿宋" w:cs="仿宋"/>
          <w:spacing w:val="2"/>
          <w:sz w:val="31"/>
          <w:szCs w:val="31"/>
        </w:rPr>
        <w:t>档案室管理细则(试行)》(华啤</w:t>
      </w:r>
      <w:r>
        <w:rPr>
          <w:rFonts w:ascii="仿宋" w:hAnsi="仿宋" w:eastAsia="仿宋" w:cs="仿宋"/>
          <w:sz w:val="31"/>
          <w:szCs w:val="31"/>
        </w:rPr>
        <w:t>C</w:t>
      </w:r>
      <w:r>
        <w:rPr>
          <w:rFonts w:ascii="仿宋" w:hAnsi="仿宋" w:eastAsia="仿宋" w:cs="仿宋"/>
          <w:spacing w:val="2"/>
          <w:sz w:val="31"/>
          <w:szCs w:val="31"/>
        </w:rPr>
        <w:t>03-03-人</w:t>
      </w:r>
      <w:r>
        <w:rPr>
          <w:rFonts w:ascii="仿宋" w:hAnsi="仿宋" w:eastAsia="仿宋" w:cs="仿宋"/>
          <w:spacing w:val="8"/>
          <w:sz w:val="31"/>
          <w:szCs w:val="31"/>
        </w:rPr>
        <w:t>力</w:t>
      </w:r>
      <w:r>
        <w:rPr>
          <w:rFonts w:ascii="仿宋" w:hAnsi="仿宋" w:eastAsia="仿宋" w:cs="仿宋"/>
          <w:spacing w:val="4"/>
          <w:sz w:val="31"/>
          <w:szCs w:val="31"/>
        </w:rPr>
        <w:t>23</w:t>
      </w:r>
      <w:r>
        <w:rPr>
          <w:rFonts w:ascii="仿宋" w:hAnsi="仿宋" w:eastAsia="仿宋" w:cs="仿宋"/>
          <w:sz w:val="31"/>
          <w:szCs w:val="31"/>
        </w:rPr>
        <w:t>A</w:t>
      </w:r>
      <w:r>
        <w:rPr>
          <w:rFonts w:ascii="仿宋" w:hAnsi="仿宋" w:eastAsia="仿宋" w:cs="仿宋"/>
          <w:spacing w:val="4"/>
          <w:sz w:val="31"/>
          <w:szCs w:val="31"/>
        </w:rPr>
        <w:t>)废止。</w:t>
      </w:r>
    </w:p>
    <w:p w14:paraId="19AA5AA4">
      <w:pPr>
        <w:spacing w:line="240" w:lineRule="auto"/>
        <w:rPr>
          <w:rFonts w:hint="default" w:ascii="Arial" w:eastAsia="宋体"/>
          <w:sz w:val="21"/>
          <w:lang w:val="en-US" w:eastAsia="zh-CN"/>
        </w:rPr>
      </w:pPr>
      <w:r>
        <w:rPr>
          <w:rFonts w:hint="eastAsia" w:eastAsia="宋体"/>
          <w:sz w:val="21"/>
          <w:lang w:val="en-US" w:eastAsia="zh-CN"/>
        </w:rPr>
        <w:t>///</w:t>
      </w:r>
    </w:p>
    <w:p w14:paraId="00DFBC99">
      <w:pPr>
        <w:spacing w:line="418" w:lineRule="auto"/>
        <w:rPr>
          <w:rFonts w:ascii="Arial"/>
          <w:sz w:val="21"/>
        </w:rPr>
      </w:pPr>
    </w:p>
    <w:p w14:paraId="6943D944">
      <w:pPr>
        <w:spacing w:line="418" w:lineRule="auto"/>
        <w:rPr>
          <w:rFonts w:ascii="Arial"/>
          <w:sz w:val="21"/>
        </w:rPr>
      </w:pPr>
    </w:p>
    <w:p w14:paraId="732A72F0">
      <w:pPr>
        <w:spacing w:line="418" w:lineRule="auto"/>
        <w:rPr>
          <w:del w:id="226" w:author="咨询组" w:date="2026-01-08T14:45:07Z"/>
          <w:rFonts w:ascii="Arial"/>
          <w:sz w:val="21"/>
        </w:rPr>
      </w:pPr>
    </w:p>
    <w:p w14:paraId="557214BA">
      <w:pPr>
        <w:spacing w:before="100" w:line="417" w:lineRule="exact"/>
        <w:ind w:left="44"/>
        <w:outlineLvl w:val="0"/>
        <w:rPr>
          <w:del w:id="227" w:author="咨询组" w:date="2026-01-08T14:45:02Z"/>
          <w:rFonts w:ascii="黑体" w:hAnsi="黑体" w:eastAsia="黑体" w:cs="黑体"/>
          <w:sz w:val="31"/>
          <w:szCs w:val="31"/>
        </w:rPr>
      </w:pPr>
      <w:del w:id="228" w:author="咨询组" w:date="2026-01-08T14:45:02Z">
        <w:bookmarkStart w:id="7" w:name="_bookmark8"/>
        <w:bookmarkEnd w:id="7"/>
        <w:r>
          <w:rPr>
            <w:rFonts w:ascii="黑体" w:hAnsi="黑体" w:eastAsia="黑体" w:cs="黑体"/>
            <w:spacing w:val="-8"/>
            <w:position w:val="1"/>
            <w:sz w:val="31"/>
            <w:szCs w:val="31"/>
          </w:rPr>
          <w:delText>附</w:delText>
        </w:r>
      </w:del>
      <w:del w:id="229" w:author="咨询组" w:date="2026-01-08T14:45:02Z">
        <w:r>
          <w:rPr>
            <w:rFonts w:ascii="黑体" w:hAnsi="黑体" w:eastAsia="黑体" w:cs="黑体"/>
            <w:spacing w:val="-7"/>
            <w:position w:val="1"/>
            <w:sz w:val="31"/>
            <w:szCs w:val="31"/>
          </w:rPr>
          <w:delText>件</w:delText>
        </w:r>
      </w:del>
    </w:p>
    <w:p w14:paraId="0B98B7D1">
      <w:pPr>
        <w:spacing w:before="154" w:line="562" w:lineRule="exact"/>
        <w:ind w:left="47"/>
        <w:rPr>
          <w:del w:id="230" w:author="咨询组" w:date="2026-01-08T14:45:02Z"/>
          <w:rFonts w:ascii="仿宋" w:hAnsi="仿宋" w:eastAsia="仿宋" w:cs="仿宋"/>
          <w:sz w:val="31"/>
          <w:szCs w:val="31"/>
        </w:rPr>
      </w:pPr>
      <w:del w:id="231" w:author="咨询组" w:date="2026-01-08T14:45:02Z">
        <w:r>
          <w:rPr>
            <w:rFonts w:ascii="仿宋" w:hAnsi="仿宋" w:eastAsia="仿宋" w:cs="仿宋"/>
            <w:spacing w:val="2"/>
            <w:position w:val="18"/>
            <w:sz w:val="31"/>
            <w:szCs w:val="31"/>
          </w:rPr>
          <w:delText>附件1：</w:delText>
        </w:r>
      </w:del>
      <w:del w:id="232" w:author="咨询组" w:date="2026-01-08T14:45:02Z">
        <w:r>
          <w:rPr>
            <w:rFonts w:ascii="仿宋" w:hAnsi="仿宋" w:eastAsia="仿宋" w:cs="仿宋"/>
            <w:spacing w:val="1"/>
            <w:position w:val="18"/>
            <w:sz w:val="31"/>
            <w:szCs w:val="31"/>
          </w:rPr>
          <w:delText>重建干部人事档案方法</w:delText>
        </w:r>
      </w:del>
    </w:p>
    <w:p w14:paraId="1231D353">
      <w:pPr>
        <w:spacing w:line="222" w:lineRule="auto"/>
        <w:ind w:left="47"/>
        <w:rPr>
          <w:del w:id="233" w:author="咨询组" w:date="2026-01-08T14:45:02Z"/>
          <w:rFonts w:ascii="仿宋" w:hAnsi="仿宋" w:eastAsia="仿宋" w:cs="仿宋"/>
          <w:sz w:val="31"/>
          <w:szCs w:val="31"/>
        </w:rPr>
      </w:pPr>
      <w:del w:id="234" w:author="咨询组" w:date="2026-01-08T14:45:02Z">
        <w:r>
          <w:rPr>
            <w:rFonts w:ascii="仿宋" w:hAnsi="仿宋" w:eastAsia="仿宋" w:cs="仿宋"/>
            <w:spacing w:val="2"/>
            <w:sz w:val="31"/>
            <w:szCs w:val="31"/>
          </w:rPr>
          <w:delText>附件2：干部人事档案转递通知单</w:delText>
        </w:r>
      </w:del>
    </w:p>
    <w:p w14:paraId="37D12261">
      <w:pPr>
        <w:spacing w:before="187" w:line="222" w:lineRule="auto"/>
        <w:ind w:left="47"/>
        <w:outlineLvl w:val="0"/>
        <w:rPr>
          <w:del w:id="235" w:author="咨询组" w:date="2026-01-08T14:45:02Z"/>
          <w:rFonts w:ascii="仿宋" w:hAnsi="仿宋" w:eastAsia="仿宋" w:cs="仿宋"/>
          <w:sz w:val="31"/>
          <w:szCs w:val="31"/>
        </w:rPr>
      </w:pPr>
      <w:del w:id="236" w:author="咨询组" w:date="2026-01-08T14:45:02Z">
        <w:r>
          <w:rPr>
            <w:rFonts w:ascii="仿宋" w:hAnsi="仿宋" w:eastAsia="仿宋" w:cs="仿宋"/>
            <w:spacing w:val="6"/>
            <w:sz w:val="31"/>
            <w:szCs w:val="31"/>
          </w:rPr>
          <w:delText>附</w:delText>
        </w:r>
      </w:del>
      <w:del w:id="237" w:author="咨询组" w:date="2026-01-08T14:45:02Z">
        <w:r>
          <w:rPr>
            <w:rFonts w:ascii="仿宋" w:hAnsi="仿宋" w:eastAsia="仿宋" w:cs="仿宋"/>
            <w:spacing w:val="5"/>
            <w:sz w:val="31"/>
            <w:szCs w:val="31"/>
          </w:rPr>
          <w:delText>件</w:delText>
        </w:r>
      </w:del>
      <w:del w:id="238" w:author="咨询组" w:date="2026-01-08T14:45:02Z">
        <w:r>
          <w:rPr>
            <w:rFonts w:ascii="仿宋" w:hAnsi="仿宋" w:eastAsia="仿宋" w:cs="仿宋"/>
            <w:spacing w:val="3"/>
            <w:sz w:val="31"/>
            <w:szCs w:val="31"/>
          </w:rPr>
          <w:delText>3：华润啤酒干部人事档案管理细则</w:delText>
        </w:r>
      </w:del>
    </w:p>
    <w:p w14:paraId="77C75E56">
      <w:pPr>
        <w:spacing w:before="186" w:line="222" w:lineRule="auto"/>
        <w:ind w:left="47"/>
        <w:outlineLvl w:val="0"/>
        <w:rPr>
          <w:del w:id="239" w:author="咨询组" w:date="2026-01-08T14:45:02Z"/>
          <w:rFonts w:ascii="仿宋" w:hAnsi="仿宋" w:eastAsia="仿宋" w:cs="仿宋"/>
          <w:sz w:val="31"/>
          <w:szCs w:val="31"/>
        </w:rPr>
      </w:pPr>
      <w:del w:id="240" w:author="咨询组" w:date="2026-01-08T14:45:02Z">
        <w:r>
          <w:rPr>
            <w:rFonts w:ascii="仿宋" w:hAnsi="仿宋" w:eastAsia="仿宋" w:cs="仿宋"/>
            <w:spacing w:val="4"/>
            <w:sz w:val="31"/>
            <w:szCs w:val="31"/>
          </w:rPr>
          <w:delText>附件</w:delText>
        </w:r>
      </w:del>
      <w:del w:id="241" w:author="咨询组" w:date="2026-01-08T14:45:02Z">
        <w:r>
          <w:rPr>
            <w:rFonts w:ascii="仿宋" w:hAnsi="仿宋" w:eastAsia="仿宋" w:cs="仿宋"/>
            <w:spacing w:val="3"/>
            <w:sz w:val="31"/>
            <w:szCs w:val="31"/>
          </w:rPr>
          <w:delText>4</w:delText>
        </w:r>
      </w:del>
      <w:del w:id="242" w:author="咨询组" w:date="2026-01-08T14:45:02Z">
        <w:r>
          <w:rPr>
            <w:rFonts w:ascii="仿宋" w:hAnsi="仿宋" w:eastAsia="仿宋" w:cs="仿宋"/>
            <w:spacing w:val="2"/>
            <w:sz w:val="31"/>
            <w:szCs w:val="31"/>
          </w:rPr>
          <w:delText>：干部人事档案移交材料清单</w:delText>
        </w:r>
      </w:del>
    </w:p>
    <w:p w14:paraId="278D99E0">
      <w:pPr>
        <w:spacing w:before="189" w:line="222" w:lineRule="auto"/>
        <w:ind w:left="47"/>
        <w:outlineLvl w:val="0"/>
        <w:rPr>
          <w:del w:id="243" w:author="咨询组" w:date="2026-01-08T14:45:02Z"/>
          <w:rFonts w:ascii="仿宋" w:hAnsi="仿宋" w:eastAsia="仿宋" w:cs="仿宋"/>
          <w:sz w:val="31"/>
          <w:szCs w:val="31"/>
        </w:rPr>
      </w:pPr>
      <w:del w:id="244" w:author="咨询组" w:date="2026-01-08T14:45:02Z">
        <w:r>
          <w:rPr>
            <w:rFonts w:ascii="仿宋" w:hAnsi="仿宋" w:eastAsia="仿宋" w:cs="仿宋"/>
            <w:spacing w:val="6"/>
            <w:sz w:val="31"/>
            <w:szCs w:val="31"/>
          </w:rPr>
          <w:delText>附</w:delText>
        </w:r>
      </w:del>
      <w:del w:id="245" w:author="咨询组" w:date="2026-01-08T14:45:02Z">
        <w:r>
          <w:rPr>
            <w:rFonts w:ascii="仿宋" w:hAnsi="仿宋" w:eastAsia="仿宋" w:cs="仿宋"/>
            <w:spacing w:val="5"/>
            <w:sz w:val="31"/>
            <w:szCs w:val="31"/>
          </w:rPr>
          <w:delText>件</w:delText>
        </w:r>
      </w:del>
      <w:del w:id="246" w:author="咨询组" w:date="2026-01-08T14:45:02Z">
        <w:r>
          <w:rPr>
            <w:rFonts w:ascii="仿宋" w:hAnsi="仿宋" w:eastAsia="仿宋" w:cs="仿宋"/>
            <w:spacing w:val="3"/>
            <w:sz w:val="31"/>
            <w:szCs w:val="31"/>
          </w:rPr>
          <w:delText>5：批量移交干部人事档案材料清单</w:delText>
        </w:r>
      </w:del>
    </w:p>
    <w:p w14:paraId="444E6219">
      <w:pPr>
        <w:spacing w:before="185" w:line="222" w:lineRule="auto"/>
        <w:ind w:left="47"/>
        <w:outlineLvl w:val="0"/>
        <w:rPr>
          <w:del w:id="247" w:author="咨询组" w:date="2026-01-08T14:45:02Z"/>
          <w:rFonts w:ascii="仿宋" w:hAnsi="仿宋" w:eastAsia="仿宋" w:cs="仿宋"/>
          <w:sz w:val="31"/>
          <w:szCs w:val="31"/>
        </w:rPr>
      </w:pPr>
      <w:del w:id="248" w:author="咨询组" w:date="2026-01-08T14:45:02Z">
        <w:r>
          <w:rPr>
            <w:rFonts w:ascii="仿宋" w:hAnsi="仿宋" w:eastAsia="仿宋" w:cs="仿宋"/>
            <w:spacing w:val="8"/>
            <w:sz w:val="31"/>
            <w:szCs w:val="31"/>
          </w:rPr>
          <w:delText>附件</w:delText>
        </w:r>
      </w:del>
      <w:del w:id="249" w:author="咨询组" w:date="2026-01-08T14:45:02Z">
        <w:r>
          <w:rPr>
            <w:rFonts w:ascii="仿宋" w:hAnsi="仿宋" w:eastAsia="仿宋" w:cs="仿宋"/>
            <w:spacing w:val="5"/>
            <w:sz w:val="31"/>
            <w:szCs w:val="31"/>
          </w:rPr>
          <w:delText>6</w:delText>
        </w:r>
      </w:del>
      <w:del w:id="250" w:author="咨询组" w:date="2026-01-08T14:45:02Z">
        <w:r>
          <w:rPr>
            <w:rFonts w:ascii="仿宋" w:hAnsi="仿宋" w:eastAsia="仿宋" w:cs="仿宋"/>
            <w:spacing w:val="4"/>
            <w:sz w:val="31"/>
            <w:szCs w:val="31"/>
          </w:rPr>
          <w:delText>：查(借)阅、复制、摘录干部人事档案审批表</w:delText>
        </w:r>
      </w:del>
    </w:p>
    <w:p w14:paraId="38774CAD">
      <w:pPr>
        <w:spacing w:before="188" w:line="222" w:lineRule="auto"/>
        <w:ind w:left="47"/>
        <w:outlineLvl w:val="0"/>
        <w:rPr>
          <w:del w:id="251" w:author="咨询组" w:date="2026-01-08T14:45:02Z"/>
          <w:rFonts w:ascii="仿宋" w:hAnsi="仿宋" w:eastAsia="仿宋" w:cs="仿宋"/>
          <w:sz w:val="31"/>
          <w:szCs w:val="31"/>
        </w:rPr>
      </w:pPr>
      <w:del w:id="252" w:author="咨询组" w:date="2026-01-08T14:45:02Z">
        <w:r>
          <w:rPr>
            <w:rFonts w:ascii="仿宋" w:hAnsi="仿宋" w:eastAsia="仿宋" w:cs="仿宋"/>
            <w:spacing w:val="4"/>
            <w:sz w:val="31"/>
            <w:szCs w:val="31"/>
          </w:rPr>
          <w:delText>附件</w:delText>
        </w:r>
      </w:del>
      <w:del w:id="253" w:author="咨询组" w:date="2026-01-08T14:45:02Z">
        <w:r>
          <w:rPr>
            <w:rFonts w:ascii="仿宋" w:hAnsi="仿宋" w:eastAsia="仿宋" w:cs="仿宋"/>
            <w:spacing w:val="3"/>
            <w:sz w:val="31"/>
            <w:szCs w:val="31"/>
          </w:rPr>
          <w:delText>7</w:delText>
        </w:r>
      </w:del>
      <w:del w:id="254" w:author="咨询组" w:date="2026-01-08T14:45:02Z">
        <w:r>
          <w:rPr>
            <w:rFonts w:ascii="仿宋" w:hAnsi="仿宋" w:eastAsia="仿宋" w:cs="仿宋"/>
            <w:spacing w:val="2"/>
            <w:sz w:val="31"/>
            <w:szCs w:val="31"/>
          </w:rPr>
          <w:delText>：干部人事档案工作保密协议</w:delText>
        </w:r>
      </w:del>
    </w:p>
    <w:p w14:paraId="6FCEEE68">
      <w:pPr>
        <w:spacing w:line="321" w:lineRule="auto"/>
        <w:rPr>
          <w:del w:id="255" w:author="咨询组" w:date="2026-01-08T14:45:02Z"/>
          <w:rFonts w:ascii="Arial"/>
          <w:sz w:val="21"/>
        </w:rPr>
      </w:pPr>
    </w:p>
    <w:p w14:paraId="26F95DCA">
      <w:pPr>
        <w:spacing w:line="321" w:lineRule="auto"/>
        <w:rPr>
          <w:del w:id="256" w:author="咨询组" w:date="2026-01-08T14:45:02Z"/>
          <w:rFonts w:ascii="Arial"/>
          <w:sz w:val="21"/>
        </w:rPr>
      </w:pPr>
    </w:p>
    <w:p w14:paraId="234C0E8E">
      <w:pPr>
        <w:spacing w:before="101" w:line="222" w:lineRule="auto"/>
        <w:ind w:right="33"/>
        <w:jc w:val="right"/>
        <w:rPr>
          <w:del w:id="257" w:author="咨询组" w:date="2026-01-08T14:45:02Z"/>
          <w:rFonts w:ascii="仿宋" w:hAnsi="仿宋" w:eastAsia="仿宋" w:cs="仿宋"/>
          <w:sz w:val="31"/>
          <w:szCs w:val="31"/>
        </w:rPr>
      </w:pPr>
      <w:del w:id="258" w:author="咨询组" w:date="2026-01-08T14:45:02Z">
        <w:r>
          <w:rPr/>
          <w:drawing>
            <wp:anchor distT="0" distB="0" distL="0" distR="0" simplePos="0" relativeHeight="251660288" behindDoc="0" locked="0" layoutInCell="1" allowOverlap="1">
              <wp:simplePos x="0" y="0"/>
              <wp:positionH relativeFrom="column">
                <wp:posOffset>3479800</wp:posOffset>
              </wp:positionH>
              <wp:positionV relativeFrom="paragraph">
                <wp:posOffset>-570230</wp:posOffset>
              </wp:positionV>
              <wp:extent cx="1587500" cy="158750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25"/>
                      <a:stretch>
                        <a:fillRect/>
                      </a:stretch>
                    </pic:blipFill>
                    <pic:spPr>
                      <a:xfrm>
                        <a:off x="0" y="0"/>
                        <a:ext cx="1587500" cy="1587500"/>
                      </a:xfrm>
                      <a:prstGeom prst="rect">
                        <a:avLst/>
                      </a:prstGeom>
                    </pic:spPr>
                  </pic:pic>
                </a:graphicData>
              </a:graphic>
            </wp:anchor>
          </w:drawing>
        </w:r>
      </w:del>
      <w:del w:id="260" w:author="咨询组" w:date="2026-01-08T14:45:02Z">
        <w:r>
          <w:rPr>
            <w:rFonts w:ascii="仿宋" w:hAnsi="仿宋" w:eastAsia="仿宋" w:cs="仿宋"/>
            <w:spacing w:val="12"/>
            <w:sz w:val="31"/>
            <w:szCs w:val="31"/>
          </w:rPr>
          <w:delText>华</w:delText>
        </w:r>
      </w:del>
      <w:del w:id="261" w:author="咨询组" w:date="2026-01-08T14:45:02Z">
        <w:r>
          <w:rPr>
            <w:rFonts w:ascii="仿宋" w:hAnsi="仿宋" w:eastAsia="仿宋" w:cs="仿宋"/>
            <w:spacing w:val="10"/>
            <w:sz w:val="31"/>
            <w:szCs w:val="31"/>
          </w:rPr>
          <w:delText>润</w:delText>
        </w:r>
      </w:del>
      <w:del w:id="262" w:author="咨询组" w:date="2026-01-08T14:45:02Z">
        <w:r>
          <w:rPr>
            <w:rFonts w:ascii="仿宋" w:hAnsi="仿宋" w:eastAsia="仿宋" w:cs="仿宋"/>
            <w:spacing w:val="6"/>
            <w:sz w:val="31"/>
            <w:szCs w:val="31"/>
          </w:rPr>
          <w:delText>啤酒(控股)有限公司</w:delText>
        </w:r>
      </w:del>
    </w:p>
    <w:p w14:paraId="577B68BE">
      <w:pPr>
        <w:spacing w:before="187" w:line="222" w:lineRule="auto"/>
        <w:ind w:right="33"/>
        <w:jc w:val="right"/>
        <w:rPr>
          <w:del w:id="263" w:author="咨询组" w:date="2026-01-08T14:45:02Z"/>
          <w:rFonts w:ascii="仿宋" w:hAnsi="仿宋" w:eastAsia="仿宋" w:cs="仿宋"/>
          <w:sz w:val="31"/>
          <w:szCs w:val="31"/>
        </w:rPr>
      </w:pPr>
      <w:del w:id="264" w:author="咨询组" w:date="2026-01-08T14:45:02Z">
        <w:r>
          <w:rPr>
            <w:rFonts w:ascii="仿宋" w:hAnsi="仿宋" w:eastAsia="仿宋" w:cs="仿宋"/>
            <w:spacing w:val="12"/>
            <w:sz w:val="31"/>
            <w:szCs w:val="31"/>
          </w:rPr>
          <w:delText>二</w:delText>
        </w:r>
      </w:del>
      <w:del w:id="265" w:author="咨询组" w:date="2026-01-08T14:45:02Z">
        <w:r>
          <w:rPr>
            <w:rFonts w:ascii="仿宋" w:hAnsi="仿宋" w:eastAsia="仿宋" w:cs="仿宋"/>
            <w:spacing w:val="7"/>
            <w:sz w:val="31"/>
            <w:szCs w:val="31"/>
          </w:rPr>
          <w:delText>○二五年十二月二十六日</w:delText>
        </w:r>
      </w:del>
    </w:p>
    <w:p w14:paraId="0D762918">
      <w:pPr>
        <w:rPr>
          <w:del w:id="266" w:author="咨询组" w:date="2026-01-08T14:45:02Z"/>
        </w:rPr>
        <w:sectPr>
          <w:headerReference r:id="rId7" w:type="default"/>
          <w:footerReference r:id="rId8" w:type="default"/>
          <w:pgSz w:w="11906" w:h="16839"/>
          <w:pgMar w:top="1526" w:right="1763" w:bottom="1213" w:left="1785" w:header="472" w:footer="1051" w:gutter="0"/>
          <w:cols w:space="720" w:num="1"/>
        </w:sectPr>
      </w:pPr>
    </w:p>
    <w:p w14:paraId="613E072A">
      <w:pPr>
        <w:spacing w:before="233" w:line="222" w:lineRule="auto"/>
        <w:ind w:left="47"/>
        <w:rPr>
          <w:rFonts w:ascii="仿宋" w:hAnsi="仿宋" w:eastAsia="仿宋" w:cs="仿宋"/>
          <w:sz w:val="31"/>
          <w:szCs w:val="31"/>
        </w:rPr>
      </w:pPr>
      <w:r>
        <w:rPr>
          <w:rFonts w:ascii="仿宋" w:hAnsi="仿宋" w:eastAsia="仿宋" w:cs="仿宋"/>
          <w:spacing w:val="2"/>
          <w:sz w:val="31"/>
          <w:szCs w:val="31"/>
        </w:rPr>
        <w:t>附件1：重建</w:t>
      </w:r>
      <w:r>
        <w:rPr>
          <w:rFonts w:ascii="仿宋" w:hAnsi="仿宋" w:eastAsia="仿宋" w:cs="仿宋"/>
          <w:spacing w:val="1"/>
          <w:sz w:val="31"/>
          <w:szCs w:val="31"/>
        </w:rPr>
        <w:t>干部人事档案方法</w:t>
      </w:r>
    </w:p>
    <w:p w14:paraId="698E2783">
      <w:pPr>
        <w:spacing w:before="188" w:line="333" w:lineRule="auto"/>
        <w:ind w:left="31" w:right="83" w:firstLine="644"/>
        <w:rPr>
          <w:rFonts w:ascii="仿宋" w:hAnsi="仿宋" w:eastAsia="仿宋" w:cs="仿宋"/>
          <w:sz w:val="31"/>
          <w:szCs w:val="31"/>
        </w:rPr>
      </w:pPr>
      <w:r>
        <w:rPr>
          <w:rFonts w:ascii="仿宋" w:hAnsi="仿宋" w:eastAsia="仿宋" w:cs="仿宋"/>
          <w:spacing w:val="16"/>
          <w:sz w:val="31"/>
          <w:szCs w:val="31"/>
        </w:rPr>
        <w:t>重</w:t>
      </w:r>
      <w:r>
        <w:rPr>
          <w:rFonts w:ascii="仿宋" w:hAnsi="仿宋" w:eastAsia="仿宋" w:cs="仿宋"/>
          <w:spacing w:val="11"/>
          <w:sz w:val="31"/>
          <w:szCs w:val="31"/>
        </w:rPr>
        <w:t>建</w:t>
      </w:r>
      <w:r>
        <w:rPr>
          <w:rFonts w:ascii="仿宋" w:hAnsi="仿宋" w:eastAsia="仿宋" w:cs="仿宋"/>
          <w:spacing w:val="8"/>
          <w:sz w:val="31"/>
          <w:szCs w:val="31"/>
        </w:rPr>
        <w:t>干部档案补充收集档案材料时，应当根据档案材料</w:t>
      </w:r>
      <w:r>
        <w:rPr>
          <w:rFonts w:ascii="仿宋" w:hAnsi="仿宋" w:eastAsia="仿宋" w:cs="仿宋"/>
          <w:spacing w:val="16"/>
          <w:sz w:val="31"/>
          <w:szCs w:val="31"/>
        </w:rPr>
        <w:t>的形</w:t>
      </w:r>
      <w:r>
        <w:rPr>
          <w:rFonts w:ascii="仿宋" w:hAnsi="仿宋" w:eastAsia="仿宋" w:cs="仿宋"/>
          <w:spacing w:val="12"/>
          <w:sz w:val="31"/>
          <w:szCs w:val="31"/>
        </w:rPr>
        <w:t>成</w:t>
      </w:r>
      <w:r>
        <w:rPr>
          <w:rFonts w:ascii="仿宋" w:hAnsi="仿宋" w:eastAsia="仿宋" w:cs="仿宋"/>
          <w:spacing w:val="8"/>
          <w:sz w:val="31"/>
          <w:szCs w:val="31"/>
        </w:rPr>
        <w:t>规律，到干部档案材料制发单位、上级单位或当地档</w:t>
      </w:r>
      <w:r>
        <w:rPr>
          <w:rFonts w:ascii="仿宋" w:hAnsi="仿宋" w:eastAsia="仿宋" w:cs="仿宋"/>
          <w:spacing w:val="16"/>
          <w:sz w:val="31"/>
          <w:szCs w:val="31"/>
        </w:rPr>
        <w:t>案馆</w:t>
      </w:r>
      <w:r>
        <w:rPr>
          <w:rFonts w:ascii="仿宋" w:hAnsi="仿宋" w:eastAsia="仿宋" w:cs="仿宋"/>
          <w:spacing w:val="12"/>
          <w:sz w:val="31"/>
          <w:szCs w:val="31"/>
        </w:rPr>
        <w:t>收</w:t>
      </w:r>
      <w:r>
        <w:rPr>
          <w:rFonts w:ascii="仿宋" w:hAnsi="仿宋" w:eastAsia="仿宋" w:cs="仿宋"/>
          <w:spacing w:val="8"/>
          <w:sz w:val="31"/>
          <w:szCs w:val="31"/>
        </w:rPr>
        <w:t>集原件或相关材料，复制的档案材料须加盖材料提供</w:t>
      </w:r>
      <w:r>
        <w:rPr>
          <w:rFonts w:ascii="仿宋" w:hAnsi="仿宋" w:eastAsia="仿宋" w:cs="仿宋"/>
          <w:spacing w:val="7"/>
          <w:sz w:val="31"/>
          <w:szCs w:val="31"/>
        </w:rPr>
        <w:t>单位公章后方可归档</w:t>
      </w:r>
      <w:r>
        <w:rPr>
          <w:rFonts w:ascii="仿宋" w:hAnsi="仿宋" w:eastAsia="仿宋" w:cs="仿宋"/>
          <w:spacing w:val="6"/>
          <w:sz w:val="31"/>
          <w:szCs w:val="31"/>
        </w:rPr>
        <w:t>。</w:t>
      </w:r>
    </w:p>
    <w:p w14:paraId="5F701CDF">
      <w:pPr>
        <w:spacing w:line="222" w:lineRule="auto"/>
        <w:ind w:left="672"/>
        <w:rPr>
          <w:rFonts w:ascii="仿宋" w:hAnsi="仿宋" w:eastAsia="仿宋" w:cs="仿宋"/>
          <w:spacing w:val="6"/>
          <w:sz w:val="31"/>
          <w:szCs w:val="31"/>
        </w:rPr>
      </w:pPr>
      <w:r>
        <w:rPr>
          <w:rFonts w:ascii="仿宋" w:hAnsi="仿宋" w:eastAsia="仿宋" w:cs="仿宋"/>
          <w:spacing w:val="7"/>
          <w:sz w:val="31"/>
          <w:szCs w:val="31"/>
        </w:rPr>
        <w:t>具</w:t>
      </w:r>
      <w:r>
        <w:rPr>
          <w:rFonts w:ascii="仿宋" w:hAnsi="仿宋" w:eastAsia="仿宋" w:cs="仿宋"/>
          <w:spacing w:val="6"/>
          <w:sz w:val="31"/>
          <w:szCs w:val="31"/>
        </w:rPr>
        <w:t>体重建方法如下：</w:t>
      </w:r>
    </w:p>
    <w:p w14:paraId="7DAD2742">
      <w:pPr>
        <w:spacing w:line="240" w:lineRule="auto"/>
        <w:ind w:left="0"/>
        <w:rPr>
          <w:rFonts w:hint="default" w:ascii="仿宋" w:hAnsi="仿宋" w:eastAsia="仿宋" w:cs="仿宋"/>
          <w:spacing w:val="6"/>
          <w:sz w:val="31"/>
          <w:szCs w:val="31"/>
          <w:lang w:val="en-US" w:eastAsia="zh-CN"/>
        </w:rPr>
      </w:pPr>
      <w:r>
        <w:rPr>
          <w:rFonts w:hint="eastAsia" w:ascii="仿宋" w:hAnsi="仿宋" w:eastAsia="仿宋" w:cs="仿宋"/>
          <w:spacing w:val="6"/>
          <w:sz w:val="31"/>
          <w:szCs w:val="31"/>
          <w:lang w:val="en-US" w:eastAsia="zh-CN"/>
        </w:rPr>
        <w:t>///</w:t>
      </w:r>
    </w:p>
    <w:p w14:paraId="366787E1">
      <w:pPr>
        <w:numPr>
          <w:ilvl w:val="0"/>
          <w:numId w:val="0"/>
        </w:numPr>
        <w:spacing w:before="188" w:line="222" w:lineRule="auto"/>
        <w:ind w:left="682" w:leftChars="0"/>
        <w:rPr>
          <w:rFonts w:ascii="仿宋" w:hAnsi="仿宋" w:eastAsia="仿宋" w:cs="仿宋"/>
          <w:spacing w:val="7"/>
          <w:sz w:val="31"/>
          <w:szCs w:val="31"/>
        </w:rPr>
      </w:pPr>
      <w:r>
        <w:rPr>
          <w:rFonts w:hint="eastAsia" w:ascii="仿宋" w:hAnsi="仿宋" w:eastAsia="仿宋" w:cs="仿宋"/>
          <w:snapToGrid w:val="0"/>
          <w:color w:val="000000"/>
          <w:spacing w:val="7"/>
          <w:kern w:val="0"/>
          <w:sz w:val="31"/>
          <w:szCs w:val="31"/>
        </w:rPr>
        <w:t>一、</w:t>
      </w:r>
      <w:r>
        <w:rPr>
          <w:rFonts w:ascii="仿宋" w:hAnsi="仿宋" w:eastAsia="仿宋" w:cs="仿宋"/>
          <w:spacing w:val="7"/>
          <w:sz w:val="31"/>
          <w:szCs w:val="31"/>
        </w:rPr>
        <w:t>缺少履历材料的。安排本人填写1999版履历表。</w:t>
      </w:r>
    </w:p>
    <w:p w14:paraId="41D45585">
      <w:pPr>
        <w:numPr>
          <w:ilvl w:val="0"/>
          <w:numId w:val="0"/>
        </w:numPr>
        <w:spacing w:line="240" w:lineRule="auto"/>
        <w:ind w:left="0" w:leftChars="0"/>
        <w:rPr>
          <w:rFonts w:ascii="仿宋" w:hAnsi="仿宋" w:eastAsia="仿宋" w:cs="仿宋"/>
          <w:spacing w:val="7"/>
          <w:sz w:val="31"/>
          <w:szCs w:val="31"/>
        </w:rPr>
      </w:pPr>
      <w:r>
        <w:rPr>
          <w:rFonts w:hint="eastAsia" w:ascii="仿宋" w:hAnsi="仿宋" w:eastAsia="仿宋" w:cs="仿宋"/>
          <w:spacing w:val="7"/>
          <w:sz w:val="31"/>
          <w:szCs w:val="31"/>
          <w:lang w:val="en-US" w:eastAsia="zh-CN"/>
        </w:rPr>
        <w:t>///</w:t>
      </w:r>
    </w:p>
    <w:p w14:paraId="5E3F1555">
      <w:pPr>
        <w:numPr>
          <w:ilvl w:val="0"/>
          <w:numId w:val="0"/>
        </w:numPr>
        <w:spacing w:before="177" w:line="334" w:lineRule="auto"/>
        <w:ind w:left="21" w:leftChars="0" w:firstLine="658" w:firstLineChars="0"/>
        <w:rPr>
          <w:rFonts w:ascii="仿宋" w:hAnsi="仿宋" w:eastAsia="仿宋" w:cs="仿宋"/>
          <w:spacing w:val="8"/>
          <w:sz w:val="31"/>
          <w:szCs w:val="31"/>
        </w:rPr>
      </w:pPr>
      <w:r>
        <w:rPr>
          <w:rFonts w:hint="eastAsia" w:ascii="仿宋" w:hAnsi="仿宋" w:eastAsia="仿宋" w:cs="仿宋"/>
          <w:snapToGrid w:val="0"/>
          <w:color w:val="000000"/>
          <w:spacing w:val="8"/>
          <w:kern w:val="0"/>
          <w:sz w:val="31"/>
          <w:szCs w:val="31"/>
        </w:rPr>
        <w:t>二、</w:t>
      </w:r>
      <w:r>
        <w:rPr>
          <w:rFonts w:ascii="仿宋" w:hAnsi="仿宋" w:eastAsia="仿宋" w:cs="仿宋"/>
          <w:spacing w:val="8"/>
          <w:sz w:val="31"/>
          <w:szCs w:val="31"/>
        </w:rPr>
        <w:t>缺少《入党志愿书》的。按照重新填写《入党志愿</w:t>
      </w:r>
      <w:r>
        <w:rPr>
          <w:rFonts w:ascii="仿宋" w:hAnsi="仿宋" w:eastAsia="仿宋" w:cs="仿宋"/>
          <w:spacing w:val="16"/>
          <w:sz w:val="31"/>
          <w:szCs w:val="31"/>
        </w:rPr>
        <w:t>书</w:t>
      </w:r>
      <w:r>
        <w:rPr>
          <w:rFonts w:ascii="仿宋" w:hAnsi="仿宋" w:eastAsia="仿宋" w:cs="仿宋"/>
          <w:spacing w:val="14"/>
          <w:sz w:val="31"/>
          <w:szCs w:val="31"/>
        </w:rPr>
        <w:t>》</w:t>
      </w:r>
      <w:r>
        <w:rPr>
          <w:rFonts w:ascii="仿宋" w:hAnsi="仿宋" w:eastAsia="仿宋" w:cs="仿宋"/>
          <w:spacing w:val="8"/>
          <w:sz w:val="31"/>
          <w:szCs w:val="31"/>
        </w:rPr>
        <w:t>的有关规定办理，即由其原单位党组织出具证明(需</w:t>
      </w:r>
      <w:r>
        <w:rPr>
          <w:rFonts w:ascii="仿宋" w:hAnsi="仿宋" w:eastAsia="仿宋" w:cs="仿宋"/>
          <w:spacing w:val="20"/>
          <w:sz w:val="31"/>
          <w:szCs w:val="31"/>
        </w:rPr>
        <w:t>由</w:t>
      </w:r>
      <w:r>
        <w:rPr>
          <w:rFonts w:ascii="仿宋" w:hAnsi="仿宋" w:eastAsia="仿宋" w:cs="仿宋"/>
          <w:spacing w:val="13"/>
          <w:sz w:val="31"/>
          <w:szCs w:val="31"/>
        </w:rPr>
        <w:t>县</w:t>
      </w:r>
      <w:r>
        <w:rPr>
          <w:rFonts w:ascii="仿宋" w:hAnsi="仿宋" w:eastAsia="仿宋" w:cs="仿宋"/>
          <w:spacing w:val="10"/>
          <w:sz w:val="31"/>
          <w:szCs w:val="31"/>
        </w:rPr>
        <w:t>级或县级以上党委组织部门审核)，证实其党员身份，</w:t>
      </w:r>
      <w:r>
        <w:rPr>
          <w:rFonts w:ascii="仿宋" w:hAnsi="仿宋" w:eastAsia="仿宋" w:cs="仿宋"/>
          <w:spacing w:val="9"/>
          <w:sz w:val="31"/>
          <w:szCs w:val="31"/>
        </w:rPr>
        <w:t>现所在单位党组织要在其重新填写的《入党志愿书》有</w:t>
      </w:r>
      <w:r>
        <w:rPr>
          <w:rFonts w:ascii="仿宋" w:hAnsi="仿宋" w:eastAsia="仿宋" w:cs="仿宋"/>
          <w:spacing w:val="4"/>
          <w:sz w:val="31"/>
          <w:szCs w:val="31"/>
        </w:rPr>
        <w:t>关</w:t>
      </w:r>
      <w:r>
        <w:rPr>
          <w:rFonts w:ascii="仿宋" w:hAnsi="仿宋" w:eastAsia="仿宋" w:cs="仿宋"/>
          <w:spacing w:val="13"/>
          <w:sz w:val="31"/>
          <w:szCs w:val="31"/>
        </w:rPr>
        <w:t>栏</w:t>
      </w:r>
      <w:r>
        <w:rPr>
          <w:rFonts w:ascii="仿宋" w:hAnsi="仿宋" w:eastAsia="仿宋" w:cs="仿宋"/>
          <w:spacing w:val="9"/>
          <w:sz w:val="31"/>
          <w:szCs w:val="31"/>
        </w:rPr>
        <w:t>目里注明情况和原因，提出承认其党员资格的意见，报上</w:t>
      </w:r>
      <w:r>
        <w:rPr>
          <w:rFonts w:ascii="仿宋" w:hAnsi="仿宋" w:eastAsia="仿宋" w:cs="仿宋"/>
          <w:spacing w:val="11"/>
          <w:sz w:val="31"/>
          <w:szCs w:val="31"/>
        </w:rPr>
        <w:t>级党组织审查同意后，连同原单位党组织的有关证明材料</w:t>
      </w:r>
      <w:r>
        <w:rPr>
          <w:rFonts w:ascii="仿宋" w:hAnsi="仿宋" w:eastAsia="仿宋" w:cs="仿宋"/>
          <w:spacing w:val="8"/>
          <w:sz w:val="31"/>
          <w:szCs w:val="31"/>
        </w:rPr>
        <w:t>，</w:t>
      </w:r>
      <w:r>
        <w:rPr>
          <w:rFonts w:ascii="仿宋" w:hAnsi="仿宋" w:eastAsia="仿宋" w:cs="仿宋"/>
          <w:spacing w:val="16"/>
          <w:sz w:val="31"/>
          <w:szCs w:val="31"/>
        </w:rPr>
        <w:t>一</w:t>
      </w:r>
      <w:r>
        <w:rPr>
          <w:rFonts w:ascii="仿宋" w:hAnsi="仿宋" w:eastAsia="仿宋" w:cs="仿宋"/>
          <w:spacing w:val="9"/>
          <w:sz w:val="31"/>
          <w:szCs w:val="31"/>
        </w:rPr>
        <w:t>并存入本人档案。如果原单位已不存在，干部现所在单位</w:t>
      </w:r>
      <w:r>
        <w:rPr>
          <w:rFonts w:ascii="仿宋" w:hAnsi="仿宋" w:eastAsia="仿宋" w:cs="仿宋"/>
          <w:spacing w:val="8"/>
          <w:sz w:val="31"/>
          <w:szCs w:val="31"/>
        </w:rPr>
        <w:t>党组织在能</w:t>
      </w:r>
      <w:r>
        <w:rPr>
          <w:rFonts w:ascii="仿宋" w:hAnsi="仿宋" w:eastAsia="仿宋" w:cs="仿宋"/>
          <w:spacing w:val="4"/>
          <w:sz w:val="31"/>
          <w:szCs w:val="31"/>
        </w:rPr>
        <w:t>够确认干部党员身份的前提下，出具书面证明，</w:t>
      </w:r>
      <w:r>
        <w:rPr>
          <w:rFonts w:ascii="仿宋" w:hAnsi="仿宋" w:eastAsia="仿宋" w:cs="仿宋"/>
          <w:spacing w:val="1"/>
          <w:sz w:val="31"/>
          <w:szCs w:val="31"/>
        </w:rPr>
        <w:t>在其重新填写的《入党志愿</w:t>
      </w:r>
      <w:r>
        <w:rPr>
          <w:rFonts w:ascii="仿宋" w:hAnsi="仿宋" w:eastAsia="仿宋" w:cs="仿宋"/>
          <w:sz w:val="31"/>
          <w:szCs w:val="31"/>
        </w:rPr>
        <w:t>书》有关栏目里注明情况和原因，</w:t>
      </w:r>
      <w:r>
        <w:rPr>
          <w:rFonts w:ascii="仿宋" w:hAnsi="仿宋" w:eastAsia="仿宋" w:cs="仿宋"/>
          <w:spacing w:val="16"/>
          <w:sz w:val="31"/>
          <w:szCs w:val="31"/>
        </w:rPr>
        <w:t>提</w:t>
      </w:r>
      <w:r>
        <w:rPr>
          <w:rFonts w:ascii="仿宋" w:hAnsi="仿宋" w:eastAsia="仿宋" w:cs="仿宋"/>
          <w:spacing w:val="9"/>
          <w:sz w:val="31"/>
          <w:szCs w:val="31"/>
        </w:rPr>
        <w:t>出承认其党员资格的意见，报上级党组织审查同意后，将补</w:t>
      </w:r>
      <w:r>
        <w:rPr>
          <w:rFonts w:ascii="仿宋" w:hAnsi="仿宋" w:eastAsia="仿宋" w:cs="仿宋"/>
          <w:spacing w:val="8"/>
          <w:sz w:val="31"/>
          <w:szCs w:val="31"/>
        </w:rPr>
        <w:t>填材料存入本人档案。</w:t>
      </w:r>
    </w:p>
    <w:p w14:paraId="6FEDD1DD">
      <w:pPr>
        <w:numPr>
          <w:ilvl w:val="0"/>
          <w:numId w:val="0"/>
        </w:numPr>
        <w:spacing w:line="240" w:lineRule="auto"/>
        <w:ind w:left="0" w:leftChars="0" w:firstLine="0" w:firstLineChars="0"/>
        <w:rPr>
          <w:rFonts w:ascii="仿宋" w:hAnsi="仿宋" w:eastAsia="仿宋" w:cs="仿宋"/>
          <w:spacing w:val="8"/>
          <w:sz w:val="31"/>
          <w:szCs w:val="31"/>
        </w:rPr>
      </w:pPr>
      <w:r>
        <w:rPr>
          <w:rFonts w:hint="eastAsia" w:ascii="仿宋" w:hAnsi="仿宋" w:eastAsia="仿宋" w:cs="仿宋"/>
          <w:spacing w:val="8"/>
          <w:sz w:val="31"/>
          <w:szCs w:val="31"/>
          <w:lang w:val="en-US" w:eastAsia="zh-CN"/>
        </w:rPr>
        <w:t>///</w:t>
      </w:r>
    </w:p>
    <w:p w14:paraId="4BBB0215">
      <w:pPr>
        <w:numPr>
          <w:ilvl w:val="0"/>
          <w:numId w:val="0"/>
        </w:numPr>
        <w:spacing w:before="2" w:line="333" w:lineRule="auto"/>
        <w:ind w:left="20" w:leftChars="0" w:right="81" w:rightChars="0" w:firstLine="665" w:firstLineChars="0"/>
        <w:rPr>
          <w:rFonts w:ascii="仿宋" w:hAnsi="仿宋" w:eastAsia="仿宋" w:cs="仿宋"/>
          <w:spacing w:val="7"/>
          <w:sz w:val="31"/>
          <w:szCs w:val="31"/>
        </w:rPr>
      </w:pPr>
      <w:r>
        <w:rPr>
          <w:rFonts w:hint="eastAsia" w:ascii="仿宋" w:hAnsi="仿宋" w:eastAsia="仿宋" w:cs="仿宋"/>
          <w:snapToGrid w:val="0"/>
          <w:color w:val="000000"/>
          <w:spacing w:val="7"/>
          <w:kern w:val="0"/>
          <w:sz w:val="31"/>
          <w:szCs w:val="31"/>
        </w:rPr>
        <w:t>三、</w:t>
      </w:r>
      <w:r>
        <w:rPr>
          <w:rFonts w:ascii="仿宋" w:hAnsi="仿宋" w:eastAsia="仿宋" w:cs="仿宋"/>
          <w:spacing w:val="8"/>
          <w:sz w:val="31"/>
          <w:szCs w:val="31"/>
        </w:rPr>
        <w:t>缺少奖惩材料的。一般到作出奖惩决定的单位查阅</w:t>
      </w:r>
      <w:r>
        <w:rPr>
          <w:rFonts w:ascii="仿宋" w:hAnsi="仿宋" w:eastAsia="仿宋" w:cs="仿宋"/>
          <w:spacing w:val="17"/>
          <w:sz w:val="31"/>
          <w:szCs w:val="31"/>
        </w:rPr>
        <w:t>相</w:t>
      </w:r>
      <w:r>
        <w:rPr>
          <w:rFonts w:ascii="仿宋" w:hAnsi="仿宋" w:eastAsia="仿宋" w:cs="仿宋"/>
          <w:spacing w:val="9"/>
          <w:sz w:val="31"/>
          <w:szCs w:val="31"/>
        </w:rPr>
        <w:t>关文书档案，将其中相关内容复印并加盖作出奖惩决定的</w:t>
      </w:r>
      <w:r>
        <w:rPr>
          <w:rFonts w:ascii="仿宋" w:hAnsi="仿宋" w:eastAsia="仿宋" w:cs="仿宋"/>
          <w:spacing w:val="11"/>
          <w:sz w:val="31"/>
          <w:szCs w:val="31"/>
        </w:rPr>
        <w:t>单</w:t>
      </w:r>
      <w:r>
        <w:rPr>
          <w:rFonts w:ascii="仿宋" w:hAnsi="仿宋" w:eastAsia="仿宋" w:cs="仿宋"/>
          <w:spacing w:val="7"/>
          <w:sz w:val="31"/>
          <w:szCs w:val="31"/>
        </w:rPr>
        <w:t>位印章后归档。</w:t>
      </w:r>
    </w:p>
    <w:p w14:paraId="5A464D68">
      <w:pPr>
        <w:numPr>
          <w:ilvl w:val="0"/>
          <w:numId w:val="0"/>
        </w:numPr>
        <w:spacing w:line="240" w:lineRule="auto"/>
        <w:ind w:left="0" w:leftChars="0" w:right="0" w:rightChars="0" w:firstLine="0" w:firstLineChars="0"/>
        <w:rPr>
          <w:rFonts w:ascii="仿宋" w:hAnsi="仿宋" w:eastAsia="仿宋" w:cs="仿宋"/>
          <w:spacing w:val="7"/>
          <w:sz w:val="31"/>
          <w:szCs w:val="31"/>
        </w:rPr>
      </w:pPr>
      <w:r>
        <w:rPr>
          <w:rFonts w:hint="eastAsia" w:ascii="仿宋" w:hAnsi="仿宋" w:eastAsia="仿宋" w:cs="仿宋"/>
          <w:spacing w:val="7"/>
          <w:sz w:val="31"/>
          <w:szCs w:val="31"/>
          <w:lang w:val="en-US" w:eastAsia="zh-CN"/>
        </w:rPr>
        <w:t>///</w:t>
      </w:r>
    </w:p>
    <w:p w14:paraId="0CE8008E">
      <w:pPr>
        <w:spacing w:before="1" w:line="220" w:lineRule="auto"/>
        <w:ind w:left="699"/>
        <w:rPr>
          <w:rFonts w:ascii="仿宋" w:hAnsi="仿宋" w:eastAsia="仿宋" w:cs="仿宋"/>
          <w:sz w:val="31"/>
          <w:szCs w:val="31"/>
        </w:rPr>
      </w:pPr>
      <w:r>
        <w:rPr>
          <w:rFonts w:ascii="仿宋" w:hAnsi="仿宋" w:eastAsia="仿宋" w:cs="仿宋"/>
          <w:spacing w:val="-18"/>
          <w:sz w:val="31"/>
          <w:szCs w:val="31"/>
        </w:rPr>
        <w:t>四、</w:t>
      </w:r>
      <w:r>
        <w:rPr>
          <w:rFonts w:ascii="仿宋" w:hAnsi="仿宋" w:eastAsia="仿宋" w:cs="仿宋"/>
          <w:spacing w:val="-13"/>
          <w:sz w:val="31"/>
          <w:szCs w:val="31"/>
        </w:rPr>
        <w:t>缺</w:t>
      </w:r>
      <w:r>
        <w:rPr>
          <w:rFonts w:ascii="仿宋" w:hAnsi="仿宋" w:eastAsia="仿宋" w:cs="仿宋"/>
          <w:spacing w:val="-9"/>
          <w:sz w:val="31"/>
          <w:szCs w:val="31"/>
        </w:rPr>
        <w:t>少参加工作材料的。(一)大学毕业后参加工作</w:t>
      </w:r>
    </w:p>
    <w:p w14:paraId="5063FA2F">
      <w:pPr>
        <w:keepNext w:val="0"/>
        <w:keepLines w:val="0"/>
        <w:pageBreakBefore w:val="0"/>
        <w:widowControl/>
        <w:kinsoku w:val="0"/>
        <w:wordWrap/>
        <w:overflowPunct/>
        <w:topLinePunct w:val="0"/>
        <w:autoSpaceDE w:val="0"/>
        <w:autoSpaceDN w:val="0"/>
        <w:bidi w:val="0"/>
        <w:adjustRightInd w:val="0"/>
        <w:snapToGrid w:val="0"/>
        <w:spacing w:before="190" w:line="341" w:lineRule="auto"/>
        <w:ind w:left="62" w:right="79" w:hanging="11"/>
        <w:textAlignment w:val="baseline"/>
        <w:rPr>
          <w:rFonts w:ascii="仿宋" w:hAnsi="仿宋" w:eastAsia="仿宋" w:cs="仿宋"/>
          <w:spacing w:val="7"/>
          <w:sz w:val="31"/>
          <w:szCs w:val="31"/>
        </w:rPr>
      </w:pPr>
      <w:r>
        <w:rPr>
          <w:rFonts w:ascii="仿宋" w:hAnsi="仿宋" w:eastAsia="仿宋" w:cs="仿宋"/>
          <w:spacing w:val="11"/>
          <w:sz w:val="31"/>
          <w:szCs w:val="31"/>
        </w:rPr>
        <w:t>的</w:t>
      </w:r>
      <w:r>
        <w:rPr>
          <w:rFonts w:ascii="仿宋" w:hAnsi="仿宋" w:eastAsia="仿宋" w:cs="仿宋"/>
          <w:spacing w:val="8"/>
          <w:sz w:val="31"/>
          <w:szCs w:val="31"/>
        </w:rPr>
        <w:t>，一般到原录用单位查阅文书档案等材料，将相关材料复</w:t>
      </w:r>
      <w:r>
        <w:rPr>
          <w:rFonts w:ascii="仿宋" w:hAnsi="仿宋" w:eastAsia="仿宋" w:cs="仿宋"/>
          <w:spacing w:val="-4"/>
          <w:sz w:val="31"/>
          <w:szCs w:val="31"/>
        </w:rPr>
        <w:t>印并</w:t>
      </w:r>
      <w:r>
        <w:rPr>
          <w:rFonts w:ascii="仿宋" w:hAnsi="仿宋" w:eastAsia="仿宋" w:cs="仿宋"/>
          <w:spacing w:val="11"/>
          <w:sz w:val="31"/>
          <w:szCs w:val="31"/>
        </w:rPr>
        <w:t>加盖录用单位印章后归档。同时，由录用单位出具参加工作证明。(二)参军的，一般到县级以上人民武装部查找入伍登记的</w:t>
      </w:r>
      <w:r>
        <w:rPr>
          <w:rFonts w:ascii="仿宋" w:hAnsi="仿宋" w:eastAsia="仿宋" w:cs="仿宋"/>
          <w:spacing w:val="9"/>
          <w:sz w:val="31"/>
          <w:szCs w:val="31"/>
        </w:rPr>
        <w:t>有关材料，将相关材料复印并加盖人民武装部印</w:t>
      </w:r>
      <w:r>
        <w:rPr>
          <w:rFonts w:ascii="仿宋" w:hAnsi="仿宋" w:eastAsia="仿宋" w:cs="仿宋"/>
          <w:spacing w:val="-14"/>
          <w:sz w:val="31"/>
          <w:szCs w:val="31"/>
        </w:rPr>
        <w:t>章后归</w:t>
      </w:r>
      <w:r>
        <w:rPr>
          <w:rFonts w:ascii="仿宋" w:hAnsi="仿宋" w:eastAsia="仿宋" w:cs="仿宋"/>
          <w:spacing w:val="-7"/>
          <w:sz w:val="31"/>
          <w:szCs w:val="31"/>
        </w:rPr>
        <w:t>档。同时，由该人民武装部出具入伍证明材料。(三)</w:t>
      </w:r>
      <w:r>
        <w:rPr>
          <w:rFonts w:ascii="仿宋" w:hAnsi="仿宋" w:eastAsia="仿宋" w:cs="仿宋"/>
          <w:spacing w:val="10"/>
          <w:sz w:val="31"/>
          <w:szCs w:val="31"/>
        </w:rPr>
        <w:t>招</w:t>
      </w:r>
      <w:r>
        <w:rPr>
          <w:rFonts w:ascii="仿宋" w:hAnsi="仿宋" w:eastAsia="仿宋" w:cs="仿宋"/>
          <w:spacing w:val="9"/>
          <w:sz w:val="31"/>
          <w:szCs w:val="31"/>
        </w:rPr>
        <w:t>工参加工作的，一般到参加工作时所在工厂和该工厂所属县级以上人民政府劳动人事部门，查找有关招工材料，复</w:t>
      </w:r>
      <w:r>
        <w:rPr>
          <w:rFonts w:ascii="仿宋" w:hAnsi="仿宋" w:eastAsia="仿宋" w:cs="仿宋"/>
          <w:spacing w:val="8"/>
          <w:sz w:val="31"/>
          <w:szCs w:val="31"/>
        </w:rPr>
        <w:t>印</w:t>
      </w:r>
      <w:r>
        <w:rPr>
          <w:rFonts w:ascii="仿宋" w:hAnsi="仿宋" w:eastAsia="仿宋" w:cs="仿宋"/>
          <w:spacing w:val="-14"/>
          <w:sz w:val="31"/>
          <w:szCs w:val="31"/>
        </w:rPr>
        <w:t>并</w:t>
      </w:r>
      <w:r>
        <w:rPr>
          <w:rFonts w:ascii="仿宋" w:hAnsi="仿宋" w:eastAsia="仿宋" w:cs="仿宋"/>
          <w:spacing w:val="-13"/>
          <w:sz w:val="31"/>
          <w:szCs w:val="31"/>
        </w:rPr>
        <w:t>加</w:t>
      </w:r>
      <w:r>
        <w:rPr>
          <w:rFonts w:ascii="仿宋" w:hAnsi="仿宋" w:eastAsia="仿宋" w:cs="仿宋"/>
          <w:spacing w:val="-7"/>
          <w:sz w:val="31"/>
          <w:szCs w:val="31"/>
        </w:rPr>
        <w:t>盖该劳动人事部门印章后归档。(四)招聘性质参加工</w:t>
      </w:r>
      <w:r>
        <w:rPr>
          <w:rFonts w:ascii="仿宋" w:hAnsi="仿宋" w:eastAsia="仿宋" w:cs="仿宋"/>
          <w:spacing w:val="9"/>
          <w:sz w:val="31"/>
          <w:szCs w:val="31"/>
        </w:rPr>
        <w:t>作的，一般到参加工作时所在单位及相应的劳动人事部门</w:t>
      </w:r>
      <w:r>
        <w:rPr>
          <w:rFonts w:ascii="仿宋" w:hAnsi="仿宋" w:eastAsia="仿宋" w:cs="仿宋"/>
          <w:spacing w:val="8"/>
          <w:sz w:val="31"/>
          <w:szCs w:val="31"/>
        </w:rPr>
        <w:t>查找招录(录用)，聘任合同(协议)，复印后加盖该单位</w:t>
      </w:r>
      <w:r>
        <w:rPr>
          <w:rFonts w:ascii="仿宋" w:hAnsi="仿宋" w:eastAsia="仿宋" w:cs="仿宋"/>
          <w:spacing w:val="3"/>
          <w:sz w:val="31"/>
          <w:szCs w:val="31"/>
        </w:rPr>
        <w:t>或</w:t>
      </w:r>
      <w:r>
        <w:rPr>
          <w:rFonts w:ascii="仿宋" w:hAnsi="仿宋" w:eastAsia="仿宋" w:cs="仿宋"/>
          <w:spacing w:val="14"/>
          <w:sz w:val="31"/>
          <w:szCs w:val="31"/>
        </w:rPr>
        <w:t>劳</w:t>
      </w:r>
      <w:r>
        <w:rPr>
          <w:rFonts w:ascii="仿宋" w:hAnsi="仿宋" w:eastAsia="仿宋" w:cs="仿宋"/>
          <w:spacing w:val="9"/>
          <w:sz w:val="31"/>
          <w:szCs w:val="31"/>
        </w:rPr>
        <w:t>动</w:t>
      </w:r>
      <w:r>
        <w:rPr>
          <w:rFonts w:ascii="仿宋" w:hAnsi="仿宋" w:eastAsia="仿宋" w:cs="仿宋"/>
          <w:spacing w:val="7"/>
          <w:sz w:val="31"/>
          <w:szCs w:val="31"/>
        </w:rPr>
        <w:t>人事部门印章后归档。</w:t>
      </w:r>
    </w:p>
    <w:p w14:paraId="66A2622A">
      <w:pPr>
        <w:keepNext w:val="0"/>
        <w:keepLines w:val="0"/>
        <w:pageBreakBefore w:val="0"/>
        <w:widowControl/>
        <w:kinsoku w:val="0"/>
        <w:wordWrap/>
        <w:overflowPunct/>
        <w:topLinePunct w:val="0"/>
        <w:autoSpaceDE w:val="0"/>
        <w:autoSpaceDN w:val="0"/>
        <w:bidi w:val="0"/>
        <w:adjustRightInd w:val="0"/>
        <w:snapToGrid w:val="0"/>
        <w:spacing w:before="190" w:line="341" w:lineRule="auto"/>
        <w:ind w:left="62" w:right="79" w:hanging="11"/>
        <w:textAlignment w:val="baseline"/>
        <w:rPr>
          <w:rFonts w:hint="default" w:ascii="仿宋" w:hAnsi="仿宋" w:eastAsia="仿宋" w:cs="仿宋"/>
          <w:spacing w:val="7"/>
          <w:sz w:val="31"/>
          <w:szCs w:val="31"/>
          <w:lang w:val="en-US" w:eastAsia="zh-CN"/>
        </w:rPr>
      </w:pPr>
      <w:r>
        <w:rPr>
          <w:rFonts w:hint="eastAsia" w:ascii="仿宋" w:hAnsi="仿宋" w:eastAsia="仿宋" w:cs="仿宋"/>
          <w:spacing w:val="7"/>
          <w:sz w:val="31"/>
          <w:szCs w:val="31"/>
          <w:lang w:val="en-US" w:eastAsia="zh-CN"/>
        </w:rPr>
        <w:t>///</w:t>
      </w:r>
    </w:p>
    <w:p w14:paraId="68131315">
      <w:pPr>
        <w:numPr>
          <w:ilvl w:val="0"/>
          <w:numId w:val="0"/>
        </w:numPr>
        <w:spacing w:before="2" w:line="333" w:lineRule="auto"/>
        <w:ind w:left="31" w:leftChars="0" w:right="72" w:rightChars="0" w:firstLine="641" w:firstLineChars="0"/>
        <w:rPr>
          <w:rFonts w:ascii="仿宋" w:hAnsi="仿宋" w:eastAsia="仿宋" w:cs="仿宋"/>
          <w:spacing w:val="8"/>
          <w:sz w:val="31"/>
          <w:szCs w:val="31"/>
        </w:rPr>
      </w:pPr>
      <w:r>
        <w:rPr>
          <w:rFonts w:hint="eastAsia" w:ascii="仿宋" w:hAnsi="仿宋" w:eastAsia="仿宋" w:cs="仿宋"/>
          <w:snapToGrid w:val="0"/>
          <w:color w:val="000000"/>
          <w:spacing w:val="8"/>
          <w:kern w:val="0"/>
          <w:sz w:val="31"/>
          <w:szCs w:val="31"/>
        </w:rPr>
        <w:t>五、</w:t>
      </w:r>
      <w:r>
        <w:rPr>
          <w:rFonts w:ascii="仿宋" w:hAnsi="仿宋" w:eastAsia="仿宋" w:cs="仿宋"/>
          <w:spacing w:val="8"/>
          <w:sz w:val="31"/>
          <w:szCs w:val="31"/>
        </w:rPr>
        <w:t>缺少任免材料的。一般到作出任免决定的单位或原</w:t>
      </w:r>
      <w:r>
        <w:rPr>
          <w:rFonts w:ascii="仿宋" w:hAnsi="仿宋" w:eastAsia="仿宋" w:cs="仿宋"/>
          <w:spacing w:val="1"/>
          <w:sz w:val="31"/>
          <w:szCs w:val="31"/>
        </w:rPr>
        <w:t>单位</w:t>
      </w:r>
      <w:r>
        <w:rPr>
          <w:rFonts w:ascii="仿宋" w:hAnsi="仿宋" w:eastAsia="仿宋" w:cs="仿宋"/>
          <w:sz w:val="31"/>
          <w:szCs w:val="31"/>
        </w:rPr>
        <w:t>查找文书档案(如劳动合同、工资单、社保缴费记录等)，</w:t>
      </w:r>
      <w:r>
        <w:rPr>
          <w:rFonts w:ascii="仿宋" w:hAnsi="仿宋" w:eastAsia="仿宋" w:cs="仿宋"/>
          <w:spacing w:val="16"/>
          <w:sz w:val="31"/>
          <w:szCs w:val="31"/>
        </w:rPr>
        <w:t>复</w:t>
      </w:r>
      <w:r>
        <w:rPr>
          <w:rFonts w:ascii="仿宋" w:hAnsi="仿宋" w:eastAsia="仿宋" w:cs="仿宋"/>
          <w:spacing w:val="8"/>
          <w:sz w:val="31"/>
          <w:szCs w:val="31"/>
        </w:rPr>
        <w:t>印相关任免文件并加盖该单位印章后归档。</w:t>
      </w:r>
    </w:p>
    <w:p w14:paraId="2CFCE23C">
      <w:pPr>
        <w:numPr>
          <w:ilvl w:val="0"/>
          <w:numId w:val="0"/>
        </w:numPr>
        <w:spacing w:line="240" w:lineRule="auto"/>
        <w:ind w:left="0" w:leftChars="0" w:right="0" w:rightChars="0" w:firstLine="0" w:firstLineChars="0"/>
        <w:rPr>
          <w:rFonts w:ascii="仿宋" w:hAnsi="仿宋" w:eastAsia="仿宋" w:cs="仿宋"/>
          <w:spacing w:val="8"/>
          <w:sz w:val="31"/>
          <w:szCs w:val="31"/>
        </w:rPr>
      </w:pPr>
      <w:bookmarkStart w:id="8" w:name="_GoBack"/>
      <w:bookmarkEnd w:id="8"/>
      <w:r>
        <w:rPr>
          <w:rFonts w:hint="eastAsia" w:ascii="仿宋" w:hAnsi="仿宋" w:eastAsia="仿宋" w:cs="仿宋"/>
          <w:spacing w:val="8"/>
          <w:sz w:val="31"/>
          <w:szCs w:val="31"/>
          <w:lang w:val="en-US" w:eastAsia="zh-CN"/>
        </w:rPr>
        <w:t>///</w:t>
      </w:r>
    </w:p>
    <w:p w14:paraId="666B7B80">
      <w:pPr>
        <w:spacing w:before="2" w:line="333" w:lineRule="auto"/>
        <w:ind w:left="27" w:right="156" w:firstLine="648"/>
        <w:rPr>
          <w:rFonts w:ascii="仿宋" w:hAnsi="仿宋" w:eastAsia="仿宋" w:cs="仿宋"/>
          <w:sz w:val="31"/>
          <w:szCs w:val="31"/>
        </w:rPr>
      </w:pPr>
      <w:r>
        <w:rPr>
          <w:rFonts w:ascii="仿宋" w:hAnsi="仿宋" w:eastAsia="仿宋" w:cs="仿宋"/>
          <w:spacing w:val="16"/>
          <w:sz w:val="31"/>
          <w:szCs w:val="31"/>
        </w:rPr>
        <w:t>六</w:t>
      </w:r>
      <w:r>
        <w:rPr>
          <w:rFonts w:ascii="仿宋" w:hAnsi="仿宋" w:eastAsia="仿宋" w:cs="仿宋"/>
          <w:spacing w:val="11"/>
          <w:sz w:val="31"/>
          <w:szCs w:val="31"/>
        </w:rPr>
        <w:t>、</w:t>
      </w:r>
      <w:r>
        <w:rPr>
          <w:rFonts w:ascii="仿宋" w:hAnsi="仿宋" w:eastAsia="仿宋" w:cs="仿宋"/>
          <w:spacing w:val="8"/>
          <w:sz w:val="31"/>
          <w:szCs w:val="31"/>
        </w:rPr>
        <w:t>缺少高中以上学历学位材料的。一般与就读学校档</w:t>
      </w:r>
      <w:r>
        <w:rPr>
          <w:rFonts w:ascii="仿宋" w:hAnsi="仿宋" w:eastAsia="仿宋" w:cs="仿宋"/>
          <w:spacing w:val="9"/>
          <w:sz w:val="31"/>
          <w:szCs w:val="31"/>
        </w:rPr>
        <w:t>案馆或当地教育部门联系，复制全部学籍材料，并加盖学</w:t>
      </w:r>
      <w:r>
        <w:rPr>
          <w:rFonts w:ascii="仿宋" w:hAnsi="仿宋" w:eastAsia="仿宋" w:cs="仿宋"/>
          <w:spacing w:val="7"/>
          <w:sz w:val="31"/>
          <w:szCs w:val="31"/>
        </w:rPr>
        <w:t>籍</w:t>
      </w:r>
      <w:r>
        <w:rPr>
          <w:rFonts w:ascii="仿宋" w:hAnsi="仿宋" w:eastAsia="仿宋" w:cs="仿宋"/>
          <w:spacing w:val="14"/>
          <w:sz w:val="31"/>
          <w:szCs w:val="31"/>
        </w:rPr>
        <w:t>材</w:t>
      </w:r>
      <w:r>
        <w:rPr>
          <w:rFonts w:ascii="仿宋" w:hAnsi="仿宋" w:eastAsia="仿宋" w:cs="仿宋"/>
          <w:spacing w:val="7"/>
          <w:sz w:val="31"/>
          <w:szCs w:val="31"/>
        </w:rPr>
        <w:t>料制发单位印章后归档。</w:t>
      </w:r>
    </w:p>
    <w:p w14:paraId="640DE59F">
      <w:pPr>
        <w:spacing w:before="2" w:line="341" w:lineRule="auto"/>
        <w:ind w:left="24" w:right="153" w:firstLine="646"/>
        <w:rPr>
          <w:rFonts w:ascii="仿宋" w:hAnsi="仿宋" w:eastAsia="仿宋" w:cs="仿宋"/>
          <w:sz w:val="31"/>
          <w:szCs w:val="31"/>
        </w:rPr>
      </w:pPr>
      <w:r>
        <w:rPr>
          <w:rFonts w:ascii="仿宋" w:hAnsi="仿宋" w:eastAsia="仿宋" w:cs="仿宋"/>
          <w:spacing w:val="9"/>
          <w:sz w:val="31"/>
          <w:szCs w:val="31"/>
        </w:rPr>
        <w:t>七、缺少其他材料的。一般需要查找文书档案，复印</w:t>
      </w:r>
      <w:r>
        <w:rPr>
          <w:rFonts w:ascii="仿宋" w:hAnsi="仿宋" w:eastAsia="仿宋" w:cs="仿宋"/>
          <w:spacing w:val="5"/>
          <w:sz w:val="31"/>
          <w:szCs w:val="31"/>
        </w:rPr>
        <w:t>并</w:t>
      </w:r>
      <w:r>
        <w:rPr>
          <w:rFonts w:ascii="仿宋" w:hAnsi="仿宋" w:eastAsia="仿宋" w:cs="仿宋"/>
          <w:spacing w:val="8"/>
          <w:sz w:val="31"/>
          <w:szCs w:val="31"/>
        </w:rPr>
        <w:t>加盖制发单位印章后归档</w:t>
      </w:r>
      <w:r>
        <w:rPr>
          <w:rFonts w:ascii="仿宋" w:hAnsi="仿宋" w:eastAsia="仿宋" w:cs="仿宋"/>
          <w:spacing w:val="7"/>
          <w:sz w:val="31"/>
          <w:szCs w:val="31"/>
        </w:rPr>
        <w:t>。</w:t>
      </w:r>
    </w:p>
    <w:p w14:paraId="15EACAED">
      <w:pPr>
        <w:rPr>
          <w:del w:id="267" w:author="咨询组" w:date="2026-01-08T14:31:47Z"/>
        </w:rPr>
        <w:sectPr>
          <w:headerReference r:id="rId9" w:type="default"/>
          <w:footerReference r:id="rId10" w:type="default"/>
          <w:pgSz w:w="11906" w:h="16839"/>
          <w:pgMar w:top="1526" w:right="1643" w:bottom="400" w:left="1785" w:header="472" w:footer="0" w:gutter="0"/>
          <w:cols w:space="720" w:num="1"/>
        </w:sectPr>
      </w:pPr>
    </w:p>
    <w:p w14:paraId="1F10F91A">
      <w:pPr>
        <w:spacing w:before="232" w:line="219" w:lineRule="auto"/>
        <w:ind w:left="50"/>
        <w:rPr>
          <w:del w:id="268" w:author="咨询组" w:date="2026-01-08T14:30:48Z"/>
          <w:rFonts w:ascii="仿宋" w:hAnsi="仿宋" w:eastAsia="仿宋" w:cs="仿宋"/>
          <w:sz w:val="31"/>
          <w:szCs w:val="31"/>
        </w:rPr>
      </w:pPr>
      <w:del w:id="269" w:author="咨询组" w:date="2026-01-08T14:30:48Z">
        <w:r>
          <w:rPr/>
          <w:pict>
            <v:rect id="_x0000_s1030" o:spid="_x0000_s1030" o:spt="1" style="position:absolute;left:0pt;margin-left:111.5pt;margin-top:747.5pt;height:1.25pt;width:390.5pt;mso-position-horizontal-relative:page;mso-position-vertical-relative:page;z-index:251662336;mso-width-relative:page;mso-height-relative:page;" fillcolor="#000000" filled="t" stroked="f" coordsize="21600,21600" o:allowincell="f">
              <v:path/>
              <v:fill on="t" focussize="0,0"/>
              <v:stroke on="f"/>
              <v:imagedata o:title=""/>
              <o:lock v:ext="edit"/>
            </v:rect>
          </w:pict>
        </w:r>
      </w:del>
      <w:del w:id="271" w:author="咨询组" w:date="2026-01-08T14:30:48Z">
        <w:r>
          <w:rPr>
            <w:rFonts w:ascii="仿宋" w:hAnsi="仿宋" w:eastAsia="仿宋" w:cs="仿宋"/>
            <w:spacing w:val="2"/>
            <w:sz w:val="31"/>
            <w:szCs w:val="31"/>
          </w:rPr>
          <w:delText>附件2:干部人事档</w:delText>
        </w:r>
      </w:del>
      <w:del w:id="272" w:author="咨询组" w:date="2026-01-08T14:30:48Z">
        <w:r>
          <w:rPr>
            <w:rFonts w:ascii="仿宋" w:hAnsi="仿宋" w:eastAsia="仿宋" w:cs="仿宋"/>
            <w:spacing w:val="1"/>
            <w:sz w:val="31"/>
            <w:szCs w:val="31"/>
          </w:rPr>
          <w:delText>案转递通知单</w:delText>
        </w:r>
      </w:del>
    </w:p>
    <w:p w14:paraId="25DC0FD4">
      <w:pPr>
        <w:spacing w:line="403" w:lineRule="auto"/>
        <w:rPr>
          <w:del w:id="273" w:author="咨询组" w:date="2026-01-08T14:30:48Z"/>
          <w:rFonts w:ascii="Arial"/>
          <w:sz w:val="21"/>
        </w:rPr>
      </w:pPr>
    </w:p>
    <w:p w14:paraId="5044DD71">
      <w:pPr>
        <w:spacing w:before="99" w:line="208" w:lineRule="auto"/>
        <w:ind w:left="1889"/>
        <w:rPr>
          <w:del w:id="274" w:author="咨询组" w:date="2026-01-08T14:30:48Z"/>
          <w:rFonts w:ascii="微软雅黑" w:hAnsi="微软雅黑" w:eastAsia="微软雅黑" w:cs="微软雅黑"/>
          <w:sz w:val="23"/>
          <w:szCs w:val="23"/>
        </w:rPr>
      </w:pPr>
      <w:del w:id="275" w:author="咨询组" w:date="2026-01-08T14:30:48Z">
        <w:r>
          <w:rPr/>
          <w:pict>
            <v:shape id="_x0000_s1031" o:spid="_x0000_s1031" o:spt="202" type="#_x0000_t202" style="position:absolute;left:0pt;margin-left:273.65pt;margin-top:3.95pt;height:19.1pt;width:50pt;z-index:251661312;mso-width-relative:page;mso-height-relative:page;" filled="f" stroked="f" coordsize="21600,21600">
              <v:path/>
              <v:fill on="f" focussize="0,0"/>
              <v:stroke on="f"/>
              <v:imagedata o:title=""/>
              <o:lock v:ext="edit" aspectratio="f"/>
              <v:textbox inset="0mm,0mm,0mm,0mm">
                <w:txbxContent>
                  <w:p w14:paraId="4C6C7580">
                    <w:pPr>
                      <w:spacing w:before="19" w:line="208" w:lineRule="auto"/>
                      <w:ind w:left="20"/>
                      <w:rPr>
                        <w:rFonts w:ascii="微软雅黑" w:hAnsi="微软雅黑" w:eastAsia="微软雅黑" w:cs="微软雅黑"/>
                        <w:sz w:val="23"/>
                        <w:szCs w:val="23"/>
                      </w:rPr>
                    </w:pPr>
                    <w:r>
                      <w:rPr>
                        <w:rFonts w:ascii="微软雅黑" w:hAnsi="微软雅黑" w:eastAsia="微软雅黑" w:cs="微软雅黑"/>
                        <w:spacing w:val="4"/>
                        <w:sz w:val="23"/>
                        <w:szCs w:val="23"/>
                        <w14:textOutline w14:w="4358" w14:cap="flat" w14:cmpd="sng">
                          <w14:solidFill>
                            <w14:srgbClr w14:val="000000"/>
                          </w14:solidFill>
                          <w14:prstDash w14:val="solid"/>
                          <w14:miter w14:val="0"/>
                        </w14:textOutline>
                      </w:rPr>
                      <w:t>第</w:t>
                    </w:r>
                    <w:r>
                      <w:rPr>
                        <w:rFonts w:ascii="微软雅黑" w:hAnsi="微软雅黑" w:eastAsia="微软雅黑" w:cs="微软雅黑"/>
                        <w:spacing w:val="2"/>
                        <w:sz w:val="23"/>
                        <w:szCs w:val="23"/>
                        <w14:textOutline w14:w="4358" w14:cap="flat" w14:cmpd="sng">
                          <w14:solidFill>
                            <w14:srgbClr w14:val="000000"/>
                          </w14:solidFill>
                          <w14:prstDash w14:val="solid"/>
                          <w14:miter w14:val="0"/>
                        </w14:textOutline>
                      </w:rPr>
                      <w:t>号</w:t>
                    </w:r>
                  </w:p>
                </w:txbxContent>
              </v:textbox>
            </v:shape>
          </w:pict>
        </w:r>
      </w:del>
      <w:del w:id="277" w:author="咨询组" w:date="2026-01-08T14:30:48Z">
        <w:r>
          <w:rPr>
            <w:rFonts w:ascii="微软雅黑" w:hAnsi="微软雅黑" w:eastAsia="微软雅黑" w:cs="微软雅黑"/>
            <w:spacing w:val="11"/>
            <w:sz w:val="23"/>
            <w:szCs w:val="23"/>
            <w14:textOutline w14:w="4358" w14:cap="flat" w14:cmpd="sng">
              <w14:solidFill>
                <w14:srgbClr w14:val="000000"/>
              </w14:solidFill>
              <w14:prstDash w14:val="solid"/>
              <w14:miter w14:val="0"/>
            </w14:textOutline>
          </w:rPr>
          <w:delText>干</w:delText>
        </w:r>
      </w:del>
      <w:del w:id="278" w:author="咨询组" w:date="2026-01-08T14:30:48Z">
        <w:r>
          <w:rPr>
            <w:rFonts w:ascii="微软雅黑" w:hAnsi="微软雅黑" w:eastAsia="微软雅黑" w:cs="微软雅黑"/>
            <w:spacing w:val="10"/>
            <w:sz w:val="23"/>
            <w:szCs w:val="23"/>
            <w14:textOutline w14:w="4358" w14:cap="flat" w14:cmpd="sng">
              <w14:solidFill>
                <w14:srgbClr w14:val="000000"/>
              </w14:solidFill>
              <w14:prstDash w14:val="solid"/>
              <w14:miter w14:val="0"/>
            </w14:textOutline>
          </w:rPr>
          <w:delText>部人事档案转递通知单存根</w:delText>
        </w:r>
      </w:del>
    </w:p>
    <w:p w14:paraId="4F6E3E77">
      <w:pPr>
        <w:rPr>
          <w:del w:id="279" w:author="咨询组" w:date="2026-01-08T14:30:48Z"/>
        </w:rPr>
      </w:pPr>
    </w:p>
    <w:p w14:paraId="571C91F7">
      <w:pPr>
        <w:spacing w:line="175" w:lineRule="exact"/>
        <w:rPr>
          <w:del w:id="280" w:author="咨询组" w:date="2026-01-08T14:30:48Z"/>
        </w:rPr>
      </w:pPr>
    </w:p>
    <w:tbl>
      <w:tblPr>
        <w:tblStyle w:val="6"/>
        <w:tblW w:w="7800" w:type="dxa"/>
        <w:tblInd w:w="32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219"/>
        <w:gridCol w:w="2581"/>
      </w:tblGrid>
      <w:tr w14:paraId="36031F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16" w:hRule="atLeast"/>
          <w:del w:id="281" w:author="咨询组" w:date="2026-01-08T14:30:48Z"/>
        </w:trPr>
        <w:tc>
          <w:tcPr>
            <w:tcW w:w="7800" w:type="dxa"/>
            <w:gridSpan w:val="2"/>
            <w:tcBorders>
              <w:bottom w:val="nil"/>
            </w:tcBorders>
            <w:vAlign w:val="top"/>
          </w:tcPr>
          <w:p w14:paraId="42802714">
            <w:pPr>
              <w:spacing w:line="408" w:lineRule="auto"/>
              <w:rPr>
                <w:del w:id="282" w:author="咨询组" w:date="2026-01-08T14:30:48Z"/>
                <w:rFonts w:ascii="Arial"/>
                <w:sz w:val="21"/>
              </w:rPr>
            </w:pPr>
          </w:p>
          <w:p w14:paraId="51AB2D34">
            <w:pPr>
              <w:spacing w:before="94" w:line="385" w:lineRule="auto"/>
              <w:ind w:left="108" w:right="646" w:firstLine="463"/>
              <w:rPr>
                <w:del w:id="283" w:author="咨询组" w:date="2026-01-08T14:30:48Z"/>
                <w:rFonts w:ascii="微软雅黑" w:hAnsi="微软雅黑" w:eastAsia="微软雅黑" w:cs="微软雅黑"/>
                <w:sz w:val="22"/>
                <w:szCs w:val="22"/>
              </w:rPr>
            </w:pPr>
            <w:del w:id="284" w:author="咨询组" w:date="2026-01-08T14:30:48Z">
              <w:r>
                <w:rPr>
                  <w:rFonts w:ascii="微软雅黑" w:hAnsi="微软雅黑" w:eastAsia="微软雅黑" w:cs="微软雅黑"/>
                  <w:spacing w:val="16"/>
                  <w:sz w:val="22"/>
                  <w:szCs w:val="22"/>
                </w:rPr>
                <w:delText>已将__</w:delText>
              </w:r>
            </w:del>
            <w:del w:id="285" w:author="咨询组" w:date="2026-01-08T14:30:48Z">
              <w:r>
                <w:rPr>
                  <w:rFonts w:ascii="微软雅黑" w:hAnsi="微软雅黑" w:eastAsia="微软雅黑" w:cs="微软雅黑"/>
                  <w:spacing w:val="8"/>
                  <w:sz w:val="22"/>
                  <w:szCs w:val="22"/>
                </w:rPr>
                <w:delText>______________________________________同志的档案材料共</w:delText>
              </w:r>
            </w:del>
            <w:del w:id="286" w:author="咨询组" w:date="2026-01-08T14:30:48Z">
              <w:r>
                <w:rPr>
                  <w:rFonts w:ascii="微软雅黑" w:hAnsi="微软雅黑" w:eastAsia="微软雅黑" w:cs="微软雅黑"/>
                  <w:spacing w:val="20"/>
                  <w:sz w:val="22"/>
                  <w:szCs w:val="22"/>
                </w:rPr>
                <w:delText>_</w:delText>
              </w:r>
            </w:del>
            <w:del w:id="287" w:author="咨询组" w:date="2026-01-08T14:30:48Z">
              <w:r>
                <w:rPr>
                  <w:rFonts w:ascii="微软雅黑" w:hAnsi="微软雅黑" w:eastAsia="微软雅黑" w:cs="微软雅黑"/>
                  <w:spacing w:val="17"/>
                  <w:sz w:val="22"/>
                  <w:szCs w:val="22"/>
                </w:rPr>
                <w:delText>_</w:delText>
              </w:r>
            </w:del>
            <w:del w:id="288" w:author="咨询组" w:date="2026-01-08T14:30:48Z">
              <w:r>
                <w:rPr>
                  <w:rFonts w:ascii="微软雅黑" w:hAnsi="微软雅黑" w:eastAsia="微软雅黑" w:cs="微软雅黑"/>
                  <w:spacing w:val="10"/>
                  <w:sz w:val="22"/>
                  <w:szCs w:val="22"/>
                </w:rPr>
                <w:delText>____册转往______________________________________。</w:delText>
              </w:r>
            </w:del>
          </w:p>
        </w:tc>
      </w:tr>
      <w:tr w14:paraId="7B53B3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01" w:hRule="atLeast"/>
          <w:del w:id="289" w:author="咨询组" w:date="2026-01-08T14:30:48Z"/>
        </w:trPr>
        <w:tc>
          <w:tcPr>
            <w:tcW w:w="5219" w:type="dxa"/>
            <w:tcBorders>
              <w:top w:val="nil"/>
              <w:right w:val="nil"/>
            </w:tcBorders>
            <w:vAlign w:val="top"/>
          </w:tcPr>
          <w:p w14:paraId="055DBC8E">
            <w:pPr>
              <w:spacing w:line="252" w:lineRule="auto"/>
              <w:rPr>
                <w:del w:id="290" w:author="咨询组" w:date="2026-01-08T14:30:48Z"/>
                <w:rFonts w:ascii="Arial"/>
                <w:sz w:val="21"/>
              </w:rPr>
            </w:pPr>
          </w:p>
          <w:p w14:paraId="60653423">
            <w:pPr>
              <w:spacing w:before="94" w:line="202" w:lineRule="auto"/>
              <w:ind w:left="3184"/>
              <w:rPr>
                <w:del w:id="291" w:author="咨询组" w:date="2026-01-08T14:30:48Z"/>
                <w:rFonts w:ascii="微软雅黑" w:hAnsi="微软雅黑" w:eastAsia="微软雅黑" w:cs="微软雅黑"/>
                <w:sz w:val="22"/>
                <w:szCs w:val="22"/>
              </w:rPr>
            </w:pPr>
            <w:del w:id="292" w:author="咨询组" w:date="2026-01-08T14:30:48Z">
              <w:r>
                <w:rPr>
                  <w:rFonts w:ascii="微软雅黑" w:hAnsi="微软雅黑" w:eastAsia="微软雅黑" w:cs="微软雅黑"/>
                  <w:spacing w:val="-2"/>
                  <w:sz w:val="22"/>
                  <w:szCs w:val="22"/>
                </w:rPr>
                <w:delText>发</w:delText>
              </w:r>
            </w:del>
            <w:del w:id="293" w:author="咨询组" w:date="2026-01-08T14:30:48Z">
              <w:r>
                <w:rPr>
                  <w:rFonts w:ascii="微软雅黑" w:hAnsi="微软雅黑" w:eastAsia="微软雅黑" w:cs="微软雅黑"/>
                  <w:spacing w:val="-1"/>
                  <w:sz w:val="22"/>
                  <w:szCs w:val="22"/>
                </w:rPr>
                <w:delText>出单位</w:delText>
              </w:r>
            </w:del>
          </w:p>
        </w:tc>
        <w:tc>
          <w:tcPr>
            <w:tcW w:w="2581" w:type="dxa"/>
            <w:tcBorders>
              <w:top w:val="nil"/>
              <w:left w:val="nil"/>
            </w:tcBorders>
            <w:vAlign w:val="top"/>
          </w:tcPr>
          <w:p w14:paraId="5CE5DB7F">
            <w:pPr>
              <w:spacing w:line="252" w:lineRule="auto"/>
              <w:rPr>
                <w:del w:id="294" w:author="咨询组" w:date="2026-01-08T14:30:48Z"/>
                <w:rFonts w:ascii="Arial"/>
                <w:sz w:val="21"/>
              </w:rPr>
            </w:pPr>
          </w:p>
          <w:p w14:paraId="05BFC7F0">
            <w:pPr>
              <w:spacing w:before="94" w:line="201" w:lineRule="auto"/>
              <w:ind w:right="55"/>
              <w:jc w:val="right"/>
              <w:rPr>
                <w:del w:id="295" w:author="咨询组" w:date="2026-01-08T14:30:48Z"/>
                <w:rFonts w:ascii="微软雅黑" w:hAnsi="微软雅黑" w:eastAsia="微软雅黑" w:cs="微软雅黑"/>
                <w:sz w:val="22"/>
                <w:szCs w:val="22"/>
              </w:rPr>
            </w:pPr>
            <w:del w:id="296" w:author="咨询组" w:date="2026-01-08T14:30:48Z">
              <w:r>
                <w:rPr>
                  <w:rFonts w:ascii="微软雅黑" w:hAnsi="微软雅黑" w:eastAsia="微软雅黑" w:cs="微软雅黑"/>
                  <w:spacing w:val="5"/>
                  <w:sz w:val="22"/>
                  <w:szCs w:val="22"/>
                </w:rPr>
                <w:delText>年</w:delText>
              </w:r>
            </w:del>
            <w:del w:id="297" w:author="咨询组" w:date="2026-01-08T14:30:48Z">
              <w:r>
                <w:rPr>
                  <w:rFonts w:ascii="微软雅黑" w:hAnsi="微软雅黑" w:eastAsia="微软雅黑" w:cs="微软雅黑"/>
                  <w:spacing w:val="4"/>
                  <w:sz w:val="22"/>
                  <w:szCs w:val="22"/>
                </w:rPr>
                <w:delText>月日</w:delText>
              </w:r>
            </w:del>
          </w:p>
        </w:tc>
      </w:tr>
    </w:tbl>
    <w:p w14:paraId="4D586F2B">
      <w:pPr>
        <w:spacing w:line="405" w:lineRule="auto"/>
        <w:rPr>
          <w:del w:id="298" w:author="咨询组" w:date="2026-01-08T14:30:48Z"/>
          <w:rFonts w:ascii="Arial"/>
          <w:sz w:val="21"/>
        </w:rPr>
      </w:pPr>
    </w:p>
    <w:p w14:paraId="39312E6E">
      <w:pPr>
        <w:spacing w:line="25" w:lineRule="exact"/>
        <w:ind w:firstLine="424"/>
        <w:textAlignment w:val="center"/>
        <w:rPr>
          <w:del w:id="299" w:author="咨询组" w:date="2026-01-08T14:30:48Z"/>
        </w:rPr>
      </w:pPr>
      <w:del w:id="300" w:author="咨询组" w:date="2026-01-08T14:30:48Z">
        <w:r>
          <w:rPr/>
          <w:drawing>
            <wp:inline distT="0" distB="0" distL="0" distR="0">
              <wp:extent cx="4959350" cy="15875"/>
              <wp:effectExtent l="0" t="0" r="0" b="0"/>
              <wp:docPr id="15" name="IM 15"/>
              <wp:cNvGraphicFramePr/>
              <a:graphic xmlns:a="http://schemas.openxmlformats.org/drawingml/2006/main">
                <a:graphicData uri="http://schemas.openxmlformats.org/drawingml/2006/picture">
                  <pic:pic xmlns:pic="http://schemas.openxmlformats.org/drawingml/2006/picture">
                    <pic:nvPicPr>
                      <pic:cNvPr id="15" name="IM 15"/>
                      <pic:cNvPicPr/>
                    </pic:nvPicPr>
                    <pic:blipFill>
                      <a:blip r:embed="rId26"/>
                      <a:stretch>
                        <a:fillRect/>
                      </a:stretch>
                    </pic:blipFill>
                    <pic:spPr>
                      <a:xfrm>
                        <a:off x="0" y="0"/>
                        <a:ext cx="4959350" cy="15875"/>
                      </a:xfrm>
                      <a:prstGeom prst="rect">
                        <a:avLst/>
                      </a:prstGeom>
                    </pic:spPr>
                  </pic:pic>
                </a:graphicData>
              </a:graphic>
            </wp:inline>
          </w:drawing>
        </w:r>
      </w:del>
    </w:p>
    <w:p w14:paraId="1A235073">
      <w:pPr>
        <w:spacing w:line="296" w:lineRule="auto"/>
        <w:rPr>
          <w:del w:id="302" w:author="咨询组" w:date="2026-01-08T14:30:48Z"/>
          <w:rFonts w:ascii="Arial"/>
          <w:sz w:val="21"/>
        </w:rPr>
      </w:pPr>
    </w:p>
    <w:p w14:paraId="267410A3">
      <w:pPr>
        <w:spacing w:line="296" w:lineRule="auto"/>
        <w:rPr>
          <w:del w:id="303" w:author="咨询组" w:date="2026-01-08T14:31:29Z"/>
          <w:rFonts w:ascii="Arial"/>
          <w:sz w:val="21"/>
        </w:rPr>
      </w:pPr>
    </w:p>
    <w:p w14:paraId="6A9B262D">
      <w:pPr>
        <w:spacing w:line="296" w:lineRule="auto"/>
        <w:rPr>
          <w:del w:id="304" w:author="咨询组" w:date="2026-01-08T14:31:29Z"/>
          <w:rFonts w:ascii="Arial"/>
          <w:sz w:val="21"/>
        </w:rPr>
      </w:pPr>
    </w:p>
    <w:p w14:paraId="5CE6B147">
      <w:pPr>
        <w:spacing w:before="98" w:line="208" w:lineRule="auto"/>
        <w:ind w:left="1829"/>
        <w:rPr>
          <w:del w:id="305" w:author="咨询组" w:date="2026-01-08T14:31:29Z"/>
          <w:rFonts w:ascii="微软雅黑" w:hAnsi="微软雅黑" w:eastAsia="微软雅黑" w:cs="微软雅黑"/>
          <w:sz w:val="23"/>
          <w:szCs w:val="23"/>
        </w:rPr>
      </w:pPr>
      <w:del w:id="306" w:author="咨询组" w:date="2026-01-08T14:31:29Z">
        <w:r>
          <w:rPr>
            <w:rFonts w:ascii="微软雅黑" w:hAnsi="微软雅黑" w:eastAsia="微软雅黑" w:cs="微软雅黑"/>
            <w:spacing w:val="10"/>
            <w:sz w:val="23"/>
            <w:szCs w:val="23"/>
            <w14:textOutline w14:w="4358" w14:cap="flat" w14:cmpd="sng">
              <w14:solidFill>
                <w14:srgbClr w14:val="000000"/>
              </w14:solidFill>
              <w14:prstDash w14:val="solid"/>
              <w14:miter w14:val="0"/>
            </w14:textOutline>
          </w:rPr>
          <w:delText>干部人事</w:delText>
        </w:r>
      </w:del>
      <w:del w:id="307" w:author="咨询组" w:date="2026-01-08T14:31:29Z">
        <w:r>
          <w:rPr>
            <w:rFonts w:ascii="微软雅黑" w:hAnsi="微软雅黑" w:eastAsia="微软雅黑" w:cs="微软雅黑"/>
            <w:spacing w:val="9"/>
            <w:sz w:val="23"/>
            <w:szCs w:val="23"/>
            <w14:textOutline w14:w="4358" w14:cap="flat" w14:cmpd="sng">
              <w14:solidFill>
                <w14:srgbClr w14:val="000000"/>
              </w14:solidFill>
              <w14:prstDash w14:val="solid"/>
              <w14:miter w14:val="0"/>
            </w14:textOutline>
          </w:rPr>
          <w:delText>档</w:delText>
        </w:r>
      </w:del>
      <w:del w:id="308" w:author="咨询组" w:date="2026-01-08T14:31:29Z">
        <w:r>
          <w:rPr>
            <w:rFonts w:ascii="微软雅黑" w:hAnsi="微软雅黑" w:eastAsia="微软雅黑" w:cs="微软雅黑"/>
            <w:spacing w:val="5"/>
            <w:sz w:val="23"/>
            <w:szCs w:val="23"/>
            <w14:textOutline w14:w="4358" w14:cap="flat" w14:cmpd="sng">
              <w14:solidFill>
                <w14:srgbClr w14:val="000000"/>
              </w14:solidFill>
              <w14:prstDash w14:val="solid"/>
              <w14:miter w14:val="0"/>
            </w14:textOutline>
          </w:rPr>
          <w:delText>案转递通知单第号</w:delText>
        </w:r>
      </w:del>
    </w:p>
    <w:p w14:paraId="49407723">
      <w:pPr>
        <w:rPr>
          <w:del w:id="309" w:author="咨询组" w:date="2026-01-08T14:31:29Z"/>
        </w:rPr>
      </w:pPr>
    </w:p>
    <w:p w14:paraId="155DA1C2">
      <w:pPr>
        <w:spacing w:line="23" w:lineRule="exact"/>
        <w:rPr>
          <w:del w:id="310" w:author="咨询组" w:date="2026-01-08T14:31:29Z"/>
        </w:rPr>
      </w:pPr>
    </w:p>
    <w:tbl>
      <w:tblPr>
        <w:tblStyle w:val="6"/>
        <w:tblW w:w="7800" w:type="dxa"/>
        <w:tblInd w:w="32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09"/>
        <w:gridCol w:w="1387"/>
        <w:gridCol w:w="2266"/>
        <w:gridCol w:w="1521"/>
        <w:gridCol w:w="1317"/>
      </w:tblGrid>
      <w:tr w14:paraId="3DE739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8" w:hRule="atLeast"/>
          <w:del w:id="311" w:author="咨询组" w:date="2026-01-08T14:31:29Z"/>
        </w:trPr>
        <w:tc>
          <w:tcPr>
            <w:tcW w:w="7800" w:type="dxa"/>
            <w:gridSpan w:val="5"/>
            <w:tcBorders>
              <w:bottom w:val="nil"/>
            </w:tcBorders>
            <w:vAlign w:val="top"/>
          </w:tcPr>
          <w:p w14:paraId="7E3326CE">
            <w:pPr>
              <w:spacing w:before="315" w:line="192" w:lineRule="exact"/>
              <w:ind w:left="106"/>
              <w:rPr>
                <w:del w:id="312" w:author="咨询组" w:date="2026-01-08T14:31:29Z"/>
                <w:rFonts w:ascii="微软雅黑" w:hAnsi="微软雅黑" w:eastAsia="微软雅黑" w:cs="微软雅黑"/>
                <w:sz w:val="22"/>
                <w:szCs w:val="22"/>
              </w:rPr>
            </w:pPr>
            <w:del w:id="313" w:author="咨询组" w:date="2026-01-08T14:31:29Z">
              <w:r>
                <w:rPr>
                  <w:rFonts w:ascii="华文中宋" w:hAnsi="华文中宋" w:eastAsia="华文中宋" w:cs="华文中宋"/>
                  <w:spacing w:val="58"/>
                  <w:sz w:val="10"/>
                  <w:szCs w:val="10"/>
                </w:rPr>
                <w:delText>_</w:delText>
              </w:r>
            </w:del>
            <w:del w:id="314" w:author="咨询组" w:date="2026-01-08T14:31:29Z">
              <w:r>
                <w:rPr>
                  <w:rFonts w:ascii="华文中宋" w:hAnsi="华文中宋" w:eastAsia="华文中宋" w:cs="华文中宋"/>
                  <w:spacing w:val="57"/>
                  <w:sz w:val="10"/>
                  <w:szCs w:val="10"/>
                </w:rPr>
                <w:delText>___________________</w:delText>
              </w:r>
            </w:del>
            <w:del w:id="315" w:author="咨询组" w:date="2026-01-08T14:31:29Z">
              <w:r>
                <w:rPr>
                  <w:rFonts w:ascii="微软雅黑" w:hAnsi="微软雅黑" w:eastAsia="微软雅黑" w:cs="微软雅黑"/>
                  <w:spacing w:val="57"/>
                  <w:sz w:val="22"/>
                  <w:szCs w:val="22"/>
                </w:rPr>
                <w:delText>：</w:delText>
              </w:r>
            </w:del>
          </w:p>
        </w:tc>
      </w:tr>
      <w:tr w14:paraId="76938B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17" w:hRule="atLeast"/>
          <w:del w:id="316" w:author="咨询组" w:date="2026-01-08T14:31:29Z"/>
        </w:trPr>
        <w:tc>
          <w:tcPr>
            <w:tcW w:w="7800" w:type="dxa"/>
            <w:gridSpan w:val="5"/>
            <w:tcBorders>
              <w:top w:val="nil"/>
              <w:bottom w:val="nil"/>
            </w:tcBorders>
            <w:vAlign w:val="top"/>
          </w:tcPr>
          <w:p w14:paraId="3CEBA6B9">
            <w:pPr>
              <w:spacing w:before="279" w:line="201" w:lineRule="auto"/>
              <w:ind w:left="111"/>
              <w:rPr>
                <w:del w:id="317" w:author="咨询组" w:date="2026-01-08T14:31:29Z"/>
                <w:rFonts w:ascii="微软雅黑" w:hAnsi="微软雅黑" w:eastAsia="微软雅黑" w:cs="微软雅黑"/>
                <w:sz w:val="22"/>
                <w:szCs w:val="22"/>
              </w:rPr>
            </w:pPr>
            <w:del w:id="318" w:author="咨询组" w:date="2026-01-08T14:31:29Z">
              <w:r>
                <w:rPr>
                  <w:rFonts w:ascii="微软雅黑" w:hAnsi="微软雅黑" w:eastAsia="微软雅黑" w:cs="微软雅黑"/>
                  <w:spacing w:val="2"/>
                  <w:sz w:val="22"/>
                  <w:szCs w:val="22"/>
                </w:rPr>
                <w:delText>兹将等名同志的档案材料转</w:delText>
              </w:r>
            </w:del>
            <w:del w:id="319" w:author="咨询组" w:date="2026-01-08T14:31:29Z">
              <w:r>
                <w:rPr>
                  <w:rFonts w:ascii="微软雅黑" w:hAnsi="微软雅黑" w:eastAsia="微软雅黑" w:cs="微软雅黑"/>
                  <w:spacing w:val="1"/>
                  <w:sz w:val="22"/>
                  <w:szCs w:val="22"/>
                </w:rPr>
                <w:delText>去，请按档案内所列目录清点查</w:delText>
              </w:r>
            </w:del>
          </w:p>
          <w:p w14:paraId="614EDF5F">
            <w:pPr>
              <w:spacing w:before="307" w:line="202" w:lineRule="auto"/>
              <w:ind w:left="118"/>
              <w:rPr>
                <w:del w:id="320" w:author="咨询组" w:date="2026-01-08T14:31:29Z"/>
                <w:rFonts w:ascii="微软雅黑" w:hAnsi="微软雅黑" w:eastAsia="微软雅黑" w:cs="微软雅黑"/>
                <w:sz w:val="22"/>
                <w:szCs w:val="22"/>
              </w:rPr>
            </w:pPr>
            <w:del w:id="321" w:author="咨询组" w:date="2026-01-08T14:31:29Z">
              <w:r>
                <w:rPr>
                  <w:rFonts w:ascii="微软雅黑" w:hAnsi="微软雅黑" w:eastAsia="微软雅黑" w:cs="微软雅黑"/>
                  <w:spacing w:val="-2"/>
                  <w:sz w:val="22"/>
                  <w:szCs w:val="22"/>
                </w:rPr>
                <w:delText>收，</w:delText>
              </w:r>
            </w:del>
            <w:del w:id="322" w:author="咨询组" w:date="2026-01-08T14:31:29Z">
              <w:r>
                <w:rPr>
                  <w:rFonts w:ascii="微软雅黑" w:hAnsi="微软雅黑" w:eastAsia="微软雅黑" w:cs="微软雅黑"/>
                  <w:spacing w:val="-1"/>
                  <w:sz w:val="22"/>
                  <w:szCs w:val="22"/>
                </w:rPr>
                <w:delText>并将回执退回。</w:delText>
              </w:r>
            </w:del>
          </w:p>
        </w:tc>
      </w:tr>
      <w:tr w14:paraId="729EF0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69" w:hRule="atLeast"/>
          <w:del w:id="323" w:author="咨询组" w:date="2026-01-08T14:31:29Z"/>
        </w:trPr>
        <w:tc>
          <w:tcPr>
            <w:tcW w:w="4962" w:type="dxa"/>
            <w:gridSpan w:val="3"/>
            <w:tcBorders>
              <w:top w:val="nil"/>
              <w:right w:val="nil"/>
            </w:tcBorders>
            <w:vAlign w:val="top"/>
          </w:tcPr>
          <w:p w14:paraId="1F65741F">
            <w:pPr>
              <w:spacing w:before="270" w:line="202" w:lineRule="auto"/>
              <w:ind w:left="3184"/>
              <w:rPr>
                <w:del w:id="324" w:author="咨询组" w:date="2026-01-08T14:31:29Z"/>
                <w:rFonts w:ascii="微软雅黑" w:hAnsi="微软雅黑" w:eastAsia="微软雅黑" w:cs="微软雅黑"/>
                <w:sz w:val="22"/>
                <w:szCs w:val="22"/>
              </w:rPr>
            </w:pPr>
            <w:del w:id="325" w:author="咨询组" w:date="2026-01-08T14:31:29Z">
              <w:r>
                <w:rPr>
                  <w:rFonts w:ascii="微软雅黑" w:hAnsi="微软雅黑" w:eastAsia="微软雅黑" w:cs="微软雅黑"/>
                  <w:spacing w:val="-2"/>
                  <w:sz w:val="22"/>
                  <w:szCs w:val="22"/>
                </w:rPr>
                <w:delText>发</w:delText>
              </w:r>
            </w:del>
            <w:del w:id="326" w:author="咨询组" w:date="2026-01-08T14:31:29Z">
              <w:r>
                <w:rPr>
                  <w:rFonts w:ascii="微软雅黑" w:hAnsi="微软雅黑" w:eastAsia="微软雅黑" w:cs="微软雅黑"/>
                  <w:spacing w:val="-1"/>
                  <w:sz w:val="22"/>
                  <w:szCs w:val="22"/>
                </w:rPr>
                <w:delText>出单位</w:delText>
              </w:r>
            </w:del>
          </w:p>
        </w:tc>
        <w:tc>
          <w:tcPr>
            <w:tcW w:w="2838" w:type="dxa"/>
            <w:gridSpan w:val="2"/>
            <w:tcBorders>
              <w:top w:val="nil"/>
              <w:left w:val="nil"/>
            </w:tcBorders>
            <w:vAlign w:val="top"/>
          </w:tcPr>
          <w:p w14:paraId="4D37BB74">
            <w:pPr>
              <w:spacing w:before="270" w:line="201" w:lineRule="auto"/>
              <w:ind w:right="55"/>
              <w:jc w:val="right"/>
              <w:rPr>
                <w:del w:id="327" w:author="咨询组" w:date="2026-01-08T14:31:29Z"/>
                <w:rFonts w:ascii="微软雅黑" w:hAnsi="微软雅黑" w:eastAsia="微软雅黑" w:cs="微软雅黑"/>
                <w:sz w:val="22"/>
                <w:szCs w:val="22"/>
              </w:rPr>
            </w:pPr>
            <w:del w:id="328" w:author="咨询组" w:date="2026-01-08T14:31:29Z">
              <w:r>
                <w:rPr>
                  <w:rFonts w:ascii="微软雅黑" w:hAnsi="微软雅黑" w:eastAsia="微软雅黑" w:cs="微软雅黑"/>
                  <w:spacing w:val="5"/>
                  <w:sz w:val="22"/>
                  <w:szCs w:val="22"/>
                </w:rPr>
                <w:delText>年</w:delText>
              </w:r>
            </w:del>
            <w:del w:id="329" w:author="咨询组" w:date="2026-01-08T14:31:29Z">
              <w:r>
                <w:rPr>
                  <w:rFonts w:ascii="微软雅黑" w:hAnsi="微软雅黑" w:eastAsia="微软雅黑" w:cs="微软雅黑"/>
                  <w:spacing w:val="4"/>
                  <w:sz w:val="22"/>
                  <w:szCs w:val="22"/>
                </w:rPr>
                <w:delText>月日</w:delText>
              </w:r>
            </w:del>
          </w:p>
        </w:tc>
      </w:tr>
      <w:tr w14:paraId="5202A5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88" w:hRule="atLeast"/>
          <w:del w:id="330" w:author="咨询组" w:date="2026-01-08T14:31:29Z"/>
        </w:trPr>
        <w:tc>
          <w:tcPr>
            <w:tcW w:w="1309" w:type="dxa"/>
            <w:vMerge w:val="restart"/>
            <w:tcBorders>
              <w:bottom w:val="nil"/>
            </w:tcBorders>
            <w:vAlign w:val="top"/>
          </w:tcPr>
          <w:p w14:paraId="4A5721EA">
            <w:pPr>
              <w:spacing w:line="244" w:lineRule="auto"/>
              <w:rPr>
                <w:del w:id="331" w:author="咨询组" w:date="2026-01-08T14:31:29Z"/>
                <w:rFonts w:ascii="Arial"/>
                <w:sz w:val="21"/>
              </w:rPr>
            </w:pPr>
          </w:p>
          <w:p w14:paraId="559A4F9D">
            <w:pPr>
              <w:spacing w:line="245" w:lineRule="auto"/>
              <w:rPr>
                <w:del w:id="332" w:author="咨询组" w:date="2026-01-08T14:31:29Z"/>
                <w:rFonts w:ascii="Arial"/>
                <w:sz w:val="21"/>
              </w:rPr>
            </w:pPr>
          </w:p>
          <w:p w14:paraId="214D3CA6">
            <w:pPr>
              <w:spacing w:before="94" w:line="202" w:lineRule="auto"/>
              <w:ind w:left="436"/>
              <w:rPr>
                <w:del w:id="333" w:author="咨询组" w:date="2026-01-08T14:31:29Z"/>
                <w:rFonts w:ascii="微软雅黑" w:hAnsi="微软雅黑" w:eastAsia="微软雅黑" w:cs="微软雅黑"/>
                <w:sz w:val="22"/>
                <w:szCs w:val="22"/>
              </w:rPr>
            </w:pPr>
            <w:del w:id="334" w:author="咨询组" w:date="2026-01-08T14:31:29Z">
              <w:r>
                <w:rPr>
                  <w:rFonts w:ascii="微软雅黑" w:hAnsi="微软雅黑" w:eastAsia="微软雅黑" w:cs="微软雅黑"/>
                  <w:spacing w:val="-3"/>
                  <w:sz w:val="22"/>
                  <w:szCs w:val="22"/>
                </w:rPr>
                <w:delText>姓</w:delText>
              </w:r>
            </w:del>
            <w:del w:id="335" w:author="咨询组" w:date="2026-01-08T14:31:29Z">
              <w:r>
                <w:rPr>
                  <w:rFonts w:ascii="微软雅黑" w:hAnsi="微软雅黑" w:eastAsia="微软雅黑" w:cs="微软雅黑"/>
                  <w:spacing w:val="-2"/>
                  <w:sz w:val="22"/>
                  <w:szCs w:val="22"/>
                </w:rPr>
                <w:delText>名</w:delText>
              </w:r>
            </w:del>
          </w:p>
        </w:tc>
        <w:tc>
          <w:tcPr>
            <w:tcW w:w="1387" w:type="dxa"/>
            <w:vMerge w:val="restart"/>
            <w:tcBorders>
              <w:bottom w:val="nil"/>
            </w:tcBorders>
            <w:vAlign w:val="top"/>
          </w:tcPr>
          <w:p w14:paraId="1F30F8CF">
            <w:pPr>
              <w:spacing w:before="274" w:line="408" w:lineRule="auto"/>
              <w:ind w:left="364" w:right="140" w:hanging="220"/>
              <w:rPr>
                <w:del w:id="336" w:author="咨询组" w:date="2026-01-08T14:31:29Z"/>
                <w:rFonts w:ascii="微软雅黑" w:hAnsi="微软雅黑" w:eastAsia="微软雅黑" w:cs="微软雅黑"/>
                <w:sz w:val="22"/>
                <w:szCs w:val="22"/>
              </w:rPr>
            </w:pPr>
            <w:del w:id="337" w:author="咨询组" w:date="2026-01-08T14:31:29Z">
              <w:r>
                <w:rPr>
                  <w:rFonts w:ascii="微软雅黑" w:hAnsi="微软雅黑" w:eastAsia="微软雅黑" w:cs="微软雅黑"/>
                  <w:spacing w:val="-1"/>
                  <w:sz w:val="22"/>
                  <w:szCs w:val="22"/>
                </w:rPr>
                <w:delText>原在何部</w:delText>
              </w:r>
            </w:del>
            <w:del w:id="338" w:author="咨询组" w:date="2026-01-08T14:31:29Z">
              <w:r>
                <w:rPr>
                  <w:rFonts w:ascii="微软雅黑" w:hAnsi="微软雅黑" w:eastAsia="微软雅黑" w:cs="微软雅黑"/>
                  <w:sz w:val="22"/>
                  <w:szCs w:val="22"/>
                </w:rPr>
                <w:delText>门</w:delText>
              </w:r>
            </w:del>
            <w:del w:id="339" w:author="咨询组" w:date="2026-01-08T14:31:29Z">
              <w:r>
                <w:rPr>
                  <w:rFonts w:ascii="微软雅黑" w:hAnsi="微软雅黑" w:eastAsia="微软雅黑" w:cs="微软雅黑"/>
                  <w:spacing w:val="-2"/>
                  <w:sz w:val="22"/>
                  <w:szCs w:val="22"/>
                </w:rPr>
                <w:delText>任</w:delText>
              </w:r>
            </w:del>
            <w:del w:id="340" w:author="咨询组" w:date="2026-01-08T14:31:29Z">
              <w:r>
                <w:rPr>
                  <w:rFonts w:ascii="微软雅黑" w:hAnsi="微软雅黑" w:eastAsia="微软雅黑" w:cs="微软雅黑"/>
                  <w:spacing w:val="-1"/>
                  <w:sz w:val="22"/>
                  <w:szCs w:val="22"/>
                </w:rPr>
                <w:delText>何职</w:delText>
              </w:r>
            </w:del>
          </w:p>
        </w:tc>
        <w:tc>
          <w:tcPr>
            <w:tcW w:w="2266" w:type="dxa"/>
            <w:vMerge w:val="restart"/>
            <w:tcBorders>
              <w:bottom w:val="nil"/>
            </w:tcBorders>
            <w:vAlign w:val="top"/>
          </w:tcPr>
          <w:p w14:paraId="3DA07675">
            <w:pPr>
              <w:spacing w:before="274" w:line="408" w:lineRule="auto"/>
              <w:ind w:left="804" w:right="141" w:hanging="662"/>
              <w:rPr>
                <w:del w:id="341" w:author="咨询组" w:date="2026-01-08T14:31:29Z"/>
                <w:rFonts w:ascii="微软雅黑" w:hAnsi="微软雅黑" w:eastAsia="微软雅黑" w:cs="微软雅黑"/>
                <w:sz w:val="22"/>
                <w:szCs w:val="22"/>
              </w:rPr>
            </w:pPr>
            <w:del w:id="342" w:author="咨询组" w:date="2026-01-08T14:31:29Z">
              <w:r>
                <w:rPr>
                  <w:rFonts w:ascii="微软雅黑" w:hAnsi="微软雅黑" w:eastAsia="微软雅黑" w:cs="微软雅黑"/>
                  <w:spacing w:val="-1"/>
                  <w:sz w:val="22"/>
                  <w:szCs w:val="22"/>
                </w:rPr>
                <w:delText>何时决</w:delText>
              </w:r>
            </w:del>
            <w:del w:id="343" w:author="咨询组" w:date="2026-01-08T14:31:29Z">
              <w:r>
                <w:rPr>
                  <w:rFonts w:ascii="微软雅黑" w:hAnsi="微软雅黑" w:eastAsia="微软雅黑" w:cs="微软雅黑"/>
                  <w:sz w:val="22"/>
                  <w:szCs w:val="22"/>
                </w:rPr>
                <w:delText>定调往何部门</w:delText>
              </w:r>
            </w:del>
            <w:del w:id="344" w:author="咨询组" w:date="2026-01-08T14:31:29Z">
              <w:r>
                <w:rPr>
                  <w:rFonts w:ascii="微软雅黑" w:hAnsi="微软雅黑" w:eastAsia="微软雅黑" w:cs="微软雅黑"/>
                  <w:spacing w:val="-2"/>
                  <w:sz w:val="22"/>
                  <w:szCs w:val="22"/>
                </w:rPr>
                <w:delText>任</w:delText>
              </w:r>
            </w:del>
            <w:del w:id="345" w:author="咨询组" w:date="2026-01-08T14:31:29Z">
              <w:r>
                <w:rPr>
                  <w:rFonts w:ascii="微软雅黑" w:hAnsi="微软雅黑" w:eastAsia="微软雅黑" w:cs="微软雅黑"/>
                  <w:spacing w:val="-1"/>
                  <w:sz w:val="22"/>
                  <w:szCs w:val="22"/>
                </w:rPr>
                <w:delText>何职</w:delText>
              </w:r>
            </w:del>
          </w:p>
        </w:tc>
        <w:tc>
          <w:tcPr>
            <w:tcW w:w="2838" w:type="dxa"/>
            <w:gridSpan w:val="2"/>
            <w:vAlign w:val="top"/>
          </w:tcPr>
          <w:p w14:paraId="2C1A4810">
            <w:pPr>
              <w:spacing w:before="191" w:line="200" w:lineRule="auto"/>
              <w:ind w:left="982"/>
              <w:rPr>
                <w:del w:id="346" w:author="咨询组" w:date="2026-01-08T14:31:29Z"/>
                <w:rFonts w:ascii="微软雅黑" w:hAnsi="微软雅黑" w:eastAsia="微软雅黑" w:cs="微软雅黑"/>
                <w:sz w:val="22"/>
                <w:szCs w:val="22"/>
              </w:rPr>
            </w:pPr>
            <w:del w:id="347" w:author="咨询组" w:date="2026-01-08T14:31:29Z">
              <w:r>
                <w:rPr>
                  <w:rFonts w:ascii="微软雅黑" w:hAnsi="微软雅黑" w:eastAsia="微软雅黑" w:cs="微软雅黑"/>
                  <w:spacing w:val="-2"/>
                  <w:sz w:val="22"/>
                  <w:szCs w:val="22"/>
                </w:rPr>
                <w:delText>档</w:delText>
              </w:r>
            </w:del>
            <w:del w:id="348" w:author="咨询组" w:date="2026-01-08T14:31:29Z">
              <w:r>
                <w:rPr>
                  <w:rFonts w:ascii="微软雅黑" w:hAnsi="微软雅黑" w:eastAsia="微软雅黑" w:cs="微软雅黑"/>
                  <w:spacing w:val="-1"/>
                  <w:sz w:val="22"/>
                  <w:szCs w:val="22"/>
                </w:rPr>
                <w:delText>案数量</w:delText>
              </w:r>
            </w:del>
          </w:p>
        </w:tc>
      </w:tr>
      <w:tr w14:paraId="2E13FD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88" w:hRule="atLeast"/>
          <w:del w:id="349" w:author="咨询组" w:date="2026-01-08T14:31:29Z"/>
        </w:trPr>
        <w:tc>
          <w:tcPr>
            <w:tcW w:w="1309" w:type="dxa"/>
            <w:vMerge w:val="continue"/>
            <w:tcBorders>
              <w:top w:val="nil"/>
            </w:tcBorders>
            <w:vAlign w:val="top"/>
          </w:tcPr>
          <w:p w14:paraId="72E1F913">
            <w:pPr>
              <w:rPr>
                <w:del w:id="350" w:author="咨询组" w:date="2026-01-08T14:31:29Z"/>
                <w:rFonts w:ascii="Arial"/>
                <w:sz w:val="21"/>
              </w:rPr>
            </w:pPr>
          </w:p>
        </w:tc>
        <w:tc>
          <w:tcPr>
            <w:tcW w:w="1387" w:type="dxa"/>
            <w:vMerge w:val="continue"/>
            <w:tcBorders>
              <w:top w:val="nil"/>
            </w:tcBorders>
            <w:vAlign w:val="top"/>
          </w:tcPr>
          <w:p w14:paraId="512036FC">
            <w:pPr>
              <w:rPr>
                <w:del w:id="351" w:author="咨询组" w:date="2026-01-08T14:31:29Z"/>
                <w:rFonts w:ascii="Arial"/>
                <w:sz w:val="21"/>
              </w:rPr>
            </w:pPr>
          </w:p>
        </w:tc>
        <w:tc>
          <w:tcPr>
            <w:tcW w:w="2266" w:type="dxa"/>
            <w:vMerge w:val="continue"/>
            <w:tcBorders>
              <w:top w:val="nil"/>
            </w:tcBorders>
            <w:vAlign w:val="top"/>
          </w:tcPr>
          <w:p w14:paraId="03FF247A">
            <w:pPr>
              <w:rPr>
                <w:del w:id="352" w:author="咨询组" w:date="2026-01-08T14:31:29Z"/>
                <w:rFonts w:ascii="Arial"/>
                <w:sz w:val="21"/>
              </w:rPr>
            </w:pPr>
          </w:p>
        </w:tc>
        <w:tc>
          <w:tcPr>
            <w:tcW w:w="1521" w:type="dxa"/>
            <w:vAlign w:val="top"/>
          </w:tcPr>
          <w:p w14:paraId="35A1E932">
            <w:pPr>
              <w:spacing w:before="190" w:line="202" w:lineRule="auto"/>
              <w:ind w:left="545"/>
              <w:rPr>
                <w:del w:id="353" w:author="咨询组" w:date="2026-01-08T14:31:29Z"/>
                <w:rFonts w:ascii="微软雅黑" w:hAnsi="微软雅黑" w:eastAsia="微软雅黑" w:cs="微软雅黑"/>
                <w:sz w:val="22"/>
                <w:szCs w:val="22"/>
              </w:rPr>
            </w:pPr>
            <w:del w:id="354" w:author="咨询组" w:date="2026-01-08T14:31:29Z">
              <w:r>
                <w:rPr>
                  <w:rFonts w:ascii="微软雅黑" w:hAnsi="微软雅黑" w:eastAsia="微软雅黑" w:cs="微软雅黑"/>
                  <w:spacing w:val="-3"/>
                  <w:sz w:val="22"/>
                  <w:szCs w:val="22"/>
                </w:rPr>
                <w:delText>正</w:delText>
              </w:r>
            </w:del>
            <w:del w:id="355" w:author="咨询组" w:date="2026-01-08T14:31:29Z">
              <w:r>
                <w:rPr>
                  <w:rFonts w:ascii="微软雅黑" w:hAnsi="微软雅黑" w:eastAsia="微软雅黑" w:cs="微软雅黑"/>
                  <w:spacing w:val="-2"/>
                  <w:sz w:val="22"/>
                  <w:szCs w:val="22"/>
                </w:rPr>
                <w:delText>本</w:delText>
              </w:r>
            </w:del>
          </w:p>
        </w:tc>
        <w:tc>
          <w:tcPr>
            <w:tcW w:w="1317" w:type="dxa"/>
            <w:vAlign w:val="top"/>
          </w:tcPr>
          <w:p w14:paraId="6AF8EA22">
            <w:pPr>
              <w:spacing w:before="190" w:line="202" w:lineRule="auto"/>
              <w:ind w:left="445"/>
              <w:rPr>
                <w:del w:id="356" w:author="咨询组" w:date="2026-01-08T14:31:29Z"/>
                <w:rFonts w:ascii="微软雅黑" w:hAnsi="微软雅黑" w:eastAsia="微软雅黑" w:cs="微软雅黑"/>
                <w:sz w:val="22"/>
                <w:szCs w:val="22"/>
              </w:rPr>
            </w:pPr>
            <w:del w:id="357" w:author="咨询组" w:date="2026-01-08T14:31:29Z">
              <w:r>
                <w:rPr>
                  <w:rFonts w:ascii="微软雅黑" w:hAnsi="微软雅黑" w:eastAsia="微软雅黑" w:cs="微软雅黑"/>
                  <w:spacing w:val="-5"/>
                  <w:sz w:val="22"/>
                  <w:szCs w:val="22"/>
                </w:rPr>
                <w:delText>副</w:delText>
              </w:r>
            </w:del>
            <w:del w:id="358" w:author="咨询组" w:date="2026-01-08T14:31:29Z">
              <w:r>
                <w:rPr>
                  <w:rFonts w:ascii="微软雅黑" w:hAnsi="微软雅黑" w:eastAsia="微软雅黑" w:cs="微软雅黑"/>
                  <w:spacing w:val="-4"/>
                  <w:sz w:val="22"/>
                  <w:szCs w:val="22"/>
                </w:rPr>
                <w:delText>本</w:delText>
              </w:r>
            </w:del>
          </w:p>
        </w:tc>
      </w:tr>
      <w:tr w14:paraId="348A21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88" w:hRule="atLeast"/>
          <w:del w:id="359" w:author="咨询组" w:date="2026-01-08T14:31:29Z"/>
        </w:trPr>
        <w:tc>
          <w:tcPr>
            <w:tcW w:w="1309" w:type="dxa"/>
            <w:vAlign w:val="top"/>
          </w:tcPr>
          <w:p w14:paraId="642673DA">
            <w:pPr>
              <w:rPr>
                <w:del w:id="360" w:author="咨询组" w:date="2026-01-08T14:31:29Z"/>
                <w:rFonts w:ascii="Arial"/>
                <w:sz w:val="21"/>
              </w:rPr>
            </w:pPr>
          </w:p>
        </w:tc>
        <w:tc>
          <w:tcPr>
            <w:tcW w:w="1387" w:type="dxa"/>
            <w:vAlign w:val="top"/>
          </w:tcPr>
          <w:p w14:paraId="1DA60FFA">
            <w:pPr>
              <w:rPr>
                <w:del w:id="361" w:author="咨询组" w:date="2026-01-08T14:31:29Z"/>
                <w:rFonts w:ascii="Arial"/>
                <w:sz w:val="21"/>
              </w:rPr>
            </w:pPr>
          </w:p>
        </w:tc>
        <w:tc>
          <w:tcPr>
            <w:tcW w:w="2266" w:type="dxa"/>
            <w:vAlign w:val="top"/>
          </w:tcPr>
          <w:p w14:paraId="0B6DA9E4">
            <w:pPr>
              <w:rPr>
                <w:del w:id="362" w:author="咨询组" w:date="2026-01-08T14:31:29Z"/>
                <w:rFonts w:ascii="Arial"/>
                <w:sz w:val="21"/>
              </w:rPr>
            </w:pPr>
          </w:p>
        </w:tc>
        <w:tc>
          <w:tcPr>
            <w:tcW w:w="1521" w:type="dxa"/>
            <w:vAlign w:val="top"/>
          </w:tcPr>
          <w:p w14:paraId="52EFC05F">
            <w:pPr>
              <w:rPr>
                <w:del w:id="363" w:author="咨询组" w:date="2026-01-08T14:31:29Z"/>
                <w:rFonts w:ascii="Arial"/>
                <w:sz w:val="21"/>
              </w:rPr>
            </w:pPr>
          </w:p>
        </w:tc>
        <w:tc>
          <w:tcPr>
            <w:tcW w:w="1317" w:type="dxa"/>
            <w:vAlign w:val="top"/>
          </w:tcPr>
          <w:p w14:paraId="05B14CB7">
            <w:pPr>
              <w:rPr>
                <w:del w:id="364" w:author="咨询组" w:date="2026-01-08T14:31:29Z"/>
                <w:rFonts w:ascii="Arial"/>
                <w:sz w:val="21"/>
              </w:rPr>
            </w:pPr>
          </w:p>
        </w:tc>
      </w:tr>
      <w:tr w14:paraId="5C8D28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3" w:hRule="atLeast"/>
          <w:del w:id="365" w:author="咨询组" w:date="2026-01-08T14:31:29Z"/>
        </w:trPr>
        <w:tc>
          <w:tcPr>
            <w:tcW w:w="1309" w:type="dxa"/>
            <w:vAlign w:val="top"/>
          </w:tcPr>
          <w:p w14:paraId="6168A614">
            <w:pPr>
              <w:rPr>
                <w:del w:id="366" w:author="咨询组" w:date="2026-01-08T14:31:29Z"/>
                <w:rFonts w:ascii="Arial"/>
                <w:sz w:val="21"/>
              </w:rPr>
            </w:pPr>
          </w:p>
        </w:tc>
        <w:tc>
          <w:tcPr>
            <w:tcW w:w="1387" w:type="dxa"/>
            <w:vAlign w:val="top"/>
          </w:tcPr>
          <w:p w14:paraId="43F914B4">
            <w:pPr>
              <w:rPr>
                <w:del w:id="367" w:author="咨询组" w:date="2026-01-08T14:31:29Z"/>
                <w:rFonts w:ascii="Arial"/>
                <w:sz w:val="21"/>
              </w:rPr>
            </w:pPr>
          </w:p>
        </w:tc>
        <w:tc>
          <w:tcPr>
            <w:tcW w:w="2266" w:type="dxa"/>
            <w:vAlign w:val="top"/>
          </w:tcPr>
          <w:p w14:paraId="128161C1">
            <w:pPr>
              <w:rPr>
                <w:del w:id="368" w:author="咨询组" w:date="2026-01-08T14:31:29Z"/>
                <w:rFonts w:ascii="Arial"/>
                <w:sz w:val="21"/>
              </w:rPr>
            </w:pPr>
          </w:p>
        </w:tc>
        <w:tc>
          <w:tcPr>
            <w:tcW w:w="1521" w:type="dxa"/>
            <w:vAlign w:val="top"/>
          </w:tcPr>
          <w:p w14:paraId="4080F1E6">
            <w:pPr>
              <w:rPr>
                <w:del w:id="369" w:author="咨询组" w:date="2026-01-08T14:31:29Z"/>
                <w:rFonts w:ascii="Arial"/>
                <w:sz w:val="21"/>
              </w:rPr>
            </w:pPr>
          </w:p>
        </w:tc>
        <w:tc>
          <w:tcPr>
            <w:tcW w:w="1317" w:type="dxa"/>
            <w:vAlign w:val="top"/>
          </w:tcPr>
          <w:p w14:paraId="5D0FAFF1">
            <w:pPr>
              <w:rPr>
                <w:del w:id="370" w:author="咨询组" w:date="2026-01-08T14:31:29Z"/>
                <w:rFonts w:ascii="Arial"/>
                <w:sz w:val="21"/>
              </w:rPr>
            </w:pPr>
          </w:p>
        </w:tc>
      </w:tr>
    </w:tbl>
    <w:p w14:paraId="62846F3F">
      <w:pPr>
        <w:rPr>
          <w:del w:id="371" w:author="咨询组" w:date="2026-01-08T14:31:29Z"/>
          <w:rFonts w:ascii="Arial"/>
          <w:sz w:val="21"/>
        </w:rPr>
      </w:pPr>
    </w:p>
    <w:p w14:paraId="3C0D2FCF">
      <w:pPr>
        <w:rPr>
          <w:del w:id="372" w:author="咨询组" w:date="2026-01-08T14:31:29Z"/>
        </w:rPr>
        <w:sectPr>
          <w:headerReference r:id="rId11" w:type="default"/>
          <w:footerReference r:id="rId12" w:type="default"/>
          <w:pgSz w:w="11906" w:h="16839"/>
          <w:pgMar w:top="1668" w:right="1761" w:bottom="743" w:left="1785" w:header="614" w:footer="569" w:gutter="0"/>
          <w:cols w:space="720" w:num="1"/>
        </w:sectPr>
      </w:pPr>
    </w:p>
    <w:p w14:paraId="2CF82E16">
      <w:pPr>
        <w:rPr>
          <w:del w:id="373" w:author="咨询组" w:date="2026-01-08T14:31:29Z"/>
          <w:rFonts w:ascii="Arial"/>
          <w:sz w:val="21"/>
        </w:rPr>
      </w:pPr>
    </w:p>
    <w:p w14:paraId="0906E007">
      <w:pPr>
        <w:rPr>
          <w:del w:id="374" w:author="咨询组" w:date="2026-01-08T14:31:29Z"/>
          <w:rFonts w:ascii="Arial"/>
          <w:sz w:val="21"/>
        </w:rPr>
      </w:pPr>
    </w:p>
    <w:p w14:paraId="140F3390">
      <w:pPr>
        <w:rPr>
          <w:del w:id="375" w:author="咨询组" w:date="2026-01-08T14:31:29Z"/>
          <w:rFonts w:ascii="Arial"/>
          <w:sz w:val="21"/>
        </w:rPr>
      </w:pPr>
    </w:p>
    <w:p w14:paraId="603A71BC">
      <w:pPr>
        <w:rPr>
          <w:del w:id="376" w:author="咨询组" w:date="2026-01-08T14:31:29Z"/>
          <w:rFonts w:ascii="Arial"/>
          <w:sz w:val="21"/>
        </w:rPr>
      </w:pPr>
    </w:p>
    <w:p w14:paraId="07F819EE">
      <w:pPr>
        <w:rPr>
          <w:del w:id="377" w:author="咨询组" w:date="2026-01-08T14:31:29Z"/>
          <w:rFonts w:ascii="Arial"/>
          <w:sz w:val="21"/>
        </w:rPr>
      </w:pPr>
    </w:p>
    <w:p w14:paraId="6C130051">
      <w:pPr>
        <w:rPr>
          <w:del w:id="378" w:author="咨询组" w:date="2026-01-08T14:31:29Z"/>
          <w:rFonts w:ascii="Arial"/>
          <w:sz w:val="21"/>
        </w:rPr>
      </w:pPr>
    </w:p>
    <w:p w14:paraId="59C354FA">
      <w:pPr>
        <w:rPr>
          <w:del w:id="379" w:author="咨询组" w:date="2026-01-08T14:31:29Z"/>
          <w:rFonts w:ascii="Arial"/>
          <w:sz w:val="21"/>
        </w:rPr>
      </w:pPr>
    </w:p>
    <w:p w14:paraId="3F3BF9E9">
      <w:pPr>
        <w:rPr>
          <w:del w:id="380" w:author="咨询组" w:date="2026-01-08T14:31:29Z"/>
          <w:rFonts w:ascii="Arial"/>
          <w:sz w:val="21"/>
        </w:rPr>
      </w:pPr>
    </w:p>
    <w:p w14:paraId="4A3986EC">
      <w:pPr>
        <w:rPr>
          <w:del w:id="381" w:author="咨询组" w:date="2026-01-08T14:31:29Z"/>
          <w:rFonts w:ascii="Arial"/>
          <w:sz w:val="21"/>
        </w:rPr>
      </w:pPr>
    </w:p>
    <w:p w14:paraId="3628E6FD">
      <w:pPr>
        <w:rPr>
          <w:del w:id="382" w:author="咨询组" w:date="2026-01-08T14:31:29Z"/>
          <w:rFonts w:ascii="Arial"/>
          <w:sz w:val="21"/>
        </w:rPr>
      </w:pPr>
    </w:p>
    <w:p w14:paraId="64217D0A">
      <w:pPr>
        <w:rPr>
          <w:del w:id="383" w:author="咨询组" w:date="2026-01-08T14:31:29Z"/>
          <w:rFonts w:ascii="Arial"/>
          <w:sz w:val="21"/>
        </w:rPr>
      </w:pPr>
    </w:p>
    <w:p w14:paraId="6528253A">
      <w:pPr>
        <w:spacing w:line="240" w:lineRule="auto"/>
        <w:rPr>
          <w:del w:id="385" w:author="咨询组" w:date="2026-01-08T14:31:29Z"/>
          <w:rFonts w:ascii="Arial"/>
          <w:sz w:val="21"/>
        </w:rPr>
        <w:pPrChange w:id="384" w:author="咨询组" w:date="2026-01-08T14:31:20Z">
          <w:pPr>
            <w:spacing w:line="241" w:lineRule="auto"/>
          </w:pPr>
        </w:pPrChange>
      </w:pPr>
    </w:p>
    <w:p w14:paraId="42A258AE">
      <w:pPr>
        <w:spacing w:line="240" w:lineRule="auto"/>
        <w:rPr>
          <w:del w:id="387" w:author="咨询组" w:date="2026-01-08T14:31:29Z"/>
          <w:rFonts w:ascii="Arial"/>
          <w:sz w:val="21"/>
        </w:rPr>
        <w:pPrChange w:id="386" w:author="咨询组" w:date="2026-01-08T14:31:20Z">
          <w:pPr>
            <w:spacing w:line="241" w:lineRule="auto"/>
          </w:pPr>
        </w:pPrChange>
      </w:pPr>
    </w:p>
    <w:p w14:paraId="1187774E">
      <w:pPr>
        <w:spacing w:line="240" w:lineRule="auto"/>
        <w:rPr>
          <w:del w:id="389" w:author="咨询组" w:date="2026-01-08T14:31:29Z"/>
          <w:rFonts w:ascii="Arial"/>
          <w:sz w:val="21"/>
        </w:rPr>
        <w:pPrChange w:id="388" w:author="咨询组" w:date="2026-01-08T14:31:20Z">
          <w:pPr>
            <w:spacing w:line="241" w:lineRule="auto"/>
          </w:pPr>
        </w:pPrChange>
      </w:pPr>
    </w:p>
    <w:p w14:paraId="3F975DA6">
      <w:pPr>
        <w:spacing w:line="240" w:lineRule="auto"/>
        <w:rPr>
          <w:del w:id="391" w:author="咨询组" w:date="2026-01-08T14:31:29Z"/>
          <w:rFonts w:ascii="Arial"/>
          <w:sz w:val="21"/>
        </w:rPr>
        <w:pPrChange w:id="390" w:author="咨询组" w:date="2026-01-08T14:31:20Z">
          <w:pPr>
            <w:spacing w:line="241" w:lineRule="auto"/>
          </w:pPr>
        </w:pPrChange>
      </w:pPr>
    </w:p>
    <w:p w14:paraId="6BDFCEC4">
      <w:pPr>
        <w:spacing w:line="240" w:lineRule="auto"/>
        <w:rPr>
          <w:del w:id="393" w:author="咨询组" w:date="2026-01-08T14:31:29Z"/>
          <w:rFonts w:ascii="Arial"/>
          <w:sz w:val="21"/>
        </w:rPr>
        <w:pPrChange w:id="392" w:author="咨询组" w:date="2026-01-08T14:31:20Z">
          <w:pPr>
            <w:spacing w:line="241" w:lineRule="auto"/>
          </w:pPr>
        </w:pPrChange>
      </w:pPr>
    </w:p>
    <w:p w14:paraId="617D08A3">
      <w:pPr>
        <w:spacing w:line="240" w:lineRule="auto"/>
        <w:rPr>
          <w:del w:id="395" w:author="咨询组" w:date="2026-01-08T14:31:29Z"/>
          <w:rFonts w:ascii="Arial"/>
          <w:sz w:val="21"/>
        </w:rPr>
        <w:pPrChange w:id="394" w:author="咨询组" w:date="2026-01-08T14:31:20Z">
          <w:pPr>
            <w:spacing w:line="241" w:lineRule="auto"/>
          </w:pPr>
        </w:pPrChange>
      </w:pPr>
    </w:p>
    <w:p w14:paraId="72049ADD">
      <w:pPr>
        <w:spacing w:line="240" w:lineRule="auto"/>
        <w:rPr>
          <w:del w:id="397" w:author="咨询组" w:date="2026-01-08T14:31:29Z"/>
          <w:rFonts w:ascii="Arial"/>
          <w:sz w:val="21"/>
        </w:rPr>
        <w:pPrChange w:id="396" w:author="咨询组" w:date="2026-01-08T14:31:20Z">
          <w:pPr>
            <w:spacing w:line="241" w:lineRule="auto"/>
          </w:pPr>
        </w:pPrChange>
      </w:pPr>
    </w:p>
    <w:p w14:paraId="19A7BE6E">
      <w:pPr>
        <w:spacing w:line="240" w:lineRule="auto"/>
        <w:rPr>
          <w:del w:id="399" w:author="咨询组" w:date="2026-01-08T14:31:29Z"/>
          <w:rFonts w:ascii="Arial"/>
          <w:sz w:val="21"/>
        </w:rPr>
        <w:pPrChange w:id="398" w:author="咨询组" w:date="2026-01-08T14:31:20Z">
          <w:pPr>
            <w:spacing w:line="241" w:lineRule="auto"/>
          </w:pPr>
        </w:pPrChange>
      </w:pPr>
    </w:p>
    <w:p w14:paraId="4A316783">
      <w:pPr>
        <w:spacing w:line="240" w:lineRule="auto"/>
        <w:rPr>
          <w:del w:id="401" w:author="咨询组" w:date="2026-01-08T14:31:29Z"/>
          <w:rFonts w:ascii="Arial"/>
          <w:sz w:val="21"/>
        </w:rPr>
        <w:pPrChange w:id="400" w:author="咨询组" w:date="2026-01-08T14:31:20Z">
          <w:pPr>
            <w:spacing w:line="241" w:lineRule="auto"/>
          </w:pPr>
        </w:pPrChange>
      </w:pPr>
    </w:p>
    <w:p w14:paraId="0AC722F8">
      <w:pPr>
        <w:spacing w:before="0" w:line="240" w:lineRule="auto"/>
        <w:ind w:left="0"/>
        <w:rPr>
          <w:del w:id="403" w:author="咨询组" w:date="2026-01-08T14:31:29Z"/>
          <w:rFonts w:ascii="微软雅黑" w:hAnsi="微软雅黑" w:eastAsia="微软雅黑" w:cs="微软雅黑"/>
          <w:sz w:val="23"/>
          <w:szCs w:val="23"/>
        </w:rPr>
        <w:pPrChange w:id="402" w:author="咨询组" w:date="2026-01-08T14:31:20Z">
          <w:pPr>
            <w:spacing w:before="99" w:line="208" w:lineRule="auto"/>
            <w:ind w:left="3958"/>
          </w:pPr>
        </w:pPrChange>
      </w:pPr>
      <w:del w:id="404" w:author="咨询组" w:date="2026-01-08T14:31:29Z">
        <w:r>
          <w:rPr>
            <w:rFonts w:ascii="微软雅黑" w:hAnsi="微软雅黑" w:eastAsia="微软雅黑" w:cs="微软雅黑"/>
            <w:spacing w:val="-7"/>
            <w:sz w:val="23"/>
            <w:szCs w:val="23"/>
            <w14:textOutline w14:w="4358" w14:cap="flat" w14:cmpd="sng">
              <w14:solidFill>
                <w14:srgbClr w14:val="000000"/>
              </w14:solidFill>
              <w14:prstDash w14:val="solid"/>
              <w14:miter w14:val="0"/>
            </w14:textOutline>
          </w:rPr>
          <w:delText>回</w:delText>
        </w:r>
      </w:del>
      <w:del w:id="405" w:author="咨询组" w:date="2026-01-08T14:31:29Z">
        <w:r>
          <w:rPr>
            <w:rFonts w:ascii="微软雅黑" w:hAnsi="微软雅黑" w:eastAsia="微软雅黑" w:cs="微软雅黑"/>
            <w:spacing w:val="-6"/>
            <w:sz w:val="23"/>
            <w:szCs w:val="23"/>
            <w14:textOutline w14:w="4358" w14:cap="flat" w14:cmpd="sng">
              <w14:solidFill>
                <w14:srgbClr w14:val="000000"/>
              </w14:solidFill>
              <w14:prstDash w14:val="solid"/>
              <w14:miter w14:val="0"/>
            </w14:textOutline>
          </w:rPr>
          <w:delText>执</w:delText>
        </w:r>
      </w:del>
    </w:p>
    <w:p w14:paraId="1CD3E0B5">
      <w:pPr>
        <w:rPr>
          <w:del w:id="406" w:author="咨询组" w:date="2026-01-08T14:31:29Z"/>
        </w:rPr>
      </w:pPr>
    </w:p>
    <w:p w14:paraId="67D2093C">
      <w:pPr>
        <w:spacing w:line="240" w:lineRule="auto"/>
        <w:rPr>
          <w:del w:id="408" w:author="咨询组" w:date="2026-01-08T14:31:29Z"/>
        </w:rPr>
        <w:pPrChange w:id="407" w:author="咨询组" w:date="2026-01-08T14:31:20Z">
          <w:pPr>
            <w:spacing w:line="21" w:lineRule="exact"/>
          </w:pPr>
        </w:pPrChange>
      </w:pPr>
    </w:p>
    <w:tbl>
      <w:tblPr>
        <w:tblStyle w:val="6"/>
        <w:tblW w:w="7800" w:type="dxa"/>
        <w:tblInd w:w="32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962"/>
        <w:gridCol w:w="3421"/>
        <w:gridCol w:w="2417"/>
      </w:tblGrid>
      <w:tr w14:paraId="340DF5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8" w:hRule="atLeast"/>
          <w:del w:id="409" w:author="咨询组" w:date="2026-01-08T14:31:29Z"/>
        </w:trPr>
        <w:tc>
          <w:tcPr>
            <w:tcW w:w="7800" w:type="dxa"/>
            <w:gridSpan w:val="3"/>
            <w:tcBorders>
              <w:bottom w:val="nil"/>
            </w:tcBorders>
            <w:vAlign w:val="top"/>
          </w:tcPr>
          <w:p w14:paraId="4710D559">
            <w:pPr>
              <w:spacing w:before="316" w:line="193" w:lineRule="exact"/>
              <w:ind w:left="106"/>
              <w:rPr>
                <w:del w:id="410" w:author="咨询组" w:date="2026-01-08T14:31:29Z"/>
                <w:rFonts w:ascii="微软雅黑" w:hAnsi="微软雅黑" w:eastAsia="微软雅黑" w:cs="微软雅黑"/>
                <w:sz w:val="22"/>
                <w:szCs w:val="22"/>
              </w:rPr>
            </w:pPr>
            <w:del w:id="411" w:author="咨询组" w:date="2026-01-08T14:31:29Z">
              <w:r>
                <w:rPr>
                  <w:rFonts w:ascii="华文中宋" w:hAnsi="华文中宋" w:eastAsia="华文中宋" w:cs="华文中宋"/>
                  <w:spacing w:val="58"/>
                  <w:sz w:val="10"/>
                  <w:szCs w:val="10"/>
                </w:rPr>
                <w:delText>_</w:delText>
              </w:r>
            </w:del>
            <w:del w:id="412" w:author="咨询组" w:date="2026-01-08T14:31:29Z">
              <w:r>
                <w:rPr>
                  <w:rFonts w:ascii="华文中宋" w:hAnsi="华文中宋" w:eastAsia="华文中宋" w:cs="华文中宋"/>
                  <w:spacing w:val="57"/>
                  <w:sz w:val="10"/>
                  <w:szCs w:val="10"/>
                </w:rPr>
                <w:delText>___________________</w:delText>
              </w:r>
            </w:del>
            <w:del w:id="413" w:author="咨询组" w:date="2026-01-08T14:31:29Z">
              <w:r>
                <w:rPr>
                  <w:rFonts w:ascii="微软雅黑" w:hAnsi="微软雅黑" w:eastAsia="微软雅黑" w:cs="微软雅黑"/>
                  <w:spacing w:val="57"/>
                  <w:sz w:val="22"/>
                  <w:szCs w:val="22"/>
                </w:rPr>
                <w:delText>：</w:delText>
              </w:r>
            </w:del>
          </w:p>
          <w:p w14:paraId="1753AC90">
            <w:pPr>
              <w:spacing w:line="370" w:lineRule="auto"/>
              <w:rPr>
                <w:del w:id="414" w:author="咨询组" w:date="2026-01-08T14:31:29Z"/>
                <w:rFonts w:ascii="Arial"/>
                <w:sz w:val="21"/>
              </w:rPr>
            </w:pPr>
          </w:p>
          <w:p w14:paraId="4C585A94">
            <w:pPr>
              <w:spacing w:before="94" w:line="201" w:lineRule="auto"/>
              <w:ind w:left="110"/>
              <w:rPr>
                <w:del w:id="415" w:author="咨询组" w:date="2026-01-08T14:31:29Z"/>
                <w:rFonts w:ascii="微软雅黑" w:hAnsi="微软雅黑" w:eastAsia="微软雅黑" w:cs="微软雅黑"/>
                <w:sz w:val="22"/>
                <w:szCs w:val="22"/>
              </w:rPr>
            </w:pPr>
            <w:del w:id="416" w:author="咨询组" w:date="2026-01-08T14:31:29Z">
              <w:r>
                <w:rPr>
                  <w:rFonts w:ascii="微软雅黑" w:hAnsi="微软雅黑" w:eastAsia="微软雅黑" w:cs="微软雅黑"/>
                  <w:spacing w:val="4"/>
                  <w:sz w:val="22"/>
                  <w:szCs w:val="22"/>
                </w:rPr>
                <w:delText>你处</w:delText>
              </w:r>
            </w:del>
            <w:del w:id="417" w:author="咨询组" w:date="2026-01-08T14:31:29Z">
              <w:r>
                <w:rPr>
                  <w:rFonts w:ascii="微软雅黑" w:hAnsi="微软雅黑" w:eastAsia="微软雅黑" w:cs="微软雅黑"/>
                  <w:spacing w:val="2"/>
                  <w:sz w:val="22"/>
                  <w:szCs w:val="22"/>
                </w:rPr>
                <w:delText>年月日转来的第号干部人事档案转递通知单中所列的</w:delText>
              </w:r>
            </w:del>
          </w:p>
          <w:p w14:paraId="1EEE2606">
            <w:pPr>
              <w:spacing w:before="308" w:line="201" w:lineRule="auto"/>
              <w:ind w:left="113"/>
              <w:rPr>
                <w:del w:id="418" w:author="咨询组" w:date="2026-01-08T14:31:29Z"/>
                <w:rFonts w:ascii="微软雅黑" w:hAnsi="微软雅黑" w:eastAsia="微软雅黑" w:cs="微软雅黑"/>
                <w:sz w:val="22"/>
                <w:szCs w:val="22"/>
              </w:rPr>
            </w:pPr>
            <w:del w:id="419" w:author="咨询组" w:date="2026-01-08T14:31:29Z">
              <w:r>
                <w:rPr>
                  <w:rFonts w:ascii="微软雅黑" w:hAnsi="微软雅黑" w:eastAsia="微软雅黑" w:cs="微软雅黑"/>
                  <w:spacing w:val="1"/>
                  <w:sz w:val="22"/>
                  <w:szCs w:val="22"/>
                </w:rPr>
                <w:delText>等同志的档案材料共</w:delText>
              </w:r>
            </w:del>
            <w:del w:id="420" w:author="咨询组" w:date="2026-01-08T14:31:29Z">
              <w:r>
                <w:rPr>
                  <w:rFonts w:ascii="微软雅黑" w:hAnsi="微软雅黑" w:eastAsia="微软雅黑" w:cs="微软雅黑"/>
                  <w:sz w:val="22"/>
                  <w:szCs w:val="22"/>
                </w:rPr>
                <w:delText>册，我处已于年月日收到，经清点无误，</w:delText>
              </w:r>
            </w:del>
          </w:p>
          <w:p w14:paraId="763B38B5">
            <w:pPr>
              <w:spacing w:before="308" w:line="201" w:lineRule="auto"/>
              <w:ind w:left="114"/>
              <w:rPr>
                <w:del w:id="421" w:author="咨询组" w:date="2026-01-08T14:31:29Z"/>
                <w:rFonts w:ascii="微软雅黑" w:hAnsi="微软雅黑" w:eastAsia="微软雅黑" w:cs="微软雅黑"/>
                <w:sz w:val="22"/>
                <w:szCs w:val="22"/>
              </w:rPr>
            </w:pPr>
            <w:del w:id="422" w:author="咨询组" w:date="2026-01-08T14:31:29Z">
              <w:r>
                <w:rPr>
                  <w:rFonts w:ascii="微软雅黑" w:hAnsi="微软雅黑" w:eastAsia="微软雅黑" w:cs="微软雅黑"/>
                  <w:spacing w:val="-1"/>
                  <w:sz w:val="22"/>
                  <w:szCs w:val="22"/>
                </w:rPr>
                <w:delText>现将回执退回，</w:delText>
              </w:r>
            </w:del>
            <w:del w:id="423" w:author="咨询组" w:date="2026-01-08T14:31:29Z">
              <w:r>
                <w:rPr>
                  <w:rFonts w:ascii="微软雅黑" w:hAnsi="微软雅黑" w:eastAsia="微软雅黑" w:cs="微软雅黑"/>
                  <w:sz w:val="22"/>
                  <w:szCs w:val="22"/>
                </w:rPr>
                <w:delText>请查收。</w:delText>
              </w:r>
            </w:del>
          </w:p>
        </w:tc>
      </w:tr>
      <w:tr w14:paraId="4241D0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65" w:hRule="atLeast"/>
          <w:del w:id="424" w:author="咨询组" w:date="2026-01-08T14:31:29Z"/>
        </w:trPr>
        <w:tc>
          <w:tcPr>
            <w:tcW w:w="1962" w:type="dxa"/>
            <w:tcBorders>
              <w:top w:val="nil"/>
              <w:right w:val="nil"/>
            </w:tcBorders>
            <w:vAlign w:val="top"/>
          </w:tcPr>
          <w:p w14:paraId="2C59A6CB">
            <w:pPr>
              <w:spacing w:line="283" w:lineRule="auto"/>
              <w:rPr>
                <w:del w:id="425" w:author="咨询组" w:date="2026-01-08T14:31:29Z"/>
                <w:rFonts w:ascii="Arial"/>
                <w:sz w:val="21"/>
              </w:rPr>
            </w:pPr>
          </w:p>
          <w:p w14:paraId="41593575">
            <w:pPr>
              <w:spacing w:line="284" w:lineRule="auto"/>
              <w:rPr>
                <w:del w:id="426" w:author="咨询组" w:date="2026-01-08T14:31:29Z"/>
                <w:rFonts w:ascii="Arial"/>
                <w:sz w:val="21"/>
              </w:rPr>
            </w:pPr>
          </w:p>
          <w:p w14:paraId="7ED5D7CB">
            <w:pPr>
              <w:spacing w:before="95" w:line="202" w:lineRule="auto"/>
              <w:ind w:left="118"/>
              <w:rPr>
                <w:del w:id="427" w:author="咨询组" w:date="2026-01-08T14:31:29Z"/>
                <w:rFonts w:ascii="微软雅黑" w:hAnsi="微软雅黑" w:eastAsia="微软雅黑" w:cs="微软雅黑"/>
                <w:sz w:val="22"/>
                <w:szCs w:val="22"/>
              </w:rPr>
            </w:pPr>
            <w:del w:id="428" w:author="咨询组" w:date="2026-01-08T14:31:29Z">
              <w:r>
                <w:rPr>
                  <w:rFonts w:ascii="微软雅黑" w:hAnsi="微软雅黑" w:eastAsia="微软雅黑" w:cs="微软雅黑"/>
                  <w:spacing w:val="-3"/>
                  <w:sz w:val="22"/>
                  <w:szCs w:val="22"/>
                </w:rPr>
                <w:delText>收件人：</w:delText>
              </w:r>
            </w:del>
          </w:p>
        </w:tc>
        <w:tc>
          <w:tcPr>
            <w:tcW w:w="3421" w:type="dxa"/>
            <w:tcBorders>
              <w:top w:val="nil"/>
              <w:left w:val="nil"/>
              <w:right w:val="nil"/>
            </w:tcBorders>
            <w:vAlign w:val="top"/>
          </w:tcPr>
          <w:p w14:paraId="62E03750">
            <w:pPr>
              <w:spacing w:line="283" w:lineRule="auto"/>
              <w:rPr>
                <w:del w:id="429" w:author="咨询组" w:date="2026-01-08T14:31:29Z"/>
                <w:rFonts w:ascii="Arial"/>
                <w:sz w:val="21"/>
              </w:rPr>
            </w:pPr>
          </w:p>
          <w:p w14:paraId="1B15B77D">
            <w:pPr>
              <w:spacing w:line="284" w:lineRule="auto"/>
              <w:rPr>
                <w:del w:id="430" w:author="咨询组" w:date="2026-01-08T14:31:29Z"/>
                <w:rFonts w:ascii="Arial"/>
                <w:sz w:val="21"/>
              </w:rPr>
            </w:pPr>
          </w:p>
          <w:p w14:paraId="1A79D889">
            <w:pPr>
              <w:spacing w:before="95" w:line="202" w:lineRule="auto"/>
              <w:ind w:left="1121"/>
              <w:rPr>
                <w:del w:id="431" w:author="咨询组" w:date="2026-01-08T14:31:29Z"/>
                <w:rFonts w:ascii="微软雅黑" w:hAnsi="微软雅黑" w:eastAsia="微软雅黑" w:cs="微软雅黑"/>
                <w:sz w:val="22"/>
                <w:szCs w:val="22"/>
              </w:rPr>
            </w:pPr>
            <w:del w:id="432" w:author="咨询组" w:date="2026-01-08T14:31:29Z">
              <w:r>
                <w:rPr>
                  <w:rFonts w:ascii="微软雅黑" w:hAnsi="微软雅黑" w:eastAsia="微软雅黑" w:cs="微软雅黑"/>
                  <w:spacing w:val="-2"/>
                  <w:sz w:val="22"/>
                  <w:szCs w:val="22"/>
                </w:rPr>
                <w:delText>收件单位盖</w:delText>
              </w:r>
            </w:del>
            <w:del w:id="433" w:author="咨询组" w:date="2026-01-08T14:31:29Z">
              <w:r>
                <w:rPr>
                  <w:rFonts w:ascii="微软雅黑" w:hAnsi="微软雅黑" w:eastAsia="微软雅黑" w:cs="微软雅黑"/>
                  <w:spacing w:val="-1"/>
                  <w:sz w:val="22"/>
                  <w:szCs w:val="22"/>
                </w:rPr>
                <w:delText>章</w:delText>
              </w:r>
            </w:del>
          </w:p>
        </w:tc>
        <w:tc>
          <w:tcPr>
            <w:tcW w:w="2417" w:type="dxa"/>
            <w:tcBorders>
              <w:top w:val="nil"/>
              <w:left w:val="nil"/>
            </w:tcBorders>
            <w:vAlign w:val="top"/>
          </w:tcPr>
          <w:p w14:paraId="54DF5B58">
            <w:pPr>
              <w:spacing w:line="283" w:lineRule="auto"/>
              <w:rPr>
                <w:del w:id="434" w:author="咨询组" w:date="2026-01-08T14:31:29Z"/>
                <w:rFonts w:ascii="Arial"/>
                <w:sz w:val="21"/>
              </w:rPr>
            </w:pPr>
          </w:p>
          <w:p w14:paraId="7F7CA868">
            <w:pPr>
              <w:spacing w:line="284" w:lineRule="auto"/>
              <w:rPr>
                <w:del w:id="435" w:author="咨询组" w:date="2026-01-08T14:31:29Z"/>
                <w:rFonts w:ascii="Arial"/>
                <w:sz w:val="21"/>
              </w:rPr>
            </w:pPr>
          </w:p>
          <w:p w14:paraId="69E464BC">
            <w:pPr>
              <w:spacing w:before="95" w:line="201" w:lineRule="auto"/>
              <w:ind w:left="994"/>
              <w:rPr>
                <w:del w:id="436" w:author="咨询组" w:date="2026-01-08T14:31:29Z"/>
                <w:rFonts w:ascii="微软雅黑" w:hAnsi="微软雅黑" w:eastAsia="微软雅黑" w:cs="微软雅黑"/>
                <w:sz w:val="22"/>
                <w:szCs w:val="22"/>
              </w:rPr>
            </w:pPr>
            <w:del w:id="437" w:author="咨询组" w:date="2026-01-08T14:31:29Z">
              <w:r>
                <w:rPr>
                  <w:rFonts w:ascii="微软雅黑" w:hAnsi="微软雅黑" w:eastAsia="微软雅黑" w:cs="微软雅黑"/>
                  <w:spacing w:val="5"/>
                  <w:sz w:val="22"/>
                  <w:szCs w:val="22"/>
                </w:rPr>
                <w:delText>年</w:delText>
              </w:r>
            </w:del>
            <w:del w:id="438" w:author="咨询组" w:date="2026-01-08T14:31:29Z">
              <w:r>
                <w:rPr>
                  <w:rFonts w:ascii="微软雅黑" w:hAnsi="微软雅黑" w:eastAsia="微软雅黑" w:cs="微软雅黑"/>
                  <w:spacing w:val="4"/>
                  <w:sz w:val="22"/>
                  <w:szCs w:val="22"/>
                </w:rPr>
                <w:delText>月日</w:delText>
              </w:r>
            </w:del>
          </w:p>
        </w:tc>
      </w:tr>
    </w:tbl>
    <w:p w14:paraId="2BB9006C">
      <w:pPr>
        <w:rPr>
          <w:del w:id="439" w:author="咨询组" w:date="2026-01-08T14:31:29Z"/>
          <w:rFonts w:ascii="Arial"/>
          <w:sz w:val="21"/>
        </w:rPr>
      </w:pPr>
    </w:p>
    <w:p w14:paraId="3856B2CB">
      <w:pPr>
        <w:rPr>
          <w:del w:id="440" w:author="咨询组" w:date="2026-01-08T14:31:29Z"/>
        </w:rPr>
        <w:sectPr>
          <w:footerReference r:id="rId13" w:type="default"/>
          <w:pgSz w:w="11906" w:h="16839"/>
          <w:pgMar w:top="1668" w:right="1761" w:bottom="741" w:left="1785" w:header="614" w:footer="569" w:gutter="0"/>
          <w:cols w:space="720" w:num="1"/>
        </w:sectPr>
      </w:pPr>
    </w:p>
    <w:p w14:paraId="378B7376">
      <w:pPr>
        <w:spacing w:before="232" w:line="220" w:lineRule="auto"/>
        <w:ind w:left="148"/>
        <w:rPr>
          <w:del w:id="441" w:author="咨询组" w:date="2026-01-08T14:31:29Z"/>
          <w:rFonts w:ascii="仿宋" w:hAnsi="仿宋" w:eastAsia="仿宋" w:cs="仿宋"/>
          <w:sz w:val="31"/>
          <w:szCs w:val="31"/>
        </w:rPr>
      </w:pPr>
      <w:del w:id="442" w:author="咨询组" w:date="2026-01-08T14:31:29Z">
        <w:r>
          <w:rPr>
            <w:rFonts w:ascii="仿宋" w:hAnsi="仿宋" w:eastAsia="仿宋" w:cs="仿宋"/>
            <w:spacing w:val="4"/>
            <w:sz w:val="31"/>
            <w:szCs w:val="31"/>
          </w:rPr>
          <w:delText>附</w:delText>
        </w:r>
      </w:del>
      <w:del w:id="443" w:author="咨询组" w:date="2026-01-08T14:31:29Z">
        <w:r>
          <w:rPr>
            <w:rFonts w:ascii="仿宋" w:hAnsi="仿宋" w:eastAsia="仿宋" w:cs="仿宋"/>
            <w:spacing w:val="3"/>
            <w:sz w:val="31"/>
            <w:szCs w:val="31"/>
          </w:rPr>
          <w:delText>件</w:delText>
        </w:r>
      </w:del>
      <w:del w:id="444" w:author="咨询组" w:date="2026-01-08T14:31:29Z">
        <w:r>
          <w:rPr>
            <w:rFonts w:ascii="仿宋" w:hAnsi="仿宋" w:eastAsia="仿宋" w:cs="仿宋"/>
            <w:spacing w:val="2"/>
            <w:sz w:val="31"/>
            <w:szCs w:val="31"/>
          </w:rPr>
          <w:delText>4:干部人事档案移交材料清单</w:delText>
        </w:r>
      </w:del>
    </w:p>
    <w:p w14:paraId="241B7A4B">
      <w:pPr>
        <w:spacing w:line="133" w:lineRule="auto"/>
        <w:rPr>
          <w:del w:id="445" w:author="咨询组" w:date="2026-01-08T14:31:29Z"/>
          <w:rFonts w:ascii="Arial"/>
          <w:sz w:val="2"/>
        </w:rPr>
      </w:pPr>
    </w:p>
    <w:tbl>
      <w:tblPr>
        <w:tblStyle w:val="6"/>
        <w:tblW w:w="8504"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08"/>
        <w:gridCol w:w="995"/>
        <w:gridCol w:w="705"/>
        <w:gridCol w:w="567"/>
        <w:gridCol w:w="708"/>
        <w:gridCol w:w="709"/>
        <w:gridCol w:w="707"/>
        <w:gridCol w:w="709"/>
        <w:gridCol w:w="708"/>
        <w:gridCol w:w="1988"/>
      </w:tblGrid>
      <w:tr w14:paraId="7B1EF40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3" w:hRule="atLeast"/>
          <w:del w:id="446" w:author="咨询组" w:date="2026-01-08T14:31:29Z"/>
        </w:trPr>
        <w:tc>
          <w:tcPr>
            <w:tcW w:w="708" w:type="dxa"/>
            <w:vAlign w:val="top"/>
          </w:tcPr>
          <w:p w14:paraId="209AA7E8">
            <w:pPr>
              <w:spacing w:before="263" w:line="202" w:lineRule="auto"/>
              <w:ind w:left="137"/>
              <w:rPr>
                <w:del w:id="447" w:author="咨询组" w:date="2026-01-08T14:31:29Z"/>
                <w:rFonts w:ascii="微软雅黑" w:hAnsi="微软雅黑" w:eastAsia="微软雅黑" w:cs="微软雅黑"/>
                <w:sz w:val="22"/>
                <w:szCs w:val="22"/>
              </w:rPr>
            </w:pPr>
            <w:del w:id="448" w:author="咨询组" w:date="2026-01-08T14:31:29Z">
              <w:r>
                <w:rPr>
                  <w:rFonts w:ascii="微软雅黑" w:hAnsi="微软雅黑" w:eastAsia="微软雅黑" w:cs="微软雅黑"/>
                  <w:spacing w:val="-3"/>
                  <w:sz w:val="22"/>
                  <w:szCs w:val="22"/>
                </w:rPr>
                <w:delText>姓</w:delText>
              </w:r>
            </w:del>
            <w:del w:id="449" w:author="咨询组" w:date="2026-01-08T14:31:29Z">
              <w:r>
                <w:rPr>
                  <w:rFonts w:ascii="微软雅黑" w:hAnsi="微软雅黑" w:eastAsia="微软雅黑" w:cs="微软雅黑"/>
                  <w:spacing w:val="-2"/>
                  <w:sz w:val="22"/>
                  <w:szCs w:val="22"/>
                </w:rPr>
                <w:delText>名</w:delText>
              </w:r>
            </w:del>
          </w:p>
        </w:tc>
        <w:tc>
          <w:tcPr>
            <w:tcW w:w="995" w:type="dxa"/>
            <w:vAlign w:val="top"/>
          </w:tcPr>
          <w:p w14:paraId="21ADD3B9">
            <w:pPr>
              <w:rPr>
                <w:del w:id="450" w:author="咨询组" w:date="2026-01-08T14:31:29Z"/>
                <w:rFonts w:ascii="Arial"/>
                <w:sz w:val="21"/>
              </w:rPr>
            </w:pPr>
          </w:p>
        </w:tc>
        <w:tc>
          <w:tcPr>
            <w:tcW w:w="705" w:type="dxa"/>
            <w:vAlign w:val="top"/>
          </w:tcPr>
          <w:p w14:paraId="5FD8A7D5">
            <w:pPr>
              <w:spacing w:before="265" w:line="201" w:lineRule="auto"/>
              <w:ind w:left="131"/>
              <w:rPr>
                <w:del w:id="451" w:author="咨询组" w:date="2026-01-08T14:31:29Z"/>
                <w:rFonts w:ascii="微软雅黑" w:hAnsi="微软雅黑" w:eastAsia="微软雅黑" w:cs="微软雅黑"/>
                <w:sz w:val="22"/>
                <w:szCs w:val="22"/>
              </w:rPr>
            </w:pPr>
            <w:del w:id="452" w:author="咨询组" w:date="2026-01-08T14:31:29Z">
              <w:r>
                <w:rPr>
                  <w:rFonts w:ascii="微软雅黑" w:hAnsi="微软雅黑" w:eastAsia="微软雅黑" w:cs="微软雅黑"/>
                  <w:spacing w:val="-1"/>
                  <w:sz w:val="22"/>
                  <w:szCs w:val="22"/>
                </w:rPr>
                <w:delText>性别</w:delText>
              </w:r>
            </w:del>
          </w:p>
        </w:tc>
        <w:tc>
          <w:tcPr>
            <w:tcW w:w="567" w:type="dxa"/>
            <w:vAlign w:val="top"/>
          </w:tcPr>
          <w:p w14:paraId="0B96480D">
            <w:pPr>
              <w:rPr>
                <w:del w:id="453" w:author="咨询组" w:date="2026-01-08T14:31:29Z"/>
                <w:rFonts w:ascii="Arial"/>
                <w:sz w:val="21"/>
              </w:rPr>
            </w:pPr>
          </w:p>
        </w:tc>
        <w:tc>
          <w:tcPr>
            <w:tcW w:w="708" w:type="dxa"/>
            <w:vAlign w:val="top"/>
          </w:tcPr>
          <w:p w14:paraId="09BFCE4D">
            <w:pPr>
              <w:spacing w:before="92" w:line="226" w:lineRule="auto"/>
              <w:ind w:left="137" w:right="130" w:firstLine="14"/>
              <w:rPr>
                <w:del w:id="454" w:author="咨询组" w:date="2026-01-08T14:31:29Z"/>
                <w:rFonts w:ascii="微软雅黑" w:hAnsi="微软雅黑" w:eastAsia="微软雅黑" w:cs="微软雅黑"/>
                <w:sz w:val="22"/>
                <w:szCs w:val="22"/>
              </w:rPr>
            </w:pPr>
            <w:del w:id="455" w:author="咨询组" w:date="2026-01-08T14:31:29Z">
              <w:r>
                <w:rPr>
                  <w:rFonts w:ascii="微软雅黑" w:hAnsi="微软雅黑" w:eastAsia="微软雅黑" w:cs="微软雅黑"/>
                  <w:spacing w:val="-10"/>
                  <w:sz w:val="22"/>
                  <w:szCs w:val="22"/>
                </w:rPr>
                <w:delText>出生</w:delText>
              </w:r>
            </w:del>
            <w:del w:id="456" w:author="咨询组" w:date="2026-01-08T14:31:29Z">
              <w:r>
                <w:rPr>
                  <w:rFonts w:ascii="微软雅黑" w:hAnsi="微软雅黑" w:eastAsia="微软雅黑" w:cs="微软雅黑"/>
                  <w:spacing w:val="-4"/>
                  <w:sz w:val="22"/>
                  <w:szCs w:val="22"/>
                </w:rPr>
                <w:delText>年</w:delText>
              </w:r>
            </w:del>
            <w:del w:id="457" w:author="咨询组" w:date="2026-01-08T14:31:29Z">
              <w:r>
                <w:rPr>
                  <w:rFonts w:ascii="微软雅黑" w:hAnsi="微软雅黑" w:eastAsia="微软雅黑" w:cs="微软雅黑"/>
                  <w:spacing w:val="-2"/>
                  <w:sz w:val="22"/>
                  <w:szCs w:val="22"/>
                </w:rPr>
                <w:delText>月</w:delText>
              </w:r>
            </w:del>
          </w:p>
        </w:tc>
        <w:tc>
          <w:tcPr>
            <w:tcW w:w="709" w:type="dxa"/>
            <w:vAlign w:val="top"/>
          </w:tcPr>
          <w:p w14:paraId="42C1E3DC">
            <w:pPr>
              <w:rPr>
                <w:del w:id="458" w:author="咨询组" w:date="2026-01-08T14:31:29Z"/>
                <w:rFonts w:ascii="Arial"/>
                <w:sz w:val="21"/>
              </w:rPr>
            </w:pPr>
          </w:p>
        </w:tc>
        <w:tc>
          <w:tcPr>
            <w:tcW w:w="707" w:type="dxa"/>
            <w:vAlign w:val="top"/>
          </w:tcPr>
          <w:p w14:paraId="763B6ABA">
            <w:pPr>
              <w:spacing w:before="92" w:line="226" w:lineRule="auto"/>
              <w:ind w:left="143" w:right="128" w:hanging="7"/>
              <w:rPr>
                <w:del w:id="459" w:author="咨询组" w:date="2026-01-08T14:31:29Z"/>
                <w:rFonts w:ascii="微软雅黑" w:hAnsi="微软雅黑" w:eastAsia="微软雅黑" w:cs="微软雅黑"/>
                <w:sz w:val="22"/>
                <w:szCs w:val="22"/>
              </w:rPr>
            </w:pPr>
            <w:del w:id="460" w:author="咨询组" w:date="2026-01-08T14:31:29Z">
              <w:r>
                <w:rPr>
                  <w:rFonts w:ascii="微软雅黑" w:hAnsi="微软雅黑" w:eastAsia="微软雅黑" w:cs="微软雅黑"/>
                  <w:spacing w:val="-2"/>
                  <w:sz w:val="22"/>
                  <w:szCs w:val="22"/>
                </w:rPr>
                <w:delText>政治</w:delText>
              </w:r>
            </w:del>
            <w:del w:id="461" w:author="咨询组" w:date="2026-01-08T14:31:29Z">
              <w:r>
                <w:rPr>
                  <w:rFonts w:ascii="微软雅黑" w:hAnsi="微软雅黑" w:eastAsia="微软雅黑" w:cs="微软雅黑"/>
                  <w:spacing w:val="-6"/>
                  <w:sz w:val="22"/>
                  <w:szCs w:val="22"/>
                </w:rPr>
                <w:delText>面</w:delText>
              </w:r>
            </w:del>
            <w:del w:id="462" w:author="咨询组" w:date="2026-01-08T14:31:29Z">
              <w:r>
                <w:rPr>
                  <w:rFonts w:ascii="微软雅黑" w:hAnsi="微软雅黑" w:eastAsia="微软雅黑" w:cs="微软雅黑"/>
                  <w:spacing w:val="-5"/>
                  <w:sz w:val="22"/>
                  <w:szCs w:val="22"/>
                </w:rPr>
                <w:delText>貌</w:delText>
              </w:r>
            </w:del>
          </w:p>
        </w:tc>
        <w:tc>
          <w:tcPr>
            <w:tcW w:w="709" w:type="dxa"/>
            <w:vAlign w:val="top"/>
          </w:tcPr>
          <w:p w14:paraId="2834316F">
            <w:pPr>
              <w:rPr>
                <w:del w:id="463" w:author="咨询组" w:date="2026-01-08T14:31:29Z"/>
                <w:rFonts w:ascii="Arial"/>
                <w:sz w:val="21"/>
              </w:rPr>
            </w:pPr>
          </w:p>
        </w:tc>
        <w:tc>
          <w:tcPr>
            <w:tcW w:w="708" w:type="dxa"/>
            <w:vAlign w:val="top"/>
          </w:tcPr>
          <w:p w14:paraId="2FFCA0A9">
            <w:pPr>
              <w:spacing w:before="92" w:line="226" w:lineRule="auto"/>
              <w:ind w:left="137" w:right="129" w:hanging="1"/>
              <w:rPr>
                <w:del w:id="464" w:author="咨询组" w:date="2026-01-08T14:31:29Z"/>
                <w:rFonts w:ascii="微软雅黑" w:hAnsi="微软雅黑" w:eastAsia="微软雅黑" w:cs="微软雅黑"/>
                <w:sz w:val="22"/>
                <w:szCs w:val="22"/>
              </w:rPr>
            </w:pPr>
            <w:del w:id="465" w:author="咨询组" w:date="2026-01-08T14:31:29Z">
              <w:r>
                <w:rPr>
                  <w:rFonts w:ascii="微软雅黑" w:hAnsi="微软雅黑" w:eastAsia="微软雅黑" w:cs="微软雅黑"/>
                  <w:spacing w:val="-2"/>
                  <w:sz w:val="22"/>
                  <w:szCs w:val="22"/>
                </w:rPr>
                <w:delText>最高</w:delText>
              </w:r>
            </w:del>
            <w:del w:id="466" w:author="咨询组" w:date="2026-01-08T14:31:29Z">
              <w:r>
                <w:rPr>
                  <w:rFonts w:ascii="微软雅黑" w:hAnsi="微软雅黑" w:eastAsia="微软雅黑" w:cs="微软雅黑"/>
                  <w:spacing w:val="-4"/>
                  <w:sz w:val="22"/>
                  <w:szCs w:val="22"/>
                </w:rPr>
                <w:delText>学</w:delText>
              </w:r>
            </w:del>
            <w:del w:id="467" w:author="咨询组" w:date="2026-01-08T14:31:29Z">
              <w:r>
                <w:rPr>
                  <w:rFonts w:ascii="微软雅黑" w:hAnsi="微软雅黑" w:eastAsia="微软雅黑" w:cs="微软雅黑"/>
                  <w:spacing w:val="-2"/>
                  <w:sz w:val="22"/>
                  <w:szCs w:val="22"/>
                </w:rPr>
                <w:delText>历</w:delText>
              </w:r>
            </w:del>
          </w:p>
        </w:tc>
        <w:tc>
          <w:tcPr>
            <w:tcW w:w="1988" w:type="dxa"/>
            <w:vAlign w:val="top"/>
          </w:tcPr>
          <w:p w14:paraId="423B3D0A">
            <w:pPr>
              <w:rPr>
                <w:del w:id="468" w:author="咨询组" w:date="2026-01-08T14:31:29Z"/>
                <w:rFonts w:ascii="Arial"/>
                <w:sz w:val="21"/>
              </w:rPr>
            </w:pPr>
          </w:p>
        </w:tc>
      </w:tr>
      <w:tr w14:paraId="644459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9" w:hRule="atLeast"/>
          <w:del w:id="469" w:author="咨询组" w:date="2026-01-08T14:31:29Z"/>
        </w:trPr>
        <w:tc>
          <w:tcPr>
            <w:tcW w:w="708" w:type="dxa"/>
            <w:vAlign w:val="top"/>
          </w:tcPr>
          <w:p w14:paraId="2D9B580E">
            <w:pPr>
              <w:spacing w:before="261" w:line="201" w:lineRule="auto"/>
              <w:ind w:left="136"/>
              <w:rPr>
                <w:del w:id="470" w:author="咨询组" w:date="2026-01-08T14:31:29Z"/>
                <w:rFonts w:ascii="微软雅黑" w:hAnsi="微软雅黑" w:eastAsia="微软雅黑" w:cs="微软雅黑"/>
                <w:sz w:val="22"/>
                <w:szCs w:val="22"/>
              </w:rPr>
            </w:pPr>
            <w:del w:id="471" w:author="咨询组" w:date="2026-01-08T14:31:29Z">
              <w:r>
                <w:rPr>
                  <w:rFonts w:ascii="微软雅黑" w:hAnsi="微软雅黑" w:eastAsia="微软雅黑" w:cs="微软雅黑"/>
                  <w:spacing w:val="-2"/>
                  <w:sz w:val="22"/>
                  <w:szCs w:val="22"/>
                </w:rPr>
                <w:delText>序号</w:delText>
              </w:r>
            </w:del>
          </w:p>
        </w:tc>
        <w:tc>
          <w:tcPr>
            <w:tcW w:w="3684" w:type="dxa"/>
            <w:gridSpan w:val="5"/>
            <w:vAlign w:val="top"/>
          </w:tcPr>
          <w:p w14:paraId="2C7ED333">
            <w:pPr>
              <w:spacing w:before="259" w:line="202" w:lineRule="auto"/>
              <w:ind w:left="1404"/>
              <w:rPr>
                <w:del w:id="472" w:author="咨询组" w:date="2026-01-08T14:31:29Z"/>
                <w:rFonts w:ascii="微软雅黑" w:hAnsi="微软雅黑" w:eastAsia="微软雅黑" w:cs="微软雅黑"/>
                <w:sz w:val="22"/>
                <w:szCs w:val="22"/>
              </w:rPr>
            </w:pPr>
            <w:del w:id="473" w:author="咨询组" w:date="2026-01-08T14:31:29Z">
              <w:r>
                <w:rPr>
                  <w:rFonts w:ascii="微软雅黑" w:hAnsi="微软雅黑" w:eastAsia="微软雅黑" w:cs="微软雅黑"/>
                  <w:spacing w:val="-2"/>
                  <w:sz w:val="22"/>
                  <w:szCs w:val="22"/>
                </w:rPr>
                <w:delText>材</w:delText>
              </w:r>
            </w:del>
            <w:del w:id="474" w:author="咨询组" w:date="2026-01-08T14:31:29Z">
              <w:r>
                <w:rPr>
                  <w:rFonts w:ascii="微软雅黑" w:hAnsi="微软雅黑" w:eastAsia="微软雅黑" w:cs="微软雅黑"/>
                  <w:spacing w:val="-1"/>
                  <w:sz w:val="22"/>
                  <w:szCs w:val="22"/>
                </w:rPr>
                <w:delText>料名称</w:delText>
              </w:r>
            </w:del>
          </w:p>
        </w:tc>
        <w:tc>
          <w:tcPr>
            <w:tcW w:w="707" w:type="dxa"/>
            <w:vAlign w:val="top"/>
          </w:tcPr>
          <w:p w14:paraId="38CFE192">
            <w:pPr>
              <w:spacing w:before="88" w:line="226" w:lineRule="auto"/>
              <w:ind w:left="136" w:right="128"/>
              <w:rPr>
                <w:del w:id="475" w:author="咨询组" w:date="2026-01-08T14:31:29Z"/>
                <w:rFonts w:ascii="微软雅黑" w:hAnsi="微软雅黑" w:eastAsia="微软雅黑" w:cs="微软雅黑"/>
                <w:sz w:val="22"/>
                <w:szCs w:val="22"/>
              </w:rPr>
            </w:pPr>
            <w:del w:id="476" w:author="咨询组" w:date="2026-01-08T14:31:29Z">
              <w:r>
                <w:rPr>
                  <w:rFonts w:ascii="微软雅黑" w:hAnsi="微软雅黑" w:eastAsia="微软雅黑" w:cs="微软雅黑"/>
                  <w:spacing w:val="-2"/>
                  <w:sz w:val="22"/>
                  <w:szCs w:val="22"/>
                </w:rPr>
                <w:delText>转入份数</w:delText>
              </w:r>
            </w:del>
          </w:p>
        </w:tc>
        <w:tc>
          <w:tcPr>
            <w:tcW w:w="709" w:type="dxa"/>
            <w:vAlign w:val="top"/>
          </w:tcPr>
          <w:p w14:paraId="60757827">
            <w:pPr>
              <w:spacing w:before="88" w:line="226" w:lineRule="auto"/>
              <w:ind w:left="137" w:right="129"/>
              <w:rPr>
                <w:del w:id="477" w:author="咨询组" w:date="2026-01-08T14:31:29Z"/>
                <w:rFonts w:ascii="微软雅黑" w:hAnsi="微软雅黑" w:eastAsia="微软雅黑" w:cs="微软雅黑"/>
                <w:sz w:val="22"/>
                <w:szCs w:val="22"/>
              </w:rPr>
            </w:pPr>
            <w:del w:id="478" w:author="咨询组" w:date="2026-01-08T14:31:29Z">
              <w:r>
                <w:rPr>
                  <w:rFonts w:ascii="微软雅黑" w:hAnsi="微软雅黑" w:eastAsia="微软雅黑" w:cs="微软雅黑"/>
                  <w:spacing w:val="-2"/>
                  <w:sz w:val="22"/>
                  <w:szCs w:val="22"/>
                </w:rPr>
                <w:delText>转出份数</w:delText>
              </w:r>
            </w:del>
          </w:p>
        </w:tc>
        <w:tc>
          <w:tcPr>
            <w:tcW w:w="708" w:type="dxa"/>
            <w:vAlign w:val="top"/>
          </w:tcPr>
          <w:p w14:paraId="724A1776">
            <w:pPr>
              <w:spacing w:before="260" w:line="200" w:lineRule="auto"/>
              <w:ind w:left="143"/>
              <w:rPr>
                <w:del w:id="479" w:author="咨询组" w:date="2026-01-08T14:31:29Z"/>
                <w:rFonts w:ascii="微软雅黑" w:hAnsi="微软雅黑" w:eastAsia="微软雅黑" w:cs="微软雅黑"/>
                <w:sz w:val="22"/>
                <w:szCs w:val="22"/>
              </w:rPr>
            </w:pPr>
            <w:del w:id="480" w:author="咨询组" w:date="2026-01-08T14:31:29Z">
              <w:r>
                <w:rPr>
                  <w:rFonts w:ascii="微软雅黑" w:hAnsi="微软雅黑" w:eastAsia="微软雅黑" w:cs="微软雅黑"/>
                  <w:spacing w:val="-6"/>
                  <w:sz w:val="22"/>
                  <w:szCs w:val="22"/>
                </w:rPr>
                <w:delText>页</w:delText>
              </w:r>
            </w:del>
            <w:del w:id="481" w:author="咨询组" w:date="2026-01-08T14:31:29Z">
              <w:r>
                <w:rPr>
                  <w:rFonts w:ascii="微软雅黑" w:hAnsi="微软雅黑" w:eastAsia="微软雅黑" w:cs="微软雅黑"/>
                  <w:spacing w:val="-5"/>
                  <w:sz w:val="22"/>
                  <w:szCs w:val="22"/>
                </w:rPr>
                <w:delText>数</w:delText>
              </w:r>
            </w:del>
          </w:p>
        </w:tc>
        <w:tc>
          <w:tcPr>
            <w:tcW w:w="1988" w:type="dxa"/>
            <w:vAlign w:val="top"/>
          </w:tcPr>
          <w:p w14:paraId="27DAC71E">
            <w:pPr>
              <w:spacing w:before="259" w:line="203" w:lineRule="auto"/>
              <w:ind w:left="777"/>
              <w:rPr>
                <w:del w:id="482" w:author="咨询组" w:date="2026-01-08T14:31:29Z"/>
                <w:rFonts w:ascii="微软雅黑" w:hAnsi="微软雅黑" w:eastAsia="微软雅黑" w:cs="微软雅黑"/>
                <w:sz w:val="22"/>
                <w:szCs w:val="22"/>
              </w:rPr>
            </w:pPr>
            <w:del w:id="483" w:author="咨询组" w:date="2026-01-08T14:31:29Z">
              <w:r>
                <w:rPr>
                  <w:rFonts w:ascii="微软雅黑" w:hAnsi="微软雅黑" w:eastAsia="微软雅黑" w:cs="微软雅黑"/>
                  <w:spacing w:val="-2"/>
                  <w:sz w:val="22"/>
                  <w:szCs w:val="22"/>
                </w:rPr>
                <w:delText>备</w:delText>
              </w:r>
            </w:del>
            <w:del w:id="484" w:author="咨询组" w:date="2026-01-08T14:31:29Z">
              <w:r>
                <w:rPr>
                  <w:rFonts w:ascii="微软雅黑" w:hAnsi="微软雅黑" w:eastAsia="微软雅黑" w:cs="微软雅黑"/>
                  <w:spacing w:val="-1"/>
                  <w:sz w:val="22"/>
                  <w:szCs w:val="22"/>
                </w:rPr>
                <w:delText>注</w:delText>
              </w:r>
            </w:del>
          </w:p>
        </w:tc>
      </w:tr>
      <w:tr w14:paraId="493252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8" w:hRule="atLeast"/>
          <w:del w:id="485" w:author="咨询组" w:date="2026-01-08T14:31:29Z"/>
        </w:trPr>
        <w:tc>
          <w:tcPr>
            <w:tcW w:w="708" w:type="dxa"/>
            <w:vAlign w:val="top"/>
          </w:tcPr>
          <w:p w14:paraId="23B5162A">
            <w:pPr>
              <w:rPr>
                <w:del w:id="486" w:author="咨询组" w:date="2026-01-08T14:31:29Z"/>
                <w:rFonts w:ascii="Arial"/>
                <w:sz w:val="21"/>
              </w:rPr>
            </w:pPr>
          </w:p>
        </w:tc>
        <w:tc>
          <w:tcPr>
            <w:tcW w:w="3684" w:type="dxa"/>
            <w:gridSpan w:val="5"/>
            <w:vAlign w:val="top"/>
          </w:tcPr>
          <w:p w14:paraId="5B9DE5D5">
            <w:pPr>
              <w:rPr>
                <w:del w:id="487" w:author="咨询组" w:date="2026-01-08T14:31:29Z"/>
                <w:rFonts w:ascii="Arial"/>
                <w:sz w:val="21"/>
              </w:rPr>
            </w:pPr>
          </w:p>
        </w:tc>
        <w:tc>
          <w:tcPr>
            <w:tcW w:w="707" w:type="dxa"/>
            <w:vAlign w:val="top"/>
          </w:tcPr>
          <w:p w14:paraId="03AA15A2">
            <w:pPr>
              <w:rPr>
                <w:del w:id="488" w:author="咨询组" w:date="2026-01-08T14:31:29Z"/>
                <w:rFonts w:ascii="Arial"/>
                <w:sz w:val="21"/>
              </w:rPr>
            </w:pPr>
          </w:p>
        </w:tc>
        <w:tc>
          <w:tcPr>
            <w:tcW w:w="709" w:type="dxa"/>
            <w:vAlign w:val="top"/>
          </w:tcPr>
          <w:p w14:paraId="6219DF1D">
            <w:pPr>
              <w:rPr>
                <w:del w:id="489" w:author="咨询组" w:date="2026-01-08T14:31:29Z"/>
                <w:rFonts w:ascii="Arial"/>
                <w:sz w:val="21"/>
              </w:rPr>
            </w:pPr>
          </w:p>
        </w:tc>
        <w:tc>
          <w:tcPr>
            <w:tcW w:w="708" w:type="dxa"/>
            <w:vAlign w:val="top"/>
          </w:tcPr>
          <w:p w14:paraId="2B1760A2">
            <w:pPr>
              <w:rPr>
                <w:del w:id="490" w:author="咨询组" w:date="2026-01-08T14:31:29Z"/>
                <w:rFonts w:ascii="Arial"/>
                <w:sz w:val="21"/>
              </w:rPr>
            </w:pPr>
          </w:p>
        </w:tc>
        <w:tc>
          <w:tcPr>
            <w:tcW w:w="1988" w:type="dxa"/>
            <w:vAlign w:val="top"/>
          </w:tcPr>
          <w:p w14:paraId="28B0914B">
            <w:pPr>
              <w:rPr>
                <w:del w:id="491" w:author="咨询组" w:date="2026-01-08T14:31:29Z"/>
                <w:rFonts w:ascii="Arial"/>
                <w:sz w:val="21"/>
              </w:rPr>
            </w:pPr>
          </w:p>
        </w:tc>
      </w:tr>
      <w:tr w14:paraId="2ED8B5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9" w:hRule="atLeast"/>
          <w:del w:id="492" w:author="咨询组" w:date="2026-01-08T14:31:29Z"/>
        </w:trPr>
        <w:tc>
          <w:tcPr>
            <w:tcW w:w="708" w:type="dxa"/>
            <w:vAlign w:val="top"/>
          </w:tcPr>
          <w:p w14:paraId="65257F71">
            <w:pPr>
              <w:rPr>
                <w:del w:id="493" w:author="咨询组" w:date="2026-01-08T14:31:29Z"/>
                <w:rFonts w:ascii="Arial"/>
                <w:sz w:val="21"/>
              </w:rPr>
            </w:pPr>
          </w:p>
        </w:tc>
        <w:tc>
          <w:tcPr>
            <w:tcW w:w="3684" w:type="dxa"/>
            <w:gridSpan w:val="5"/>
            <w:vAlign w:val="top"/>
          </w:tcPr>
          <w:p w14:paraId="7332F3DC">
            <w:pPr>
              <w:rPr>
                <w:del w:id="494" w:author="咨询组" w:date="2026-01-08T14:31:29Z"/>
                <w:rFonts w:ascii="Arial"/>
                <w:sz w:val="21"/>
              </w:rPr>
            </w:pPr>
          </w:p>
        </w:tc>
        <w:tc>
          <w:tcPr>
            <w:tcW w:w="707" w:type="dxa"/>
            <w:vAlign w:val="top"/>
          </w:tcPr>
          <w:p w14:paraId="55461DDE">
            <w:pPr>
              <w:rPr>
                <w:del w:id="495" w:author="咨询组" w:date="2026-01-08T14:31:29Z"/>
                <w:rFonts w:ascii="Arial"/>
                <w:sz w:val="21"/>
              </w:rPr>
            </w:pPr>
          </w:p>
        </w:tc>
        <w:tc>
          <w:tcPr>
            <w:tcW w:w="709" w:type="dxa"/>
            <w:vAlign w:val="top"/>
          </w:tcPr>
          <w:p w14:paraId="0C41FE8F">
            <w:pPr>
              <w:rPr>
                <w:del w:id="496" w:author="咨询组" w:date="2026-01-08T14:31:29Z"/>
                <w:rFonts w:ascii="Arial"/>
                <w:sz w:val="21"/>
              </w:rPr>
            </w:pPr>
          </w:p>
        </w:tc>
        <w:tc>
          <w:tcPr>
            <w:tcW w:w="708" w:type="dxa"/>
            <w:vAlign w:val="top"/>
          </w:tcPr>
          <w:p w14:paraId="06259214">
            <w:pPr>
              <w:rPr>
                <w:del w:id="497" w:author="咨询组" w:date="2026-01-08T14:31:29Z"/>
                <w:rFonts w:ascii="Arial"/>
                <w:sz w:val="21"/>
              </w:rPr>
            </w:pPr>
          </w:p>
        </w:tc>
        <w:tc>
          <w:tcPr>
            <w:tcW w:w="1988" w:type="dxa"/>
            <w:vAlign w:val="top"/>
          </w:tcPr>
          <w:p w14:paraId="198D5FD2">
            <w:pPr>
              <w:rPr>
                <w:del w:id="498" w:author="咨询组" w:date="2026-01-08T14:31:29Z"/>
                <w:rFonts w:ascii="Arial"/>
                <w:sz w:val="21"/>
              </w:rPr>
            </w:pPr>
          </w:p>
        </w:tc>
      </w:tr>
      <w:tr w14:paraId="72609E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9" w:hRule="atLeast"/>
          <w:del w:id="499" w:author="咨询组" w:date="2026-01-08T14:31:29Z"/>
        </w:trPr>
        <w:tc>
          <w:tcPr>
            <w:tcW w:w="708" w:type="dxa"/>
            <w:vAlign w:val="top"/>
          </w:tcPr>
          <w:p w14:paraId="757C93FE">
            <w:pPr>
              <w:rPr>
                <w:del w:id="500" w:author="咨询组" w:date="2026-01-08T14:31:29Z"/>
                <w:rFonts w:ascii="Arial"/>
                <w:sz w:val="21"/>
              </w:rPr>
            </w:pPr>
          </w:p>
        </w:tc>
        <w:tc>
          <w:tcPr>
            <w:tcW w:w="3684" w:type="dxa"/>
            <w:gridSpan w:val="5"/>
            <w:vAlign w:val="top"/>
          </w:tcPr>
          <w:p w14:paraId="0DBDFDCD">
            <w:pPr>
              <w:rPr>
                <w:del w:id="501" w:author="咨询组" w:date="2026-01-08T14:31:29Z"/>
                <w:rFonts w:ascii="Arial"/>
                <w:sz w:val="21"/>
              </w:rPr>
            </w:pPr>
          </w:p>
        </w:tc>
        <w:tc>
          <w:tcPr>
            <w:tcW w:w="707" w:type="dxa"/>
            <w:vAlign w:val="top"/>
          </w:tcPr>
          <w:p w14:paraId="7BC793BC">
            <w:pPr>
              <w:rPr>
                <w:del w:id="502" w:author="咨询组" w:date="2026-01-08T14:31:29Z"/>
                <w:rFonts w:ascii="Arial"/>
                <w:sz w:val="21"/>
              </w:rPr>
            </w:pPr>
          </w:p>
        </w:tc>
        <w:tc>
          <w:tcPr>
            <w:tcW w:w="709" w:type="dxa"/>
            <w:vAlign w:val="top"/>
          </w:tcPr>
          <w:p w14:paraId="4763E103">
            <w:pPr>
              <w:rPr>
                <w:del w:id="503" w:author="咨询组" w:date="2026-01-08T14:31:29Z"/>
                <w:rFonts w:ascii="Arial"/>
                <w:sz w:val="21"/>
              </w:rPr>
            </w:pPr>
          </w:p>
        </w:tc>
        <w:tc>
          <w:tcPr>
            <w:tcW w:w="708" w:type="dxa"/>
            <w:vAlign w:val="top"/>
          </w:tcPr>
          <w:p w14:paraId="217005DF">
            <w:pPr>
              <w:rPr>
                <w:del w:id="504" w:author="咨询组" w:date="2026-01-08T14:31:29Z"/>
                <w:rFonts w:ascii="Arial"/>
                <w:sz w:val="21"/>
              </w:rPr>
            </w:pPr>
          </w:p>
        </w:tc>
        <w:tc>
          <w:tcPr>
            <w:tcW w:w="1988" w:type="dxa"/>
            <w:vAlign w:val="top"/>
          </w:tcPr>
          <w:p w14:paraId="3CA0689F">
            <w:pPr>
              <w:rPr>
                <w:del w:id="505" w:author="咨询组" w:date="2026-01-08T14:31:29Z"/>
                <w:rFonts w:ascii="Arial"/>
                <w:sz w:val="21"/>
              </w:rPr>
            </w:pPr>
          </w:p>
        </w:tc>
      </w:tr>
      <w:tr w14:paraId="4C87C7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8" w:hRule="atLeast"/>
          <w:del w:id="506" w:author="咨询组" w:date="2026-01-08T14:31:29Z"/>
        </w:trPr>
        <w:tc>
          <w:tcPr>
            <w:tcW w:w="708" w:type="dxa"/>
            <w:vAlign w:val="top"/>
          </w:tcPr>
          <w:p w14:paraId="2CA71EC3">
            <w:pPr>
              <w:rPr>
                <w:del w:id="507" w:author="咨询组" w:date="2026-01-08T14:31:29Z"/>
                <w:rFonts w:ascii="Arial"/>
                <w:sz w:val="21"/>
              </w:rPr>
            </w:pPr>
          </w:p>
        </w:tc>
        <w:tc>
          <w:tcPr>
            <w:tcW w:w="3684" w:type="dxa"/>
            <w:gridSpan w:val="5"/>
            <w:vAlign w:val="top"/>
          </w:tcPr>
          <w:p w14:paraId="585C7666">
            <w:pPr>
              <w:rPr>
                <w:del w:id="508" w:author="咨询组" w:date="2026-01-08T14:31:29Z"/>
                <w:rFonts w:ascii="Arial"/>
                <w:sz w:val="21"/>
              </w:rPr>
            </w:pPr>
          </w:p>
        </w:tc>
        <w:tc>
          <w:tcPr>
            <w:tcW w:w="707" w:type="dxa"/>
            <w:vAlign w:val="top"/>
          </w:tcPr>
          <w:p w14:paraId="52DCF38C">
            <w:pPr>
              <w:rPr>
                <w:del w:id="509" w:author="咨询组" w:date="2026-01-08T14:31:29Z"/>
                <w:rFonts w:ascii="Arial"/>
                <w:sz w:val="21"/>
              </w:rPr>
            </w:pPr>
          </w:p>
        </w:tc>
        <w:tc>
          <w:tcPr>
            <w:tcW w:w="709" w:type="dxa"/>
            <w:vAlign w:val="top"/>
          </w:tcPr>
          <w:p w14:paraId="448923DE">
            <w:pPr>
              <w:rPr>
                <w:del w:id="510" w:author="咨询组" w:date="2026-01-08T14:31:29Z"/>
                <w:rFonts w:ascii="Arial"/>
                <w:sz w:val="21"/>
              </w:rPr>
            </w:pPr>
          </w:p>
        </w:tc>
        <w:tc>
          <w:tcPr>
            <w:tcW w:w="708" w:type="dxa"/>
            <w:vAlign w:val="top"/>
          </w:tcPr>
          <w:p w14:paraId="5E1CC774">
            <w:pPr>
              <w:rPr>
                <w:del w:id="511" w:author="咨询组" w:date="2026-01-08T14:31:29Z"/>
                <w:rFonts w:ascii="Arial"/>
                <w:sz w:val="21"/>
              </w:rPr>
            </w:pPr>
          </w:p>
        </w:tc>
        <w:tc>
          <w:tcPr>
            <w:tcW w:w="1988" w:type="dxa"/>
            <w:vAlign w:val="top"/>
          </w:tcPr>
          <w:p w14:paraId="383C4F9E">
            <w:pPr>
              <w:rPr>
                <w:del w:id="512" w:author="咨询组" w:date="2026-01-08T14:31:29Z"/>
                <w:rFonts w:ascii="Arial"/>
                <w:sz w:val="21"/>
              </w:rPr>
            </w:pPr>
          </w:p>
        </w:tc>
      </w:tr>
      <w:tr w14:paraId="397C2A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9" w:hRule="atLeast"/>
          <w:del w:id="513" w:author="咨询组" w:date="2026-01-08T14:31:29Z"/>
        </w:trPr>
        <w:tc>
          <w:tcPr>
            <w:tcW w:w="708" w:type="dxa"/>
            <w:vAlign w:val="top"/>
          </w:tcPr>
          <w:p w14:paraId="0B54B65B">
            <w:pPr>
              <w:rPr>
                <w:del w:id="514" w:author="咨询组" w:date="2026-01-08T14:31:29Z"/>
                <w:rFonts w:ascii="Arial"/>
                <w:sz w:val="21"/>
              </w:rPr>
            </w:pPr>
          </w:p>
        </w:tc>
        <w:tc>
          <w:tcPr>
            <w:tcW w:w="3684" w:type="dxa"/>
            <w:gridSpan w:val="5"/>
            <w:vAlign w:val="top"/>
          </w:tcPr>
          <w:p w14:paraId="4772C5B8">
            <w:pPr>
              <w:rPr>
                <w:del w:id="515" w:author="咨询组" w:date="2026-01-08T14:31:29Z"/>
                <w:rFonts w:ascii="Arial"/>
                <w:sz w:val="21"/>
              </w:rPr>
            </w:pPr>
          </w:p>
        </w:tc>
        <w:tc>
          <w:tcPr>
            <w:tcW w:w="707" w:type="dxa"/>
            <w:vAlign w:val="top"/>
          </w:tcPr>
          <w:p w14:paraId="5EE0A886">
            <w:pPr>
              <w:rPr>
                <w:del w:id="516" w:author="咨询组" w:date="2026-01-08T14:31:29Z"/>
                <w:rFonts w:ascii="Arial"/>
                <w:sz w:val="21"/>
              </w:rPr>
            </w:pPr>
          </w:p>
        </w:tc>
        <w:tc>
          <w:tcPr>
            <w:tcW w:w="709" w:type="dxa"/>
            <w:vAlign w:val="top"/>
          </w:tcPr>
          <w:p w14:paraId="4F2C3FDB">
            <w:pPr>
              <w:rPr>
                <w:del w:id="517" w:author="咨询组" w:date="2026-01-08T14:31:29Z"/>
                <w:rFonts w:ascii="Arial"/>
                <w:sz w:val="21"/>
              </w:rPr>
            </w:pPr>
          </w:p>
        </w:tc>
        <w:tc>
          <w:tcPr>
            <w:tcW w:w="708" w:type="dxa"/>
            <w:vAlign w:val="top"/>
          </w:tcPr>
          <w:p w14:paraId="3278E362">
            <w:pPr>
              <w:rPr>
                <w:del w:id="518" w:author="咨询组" w:date="2026-01-08T14:31:29Z"/>
                <w:rFonts w:ascii="Arial"/>
                <w:sz w:val="21"/>
              </w:rPr>
            </w:pPr>
          </w:p>
        </w:tc>
        <w:tc>
          <w:tcPr>
            <w:tcW w:w="1988" w:type="dxa"/>
            <w:vAlign w:val="top"/>
          </w:tcPr>
          <w:p w14:paraId="7B6D2D1B">
            <w:pPr>
              <w:rPr>
                <w:del w:id="519" w:author="咨询组" w:date="2026-01-08T14:31:29Z"/>
                <w:rFonts w:ascii="Arial"/>
                <w:sz w:val="21"/>
              </w:rPr>
            </w:pPr>
          </w:p>
        </w:tc>
      </w:tr>
      <w:tr w14:paraId="67CA30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8" w:hRule="atLeast"/>
          <w:del w:id="520" w:author="咨询组" w:date="2026-01-08T14:31:29Z"/>
        </w:trPr>
        <w:tc>
          <w:tcPr>
            <w:tcW w:w="708" w:type="dxa"/>
            <w:vAlign w:val="top"/>
          </w:tcPr>
          <w:p w14:paraId="12A26870">
            <w:pPr>
              <w:rPr>
                <w:del w:id="521" w:author="咨询组" w:date="2026-01-08T14:31:29Z"/>
                <w:rFonts w:ascii="Arial"/>
                <w:sz w:val="21"/>
              </w:rPr>
            </w:pPr>
          </w:p>
        </w:tc>
        <w:tc>
          <w:tcPr>
            <w:tcW w:w="3684" w:type="dxa"/>
            <w:gridSpan w:val="5"/>
            <w:vAlign w:val="top"/>
          </w:tcPr>
          <w:p w14:paraId="326463A6">
            <w:pPr>
              <w:rPr>
                <w:del w:id="522" w:author="咨询组" w:date="2026-01-08T14:31:29Z"/>
                <w:rFonts w:ascii="Arial"/>
                <w:sz w:val="21"/>
              </w:rPr>
            </w:pPr>
          </w:p>
        </w:tc>
        <w:tc>
          <w:tcPr>
            <w:tcW w:w="707" w:type="dxa"/>
            <w:vAlign w:val="top"/>
          </w:tcPr>
          <w:p w14:paraId="6AB9C12C">
            <w:pPr>
              <w:rPr>
                <w:del w:id="523" w:author="咨询组" w:date="2026-01-08T14:31:29Z"/>
                <w:rFonts w:ascii="Arial"/>
                <w:sz w:val="21"/>
              </w:rPr>
            </w:pPr>
          </w:p>
        </w:tc>
        <w:tc>
          <w:tcPr>
            <w:tcW w:w="709" w:type="dxa"/>
            <w:vAlign w:val="top"/>
          </w:tcPr>
          <w:p w14:paraId="1D565CBE">
            <w:pPr>
              <w:rPr>
                <w:del w:id="524" w:author="咨询组" w:date="2026-01-08T14:31:29Z"/>
                <w:rFonts w:ascii="Arial"/>
                <w:sz w:val="21"/>
              </w:rPr>
            </w:pPr>
          </w:p>
        </w:tc>
        <w:tc>
          <w:tcPr>
            <w:tcW w:w="708" w:type="dxa"/>
            <w:vAlign w:val="top"/>
          </w:tcPr>
          <w:p w14:paraId="14B4CE67">
            <w:pPr>
              <w:rPr>
                <w:del w:id="525" w:author="咨询组" w:date="2026-01-08T14:31:29Z"/>
                <w:rFonts w:ascii="Arial"/>
                <w:sz w:val="21"/>
              </w:rPr>
            </w:pPr>
          </w:p>
        </w:tc>
        <w:tc>
          <w:tcPr>
            <w:tcW w:w="1988" w:type="dxa"/>
            <w:vAlign w:val="top"/>
          </w:tcPr>
          <w:p w14:paraId="225B450C">
            <w:pPr>
              <w:rPr>
                <w:del w:id="526" w:author="咨询组" w:date="2026-01-08T14:31:29Z"/>
                <w:rFonts w:ascii="Arial"/>
                <w:sz w:val="21"/>
              </w:rPr>
            </w:pPr>
          </w:p>
        </w:tc>
      </w:tr>
      <w:tr w14:paraId="417911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9" w:hRule="atLeast"/>
          <w:del w:id="527" w:author="咨询组" w:date="2026-01-08T14:31:29Z"/>
        </w:trPr>
        <w:tc>
          <w:tcPr>
            <w:tcW w:w="708" w:type="dxa"/>
            <w:vAlign w:val="top"/>
          </w:tcPr>
          <w:p w14:paraId="6178941D">
            <w:pPr>
              <w:rPr>
                <w:del w:id="528" w:author="咨询组" w:date="2026-01-08T14:31:29Z"/>
                <w:rFonts w:ascii="Arial"/>
                <w:sz w:val="21"/>
              </w:rPr>
            </w:pPr>
          </w:p>
        </w:tc>
        <w:tc>
          <w:tcPr>
            <w:tcW w:w="3684" w:type="dxa"/>
            <w:gridSpan w:val="5"/>
            <w:vAlign w:val="top"/>
          </w:tcPr>
          <w:p w14:paraId="03828B8C">
            <w:pPr>
              <w:rPr>
                <w:del w:id="529" w:author="咨询组" w:date="2026-01-08T14:31:29Z"/>
                <w:rFonts w:ascii="Arial"/>
                <w:sz w:val="21"/>
              </w:rPr>
            </w:pPr>
          </w:p>
        </w:tc>
        <w:tc>
          <w:tcPr>
            <w:tcW w:w="707" w:type="dxa"/>
            <w:vAlign w:val="top"/>
          </w:tcPr>
          <w:p w14:paraId="0A345976">
            <w:pPr>
              <w:rPr>
                <w:del w:id="530" w:author="咨询组" w:date="2026-01-08T14:31:29Z"/>
                <w:rFonts w:ascii="Arial"/>
                <w:sz w:val="21"/>
              </w:rPr>
            </w:pPr>
          </w:p>
        </w:tc>
        <w:tc>
          <w:tcPr>
            <w:tcW w:w="709" w:type="dxa"/>
            <w:vAlign w:val="top"/>
          </w:tcPr>
          <w:p w14:paraId="75458659">
            <w:pPr>
              <w:rPr>
                <w:del w:id="531" w:author="咨询组" w:date="2026-01-08T14:31:29Z"/>
                <w:rFonts w:ascii="Arial"/>
                <w:sz w:val="21"/>
              </w:rPr>
            </w:pPr>
          </w:p>
        </w:tc>
        <w:tc>
          <w:tcPr>
            <w:tcW w:w="708" w:type="dxa"/>
            <w:vAlign w:val="top"/>
          </w:tcPr>
          <w:p w14:paraId="7F4C9C2A">
            <w:pPr>
              <w:rPr>
                <w:del w:id="532" w:author="咨询组" w:date="2026-01-08T14:31:29Z"/>
                <w:rFonts w:ascii="Arial"/>
                <w:sz w:val="21"/>
              </w:rPr>
            </w:pPr>
          </w:p>
        </w:tc>
        <w:tc>
          <w:tcPr>
            <w:tcW w:w="1988" w:type="dxa"/>
            <w:vAlign w:val="top"/>
          </w:tcPr>
          <w:p w14:paraId="34DCDD08">
            <w:pPr>
              <w:rPr>
                <w:del w:id="533" w:author="咨询组" w:date="2026-01-08T14:31:29Z"/>
                <w:rFonts w:ascii="Arial"/>
                <w:sz w:val="21"/>
              </w:rPr>
            </w:pPr>
          </w:p>
        </w:tc>
      </w:tr>
      <w:tr w14:paraId="7819BC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8" w:hRule="atLeast"/>
          <w:del w:id="534" w:author="咨询组" w:date="2026-01-08T14:31:29Z"/>
        </w:trPr>
        <w:tc>
          <w:tcPr>
            <w:tcW w:w="708" w:type="dxa"/>
            <w:vAlign w:val="top"/>
          </w:tcPr>
          <w:p w14:paraId="4D9166B3">
            <w:pPr>
              <w:rPr>
                <w:del w:id="535" w:author="咨询组" w:date="2026-01-08T14:31:29Z"/>
                <w:rFonts w:ascii="Arial"/>
                <w:sz w:val="21"/>
              </w:rPr>
            </w:pPr>
          </w:p>
        </w:tc>
        <w:tc>
          <w:tcPr>
            <w:tcW w:w="3684" w:type="dxa"/>
            <w:gridSpan w:val="5"/>
            <w:vAlign w:val="top"/>
          </w:tcPr>
          <w:p w14:paraId="673E1AB7">
            <w:pPr>
              <w:rPr>
                <w:del w:id="536" w:author="咨询组" w:date="2026-01-08T14:31:29Z"/>
                <w:rFonts w:ascii="Arial"/>
                <w:sz w:val="21"/>
              </w:rPr>
            </w:pPr>
          </w:p>
        </w:tc>
        <w:tc>
          <w:tcPr>
            <w:tcW w:w="707" w:type="dxa"/>
            <w:vAlign w:val="top"/>
          </w:tcPr>
          <w:p w14:paraId="008AEA20">
            <w:pPr>
              <w:rPr>
                <w:del w:id="537" w:author="咨询组" w:date="2026-01-08T14:31:29Z"/>
                <w:rFonts w:ascii="Arial"/>
                <w:sz w:val="21"/>
              </w:rPr>
            </w:pPr>
          </w:p>
        </w:tc>
        <w:tc>
          <w:tcPr>
            <w:tcW w:w="709" w:type="dxa"/>
            <w:vAlign w:val="top"/>
          </w:tcPr>
          <w:p w14:paraId="3C7A7C26">
            <w:pPr>
              <w:rPr>
                <w:del w:id="538" w:author="咨询组" w:date="2026-01-08T14:31:29Z"/>
                <w:rFonts w:ascii="Arial"/>
                <w:sz w:val="21"/>
              </w:rPr>
            </w:pPr>
          </w:p>
        </w:tc>
        <w:tc>
          <w:tcPr>
            <w:tcW w:w="708" w:type="dxa"/>
            <w:vAlign w:val="top"/>
          </w:tcPr>
          <w:p w14:paraId="663612E3">
            <w:pPr>
              <w:rPr>
                <w:del w:id="539" w:author="咨询组" w:date="2026-01-08T14:31:29Z"/>
                <w:rFonts w:ascii="Arial"/>
                <w:sz w:val="21"/>
              </w:rPr>
            </w:pPr>
          </w:p>
        </w:tc>
        <w:tc>
          <w:tcPr>
            <w:tcW w:w="1988" w:type="dxa"/>
            <w:vAlign w:val="top"/>
          </w:tcPr>
          <w:p w14:paraId="1915B592">
            <w:pPr>
              <w:rPr>
                <w:del w:id="540" w:author="咨询组" w:date="2026-01-08T14:31:29Z"/>
                <w:rFonts w:ascii="Arial"/>
                <w:sz w:val="21"/>
              </w:rPr>
            </w:pPr>
          </w:p>
        </w:tc>
      </w:tr>
      <w:tr w14:paraId="0A1B12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9" w:hRule="atLeast"/>
          <w:del w:id="541" w:author="咨询组" w:date="2026-01-08T14:31:29Z"/>
        </w:trPr>
        <w:tc>
          <w:tcPr>
            <w:tcW w:w="708" w:type="dxa"/>
            <w:vAlign w:val="top"/>
          </w:tcPr>
          <w:p w14:paraId="2CA2A1A4">
            <w:pPr>
              <w:rPr>
                <w:del w:id="542" w:author="咨询组" w:date="2026-01-08T14:31:29Z"/>
                <w:rFonts w:ascii="Arial"/>
                <w:sz w:val="21"/>
              </w:rPr>
            </w:pPr>
          </w:p>
        </w:tc>
        <w:tc>
          <w:tcPr>
            <w:tcW w:w="3684" w:type="dxa"/>
            <w:gridSpan w:val="5"/>
            <w:vAlign w:val="top"/>
          </w:tcPr>
          <w:p w14:paraId="41E002F0">
            <w:pPr>
              <w:rPr>
                <w:del w:id="543" w:author="咨询组" w:date="2026-01-08T14:31:29Z"/>
                <w:rFonts w:ascii="Arial"/>
                <w:sz w:val="21"/>
              </w:rPr>
            </w:pPr>
          </w:p>
        </w:tc>
        <w:tc>
          <w:tcPr>
            <w:tcW w:w="707" w:type="dxa"/>
            <w:vAlign w:val="top"/>
          </w:tcPr>
          <w:p w14:paraId="3F0DBA0E">
            <w:pPr>
              <w:rPr>
                <w:del w:id="544" w:author="咨询组" w:date="2026-01-08T14:31:29Z"/>
                <w:rFonts w:ascii="Arial"/>
                <w:sz w:val="21"/>
              </w:rPr>
            </w:pPr>
          </w:p>
        </w:tc>
        <w:tc>
          <w:tcPr>
            <w:tcW w:w="709" w:type="dxa"/>
            <w:vAlign w:val="top"/>
          </w:tcPr>
          <w:p w14:paraId="6BCAA3CA">
            <w:pPr>
              <w:rPr>
                <w:del w:id="545" w:author="咨询组" w:date="2026-01-08T14:31:29Z"/>
                <w:rFonts w:ascii="Arial"/>
                <w:sz w:val="21"/>
              </w:rPr>
            </w:pPr>
          </w:p>
        </w:tc>
        <w:tc>
          <w:tcPr>
            <w:tcW w:w="708" w:type="dxa"/>
            <w:vAlign w:val="top"/>
          </w:tcPr>
          <w:p w14:paraId="36A64E9F">
            <w:pPr>
              <w:rPr>
                <w:del w:id="546" w:author="咨询组" w:date="2026-01-08T14:31:29Z"/>
                <w:rFonts w:ascii="Arial"/>
                <w:sz w:val="21"/>
              </w:rPr>
            </w:pPr>
          </w:p>
        </w:tc>
        <w:tc>
          <w:tcPr>
            <w:tcW w:w="1988" w:type="dxa"/>
            <w:vAlign w:val="top"/>
          </w:tcPr>
          <w:p w14:paraId="00F5121C">
            <w:pPr>
              <w:rPr>
                <w:del w:id="547" w:author="咨询组" w:date="2026-01-08T14:31:29Z"/>
                <w:rFonts w:ascii="Arial"/>
                <w:sz w:val="21"/>
              </w:rPr>
            </w:pPr>
          </w:p>
        </w:tc>
      </w:tr>
      <w:tr w14:paraId="730C5B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9" w:hRule="atLeast"/>
          <w:del w:id="548" w:author="咨询组" w:date="2026-01-08T14:31:29Z"/>
        </w:trPr>
        <w:tc>
          <w:tcPr>
            <w:tcW w:w="708" w:type="dxa"/>
            <w:vAlign w:val="top"/>
          </w:tcPr>
          <w:p w14:paraId="7FF7C8B2">
            <w:pPr>
              <w:rPr>
                <w:del w:id="549" w:author="咨询组" w:date="2026-01-08T14:31:29Z"/>
                <w:rFonts w:ascii="Arial"/>
                <w:sz w:val="21"/>
              </w:rPr>
            </w:pPr>
          </w:p>
        </w:tc>
        <w:tc>
          <w:tcPr>
            <w:tcW w:w="3684" w:type="dxa"/>
            <w:gridSpan w:val="5"/>
            <w:vAlign w:val="top"/>
          </w:tcPr>
          <w:p w14:paraId="15A33820">
            <w:pPr>
              <w:rPr>
                <w:del w:id="550" w:author="咨询组" w:date="2026-01-08T14:31:29Z"/>
                <w:rFonts w:ascii="Arial"/>
                <w:sz w:val="21"/>
              </w:rPr>
            </w:pPr>
          </w:p>
        </w:tc>
        <w:tc>
          <w:tcPr>
            <w:tcW w:w="707" w:type="dxa"/>
            <w:vAlign w:val="top"/>
          </w:tcPr>
          <w:p w14:paraId="65E5D831">
            <w:pPr>
              <w:rPr>
                <w:del w:id="551" w:author="咨询组" w:date="2026-01-08T14:31:29Z"/>
                <w:rFonts w:ascii="Arial"/>
                <w:sz w:val="21"/>
              </w:rPr>
            </w:pPr>
          </w:p>
        </w:tc>
        <w:tc>
          <w:tcPr>
            <w:tcW w:w="709" w:type="dxa"/>
            <w:vAlign w:val="top"/>
          </w:tcPr>
          <w:p w14:paraId="49F7C5DE">
            <w:pPr>
              <w:rPr>
                <w:del w:id="552" w:author="咨询组" w:date="2026-01-08T14:31:29Z"/>
                <w:rFonts w:ascii="Arial"/>
                <w:sz w:val="21"/>
              </w:rPr>
            </w:pPr>
          </w:p>
        </w:tc>
        <w:tc>
          <w:tcPr>
            <w:tcW w:w="708" w:type="dxa"/>
            <w:vAlign w:val="top"/>
          </w:tcPr>
          <w:p w14:paraId="519FC893">
            <w:pPr>
              <w:rPr>
                <w:del w:id="553" w:author="咨询组" w:date="2026-01-08T14:31:29Z"/>
                <w:rFonts w:ascii="Arial"/>
                <w:sz w:val="21"/>
              </w:rPr>
            </w:pPr>
          </w:p>
        </w:tc>
        <w:tc>
          <w:tcPr>
            <w:tcW w:w="1988" w:type="dxa"/>
            <w:vAlign w:val="top"/>
          </w:tcPr>
          <w:p w14:paraId="03627652">
            <w:pPr>
              <w:rPr>
                <w:del w:id="554" w:author="咨询组" w:date="2026-01-08T14:31:29Z"/>
                <w:rFonts w:ascii="Arial"/>
                <w:sz w:val="21"/>
              </w:rPr>
            </w:pPr>
          </w:p>
        </w:tc>
      </w:tr>
      <w:tr w14:paraId="3D873A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85" w:hRule="atLeast"/>
          <w:del w:id="555" w:author="咨询组" w:date="2026-01-08T14:31:29Z"/>
        </w:trPr>
        <w:tc>
          <w:tcPr>
            <w:tcW w:w="708" w:type="dxa"/>
            <w:vAlign w:val="top"/>
          </w:tcPr>
          <w:p w14:paraId="62D283A9">
            <w:pPr>
              <w:spacing w:before="38" w:line="214" w:lineRule="auto"/>
              <w:ind w:left="135" w:right="129" w:firstLine="2"/>
              <w:rPr>
                <w:del w:id="556" w:author="咨询组" w:date="2026-01-08T14:31:29Z"/>
                <w:rFonts w:ascii="微软雅黑" w:hAnsi="微软雅黑" w:eastAsia="微软雅黑" w:cs="微软雅黑"/>
                <w:sz w:val="22"/>
                <w:szCs w:val="22"/>
              </w:rPr>
            </w:pPr>
            <w:del w:id="557" w:author="咨询组" w:date="2026-01-08T14:31:29Z">
              <w:r>
                <w:rPr>
                  <w:rFonts w:ascii="微软雅黑" w:hAnsi="微软雅黑" w:eastAsia="微软雅黑" w:cs="微软雅黑"/>
                  <w:spacing w:val="-3"/>
                  <w:sz w:val="22"/>
                  <w:szCs w:val="22"/>
                </w:rPr>
                <w:delText>档</w:delText>
              </w:r>
            </w:del>
            <w:del w:id="558" w:author="咨询组" w:date="2026-01-08T14:31:29Z">
              <w:r>
                <w:rPr>
                  <w:rFonts w:ascii="微软雅黑" w:hAnsi="微软雅黑" w:eastAsia="微软雅黑" w:cs="微软雅黑"/>
                  <w:spacing w:val="-2"/>
                  <w:sz w:val="22"/>
                  <w:szCs w:val="22"/>
                </w:rPr>
                <w:delText>案</w:delText>
              </w:r>
            </w:del>
            <w:del w:id="559" w:author="咨询组" w:date="2026-01-08T14:31:29Z">
              <w:r>
                <w:rPr>
                  <w:rFonts w:ascii="微软雅黑" w:hAnsi="微软雅黑" w:eastAsia="微软雅黑" w:cs="微软雅黑"/>
                  <w:spacing w:val="-1"/>
                  <w:sz w:val="22"/>
                  <w:szCs w:val="22"/>
                </w:rPr>
                <w:delText>材料移交单位</w:delText>
              </w:r>
            </w:del>
          </w:p>
        </w:tc>
        <w:tc>
          <w:tcPr>
            <w:tcW w:w="3684" w:type="dxa"/>
            <w:gridSpan w:val="5"/>
            <w:vAlign w:val="top"/>
          </w:tcPr>
          <w:p w14:paraId="407EB916">
            <w:pPr>
              <w:spacing w:line="288" w:lineRule="auto"/>
              <w:rPr>
                <w:del w:id="560" w:author="咨询组" w:date="2026-01-08T14:31:29Z"/>
                <w:rFonts w:ascii="Arial"/>
                <w:sz w:val="21"/>
              </w:rPr>
            </w:pPr>
          </w:p>
          <w:p w14:paraId="12A83CB8">
            <w:pPr>
              <w:spacing w:before="94" w:line="218" w:lineRule="auto"/>
              <w:ind w:left="109"/>
              <w:rPr>
                <w:del w:id="561" w:author="咨询组" w:date="2026-01-08T14:31:29Z"/>
                <w:rFonts w:ascii="微软雅黑" w:hAnsi="微软雅黑" w:eastAsia="微软雅黑" w:cs="微软雅黑"/>
                <w:sz w:val="22"/>
                <w:szCs w:val="22"/>
              </w:rPr>
            </w:pPr>
            <w:del w:id="562" w:author="咨询组" w:date="2026-01-08T14:31:29Z">
              <w:r>
                <w:rPr>
                  <w:rFonts w:ascii="微软雅黑" w:hAnsi="微软雅黑" w:eastAsia="微软雅黑" w:cs="微软雅黑"/>
                  <w:spacing w:val="-2"/>
                  <w:sz w:val="22"/>
                  <w:szCs w:val="22"/>
                </w:rPr>
                <w:delText>经办人</w:delText>
              </w:r>
            </w:del>
            <w:del w:id="563" w:author="咨询组" w:date="2026-01-08T14:31:29Z">
              <w:r>
                <w:rPr>
                  <w:rFonts w:ascii="微软雅黑" w:hAnsi="微软雅黑" w:eastAsia="微软雅黑" w:cs="微软雅黑"/>
                  <w:spacing w:val="-1"/>
                  <w:sz w:val="22"/>
                  <w:szCs w:val="22"/>
                </w:rPr>
                <w:delText>：</w:delText>
              </w:r>
            </w:del>
          </w:p>
          <w:p w14:paraId="57E96CE3">
            <w:pPr>
              <w:tabs>
                <w:tab w:val="left" w:pos="202"/>
              </w:tabs>
              <w:spacing w:line="196" w:lineRule="auto"/>
              <w:ind w:left="93"/>
              <w:rPr>
                <w:del w:id="564" w:author="咨询组" w:date="2026-01-08T14:31:29Z"/>
                <w:rFonts w:ascii="微软雅黑" w:hAnsi="微软雅黑" w:eastAsia="微软雅黑" w:cs="微软雅黑"/>
                <w:sz w:val="22"/>
                <w:szCs w:val="22"/>
              </w:rPr>
            </w:pPr>
            <w:del w:id="565" w:author="咨询组" w:date="2026-01-08T14:31:29Z">
              <w:r>
                <w:rPr>
                  <w:rFonts w:ascii="微软雅黑" w:hAnsi="微软雅黑" w:eastAsia="微软雅黑" w:cs="微软雅黑"/>
                  <w:sz w:val="22"/>
                  <w:szCs w:val="22"/>
                </w:rPr>
                <w:tab/>
              </w:r>
            </w:del>
            <w:del w:id="566" w:author="咨询组" w:date="2026-01-08T14:31:29Z">
              <w:r>
                <w:rPr>
                  <w:rFonts w:ascii="微软雅黑" w:hAnsi="微软雅黑" w:eastAsia="微软雅黑" w:cs="微软雅黑"/>
                  <w:spacing w:val="17"/>
                  <w:sz w:val="22"/>
                  <w:szCs w:val="22"/>
                </w:rPr>
                <w:delText>(</w:delText>
              </w:r>
            </w:del>
            <w:del w:id="567" w:author="咨询组" w:date="2026-01-08T14:31:29Z">
              <w:r>
                <w:rPr>
                  <w:rFonts w:ascii="微软雅黑" w:hAnsi="微软雅黑" w:eastAsia="微软雅黑" w:cs="微软雅黑"/>
                  <w:spacing w:val="15"/>
                  <w:sz w:val="22"/>
                  <w:szCs w:val="22"/>
                </w:rPr>
                <w:delText>单位公章)</w:delText>
              </w:r>
            </w:del>
          </w:p>
          <w:p w14:paraId="47730BD9">
            <w:pPr>
              <w:spacing w:before="37" w:line="198" w:lineRule="auto"/>
              <w:ind w:left="990"/>
              <w:rPr>
                <w:del w:id="568" w:author="咨询组" w:date="2026-01-08T14:31:29Z"/>
                <w:rFonts w:ascii="微软雅黑" w:hAnsi="微软雅黑" w:eastAsia="微软雅黑" w:cs="微软雅黑"/>
                <w:sz w:val="22"/>
                <w:szCs w:val="22"/>
              </w:rPr>
            </w:pPr>
            <w:del w:id="569" w:author="咨询组" w:date="2026-01-08T14:31:29Z">
              <w:r>
                <w:rPr>
                  <w:rFonts w:ascii="微软雅黑" w:hAnsi="微软雅黑" w:eastAsia="微软雅黑" w:cs="微软雅黑"/>
                  <w:spacing w:val="3"/>
                  <w:sz w:val="22"/>
                  <w:szCs w:val="22"/>
                </w:rPr>
                <w:delText>年月</w:delText>
              </w:r>
            </w:del>
            <w:del w:id="570" w:author="咨询组" w:date="2026-01-08T14:31:29Z">
              <w:r>
                <w:rPr>
                  <w:rFonts w:ascii="微软雅黑" w:hAnsi="微软雅黑" w:eastAsia="微软雅黑" w:cs="微软雅黑"/>
                  <w:spacing w:val="2"/>
                  <w:sz w:val="22"/>
                  <w:szCs w:val="22"/>
                </w:rPr>
                <w:delText>日</w:delText>
              </w:r>
            </w:del>
          </w:p>
        </w:tc>
        <w:tc>
          <w:tcPr>
            <w:tcW w:w="707" w:type="dxa"/>
            <w:vAlign w:val="top"/>
          </w:tcPr>
          <w:p w14:paraId="190A0E19">
            <w:pPr>
              <w:spacing w:before="38" w:line="214" w:lineRule="auto"/>
              <w:ind w:left="135" w:right="128" w:firstLine="2"/>
              <w:rPr>
                <w:del w:id="571" w:author="咨询组" w:date="2026-01-08T14:31:29Z"/>
                <w:rFonts w:ascii="微软雅黑" w:hAnsi="微软雅黑" w:eastAsia="微软雅黑" w:cs="微软雅黑"/>
                <w:sz w:val="22"/>
                <w:szCs w:val="22"/>
              </w:rPr>
            </w:pPr>
            <w:del w:id="572" w:author="咨询组" w:date="2026-01-08T14:31:29Z">
              <w:r>
                <w:rPr>
                  <w:rFonts w:ascii="微软雅黑" w:hAnsi="微软雅黑" w:eastAsia="微软雅黑" w:cs="微软雅黑"/>
                  <w:spacing w:val="-3"/>
                  <w:sz w:val="22"/>
                  <w:szCs w:val="22"/>
                </w:rPr>
                <w:delText>档</w:delText>
              </w:r>
            </w:del>
            <w:del w:id="573" w:author="咨询组" w:date="2026-01-08T14:31:29Z">
              <w:r>
                <w:rPr>
                  <w:rFonts w:ascii="微软雅黑" w:hAnsi="微软雅黑" w:eastAsia="微软雅黑" w:cs="微软雅黑"/>
                  <w:spacing w:val="-2"/>
                  <w:sz w:val="22"/>
                  <w:szCs w:val="22"/>
                </w:rPr>
                <w:delText>案</w:delText>
              </w:r>
            </w:del>
            <w:del w:id="574" w:author="咨询组" w:date="2026-01-08T14:31:29Z">
              <w:r>
                <w:rPr>
                  <w:rFonts w:ascii="微软雅黑" w:hAnsi="微软雅黑" w:eastAsia="微软雅黑" w:cs="微软雅黑"/>
                  <w:spacing w:val="-1"/>
                  <w:sz w:val="22"/>
                  <w:szCs w:val="22"/>
                </w:rPr>
                <w:delText>材料接收单位</w:delText>
              </w:r>
            </w:del>
          </w:p>
        </w:tc>
        <w:tc>
          <w:tcPr>
            <w:tcW w:w="3405" w:type="dxa"/>
            <w:gridSpan w:val="3"/>
            <w:vAlign w:val="top"/>
          </w:tcPr>
          <w:p w14:paraId="5FE789E1">
            <w:pPr>
              <w:spacing w:line="288" w:lineRule="auto"/>
              <w:rPr>
                <w:del w:id="575" w:author="咨询组" w:date="2026-01-08T14:31:29Z"/>
                <w:rFonts w:ascii="Arial"/>
                <w:sz w:val="21"/>
              </w:rPr>
            </w:pPr>
          </w:p>
          <w:p w14:paraId="526C7ACC">
            <w:pPr>
              <w:spacing w:before="94" w:line="218" w:lineRule="auto"/>
              <w:ind w:left="113"/>
              <w:rPr>
                <w:del w:id="576" w:author="咨询组" w:date="2026-01-08T14:31:29Z"/>
                <w:rFonts w:ascii="微软雅黑" w:hAnsi="微软雅黑" w:eastAsia="微软雅黑" w:cs="微软雅黑"/>
                <w:sz w:val="22"/>
                <w:szCs w:val="22"/>
              </w:rPr>
            </w:pPr>
            <w:del w:id="577" w:author="咨询组" w:date="2026-01-08T14:31:29Z">
              <w:r>
                <w:rPr>
                  <w:rFonts w:ascii="微软雅黑" w:hAnsi="微软雅黑" w:eastAsia="微软雅黑" w:cs="微软雅黑"/>
                  <w:spacing w:val="-2"/>
                  <w:sz w:val="22"/>
                  <w:szCs w:val="22"/>
                </w:rPr>
                <w:delText>核收人</w:delText>
              </w:r>
            </w:del>
            <w:del w:id="578" w:author="咨询组" w:date="2026-01-08T14:31:29Z">
              <w:r>
                <w:rPr>
                  <w:rFonts w:ascii="微软雅黑" w:hAnsi="微软雅黑" w:eastAsia="微软雅黑" w:cs="微软雅黑"/>
                  <w:spacing w:val="-1"/>
                  <w:sz w:val="22"/>
                  <w:szCs w:val="22"/>
                </w:rPr>
                <w:delText>：</w:delText>
              </w:r>
            </w:del>
          </w:p>
          <w:p w14:paraId="397FF20A">
            <w:pPr>
              <w:tabs>
                <w:tab w:val="left" w:pos="207"/>
              </w:tabs>
              <w:spacing w:line="196" w:lineRule="auto"/>
              <w:ind w:left="97"/>
              <w:rPr>
                <w:del w:id="579" w:author="咨询组" w:date="2026-01-08T14:31:29Z"/>
                <w:rFonts w:ascii="微软雅黑" w:hAnsi="微软雅黑" w:eastAsia="微软雅黑" w:cs="微软雅黑"/>
                <w:sz w:val="22"/>
                <w:szCs w:val="22"/>
              </w:rPr>
            </w:pPr>
            <w:del w:id="580" w:author="咨询组" w:date="2026-01-08T14:31:29Z">
              <w:r>
                <w:rPr>
                  <w:rFonts w:ascii="微软雅黑" w:hAnsi="微软雅黑" w:eastAsia="微软雅黑" w:cs="微软雅黑"/>
                  <w:sz w:val="22"/>
                  <w:szCs w:val="22"/>
                </w:rPr>
                <w:tab/>
              </w:r>
            </w:del>
            <w:del w:id="581" w:author="咨询组" w:date="2026-01-08T14:31:29Z">
              <w:r>
                <w:rPr>
                  <w:rFonts w:ascii="微软雅黑" w:hAnsi="微软雅黑" w:eastAsia="微软雅黑" w:cs="微软雅黑"/>
                  <w:spacing w:val="16"/>
                  <w:sz w:val="22"/>
                  <w:szCs w:val="22"/>
                </w:rPr>
                <w:delText>(</w:delText>
              </w:r>
            </w:del>
            <w:del w:id="582" w:author="咨询组" w:date="2026-01-08T14:31:29Z">
              <w:r>
                <w:rPr>
                  <w:rFonts w:ascii="微软雅黑" w:hAnsi="微软雅黑" w:eastAsia="微软雅黑" w:cs="微软雅黑"/>
                  <w:spacing w:val="15"/>
                  <w:sz w:val="22"/>
                  <w:szCs w:val="22"/>
                </w:rPr>
                <w:delText>单位公章)</w:delText>
              </w:r>
            </w:del>
          </w:p>
          <w:p w14:paraId="23BF3E8A">
            <w:pPr>
              <w:spacing w:before="37" w:line="198" w:lineRule="auto"/>
              <w:ind w:left="994"/>
              <w:rPr>
                <w:del w:id="583" w:author="咨询组" w:date="2026-01-08T14:31:29Z"/>
                <w:rFonts w:ascii="微软雅黑" w:hAnsi="微软雅黑" w:eastAsia="微软雅黑" w:cs="微软雅黑"/>
                <w:sz w:val="22"/>
                <w:szCs w:val="22"/>
              </w:rPr>
            </w:pPr>
            <w:del w:id="584" w:author="咨询组" w:date="2026-01-08T14:31:29Z">
              <w:r>
                <w:rPr>
                  <w:rFonts w:ascii="微软雅黑" w:hAnsi="微软雅黑" w:eastAsia="微软雅黑" w:cs="微软雅黑"/>
                  <w:spacing w:val="4"/>
                  <w:sz w:val="22"/>
                  <w:szCs w:val="22"/>
                </w:rPr>
                <w:delText>年</w:delText>
              </w:r>
            </w:del>
            <w:del w:id="585" w:author="咨询组" w:date="2026-01-08T14:31:29Z">
              <w:r>
                <w:rPr>
                  <w:rFonts w:ascii="微软雅黑" w:hAnsi="微软雅黑" w:eastAsia="微软雅黑" w:cs="微软雅黑"/>
                  <w:spacing w:val="2"/>
                  <w:sz w:val="22"/>
                  <w:szCs w:val="22"/>
                </w:rPr>
                <w:delText>月日</w:delText>
              </w:r>
            </w:del>
          </w:p>
        </w:tc>
      </w:tr>
    </w:tbl>
    <w:p w14:paraId="1853F1F3">
      <w:pPr>
        <w:rPr>
          <w:del w:id="586" w:author="咨询组" w:date="2026-01-08T14:31:29Z"/>
          <w:rFonts w:ascii="Arial"/>
          <w:sz w:val="21"/>
        </w:rPr>
      </w:pPr>
    </w:p>
    <w:p w14:paraId="7F854214">
      <w:pPr>
        <w:rPr>
          <w:del w:id="587" w:author="咨询组" w:date="2026-01-08T14:31:29Z"/>
        </w:rPr>
        <w:sectPr>
          <w:headerReference r:id="rId14" w:type="default"/>
          <w:footerReference r:id="rId15" w:type="default"/>
          <w:pgSz w:w="11906" w:h="16839"/>
          <w:pgMar w:top="1668" w:right="1709" w:bottom="743" w:left="1687" w:header="614" w:footer="568" w:gutter="0"/>
          <w:cols w:space="720" w:num="1"/>
        </w:sectPr>
      </w:pPr>
    </w:p>
    <w:p w14:paraId="16A68B83">
      <w:pPr>
        <w:spacing w:before="232" w:line="220" w:lineRule="auto"/>
        <w:ind w:left="148"/>
        <w:rPr>
          <w:del w:id="588" w:author="咨询组" w:date="2026-01-08T14:31:29Z"/>
          <w:rFonts w:ascii="仿宋" w:hAnsi="仿宋" w:eastAsia="仿宋" w:cs="仿宋"/>
          <w:sz w:val="31"/>
          <w:szCs w:val="31"/>
        </w:rPr>
      </w:pPr>
      <w:del w:id="589" w:author="咨询组" w:date="2026-01-08T14:31:29Z">
        <w:r>
          <w:rPr>
            <w:rFonts w:ascii="仿宋" w:hAnsi="仿宋" w:eastAsia="仿宋" w:cs="仿宋"/>
            <w:spacing w:val="3"/>
            <w:sz w:val="31"/>
            <w:szCs w:val="31"/>
          </w:rPr>
          <w:delText>附件5:批量移交干部人事档案材料清</w:delText>
        </w:r>
      </w:del>
      <w:del w:id="590" w:author="咨询组" w:date="2026-01-08T14:31:29Z">
        <w:r>
          <w:rPr>
            <w:rFonts w:ascii="仿宋" w:hAnsi="仿宋" w:eastAsia="仿宋" w:cs="仿宋"/>
            <w:spacing w:val="2"/>
            <w:sz w:val="31"/>
            <w:szCs w:val="31"/>
          </w:rPr>
          <w:delText>单</w:delText>
        </w:r>
      </w:del>
    </w:p>
    <w:p w14:paraId="40776EBC">
      <w:pPr>
        <w:spacing w:before="112" w:line="241" w:lineRule="auto"/>
        <w:ind w:left="2306"/>
        <w:rPr>
          <w:del w:id="591" w:author="咨询组" w:date="2026-01-08T14:31:29Z"/>
          <w:rFonts w:ascii="黑体" w:hAnsi="黑体" w:eastAsia="黑体" w:cs="黑体"/>
          <w:sz w:val="28"/>
          <w:szCs w:val="28"/>
        </w:rPr>
      </w:pPr>
      <w:del w:id="592" w:author="咨询组" w:date="2026-01-08T14:31:29Z">
        <w:r>
          <w:rPr>
            <w:rFonts w:ascii="黑体" w:hAnsi="黑体" w:eastAsia="黑体" w:cs="黑体"/>
            <w:spacing w:val="1"/>
            <w:sz w:val="28"/>
            <w:szCs w:val="28"/>
            <w14:textOutline w14:w="5103" w14:cap="flat" w14:cmpd="sng">
              <w14:solidFill>
                <w14:srgbClr w14:val="000000"/>
              </w14:solidFill>
              <w14:prstDash w14:val="solid"/>
              <w14:miter w14:val="0"/>
            </w14:textOutline>
          </w:rPr>
          <w:delText>批量移交干部</w:delText>
        </w:r>
      </w:del>
      <w:del w:id="593" w:author="咨询组" w:date="2026-01-08T14:31:29Z">
        <w:r>
          <w:rPr>
            <w:rFonts w:ascii="黑体" w:hAnsi="黑体" w:eastAsia="黑体" w:cs="黑体"/>
            <w:sz w:val="28"/>
            <w:szCs w:val="28"/>
            <w14:textOutline w14:w="5103" w14:cap="flat" w14:cmpd="sng">
              <w14:solidFill>
                <w14:srgbClr w14:val="000000"/>
              </w14:solidFill>
              <w14:prstDash w14:val="solid"/>
              <w14:miter w14:val="0"/>
            </w14:textOutline>
          </w:rPr>
          <w:delText>人事档案材料清单</w:delText>
        </w:r>
      </w:del>
    </w:p>
    <w:p w14:paraId="1E69686B">
      <w:pPr>
        <w:spacing w:line="135" w:lineRule="exact"/>
        <w:rPr>
          <w:del w:id="594" w:author="咨询组" w:date="2026-01-08T14:31:29Z"/>
        </w:rPr>
      </w:pPr>
    </w:p>
    <w:tbl>
      <w:tblPr>
        <w:tblStyle w:val="6"/>
        <w:tblW w:w="852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20"/>
        <w:gridCol w:w="1537"/>
        <w:gridCol w:w="842"/>
        <w:gridCol w:w="1119"/>
        <w:gridCol w:w="1259"/>
        <w:gridCol w:w="1119"/>
        <w:gridCol w:w="1530"/>
      </w:tblGrid>
      <w:tr w14:paraId="640AF8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7" w:hRule="atLeast"/>
          <w:del w:id="595" w:author="咨询组" w:date="2026-01-08T14:31:29Z"/>
        </w:trPr>
        <w:tc>
          <w:tcPr>
            <w:tcW w:w="1120" w:type="dxa"/>
            <w:vAlign w:val="top"/>
          </w:tcPr>
          <w:p w14:paraId="4B4C006D">
            <w:pPr>
              <w:spacing w:before="192" w:line="624" w:lineRule="exact"/>
              <w:ind w:left="120"/>
              <w:rPr>
                <w:del w:id="596" w:author="咨询组" w:date="2026-01-08T14:31:29Z"/>
                <w:rFonts w:ascii="微软雅黑" w:hAnsi="微软雅黑" w:eastAsia="微软雅黑" w:cs="微软雅黑"/>
                <w:sz w:val="22"/>
                <w:szCs w:val="22"/>
              </w:rPr>
            </w:pPr>
            <w:del w:id="597" w:author="咨询组" w:date="2026-01-08T14:31:29Z">
              <w:r>
                <w:rPr>
                  <w:rFonts w:ascii="微软雅黑" w:hAnsi="微软雅黑" w:eastAsia="微软雅黑" w:cs="微软雅黑"/>
                  <w:spacing w:val="-1"/>
                  <w:position w:val="30"/>
                  <w:sz w:val="22"/>
                  <w:szCs w:val="22"/>
                  <w14:textOutline w14:w="4013" w14:cap="flat" w14:cmpd="sng">
                    <w14:solidFill>
                      <w14:srgbClr w14:val="000000"/>
                    </w14:solidFill>
                    <w14:prstDash w14:val="solid"/>
                    <w14:miter w14:val="0"/>
                  </w14:textOutline>
                </w:rPr>
                <w:delText>移交</w:delText>
              </w:r>
            </w:del>
            <w:del w:id="598" w:author="咨询组" w:date="2026-01-08T14:31:29Z">
              <w:r>
                <w:rPr>
                  <w:rFonts w:ascii="微软雅黑" w:hAnsi="微软雅黑" w:eastAsia="微软雅黑" w:cs="微软雅黑"/>
                  <w:position w:val="30"/>
                  <w:sz w:val="22"/>
                  <w:szCs w:val="22"/>
                  <w14:textOutline w14:w="4013" w14:cap="flat" w14:cmpd="sng">
                    <w14:solidFill>
                      <w14:srgbClr w14:val="000000"/>
                    </w14:solidFill>
                    <w14:prstDash w14:val="solid"/>
                    <w14:miter w14:val="0"/>
                  </w14:textOutline>
                </w:rPr>
                <w:delText>组织</w:delText>
              </w:r>
            </w:del>
          </w:p>
          <w:p w14:paraId="0E6652F8">
            <w:pPr>
              <w:spacing w:before="1" w:line="201" w:lineRule="auto"/>
              <w:ind w:left="305"/>
              <w:rPr>
                <w:del w:id="599" w:author="咨询组" w:date="2026-01-08T14:31:29Z"/>
                <w:rFonts w:ascii="微软雅黑" w:hAnsi="微软雅黑" w:eastAsia="微软雅黑" w:cs="微软雅黑"/>
                <w:sz w:val="22"/>
                <w:szCs w:val="22"/>
              </w:rPr>
            </w:pPr>
            <w:del w:id="600" w:author="咨询组" w:date="2026-01-08T14:31:29Z">
              <w:r>
                <w:rPr>
                  <w:rFonts w:ascii="微软雅黑" w:hAnsi="微软雅黑" w:eastAsia="微软雅黑" w:cs="微软雅黑"/>
                  <w:spacing w:val="-11"/>
                  <w:sz w:val="22"/>
                  <w:szCs w:val="22"/>
                  <w14:textOutline w14:w="4013" w14:cap="flat" w14:cmpd="sng">
                    <w14:solidFill>
                      <w14:srgbClr w14:val="000000"/>
                    </w14:solidFill>
                    <w14:prstDash w14:val="solid"/>
                    <w14:miter w14:val="0"/>
                  </w14:textOutline>
                </w:rPr>
                <w:delText>/</w:delText>
              </w:r>
            </w:del>
            <w:del w:id="601" w:author="咨询组" w:date="2026-01-08T14:31:29Z">
              <w:r>
                <w:rPr>
                  <w:rFonts w:ascii="微软雅黑" w:hAnsi="微软雅黑" w:eastAsia="微软雅黑" w:cs="微软雅黑"/>
                  <w:spacing w:val="-10"/>
                  <w:sz w:val="22"/>
                  <w:szCs w:val="22"/>
                  <w14:textOutline w14:w="4013" w14:cap="flat" w14:cmpd="sng">
                    <w14:solidFill>
                      <w14:srgbClr w14:val="000000"/>
                    </w14:solidFill>
                    <w14:prstDash w14:val="solid"/>
                    <w14:miter w14:val="0"/>
                  </w14:textOutline>
                </w:rPr>
                <w:delText>单位</w:delText>
              </w:r>
            </w:del>
          </w:p>
        </w:tc>
        <w:tc>
          <w:tcPr>
            <w:tcW w:w="1537" w:type="dxa"/>
            <w:vAlign w:val="top"/>
          </w:tcPr>
          <w:p w14:paraId="1B15BCE9">
            <w:pPr>
              <w:spacing w:line="406" w:lineRule="auto"/>
              <w:rPr>
                <w:del w:id="602" w:author="咨询组" w:date="2026-01-08T14:31:29Z"/>
                <w:rFonts w:ascii="Arial"/>
                <w:sz w:val="21"/>
              </w:rPr>
            </w:pPr>
          </w:p>
          <w:p w14:paraId="1F88D834">
            <w:pPr>
              <w:spacing w:before="95" w:line="202" w:lineRule="auto"/>
              <w:ind w:left="548"/>
              <w:rPr>
                <w:del w:id="603" w:author="咨询组" w:date="2026-01-08T14:31:29Z"/>
                <w:rFonts w:ascii="微软雅黑" w:hAnsi="微软雅黑" w:eastAsia="微软雅黑" w:cs="微软雅黑"/>
                <w:sz w:val="22"/>
                <w:szCs w:val="22"/>
              </w:rPr>
            </w:pPr>
            <w:del w:id="604" w:author="咨询组" w:date="2026-01-08T14:31:29Z">
              <w:r>
                <w:rPr>
                  <w:rFonts w:ascii="微软雅黑" w:hAnsi="微软雅黑" w:eastAsia="微软雅黑" w:cs="微软雅黑"/>
                  <w:spacing w:val="-3"/>
                  <w:sz w:val="22"/>
                  <w:szCs w:val="22"/>
                  <w14:textOutline w14:w="4013" w14:cap="flat" w14:cmpd="sng">
                    <w14:solidFill>
                      <w14:srgbClr w14:val="000000"/>
                    </w14:solidFill>
                    <w14:prstDash w14:val="solid"/>
                    <w14:miter w14:val="0"/>
                  </w14:textOutline>
                </w:rPr>
                <w:delText>姓</w:delText>
              </w:r>
            </w:del>
            <w:del w:id="605" w:author="咨询组" w:date="2026-01-08T14:31:29Z">
              <w:r>
                <w:rPr>
                  <w:rFonts w:ascii="微软雅黑" w:hAnsi="微软雅黑" w:eastAsia="微软雅黑" w:cs="微软雅黑"/>
                  <w:spacing w:val="-2"/>
                  <w:sz w:val="22"/>
                  <w:szCs w:val="22"/>
                  <w14:textOutline w14:w="4013" w14:cap="flat" w14:cmpd="sng">
                    <w14:solidFill>
                      <w14:srgbClr w14:val="000000"/>
                    </w14:solidFill>
                    <w14:prstDash w14:val="solid"/>
                    <w14:miter w14:val="0"/>
                  </w14:textOutline>
                </w:rPr>
                <w:delText>名</w:delText>
              </w:r>
            </w:del>
          </w:p>
        </w:tc>
        <w:tc>
          <w:tcPr>
            <w:tcW w:w="842" w:type="dxa"/>
            <w:vAlign w:val="top"/>
          </w:tcPr>
          <w:p w14:paraId="5620CA3A">
            <w:pPr>
              <w:spacing w:line="408" w:lineRule="auto"/>
              <w:rPr>
                <w:del w:id="606" w:author="咨询组" w:date="2026-01-08T14:31:29Z"/>
                <w:rFonts w:ascii="Arial"/>
                <w:sz w:val="21"/>
              </w:rPr>
            </w:pPr>
          </w:p>
          <w:p w14:paraId="12050051">
            <w:pPr>
              <w:spacing w:before="94" w:line="201" w:lineRule="auto"/>
              <w:ind w:left="199"/>
              <w:rPr>
                <w:del w:id="607" w:author="咨询组" w:date="2026-01-08T14:31:29Z"/>
                <w:rFonts w:ascii="微软雅黑" w:hAnsi="微软雅黑" w:eastAsia="微软雅黑" w:cs="微软雅黑"/>
                <w:sz w:val="22"/>
                <w:szCs w:val="22"/>
              </w:rPr>
            </w:pPr>
            <w:del w:id="608" w:author="咨询组" w:date="2026-01-08T14:31:29Z">
              <w:r>
                <w:rPr>
                  <w:rFonts w:ascii="微软雅黑" w:hAnsi="微软雅黑" w:eastAsia="微软雅黑" w:cs="微软雅黑"/>
                  <w:spacing w:val="-1"/>
                  <w:sz w:val="22"/>
                  <w:szCs w:val="22"/>
                  <w14:textOutline w14:w="4013" w14:cap="flat" w14:cmpd="sng">
                    <w14:solidFill>
                      <w14:srgbClr w14:val="000000"/>
                    </w14:solidFill>
                    <w14:prstDash w14:val="solid"/>
                    <w14:miter w14:val="0"/>
                  </w14:textOutline>
                </w:rPr>
                <w:delText>性别</w:delText>
              </w:r>
            </w:del>
          </w:p>
        </w:tc>
        <w:tc>
          <w:tcPr>
            <w:tcW w:w="1119" w:type="dxa"/>
            <w:vAlign w:val="top"/>
          </w:tcPr>
          <w:p w14:paraId="53E9F28D">
            <w:pPr>
              <w:spacing w:before="192" w:line="624" w:lineRule="exact"/>
              <w:ind w:left="120"/>
              <w:rPr>
                <w:del w:id="609" w:author="咨询组" w:date="2026-01-08T14:31:29Z"/>
                <w:rFonts w:ascii="微软雅黑" w:hAnsi="微软雅黑" w:eastAsia="微软雅黑" w:cs="微软雅黑"/>
                <w:sz w:val="22"/>
                <w:szCs w:val="22"/>
              </w:rPr>
            </w:pPr>
            <w:del w:id="610" w:author="咨询组" w:date="2026-01-08T14:31:29Z">
              <w:r>
                <w:rPr>
                  <w:rFonts w:ascii="微软雅黑" w:hAnsi="微软雅黑" w:eastAsia="微软雅黑" w:cs="微软雅黑"/>
                  <w:spacing w:val="-1"/>
                  <w:position w:val="30"/>
                  <w:sz w:val="22"/>
                  <w:szCs w:val="22"/>
                  <w14:textOutline w14:w="4013" w14:cap="flat" w14:cmpd="sng">
                    <w14:solidFill>
                      <w14:srgbClr w14:val="000000"/>
                    </w14:solidFill>
                    <w14:prstDash w14:val="solid"/>
                    <w14:miter w14:val="0"/>
                  </w14:textOutline>
                </w:rPr>
                <w:delText>移交</w:delText>
              </w:r>
            </w:del>
            <w:del w:id="611" w:author="咨询组" w:date="2026-01-08T14:31:29Z">
              <w:r>
                <w:rPr>
                  <w:rFonts w:ascii="微软雅黑" w:hAnsi="微软雅黑" w:eastAsia="微软雅黑" w:cs="微软雅黑"/>
                  <w:position w:val="30"/>
                  <w:sz w:val="22"/>
                  <w:szCs w:val="22"/>
                  <w14:textOutline w14:w="4013" w14:cap="flat" w14:cmpd="sng">
                    <w14:solidFill>
                      <w14:srgbClr w14:val="000000"/>
                    </w14:solidFill>
                    <w14:prstDash w14:val="solid"/>
                    <w14:miter w14:val="0"/>
                  </w14:textOutline>
                </w:rPr>
                <w:delText>档案</w:delText>
              </w:r>
            </w:del>
          </w:p>
          <w:p w14:paraId="19BA7D93">
            <w:pPr>
              <w:spacing w:line="200" w:lineRule="auto"/>
              <w:ind w:left="123"/>
              <w:rPr>
                <w:del w:id="612" w:author="咨询组" w:date="2026-01-08T14:31:29Z"/>
                <w:rFonts w:ascii="微软雅黑" w:hAnsi="微软雅黑" w:eastAsia="微软雅黑" w:cs="微软雅黑"/>
                <w:sz w:val="22"/>
                <w:szCs w:val="22"/>
              </w:rPr>
            </w:pPr>
            <w:del w:id="613" w:author="咨询组" w:date="2026-01-08T14:31:29Z">
              <w:r>
                <w:rPr>
                  <w:rFonts w:ascii="微软雅黑" w:hAnsi="微软雅黑" w:eastAsia="微软雅黑" w:cs="微软雅黑"/>
                  <w:spacing w:val="-2"/>
                  <w:sz w:val="22"/>
                  <w:szCs w:val="22"/>
                  <w14:textOutline w14:w="4013" w14:cap="flat" w14:cmpd="sng">
                    <w14:solidFill>
                      <w14:srgbClr w14:val="000000"/>
                    </w14:solidFill>
                    <w14:prstDash w14:val="solid"/>
                    <w14:miter w14:val="0"/>
                  </w14:textOutline>
                </w:rPr>
                <w:delText>清单</w:delText>
              </w:r>
            </w:del>
            <w:del w:id="614" w:author="咨询组" w:date="2026-01-08T14:31:29Z">
              <w:r>
                <w:rPr>
                  <w:rFonts w:ascii="微软雅黑" w:hAnsi="微软雅黑" w:eastAsia="微软雅黑" w:cs="微软雅黑"/>
                  <w:spacing w:val="-1"/>
                  <w:sz w:val="22"/>
                  <w:szCs w:val="22"/>
                  <w14:textOutline w14:w="4013" w14:cap="flat" w14:cmpd="sng">
                    <w14:solidFill>
                      <w14:srgbClr w14:val="000000"/>
                    </w14:solidFill>
                    <w14:prstDash w14:val="solid"/>
                    <w14:miter w14:val="0"/>
                  </w14:textOutline>
                </w:rPr>
                <w:delText>数量</w:delText>
              </w:r>
            </w:del>
          </w:p>
        </w:tc>
        <w:tc>
          <w:tcPr>
            <w:tcW w:w="1259" w:type="dxa"/>
            <w:vAlign w:val="top"/>
          </w:tcPr>
          <w:p w14:paraId="09F1B157">
            <w:pPr>
              <w:spacing w:line="407" w:lineRule="auto"/>
              <w:rPr>
                <w:del w:id="615" w:author="咨询组" w:date="2026-01-08T14:31:29Z"/>
                <w:rFonts w:ascii="Arial"/>
                <w:sz w:val="21"/>
              </w:rPr>
            </w:pPr>
          </w:p>
          <w:p w14:paraId="0A605FF1">
            <w:pPr>
              <w:spacing w:before="94" w:line="203" w:lineRule="auto"/>
              <w:ind w:left="301"/>
              <w:rPr>
                <w:del w:id="616" w:author="咨询组" w:date="2026-01-08T14:31:29Z"/>
                <w:rFonts w:ascii="微软雅黑" w:hAnsi="微软雅黑" w:eastAsia="微软雅黑" w:cs="微软雅黑"/>
                <w:sz w:val="22"/>
                <w:szCs w:val="22"/>
              </w:rPr>
            </w:pPr>
            <w:del w:id="617" w:author="咨询组" w:date="2026-01-08T14:31:29Z">
              <w:r>
                <w:rPr>
                  <w:rFonts w:ascii="微软雅黑" w:hAnsi="微软雅黑" w:eastAsia="微软雅黑" w:cs="微软雅黑"/>
                  <w:spacing w:val="-2"/>
                  <w:sz w:val="22"/>
                  <w:szCs w:val="22"/>
                  <w14:textOutline w14:w="4013" w14:cap="flat" w14:cmpd="sng">
                    <w14:solidFill>
                      <w14:srgbClr w14:val="000000"/>
                    </w14:solidFill>
                    <w14:prstDash w14:val="solid"/>
                    <w14:miter w14:val="0"/>
                  </w14:textOutline>
                </w:rPr>
                <w:delText>经办</w:delText>
              </w:r>
            </w:del>
            <w:del w:id="618" w:author="咨询组" w:date="2026-01-08T14:31:29Z">
              <w:r>
                <w:rPr>
                  <w:rFonts w:ascii="微软雅黑" w:hAnsi="微软雅黑" w:eastAsia="微软雅黑" w:cs="微软雅黑"/>
                  <w:spacing w:val="-1"/>
                  <w:sz w:val="22"/>
                  <w:szCs w:val="22"/>
                  <w14:textOutline w14:w="4013" w14:cap="flat" w14:cmpd="sng">
                    <w14:solidFill>
                      <w14:srgbClr w14:val="000000"/>
                    </w14:solidFill>
                    <w14:prstDash w14:val="solid"/>
                    <w14:miter w14:val="0"/>
                  </w14:textOutline>
                </w:rPr>
                <w:delText>人</w:delText>
              </w:r>
            </w:del>
          </w:p>
        </w:tc>
        <w:tc>
          <w:tcPr>
            <w:tcW w:w="1119" w:type="dxa"/>
            <w:vAlign w:val="top"/>
          </w:tcPr>
          <w:p w14:paraId="6A839CDA">
            <w:pPr>
              <w:spacing w:line="408" w:lineRule="auto"/>
              <w:rPr>
                <w:del w:id="619" w:author="咨询组" w:date="2026-01-08T14:31:29Z"/>
                <w:rFonts w:ascii="Arial"/>
                <w:sz w:val="21"/>
              </w:rPr>
            </w:pPr>
          </w:p>
          <w:p w14:paraId="42EF687D">
            <w:pPr>
              <w:spacing w:before="94" w:line="200" w:lineRule="auto"/>
              <w:ind w:left="120"/>
              <w:rPr>
                <w:del w:id="620" w:author="咨询组" w:date="2026-01-08T14:31:29Z"/>
                <w:rFonts w:ascii="微软雅黑" w:hAnsi="微软雅黑" w:eastAsia="微软雅黑" w:cs="微软雅黑"/>
                <w:sz w:val="22"/>
                <w:szCs w:val="22"/>
              </w:rPr>
            </w:pPr>
            <w:del w:id="621" w:author="咨询组" w:date="2026-01-08T14:31:29Z">
              <w:r>
                <w:rPr>
                  <w:rFonts w:ascii="微软雅黑" w:hAnsi="微软雅黑" w:eastAsia="微软雅黑" w:cs="微软雅黑"/>
                  <w:spacing w:val="-1"/>
                  <w:sz w:val="22"/>
                  <w:szCs w:val="22"/>
                  <w14:textOutline w14:w="4013" w14:cap="flat" w14:cmpd="sng">
                    <w14:solidFill>
                      <w14:srgbClr w14:val="000000"/>
                    </w14:solidFill>
                    <w14:prstDash w14:val="solid"/>
                    <w14:miter w14:val="0"/>
                  </w14:textOutline>
                </w:rPr>
                <w:delText>移交</w:delText>
              </w:r>
            </w:del>
            <w:del w:id="622" w:author="咨询组" w:date="2026-01-08T14:31:29Z">
              <w:r>
                <w:rPr>
                  <w:rFonts w:ascii="微软雅黑" w:hAnsi="微软雅黑" w:eastAsia="微软雅黑" w:cs="微软雅黑"/>
                  <w:sz w:val="22"/>
                  <w:szCs w:val="22"/>
                  <w14:textOutline w14:w="4013" w14:cap="flat" w14:cmpd="sng">
                    <w14:solidFill>
                      <w14:srgbClr w14:val="000000"/>
                    </w14:solidFill>
                    <w14:prstDash w14:val="solid"/>
                    <w14:miter w14:val="0"/>
                  </w14:textOutline>
                </w:rPr>
                <w:delText>时间</w:delText>
              </w:r>
            </w:del>
          </w:p>
        </w:tc>
        <w:tc>
          <w:tcPr>
            <w:tcW w:w="1530" w:type="dxa"/>
            <w:vAlign w:val="top"/>
          </w:tcPr>
          <w:p w14:paraId="17BB0EE9">
            <w:pPr>
              <w:spacing w:line="407" w:lineRule="auto"/>
              <w:rPr>
                <w:del w:id="623" w:author="咨询组" w:date="2026-01-08T14:31:29Z"/>
                <w:rFonts w:ascii="Arial"/>
                <w:sz w:val="21"/>
              </w:rPr>
            </w:pPr>
          </w:p>
          <w:p w14:paraId="6BA85214">
            <w:pPr>
              <w:spacing w:before="94" w:line="203" w:lineRule="auto"/>
              <w:ind w:left="546"/>
              <w:rPr>
                <w:del w:id="624" w:author="咨询组" w:date="2026-01-08T14:31:29Z"/>
                <w:rFonts w:ascii="微软雅黑" w:hAnsi="微软雅黑" w:eastAsia="微软雅黑" w:cs="微软雅黑"/>
                <w:sz w:val="22"/>
                <w:szCs w:val="22"/>
              </w:rPr>
            </w:pPr>
            <w:del w:id="625" w:author="咨询组" w:date="2026-01-08T14:31:29Z">
              <w:r>
                <w:rPr>
                  <w:rFonts w:ascii="微软雅黑" w:hAnsi="微软雅黑" w:eastAsia="微软雅黑" w:cs="微软雅黑"/>
                  <w:spacing w:val="-2"/>
                  <w:sz w:val="22"/>
                  <w:szCs w:val="22"/>
                  <w14:textOutline w14:w="4013" w14:cap="flat" w14:cmpd="sng">
                    <w14:solidFill>
                      <w14:srgbClr w14:val="000000"/>
                    </w14:solidFill>
                    <w14:prstDash w14:val="solid"/>
                    <w14:miter w14:val="0"/>
                  </w14:textOutline>
                </w:rPr>
                <w:delText>备</w:delText>
              </w:r>
            </w:del>
            <w:del w:id="626" w:author="咨询组" w:date="2026-01-08T14:31:29Z">
              <w:r>
                <w:rPr>
                  <w:rFonts w:ascii="微软雅黑" w:hAnsi="微软雅黑" w:eastAsia="微软雅黑" w:cs="微软雅黑"/>
                  <w:spacing w:val="-1"/>
                  <w:sz w:val="22"/>
                  <w:szCs w:val="22"/>
                  <w14:textOutline w14:w="4013" w14:cap="flat" w14:cmpd="sng">
                    <w14:solidFill>
                      <w14:srgbClr w14:val="000000"/>
                    </w14:solidFill>
                    <w14:prstDash w14:val="solid"/>
                    <w14:miter w14:val="0"/>
                  </w14:textOutline>
                </w:rPr>
                <w:delText>注</w:delText>
              </w:r>
            </w:del>
          </w:p>
        </w:tc>
      </w:tr>
      <w:tr w14:paraId="68F47D1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del w:id="627" w:author="咨询组" w:date="2026-01-08T14:31:29Z"/>
        </w:trPr>
        <w:tc>
          <w:tcPr>
            <w:tcW w:w="1120" w:type="dxa"/>
            <w:vMerge w:val="restart"/>
            <w:tcBorders>
              <w:bottom w:val="nil"/>
            </w:tcBorders>
            <w:vAlign w:val="top"/>
          </w:tcPr>
          <w:p w14:paraId="7B883DFF">
            <w:pPr>
              <w:rPr>
                <w:del w:id="628" w:author="咨询组" w:date="2026-01-08T14:31:29Z"/>
                <w:rFonts w:ascii="Arial"/>
                <w:sz w:val="21"/>
              </w:rPr>
            </w:pPr>
          </w:p>
        </w:tc>
        <w:tc>
          <w:tcPr>
            <w:tcW w:w="1537" w:type="dxa"/>
            <w:vAlign w:val="top"/>
          </w:tcPr>
          <w:p w14:paraId="7F264D37">
            <w:pPr>
              <w:rPr>
                <w:del w:id="629" w:author="咨询组" w:date="2026-01-08T14:31:29Z"/>
                <w:rFonts w:ascii="Arial"/>
                <w:sz w:val="21"/>
              </w:rPr>
            </w:pPr>
          </w:p>
        </w:tc>
        <w:tc>
          <w:tcPr>
            <w:tcW w:w="842" w:type="dxa"/>
            <w:vAlign w:val="top"/>
          </w:tcPr>
          <w:p w14:paraId="2177C186">
            <w:pPr>
              <w:rPr>
                <w:del w:id="630" w:author="咨询组" w:date="2026-01-08T14:31:29Z"/>
                <w:rFonts w:ascii="Arial"/>
                <w:sz w:val="21"/>
              </w:rPr>
            </w:pPr>
          </w:p>
        </w:tc>
        <w:tc>
          <w:tcPr>
            <w:tcW w:w="1119" w:type="dxa"/>
            <w:vAlign w:val="top"/>
          </w:tcPr>
          <w:p w14:paraId="1D960127">
            <w:pPr>
              <w:rPr>
                <w:del w:id="631" w:author="咨询组" w:date="2026-01-08T14:31:29Z"/>
                <w:rFonts w:ascii="Arial"/>
                <w:sz w:val="21"/>
              </w:rPr>
            </w:pPr>
          </w:p>
        </w:tc>
        <w:tc>
          <w:tcPr>
            <w:tcW w:w="1259" w:type="dxa"/>
            <w:vMerge w:val="restart"/>
            <w:tcBorders>
              <w:bottom w:val="nil"/>
            </w:tcBorders>
            <w:vAlign w:val="top"/>
          </w:tcPr>
          <w:p w14:paraId="45DCF868">
            <w:pPr>
              <w:rPr>
                <w:del w:id="632" w:author="咨询组" w:date="2026-01-08T14:31:29Z"/>
                <w:rFonts w:ascii="Arial"/>
                <w:sz w:val="21"/>
              </w:rPr>
            </w:pPr>
          </w:p>
        </w:tc>
        <w:tc>
          <w:tcPr>
            <w:tcW w:w="1119" w:type="dxa"/>
            <w:vMerge w:val="restart"/>
            <w:tcBorders>
              <w:bottom w:val="nil"/>
            </w:tcBorders>
            <w:vAlign w:val="top"/>
          </w:tcPr>
          <w:p w14:paraId="4A711636">
            <w:pPr>
              <w:rPr>
                <w:del w:id="633" w:author="咨询组" w:date="2026-01-08T14:31:29Z"/>
                <w:rFonts w:ascii="Arial"/>
                <w:sz w:val="21"/>
              </w:rPr>
            </w:pPr>
          </w:p>
        </w:tc>
        <w:tc>
          <w:tcPr>
            <w:tcW w:w="1530" w:type="dxa"/>
            <w:vAlign w:val="top"/>
          </w:tcPr>
          <w:p w14:paraId="40A7D64D">
            <w:pPr>
              <w:rPr>
                <w:del w:id="634" w:author="咨询组" w:date="2026-01-08T14:31:29Z"/>
                <w:rFonts w:ascii="Arial"/>
                <w:sz w:val="21"/>
              </w:rPr>
            </w:pPr>
          </w:p>
        </w:tc>
      </w:tr>
      <w:tr w14:paraId="42802C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9" w:hRule="atLeast"/>
          <w:del w:id="635" w:author="咨询组" w:date="2026-01-08T14:31:29Z"/>
        </w:trPr>
        <w:tc>
          <w:tcPr>
            <w:tcW w:w="1120" w:type="dxa"/>
            <w:vMerge w:val="continue"/>
            <w:tcBorders>
              <w:top w:val="nil"/>
              <w:bottom w:val="nil"/>
            </w:tcBorders>
            <w:vAlign w:val="top"/>
          </w:tcPr>
          <w:p w14:paraId="5D3603F8">
            <w:pPr>
              <w:rPr>
                <w:del w:id="636" w:author="咨询组" w:date="2026-01-08T14:31:29Z"/>
                <w:rFonts w:ascii="Arial"/>
                <w:sz w:val="21"/>
              </w:rPr>
            </w:pPr>
          </w:p>
        </w:tc>
        <w:tc>
          <w:tcPr>
            <w:tcW w:w="1537" w:type="dxa"/>
            <w:vAlign w:val="top"/>
          </w:tcPr>
          <w:p w14:paraId="4F5C1231">
            <w:pPr>
              <w:rPr>
                <w:del w:id="637" w:author="咨询组" w:date="2026-01-08T14:31:29Z"/>
                <w:rFonts w:ascii="Arial"/>
                <w:sz w:val="21"/>
              </w:rPr>
            </w:pPr>
          </w:p>
        </w:tc>
        <w:tc>
          <w:tcPr>
            <w:tcW w:w="842" w:type="dxa"/>
            <w:vAlign w:val="top"/>
          </w:tcPr>
          <w:p w14:paraId="69CE4D5C">
            <w:pPr>
              <w:rPr>
                <w:del w:id="638" w:author="咨询组" w:date="2026-01-08T14:31:29Z"/>
                <w:rFonts w:ascii="Arial"/>
                <w:sz w:val="21"/>
              </w:rPr>
            </w:pPr>
          </w:p>
        </w:tc>
        <w:tc>
          <w:tcPr>
            <w:tcW w:w="1119" w:type="dxa"/>
            <w:vAlign w:val="top"/>
          </w:tcPr>
          <w:p w14:paraId="7D3F17D5">
            <w:pPr>
              <w:rPr>
                <w:del w:id="639" w:author="咨询组" w:date="2026-01-08T14:31:29Z"/>
                <w:rFonts w:ascii="Arial"/>
                <w:sz w:val="21"/>
              </w:rPr>
            </w:pPr>
          </w:p>
        </w:tc>
        <w:tc>
          <w:tcPr>
            <w:tcW w:w="1259" w:type="dxa"/>
            <w:vMerge w:val="continue"/>
            <w:tcBorders>
              <w:top w:val="nil"/>
              <w:bottom w:val="nil"/>
            </w:tcBorders>
            <w:vAlign w:val="top"/>
          </w:tcPr>
          <w:p w14:paraId="6C3967D4">
            <w:pPr>
              <w:rPr>
                <w:del w:id="640" w:author="咨询组" w:date="2026-01-08T14:31:29Z"/>
                <w:rFonts w:ascii="Arial"/>
                <w:sz w:val="21"/>
              </w:rPr>
            </w:pPr>
          </w:p>
        </w:tc>
        <w:tc>
          <w:tcPr>
            <w:tcW w:w="1119" w:type="dxa"/>
            <w:vMerge w:val="continue"/>
            <w:tcBorders>
              <w:top w:val="nil"/>
              <w:bottom w:val="nil"/>
            </w:tcBorders>
            <w:vAlign w:val="top"/>
          </w:tcPr>
          <w:p w14:paraId="6E738285">
            <w:pPr>
              <w:rPr>
                <w:del w:id="641" w:author="咨询组" w:date="2026-01-08T14:31:29Z"/>
                <w:rFonts w:ascii="Arial"/>
                <w:sz w:val="21"/>
              </w:rPr>
            </w:pPr>
          </w:p>
        </w:tc>
        <w:tc>
          <w:tcPr>
            <w:tcW w:w="1530" w:type="dxa"/>
            <w:vAlign w:val="top"/>
          </w:tcPr>
          <w:p w14:paraId="29450B95">
            <w:pPr>
              <w:rPr>
                <w:del w:id="642" w:author="咨询组" w:date="2026-01-08T14:31:29Z"/>
                <w:rFonts w:ascii="Arial"/>
                <w:sz w:val="21"/>
              </w:rPr>
            </w:pPr>
          </w:p>
        </w:tc>
      </w:tr>
      <w:tr w14:paraId="621FAC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9" w:hRule="atLeast"/>
          <w:del w:id="643" w:author="咨询组" w:date="2026-01-08T14:31:29Z"/>
        </w:trPr>
        <w:tc>
          <w:tcPr>
            <w:tcW w:w="1120" w:type="dxa"/>
            <w:vMerge w:val="continue"/>
            <w:tcBorders>
              <w:top w:val="nil"/>
            </w:tcBorders>
            <w:vAlign w:val="top"/>
          </w:tcPr>
          <w:p w14:paraId="55A8F7E7">
            <w:pPr>
              <w:rPr>
                <w:del w:id="644" w:author="咨询组" w:date="2026-01-08T14:31:29Z"/>
                <w:rFonts w:ascii="Arial"/>
                <w:sz w:val="21"/>
              </w:rPr>
            </w:pPr>
          </w:p>
        </w:tc>
        <w:tc>
          <w:tcPr>
            <w:tcW w:w="1537" w:type="dxa"/>
            <w:vAlign w:val="top"/>
          </w:tcPr>
          <w:p w14:paraId="27F71215">
            <w:pPr>
              <w:rPr>
                <w:del w:id="645" w:author="咨询组" w:date="2026-01-08T14:31:29Z"/>
                <w:rFonts w:ascii="Arial"/>
                <w:sz w:val="21"/>
              </w:rPr>
            </w:pPr>
          </w:p>
        </w:tc>
        <w:tc>
          <w:tcPr>
            <w:tcW w:w="842" w:type="dxa"/>
            <w:vAlign w:val="top"/>
          </w:tcPr>
          <w:p w14:paraId="35860698">
            <w:pPr>
              <w:rPr>
                <w:del w:id="646" w:author="咨询组" w:date="2026-01-08T14:31:29Z"/>
                <w:rFonts w:ascii="Arial"/>
                <w:sz w:val="21"/>
              </w:rPr>
            </w:pPr>
          </w:p>
        </w:tc>
        <w:tc>
          <w:tcPr>
            <w:tcW w:w="1119" w:type="dxa"/>
            <w:vAlign w:val="top"/>
          </w:tcPr>
          <w:p w14:paraId="4AB2BC5F">
            <w:pPr>
              <w:rPr>
                <w:del w:id="647" w:author="咨询组" w:date="2026-01-08T14:31:29Z"/>
                <w:rFonts w:ascii="Arial"/>
                <w:sz w:val="21"/>
              </w:rPr>
            </w:pPr>
          </w:p>
        </w:tc>
        <w:tc>
          <w:tcPr>
            <w:tcW w:w="1259" w:type="dxa"/>
            <w:vMerge w:val="continue"/>
            <w:tcBorders>
              <w:top w:val="nil"/>
            </w:tcBorders>
            <w:vAlign w:val="top"/>
          </w:tcPr>
          <w:p w14:paraId="38299B29">
            <w:pPr>
              <w:rPr>
                <w:del w:id="648" w:author="咨询组" w:date="2026-01-08T14:31:29Z"/>
                <w:rFonts w:ascii="Arial"/>
                <w:sz w:val="21"/>
              </w:rPr>
            </w:pPr>
          </w:p>
        </w:tc>
        <w:tc>
          <w:tcPr>
            <w:tcW w:w="1119" w:type="dxa"/>
            <w:vMerge w:val="continue"/>
            <w:tcBorders>
              <w:top w:val="nil"/>
            </w:tcBorders>
            <w:vAlign w:val="top"/>
          </w:tcPr>
          <w:p w14:paraId="5931746C">
            <w:pPr>
              <w:rPr>
                <w:del w:id="649" w:author="咨询组" w:date="2026-01-08T14:31:29Z"/>
                <w:rFonts w:ascii="Arial"/>
                <w:sz w:val="21"/>
              </w:rPr>
            </w:pPr>
          </w:p>
        </w:tc>
        <w:tc>
          <w:tcPr>
            <w:tcW w:w="1530" w:type="dxa"/>
            <w:vAlign w:val="top"/>
          </w:tcPr>
          <w:p w14:paraId="2943BC0B">
            <w:pPr>
              <w:rPr>
                <w:del w:id="650" w:author="咨询组" w:date="2026-01-08T14:31:29Z"/>
                <w:rFonts w:ascii="Arial"/>
                <w:sz w:val="21"/>
              </w:rPr>
            </w:pPr>
          </w:p>
        </w:tc>
      </w:tr>
      <w:tr w14:paraId="252B67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del w:id="651" w:author="咨询组" w:date="2026-01-08T14:31:29Z"/>
        </w:trPr>
        <w:tc>
          <w:tcPr>
            <w:tcW w:w="1120" w:type="dxa"/>
            <w:vMerge w:val="restart"/>
            <w:tcBorders>
              <w:bottom w:val="nil"/>
            </w:tcBorders>
            <w:vAlign w:val="top"/>
          </w:tcPr>
          <w:p w14:paraId="5E1695A0">
            <w:pPr>
              <w:rPr>
                <w:del w:id="652" w:author="咨询组" w:date="2026-01-08T14:31:29Z"/>
                <w:rFonts w:ascii="Arial"/>
                <w:sz w:val="21"/>
              </w:rPr>
            </w:pPr>
          </w:p>
        </w:tc>
        <w:tc>
          <w:tcPr>
            <w:tcW w:w="1537" w:type="dxa"/>
            <w:vAlign w:val="top"/>
          </w:tcPr>
          <w:p w14:paraId="68F92EDC">
            <w:pPr>
              <w:rPr>
                <w:del w:id="653" w:author="咨询组" w:date="2026-01-08T14:31:29Z"/>
                <w:rFonts w:ascii="Arial"/>
                <w:sz w:val="21"/>
              </w:rPr>
            </w:pPr>
          </w:p>
        </w:tc>
        <w:tc>
          <w:tcPr>
            <w:tcW w:w="842" w:type="dxa"/>
            <w:vAlign w:val="top"/>
          </w:tcPr>
          <w:p w14:paraId="700CD491">
            <w:pPr>
              <w:rPr>
                <w:del w:id="654" w:author="咨询组" w:date="2026-01-08T14:31:29Z"/>
                <w:rFonts w:ascii="Arial"/>
                <w:sz w:val="21"/>
              </w:rPr>
            </w:pPr>
          </w:p>
        </w:tc>
        <w:tc>
          <w:tcPr>
            <w:tcW w:w="1119" w:type="dxa"/>
            <w:vAlign w:val="top"/>
          </w:tcPr>
          <w:p w14:paraId="0A6CBB7A">
            <w:pPr>
              <w:rPr>
                <w:del w:id="655" w:author="咨询组" w:date="2026-01-08T14:31:29Z"/>
                <w:rFonts w:ascii="Arial"/>
                <w:sz w:val="21"/>
              </w:rPr>
            </w:pPr>
          </w:p>
        </w:tc>
        <w:tc>
          <w:tcPr>
            <w:tcW w:w="1259" w:type="dxa"/>
            <w:vMerge w:val="restart"/>
            <w:tcBorders>
              <w:bottom w:val="nil"/>
            </w:tcBorders>
            <w:vAlign w:val="top"/>
          </w:tcPr>
          <w:p w14:paraId="29804AC2">
            <w:pPr>
              <w:rPr>
                <w:del w:id="656" w:author="咨询组" w:date="2026-01-08T14:31:29Z"/>
                <w:rFonts w:ascii="Arial"/>
                <w:sz w:val="21"/>
              </w:rPr>
            </w:pPr>
          </w:p>
        </w:tc>
        <w:tc>
          <w:tcPr>
            <w:tcW w:w="1119" w:type="dxa"/>
            <w:vMerge w:val="restart"/>
            <w:tcBorders>
              <w:bottom w:val="nil"/>
            </w:tcBorders>
            <w:vAlign w:val="top"/>
          </w:tcPr>
          <w:p w14:paraId="2D0F43B9">
            <w:pPr>
              <w:rPr>
                <w:del w:id="657" w:author="咨询组" w:date="2026-01-08T14:31:29Z"/>
                <w:rFonts w:ascii="Arial"/>
                <w:sz w:val="21"/>
              </w:rPr>
            </w:pPr>
          </w:p>
        </w:tc>
        <w:tc>
          <w:tcPr>
            <w:tcW w:w="1530" w:type="dxa"/>
            <w:vAlign w:val="top"/>
          </w:tcPr>
          <w:p w14:paraId="33DEA71C">
            <w:pPr>
              <w:rPr>
                <w:del w:id="658" w:author="咨询组" w:date="2026-01-08T14:31:29Z"/>
                <w:rFonts w:ascii="Arial"/>
                <w:sz w:val="21"/>
              </w:rPr>
            </w:pPr>
          </w:p>
        </w:tc>
      </w:tr>
      <w:tr w14:paraId="4379D9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9" w:hRule="atLeast"/>
          <w:del w:id="659" w:author="咨询组" w:date="2026-01-08T14:31:29Z"/>
        </w:trPr>
        <w:tc>
          <w:tcPr>
            <w:tcW w:w="1120" w:type="dxa"/>
            <w:vMerge w:val="continue"/>
            <w:tcBorders>
              <w:top w:val="nil"/>
              <w:bottom w:val="nil"/>
            </w:tcBorders>
            <w:vAlign w:val="top"/>
          </w:tcPr>
          <w:p w14:paraId="0339D3C6">
            <w:pPr>
              <w:rPr>
                <w:del w:id="660" w:author="咨询组" w:date="2026-01-08T14:31:29Z"/>
                <w:rFonts w:ascii="Arial"/>
                <w:sz w:val="21"/>
              </w:rPr>
            </w:pPr>
          </w:p>
        </w:tc>
        <w:tc>
          <w:tcPr>
            <w:tcW w:w="1537" w:type="dxa"/>
            <w:vAlign w:val="top"/>
          </w:tcPr>
          <w:p w14:paraId="3DCF1F96">
            <w:pPr>
              <w:rPr>
                <w:del w:id="661" w:author="咨询组" w:date="2026-01-08T14:31:29Z"/>
                <w:rFonts w:ascii="Arial"/>
                <w:sz w:val="21"/>
              </w:rPr>
            </w:pPr>
          </w:p>
        </w:tc>
        <w:tc>
          <w:tcPr>
            <w:tcW w:w="842" w:type="dxa"/>
            <w:vAlign w:val="top"/>
          </w:tcPr>
          <w:p w14:paraId="7ADCA404">
            <w:pPr>
              <w:rPr>
                <w:del w:id="662" w:author="咨询组" w:date="2026-01-08T14:31:29Z"/>
                <w:rFonts w:ascii="Arial"/>
                <w:sz w:val="21"/>
              </w:rPr>
            </w:pPr>
          </w:p>
        </w:tc>
        <w:tc>
          <w:tcPr>
            <w:tcW w:w="1119" w:type="dxa"/>
            <w:vAlign w:val="top"/>
          </w:tcPr>
          <w:p w14:paraId="3B080F46">
            <w:pPr>
              <w:rPr>
                <w:del w:id="663" w:author="咨询组" w:date="2026-01-08T14:31:29Z"/>
                <w:rFonts w:ascii="Arial"/>
                <w:sz w:val="21"/>
              </w:rPr>
            </w:pPr>
          </w:p>
        </w:tc>
        <w:tc>
          <w:tcPr>
            <w:tcW w:w="1259" w:type="dxa"/>
            <w:vMerge w:val="continue"/>
            <w:tcBorders>
              <w:top w:val="nil"/>
              <w:bottom w:val="nil"/>
            </w:tcBorders>
            <w:vAlign w:val="top"/>
          </w:tcPr>
          <w:p w14:paraId="503F64E3">
            <w:pPr>
              <w:rPr>
                <w:del w:id="664" w:author="咨询组" w:date="2026-01-08T14:31:29Z"/>
                <w:rFonts w:ascii="Arial"/>
                <w:sz w:val="21"/>
              </w:rPr>
            </w:pPr>
          </w:p>
        </w:tc>
        <w:tc>
          <w:tcPr>
            <w:tcW w:w="1119" w:type="dxa"/>
            <w:vMerge w:val="continue"/>
            <w:tcBorders>
              <w:top w:val="nil"/>
              <w:bottom w:val="nil"/>
            </w:tcBorders>
            <w:vAlign w:val="top"/>
          </w:tcPr>
          <w:p w14:paraId="5532FDA9">
            <w:pPr>
              <w:rPr>
                <w:del w:id="665" w:author="咨询组" w:date="2026-01-08T14:31:29Z"/>
                <w:rFonts w:ascii="Arial"/>
                <w:sz w:val="21"/>
              </w:rPr>
            </w:pPr>
          </w:p>
        </w:tc>
        <w:tc>
          <w:tcPr>
            <w:tcW w:w="1530" w:type="dxa"/>
            <w:vAlign w:val="top"/>
          </w:tcPr>
          <w:p w14:paraId="4D1988F0">
            <w:pPr>
              <w:rPr>
                <w:del w:id="666" w:author="咨询组" w:date="2026-01-08T14:31:29Z"/>
                <w:rFonts w:ascii="Arial"/>
                <w:sz w:val="21"/>
              </w:rPr>
            </w:pPr>
          </w:p>
        </w:tc>
      </w:tr>
      <w:tr w14:paraId="638C0B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del w:id="667" w:author="咨询组" w:date="2026-01-08T14:31:29Z"/>
        </w:trPr>
        <w:tc>
          <w:tcPr>
            <w:tcW w:w="1120" w:type="dxa"/>
            <w:vMerge w:val="continue"/>
            <w:tcBorders>
              <w:top w:val="nil"/>
            </w:tcBorders>
            <w:vAlign w:val="top"/>
          </w:tcPr>
          <w:p w14:paraId="19C6FF61">
            <w:pPr>
              <w:rPr>
                <w:del w:id="668" w:author="咨询组" w:date="2026-01-08T14:31:29Z"/>
                <w:rFonts w:ascii="Arial"/>
                <w:sz w:val="21"/>
              </w:rPr>
            </w:pPr>
          </w:p>
        </w:tc>
        <w:tc>
          <w:tcPr>
            <w:tcW w:w="1537" w:type="dxa"/>
            <w:vAlign w:val="top"/>
          </w:tcPr>
          <w:p w14:paraId="1AB159AE">
            <w:pPr>
              <w:rPr>
                <w:del w:id="669" w:author="咨询组" w:date="2026-01-08T14:31:29Z"/>
                <w:rFonts w:ascii="Arial"/>
                <w:sz w:val="21"/>
              </w:rPr>
            </w:pPr>
          </w:p>
        </w:tc>
        <w:tc>
          <w:tcPr>
            <w:tcW w:w="842" w:type="dxa"/>
            <w:vAlign w:val="top"/>
          </w:tcPr>
          <w:p w14:paraId="0365FAE7">
            <w:pPr>
              <w:rPr>
                <w:del w:id="670" w:author="咨询组" w:date="2026-01-08T14:31:29Z"/>
                <w:rFonts w:ascii="Arial"/>
                <w:sz w:val="21"/>
              </w:rPr>
            </w:pPr>
          </w:p>
        </w:tc>
        <w:tc>
          <w:tcPr>
            <w:tcW w:w="1119" w:type="dxa"/>
            <w:vAlign w:val="top"/>
          </w:tcPr>
          <w:p w14:paraId="2BBA6312">
            <w:pPr>
              <w:rPr>
                <w:del w:id="671" w:author="咨询组" w:date="2026-01-08T14:31:29Z"/>
                <w:rFonts w:ascii="Arial"/>
                <w:sz w:val="21"/>
              </w:rPr>
            </w:pPr>
          </w:p>
        </w:tc>
        <w:tc>
          <w:tcPr>
            <w:tcW w:w="1259" w:type="dxa"/>
            <w:vMerge w:val="continue"/>
            <w:tcBorders>
              <w:top w:val="nil"/>
            </w:tcBorders>
            <w:vAlign w:val="top"/>
          </w:tcPr>
          <w:p w14:paraId="592DD245">
            <w:pPr>
              <w:rPr>
                <w:del w:id="672" w:author="咨询组" w:date="2026-01-08T14:31:29Z"/>
                <w:rFonts w:ascii="Arial"/>
                <w:sz w:val="21"/>
              </w:rPr>
            </w:pPr>
          </w:p>
        </w:tc>
        <w:tc>
          <w:tcPr>
            <w:tcW w:w="1119" w:type="dxa"/>
            <w:vMerge w:val="continue"/>
            <w:tcBorders>
              <w:top w:val="nil"/>
            </w:tcBorders>
            <w:vAlign w:val="top"/>
          </w:tcPr>
          <w:p w14:paraId="726BB821">
            <w:pPr>
              <w:rPr>
                <w:del w:id="673" w:author="咨询组" w:date="2026-01-08T14:31:29Z"/>
                <w:rFonts w:ascii="Arial"/>
                <w:sz w:val="21"/>
              </w:rPr>
            </w:pPr>
          </w:p>
        </w:tc>
        <w:tc>
          <w:tcPr>
            <w:tcW w:w="1530" w:type="dxa"/>
            <w:vAlign w:val="top"/>
          </w:tcPr>
          <w:p w14:paraId="3A92ADFF">
            <w:pPr>
              <w:rPr>
                <w:del w:id="674" w:author="咨询组" w:date="2026-01-08T14:31:29Z"/>
                <w:rFonts w:ascii="Arial"/>
                <w:sz w:val="21"/>
              </w:rPr>
            </w:pPr>
          </w:p>
        </w:tc>
      </w:tr>
      <w:tr w14:paraId="1E252C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2" w:hRule="atLeast"/>
          <w:del w:id="675" w:author="咨询组" w:date="2026-01-08T14:31:29Z"/>
        </w:trPr>
        <w:tc>
          <w:tcPr>
            <w:tcW w:w="1120" w:type="dxa"/>
            <w:vAlign w:val="top"/>
          </w:tcPr>
          <w:p w14:paraId="417EE17D">
            <w:pPr>
              <w:spacing w:before="193" w:line="624" w:lineRule="exact"/>
              <w:ind w:left="120"/>
              <w:rPr>
                <w:del w:id="676" w:author="咨询组" w:date="2026-01-08T14:31:29Z"/>
                <w:rFonts w:ascii="微软雅黑" w:hAnsi="微软雅黑" w:eastAsia="微软雅黑" w:cs="微软雅黑"/>
                <w:sz w:val="22"/>
                <w:szCs w:val="22"/>
              </w:rPr>
            </w:pPr>
            <w:del w:id="677" w:author="咨询组" w:date="2026-01-08T14:31:29Z">
              <w:r>
                <w:rPr>
                  <w:rFonts w:ascii="微软雅黑" w:hAnsi="微软雅黑" w:eastAsia="微软雅黑" w:cs="微软雅黑"/>
                  <w:spacing w:val="-1"/>
                  <w:position w:val="30"/>
                  <w:sz w:val="22"/>
                  <w:szCs w:val="22"/>
                  <w14:textOutline w14:w="4013" w14:cap="flat" w14:cmpd="sng">
                    <w14:solidFill>
                      <w14:srgbClr w14:val="000000"/>
                    </w14:solidFill>
                    <w14:prstDash w14:val="solid"/>
                    <w14:miter w14:val="0"/>
                  </w14:textOutline>
                </w:rPr>
                <w:delText>接收组</w:delText>
              </w:r>
            </w:del>
            <w:del w:id="678" w:author="咨询组" w:date="2026-01-08T14:31:29Z">
              <w:r>
                <w:rPr>
                  <w:rFonts w:ascii="微软雅黑" w:hAnsi="微软雅黑" w:eastAsia="微软雅黑" w:cs="微软雅黑"/>
                  <w:position w:val="30"/>
                  <w:sz w:val="22"/>
                  <w:szCs w:val="22"/>
                  <w14:textOutline w14:w="4013" w14:cap="flat" w14:cmpd="sng">
                    <w14:solidFill>
                      <w14:srgbClr w14:val="000000"/>
                    </w14:solidFill>
                    <w14:prstDash w14:val="solid"/>
                    <w14:miter w14:val="0"/>
                  </w14:textOutline>
                </w:rPr>
                <w:delText>织</w:delText>
              </w:r>
            </w:del>
          </w:p>
          <w:p w14:paraId="6C3FE1BC">
            <w:pPr>
              <w:spacing w:before="1" w:line="201" w:lineRule="auto"/>
              <w:ind w:left="305"/>
              <w:rPr>
                <w:del w:id="679" w:author="咨询组" w:date="2026-01-08T14:31:29Z"/>
                <w:rFonts w:ascii="微软雅黑" w:hAnsi="微软雅黑" w:eastAsia="微软雅黑" w:cs="微软雅黑"/>
                <w:sz w:val="22"/>
                <w:szCs w:val="22"/>
              </w:rPr>
            </w:pPr>
            <w:del w:id="680" w:author="咨询组" w:date="2026-01-08T14:31:29Z">
              <w:r>
                <w:rPr>
                  <w:rFonts w:ascii="微软雅黑" w:hAnsi="微软雅黑" w:eastAsia="微软雅黑" w:cs="微软雅黑"/>
                  <w:spacing w:val="-11"/>
                  <w:sz w:val="22"/>
                  <w:szCs w:val="22"/>
                  <w14:textOutline w14:w="4013" w14:cap="flat" w14:cmpd="sng">
                    <w14:solidFill>
                      <w14:srgbClr w14:val="000000"/>
                    </w14:solidFill>
                    <w14:prstDash w14:val="solid"/>
                    <w14:miter w14:val="0"/>
                  </w14:textOutline>
                </w:rPr>
                <w:delText>/</w:delText>
              </w:r>
            </w:del>
            <w:del w:id="681" w:author="咨询组" w:date="2026-01-08T14:31:29Z">
              <w:r>
                <w:rPr>
                  <w:rFonts w:ascii="微软雅黑" w:hAnsi="微软雅黑" w:eastAsia="微软雅黑" w:cs="微软雅黑"/>
                  <w:spacing w:val="-10"/>
                  <w:sz w:val="22"/>
                  <w:szCs w:val="22"/>
                  <w14:textOutline w14:w="4013" w14:cap="flat" w14:cmpd="sng">
                    <w14:solidFill>
                      <w14:srgbClr w14:val="000000"/>
                    </w14:solidFill>
                    <w14:prstDash w14:val="solid"/>
                    <w14:miter w14:val="0"/>
                  </w14:textOutline>
                </w:rPr>
                <w:delText>单位</w:delText>
              </w:r>
            </w:del>
          </w:p>
        </w:tc>
        <w:tc>
          <w:tcPr>
            <w:tcW w:w="1537" w:type="dxa"/>
            <w:vAlign w:val="top"/>
          </w:tcPr>
          <w:p w14:paraId="36A34015">
            <w:pPr>
              <w:spacing w:line="407" w:lineRule="auto"/>
              <w:rPr>
                <w:del w:id="682" w:author="咨询组" w:date="2026-01-08T14:31:29Z"/>
                <w:rFonts w:ascii="Arial"/>
                <w:sz w:val="21"/>
              </w:rPr>
            </w:pPr>
          </w:p>
          <w:p w14:paraId="3B8A13BF">
            <w:pPr>
              <w:spacing w:before="95" w:line="202" w:lineRule="auto"/>
              <w:ind w:left="331"/>
              <w:rPr>
                <w:del w:id="683" w:author="咨询组" w:date="2026-01-08T14:31:29Z"/>
                <w:rFonts w:ascii="微软雅黑" w:hAnsi="微软雅黑" w:eastAsia="微软雅黑" w:cs="微软雅黑"/>
                <w:sz w:val="22"/>
                <w:szCs w:val="22"/>
              </w:rPr>
            </w:pPr>
            <w:del w:id="684" w:author="咨询组" w:date="2026-01-08T14:31:29Z">
              <w:r>
                <w:rPr>
                  <w:rFonts w:ascii="微软雅黑" w:hAnsi="微软雅黑" w:eastAsia="微软雅黑" w:cs="微软雅黑"/>
                  <w:spacing w:val="-2"/>
                  <w:sz w:val="22"/>
                  <w:szCs w:val="22"/>
                  <w14:textOutline w14:w="4013" w14:cap="flat" w14:cmpd="sng">
                    <w14:solidFill>
                      <w14:srgbClr w14:val="000000"/>
                    </w14:solidFill>
                    <w14:prstDash w14:val="solid"/>
                    <w14:miter w14:val="0"/>
                  </w14:textOutline>
                </w:rPr>
                <w:delText>干部姓</w:delText>
              </w:r>
            </w:del>
            <w:del w:id="685" w:author="咨询组" w:date="2026-01-08T14:31:29Z">
              <w:r>
                <w:rPr>
                  <w:rFonts w:ascii="微软雅黑" w:hAnsi="微软雅黑" w:eastAsia="微软雅黑" w:cs="微软雅黑"/>
                  <w:spacing w:val="-1"/>
                  <w:sz w:val="22"/>
                  <w:szCs w:val="22"/>
                  <w14:textOutline w14:w="4013" w14:cap="flat" w14:cmpd="sng">
                    <w14:solidFill>
                      <w14:srgbClr w14:val="000000"/>
                    </w14:solidFill>
                    <w14:prstDash w14:val="solid"/>
                    <w14:miter w14:val="0"/>
                  </w14:textOutline>
                </w:rPr>
                <w:delText>名</w:delText>
              </w:r>
            </w:del>
          </w:p>
        </w:tc>
        <w:tc>
          <w:tcPr>
            <w:tcW w:w="842" w:type="dxa"/>
            <w:vAlign w:val="top"/>
          </w:tcPr>
          <w:p w14:paraId="51C0351C">
            <w:pPr>
              <w:spacing w:line="409" w:lineRule="auto"/>
              <w:rPr>
                <w:del w:id="686" w:author="咨询组" w:date="2026-01-08T14:31:29Z"/>
                <w:rFonts w:ascii="Arial"/>
                <w:sz w:val="21"/>
              </w:rPr>
            </w:pPr>
          </w:p>
          <w:p w14:paraId="733893BB">
            <w:pPr>
              <w:spacing w:before="94" w:line="201" w:lineRule="auto"/>
              <w:ind w:left="199"/>
              <w:rPr>
                <w:del w:id="687" w:author="咨询组" w:date="2026-01-08T14:31:29Z"/>
                <w:rFonts w:ascii="微软雅黑" w:hAnsi="微软雅黑" w:eastAsia="微软雅黑" w:cs="微软雅黑"/>
                <w:sz w:val="22"/>
                <w:szCs w:val="22"/>
              </w:rPr>
            </w:pPr>
            <w:del w:id="688" w:author="咨询组" w:date="2026-01-08T14:31:29Z">
              <w:r>
                <w:rPr>
                  <w:rFonts w:ascii="微软雅黑" w:hAnsi="微软雅黑" w:eastAsia="微软雅黑" w:cs="微软雅黑"/>
                  <w:spacing w:val="-1"/>
                  <w:sz w:val="22"/>
                  <w:szCs w:val="22"/>
                  <w14:textOutline w14:w="4013" w14:cap="flat" w14:cmpd="sng">
                    <w14:solidFill>
                      <w14:srgbClr w14:val="000000"/>
                    </w14:solidFill>
                    <w14:prstDash w14:val="solid"/>
                    <w14:miter w14:val="0"/>
                  </w14:textOutline>
                </w:rPr>
                <w:delText>性别</w:delText>
              </w:r>
            </w:del>
          </w:p>
        </w:tc>
        <w:tc>
          <w:tcPr>
            <w:tcW w:w="1119" w:type="dxa"/>
            <w:vAlign w:val="top"/>
          </w:tcPr>
          <w:p w14:paraId="1A68BECC">
            <w:pPr>
              <w:spacing w:before="193" w:line="624" w:lineRule="exact"/>
              <w:ind w:left="121"/>
              <w:rPr>
                <w:del w:id="689" w:author="咨询组" w:date="2026-01-08T14:31:29Z"/>
                <w:rFonts w:ascii="微软雅黑" w:hAnsi="微软雅黑" w:eastAsia="微软雅黑" w:cs="微软雅黑"/>
                <w:sz w:val="22"/>
                <w:szCs w:val="22"/>
              </w:rPr>
            </w:pPr>
            <w:del w:id="690" w:author="咨询组" w:date="2026-01-08T14:31:29Z">
              <w:r>
                <w:rPr>
                  <w:rFonts w:ascii="微软雅黑" w:hAnsi="微软雅黑" w:eastAsia="微软雅黑" w:cs="微软雅黑"/>
                  <w:spacing w:val="-1"/>
                  <w:position w:val="30"/>
                  <w:sz w:val="22"/>
                  <w:szCs w:val="22"/>
                  <w14:textOutline w14:w="4013" w14:cap="flat" w14:cmpd="sng">
                    <w14:solidFill>
                      <w14:srgbClr w14:val="000000"/>
                    </w14:solidFill>
                    <w14:prstDash w14:val="solid"/>
                    <w14:miter w14:val="0"/>
                  </w14:textOutline>
                </w:rPr>
                <w:delText>接收档</w:delText>
              </w:r>
            </w:del>
            <w:del w:id="691" w:author="咨询组" w:date="2026-01-08T14:31:29Z">
              <w:r>
                <w:rPr>
                  <w:rFonts w:ascii="微软雅黑" w:hAnsi="微软雅黑" w:eastAsia="微软雅黑" w:cs="微软雅黑"/>
                  <w:position w:val="30"/>
                  <w:sz w:val="22"/>
                  <w:szCs w:val="22"/>
                  <w14:textOutline w14:w="4013" w14:cap="flat" w14:cmpd="sng">
                    <w14:solidFill>
                      <w14:srgbClr w14:val="000000"/>
                    </w14:solidFill>
                    <w14:prstDash w14:val="solid"/>
                    <w14:miter w14:val="0"/>
                  </w14:textOutline>
                </w:rPr>
                <w:delText>案</w:delText>
              </w:r>
            </w:del>
          </w:p>
          <w:p w14:paraId="63C0539D">
            <w:pPr>
              <w:spacing w:line="200" w:lineRule="auto"/>
              <w:ind w:left="123"/>
              <w:rPr>
                <w:del w:id="692" w:author="咨询组" w:date="2026-01-08T14:31:29Z"/>
                <w:rFonts w:ascii="微软雅黑" w:hAnsi="微软雅黑" w:eastAsia="微软雅黑" w:cs="微软雅黑"/>
                <w:sz w:val="22"/>
                <w:szCs w:val="22"/>
              </w:rPr>
            </w:pPr>
            <w:del w:id="693" w:author="咨询组" w:date="2026-01-08T14:31:29Z">
              <w:r>
                <w:rPr>
                  <w:rFonts w:ascii="微软雅黑" w:hAnsi="微软雅黑" w:eastAsia="微软雅黑" w:cs="微软雅黑"/>
                  <w:spacing w:val="-2"/>
                  <w:sz w:val="22"/>
                  <w:szCs w:val="22"/>
                  <w14:textOutline w14:w="4013" w14:cap="flat" w14:cmpd="sng">
                    <w14:solidFill>
                      <w14:srgbClr w14:val="000000"/>
                    </w14:solidFill>
                    <w14:prstDash w14:val="solid"/>
                    <w14:miter w14:val="0"/>
                  </w14:textOutline>
                </w:rPr>
                <w:delText>清单</w:delText>
              </w:r>
            </w:del>
            <w:del w:id="694" w:author="咨询组" w:date="2026-01-08T14:31:29Z">
              <w:r>
                <w:rPr>
                  <w:rFonts w:ascii="微软雅黑" w:hAnsi="微软雅黑" w:eastAsia="微软雅黑" w:cs="微软雅黑"/>
                  <w:spacing w:val="-1"/>
                  <w:sz w:val="22"/>
                  <w:szCs w:val="22"/>
                  <w14:textOutline w14:w="4013" w14:cap="flat" w14:cmpd="sng">
                    <w14:solidFill>
                      <w14:srgbClr w14:val="000000"/>
                    </w14:solidFill>
                    <w14:prstDash w14:val="solid"/>
                    <w14:miter w14:val="0"/>
                  </w14:textOutline>
                </w:rPr>
                <w:delText>数量</w:delText>
              </w:r>
            </w:del>
          </w:p>
        </w:tc>
        <w:tc>
          <w:tcPr>
            <w:tcW w:w="1259" w:type="dxa"/>
            <w:vAlign w:val="top"/>
          </w:tcPr>
          <w:p w14:paraId="057A2C95">
            <w:pPr>
              <w:spacing w:line="408" w:lineRule="auto"/>
              <w:rPr>
                <w:del w:id="695" w:author="咨询组" w:date="2026-01-08T14:31:29Z"/>
                <w:rFonts w:ascii="Arial"/>
                <w:sz w:val="21"/>
              </w:rPr>
            </w:pPr>
          </w:p>
          <w:p w14:paraId="1810731C">
            <w:pPr>
              <w:spacing w:before="95" w:line="201" w:lineRule="auto"/>
              <w:ind w:left="301"/>
              <w:rPr>
                <w:del w:id="696" w:author="咨询组" w:date="2026-01-08T14:31:29Z"/>
                <w:rFonts w:ascii="微软雅黑" w:hAnsi="微软雅黑" w:eastAsia="微软雅黑" w:cs="微软雅黑"/>
                <w:sz w:val="22"/>
                <w:szCs w:val="22"/>
              </w:rPr>
            </w:pPr>
            <w:del w:id="697" w:author="咨询组" w:date="2026-01-08T14:31:29Z">
              <w:r>
                <w:rPr>
                  <w:rFonts w:ascii="微软雅黑" w:hAnsi="微软雅黑" w:eastAsia="微软雅黑" w:cs="微软雅黑"/>
                  <w:spacing w:val="-2"/>
                  <w:sz w:val="22"/>
                  <w:szCs w:val="22"/>
                  <w14:textOutline w14:w="4013" w14:cap="flat" w14:cmpd="sng">
                    <w14:solidFill>
                      <w14:srgbClr w14:val="000000"/>
                    </w14:solidFill>
                    <w14:prstDash w14:val="solid"/>
                    <w14:miter w14:val="0"/>
                  </w14:textOutline>
                </w:rPr>
                <w:delText>核收</w:delText>
              </w:r>
            </w:del>
            <w:del w:id="698" w:author="咨询组" w:date="2026-01-08T14:31:29Z">
              <w:r>
                <w:rPr>
                  <w:rFonts w:ascii="微软雅黑" w:hAnsi="微软雅黑" w:eastAsia="微软雅黑" w:cs="微软雅黑"/>
                  <w:spacing w:val="-1"/>
                  <w:sz w:val="22"/>
                  <w:szCs w:val="22"/>
                  <w14:textOutline w14:w="4013" w14:cap="flat" w14:cmpd="sng">
                    <w14:solidFill>
                      <w14:srgbClr w14:val="000000"/>
                    </w14:solidFill>
                    <w14:prstDash w14:val="solid"/>
                    <w14:miter w14:val="0"/>
                  </w14:textOutline>
                </w:rPr>
                <w:delText>人</w:delText>
              </w:r>
            </w:del>
          </w:p>
        </w:tc>
        <w:tc>
          <w:tcPr>
            <w:tcW w:w="1119" w:type="dxa"/>
            <w:vAlign w:val="top"/>
          </w:tcPr>
          <w:p w14:paraId="1E708F43">
            <w:pPr>
              <w:spacing w:line="408" w:lineRule="auto"/>
              <w:rPr>
                <w:del w:id="699" w:author="咨询组" w:date="2026-01-08T14:31:29Z"/>
                <w:rFonts w:ascii="Arial"/>
                <w:sz w:val="21"/>
              </w:rPr>
            </w:pPr>
          </w:p>
          <w:p w14:paraId="2DB442B7">
            <w:pPr>
              <w:spacing w:before="94" w:line="202" w:lineRule="auto"/>
              <w:ind w:left="121"/>
              <w:rPr>
                <w:del w:id="700" w:author="咨询组" w:date="2026-01-08T14:31:29Z"/>
                <w:rFonts w:ascii="微软雅黑" w:hAnsi="微软雅黑" w:eastAsia="微软雅黑" w:cs="微软雅黑"/>
                <w:sz w:val="22"/>
                <w:szCs w:val="22"/>
              </w:rPr>
            </w:pPr>
            <w:del w:id="701" w:author="咨询组" w:date="2026-01-08T14:31:29Z">
              <w:r>
                <w:rPr>
                  <w:rFonts w:ascii="微软雅黑" w:hAnsi="微软雅黑" w:eastAsia="微软雅黑" w:cs="微软雅黑"/>
                  <w:spacing w:val="-1"/>
                  <w:sz w:val="22"/>
                  <w:szCs w:val="22"/>
                  <w14:textOutline w14:w="4013" w14:cap="flat" w14:cmpd="sng">
                    <w14:solidFill>
                      <w14:srgbClr w14:val="000000"/>
                    </w14:solidFill>
                    <w14:prstDash w14:val="solid"/>
                    <w14:miter w14:val="0"/>
                  </w14:textOutline>
                </w:rPr>
                <w:delText>接收时</w:delText>
              </w:r>
            </w:del>
            <w:del w:id="702" w:author="咨询组" w:date="2026-01-08T14:31:29Z">
              <w:r>
                <w:rPr>
                  <w:rFonts w:ascii="微软雅黑" w:hAnsi="微软雅黑" w:eastAsia="微软雅黑" w:cs="微软雅黑"/>
                  <w:sz w:val="22"/>
                  <w:szCs w:val="22"/>
                  <w14:textOutline w14:w="4013" w14:cap="flat" w14:cmpd="sng">
                    <w14:solidFill>
                      <w14:srgbClr w14:val="000000"/>
                    </w14:solidFill>
                    <w14:prstDash w14:val="solid"/>
                    <w14:miter w14:val="0"/>
                  </w14:textOutline>
                </w:rPr>
                <w:delText>间</w:delText>
              </w:r>
            </w:del>
          </w:p>
        </w:tc>
        <w:tc>
          <w:tcPr>
            <w:tcW w:w="1530" w:type="dxa"/>
            <w:vAlign w:val="top"/>
          </w:tcPr>
          <w:p w14:paraId="3099BE63">
            <w:pPr>
              <w:spacing w:line="407" w:lineRule="auto"/>
              <w:rPr>
                <w:del w:id="703" w:author="咨询组" w:date="2026-01-08T14:31:29Z"/>
                <w:rFonts w:ascii="Arial"/>
                <w:sz w:val="21"/>
              </w:rPr>
            </w:pPr>
          </w:p>
          <w:p w14:paraId="1593A37E">
            <w:pPr>
              <w:spacing w:before="95" w:line="203" w:lineRule="auto"/>
              <w:ind w:left="546"/>
              <w:rPr>
                <w:del w:id="704" w:author="咨询组" w:date="2026-01-08T14:31:29Z"/>
                <w:rFonts w:ascii="微软雅黑" w:hAnsi="微软雅黑" w:eastAsia="微软雅黑" w:cs="微软雅黑"/>
                <w:sz w:val="22"/>
                <w:szCs w:val="22"/>
              </w:rPr>
            </w:pPr>
            <w:del w:id="705" w:author="咨询组" w:date="2026-01-08T14:31:29Z">
              <w:r>
                <w:rPr>
                  <w:rFonts w:ascii="微软雅黑" w:hAnsi="微软雅黑" w:eastAsia="微软雅黑" w:cs="微软雅黑"/>
                  <w:spacing w:val="-2"/>
                  <w:sz w:val="22"/>
                  <w:szCs w:val="22"/>
                  <w14:textOutline w14:w="4013" w14:cap="flat" w14:cmpd="sng">
                    <w14:solidFill>
                      <w14:srgbClr w14:val="000000"/>
                    </w14:solidFill>
                    <w14:prstDash w14:val="solid"/>
                    <w14:miter w14:val="0"/>
                  </w14:textOutline>
                </w:rPr>
                <w:delText>备</w:delText>
              </w:r>
            </w:del>
            <w:del w:id="706" w:author="咨询组" w:date="2026-01-08T14:31:29Z">
              <w:r>
                <w:rPr>
                  <w:rFonts w:ascii="微软雅黑" w:hAnsi="微软雅黑" w:eastAsia="微软雅黑" w:cs="微软雅黑"/>
                  <w:spacing w:val="-1"/>
                  <w:sz w:val="22"/>
                  <w:szCs w:val="22"/>
                  <w14:textOutline w14:w="4013" w14:cap="flat" w14:cmpd="sng">
                    <w14:solidFill>
                      <w14:srgbClr w14:val="000000"/>
                    </w14:solidFill>
                    <w14:prstDash w14:val="solid"/>
                    <w14:miter w14:val="0"/>
                  </w14:textOutline>
                </w:rPr>
                <w:delText>注</w:delText>
              </w:r>
            </w:del>
          </w:p>
        </w:tc>
      </w:tr>
      <w:tr w14:paraId="3B55B3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9" w:hRule="atLeast"/>
          <w:del w:id="707" w:author="咨询组" w:date="2026-01-08T14:31:29Z"/>
        </w:trPr>
        <w:tc>
          <w:tcPr>
            <w:tcW w:w="1120" w:type="dxa"/>
            <w:vMerge w:val="restart"/>
            <w:tcBorders>
              <w:bottom w:val="nil"/>
            </w:tcBorders>
            <w:vAlign w:val="top"/>
          </w:tcPr>
          <w:p w14:paraId="4B8FD660">
            <w:pPr>
              <w:rPr>
                <w:del w:id="708" w:author="咨询组" w:date="2026-01-08T14:31:29Z"/>
                <w:rFonts w:ascii="Arial"/>
                <w:sz w:val="21"/>
              </w:rPr>
            </w:pPr>
          </w:p>
        </w:tc>
        <w:tc>
          <w:tcPr>
            <w:tcW w:w="1537" w:type="dxa"/>
            <w:vAlign w:val="top"/>
          </w:tcPr>
          <w:p w14:paraId="3E5F1320">
            <w:pPr>
              <w:rPr>
                <w:del w:id="709" w:author="咨询组" w:date="2026-01-08T14:31:29Z"/>
                <w:rFonts w:ascii="Arial"/>
                <w:sz w:val="21"/>
              </w:rPr>
            </w:pPr>
          </w:p>
        </w:tc>
        <w:tc>
          <w:tcPr>
            <w:tcW w:w="842" w:type="dxa"/>
            <w:vAlign w:val="top"/>
          </w:tcPr>
          <w:p w14:paraId="213F8043">
            <w:pPr>
              <w:rPr>
                <w:del w:id="710" w:author="咨询组" w:date="2026-01-08T14:31:29Z"/>
                <w:rFonts w:ascii="Arial"/>
                <w:sz w:val="21"/>
              </w:rPr>
            </w:pPr>
          </w:p>
        </w:tc>
        <w:tc>
          <w:tcPr>
            <w:tcW w:w="1119" w:type="dxa"/>
            <w:vAlign w:val="top"/>
          </w:tcPr>
          <w:p w14:paraId="681EDFC2">
            <w:pPr>
              <w:rPr>
                <w:del w:id="711" w:author="咨询组" w:date="2026-01-08T14:31:29Z"/>
                <w:rFonts w:ascii="Arial"/>
                <w:sz w:val="21"/>
              </w:rPr>
            </w:pPr>
          </w:p>
        </w:tc>
        <w:tc>
          <w:tcPr>
            <w:tcW w:w="1259" w:type="dxa"/>
            <w:vMerge w:val="restart"/>
            <w:tcBorders>
              <w:bottom w:val="nil"/>
            </w:tcBorders>
            <w:vAlign w:val="top"/>
          </w:tcPr>
          <w:p w14:paraId="733455EB">
            <w:pPr>
              <w:rPr>
                <w:del w:id="712" w:author="咨询组" w:date="2026-01-08T14:31:29Z"/>
                <w:rFonts w:ascii="Arial"/>
                <w:sz w:val="21"/>
              </w:rPr>
            </w:pPr>
          </w:p>
        </w:tc>
        <w:tc>
          <w:tcPr>
            <w:tcW w:w="1119" w:type="dxa"/>
            <w:vMerge w:val="restart"/>
            <w:tcBorders>
              <w:bottom w:val="nil"/>
            </w:tcBorders>
            <w:vAlign w:val="top"/>
          </w:tcPr>
          <w:p w14:paraId="1936733C">
            <w:pPr>
              <w:rPr>
                <w:del w:id="713" w:author="咨询组" w:date="2026-01-08T14:31:29Z"/>
                <w:rFonts w:ascii="Arial"/>
                <w:sz w:val="21"/>
              </w:rPr>
            </w:pPr>
          </w:p>
        </w:tc>
        <w:tc>
          <w:tcPr>
            <w:tcW w:w="1530" w:type="dxa"/>
            <w:vAlign w:val="top"/>
          </w:tcPr>
          <w:p w14:paraId="4D7B3CBC">
            <w:pPr>
              <w:rPr>
                <w:del w:id="714" w:author="咨询组" w:date="2026-01-08T14:31:29Z"/>
                <w:rFonts w:ascii="Arial"/>
                <w:sz w:val="21"/>
              </w:rPr>
            </w:pPr>
          </w:p>
        </w:tc>
      </w:tr>
      <w:tr w14:paraId="538F8F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9" w:hRule="atLeast"/>
          <w:del w:id="715" w:author="咨询组" w:date="2026-01-08T14:31:29Z"/>
        </w:trPr>
        <w:tc>
          <w:tcPr>
            <w:tcW w:w="1120" w:type="dxa"/>
            <w:vMerge w:val="continue"/>
            <w:tcBorders>
              <w:top w:val="nil"/>
              <w:bottom w:val="nil"/>
            </w:tcBorders>
            <w:vAlign w:val="top"/>
          </w:tcPr>
          <w:p w14:paraId="38E302F6">
            <w:pPr>
              <w:rPr>
                <w:del w:id="716" w:author="咨询组" w:date="2026-01-08T14:31:29Z"/>
                <w:rFonts w:ascii="Arial"/>
                <w:sz w:val="21"/>
              </w:rPr>
            </w:pPr>
          </w:p>
        </w:tc>
        <w:tc>
          <w:tcPr>
            <w:tcW w:w="1537" w:type="dxa"/>
            <w:vAlign w:val="top"/>
          </w:tcPr>
          <w:p w14:paraId="56D8D646">
            <w:pPr>
              <w:rPr>
                <w:del w:id="717" w:author="咨询组" w:date="2026-01-08T14:31:29Z"/>
                <w:rFonts w:ascii="Arial"/>
                <w:sz w:val="21"/>
              </w:rPr>
            </w:pPr>
          </w:p>
        </w:tc>
        <w:tc>
          <w:tcPr>
            <w:tcW w:w="842" w:type="dxa"/>
            <w:vAlign w:val="top"/>
          </w:tcPr>
          <w:p w14:paraId="721FF04E">
            <w:pPr>
              <w:rPr>
                <w:del w:id="718" w:author="咨询组" w:date="2026-01-08T14:31:29Z"/>
                <w:rFonts w:ascii="Arial"/>
                <w:sz w:val="21"/>
              </w:rPr>
            </w:pPr>
          </w:p>
        </w:tc>
        <w:tc>
          <w:tcPr>
            <w:tcW w:w="1119" w:type="dxa"/>
            <w:vAlign w:val="top"/>
          </w:tcPr>
          <w:p w14:paraId="0CA015D5">
            <w:pPr>
              <w:rPr>
                <w:del w:id="719" w:author="咨询组" w:date="2026-01-08T14:31:29Z"/>
                <w:rFonts w:ascii="Arial"/>
                <w:sz w:val="21"/>
              </w:rPr>
            </w:pPr>
          </w:p>
        </w:tc>
        <w:tc>
          <w:tcPr>
            <w:tcW w:w="1259" w:type="dxa"/>
            <w:vMerge w:val="continue"/>
            <w:tcBorders>
              <w:top w:val="nil"/>
              <w:bottom w:val="nil"/>
            </w:tcBorders>
            <w:vAlign w:val="top"/>
          </w:tcPr>
          <w:p w14:paraId="5CCB6232">
            <w:pPr>
              <w:rPr>
                <w:del w:id="720" w:author="咨询组" w:date="2026-01-08T14:31:29Z"/>
                <w:rFonts w:ascii="Arial"/>
                <w:sz w:val="21"/>
              </w:rPr>
            </w:pPr>
          </w:p>
        </w:tc>
        <w:tc>
          <w:tcPr>
            <w:tcW w:w="1119" w:type="dxa"/>
            <w:vMerge w:val="continue"/>
            <w:tcBorders>
              <w:top w:val="nil"/>
              <w:bottom w:val="nil"/>
            </w:tcBorders>
            <w:vAlign w:val="top"/>
          </w:tcPr>
          <w:p w14:paraId="762A6583">
            <w:pPr>
              <w:rPr>
                <w:del w:id="721" w:author="咨询组" w:date="2026-01-08T14:31:29Z"/>
                <w:rFonts w:ascii="Arial"/>
                <w:sz w:val="21"/>
              </w:rPr>
            </w:pPr>
          </w:p>
        </w:tc>
        <w:tc>
          <w:tcPr>
            <w:tcW w:w="1530" w:type="dxa"/>
            <w:vAlign w:val="top"/>
          </w:tcPr>
          <w:p w14:paraId="1CD81B61">
            <w:pPr>
              <w:rPr>
                <w:del w:id="722" w:author="咨询组" w:date="2026-01-08T14:31:29Z"/>
                <w:rFonts w:ascii="Arial"/>
                <w:sz w:val="21"/>
              </w:rPr>
            </w:pPr>
          </w:p>
        </w:tc>
      </w:tr>
      <w:tr w14:paraId="39A4C6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9" w:hRule="atLeast"/>
          <w:del w:id="723" w:author="咨询组" w:date="2026-01-08T14:31:29Z"/>
        </w:trPr>
        <w:tc>
          <w:tcPr>
            <w:tcW w:w="1120" w:type="dxa"/>
            <w:vMerge w:val="continue"/>
            <w:tcBorders>
              <w:top w:val="nil"/>
            </w:tcBorders>
            <w:vAlign w:val="top"/>
          </w:tcPr>
          <w:p w14:paraId="3CA96A6C">
            <w:pPr>
              <w:rPr>
                <w:del w:id="724" w:author="咨询组" w:date="2026-01-08T14:31:29Z"/>
                <w:rFonts w:ascii="Arial"/>
                <w:sz w:val="21"/>
              </w:rPr>
            </w:pPr>
          </w:p>
        </w:tc>
        <w:tc>
          <w:tcPr>
            <w:tcW w:w="1537" w:type="dxa"/>
            <w:vAlign w:val="top"/>
          </w:tcPr>
          <w:p w14:paraId="7B78B7B9">
            <w:pPr>
              <w:rPr>
                <w:del w:id="725" w:author="咨询组" w:date="2026-01-08T14:31:29Z"/>
                <w:rFonts w:ascii="Arial"/>
                <w:sz w:val="21"/>
              </w:rPr>
            </w:pPr>
          </w:p>
        </w:tc>
        <w:tc>
          <w:tcPr>
            <w:tcW w:w="842" w:type="dxa"/>
            <w:vAlign w:val="top"/>
          </w:tcPr>
          <w:p w14:paraId="3E0C45FD">
            <w:pPr>
              <w:rPr>
                <w:del w:id="726" w:author="咨询组" w:date="2026-01-08T14:31:29Z"/>
                <w:rFonts w:ascii="Arial"/>
                <w:sz w:val="21"/>
              </w:rPr>
            </w:pPr>
          </w:p>
        </w:tc>
        <w:tc>
          <w:tcPr>
            <w:tcW w:w="1119" w:type="dxa"/>
            <w:vAlign w:val="top"/>
          </w:tcPr>
          <w:p w14:paraId="61074107">
            <w:pPr>
              <w:rPr>
                <w:del w:id="727" w:author="咨询组" w:date="2026-01-08T14:31:29Z"/>
                <w:rFonts w:ascii="Arial"/>
                <w:sz w:val="21"/>
              </w:rPr>
            </w:pPr>
          </w:p>
        </w:tc>
        <w:tc>
          <w:tcPr>
            <w:tcW w:w="1259" w:type="dxa"/>
            <w:vMerge w:val="continue"/>
            <w:tcBorders>
              <w:top w:val="nil"/>
            </w:tcBorders>
            <w:vAlign w:val="top"/>
          </w:tcPr>
          <w:p w14:paraId="1E6BCD95">
            <w:pPr>
              <w:rPr>
                <w:del w:id="728" w:author="咨询组" w:date="2026-01-08T14:31:29Z"/>
                <w:rFonts w:ascii="Arial"/>
                <w:sz w:val="21"/>
              </w:rPr>
            </w:pPr>
          </w:p>
        </w:tc>
        <w:tc>
          <w:tcPr>
            <w:tcW w:w="1119" w:type="dxa"/>
            <w:vMerge w:val="continue"/>
            <w:tcBorders>
              <w:top w:val="nil"/>
            </w:tcBorders>
            <w:vAlign w:val="top"/>
          </w:tcPr>
          <w:p w14:paraId="406C1B96">
            <w:pPr>
              <w:rPr>
                <w:del w:id="729" w:author="咨询组" w:date="2026-01-08T14:31:29Z"/>
                <w:rFonts w:ascii="Arial"/>
                <w:sz w:val="21"/>
              </w:rPr>
            </w:pPr>
          </w:p>
        </w:tc>
        <w:tc>
          <w:tcPr>
            <w:tcW w:w="1530" w:type="dxa"/>
            <w:vAlign w:val="top"/>
          </w:tcPr>
          <w:p w14:paraId="39A8A866">
            <w:pPr>
              <w:rPr>
                <w:del w:id="730" w:author="咨询组" w:date="2026-01-08T14:31:29Z"/>
                <w:rFonts w:ascii="Arial"/>
                <w:sz w:val="21"/>
              </w:rPr>
            </w:pPr>
          </w:p>
        </w:tc>
      </w:tr>
      <w:tr w14:paraId="0D73DB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9" w:hRule="atLeast"/>
          <w:del w:id="731" w:author="咨询组" w:date="2026-01-08T14:31:29Z"/>
        </w:trPr>
        <w:tc>
          <w:tcPr>
            <w:tcW w:w="1120" w:type="dxa"/>
            <w:vMerge w:val="restart"/>
            <w:tcBorders>
              <w:bottom w:val="nil"/>
            </w:tcBorders>
            <w:vAlign w:val="top"/>
          </w:tcPr>
          <w:p w14:paraId="22E37CA6">
            <w:pPr>
              <w:rPr>
                <w:del w:id="732" w:author="咨询组" w:date="2026-01-08T14:31:29Z"/>
                <w:rFonts w:ascii="Arial"/>
                <w:sz w:val="21"/>
              </w:rPr>
            </w:pPr>
          </w:p>
        </w:tc>
        <w:tc>
          <w:tcPr>
            <w:tcW w:w="1537" w:type="dxa"/>
            <w:vAlign w:val="top"/>
          </w:tcPr>
          <w:p w14:paraId="214677F3">
            <w:pPr>
              <w:rPr>
                <w:del w:id="733" w:author="咨询组" w:date="2026-01-08T14:31:29Z"/>
                <w:rFonts w:ascii="Arial"/>
                <w:sz w:val="21"/>
              </w:rPr>
            </w:pPr>
          </w:p>
        </w:tc>
        <w:tc>
          <w:tcPr>
            <w:tcW w:w="842" w:type="dxa"/>
            <w:vAlign w:val="top"/>
          </w:tcPr>
          <w:p w14:paraId="62B3500F">
            <w:pPr>
              <w:rPr>
                <w:del w:id="734" w:author="咨询组" w:date="2026-01-08T14:31:29Z"/>
                <w:rFonts w:ascii="Arial"/>
                <w:sz w:val="21"/>
              </w:rPr>
            </w:pPr>
          </w:p>
        </w:tc>
        <w:tc>
          <w:tcPr>
            <w:tcW w:w="1119" w:type="dxa"/>
            <w:vAlign w:val="top"/>
          </w:tcPr>
          <w:p w14:paraId="45538742">
            <w:pPr>
              <w:rPr>
                <w:del w:id="735" w:author="咨询组" w:date="2026-01-08T14:31:29Z"/>
                <w:rFonts w:ascii="Arial"/>
                <w:sz w:val="21"/>
              </w:rPr>
            </w:pPr>
          </w:p>
        </w:tc>
        <w:tc>
          <w:tcPr>
            <w:tcW w:w="1259" w:type="dxa"/>
            <w:vMerge w:val="restart"/>
            <w:tcBorders>
              <w:bottom w:val="nil"/>
            </w:tcBorders>
            <w:vAlign w:val="top"/>
          </w:tcPr>
          <w:p w14:paraId="090071DD">
            <w:pPr>
              <w:rPr>
                <w:del w:id="736" w:author="咨询组" w:date="2026-01-08T14:31:29Z"/>
                <w:rFonts w:ascii="Arial"/>
                <w:sz w:val="21"/>
              </w:rPr>
            </w:pPr>
          </w:p>
        </w:tc>
        <w:tc>
          <w:tcPr>
            <w:tcW w:w="1119" w:type="dxa"/>
            <w:vMerge w:val="restart"/>
            <w:tcBorders>
              <w:bottom w:val="nil"/>
            </w:tcBorders>
            <w:vAlign w:val="top"/>
          </w:tcPr>
          <w:p w14:paraId="779705B4">
            <w:pPr>
              <w:rPr>
                <w:del w:id="737" w:author="咨询组" w:date="2026-01-08T14:31:29Z"/>
                <w:rFonts w:ascii="Arial"/>
                <w:sz w:val="21"/>
              </w:rPr>
            </w:pPr>
          </w:p>
        </w:tc>
        <w:tc>
          <w:tcPr>
            <w:tcW w:w="1530" w:type="dxa"/>
            <w:vAlign w:val="top"/>
          </w:tcPr>
          <w:p w14:paraId="27ADE305">
            <w:pPr>
              <w:rPr>
                <w:del w:id="738" w:author="咨询组" w:date="2026-01-08T14:31:29Z"/>
                <w:rFonts w:ascii="Arial"/>
                <w:sz w:val="21"/>
              </w:rPr>
            </w:pPr>
          </w:p>
        </w:tc>
      </w:tr>
      <w:tr w14:paraId="060B70D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9" w:hRule="atLeast"/>
          <w:del w:id="739" w:author="咨询组" w:date="2026-01-08T14:31:29Z"/>
        </w:trPr>
        <w:tc>
          <w:tcPr>
            <w:tcW w:w="1120" w:type="dxa"/>
            <w:vMerge w:val="continue"/>
            <w:tcBorders>
              <w:top w:val="nil"/>
              <w:bottom w:val="nil"/>
            </w:tcBorders>
            <w:vAlign w:val="top"/>
          </w:tcPr>
          <w:p w14:paraId="36279A09">
            <w:pPr>
              <w:rPr>
                <w:del w:id="740" w:author="咨询组" w:date="2026-01-08T14:31:29Z"/>
                <w:rFonts w:ascii="Arial"/>
                <w:sz w:val="21"/>
              </w:rPr>
            </w:pPr>
          </w:p>
        </w:tc>
        <w:tc>
          <w:tcPr>
            <w:tcW w:w="1537" w:type="dxa"/>
            <w:vAlign w:val="top"/>
          </w:tcPr>
          <w:p w14:paraId="598FB24B">
            <w:pPr>
              <w:rPr>
                <w:del w:id="741" w:author="咨询组" w:date="2026-01-08T14:31:29Z"/>
                <w:rFonts w:ascii="Arial"/>
                <w:sz w:val="21"/>
              </w:rPr>
            </w:pPr>
          </w:p>
        </w:tc>
        <w:tc>
          <w:tcPr>
            <w:tcW w:w="842" w:type="dxa"/>
            <w:vAlign w:val="top"/>
          </w:tcPr>
          <w:p w14:paraId="4EB9C02D">
            <w:pPr>
              <w:rPr>
                <w:del w:id="742" w:author="咨询组" w:date="2026-01-08T14:31:29Z"/>
                <w:rFonts w:ascii="Arial"/>
                <w:sz w:val="21"/>
              </w:rPr>
            </w:pPr>
          </w:p>
        </w:tc>
        <w:tc>
          <w:tcPr>
            <w:tcW w:w="1119" w:type="dxa"/>
            <w:vAlign w:val="top"/>
          </w:tcPr>
          <w:p w14:paraId="2121E874">
            <w:pPr>
              <w:rPr>
                <w:del w:id="743" w:author="咨询组" w:date="2026-01-08T14:31:29Z"/>
                <w:rFonts w:ascii="Arial"/>
                <w:sz w:val="21"/>
              </w:rPr>
            </w:pPr>
          </w:p>
        </w:tc>
        <w:tc>
          <w:tcPr>
            <w:tcW w:w="1259" w:type="dxa"/>
            <w:vMerge w:val="continue"/>
            <w:tcBorders>
              <w:top w:val="nil"/>
              <w:bottom w:val="nil"/>
            </w:tcBorders>
            <w:vAlign w:val="top"/>
          </w:tcPr>
          <w:p w14:paraId="135C3002">
            <w:pPr>
              <w:rPr>
                <w:del w:id="744" w:author="咨询组" w:date="2026-01-08T14:31:29Z"/>
                <w:rFonts w:ascii="Arial"/>
                <w:sz w:val="21"/>
              </w:rPr>
            </w:pPr>
          </w:p>
        </w:tc>
        <w:tc>
          <w:tcPr>
            <w:tcW w:w="1119" w:type="dxa"/>
            <w:vMerge w:val="continue"/>
            <w:tcBorders>
              <w:top w:val="nil"/>
              <w:bottom w:val="nil"/>
            </w:tcBorders>
            <w:vAlign w:val="top"/>
          </w:tcPr>
          <w:p w14:paraId="11BE747D">
            <w:pPr>
              <w:rPr>
                <w:del w:id="745" w:author="咨询组" w:date="2026-01-08T14:31:29Z"/>
                <w:rFonts w:ascii="Arial"/>
                <w:sz w:val="21"/>
              </w:rPr>
            </w:pPr>
          </w:p>
        </w:tc>
        <w:tc>
          <w:tcPr>
            <w:tcW w:w="1530" w:type="dxa"/>
            <w:vAlign w:val="top"/>
          </w:tcPr>
          <w:p w14:paraId="6036AE85">
            <w:pPr>
              <w:rPr>
                <w:del w:id="746" w:author="咨询组" w:date="2026-01-08T14:31:29Z"/>
                <w:rFonts w:ascii="Arial"/>
                <w:sz w:val="21"/>
              </w:rPr>
            </w:pPr>
          </w:p>
        </w:tc>
      </w:tr>
      <w:tr w14:paraId="646E5E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9" w:hRule="atLeast"/>
          <w:del w:id="747" w:author="咨询组" w:date="2026-01-08T14:31:29Z"/>
        </w:trPr>
        <w:tc>
          <w:tcPr>
            <w:tcW w:w="1120" w:type="dxa"/>
            <w:vMerge w:val="continue"/>
            <w:tcBorders>
              <w:top w:val="nil"/>
              <w:bottom w:val="nil"/>
            </w:tcBorders>
            <w:vAlign w:val="top"/>
          </w:tcPr>
          <w:p w14:paraId="509BF76C">
            <w:pPr>
              <w:rPr>
                <w:del w:id="748" w:author="咨询组" w:date="2026-01-08T14:31:29Z"/>
                <w:rFonts w:ascii="Arial"/>
                <w:sz w:val="21"/>
              </w:rPr>
            </w:pPr>
          </w:p>
        </w:tc>
        <w:tc>
          <w:tcPr>
            <w:tcW w:w="1537" w:type="dxa"/>
            <w:vAlign w:val="top"/>
          </w:tcPr>
          <w:p w14:paraId="7DC64CC4">
            <w:pPr>
              <w:rPr>
                <w:del w:id="749" w:author="咨询组" w:date="2026-01-08T14:31:29Z"/>
                <w:rFonts w:ascii="Arial"/>
                <w:sz w:val="21"/>
              </w:rPr>
            </w:pPr>
          </w:p>
        </w:tc>
        <w:tc>
          <w:tcPr>
            <w:tcW w:w="842" w:type="dxa"/>
            <w:vAlign w:val="top"/>
          </w:tcPr>
          <w:p w14:paraId="4FC85143">
            <w:pPr>
              <w:rPr>
                <w:del w:id="750" w:author="咨询组" w:date="2026-01-08T14:31:29Z"/>
                <w:rFonts w:ascii="Arial"/>
                <w:sz w:val="21"/>
              </w:rPr>
            </w:pPr>
          </w:p>
        </w:tc>
        <w:tc>
          <w:tcPr>
            <w:tcW w:w="1119" w:type="dxa"/>
            <w:vAlign w:val="top"/>
          </w:tcPr>
          <w:p w14:paraId="323C347C">
            <w:pPr>
              <w:rPr>
                <w:del w:id="751" w:author="咨询组" w:date="2026-01-08T14:31:29Z"/>
                <w:rFonts w:ascii="Arial"/>
                <w:sz w:val="21"/>
              </w:rPr>
            </w:pPr>
          </w:p>
        </w:tc>
        <w:tc>
          <w:tcPr>
            <w:tcW w:w="1259" w:type="dxa"/>
            <w:vMerge w:val="continue"/>
            <w:tcBorders>
              <w:top w:val="nil"/>
            </w:tcBorders>
            <w:vAlign w:val="top"/>
          </w:tcPr>
          <w:p w14:paraId="463DE19E">
            <w:pPr>
              <w:rPr>
                <w:del w:id="752" w:author="咨询组" w:date="2026-01-08T14:31:29Z"/>
                <w:rFonts w:ascii="Arial"/>
                <w:sz w:val="21"/>
              </w:rPr>
            </w:pPr>
          </w:p>
        </w:tc>
        <w:tc>
          <w:tcPr>
            <w:tcW w:w="1119" w:type="dxa"/>
            <w:vMerge w:val="continue"/>
            <w:tcBorders>
              <w:top w:val="nil"/>
            </w:tcBorders>
            <w:vAlign w:val="top"/>
          </w:tcPr>
          <w:p w14:paraId="1F6791D7">
            <w:pPr>
              <w:rPr>
                <w:del w:id="753" w:author="咨询组" w:date="2026-01-08T14:31:29Z"/>
                <w:rFonts w:ascii="Arial"/>
                <w:sz w:val="21"/>
              </w:rPr>
            </w:pPr>
          </w:p>
        </w:tc>
        <w:tc>
          <w:tcPr>
            <w:tcW w:w="1530" w:type="dxa"/>
            <w:vAlign w:val="top"/>
          </w:tcPr>
          <w:p w14:paraId="00B20D93">
            <w:pPr>
              <w:rPr>
                <w:del w:id="754" w:author="咨询组" w:date="2026-01-08T14:31:29Z"/>
                <w:rFonts w:ascii="Arial"/>
                <w:sz w:val="21"/>
              </w:rPr>
            </w:pPr>
          </w:p>
        </w:tc>
      </w:tr>
      <w:tr w14:paraId="6AFF1F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3" w:hRule="atLeast"/>
          <w:del w:id="755" w:author="咨询组" w:date="2026-01-08T14:31:29Z"/>
        </w:trPr>
        <w:tc>
          <w:tcPr>
            <w:tcW w:w="1120" w:type="dxa"/>
            <w:vMerge w:val="continue"/>
            <w:tcBorders>
              <w:top w:val="nil"/>
            </w:tcBorders>
            <w:vAlign w:val="top"/>
          </w:tcPr>
          <w:p w14:paraId="77E080E5">
            <w:pPr>
              <w:rPr>
                <w:del w:id="756" w:author="咨询组" w:date="2026-01-08T14:31:29Z"/>
                <w:rFonts w:ascii="Arial"/>
                <w:sz w:val="21"/>
              </w:rPr>
            </w:pPr>
          </w:p>
        </w:tc>
        <w:tc>
          <w:tcPr>
            <w:tcW w:w="1537" w:type="dxa"/>
            <w:vAlign w:val="top"/>
          </w:tcPr>
          <w:p w14:paraId="66FAAF52">
            <w:pPr>
              <w:rPr>
                <w:del w:id="757" w:author="咨询组" w:date="2026-01-08T14:31:29Z"/>
                <w:rFonts w:ascii="Arial"/>
                <w:sz w:val="21"/>
              </w:rPr>
            </w:pPr>
          </w:p>
        </w:tc>
        <w:tc>
          <w:tcPr>
            <w:tcW w:w="842" w:type="dxa"/>
            <w:vAlign w:val="top"/>
          </w:tcPr>
          <w:p w14:paraId="499A67E4">
            <w:pPr>
              <w:rPr>
                <w:del w:id="758" w:author="咨询组" w:date="2026-01-08T14:31:29Z"/>
                <w:rFonts w:ascii="Arial"/>
                <w:sz w:val="21"/>
              </w:rPr>
            </w:pPr>
          </w:p>
        </w:tc>
        <w:tc>
          <w:tcPr>
            <w:tcW w:w="1119" w:type="dxa"/>
            <w:vAlign w:val="top"/>
          </w:tcPr>
          <w:p w14:paraId="7E98653F">
            <w:pPr>
              <w:rPr>
                <w:del w:id="759" w:author="咨询组" w:date="2026-01-08T14:31:29Z"/>
                <w:rFonts w:ascii="Arial"/>
                <w:sz w:val="21"/>
              </w:rPr>
            </w:pPr>
          </w:p>
        </w:tc>
        <w:tc>
          <w:tcPr>
            <w:tcW w:w="1259" w:type="dxa"/>
            <w:vAlign w:val="top"/>
          </w:tcPr>
          <w:p w14:paraId="2025208F">
            <w:pPr>
              <w:rPr>
                <w:del w:id="760" w:author="咨询组" w:date="2026-01-08T14:31:29Z"/>
                <w:rFonts w:ascii="Arial"/>
                <w:sz w:val="21"/>
              </w:rPr>
            </w:pPr>
          </w:p>
        </w:tc>
        <w:tc>
          <w:tcPr>
            <w:tcW w:w="1119" w:type="dxa"/>
            <w:vAlign w:val="top"/>
          </w:tcPr>
          <w:p w14:paraId="05C04621">
            <w:pPr>
              <w:rPr>
                <w:del w:id="761" w:author="咨询组" w:date="2026-01-08T14:31:29Z"/>
                <w:rFonts w:ascii="Arial"/>
                <w:sz w:val="21"/>
              </w:rPr>
            </w:pPr>
          </w:p>
        </w:tc>
        <w:tc>
          <w:tcPr>
            <w:tcW w:w="1530" w:type="dxa"/>
            <w:vAlign w:val="top"/>
          </w:tcPr>
          <w:p w14:paraId="321EFCDB">
            <w:pPr>
              <w:rPr>
                <w:del w:id="762" w:author="咨询组" w:date="2026-01-08T14:31:29Z"/>
                <w:rFonts w:ascii="Arial"/>
                <w:sz w:val="21"/>
              </w:rPr>
            </w:pPr>
          </w:p>
        </w:tc>
      </w:tr>
    </w:tbl>
    <w:p w14:paraId="398731C1">
      <w:pPr>
        <w:rPr>
          <w:del w:id="763" w:author="咨询组" w:date="2026-01-08T14:31:29Z"/>
          <w:rFonts w:ascii="Arial"/>
          <w:sz w:val="21"/>
        </w:rPr>
      </w:pPr>
    </w:p>
    <w:p w14:paraId="128295E9">
      <w:pPr>
        <w:rPr>
          <w:del w:id="764" w:author="咨询组" w:date="2026-01-08T14:31:29Z"/>
        </w:rPr>
        <w:sectPr>
          <w:headerReference r:id="rId16" w:type="default"/>
          <w:footerReference r:id="rId17" w:type="default"/>
          <w:pgSz w:w="11906" w:h="16839"/>
          <w:pgMar w:top="1668" w:right="1687" w:bottom="743" w:left="1687" w:header="614" w:footer="569" w:gutter="0"/>
          <w:cols w:space="720" w:num="1"/>
        </w:sectPr>
      </w:pPr>
    </w:p>
    <w:p w14:paraId="266707E6">
      <w:pPr>
        <w:spacing w:before="231" w:line="222" w:lineRule="auto"/>
        <w:ind w:left="148"/>
        <w:rPr>
          <w:del w:id="765" w:author="咨询组" w:date="2026-01-08T14:31:29Z"/>
          <w:rFonts w:ascii="仿宋" w:hAnsi="仿宋" w:eastAsia="仿宋" w:cs="仿宋"/>
          <w:sz w:val="31"/>
          <w:szCs w:val="31"/>
        </w:rPr>
      </w:pPr>
      <w:del w:id="766" w:author="咨询组" w:date="2026-01-08T14:31:29Z">
        <w:r>
          <w:rPr>
            <w:rFonts w:ascii="仿宋" w:hAnsi="仿宋" w:eastAsia="仿宋" w:cs="仿宋"/>
            <w:spacing w:val="8"/>
            <w:sz w:val="31"/>
            <w:szCs w:val="31"/>
          </w:rPr>
          <w:delText>附件</w:delText>
        </w:r>
      </w:del>
      <w:del w:id="767" w:author="咨询组" w:date="2026-01-08T14:31:29Z">
        <w:r>
          <w:rPr>
            <w:rFonts w:ascii="仿宋" w:hAnsi="仿宋" w:eastAsia="仿宋" w:cs="仿宋"/>
            <w:spacing w:val="5"/>
            <w:sz w:val="31"/>
            <w:szCs w:val="31"/>
          </w:rPr>
          <w:delText>6</w:delText>
        </w:r>
      </w:del>
      <w:del w:id="768" w:author="咨询组" w:date="2026-01-08T14:31:29Z">
        <w:r>
          <w:rPr>
            <w:rFonts w:ascii="仿宋" w:hAnsi="仿宋" w:eastAsia="仿宋" w:cs="仿宋"/>
            <w:spacing w:val="4"/>
            <w:sz w:val="31"/>
            <w:szCs w:val="31"/>
          </w:rPr>
          <w:delText>：查(借)阅、复制、摘录干部人事档案审批表</w:delText>
        </w:r>
      </w:del>
    </w:p>
    <w:p w14:paraId="351D5305">
      <w:pPr>
        <w:spacing w:line="108" w:lineRule="auto"/>
        <w:rPr>
          <w:del w:id="769" w:author="咨询组" w:date="2026-01-08T14:31:29Z"/>
          <w:rFonts w:ascii="Arial"/>
          <w:sz w:val="2"/>
        </w:rPr>
      </w:pPr>
    </w:p>
    <w:tbl>
      <w:tblPr>
        <w:tblStyle w:val="6"/>
        <w:tblW w:w="830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00"/>
        <w:gridCol w:w="1275"/>
        <w:gridCol w:w="1174"/>
        <w:gridCol w:w="1382"/>
        <w:gridCol w:w="1127"/>
        <w:gridCol w:w="1642"/>
      </w:tblGrid>
      <w:tr w14:paraId="434F1C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1" w:hRule="atLeast"/>
          <w:del w:id="770" w:author="咨询组" w:date="2026-01-08T14:31:29Z"/>
        </w:trPr>
        <w:tc>
          <w:tcPr>
            <w:tcW w:w="1700" w:type="dxa"/>
            <w:vAlign w:val="top"/>
          </w:tcPr>
          <w:p w14:paraId="10C796D4">
            <w:pPr>
              <w:spacing w:before="104" w:line="200" w:lineRule="auto"/>
              <w:ind w:left="433"/>
              <w:rPr>
                <w:del w:id="771" w:author="咨询组" w:date="2026-01-08T14:31:29Z"/>
                <w:rFonts w:ascii="微软雅黑" w:hAnsi="微软雅黑" w:eastAsia="微软雅黑" w:cs="微软雅黑"/>
                <w:sz w:val="22"/>
                <w:szCs w:val="22"/>
              </w:rPr>
            </w:pPr>
            <w:del w:id="772" w:author="咨询组" w:date="2026-01-08T14:31:29Z">
              <w:r>
                <w:rPr>
                  <w:rFonts w:ascii="微软雅黑" w:hAnsi="微软雅黑" w:eastAsia="微软雅黑" w:cs="微软雅黑"/>
                  <w:spacing w:val="-7"/>
                  <w:sz w:val="22"/>
                  <w:szCs w:val="22"/>
                  <w14:textOutline w14:w="4013" w14:cap="flat" w14:cmpd="sng">
                    <w14:solidFill>
                      <w14:srgbClr w14:val="000000"/>
                    </w14:solidFill>
                    <w14:prstDash w14:val="solid"/>
                    <w14:miter w14:val="0"/>
                  </w14:textOutline>
                </w:rPr>
                <w:delText>内</w:delText>
              </w:r>
            </w:del>
            <w:del w:id="773" w:author="咨询组" w:date="2026-01-08T14:31:29Z">
              <w:r>
                <w:rPr>
                  <w:rFonts w:ascii="微软雅黑" w:hAnsi="微软雅黑" w:eastAsia="微软雅黑" w:cs="微软雅黑"/>
                  <w:spacing w:val="-6"/>
                  <w:sz w:val="22"/>
                  <w:szCs w:val="22"/>
                  <w14:textOutline w14:w="4013" w14:cap="flat" w14:cmpd="sng">
                    <w14:solidFill>
                      <w14:srgbClr w14:val="000000"/>
                    </w14:solidFill>
                    <w14:prstDash w14:val="solid"/>
                    <w14:miter w14:val="0"/>
                  </w14:textOutline>
                </w:rPr>
                <w:delText>容项目</w:delText>
              </w:r>
            </w:del>
          </w:p>
        </w:tc>
        <w:tc>
          <w:tcPr>
            <w:tcW w:w="1275" w:type="dxa"/>
            <w:vAlign w:val="top"/>
          </w:tcPr>
          <w:p w14:paraId="458D6E21">
            <w:pPr>
              <w:spacing w:before="102" w:line="202" w:lineRule="auto"/>
              <w:ind w:left="417"/>
              <w:rPr>
                <w:del w:id="774" w:author="咨询组" w:date="2026-01-08T14:31:29Z"/>
                <w:rFonts w:ascii="微软雅黑" w:hAnsi="微软雅黑" w:eastAsia="微软雅黑" w:cs="微软雅黑"/>
                <w:sz w:val="22"/>
                <w:szCs w:val="22"/>
              </w:rPr>
            </w:pPr>
            <w:del w:id="775" w:author="咨询组" w:date="2026-01-08T14:31:29Z">
              <w:r>
                <w:rPr>
                  <w:rFonts w:ascii="微软雅黑" w:hAnsi="微软雅黑" w:eastAsia="微软雅黑" w:cs="微软雅黑"/>
                  <w:spacing w:val="-3"/>
                  <w:sz w:val="22"/>
                  <w:szCs w:val="22"/>
                  <w14:textOutline w14:w="4013" w14:cap="flat" w14:cmpd="sng">
                    <w14:solidFill>
                      <w14:srgbClr w14:val="000000"/>
                    </w14:solidFill>
                    <w14:prstDash w14:val="solid"/>
                    <w14:miter w14:val="0"/>
                  </w14:textOutline>
                </w:rPr>
                <w:delText>姓</w:delText>
              </w:r>
            </w:del>
            <w:del w:id="776" w:author="咨询组" w:date="2026-01-08T14:31:29Z">
              <w:r>
                <w:rPr>
                  <w:rFonts w:ascii="微软雅黑" w:hAnsi="微软雅黑" w:eastAsia="微软雅黑" w:cs="微软雅黑"/>
                  <w:spacing w:val="-2"/>
                  <w:sz w:val="22"/>
                  <w:szCs w:val="22"/>
                  <w14:textOutline w14:w="4013" w14:cap="flat" w14:cmpd="sng">
                    <w14:solidFill>
                      <w14:srgbClr w14:val="000000"/>
                    </w14:solidFill>
                    <w14:prstDash w14:val="solid"/>
                    <w14:miter w14:val="0"/>
                  </w14:textOutline>
                </w:rPr>
                <w:delText>名</w:delText>
              </w:r>
            </w:del>
          </w:p>
        </w:tc>
        <w:tc>
          <w:tcPr>
            <w:tcW w:w="2556" w:type="dxa"/>
            <w:gridSpan w:val="2"/>
            <w:vAlign w:val="top"/>
          </w:tcPr>
          <w:p w14:paraId="3186A3E9">
            <w:pPr>
              <w:spacing w:before="103" w:line="201" w:lineRule="auto"/>
              <w:ind w:left="837"/>
              <w:rPr>
                <w:del w:id="777" w:author="咨询组" w:date="2026-01-08T14:31:29Z"/>
                <w:rFonts w:ascii="微软雅黑" w:hAnsi="微软雅黑" w:eastAsia="微软雅黑" w:cs="微软雅黑"/>
                <w:sz w:val="22"/>
                <w:szCs w:val="22"/>
              </w:rPr>
            </w:pPr>
            <w:del w:id="778" w:author="咨询组" w:date="2026-01-08T14:31:29Z">
              <w:r>
                <w:rPr>
                  <w:rFonts w:ascii="微软雅黑" w:hAnsi="微软雅黑" w:eastAsia="微软雅黑" w:cs="微软雅黑"/>
                  <w:spacing w:val="-1"/>
                  <w:sz w:val="22"/>
                  <w:szCs w:val="22"/>
                  <w14:textOutline w14:w="4013" w14:cap="flat" w14:cmpd="sng">
                    <w14:solidFill>
                      <w14:srgbClr w14:val="000000"/>
                    </w14:solidFill>
                    <w14:prstDash w14:val="solid"/>
                    <w14:miter w14:val="0"/>
                  </w14:textOutline>
                </w:rPr>
                <w:delText>单</w:delText>
              </w:r>
            </w:del>
            <w:del w:id="779" w:author="咨询组" w:date="2026-01-08T14:31:29Z">
              <w:r>
                <w:rPr>
                  <w:rFonts w:ascii="微软雅黑" w:hAnsi="微软雅黑" w:eastAsia="微软雅黑" w:cs="微软雅黑"/>
                  <w:sz w:val="22"/>
                  <w:szCs w:val="22"/>
                  <w14:textOutline w14:w="4013" w14:cap="flat" w14:cmpd="sng">
                    <w14:solidFill>
                      <w14:srgbClr w14:val="000000"/>
                    </w14:solidFill>
                    <w14:prstDash w14:val="solid"/>
                    <w14:miter w14:val="0"/>
                  </w14:textOutline>
                </w:rPr>
                <w:delText>位职务</w:delText>
              </w:r>
            </w:del>
          </w:p>
        </w:tc>
        <w:tc>
          <w:tcPr>
            <w:tcW w:w="2769" w:type="dxa"/>
            <w:gridSpan w:val="2"/>
            <w:vAlign w:val="top"/>
          </w:tcPr>
          <w:p w14:paraId="1DFF1400">
            <w:pPr>
              <w:spacing w:before="104" w:line="201" w:lineRule="auto"/>
              <w:ind w:left="944"/>
              <w:rPr>
                <w:del w:id="780" w:author="咨询组" w:date="2026-01-08T14:31:29Z"/>
                <w:rFonts w:ascii="微软雅黑" w:hAnsi="微软雅黑" w:eastAsia="微软雅黑" w:cs="微软雅黑"/>
                <w:sz w:val="22"/>
                <w:szCs w:val="22"/>
              </w:rPr>
            </w:pPr>
            <w:del w:id="781" w:author="咨询组" w:date="2026-01-08T14:31:29Z">
              <w:r>
                <w:rPr>
                  <w:rFonts w:ascii="微软雅黑" w:hAnsi="微软雅黑" w:eastAsia="微软雅黑" w:cs="微软雅黑"/>
                  <w:spacing w:val="-1"/>
                  <w:sz w:val="22"/>
                  <w:szCs w:val="22"/>
                  <w14:textOutline w14:w="4013" w14:cap="flat" w14:cmpd="sng">
                    <w14:solidFill>
                      <w14:srgbClr w14:val="000000"/>
                    </w14:solidFill>
                    <w14:prstDash w14:val="solid"/>
                    <w14:miter w14:val="0"/>
                  </w14:textOutline>
                </w:rPr>
                <w:delText>政治</w:delText>
              </w:r>
            </w:del>
            <w:del w:id="782" w:author="咨询组" w:date="2026-01-08T14:31:29Z">
              <w:r>
                <w:rPr>
                  <w:rFonts w:ascii="微软雅黑" w:hAnsi="微软雅黑" w:eastAsia="微软雅黑" w:cs="微软雅黑"/>
                  <w:sz w:val="22"/>
                  <w:szCs w:val="22"/>
                  <w14:textOutline w14:w="4013" w14:cap="flat" w14:cmpd="sng">
                    <w14:solidFill>
                      <w14:srgbClr w14:val="000000"/>
                    </w14:solidFill>
                    <w14:prstDash w14:val="solid"/>
                    <w14:miter w14:val="0"/>
                  </w14:textOutline>
                </w:rPr>
                <w:delText>面貌</w:delText>
              </w:r>
            </w:del>
          </w:p>
        </w:tc>
      </w:tr>
      <w:tr w14:paraId="368881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9" w:hRule="atLeast"/>
          <w:del w:id="783" w:author="咨询组" w:date="2026-01-08T14:31:29Z"/>
        </w:trPr>
        <w:tc>
          <w:tcPr>
            <w:tcW w:w="1700" w:type="dxa"/>
            <w:vMerge w:val="restart"/>
            <w:tcBorders>
              <w:bottom w:val="nil"/>
            </w:tcBorders>
            <w:vAlign w:val="top"/>
          </w:tcPr>
          <w:p w14:paraId="30FD97FF">
            <w:pPr>
              <w:spacing w:before="318" w:line="239" w:lineRule="auto"/>
              <w:ind w:left="195" w:right="68" w:hanging="83"/>
              <w:rPr>
                <w:del w:id="784" w:author="咨询组" w:date="2026-01-08T14:31:29Z"/>
                <w:rFonts w:ascii="微软雅黑" w:hAnsi="微软雅黑" w:eastAsia="微软雅黑" w:cs="微软雅黑"/>
                <w:sz w:val="22"/>
                <w:szCs w:val="22"/>
              </w:rPr>
            </w:pPr>
            <w:del w:id="785" w:author="咨询组" w:date="2026-01-08T14:31:29Z">
              <w:r>
                <w:rPr>
                  <w:rFonts w:ascii="微软雅黑" w:hAnsi="微软雅黑" w:eastAsia="微软雅黑" w:cs="微软雅黑"/>
                  <w:spacing w:val="16"/>
                  <w:sz w:val="22"/>
                  <w:szCs w:val="22"/>
                </w:rPr>
                <w:delText>被</w:delText>
              </w:r>
            </w:del>
            <w:del w:id="786" w:author="咨询组" w:date="2026-01-08T14:31:29Z">
              <w:r>
                <w:rPr>
                  <w:rFonts w:ascii="微软雅黑" w:hAnsi="微软雅黑" w:eastAsia="微软雅黑" w:cs="微软雅黑"/>
                  <w:spacing w:val="15"/>
                  <w:sz w:val="22"/>
                  <w:szCs w:val="22"/>
                </w:rPr>
                <w:delText>查(借)阅、</w:delText>
              </w:r>
            </w:del>
            <w:del w:id="787" w:author="咨询组" w:date="2026-01-08T14:31:29Z">
              <w:r>
                <w:rPr>
                  <w:rFonts w:ascii="微软雅黑" w:hAnsi="微软雅黑" w:eastAsia="微软雅黑" w:cs="微软雅黑"/>
                  <w:spacing w:val="-2"/>
                  <w:sz w:val="22"/>
                  <w:szCs w:val="22"/>
                </w:rPr>
                <w:delText>复制</w:delText>
              </w:r>
            </w:del>
            <w:del w:id="788" w:author="咨询组" w:date="2026-01-08T14:31:29Z">
              <w:r>
                <w:rPr>
                  <w:rFonts w:ascii="微软雅黑" w:hAnsi="微软雅黑" w:eastAsia="微软雅黑" w:cs="微软雅黑"/>
                  <w:spacing w:val="-1"/>
                  <w:sz w:val="22"/>
                  <w:szCs w:val="22"/>
                </w:rPr>
                <w:delText>、摘录人</w:delText>
              </w:r>
            </w:del>
          </w:p>
        </w:tc>
        <w:tc>
          <w:tcPr>
            <w:tcW w:w="1275" w:type="dxa"/>
            <w:vAlign w:val="top"/>
          </w:tcPr>
          <w:p w14:paraId="3CD467C5">
            <w:pPr>
              <w:rPr>
                <w:del w:id="789" w:author="咨询组" w:date="2026-01-08T14:31:29Z"/>
                <w:rFonts w:ascii="Arial"/>
                <w:sz w:val="21"/>
              </w:rPr>
            </w:pPr>
          </w:p>
        </w:tc>
        <w:tc>
          <w:tcPr>
            <w:tcW w:w="2556" w:type="dxa"/>
            <w:gridSpan w:val="2"/>
            <w:vAlign w:val="top"/>
          </w:tcPr>
          <w:p w14:paraId="017A91CE">
            <w:pPr>
              <w:rPr>
                <w:del w:id="790" w:author="咨询组" w:date="2026-01-08T14:31:29Z"/>
                <w:rFonts w:ascii="Arial"/>
                <w:sz w:val="21"/>
              </w:rPr>
            </w:pPr>
          </w:p>
        </w:tc>
        <w:tc>
          <w:tcPr>
            <w:tcW w:w="2769" w:type="dxa"/>
            <w:gridSpan w:val="2"/>
            <w:vAlign w:val="top"/>
          </w:tcPr>
          <w:p w14:paraId="38E08CC6">
            <w:pPr>
              <w:rPr>
                <w:del w:id="791" w:author="咨询组" w:date="2026-01-08T14:31:29Z"/>
                <w:rFonts w:ascii="Arial"/>
                <w:sz w:val="21"/>
              </w:rPr>
            </w:pPr>
          </w:p>
        </w:tc>
      </w:tr>
      <w:tr w14:paraId="164B32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9" w:hRule="atLeast"/>
          <w:del w:id="792" w:author="咨询组" w:date="2026-01-08T14:31:29Z"/>
        </w:trPr>
        <w:tc>
          <w:tcPr>
            <w:tcW w:w="1700" w:type="dxa"/>
            <w:vMerge w:val="continue"/>
            <w:tcBorders>
              <w:top w:val="nil"/>
            </w:tcBorders>
            <w:vAlign w:val="top"/>
          </w:tcPr>
          <w:p w14:paraId="3B66AA73">
            <w:pPr>
              <w:rPr>
                <w:del w:id="793" w:author="咨询组" w:date="2026-01-08T14:31:29Z"/>
                <w:rFonts w:ascii="Arial"/>
                <w:sz w:val="21"/>
              </w:rPr>
            </w:pPr>
          </w:p>
        </w:tc>
        <w:tc>
          <w:tcPr>
            <w:tcW w:w="1275" w:type="dxa"/>
            <w:vAlign w:val="top"/>
          </w:tcPr>
          <w:p w14:paraId="1EB38D42">
            <w:pPr>
              <w:rPr>
                <w:del w:id="794" w:author="咨询组" w:date="2026-01-08T14:31:29Z"/>
                <w:rFonts w:ascii="Arial"/>
                <w:sz w:val="21"/>
              </w:rPr>
            </w:pPr>
          </w:p>
        </w:tc>
        <w:tc>
          <w:tcPr>
            <w:tcW w:w="2556" w:type="dxa"/>
            <w:gridSpan w:val="2"/>
            <w:vAlign w:val="top"/>
          </w:tcPr>
          <w:p w14:paraId="5B95208D">
            <w:pPr>
              <w:rPr>
                <w:del w:id="795" w:author="咨询组" w:date="2026-01-08T14:31:29Z"/>
                <w:rFonts w:ascii="Arial"/>
                <w:sz w:val="21"/>
              </w:rPr>
            </w:pPr>
          </w:p>
        </w:tc>
        <w:tc>
          <w:tcPr>
            <w:tcW w:w="2769" w:type="dxa"/>
            <w:gridSpan w:val="2"/>
            <w:vAlign w:val="top"/>
          </w:tcPr>
          <w:p w14:paraId="11ADDCBE">
            <w:pPr>
              <w:rPr>
                <w:del w:id="796" w:author="咨询组" w:date="2026-01-08T14:31:29Z"/>
                <w:rFonts w:ascii="Arial"/>
                <w:sz w:val="21"/>
              </w:rPr>
            </w:pPr>
          </w:p>
        </w:tc>
      </w:tr>
      <w:tr w14:paraId="6EB77E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9" w:hRule="atLeast"/>
          <w:del w:id="797" w:author="咨询组" w:date="2026-01-08T14:31:29Z"/>
        </w:trPr>
        <w:tc>
          <w:tcPr>
            <w:tcW w:w="1700" w:type="dxa"/>
            <w:vMerge w:val="restart"/>
            <w:tcBorders>
              <w:bottom w:val="nil"/>
            </w:tcBorders>
            <w:vAlign w:val="top"/>
          </w:tcPr>
          <w:p w14:paraId="3F408A51">
            <w:pPr>
              <w:spacing w:before="319" w:line="238" w:lineRule="auto"/>
              <w:ind w:left="302" w:right="106" w:hanging="192"/>
              <w:rPr>
                <w:del w:id="798" w:author="咨询组" w:date="2026-01-08T14:31:29Z"/>
                <w:rFonts w:ascii="微软雅黑" w:hAnsi="微软雅黑" w:eastAsia="微软雅黑" w:cs="微软雅黑"/>
                <w:sz w:val="22"/>
                <w:szCs w:val="22"/>
              </w:rPr>
            </w:pPr>
            <w:del w:id="799" w:author="咨询组" w:date="2026-01-08T14:31:29Z">
              <w:r>
                <w:rPr>
                  <w:rFonts w:ascii="微软雅黑" w:hAnsi="微软雅黑" w:eastAsia="微软雅黑" w:cs="微软雅黑"/>
                  <w:spacing w:val="13"/>
                  <w:sz w:val="22"/>
                  <w:szCs w:val="22"/>
                </w:rPr>
                <w:delText>查</w:delText>
              </w:r>
            </w:del>
            <w:del w:id="800" w:author="咨询组" w:date="2026-01-08T14:31:29Z">
              <w:r>
                <w:rPr>
                  <w:rFonts w:ascii="微软雅黑" w:hAnsi="微软雅黑" w:eastAsia="微软雅黑" w:cs="微软雅黑"/>
                  <w:spacing w:val="11"/>
                  <w:sz w:val="22"/>
                  <w:szCs w:val="22"/>
                </w:rPr>
                <w:delText>(借)阅、复</w:delText>
              </w:r>
            </w:del>
            <w:del w:id="801" w:author="咨询组" w:date="2026-01-08T14:31:29Z">
              <w:r>
                <w:rPr>
                  <w:rFonts w:ascii="微软雅黑" w:hAnsi="微软雅黑" w:eastAsia="微软雅黑" w:cs="微软雅黑"/>
                  <w:spacing w:val="-1"/>
                  <w:sz w:val="22"/>
                  <w:szCs w:val="22"/>
                </w:rPr>
                <w:delText>制、摘录</w:delText>
              </w:r>
            </w:del>
            <w:del w:id="802" w:author="咨询组" w:date="2026-01-08T14:31:29Z">
              <w:r>
                <w:rPr>
                  <w:rFonts w:ascii="微软雅黑" w:hAnsi="微软雅黑" w:eastAsia="微软雅黑" w:cs="微软雅黑"/>
                  <w:sz w:val="22"/>
                  <w:szCs w:val="22"/>
                </w:rPr>
                <w:delText>人</w:delText>
              </w:r>
            </w:del>
          </w:p>
        </w:tc>
        <w:tc>
          <w:tcPr>
            <w:tcW w:w="1275" w:type="dxa"/>
            <w:vAlign w:val="top"/>
          </w:tcPr>
          <w:p w14:paraId="3648C81C">
            <w:pPr>
              <w:rPr>
                <w:del w:id="803" w:author="咨询组" w:date="2026-01-08T14:31:29Z"/>
                <w:rFonts w:ascii="Arial"/>
                <w:sz w:val="21"/>
              </w:rPr>
            </w:pPr>
          </w:p>
        </w:tc>
        <w:tc>
          <w:tcPr>
            <w:tcW w:w="2556" w:type="dxa"/>
            <w:gridSpan w:val="2"/>
            <w:vAlign w:val="top"/>
          </w:tcPr>
          <w:p w14:paraId="4ADEDADF">
            <w:pPr>
              <w:rPr>
                <w:del w:id="804" w:author="咨询组" w:date="2026-01-08T14:31:29Z"/>
                <w:rFonts w:ascii="Arial"/>
                <w:sz w:val="21"/>
              </w:rPr>
            </w:pPr>
          </w:p>
        </w:tc>
        <w:tc>
          <w:tcPr>
            <w:tcW w:w="2769" w:type="dxa"/>
            <w:gridSpan w:val="2"/>
            <w:vAlign w:val="top"/>
          </w:tcPr>
          <w:p w14:paraId="5CEEC927">
            <w:pPr>
              <w:rPr>
                <w:del w:id="805" w:author="咨询组" w:date="2026-01-08T14:31:29Z"/>
                <w:rFonts w:ascii="Arial"/>
                <w:sz w:val="21"/>
              </w:rPr>
            </w:pPr>
          </w:p>
        </w:tc>
      </w:tr>
      <w:tr w14:paraId="1D13A3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9" w:hRule="atLeast"/>
          <w:del w:id="806" w:author="咨询组" w:date="2026-01-08T14:31:29Z"/>
        </w:trPr>
        <w:tc>
          <w:tcPr>
            <w:tcW w:w="1700" w:type="dxa"/>
            <w:vMerge w:val="continue"/>
            <w:tcBorders>
              <w:top w:val="nil"/>
            </w:tcBorders>
            <w:vAlign w:val="top"/>
          </w:tcPr>
          <w:p w14:paraId="3175F566">
            <w:pPr>
              <w:rPr>
                <w:del w:id="807" w:author="咨询组" w:date="2026-01-08T14:31:29Z"/>
                <w:rFonts w:ascii="Arial"/>
                <w:sz w:val="21"/>
              </w:rPr>
            </w:pPr>
          </w:p>
        </w:tc>
        <w:tc>
          <w:tcPr>
            <w:tcW w:w="1275" w:type="dxa"/>
            <w:vAlign w:val="top"/>
          </w:tcPr>
          <w:p w14:paraId="18094C84">
            <w:pPr>
              <w:rPr>
                <w:del w:id="808" w:author="咨询组" w:date="2026-01-08T14:31:29Z"/>
                <w:rFonts w:ascii="Arial"/>
                <w:sz w:val="21"/>
              </w:rPr>
            </w:pPr>
          </w:p>
        </w:tc>
        <w:tc>
          <w:tcPr>
            <w:tcW w:w="2556" w:type="dxa"/>
            <w:gridSpan w:val="2"/>
            <w:vAlign w:val="top"/>
          </w:tcPr>
          <w:p w14:paraId="5C530E3C">
            <w:pPr>
              <w:rPr>
                <w:del w:id="809" w:author="咨询组" w:date="2026-01-08T14:31:29Z"/>
                <w:rFonts w:ascii="Arial"/>
                <w:sz w:val="21"/>
              </w:rPr>
            </w:pPr>
          </w:p>
        </w:tc>
        <w:tc>
          <w:tcPr>
            <w:tcW w:w="2769" w:type="dxa"/>
            <w:gridSpan w:val="2"/>
            <w:vAlign w:val="top"/>
          </w:tcPr>
          <w:p w14:paraId="74DDA7D4">
            <w:pPr>
              <w:rPr>
                <w:del w:id="810" w:author="咨询组" w:date="2026-01-08T14:31:29Z"/>
                <w:rFonts w:ascii="Arial"/>
                <w:sz w:val="21"/>
              </w:rPr>
            </w:pPr>
          </w:p>
        </w:tc>
      </w:tr>
      <w:tr w14:paraId="2210EA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5" w:hRule="atLeast"/>
          <w:del w:id="811" w:author="咨询组" w:date="2026-01-08T14:31:29Z"/>
        </w:trPr>
        <w:tc>
          <w:tcPr>
            <w:tcW w:w="1700" w:type="dxa"/>
            <w:vMerge w:val="restart"/>
            <w:tcBorders>
              <w:bottom w:val="nil"/>
            </w:tcBorders>
            <w:vAlign w:val="top"/>
          </w:tcPr>
          <w:p w14:paraId="05D6E017">
            <w:pPr>
              <w:spacing w:line="255" w:lineRule="auto"/>
              <w:rPr>
                <w:del w:id="812" w:author="咨询组" w:date="2026-01-08T14:31:29Z"/>
                <w:rFonts w:ascii="Arial"/>
                <w:sz w:val="21"/>
              </w:rPr>
            </w:pPr>
          </w:p>
          <w:p w14:paraId="1ACE8A29">
            <w:pPr>
              <w:spacing w:line="255" w:lineRule="auto"/>
              <w:rPr>
                <w:del w:id="813" w:author="咨询组" w:date="2026-01-08T14:31:29Z"/>
                <w:rFonts w:ascii="Arial"/>
                <w:sz w:val="21"/>
              </w:rPr>
            </w:pPr>
          </w:p>
          <w:p w14:paraId="4EDA8D86">
            <w:pPr>
              <w:spacing w:line="255" w:lineRule="auto"/>
              <w:rPr>
                <w:del w:id="814" w:author="咨询组" w:date="2026-01-08T14:31:29Z"/>
                <w:rFonts w:ascii="Arial"/>
                <w:sz w:val="21"/>
              </w:rPr>
            </w:pPr>
          </w:p>
          <w:p w14:paraId="0B897E0F">
            <w:pPr>
              <w:spacing w:line="256" w:lineRule="auto"/>
              <w:rPr>
                <w:del w:id="815" w:author="咨询组" w:date="2026-01-08T14:31:29Z"/>
                <w:rFonts w:ascii="Arial"/>
                <w:sz w:val="21"/>
              </w:rPr>
            </w:pPr>
          </w:p>
          <w:p w14:paraId="563E14BB">
            <w:pPr>
              <w:spacing w:line="256" w:lineRule="auto"/>
              <w:rPr>
                <w:del w:id="816" w:author="咨询组" w:date="2026-01-08T14:31:29Z"/>
                <w:rFonts w:ascii="Arial"/>
                <w:sz w:val="21"/>
              </w:rPr>
            </w:pPr>
          </w:p>
          <w:p w14:paraId="1E16BD91">
            <w:pPr>
              <w:spacing w:line="256" w:lineRule="auto"/>
              <w:rPr>
                <w:del w:id="817" w:author="咨询组" w:date="2026-01-08T14:31:29Z"/>
                <w:rFonts w:ascii="Arial"/>
                <w:sz w:val="21"/>
              </w:rPr>
            </w:pPr>
          </w:p>
          <w:p w14:paraId="4A65FDC5">
            <w:pPr>
              <w:spacing w:line="256" w:lineRule="auto"/>
              <w:rPr>
                <w:del w:id="818" w:author="咨询组" w:date="2026-01-08T14:31:29Z"/>
                <w:rFonts w:ascii="Arial"/>
                <w:sz w:val="21"/>
              </w:rPr>
            </w:pPr>
          </w:p>
          <w:p w14:paraId="539769A4">
            <w:pPr>
              <w:spacing w:before="95" w:line="197" w:lineRule="auto"/>
              <w:ind w:left="189"/>
              <w:rPr>
                <w:del w:id="819" w:author="咨询组" w:date="2026-01-08T14:31:29Z"/>
                <w:rFonts w:ascii="微软雅黑" w:hAnsi="微软雅黑" w:eastAsia="微软雅黑" w:cs="微软雅黑"/>
                <w:sz w:val="22"/>
                <w:szCs w:val="22"/>
              </w:rPr>
            </w:pPr>
            <w:del w:id="820" w:author="咨询组" w:date="2026-01-08T14:31:29Z">
              <w:r>
                <w:rPr>
                  <w:rFonts w:ascii="微软雅黑" w:hAnsi="微软雅黑" w:eastAsia="微软雅黑" w:cs="微软雅黑"/>
                  <w:spacing w:val="21"/>
                  <w:sz w:val="22"/>
                  <w:szCs w:val="22"/>
                </w:rPr>
                <w:delText>查</w:delText>
              </w:r>
            </w:del>
            <w:del w:id="821" w:author="咨询组" w:date="2026-01-08T14:31:29Z">
              <w:r>
                <w:rPr>
                  <w:rFonts w:ascii="微软雅黑" w:hAnsi="微软雅黑" w:eastAsia="微软雅黑" w:cs="微软雅黑"/>
                  <w:spacing w:val="20"/>
                  <w:sz w:val="22"/>
                  <w:szCs w:val="22"/>
                </w:rPr>
                <w:delText>(借)方式</w:delText>
              </w:r>
            </w:del>
          </w:p>
        </w:tc>
        <w:tc>
          <w:tcPr>
            <w:tcW w:w="1275" w:type="dxa"/>
            <w:vMerge w:val="restart"/>
            <w:tcBorders>
              <w:bottom w:val="nil"/>
            </w:tcBorders>
            <w:vAlign w:val="top"/>
          </w:tcPr>
          <w:p w14:paraId="12F855EF">
            <w:pPr>
              <w:spacing w:line="287" w:lineRule="auto"/>
              <w:rPr>
                <w:del w:id="822" w:author="咨询组" w:date="2026-01-08T14:31:29Z"/>
                <w:rFonts w:ascii="Arial"/>
                <w:sz w:val="21"/>
              </w:rPr>
            </w:pPr>
          </w:p>
          <w:p w14:paraId="0BDBEC0F">
            <w:pPr>
              <w:spacing w:line="287" w:lineRule="auto"/>
              <w:rPr>
                <w:del w:id="823" w:author="咨询组" w:date="2026-01-08T14:31:29Z"/>
                <w:rFonts w:ascii="Arial"/>
                <w:sz w:val="21"/>
              </w:rPr>
            </w:pPr>
          </w:p>
          <w:p w14:paraId="28658D9B">
            <w:pPr>
              <w:spacing w:line="288" w:lineRule="auto"/>
              <w:rPr>
                <w:del w:id="824" w:author="咨询组" w:date="2026-01-08T14:31:29Z"/>
                <w:rFonts w:ascii="Arial"/>
                <w:sz w:val="21"/>
              </w:rPr>
            </w:pPr>
          </w:p>
          <w:p w14:paraId="6E955817">
            <w:pPr>
              <w:spacing w:before="98" w:line="210" w:lineRule="auto"/>
              <w:ind w:left="107"/>
              <w:rPr>
                <w:del w:id="825" w:author="咨询组" w:date="2026-01-08T14:31:29Z"/>
                <w:rFonts w:ascii="微软雅黑" w:hAnsi="微软雅黑" w:eastAsia="微软雅黑" w:cs="微软雅黑"/>
                <w:sz w:val="23"/>
                <w:szCs w:val="23"/>
              </w:rPr>
            </w:pPr>
            <w:del w:id="826" w:author="咨询组" w:date="2026-01-08T14:31:29Z">
              <w:r>
                <w:rPr>
                  <w:rFonts w:ascii="微软雅黑" w:hAnsi="微软雅黑" w:eastAsia="微软雅黑" w:cs="微软雅黑"/>
                  <w:spacing w:val="14"/>
                  <w:sz w:val="22"/>
                  <w:szCs w:val="22"/>
                </w:rPr>
                <w:delText>查</w:delText>
              </w:r>
            </w:del>
            <w:del w:id="827" w:author="咨询组" w:date="2026-01-08T14:31:29Z">
              <w:r>
                <w:rPr>
                  <w:rFonts w:ascii="微软雅黑" w:hAnsi="微软雅黑" w:eastAsia="微软雅黑" w:cs="微软雅黑"/>
                  <w:spacing w:val="13"/>
                  <w:sz w:val="22"/>
                  <w:szCs w:val="22"/>
                </w:rPr>
                <w:delText>阅</w:delText>
              </w:r>
            </w:del>
            <w:del w:id="828" w:author="咨询组" w:date="2026-01-08T14:31:29Z">
              <w:r>
                <w:rPr>
                  <w:rFonts w:ascii="微软雅黑" w:hAnsi="微软雅黑" w:eastAsia="微软雅黑" w:cs="微软雅黑"/>
                  <w:spacing w:val="13"/>
                  <w:sz w:val="23"/>
                  <w:szCs w:val="23"/>
                </w:rPr>
                <w:delText>□</w:delText>
              </w:r>
            </w:del>
          </w:p>
        </w:tc>
        <w:tc>
          <w:tcPr>
            <w:tcW w:w="1174" w:type="dxa"/>
            <w:vMerge w:val="restart"/>
            <w:tcBorders>
              <w:bottom w:val="nil"/>
            </w:tcBorders>
            <w:vAlign w:val="top"/>
          </w:tcPr>
          <w:p w14:paraId="52B27125">
            <w:pPr>
              <w:spacing w:line="279" w:lineRule="auto"/>
              <w:rPr>
                <w:del w:id="829" w:author="咨询组" w:date="2026-01-08T14:31:29Z"/>
                <w:rFonts w:ascii="Arial"/>
                <w:sz w:val="21"/>
              </w:rPr>
            </w:pPr>
          </w:p>
          <w:p w14:paraId="298B981A">
            <w:pPr>
              <w:spacing w:before="94" w:line="239" w:lineRule="auto"/>
              <w:ind w:left="150" w:right="143" w:hanging="1"/>
              <w:rPr>
                <w:del w:id="830" w:author="咨询组" w:date="2026-01-08T14:31:29Z"/>
                <w:rFonts w:ascii="微软雅黑" w:hAnsi="微软雅黑" w:eastAsia="微软雅黑" w:cs="微软雅黑"/>
                <w:sz w:val="22"/>
                <w:szCs w:val="22"/>
              </w:rPr>
            </w:pPr>
            <w:del w:id="831" w:author="咨询组" w:date="2026-01-08T14:31:29Z">
              <w:r>
                <w:rPr>
                  <w:rFonts w:ascii="微软雅黑" w:hAnsi="微软雅黑" w:eastAsia="微软雅黑" w:cs="微软雅黑"/>
                  <w:spacing w:val="-1"/>
                  <w:sz w:val="22"/>
                  <w:szCs w:val="22"/>
                </w:rPr>
                <w:delText>是否从档</w:delText>
              </w:r>
            </w:del>
            <w:del w:id="832" w:author="咨询组" w:date="2026-01-08T14:31:29Z">
              <w:r>
                <w:rPr>
                  <w:rFonts w:ascii="微软雅黑" w:hAnsi="微软雅黑" w:eastAsia="微软雅黑" w:cs="微软雅黑"/>
                  <w:spacing w:val="-2"/>
                  <w:sz w:val="22"/>
                  <w:szCs w:val="22"/>
                </w:rPr>
                <w:delText>案</w:delText>
              </w:r>
            </w:del>
            <w:del w:id="833" w:author="咨询组" w:date="2026-01-08T14:31:29Z">
              <w:r>
                <w:rPr>
                  <w:rFonts w:ascii="微软雅黑" w:hAnsi="微软雅黑" w:eastAsia="微软雅黑" w:cs="微软雅黑"/>
                  <w:spacing w:val="-1"/>
                  <w:sz w:val="22"/>
                  <w:szCs w:val="22"/>
                </w:rPr>
                <w:delText>中取证</w:delText>
              </w:r>
            </w:del>
          </w:p>
        </w:tc>
        <w:tc>
          <w:tcPr>
            <w:tcW w:w="1382" w:type="dxa"/>
            <w:vAlign w:val="top"/>
          </w:tcPr>
          <w:p w14:paraId="4D3C292E">
            <w:pPr>
              <w:spacing w:before="191" w:line="208" w:lineRule="auto"/>
              <w:ind w:left="110"/>
              <w:rPr>
                <w:del w:id="834" w:author="咨询组" w:date="2026-01-08T14:31:29Z"/>
                <w:rFonts w:ascii="微软雅黑" w:hAnsi="微软雅黑" w:eastAsia="微软雅黑" w:cs="微软雅黑"/>
                <w:sz w:val="23"/>
                <w:szCs w:val="23"/>
              </w:rPr>
            </w:pPr>
            <w:del w:id="835" w:author="咨询组" w:date="2026-01-08T14:31:29Z">
              <w:r>
                <w:rPr>
                  <w:rFonts w:ascii="微软雅黑" w:hAnsi="微软雅黑" w:eastAsia="微软雅黑" w:cs="微软雅黑"/>
                  <w:spacing w:val="16"/>
                  <w:sz w:val="22"/>
                  <w:szCs w:val="22"/>
                </w:rPr>
                <w:delText>是</w:delText>
              </w:r>
            </w:del>
            <w:del w:id="836" w:author="咨询组" w:date="2026-01-08T14:31:29Z">
              <w:r>
                <w:rPr>
                  <w:rFonts w:ascii="微软雅黑" w:hAnsi="微软雅黑" w:eastAsia="微软雅黑" w:cs="微软雅黑"/>
                  <w:spacing w:val="16"/>
                  <w:sz w:val="23"/>
                  <w:szCs w:val="23"/>
                </w:rPr>
                <w:delText>□</w:delText>
              </w:r>
            </w:del>
          </w:p>
        </w:tc>
        <w:tc>
          <w:tcPr>
            <w:tcW w:w="1127" w:type="dxa"/>
            <w:vMerge w:val="restart"/>
            <w:tcBorders>
              <w:bottom w:val="nil"/>
            </w:tcBorders>
            <w:vAlign w:val="top"/>
          </w:tcPr>
          <w:p w14:paraId="7A7CEB3F">
            <w:pPr>
              <w:spacing w:line="450" w:lineRule="auto"/>
              <w:rPr>
                <w:del w:id="837" w:author="咨询组" w:date="2026-01-08T14:31:29Z"/>
                <w:rFonts w:ascii="Arial"/>
                <w:sz w:val="21"/>
              </w:rPr>
            </w:pPr>
          </w:p>
          <w:p w14:paraId="3B1CE73D">
            <w:pPr>
              <w:spacing w:before="95" w:line="201" w:lineRule="auto"/>
              <w:ind w:left="128"/>
              <w:rPr>
                <w:del w:id="838" w:author="咨询组" w:date="2026-01-08T14:31:29Z"/>
                <w:rFonts w:ascii="微软雅黑" w:hAnsi="微软雅黑" w:eastAsia="微软雅黑" w:cs="微软雅黑"/>
                <w:sz w:val="22"/>
                <w:szCs w:val="22"/>
              </w:rPr>
            </w:pPr>
            <w:del w:id="839" w:author="咨询组" w:date="2026-01-08T14:31:29Z">
              <w:r>
                <w:rPr>
                  <w:rFonts w:ascii="微软雅黑" w:hAnsi="微软雅黑" w:eastAsia="微软雅黑" w:cs="微软雅黑"/>
                  <w:spacing w:val="-2"/>
                  <w:sz w:val="22"/>
                  <w:szCs w:val="22"/>
                </w:rPr>
                <w:delText>取</w:delText>
              </w:r>
            </w:del>
            <w:del w:id="840" w:author="咨询组" w:date="2026-01-08T14:31:29Z">
              <w:r>
                <w:rPr>
                  <w:rFonts w:ascii="微软雅黑" w:hAnsi="微软雅黑" w:eastAsia="微软雅黑" w:cs="微软雅黑"/>
                  <w:spacing w:val="-1"/>
                  <w:sz w:val="22"/>
                  <w:szCs w:val="22"/>
                </w:rPr>
                <w:delText>证方式</w:delText>
              </w:r>
            </w:del>
          </w:p>
        </w:tc>
        <w:tc>
          <w:tcPr>
            <w:tcW w:w="1642" w:type="dxa"/>
            <w:vAlign w:val="top"/>
          </w:tcPr>
          <w:p w14:paraId="0C1BCA5E">
            <w:pPr>
              <w:spacing w:before="192" w:line="208" w:lineRule="auto"/>
              <w:ind w:left="116"/>
              <w:rPr>
                <w:del w:id="841" w:author="咨询组" w:date="2026-01-08T14:31:29Z"/>
                <w:rFonts w:ascii="微软雅黑" w:hAnsi="微软雅黑" w:eastAsia="微软雅黑" w:cs="微软雅黑"/>
                <w:sz w:val="23"/>
                <w:szCs w:val="23"/>
              </w:rPr>
            </w:pPr>
            <w:del w:id="842" w:author="咨询组" w:date="2026-01-08T14:31:29Z">
              <w:r>
                <w:rPr>
                  <w:rFonts w:ascii="微软雅黑" w:hAnsi="微软雅黑" w:eastAsia="微软雅黑" w:cs="微软雅黑"/>
                  <w:spacing w:val="12"/>
                  <w:sz w:val="22"/>
                  <w:szCs w:val="22"/>
                </w:rPr>
                <w:delText>复印</w:delText>
              </w:r>
            </w:del>
            <w:del w:id="843" w:author="咨询组" w:date="2026-01-08T14:31:29Z">
              <w:r>
                <w:rPr>
                  <w:rFonts w:ascii="微软雅黑" w:hAnsi="微软雅黑" w:eastAsia="微软雅黑" w:cs="微软雅黑"/>
                  <w:spacing w:val="11"/>
                  <w:sz w:val="23"/>
                  <w:szCs w:val="23"/>
                </w:rPr>
                <w:delText>□</w:delText>
              </w:r>
            </w:del>
          </w:p>
        </w:tc>
      </w:tr>
      <w:tr w14:paraId="771BAE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5" w:hRule="atLeast"/>
          <w:del w:id="844" w:author="咨询组" w:date="2026-01-08T14:31:29Z"/>
        </w:trPr>
        <w:tc>
          <w:tcPr>
            <w:tcW w:w="1700" w:type="dxa"/>
            <w:vMerge w:val="continue"/>
            <w:tcBorders>
              <w:top w:val="nil"/>
              <w:bottom w:val="nil"/>
            </w:tcBorders>
            <w:vAlign w:val="top"/>
          </w:tcPr>
          <w:p w14:paraId="0B67EC8A">
            <w:pPr>
              <w:rPr>
                <w:del w:id="845" w:author="咨询组" w:date="2026-01-08T14:31:29Z"/>
                <w:rFonts w:ascii="Arial"/>
                <w:sz w:val="21"/>
              </w:rPr>
            </w:pPr>
          </w:p>
        </w:tc>
        <w:tc>
          <w:tcPr>
            <w:tcW w:w="1275" w:type="dxa"/>
            <w:vMerge w:val="continue"/>
            <w:tcBorders>
              <w:top w:val="nil"/>
              <w:bottom w:val="nil"/>
            </w:tcBorders>
            <w:vAlign w:val="top"/>
          </w:tcPr>
          <w:p w14:paraId="0B56C377">
            <w:pPr>
              <w:rPr>
                <w:del w:id="846" w:author="咨询组" w:date="2026-01-08T14:31:29Z"/>
                <w:rFonts w:ascii="Arial"/>
                <w:sz w:val="21"/>
              </w:rPr>
            </w:pPr>
          </w:p>
        </w:tc>
        <w:tc>
          <w:tcPr>
            <w:tcW w:w="1174" w:type="dxa"/>
            <w:vMerge w:val="continue"/>
            <w:tcBorders>
              <w:top w:val="nil"/>
            </w:tcBorders>
            <w:vAlign w:val="top"/>
          </w:tcPr>
          <w:p w14:paraId="7E194F05">
            <w:pPr>
              <w:rPr>
                <w:del w:id="847" w:author="咨询组" w:date="2026-01-08T14:31:29Z"/>
                <w:rFonts w:ascii="Arial"/>
                <w:sz w:val="21"/>
              </w:rPr>
            </w:pPr>
          </w:p>
        </w:tc>
        <w:tc>
          <w:tcPr>
            <w:tcW w:w="1382" w:type="dxa"/>
            <w:vAlign w:val="top"/>
          </w:tcPr>
          <w:p w14:paraId="0DCE502B">
            <w:pPr>
              <w:spacing w:before="193" w:line="209" w:lineRule="auto"/>
              <w:ind w:left="112"/>
              <w:rPr>
                <w:del w:id="848" w:author="咨询组" w:date="2026-01-08T14:31:29Z"/>
                <w:rFonts w:ascii="微软雅黑" w:hAnsi="微软雅黑" w:eastAsia="微软雅黑" w:cs="微软雅黑"/>
                <w:sz w:val="23"/>
                <w:szCs w:val="23"/>
              </w:rPr>
            </w:pPr>
            <w:del w:id="849" w:author="咨询组" w:date="2026-01-08T14:31:29Z">
              <w:r>
                <w:rPr>
                  <w:rFonts w:ascii="微软雅黑" w:hAnsi="微软雅黑" w:eastAsia="微软雅黑" w:cs="微软雅黑"/>
                  <w:spacing w:val="16"/>
                  <w:sz w:val="22"/>
                  <w:szCs w:val="22"/>
                </w:rPr>
                <w:delText>否</w:delText>
              </w:r>
            </w:del>
            <w:del w:id="850" w:author="咨询组" w:date="2026-01-08T14:31:29Z">
              <w:r>
                <w:rPr>
                  <w:rFonts w:ascii="微软雅黑" w:hAnsi="微软雅黑" w:eastAsia="微软雅黑" w:cs="微软雅黑"/>
                  <w:spacing w:val="15"/>
                  <w:sz w:val="23"/>
                  <w:szCs w:val="23"/>
                </w:rPr>
                <w:delText>□</w:delText>
              </w:r>
            </w:del>
          </w:p>
        </w:tc>
        <w:tc>
          <w:tcPr>
            <w:tcW w:w="1127" w:type="dxa"/>
            <w:vMerge w:val="continue"/>
            <w:tcBorders>
              <w:top w:val="nil"/>
            </w:tcBorders>
            <w:vAlign w:val="top"/>
          </w:tcPr>
          <w:p w14:paraId="5BE90C0C">
            <w:pPr>
              <w:rPr>
                <w:del w:id="851" w:author="咨询组" w:date="2026-01-08T14:31:29Z"/>
                <w:rFonts w:ascii="Arial"/>
                <w:sz w:val="21"/>
              </w:rPr>
            </w:pPr>
          </w:p>
        </w:tc>
        <w:tc>
          <w:tcPr>
            <w:tcW w:w="1642" w:type="dxa"/>
            <w:vAlign w:val="top"/>
          </w:tcPr>
          <w:p w14:paraId="36C649B9">
            <w:pPr>
              <w:spacing w:before="192" w:line="210" w:lineRule="auto"/>
              <w:ind w:left="110"/>
              <w:rPr>
                <w:del w:id="852" w:author="咨询组" w:date="2026-01-08T14:31:29Z"/>
                <w:rFonts w:ascii="微软雅黑" w:hAnsi="微软雅黑" w:eastAsia="微软雅黑" w:cs="微软雅黑"/>
                <w:sz w:val="23"/>
                <w:szCs w:val="23"/>
              </w:rPr>
            </w:pPr>
            <w:del w:id="853" w:author="咨询组" w:date="2026-01-08T14:31:29Z">
              <w:r>
                <w:rPr>
                  <w:rFonts w:ascii="微软雅黑" w:hAnsi="微软雅黑" w:eastAsia="微软雅黑" w:cs="微软雅黑"/>
                  <w:spacing w:val="13"/>
                  <w:sz w:val="22"/>
                  <w:szCs w:val="22"/>
                </w:rPr>
                <w:delText>摘录</w:delText>
              </w:r>
            </w:del>
            <w:del w:id="854" w:author="咨询组" w:date="2026-01-08T14:31:29Z">
              <w:r>
                <w:rPr>
                  <w:rFonts w:ascii="微软雅黑" w:hAnsi="微软雅黑" w:eastAsia="微软雅黑" w:cs="微软雅黑"/>
                  <w:spacing w:val="13"/>
                  <w:sz w:val="23"/>
                  <w:szCs w:val="23"/>
                </w:rPr>
                <w:delText>□</w:delText>
              </w:r>
            </w:del>
          </w:p>
        </w:tc>
      </w:tr>
      <w:tr w14:paraId="294201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5" w:hRule="atLeast"/>
          <w:del w:id="855" w:author="咨询组" w:date="2026-01-08T14:31:29Z"/>
        </w:trPr>
        <w:tc>
          <w:tcPr>
            <w:tcW w:w="1700" w:type="dxa"/>
            <w:vMerge w:val="continue"/>
            <w:tcBorders>
              <w:top w:val="nil"/>
              <w:bottom w:val="nil"/>
            </w:tcBorders>
            <w:vAlign w:val="top"/>
          </w:tcPr>
          <w:p w14:paraId="576C51B7">
            <w:pPr>
              <w:rPr>
                <w:del w:id="856" w:author="咨询组" w:date="2026-01-08T14:31:29Z"/>
                <w:rFonts w:ascii="Arial"/>
                <w:sz w:val="21"/>
              </w:rPr>
            </w:pPr>
          </w:p>
        </w:tc>
        <w:tc>
          <w:tcPr>
            <w:tcW w:w="1275" w:type="dxa"/>
            <w:vMerge w:val="continue"/>
            <w:tcBorders>
              <w:top w:val="nil"/>
            </w:tcBorders>
            <w:vAlign w:val="top"/>
          </w:tcPr>
          <w:p w14:paraId="4D60DEA3">
            <w:pPr>
              <w:rPr>
                <w:del w:id="857" w:author="咨询组" w:date="2026-01-08T14:31:29Z"/>
                <w:rFonts w:ascii="Arial"/>
                <w:sz w:val="21"/>
              </w:rPr>
            </w:pPr>
          </w:p>
        </w:tc>
        <w:tc>
          <w:tcPr>
            <w:tcW w:w="5325" w:type="dxa"/>
            <w:gridSpan w:val="4"/>
            <w:vAlign w:val="top"/>
          </w:tcPr>
          <w:p w14:paraId="72EB9E1E">
            <w:pPr>
              <w:spacing w:before="115" w:line="201" w:lineRule="auto"/>
              <w:ind w:left="113"/>
              <w:rPr>
                <w:del w:id="858" w:author="咨询组" w:date="2026-01-08T14:31:29Z"/>
                <w:rFonts w:ascii="微软雅黑" w:hAnsi="微软雅黑" w:eastAsia="微软雅黑" w:cs="微软雅黑"/>
                <w:sz w:val="22"/>
                <w:szCs w:val="22"/>
              </w:rPr>
            </w:pPr>
            <w:del w:id="859" w:author="咨询组" w:date="2026-01-08T14:31:29Z">
              <w:r>
                <w:rPr>
                  <w:rFonts w:ascii="微软雅黑" w:hAnsi="微软雅黑" w:eastAsia="微软雅黑" w:cs="微软雅黑"/>
                  <w:spacing w:val="-6"/>
                  <w:sz w:val="22"/>
                  <w:szCs w:val="22"/>
                </w:rPr>
                <w:delText>复</w:delText>
              </w:r>
            </w:del>
            <w:del w:id="860" w:author="咨询组" w:date="2026-01-08T14:31:29Z">
              <w:r>
                <w:rPr>
                  <w:rFonts w:ascii="微软雅黑" w:hAnsi="微软雅黑" w:eastAsia="微软雅黑" w:cs="微软雅黑"/>
                  <w:spacing w:val="-5"/>
                  <w:sz w:val="22"/>
                  <w:szCs w:val="22"/>
                </w:rPr>
                <w:delText>印/摘录材料：</w:delText>
              </w:r>
            </w:del>
          </w:p>
        </w:tc>
      </w:tr>
      <w:tr w14:paraId="621E96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12" w:hRule="atLeast"/>
          <w:del w:id="861" w:author="咨询组" w:date="2026-01-08T14:31:29Z"/>
        </w:trPr>
        <w:tc>
          <w:tcPr>
            <w:tcW w:w="1700" w:type="dxa"/>
            <w:vMerge w:val="continue"/>
            <w:tcBorders>
              <w:top w:val="nil"/>
              <w:bottom w:val="nil"/>
            </w:tcBorders>
            <w:vAlign w:val="top"/>
          </w:tcPr>
          <w:p w14:paraId="33D1F5AE">
            <w:pPr>
              <w:rPr>
                <w:del w:id="862" w:author="咨询组" w:date="2026-01-08T14:31:29Z"/>
                <w:rFonts w:ascii="Arial"/>
                <w:sz w:val="21"/>
              </w:rPr>
            </w:pPr>
          </w:p>
        </w:tc>
        <w:tc>
          <w:tcPr>
            <w:tcW w:w="1275" w:type="dxa"/>
            <w:vMerge w:val="restart"/>
            <w:tcBorders>
              <w:bottom w:val="nil"/>
            </w:tcBorders>
            <w:vAlign w:val="top"/>
          </w:tcPr>
          <w:p w14:paraId="33BF8014">
            <w:pPr>
              <w:spacing w:line="330" w:lineRule="auto"/>
              <w:rPr>
                <w:del w:id="863" w:author="咨询组" w:date="2026-01-08T14:31:29Z"/>
                <w:rFonts w:ascii="Arial"/>
                <w:sz w:val="21"/>
              </w:rPr>
            </w:pPr>
          </w:p>
          <w:p w14:paraId="1512E4B7">
            <w:pPr>
              <w:spacing w:line="331" w:lineRule="auto"/>
              <w:rPr>
                <w:del w:id="864" w:author="咨询组" w:date="2026-01-08T14:31:29Z"/>
                <w:rFonts w:ascii="Arial"/>
                <w:sz w:val="21"/>
              </w:rPr>
            </w:pPr>
          </w:p>
          <w:p w14:paraId="227BD60C">
            <w:pPr>
              <w:spacing w:before="98" w:line="210" w:lineRule="auto"/>
              <w:ind w:left="108"/>
              <w:rPr>
                <w:del w:id="865" w:author="咨询组" w:date="2026-01-08T14:31:29Z"/>
                <w:rFonts w:ascii="微软雅黑" w:hAnsi="微软雅黑" w:eastAsia="微软雅黑" w:cs="微软雅黑"/>
                <w:sz w:val="23"/>
                <w:szCs w:val="23"/>
              </w:rPr>
            </w:pPr>
            <w:del w:id="866" w:author="咨询组" w:date="2026-01-08T14:31:29Z">
              <w:r>
                <w:rPr>
                  <w:rFonts w:ascii="微软雅黑" w:hAnsi="微软雅黑" w:eastAsia="微软雅黑" w:cs="微软雅黑"/>
                  <w:spacing w:val="13"/>
                  <w:sz w:val="22"/>
                  <w:szCs w:val="22"/>
                </w:rPr>
                <w:delText>借出</w:delText>
              </w:r>
            </w:del>
            <w:del w:id="867" w:author="咨询组" w:date="2026-01-08T14:31:29Z">
              <w:r>
                <w:rPr>
                  <w:rFonts w:ascii="微软雅黑" w:hAnsi="微软雅黑" w:eastAsia="微软雅黑" w:cs="微软雅黑"/>
                  <w:spacing w:val="13"/>
                  <w:sz w:val="23"/>
                  <w:szCs w:val="23"/>
                </w:rPr>
                <w:delText>□</w:delText>
              </w:r>
            </w:del>
          </w:p>
        </w:tc>
        <w:tc>
          <w:tcPr>
            <w:tcW w:w="5325" w:type="dxa"/>
            <w:gridSpan w:val="4"/>
            <w:vAlign w:val="top"/>
          </w:tcPr>
          <w:p w14:paraId="5B7815D8">
            <w:pPr>
              <w:spacing w:before="315" w:line="201" w:lineRule="auto"/>
              <w:ind w:left="107"/>
              <w:rPr>
                <w:del w:id="868" w:author="咨询组" w:date="2026-01-08T14:31:29Z"/>
                <w:rFonts w:ascii="微软雅黑" w:hAnsi="微软雅黑" w:eastAsia="微软雅黑" w:cs="微软雅黑"/>
                <w:sz w:val="22"/>
                <w:szCs w:val="22"/>
              </w:rPr>
            </w:pPr>
            <w:del w:id="869" w:author="咨询组" w:date="2026-01-08T14:31:29Z">
              <w:r>
                <w:rPr>
                  <w:rFonts w:ascii="微软雅黑" w:hAnsi="微软雅黑" w:eastAsia="微软雅黑" w:cs="微软雅黑"/>
                  <w:spacing w:val="-2"/>
                  <w:sz w:val="22"/>
                  <w:szCs w:val="22"/>
                </w:rPr>
                <w:delText>借出期限：年月日至年月</w:delText>
              </w:r>
            </w:del>
            <w:del w:id="870" w:author="咨询组" w:date="2026-01-08T14:31:29Z">
              <w:r>
                <w:rPr>
                  <w:rFonts w:ascii="微软雅黑" w:hAnsi="微软雅黑" w:eastAsia="微软雅黑" w:cs="微软雅黑"/>
                  <w:sz w:val="22"/>
                  <w:szCs w:val="22"/>
                </w:rPr>
                <w:delText>日</w:delText>
              </w:r>
            </w:del>
          </w:p>
        </w:tc>
      </w:tr>
      <w:tr w14:paraId="777740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11" w:hRule="atLeast"/>
          <w:del w:id="871" w:author="咨询组" w:date="2026-01-08T14:31:29Z"/>
        </w:trPr>
        <w:tc>
          <w:tcPr>
            <w:tcW w:w="1700" w:type="dxa"/>
            <w:vMerge w:val="continue"/>
            <w:tcBorders>
              <w:top w:val="nil"/>
            </w:tcBorders>
            <w:vAlign w:val="top"/>
          </w:tcPr>
          <w:p w14:paraId="67E64217">
            <w:pPr>
              <w:rPr>
                <w:del w:id="872" w:author="咨询组" w:date="2026-01-08T14:31:29Z"/>
                <w:rFonts w:ascii="Arial"/>
                <w:sz w:val="21"/>
              </w:rPr>
            </w:pPr>
          </w:p>
        </w:tc>
        <w:tc>
          <w:tcPr>
            <w:tcW w:w="1275" w:type="dxa"/>
            <w:vMerge w:val="continue"/>
            <w:tcBorders>
              <w:top w:val="nil"/>
            </w:tcBorders>
            <w:vAlign w:val="top"/>
          </w:tcPr>
          <w:p w14:paraId="03F45283">
            <w:pPr>
              <w:rPr>
                <w:del w:id="873" w:author="咨询组" w:date="2026-01-08T14:31:29Z"/>
                <w:rFonts w:ascii="Arial"/>
                <w:sz w:val="21"/>
              </w:rPr>
            </w:pPr>
          </w:p>
        </w:tc>
        <w:tc>
          <w:tcPr>
            <w:tcW w:w="5325" w:type="dxa"/>
            <w:gridSpan w:val="4"/>
            <w:vAlign w:val="top"/>
          </w:tcPr>
          <w:p w14:paraId="5C50D998">
            <w:pPr>
              <w:spacing w:before="144" w:line="197" w:lineRule="auto"/>
              <w:ind w:left="107"/>
              <w:rPr>
                <w:del w:id="874" w:author="咨询组" w:date="2026-01-08T14:31:29Z"/>
                <w:rFonts w:ascii="微软雅黑" w:hAnsi="微软雅黑" w:eastAsia="微软雅黑" w:cs="微软雅黑"/>
                <w:sz w:val="22"/>
                <w:szCs w:val="22"/>
              </w:rPr>
            </w:pPr>
            <w:del w:id="875" w:author="咨询组" w:date="2026-01-08T14:31:29Z">
              <w:r>
                <w:rPr>
                  <w:rFonts w:ascii="微软雅黑" w:hAnsi="微软雅黑" w:eastAsia="微软雅黑" w:cs="微软雅黑"/>
                  <w:spacing w:val="1"/>
                  <w:sz w:val="22"/>
                  <w:szCs w:val="22"/>
                </w:rPr>
                <w:delText>借出</w:delText>
              </w:r>
            </w:del>
            <w:del w:id="876" w:author="咨询组" w:date="2026-01-08T14:31:29Z">
              <w:r>
                <w:rPr>
                  <w:rFonts w:ascii="微软雅黑" w:hAnsi="微软雅黑" w:eastAsia="微软雅黑" w:cs="微软雅黑"/>
                  <w:sz w:val="22"/>
                  <w:szCs w:val="22"/>
                </w:rPr>
                <w:delText>材料：(可附EXCEL形式的材料清单)</w:delText>
              </w:r>
            </w:del>
          </w:p>
        </w:tc>
      </w:tr>
      <w:tr w14:paraId="4F261A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38" w:hRule="atLeast"/>
          <w:del w:id="877" w:author="咨询组" w:date="2026-01-08T14:31:29Z"/>
        </w:trPr>
        <w:tc>
          <w:tcPr>
            <w:tcW w:w="1700" w:type="dxa"/>
            <w:vAlign w:val="top"/>
          </w:tcPr>
          <w:p w14:paraId="7CD9D76F">
            <w:pPr>
              <w:spacing w:before="258" w:line="238" w:lineRule="auto"/>
              <w:ind w:left="191" w:right="106" w:hanging="81"/>
              <w:rPr>
                <w:del w:id="878" w:author="咨询组" w:date="2026-01-08T14:31:29Z"/>
                <w:rFonts w:ascii="微软雅黑" w:hAnsi="微软雅黑" w:eastAsia="微软雅黑" w:cs="微软雅黑"/>
                <w:sz w:val="22"/>
                <w:szCs w:val="22"/>
              </w:rPr>
            </w:pPr>
            <w:del w:id="879" w:author="咨询组" w:date="2026-01-08T14:31:29Z">
              <w:r>
                <w:rPr>
                  <w:rFonts w:ascii="微软雅黑" w:hAnsi="微软雅黑" w:eastAsia="微软雅黑" w:cs="微软雅黑"/>
                  <w:spacing w:val="13"/>
                  <w:sz w:val="22"/>
                  <w:szCs w:val="22"/>
                </w:rPr>
                <w:delText>查</w:delText>
              </w:r>
            </w:del>
            <w:del w:id="880" w:author="咨询组" w:date="2026-01-08T14:31:29Z">
              <w:r>
                <w:rPr>
                  <w:rFonts w:ascii="微软雅黑" w:hAnsi="微软雅黑" w:eastAsia="微软雅黑" w:cs="微软雅黑"/>
                  <w:spacing w:val="11"/>
                  <w:sz w:val="22"/>
                  <w:szCs w:val="22"/>
                </w:rPr>
                <w:delText>(借)阅、复</w:delText>
              </w:r>
            </w:del>
            <w:del w:id="881" w:author="咨询组" w:date="2026-01-08T14:31:29Z">
              <w:r>
                <w:rPr>
                  <w:rFonts w:ascii="微软雅黑" w:hAnsi="微软雅黑" w:eastAsia="微软雅黑" w:cs="微软雅黑"/>
                  <w:spacing w:val="-1"/>
                  <w:sz w:val="22"/>
                  <w:szCs w:val="22"/>
                </w:rPr>
                <w:delText>制、摘录</w:delText>
              </w:r>
            </w:del>
            <w:del w:id="882" w:author="咨询组" w:date="2026-01-08T14:31:29Z">
              <w:r>
                <w:rPr>
                  <w:rFonts w:ascii="微软雅黑" w:hAnsi="微软雅黑" w:eastAsia="微软雅黑" w:cs="微软雅黑"/>
                  <w:sz w:val="22"/>
                  <w:szCs w:val="22"/>
                </w:rPr>
                <w:delText>理由</w:delText>
              </w:r>
            </w:del>
          </w:p>
        </w:tc>
        <w:tc>
          <w:tcPr>
            <w:tcW w:w="6600" w:type="dxa"/>
            <w:gridSpan w:val="5"/>
            <w:vAlign w:val="top"/>
          </w:tcPr>
          <w:p w14:paraId="11FDBD46">
            <w:pPr>
              <w:rPr>
                <w:del w:id="883" w:author="咨询组" w:date="2026-01-08T14:31:29Z"/>
                <w:rFonts w:ascii="Arial"/>
                <w:sz w:val="21"/>
              </w:rPr>
            </w:pPr>
          </w:p>
        </w:tc>
      </w:tr>
      <w:tr w14:paraId="48311F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38" w:hRule="atLeast"/>
          <w:del w:id="884" w:author="咨询组" w:date="2026-01-08T14:31:29Z"/>
        </w:trPr>
        <w:tc>
          <w:tcPr>
            <w:tcW w:w="1700" w:type="dxa"/>
            <w:vAlign w:val="top"/>
          </w:tcPr>
          <w:p w14:paraId="67F13C7B">
            <w:pPr>
              <w:spacing w:line="334" w:lineRule="auto"/>
              <w:rPr>
                <w:del w:id="885" w:author="咨询组" w:date="2026-01-08T14:31:29Z"/>
                <w:rFonts w:ascii="Arial"/>
                <w:sz w:val="21"/>
              </w:rPr>
            </w:pPr>
          </w:p>
          <w:p w14:paraId="414540C9">
            <w:pPr>
              <w:spacing w:before="94" w:line="202" w:lineRule="auto"/>
              <w:ind w:left="300"/>
              <w:rPr>
                <w:del w:id="886" w:author="咨询组" w:date="2026-01-08T14:31:29Z"/>
                <w:rFonts w:ascii="微软雅黑" w:hAnsi="微软雅黑" w:eastAsia="微软雅黑" w:cs="微软雅黑"/>
                <w:sz w:val="22"/>
                <w:szCs w:val="22"/>
              </w:rPr>
            </w:pPr>
            <w:del w:id="887" w:author="咨询组" w:date="2026-01-08T14:31:29Z">
              <w:r>
                <w:rPr>
                  <w:rFonts w:ascii="微软雅黑" w:hAnsi="微软雅黑" w:eastAsia="微软雅黑" w:cs="微软雅黑"/>
                  <w:spacing w:val="-1"/>
                  <w:sz w:val="22"/>
                  <w:szCs w:val="22"/>
                </w:rPr>
                <w:delText>本单</w:delText>
              </w:r>
            </w:del>
            <w:del w:id="888" w:author="咨询组" w:date="2026-01-08T14:31:29Z">
              <w:r>
                <w:rPr>
                  <w:rFonts w:ascii="微软雅黑" w:hAnsi="微软雅黑" w:eastAsia="微软雅黑" w:cs="微软雅黑"/>
                  <w:sz w:val="22"/>
                  <w:szCs w:val="22"/>
                </w:rPr>
                <w:delText>位意见</w:delText>
              </w:r>
            </w:del>
          </w:p>
        </w:tc>
        <w:tc>
          <w:tcPr>
            <w:tcW w:w="6600" w:type="dxa"/>
            <w:gridSpan w:val="5"/>
            <w:vAlign w:val="top"/>
          </w:tcPr>
          <w:p w14:paraId="7271E979">
            <w:pPr>
              <w:spacing w:line="339" w:lineRule="auto"/>
              <w:rPr>
                <w:del w:id="889" w:author="咨询组" w:date="2026-01-08T14:31:29Z"/>
                <w:rFonts w:ascii="Arial"/>
                <w:sz w:val="21"/>
              </w:rPr>
            </w:pPr>
          </w:p>
          <w:p w14:paraId="3313A4D3">
            <w:pPr>
              <w:spacing w:line="339" w:lineRule="auto"/>
              <w:rPr>
                <w:del w:id="890" w:author="咨询组" w:date="2026-01-08T14:31:29Z"/>
                <w:rFonts w:ascii="Arial"/>
                <w:sz w:val="21"/>
              </w:rPr>
            </w:pPr>
          </w:p>
          <w:p w14:paraId="43395E68">
            <w:pPr>
              <w:spacing w:before="94" w:line="201" w:lineRule="auto"/>
              <w:ind w:left="114"/>
              <w:rPr>
                <w:del w:id="891" w:author="咨询组" w:date="2026-01-08T14:31:29Z"/>
                <w:rFonts w:ascii="微软雅黑" w:hAnsi="微软雅黑" w:eastAsia="微软雅黑" w:cs="微软雅黑"/>
                <w:sz w:val="22"/>
                <w:szCs w:val="22"/>
              </w:rPr>
            </w:pPr>
            <w:del w:id="892" w:author="咨询组" w:date="2026-01-08T14:31:29Z">
              <w:r>
                <w:rPr>
                  <w:rFonts w:ascii="微软雅黑" w:hAnsi="微软雅黑" w:eastAsia="微软雅黑" w:cs="微软雅黑"/>
                  <w:spacing w:val="-2"/>
                  <w:sz w:val="22"/>
                  <w:szCs w:val="22"/>
                </w:rPr>
                <w:delText>负责人签字：</w:delText>
              </w:r>
            </w:del>
            <w:del w:id="893" w:author="咨询组" w:date="2026-01-08T14:31:29Z">
              <w:r>
                <w:rPr>
                  <w:rFonts w:ascii="微软雅黑" w:hAnsi="微软雅黑" w:eastAsia="微软雅黑" w:cs="微软雅黑"/>
                  <w:spacing w:val="-1"/>
                  <w:sz w:val="22"/>
                  <w:szCs w:val="22"/>
                </w:rPr>
                <w:delText>年月日</w:delText>
              </w:r>
            </w:del>
          </w:p>
        </w:tc>
      </w:tr>
      <w:tr w14:paraId="1C3EF6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38" w:hRule="atLeast"/>
          <w:del w:id="894" w:author="咨询组" w:date="2026-01-08T14:31:29Z"/>
        </w:trPr>
        <w:tc>
          <w:tcPr>
            <w:tcW w:w="1700" w:type="dxa"/>
            <w:vAlign w:val="top"/>
          </w:tcPr>
          <w:p w14:paraId="48501CAD">
            <w:pPr>
              <w:spacing w:before="86" w:line="202" w:lineRule="auto"/>
              <w:ind w:left="411"/>
              <w:rPr>
                <w:del w:id="895" w:author="咨询组" w:date="2026-01-08T14:31:29Z"/>
                <w:rFonts w:ascii="微软雅黑" w:hAnsi="微软雅黑" w:eastAsia="微软雅黑" w:cs="微软雅黑"/>
                <w:sz w:val="22"/>
                <w:szCs w:val="22"/>
              </w:rPr>
            </w:pPr>
            <w:del w:id="896" w:author="咨询组" w:date="2026-01-08T14:31:29Z">
              <w:r>
                <w:rPr>
                  <w:rFonts w:ascii="微软雅黑" w:hAnsi="微软雅黑" w:eastAsia="微软雅黑" w:cs="微软雅黑"/>
                  <w:spacing w:val="-1"/>
                  <w:sz w:val="22"/>
                  <w:szCs w:val="22"/>
                </w:rPr>
                <w:delText>华润啤</w:delText>
              </w:r>
            </w:del>
            <w:del w:id="897" w:author="咨询组" w:date="2026-01-08T14:31:29Z">
              <w:r>
                <w:rPr>
                  <w:rFonts w:ascii="微软雅黑" w:hAnsi="微软雅黑" w:eastAsia="微软雅黑" w:cs="微软雅黑"/>
                  <w:sz w:val="22"/>
                  <w:szCs w:val="22"/>
                </w:rPr>
                <w:delText>酒</w:delText>
              </w:r>
            </w:del>
          </w:p>
          <w:p w14:paraId="3CFF81E9">
            <w:pPr>
              <w:spacing w:before="29" w:line="201" w:lineRule="auto"/>
              <w:ind w:left="300"/>
              <w:rPr>
                <w:del w:id="898" w:author="咨询组" w:date="2026-01-08T14:31:29Z"/>
                <w:rFonts w:ascii="微软雅黑" w:hAnsi="微软雅黑" w:eastAsia="微软雅黑" w:cs="微软雅黑"/>
                <w:sz w:val="22"/>
                <w:szCs w:val="22"/>
              </w:rPr>
            </w:pPr>
            <w:del w:id="899" w:author="咨询组" w:date="2026-01-08T14:31:29Z">
              <w:r>
                <w:rPr>
                  <w:rFonts w:ascii="微软雅黑" w:hAnsi="微软雅黑" w:eastAsia="微软雅黑" w:cs="微软雅黑"/>
                  <w:spacing w:val="-1"/>
                  <w:sz w:val="22"/>
                  <w:szCs w:val="22"/>
                </w:rPr>
                <w:delText>人力</w:delText>
              </w:r>
            </w:del>
            <w:del w:id="900" w:author="咨询组" w:date="2026-01-08T14:31:29Z">
              <w:r>
                <w:rPr>
                  <w:rFonts w:ascii="微软雅黑" w:hAnsi="微软雅黑" w:eastAsia="微软雅黑" w:cs="微软雅黑"/>
                  <w:sz w:val="22"/>
                  <w:szCs w:val="22"/>
                </w:rPr>
                <w:delText>资源部</w:delText>
              </w:r>
            </w:del>
          </w:p>
          <w:p w14:paraId="5ADE2D54">
            <w:pPr>
              <w:spacing w:before="25" w:line="202" w:lineRule="auto"/>
              <w:ind w:left="637"/>
              <w:rPr>
                <w:del w:id="901" w:author="咨询组" w:date="2026-01-08T14:31:29Z"/>
                <w:rFonts w:ascii="微软雅黑" w:hAnsi="微软雅黑" w:eastAsia="微软雅黑" w:cs="微软雅黑"/>
                <w:sz w:val="22"/>
                <w:szCs w:val="22"/>
              </w:rPr>
            </w:pPr>
            <w:del w:id="902" w:author="咨询组" w:date="2026-01-08T14:31:29Z">
              <w:r>
                <w:rPr>
                  <w:rFonts w:ascii="微软雅黑" w:hAnsi="微软雅黑" w:eastAsia="微软雅黑" w:cs="微软雅黑"/>
                  <w:spacing w:val="-4"/>
                  <w:sz w:val="22"/>
                  <w:szCs w:val="22"/>
                </w:rPr>
                <w:delText>意</w:delText>
              </w:r>
            </w:del>
            <w:del w:id="903" w:author="咨询组" w:date="2026-01-08T14:31:29Z">
              <w:r>
                <w:rPr>
                  <w:rFonts w:ascii="微软雅黑" w:hAnsi="微软雅黑" w:eastAsia="微软雅黑" w:cs="微软雅黑"/>
                  <w:spacing w:val="-3"/>
                  <w:sz w:val="22"/>
                  <w:szCs w:val="22"/>
                </w:rPr>
                <w:delText>见</w:delText>
              </w:r>
            </w:del>
          </w:p>
        </w:tc>
        <w:tc>
          <w:tcPr>
            <w:tcW w:w="6600" w:type="dxa"/>
            <w:gridSpan w:val="5"/>
            <w:vAlign w:val="top"/>
          </w:tcPr>
          <w:p w14:paraId="0D51D870">
            <w:pPr>
              <w:spacing w:line="254" w:lineRule="auto"/>
              <w:rPr>
                <w:del w:id="904" w:author="咨询组" w:date="2026-01-08T14:31:29Z"/>
                <w:rFonts w:ascii="Arial"/>
                <w:sz w:val="21"/>
              </w:rPr>
            </w:pPr>
          </w:p>
          <w:p w14:paraId="54C49847">
            <w:pPr>
              <w:spacing w:line="254" w:lineRule="auto"/>
              <w:rPr>
                <w:del w:id="905" w:author="咨询组" w:date="2026-01-08T14:31:29Z"/>
                <w:rFonts w:ascii="Arial"/>
                <w:sz w:val="21"/>
              </w:rPr>
            </w:pPr>
          </w:p>
          <w:p w14:paraId="70F2E591">
            <w:pPr>
              <w:spacing w:before="94" w:line="201" w:lineRule="auto"/>
              <w:ind w:left="114"/>
              <w:rPr>
                <w:del w:id="906" w:author="咨询组" w:date="2026-01-08T14:31:29Z"/>
                <w:rFonts w:ascii="微软雅黑" w:hAnsi="微软雅黑" w:eastAsia="微软雅黑" w:cs="微软雅黑"/>
                <w:sz w:val="22"/>
                <w:szCs w:val="22"/>
              </w:rPr>
            </w:pPr>
            <w:del w:id="907" w:author="咨询组" w:date="2026-01-08T14:31:29Z">
              <w:r>
                <w:rPr>
                  <w:rFonts w:ascii="微软雅黑" w:hAnsi="微软雅黑" w:eastAsia="微软雅黑" w:cs="微软雅黑"/>
                  <w:spacing w:val="-2"/>
                  <w:sz w:val="22"/>
                  <w:szCs w:val="22"/>
                </w:rPr>
                <w:delText>负责人签字：</w:delText>
              </w:r>
            </w:del>
            <w:del w:id="908" w:author="咨询组" w:date="2026-01-08T14:31:29Z">
              <w:r>
                <w:rPr>
                  <w:rFonts w:ascii="微软雅黑" w:hAnsi="微软雅黑" w:eastAsia="微软雅黑" w:cs="微软雅黑"/>
                  <w:spacing w:val="-1"/>
                  <w:sz w:val="22"/>
                  <w:szCs w:val="22"/>
                </w:rPr>
                <w:delText>年月日</w:delText>
              </w:r>
            </w:del>
          </w:p>
        </w:tc>
      </w:tr>
      <w:tr w14:paraId="47C5F63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43" w:hRule="atLeast"/>
          <w:del w:id="909" w:author="咨询组" w:date="2026-01-08T14:31:29Z"/>
        </w:trPr>
        <w:tc>
          <w:tcPr>
            <w:tcW w:w="1700" w:type="dxa"/>
            <w:vAlign w:val="top"/>
          </w:tcPr>
          <w:p w14:paraId="6D43A848">
            <w:pPr>
              <w:spacing w:line="337" w:lineRule="auto"/>
              <w:rPr>
                <w:del w:id="910" w:author="咨询组" w:date="2026-01-08T14:31:29Z"/>
                <w:rFonts w:ascii="Arial"/>
                <w:sz w:val="21"/>
              </w:rPr>
            </w:pPr>
          </w:p>
          <w:p w14:paraId="36D27281">
            <w:pPr>
              <w:spacing w:before="95" w:line="202" w:lineRule="auto"/>
              <w:ind w:left="190"/>
              <w:rPr>
                <w:del w:id="911" w:author="咨询组" w:date="2026-01-08T14:31:29Z"/>
                <w:rFonts w:ascii="微软雅黑" w:hAnsi="微软雅黑" w:eastAsia="微软雅黑" w:cs="微软雅黑"/>
                <w:sz w:val="22"/>
                <w:szCs w:val="22"/>
              </w:rPr>
            </w:pPr>
            <w:del w:id="912" w:author="咨询组" w:date="2026-01-08T14:31:29Z">
              <w:r>
                <w:rPr>
                  <w:rFonts w:ascii="微软雅黑" w:hAnsi="微软雅黑" w:eastAsia="微软雅黑" w:cs="微软雅黑"/>
                  <w:spacing w:val="-1"/>
                  <w:sz w:val="22"/>
                  <w:szCs w:val="22"/>
                </w:rPr>
                <w:delText>借出</w:delText>
              </w:r>
            </w:del>
            <w:del w:id="913" w:author="咨询组" w:date="2026-01-08T14:31:29Z">
              <w:r>
                <w:rPr>
                  <w:rFonts w:ascii="微软雅黑" w:hAnsi="微软雅黑" w:eastAsia="微软雅黑" w:cs="微软雅黑"/>
                  <w:sz w:val="22"/>
                  <w:szCs w:val="22"/>
                </w:rPr>
                <w:delText>档案归还</w:delText>
              </w:r>
            </w:del>
          </w:p>
        </w:tc>
        <w:tc>
          <w:tcPr>
            <w:tcW w:w="2449" w:type="dxa"/>
            <w:gridSpan w:val="2"/>
            <w:vAlign w:val="top"/>
          </w:tcPr>
          <w:p w14:paraId="0B46198F">
            <w:pPr>
              <w:spacing w:line="287" w:lineRule="auto"/>
              <w:rPr>
                <w:del w:id="914" w:author="咨询组" w:date="2026-01-08T14:31:29Z"/>
                <w:rFonts w:ascii="Arial"/>
                <w:sz w:val="21"/>
              </w:rPr>
            </w:pPr>
          </w:p>
          <w:p w14:paraId="2570A3DA">
            <w:pPr>
              <w:spacing w:before="94" w:line="202" w:lineRule="auto"/>
              <w:ind w:left="111"/>
              <w:rPr>
                <w:del w:id="915" w:author="咨询组" w:date="2026-01-08T14:31:29Z"/>
                <w:rFonts w:ascii="微软雅黑" w:hAnsi="微软雅黑" w:eastAsia="微软雅黑" w:cs="微软雅黑"/>
                <w:sz w:val="22"/>
                <w:szCs w:val="22"/>
              </w:rPr>
            </w:pPr>
            <w:del w:id="916" w:author="咨询组" w:date="2026-01-08T14:31:29Z">
              <w:r>
                <w:rPr>
                  <w:rFonts w:ascii="微软雅黑" w:hAnsi="微软雅黑" w:eastAsia="微软雅黑" w:cs="微软雅黑"/>
                  <w:spacing w:val="-1"/>
                  <w:sz w:val="22"/>
                  <w:szCs w:val="22"/>
                </w:rPr>
                <w:delText>归还人及时间：</w:delText>
              </w:r>
            </w:del>
          </w:p>
        </w:tc>
        <w:tc>
          <w:tcPr>
            <w:tcW w:w="4151" w:type="dxa"/>
            <w:gridSpan w:val="3"/>
            <w:vAlign w:val="top"/>
          </w:tcPr>
          <w:p w14:paraId="5C79C15F">
            <w:pPr>
              <w:spacing w:line="288" w:lineRule="auto"/>
              <w:rPr>
                <w:del w:id="917" w:author="咨询组" w:date="2026-01-08T14:31:29Z"/>
                <w:rFonts w:ascii="Arial"/>
                <w:sz w:val="21"/>
              </w:rPr>
            </w:pPr>
          </w:p>
          <w:p w14:paraId="7212E8E6">
            <w:pPr>
              <w:spacing w:before="94" w:line="203" w:lineRule="auto"/>
              <w:ind w:left="112"/>
              <w:rPr>
                <w:del w:id="918" w:author="咨询组" w:date="2026-01-08T14:31:29Z"/>
                <w:rFonts w:ascii="微软雅黑" w:hAnsi="微软雅黑" w:eastAsia="微软雅黑" w:cs="微软雅黑"/>
                <w:sz w:val="22"/>
                <w:szCs w:val="22"/>
              </w:rPr>
            </w:pPr>
            <w:del w:id="919" w:author="咨询组" w:date="2026-01-08T14:31:29Z">
              <w:r>
                <w:rPr>
                  <w:rFonts w:ascii="微软雅黑" w:hAnsi="微软雅黑" w:eastAsia="微软雅黑" w:cs="微软雅黑"/>
                  <w:spacing w:val="-2"/>
                  <w:sz w:val="22"/>
                  <w:szCs w:val="22"/>
                </w:rPr>
                <w:delText>经办人</w:delText>
              </w:r>
            </w:del>
            <w:del w:id="920" w:author="咨询组" w:date="2026-01-08T14:31:29Z">
              <w:r>
                <w:rPr>
                  <w:rFonts w:ascii="微软雅黑" w:hAnsi="微软雅黑" w:eastAsia="微软雅黑" w:cs="微软雅黑"/>
                  <w:spacing w:val="-1"/>
                  <w:sz w:val="22"/>
                  <w:szCs w:val="22"/>
                </w:rPr>
                <w:delText>：</w:delText>
              </w:r>
            </w:del>
          </w:p>
        </w:tc>
      </w:tr>
    </w:tbl>
    <w:p w14:paraId="6C7F3713">
      <w:pPr>
        <w:rPr>
          <w:del w:id="921" w:author="咨询组" w:date="2026-01-08T14:31:29Z"/>
          <w:rFonts w:ascii="Arial"/>
          <w:sz w:val="21"/>
        </w:rPr>
      </w:pPr>
    </w:p>
    <w:p w14:paraId="027D71E3">
      <w:pPr>
        <w:rPr>
          <w:del w:id="922" w:author="咨询组" w:date="2026-01-08T14:31:29Z"/>
        </w:rPr>
        <w:sectPr>
          <w:headerReference r:id="rId18" w:type="default"/>
          <w:footerReference r:id="rId19" w:type="default"/>
          <w:pgSz w:w="11906" w:h="16839"/>
          <w:pgMar w:top="1668" w:right="1761" w:bottom="743" w:left="1687" w:header="614" w:footer="569" w:gutter="0"/>
          <w:cols w:space="720" w:num="1"/>
        </w:sectPr>
      </w:pPr>
    </w:p>
    <w:p w14:paraId="6E022D23">
      <w:pPr>
        <w:spacing w:before="338" w:line="222" w:lineRule="auto"/>
        <w:ind w:left="50"/>
        <w:rPr>
          <w:del w:id="923" w:author="咨询组" w:date="2026-01-08T14:31:29Z"/>
          <w:rFonts w:ascii="仿宋" w:hAnsi="仿宋" w:eastAsia="仿宋" w:cs="仿宋"/>
          <w:sz w:val="31"/>
          <w:szCs w:val="31"/>
        </w:rPr>
      </w:pPr>
      <w:del w:id="924" w:author="咨询组" w:date="2026-01-08T14:31:29Z">
        <w:r>
          <w:rPr>
            <w:rFonts w:ascii="仿宋" w:hAnsi="仿宋" w:eastAsia="仿宋" w:cs="仿宋"/>
            <w:spacing w:val="4"/>
            <w:sz w:val="31"/>
            <w:szCs w:val="31"/>
          </w:rPr>
          <w:delText>附件7</w:delText>
        </w:r>
      </w:del>
      <w:del w:id="925" w:author="咨询组" w:date="2026-01-08T14:31:29Z">
        <w:r>
          <w:rPr>
            <w:rFonts w:ascii="仿宋" w:hAnsi="仿宋" w:eastAsia="仿宋" w:cs="仿宋"/>
            <w:spacing w:val="3"/>
            <w:sz w:val="31"/>
            <w:szCs w:val="31"/>
          </w:rPr>
          <w:delText>：</w:delText>
        </w:r>
      </w:del>
      <w:del w:id="926" w:author="咨询组" w:date="2026-01-08T14:31:29Z">
        <w:r>
          <w:rPr>
            <w:rFonts w:ascii="仿宋" w:hAnsi="仿宋" w:eastAsia="仿宋" w:cs="仿宋"/>
            <w:spacing w:val="2"/>
            <w:sz w:val="31"/>
            <w:szCs w:val="31"/>
          </w:rPr>
          <w:delText>干部人事档案工作保密协议</w:delText>
        </w:r>
      </w:del>
    </w:p>
    <w:p w14:paraId="6B214101">
      <w:pPr>
        <w:spacing w:before="111" w:line="239" w:lineRule="auto"/>
        <w:ind w:left="2497"/>
        <w:rPr>
          <w:del w:id="927" w:author="咨询组" w:date="2026-01-08T14:31:29Z"/>
          <w:rFonts w:ascii="黑体" w:hAnsi="黑体" w:eastAsia="黑体" w:cs="黑体"/>
          <w:sz w:val="28"/>
          <w:szCs w:val="28"/>
        </w:rPr>
      </w:pPr>
      <w:del w:id="928" w:author="咨询组" w:date="2026-01-08T14:31:29Z">
        <w:r>
          <w:rPr>
            <w:rFonts w:ascii="黑体" w:hAnsi="黑体" w:eastAsia="黑体" w:cs="黑体"/>
            <w:spacing w:val="-1"/>
            <w:sz w:val="28"/>
            <w:szCs w:val="28"/>
            <w14:textOutline w14:w="5103" w14:cap="flat" w14:cmpd="sng">
              <w14:solidFill>
                <w14:srgbClr w14:val="000000"/>
              </w14:solidFill>
              <w14:prstDash w14:val="solid"/>
              <w14:miter w14:val="0"/>
            </w14:textOutline>
          </w:rPr>
          <w:delText>干部人事档案工</w:delText>
        </w:r>
      </w:del>
      <w:del w:id="929" w:author="咨询组" w:date="2026-01-08T14:31:29Z">
        <w:r>
          <w:rPr>
            <w:rFonts w:ascii="黑体" w:hAnsi="黑体" w:eastAsia="黑体" w:cs="黑体"/>
            <w:sz w:val="28"/>
            <w:szCs w:val="28"/>
            <w14:textOutline w14:w="5103" w14:cap="flat" w14:cmpd="sng">
              <w14:solidFill>
                <w14:srgbClr w14:val="000000"/>
              </w14:solidFill>
              <w14:prstDash w14:val="solid"/>
              <w14:miter w14:val="0"/>
            </w14:textOutline>
          </w:rPr>
          <w:delText>作保密协议</w:delText>
        </w:r>
      </w:del>
    </w:p>
    <w:p w14:paraId="46BB4CB6">
      <w:pPr>
        <w:spacing w:line="261" w:lineRule="auto"/>
        <w:rPr>
          <w:del w:id="930" w:author="咨询组" w:date="2026-01-08T14:31:29Z"/>
          <w:rFonts w:ascii="Arial"/>
          <w:sz w:val="21"/>
        </w:rPr>
      </w:pPr>
    </w:p>
    <w:p w14:paraId="350C2E88">
      <w:pPr>
        <w:spacing w:line="262" w:lineRule="auto"/>
        <w:rPr>
          <w:del w:id="931" w:author="咨询组" w:date="2026-01-08T14:31:29Z"/>
          <w:rFonts w:ascii="Arial"/>
          <w:sz w:val="21"/>
        </w:rPr>
      </w:pPr>
    </w:p>
    <w:p w14:paraId="5D0EC3A8">
      <w:pPr>
        <w:spacing w:line="262" w:lineRule="auto"/>
        <w:rPr>
          <w:del w:id="932" w:author="咨询组" w:date="2026-01-08T14:31:29Z"/>
          <w:rFonts w:ascii="Arial"/>
          <w:sz w:val="21"/>
        </w:rPr>
      </w:pPr>
    </w:p>
    <w:p w14:paraId="0B59B58E">
      <w:pPr>
        <w:spacing w:before="98" w:line="622" w:lineRule="exact"/>
        <w:ind w:left="526"/>
        <w:rPr>
          <w:del w:id="933" w:author="咨询组" w:date="2026-01-08T14:31:29Z"/>
          <w:rFonts w:ascii="微软雅黑" w:hAnsi="微软雅黑" w:eastAsia="微软雅黑" w:cs="微软雅黑"/>
          <w:sz w:val="23"/>
          <w:szCs w:val="23"/>
        </w:rPr>
      </w:pPr>
      <w:del w:id="934" w:author="咨询组" w:date="2026-01-08T14:31:29Z">
        <w:r>
          <w:rPr>
            <w:rFonts w:ascii="微软雅黑" w:hAnsi="微软雅黑" w:eastAsia="微软雅黑" w:cs="微软雅黑"/>
            <w:spacing w:val="25"/>
            <w:position w:val="29"/>
            <w:sz w:val="23"/>
            <w:szCs w:val="23"/>
            <w14:textOutline w14:w="4358" w14:cap="flat" w14:cmpd="sng">
              <w14:solidFill>
                <w14:srgbClr w14:val="000000"/>
              </w14:solidFill>
              <w14:prstDash w14:val="solid"/>
              <w14:miter w14:val="0"/>
            </w14:textOutline>
          </w:rPr>
          <w:delText>甲</w:delText>
        </w:r>
      </w:del>
      <w:del w:id="935" w:author="咨询组" w:date="2026-01-08T14:31:29Z">
        <w:r>
          <w:rPr>
            <w:rFonts w:ascii="微软雅黑" w:hAnsi="微软雅黑" w:eastAsia="微软雅黑" w:cs="微软雅黑"/>
            <w:spacing w:val="16"/>
            <w:position w:val="29"/>
            <w:sz w:val="23"/>
            <w:szCs w:val="23"/>
            <w14:textOutline w14:w="4358" w14:cap="flat" w14:cmpd="sng">
              <w14:solidFill>
                <w14:srgbClr w14:val="000000"/>
              </w14:solidFill>
              <w14:prstDash w14:val="solid"/>
              <w14:miter w14:val="0"/>
            </w14:textOutline>
          </w:rPr>
          <w:delText>方</w:delText>
        </w:r>
      </w:del>
      <w:del w:id="936" w:author="咨询组" w:date="2026-01-08T14:31:29Z">
        <w:r>
          <w:rPr>
            <w:rFonts w:ascii="微软雅黑" w:hAnsi="微软雅黑" w:eastAsia="微软雅黑" w:cs="微软雅黑"/>
            <w:spacing w:val="16"/>
            <w:position w:val="29"/>
            <w:sz w:val="23"/>
            <w:szCs w:val="23"/>
          </w:rPr>
          <w:delText>(全称)：____________________________________</w:delText>
        </w:r>
      </w:del>
    </w:p>
    <w:p w14:paraId="60CCE147">
      <w:pPr>
        <w:spacing w:line="202" w:lineRule="auto"/>
        <w:ind w:left="512"/>
        <w:rPr>
          <w:del w:id="937" w:author="咨询组" w:date="2026-01-08T14:31:29Z"/>
          <w:rFonts w:ascii="微软雅黑" w:hAnsi="微软雅黑" w:eastAsia="微软雅黑" w:cs="微软雅黑"/>
          <w:sz w:val="23"/>
          <w:szCs w:val="23"/>
        </w:rPr>
      </w:pPr>
      <w:del w:id="938" w:author="咨询组" w:date="2026-01-08T14:31:29Z">
        <w:r>
          <w:rPr>
            <w:rFonts w:ascii="微软雅黑" w:hAnsi="微软雅黑" w:eastAsia="微软雅黑" w:cs="微软雅黑"/>
            <w:spacing w:val="15"/>
            <w:sz w:val="23"/>
            <w:szCs w:val="23"/>
            <w14:textOutline w14:w="4358" w14:cap="flat" w14:cmpd="sng">
              <w14:solidFill>
                <w14:srgbClr w14:val="000000"/>
              </w14:solidFill>
              <w14:prstDash w14:val="solid"/>
              <w14:miter w14:val="0"/>
            </w14:textOutline>
          </w:rPr>
          <w:delText>乙方</w:delText>
        </w:r>
      </w:del>
      <w:del w:id="939" w:author="咨询组" w:date="2026-01-08T14:31:29Z">
        <w:r>
          <w:rPr>
            <w:rFonts w:ascii="微软雅黑" w:hAnsi="微软雅黑" w:eastAsia="微软雅黑" w:cs="微软雅黑"/>
            <w:spacing w:val="15"/>
            <w:sz w:val="23"/>
            <w:szCs w:val="23"/>
          </w:rPr>
          <w:delText>(全称)：_________(身份证号__________________</w:delText>
        </w:r>
      </w:del>
      <w:del w:id="940" w:author="咨询组" w:date="2026-01-08T14:31:29Z">
        <w:r>
          <w:rPr>
            <w:rFonts w:ascii="微软雅黑" w:hAnsi="微软雅黑" w:eastAsia="微软雅黑" w:cs="微软雅黑"/>
            <w:spacing w:val="7"/>
            <w:sz w:val="23"/>
            <w:szCs w:val="23"/>
          </w:rPr>
          <w:delText>)</w:delText>
        </w:r>
      </w:del>
    </w:p>
    <w:p w14:paraId="440FED0A">
      <w:pPr>
        <w:spacing w:line="266" w:lineRule="auto"/>
        <w:rPr>
          <w:del w:id="941" w:author="咨询组" w:date="2026-01-08T14:31:29Z"/>
          <w:rFonts w:ascii="Arial"/>
          <w:sz w:val="21"/>
        </w:rPr>
      </w:pPr>
    </w:p>
    <w:p w14:paraId="5C807097">
      <w:pPr>
        <w:spacing w:line="267" w:lineRule="auto"/>
        <w:rPr>
          <w:del w:id="942" w:author="咨询组" w:date="2026-01-08T14:31:29Z"/>
          <w:rFonts w:ascii="Arial"/>
          <w:sz w:val="21"/>
        </w:rPr>
      </w:pPr>
    </w:p>
    <w:p w14:paraId="25BFEE9E">
      <w:pPr>
        <w:spacing w:line="267" w:lineRule="auto"/>
        <w:rPr>
          <w:del w:id="943" w:author="咨询组" w:date="2026-01-08T14:31:29Z"/>
          <w:rFonts w:ascii="Arial"/>
          <w:sz w:val="21"/>
        </w:rPr>
      </w:pPr>
    </w:p>
    <w:p w14:paraId="1D326865">
      <w:pPr>
        <w:spacing w:before="99" w:line="288" w:lineRule="auto"/>
        <w:ind w:left="18" w:right="72" w:firstLine="480"/>
        <w:rPr>
          <w:del w:id="944" w:author="咨询组" w:date="2026-01-08T14:31:29Z"/>
          <w:rFonts w:ascii="微软雅黑" w:hAnsi="微软雅黑" w:eastAsia="微软雅黑" w:cs="微软雅黑"/>
          <w:sz w:val="23"/>
          <w:szCs w:val="23"/>
        </w:rPr>
      </w:pPr>
      <w:del w:id="945" w:author="咨询组" w:date="2026-01-08T14:31:29Z">
        <w:r>
          <w:rPr>
            <w:rFonts w:ascii="微软雅黑" w:hAnsi="微软雅黑" w:eastAsia="微软雅黑" w:cs="微软雅黑"/>
            <w:spacing w:val="5"/>
            <w:sz w:val="23"/>
            <w:szCs w:val="23"/>
            <w14:textOutline w14:w="4358" w14:cap="flat" w14:cmpd="sng">
              <w14:solidFill>
                <w14:srgbClr w14:val="000000"/>
              </w14:solidFill>
              <w14:prstDash w14:val="solid"/>
              <w14:miter w14:val="0"/>
            </w14:textOutline>
          </w:rPr>
          <w:delText>鉴于乙方</w:delText>
        </w:r>
      </w:del>
      <w:del w:id="946" w:author="咨询组" w:date="2026-01-08T14:31:29Z">
        <w:r>
          <w:rPr>
            <w:rFonts w:ascii="微软雅黑" w:hAnsi="微软雅黑" w:eastAsia="微软雅黑" w:cs="微软雅黑"/>
            <w:spacing w:val="5"/>
            <w:sz w:val="23"/>
            <w:szCs w:val="23"/>
          </w:rPr>
          <w:delText>系</w:delText>
        </w:r>
      </w:del>
      <w:del w:id="947" w:author="咨询组" w:date="2026-01-08T14:31:29Z">
        <w:r>
          <w:rPr>
            <w:rFonts w:ascii="微软雅黑" w:hAnsi="微软雅黑" w:eastAsia="微软雅黑" w:cs="微软雅黑"/>
            <w:spacing w:val="5"/>
            <w:sz w:val="23"/>
            <w:szCs w:val="23"/>
            <w14:textOutline w14:w="4358" w14:cap="flat" w14:cmpd="sng">
              <w14:solidFill>
                <w14:srgbClr w14:val="000000"/>
              </w14:solidFill>
              <w14:prstDash w14:val="solid"/>
              <w14:miter w14:val="0"/>
            </w14:textOutline>
          </w:rPr>
          <w:delText>甲方</w:delText>
        </w:r>
      </w:del>
      <w:del w:id="948" w:author="咨询组" w:date="2026-01-08T14:31:29Z">
        <w:r>
          <w:rPr>
            <w:rFonts w:ascii="微软雅黑" w:hAnsi="微软雅黑" w:eastAsia="微软雅黑" w:cs="微软雅黑"/>
            <w:spacing w:val="5"/>
            <w:sz w:val="23"/>
            <w:szCs w:val="23"/>
          </w:rPr>
          <w:delText>员工，且甲乙双方已签署《员工保密协议》(以下简称“</w:delText>
        </w:r>
      </w:del>
      <w:del w:id="949" w:author="咨询组" w:date="2026-01-08T14:31:29Z">
        <w:r>
          <w:rPr>
            <w:rFonts w:ascii="微软雅黑" w:hAnsi="微软雅黑" w:eastAsia="微软雅黑" w:cs="微软雅黑"/>
            <w:spacing w:val="4"/>
            <w:sz w:val="23"/>
            <w:szCs w:val="23"/>
          </w:rPr>
          <w:delText>原</w:delText>
        </w:r>
      </w:del>
      <w:del w:id="950" w:author="咨询组" w:date="2026-01-08T14:31:29Z">
        <w:r>
          <w:rPr>
            <w:rFonts w:ascii="微软雅黑" w:hAnsi="微软雅黑" w:eastAsia="微软雅黑" w:cs="微软雅黑"/>
            <w:spacing w:val="18"/>
            <w:sz w:val="23"/>
            <w:szCs w:val="23"/>
          </w:rPr>
          <w:delText>协</w:delText>
        </w:r>
      </w:del>
      <w:del w:id="951" w:author="咨询组" w:date="2026-01-08T14:31:29Z">
        <w:r>
          <w:rPr>
            <w:rFonts w:ascii="微软雅黑" w:hAnsi="微软雅黑" w:eastAsia="微软雅黑" w:cs="微软雅黑"/>
            <w:spacing w:val="12"/>
            <w:sz w:val="23"/>
            <w:szCs w:val="23"/>
          </w:rPr>
          <w:delText>议</w:delText>
        </w:r>
      </w:del>
      <w:del w:id="952" w:author="咨询组" w:date="2026-01-08T14:31:29Z">
        <w:r>
          <w:rPr>
            <w:rFonts w:ascii="微软雅黑" w:hAnsi="微软雅黑" w:eastAsia="微软雅黑" w:cs="微软雅黑"/>
            <w:spacing w:val="9"/>
            <w:sz w:val="23"/>
            <w:szCs w:val="23"/>
          </w:rPr>
          <w:delText>”)。现因乙方在甲方参与、从事干部人事档案管理工作，为保证干部人事</w:delText>
        </w:r>
      </w:del>
      <w:del w:id="953" w:author="咨询组" w:date="2026-01-08T14:31:29Z">
        <w:r>
          <w:rPr>
            <w:rFonts w:ascii="微软雅黑" w:hAnsi="微软雅黑" w:eastAsia="微软雅黑" w:cs="微软雅黑"/>
            <w:spacing w:val="13"/>
            <w:sz w:val="23"/>
            <w:szCs w:val="23"/>
          </w:rPr>
          <w:delText>档</w:delText>
        </w:r>
      </w:del>
      <w:del w:id="954" w:author="咨询组" w:date="2026-01-08T14:31:29Z">
        <w:r>
          <w:rPr>
            <w:rFonts w:ascii="微软雅黑" w:hAnsi="微软雅黑" w:eastAsia="微软雅黑" w:cs="微软雅黑"/>
            <w:spacing w:val="7"/>
            <w:sz w:val="23"/>
            <w:szCs w:val="23"/>
          </w:rPr>
          <w:delText>案原件及信息数据安全，并始终保守因工作所需接触到的干部人事档案信息及</w:delText>
        </w:r>
      </w:del>
      <w:del w:id="955" w:author="咨询组" w:date="2026-01-08T14:31:29Z">
        <w:r>
          <w:rPr>
            <w:rFonts w:ascii="微软雅黑" w:hAnsi="微软雅黑" w:eastAsia="微软雅黑" w:cs="微软雅黑"/>
            <w:spacing w:val="8"/>
            <w:sz w:val="23"/>
            <w:szCs w:val="23"/>
          </w:rPr>
          <w:delText>数据</w:delText>
        </w:r>
      </w:del>
      <w:del w:id="956" w:author="咨询组" w:date="2026-01-08T14:31:29Z">
        <w:r>
          <w:rPr>
            <w:rFonts w:ascii="微软雅黑" w:hAnsi="微软雅黑" w:eastAsia="微软雅黑" w:cs="微软雅黑"/>
            <w:spacing w:val="5"/>
            <w:sz w:val="23"/>
            <w:szCs w:val="23"/>
          </w:rPr>
          <w:delText>秘</w:delText>
        </w:r>
      </w:del>
      <w:del w:id="957" w:author="咨询组" w:date="2026-01-08T14:31:29Z">
        <w:r>
          <w:rPr>
            <w:rFonts w:ascii="微软雅黑" w:hAnsi="微软雅黑" w:eastAsia="微软雅黑" w:cs="微软雅黑"/>
            <w:spacing w:val="4"/>
            <w:sz w:val="23"/>
            <w:szCs w:val="23"/>
          </w:rPr>
          <w:delText>密，经甲乙双方友好协商，就原协议达成如下补充条款：</w:delText>
        </w:r>
      </w:del>
    </w:p>
    <w:p w14:paraId="5F75F7D9">
      <w:pPr>
        <w:spacing w:before="109" w:line="207" w:lineRule="auto"/>
        <w:ind w:left="31"/>
        <w:rPr>
          <w:del w:id="958" w:author="咨询组" w:date="2026-01-08T14:31:29Z"/>
          <w:rFonts w:ascii="微软雅黑" w:hAnsi="微软雅黑" w:eastAsia="微软雅黑" w:cs="微软雅黑"/>
          <w:sz w:val="23"/>
          <w:szCs w:val="23"/>
        </w:rPr>
      </w:pPr>
      <w:del w:id="959" w:author="咨询组" w:date="2026-01-08T14:31:29Z">
        <w:r>
          <w:rPr>
            <w:rFonts w:ascii="微软雅黑" w:hAnsi="微软雅黑" w:eastAsia="微软雅黑" w:cs="微软雅黑"/>
            <w:spacing w:val="3"/>
            <w:sz w:val="23"/>
            <w:szCs w:val="23"/>
          </w:rPr>
          <w:delText>1、原协议第1条“保密信息”包含本协议所指“干部人事档案信息”，</w:delText>
        </w:r>
      </w:del>
      <w:del w:id="960" w:author="咨询组" w:date="2026-01-08T14:31:29Z">
        <w:r>
          <w:rPr>
            <w:rFonts w:ascii="微软雅黑" w:hAnsi="微软雅黑" w:eastAsia="微软雅黑" w:cs="微软雅黑"/>
            <w:spacing w:val="2"/>
            <w:sz w:val="23"/>
            <w:szCs w:val="23"/>
          </w:rPr>
          <w:delText>即</w:delText>
        </w:r>
      </w:del>
      <w:del w:id="961" w:author="咨询组" w:date="2026-01-08T14:31:29Z">
        <w:r>
          <w:rPr>
            <w:rFonts w:ascii="微软雅黑" w:hAnsi="微软雅黑" w:eastAsia="微软雅黑" w:cs="微软雅黑"/>
            <w:sz w:val="23"/>
            <w:szCs w:val="23"/>
          </w:rPr>
          <w:delText>：</w:delText>
        </w:r>
      </w:del>
    </w:p>
    <w:p w14:paraId="40D374C0">
      <w:pPr>
        <w:tabs>
          <w:tab w:val="left" w:pos="262"/>
        </w:tabs>
        <w:spacing w:before="278" w:line="203" w:lineRule="auto"/>
        <w:ind w:left="147"/>
        <w:rPr>
          <w:del w:id="962" w:author="咨询组" w:date="2026-01-08T14:31:29Z"/>
          <w:rFonts w:ascii="微软雅黑" w:hAnsi="微软雅黑" w:eastAsia="微软雅黑" w:cs="微软雅黑"/>
          <w:sz w:val="23"/>
          <w:szCs w:val="23"/>
        </w:rPr>
      </w:pPr>
      <w:del w:id="963" w:author="咨询组" w:date="2026-01-08T14:31:29Z">
        <w:r>
          <w:rPr>
            <w:rFonts w:ascii="微软雅黑" w:hAnsi="微软雅黑" w:eastAsia="微软雅黑" w:cs="微软雅黑"/>
            <w:sz w:val="23"/>
            <w:szCs w:val="23"/>
          </w:rPr>
          <w:tab/>
        </w:r>
      </w:del>
      <w:del w:id="964" w:author="咨询组" w:date="2026-01-08T14:31:29Z">
        <w:r>
          <w:rPr>
            <w:rFonts w:ascii="微软雅黑" w:hAnsi="微软雅黑" w:eastAsia="微软雅黑" w:cs="微软雅黑"/>
            <w:spacing w:val="16"/>
            <w:sz w:val="23"/>
            <w:szCs w:val="23"/>
          </w:rPr>
          <w:delText>(</w:delText>
        </w:r>
      </w:del>
      <w:del w:id="965" w:author="咨询组" w:date="2026-01-08T14:31:29Z">
        <w:r>
          <w:rPr>
            <w:rFonts w:ascii="Arial" w:hAnsi="Arial" w:eastAsia="Arial" w:cs="Arial"/>
            <w:spacing w:val="8"/>
            <w:sz w:val="23"/>
            <w:szCs w:val="23"/>
          </w:rPr>
          <w:delText>1</w:delText>
        </w:r>
      </w:del>
      <w:del w:id="966" w:author="咨询组" w:date="2026-01-08T14:31:29Z">
        <w:r>
          <w:rPr>
            <w:rFonts w:ascii="微软雅黑" w:hAnsi="微软雅黑" w:eastAsia="微软雅黑" w:cs="微软雅黑"/>
            <w:spacing w:val="8"/>
            <w:sz w:val="23"/>
            <w:szCs w:val="23"/>
          </w:rPr>
          <w:delText>)干部人事档案纸质材料、电子材料。</w:delText>
        </w:r>
      </w:del>
    </w:p>
    <w:p w14:paraId="5BBD9B7E">
      <w:pPr>
        <w:tabs>
          <w:tab w:val="left" w:pos="262"/>
        </w:tabs>
        <w:spacing w:before="285" w:line="203" w:lineRule="auto"/>
        <w:ind w:left="147"/>
        <w:rPr>
          <w:del w:id="967" w:author="咨询组" w:date="2026-01-08T14:31:29Z"/>
          <w:rFonts w:ascii="微软雅黑" w:hAnsi="微软雅黑" w:eastAsia="微软雅黑" w:cs="微软雅黑"/>
          <w:sz w:val="23"/>
          <w:szCs w:val="23"/>
        </w:rPr>
      </w:pPr>
      <w:del w:id="968" w:author="咨询组" w:date="2026-01-08T14:31:29Z">
        <w:r>
          <w:rPr>
            <w:rFonts w:ascii="微软雅黑" w:hAnsi="微软雅黑" w:eastAsia="微软雅黑" w:cs="微软雅黑"/>
            <w:sz w:val="23"/>
            <w:szCs w:val="23"/>
          </w:rPr>
          <w:tab/>
        </w:r>
      </w:del>
      <w:del w:id="969" w:author="咨询组" w:date="2026-01-08T14:31:29Z">
        <w:r>
          <w:rPr>
            <w:rFonts w:ascii="微软雅黑" w:hAnsi="微软雅黑" w:eastAsia="微软雅黑" w:cs="微软雅黑"/>
            <w:spacing w:val="7"/>
            <w:sz w:val="23"/>
            <w:szCs w:val="23"/>
          </w:rPr>
          <w:delText>(</w:delText>
        </w:r>
      </w:del>
      <w:del w:id="970" w:author="咨询组" w:date="2026-01-08T14:31:29Z">
        <w:r>
          <w:rPr>
            <w:rFonts w:ascii="Arial" w:hAnsi="Arial" w:eastAsia="Arial" w:cs="Arial"/>
            <w:spacing w:val="7"/>
            <w:sz w:val="23"/>
            <w:szCs w:val="23"/>
          </w:rPr>
          <w:delText>2</w:delText>
        </w:r>
      </w:del>
      <w:del w:id="971" w:author="咨询组" w:date="2026-01-08T14:31:29Z">
        <w:r>
          <w:rPr>
            <w:rFonts w:ascii="微软雅黑" w:hAnsi="微软雅黑" w:eastAsia="微软雅黑" w:cs="微软雅黑"/>
            <w:spacing w:val="7"/>
            <w:sz w:val="23"/>
            <w:szCs w:val="23"/>
          </w:rPr>
          <w:delText>)干部人事档案中涉及的干部个人信息，包括但不限于“三龄两历”</w:delText>
        </w:r>
      </w:del>
      <w:del w:id="972" w:author="咨询组" w:date="2026-01-08T14:31:29Z">
        <w:r>
          <w:rPr>
            <w:rFonts w:ascii="微软雅黑" w:hAnsi="微软雅黑" w:eastAsia="微软雅黑" w:cs="微软雅黑"/>
            <w:spacing w:val="5"/>
            <w:sz w:val="23"/>
            <w:szCs w:val="23"/>
          </w:rPr>
          <w:delText>。</w:delText>
        </w:r>
      </w:del>
    </w:p>
    <w:p w14:paraId="4CCB8344">
      <w:pPr>
        <w:tabs>
          <w:tab w:val="left" w:pos="262"/>
        </w:tabs>
        <w:spacing w:before="288" w:line="244" w:lineRule="auto"/>
        <w:ind w:left="475" w:right="93" w:hanging="328"/>
        <w:rPr>
          <w:del w:id="973" w:author="咨询组" w:date="2026-01-08T14:31:29Z"/>
          <w:rFonts w:ascii="微软雅黑" w:hAnsi="微软雅黑" w:eastAsia="微软雅黑" w:cs="微软雅黑"/>
          <w:sz w:val="23"/>
          <w:szCs w:val="23"/>
        </w:rPr>
      </w:pPr>
      <w:del w:id="974" w:author="咨询组" w:date="2026-01-08T14:31:29Z">
        <w:r>
          <w:rPr>
            <w:rFonts w:ascii="微软雅黑" w:hAnsi="微软雅黑" w:eastAsia="微软雅黑" w:cs="微软雅黑"/>
            <w:sz w:val="23"/>
            <w:szCs w:val="23"/>
          </w:rPr>
          <w:tab/>
        </w:r>
      </w:del>
      <w:del w:id="975" w:author="咨询组" w:date="2026-01-08T14:31:29Z">
        <w:r>
          <w:rPr>
            <w:rFonts w:ascii="微软雅黑" w:hAnsi="微软雅黑" w:eastAsia="微软雅黑" w:cs="微软雅黑"/>
            <w:spacing w:val="27"/>
            <w:sz w:val="23"/>
            <w:szCs w:val="23"/>
          </w:rPr>
          <w:delText>(</w:delText>
        </w:r>
      </w:del>
      <w:del w:id="976" w:author="咨询组" w:date="2026-01-08T14:31:29Z">
        <w:r>
          <w:rPr>
            <w:rFonts w:ascii="Arial" w:hAnsi="Arial" w:eastAsia="Arial" w:cs="Arial"/>
            <w:spacing w:val="14"/>
            <w:sz w:val="23"/>
            <w:szCs w:val="23"/>
          </w:rPr>
          <w:delText>3</w:delText>
        </w:r>
      </w:del>
      <w:del w:id="977" w:author="咨询组" w:date="2026-01-08T14:31:29Z">
        <w:r>
          <w:rPr>
            <w:rFonts w:ascii="微软雅黑" w:hAnsi="微软雅黑" w:eastAsia="微软雅黑" w:cs="微软雅黑"/>
            <w:spacing w:val="14"/>
            <w:sz w:val="23"/>
            <w:szCs w:val="23"/>
          </w:rPr>
          <w:delText>)干部人事档案利用、审核相关信息，包括但不限于档案用途、查(借)</w:delText>
        </w:r>
      </w:del>
      <w:del w:id="978" w:author="咨询组" w:date="2026-01-08T14:31:29Z">
        <w:r>
          <w:rPr>
            <w:rFonts w:ascii="微软雅黑" w:hAnsi="微软雅黑" w:eastAsia="微软雅黑" w:cs="微软雅黑"/>
            <w:spacing w:val="2"/>
            <w:sz w:val="23"/>
            <w:szCs w:val="23"/>
          </w:rPr>
          <w:delText>阅记</w:delText>
        </w:r>
      </w:del>
      <w:del w:id="979" w:author="咨询组" w:date="2026-01-08T14:31:29Z">
        <w:r>
          <w:rPr>
            <w:rFonts w:ascii="微软雅黑" w:hAnsi="微软雅黑" w:eastAsia="微软雅黑" w:cs="微软雅黑"/>
            <w:spacing w:val="1"/>
            <w:sz w:val="23"/>
            <w:szCs w:val="23"/>
          </w:rPr>
          <w:delText>录。</w:delText>
        </w:r>
      </w:del>
    </w:p>
    <w:p w14:paraId="6061CB87">
      <w:pPr>
        <w:tabs>
          <w:tab w:val="left" w:pos="262"/>
        </w:tabs>
        <w:spacing w:before="278" w:line="203" w:lineRule="auto"/>
        <w:ind w:left="147"/>
        <w:rPr>
          <w:del w:id="980" w:author="咨询组" w:date="2026-01-08T14:31:29Z"/>
          <w:rFonts w:ascii="微软雅黑" w:hAnsi="微软雅黑" w:eastAsia="微软雅黑" w:cs="微软雅黑"/>
          <w:sz w:val="23"/>
          <w:szCs w:val="23"/>
        </w:rPr>
      </w:pPr>
      <w:del w:id="981" w:author="咨询组" w:date="2026-01-08T14:31:29Z">
        <w:r>
          <w:rPr>
            <w:rFonts w:ascii="微软雅黑" w:hAnsi="微软雅黑" w:eastAsia="微软雅黑" w:cs="微软雅黑"/>
            <w:sz w:val="23"/>
            <w:szCs w:val="23"/>
          </w:rPr>
          <w:tab/>
        </w:r>
      </w:del>
      <w:del w:id="982" w:author="咨询组" w:date="2026-01-08T14:31:29Z">
        <w:r>
          <w:rPr>
            <w:rFonts w:ascii="微软雅黑" w:hAnsi="微软雅黑" w:eastAsia="微软雅黑" w:cs="微软雅黑"/>
            <w:spacing w:val="24"/>
            <w:sz w:val="23"/>
            <w:szCs w:val="23"/>
          </w:rPr>
          <w:delText>(</w:delText>
        </w:r>
      </w:del>
      <w:del w:id="983" w:author="咨询组" w:date="2026-01-08T14:31:29Z">
        <w:r>
          <w:rPr>
            <w:rFonts w:ascii="Arial" w:hAnsi="Arial" w:eastAsia="Arial" w:cs="Arial"/>
            <w:spacing w:val="14"/>
            <w:sz w:val="23"/>
            <w:szCs w:val="23"/>
          </w:rPr>
          <w:delText>4</w:delText>
        </w:r>
      </w:del>
      <w:del w:id="984" w:author="咨询组" w:date="2026-01-08T14:31:29Z">
        <w:r>
          <w:rPr>
            <w:rFonts w:ascii="微软雅黑" w:hAnsi="微软雅黑" w:eastAsia="微软雅黑" w:cs="微软雅黑"/>
            <w:spacing w:val="14"/>
            <w:sz w:val="23"/>
            <w:szCs w:val="23"/>
          </w:rPr>
          <w:delText>)其余甲方认定为干部人事档案信息范畴的内容。</w:delText>
        </w:r>
      </w:del>
    </w:p>
    <w:p w14:paraId="5256E741">
      <w:pPr>
        <w:spacing w:before="284" w:line="262" w:lineRule="auto"/>
        <w:ind w:left="17" w:firstLine="4"/>
        <w:rPr>
          <w:del w:id="985" w:author="咨询组" w:date="2026-01-08T14:31:29Z"/>
          <w:rFonts w:ascii="微软雅黑" w:hAnsi="微软雅黑" w:eastAsia="微软雅黑" w:cs="微软雅黑"/>
          <w:sz w:val="23"/>
          <w:szCs w:val="23"/>
        </w:rPr>
      </w:pPr>
      <w:del w:id="986" w:author="咨询组" w:date="2026-01-08T14:31:29Z">
        <w:r>
          <w:rPr>
            <w:rFonts w:ascii="微软雅黑" w:hAnsi="微软雅黑" w:eastAsia="微软雅黑" w:cs="微软雅黑"/>
            <w:spacing w:val="6"/>
            <w:sz w:val="23"/>
            <w:szCs w:val="23"/>
          </w:rPr>
          <w:delText>2、</w:delText>
        </w:r>
      </w:del>
      <w:del w:id="987" w:author="咨询组" w:date="2026-01-08T14:31:29Z">
        <w:r>
          <w:rPr>
            <w:rFonts w:ascii="微软雅黑" w:hAnsi="微软雅黑" w:eastAsia="微软雅黑" w:cs="微软雅黑"/>
            <w:spacing w:val="3"/>
            <w:sz w:val="23"/>
            <w:szCs w:val="23"/>
          </w:rPr>
          <w:delText>乙方明白，甲方赋予乙方收集、整理、查阅、保管等有关干部人事档案信息，</w:delText>
        </w:r>
      </w:del>
      <w:del w:id="988" w:author="咨询组" w:date="2026-01-08T14:31:29Z">
        <w:r>
          <w:rPr>
            <w:rFonts w:ascii="微软雅黑" w:hAnsi="微软雅黑" w:eastAsia="微软雅黑" w:cs="微软雅黑"/>
            <w:spacing w:val="14"/>
            <w:sz w:val="23"/>
            <w:szCs w:val="23"/>
          </w:rPr>
          <w:delText>其</w:delText>
        </w:r>
      </w:del>
      <w:del w:id="989" w:author="咨询组" w:date="2026-01-08T14:31:29Z">
        <w:r>
          <w:rPr>
            <w:rFonts w:ascii="微软雅黑" w:hAnsi="微软雅黑" w:eastAsia="微软雅黑" w:cs="微软雅黑"/>
            <w:spacing w:val="7"/>
            <w:sz w:val="23"/>
            <w:szCs w:val="23"/>
          </w:rPr>
          <w:delText>目的仅在于帮助乙方履行及完成其在甲方的相关工作职责与任务。乙方必须遵</w:delText>
        </w:r>
      </w:del>
      <w:del w:id="990" w:author="咨询组" w:date="2026-01-08T14:31:29Z">
        <w:r>
          <w:rPr>
            <w:rFonts w:ascii="微软雅黑" w:hAnsi="微软雅黑" w:eastAsia="微软雅黑" w:cs="微软雅黑"/>
            <w:spacing w:val="14"/>
            <w:sz w:val="23"/>
            <w:szCs w:val="23"/>
          </w:rPr>
          <w:delText>守</w:delText>
        </w:r>
      </w:del>
      <w:del w:id="991" w:author="咨询组" w:date="2026-01-08T14:31:29Z">
        <w:r>
          <w:rPr>
            <w:rFonts w:ascii="微软雅黑" w:hAnsi="微软雅黑" w:eastAsia="微软雅黑" w:cs="微软雅黑"/>
            <w:spacing w:val="7"/>
            <w:sz w:val="23"/>
            <w:szCs w:val="23"/>
          </w:rPr>
          <w:delText>甲方相关保密制度，履行相应的保密职责，并采取一切必要的保护措施，协助</w:delText>
        </w:r>
      </w:del>
      <w:del w:id="992" w:author="咨询组" w:date="2026-01-08T14:31:29Z">
        <w:r>
          <w:rPr>
            <w:rFonts w:ascii="微软雅黑" w:hAnsi="微软雅黑" w:eastAsia="微软雅黑" w:cs="微软雅黑"/>
            <w:spacing w:val="14"/>
            <w:sz w:val="23"/>
            <w:szCs w:val="23"/>
          </w:rPr>
          <w:delText>甲</w:delText>
        </w:r>
      </w:del>
      <w:del w:id="993" w:author="咨询组" w:date="2026-01-08T14:31:29Z">
        <w:r>
          <w:rPr>
            <w:rFonts w:ascii="微软雅黑" w:hAnsi="微软雅黑" w:eastAsia="微软雅黑" w:cs="微软雅黑"/>
            <w:spacing w:val="9"/>
            <w:sz w:val="23"/>
            <w:szCs w:val="23"/>
          </w:rPr>
          <w:delText>方保证干部人事档案信息安全和机密性。</w:delText>
        </w:r>
      </w:del>
    </w:p>
    <w:p w14:paraId="196B5B56">
      <w:pPr>
        <w:spacing w:before="278" w:line="207" w:lineRule="auto"/>
        <w:ind w:left="21"/>
        <w:rPr>
          <w:del w:id="994" w:author="咨询组" w:date="2026-01-08T14:31:29Z"/>
          <w:rFonts w:ascii="微软雅黑" w:hAnsi="微软雅黑" w:eastAsia="微软雅黑" w:cs="微软雅黑"/>
          <w:sz w:val="23"/>
          <w:szCs w:val="23"/>
        </w:rPr>
      </w:pPr>
      <w:del w:id="995" w:author="咨询组" w:date="2026-01-08T14:31:29Z">
        <w:r>
          <w:rPr>
            <w:rFonts w:ascii="微软雅黑" w:hAnsi="微软雅黑" w:eastAsia="微软雅黑" w:cs="微软雅黑"/>
            <w:spacing w:val="-4"/>
            <w:sz w:val="23"/>
            <w:szCs w:val="23"/>
          </w:rPr>
          <w:delText>3、本协议有效期内，以及在其终止或期满后的任何时候，乙方不</w:delText>
        </w:r>
      </w:del>
      <w:del w:id="996" w:author="咨询组" w:date="2026-01-08T14:31:29Z">
        <w:r>
          <w:rPr>
            <w:rFonts w:ascii="微软雅黑" w:hAnsi="微软雅黑" w:eastAsia="微软雅黑" w:cs="微软雅黑"/>
            <w:spacing w:val="-1"/>
            <w:sz w:val="23"/>
            <w:szCs w:val="23"/>
          </w:rPr>
          <w:delText>得</w:delText>
        </w:r>
      </w:del>
      <w:del w:id="997" w:author="咨询组" w:date="2026-01-08T14:31:29Z">
        <w:r>
          <w:rPr>
            <w:rFonts w:ascii="微软雅黑" w:hAnsi="微软雅黑" w:eastAsia="微软雅黑" w:cs="微软雅黑"/>
            <w:sz w:val="23"/>
            <w:szCs w:val="23"/>
          </w:rPr>
          <w:delText>：</w:delText>
        </w:r>
      </w:del>
    </w:p>
    <w:p w14:paraId="512F284A">
      <w:pPr>
        <w:tabs>
          <w:tab w:val="left" w:pos="262"/>
        </w:tabs>
        <w:spacing w:before="281" w:line="243" w:lineRule="auto"/>
        <w:ind w:left="877" w:right="108" w:hanging="730"/>
        <w:rPr>
          <w:del w:id="998" w:author="咨询组" w:date="2026-01-08T14:31:29Z"/>
          <w:rFonts w:ascii="微软雅黑" w:hAnsi="微软雅黑" w:eastAsia="微软雅黑" w:cs="微软雅黑"/>
          <w:sz w:val="23"/>
          <w:szCs w:val="23"/>
        </w:rPr>
      </w:pPr>
      <w:del w:id="999" w:author="咨询组" w:date="2026-01-08T14:31:29Z">
        <w:r>
          <w:rPr>
            <w:rFonts w:ascii="微软雅黑" w:hAnsi="微软雅黑" w:eastAsia="微软雅黑" w:cs="微软雅黑"/>
            <w:sz w:val="23"/>
            <w:szCs w:val="23"/>
          </w:rPr>
          <w:tab/>
        </w:r>
      </w:del>
      <w:del w:id="1000" w:author="咨询组" w:date="2026-01-08T14:31:29Z">
        <w:r>
          <w:rPr>
            <w:rFonts w:ascii="微软雅黑" w:hAnsi="微软雅黑" w:eastAsia="微软雅黑" w:cs="微软雅黑"/>
            <w:spacing w:val="9"/>
            <w:sz w:val="23"/>
            <w:szCs w:val="23"/>
          </w:rPr>
          <w:delText>(</w:delText>
        </w:r>
      </w:del>
      <w:del w:id="1001" w:author="咨询组" w:date="2026-01-08T14:31:29Z">
        <w:r>
          <w:rPr>
            <w:rFonts w:ascii="Arial" w:hAnsi="Arial" w:eastAsia="Arial" w:cs="Arial"/>
            <w:spacing w:val="7"/>
            <w:sz w:val="23"/>
            <w:szCs w:val="23"/>
          </w:rPr>
          <w:delText>1</w:delText>
        </w:r>
      </w:del>
      <w:del w:id="1002" w:author="咨询组" w:date="2026-01-08T14:31:29Z">
        <w:r>
          <w:rPr>
            <w:rFonts w:ascii="微软雅黑" w:hAnsi="微软雅黑" w:eastAsia="微软雅黑" w:cs="微软雅黑"/>
            <w:spacing w:val="7"/>
            <w:sz w:val="23"/>
            <w:szCs w:val="23"/>
          </w:rPr>
          <w:delText>)主动或被动、直接或间接向本合同约定以外的任何人以任何方式传播、</w:delText>
        </w:r>
      </w:del>
      <w:del w:id="1003" w:author="咨询组" w:date="2026-01-08T14:31:29Z">
        <w:r>
          <w:rPr>
            <w:rFonts w:ascii="微软雅黑" w:hAnsi="微软雅黑" w:eastAsia="微软雅黑" w:cs="微软雅黑"/>
            <w:spacing w:val="9"/>
            <w:sz w:val="23"/>
            <w:szCs w:val="23"/>
          </w:rPr>
          <w:delText>披露或泄漏干部人事档案信息</w:delText>
        </w:r>
      </w:del>
      <w:del w:id="1004" w:author="咨询组" w:date="2026-01-08T14:31:29Z">
        <w:r>
          <w:rPr>
            <w:rFonts w:ascii="微软雅黑" w:hAnsi="微软雅黑" w:eastAsia="微软雅黑" w:cs="微软雅黑"/>
            <w:spacing w:val="7"/>
            <w:sz w:val="23"/>
            <w:szCs w:val="23"/>
          </w:rPr>
          <w:delText>；</w:delText>
        </w:r>
      </w:del>
    </w:p>
    <w:p w14:paraId="6E55F0EF">
      <w:pPr>
        <w:rPr>
          <w:del w:id="1005" w:author="咨询组" w:date="2026-01-08T14:31:29Z"/>
        </w:rPr>
        <w:sectPr>
          <w:headerReference r:id="rId20" w:type="default"/>
          <w:footerReference r:id="rId21" w:type="default"/>
          <w:pgSz w:w="11906" w:h="16839"/>
          <w:pgMar w:top="1920" w:right="1726" w:bottom="787" w:left="1785" w:header="472" w:footer="624" w:gutter="0"/>
          <w:cols w:space="720" w:num="1"/>
        </w:sectPr>
      </w:pPr>
    </w:p>
    <w:p w14:paraId="59FAB370">
      <w:pPr>
        <w:spacing w:before="72" w:line="1054" w:lineRule="exact"/>
        <w:ind w:firstLine="6487"/>
        <w:textAlignment w:val="center"/>
        <w:rPr>
          <w:del w:id="1006" w:author="咨询组" w:date="2026-01-08T14:31:29Z"/>
        </w:rPr>
      </w:pPr>
      <w:del w:id="1007" w:author="咨询组" w:date="2026-01-08T14:31:29Z">
        <w:r>
          <w:rPr/>
          <w:pict>
            <v:shape id="_x0000_s1032" o:spid="_x0000_s1032" style="position:absolute;left:0pt;margin-left:90pt;margin-top:95.3pt;height:0.75pt;width:415.3pt;mso-position-horizontal-relative:page;mso-position-vertical-relative:page;z-index:251663360;mso-width-relative:page;mso-height-relative:page;" fillcolor="#000000" filled="t" stroked="f" coordsize="8305,15" o:allowincell="f" path="m0,0l8305,0,8305,14,0,14,0,0xe">
              <v:path/>
              <v:fill on="t" focussize="0,0"/>
              <v:stroke on="f"/>
              <v:imagedata o:title=""/>
              <o:lock v:ext="edit"/>
            </v:shape>
          </w:pict>
        </w:r>
      </w:del>
      <w:del w:id="1009" w:author="咨询组" w:date="2026-01-08T14:31:29Z">
        <w:r>
          <w:rPr/>
          <w:drawing>
            <wp:inline distT="0" distB="0" distL="0" distR="0">
              <wp:extent cx="1249045" cy="66865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27"/>
                      <a:stretch>
                        <a:fillRect/>
                      </a:stretch>
                    </pic:blipFill>
                    <pic:spPr>
                      <a:xfrm>
                        <a:off x="0" y="0"/>
                        <a:ext cx="1249679" cy="669035"/>
                      </a:xfrm>
                      <a:prstGeom prst="rect">
                        <a:avLst/>
                      </a:prstGeom>
                    </pic:spPr>
                  </pic:pic>
                </a:graphicData>
              </a:graphic>
            </wp:inline>
          </w:drawing>
        </w:r>
      </w:del>
    </w:p>
    <w:p w14:paraId="5E885F5F">
      <w:pPr>
        <w:spacing w:line="302" w:lineRule="auto"/>
        <w:rPr>
          <w:del w:id="1011" w:author="咨询组" w:date="2026-01-08T14:31:29Z"/>
          <w:rFonts w:ascii="Arial"/>
          <w:sz w:val="21"/>
        </w:rPr>
      </w:pPr>
    </w:p>
    <w:p w14:paraId="26764308">
      <w:pPr>
        <w:spacing w:line="303" w:lineRule="auto"/>
        <w:rPr>
          <w:del w:id="1012" w:author="咨询组" w:date="2026-01-08T14:31:29Z"/>
          <w:rFonts w:ascii="Arial"/>
          <w:sz w:val="21"/>
        </w:rPr>
      </w:pPr>
    </w:p>
    <w:p w14:paraId="30F02D28">
      <w:pPr>
        <w:tabs>
          <w:tab w:val="left" w:pos="360"/>
        </w:tabs>
        <w:spacing w:before="99" w:line="244" w:lineRule="auto"/>
        <w:ind w:left="976" w:right="952" w:hanging="730"/>
        <w:rPr>
          <w:del w:id="1013" w:author="咨询组" w:date="2026-01-08T14:31:29Z"/>
          <w:rFonts w:ascii="微软雅黑" w:hAnsi="微软雅黑" w:eastAsia="微软雅黑" w:cs="微软雅黑"/>
          <w:sz w:val="23"/>
          <w:szCs w:val="23"/>
        </w:rPr>
      </w:pPr>
      <w:del w:id="1014" w:author="咨询组" w:date="2026-01-08T14:31:29Z">
        <w:r>
          <w:rPr>
            <w:rFonts w:ascii="微软雅黑" w:hAnsi="微软雅黑" w:eastAsia="微软雅黑" w:cs="微软雅黑"/>
            <w:sz w:val="23"/>
            <w:szCs w:val="23"/>
          </w:rPr>
          <w:tab/>
        </w:r>
      </w:del>
      <w:del w:id="1015" w:author="咨询组" w:date="2026-01-08T14:31:29Z">
        <w:r>
          <w:rPr>
            <w:rFonts w:ascii="微软雅黑" w:hAnsi="微软雅黑" w:eastAsia="微软雅黑" w:cs="微软雅黑"/>
            <w:spacing w:val="10"/>
            <w:sz w:val="23"/>
            <w:szCs w:val="23"/>
          </w:rPr>
          <w:delText>(</w:delText>
        </w:r>
      </w:del>
      <w:del w:id="1016" w:author="咨询组" w:date="2026-01-08T14:31:29Z">
        <w:r>
          <w:rPr>
            <w:rFonts w:ascii="Arial" w:hAnsi="Arial" w:eastAsia="Arial" w:cs="Arial"/>
            <w:spacing w:val="10"/>
            <w:sz w:val="23"/>
            <w:szCs w:val="23"/>
          </w:rPr>
          <w:delText>2</w:delText>
        </w:r>
      </w:del>
      <w:del w:id="1017" w:author="咨询组" w:date="2026-01-08T14:31:29Z">
        <w:r>
          <w:rPr>
            <w:rFonts w:ascii="微软雅黑" w:hAnsi="微软雅黑" w:eastAsia="微软雅黑" w:cs="微软雅黑"/>
            <w:spacing w:val="10"/>
            <w:sz w:val="23"/>
            <w:szCs w:val="23"/>
          </w:rPr>
          <w:delText>)</w:delText>
        </w:r>
      </w:del>
      <w:del w:id="1018" w:author="咨询组" w:date="2026-01-08T14:31:29Z">
        <w:r>
          <w:rPr>
            <w:rFonts w:ascii="微软雅黑" w:hAnsi="微软雅黑" w:eastAsia="微软雅黑" w:cs="微软雅黑"/>
            <w:spacing w:val="5"/>
            <w:sz w:val="23"/>
            <w:szCs w:val="23"/>
          </w:rPr>
          <w:delText>非为本职工作目的，使用或允许任何他人/组织查阅/使用干部人事档案</w:delText>
        </w:r>
      </w:del>
      <w:del w:id="1019" w:author="咨询组" w:date="2026-01-08T14:31:29Z">
        <w:r>
          <w:rPr>
            <w:rFonts w:ascii="微软雅黑" w:hAnsi="微软雅黑" w:eastAsia="微软雅黑" w:cs="微软雅黑"/>
            <w:spacing w:val="6"/>
            <w:sz w:val="23"/>
            <w:szCs w:val="23"/>
          </w:rPr>
          <w:delText>信</w:delText>
        </w:r>
      </w:del>
      <w:del w:id="1020" w:author="咨询组" w:date="2026-01-08T14:31:29Z">
        <w:r>
          <w:rPr>
            <w:rFonts w:ascii="微软雅黑" w:hAnsi="微软雅黑" w:eastAsia="微软雅黑" w:cs="微软雅黑"/>
            <w:spacing w:val="5"/>
            <w:sz w:val="23"/>
            <w:szCs w:val="23"/>
          </w:rPr>
          <w:delText>息</w:delText>
        </w:r>
      </w:del>
      <w:del w:id="1021" w:author="咨询组" w:date="2026-01-08T14:31:29Z">
        <w:r>
          <w:rPr>
            <w:rFonts w:ascii="微软雅黑" w:hAnsi="微软雅黑" w:eastAsia="微软雅黑" w:cs="微软雅黑"/>
            <w:spacing w:val="3"/>
            <w:sz w:val="23"/>
            <w:szCs w:val="23"/>
          </w:rPr>
          <w:delText>，除非本协议明确许可；</w:delText>
        </w:r>
      </w:del>
    </w:p>
    <w:p w14:paraId="1241CC01">
      <w:pPr>
        <w:tabs>
          <w:tab w:val="left" w:pos="360"/>
        </w:tabs>
        <w:spacing w:before="280" w:line="244" w:lineRule="auto"/>
        <w:ind w:left="980" w:right="846" w:hanging="734"/>
        <w:rPr>
          <w:del w:id="1022" w:author="咨询组" w:date="2026-01-08T14:31:29Z"/>
          <w:rFonts w:ascii="微软雅黑" w:hAnsi="微软雅黑" w:eastAsia="微软雅黑" w:cs="微软雅黑"/>
          <w:sz w:val="23"/>
          <w:szCs w:val="23"/>
        </w:rPr>
      </w:pPr>
      <w:del w:id="1023" w:author="咨询组" w:date="2026-01-08T14:31:29Z">
        <w:r>
          <w:rPr>
            <w:rFonts w:ascii="微软雅黑" w:hAnsi="微软雅黑" w:eastAsia="微软雅黑" w:cs="微软雅黑"/>
            <w:sz w:val="23"/>
            <w:szCs w:val="23"/>
          </w:rPr>
          <w:tab/>
        </w:r>
      </w:del>
      <w:del w:id="1024" w:author="咨询组" w:date="2026-01-08T14:31:29Z">
        <w:r>
          <w:rPr>
            <w:rFonts w:ascii="微软雅黑" w:hAnsi="微软雅黑" w:eastAsia="微软雅黑" w:cs="微软雅黑"/>
            <w:spacing w:val="22"/>
            <w:sz w:val="23"/>
            <w:szCs w:val="23"/>
          </w:rPr>
          <w:delText>(</w:delText>
        </w:r>
      </w:del>
      <w:del w:id="1025" w:author="咨询组" w:date="2026-01-08T14:31:29Z">
        <w:r>
          <w:rPr>
            <w:rFonts w:ascii="Arial" w:hAnsi="Arial" w:eastAsia="Arial" w:cs="Arial"/>
            <w:spacing w:val="22"/>
            <w:sz w:val="23"/>
            <w:szCs w:val="23"/>
          </w:rPr>
          <w:delText>3</w:delText>
        </w:r>
      </w:del>
      <w:del w:id="1026" w:author="咨询组" w:date="2026-01-08T14:31:29Z">
        <w:r>
          <w:rPr>
            <w:rFonts w:ascii="微软雅黑" w:hAnsi="微软雅黑" w:eastAsia="微软雅黑" w:cs="微软雅黑"/>
            <w:spacing w:val="17"/>
            <w:sz w:val="23"/>
            <w:szCs w:val="23"/>
          </w:rPr>
          <w:delText>)</w:delText>
        </w:r>
      </w:del>
      <w:del w:id="1027" w:author="咨询组" w:date="2026-01-08T14:31:29Z">
        <w:r>
          <w:rPr>
            <w:rFonts w:ascii="微软雅黑" w:hAnsi="微软雅黑" w:eastAsia="微软雅黑" w:cs="微软雅黑"/>
            <w:spacing w:val="11"/>
            <w:sz w:val="23"/>
            <w:szCs w:val="23"/>
          </w:rPr>
          <w:delText>乙方不得复制、再造、复印、留存、仿制、分发干部人事档案信息或其</w:delText>
        </w:r>
      </w:del>
      <w:del w:id="1028" w:author="咨询组" w:date="2026-01-08T14:31:29Z">
        <w:r>
          <w:rPr>
            <w:rFonts w:ascii="微软雅黑" w:hAnsi="微软雅黑" w:eastAsia="微软雅黑" w:cs="微软雅黑"/>
            <w:spacing w:val="4"/>
            <w:sz w:val="23"/>
            <w:szCs w:val="23"/>
          </w:rPr>
          <w:delText>载</w:delText>
        </w:r>
      </w:del>
      <w:del w:id="1029" w:author="咨询组" w:date="2026-01-08T14:31:29Z">
        <w:r>
          <w:rPr>
            <w:rFonts w:ascii="微软雅黑" w:hAnsi="微软雅黑" w:eastAsia="微软雅黑" w:cs="微软雅黑"/>
            <w:spacing w:val="3"/>
            <w:sz w:val="23"/>
            <w:szCs w:val="23"/>
          </w:rPr>
          <w:delText>体。</w:delText>
        </w:r>
      </w:del>
    </w:p>
    <w:p w14:paraId="16707075">
      <w:pPr>
        <w:spacing w:before="275" w:line="227" w:lineRule="auto"/>
        <w:ind w:left="118"/>
        <w:rPr>
          <w:del w:id="1030" w:author="咨询组" w:date="2026-01-08T14:31:29Z"/>
          <w:rFonts w:ascii="微软雅黑" w:hAnsi="微软雅黑" w:eastAsia="微软雅黑" w:cs="微软雅黑"/>
          <w:sz w:val="23"/>
          <w:szCs w:val="23"/>
        </w:rPr>
      </w:pPr>
      <w:del w:id="1031" w:author="咨询组" w:date="2026-01-08T14:31:29Z">
        <w:r>
          <w:rPr>
            <w:rFonts w:ascii="微软雅黑" w:hAnsi="微软雅黑" w:eastAsia="微软雅黑" w:cs="微软雅黑"/>
            <w:spacing w:val="11"/>
            <w:sz w:val="23"/>
            <w:szCs w:val="23"/>
          </w:rPr>
          <w:delText>4</w:delText>
        </w:r>
      </w:del>
      <w:del w:id="1032" w:author="咨询组" w:date="2026-01-08T14:31:29Z">
        <w:r>
          <w:rPr>
            <w:rFonts w:ascii="微软雅黑" w:hAnsi="微软雅黑" w:eastAsia="微软雅黑" w:cs="微软雅黑"/>
            <w:spacing w:val="8"/>
            <w:sz w:val="23"/>
            <w:szCs w:val="23"/>
          </w:rPr>
          <w:delText>、乙方的保密义务在本协议终止后仍长期有效。</w:delText>
        </w:r>
      </w:del>
    </w:p>
    <w:p w14:paraId="7082E173">
      <w:pPr>
        <w:spacing w:before="246" w:line="225" w:lineRule="auto"/>
        <w:ind w:left="120"/>
        <w:rPr>
          <w:del w:id="1033" w:author="咨询组" w:date="2026-01-08T14:31:29Z"/>
          <w:rFonts w:ascii="微软雅黑" w:hAnsi="微软雅黑" w:eastAsia="微软雅黑" w:cs="微软雅黑"/>
          <w:sz w:val="23"/>
          <w:szCs w:val="23"/>
        </w:rPr>
      </w:pPr>
      <w:del w:id="1034" w:author="咨询组" w:date="2026-01-08T14:31:29Z">
        <w:r>
          <w:rPr>
            <w:rFonts w:ascii="微软雅黑" w:hAnsi="微软雅黑" w:eastAsia="微软雅黑" w:cs="微软雅黑"/>
            <w:spacing w:val="12"/>
            <w:sz w:val="23"/>
            <w:szCs w:val="23"/>
          </w:rPr>
          <w:delText>5</w:delText>
        </w:r>
      </w:del>
      <w:del w:id="1035" w:author="咨询组" w:date="2026-01-08T14:31:29Z">
        <w:r>
          <w:rPr>
            <w:rFonts w:ascii="微软雅黑" w:hAnsi="微软雅黑" w:eastAsia="微软雅黑" w:cs="微软雅黑"/>
            <w:spacing w:val="7"/>
            <w:sz w:val="23"/>
            <w:szCs w:val="23"/>
          </w:rPr>
          <w:delText>、本协议自双方签署之日起生效。</w:delText>
        </w:r>
      </w:del>
    </w:p>
    <w:p w14:paraId="51719269">
      <w:pPr>
        <w:spacing w:before="252" w:line="207" w:lineRule="auto"/>
        <w:ind w:left="122"/>
        <w:rPr>
          <w:del w:id="1036" w:author="咨询组" w:date="2026-01-08T14:31:29Z"/>
          <w:rFonts w:ascii="微软雅黑" w:hAnsi="微软雅黑" w:eastAsia="微软雅黑" w:cs="微软雅黑"/>
          <w:sz w:val="23"/>
          <w:szCs w:val="23"/>
        </w:rPr>
      </w:pPr>
      <w:del w:id="1037" w:author="咨询组" w:date="2026-01-08T14:31:29Z">
        <w:r>
          <w:rPr>
            <w:rFonts w:ascii="微软雅黑" w:hAnsi="微软雅黑" w:eastAsia="微软雅黑" w:cs="微软雅黑"/>
            <w:spacing w:val="-4"/>
            <w:sz w:val="23"/>
            <w:szCs w:val="23"/>
          </w:rPr>
          <w:delText>6、本协议</w:delText>
        </w:r>
      </w:del>
      <w:del w:id="1038" w:author="咨询组" w:date="2026-01-08T14:31:29Z">
        <w:r>
          <w:rPr>
            <w:rFonts w:ascii="微软雅黑" w:hAnsi="微软雅黑" w:eastAsia="微软雅黑" w:cs="微软雅黑"/>
            <w:spacing w:val="-2"/>
            <w:sz w:val="23"/>
            <w:szCs w:val="23"/>
          </w:rPr>
          <w:delText>亦为</w:delText>
        </w:r>
      </w:del>
      <w:del w:id="1039" w:author="咨询组" w:date="2026-01-08T14:31:29Z">
        <w:r>
          <w:rPr>
            <w:rFonts w:ascii="微软雅黑" w:hAnsi="微软雅黑" w:eastAsia="微软雅黑" w:cs="微软雅黑"/>
            <w:spacing w:val="-2"/>
            <w:sz w:val="23"/>
            <w:szCs w:val="23"/>
            <w14:textOutline w14:w="4358" w14:cap="flat" w14:cmpd="sng">
              <w14:solidFill>
                <w14:srgbClr w14:val="000000"/>
              </w14:solidFill>
              <w14:prstDash w14:val="solid"/>
              <w14:miter w14:val="0"/>
            </w14:textOutline>
          </w:rPr>
          <w:delText>保密信息</w:delText>
        </w:r>
      </w:del>
      <w:del w:id="1040" w:author="咨询组" w:date="2026-01-08T14:31:29Z">
        <w:r>
          <w:rPr>
            <w:rFonts w:ascii="微软雅黑" w:hAnsi="微软雅黑" w:eastAsia="微软雅黑" w:cs="微软雅黑"/>
            <w:spacing w:val="-2"/>
            <w:sz w:val="23"/>
            <w:szCs w:val="23"/>
          </w:rPr>
          <w:delText>，</w:delText>
        </w:r>
      </w:del>
      <w:del w:id="1041" w:author="咨询组" w:date="2026-01-08T14:31:29Z">
        <w:r>
          <w:rPr>
            <w:rFonts w:ascii="微软雅黑" w:hAnsi="微软雅黑" w:eastAsia="微软雅黑" w:cs="微软雅黑"/>
            <w:spacing w:val="-2"/>
            <w:sz w:val="23"/>
            <w:szCs w:val="23"/>
            <w14:textOutline w14:w="4358" w14:cap="flat" w14:cmpd="sng">
              <w14:solidFill>
                <w14:srgbClr w14:val="000000"/>
              </w14:solidFill>
              <w14:prstDash w14:val="solid"/>
              <w14:miter w14:val="0"/>
            </w14:textOutline>
          </w:rPr>
          <w:delText>乙方</w:delText>
        </w:r>
      </w:del>
      <w:del w:id="1042" w:author="咨询组" w:date="2026-01-08T14:31:29Z">
        <w:r>
          <w:rPr>
            <w:rFonts w:ascii="微软雅黑" w:hAnsi="微软雅黑" w:eastAsia="微软雅黑" w:cs="微软雅黑"/>
            <w:spacing w:val="-2"/>
            <w:sz w:val="23"/>
            <w:szCs w:val="23"/>
          </w:rPr>
          <w:delText>亦需保密。</w:delText>
        </w:r>
      </w:del>
    </w:p>
    <w:p w14:paraId="1236CBFA">
      <w:pPr>
        <w:spacing w:before="277" w:line="244" w:lineRule="auto"/>
        <w:ind w:left="116" w:right="777" w:firstLine="4"/>
        <w:rPr>
          <w:del w:id="1043" w:author="咨询组" w:date="2026-01-08T14:31:29Z"/>
          <w:rFonts w:ascii="微软雅黑" w:hAnsi="微软雅黑" w:eastAsia="微软雅黑" w:cs="微软雅黑"/>
          <w:sz w:val="23"/>
          <w:szCs w:val="23"/>
        </w:rPr>
      </w:pPr>
      <w:del w:id="1044" w:author="咨询组" w:date="2026-01-08T14:31:29Z">
        <w:r>
          <w:rPr>
            <w:rFonts w:ascii="微软雅黑" w:hAnsi="微软雅黑" w:eastAsia="微软雅黑" w:cs="微软雅黑"/>
            <w:spacing w:val="5"/>
            <w:sz w:val="23"/>
            <w:szCs w:val="23"/>
          </w:rPr>
          <w:delText>7、本补充协议是原协议的有效补充，是原协议的组成部分，本协议与原协议</w:delText>
        </w:r>
      </w:del>
      <w:del w:id="1045" w:author="咨询组" w:date="2026-01-08T14:31:29Z">
        <w:r>
          <w:rPr>
            <w:rFonts w:ascii="微软雅黑" w:hAnsi="微软雅黑" w:eastAsia="微软雅黑" w:cs="微软雅黑"/>
            <w:sz w:val="23"/>
            <w:szCs w:val="23"/>
          </w:rPr>
          <w:delText>约</w:delText>
        </w:r>
      </w:del>
      <w:del w:id="1046" w:author="咨询组" w:date="2026-01-08T14:31:29Z">
        <w:r>
          <w:rPr>
            <w:rFonts w:ascii="微软雅黑" w:hAnsi="微软雅黑" w:eastAsia="微软雅黑" w:cs="微软雅黑"/>
            <w:spacing w:val="-1"/>
            <w:sz w:val="23"/>
            <w:szCs w:val="23"/>
          </w:rPr>
          <w:delText>定不一致的，以本协议约定为准，本协议未约定的</w:delText>
        </w:r>
      </w:del>
      <w:del w:id="1047" w:author="咨询组" w:date="2026-01-08T14:31:29Z">
        <w:r>
          <w:rPr>
            <w:rFonts w:ascii="微软雅黑" w:hAnsi="微软雅黑" w:eastAsia="微软雅黑" w:cs="微软雅黑"/>
            <w:sz w:val="23"/>
            <w:szCs w:val="23"/>
          </w:rPr>
          <w:delText>，仍按原协议有关约定执行。</w:delText>
        </w:r>
      </w:del>
    </w:p>
    <w:p w14:paraId="723F5310">
      <w:pPr>
        <w:spacing w:before="279" w:line="207" w:lineRule="auto"/>
        <w:ind w:left="120"/>
        <w:rPr>
          <w:del w:id="1048" w:author="咨询组" w:date="2026-01-08T14:31:29Z"/>
          <w:rFonts w:ascii="微软雅黑" w:hAnsi="微软雅黑" w:eastAsia="微软雅黑" w:cs="微软雅黑"/>
          <w:sz w:val="23"/>
          <w:szCs w:val="23"/>
        </w:rPr>
      </w:pPr>
      <w:del w:id="1049" w:author="咨询组" w:date="2026-01-08T14:31:29Z">
        <w:r>
          <w:rPr>
            <w:rFonts w:ascii="微软雅黑" w:hAnsi="微软雅黑" w:eastAsia="微软雅黑" w:cs="微软雅黑"/>
            <w:spacing w:val="6"/>
            <w:sz w:val="23"/>
            <w:szCs w:val="23"/>
          </w:rPr>
          <w:delText>8、</w:delText>
        </w:r>
      </w:del>
      <w:del w:id="1050" w:author="咨询组" w:date="2026-01-08T14:31:29Z">
        <w:r>
          <w:rPr>
            <w:rFonts w:ascii="微软雅黑" w:hAnsi="微软雅黑" w:eastAsia="微软雅黑" w:cs="微软雅黑"/>
            <w:spacing w:val="6"/>
            <w:sz w:val="23"/>
            <w:szCs w:val="23"/>
            <w14:textOutline w14:w="4358" w14:cap="flat" w14:cmpd="sng">
              <w14:solidFill>
                <w14:srgbClr w14:val="000000"/>
              </w14:solidFill>
              <w14:prstDash w14:val="solid"/>
              <w14:miter w14:val="0"/>
            </w14:textOutline>
          </w:rPr>
          <w:delText>本</w:delText>
        </w:r>
      </w:del>
      <w:del w:id="1051" w:author="咨询组" w:date="2026-01-08T14:31:29Z">
        <w:r>
          <w:rPr>
            <w:rFonts w:ascii="微软雅黑" w:hAnsi="微软雅黑" w:eastAsia="微软雅黑" w:cs="微软雅黑"/>
            <w:spacing w:val="3"/>
            <w:sz w:val="23"/>
            <w:szCs w:val="23"/>
            <w14:textOutline w14:w="4358" w14:cap="flat" w14:cmpd="sng">
              <w14:solidFill>
                <w14:srgbClr w14:val="000000"/>
              </w14:solidFill>
              <w14:prstDash w14:val="solid"/>
              <w14:miter w14:val="0"/>
            </w14:textOutline>
          </w:rPr>
          <w:delText>协议</w:delText>
        </w:r>
      </w:del>
      <w:del w:id="1052" w:author="咨询组" w:date="2026-01-08T14:31:29Z">
        <w:r>
          <w:rPr>
            <w:rFonts w:ascii="微软雅黑" w:hAnsi="微软雅黑" w:eastAsia="微软雅黑" w:cs="微软雅黑"/>
            <w:spacing w:val="3"/>
            <w:sz w:val="23"/>
            <w:szCs w:val="23"/>
          </w:rPr>
          <w:delText>正本一式贰份，</w:delText>
        </w:r>
      </w:del>
      <w:del w:id="1053" w:author="咨询组" w:date="2026-01-08T14:31:29Z">
        <w:r>
          <w:rPr>
            <w:rFonts w:ascii="微软雅黑" w:hAnsi="微软雅黑" w:eastAsia="微软雅黑" w:cs="微软雅黑"/>
            <w:spacing w:val="3"/>
            <w:sz w:val="23"/>
            <w:szCs w:val="23"/>
            <w14:textOutline w14:w="4358" w14:cap="flat" w14:cmpd="sng">
              <w14:solidFill>
                <w14:srgbClr w14:val="000000"/>
              </w14:solidFill>
              <w14:prstDash w14:val="solid"/>
              <w14:miter w14:val="0"/>
            </w14:textOutline>
          </w:rPr>
          <w:delText>双方</w:delText>
        </w:r>
      </w:del>
      <w:del w:id="1054" w:author="咨询组" w:date="2026-01-08T14:31:29Z">
        <w:r>
          <w:rPr>
            <w:rFonts w:ascii="微软雅黑" w:hAnsi="微软雅黑" w:eastAsia="微软雅黑" w:cs="微软雅黑"/>
            <w:spacing w:val="3"/>
            <w:sz w:val="23"/>
            <w:szCs w:val="23"/>
          </w:rPr>
          <w:delText>各执壹份，具同等法律效力。</w:delText>
        </w:r>
      </w:del>
    </w:p>
    <w:p w14:paraId="7BF29697">
      <w:pPr>
        <w:spacing w:before="278" w:line="207" w:lineRule="auto"/>
        <w:ind w:left="120"/>
        <w:rPr>
          <w:del w:id="1055" w:author="咨询组" w:date="2026-01-08T14:31:29Z"/>
          <w:rFonts w:ascii="微软雅黑" w:hAnsi="微软雅黑" w:eastAsia="微软雅黑" w:cs="微软雅黑"/>
          <w:sz w:val="23"/>
          <w:szCs w:val="23"/>
        </w:rPr>
      </w:pPr>
      <w:del w:id="1056" w:author="咨询组" w:date="2026-01-08T14:31:29Z">
        <w:r>
          <w:rPr>
            <w:rFonts w:ascii="微软雅黑" w:hAnsi="微软雅黑" w:eastAsia="微软雅黑" w:cs="微软雅黑"/>
            <w:spacing w:val="-1"/>
            <w:sz w:val="23"/>
            <w:szCs w:val="23"/>
          </w:rPr>
          <w:delText>9、本协议签署时间：年月</w:delText>
        </w:r>
      </w:del>
      <w:del w:id="1057" w:author="咨询组" w:date="2026-01-08T14:31:29Z">
        <w:r>
          <w:rPr>
            <w:rFonts w:ascii="微软雅黑" w:hAnsi="微软雅黑" w:eastAsia="微软雅黑" w:cs="微软雅黑"/>
            <w:sz w:val="23"/>
            <w:szCs w:val="23"/>
          </w:rPr>
          <w:delText>日。</w:delText>
        </w:r>
      </w:del>
    </w:p>
    <w:p w14:paraId="4D475AB4">
      <w:pPr>
        <w:spacing w:before="280" w:line="244" w:lineRule="auto"/>
        <w:ind w:left="118" w:right="839" w:firstLine="12"/>
        <w:rPr>
          <w:del w:id="1058" w:author="咨询组" w:date="2026-01-08T14:31:29Z"/>
          <w:rFonts w:ascii="微软雅黑" w:hAnsi="微软雅黑" w:eastAsia="微软雅黑" w:cs="微软雅黑"/>
          <w:sz w:val="23"/>
          <w:szCs w:val="23"/>
        </w:rPr>
      </w:pPr>
      <w:del w:id="1059" w:author="咨询组" w:date="2026-01-08T14:31:29Z">
        <w:r>
          <w:rPr>
            <w:rFonts w:ascii="微软雅黑" w:hAnsi="微软雅黑" w:eastAsia="微软雅黑" w:cs="微软雅黑"/>
            <w:spacing w:val="10"/>
            <w:sz w:val="23"/>
            <w:szCs w:val="23"/>
          </w:rPr>
          <w:delText>10、</w:delText>
        </w:r>
      </w:del>
      <w:del w:id="1060" w:author="咨询组" w:date="2026-01-08T14:31:29Z">
        <w:r>
          <w:rPr>
            <w:rFonts w:ascii="微软雅黑" w:hAnsi="微软雅黑" w:eastAsia="微软雅黑" w:cs="微软雅黑"/>
            <w:spacing w:val="8"/>
            <w:sz w:val="23"/>
            <w:szCs w:val="23"/>
          </w:rPr>
          <w:delText>乙</w:delText>
        </w:r>
      </w:del>
      <w:del w:id="1061" w:author="咨询组" w:date="2026-01-08T14:31:29Z">
        <w:r>
          <w:rPr>
            <w:rFonts w:ascii="微软雅黑" w:hAnsi="微软雅黑" w:eastAsia="微软雅黑" w:cs="微软雅黑"/>
            <w:spacing w:val="5"/>
            <w:sz w:val="23"/>
            <w:szCs w:val="23"/>
          </w:rPr>
          <w:delText>方确认在签署本协议前已完整审阅过协议内容，并完全了解协议各条款的</w:delText>
        </w:r>
      </w:del>
      <w:del w:id="1062" w:author="咨询组" w:date="2026-01-08T14:31:29Z">
        <w:r>
          <w:rPr>
            <w:rFonts w:ascii="微软雅黑" w:hAnsi="微软雅黑" w:eastAsia="微软雅黑" w:cs="微软雅黑"/>
            <w:spacing w:val="7"/>
            <w:sz w:val="23"/>
            <w:szCs w:val="23"/>
          </w:rPr>
          <w:delText>法律含义</w:delText>
        </w:r>
      </w:del>
      <w:del w:id="1063" w:author="咨询组" w:date="2026-01-08T14:31:29Z">
        <w:r>
          <w:rPr>
            <w:rFonts w:ascii="微软雅黑" w:hAnsi="微软雅黑" w:eastAsia="微软雅黑" w:cs="微软雅黑"/>
            <w:spacing w:val="6"/>
            <w:sz w:val="23"/>
            <w:szCs w:val="23"/>
          </w:rPr>
          <w:delText>。</w:delText>
        </w:r>
      </w:del>
    </w:p>
    <w:p w14:paraId="0E4C2C18">
      <w:pPr>
        <w:spacing w:line="205" w:lineRule="exact"/>
        <w:rPr>
          <w:del w:id="1064" w:author="咨询组" w:date="2026-01-08T14:31:29Z"/>
        </w:rPr>
      </w:pPr>
    </w:p>
    <w:tbl>
      <w:tblPr>
        <w:tblStyle w:val="6"/>
        <w:tblW w:w="9253" w:type="dxa"/>
        <w:tblInd w:w="2" w:type="dxa"/>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Layout w:type="fixed"/>
        <w:tblCellMar>
          <w:top w:w="0" w:type="dxa"/>
          <w:left w:w="0" w:type="dxa"/>
          <w:bottom w:w="0" w:type="dxa"/>
          <w:right w:w="0" w:type="dxa"/>
        </w:tblCellMar>
      </w:tblPr>
      <w:tblGrid>
        <w:gridCol w:w="4675"/>
        <w:gridCol w:w="4578"/>
      </w:tblGrid>
      <w:tr w14:paraId="15B90486">
        <w:tblPrEx>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CellMar>
            <w:top w:w="0" w:type="dxa"/>
            <w:left w:w="0" w:type="dxa"/>
            <w:bottom w:w="0" w:type="dxa"/>
            <w:right w:w="0" w:type="dxa"/>
          </w:tblCellMar>
        </w:tblPrEx>
        <w:trPr>
          <w:trHeight w:val="784" w:hRule="atLeast"/>
          <w:del w:id="1065" w:author="咨询组" w:date="2026-01-08T14:31:29Z"/>
        </w:trPr>
        <w:tc>
          <w:tcPr>
            <w:tcW w:w="4675" w:type="dxa"/>
            <w:vAlign w:val="top"/>
          </w:tcPr>
          <w:p w14:paraId="3A0501E9">
            <w:pPr>
              <w:spacing w:before="138" w:line="208" w:lineRule="auto"/>
              <w:ind w:left="140"/>
              <w:rPr>
                <w:del w:id="1066" w:author="咨询组" w:date="2026-01-08T14:31:29Z"/>
                <w:rFonts w:ascii="微软雅黑" w:hAnsi="微软雅黑" w:eastAsia="微软雅黑" w:cs="微软雅黑"/>
                <w:sz w:val="23"/>
                <w:szCs w:val="23"/>
              </w:rPr>
            </w:pPr>
            <w:del w:id="1067" w:author="咨询组" w:date="2026-01-08T14:31:29Z">
              <w:r>
                <w:rPr>
                  <w:rFonts w:ascii="微软雅黑" w:hAnsi="微软雅黑" w:eastAsia="微软雅黑" w:cs="微软雅黑"/>
                  <w:spacing w:val="-5"/>
                  <w:sz w:val="23"/>
                  <w:szCs w:val="23"/>
                  <w14:textOutline w14:w="4358" w14:cap="flat" w14:cmpd="sng">
                    <w14:solidFill>
                      <w14:srgbClr w14:val="000000"/>
                    </w14:solidFill>
                    <w14:prstDash w14:val="solid"/>
                    <w14:miter w14:val="0"/>
                  </w14:textOutline>
                </w:rPr>
                <w:delText>甲</w:delText>
              </w:r>
            </w:del>
            <w:del w:id="1068" w:author="咨询组" w:date="2026-01-08T14:31:29Z">
              <w:r>
                <w:rPr>
                  <w:rFonts w:ascii="微软雅黑" w:hAnsi="微软雅黑" w:eastAsia="微软雅黑" w:cs="微软雅黑"/>
                  <w:spacing w:val="-4"/>
                  <w:sz w:val="23"/>
                  <w:szCs w:val="23"/>
                  <w14:textOutline w14:w="4358" w14:cap="flat" w14:cmpd="sng">
                    <w14:solidFill>
                      <w14:srgbClr w14:val="000000"/>
                    </w14:solidFill>
                    <w14:prstDash w14:val="solid"/>
                    <w14:miter w14:val="0"/>
                  </w14:textOutline>
                </w:rPr>
                <w:delText>方</w:delText>
              </w:r>
            </w:del>
            <w:del w:id="1069" w:author="咨询组" w:date="2026-01-08T14:31:29Z">
              <w:r>
                <w:rPr>
                  <w:rFonts w:ascii="微软雅黑" w:hAnsi="微软雅黑" w:eastAsia="微软雅黑" w:cs="微软雅黑"/>
                  <w:spacing w:val="-4"/>
                  <w:sz w:val="23"/>
                  <w:szCs w:val="23"/>
                </w:rPr>
                <w:delText>：</w:delText>
              </w:r>
            </w:del>
          </w:p>
        </w:tc>
        <w:tc>
          <w:tcPr>
            <w:tcW w:w="4578" w:type="dxa"/>
            <w:vAlign w:val="top"/>
          </w:tcPr>
          <w:p w14:paraId="0778A167">
            <w:pPr>
              <w:spacing w:before="138" w:line="208" w:lineRule="auto"/>
              <w:ind w:left="124"/>
              <w:rPr>
                <w:del w:id="1070" w:author="咨询组" w:date="2026-01-08T14:31:29Z"/>
                <w:rFonts w:ascii="微软雅黑" w:hAnsi="微软雅黑" w:eastAsia="微软雅黑" w:cs="微软雅黑"/>
                <w:sz w:val="23"/>
                <w:szCs w:val="23"/>
              </w:rPr>
            </w:pPr>
            <w:del w:id="1071" w:author="咨询组" w:date="2026-01-08T14:31:29Z">
              <w:r>
                <w:rPr>
                  <w:rFonts w:ascii="微软雅黑" w:hAnsi="微软雅黑" w:eastAsia="微软雅黑" w:cs="微软雅黑"/>
                  <w:spacing w:val="1"/>
                  <w:sz w:val="23"/>
                  <w:szCs w:val="23"/>
                  <w14:textOutline w14:w="4358" w14:cap="flat" w14:cmpd="sng">
                    <w14:solidFill>
                      <w14:srgbClr w14:val="000000"/>
                    </w14:solidFill>
                    <w14:prstDash w14:val="solid"/>
                    <w14:miter w14:val="0"/>
                  </w14:textOutline>
                </w:rPr>
                <w:delText>乙</w:delText>
              </w:r>
            </w:del>
            <w:del w:id="1072" w:author="咨询组" w:date="2026-01-08T14:31:29Z">
              <w:r>
                <w:rPr>
                  <w:rFonts w:ascii="微软雅黑" w:hAnsi="微软雅黑" w:eastAsia="微软雅黑" w:cs="微软雅黑"/>
                  <w:sz w:val="23"/>
                  <w:szCs w:val="23"/>
                  <w14:textOutline w14:w="4358" w14:cap="flat" w14:cmpd="sng">
                    <w14:solidFill>
                      <w14:srgbClr w14:val="000000"/>
                    </w14:solidFill>
                    <w14:prstDash w14:val="solid"/>
                    <w14:miter w14:val="0"/>
                  </w14:textOutline>
                </w:rPr>
                <w:delText>方</w:delText>
              </w:r>
            </w:del>
            <w:del w:id="1073" w:author="咨询组" w:date="2026-01-08T14:31:29Z">
              <w:r>
                <w:rPr>
                  <w:rFonts w:ascii="微软雅黑" w:hAnsi="微软雅黑" w:eastAsia="微软雅黑" w:cs="微软雅黑"/>
                  <w:sz w:val="23"/>
                  <w:szCs w:val="23"/>
                </w:rPr>
                <w:delText>：</w:delText>
              </w:r>
            </w:del>
          </w:p>
        </w:tc>
      </w:tr>
      <w:tr w14:paraId="5DE6DF13">
        <w:tblPrEx>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CellMar>
            <w:top w:w="0" w:type="dxa"/>
            <w:left w:w="0" w:type="dxa"/>
            <w:bottom w:w="0" w:type="dxa"/>
            <w:right w:w="0" w:type="dxa"/>
          </w:tblCellMar>
        </w:tblPrEx>
        <w:trPr>
          <w:trHeight w:val="778" w:hRule="atLeast"/>
          <w:del w:id="1074" w:author="咨询组" w:date="2026-01-08T14:31:29Z"/>
        </w:trPr>
        <w:tc>
          <w:tcPr>
            <w:tcW w:w="4675" w:type="dxa"/>
            <w:vAlign w:val="top"/>
          </w:tcPr>
          <w:p w14:paraId="407F948E">
            <w:pPr>
              <w:tabs>
                <w:tab w:val="left" w:pos="1176"/>
              </w:tabs>
              <w:spacing w:before="133" w:line="203" w:lineRule="auto"/>
              <w:ind w:left="1062"/>
              <w:rPr>
                <w:del w:id="1075" w:author="咨询组" w:date="2026-01-08T14:31:29Z"/>
                <w:rFonts w:ascii="微软雅黑" w:hAnsi="微软雅黑" w:eastAsia="微软雅黑" w:cs="微软雅黑"/>
                <w:sz w:val="23"/>
                <w:szCs w:val="23"/>
              </w:rPr>
            </w:pPr>
            <w:del w:id="1076" w:author="咨询组" w:date="2026-01-08T14:31:29Z">
              <w:r>
                <w:rPr>
                  <w:rFonts w:ascii="微软雅黑" w:hAnsi="微软雅黑" w:eastAsia="微软雅黑" w:cs="微软雅黑"/>
                  <w:sz w:val="23"/>
                  <w:szCs w:val="23"/>
                </w:rPr>
                <w:tab/>
              </w:r>
            </w:del>
            <w:del w:id="1077" w:author="咨询组" w:date="2026-01-08T14:31:29Z">
              <w:r>
                <w:rPr>
                  <w:rFonts w:ascii="微软雅黑" w:hAnsi="微软雅黑" w:eastAsia="微软雅黑" w:cs="微软雅黑"/>
                  <w:spacing w:val="32"/>
                  <w:sz w:val="23"/>
                  <w:szCs w:val="23"/>
                </w:rPr>
                <w:delText>(盖章</w:delText>
              </w:r>
            </w:del>
            <w:del w:id="1078" w:author="咨询组" w:date="2026-01-08T14:31:29Z">
              <w:r>
                <w:rPr>
                  <w:rFonts w:ascii="微软雅黑" w:hAnsi="微软雅黑" w:eastAsia="微软雅黑" w:cs="微软雅黑"/>
                  <w:spacing w:val="31"/>
                  <w:sz w:val="23"/>
                  <w:szCs w:val="23"/>
                </w:rPr>
                <w:delText>)</w:delText>
              </w:r>
            </w:del>
          </w:p>
        </w:tc>
        <w:tc>
          <w:tcPr>
            <w:tcW w:w="4578" w:type="dxa"/>
            <w:vAlign w:val="top"/>
          </w:tcPr>
          <w:p w14:paraId="005D7A10">
            <w:pPr>
              <w:rPr>
                <w:del w:id="1079" w:author="咨询组" w:date="2026-01-08T14:31:29Z"/>
                <w:rFonts w:ascii="Arial"/>
                <w:sz w:val="21"/>
              </w:rPr>
            </w:pPr>
          </w:p>
        </w:tc>
      </w:tr>
      <w:tr w14:paraId="11262ECC">
        <w:tblPrEx>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CellMar>
            <w:top w:w="0" w:type="dxa"/>
            <w:left w:w="0" w:type="dxa"/>
            <w:bottom w:w="0" w:type="dxa"/>
            <w:right w:w="0" w:type="dxa"/>
          </w:tblCellMar>
        </w:tblPrEx>
        <w:trPr>
          <w:trHeight w:val="846" w:hRule="atLeast"/>
          <w:del w:id="1080" w:author="咨询组" w:date="2026-01-08T14:31:29Z"/>
        </w:trPr>
        <w:tc>
          <w:tcPr>
            <w:tcW w:w="4675" w:type="dxa"/>
            <w:vAlign w:val="top"/>
          </w:tcPr>
          <w:p w14:paraId="2738C938">
            <w:pPr>
              <w:spacing w:before="200" w:line="207" w:lineRule="auto"/>
              <w:ind w:left="114"/>
              <w:rPr>
                <w:del w:id="1081" w:author="咨询组" w:date="2026-01-08T14:31:29Z"/>
                <w:rFonts w:ascii="微软雅黑" w:hAnsi="微软雅黑" w:eastAsia="微软雅黑" w:cs="微软雅黑"/>
                <w:sz w:val="23"/>
                <w:szCs w:val="23"/>
              </w:rPr>
            </w:pPr>
            <w:del w:id="1082" w:author="咨询组" w:date="2026-01-08T14:31:29Z">
              <w:r>
                <w:rPr>
                  <w:rFonts w:ascii="微软雅黑" w:hAnsi="微软雅黑" w:eastAsia="微软雅黑" w:cs="微软雅黑"/>
                  <w:spacing w:val="9"/>
                  <w:sz w:val="23"/>
                  <w:szCs w:val="23"/>
                </w:rPr>
                <w:delText>签</w:delText>
              </w:r>
            </w:del>
            <w:del w:id="1083" w:author="咨询组" w:date="2026-01-08T14:31:29Z">
              <w:r>
                <w:rPr>
                  <w:rFonts w:ascii="微软雅黑" w:hAnsi="微软雅黑" w:eastAsia="微软雅黑" w:cs="微软雅黑"/>
                  <w:spacing w:val="6"/>
                  <w:sz w:val="23"/>
                  <w:szCs w:val="23"/>
                </w:rPr>
                <w:delText>订日期：</w:delText>
              </w:r>
            </w:del>
          </w:p>
        </w:tc>
        <w:tc>
          <w:tcPr>
            <w:tcW w:w="4578" w:type="dxa"/>
            <w:vAlign w:val="top"/>
          </w:tcPr>
          <w:p w14:paraId="008CBE03">
            <w:pPr>
              <w:spacing w:before="200" w:line="207" w:lineRule="auto"/>
              <w:ind w:left="112"/>
              <w:rPr>
                <w:del w:id="1084" w:author="咨询组" w:date="2026-01-08T14:31:29Z"/>
                <w:rFonts w:ascii="微软雅黑" w:hAnsi="微软雅黑" w:eastAsia="微软雅黑" w:cs="微软雅黑"/>
                <w:sz w:val="23"/>
                <w:szCs w:val="23"/>
              </w:rPr>
            </w:pPr>
            <w:del w:id="1085" w:author="咨询组" w:date="2026-01-08T14:31:29Z">
              <w:r>
                <w:rPr>
                  <w:rFonts w:ascii="微软雅黑" w:hAnsi="微软雅黑" w:eastAsia="微软雅黑" w:cs="微软雅黑"/>
                  <w:spacing w:val="9"/>
                  <w:sz w:val="23"/>
                  <w:szCs w:val="23"/>
                </w:rPr>
                <w:delText>签</w:delText>
              </w:r>
            </w:del>
            <w:del w:id="1086" w:author="咨询组" w:date="2026-01-08T14:31:29Z">
              <w:r>
                <w:rPr>
                  <w:rFonts w:ascii="微软雅黑" w:hAnsi="微软雅黑" w:eastAsia="微软雅黑" w:cs="微软雅黑"/>
                  <w:spacing w:val="6"/>
                  <w:sz w:val="23"/>
                  <w:szCs w:val="23"/>
                </w:rPr>
                <w:delText>订日期：</w:delText>
              </w:r>
            </w:del>
          </w:p>
        </w:tc>
      </w:tr>
    </w:tbl>
    <w:p w14:paraId="7F54F7B8">
      <w:pPr>
        <w:rPr>
          <w:rFonts w:ascii="Arial"/>
          <w:sz w:val="21"/>
        </w:rPr>
      </w:pPr>
    </w:p>
    <w:sectPr>
      <w:headerReference r:id="rId22" w:type="default"/>
      <w:footerReference r:id="rId23" w:type="default"/>
      <w:pgSz w:w="11906" w:h="16839"/>
      <w:pgMar w:top="400" w:right="960" w:bottom="786" w:left="1687" w:header="0" w:footer="626"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634A43">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51C5E">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82B66B">
    <w:pPr>
      <w:spacing w:line="14" w:lineRule="auto"/>
      <w:rPr>
        <w:rFonts w:ascii="Arial"/>
        <w:sz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B4FAA5">
    <w:pPr>
      <w:pStyle w:val="2"/>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13BA3D">
    <w:pPr>
      <w:pStyle w:val="2"/>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F990ED">
    <w:pPr>
      <w:pStyle w:val="2"/>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2CD760">
    <w:pPr>
      <w:pStyle w:val="2"/>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CB72C6">
    <w:pPr>
      <w:pStyle w:val="2"/>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4F046B">
    <w:pPr>
      <w:pStyle w:val="2"/>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A823E7">
    <w:pPr>
      <w:pStyle w:val="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406627">
    <w:pPr>
      <w:pStyle w:val="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8FCE1B">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4E080E">
    <w:pPr>
      <w:pStyle w:val="3"/>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61B685">
    <w:pPr>
      <w:pStyle w:val="3"/>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7B9D1F">
    <w:pPr>
      <w:pStyle w:val="3"/>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272660">
    <w:pPr>
      <w:pStyle w:val="3"/>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A1B400">
    <w:pPr>
      <w:pStyle w:val="3"/>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40CE2C">
    <w:pPr>
      <w:pStyle w:val="3"/>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AB5A89">
    <w:pPr>
      <w:pStyle w:val="3"/>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咨询组">
    <w15:presenceInfo w15:providerId="None" w15:userId="咨询组"/>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revisionView w:markup="0"/>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06F5853"/>
    <w:rsid w:val="03CA3A4E"/>
    <w:rsid w:val="076F023F"/>
    <w:rsid w:val="0A6265CB"/>
    <w:rsid w:val="178A3AD0"/>
    <w:rsid w:val="1D3820C8"/>
    <w:rsid w:val="29D60CAE"/>
    <w:rsid w:val="2DD45CBB"/>
    <w:rsid w:val="2E3859E0"/>
    <w:rsid w:val="46E12E64"/>
    <w:rsid w:val="5A556A99"/>
    <w:rsid w:val="6E06488E"/>
    <w:rsid w:val="7CE250D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6">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0" Type="http://schemas.microsoft.com/office/2011/relationships/people" Target="people.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image" Target="media/image3.png"/><Relationship Id="rId26" Type="http://schemas.openxmlformats.org/officeDocument/2006/relationships/image" Target="media/image2.png"/><Relationship Id="rId25" Type="http://schemas.openxmlformats.org/officeDocument/2006/relationships/image" Target="media/image1.png"/><Relationship Id="rId24" Type="http://schemas.openxmlformats.org/officeDocument/2006/relationships/theme" Target="theme/theme1.xml"/><Relationship Id="rId23" Type="http://schemas.openxmlformats.org/officeDocument/2006/relationships/footer" Target="footer10.xml"/><Relationship Id="rId22" Type="http://schemas.openxmlformats.org/officeDocument/2006/relationships/header" Target="header9.xml"/><Relationship Id="rId21" Type="http://schemas.openxmlformats.org/officeDocument/2006/relationships/footer" Target="footer9.xml"/><Relationship Id="rId20" Type="http://schemas.openxmlformats.org/officeDocument/2006/relationships/header" Target="header8.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header" Target="header7.xml"/><Relationship Id="rId17" Type="http://schemas.openxmlformats.org/officeDocument/2006/relationships/footer" Target="footer7.xml"/><Relationship Id="rId16" Type="http://schemas.openxmlformats.org/officeDocument/2006/relationships/header" Target="header6.xml"/><Relationship Id="rId15" Type="http://schemas.openxmlformats.org/officeDocument/2006/relationships/footer" Target="foot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9"/>
    <customShpInfo spid="_x0000_s1030"/>
    <customShpInfo spid="_x0000_s1031"/>
    <customShpInfo spid="_x0000_s103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18</Pages>
  <TotalTime>192</TotalTime>
  <ScaleCrop>false</ScaleCrop>
  <LinksUpToDate>false</LinksUpToDate>
  <Application>WPS Office_12.8.2.19435_F1E327BC-269C-435d-A152-05C5408002CA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2025-12-26T18:29:00Z</dcterms:created>
  <dc:creator>Jiao Peng 焦鹏</dc:creator>
  <cp:lastModifiedBy>咨询组</cp:lastModifiedBy>
  <dcterms:modified xsi:type="dcterms:W3CDTF">2026-01-27T01:05:38Z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wqlLaW5nc29mdCBQREYgdG8gV1BTIDgw</vt:lpwstr>
  </property>
  <property fmtid="{D5CDD505-2E9C-101B-9397-08002B2CF9AE}" pid="3" name="Created">
    <vt:filetime>2026-01-07T09:06:57Z</vt:filetime>
  </property>
  <property fmtid="{D5CDD505-2E9C-101B-9397-08002B2CF9AE}" pid="4" name="KSOProductBuildVer">
    <vt:lpwstr>2052-12.8.2.19435</vt:lpwstr>
  </property>
  <property fmtid="{D5CDD505-2E9C-101B-9397-08002B2CF9AE}" pid="5" name="ICV">
    <vt:lpwstr>1F3405EAD4F0433B81C689F8DEEE6427_12</vt:lpwstr>
  </property>
</Properties>
</file>
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144E9">
      <w:pPr>
        <w:spacing w:after="156" w:afterLines="50" w:line="400" w:lineRule="exact"/>
        <w:jc w:val="center"/>
        <w:rPr>
          <w:rFonts w:hint="eastAsia" w:ascii="黑体" w:hAnsi="黑体" w:eastAsia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/>
          <w:b/>
          <w:bCs/>
          <w:sz w:val="30"/>
          <w:szCs w:val="30"/>
          <w:u w:val="none"/>
        </w:rPr>
        <w:t>关于进一步明确经理人外部兼职管理要求的通知</w:t>
      </w:r>
      <w:r>
        <w:rPr>
          <w:rFonts w:hint="eastAsia" w:ascii="黑体" w:hAnsi="黑体" w:eastAsia="黑体"/>
          <w:b/>
          <w:bCs/>
          <w:sz w:val="30"/>
          <w:szCs w:val="30"/>
          <w:u w:val="none"/>
          <w:lang w:val="en-US" w:eastAsia="zh-CN"/>
        </w:rPr>
        <w:t>(华啤人〔2022〕859号)</w:t>
      </w:r>
    </w:p>
    <w:p w14:paraId="1EE4296A">
      <w:pPr>
        <w:spacing w:line="240" w:lineRule="auto"/>
        <w:ind w:firstLine="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///</w:t>
      </w:r>
    </w:p>
    <w:p w14:paraId="40F55609">
      <w:pPr>
        <w:spacing w:line="440" w:lineRule="exact"/>
        <w:rPr>
          <w:rFonts w:ascii="宋体" w:hAnsi="宋体" w:eastAsia="宋体" w:cs="Arial"/>
          <w:bCs/>
          <w:kern w:val="0"/>
          <w:sz w:val="24"/>
          <w:szCs w:val="24"/>
        </w:rPr>
      </w:pPr>
      <w:r>
        <w:rPr>
          <w:rFonts w:hint="eastAsia" w:ascii="宋体" w:hAnsi="宋体" w:eastAsia="宋体" w:cs="Arial"/>
          <w:bCs/>
          <w:kern w:val="0"/>
          <w:sz w:val="24"/>
          <w:szCs w:val="24"/>
        </w:rPr>
        <w:t>华润雪花及华润酒业总部各中心/职能部门、区域公司、直属工厂：</w:t>
      </w:r>
    </w:p>
    <w:p w14:paraId="39F0601E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为贯彻落实全面从严治党的要求，进一步规范</w:t>
      </w:r>
      <w:del w:id="0" w:author="咨询组" w:date="2026-01-20T15:50:20Z">
        <w:r>
          <w:rPr>
            <w:rFonts w:hint="eastAsia"/>
            <w:sz w:val="24"/>
          </w:rPr>
          <w:delText>经理人</w:delText>
        </w:r>
      </w:del>
      <w:ins w:id="1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外部兼职管理，在《</w:t>
      </w:r>
      <w:ins w:id="2" w:author="咨询组" w:date="2026-01-06T17:26:05Z">
        <w:r>
          <w:rPr>
            <w:rFonts w:hint="eastAsia"/>
            <w:sz w:val="24"/>
          </w:rPr>
          <w:t>华润啤酒</w:t>
        </w:r>
      </w:ins>
      <w:ins w:id="3" w:author="咨询组" w:date="2026-01-07T10:24:19Z">
        <w:r>
          <w:rPr>
            <w:rFonts w:hint="eastAsia"/>
            <w:sz w:val="24"/>
            <w:lang w:val="en-US" w:eastAsia="zh-CN"/>
          </w:rPr>
          <w:t>直管</w:t>
        </w:r>
      </w:ins>
      <w:ins w:id="4" w:author="咨询组" w:date="2026-01-07T10:24:21Z">
        <w:r>
          <w:rPr>
            <w:rFonts w:hint="eastAsia"/>
            <w:sz w:val="24"/>
            <w:lang w:val="en-US" w:eastAsia="zh-CN"/>
          </w:rPr>
          <w:t>干部</w:t>
        </w:r>
      </w:ins>
      <w:ins w:id="5" w:author="咨询组" w:date="2026-01-07T10:24:22Z">
        <w:r>
          <w:rPr>
            <w:rFonts w:hint="eastAsia"/>
            <w:sz w:val="24"/>
            <w:lang w:val="en-US" w:eastAsia="zh-CN"/>
          </w:rPr>
          <w:t>管理</w:t>
        </w:r>
      </w:ins>
      <w:ins w:id="6" w:author="咨询组" w:date="2026-01-07T10:24:24Z">
        <w:r>
          <w:rPr>
            <w:rFonts w:hint="eastAsia"/>
            <w:sz w:val="24"/>
            <w:lang w:val="en-US" w:eastAsia="zh-CN"/>
          </w:rPr>
          <w:t>规定</w:t>
        </w:r>
      </w:ins>
      <w:del w:id="7" w:author="咨询组" w:date="2026-01-06T17:26:05Z">
        <w:r>
          <w:rPr>
            <w:rFonts w:hint="eastAsia"/>
            <w:sz w:val="24"/>
          </w:rPr>
          <w:delText>经理人选拔任用管理规定</w:delText>
        </w:r>
      </w:del>
      <w:r>
        <w:rPr>
          <w:rFonts w:hint="eastAsia"/>
          <w:sz w:val="24"/>
        </w:rPr>
        <w:t>》（</w:t>
      </w:r>
      <w:ins w:id="8" w:author="咨询组" w:date="2026-01-07T10:24:42Z">
        <w:r>
          <w:rPr>
            <w:rFonts w:hint="eastAsia"/>
            <w:sz w:val="24"/>
          </w:rPr>
          <w:t>华啤A03-08-人力23A</w:t>
        </w:r>
      </w:ins>
      <w:del w:id="9" w:author="咨询组" w:date="2026-01-06T17:26:15Z">
        <w:r>
          <w:rPr>
            <w:rFonts w:hint="eastAsia"/>
            <w:sz w:val="24"/>
          </w:rPr>
          <w:delText>华啤</w:delText>
        </w:r>
      </w:del>
      <w:del w:id="10" w:author="咨询组" w:date="2026-01-06T17:26:15Z">
        <w:r>
          <w:rPr>
            <w:rFonts w:hint="eastAsia" w:asciiTheme="minorEastAsia" w:hAnsiTheme="minorEastAsia"/>
            <w:sz w:val="24"/>
          </w:rPr>
          <w:delText>A03-34RL22F</w:delText>
        </w:r>
      </w:del>
      <w:r>
        <w:rPr>
          <w:rFonts w:hint="eastAsia" w:asciiTheme="minorEastAsia" w:hAnsiTheme="minorEastAsia"/>
          <w:sz w:val="24"/>
        </w:rPr>
        <w:t>）的基础上，根据中共中央组织部《关于进一步规范党政到干部在企业兼职（任职）问题的意见》（中组发</w:t>
      </w:r>
      <w:r>
        <w:rPr>
          <w:rFonts w:asciiTheme="minorEastAsia" w:hAnsiTheme="minorEastAsia"/>
          <w:sz w:val="24"/>
        </w:rPr>
        <w:t>[2013]18</w:t>
      </w:r>
      <w:r>
        <w:rPr>
          <w:rFonts w:hint="eastAsia" w:asciiTheme="minorEastAsia" w:hAnsiTheme="minorEastAsia"/>
          <w:sz w:val="24"/>
        </w:rPr>
        <w:t>号）、</w:t>
      </w:r>
      <w:r>
        <w:rPr>
          <w:rFonts w:hint="eastAsia"/>
          <w:sz w:val="24"/>
        </w:rPr>
        <w:t>《华润（集团）有限公司领导人员管理规定（征求意见稿）》等有关规定，特制定本通知。</w:t>
      </w:r>
    </w:p>
    <w:p w14:paraId="34A26CDD">
      <w:pPr>
        <w:spacing w:line="240" w:lineRule="auto"/>
        <w:ind w:firstLine="0" w:firstLineChars="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///</w:t>
      </w:r>
    </w:p>
    <w:p w14:paraId="39E3ECBB">
      <w:pPr>
        <w:pStyle w:val="13"/>
        <w:numPr>
          <w:ilvl w:val="0"/>
          <w:numId w:val="0"/>
        </w:numPr>
        <w:spacing w:line="440" w:lineRule="exact"/>
        <w:ind w:left="900" w:leftChars="0" w:hanging="420" w:firstLineChars="0"/>
        <w:rPr>
          <w:b/>
          <w:sz w:val="24"/>
        </w:rPr>
      </w:pPr>
      <w:r>
        <w:rPr>
          <w:rFonts w:asciiTheme="minorHAnsi" w:hAnsiTheme="minorHAnsi" w:eastAsiaTheme="minorEastAsia" w:cstheme="minorBidi"/>
          <w:b/>
          <w:kern w:val="2"/>
          <w:sz w:val="24"/>
          <w:szCs w:val="22"/>
          <w:lang w:val="en-US" w:eastAsia="zh-CN" w:bidi="ar-SA"/>
        </w:rPr>
        <w:t>一、</w:t>
      </w:r>
      <w:r>
        <w:rPr>
          <w:rFonts w:hint="eastAsia"/>
          <w:b/>
          <w:sz w:val="24"/>
        </w:rPr>
        <w:t>外部兼职定义</w:t>
      </w:r>
    </w:p>
    <w:p w14:paraId="655112F1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指</w:t>
      </w:r>
      <w:ins w:id="11" w:author="咨询组" w:date="2026-01-20T16:12:28Z">
        <w:r>
          <w:rPr>
            <w:rFonts w:hint="eastAsia"/>
            <w:sz w:val="24"/>
            <w:lang w:val="en-US" w:eastAsia="zh-CN"/>
          </w:rPr>
          <w:t>华润</w:t>
        </w:r>
      </w:ins>
      <w:ins w:id="12" w:author="咨询组" w:date="2026-01-20T16:12:32Z">
        <w:r>
          <w:rPr>
            <w:rFonts w:hint="eastAsia"/>
            <w:sz w:val="24"/>
            <w:lang w:val="en-US" w:eastAsia="zh-CN"/>
          </w:rPr>
          <w:t>啤酒</w:t>
        </w:r>
      </w:ins>
      <w:ins w:id="13" w:author="咨询组" w:date="2026-01-20T16:12:33Z">
        <w:r>
          <w:rPr>
            <w:rFonts w:hint="eastAsia"/>
            <w:sz w:val="24"/>
            <w:lang w:val="en-US" w:eastAsia="zh-CN"/>
          </w:rPr>
          <w:t>直管</w:t>
        </w:r>
      </w:ins>
      <w:del w:id="14" w:author="咨询组" w:date="2026-01-20T15:50:20Z">
        <w:r>
          <w:rPr>
            <w:rFonts w:hint="eastAsia"/>
            <w:sz w:val="24"/>
          </w:rPr>
          <w:delText>经理人</w:delText>
        </w:r>
      </w:del>
      <w:ins w:id="15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ins w:id="16" w:author="咨询组" w:date="2026-01-20T16:12:36Z">
        <w:r>
          <w:rPr>
            <w:rFonts w:hint="eastAsia"/>
            <w:sz w:val="24"/>
            <w:lang w:eastAsia="zh-CN"/>
          </w:rPr>
          <w:t>（</w:t>
        </w:r>
      </w:ins>
      <w:ins w:id="17" w:author="咨询组" w:date="2026-01-20T16:12:37Z">
        <w:r>
          <w:rPr>
            <w:rFonts w:hint="eastAsia"/>
            <w:sz w:val="24"/>
            <w:lang w:val="en-US" w:eastAsia="zh-CN"/>
          </w:rPr>
          <w:t>M6</w:t>
        </w:r>
      </w:ins>
      <w:ins w:id="18" w:author="咨询组" w:date="2026-01-20T16:12:46Z">
        <w:r>
          <w:rPr>
            <w:rFonts w:hint="eastAsia"/>
            <w:sz w:val="24"/>
            <w:lang w:val="en-US" w:eastAsia="zh-CN"/>
          </w:rPr>
          <w:t>、</w:t>
        </w:r>
      </w:ins>
      <w:ins w:id="19" w:author="咨询组" w:date="2026-01-20T16:12:38Z">
        <w:r>
          <w:rPr>
            <w:rFonts w:hint="eastAsia"/>
            <w:sz w:val="24"/>
            <w:lang w:val="en-US" w:eastAsia="zh-CN"/>
          </w:rPr>
          <w:t>M</w:t>
        </w:r>
      </w:ins>
      <w:ins w:id="20" w:author="咨询组" w:date="2026-01-20T16:12:39Z">
        <w:r>
          <w:rPr>
            <w:rFonts w:hint="eastAsia"/>
            <w:sz w:val="24"/>
            <w:lang w:val="en-US" w:eastAsia="zh-CN"/>
          </w:rPr>
          <w:t>5</w:t>
        </w:r>
      </w:ins>
      <w:ins w:id="21" w:author="咨询组" w:date="2026-01-20T16:12:40Z">
        <w:r>
          <w:rPr>
            <w:rFonts w:hint="eastAsia"/>
            <w:sz w:val="24"/>
            <w:lang w:val="en-US" w:eastAsia="zh-CN"/>
          </w:rPr>
          <w:t>)</w:t>
        </w:r>
      </w:ins>
      <w:r>
        <w:rPr>
          <w:rFonts w:hint="eastAsia"/>
          <w:sz w:val="24"/>
        </w:rPr>
        <w:t>在华润啤酒（指华润啤酒及下属子公司（含参控股公司））以外的单位或社会团体、基金会、国际组织、高校、科研院所等的兼职。兼职职务包括但不限于：顾问、外部董事、独立董事、监事、理事、会员、副会长、名誉会长等领导或名誉职务。</w:t>
      </w:r>
    </w:p>
    <w:p w14:paraId="4C6040B4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其中兼职华润集团内部其他业务单元或利润中心的，依据</w:t>
      </w:r>
      <w:ins w:id="22" w:author="咨询组" w:date="2026-01-07T10:24:54Z">
        <w:r>
          <w:rPr>
            <w:rFonts w:hint="eastAsia"/>
            <w:sz w:val="24"/>
          </w:rPr>
          <w:t>《华润啤酒</w:t>
        </w:r>
      </w:ins>
      <w:ins w:id="23" w:author="咨询组" w:date="2026-01-07T10:24:54Z">
        <w:r>
          <w:rPr>
            <w:rFonts w:hint="eastAsia"/>
            <w:sz w:val="24"/>
            <w:lang w:val="en-US" w:eastAsia="zh-CN"/>
          </w:rPr>
          <w:t>直管干部管理规定</w:t>
        </w:r>
      </w:ins>
      <w:ins w:id="24" w:author="咨询组" w:date="2026-01-07T10:24:54Z">
        <w:r>
          <w:rPr>
            <w:rFonts w:hint="eastAsia"/>
            <w:sz w:val="24"/>
          </w:rPr>
          <w:t>》（华啤A03-08-人力23A</w:t>
        </w:r>
      </w:ins>
      <w:ins w:id="25" w:author="咨询组" w:date="2026-01-07T10:24:54Z">
        <w:r>
          <w:rPr>
            <w:rFonts w:hint="eastAsia" w:asciiTheme="minorEastAsia" w:hAnsiTheme="minorEastAsia"/>
            <w:sz w:val="24"/>
          </w:rPr>
          <w:t>）</w:t>
        </w:r>
      </w:ins>
      <w:del w:id="26" w:author="咨询组" w:date="2026-01-06T17:26:31Z">
        <w:r>
          <w:rPr>
            <w:rFonts w:hint="eastAsia"/>
            <w:sz w:val="24"/>
          </w:rPr>
          <w:delText>《经理人选拔任用管理规定》（华啤</w:delText>
        </w:r>
      </w:del>
      <w:del w:id="27" w:author="咨询组" w:date="2026-01-06T17:26:31Z">
        <w:r>
          <w:rPr>
            <w:sz w:val="24"/>
          </w:rPr>
          <w:delText>A03-34RL22F</w:delText>
        </w:r>
      </w:del>
      <w:del w:id="28" w:author="咨询组" w:date="2026-01-06T17:26:31Z">
        <w:r>
          <w:rPr>
            <w:rFonts w:hint="eastAsia"/>
            <w:sz w:val="24"/>
          </w:rPr>
          <w:delText>）</w:delText>
        </w:r>
      </w:del>
      <w:r>
        <w:rPr>
          <w:rFonts w:hint="eastAsia"/>
          <w:sz w:val="24"/>
        </w:rPr>
        <w:t>及集团相关规定执行，不在本通知规定范围内。</w:t>
      </w:r>
    </w:p>
    <w:p w14:paraId="2E1C40AC">
      <w:pPr>
        <w:spacing w:line="240" w:lineRule="auto"/>
        <w:ind w:firstLine="0" w:firstLineChars="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///</w:t>
      </w:r>
    </w:p>
    <w:p w14:paraId="20803C51">
      <w:pPr>
        <w:pStyle w:val="13"/>
        <w:numPr>
          <w:ilvl w:val="0"/>
          <w:numId w:val="0"/>
        </w:numPr>
        <w:spacing w:line="440" w:lineRule="exact"/>
        <w:ind w:left="900" w:leftChars="0" w:hanging="420" w:firstLineChars="0"/>
        <w:rPr>
          <w:rFonts w:hint="default" w:eastAsiaTheme="minorEastAsia"/>
          <w:b/>
          <w:sz w:val="24"/>
          <w:lang w:val="en-US" w:eastAsia="zh-CN"/>
        </w:rPr>
      </w:pPr>
      <w:r>
        <w:rPr>
          <w:rFonts w:asciiTheme="minorHAnsi" w:hAnsiTheme="minorHAnsi" w:eastAsiaTheme="minorEastAsia" w:cstheme="minorBidi"/>
          <w:b/>
          <w:kern w:val="2"/>
          <w:sz w:val="24"/>
          <w:szCs w:val="22"/>
          <w:lang w:val="en-US" w:eastAsia="zh-CN" w:bidi="ar-SA"/>
        </w:rPr>
        <w:t>二、</w:t>
      </w:r>
      <w:r>
        <w:rPr>
          <w:rFonts w:hint="eastAsia"/>
          <w:b/>
          <w:sz w:val="24"/>
        </w:rPr>
        <w:t>外部兼职管理原则</w:t>
      </w:r>
    </w:p>
    <w:p w14:paraId="382CA7FF">
      <w:pPr>
        <w:pStyle w:val="13"/>
        <w:spacing w:line="440" w:lineRule="exact"/>
        <w:ind w:firstLine="480"/>
        <w:rPr>
          <w:rFonts w:ascii="宋体" w:hAnsi="宋体" w:eastAsia="宋体"/>
          <w:bCs/>
          <w:sz w:val="24"/>
          <w:szCs w:val="24"/>
        </w:rPr>
      </w:pPr>
      <w:r>
        <w:rPr>
          <w:rFonts w:hint="eastAsia"/>
          <w:sz w:val="24"/>
        </w:rPr>
        <w:t>（一）从严管理。</w:t>
      </w:r>
      <w:del w:id="29" w:author="咨询组" w:date="2026-01-20T15:50:20Z">
        <w:r>
          <w:rPr>
            <w:rFonts w:hint="eastAsia"/>
            <w:sz w:val="24"/>
          </w:rPr>
          <w:delText>经理人</w:delText>
        </w:r>
      </w:del>
      <w:ins w:id="30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外部兼职的事前审批、资料核验、事后跟踪各环节需严格依据国家、集团相关规定及本管理办法进行管理。</w:t>
      </w:r>
    </w:p>
    <w:p w14:paraId="674405A3">
      <w:pPr>
        <w:pStyle w:val="13"/>
        <w:spacing w:line="440" w:lineRule="exact"/>
        <w:ind w:firstLine="480"/>
        <w:rPr>
          <w:rFonts w:ascii="宋体" w:hAnsi="宋体" w:eastAsia="宋体"/>
          <w:bCs/>
          <w:sz w:val="24"/>
          <w:szCs w:val="24"/>
        </w:rPr>
      </w:pPr>
      <w:r>
        <w:rPr>
          <w:rFonts w:hint="eastAsia"/>
          <w:sz w:val="24"/>
        </w:rPr>
        <w:t>（二）从实际出发、有利于公司发展。研判</w:t>
      </w:r>
      <w:del w:id="31" w:author="咨询组" w:date="2026-01-20T15:50:20Z">
        <w:r>
          <w:rPr>
            <w:rFonts w:hint="eastAsia"/>
            <w:sz w:val="24"/>
          </w:rPr>
          <w:delText>经理人</w:delText>
        </w:r>
      </w:del>
      <w:ins w:id="32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外部兼职的必要性时，需从实际工作需要出发，充分站在公司发展的角度进行评估。</w:t>
      </w:r>
    </w:p>
    <w:p w14:paraId="60028FAC">
      <w:pPr>
        <w:pStyle w:val="13"/>
        <w:spacing w:line="440" w:lineRule="exact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（三）不存在利益冲突，不影响本职工作。研判</w:t>
      </w:r>
      <w:del w:id="33" w:author="咨询组" w:date="2026-01-20T15:50:20Z">
        <w:r>
          <w:rPr>
            <w:rFonts w:hint="eastAsia"/>
            <w:sz w:val="24"/>
          </w:rPr>
          <w:delText>经理人</w:delText>
        </w:r>
      </w:del>
      <w:ins w:id="34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外部兼职的必要性时，需关注是否与公司利益存在冲突，是否存在报酬。必要的外部兼职不可影响本职工作。</w:t>
      </w:r>
    </w:p>
    <w:p w14:paraId="22AF4A70">
      <w:pPr>
        <w:pStyle w:val="13"/>
        <w:spacing w:line="240" w:lineRule="auto"/>
        <w:ind w:firstLine="0" w:firstLineChars="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///</w:t>
      </w:r>
    </w:p>
    <w:p w14:paraId="5219B697">
      <w:pPr>
        <w:pStyle w:val="13"/>
        <w:numPr>
          <w:ilvl w:val="0"/>
          <w:numId w:val="0"/>
        </w:numPr>
        <w:spacing w:line="440" w:lineRule="exact"/>
        <w:ind w:left="900" w:leftChars="0" w:hanging="420" w:firstLineChars="0"/>
        <w:rPr>
          <w:b/>
          <w:sz w:val="24"/>
        </w:rPr>
      </w:pPr>
      <w:r>
        <w:rPr>
          <w:rFonts w:asciiTheme="minorHAnsi" w:hAnsiTheme="minorHAnsi" w:eastAsiaTheme="minorEastAsia" w:cstheme="minorBidi"/>
          <w:b/>
          <w:kern w:val="2"/>
          <w:sz w:val="24"/>
          <w:szCs w:val="22"/>
          <w:lang w:val="en-US" w:eastAsia="zh-CN" w:bidi="ar-SA"/>
        </w:rPr>
        <w:t>三、</w:t>
      </w:r>
      <w:r>
        <w:rPr>
          <w:rFonts w:hint="eastAsia"/>
          <w:b/>
          <w:sz w:val="24"/>
        </w:rPr>
        <w:t>外部兼职审批流程</w:t>
      </w:r>
    </w:p>
    <w:p w14:paraId="1C875BDF">
      <w:pPr>
        <w:pStyle w:val="13"/>
        <w:numPr>
          <w:ilvl w:val="0"/>
          <w:numId w:val="0"/>
        </w:numPr>
        <w:spacing w:line="440" w:lineRule="exact"/>
        <w:ind w:left="1200" w:leftChars="0" w:hanging="720" w:firstLineChars="0"/>
        <w:rPr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（一）</w:t>
      </w:r>
      <w:r>
        <w:rPr>
          <w:rFonts w:hint="eastAsia"/>
          <w:sz w:val="24"/>
        </w:rPr>
        <w:t>集团直管</w:t>
      </w:r>
      <w:del w:id="35" w:author="咨询组" w:date="2026-01-20T15:50:20Z">
        <w:r>
          <w:rPr>
            <w:rFonts w:hint="eastAsia"/>
            <w:sz w:val="24"/>
          </w:rPr>
          <w:delText>经理人</w:delText>
        </w:r>
      </w:del>
      <w:ins w:id="36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：由人力资源</w:t>
      </w:r>
      <w:del w:id="37" w:author="咨询组" w:date="2026-01-07T10:12:19Z">
        <w:r>
          <w:rPr>
            <w:rFonts w:hint="default"/>
            <w:sz w:val="24"/>
            <w:lang w:val="en-US"/>
          </w:rPr>
          <w:delText>共享中心</w:delText>
        </w:r>
      </w:del>
      <w:ins w:id="38" w:author="咨询组" w:date="2026-01-07T10:12:21Z">
        <w:r>
          <w:rPr>
            <w:rFonts w:hint="eastAsia"/>
            <w:sz w:val="24"/>
            <w:lang w:val="en-US" w:eastAsia="zh-CN"/>
          </w:rPr>
          <w:t>部</w:t>
        </w:r>
      </w:ins>
      <w:r>
        <w:rPr>
          <w:rFonts w:hint="eastAsia"/>
          <w:sz w:val="24"/>
        </w:rPr>
        <w:t>干部监督岗负责履行集团审批程序。</w:t>
      </w:r>
    </w:p>
    <w:p w14:paraId="3F772BF8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（二）</w:t>
      </w:r>
      <w:r>
        <w:rPr>
          <w:rFonts w:hint="eastAsia"/>
          <w:sz w:val="24"/>
        </w:rPr>
        <w:t>华润</w:t>
      </w:r>
      <w:del w:id="39" w:author="咨询组" w:date="2026-01-20T16:10:21Z">
        <w:r>
          <w:rPr>
            <w:rFonts w:hint="eastAsia"/>
            <w:sz w:val="24"/>
          </w:rPr>
          <w:delText>雪花</w:delText>
        </w:r>
      </w:del>
      <w:r>
        <w:rPr>
          <w:rFonts w:hint="eastAsia"/>
          <w:sz w:val="24"/>
        </w:rPr>
        <w:t>啤酒直管</w:t>
      </w:r>
      <w:del w:id="40" w:author="咨询组" w:date="2026-01-20T15:50:20Z">
        <w:r>
          <w:rPr>
            <w:rFonts w:hint="eastAsia"/>
            <w:sz w:val="24"/>
          </w:rPr>
          <w:delText>经理人</w:delText>
        </w:r>
      </w:del>
      <w:ins w:id="41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：由</w:t>
      </w:r>
      <w:del w:id="42" w:author="咨询组" w:date="2026-01-20T15:50:20Z">
        <w:r>
          <w:rPr>
            <w:rFonts w:hint="eastAsia"/>
            <w:sz w:val="24"/>
          </w:rPr>
          <w:delText>经理人</w:delText>
        </w:r>
      </w:del>
      <w:ins w:id="43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本人发起，经直接上级—人力资源干部监督岗—人力资源干部监督分管副总监审核，报华润雪花人力资源部总监审批。</w:t>
      </w:r>
    </w:p>
    <w:p w14:paraId="1EE65CB8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del w:id="44" w:author="咨询组" w:date="2026-01-07T10:07:36Z"/>
          <w:sz w:val="24"/>
        </w:rPr>
      </w:pPr>
      <w:del w:id="45" w:author="咨询组" w:date="2026-01-07T10:07:36Z">
        <w:r>
          <w:rPr>
            <w:rFonts w:hint="default" w:asciiTheme="minorHAnsi" w:hAnsiTheme="minorHAnsi" w:eastAsiaTheme="minorEastAsia" w:cstheme="minorBidi"/>
            <w:kern w:val="2"/>
            <w:sz w:val="24"/>
            <w:szCs w:val="22"/>
            <w:lang w:val="en-US" w:eastAsia="zh-CN" w:bidi="ar-SA"/>
          </w:rPr>
          <w:delText>（三）</w:delText>
        </w:r>
      </w:del>
      <w:del w:id="46" w:author="咨询组" w:date="2026-01-07T10:07:36Z">
        <w:r>
          <w:rPr>
            <w:rFonts w:hint="eastAsia"/>
            <w:sz w:val="24"/>
          </w:rPr>
          <w:delText>生产中心/事业部直管经理人：由经理人本人发起，经直接上级—生产中心/事业部人力资源负责人—生产中心/事业部总经理审核，人力资源干部监督岗—人力资源干部监督分管副总监审核，报华润雪花人力资源部总监审批。</w:delText>
        </w:r>
      </w:del>
    </w:p>
    <w:p w14:paraId="37306A8C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del w:id="47" w:author="咨询组" w:date="2026-01-20T16:10:34Z"/>
          <w:sz w:val="24"/>
        </w:rPr>
      </w:pPr>
      <w:del w:id="48" w:author="咨询组" w:date="2026-01-20T16:10:34Z">
        <w:r>
          <w:rPr>
            <w:rFonts w:hint="default" w:asciiTheme="minorHAnsi" w:hAnsiTheme="minorHAnsi" w:eastAsiaTheme="minorEastAsia" w:cstheme="minorBidi"/>
            <w:kern w:val="2"/>
            <w:sz w:val="24"/>
            <w:szCs w:val="22"/>
            <w:lang w:val="en-US" w:eastAsia="zh-CN" w:bidi="ar-SA"/>
          </w:rPr>
          <w:delText>（四）</w:delText>
        </w:r>
      </w:del>
      <w:del w:id="49" w:author="咨询组" w:date="2026-01-20T16:10:34Z">
        <w:r>
          <w:rPr>
            <w:rFonts w:hint="eastAsia"/>
            <w:sz w:val="24"/>
          </w:rPr>
          <w:delText>酒业公司派驻参控公司经理人：由经理人本人发起，经参控公司总经理—酒业公司人力资源部分管副总监—人力资源干部监督岗—人力资源干部监督分管副总监审核，报华润酒业人力资源部总监审批。</w:delText>
        </w:r>
      </w:del>
    </w:p>
    <w:p w14:paraId="2AF6601C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rFonts w:hint="eastAsia"/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（五）</w:t>
      </w:r>
      <w:r>
        <w:rPr>
          <w:rFonts w:hint="eastAsia"/>
          <w:sz w:val="24"/>
        </w:rPr>
        <w:t>审批程序必要附件应包含但不限于：拟兼职单位登记证书复印件（如无法提供，可附权威网站的认证截图）、拟兼职单位邀请函、本人兼职取酬情况的书面说明、兼职必要性的书面说明等。</w:t>
      </w:r>
    </w:p>
    <w:p w14:paraId="7311A8E4">
      <w:pPr>
        <w:pStyle w:val="13"/>
        <w:numPr>
          <w:ilvl w:val="0"/>
          <w:numId w:val="0"/>
        </w:numPr>
        <w:spacing w:line="240" w:lineRule="auto"/>
        <w:ind w:left="0" w:leftChars="0" w:firstLine="0" w:firstLineChars="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///</w:t>
      </w:r>
    </w:p>
    <w:p w14:paraId="2580A69B">
      <w:pPr>
        <w:pStyle w:val="13"/>
        <w:numPr>
          <w:ilvl w:val="0"/>
          <w:numId w:val="0"/>
        </w:numPr>
        <w:spacing w:line="440" w:lineRule="exact"/>
        <w:ind w:left="900" w:leftChars="0" w:hanging="420" w:firstLineChars="0"/>
        <w:rPr>
          <w:b/>
          <w:sz w:val="24"/>
        </w:rPr>
      </w:pPr>
      <w:r>
        <w:rPr>
          <w:rFonts w:asciiTheme="minorHAnsi" w:hAnsiTheme="minorHAnsi" w:eastAsiaTheme="minorEastAsia" w:cstheme="minorBidi"/>
          <w:b/>
          <w:kern w:val="2"/>
          <w:sz w:val="24"/>
          <w:szCs w:val="22"/>
          <w:lang w:val="en-US" w:eastAsia="zh-CN" w:bidi="ar-SA"/>
        </w:rPr>
        <w:t>四、</w:t>
      </w:r>
      <w:r>
        <w:rPr>
          <w:rFonts w:hint="eastAsia"/>
          <w:b/>
          <w:sz w:val="24"/>
        </w:rPr>
        <w:t>外部兼职补充管理要求</w:t>
      </w:r>
    </w:p>
    <w:p w14:paraId="0A5B3DD8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（一）</w:t>
      </w:r>
      <w:del w:id="50" w:author="咨询组" w:date="2026-01-20T15:50:20Z">
        <w:r>
          <w:rPr>
            <w:rFonts w:hint="eastAsia"/>
            <w:sz w:val="24"/>
          </w:rPr>
          <w:delText>经理人</w:delText>
        </w:r>
      </w:del>
      <w:ins w:id="51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在外部兼职活动中，要严格遵守有关法律法规，严格遵守华润集团、华润雪花啤酒和兼职单位的规章制度，维护公司利益，禁止利用职权和职务上的影响为兼职单位或个人谋取不正当利益。</w:t>
      </w:r>
    </w:p>
    <w:p w14:paraId="5EAEEED3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rFonts w:hint="eastAsia"/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（二）</w:t>
      </w:r>
      <w:del w:id="52" w:author="咨询组" w:date="2026-01-20T15:50:20Z">
        <w:r>
          <w:rPr>
            <w:rFonts w:hint="eastAsia"/>
            <w:sz w:val="24"/>
          </w:rPr>
          <w:delText>经理人</w:delText>
        </w:r>
      </w:del>
      <w:ins w:id="53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在外部兼职活动中，严禁私自利用公司的名称、商标、设备、涉密信息、科研成果、产品等资源为兼职单位服务或牟利。</w:t>
      </w:r>
    </w:p>
    <w:p w14:paraId="44B99EE8">
      <w:pPr>
        <w:pStyle w:val="13"/>
        <w:numPr>
          <w:ilvl w:val="0"/>
          <w:numId w:val="0"/>
        </w:numPr>
        <w:spacing w:line="240" w:lineRule="auto"/>
        <w:ind w:left="0" w:leftChars="0" w:firstLine="0" w:firstLineChars="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///</w:t>
      </w:r>
    </w:p>
    <w:p w14:paraId="1E4EB9F6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rFonts w:hint="eastAsia"/>
          <w:sz w:val="24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（三）</w:t>
      </w:r>
      <w:r>
        <w:rPr>
          <w:rFonts w:hint="eastAsia"/>
          <w:sz w:val="24"/>
        </w:rPr>
        <w:t>如外部兼职单位在未提前沟通的情况下，对我司</w:t>
      </w:r>
      <w:del w:id="54" w:author="咨询组" w:date="2026-01-20T15:50:20Z">
        <w:r>
          <w:rPr>
            <w:rFonts w:hint="eastAsia"/>
            <w:sz w:val="24"/>
          </w:rPr>
          <w:delText>经理人</w:delText>
        </w:r>
      </w:del>
      <w:ins w:id="55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进行职务委任，需由</w:t>
      </w:r>
      <w:del w:id="56" w:author="咨询组" w:date="2026-01-20T15:50:20Z">
        <w:r>
          <w:rPr>
            <w:rFonts w:hint="eastAsia"/>
            <w:sz w:val="24"/>
          </w:rPr>
          <w:delText>经理人</w:delText>
        </w:r>
      </w:del>
      <w:ins w:id="57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所属部门（直管部门）对此外部兼职进行研判。原则上，应辞去相应职务，如经研判后，认定此外部兼职有足够的必要性，需在十个工作日内，补报审批流程。</w:t>
      </w:r>
    </w:p>
    <w:p w14:paraId="377EF408">
      <w:pPr>
        <w:pStyle w:val="13"/>
        <w:numPr>
          <w:ilvl w:val="0"/>
          <w:numId w:val="0"/>
        </w:numPr>
        <w:spacing w:line="240" w:lineRule="auto"/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///</w:t>
      </w:r>
    </w:p>
    <w:p w14:paraId="089266FE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rFonts w:hint="eastAsia"/>
          <w:sz w:val="24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（四）</w:t>
      </w:r>
      <w:r>
        <w:rPr>
          <w:rFonts w:hint="eastAsia"/>
          <w:sz w:val="24"/>
        </w:rPr>
        <w:t>新晋</w:t>
      </w:r>
      <w:del w:id="58" w:author="咨询组" w:date="2026-01-20T15:50:20Z">
        <w:r>
          <w:rPr>
            <w:rFonts w:hint="eastAsia"/>
            <w:sz w:val="24"/>
          </w:rPr>
          <w:delText>经理人</w:delText>
        </w:r>
      </w:del>
      <w:ins w:id="59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需填报系统推送的</w:t>
      </w:r>
      <w:del w:id="60" w:author="咨询组" w:date="2026-01-20T15:50:20Z">
        <w:r>
          <w:rPr>
            <w:rFonts w:hint="eastAsia"/>
            <w:sz w:val="24"/>
          </w:rPr>
          <w:delText>经理人</w:delText>
        </w:r>
      </w:del>
      <w:ins w:id="61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外部兼职情况收集表，人力资源</w:t>
      </w:r>
      <w:del w:id="62" w:author="咨询组" w:date="2026-01-07T10:13:45Z">
        <w:r>
          <w:rPr>
            <w:rFonts w:hint="default"/>
            <w:sz w:val="24"/>
            <w:lang w:val="en-US"/>
          </w:rPr>
          <w:delText>共享中心</w:delText>
        </w:r>
      </w:del>
      <w:ins w:id="63" w:author="咨询组" w:date="2026-01-07T10:13:46Z">
        <w:r>
          <w:rPr>
            <w:rFonts w:hint="eastAsia"/>
            <w:sz w:val="24"/>
            <w:lang w:val="en-US" w:eastAsia="zh-CN"/>
          </w:rPr>
          <w:t>部</w:t>
        </w:r>
      </w:ins>
      <w:r>
        <w:rPr>
          <w:rFonts w:hint="eastAsia"/>
          <w:sz w:val="24"/>
        </w:rPr>
        <w:t>干部监督岗需根据填报信息研判是否纳入</w:t>
      </w:r>
      <w:del w:id="64" w:author="咨询组" w:date="2026-01-20T15:50:20Z">
        <w:r>
          <w:rPr>
            <w:rFonts w:hint="eastAsia"/>
            <w:sz w:val="24"/>
          </w:rPr>
          <w:delText>经理人</w:delText>
        </w:r>
      </w:del>
      <w:ins w:id="65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外部兼职管理。对符合外部兼职要求的，需十个工作日内补报审批流程。对不符合外部兼职要求的，需</w:t>
      </w:r>
      <w:del w:id="66" w:author="咨询组" w:date="2026-01-20T15:50:20Z">
        <w:r>
          <w:rPr>
            <w:rFonts w:hint="eastAsia"/>
            <w:sz w:val="24"/>
          </w:rPr>
          <w:delText>经理人</w:delText>
        </w:r>
      </w:del>
      <w:ins w:id="67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一个月内完成外部兼职关系解除，并提供相关证明材料。</w:t>
      </w:r>
    </w:p>
    <w:p w14:paraId="46AEC452">
      <w:pPr>
        <w:pStyle w:val="13"/>
        <w:numPr>
          <w:ilvl w:val="0"/>
          <w:numId w:val="0"/>
        </w:numPr>
        <w:spacing w:line="240" w:lineRule="auto"/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///</w:t>
      </w:r>
    </w:p>
    <w:p w14:paraId="5D0961EF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（五）</w:t>
      </w:r>
      <w:r>
        <w:rPr>
          <w:rFonts w:hint="eastAsia"/>
          <w:sz w:val="24"/>
        </w:rPr>
        <w:t>落实</w:t>
      </w:r>
      <w:del w:id="68" w:author="咨询组" w:date="2026-01-20T15:50:20Z">
        <w:r>
          <w:rPr>
            <w:rFonts w:hint="eastAsia"/>
            <w:sz w:val="24"/>
          </w:rPr>
          <w:delText>经理人</w:delText>
        </w:r>
      </w:del>
      <w:ins w:id="69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外部兼职情况周期性收集工作。人力资源</w:t>
      </w:r>
      <w:del w:id="70" w:author="咨询组" w:date="2026-01-07T10:13:57Z">
        <w:r>
          <w:rPr>
            <w:rFonts w:hint="default"/>
            <w:sz w:val="24"/>
            <w:lang w:val="en-US"/>
          </w:rPr>
          <w:delText>共享中心</w:delText>
        </w:r>
      </w:del>
      <w:ins w:id="71" w:author="咨询组" w:date="2026-01-07T10:13:58Z">
        <w:r>
          <w:rPr>
            <w:rFonts w:hint="eastAsia"/>
            <w:sz w:val="24"/>
            <w:lang w:val="en-US" w:eastAsia="zh-CN"/>
          </w:rPr>
          <w:t>部</w:t>
        </w:r>
      </w:ins>
      <w:r>
        <w:rPr>
          <w:rFonts w:hint="eastAsia"/>
          <w:sz w:val="24"/>
        </w:rPr>
        <w:t>干部监督岗按年度收集</w:t>
      </w:r>
      <w:del w:id="72" w:author="咨询组" w:date="2026-01-20T15:50:20Z">
        <w:r>
          <w:rPr>
            <w:rFonts w:hint="eastAsia"/>
            <w:sz w:val="24"/>
          </w:rPr>
          <w:delText>经理人</w:delText>
        </w:r>
      </w:del>
      <w:ins w:id="73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外部兼职信息，包含兼职单位、职务、取酬情况、是否发生工作费用情况等。</w:t>
      </w:r>
    </w:p>
    <w:p w14:paraId="49A0DAEB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（六）</w:t>
      </w:r>
      <w:del w:id="74" w:author="咨询组" w:date="2026-01-20T15:50:20Z">
        <w:r>
          <w:rPr>
            <w:rFonts w:hint="eastAsia"/>
            <w:sz w:val="24"/>
          </w:rPr>
          <w:delText>经理人</w:delText>
        </w:r>
      </w:del>
      <w:ins w:id="75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在取得外部兼职单位的委任后，需将委任材料传递至人力资源</w:t>
      </w:r>
      <w:del w:id="76" w:author="咨询组" w:date="2026-01-07T10:14:06Z">
        <w:r>
          <w:rPr>
            <w:rFonts w:hint="default"/>
            <w:sz w:val="24"/>
            <w:lang w:val="en-US"/>
          </w:rPr>
          <w:delText>共享中心</w:delText>
        </w:r>
      </w:del>
      <w:ins w:id="77" w:author="咨询组" w:date="2026-01-07T10:14:06Z">
        <w:r>
          <w:rPr>
            <w:rFonts w:hint="eastAsia"/>
            <w:sz w:val="24"/>
            <w:lang w:val="en-US" w:eastAsia="zh-CN"/>
          </w:rPr>
          <w:t>部</w:t>
        </w:r>
      </w:ins>
      <w:r>
        <w:rPr>
          <w:rFonts w:hint="eastAsia"/>
          <w:sz w:val="24"/>
        </w:rPr>
        <w:t>干部监督岗存档备案。</w:t>
      </w:r>
    </w:p>
    <w:p w14:paraId="6B0A9E1B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（七）</w:t>
      </w:r>
      <w:del w:id="78" w:author="咨询组" w:date="2026-01-20T15:50:20Z">
        <w:r>
          <w:rPr>
            <w:rFonts w:hint="eastAsia"/>
            <w:sz w:val="24"/>
          </w:rPr>
          <w:delText>经理人</w:delText>
        </w:r>
      </w:del>
      <w:ins w:id="79" w:author="咨询组" w:date="2026-01-20T15:50:20Z">
        <w:r>
          <w:rPr>
            <w:rFonts w:hint="eastAsia"/>
            <w:sz w:val="24"/>
            <w:lang w:eastAsia="zh-CN"/>
          </w:rPr>
          <w:t>干部</w:t>
        </w:r>
      </w:ins>
      <w:r>
        <w:rPr>
          <w:rFonts w:hint="eastAsia"/>
          <w:sz w:val="24"/>
        </w:rPr>
        <w:t>调离外部兼职单位所负责地区后，原则上需辞去相应的外部兼职职务。</w:t>
      </w:r>
    </w:p>
    <w:p w14:paraId="49293C94">
      <w:pPr>
        <w:pStyle w:val="13"/>
        <w:numPr>
          <w:ilvl w:val="0"/>
          <w:numId w:val="0"/>
        </w:numPr>
        <w:spacing w:line="440" w:lineRule="exact"/>
        <w:ind w:left="0" w:leftChars="0" w:firstLine="480" w:firstLineChars="0"/>
        <w:rPr>
          <w:rFonts w:hint="eastAsia"/>
          <w:sz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（八）</w:t>
      </w:r>
      <w:r>
        <w:rPr>
          <w:rFonts w:hint="eastAsia"/>
          <w:sz w:val="24"/>
        </w:rPr>
        <w:t>对于违规外部兼职、违规取酬以及瞒报、漏报等情况的，一经查实，将依据公司《员工违规违纪管理办法》、《</w:t>
      </w:r>
      <w:ins w:id="80" w:author="咨询组" w:date="2026-01-07T10:14:42Z">
        <w:r>
          <w:rPr>
            <w:rFonts w:hint="eastAsia"/>
            <w:sz w:val="24"/>
          </w:rPr>
          <w:t>华润啤酒</w:t>
        </w:r>
      </w:ins>
      <w:ins w:id="81" w:author="咨询组" w:date="2026-01-07T10:26:03Z">
        <w:r>
          <w:rPr>
            <w:rFonts w:hint="eastAsia"/>
            <w:sz w:val="24"/>
            <w:lang w:val="en-US" w:eastAsia="zh-CN"/>
          </w:rPr>
          <w:t>直管</w:t>
        </w:r>
      </w:ins>
      <w:ins w:id="82" w:author="咨询组" w:date="2026-01-07T10:26:04Z">
        <w:r>
          <w:rPr>
            <w:rFonts w:hint="eastAsia"/>
            <w:sz w:val="24"/>
            <w:lang w:val="en-US" w:eastAsia="zh-CN"/>
          </w:rPr>
          <w:t>干部</w:t>
        </w:r>
      </w:ins>
      <w:ins w:id="83" w:author="咨询组" w:date="2026-01-07T10:26:05Z">
        <w:r>
          <w:rPr>
            <w:rFonts w:hint="eastAsia"/>
            <w:sz w:val="24"/>
            <w:lang w:val="en-US" w:eastAsia="zh-CN"/>
          </w:rPr>
          <w:t>管理</w:t>
        </w:r>
      </w:ins>
      <w:ins w:id="84" w:author="咨询组" w:date="2026-01-07T10:26:06Z">
        <w:r>
          <w:rPr>
            <w:rFonts w:hint="eastAsia"/>
            <w:sz w:val="24"/>
            <w:lang w:val="en-US" w:eastAsia="zh-CN"/>
          </w:rPr>
          <w:t>规定</w:t>
        </w:r>
      </w:ins>
      <w:del w:id="85" w:author="咨询组" w:date="2026-01-07T10:14:42Z">
        <w:r>
          <w:rPr>
            <w:rFonts w:hint="eastAsia"/>
            <w:sz w:val="24"/>
          </w:rPr>
          <w:delText>经理人选拔任用管理规定</w:delText>
        </w:r>
      </w:del>
      <w:r>
        <w:rPr>
          <w:rFonts w:hint="eastAsia"/>
          <w:sz w:val="24"/>
        </w:rPr>
        <w:t>》等制度，严肃处理。</w:t>
      </w:r>
    </w:p>
    <w:p w14:paraId="005D4353">
      <w:pPr>
        <w:pStyle w:val="13"/>
        <w:numPr>
          <w:ilvl w:val="0"/>
          <w:numId w:val="0"/>
        </w:numPr>
        <w:spacing w:line="240" w:lineRule="auto"/>
        <w:ind w:left="0" w:leftChars="0" w:firstLine="0" w:firstLineChars="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///</w:t>
      </w:r>
      <w:bookmarkStart w:id="0" w:name="_GoBack"/>
      <w:bookmarkEnd w:id="0"/>
    </w:p>
    <w:p w14:paraId="58284B9C">
      <w:pPr>
        <w:pStyle w:val="13"/>
        <w:spacing w:line="440" w:lineRule="exact"/>
        <w:ind w:left="480" w:firstLine="0" w:firstLineChars="0"/>
        <w:rPr>
          <w:sz w:val="24"/>
        </w:rPr>
      </w:pPr>
    </w:p>
    <w:p w14:paraId="14B8DB82">
      <w:pPr>
        <w:pStyle w:val="13"/>
        <w:spacing w:line="440" w:lineRule="exact"/>
        <w:ind w:left="480" w:firstLine="0" w:firstLineChars="0"/>
        <w:rPr>
          <w:sz w:val="24"/>
        </w:rPr>
      </w:pPr>
      <w:r>
        <w:rPr>
          <w:rFonts w:hint="eastAsia"/>
          <w:sz w:val="24"/>
        </w:rPr>
        <w:t>特此通知。</w:t>
      </w:r>
    </w:p>
    <w:p w14:paraId="13AF90E7">
      <w:pPr>
        <w:rPr>
          <w:rFonts w:ascii="宋体" w:hAnsi="宋体" w:eastAsia="宋体"/>
          <w:sz w:val="24"/>
          <w:szCs w:val="24"/>
        </w:rPr>
      </w:pPr>
    </w:p>
    <w:p w14:paraId="78D392C0">
      <w:pPr>
        <w:spacing w:line="440" w:lineRule="exact"/>
        <w:rPr>
          <w:rFonts w:ascii="宋体" w:hAnsi="宋体" w:eastAsia="宋体"/>
          <w:sz w:val="24"/>
          <w:szCs w:val="24"/>
        </w:rPr>
      </w:pPr>
    </w:p>
    <w:p w14:paraId="363295DC">
      <w:pPr>
        <w:spacing w:after="50" w:line="440" w:lineRule="exact"/>
        <w:ind w:firstLine="480"/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华润雪花啤酒（中国）投资有限公司</w:t>
      </w:r>
    </w:p>
    <w:p w14:paraId="676E4C08">
      <w:pPr>
        <w:spacing w:after="50" w:line="440" w:lineRule="exact"/>
        <w:ind w:right="480"/>
        <w:jc w:val="righ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人力</w:t>
      </w:r>
      <w:r>
        <w:rPr>
          <w:rFonts w:hint="eastAsia" w:ascii="宋体" w:hAnsi="宋体" w:eastAsia="宋体"/>
          <w:sz w:val="24"/>
          <w:szCs w:val="24"/>
        </w:rPr>
        <w:t>资</w:t>
      </w:r>
      <w:r>
        <w:rPr>
          <w:rFonts w:ascii="宋体" w:hAnsi="宋体" w:eastAsia="宋体"/>
          <w:sz w:val="24"/>
          <w:szCs w:val="24"/>
        </w:rPr>
        <w:t>源部</w:t>
      </w:r>
    </w:p>
    <w:p w14:paraId="3BD21BAE">
      <w:pPr>
        <w:spacing w:line="440" w:lineRule="exact"/>
        <w:jc w:val="righ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二〇</w:t>
      </w:r>
      <w:r>
        <w:rPr>
          <w:rFonts w:hint="eastAsia" w:ascii="宋体" w:hAnsi="宋体" w:eastAsia="宋体"/>
          <w:sz w:val="24"/>
          <w:szCs w:val="24"/>
        </w:rPr>
        <w:t>二二</w:t>
      </w:r>
      <w:r>
        <w:rPr>
          <w:rFonts w:ascii="宋体" w:hAnsi="宋体" w:eastAsia="宋体"/>
          <w:sz w:val="24"/>
          <w:szCs w:val="24"/>
        </w:rPr>
        <w:t>年</w:t>
      </w:r>
      <w:r>
        <w:rPr>
          <w:rFonts w:hint="eastAsia" w:ascii="宋体" w:hAnsi="宋体" w:eastAsia="宋体"/>
          <w:sz w:val="24"/>
          <w:szCs w:val="24"/>
        </w:rPr>
        <w:t>九</w:t>
      </w:r>
      <w:r>
        <w:rPr>
          <w:rFonts w:ascii="宋体" w:hAnsi="宋体" w:eastAsia="宋体"/>
          <w:sz w:val="24"/>
          <w:szCs w:val="24"/>
        </w:rPr>
        <w:t>月</w:t>
      </w:r>
      <w:r>
        <w:rPr>
          <w:rFonts w:hint="eastAsia" w:ascii="宋体" w:hAnsi="宋体" w:eastAsia="宋体"/>
          <w:sz w:val="24"/>
          <w:szCs w:val="24"/>
        </w:rPr>
        <w:t>二十</w:t>
      </w:r>
      <w:r>
        <w:rPr>
          <w:rFonts w:ascii="宋体" w:hAnsi="宋体" w:eastAsia="宋体"/>
          <w:sz w:val="24"/>
          <w:szCs w:val="24"/>
        </w:rPr>
        <w:t>日</w:t>
      </w:r>
    </w:p>
    <w:p w14:paraId="75A9F3E0">
      <w:pPr>
        <w:spacing w:line="440" w:lineRule="exact"/>
        <w:ind w:left="5460" w:leftChars="2600"/>
        <w:jc w:val="center"/>
        <w:rPr>
          <w:rFonts w:ascii="宋体" w:hAnsi="宋体" w:eastAsia="宋体" w:cs="Arial"/>
          <w:sz w:val="24"/>
          <w:szCs w:val="24"/>
        </w:rPr>
      </w:pPr>
    </w:p>
    <w:p w14:paraId="780BB214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62A98"/>
  <w:p w14:paraId="508DFF74">
    <w:r>
      <w:tab/>
    </w:r>
    <w:r>
      <w:tab/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revisionView w:markup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90A8B"/>
    <w:rsid w:val="1B0921EA"/>
    <w:rsid w:val="304355CC"/>
    <w:rsid w:val="3B6757D6"/>
    <w:rsid w:val="412A00C4"/>
    <w:rsid w:val="5E303307"/>
    <w:rsid w:val="71912BE1"/>
    <w:rsid w:val="72B959AC"/>
    <w:rsid w:val="7D1C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10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11">
    <w:name w:val="批注框文本 字符"/>
    <w:basedOn w:val="8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12">
    <w:name w:val="标题 字符"/>
    <w:basedOn w:val="8"/>
    <w:link w:val="5"/>
    <w:qFormat/>
    <w:uiPriority w:val="10"/>
    <w:rPr>
      <w:rFonts w:eastAsia="宋体" w:asciiTheme="majorHAnsi" w:hAnsiTheme="majorHAnsi" w:cstheme="majorBidi"/>
      <w:b/>
      <w:bCs/>
      <w:kern w:val="2"/>
      <w:sz w:val="32"/>
      <w:szCs w:val="32"/>
      <w:lang w:val="en-US" w:eastAsia="zh-CN"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Office_12.8.2.19435_F1E327BC-269C-435d-A152-05C5408002CA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2026-01-06T08:54:00Z</dcterms:created>
  <dc:creator>user</dc:creator>
  <cp:lastModifiedBy>咨询组</cp:lastModifiedBy>
  <dcterms:modified xsi:type="dcterms:W3CDTF">2026-01-26T02:45:46Z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2052-12.8.2.19435</vt:lpwstr>
  </property>
  <property fmtid="{D5CDD505-2E9C-101B-9397-08002B2CF9AE}" pid="3" name="ICV">
    <vt:lpwstr>69F58771FF9147F0BC3D103802805512_12</vt:lpwstr>
  </property>
</Properties>
</file>
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0F0E9">
      <w:pPr>
        <w:spacing w:before="0" w:line="240" w:lineRule="auto"/>
        <w:ind w:left="0"/>
        <w:rPr>
          <w:del w:id="1" w:author="咨询组" w:date="2026-04-29T16:53:20Z"/>
          <w:rFonts w:ascii="华文中宋" w:hAnsi="华文中宋" w:eastAsia="华文中宋" w:cs="华文中宋"/>
          <w:spacing w:val="-1"/>
          <w:sz w:val="24"/>
          <w:szCs w:val="24"/>
        </w:rPr>
        <w:pPrChange w:id="0" w:author="咨询组" w:date="2026-04-29T16:53:15Z">
          <w:pPr>
            <w:spacing w:before="89" w:line="196" w:lineRule="auto"/>
            <w:ind w:left="3110"/>
          </w:pPr>
        </w:pPrChange>
      </w:pPr>
    </w:p>
    <w:p w14:paraId="64A0F53A">
      <w:pPr>
        <w:spacing w:before="89" w:line="196" w:lineRule="auto"/>
        <w:ind w:left="3110"/>
        <w:rPr>
          <w:del w:id="2" w:author="咨询组" w:date="2026-04-29T16:53:20Z"/>
          <w:rFonts w:ascii="华文中宋" w:hAnsi="华文中宋" w:eastAsia="华文中宋" w:cs="华文中宋"/>
          <w:sz w:val="24"/>
          <w:szCs w:val="24"/>
        </w:rPr>
      </w:pPr>
      <w:del w:id="3" w:author="咨询组" w:date="2026-04-29T16:53:20Z">
        <w:r>
          <w:rPr>
            <w:rFonts w:ascii="华文中宋" w:hAnsi="华文中宋" w:eastAsia="华文中宋" w:cs="华文中宋"/>
            <w:spacing w:val="-1"/>
            <w:sz w:val="24"/>
            <w:szCs w:val="24"/>
          </w:rPr>
          <w:delText>华润啤酒制度信息表</w:delText>
        </w:r>
      </w:del>
    </w:p>
    <w:p w14:paraId="7E9F0230">
      <w:pPr>
        <w:spacing w:before="183" w:line="220" w:lineRule="auto"/>
        <w:ind w:left="37"/>
        <w:rPr>
          <w:del w:id="4" w:author="咨询组" w:date="2026-04-29T16:53:20Z"/>
          <w:rFonts w:ascii="宋体" w:hAnsi="宋体" w:eastAsia="宋体" w:cs="宋体"/>
          <w:sz w:val="21"/>
          <w:szCs w:val="21"/>
        </w:rPr>
      </w:pPr>
      <w:del w:id="5" w:author="咨询组" w:date="2026-04-29T16:53:20Z">
        <w:r>
          <w:rPr>
            <w:rFonts w:ascii="宋体" w:hAnsi="宋体" w:eastAsia="宋体" w:cs="宋体"/>
            <w:spacing w:val="-1"/>
            <w:sz w:val="21"/>
            <w:szCs w:val="21"/>
          </w:rPr>
          <w:delText>制度基本信息</w:delText>
        </w:r>
      </w:del>
    </w:p>
    <w:p w14:paraId="28062623">
      <w:pPr>
        <w:spacing w:before="105" w:line="90" w:lineRule="exact"/>
        <w:ind w:firstLine="3"/>
        <w:textAlignment w:val="center"/>
        <w:rPr>
          <w:del w:id="6" w:author="咨询组" w:date="2026-04-29T16:53:20Z"/>
        </w:rPr>
      </w:pPr>
      <w:del w:id="7" w:author="咨询组" w:date="2026-04-29T16:53:20Z"/>
      <w:del w:id="8" w:author="咨询组" w:date="2026-04-29T16:53:20Z"/>
      <w:del w:id="9" w:author="咨询组" w:date="2026-04-29T16:53:20Z"/>
      <w:del w:id="10" w:author="咨询组" w:date="2026-04-29T16:53:20Z">
        <w:r>
          <w:rPr/>
          <w:pict>
            <v:shape id="_x0000_s1027" o:spid="_x0000_s1027" style="height:4.5pt;width:418.3pt;" filled="f" stroked="t" coordsize="8365,90" path="m0,45l8365,45e">
              <v:fill on="f" focussize="0,0"/>
              <v:stroke weight="4.5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12" w:author="咨询组" w:date="2026-04-29T16:53:20Z"/>
    </w:p>
    <w:p w14:paraId="0E55C5AC">
      <w:pPr>
        <w:spacing w:line="213" w:lineRule="exact"/>
        <w:rPr>
          <w:del w:id="13" w:author="咨询组" w:date="2026-04-29T16:53:20Z"/>
        </w:rPr>
      </w:pPr>
    </w:p>
    <w:tbl>
      <w:tblPr>
        <w:tblStyle w:val="5"/>
        <w:tblW w:w="8302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6602"/>
      </w:tblGrid>
      <w:tr w14:paraId="01F23F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del w:id="14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552CD0CA">
            <w:pPr>
              <w:spacing w:before="128" w:line="221" w:lineRule="auto"/>
              <w:ind w:left="116"/>
              <w:rPr>
                <w:del w:id="15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6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17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名称</w:delText>
              </w:r>
            </w:del>
          </w:p>
        </w:tc>
        <w:tc>
          <w:tcPr>
            <w:tcW w:w="6602" w:type="dxa"/>
            <w:vAlign w:val="top"/>
          </w:tcPr>
          <w:p w14:paraId="72F2CDC8">
            <w:pPr>
              <w:spacing w:before="127" w:line="220" w:lineRule="auto"/>
              <w:ind w:left="113"/>
              <w:rPr>
                <w:del w:id="18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9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华润啤酒</w:delText>
              </w:r>
            </w:del>
            <w:del w:id="20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>优秀年轻干部队伍建设管理办法</w:delText>
              </w:r>
            </w:del>
          </w:p>
        </w:tc>
      </w:tr>
      <w:tr w14:paraId="14ABCC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21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59FE0F7B">
            <w:pPr>
              <w:spacing w:before="126" w:line="221" w:lineRule="auto"/>
              <w:ind w:left="116"/>
              <w:rPr>
                <w:del w:id="22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23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24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级别</w:delText>
              </w:r>
            </w:del>
          </w:p>
        </w:tc>
        <w:tc>
          <w:tcPr>
            <w:tcW w:w="6602" w:type="dxa"/>
            <w:vAlign w:val="top"/>
          </w:tcPr>
          <w:p w14:paraId="667597CF">
            <w:pPr>
              <w:spacing w:before="126" w:line="221" w:lineRule="auto"/>
              <w:ind w:left="117"/>
              <w:rPr>
                <w:del w:id="25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26" w:author="咨询组" w:date="2026-04-29T16:53:20Z">
              <w:r>
                <w:rPr>
                  <w:rFonts w:ascii="宋体" w:hAnsi="宋体" w:eastAsia="宋体" w:cs="宋体"/>
                  <w:spacing w:val="14"/>
                  <w:sz w:val="21"/>
                  <w:szCs w:val="21"/>
                </w:rPr>
                <w:delText>管</w:delText>
              </w:r>
            </w:del>
            <w:del w:id="27" w:author="咨询组" w:date="2026-04-29T16:53:20Z">
              <w:r>
                <w:rPr>
                  <w:rFonts w:ascii="宋体" w:hAnsi="宋体" w:eastAsia="宋体" w:cs="宋体"/>
                  <w:spacing w:val="9"/>
                  <w:sz w:val="21"/>
                  <w:szCs w:val="21"/>
                </w:rPr>
                <w:delText>理办法(二级制度)</w:delText>
              </w:r>
            </w:del>
          </w:p>
        </w:tc>
      </w:tr>
      <w:tr w14:paraId="00439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28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51749645">
            <w:pPr>
              <w:spacing w:before="127" w:line="221" w:lineRule="auto"/>
              <w:ind w:left="116"/>
              <w:rPr>
                <w:del w:id="29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30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31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编号</w:delText>
              </w:r>
            </w:del>
          </w:p>
        </w:tc>
        <w:tc>
          <w:tcPr>
            <w:tcW w:w="6602" w:type="dxa"/>
            <w:vAlign w:val="top"/>
          </w:tcPr>
          <w:p w14:paraId="30817359">
            <w:pPr>
              <w:spacing w:before="127" w:line="221" w:lineRule="auto"/>
              <w:ind w:left="113"/>
              <w:rPr>
                <w:del w:id="32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33" w:author="咨询组" w:date="2026-04-29T16:53:20Z">
              <w:r>
                <w:rPr>
                  <w:rFonts w:ascii="宋体" w:hAnsi="宋体" w:eastAsia="宋体" w:cs="宋体"/>
                  <w:spacing w:val="-7"/>
                  <w:sz w:val="21"/>
                  <w:szCs w:val="21"/>
                </w:rPr>
                <w:delText>华啤 B03-26-人力 24</w:delText>
              </w:r>
            </w:del>
            <w:del w:id="34" w:author="咨询组" w:date="2026-04-29T16:53:20Z">
              <w:r>
                <w:rPr>
                  <w:rFonts w:ascii="宋体" w:hAnsi="宋体" w:eastAsia="宋体" w:cs="宋体"/>
                  <w:spacing w:val="-5"/>
                  <w:sz w:val="21"/>
                  <w:szCs w:val="21"/>
                </w:rPr>
                <w:delText>A</w:delText>
              </w:r>
            </w:del>
          </w:p>
        </w:tc>
      </w:tr>
      <w:tr w14:paraId="5A38E9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35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4C71DABE">
            <w:pPr>
              <w:spacing w:before="126" w:line="221" w:lineRule="auto"/>
              <w:ind w:left="116"/>
              <w:rPr>
                <w:del w:id="36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37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38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度批准者</w:delText>
              </w:r>
            </w:del>
          </w:p>
        </w:tc>
        <w:tc>
          <w:tcPr>
            <w:tcW w:w="6602" w:type="dxa"/>
            <w:vAlign w:val="top"/>
          </w:tcPr>
          <w:p w14:paraId="4518C0F6">
            <w:pPr>
              <w:spacing w:before="125" w:line="221" w:lineRule="auto"/>
              <w:ind w:left="113"/>
              <w:rPr>
                <w:del w:id="39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40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华润</w:delText>
              </w:r>
            </w:del>
            <w:del w:id="41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啤酒</w:delText>
              </w:r>
            </w:del>
          </w:p>
        </w:tc>
      </w:tr>
      <w:tr w14:paraId="4A555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del w:id="42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20F488FD">
            <w:pPr>
              <w:spacing w:before="129" w:line="221" w:lineRule="auto"/>
              <w:ind w:left="116"/>
              <w:rPr>
                <w:del w:id="43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44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45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度制订者</w:delText>
              </w:r>
            </w:del>
          </w:p>
        </w:tc>
        <w:tc>
          <w:tcPr>
            <w:tcW w:w="6602" w:type="dxa"/>
            <w:vAlign w:val="top"/>
          </w:tcPr>
          <w:p w14:paraId="78DCF841">
            <w:pPr>
              <w:spacing w:before="129" w:line="221" w:lineRule="auto"/>
              <w:ind w:left="113"/>
              <w:rPr>
                <w:del w:id="46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47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华润啤酒人力</w:delText>
              </w:r>
            </w:del>
            <w:del w:id="48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>资源部</w:delText>
              </w:r>
            </w:del>
          </w:p>
        </w:tc>
      </w:tr>
    </w:tbl>
    <w:p w14:paraId="1641F71F">
      <w:pPr>
        <w:spacing w:line="451" w:lineRule="auto"/>
        <w:rPr>
          <w:del w:id="49" w:author="咨询组" w:date="2026-04-29T16:53:20Z"/>
          <w:rFonts w:ascii="Arial"/>
          <w:sz w:val="21"/>
        </w:rPr>
      </w:pPr>
    </w:p>
    <w:p w14:paraId="21A159B4">
      <w:pPr>
        <w:spacing w:before="69" w:line="220" w:lineRule="auto"/>
        <w:ind w:left="37"/>
        <w:rPr>
          <w:del w:id="50" w:author="咨询组" w:date="2026-04-29T16:53:20Z"/>
          <w:rFonts w:ascii="宋体" w:hAnsi="宋体" w:eastAsia="宋体" w:cs="宋体"/>
          <w:sz w:val="21"/>
          <w:szCs w:val="21"/>
        </w:rPr>
      </w:pPr>
      <w:del w:id="51" w:author="咨询组" w:date="2026-04-29T16:53:20Z">
        <w:r>
          <w:rPr>
            <w:rFonts w:ascii="宋体" w:hAnsi="宋体" w:eastAsia="宋体" w:cs="宋体"/>
            <w:spacing w:val="-1"/>
            <w:sz w:val="21"/>
            <w:szCs w:val="21"/>
          </w:rPr>
          <w:delText>制度版本记录</w:delText>
        </w:r>
      </w:del>
    </w:p>
    <w:p w14:paraId="5D1AFEE1">
      <w:pPr>
        <w:spacing w:before="106" w:line="90" w:lineRule="exact"/>
        <w:ind w:firstLine="3"/>
        <w:textAlignment w:val="center"/>
        <w:rPr>
          <w:del w:id="52" w:author="咨询组" w:date="2026-04-29T16:53:20Z"/>
        </w:rPr>
      </w:pPr>
      <w:del w:id="53" w:author="咨询组" w:date="2026-04-29T16:53:20Z"/>
      <w:del w:id="54" w:author="咨询组" w:date="2026-04-29T16:53:20Z"/>
      <w:del w:id="55" w:author="咨询组" w:date="2026-04-29T16:53:20Z"/>
      <w:del w:id="56" w:author="咨询组" w:date="2026-04-29T16:53:20Z">
        <w:r>
          <w:rPr/>
          <w:pict>
            <v:shape id="_x0000_s1028" o:spid="_x0000_s1028" style="height:4.5pt;width:418.3pt;" filled="f" stroked="t" coordsize="8365,90" path="m0,45l8365,45e">
              <v:fill on="f" focussize="0,0"/>
              <v:stroke weight="4.5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58" w:author="咨询组" w:date="2026-04-29T16:53:20Z"/>
    </w:p>
    <w:p w14:paraId="62C4DA72">
      <w:pPr>
        <w:spacing w:line="213" w:lineRule="exact"/>
        <w:rPr>
          <w:del w:id="59" w:author="咨询组" w:date="2026-04-29T16:53:20Z"/>
        </w:rPr>
      </w:pPr>
    </w:p>
    <w:tbl>
      <w:tblPr>
        <w:tblStyle w:val="5"/>
        <w:tblW w:w="8175" w:type="dxa"/>
        <w:tblInd w:w="9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277"/>
        <w:gridCol w:w="4915"/>
      </w:tblGrid>
      <w:tr w14:paraId="111DF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60" w:author="咨询组" w:date="2026-04-29T16:53:20Z"/>
        </w:trPr>
        <w:tc>
          <w:tcPr>
            <w:tcW w:w="1983" w:type="dxa"/>
            <w:shd w:val="clear" w:color="auto" w:fill="D0CECE"/>
            <w:vAlign w:val="top"/>
          </w:tcPr>
          <w:p w14:paraId="5ACF54D2">
            <w:pPr>
              <w:spacing w:before="130" w:line="221" w:lineRule="auto"/>
              <w:ind w:left="580"/>
              <w:rPr>
                <w:del w:id="61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62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生效日</w:delText>
              </w:r>
            </w:del>
            <w:del w:id="63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期</w:delText>
              </w:r>
            </w:del>
          </w:p>
        </w:tc>
        <w:tc>
          <w:tcPr>
            <w:tcW w:w="1277" w:type="dxa"/>
            <w:shd w:val="clear" w:color="auto" w:fill="D0CECE"/>
            <w:vAlign w:val="top"/>
          </w:tcPr>
          <w:p w14:paraId="46FCDD92">
            <w:pPr>
              <w:spacing w:before="129" w:line="221" w:lineRule="auto"/>
              <w:ind w:left="121"/>
              <w:rPr>
                <w:del w:id="64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65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66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度起草人</w:delText>
              </w:r>
            </w:del>
          </w:p>
        </w:tc>
        <w:tc>
          <w:tcPr>
            <w:tcW w:w="4915" w:type="dxa"/>
            <w:shd w:val="clear" w:color="auto" w:fill="D0CECE"/>
            <w:vAlign w:val="top"/>
          </w:tcPr>
          <w:p w14:paraId="0C0B6828">
            <w:pPr>
              <w:spacing w:before="129" w:line="221" w:lineRule="auto"/>
              <w:ind w:left="113"/>
              <w:rPr>
                <w:del w:id="67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68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变</w:delText>
              </w:r>
            </w:del>
            <w:del w:id="69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更说明</w:delText>
              </w:r>
            </w:del>
          </w:p>
        </w:tc>
      </w:tr>
      <w:tr w14:paraId="153FF6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  <w:del w:id="70" w:author="咨询组" w:date="2026-04-29T16:53:20Z"/>
        </w:trPr>
        <w:tc>
          <w:tcPr>
            <w:tcW w:w="1983" w:type="dxa"/>
            <w:vAlign w:val="top"/>
          </w:tcPr>
          <w:p w14:paraId="50F1D3EA">
            <w:pPr>
              <w:spacing w:before="128" w:line="221" w:lineRule="auto"/>
              <w:ind w:left="188"/>
              <w:rPr>
                <w:del w:id="71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72" w:author="咨询组" w:date="2026-04-29T16:53:20Z">
              <w:r>
                <w:rPr>
                  <w:rFonts w:ascii="宋体" w:hAnsi="宋体" w:eastAsia="宋体" w:cs="宋体"/>
                  <w:spacing w:val="-18"/>
                  <w:sz w:val="21"/>
                  <w:szCs w:val="21"/>
                </w:rPr>
                <w:delText>2</w:delText>
              </w:r>
            </w:del>
            <w:del w:id="73" w:author="咨询组" w:date="2026-04-29T16:53:20Z">
              <w:r>
                <w:rPr>
                  <w:rFonts w:ascii="宋体" w:hAnsi="宋体" w:eastAsia="宋体" w:cs="宋体"/>
                  <w:spacing w:val="-15"/>
                  <w:sz w:val="21"/>
                  <w:szCs w:val="21"/>
                </w:rPr>
                <w:delText>024 年 5 月 23 日</w:delText>
              </w:r>
            </w:del>
          </w:p>
        </w:tc>
        <w:tc>
          <w:tcPr>
            <w:tcW w:w="1277" w:type="dxa"/>
            <w:vAlign w:val="top"/>
          </w:tcPr>
          <w:p w14:paraId="21D499EB">
            <w:pPr>
              <w:spacing w:before="128" w:line="221" w:lineRule="auto"/>
              <w:ind w:left="434"/>
              <w:rPr>
                <w:del w:id="74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75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刘</w:delText>
              </w:r>
            </w:del>
            <w:del w:id="76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爽</w:delText>
              </w:r>
            </w:del>
          </w:p>
        </w:tc>
        <w:tc>
          <w:tcPr>
            <w:tcW w:w="4915" w:type="dxa"/>
            <w:vAlign w:val="top"/>
          </w:tcPr>
          <w:p w14:paraId="4B50A958">
            <w:pPr>
              <w:spacing w:before="128" w:line="221" w:lineRule="auto"/>
              <w:ind w:left="116"/>
              <w:rPr>
                <w:del w:id="77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78" w:author="咨询组" w:date="2026-04-29T16:53:20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首</w:delText>
              </w:r>
            </w:del>
            <w:del w:id="79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次制定</w:delText>
              </w:r>
            </w:del>
          </w:p>
        </w:tc>
      </w:tr>
    </w:tbl>
    <w:p w14:paraId="14C34F81">
      <w:pPr>
        <w:spacing w:line="450" w:lineRule="auto"/>
        <w:rPr>
          <w:del w:id="80" w:author="咨询组" w:date="2026-04-29T16:53:20Z"/>
          <w:rFonts w:ascii="Arial"/>
          <w:sz w:val="21"/>
        </w:rPr>
      </w:pPr>
    </w:p>
    <w:p w14:paraId="6F406925">
      <w:pPr>
        <w:spacing w:before="68" w:line="221" w:lineRule="auto"/>
        <w:ind w:left="37"/>
        <w:rPr>
          <w:del w:id="81" w:author="咨询组" w:date="2026-04-29T16:53:20Z"/>
          <w:rFonts w:ascii="宋体" w:hAnsi="宋体" w:eastAsia="宋体" w:cs="宋体"/>
          <w:sz w:val="21"/>
          <w:szCs w:val="21"/>
        </w:rPr>
      </w:pPr>
      <w:del w:id="82" w:author="咨询组" w:date="2026-04-29T16:53:20Z">
        <w:r>
          <w:rPr>
            <w:rFonts w:ascii="宋体" w:hAnsi="宋体" w:eastAsia="宋体" w:cs="宋体"/>
            <w:spacing w:val="-2"/>
            <w:sz w:val="21"/>
            <w:szCs w:val="21"/>
          </w:rPr>
          <w:delText>制度</w:delText>
        </w:r>
      </w:del>
      <w:del w:id="83" w:author="咨询组" w:date="2026-04-29T16:53:20Z">
        <w:r>
          <w:rPr>
            <w:rFonts w:ascii="宋体" w:hAnsi="宋体" w:eastAsia="宋体" w:cs="宋体"/>
            <w:spacing w:val="-1"/>
            <w:sz w:val="21"/>
            <w:szCs w:val="21"/>
          </w:rPr>
          <w:delText>说明</w:delText>
        </w:r>
      </w:del>
    </w:p>
    <w:p w14:paraId="2F4CD5CC">
      <w:pPr>
        <w:spacing w:before="104" w:line="90" w:lineRule="exact"/>
        <w:ind w:firstLine="3"/>
        <w:textAlignment w:val="center"/>
        <w:rPr>
          <w:del w:id="84" w:author="咨询组" w:date="2026-04-29T16:53:20Z"/>
        </w:rPr>
      </w:pPr>
      <w:del w:id="85" w:author="咨询组" w:date="2026-04-29T16:53:20Z"/>
      <w:del w:id="86" w:author="咨询组" w:date="2026-04-29T16:53:20Z"/>
      <w:del w:id="87" w:author="咨询组" w:date="2026-04-29T16:53:20Z"/>
      <w:del w:id="88" w:author="咨询组" w:date="2026-04-29T16:53:20Z">
        <w:r>
          <w:rPr/>
          <w:pict>
            <v:shape id="_x0000_s1029" o:spid="_x0000_s1029" style="height:4.5pt;width:418.3pt;" filled="f" stroked="t" coordsize="8365,90" path="m0,45l8365,45e">
              <v:fill on="f" focussize="0,0"/>
              <v:stroke weight="4.5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90" w:author="咨询组" w:date="2026-04-29T16:53:20Z"/>
    </w:p>
    <w:p w14:paraId="6A04FEEB">
      <w:pPr>
        <w:spacing w:line="214" w:lineRule="exact"/>
        <w:rPr>
          <w:del w:id="91" w:author="咨询组" w:date="2026-04-29T16:53:20Z"/>
        </w:rPr>
      </w:pPr>
    </w:p>
    <w:tbl>
      <w:tblPr>
        <w:tblStyle w:val="5"/>
        <w:tblW w:w="8302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6602"/>
      </w:tblGrid>
      <w:tr w14:paraId="14E536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44" w:hRule="atLeast"/>
          <w:del w:id="92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7CAD4F95">
            <w:pPr>
              <w:spacing w:line="300" w:lineRule="auto"/>
              <w:rPr>
                <w:del w:id="93" w:author="咨询组" w:date="2026-04-29T16:53:20Z"/>
                <w:rFonts w:ascii="Arial"/>
                <w:sz w:val="21"/>
              </w:rPr>
            </w:pPr>
          </w:p>
          <w:p w14:paraId="0A86B8FB">
            <w:pPr>
              <w:spacing w:before="69" w:line="223" w:lineRule="auto"/>
              <w:ind w:left="156"/>
              <w:rPr>
                <w:del w:id="94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95" w:author="咨询组" w:date="2026-04-29T16:53:20Z">
              <w:r>
                <w:rPr>
                  <w:rFonts w:ascii="宋体" w:hAnsi="宋体" w:eastAsia="宋体" w:cs="宋体"/>
                  <w:spacing w:val="-13"/>
                  <w:sz w:val="21"/>
                  <w:szCs w:val="21"/>
                </w:rPr>
                <w:delText>目</w:delText>
              </w:r>
            </w:del>
            <w:del w:id="96" w:author="咨询组" w:date="2026-04-29T16:53:20Z">
              <w:r>
                <w:rPr>
                  <w:rFonts w:ascii="宋体" w:hAnsi="宋体" w:eastAsia="宋体" w:cs="宋体"/>
                  <w:spacing w:val="-11"/>
                  <w:sz w:val="21"/>
                  <w:szCs w:val="21"/>
                </w:rPr>
                <w:delText>的</w:delText>
              </w:r>
            </w:del>
          </w:p>
        </w:tc>
        <w:tc>
          <w:tcPr>
            <w:tcW w:w="6602" w:type="dxa"/>
            <w:vAlign w:val="top"/>
          </w:tcPr>
          <w:p w14:paraId="47BEAB8D">
            <w:pPr>
              <w:spacing w:before="58" w:line="256" w:lineRule="auto"/>
              <w:ind w:left="111" w:right="186"/>
              <w:rPr>
                <w:del w:id="97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98" w:author="咨询组" w:date="2026-04-29T16:53:20Z">
              <w:r>
                <w:rPr>
                  <w:rFonts w:ascii="宋体" w:hAnsi="宋体" w:eastAsia="宋体" w:cs="宋体"/>
                  <w:spacing w:val="-6"/>
                  <w:sz w:val="21"/>
                  <w:szCs w:val="21"/>
                </w:rPr>
                <w:delText>健全优秀年</w:delText>
              </w:r>
            </w:del>
            <w:del w:id="99" w:author="咨询组" w:date="2026-04-29T16:53:20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轻干部选培管用全链条工作机制， 明确责任体系、盘点选</w:delText>
              </w:r>
            </w:del>
            <w:del w:id="100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01" w:author="咨询组" w:date="2026-04-29T16:53:20Z">
              <w:r>
                <w:rPr>
                  <w:rFonts w:ascii="宋体" w:hAnsi="宋体" w:eastAsia="宋体" w:cs="宋体"/>
                  <w:spacing w:val="-6"/>
                  <w:sz w:val="21"/>
                  <w:szCs w:val="21"/>
                </w:rPr>
                <w:delText>拔、培养</w:delText>
              </w:r>
            </w:del>
            <w:del w:id="102" w:author="咨询组" w:date="2026-04-29T16:53:20Z">
              <w:r>
                <w:rPr>
                  <w:rFonts w:ascii="宋体" w:hAnsi="宋体" w:eastAsia="宋体" w:cs="宋体"/>
                  <w:spacing w:val="-5"/>
                  <w:sz w:val="21"/>
                  <w:szCs w:val="21"/>
                </w:rPr>
                <w:delText>锻</w:delText>
              </w:r>
            </w:del>
            <w:del w:id="103" w:author="咨询组" w:date="2026-04-29T16:53:20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炼、管理监督、统筹使用等管理要求， 持续加强华润啤酒</w:delText>
              </w:r>
            </w:del>
            <w:del w:id="104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05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优秀年轻干部队伍建</w:delText>
              </w:r>
            </w:del>
            <w:del w:id="106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设。</w:delText>
              </w:r>
            </w:del>
          </w:p>
        </w:tc>
      </w:tr>
      <w:tr w14:paraId="1F1D40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107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4E4EB2E5">
            <w:pPr>
              <w:spacing w:before="127" w:line="221" w:lineRule="auto"/>
              <w:ind w:left="116"/>
              <w:rPr>
                <w:del w:id="108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09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适</w:delText>
              </w:r>
            </w:del>
            <w:del w:id="110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用范围</w:delText>
              </w:r>
            </w:del>
          </w:p>
        </w:tc>
        <w:tc>
          <w:tcPr>
            <w:tcW w:w="6602" w:type="dxa"/>
            <w:vAlign w:val="top"/>
          </w:tcPr>
          <w:p w14:paraId="28EFE5E4">
            <w:pPr>
              <w:spacing w:before="127" w:line="220" w:lineRule="auto"/>
              <w:ind w:left="113"/>
              <w:rPr>
                <w:del w:id="111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12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华润啤酒</w:delText>
              </w:r>
            </w:del>
            <w:del w:id="113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>优秀年轻干部队伍建设的管理工作</w:delText>
              </w:r>
            </w:del>
          </w:p>
        </w:tc>
      </w:tr>
      <w:tr w14:paraId="5BE2B5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  <w:del w:id="114" w:author="咨询组" w:date="2026-04-29T16:53:20Z"/>
        </w:trPr>
        <w:tc>
          <w:tcPr>
            <w:tcW w:w="1700" w:type="dxa"/>
            <w:shd w:val="clear" w:color="auto" w:fill="D0CECE"/>
            <w:vAlign w:val="top"/>
          </w:tcPr>
          <w:p w14:paraId="205E447F">
            <w:pPr>
              <w:tabs>
                <w:tab w:val="left" w:pos="227"/>
              </w:tabs>
              <w:spacing w:before="213" w:line="283" w:lineRule="auto"/>
              <w:ind w:left="116" w:right="113"/>
              <w:rPr>
                <w:del w:id="115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16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主要</w:delText>
              </w:r>
            </w:del>
            <w:del w:id="117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关联制度</w:delText>
              </w:r>
            </w:del>
            <w:del w:id="118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 </w:delText>
              </w:r>
            </w:del>
            <w:del w:id="119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tab/>
              </w:r>
            </w:del>
            <w:del w:id="120" w:author="咨询组" w:date="2026-04-29T16:53:20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(指一级</w:delText>
              </w:r>
            </w:del>
            <w:del w:id="121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、二级</w:delText>
              </w:r>
            </w:del>
            <w:del w:id="122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23" w:author="咨询组" w:date="2026-04-29T16:53:20Z">
              <w:r>
                <w:rPr>
                  <w:rFonts w:ascii="宋体" w:hAnsi="宋体" w:eastAsia="宋体" w:cs="宋体"/>
                  <w:spacing w:val="-7"/>
                  <w:sz w:val="21"/>
                  <w:szCs w:val="21"/>
                </w:rPr>
                <w:delText>制</w:delText>
              </w:r>
            </w:del>
            <w:del w:id="124" w:author="咨询组" w:date="2026-04-29T16:53:20Z">
              <w:r>
                <w:rPr>
                  <w:rFonts w:ascii="宋体" w:hAnsi="宋体" w:eastAsia="宋体" w:cs="宋体"/>
                  <w:spacing w:val="-5"/>
                  <w:sz w:val="21"/>
                  <w:szCs w:val="21"/>
                </w:rPr>
                <w:delText>度)</w:delText>
              </w:r>
            </w:del>
          </w:p>
        </w:tc>
        <w:tc>
          <w:tcPr>
            <w:tcW w:w="6602" w:type="dxa"/>
            <w:vAlign w:val="top"/>
          </w:tcPr>
          <w:p w14:paraId="27592C6B">
            <w:pPr>
              <w:spacing w:before="56" w:line="312" w:lineRule="exact"/>
              <w:ind w:left="113"/>
              <w:rPr>
                <w:del w:id="125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26" w:author="咨询组" w:date="2026-04-29T16:53:20Z">
              <w:r>
                <w:rPr>
                  <w:rFonts w:ascii="宋体" w:hAnsi="宋体" w:eastAsia="宋体" w:cs="宋体"/>
                  <w:spacing w:val="-1"/>
                  <w:position w:val="7"/>
                  <w:sz w:val="21"/>
                  <w:szCs w:val="21"/>
                </w:rPr>
                <w:delText>华润集团</w:delText>
              </w:r>
            </w:del>
            <w:del w:id="127" w:author="咨询组" w:date="2026-04-29T16:53:20Z">
              <w:r>
                <w:rPr>
                  <w:rFonts w:ascii="宋体" w:hAnsi="宋体" w:eastAsia="宋体" w:cs="宋体"/>
                  <w:position w:val="7"/>
                  <w:sz w:val="21"/>
                  <w:szCs w:val="21"/>
                </w:rPr>
                <w:delText>优秀年轻干部队伍建设工作指引</w:delText>
              </w:r>
            </w:del>
          </w:p>
          <w:p w14:paraId="518C6DA7">
            <w:pPr>
              <w:spacing w:line="219" w:lineRule="auto"/>
              <w:ind w:left="113"/>
              <w:rPr>
                <w:del w:id="128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29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华润啤酒直管</w:delText>
              </w:r>
            </w:del>
            <w:del w:id="130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>干部管理规定</w:delText>
              </w:r>
            </w:del>
          </w:p>
          <w:p w14:paraId="3FC985CA">
            <w:pPr>
              <w:spacing w:before="61" w:line="220" w:lineRule="auto"/>
              <w:ind w:left="113"/>
              <w:rPr>
                <w:del w:id="131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32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华润雪花</w:delText>
              </w:r>
            </w:del>
            <w:del w:id="133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>下属单位直管干部管理规定</w:delText>
              </w:r>
            </w:del>
          </w:p>
          <w:p w14:paraId="29270533">
            <w:pPr>
              <w:spacing w:before="62" w:line="220" w:lineRule="auto"/>
              <w:ind w:left="113"/>
              <w:rPr>
                <w:del w:id="134" w:author="咨询组" w:date="2026-04-29T16:53:20Z"/>
                <w:rFonts w:ascii="宋体" w:hAnsi="宋体" w:eastAsia="宋体" w:cs="宋体"/>
                <w:sz w:val="21"/>
                <w:szCs w:val="21"/>
              </w:rPr>
            </w:pPr>
            <w:del w:id="135" w:author="咨询组" w:date="2026-04-29T16:53:20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华润酒业直管</w:delText>
              </w:r>
            </w:del>
            <w:del w:id="136" w:author="咨询组" w:date="2026-04-29T16:53:20Z">
              <w:r>
                <w:rPr>
                  <w:rFonts w:ascii="宋体" w:hAnsi="宋体" w:eastAsia="宋体" w:cs="宋体"/>
                  <w:sz w:val="21"/>
                  <w:szCs w:val="21"/>
                </w:rPr>
                <w:delText>干部管理规定</w:delText>
              </w:r>
            </w:del>
          </w:p>
        </w:tc>
      </w:tr>
    </w:tbl>
    <w:p w14:paraId="555BEA60">
      <w:pPr>
        <w:rPr>
          <w:del w:id="137" w:author="咨询组" w:date="2026-04-29T16:53:20Z"/>
          <w:rFonts w:ascii="Arial"/>
          <w:sz w:val="21"/>
        </w:rPr>
      </w:pPr>
    </w:p>
    <w:p w14:paraId="50EEA1F2">
      <w:pPr>
        <w:rPr>
          <w:del w:id="138" w:author="咨询组" w:date="2026-04-29T16:53:20Z"/>
        </w:rPr>
        <w:sectPr>
          <w:headerReference r:id="rId5" w:type="default"/>
          <w:pgSz w:w="11907" w:h="16839"/>
          <w:pgMar w:top="1" w:right="1765" w:bottom="0" w:left="1771" w:header="0" w:footer="0" w:gutter="0"/>
          <w:pgNumType w:fmt="decimal"/>
          <w:cols w:space="720" w:num="1"/>
        </w:sectPr>
      </w:pPr>
    </w:p>
    <w:p w14:paraId="5F203514">
      <w:pPr>
        <w:spacing w:before="101" w:line="224" w:lineRule="auto"/>
        <w:ind w:left="3932"/>
        <w:rPr>
          <w:del w:id="139" w:author="咨询组" w:date="2026-04-29T16:53:20Z"/>
          <w:rFonts w:ascii="仿宋" w:hAnsi="仿宋" w:eastAsia="仿宋" w:cs="仿宋"/>
          <w:sz w:val="31"/>
          <w:szCs w:val="31"/>
        </w:rPr>
      </w:pPr>
    </w:p>
    <w:customXmlDelRangeStart w:id="140" w:author="咨询组" w:date="2026-04-29T16:53:20Z"/>
    <w:sdt>
      <w:sdtPr>
        <w:rPr>
          <w:rFonts w:ascii="仿宋" w:hAnsi="仿宋" w:eastAsia="仿宋" w:cs="仿宋"/>
          <w:sz w:val="31"/>
          <w:szCs w:val="31"/>
        </w:rPr>
        <w:id w:val="147472194"/>
        <w:docPartObj>
          <w:docPartGallery w:val="Table of Contents"/>
          <w:docPartUnique/>
        </w:docPartObj>
      </w:sdtPr>
      <w:sdtEndPr>
        <w:rPr>
          <w:rFonts w:ascii="仿宋" w:hAnsi="仿宋" w:eastAsia="仿宋" w:cs="仿宋"/>
          <w:sz w:val="31"/>
          <w:szCs w:val="31"/>
        </w:rPr>
      </w:sdtEndPr>
      <w:sdtContent>
        <w:customXmlDelRangeEnd w:id="140"/>
        <w:p w14:paraId="3F810280">
          <w:pPr>
            <w:spacing w:before="101" w:line="224" w:lineRule="auto"/>
            <w:ind w:left="3932"/>
            <w:rPr>
              <w:del w:id="142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44" w:author="咨询组" w:date="2026-04-29T16:53:20Z">
            <w:r>
              <w:rPr>
                <w:rFonts w:ascii="仿宋" w:hAnsi="仿宋" w:eastAsia="仿宋" w:cs="仿宋"/>
                <w:spacing w:val="-13"/>
                <w:sz w:val="31"/>
                <w:szCs w:val="31"/>
              </w:rPr>
              <w:delText>目</w:delText>
            </w:r>
          </w:del>
          <w:del w:id="145" w:author="咨询组" w:date="2026-04-29T16:53:20Z">
            <w:r>
              <w:rPr>
                <w:rFonts w:ascii="仿宋" w:hAnsi="仿宋" w:eastAsia="仿宋" w:cs="仿宋"/>
                <w:spacing w:val="-12"/>
                <w:sz w:val="31"/>
                <w:szCs w:val="31"/>
              </w:rPr>
              <w:delText>录</w:delText>
            </w:r>
          </w:del>
        </w:p>
        <w:p w14:paraId="3CD76B38">
          <w:pPr>
            <w:tabs>
              <w:tab w:val="right" w:leader="dot" w:pos="8335"/>
            </w:tabs>
            <w:spacing w:before="268" w:line="224" w:lineRule="auto"/>
            <w:ind w:left="57"/>
            <w:rPr>
              <w:del w:id="146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47" w:author="咨询组" w:date="2026-04-29T16:53:20Z">
            <w:r>
              <w:rPr/>
              <w:fldChar w:fldCharType="begin"/>
            </w:r>
          </w:del>
          <w:del w:id="148" w:author="咨询组" w:date="2026-04-29T16:53:20Z">
            <w:r>
              <w:rPr/>
              <w:delInstrText xml:space="preserve"> HYPERLINK \l "_bookmark1" </w:delInstrText>
            </w:r>
          </w:del>
          <w:del w:id="149" w:author="咨询组" w:date="2026-04-29T16:53:20Z">
            <w:r>
              <w:rPr/>
              <w:fldChar w:fldCharType="separate"/>
            </w:r>
          </w:del>
          <w:del w:id="150" w:author="咨询组" w:date="2026-04-29T16:53:20Z">
            <w:r>
              <w:rPr>
                <w:rFonts w:ascii="仿宋" w:hAnsi="仿宋" w:eastAsia="仿宋" w:cs="仿宋"/>
                <w:spacing w:val="18"/>
                <w:sz w:val="31"/>
                <w:szCs w:val="31"/>
              </w:rPr>
              <w:delText>第</w:delText>
            </w:r>
          </w:del>
          <w:del w:id="151" w:author="咨询组" w:date="2026-04-29T16:53:20Z">
            <w:r>
              <w:rPr>
                <w:rFonts w:ascii="仿宋" w:hAnsi="仿宋" w:eastAsia="仿宋" w:cs="仿宋"/>
                <w:spacing w:val="17"/>
                <w:sz w:val="31"/>
                <w:szCs w:val="31"/>
              </w:rPr>
              <w:delText xml:space="preserve">一章    总则 </w:delText>
            </w:r>
          </w:del>
          <w:del w:id="152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53" w:author="咨询组" w:date="2026-04-29T16:53:20Z">
            <w:r>
              <w:rPr>
                <w:rFonts w:ascii="仿宋" w:hAnsi="仿宋" w:eastAsia="仿宋" w:cs="仿宋"/>
                <w:spacing w:val="17"/>
                <w:sz w:val="31"/>
                <w:szCs w:val="31"/>
              </w:rPr>
              <w:delText>1</w:delText>
            </w:r>
          </w:del>
          <w:del w:id="154" w:author="咨询组" w:date="2026-04-29T16:53:20Z">
            <w:r>
              <w:rPr>
                <w:rFonts w:ascii="仿宋" w:hAnsi="仿宋" w:eastAsia="仿宋" w:cs="仿宋"/>
                <w:spacing w:val="17"/>
                <w:sz w:val="31"/>
                <w:szCs w:val="31"/>
              </w:rPr>
              <w:fldChar w:fldCharType="end"/>
            </w:r>
          </w:del>
        </w:p>
        <w:p w14:paraId="69139EEB">
          <w:pPr>
            <w:tabs>
              <w:tab w:val="right" w:leader="dot" w:pos="8335"/>
            </w:tabs>
            <w:spacing w:before="183" w:line="224" w:lineRule="auto"/>
            <w:ind w:left="57"/>
            <w:rPr>
              <w:del w:id="155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56" w:author="咨询组" w:date="2026-04-29T16:53:20Z">
            <w:r>
              <w:rPr/>
              <w:fldChar w:fldCharType="begin"/>
            </w:r>
          </w:del>
          <w:del w:id="157" w:author="咨询组" w:date="2026-04-29T16:53:20Z">
            <w:r>
              <w:rPr/>
              <w:delInstrText xml:space="preserve"> HYPERLINK \l "_bookmark2" </w:delInstrText>
            </w:r>
          </w:del>
          <w:del w:id="158" w:author="咨询组" w:date="2026-04-29T16:53:20Z">
            <w:r>
              <w:rPr/>
              <w:fldChar w:fldCharType="separate"/>
            </w:r>
          </w:del>
          <w:del w:id="159" w:author="咨询组" w:date="2026-04-29T16:53:20Z">
            <w:r>
              <w:rPr>
                <w:rFonts w:ascii="仿宋" w:hAnsi="仿宋" w:eastAsia="仿宋" w:cs="仿宋"/>
                <w:spacing w:val="20"/>
                <w:sz w:val="31"/>
                <w:szCs w:val="31"/>
              </w:rPr>
              <w:delText>第</w:delText>
            </w:r>
          </w:del>
          <w:del w:id="160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 xml:space="preserve">二章    责任体系 </w:delText>
            </w:r>
          </w:del>
          <w:del w:id="161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62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>2</w:delText>
            </w:r>
          </w:del>
          <w:del w:id="163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fldChar w:fldCharType="end"/>
            </w:r>
          </w:del>
        </w:p>
        <w:p w14:paraId="666138CD">
          <w:pPr>
            <w:tabs>
              <w:tab w:val="right" w:leader="dot" w:pos="8335"/>
            </w:tabs>
            <w:spacing w:before="185" w:line="224" w:lineRule="auto"/>
            <w:ind w:left="57"/>
            <w:rPr>
              <w:del w:id="164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65" w:author="咨询组" w:date="2026-04-29T16:53:20Z">
            <w:r>
              <w:rPr/>
              <w:fldChar w:fldCharType="begin"/>
            </w:r>
          </w:del>
          <w:del w:id="166" w:author="咨询组" w:date="2026-04-29T16:53:20Z">
            <w:r>
              <w:rPr/>
              <w:delInstrText xml:space="preserve"> HYPERLINK \l "_bookmark3" </w:delInstrText>
            </w:r>
          </w:del>
          <w:del w:id="167" w:author="咨询组" w:date="2026-04-29T16:53:20Z">
            <w:r>
              <w:rPr/>
              <w:fldChar w:fldCharType="separate"/>
            </w:r>
          </w:del>
          <w:del w:id="168" w:author="咨询组" w:date="2026-04-29T16:53:20Z">
            <w:r>
              <w:rPr>
                <w:rFonts w:ascii="仿宋" w:hAnsi="仿宋" w:eastAsia="仿宋" w:cs="仿宋"/>
                <w:spacing w:val="20"/>
                <w:sz w:val="31"/>
                <w:szCs w:val="31"/>
              </w:rPr>
              <w:delText>第</w:delText>
            </w:r>
          </w:del>
          <w:del w:id="169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 xml:space="preserve">三章    盘点选拔 </w:delText>
            </w:r>
          </w:del>
          <w:del w:id="170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71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>2</w:delText>
            </w:r>
          </w:del>
          <w:del w:id="172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fldChar w:fldCharType="end"/>
            </w:r>
          </w:del>
        </w:p>
        <w:p w14:paraId="1242F0FE">
          <w:pPr>
            <w:tabs>
              <w:tab w:val="right" w:leader="dot" w:pos="8335"/>
            </w:tabs>
            <w:spacing w:before="184" w:line="222" w:lineRule="auto"/>
            <w:ind w:left="57"/>
            <w:rPr>
              <w:del w:id="173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74" w:author="咨询组" w:date="2026-04-29T16:53:20Z">
            <w:r>
              <w:rPr/>
              <w:fldChar w:fldCharType="begin"/>
            </w:r>
          </w:del>
          <w:del w:id="175" w:author="咨询组" w:date="2026-04-29T16:53:20Z">
            <w:r>
              <w:rPr/>
              <w:delInstrText xml:space="preserve"> HYPERLINK \l "_bookmark4" </w:delInstrText>
            </w:r>
          </w:del>
          <w:del w:id="176" w:author="咨询组" w:date="2026-04-29T16:53:20Z">
            <w:r>
              <w:rPr/>
              <w:fldChar w:fldCharType="separate"/>
            </w:r>
          </w:del>
          <w:del w:id="177" w:author="咨询组" w:date="2026-04-29T16:53:20Z">
            <w:r>
              <w:rPr>
                <w:rFonts w:ascii="仿宋" w:hAnsi="仿宋" w:eastAsia="仿宋" w:cs="仿宋"/>
                <w:spacing w:val="20"/>
                <w:sz w:val="31"/>
                <w:szCs w:val="31"/>
              </w:rPr>
              <w:delText>第</w:delText>
            </w:r>
          </w:del>
          <w:del w:id="178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 xml:space="preserve">四章    培养锻炼 </w:delText>
            </w:r>
          </w:del>
          <w:del w:id="179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80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>4</w:delText>
            </w:r>
          </w:del>
          <w:del w:id="181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fldChar w:fldCharType="end"/>
            </w:r>
          </w:del>
        </w:p>
        <w:p w14:paraId="08777977">
          <w:pPr>
            <w:tabs>
              <w:tab w:val="right" w:leader="dot" w:pos="8335"/>
            </w:tabs>
            <w:spacing w:before="185" w:line="224" w:lineRule="auto"/>
            <w:ind w:left="57"/>
            <w:rPr>
              <w:del w:id="182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83" w:author="咨询组" w:date="2026-04-29T16:53:20Z">
            <w:r>
              <w:rPr/>
              <w:fldChar w:fldCharType="begin"/>
            </w:r>
          </w:del>
          <w:del w:id="184" w:author="咨询组" w:date="2026-04-29T16:53:20Z">
            <w:r>
              <w:rPr/>
              <w:delInstrText xml:space="preserve"> HYPERLINK \l "_bookmark5" </w:delInstrText>
            </w:r>
          </w:del>
          <w:del w:id="185" w:author="咨询组" w:date="2026-04-29T16:53:20Z">
            <w:r>
              <w:rPr/>
              <w:fldChar w:fldCharType="separate"/>
            </w:r>
          </w:del>
          <w:del w:id="186" w:author="咨询组" w:date="2026-04-29T16:53:20Z">
            <w:r>
              <w:rPr>
                <w:rFonts w:ascii="仿宋" w:hAnsi="仿宋" w:eastAsia="仿宋" w:cs="仿宋"/>
                <w:spacing w:val="20"/>
                <w:sz w:val="31"/>
                <w:szCs w:val="31"/>
              </w:rPr>
              <w:delText>第</w:delText>
            </w:r>
          </w:del>
          <w:del w:id="187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 xml:space="preserve">五章    管理监督 </w:delText>
            </w:r>
          </w:del>
          <w:del w:id="188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89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>8</w:delText>
            </w:r>
          </w:del>
          <w:del w:id="190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fldChar w:fldCharType="end"/>
            </w:r>
          </w:del>
        </w:p>
        <w:p w14:paraId="270430D0">
          <w:pPr>
            <w:tabs>
              <w:tab w:val="right" w:leader="dot" w:pos="8337"/>
            </w:tabs>
            <w:spacing w:before="185" w:line="224" w:lineRule="auto"/>
            <w:ind w:left="57"/>
            <w:rPr>
              <w:del w:id="191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192" w:author="咨询组" w:date="2026-04-29T16:53:20Z">
            <w:r>
              <w:rPr/>
              <w:fldChar w:fldCharType="begin"/>
            </w:r>
          </w:del>
          <w:del w:id="193" w:author="咨询组" w:date="2026-04-29T16:53:20Z">
            <w:r>
              <w:rPr/>
              <w:delInstrText xml:space="preserve"> HYPERLINK \l "_bookmark6" </w:delInstrText>
            </w:r>
          </w:del>
          <w:del w:id="194" w:author="咨询组" w:date="2026-04-29T16:53:20Z">
            <w:r>
              <w:rPr/>
              <w:fldChar w:fldCharType="separate"/>
            </w:r>
          </w:del>
          <w:del w:id="195" w:author="咨询组" w:date="2026-04-29T16:53:20Z">
            <w:r>
              <w:rPr>
                <w:rFonts w:ascii="仿宋" w:hAnsi="仿宋" w:eastAsia="仿宋" w:cs="仿宋"/>
                <w:spacing w:val="25"/>
                <w:sz w:val="31"/>
                <w:szCs w:val="31"/>
              </w:rPr>
              <w:delText>第</w:delText>
            </w:r>
          </w:del>
          <w:del w:id="196" w:author="咨询组" w:date="2026-04-29T16:53:20Z">
            <w:r>
              <w:rPr>
                <w:rFonts w:ascii="仿宋" w:hAnsi="仿宋" w:eastAsia="仿宋" w:cs="仿宋"/>
                <w:spacing w:val="15"/>
                <w:sz w:val="31"/>
                <w:szCs w:val="31"/>
              </w:rPr>
              <w:delText xml:space="preserve">六章    统筹使用 </w:delText>
            </w:r>
          </w:del>
          <w:del w:id="197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98" w:author="咨询组" w:date="2026-04-29T16:53:20Z">
            <w:r>
              <w:rPr>
                <w:rFonts w:ascii="仿宋" w:hAnsi="仿宋" w:eastAsia="仿宋" w:cs="仿宋"/>
                <w:spacing w:val="15"/>
                <w:sz w:val="31"/>
                <w:szCs w:val="31"/>
              </w:rPr>
              <w:delText>10</w:delText>
            </w:r>
          </w:del>
          <w:del w:id="199" w:author="咨询组" w:date="2026-04-29T16:53:20Z">
            <w:r>
              <w:rPr>
                <w:rFonts w:ascii="仿宋" w:hAnsi="仿宋" w:eastAsia="仿宋" w:cs="仿宋"/>
                <w:spacing w:val="15"/>
                <w:sz w:val="31"/>
                <w:szCs w:val="31"/>
              </w:rPr>
              <w:fldChar w:fldCharType="end"/>
            </w:r>
          </w:del>
        </w:p>
        <w:p w14:paraId="0F7624C9">
          <w:pPr>
            <w:tabs>
              <w:tab w:val="right" w:leader="dot" w:pos="8337"/>
            </w:tabs>
            <w:spacing w:before="183" w:line="224" w:lineRule="auto"/>
            <w:ind w:left="57"/>
            <w:rPr>
              <w:del w:id="200" w:author="咨询组" w:date="2026-04-29T16:53:20Z"/>
              <w:rFonts w:ascii="仿宋" w:hAnsi="仿宋" w:eastAsia="仿宋" w:cs="仿宋"/>
              <w:sz w:val="31"/>
              <w:szCs w:val="31"/>
            </w:rPr>
          </w:pPr>
          <w:del w:id="201" w:author="咨询组" w:date="2026-04-29T16:53:20Z">
            <w:r>
              <w:rPr/>
              <w:fldChar w:fldCharType="begin"/>
            </w:r>
          </w:del>
          <w:del w:id="202" w:author="咨询组" w:date="2026-04-29T16:53:20Z">
            <w:r>
              <w:rPr/>
              <w:delInstrText xml:space="preserve"> HYPERLINK \l "_bookmark7" </w:delInstrText>
            </w:r>
          </w:del>
          <w:del w:id="203" w:author="咨询组" w:date="2026-04-29T16:53:20Z">
            <w:r>
              <w:rPr/>
              <w:fldChar w:fldCharType="separate"/>
            </w:r>
          </w:del>
          <w:del w:id="204" w:author="咨询组" w:date="2026-04-29T16:53:20Z">
            <w:r>
              <w:rPr>
                <w:rFonts w:ascii="仿宋" w:hAnsi="仿宋" w:eastAsia="仿宋" w:cs="仿宋"/>
                <w:spacing w:val="20"/>
                <w:sz w:val="31"/>
                <w:szCs w:val="31"/>
              </w:rPr>
              <w:delText>第</w:delText>
            </w:r>
          </w:del>
          <w:del w:id="205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 xml:space="preserve">七章    附则 </w:delText>
            </w:r>
          </w:del>
          <w:del w:id="206" w:author="咨询组" w:date="2026-04-29T16:53:20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07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delText>11</w:delText>
            </w:r>
          </w:del>
          <w:del w:id="208" w:author="咨询组" w:date="2026-04-29T16:53:20Z">
            <w:r>
              <w:rPr>
                <w:rFonts w:ascii="仿宋" w:hAnsi="仿宋" w:eastAsia="仿宋" w:cs="仿宋"/>
                <w:spacing w:val="16"/>
                <w:sz w:val="31"/>
                <w:szCs w:val="31"/>
              </w:rPr>
              <w:fldChar w:fldCharType="end"/>
            </w:r>
          </w:del>
        </w:p>
        <w:customXmlDelRangeStart w:id="210" w:author="咨询组" w:date="2026-04-29T16:53:20Z"/>
      </w:sdtContent>
    </w:sdt>
    <w:customXmlDelRangeEnd w:id="210"/>
    <w:p w14:paraId="7F3FEDE0">
      <w:pPr>
        <w:rPr>
          <w:del w:id="211" w:author="咨询组" w:date="2026-04-29T16:53:00Z"/>
        </w:rPr>
        <w:sectPr>
          <w:headerReference r:id="rId6" w:type="default"/>
          <w:pgSz w:w="11907" w:h="16839"/>
          <w:pgMar w:top="1231" w:right="1785" w:bottom="0" w:left="1771" w:header="1216" w:footer="0" w:gutter="0"/>
          <w:pgNumType w:fmt="decimal"/>
          <w:cols w:space="720" w:num="1"/>
        </w:sectPr>
      </w:pPr>
    </w:p>
    <w:p w14:paraId="3A34EBE2">
      <w:pPr>
        <w:spacing w:line="240" w:lineRule="auto"/>
        <w:ind w:left="0" w:right="0" w:firstLine="0"/>
        <w:rPr>
          <w:rFonts w:hint="eastAsia" w:ascii="华文中宋" w:hAnsi="华文中宋" w:eastAsia="华文中宋" w:cs="华文中宋"/>
          <w:spacing w:val="-1"/>
          <w:sz w:val="28"/>
          <w:szCs w:val="28"/>
          <w:lang w:val="en-US" w:eastAsia="zh-CN"/>
        </w:rPr>
      </w:pPr>
      <w:bookmarkStart w:id="0" w:name="_bookmark1"/>
      <w:bookmarkEnd w:id="0"/>
      <w:r>
        <w:rPr>
          <w:rFonts w:ascii="华文中宋" w:hAnsi="华文中宋" w:eastAsia="华文中宋" w:cs="华文中宋"/>
          <w:spacing w:val="-1"/>
          <w:sz w:val="36"/>
          <w:szCs w:val="36"/>
        </w:rPr>
        <w:t>华润啤酒优秀年轻干部队伍建设管</w:t>
      </w:r>
      <w:r>
        <w:rPr>
          <w:rFonts w:ascii="华文中宋" w:hAnsi="华文中宋" w:eastAsia="华文中宋" w:cs="华文中宋"/>
          <w:sz w:val="36"/>
          <w:szCs w:val="36"/>
        </w:rPr>
        <w:t>理办法</w:t>
      </w:r>
      <w:r>
        <w:rPr>
          <w:rFonts w:hint="eastAsia" w:ascii="华文中宋" w:hAnsi="华文中宋" w:eastAsia="华文中宋" w:cs="华文中宋"/>
          <w:spacing w:val="-1"/>
          <w:sz w:val="28"/>
          <w:szCs w:val="28"/>
          <w:lang w:val="en-US" w:eastAsia="zh-CN"/>
        </w:rPr>
        <w:t>(</w:t>
      </w:r>
      <w:r>
        <w:rPr>
          <w:rFonts w:ascii="华文中宋" w:hAnsi="华文中宋" w:eastAsia="华文中宋" w:cs="华文中宋"/>
          <w:spacing w:val="-1"/>
          <w:sz w:val="28"/>
          <w:szCs w:val="28"/>
        </w:rPr>
        <w:t>华啤B03-26-人力24A</w:t>
      </w:r>
      <w:r>
        <w:rPr>
          <w:rFonts w:hint="eastAsia" w:ascii="华文中宋" w:hAnsi="华文中宋" w:eastAsia="华文中宋" w:cs="华文中宋"/>
          <w:spacing w:val="-1"/>
          <w:sz w:val="28"/>
          <w:szCs w:val="28"/>
          <w:lang w:val="en-US" w:eastAsia="zh-CN"/>
        </w:rPr>
        <w:t>)</w:t>
      </w:r>
    </w:p>
    <w:p w14:paraId="16C658EF">
      <w:pPr>
        <w:spacing w:line="240" w:lineRule="auto"/>
        <w:ind w:left="0" w:right="0" w:firstLine="0"/>
        <w:rPr>
          <w:rFonts w:hint="default" w:ascii="华文中宋" w:hAnsi="华文中宋" w:eastAsia="华文中宋" w:cs="华文中宋"/>
          <w:spacing w:val="-1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pacing w:val="-1"/>
          <w:sz w:val="28"/>
          <w:szCs w:val="28"/>
          <w:lang w:val="en-US" w:eastAsia="zh-CN"/>
        </w:rPr>
        <w:t>///</w:t>
      </w:r>
    </w:p>
    <w:p w14:paraId="6B7F3E1E">
      <w:pPr>
        <w:spacing w:before="370" w:line="291" w:lineRule="auto"/>
        <w:ind w:left="3242" w:right="1008" w:hanging="2288"/>
        <w:jc w:val="center"/>
        <w:rPr>
          <w:rFonts w:ascii="黑体" w:hAnsi="黑体" w:eastAsia="黑体" w:cs="黑体"/>
          <w:spacing w:val="4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第一章总则</w:t>
      </w:r>
    </w:p>
    <w:p w14:paraId="4FB7C59B">
      <w:pPr>
        <w:spacing w:before="370" w:line="291" w:lineRule="auto"/>
        <w:ind w:left="3242" w:right="1008" w:hanging="2288"/>
        <w:jc w:val="left"/>
        <w:rPr>
          <w:rFonts w:hint="default" w:ascii="黑体" w:hAnsi="黑体" w:eastAsia="黑体" w:cs="黑体"/>
          <w:spacing w:val="4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4"/>
          <w:sz w:val="31"/>
          <w:szCs w:val="31"/>
          <w:lang w:val="en-US" w:eastAsia="zh-CN"/>
        </w:rPr>
        <w:t>///</w:t>
      </w:r>
    </w:p>
    <w:p w14:paraId="41741E39">
      <w:pPr>
        <w:spacing w:before="5" w:line="333" w:lineRule="auto"/>
        <w:ind w:left="38" w:firstLine="64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一条</w:t>
      </w:r>
      <w:r>
        <w:rPr>
          <w:rFonts w:ascii="仿宋" w:hAnsi="仿宋" w:eastAsia="仿宋" w:cs="仿宋"/>
          <w:spacing w:val="15"/>
          <w:sz w:val="31"/>
          <w:szCs w:val="31"/>
        </w:rPr>
        <w:t>为深入贯彻习近平新时代中国特色社会主义思</w:t>
      </w:r>
      <w:r>
        <w:rPr>
          <w:rFonts w:ascii="仿宋" w:hAnsi="仿宋" w:eastAsia="仿宋" w:cs="仿宋"/>
          <w:spacing w:val="3"/>
          <w:sz w:val="31"/>
          <w:szCs w:val="31"/>
        </w:rPr>
        <w:t>想和习近平总书记关于党的建设的重要思想，认真落实新</w:t>
      </w:r>
      <w:r>
        <w:rPr>
          <w:rFonts w:ascii="仿宋" w:hAnsi="仿宋" w:eastAsia="仿宋" w:cs="仿宋"/>
          <w:spacing w:val="2"/>
          <w:sz w:val="31"/>
          <w:szCs w:val="31"/>
        </w:rPr>
        <w:t>时</w:t>
      </w:r>
      <w:r>
        <w:rPr>
          <w:rFonts w:ascii="仿宋" w:hAnsi="仿宋" w:eastAsia="仿宋" w:cs="仿宋"/>
          <w:spacing w:val="10"/>
          <w:sz w:val="31"/>
          <w:szCs w:val="31"/>
        </w:rPr>
        <w:t>代</w:t>
      </w:r>
      <w:r>
        <w:rPr>
          <w:rFonts w:ascii="仿宋" w:hAnsi="仿宋" w:eastAsia="仿宋" w:cs="仿宋"/>
          <w:spacing w:val="9"/>
          <w:sz w:val="31"/>
          <w:szCs w:val="31"/>
        </w:rPr>
        <w:t>党的建设总要求和新时代党的组织路线，健全优秀年轻干</w:t>
      </w:r>
      <w:r>
        <w:rPr>
          <w:rFonts w:ascii="仿宋" w:hAnsi="仿宋" w:eastAsia="仿宋" w:cs="仿宋"/>
          <w:spacing w:val="-5"/>
          <w:sz w:val="31"/>
          <w:szCs w:val="31"/>
        </w:rPr>
        <w:t>部队伍选培管用全链条工作机制，明确责任体系、盘点选拔</w:t>
      </w:r>
      <w:r>
        <w:rPr>
          <w:rFonts w:ascii="仿宋" w:hAnsi="仿宋" w:eastAsia="仿宋" w:cs="仿宋"/>
          <w:sz w:val="31"/>
          <w:szCs w:val="31"/>
        </w:rPr>
        <w:t>、</w:t>
      </w:r>
      <w:r>
        <w:rPr>
          <w:rFonts w:ascii="仿宋" w:hAnsi="仿宋" w:eastAsia="仿宋" w:cs="仿宋"/>
          <w:spacing w:val="3"/>
          <w:sz w:val="31"/>
          <w:szCs w:val="31"/>
        </w:rPr>
        <w:t>培养锻炼、管理监督、统筹使用等管理要求，持续加强</w:t>
      </w:r>
      <w:r>
        <w:rPr>
          <w:rFonts w:ascii="仿宋" w:hAnsi="仿宋" w:eastAsia="仿宋" w:cs="仿宋"/>
          <w:spacing w:val="2"/>
          <w:sz w:val="31"/>
          <w:szCs w:val="31"/>
        </w:rPr>
        <w:t>优</w:t>
      </w:r>
      <w:r>
        <w:rPr>
          <w:rFonts w:ascii="仿宋" w:hAnsi="仿宋" w:eastAsia="仿宋" w:cs="仿宋"/>
          <w:sz w:val="31"/>
          <w:szCs w:val="31"/>
        </w:rPr>
        <w:t>秀</w:t>
      </w:r>
      <w:r>
        <w:rPr>
          <w:rFonts w:ascii="仿宋" w:hAnsi="仿宋" w:eastAsia="仿宋" w:cs="仿宋"/>
          <w:spacing w:val="10"/>
          <w:sz w:val="31"/>
          <w:szCs w:val="31"/>
        </w:rPr>
        <w:t>年</w:t>
      </w:r>
      <w:r>
        <w:rPr>
          <w:rFonts w:ascii="仿宋" w:hAnsi="仿宋" w:eastAsia="仿宋" w:cs="仿宋"/>
          <w:spacing w:val="9"/>
          <w:sz w:val="31"/>
          <w:szCs w:val="31"/>
        </w:rPr>
        <w:t>轻干部队伍建设，根据《华润集团优秀年轻干部队伍建设工作指引》，结合华润啤酒实际情况，制定本办法</w:t>
      </w:r>
      <w:r>
        <w:rPr>
          <w:rFonts w:ascii="仿宋" w:hAnsi="仿宋" w:eastAsia="仿宋" w:cs="仿宋"/>
          <w:spacing w:val="7"/>
          <w:sz w:val="31"/>
          <w:szCs w:val="31"/>
        </w:rPr>
        <w:t>。</w:t>
      </w:r>
    </w:p>
    <w:p w14:paraId="59A52BA1">
      <w:pPr>
        <w:spacing w:before="5" w:line="333" w:lineRule="auto"/>
        <w:ind w:left="38" w:firstLine="643"/>
        <w:rPr>
          <w:rFonts w:hint="default" w:ascii="仿宋" w:hAnsi="仿宋" w:eastAsia="仿宋" w:cs="仿宋"/>
          <w:spacing w:val="7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7"/>
          <w:sz w:val="31"/>
          <w:szCs w:val="31"/>
          <w:lang w:val="en-US" w:eastAsia="zh-CN"/>
        </w:rPr>
        <w:t>///</w:t>
      </w:r>
    </w:p>
    <w:p w14:paraId="6BA1E175">
      <w:pPr>
        <w:spacing w:before="2" w:line="333" w:lineRule="auto"/>
        <w:ind w:left="56" w:right="6" w:firstLine="62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8"/>
          <w:sz w:val="31"/>
          <w:szCs w:val="31"/>
        </w:rPr>
        <w:t>第</w:t>
      </w:r>
      <w:r>
        <w:rPr>
          <w:rFonts w:ascii="黑体" w:hAnsi="黑体" w:eastAsia="黑体" w:cs="黑体"/>
          <w:spacing w:val="14"/>
          <w:sz w:val="31"/>
          <w:szCs w:val="31"/>
        </w:rPr>
        <w:t>二条</w:t>
      </w:r>
      <w:r>
        <w:rPr>
          <w:rFonts w:ascii="仿宋" w:hAnsi="仿宋" w:eastAsia="仿宋" w:cs="仿宋"/>
          <w:spacing w:val="14"/>
          <w:sz w:val="31"/>
          <w:szCs w:val="31"/>
        </w:rPr>
        <w:t>本办法适用于华润啤酒(控股)有限公司优秀年</w:t>
      </w:r>
      <w:r>
        <w:rPr>
          <w:rFonts w:ascii="仿宋" w:hAnsi="仿宋" w:eastAsia="仿宋" w:cs="仿宋"/>
          <w:spacing w:val="20"/>
          <w:sz w:val="31"/>
          <w:szCs w:val="31"/>
        </w:rPr>
        <w:t>轻</w:t>
      </w:r>
      <w:r>
        <w:rPr>
          <w:rFonts w:ascii="仿宋" w:hAnsi="仿宋" w:eastAsia="仿宋" w:cs="仿宋"/>
          <w:spacing w:val="11"/>
          <w:sz w:val="31"/>
          <w:szCs w:val="31"/>
        </w:rPr>
        <w:t>干部队伍建设(简称华润啤酒优秀年轻干部)的管理工作。</w:t>
      </w:r>
    </w:p>
    <w:p w14:paraId="0B1223E6">
      <w:pPr>
        <w:spacing w:line="333" w:lineRule="auto"/>
        <w:ind w:left="46" w:right="95" w:firstLine="635"/>
        <w:rPr>
          <w:rFonts w:hint="default" w:ascii="黑体" w:hAnsi="黑体" w:eastAsia="黑体" w:cs="黑体"/>
          <w:spacing w:val="21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21"/>
          <w:sz w:val="31"/>
          <w:szCs w:val="31"/>
          <w:lang w:val="en-US" w:eastAsia="zh-CN"/>
        </w:rPr>
        <w:t>///</w:t>
      </w:r>
    </w:p>
    <w:p w14:paraId="5927C677">
      <w:pPr>
        <w:spacing w:line="333" w:lineRule="auto"/>
        <w:ind w:left="46" w:right="95" w:firstLine="63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1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三条</w:t>
      </w:r>
      <w:r>
        <w:rPr>
          <w:rFonts w:ascii="仿宋" w:hAnsi="仿宋" w:eastAsia="仿宋" w:cs="仿宋"/>
          <w:spacing w:val="15"/>
          <w:sz w:val="31"/>
          <w:szCs w:val="31"/>
        </w:rPr>
        <w:t>优秀年轻干部队伍建设工作，应当坚持下列原</w:t>
      </w:r>
      <w:r>
        <w:rPr>
          <w:rFonts w:ascii="仿宋" w:hAnsi="仿宋" w:eastAsia="仿宋" w:cs="仿宋"/>
          <w:spacing w:val="-23"/>
          <w:sz w:val="31"/>
          <w:szCs w:val="31"/>
        </w:rPr>
        <w:t>则</w:t>
      </w:r>
      <w:r>
        <w:rPr>
          <w:rFonts w:ascii="仿宋" w:hAnsi="仿宋" w:eastAsia="仿宋" w:cs="仿宋"/>
          <w:spacing w:val="-21"/>
          <w:sz w:val="31"/>
          <w:szCs w:val="31"/>
        </w:rPr>
        <w:t>：</w:t>
      </w:r>
    </w:p>
    <w:p w14:paraId="24D66881">
      <w:pPr>
        <w:spacing w:line="223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1"/>
          <w:sz w:val="31"/>
          <w:szCs w:val="31"/>
        </w:rPr>
        <w:t>(</w:t>
      </w:r>
      <w:r>
        <w:rPr>
          <w:rFonts w:ascii="仿宋" w:hAnsi="仿宋" w:eastAsia="仿宋" w:cs="仿宋"/>
          <w:spacing w:val="29"/>
          <w:sz w:val="31"/>
          <w:szCs w:val="31"/>
        </w:rPr>
        <w:t>一)党管干部、党管人才；</w:t>
      </w:r>
    </w:p>
    <w:p w14:paraId="413C9828">
      <w:pPr>
        <w:spacing w:before="188" w:line="221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7"/>
          <w:sz w:val="31"/>
          <w:szCs w:val="31"/>
        </w:rPr>
        <w:t>(</w:t>
      </w:r>
      <w:r>
        <w:rPr>
          <w:rFonts w:ascii="仿宋" w:hAnsi="仿宋" w:eastAsia="仿宋" w:cs="仿宋"/>
          <w:spacing w:val="22"/>
          <w:sz w:val="31"/>
          <w:szCs w:val="31"/>
        </w:rPr>
        <w:t>二)德才兼备、以德为先，五湖四海、任人唯贤；</w:t>
      </w:r>
    </w:p>
    <w:p w14:paraId="6AB4E97D">
      <w:pPr>
        <w:spacing w:before="188" w:line="221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7"/>
          <w:sz w:val="31"/>
          <w:szCs w:val="31"/>
        </w:rPr>
        <w:t>(</w:t>
      </w:r>
      <w:r>
        <w:rPr>
          <w:rFonts w:ascii="仿宋" w:hAnsi="仿宋" w:eastAsia="仿宋" w:cs="仿宋"/>
          <w:spacing w:val="22"/>
          <w:sz w:val="31"/>
          <w:szCs w:val="31"/>
        </w:rPr>
        <w:t>三)事业为上、公道正派，以事择人、人事相宜；</w:t>
      </w:r>
    </w:p>
    <w:p w14:paraId="0BA879C5">
      <w:pPr>
        <w:spacing w:before="187" w:line="223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7"/>
          <w:sz w:val="31"/>
          <w:szCs w:val="31"/>
        </w:rPr>
        <w:t>(</w:t>
      </w:r>
      <w:r>
        <w:rPr>
          <w:rFonts w:ascii="仿宋" w:hAnsi="仿宋" w:eastAsia="仿宋" w:cs="仿宋"/>
          <w:spacing w:val="22"/>
          <w:sz w:val="31"/>
          <w:szCs w:val="31"/>
        </w:rPr>
        <w:t>四)来源广泛、数量充足、结构合理、素质优良；</w:t>
      </w:r>
    </w:p>
    <w:p w14:paraId="4AAF76B1">
      <w:pPr>
        <w:spacing w:before="187" w:line="224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7"/>
          <w:sz w:val="31"/>
          <w:szCs w:val="31"/>
        </w:rPr>
        <w:t>(</w:t>
      </w:r>
      <w:r>
        <w:rPr>
          <w:rFonts w:ascii="仿宋" w:hAnsi="仿宋" w:eastAsia="仿宋" w:cs="仿宋"/>
          <w:spacing w:val="22"/>
          <w:sz w:val="31"/>
          <w:szCs w:val="31"/>
        </w:rPr>
        <w:t>五)动态管理、优进绌退、实践锻炼、适时使用。</w:t>
      </w:r>
    </w:p>
    <w:p w14:paraId="53518199">
      <w:pPr>
        <w:spacing w:before="181" w:line="337" w:lineRule="auto"/>
        <w:ind w:left="37" w:right="94" w:firstLine="644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4E3B6B99">
      <w:pPr>
        <w:spacing w:before="181" w:line="337" w:lineRule="auto"/>
        <w:ind w:left="37" w:right="94" w:firstLine="64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四条</w:t>
      </w:r>
      <w:r>
        <w:rPr>
          <w:rFonts w:ascii="仿宋" w:hAnsi="仿宋" w:eastAsia="仿宋" w:cs="仿宋"/>
          <w:spacing w:val="15"/>
          <w:sz w:val="31"/>
          <w:szCs w:val="31"/>
        </w:rPr>
        <w:t>优秀年轻干部队伍建设应当着眼于华润啤酒长</w:t>
      </w:r>
      <w:r>
        <w:rPr>
          <w:rFonts w:ascii="仿宋" w:hAnsi="仿宋" w:eastAsia="仿宋" w:cs="仿宋"/>
          <w:spacing w:val="3"/>
          <w:sz w:val="31"/>
          <w:szCs w:val="31"/>
        </w:rPr>
        <w:t>远战略发展和组织能力提升，按照拓宽来源、优化结构、</w:t>
      </w:r>
      <w:r>
        <w:rPr>
          <w:rFonts w:ascii="仿宋" w:hAnsi="仿宋" w:eastAsia="仿宋" w:cs="仿宋"/>
          <w:spacing w:val="1"/>
          <w:sz w:val="31"/>
          <w:szCs w:val="31"/>
        </w:rPr>
        <w:t>改</w:t>
      </w:r>
      <w:r>
        <w:rPr>
          <w:rFonts w:ascii="仿宋" w:hAnsi="仿宋" w:eastAsia="仿宋" w:cs="仿宋"/>
          <w:spacing w:val="-4"/>
          <w:sz w:val="31"/>
          <w:szCs w:val="31"/>
        </w:rPr>
        <w:t>进方式、提高质量的要</w:t>
      </w:r>
      <w:r>
        <w:rPr>
          <w:rFonts w:ascii="仿宋" w:hAnsi="仿宋" w:eastAsia="仿宋" w:cs="仿宋"/>
          <w:spacing w:val="-2"/>
          <w:sz w:val="31"/>
          <w:szCs w:val="31"/>
        </w:rPr>
        <w:t>求，以大力培养为基础，以强化实践</w:t>
      </w:r>
      <w:r>
        <w:rPr>
          <w:rFonts w:ascii="仿宋" w:hAnsi="仿宋" w:eastAsia="仿宋" w:cs="仿宋"/>
          <w:spacing w:val="-4"/>
          <w:sz w:val="31"/>
          <w:szCs w:val="31"/>
        </w:rPr>
        <w:t>锻炼为重点，以确保</w:t>
      </w:r>
      <w:r>
        <w:rPr>
          <w:rFonts w:ascii="仿宋" w:hAnsi="仿宋" w:eastAsia="仿宋" w:cs="仿宋"/>
          <w:spacing w:val="-3"/>
          <w:sz w:val="31"/>
          <w:szCs w:val="31"/>
        </w:rPr>
        <w:t>选</w:t>
      </w:r>
      <w:r>
        <w:rPr>
          <w:rFonts w:ascii="仿宋" w:hAnsi="仿宋" w:eastAsia="仿宋" w:cs="仿宋"/>
          <w:spacing w:val="-2"/>
          <w:sz w:val="31"/>
          <w:szCs w:val="31"/>
        </w:rPr>
        <w:t>准用好为根本，以从严管理监督为保</w:t>
      </w:r>
      <w:r>
        <w:rPr>
          <w:rFonts w:ascii="仿宋" w:hAnsi="仿宋" w:eastAsia="仿宋" w:cs="仿宋"/>
          <w:spacing w:val="11"/>
          <w:sz w:val="31"/>
          <w:szCs w:val="31"/>
        </w:rPr>
        <w:t>障</w:t>
      </w:r>
      <w:r>
        <w:rPr>
          <w:rFonts w:ascii="仿宋" w:hAnsi="仿宋" w:eastAsia="仿宋" w:cs="仿宋"/>
          <w:spacing w:val="9"/>
          <w:sz w:val="31"/>
          <w:szCs w:val="31"/>
        </w:rPr>
        <w:t>，健全年轻干部选拔、培育、管理、使用环环相扣又统筹</w:t>
      </w:r>
      <w:r>
        <w:rPr>
          <w:rFonts w:ascii="仿宋" w:hAnsi="仿宋" w:eastAsia="仿宋" w:cs="仿宋"/>
          <w:spacing w:val="11"/>
          <w:sz w:val="31"/>
          <w:szCs w:val="31"/>
        </w:rPr>
        <w:t>推</w:t>
      </w:r>
      <w:r>
        <w:rPr>
          <w:rFonts w:ascii="仿宋" w:hAnsi="仿宋" w:eastAsia="仿宋" w:cs="仿宋"/>
          <w:spacing w:val="9"/>
          <w:sz w:val="31"/>
          <w:szCs w:val="31"/>
        </w:rPr>
        <w:t>进的全链条机制，打造一支高素质专业化优秀年轻干部队</w:t>
      </w:r>
    </w:p>
    <w:p w14:paraId="28050375">
      <w:pPr>
        <w:spacing w:before="101" w:line="224" w:lineRule="auto"/>
        <w:ind w:left="41"/>
        <w:rPr>
          <w:rFonts w:ascii="仿宋" w:hAnsi="仿宋" w:eastAsia="仿宋" w:cs="仿宋"/>
          <w:sz w:val="31"/>
          <w:szCs w:val="31"/>
        </w:rPr>
      </w:pPr>
      <w:bookmarkStart w:id="1" w:name="_bookmark2"/>
      <w:bookmarkEnd w:id="1"/>
      <w:r>
        <w:rPr>
          <w:rFonts w:ascii="仿宋" w:hAnsi="仿宋" w:eastAsia="仿宋" w:cs="仿宋"/>
          <w:spacing w:val="-16"/>
          <w:sz w:val="31"/>
          <w:szCs w:val="31"/>
        </w:rPr>
        <w:t>伍</w:t>
      </w:r>
      <w:r>
        <w:rPr>
          <w:rFonts w:ascii="仿宋" w:hAnsi="仿宋" w:eastAsia="仿宋" w:cs="仿宋"/>
          <w:spacing w:val="-15"/>
          <w:sz w:val="31"/>
          <w:szCs w:val="31"/>
        </w:rPr>
        <w:t>。</w:t>
      </w:r>
    </w:p>
    <w:p w14:paraId="1F2728CF">
      <w:pPr>
        <w:spacing w:before="183" w:line="224" w:lineRule="auto"/>
        <w:ind w:left="2924"/>
        <w:jc w:val="left"/>
        <w:rPr>
          <w:rFonts w:hint="default" w:ascii="黑体" w:hAnsi="黑体" w:eastAsia="黑体" w:cs="黑体"/>
          <w:spacing w:val="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val="en-US" w:eastAsia="zh-CN"/>
        </w:rPr>
        <w:t>///</w:t>
      </w:r>
    </w:p>
    <w:p w14:paraId="1D0D4CAD">
      <w:pPr>
        <w:spacing w:before="183" w:line="224" w:lineRule="auto"/>
        <w:ind w:left="2924"/>
        <w:rPr>
          <w:rFonts w:ascii="黑体" w:hAnsi="黑体" w:eastAsia="黑体" w:cs="黑体"/>
          <w:spacing w:val="5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第</w:t>
      </w:r>
      <w:r>
        <w:rPr>
          <w:rFonts w:ascii="黑体" w:hAnsi="黑体" w:eastAsia="黑体" w:cs="黑体"/>
          <w:spacing w:val="5"/>
          <w:sz w:val="31"/>
          <w:szCs w:val="31"/>
        </w:rPr>
        <w:t>二章责任体系</w:t>
      </w:r>
    </w:p>
    <w:p w14:paraId="6DBFFC58">
      <w:pPr>
        <w:spacing w:before="183" w:line="224" w:lineRule="auto"/>
        <w:ind w:left="2924"/>
        <w:jc w:val="both"/>
        <w:rPr>
          <w:rFonts w:hint="default" w:ascii="黑体" w:hAnsi="黑体" w:eastAsia="黑体" w:cs="黑体"/>
          <w:spacing w:val="5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///</w:t>
      </w:r>
    </w:p>
    <w:p w14:paraId="2B1841F5">
      <w:pPr>
        <w:spacing w:before="181" w:line="334" w:lineRule="auto"/>
        <w:ind w:left="41" w:firstLine="64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</w:t>
      </w:r>
      <w:r>
        <w:rPr>
          <w:rFonts w:ascii="黑体" w:hAnsi="黑体" w:eastAsia="黑体" w:cs="黑体"/>
          <w:spacing w:val="6"/>
          <w:sz w:val="31"/>
          <w:szCs w:val="31"/>
        </w:rPr>
        <w:t>五条</w:t>
      </w:r>
      <w:r>
        <w:rPr>
          <w:rFonts w:ascii="仿宋" w:hAnsi="仿宋" w:eastAsia="仿宋" w:cs="仿宋"/>
          <w:spacing w:val="6"/>
          <w:sz w:val="31"/>
          <w:szCs w:val="31"/>
        </w:rPr>
        <w:t>华润啤酒党委领导啤酒各职能部门、直属机构、</w:t>
      </w:r>
      <w:r>
        <w:rPr>
          <w:rFonts w:ascii="仿宋" w:hAnsi="仿宋" w:eastAsia="仿宋" w:cs="仿宋"/>
          <w:spacing w:val="34"/>
          <w:sz w:val="31"/>
          <w:szCs w:val="31"/>
        </w:rPr>
        <w:t>雪</w:t>
      </w:r>
      <w:r>
        <w:rPr>
          <w:rFonts w:ascii="仿宋" w:hAnsi="仿宋" w:eastAsia="仿宋" w:cs="仿宋"/>
          <w:spacing w:val="21"/>
          <w:sz w:val="31"/>
          <w:szCs w:val="31"/>
        </w:rPr>
        <w:t>花事业部和酒业事业部共同推进华润啤酒优秀年轻干部</w:t>
      </w:r>
      <w:r>
        <w:rPr>
          <w:rFonts w:ascii="仿宋" w:hAnsi="仿宋" w:eastAsia="仿宋" w:cs="仿宋"/>
          <w:spacing w:val="9"/>
          <w:sz w:val="31"/>
          <w:szCs w:val="31"/>
        </w:rPr>
        <w:t>队伍建设工作。华润啤酒人力资源部统筹优秀年轻干部的</w:t>
      </w:r>
      <w:r>
        <w:rPr>
          <w:rFonts w:ascii="仿宋" w:hAnsi="仿宋" w:eastAsia="仿宋" w:cs="仿宋"/>
          <w:spacing w:val="7"/>
          <w:sz w:val="31"/>
          <w:szCs w:val="31"/>
        </w:rPr>
        <w:t>选</w:t>
      </w:r>
      <w:r>
        <w:rPr>
          <w:rFonts w:ascii="仿宋" w:hAnsi="仿宋" w:eastAsia="仿宋" w:cs="仿宋"/>
          <w:spacing w:val="4"/>
          <w:sz w:val="31"/>
          <w:szCs w:val="31"/>
        </w:rPr>
        <w:t>拔、培育、管理、使用</w:t>
      </w:r>
      <w:r>
        <w:rPr>
          <w:rFonts w:ascii="仿宋" w:hAnsi="仿宋" w:eastAsia="仿宋" w:cs="仿宋"/>
          <w:spacing w:val="3"/>
          <w:sz w:val="31"/>
          <w:szCs w:val="31"/>
        </w:rPr>
        <w:t>，</w:t>
      </w:r>
      <w:r>
        <w:rPr>
          <w:rFonts w:ascii="仿宋" w:hAnsi="仿宋" w:eastAsia="仿宋" w:cs="仿宋"/>
          <w:spacing w:val="2"/>
          <w:sz w:val="31"/>
          <w:szCs w:val="31"/>
        </w:rPr>
        <w:t>促进优秀年轻干部工作有机融入领</w:t>
      </w:r>
      <w:r>
        <w:rPr>
          <w:rFonts w:ascii="仿宋" w:hAnsi="仿宋" w:eastAsia="仿宋" w:cs="仿宋"/>
          <w:spacing w:val="4"/>
          <w:sz w:val="31"/>
          <w:szCs w:val="31"/>
        </w:rPr>
        <w:t>导班子和干部队伍建设</w:t>
      </w:r>
      <w:r>
        <w:rPr>
          <w:rFonts w:ascii="仿宋" w:hAnsi="仿宋" w:eastAsia="仿宋" w:cs="仿宋"/>
          <w:spacing w:val="3"/>
          <w:sz w:val="31"/>
          <w:szCs w:val="31"/>
        </w:rPr>
        <w:t>，</w:t>
      </w:r>
      <w:r>
        <w:rPr>
          <w:rFonts w:ascii="仿宋" w:hAnsi="仿宋" w:eastAsia="仿宋" w:cs="仿宋"/>
          <w:spacing w:val="2"/>
          <w:sz w:val="31"/>
          <w:szCs w:val="31"/>
        </w:rPr>
        <w:t>形成共享资源、统筹使用、共同落</w:t>
      </w:r>
      <w:r>
        <w:rPr>
          <w:rFonts w:ascii="仿宋" w:hAnsi="仿宋" w:eastAsia="仿宋" w:cs="仿宋"/>
          <w:sz w:val="31"/>
          <w:szCs w:val="31"/>
        </w:rPr>
        <w:t>实的工作格局。</w:t>
      </w:r>
    </w:p>
    <w:p w14:paraId="3D327DC8">
      <w:pPr>
        <w:spacing w:before="2" w:line="333" w:lineRule="auto"/>
        <w:ind w:left="57" w:right="92" w:firstLine="624"/>
        <w:rPr>
          <w:rFonts w:hint="default" w:ascii="黑体" w:hAnsi="黑体" w:eastAsia="黑体" w:cs="黑体"/>
          <w:spacing w:val="4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4"/>
          <w:sz w:val="31"/>
          <w:szCs w:val="31"/>
          <w:lang w:val="en-US" w:eastAsia="zh-CN"/>
        </w:rPr>
        <w:t>///</w:t>
      </w:r>
    </w:p>
    <w:p w14:paraId="3C108C89">
      <w:pPr>
        <w:spacing w:before="2" w:line="333" w:lineRule="auto"/>
        <w:ind w:left="57" w:right="92" w:firstLine="624"/>
        <w:rPr>
          <w:rFonts w:ascii="仿宋" w:hAnsi="仿宋" w:eastAsia="仿宋" w:cs="仿宋"/>
          <w:spacing w:val="-1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第六</w:t>
      </w:r>
      <w:r>
        <w:rPr>
          <w:rFonts w:ascii="黑体" w:hAnsi="黑体" w:eastAsia="黑体" w:cs="黑体"/>
          <w:spacing w:val="3"/>
          <w:sz w:val="31"/>
          <w:szCs w:val="31"/>
        </w:rPr>
        <w:t>条</w:t>
      </w:r>
      <w:r>
        <w:rPr>
          <w:rFonts w:ascii="仿宋" w:hAnsi="仿宋" w:eastAsia="仿宋" w:cs="仿宋"/>
          <w:spacing w:val="2"/>
          <w:sz w:val="31"/>
          <w:szCs w:val="31"/>
        </w:rPr>
        <w:t>华润啤酒党委统筹制定规划，定期听取汇报，加</w:t>
      </w:r>
      <w:r>
        <w:rPr>
          <w:rFonts w:ascii="仿宋" w:hAnsi="仿宋" w:eastAsia="仿宋" w:cs="仿宋"/>
          <w:spacing w:val="4"/>
          <w:sz w:val="31"/>
          <w:szCs w:val="31"/>
        </w:rPr>
        <w:t>强工</w:t>
      </w:r>
      <w:r>
        <w:rPr>
          <w:rFonts w:ascii="仿宋" w:hAnsi="仿宋" w:eastAsia="仿宋" w:cs="仿宋"/>
          <w:spacing w:val="2"/>
          <w:sz w:val="31"/>
          <w:szCs w:val="31"/>
        </w:rPr>
        <w:t>作指导，及时解决问题。建立以党组织主要负责人为第</w:t>
      </w:r>
      <w:r>
        <w:rPr>
          <w:rFonts w:ascii="仿宋" w:hAnsi="仿宋" w:eastAsia="仿宋" w:cs="仿宋"/>
          <w:spacing w:val="16"/>
          <w:sz w:val="31"/>
          <w:szCs w:val="31"/>
        </w:rPr>
        <w:t>一</w:t>
      </w:r>
      <w:r>
        <w:rPr>
          <w:rFonts w:ascii="仿宋" w:hAnsi="仿宋" w:eastAsia="仿宋" w:cs="仿宋"/>
          <w:spacing w:val="8"/>
          <w:sz w:val="31"/>
          <w:szCs w:val="31"/>
        </w:rPr>
        <w:t>责任人的工作责任制，把发现选拔培养优秀年轻干部工作</w:t>
      </w:r>
      <w:r>
        <w:rPr>
          <w:rFonts w:ascii="仿宋" w:hAnsi="仿宋" w:eastAsia="仿宋" w:cs="仿宋"/>
          <w:spacing w:val="16"/>
          <w:sz w:val="31"/>
          <w:szCs w:val="31"/>
        </w:rPr>
        <w:t>实</w:t>
      </w:r>
      <w:r>
        <w:rPr>
          <w:rFonts w:ascii="仿宋" w:hAnsi="仿宋" w:eastAsia="仿宋" w:cs="仿宋"/>
          <w:spacing w:val="11"/>
          <w:sz w:val="31"/>
          <w:szCs w:val="31"/>
        </w:rPr>
        <w:t>效</w:t>
      </w:r>
      <w:r>
        <w:rPr>
          <w:rFonts w:ascii="仿宋" w:hAnsi="仿宋" w:eastAsia="仿宋" w:cs="仿宋"/>
          <w:spacing w:val="8"/>
          <w:sz w:val="31"/>
          <w:szCs w:val="31"/>
        </w:rPr>
        <w:t>作为年度党建工作考核的重要内容，写入华润啤酒年度</w:t>
      </w:r>
      <w:bookmarkStart w:id="2" w:name="_bookmark3"/>
      <w:bookmarkEnd w:id="2"/>
      <w:r>
        <w:rPr>
          <w:rFonts w:ascii="仿宋" w:hAnsi="仿宋" w:eastAsia="仿宋" w:cs="仿宋"/>
          <w:spacing w:val="-2"/>
          <w:sz w:val="31"/>
          <w:szCs w:val="31"/>
        </w:rPr>
        <w:t>党建考核责</w:t>
      </w:r>
      <w:r>
        <w:rPr>
          <w:rFonts w:ascii="仿宋" w:hAnsi="仿宋" w:eastAsia="仿宋" w:cs="仿宋"/>
          <w:spacing w:val="-1"/>
          <w:sz w:val="31"/>
          <w:szCs w:val="31"/>
        </w:rPr>
        <w:t>任书。</w:t>
      </w:r>
    </w:p>
    <w:p w14:paraId="755EB28B">
      <w:pPr>
        <w:spacing w:before="2" w:line="333" w:lineRule="auto"/>
        <w:ind w:left="57" w:right="92" w:firstLine="624"/>
        <w:rPr>
          <w:rFonts w:hint="default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///</w:t>
      </w:r>
    </w:p>
    <w:p w14:paraId="2295D415">
      <w:pPr>
        <w:spacing w:line="224" w:lineRule="auto"/>
        <w:ind w:left="2924"/>
        <w:rPr>
          <w:rFonts w:ascii="黑体" w:hAnsi="黑体" w:eastAsia="黑体" w:cs="黑体"/>
          <w:spacing w:val="5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第</w:t>
      </w:r>
      <w:r>
        <w:rPr>
          <w:rFonts w:ascii="黑体" w:hAnsi="黑体" w:eastAsia="黑体" w:cs="黑体"/>
          <w:spacing w:val="5"/>
          <w:sz w:val="31"/>
          <w:szCs w:val="31"/>
        </w:rPr>
        <w:t>三章盘点选拔</w:t>
      </w:r>
    </w:p>
    <w:p w14:paraId="6E1C9FA4">
      <w:pPr>
        <w:spacing w:line="224" w:lineRule="auto"/>
        <w:ind w:left="2924"/>
        <w:jc w:val="both"/>
        <w:rPr>
          <w:rFonts w:hint="default" w:ascii="黑体" w:hAnsi="黑体" w:eastAsia="黑体" w:cs="黑体"/>
          <w:spacing w:val="5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///</w:t>
      </w:r>
    </w:p>
    <w:p w14:paraId="54C75024">
      <w:pPr>
        <w:spacing w:before="188" w:line="333" w:lineRule="auto"/>
        <w:ind w:left="78" w:right="97" w:firstLine="60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七条</w:t>
      </w:r>
      <w:r>
        <w:rPr>
          <w:rFonts w:ascii="仿宋" w:hAnsi="仿宋" w:eastAsia="仿宋" w:cs="仿宋"/>
          <w:spacing w:val="15"/>
          <w:sz w:val="31"/>
          <w:szCs w:val="31"/>
        </w:rPr>
        <w:t>华润啤酒党委在建设优秀年轻干部队伍的过程</w:t>
      </w:r>
      <w:r>
        <w:rPr>
          <w:rFonts w:ascii="仿宋" w:hAnsi="仿宋" w:eastAsia="仿宋" w:cs="仿宋"/>
          <w:spacing w:val="2"/>
          <w:sz w:val="31"/>
          <w:szCs w:val="31"/>
        </w:rPr>
        <w:t>中，整体把握素质要求</w:t>
      </w:r>
      <w:r>
        <w:rPr>
          <w:rFonts w:ascii="仿宋" w:hAnsi="仿宋" w:eastAsia="仿宋" w:cs="仿宋"/>
          <w:spacing w:val="1"/>
          <w:sz w:val="31"/>
          <w:szCs w:val="31"/>
        </w:rPr>
        <w:t>、队伍规模和人员结构，确保素质优</w:t>
      </w:r>
      <w:r>
        <w:rPr>
          <w:rFonts w:ascii="仿宋" w:hAnsi="仿宋" w:eastAsia="仿宋" w:cs="仿宋"/>
          <w:spacing w:val="5"/>
          <w:sz w:val="31"/>
          <w:szCs w:val="31"/>
        </w:rPr>
        <w:t>良、数量充足、结构合理</w:t>
      </w:r>
      <w:r>
        <w:rPr>
          <w:rFonts w:ascii="仿宋" w:hAnsi="仿宋" w:eastAsia="仿宋" w:cs="仿宋"/>
          <w:spacing w:val="3"/>
          <w:sz w:val="31"/>
          <w:szCs w:val="31"/>
        </w:rPr>
        <w:t>。</w:t>
      </w:r>
    </w:p>
    <w:p w14:paraId="38981DDB">
      <w:pPr>
        <w:spacing w:before="3" w:line="333" w:lineRule="auto"/>
        <w:ind w:left="41" w:right="95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(一)素质上，坚持把政治标准放在首位，按照国有</w:t>
      </w:r>
      <w:r>
        <w:rPr>
          <w:rFonts w:ascii="仿宋" w:hAnsi="仿宋" w:eastAsia="仿宋" w:cs="仿宋"/>
          <w:spacing w:val="14"/>
          <w:sz w:val="31"/>
          <w:szCs w:val="31"/>
        </w:rPr>
        <w:t>企</w:t>
      </w:r>
      <w:r>
        <w:rPr>
          <w:rFonts w:ascii="仿宋" w:hAnsi="仿宋" w:eastAsia="仿宋" w:cs="仿宋"/>
          <w:spacing w:val="-20"/>
          <w:sz w:val="31"/>
          <w:szCs w:val="31"/>
        </w:rPr>
        <w:t>业</w:t>
      </w:r>
      <w:r>
        <w:rPr>
          <w:rFonts w:ascii="仿宋" w:hAnsi="仿宋" w:eastAsia="仿宋" w:cs="仿宋"/>
          <w:spacing w:val="-17"/>
          <w:sz w:val="31"/>
          <w:szCs w:val="31"/>
        </w:rPr>
        <w:t>领</w:t>
      </w:r>
      <w:r>
        <w:rPr>
          <w:rFonts w:ascii="仿宋" w:hAnsi="仿宋" w:eastAsia="仿宋" w:cs="仿宋"/>
          <w:spacing w:val="-10"/>
          <w:sz w:val="31"/>
          <w:szCs w:val="31"/>
        </w:rPr>
        <w:t>导人员“20字”标准，围绕华润啤酒管理序列人才标准，</w:t>
      </w:r>
      <w:r>
        <w:rPr>
          <w:rFonts w:ascii="仿宋" w:hAnsi="仿宋" w:eastAsia="仿宋" w:cs="仿宋"/>
          <w:spacing w:val="9"/>
          <w:sz w:val="31"/>
          <w:szCs w:val="31"/>
        </w:rPr>
        <w:t>发现培养和选拔使用对党忠诚、堪当重任、作风优良、高</w:t>
      </w:r>
      <w:r>
        <w:rPr>
          <w:rFonts w:ascii="仿宋" w:hAnsi="仿宋" w:eastAsia="仿宋" w:cs="仿宋"/>
          <w:spacing w:val="5"/>
          <w:sz w:val="31"/>
          <w:szCs w:val="31"/>
        </w:rPr>
        <w:t>素</w:t>
      </w:r>
      <w:r>
        <w:rPr>
          <w:rFonts w:ascii="仿宋" w:hAnsi="仿宋" w:eastAsia="仿宋" w:cs="仿宋"/>
          <w:spacing w:val="8"/>
          <w:sz w:val="31"/>
          <w:szCs w:val="31"/>
        </w:rPr>
        <w:t>质专业化的优秀年轻干部</w:t>
      </w:r>
      <w:r>
        <w:rPr>
          <w:rFonts w:ascii="仿宋" w:hAnsi="仿宋" w:eastAsia="仿宋" w:cs="仿宋"/>
          <w:spacing w:val="7"/>
          <w:sz w:val="31"/>
          <w:szCs w:val="31"/>
        </w:rPr>
        <w:t>。</w:t>
      </w:r>
    </w:p>
    <w:p w14:paraId="1CD039B4">
      <w:pPr>
        <w:spacing w:line="340" w:lineRule="auto"/>
        <w:ind w:left="42" w:right="93" w:firstLine="631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(</w:t>
      </w:r>
      <w:r>
        <w:rPr>
          <w:rFonts w:ascii="仿宋" w:hAnsi="仿宋" w:eastAsia="仿宋" w:cs="仿宋"/>
          <w:spacing w:val="8"/>
          <w:sz w:val="31"/>
          <w:szCs w:val="31"/>
        </w:rPr>
        <w:t>二)规模上，既要满足今后5年人才规划中各级干部</w:t>
      </w:r>
      <w:r>
        <w:rPr>
          <w:rFonts w:ascii="仿宋" w:hAnsi="仿宋" w:eastAsia="仿宋" w:cs="仿宋"/>
          <w:spacing w:val="-14"/>
          <w:sz w:val="31"/>
          <w:szCs w:val="31"/>
        </w:rPr>
        <w:t>梯</w:t>
      </w:r>
      <w:r>
        <w:rPr>
          <w:rFonts w:ascii="仿宋" w:hAnsi="仿宋" w:eastAsia="仿宋" w:cs="仿宋"/>
          <w:spacing w:val="-8"/>
          <w:sz w:val="31"/>
          <w:szCs w:val="31"/>
        </w:rPr>
        <w:t>队</w:t>
      </w:r>
      <w:r>
        <w:rPr>
          <w:rFonts w:ascii="仿宋" w:hAnsi="仿宋" w:eastAsia="仿宋" w:cs="仿宋"/>
          <w:spacing w:val="-7"/>
          <w:sz w:val="31"/>
          <w:szCs w:val="31"/>
        </w:rPr>
        <w:t>建设的需要，又要考虑今后10年到20年乃至更长远发</w:t>
      </w:r>
      <w:r>
        <w:rPr>
          <w:rFonts w:ascii="仿宋" w:hAnsi="仿宋" w:eastAsia="仿宋" w:cs="仿宋"/>
          <w:spacing w:val="9"/>
          <w:sz w:val="31"/>
          <w:szCs w:val="31"/>
        </w:rPr>
        <w:t>展需要，使华润啤酒优秀年轻干部人数与啤酒直管干部人</w:t>
      </w:r>
      <w:r>
        <w:rPr>
          <w:rFonts w:ascii="仿宋" w:hAnsi="仿宋" w:eastAsia="仿宋" w:cs="仿宋"/>
          <w:spacing w:val="6"/>
          <w:sz w:val="31"/>
          <w:szCs w:val="31"/>
        </w:rPr>
        <w:t>数</w:t>
      </w:r>
    </w:p>
    <w:p w14:paraId="62AC3721">
      <w:pPr>
        <w:spacing w:before="101" w:line="222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保持动态</w:t>
      </w:r>
      <w:r>
        <w:rPr>
          <w:rFonts w:ascii="仿宋" w:hAnsi="仿宋" w:eastAsia="仿宋" w:cs="仿宋"/>
          <w:sz w:val="31"/>
          <w:szCs w:val="31"/>
        </w:rPr>
        <w:t>相当。</w:t>
      </w:r>
    </w:p>
    <w:p w14:paraId="2DA5BA6B">
      <w:pPr>
        <w:spacing w:before="181" w:line="334" w:lineRule="auto"/>
        <w:ind w:left="41" w:right="23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1"/>
          <w:sz w:val="31"/>
          <w:szCs w:val="31"/>
        </w:rPr>
        <w:t>三</w:t>
      </w:r>
      <w:r>
        <w:rPr>
          <w:rFonts w:ascii="仿宋" w:hAnsi="仿宋" w:eastAsia="仿宋" w:cs="仿宋"/>
          <w:spacing w:val="8"/>
          <w:sz w:val="31"/>
          <w:szCs w:val="31"/>
        </w:rPr>
        <w:t>)结构上，确保人员来源更加广泛，兼顾业务和职</w:t>
      </w:r>
      <w:r>
        <w:rPr>
          <w:rFonts w:ascii="仿宋" w:hAnsi="仿宋" w:eastAsia="仿宋" w:cs="仿宋"/>
          <w:spacing w:val="3"/>
          <w:sz w:val="31"/>
          <w:szCs w:val="31"/>
        </w:rPr>
        <w:t>能条线，兼顾业务成熟度、转型重塑、战略发展、孵化</w:t>
      </w:r>
      <w:r>
        <w:rPr>
          <w:rFonts w:ascii="仿宋" w:hAnsi="仿宋" w:eastAsia="仿宋" w:cs="仿宋"/>
          <w:spacing w:val="2"/>
          <w:sz w:val="31"/>
          <w:szCs w:val="31"/>
        </w:rPr>
        <w:t>创</w:t>
      </w:r>
      <w:r>
        <w:rPr>
          <w:rFonts w:ascii="仿宋" w:hAnsi="仿宋" w:eastAsia="仿宋" w:cs="仿宋"/>
          <w:sz w:val="31"/>
          <w:szCs w:val="31"/>
        </w:rPr>
        <w:t>新</w:t>
      </w:r>
      <w:r>
        <w:rPr>
          <w:rFonts w:ascii="仿宋" w:hAnsi="仿宋" w:eastAsia="仿宋" w:cs="仿宋"/>
          <w:spacing w:val="12"/>
          <w:sz w:val="31"/>
          <w:szCs w:val="31"/>
        </w:rPr>
        <w:t>业务，结合华润啤酒战略发展重点，适当向业务一线倾斜</w:t>
      </w:r>
      <w:r>
        <w:rPr>
          <w:rFonts w:ascii="仿宋" w:hAnsi="仿宋" w:eastAsia="仿宋" w:cs="仿宋"/>
          <w:spacing w:val="9"/>
          <w:sz w:val="31"/>
          <w:szCs w:val="31"/>
        </w:rPr>
        <w:t>，</w:t>
      </w:r>
      <w:r>
        <w:rPr>
          <w:rFonts w:ascii="仿宋" w:hAnsi="仿宋" w:eastAsia="仿宋" w:cs="仿宋"/>
          <w:spacing w:val="4"/>
          <w:sz w:val="31"/>
          <w:szCs w:val="31"/>
        </w:rPr>
        <w:t>关注复合型人才的培养</w:t>
      </w:r>
      <w:r>
        <w:rPr>
          <w:rFonts w:ascii="仿宋" w:hAnsi="仿宋" w:eastAsia="仿宋" w:cs="仿宋"/>
          <w:spacing w:val="3"/>
          <w:sz w:val="31"/>
          <w:szCs w:val="31"/>
        </w:rPr>
        <w:t>。</w:t>
      </w:r>
      <w:r>
        <w:rPr>
          <w:rFonts w:ascii="仿宋" w:hAnsi="仿宋" w:eastAsia="仿宋" w:cs="仿宋"/>
          <w:spacing w:val="2"/>
          <w:sz w:val="31"/>
          <w:szCs w:val="31"/>
        </w:rPr>
        <w:t>坚持老中青梯次配备，保持华润啤</w:t>
      </w:r>
      <w:r>
        <w:rPr>
          <w:rFonts w:ascii="仿宋" w:hAnsi="仿宋" w:eastAsia="仿宋" w:cs="仿宋"/>
          <w:spacing w:val="34"/>
          <w:sz w:val="31"/>
          <w:szCs w:val="31"/>
        </w:rPr>
        <w:t>酒</w:t>
      </w:r>
      <w:r>
        <w:rPr>
          <w:rFonts w:ascii="仿宋" w:hAnsi="仿宋" w:eastAsia="仿宋" w:cs="仿宋"/>
          <w:spacing w:val="21"/>
          <w:sz w:val="31"/>
          <w:szCs w:val="31"/>
        </w:rPr>
        <w:t>优秀年轻干部与华润啤酒直管干部平均年龄形成合理结</w:t>
      </w:r>
      <w:r>
        <w:rPr>
          <w:rFonts w:ascii="仿宋" w:hAnsi="仿宋" w:eastAsia="仿宋" w:cs="仿宋"/>
          <w:spacing w:val="-16"/>
          <w:sz w:val="31"/>
          <w:szCs w:val="31"/>
        </w:rPr>
        <w:t>构</w:t>
      </w:r>
      <w:r>
        <w:rPr>
          <w:rFonts w:ascii="仿宋" w:hAnsi="仿宋" w:eastAsia="仿宋" w:cs="仿宋"/>
          <w:spacing w:val="-15"/>
          <w:sz w:val="31"/>
          <w:szCs w:val="31"/>
        </w:rPr>
        <w:t>。</w:t>
      </w:r>
    </w:p>
    <w:p w14:paraId="0AB2C369">
      <w:pPr>
        <w:spacing w:line="222" w:lineRule="auto"/>
        <w:ind w:left="681"/>
        <w:rPr>
          <w:rFonts w:hint="default" w:ascii="黑体" w:hAnsi="黑体" w:eastAsia="黑体" w:cs="黑体"/>
          <w:spacing w:val="1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6"/>
          <w:sz w:val="31"/>
          <w:szCs w:val="31"/>
          <w:lang w:val="en-US" w:eastAsia="zh-CN"/>
        </w:rPr>
        <w:t>///</w:t>
      </w:r>
    </w:p>
    <w:p w14:paraId="744823C5">
      <w:pPr>
        <w:spacing w:line="222" w:lineRule="auto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>第</w:t>
      </w:r>
      <w:r>
        <w:rPr>
          <w:rFonts w:ascii="黑体" w:hAnsi="黑体" w:eastAsia="黑体" w:cs="黑体"/>
          <w:spacing w:val="13"/>
          <w:sz w:val="31"/>
          <w:szCs w:val="31"/>
        </w:rPr>
        <w:t>八</w:t>
      </w:r>
      <w:r>
        <w:rPr>
          <w:rFonts w:ascii="黑体" w:hAnsi="黑体" w:eastAsia="黑体" w:cs="黑体"/>
          <w:spacing w:val="8"/>
          <w:sz w:val="31"/>
          <w:szCs w:val="31"/>
        </w:rPr>
        <w:t>条</w:t>
      </w:r>
      <w:r>
        <w:rPr>
          <w:rFonts w:ascii="仿宋" w:hAnsi="仿宋" w:eastAsia="仿宋" w:cs="仿宋"/>
          <w:spacing w:val="8"/>
          <w:sz w:val="31"/>
          <w:szCs w:val="31"/>
        </w:rPr>
        <w:t>优秀年轻干部选拔应当符合下列基本条件：</w:t>
      </w:r>
    </w:p>
    <w:p w14:paraId="3633A425">
      <w:pPr>
        <w:spacing w:before="191" w:line="333" w:lineRule="auto"/>
        <w:ind w:left="37" w:right="23" w:firstLine="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(一)政治素质。坚决贯彻落实习近平新时代中国特</w:t>
      </w:r>
      <w:r>
        <w:rPr>
          <w:rFonts w:ascii="仿宋" w:hAnsi="仿宋" w:eastAsia="仿宋" w:cs="仿宋"/>
          <w:spacing w:val="12"/>
          <w:sz w:val="31"/>
          <w:szCs w:val="31"/>
        </w:rPr>
        <w:t>色</w:t>
      </w:r>
      <w:r>
        <w:rPr>
          <w:rFonts w:ascii="仿宋" w:hAnsi="仿宋" w:eastAsia="仿宋" w:cs="仿宋"/>
          <w:spacing w:val="13"/>
          <w:sz w:val="31"/>
          <w:szCs w:val="31"/>
        </w:rPr>
        <w:t>社</w:t>
      </w:r>
      <w:r>
        <w:rPr>
          <w:rFonts w:ascii="仿宋" w:hAnsi="仿宋" w:eastAsia="仿宋" w:cs="仿宋"/>
          <w:spacing w:val="12"/>
          <w:sz w:val="31"/>
          <w:szCs w:val="31"/>
        </w:rPr>
        <w:t>会主义思想，坚定理想信念，坚持和捍卫“两个确立”，</w:t>
      </w:r>
      <w:r>
        <w:rPr>
          <w:rFonts w:ascii="仿宋" w:hAnsi="仿宋" w:eastAsia="仿宋" w:cs="仿宋"/>
          <w:spacing w:val="-4"/>
          <w:sz w:val="31"/>
          <w:szCs w:val="31"/>
        </w:rPr>
        <w:t>增强“四个意识”</w:t>
      </w:r>
      <w:r>
        <w:rPr>
          <w:rFonts w:ascii="仿宋" w:hAnsi="仿宋" w:eastAsia="仿宋" w:cs="仿宋"/>
          <w:spacing w:val="-2"/>
          <w:sz w:val="31"/>
          <w:szCs w:val="31"/>
        </w:rPr>
        <w:t>，坚定“四个自信”，坚决做到“两个维</w:t>
      </w:r>
      <w:r>
        <w:rPr>
          <w:rFonts w:ascii="仿宋" w:hAnsi="仿宋" w:eastAsia="仿宋" w:cs="仿宋"/>
          <w:spacing w:val="11"/>
          <w:sz w:val="31"/>
          <w:szCs w:val="31"/>
        </w:rPr>
        <w:t>护</w:t>
      </w:r>
      <w:r>
        <w:rPr>
          <w:rFonts w:ascii="仿宋" w:hAnsi="仿宋" w:eastAsia="仿宋" w:cs="仿宋"/>
          <w:spacing w:val="9"/>
          <w:sz w:val="31"/>
          <w:szCs w:val="31"/>
        </w:rPr>
        <w:t>”，在思想上政治上行动上同以习近平同志为核心的党中</w:t>
      </w:r>
      <w:r>
        <w:rPr>
          <w:rFonts w:ascii="仿宋" w:hAnsi="仿宋" w:eastAsia="仿宋" w:cs="仿宋"/>
          <w:spacing w:val="1"/>
          <w:sz w:val="31"/>
          <w:szCs w:val="31"/>
        </w:rPr>
        <w:t>央保持高度一致</w:t>
      </w:r>
      <w:r>
        <w:rPr>
          <w:rFonts w:ascii="仿宋" w:hAnsi="仿宋" w:eastAsia="仿宋" w:cs="仿宋"/>
          <w:sz w:val="31"/>
          <w:szCs w:val="31"/>
        </w:rPr>
        <w:t>。</w:t>
      </w:r>
    </w:p>
    <w:p w14:paraId="3B1976A0">
      <w:pPr>
        <w:spacing w:before="5" w:line="333" w:lineRule="auto"/>
        <w:ind w:left="41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(</w:t>
      </w:r>
      <w:r>
        <w:rPr>
          <w:rFonts w:ascii="仿宋" w:hAnsi="仿宋" w:eastAsia="仿宋" w:cs="仿宋"/>
          <w:spacing w:val="26"/>
          <w:sz w:val="31"/>
          <w:szCs w:val="31"/>
        </w:rPr>
        <w:t>二)能力素质。具有政治素质过硬、赢得决战高端、</w:t>
      </w:r>
      <w:r>
        <w:rPr>
          <w:rFonts w:ascii="仿宋" w:hAnsi="仿宋" w:eastAsia="仿宋" w:cs="仿宋"/>
          <w:spacing w:val="4"/>
          <w:sz w:val="31"/>
          <w:szCs w:val="31"/>
        </w:rPr>
        <w:t>塑造组织势能、持续追</w:t>
      </w:r>
      <w:r>
        <w:rPr>
          <w:rFonts w:ascii="仿宋" w:hAnsi="仿宋" w:eastAsia="仿宋" w:cs="仿宋"/>
          <w:spacing w:val="2"/>
          <w:sz w:val="31"/>
          <w:szCs w:val="31"/>
        </w:rPr>
        <w:t>求卓越等素质，兼顾当期工作表现和</w:t>
      </w:r>
      <w:r>
        <w:rPr>
          <w:rFonts w:ascii="仿宋" w:hAnsi="仿宋" w:eastAsia="仿宋" w:cs="仿宋"/>
          <w:spacing w:val="4"/>
          <w:sz w:val="31"/>
          <w:szCs w:val="31"/>
        </w:rPr>
        <w:t>未来发展潜力。具有良</w:t>
      </w:r>
      <w:r>
        <w:rPr>
          <w:rFonts w:ascii="仿宋" w:hAnsi="仿宋" w:eastAsia="仿宋" w:cs="仿宋"/>
          <w:spacing w:val="3"/>
          <w:sz w:val="31"/>
          <w:szCs w:val="31"/>
        </w:rPr>
        <w:t>好</w:t>
      </w:r>
      <w:r>
        <w:rPr>
          <w:rFonts w:ascii="仿宋" w:hAnsi="仿宋" w:eastAsia="仿宋" w:cs="仿宋"/>
          <w:spacing w:val="2"/>
          <w:sz w:val="31"/>
          <w:szCs w:val="31"/>
        </w:rPr>
        <w:t>的法治素养和法治能力，能够有效</w:t>
      </w:r>
      <w:r>
        <w:rPr>
          <w:rFonts w:ascii="仿宋" w:hAnsi="仿宋" w:eastAsia="仿宋" w:cs="仿宋"/>
          <w:spacing w:val="13"/>
          <w:sz w:val="31"/>
          <w:szCs w:val="31"/>
        </w:rPr>
        <w:t>运用法治思维和法治方式深化改革、推动发展、化解矛盾</w:t>
      </w:r>
      <w:r>
        <w:rPr>
          <w:rFonts w:ascii="仿宋" w:hAnsi="仿宋" w:eastAsia="仿宋" w:cs="仿宋"/>
          <w:spacing w:val="8"/>
          <w:sz w:val="31"/>
          <w:szCs w:val="31"/>
        </w:rPr>
        <w:t>、</w:t>
      </w:r>
      <w:r>
        <w:rPr>
          <w:rFonts w:ascii="仿宋" w:hAnsi="仿宋" w:eastAsia="仿宋" w:cs="仿宋"/>
          <w:spacing w:val="4"/>
          <w:sz w:val="31"/>
          <w:szCs w:val="31"/>
        </w:rPr>
        <w:t>维</w:t>
      </w:r>
      <w:r>
        <w:rPr>
          <w:rFonts w:ascii="仿宋" w:hAnsi="仿宋" w:eastAsia="仿宋" w:cs="仿宋"/>
          <w:spacing w:val="3"/>
          <w:sz w:val="31"/>
          <w:szCs w:val="31"/>
        </w:rPr>
        <w:t>护稳定、应对风险。</w:t>
      </w:r>
    </w:p>
    <w:p w14:paraId="387FBF6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" w:line="360" w:lineRule="auto"/>
        <w:ind w:left="51" w:right="101" w:firstLine="622"/>
        <w:textAlignment w:val="baseline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0"/>
          <w:sz w:val="31"/>
          <w:szCs w:val="31"/>
        </w:rPr>
        <w:t>三</w:t>
      </w:r>
      <w:r>
        <w:rPr>
          <w:rFonts w:ascii="仿宋" w:hAnsi="仿宋" w:eastAsia="仿宋" w:cs="仿宋"/>
          <w:spacing w:val="8"/>
          <w:sz w:val="31"/>
          <w:szCs w:val="31"/>
        </w:rPr>
        <w:t>)廉洁从业。把廉洁自律作为底线要求，严守纪法</w:t>
      </w:r>
      <w:r>
        <w:rPr>
          <w:rFonts w:ascii="仿宋" w:hAnsi="仿宋" w:eastAsia="仿宋" w:cs="仿宋"/>
          <w:spacing w:val="6"/>
          <w:sz w:val="31"/>
          <w:szCs w:val="31"/>
        </w:rPr>
        <w:t>规矩，无违纪违规等影响使用的情形</w:t>
      </w:r>
      <w:r>
        <w:rPr>
          <w:rFonts w:ascii="仿宋" w:hAnsi="仿宋" w:eastAsia="仿宋" w:cs="仿宋"/>
          <w:spacing w:val="4"/>
          <w:sz w:val="31"/>
          <w:szCs w:val="31"/>
        </w:rPr>
        <w:t>。</w:t>
      </w:r>
    </w:p>
    <w:p w14:paraId="79C1DD8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ascii="仿宋" w:hAnsi="仿宋" w:eastAsia="仿宋" w:cs="仿宋"/>
          <w:spacing w:val="16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(四)基本资格。一般从华润啤酒直管干部副职(M5)、</w:t>
      </w:r>
      <w:ins w:id="212" w:author="咨询组" w:date="2026-04-30T17:17:15Z">
        <w:r>
          <w:rPr>
            <w:rFonts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华润啤酒及下属单位资深管理人员</w:t>
        </w:r>
      </w:ins>
      <w:ins w:id="213" w:author="咨询组" w:date="2026-04-30T17:17:55Z">
        <w:r>
          <w:rPr>
            <w:rFonts w:hint="eastAsia"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（</w:t>
        </w:r>
      </w:ins>
      <w:ins w:id="214" w:author="咨询组" w:date="2026-04-30T17:17:58Z">
        <w:r>
          <w:rPr>
            <w:rFonts w:hint="eastAsia"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M</w:t>
        </w:r>
      </w:ins>
      <w:ins w:id="215" w:author="咨询组" w:date="2026-04-30T17:18:00Z">
        <w:r>
          <w:rPr>
            <w:rFonts w:hint="eastAsia"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3</w:t>
        </w:r>
      </w:ins>
      <w:ins w:id="216" w:author="咨询组" w:date="2026-04-30T17:18:02Z">
        <w:r>
          <w:rPr>
            <w:rFonts w:hint="eastAsia"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/M</w:t>
        </w:r>
      </w:ins>
      <w:ins w:id="217" w:author="咨询组" w:date="2026-04-30T17:18:03Z">
        <w:r>
          <w:rPr>
            <w:rFonts w:hint="eastAsia"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4</w:t>
        </w:r>
      </w:ins>
      <w:ins w:id="218" w:author="咨询组" w:date="2026-04-30T17:17:55Z">
        <w:r>
          <w:rPr>
            <w:rFonts w:hint="eastAsia" w:ascii="仿宋_GB2312" w:hAnsi="仿宋_GB2312" w:eastAsia="仿宋_GB2312" w:cs="仿宋_GB2312"/>
            <w:snapToGrid w:val="0"/>
            <w:color w:val="000000"/>
            <w:kern w:val="0"/>
            <w:sz w:val="31"/>
            <w:szCs w:val="31"/>
            <w:lang w:val="en-US" w:eastAsia="zh-CN" w:bidi="ar"/>
          </w:rPr>
          <w:t>）</w:t>
        </w:r>
      </w:ins>
      <w:del w:id="219" w:author="咨询组" w:date="2026-04-30T17:17:15Z">
        <w:r>
          <w:rPr>
            <w:rFonts w:ascii="仿宋" w:hAnsi="仿宋" w:eastAsia="仿宋" w:cs="仿宋"/>
            <w:spacing w:val="16"/>
            <w:sz w:val="31"/>
            <w:szCs w:val="31"/>
          </w:rPr>
          <w:delText>华润雪花下属单位</w:delText>
        </w:r>
      </w:del>
      <w:del w:id="220" w:author="咨询组" w:date="2026-04-30T17:17:15Z">
        <w:r>
          <w:rPr>
            <w:rFonts w:hint="default" w:ascii="仿宋" w:hAnsi="仿宋" w:eastAsia="仿宋" w:cs="仿宋"/>
            <w:spacing w:val="16"/>
            <w:sz w:val="31"/>
            <w:szCs w:val="31"/>
            <w:lang w:val="en-US"/>
          </w:rPr>
          <w:delText>直管干部</w:delText>
        </w:r>
      </w:del>
      <w:del w:id="221" w:author="咨询组" w:date="2026-04-30T17:17:15Z">
        <w:r>
          <w:rPr>
            <w:rFonts w:ascii="仿宋" w:hAnsi="仿宋" w:eastAsia="仿宋" w:cs="仿宋"/>
            <w:spacing w:val="16"/>
            <w:sz w:val="31"/>
            <w:szCs w:val="31"/>
          </w:rPr>
          <w:delText>(M4)、华润酒业</w:delText>
        </w:r>
      </w:del>
      <w:del w:id="222" w:author="咨询组" w:date="2026-04-30T17:17:15Z">
        <w:r>
          <w:rPr>
            <w:rFonts w:hint="default" w:ascii="仿宋" w:hAnsi="仿宋" w:eastAsia="仿宋" w:cs="仿宋"/>
            <w:spacing w:val="16"/>
            <w:sz w:val="31"/>
            <w:szCs w:val="31"/>
            <w:lang w:val="en-US"/>
          </w:rPr>
          <w:delText>直管干部</w:delText>
        </w:r>
      </w:del>
      <w:del w:id="223" w:author="咨询组" w:date="2026-04-30T17:17:15Z">
        <w:r>
          <w:rPr>
            <w:rFonts w:ascii="仿宋" w:hAnsi="仿宋" w:eastAsia="仿宋" w:cs="仿宋"/>
            <w:spacing w:val="16"/>
            <w:sz w:val="31"/>
            <w:szCs w:val="31"/>
          </w:rPr>
          <w:delText>(M4)、 专业总监(P6/P7)</w:delText>
        </w:r>
      </w:del>
      <w:r>
        <w:rPr>
          <w:rFonts w:ascii="仿宋" w:hAnsi="仿宋" w:eastAsia="仿宋" w:cs="仿宋"/>
          <w:spacing w:val="16"/>
          <w:sz w:val="31"/>
          <w:szCs w:val="31"/>
        </w:rPr>
        <w:t>中选拔，且绩效表现优良，符合干部年轻化导向要求。如有特殊情况，需报华润啤酒党委书记审批同意。</w:t>
      </w:r>
    </w:p>
    <w:p w14:paraId="0FA73B52">
      <w:pPr>
        <w:spacing w:before="180" w:line="279" w:lineRule="auto"/>
        <w:ind w:left="681" w:right="1425" w:hanging="7"/>
        <w:rPr>
          <w:rFonts w:ascii="仿宋" w:hAnsi="仿宋" w:eastAsia="仿宋" w:cs="仿宋"/>
          <w:spacing w:val="21"/>
          <w:sz w:val="31"/>
          <w:szCs w:val="31"/>
        </w:rPr>
      </w:pPr>
      <w:r>
        <w:rPr>
          <w:rFonts w:ascii="仿宋" w:hAnsi="仿宋" w:eastAsia="仿宋" w:cs="仿宋"/>
          <w:spacing w:val="34"/>
          <w:sz w:val="31"/>
          <w:szCs w:val="31"/>
        </w:rPr>
        <w:t>(</w:t>
      </w:r>
      <w:r>
        <w:rPr>
          <w:rFonts w:ascii="仿宋" w:hAnsi="仿宋" w:eastAsia="仿宋" w:cs="仿宋"/>
          <w:spacing w:val="21"/>
          <w:sz w:val="31"/>
          <w:szCs w:val="31"/>
        </w:rPr>
        <w:t>五)具体选拔标准在年度工作方案中明确。</w:t>
      </w:r>
    </w:p>
    <w:p w14:paraId="6FA1A328">
      <w:pPr>
        <w:spacing w:before="180" w:line="279" w:lineRule="auto"/>
        <w:ind w:left="681" w:right="1425" w:hanging="7"/>
        <w:rPr>
          <w:rFonts w:hint="default" w:ascii="仿宋" w:hAnsi="仿宋" w:eastAsia="仿宋" w:cs="仿宋"/>
          <w:spacing w:val="2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21"/>
          <w:sz w:val="31"/>
          <w:szCs w:val="31"/>
          <w:lang w:val="en-US" w:eastAsia="zh-CN"/>
        </w:rPr>
        <w:t>///</w:t>
      </w:r>
    </w:p>
    <w:p w14:paraId="36047277">
      <w:pPr>
        <w:spacing w:before="180" w:line="279" w:lineRule="auto"/>
        <w:ind w:left="681" w:right="1425" w:hanging="7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第九条</w:t>
      </w:r>
      <w:r>
        <w:rPr>
          <w:rFonts w:ascii="仿宋" w:hAnsi="仿宋" w:eastAsia="仿宋" w:cs="仿宋"/>
          <w:spacing w:val="4"/>
          <w:sz w:val="31"/>
          <w:szCs w:val="31"/>
        </w:rPr>
        <w:t>优秀年轻干部选拔程序</w:t>
      </w:r>
      <w:r>
        <w:rPr>
          <w:rFonts w:ascii="仿宋" w:hAnsi="仿宋" w:eastAsia="仿宋" w:cs="仿宋"/>
          <w:spacing w:val="3"/>
          <w:sz w:val="31"/>
          <w:szCs w:val="31"/>
        </w:rPr>
        <w:t>：</w:t>
      </w:r>
    </w:p>
    <w:p w14:paraId="124372A0">
      <w:pPr>
        <w:spacing w:before="186" w:line="333" w:lineRule="auto"/>
        <w:ind w:left="48" w:right="88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1"/>
          <w:sz w:val="31"/>
          <w:szCs w:val="31"/>
        </w:rPr>
        <w:t>一</w:t>
      </w:r>
      <w:r>
        <w:rPr>
          <w:rFonts w:ascii="仿宋" w:hAnsi="仿宋" w:eastAsia="仿宋" w:cs="仿宋"/>
          <w:spacing w:val="8"/>
          <w:sz w:val="31"/>
          <w:szCs w:val="31"/>
        </w:rPr>
        <w:t>)明确标准，制订方案。根据华润啤酒选拔优秀年</w:t>
      </w:r>
      <w:r>
        <w:rPr>
          <w:rFonts w:ascii="仿宋" w:hAnsi="仿宋" w:eastAsia="仿宋" w:cs="仿宋"/>
          <w:spacing w:val="4"/>
          <w:sz w:val="31"/>
          <w:szCs w:val="31"/>
        </w:rPr>
        <w:t>轻干部的基本</w:t>
      </w:r>
      <w:r>
        <w:rPr>
          <w:rFonts w:ascii="仿宋" w:hAnsi="仿宋" w:eastAsia="仿宋" w:cs="仿宋"/>
          <w:spacing w:val="3"/>
          <w:sz w:val="31"/>
          <w:szCs w:val="31"/>
        </w:rPr>
        <w:t>条</w:t>
      </w:r>
      <w:r>
        <w:rPr>
          <w:rFonts w:ascii="仿宋" w:hAnsi="仿宋" w:eastAsia="仿宋" w:cs="仿宋"/>
          <w:spacing w:val="2"/>
          <w:sz w:val="31"/>
          <w:szCs w:val="31"/>
        </w:rPr>
        <w:t>件，结合实际制订工作方案，报华润啤酒党</w:t>
      </w:r>
      <w:r>
        <w:rPr>
          <w:rFonts w:ascii="仿宋" w:hAnsi="仿宋" w:eastAsia="仿宋" w:cs="仿宋"/>
          <w:spacing w:val="-1"/>
          <w:sz w:val="31"/>
          <w:szCs w:val="31"/>
        </w:rPr>
        <w:t>委书记审批。</w:t>
      </w:r>
    </w:p>
    <w:p w14:paraId="11DBC757">
      <w:pPr>
        <w:spacing w:before="3" w:line="333" w:lineRule="auto"/>
        <w:ind w:left="51" w:right="85" w:firstLine="6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(二)人选</w:t>
      </w:r>
      <w:r>
        <w:rPr>
          <w:rFonts w:ascii="仿宋" w:hAnsi="仿宋" w:eastAsia="仿宋" w:cs="仿宋"/>
          <w:spacing w:val="3"/>
          <w:sz w:val="31"/>
          <w:szCs w:val="31"/>
        </w:rPr>
        <w:t>酝</w:t>
      </w:r>
      <w:r>
        <w:rPr>
          <w:rFonts w:ascii="仿宋" w:hAnsi="仿宋" w:eastAsia="仿宋" w:cs="仿宋"/>
          <w:spacing w:val="2"/>
          <w:sz w:val="31"/>
          <w:szCs w:val="31"/>
        </w:rPr>
        <w:t>酿，组织推荐。根据工作方案，由党委组</w:t>
      </w:r>
      <w:r>
        <w:rPr>
          <w:rFonts w:ascii="仿宋" w:hAnsi="仿宋" w:eastAsia="仿宋" w:cs="仿宋"/>
          <w:spacing w:val="16"/>
          <w:sz w:val="31"/>
          <w:szCs w:val="31"/>
        </w:rPr>
        <w:t>织</w:t>
      </w:r>
      <w:r>
        <w:rPr>
          <w:rFonts w:ascii="仿宋" w:hAnsi="仿宋" w:eastAsia="仿宋" w:cs="仿宋"/>
          <w:spacing w:val="14"/>
          <w:sz w:val="31"/>
          <w:szCs w:val="31"/>
        </w:rPr>
        <w:t>部</w:t>
      </w:r>
      <w:r>
        <w:rPr>
          <w:rFonts w:ascii="仿宋" w:hAnsi="仿宋" w:eastAsia="仿宋" w:cs="仿宋"/>
          <w:spacing w:val="8"/>
          <w:sz w:val="31"/>
          <w:szCs w:val="31"/>
        </w:rPr>
        <w:t>开展人员筛选，择优推荐，过程中充分听取所在单位意</w:t>
      </w:r>
      <w:r>
        <w:rPr>
          <w:rFonts w:ascii="仿宋" w:hAnsi="仿宋" w:eastAsia="仿宋" w:cs="仿宋"/>
          <w:spacing w:val="16"/>
          <w:sz w:val="31"/>
          <w:szCs w:val="31"/>
        </w:rPr>
        <w:t>见</w:t>
      </w:r>
      <w:r>
        <w:rPr>
          <w:rFonts w:ascii="仿宋" w:hAnsi="仿宋" w:eastAsia="仿宋" w:cs="仿宋"/>
          <w:spacing w:val="14"/>
          <w:sz w:val="31"/>
          <w:szCs w:val="31"/>
        </w:rPr>
        <w:t>，</w:t>
      </w:r>
      <w:r>
        <w:rPr>
          <w:rFonts w:ascii="仿宋" w:hAnsi="仿宋" w:eastAsia="仿宋" w:cs="仿宋"/>
          <w:spacing w:val="8"/>
          <w:sz w:val="31"/>
          <w:szCs w:val="31"/>
        </w:rPr>
        <w:t>啤酒纪委办公室就拟推荐的优秀年轻干部的党风廉政情</w:t>
      </w:r>
      <w:r>
        <w:rPr>
          <w:rFonts w:ascii="仿宋" w:hAnsi="仿宋" w:eastAsia="仿宋" w:cs="仿宋"/>
          <w:spacing w:val="7"/>
          <w:sz w:val="31"/>
          <w:szCs w:val="31"/>
        </w:rPr>
        <w:t>况</w:t>
      </w:r>
      <w:r>
        <w:rPr>
          <w:rFonts w:ascii="仿宋" w:hAnsi="仿宋" w:eastAsia="仿宋" w:cs="仿宋"/>
          <w:spacing w:val="6"/>
          <w:sz w:val="31"/>
          <w:szCs w:val="31"/>
        </w:rPr>
        <w:t>出具廉洁意见函。</w:t>
      </w:r>
    </w:p>
    <w:p w14:paraId="613E8342">
      <w:pPr>
        <w:spacing w:before="5" w:line="333" w:lineRule="auto"/>
        <w:ind w:left="38" w:right="88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1"/>
          <w:sz w:val="31"/>
          <w:szCs w:val="31"/>
        </w:rPr>
        <w:t>三</w:t>
      </w:r>
      <w:r>
        <w:rPr>
          <w:rFonts w:ascii="仿宋" w:hAnsi="仿宋" w:eastAsia="仿宋" w:cs="仿宋"/>
          <w:spacing w:val="8"/>
          <w:sz w:val="31"/>
          <w:szCs w:val="31"/>
        </w:rPr>
        <w:t>)开展考察，盘点择优。针对推荐人员进行综合考</w:t>
      </w:r>
      <w:r>
        <w:rPr>
          <w:rFonts w:ascii="仿宋" w:hAnsi="仿宋" w:eastAsia="仿宋" w:cs="仿宋"/>
          <w:spacing w:val="10"/>
          <w:sz w:val="31"/>
          <w:szCs w:val="31"/>
        </w:rPr>
        <w:t>察</w:t>
      </w:r>
      <w:r>
        <w:rPr>
          <w:rFonts w:ascii="仿宋" w:hAnsi="仿宋" w:eastAsia="仿宋" w:cs="仿宋"/>
          <w:spacing w:val="9"/>
          <w:sz w:val="31"/>
          <w:szCs w:val="31"/>
        </w:rPr>
        <w:t>，综合考量政治素质、绩效表现、文化价值观、领导力潜</w:t>
      </w:r>
      <w:r>
        <w:rPr>
          <w:rFonts w:ascii="仿宋" w:hAnsi="仿宋" w:eastAsia="仿宋" w:cs="仿宋"/>
          <w:spacing w:val="-20"/>
          <w:sz w:val="31"/>
          <w:szCs w:val="31"/>
        </w:rPr>
        <w:t>质</w:t>
      </w:r>
      <w:r>
        <w:rPr>
          <w:rFonts w:ascii="仿宋" w:hAnsi="仿宋" w:eastAsia="仿宋" w:cs="仿宋"/>
          <w:spacing w:val="-16"/>
          <w:sz w:val="31"/>
          <w:szCs w:val="31"/>
        </w:rPr>
        <w:t>、</w:t>
      </w:r>
      <w:r>
        <w:rPr>
          <w:rFonts w:ascii="仿宋" w:hAnsi="仿宋" w:eastAsia="仿宋" w:cs="仿宋"/>
          <w:spacing w:val="-10"/>
          <w:sz w:val="31"/>
          <w:szCs w:val="31"/>
        </w:rPr>
        <w:t>专业性等因素。其中突出政治素质考察，注重工作实绩、</w:t>
      </w:r>
      <w:r>
        <w:rPr>
          <w:rFonts w:ascii="仿宋" w:hAnsi="仿宋" w:eastAsia="仿宋" w:cs="仿宋"/>
          <w:spacing w:val="3"/>
          <w:sz w:val="31"/>
          <w:szCs w:val="31"/>
        </w:rPr>
        <w:t>工作作风、廉洁情况。</w:t>
      </w:r>
    </w:p>
    <w:p w14:paraId="7D983135">
      <w:pPr>
        <w:spacing w:before="2" w:line="333" w:lineRule="auto"/>
        <w:ind w:left="45" w:right="89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(四)综</w:t>
      </w:r>
      <w:r>
        <w:rPr>
          <w:rFonts w:ascii="仿宋" w:hAnsi="仿宋" w:eastAsia="仿宋" w:cs="仿宋"/>
          <w:spacing w:val="2"/>
          <w:sz w:val="31"/>
          <w:szCs w:val="31"/>
        </w:rPr>
        <w:t>合研判，确定人选。按照盘点结果，结合华润</w:t>
      </w:r>
      <w:r>
        <w:rPr>
          <w:rFonts w:ascii="仿宋" w:hAnsi="仿宋" w:eastAsia="仿宋" w:cs="仿宋"/>
          <w:spacing w:val="4"/>
          <w:sz w:val="31"/>
          <w:szCs w:val="31"/>
        </w:rPr>
        <w:t>啤酒实际需求，</w:t>
      </w:r>
      <w:r>
        <w:rPr>
          <w:rFonts w:ascii="仿宋" w:hAnsi="仿宋" w:eastAsia="仿宋" w:cs="仿宋"/>
          <w:spacing w:val="3"/>
          <w:sz w:val="31"/>
          <w:szCs w:val="31"/>
        </w:rPr>
        <w:t>从</w:t>
      </w:r>
      <w:r>
        <w:rPr>
          <w:rFonts w:ascii="仿宋" w:hAnsi="仿宋" w:eastAsia="仿宋" w:cs="仿宋"/>
          <w:spacing w:val="2"/>
          <w:sz w:val="31"/>
          <w:szCs w:val="31"/>
        </w:rPr>
        <w:t>专业结构、年龄梯次、发展需要等方面综</w:t>
      </w:r>
      <w:r>
        <w:rPr>
          <w:rFonts w:ascii="仿宋" w:hAnsi="仿宋" w:eastAsia="仿宋" w:cs="仿宋"/>
          <w:spacing w:val="16"/>
          <w:sz w:val="31"/>
          <w:szCs w:val="31"/>
        </w:rPr>
        <w:t>合</w:t>
      </w:r>
      <w:r>
        <w:rPr>
          <w:rFonts w:ascii="仿宋" w:hAnsi="仿宋" w:eastAsia="仿宋" w:cs="仿宋"/>
          <w:spacing w:val="15"/>
          <w:sz w:val="31"/>
          <w:szCs w:val="31"/>
        </w:rPr>
        <w:t>审</w:t>
      </w:r>
      <w:r>
        <w:rPr>
          <w:rFonts w:ascii="仿宋" w:hAnsi="仿宋" w:eastAsia="仿宋" w:cs="仿宋"/>
          <w:spacing w:val="8"/>
          <w:sz w:val="31"/>
          <w:szCs w:val="31"/>
        </w:rPr>
        <w:t>视分析，经华润啤酒党委审议，确定最终人选。</w:t>
      </w:r>
    </w:p>
    <w:p w14:paraId="13C4646A">
      <w:pPr>
        <w:spacing w:before="3" w:line="333" w:lineRule="auto"/>
        <w:ind w:left="48" w:firstLine="633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726CE4F7">
      <w:pPr>
        <w:spacing w:before="3" w:line="333" w:lineRule="auto"/>
        <w:ind w:left="48" w:firstLine="63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十条</w:t>
      </w:r>
      <w:r>
        <w:rPr>
          <w:rFonts w:ascii="仿宋" w:hAnsi="仿宋" w:eastAsia="仿宋" w:cs="仿宋"/>
          <w:spacing w:val="15"/>
          <w:sz w:val="31"/>
          <w:szCs w:val="31"/>
        </w:rPr>
        <w:t>充分发挥党组织的领导和把关作用，严格落实</w:t>
      </w:r>
      <w:r>
        <w:rPr>
          <w:rFonts w:ascii="仿宋" w:hAnsi="仿宋" w:eastAsia="仿宋" w:cs="仿宋"/>
          <w:spacing w:val="-11"/>
          <w:sz w:val="31"/>
          <w:szCs w:val="31"/>
        </w:rPr>
        <w:t>有关工作纪律要求，严防工作中的不正之风，规范选拔程序</w:t>
      </w:r>
      <w:r>
        <w:rPr>
          <w:rFonts w:ascii="仿宋" w:hAnsi="仿宋" w:eastAsia="仿宋" w:cs="仿宋"/>
          <w:spacing w:val="-6"/>
          <w:sz w:val="31"/>
          <w:szCs w:val="31"/>
        </w:rPr>
        <w:t>，</w:t>
      </w:r>
      <w:bookmarkStart w:id="3" w:name="_bookmark4"/>
      <w:bookmarkEnd w:id="3"/>
      <w:r>
        <w:rPr>
          <w:rFonts w:ascii="仿宋" w:hAnsi="仿宋" w:eastAsia="仿宋" w:cs="仿宋"/>
          <w:spacing w:val="1"/>
          <w:sz w:val="31"/>
          <w:szCs w:val="31"/>
        </w:rPr>
        <w:t>有序组</w:t>
      </w:r>
      <w:r>
        <w:rPr>
          <w:rFonts w:ascii="仿宋" w:hAnsi="仿宋" w:eastAsia="仿宋" w:cs="仿宋"/>
          <w:sz w:val="31"/>
          <w:szCs w:val="31"/>
        </w:rPr>
        <w:t>织实施人选酝酿、考察和研判等环节，确保公平公正。</w:t>
      </w:r>
    </w:p>
    <w:p w14:paraId="6B6A2762">
      <w:pPr>
        <w:spacing w:before="1" w:line="223" w:lineRule="auto"/>
        <w:ind w:left="2924"/>
        <w:jc w:val="both"/>
        <w:rPr>
          <w:rFonts w:hint="default" w:ascii="黑体" w:hAnsi="黑体" w:eastAsia="黑体" w:cs="黑体"/>
          <w:spacing w:val="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val="en-US" w:eastAsia="zh-CN"/>
        </w:rPr>
        <w:t>///</w:t>
      </w:r>
    </w:p>
    <w:p w14:paraId="6F933431">
      <w:pPr>
        <w:spacing w:before="1" w:line="223" w:lineRule="auto"/>
        <w:ind w:left="2924"/>
        <w:rPr>
          <w:rFonts w:ascii="黑体" w:hAnsi="黑体" w:eastAsia="黑体" w:cs="黑体"/>
          <w:spacing w:val="5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第</w:t>
      </w:r>
      <w:r>
        <w:rPr>
          <w:rFonts w:ascii="黑体" w:hAnsi="黑体" w:eastAsia="黑体" w:cs="黑体"/>
          <w:spacing w:val="5"/>
          <w:sz w:val="31"/>
          <w:szCs w:val="31"/>
        </w:rPr>
        <w:t>四章培养锻炼</w:t>
      </w:r>
    </w:p>
    <w:p w14:paraId="0E206C9E">
      <w:pPr>
        <w:spacing w:before="1" w:line="223" w:lineRule="auto"/>
        <w:ind w:left="2924"/>
        <w:rPr>
          <w:rFonts w:hint="default" w:ascii="黑体" w:hAnsi="黑体" w:eastAsia="黑体" w:cs="黑体"/>
          <w:spacing w:val="5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///</w:t>
      </w:r>
    </w:p>
    <w:p w14:paraId="2E3EF42A">
      <w:pPr>
        <w:spacing w:before="182" w:line="340" w:lineRule="auto"/>
        <w:ind w:left="47" w:right="91" w:firstLine="63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十一条</w:t>
      </w:r>
      <w:r>
        <w:rPr>
          <w:rFonts w:ascii="仿宋" w:hAnsi="仿宋" w:eastAsia="仿宋" w:cs="仿宋"/>
          <w:spacing w:val="15"/>
          <w:sz w:val="31"/>
          <w:szCs w:val="31"/>
        </w:rPr>
        <w:t>加强优秀年轻干部的培养锻炼工作，华润啤</w:t>
      </w:r>
      <w:r>
        <w:rPr>
          <w:rFonts w:ascii="仿宋" w:hAnsi="仿宋" w:eastAsia="仿宋" w:cs="仿宋"/>
          <w:spacing w:val="16"/>
          <w:sz w:val="31"/>
          <w:szCs w:val="31"/>
        </w:rPr>
        <w:t>酒</w:t>
      </w:r>
      <w:r>
        <w:rPr>
          <w:rFonts w:ascii="仿宋" w:hAnsi="仿宋" w:eastAsia="仿宋" w:cs="仿宋"/>
          <w:spacing w:val="15"/>
          <w:sz w:val="31"/>
          <w:szCs w:val="31"/>
        </w:rPr>
        <w:t>人</w:t>
      </w:r>
      <w:r>
        <w:rPr>
          <w:rFonts w:ascii="仿宋" w:hAnsi="仿宋" w:eastAsia="仿宋" w:cs="仿宋"/>
          <w:spacing w:val="8"/>
          <w:sz w:val="31"/>
          <w:szCs w:val="31"/>
        </w:rPr>
        <w:t>力资源部主导，华润啤酒学习与创新中心、党群工作部</w:t>
      </w:r>
      <w:r>
        <w:rPr>
          <w:rFonts w:ascii="仿宋" w:hAnsi="仿宋" w:eastAsia="仿宋" w:cs="仿宋"/>
          <w:spacing w:val="11"/>
          <w:sz w:val="31"/>
          <w:szCs w:val="31"/>
        </w:rPr>
        <w:t>参</w:t>
      </w:r>
      <w:r>
        <w:rPr>
          <w:rFonts w:ascii="仿宋" w:hAnsi="仿宋" w:eastAsia="仿宋" w:cs="仿宋"/>
          <w:spacing w:val="7"/>
          <w:sz w:val="31"/>
          <w:szCs w:val="31"/>
        </w:rPr>
        <w:t>与，建立上下联动、长期关注的接续培养锻炼机制。</w:t>
      </w:r>
    </w:p>
    <w:p w14:paraId="0D97EDB8">
      <w:pPr>
        <w:spacing w:line="281" w:lineRule="auto"/>
        <w:rPr>
          <w:rFonts w:ascii="Arial"/>
          <w:sz w:val="21"/>
        </w:rPr>
      </w:pPr>
    </w:p>
    <w:p w14:paraId="56995383">
      <w:pPr>
        <w:spacing w:before="101" w:line="222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2"/>
          <w:sz w:val="31"/>
          <w:szCs w:val="31"/>
        </w:rPr>
        <w:t>一)华润啤酒人力资源部负责统筹制定整体培养规划。</w:t>
      </w:r>
    </w:p>
    <w:p w14:paraId="3191E80E">
      <w:pPr>
        <w:spacing w:before="185" w:line="334" w:lineRule="auto"/>
        <w:ind w:left="48" w:right="252" w:firstLine="625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(二)学习与创新中心聚焦优秀年轻干部的业务能力</w:t>
      </w:r>
      <w:r>
        <w:rPr>
          <w:rFonts w:ascii="仿宋" w:hAnsi="仿宋" w:eastAsia="仿宋" w:cs="仿宋"/>
          <w:spacing w:val="14"/>
          <w:sz w:val="31"/>
          <w:szCs w:val="31"/>
        </w:rPr>
        <w:t>提</w:t>
      </w:r>
      <w:r>
        <w:rPr>
          <w:rFonts w:ascii="仿宋" w:hAnsi="仿宋" w:eastAsia="仿宋" w:cs="仿宋"/>
          <w:spacing w:val="12"/>
          <w:sz w:val="31"/>
          <w:szCs w:val="31"/>
        </w:rPr>
        <w:t>升</w:t>
      </w:r>
      <w:r>
        <w:rPr>
          <w:rFonts w:ascii="仿宋" w:hAnsi="仿宋" w:eastAsia="仿宋" w:cs="仿宋"/>
          <w:spacing w:val="8"/>
          <w:sz w:val="31"/>
          <w:szCs w:val="31"/>
        </w:rPr>
        <w:t>，开展相关培养项目的设计与实施工作。</w:t>
      </w:r>
    </w:p>
    <w:p w14:paraId="173D8CF6">
      <w:pPr>
        <w:spacing w:before="2" w:line="333" w:lineRule="auto"/>
        <w:ind w:left="45" w:right="250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(三)党群工作部重点负责党的理论教育、党性教育</w:t>
      </w:r>
      <w:r>
        <w:rPr>
          <w:rFonts w:ascii="仿宋" w:hAnsi="仿宋" w:eastAsia="仿宋" w:cs="仿宋"/>
          <w:spacing w:val="12"/>
          <w:sz w:val="31"/>
          <w:szCs w:val="31"/>
        </w:rPr>
        <w:t>与</w:t>
      </w:r>
      <w:r>
        <w:rPr>
          <w:rFonts w:ascii="仿宋" w:hAnsi="仿宋" w:eastAsia="仿宋" w:cs="仿宋"/>
          <w:spacing w:val="4"/>
          <w:sz w:val="31"/>
          <w:szCs w:val="31"/>
        </w:rPr>
        <w:t>师资力量的引入，具</w:t>
      </w:r>
      <w:r>
        <w:rPr>
          <w:rFonts w:ascii="仿宋" w:hAnsi="仿宋" w:eastAsia="仿宋" w:cs="仿宋"/>
          <w:spacing w:val="2"/>
          <w:sz w:val="31"/>
          <w:szCs w:val="31"/>
        </w:rPr>
        <w:t>体可与学习与创新中心培养项目适度结</w:t>
      </w:r>
      <w:r>
        <w:rPr>
          <w:rFonts w:ascii="仿宋" w:hAnsi="仿宋" w:eastAsia="仿宋" w:cs="仿宋"/>
          <w:spacing w:val="-17"/>
          <w:sz w:val="31"/>
          <w:szCs w:val="31"/>
        </w:rPr>
        <w:t>合</w:t>
      </w:r>
      <w:r>
        <w:rPr>
          <w:rFonts w:ascii="仿宋" w:hAnsi="仿宋" w:eastAsia="仿宋" w:cs="仿宋"/>
          <w:spacing w:val="-16"/>
          <w:sz w:val="31"/>
          <w:szCs w:val="31"/>
        </w:rPr>
        <w:t>。</w:t>
      </w:r>
    </w:p>
    <w:p w14:paraId="4356C109">
      <w:pPr>
        <w:spacing w:line="222" w:lineRule="auto"/>
        <w:ind w:left="681"/>
        <w:rPr>
          <w:rFonts w:hint="default" w:ascii="黑体" w:hAnsi="黑体" w:eastAsia="黑体" w:cs="黑体"/>
          <w:spacing w:val="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val="en-US" w:eastAsia="zh-CN"/>
        </w:rPr>
        <w:t>///</w:t>
      </w:r>
    </w:p>
    <w:p w14:paraId="690A8C22">
      <w:pPr>
        <w:spacing w:line="222" w:lineRule="auto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第十二</w:t>
      </w:r>
      <w:r>
        <w:rPr>
          <w:rFonts w:ascii="黑体" w:hAnsi="黑体" w:eastAsia="黑体" w:cs="黑体"/>
          <w:spacing w:val="3"/>
          <w:sz w:val="31"/>
          <w:szCs w:val="31"/>
        </w:rPr>
        <w:t>条</w:t>
      </w:r>
      <w:r>
        <w:rPr>
          <w:rFonts w:ascii="仿宋" w:hAnsi="仿宋" w:eastAsia="仿宋" w:cs="仿宋"/>
          <w:spacing w:val="3"/>
          <w:sz w:val="31"/>
          <w:szCs w:val="31"/>
        </w:rPr>
        <w:t>坚持跟踪培养。</w:t>
      </w:r>
    </w:p>
    <w:p w14:paraId="254DC6B4">
      <w:pPr>
        <w:spacing w:before="191" w:line="333" w:lineRule="auto"/>
        <w:ind w:left="45" w:right="251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(一)加强日常跟踪了解，对优秀年轻干部对待组织</w:t>
      </w:r>
      <w:r>
        <w:rPr>
          <w:rFonts w:ascii="仿宋" w:hAnsi="仿宋" w:eastAsia="仿宋" w:cs="仿宋"/>
          <w:spacing w:val="12"/>
          <w:sz w:val="31"/>
          <w:szCs w:val="31"/>
        </w:rPr>
        <w:t>安</w:t>
      </w:r>
      <w:r>
        <w:rPr>
          <w:rFonts w:ascii="仿宋" w:hAnsi="仿宋" w:eastAsia="仿宋" w:cs="仿宋"/>
          <w:spacing w:val="16"/>
          <w:sz w:val="31"/>
          <w:szCs w:val="31"/>
        </w:rPr>
        <w:t>排、</w:t>
      </w:r>
      <w:r>
        <w:rPr>
          <w:rFonts w:ascii="仿宋" w:hAnsi="仿宋" w:eastAsia="仿宋" w:cs="仿宋"/>
          <w:spacing w:val="10"/>
          <w:sz w:val="31"/>
          <w:szCs w:val="31"/>
        </w:rPr>
        <w:t>执</w:t>
      </w:r>
      <w:r>
        <w:rPr>
          <w:rFonts w:ascii="仿宋" w:hAnsi="仿宋" w:eastAsia="仿宋" w:cs="仿宋"/>
          <w:spacing w:val="8"/>
          <w:sz w:val="31"/>
          <w:szCs w:val="31"/>
        </w:rPr>
        <w:t>行组织决定、承担急难险重任务、面对重大斗争考验</w:t>
      </w:r>
      <w:r>
        <w:rPr>
          <w:rFonts w:ascii="仿宋" w:hAnsi="仿宋" w:eastAsia="仿宋" w:cs="仿宋"/>
          <w:spacing w:val="4"/>
          <w:sz w:val="31"/>
          <w:szCs w:val="31"/>
        </w:rPr>
        <w:t>等的态度和表现，</w:t>
      </w:r>
      <w:r>
        <w:rPr>
          <w:rFonts w:ascii="仿宋" w:hAnsi="仿宋" w:eastAsia="仿宋" w:cs="仿宋"/>
          <w:spacing w:val="2"/>
          <w:sz w:val="31"/>
          <w:szCs w:val="31"/>
        </w:rPr>
        <w:t>所在单位人力资源部要及时跟进记录。做</w:t>
      </w:r>
      <w:r>
        <w:rPr>
          <w:rFonts w:ascii="仿宋" w:hAnsi="仿宋" w:eastAsia="仿宋" w:cs="仿宋"/>
          <w:spacing w:val="4"/>
          <w:sz w:val="31"/>
          <w:szCs w:val="31"/>
        </w:rPr>
        <w:t>好平时考核、年度考</w:t>
      </w:r>
      <w:r>
        <w:rPr>
          <w:rFonts w:ascii="仿宋" w:hAnsi="仿宋" w:eastAsia="仿宋" w:cs="仿宋"/>
          <w:spacing w:val="3"/>
          <w:sz w:val="31"/>
          <w:szCs w:val="31"/>
        </w:rPr>
        <w:t>核</w:t>
      </w:r>
      <w:r>
        <w:rPr>
          <w:rFonts w:ascii="仿宋" w:hAnsi="仿宋" w:eastAsia="仿宋" w:cs="仿宋"/>
          <w:spacing w:val="2"/>
          <w:sz w:val="31"/>
          <w:szCs w:val="31"/>
        </w:rPr>
        <w:t>、专项考核、任期考核等工作，结合</w:t>
      </w:r>
      <w:r>
        <w:rPr>
          <w:rFonts w:ascii="仿宋" w:hAnsi="仿宋" w:eastAsia="仿宋" w:cs="仿宋"/>
          <w:spacing w:val="9"/>
          <w:sz w:val="31"/>
          <w:szCs w:val="31"/>
        </w:rPr>
        <w:t>集中学习教育、组织生活、民主评议、巡视巡察等，动态</w:t>
      </w:r>
      <w:r>
        <w:rPr>
          <w:rFonts w:ascii="仿宋" w:hAnsi="仿宋" w:eastAsia="仿宋" w:cs="仿宋"/>
          <w:spacing w:val="3"/>
          <w:sz w:val="31"/>
          <w:szCs w:val="31"/>
        </w:rPr>
        <w:t>掌</w:t>
      </w:r>
      <w:r>
        <w:rPr>
          <w:rFonts w:ascii="仿宋" w:hAnsi="仿宋" w:eastAsia="仿宋" w:cs="仿宋"/>
          <w:spacing w:val="14"/>
          <w:sz w:val="31"/>
          <w:szCs w:val="31"/>
        </w:rPr>
        <w:t>握</w:t>
      </w:r>
      <w:r>
        <w:rPr>
          <w:rFonts w:ascii="仿宋" w:hAnsi="仿宋" w:eastAsia="仿宋" w:cs="仿宋"/>
          <w:spacing w:val="7"/>
          <w:sz w:val="31"/>
          <w:szCs w:val="31"/>
        </w:rPr>
        <w:t>优秀年轻干部有关情况。</w:t>
      </w:r>
    </w:p>
    <w:p w14:paraId="5EA91171">
      <w:pPr>
        <w:spacing w:before="8" w:line="333" w:lineRule="auto"/>
        <w:ind w:left="38" w:right="251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(二)建立全覆盖谈心谈话制度。组织上每年与优秀</w:t>
      </w:r>
      <w:r>
        <w:rPr>
          <w:rFonts w:ascii="仿宋" w:hAnsi="仿宋" w:eastAsia="仿宋" w:cs="仿宋"/>
          <w:spacing w:val="12"/>
          <w:sz w:val="31"/>
          <w:szCs w:val="31"/>
        </w:rPr>
        <w:t>年</w:t>
      </w:r>
      <w:r>
        <w:rPr>
          <w:rFonts w:ascii="仿宋" w:hAnsi="仿宋" w:eastAsia="仿宋" w:cs="仿宋"/>
          <w:spacing w:val="-14"/>
          <w:sz w:val="31"/>
          <w:szCs w:val="31"/>
        </w:rPr>
        <w:t>轻干</w:t>
      </w:r>
      <w:r>
        <w:rPr>
          <w:rFonts w:ascii="仿宋" w:hAnsi="仿宋" w:eastAsia="仿宋" w:cs="仿宋"/>
          <w:spacing w:val="-12"/>
          <w:sz w:val="31"/>
          <w:szCs w:val="31"/>
        </w:rPr>
        <w:t>部</w:t>
      </w:r>
      <w:r>
        <w:rPr>
          <w:rFonts w:ascii="仿宋" w:hAnsi="仿宋" w:eastAsia="仿宋" w:cs="仿宋"/>
          <w:spacing w:val="-7"/>
          <w:sz w:val="31"/>
          <w:szCs w:val="31"/>
        </w:rPr>
        <w:t>至少进行1次谈心谈话，党委负责同志要带头谈，组</w:t>
      </w:r>
      <w:r>
        <w:rPr>
          <w:rFonts w:ascii="仿宋" w:hAnsi="仿宋" w:eastAsia="仿宋" w:cs="仿宋"/>
          <w:spacing w:val="3"/>
          <w:sz w:val="31"/>
          <w:szCs w:val="31"/>
        </w:rPr>
        <w:t>织人事部门、支部委员会成员要广泛谈、经常谈，做深</w:t>
      </w:r>
      <w:r>
        <w:rPr>
          <w:rFonts w:ascii="仿宋" w:hAnsi="仿宋" w:eastAsia="仿宋" w:cs="仿宋"/>
          <w:spacing w:val="2"/>
          <w:sz w:val="31"/>
          <w:szCs w:val="31"/>
        </w:rPr>
        <w:t>做</w:t>
      </w:r>
      <w:r>
        <w:rPr>
          <w:rFonts w:ascii="仿宋" w:hAnsi="仿宋" w:eastAsia="仿宋" w:cs="仿宋"/>
          <w:sz w:val="31"/>
          <w:szCs w:val="31"/>
        </w:rPr>
        <w:t>细</w:t>
      </w:r>
      <w:r>
        <w:rPr>
          <w:rFonts w:ascii="仿宋" w:hAnsi="仿宋" w:eastAsia="仿宋" w:cs="仿宋"/>
          <w:spacing w:val="3"/>
          <w:sz w:val="31"/>
          <w:szCs w:val="31"/>
        </w:rPr>
        <w:t>思想政治工作，做到岗位变动必谈、出现苗头性倾向性</w:t>
      </w:r>
      <w:r>
        <w:rPr>
          <w:rFonts w:ascii="仿宋" w:hAnsi="仿宋" w:eastAsia="仿宋" w:cs="仿宋"/>
          <w:spacing w:val="2"/>
          <w:sz w:val="31"/>
          <w:szCs w:val="31"/>
        </w:rPr>
        <w:t>问</w:t>
      </w:r>
      <w:r>
        <w:rPr>
          <w:rFonts w:ascii="仿宋" w:hAnsi="仿宋" w:eastAsia="仿宋" w:cs="仿宋"/>
          <w:sz w:val="31"/>
          <w:szCs w:val="31"/>
        </w:rPr>
        <w:t>题</w:t>
      </w:r>
      <w:r>
        <w:rPr>
          <w:rFonts w:ascii="仿宋" w:hAnsi="仿宋" w:eastAsia="仿宋" w:cs="仿宋"/>
          <w:spacing w:val="9"/>
          <w:sz w:val="31"/>
          <w:szCs w:val="31"/>
        </w:rPr>
        <w:t>必谈、受到组织处理或党纪政务处分必谈、发生家庭变故</w:t>
      </w:r>
      <w:r>
        <w:rPr>
          <w:rFonts w:ascii="仿宋" w:hAnsi="仿宋" w:eastAsia="仿宋" w:cs="仿宋"/>
          <w:spacing w:val="7"/>
          <w:sz w:val="31"/>
          <w:szCs w:val="31"/>
        </w:rPr>
        <w:t>必</w:t>
      </w:r>
      <w:r>
        <w:rPr>
          <w:rFonts w:ascii="仿宋" w:hAnsi="仿宋" w:eastAsia="仿宋" w:cs="仿宋"/>
          <w:spacing w:val="-10"/>
          <w:sz w:val="31"/>
          <w:szCs w:val="31"/>
        </w:rPr>
        <w:t>谈，抓</w:t>
      </w:r>
      <w:r>
        <w:rPr>
          <w:rFonts w:ascii="仿宋" w:hAnsi="仿宋" w:eastAsia="仿宋" w:cs="仿宋"/>
          <w:spacing w:val="-9"/>
          <w:sz w:val="31"/>
          <w:szCs w:val="31"/>
        </w:rPr>
        <w:t>早</w:t>
      </w:r>
      <w:r>
        <w:rPr>
          <w:rFonts w:ascii="仿宋" w:hAnsi="仿宋" w:eastAsia="仿宋" w:cs="仿宋"/>
          <w:spacing w:val="-5"/>
          <w:sz w:val="31"/>
          <w:szCs w:val="31"/>
        </w:rPr>
        <w:t>抓小、防微杜渐。对新进领导班子的优秀年轻干部，</w:t>
      </w:r>
      <w:r>
        <w:rPr>
          <w:rFonts w:ascii="仿宋" w:hAnsi="仿宋" w:eastAsia="仿宋" w:cs="仿宋"/>
          <w:spacing w:val="3"/>
          <w:sz w:val="31"/>
          <w:szCs w:val="31"/>
        </w:rPr>
        <w:t>党委书记要专门进行谈话，谈深谈透需要注意的问题，</w:t>
      </w:r>
      <w:r>
        <w:rPr>
          <w:rFonts w:ascii="仿宋" w:hAnsi="仿宋" w:eastAsia="仿宋" w:cs="仿宋"/>
          <w:spacing w:val="2"/>
          <w:sz w:val="31"/>
          <w:szCs w:val="31"/>
        </w:rPr>
        <w:t>起</w:t>
      </w:r>
      <w:r>
        <w:rPr>
          <w:rFonts w:ascii="仿宋" w:hAnsi="仿宋" w:eastAsia="仿宋" w:cs="仿宋"/>
          <w:sz w:val="31"/>
          <w:szCs w:val="31"/>
        </w:rPr>
        <w:t>到</w:t>
      </w:r>
      <w:r>
        <w:rPr>
          <w:rFonts w:ascii="仿宋" w:hAnsi="仿宋" w:eastAsia="仿宋" w:cs="仿宋"/>
          <w:spacing w:val="12"/>
          <w:sz w:val="31"/>
          <w:szCs w:val="31"/>
        </w:rPr>
        <w:t>提</w:t>
      </w:r>
      <w:r>
        <w:rPr>
          <w:rFonts w:ascii="仿宋" w:hAnsi="仿宋" w:eastAsia="仿宋" w:cs="仿宋"/>
          <w:spacing w:val="7"/>
          <w:sz w:val="31"/>
          <w:szCs w:val="31"/>
        </w:rPr>
        <w:t>醒和鞭策的效果。</w:t>
      </w:r>
    </w:p>
    <w:p w14:paraId="726B277E">
      <w:pPr>
        <w:spacing w:before="3" w:line="333" w:lineRule="auto"/>
        <w:ind w:left="48" w:right="256" w:firstLine="633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4323B5A1">
      <w:pPr>
        <w:spacing w:before="3" w:line="333" w:lineRule="auto"/>
        <w:ind w:left="48" w:right="256" w:firstLine="63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十三条</w:t>
      </w:r>
      <w:r>
        <w:rPr>
          <w:rFonts w:ascii="仿宋" w:hAnsi="仿宋" w:eastAsia="仿宋" w:cs="仿宋"/>
          <w:spacing w:val="15"/>
          <w:sz w:val="31"/>
          <w:szCs w:val="31"/>
        </w:rPr>
        <w:t>加强教育引导。持续强化党的创新理论武装</w:t>
      </w:r>
      <w:r>
        <w:rPr>
          <w:rFonts w:ascii="仿宋" w:hAnsi="仿宋" w:eastAsia="仿宋" w:cs="仿宋"/>
          <w:spacing w:val="12"/>
          <w:sz w:val="31"/>
          <w:szCs w:val="31"/>
        </w:rPr>
        <w:t>和</w:t>
      </w:r>
      <w:r>
        <w:rPr>
          <w:rFonts w:ascii="仿宋" w:hAnsi="仿宋" w:eastAsia="仿宋" w:cs="仿宋"/>
          <w:spacing w:val="8"/>
          <w:sz w:val="31"/>
          <w:szCs w:val="31"/>
        </w:rPr>
        <w:t>党性党风党纪教育、责任感使命感教育。</w:t>
      </w:r>
    </w:p>
    <w:p w14:paraId="7C20EBC9">
      <w:pPr>
        <w:spacing w:before="1" w:line="222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9"/>
          <w:sz w:val="31"/>
          <w:szCs w:val="31"/>
        </w:rPr>
        <w:t>一</w:t>
      </w:r>
      <w:r>
        <w:rPr>
          <w:rFonts w:ascii="仿宋" w:hAnsi="仿宋" w:eastAsia="仿宋" w:cs="仿宋"/>
          <w:spacing w:val="8"/>
          <w:sz w:val="31"/>
          <w:szCs w:val="31"/>
        </w:rPr>
        <w:t>)实施理想信念强化计划，突出抓好习近平新时代</w:t>
      </w:r>
    </w:p>
    <w:p w14:paraId="14F35FCD">
      <w:pPr>
        <w:spacing w:before="101" w:line="334" w:lineRule="auto"/>
        <w:ind w:left="39" w:right="167" w:firstLine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4"/>
          <w:sz w:val="31"/>
          <w:szCs w:val="31"/>
        </w:rPr>
        <w:t>中</w:t>
      </w:r>
      <w:r>
        <w:rPr>
          <w:rFonts w:ascii="仿宋" w:hAnsi="仿宋" w:eastAsia="仿宋" w:cs="仿宋"/>
          <w:spacing w:val="11"/>
          <w:sz w:val="31"/>
          <w:szCs w:val="31"/>
        </w:rPr>
        <w:t>国</w:t>
      </w:r>
      <w:r>
        <w:rPr>
          <w:rFonts w:ascii="仿宋" w:hAnsi="仿宋" w:eastAsia="仿宋" w:cs="仿宋"/>
          <w:spacing w:val="7"/>
          <w:sz w:val="31"/>
          <w:szCs w:val="31"/>
        </w:rPr>
        <w:t>特色社会主义思想学习教育。以线上学习为主，线下学</w:t>
      </w:r>
      <w:r>
        <w:rPr>
          <w:rFonts w:ascii="仿宋" w:hAnsi="仿宋" w:eastAsia="仿宋" w:cs="仿宋"/>
          <w:spacing w:val="21"/>
          <w:sz w:val="31"/>
          <w:szCs w:val="31"/>
        </w:rPr>
        <w:t>习</w:t>
      </w:r>
      <w:r>
        <w:rPr>
          <w:rFonts w:ascii="仿宋" w:hAnsi="仿宋" w:eastAsia="仿宋" w:cs="仿宋"/>
          <w:spacing w:val="12"/>
          <w:sz w:val="31"/>
          <w:szCs w:val="31"/>
        </w:rPr>
        <w:t>与培养项目相结合，有计划地对优秀年轻干部进行培训。</w:t>
      </w:r>
      <w:r>
        <w:rPr>
          <w:rFonts w:ascii="仿宋" w:hAnsi="仿宋" w:eastAsia="仿宋" w:cs="仿宋"/>
          <w:spacing w:val="-12"/>
          <w:sz w:val="31"/>
          <w:szCs w:val="31"/>
        </w:rPr>
        <w:t>各</w:t>
      </w:r>
      <w:r>
        <w:rPr>
          <w:rFonts w:ascii="仿宋" w:hAnsi="仿宋" w:eastAsia="仿宋" w:cs="仿宋"/>
          <w:spacing w:val="-7"/>
          <w:sz w:val="31"/>
          <w:szCs w:val="31"/>
        </w:rPr>
        <w:t>级领导班子中的优秀年轻干部每2至3年至少接受1次系</w:t>
      </w:r>
      <w:r>
        <w:rPr>
          <w:rFonts w:ascii="仿宋" w:hAnsi="仿宋" w:eastAsia="仿宋" w:cs="仿宋"/>
          <w:spacing w:val="9"/>
          <w:sz w:val="31"/>
          <w:szCs w:val="31"/>
        </w:rPr>
        <w:t>统理论培训。由党群工作部结合年度党员教育培训计划综合</w:t>
      </w:r>
      <w:r>
        <w:rPr>
          <w:rFonts w:ascii="仿宋" w:hAnsi="仿宋" w:eastAsia="仿宋" w:cs="仿宋"/>
          <w:spacing w:val="-11"/>
          <w:sz w:val="31"/>
          <w:szCs w:val="31"/>
        </w:rPr>
        <w:t>开</w:t>
      </w:r>
      <w:r>
        <w:rPr>
          <w:rFonts w:ascii="仿宋" w:hAnsi="仿宋" w:eastAsia="仿宋" w:cs="仿宋"/>
          <w:spacing w:val="-8"/>
          <w:sz w:val="31"/>
          <w:szCs w:val="31"/>
        </w:rPr>
        <w:t>展。</w:t>
      </w:r>
    </w:p>
    <w:p w14:paraId="34C02942">
      <w:pPr>
        <w:spacing w:before="3" w:line="333" w:lineRule="auto"/>
        <w:ind w:left="47" w:right="256" w:firstLine="6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9"/>
          <w:sz w:val="31"/>
          <w:szCs w:val="31"/>
        </w:rPr>
        <w:t>二</w:t>
      </w:r>
      <w:r>
        <w:rPr>
          <w:rFonts w:ascii="仿宋" w:hAnsi="仿宋" w:eastAsia="仿宋" w:cs="仿宋"/>
          <w:spacing w:val="8"/>
          <w:sz w:val="31"/>
          <w:szCs w:val="31"/>
        </w:rPr>
        <w:t>)明确党性教育课程设计，重点提高优秀年轻干部</w:t>
      </w:r>
      <w:r>
        <w:rPr>
          <w:rFonts w:ascii="仿宋" w:hAnsi="仿宋" w:eastAsia="仿宋" w:cs="仿宋"/>
          <w:spacing w:val="16"/>
          <w:sz w:val="31"/>
          <w:szCs w:val="31"/>
        </w:rPr>
        <w:t>的</w:t>
      </w:r>
      <w:r>
        <w:rPr>
          <w:rFonts w:ascii="仿宋" w:hAnsi="仿宋" w:eastAsia="仿宋" w:cs="仿宋"/>
          <w:spacing w:val="15"/>
          <w:sz w:val="31"/>
          <w:szCs w:val="31"/>
        </w:rPr>
        <w:t>政</w:t>
      </w:r>
      <w:r>
        <w:rPr>
          <w:rFonts w:ascii="仿宋" w:hAnsi="仿宋" w:eastAsia="仿宋" w:cs="仿宋"/>
          <w:spacing w:val="8"/>
          <w:sz w:val="31"/>
          <w:szCs w:val="31"/>
        </w:rPr>
        <w:t>治判断力、政治领悟力、政治执行力。优秀年轻干部培</w:t>
      </w:r>
      <w:r>
        <w:rPr>
          <w:rFonts w:ascii="仿宋" w:hAnsi="仿宋" w:eastAsia="仿宋" w:cs="仿宋"/>
          <w:spacing w:val="28"/>
          <w:sz w:val="31"/>
          <w:szCs w:val="31"/>
        </w:rPr>
        <w:t>训</w:t>
      </w:r>
      <w:r>
        <w:rPr>
          <w:rFonts w:ascii="仿宋" w:hAnsi="仿宋" w:eastAsia="仿宋" w:cs="仿宋"/>
          <w:spacing w:val="21"/>
          <w:sz w:val="31"/>
          <w:szCs w:val="31"/>
        </w:rPr>
        <w:t>班次中线上、线下党性教育课程占总课时的比重不低于</w:t>
      </w:r>
      <w:r>
        <w:rPr>
          <w:rFonts w:ascii="仿宋" w:hAnsi="仿宋" w:eastAsia="仿宋" w:cs="仿宋"/>
          <w:spacing w:val="14"/>
          <w:sz w:val="31"/>
          <w:szCs w:val="31"/>
        </w:rPr>
        <w:t>20%</w:t>
      </w:r>
      <w:r>
        <w:rPr>
          <w:rFonts w:ascii="仿宋" w:hAnsi="仿宋" w:eastAsia="仿宋" w:cs="仿宋"/>
          <w:spacing w:val="8"/>
          <w:sz w:val="31"/>
          <w:szCs w:val="31"/>
        </w:rPr>
        <w:t>。</w:t>
      </w:r>
      <w:r>
        <w:rPr>
          <w:rFonts w:ascii="仿宋" w:hAnsi="仿宋" w:eastAsia="仿宋" w:cs="仿宋"/>
          <w:spacing w:val="7"/>
          <w:sz w:val="31"/>
          <w:szCs w:val="31"/>
        </w:rPr>
        <w:t>年度培训班次中组织党员干部开展1次深入的党性分</w:t>
      </w:r>
      <w:r>
        <w:rPr>
          <w:rFonts w:ascii="仿宋" w:hAnsi="仿宋" w:eastAsia="仿宋" w:cs="仿宋"/>
          <w:spacing w:val="-17"/>
          <w:sz w:val="31"/>
          <w:szCs w:val="31"/>
        </w:rPr>
        <w:t>析。</w:t>
      </w:r>
    </w:p>
    <w:p w14:paraId="246D910B">
      <w:pPr>
        <w:spacing w:before="7" w:line="333" w:lineRule="auto"/>
        <w:ind w:left="41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7"/>
          <w:sz w:val="31"/>
          <w:szCs w:val="31"/>
        </w:rPr>
        <w:t>(</w:t>
      </w:r>
      <w:r>
        <w:rPr>
          <w:rFonts w:ascii="仿宋" w:hAnsi="仿宋" w:eastAsia="仿宋" w:cs="仿宋"/>
          <w:spacing w:val="15"/>
          <w:sz w:val="31"/>
          <w:szCs w:val="31"/>
        </w:rPr>
        <w:t>三)持续深入学习党史、新中国史、改革开放史、社</w:t>
      </w:r>
      <w:r>
        <w:rPr>
          <w:rFonts w:ascii="仿宋" w:hAnsi="仿宋" w:eastAsia="仿宋" w:cs="仿宋"/>
          <w:spacing w:val="16"/>
          <w:sz w:val="31"/>
          <w:szCs w:val="31"/>
        </w:rPr>
        <w:t>会</w:t>
      </w:r>
      <w:r>
        <w:rPr>
          <w:rFonts w:ascii="仿宋" w:hAnsi="仿宋" w:eastAsia="仿宋" w:cs="仿宋"/>
          <w:spacing w:val="12"/>
          <w:sz w:val="31"/>
          <w:szCs w:val="31"/>
        </w:rPr>
        <w:t>主义发展史、中华民族发展史，学习中华优秀传统文化，</w:t>
      </w:r>
      <w:r>
        <w:rPr>
          <w:rFonts w:ascii="仿宋" w:hAnsi="仿宋" w:eastAsia="仿宋" w:cs="仿宋"/>
          <w:spacing w:val="-3"/>
          <w:sz w:val="31"/>
          <w:szCs w:val="31"/>
        </w:rPr>
        <w:t>厚植文化底蕴，传承红色基因，赓续红色血脉。由党群</w:t>
      </w:r>
      <w:r>
        <w:rPr>
          <w:rFonts w:ascii="仿宋" w:hAnsi="仿宋" w:eastAsia="仿宋" w:cs="仿宋"/>
          <w:spacing w:val="-2"/>
          <w:sz w:val="31"/>
          <w:szCs w:val="31"/>
        </w:rPr>
        <w:t>工</w:t>
      </w:r>
      <w:r>
        <w:rPr>
          <w:rFonts w:ascii="仿宋" w:hAnsi="仿宋" w:eastAsia="仿宋" w:cs="仿宋"/>
          <w:sz w:val="31"/>
          <w:szCs w:val="31"/>
        </w:rPr>
        <w:t>作</w:t>
      </w:r>
      <w:r>
        <w:rPr>
          <w:rFonts w:ascii="仿宋" w:hAnsi="仿宋" w:eastAsia="仿宋" w:cs="仿宋"/>
          <w:spacing w:val="-3"/>
          <w:sz w:val="31"/>
          <w:szCs w:val="31"/>
        </w:rPr>
        <w:t>部组织开展，结合主题党日活动和党课等方式，组织优秀</w:t>
      </w:r>
      <w:r>
        <w:rPr>
          <w:rFonts w:ascii="仿宋" w:hAnsi="仿宋" w:eastAsia="仿宋" w:cs="仿宋"/>
          <w:sz w:val="31"/>
          <w:szCs w:val="31"/>
        </w:rPr>
        <w:t>年</w:t>
      </w:r>
      <w:r>
        <w:rPr>
          <w:rFonts w:ascii="仿宋" w:hAnsi="仿宋" w:eastAsia="仿宋" w:cs="仿宋"/>
          <w:spacing w:val="1"/>
          <w:sz w:val="31"/>
          <w:szCs w:val="31"/>
        </w:rPr>
        <w:t>轻干部接受教育熏陶，自觉做光荣传统和优良作风</w:t>
      </w:r>
      <w:r>
        <w:rPr>
          <w:rFonts w:ascii="仿宋" w:hAnsi="仿宋" w:eastAsia="仿宋" w:cs="仿宋"/>
          <w:sz w:val="31"/>
          <w:szCs w:val="31"/>
        </w:rPr>
        <w:t>的传承者、</w:t>
      </w:r>
      <w:r>
        <w:rPr>
          <w:rFonts w:ascii="仿宋" w:hAnsi="仿宋" w:eastAsia="仿宋" w:cs="仿宋"/>
          <w:spacing w:val="3"/>
          <w:sz w:val="31"/>
          <w:szCs w:val="31"/>
        </w:rPr>
        <w:t>弘扬者、践行者，加强爱国主义、集体主义、社会主义</w:t>
      </w:r>
      <w:r>
        <w:rPr>
          <w:rFonts w:ascii="仿宋" w:hAnsi="仿宋" w:eastAsia="仿宋" w:cs="仿宋"/>
          <w:spacing w:val="2"/>
          <w:sz w:val="31"/>
          <w:szCs w:val="31"/>
        </w:rPr>
        <w:t>教</w:t>
      </w:r>
      <w:r>
        <w:rPr>
          <w:rFonts w:ascii="仿宋" w:hAnsi="仿宋" w:eastAsia="仿宋" w:cs="仿宋"/>
          <w:sz w:val="31"/>
          <w:szCs w:val="31"/>
        </w:rPr>
        <w:t>育</w:t>
      </w:r>
      <w:r>
        <w:rPr>
          <w:rFonts w:ascii="仿宋" w:hAnsi="仿宋" w:eastAsia="仿宋" w:cs="仿宋"/>
          <w:spacing w:val="1"/>
          <w:sz w:val="31"/>
          <w:szCs w:val="31"/>
        </w:rPr>
        <w:t>和斗争</w:t>
      </w:r>
      <w:r>
        <w:rPr>
          <w:rFonts w:ascii="仿宋" w:hAnsi="仿宋" w:eastAsia="仿宋" w:cs="仿宋"/>
          <w:sz w:val="31"/>
          <w:szCs w:val="31"/>
        </w:rPr>
        <w:t>精神教育。</w:t>
      </w:r>
    </w:p>
    <w:p w14:paraId="53DD5376">
      <w:pPr>
        <w:spacing w:before="5" w:line="333" w:lineRule="auto"/>
        <w:ind w:left="41" w:right="255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(四)加强新时代新征程党的中心任务、党中央重大</w:t>
      </w:r>
      <w:r>
        <w:rPr>
          <w:rFonts w:ascii="仿宋" w:hAnsi="仿宋" w:eastAsia="仿宋" w:cs="仿宋"/>
          <w:spacing w:val="12"/>
          <w:sz w:val="31"/>
          <w:szCs w:val="31"/>
        </w:rPr>
        <w:t>决</w:t>
      </w:r>
      <w:r>
        <w:rPr>
          <w:rFonts w:ascii="仿宋" w:hAnsi="仿宋" w:eastAsia="仿宋" w:cs="仿宋"/>
          <w:spacing w:val="3"/>
          <w:sz w:val="31"/>
          <w:szCs w:val="31"/>
        </w:rPr>
        <w:t>策部署和国际国内形势宣传教育，由华润啤酒党群工作</w:t>
      </w:r>
      <w:r>
        <w:rPr>
          <w:rFonts w:ascii="仿宋" w:hAnsi="仿宋" w:eastAsia="仿宋" w:cs="仿宋"/>
          <w:spacing w:val="2"/>
          <w:sz w:val="31"/>
          <w:szCs w:val="31"/>
        </w:rPr>
        <w:t>部</w:t>
      </w:r>
      <w:r>
        <w:rPr>
          <w:rFonts w:ascii="仿宋" w:hAnsi="仿宋" w:eastAsia="仿宋" w:cs="仿宋"/>
          <w:sz w:val="31"/>
          <w:szCs w:val="31"/>
        </w:rPr>
        <w:t>组</w:t>
      </w:r>
      <w:r>
        <w:rPr>
          <w:rFonts w:ascii="仿宋" w:hAnsi="仿宋" w:eastAsia="仿宋" w:cs="仿宋"/>
          <w:spacing w:val="4"/>
          <w:sz w:val="31"/>
          <w:szCs w:val="31"/>
        </w:rPr>
        <w:t>织开展，结合主题教</w:t>
      </w:r>
      <w:r>
        <w:rPr>
          <w:rFonts w:ascii="仿宋" w:hAnsi="仿宋" w:eastAsia="仿宋" w:cs="仿宋"/>
          <w:spacing w:val="3"/>
          <w:sz w:val="31"/>
          <w:szCs w:val="31"/>
        </w:rPr>
        <w:t>育</w:t>
      </w:r>
      <w:r>
        <w:rPr>
          <w:rFonts w:ascii="仿宋" w:hAnsi="仿宋" w:eastAsia="仿宋" w:cs="仿宋"/>
          <w:spacing w:val="2"/>
          <w:sz w:val="31"/>
          <w:szCs w:val="31"/>
        </w:rPr>
        <w:t>、回信精神及二十大精神学习进一步</w:t>
      </w:r>
      <w:r>
        <w:rPr>
          <w:rFonts w:ascii="仿宋" w:hAnsi="仿宋" w:eastAsia="仿宋" w:cs="仿宋"/>
          <w:spacing w:val="3"/>
          <w:sz w:val="31"/>
          <w:szCs w:val="31"/>
        </w:rPr>
        <w:t>落实。加强正确权力观、政绩观、事业观教育，将其作</w:t>
      </w:r>
      <w:r>
        <w:rPr>
          <w:rFonts w:ascii="仿宋" w:hAnsi="仿宋" w:eastAsia="仿宋" w:cs="仿宋"/>
          <w:spacing w:val="2"/>
          <w:sz w:val="31"/>
          <w:szCs w:val="31"/>
        </w:rPr>
        <w:t>为</w:t>
      </w:r>
      <w:r>
        <w:rPr>
          <w:rFonts w:ascii="仿宋" w:hAnsi="仿宋" w:eastAsia="仿宋" w:cs="仿宋"/>
          <w:sz w:val="31"/>
          <w:szCs w:val="31"/>
        </w:rPr>
        <w:t>专</w:t>
      </w:r>
      <w:r>
        <w:rPr>
          <w:rFonts w:ascii="仿宋" w:hAnsi="仿宋" w:eastAsia="仿宋" w:cs="仿宋"/>
          <w:spacing w:val="4"/>
          <w:sz w:val="31"/>
          <w:szCs w:val="31"/>
        </w:rPr>
        <w:t>项培训、任职谈话重要</w:t>
      </w:r>
      <w:r>
        <w:rPr>
          <w:rFonts w:ascii="仿宋" w:hAnsi="仿宋" w:eastAsia="仿宋" w:cs="仿宋"/>
          <w:spacing w:val="3"/>
          <w:sz w:val="31"/>
          <w:szCs w:val="31"/>
        </w:rPr>
        <w:t>内</w:t>
      </w:r>
      <w:r>
        <w:rPr>
          <w:rFonts w:ascii="仿宋" w:hAnsi="仿宋" w:eastAsia="仿宋" w:cs="仿宋"/>
          <w:spacing w:val="2"/>
          <w:sz w:val="31"/>
          <w:szCs w:val="31"/>
        </w:rPr>
        <w:t>容，帮助优秀年轻干部树立正确的</w:t>
      </w:r>
      <w:r>
        <w:rPr>
          <w:rFonts w:ascii="仿宋" w:hAnsi="仿宋" w:eastAsia="仿宋" w:cs="仿宋"/>
          <w:spacing w:val="6"/>
          <w:sz w:val="31"/>
          <w:szCs w:val="31"/>
        </w:rPr>
        <w:t>发</w:t>
      </w:r>
      <w:r>
        <w:rPr>
          <w:rFonts w:ascii="仿宋" w:hAnsi="仿宋" w:eastAsia="仿宋" w:cs="仿宋"/>
          <w:spacing w:val="5"/>
          <w:sz w:val="31"/>
          <w:szCs w:val="31"/>
        </w:rPr>
        <w:t>展思想。</w:t>
      </w:r>
    </w:p>
    <w:p w14:paraId="4AF0D7EE">
      <w:pPr>
        <w:spacing w:before="1" w:line="223" w:lineRule="auto"/>
        <w:ind w:left="674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9"/>
          <w:sz w:val="31"/>
          <w:szCs w:val="31"/>
        </w:rPr>
        <w:t>五</w:t>
      </w:r>
      <w:r>
        <w:rPr>
          <w:rFonts w:ascii="仿宋" w:hAnsi="仿宋" w:eastAsia="仿宋" w:cs="仿宋"/>
          <w:spacing w:val="8"/>
          <w:sz w:val="31"/>
          <w:szCs w:val="31"/>
        </w:rPr>
        <w:t>)加强党章党规党纪教育，引导优秀年轻干部用党</w:t>
      </w:r>
    </w:p>
    <w:p w14:paraId="550D66E5">
      <w:pPr>
        <w:spacing w:before="101" w:line="333" w:lineRule="auto"/>
        <w:ind w:left="46" w:right="256" w:firstLine="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章</w:t>
      </w:r>
      <w:r>
        <w:rPr>
          <w:rFonts w:ascii="仿宋" w:hAnsi="仿宋" w:eastAsia="仿宋" w:cs="仿宋"/>
          <w:spacing w:val="12"/>
          <w:sz w:val="31"/>
          <w:szCs w:val="31"/>
        </w:rPr>
        <w:t>党</w:t>
      </w:r>
      <w:r>
        <w:rPr>
          <w:rFonts w:ascii="仿宋" w:hAnsi="仿宋" w:eastAsia="仿宋" w:cs="仿宋"/>
          <w:spacing w:val="8"/>
          <w:sz w:val="31"/>
          <w:szCs w:val="31"/>
        </w:rPr>
        <w:t>规党纪约束自己的一言一行。加强法制教育、道德教育</w:t>
      </w:r>
      <w:r>
        <w:rPr>
          <w:rFonts w:ascii="仿宋" w:hAnsi="仿宋" w:eastAsia="仿宋" w:cs="仿宋"/>
          <w:spacing w:val="16"/>
          <w:sz w:val="31"/>
          <w:szCs w:val="31"/>
        </w:rPr>
        <w:t>和经</w:t>
      </w:r>
      <w:r>
        <w:rPr>
          <w:rFonts w:ascii="仿宋" w:hAnsi="仿宋" w:eastAsia="仿宋" w:cs="仿宋"/>
          <w:spacing w:val="8"/>
          <w:sz w:val="31"/>
          <w:szCs w:val="31"/>
        </w:rPr>
        <w:t>常性警示教育，每半年组织开展干部学习大会，由华润</w:t>
      </w:r>
      <w:r>
        <w:rPr>
          <w:rFonts w:ascii="仿宋" w:hAnsi="仿宋" w:eastAsia="仿宋" w:cs="仿宋"/>
          <w:spacing w:val="4"/>
          <w:sz w:val="31"/>
          <w:szCs w:val="31"/>
        </w:rPr>
        <w:t>啤酒人力资源部统</w:t>
      </w:r>
      <w:r>
        <w:rPr>
          <w:rFonts w:ascii="仿宋" w:hAnsi="仿宋" w:eastAsia="仿宋" w:cs="仿宋"/>
          <w:spacing w:val="2"/>
          <w:sz w:val="31"/>
          <w:szCs w:val="31"/>
        </w:rPr>
        <w:t>筹组织华润啤酒优秀年轻干部参会，联合</w:t>
      </w:r>
      <w:r>
        <w:rPr>
          <w:rFonts w:ascii="仿宋" w:hAnsi="仿宋" w:eastAsia="仿宋" w:cs="仿宋"/>
          <w:spacing w:val="16"/>
          <w:sz w:val="31"/>
          <w:szCs w:val="31"/>
        </w:rPr>
        <w:t>法律</w:t>
      </w:r>
      <w:r>
        <w:rPr>
          <w:rFonts w:ascii="仿宋" w:hAnsi="仿宋" w:eastAsia="仿宋" w:cs="仿宋"/>
          <w:spacing w:val="9"/>
          <w:sz w:val="31"/>
          <w:szCs w:val="31"/>
        </w:rPr>
        <w:t>合</w:t>
      </w:r>
      <w:r>
        <w:rPr>
          <w:rFonts w:ascii="仿宋" w:hAnsi="仿宋" w:eastAsia="仿宋" w:cs="仿宋"/>
          <w:spacing w:val="8"/>
          <w:sz w:val="31"/>
          <w:szCs w:val="31"/>
        </w:rPr>
        <w:t>规部、党群工作部、纪委办公室等相关部门，将干部</w:t>
      </w:r>
      <w:r>
        <w:rPr>
          <w:rFonts w:ascii="仿宋" w:hAnsi="仿宋" w:eastAsia="仿宋" w:cs="仿宋"/>
          <w:spacing w:val="16"/>
          <w:sz w:val="31"/>
          <w:szCs w:val="31"/>
        </w:rPr>
        <w:t>监督</w:t>
      </w:r>
      <w:r>
        <w:rPr>
          <w:rFonts w:ascii="仿宋" w:hAnsi="仿宋" w:eastAsia="仿宋" w:cs="仿宋"/>
          <w:spacing w:val="11"/>
          <w:sz w:val="31"/>
          <w:szCs w:val="31"/>
        </w:rPr>
        <w:t>、</w:t>
      </w:r>
      <w:r>
        <w:rPr>
          <w:rFonts w:ascii="仿宋" w:hAnsi="仿宋" w:eastAsia="仿宋" w:cs="仿宋"/>
          <w:spacing w:val="8"/>
          <w:sz w:val="31"/>
          <w:szCs w:val="31"/>
        </w:rPr>
        <w:t>党内法规、守法用法、警示教育、家风教育等主题内</w:t>
      </w:r>
      <w:r>
        <w:rPr>
          <w:rFonts w:ascii="仿宋" w:hAnsi="仿宋" w:eastAsia="仿宋" w:cs="仿宋"/>
          <w:spacing w:val="-1"/>
          <w:sz w:val="31"/>
          <w:szCs w:val="31"/>
        </w:rPr>
        <w:t>容有</w:t>
      </w:r>
      <w:r>
        <w:rPr>
          <w:rFonts w:ascii="仿宋" w:hAnsi="仿宋" w:eastAsia="仿宋" w:cs="仿宋"/>
          <w:sz w:val="31"/>
          <w:szCs w:val="31"/>
        </w:rPr>
        <w:t>计划性融入。</w:t>
      </w:r>
    </w:p>
    <w:p w14:paraId="32F4CEAB">
      <w:pPr>
        <w:spacing w:before="3" w:line="333" w:lineRule="auto"/>
        <w:ind w:left="41" w:right="170" w:firstLine="640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6148D37F">
      <w:pPr>
        <w:spacing w:before="3" w:line="333" w:lineRule="auto"/>
        <w:ind w:left="41" w:right="170" w:firstLine="64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十四条</w:t>
      </w:r>
      <w:r>
        <w:rPr>
          <w:rFonts w:ascii="仿宋" w:hAnsi="仿宋" w:eastAsia="仿宋" w:cs="仿宋"/>
          <w:spacing w:val="15"/>
          <w:sz w:val="31"/>
          <w:szCs w:val="31"/>
        </w:rPr>
        <w:t>加强实践锻炼。坚持把火热实践作为最好课</w:t>
      </w:r>
      <w:r>
        <w:rPr>
          <w:rFonts w:ascii="仿宋" w:hAnsi="仿宋" w:eastAsia="仿宋" w:cs="仿宋"/>
          <w:spacing w:val="4"/>
          <w:sz w:val="31"/>
          <w:szCs w:val="31"/>
        </w:rPr>
        <w:t>堂，积极为优秀年轻干</w:t>
      </w:r>
      <w:r>
        <w:rPr>
          <w:rFonts w:ascii="仿宋" w:hAnsi="仿宋" w:eastAsia="仿宋" w:cs="仿宋"/>
          <w:spacing w:val="3"/>
          <w:sz w:val="31"/>
          <w:szCs w:val="31"/>
        </w:rPr>
        <w:t>部</w:t>
      </w:r>
      <w:r>
        <w:rPr>
          <w:rFonts w:ascii="仿宋" w:hAnsi="仿宋" w:eastAsia="仿宋" w:cs="仿宋"/>
          <w:spacing w:val="2"/>
          <w:sz w:val="31"/>
          <w:szCs w:val="31"/>
        </w:rPr>
        <w:t>成长成才创造条件、搭建平台，促</w:t>
      </w:r>
      <w:r>
        <w:rPr>
          <w:rFonts w:ascii="仿宋" w:hAnsi="仿宋" w:eastAsia="仿宋" w:cs="仿宋"/>
          <w:spacing w:val="17"/>
          <w:sz w:val="31"/>
          <w:szCs w:val="31"/>
        </w:rPr>
        <w:t>进</w:t>
      </w:r>
      <w:r>
        <w:rPr>
          <w:rFonts w:ascii="仿宋" w:hAnsi="仿宋" w:eastAsia="仿宋" w:cs="仿宋"/>
          <w:spacing w:val="12"/>
          <w:sz w:val="31"/>
          <w:szCs w:val="31"/>
        </w:rPr>
        <w:t>其在急难险重任务中经受磨炼，在实践实干中脱颖而出。</w:t>
      </w:r>
    </w:p>
    <w:p w14:paraId="13EF362C">
      <w:pPr>
        <w:spacing w:before="5" w:line="333" w:lineRule="auto"/>
        <w:ind w:left="41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(一)岗位历练。立足本岗位所需的知识、经验与能</w:t>
      </w:r>
      <w:r>
        <w:rPr>
          <w:rFonts w:ascii="仿宋" w:hAnsi="仿宋" w:eastAsia="仿宋" w:cs="仿宋"/>
          <w:spacing w:val="12"/>
          <w:sz w:val="31"/>
          <w:szCs w:val="31"/>
        </w:rPr>
        <w:t>力</w:t>
      </w:r>
      <w:r>
        <w:rPr>
          <w:rFonts w:ascii="仿宋" w:hAnsi="仿宋" w:eastAsia="仿宋" w:cs="仿宋"/>
          <w:spacing w:val="-3"/>
          <w:sz w:val="31"/>
          <w:szCs w:val="31"/>
        </w:rPr>
        <w:t>进行扎实锻炼，同时结合华润啤酒干部轮岗要求，有计</w:t>
      </w:r>
      <w:r>
        <w:rPr>
          <w:rFonts w:ascii="仿宋" w:hAnsi="仿宋" w:eastAsia="仿宋" w:cs="仿宋"/>
          <w:spacing w:val="-2"/>
          <w:sz w:val="31"/>
          <w:szCs w:val="31"/>
        </w:rPr>
        <w:t>划</w:t>
      </w:r>
      <w:r>
        <w:rPr>
          <w:rFonts w:ascii="仿宋" w:hAnsi="仿宋" w:eastAsia="仿宋" w:cs="仿宋"/>
          <w:sz w:val="31"/>
          <w:szCs w:val="31"/>
        </w:rPr>
        <w:t>地</w:t>
      </w:r>
      <w:r>
        <w:rPr>
          <w:rFonts w:ascii="仿宋" w:hAnsi="仿宋" w:eastAsia="仿宋" w:cs="仿宋"/>
          <w:spacing w:val="12"/>
          <w:sz w:val="31"/>
          <w:szCs w:val="31"/>
        </w:rPr>
        <w:t>组织</w:t>
      </w:r>
      <w:r>
        <w:rPr>
          <w:rFonts w:ascii="仿宋" w:hAnsi="仿宋" w:eastAsia="仿宋" w:cs="仿宋"/>
          <w:spacing w:val="10"/>
          <w:sz w:val="31"/>
          <w:szCs w:val="31"/>
        </w:rPr>
        <w:t>各</w:t>
      </w:r>
      <w:r>
        <w:rPr>
          <w:rFonts w:ascii="仿宋" w:hAnsi="仿宋" w:eastAsia="仿宋" w:cs="仿宋"/>
          <w:spacing w:val="6"/>
          <w:sz w:val="31"/>
          <w:szCs w:val="31"/>
        </w:rPr>
        <w:t>系统、各序列有培养潜力的优秀年轻干部在多个岗位、</w:t>
      </w:r>
      <w:r>
        <w:rPr>
          <w:rFonts w:ascii="仿宋" w:hAnsi="仿宋" w:eastAsia="仿宋" w:cs="仿宋"/>
          <w:spacing w:val="9"/>
          <w:sz w:val="31"/>
          <w:szCs w:val="31"/>
        </w:rPr>
        <w:t>多种项目中进行轮岗锻炼，拓展干部视野，打通人才横纵</w:t>
      </w:r>
      <w:r>
        <w:rPr>
          <w:rFonts w:ascii="仿宋" w:hAnsi="仿宋" w:eastAsia="仿宋" w:cs="仿宋"/>
          <w:spacing w:val="4"/>
          <w:sz w:val="31"/>
          <w:szCs w:val="31"/>
        </w:rPr>
        <w:t>向</w:t>
      </w:r>
      <w:r>
        <w:rPr>
          <w:rFonts w:ascii="仿宋" w:hAnsi="仿宋" w:eastAsia="仿宋" w:cs="仿宋"/>
          <w:spacing w:val="-10"/>
          <w:sz w:val="31"/>
          <w:szCs w:val="31"/>
        </w:rPr>
        <w:t>发</w:t>
      </w:r>
      <w:r>
        <w:rPr>
          <w:rFonts w:ascii="仿宋" w:hAnsi="仿宋" w:eastAsia="仿宋" w:cs="仿宋"/>
          <w:spacing w:val="-9"/>
          <w:sz w:val="31"/>
          <w:szCs w:val="31"/>
        </w:rPr>
        <w:t>展。</w:t>
      </w:r>
    </w:p>
    <w:p w14:paraId="5D5C43EF">
      <w:pPr>
        <w:spacing w:before="2" w:line="333" w:lineRule="auto"/>
        <w:ind w:left="32" w:right="173" w:firstLine="6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(二)深入一线。组织优秀年轻干部到基层一线开展</w:t>
      </w:r>
      <w:r>
        <w:rPr>
          <w:rFonts w:ascii="仿宋" w:hAnsi="仿宋" w:eastAsia="仿宋" w:cs="仿宋"/>
          <w:spacing w:val="12"/>
          <w:sz w:val="31"/>
          <w:szCs w:val="31"/>
        </w:rPr>
        <w:t>调</w:t>
      </w:r>
      <w:r>
        <w:rPr>
          <w:rFonts w:ascii="仿宋" w:hAnsi="仿宋" w:eastAsia="仿宋" w:cs="仿宋"/>
          <w:spacing w:val="-7"/>
          <w:sz w:val="31"/>
          <w:szCs w:val="31"/>
        </w:rPr>
        <w:t>研</w:t>
      </w:r>
      <w:r>
        <w:rPr>
          <w:rFonts w:ascii="仿宋" w:hAnsi="仿宋" w:eastAsia="仿宋" w:cs="仿宋"/>
          <w:spacing w:val="-5"/>
          <w:sz w:val="31"/>
          <w:szCs w:val="31"/>
        </w:rPr>
        <w:t>，结合个人与公司年度工作计划，以解决一线问题为课题，</w:t>
      </w:r>
      <w:r>
        <w:rPr>
          <w:rFonts w:ascii="仿宋" w:hAnsi="仿宋" w:eastAsia="仿宋" w:cs="仿宋"/>
          <w:spacing w:val="23"/>
          <w:sz w:val="31"/>
          <w:szCs w:val="31"/>
        </w:rPr>
        <w:t>通</w:t>
      </w:r>
      <w:r>
        <w:rPr>
          <w:rFonts w:ascii="仿宋" w:hAnsi="仿宋" w:eastAsia="仿宋" w:cs="仿宋"/>
          <w:spacing w:val="12"/>
          <w:sz w:val="31"/>
          <w:szCs w:val="31"/>
        </w:rPr>
        <w:t>过一线走访、员工座谈会等方式，深入基层、扎根基层，</w:t>
      </w:r>
      <w:r>
        <w:rPr>
          <w:rFonts w:ascii="仿宋" w:hAnsi="仿宋" w:eastAsia="仿宋" w:cs="仿宋"/>
          <w:spacing w:val="10"/>
          <w:sz w:val="31"/>
          <w:szCs w:val="31"/>
        </w:rPr>
        <w:t>提</w:t>
      </w:r>
      <w:r>
        <w:rPr>
          <w:rFonts w:ascii="仿宋" w:hAnsi="仿宋" w:eastAsia="仿宋" w:cs="仿宋"/>
          <w:spacing w:val="6"/>
          <w:sz w:val="31"/>
          <w:szCs w:val="31"/>
        </w:rPr>
        <w:t>高</w:t>
      </w:r>
      <w:r>
        <w:rPr>
          <w:rFonts w:ascii="仿宋" w:hAnsi="仿宋" w:eastAsia="仿宋" w:cs="仿宋"/>
          <w:spacing w:val="5"/>
          <w:sz w:val="31"/>
          <w:szCs w:val="31"/>
        </w:rPr>
        <w:t>发现和解决实际问题的能力。</w:t>
      </w:r>
    </w:p>
    <w:p w14:paraId="7FFBEC81">
      <w:pPr>
        <w:spacing w:before="8" w:line="336" w:lineRule="auto"/>
        <w:ind w:left="33" w:right="255" w:firstLine="640"/>
        <w:rPr>
          <w:rFonts w:ascii="仿宋" w:hAnsi="仿宋" w:eastAsia="仿宋" w:cs="仿宋"/>
          <w:spacing w:val="-6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(三)专项能力提升。坚持干什么学什么、缺什么补</w:t>
      </w:r>
      <w:r>
        <w:rPr>
          <w:rFonts w:ascii="仿宋" w:hAnsi="仿宋" w:eastAsia="仿宋" w:cs="仿宋"/>
          <w:spacing w:val="12"/>
          <w:sz w:val="31"/>
          <w:szCs w:val="31"/>
        </w:rPr>
        <w:t>什么</w:t>
      </w:r>
      <w:r>
        <w:rPr>
          <w:rFonts w:ascii="仿宋" w:hAnsi="仿宋" w:eastAsia="仿宋" w:cs="仿宋"/>
          <w:spacing w:val="9"/>
          <w:sz w:val="31"/>
          <w:szCs w:val="31"/>
        </w:rPr>
        <w:t>，分级分类开展专业化培训。鼓励引导优秀年轻干部努力</w:t>
      </w:r>
      <w:r>
        <w:rPr>
          <w:rFonts w:ascii="仿宋" w:hAnsi="仿宋" w:eastAsia="仿宋" w:cs="仿宋"/>
          <w:spacing w:val="14"/>
          <w:sz w:val="31"/>
          <w:szCs w:val="31"/>
        </w:rPr>
        <w:t>学</w:t>
      </w:r>
      <w:r>
        <w:rPr>
          <w:rFonts w:ascii="仿宋" w:hAnsi="仿宋" w:eastAsia="仿宋" w:cs="仿宋"/>
          <w:spacing w:val="9"/>
          <w:sz w:val="31"/>
          <w:szCs w:val="31"/>
        </w:rPr>
        <w:t>习掌握同本职工作相关的新知识新技能，提升贯彻新发展</w:t>
      </w:r>
      <w:r>
        <w:rPr>
          <w:rFonts w:ascii="仿宋" w:hAnsi="仿宋" w:eastAsia="仿宋" w:cs="仿宋"/>
          <w:spacing w:val="15"/>
          <w:sz w:val="31"/>
          <w:szCs w:val="31"/>
        </w:rPr>
        <w:t>理</w:t>
      </w:r>
      <w:r>
        <w:rPr>
          <w:rFonts w:ascii="仿宋" w:hAnsi="仿宋" w:eastAsia="仿宋" w:cs="仿宋"/>
          <w:spacing w:val="9"/>
          <w:sz w:val="31"/>
          <w:szCs w:val="31"/>
        </w:rPr>
        <w:t>念的专业素养。同时，华润啤酒学习与创新中心需做好优</w:t>
      </w:r>
      <w:r>
        <w:rPr>
          <w:rFonts w:ascii="仿宋" w:hAnsi="仿宋" w:eastAsia="仿宋" w:cs="仿宋"/>
          <w:spacing w:val="14"/>
          <w:sz w:val="31"/>
          <w:szCs w:val="31"/>
        </w:rPr>
        <w:t>秀</w:t>
      </w:r>
      <w:r>
        <w:rPr>
          <w:rFonts w:ascii="仿宋" w:hAnsi="仿宋" w:eastAsia="仿宋" w:cs="仿宋"/>
          <w:spacing w:val="9"/>
          <w:sz w:val="31"/>
          <w:szCs w:val="31"/>
        </w:rPr>
        <w:t>年轻干部优秀学习案例萃取，不断丰富华润啤酒干部知识</w:t>
      </w:r>
      <w:r>
        <w:rPr>
          <w:rFonts w:ascii="仿宋" w:hAnsi="仿宋" w:eastAsia="仿宋" w:cs="仿宋"/>
          <w:spacing w:val="-9"/>
          <w:sz w:val="31"/>
          <w:szCs w:val="31"/>
        </w:rPr>
        <w:t>体</w:t>
      </w:r>
      <w:r>
        <w:rPr>
          <w:rFonts w:ascii="仿宋" w:hAnsi="仿宋" w:eastAsia="仿宋" w:cs="仿宋"/>
          <w:spacing w:val="-6"/>
          <w:sz w:val="31"/>
          <w:szCs w:val="31"/>
        </w:rPr>
        <w:t>系。</w:t>
      </w:r>
    </w:p>
    <w:p w14:paraId="2A089F36">
      <w:pPr>
        <w:spacing w:before="101" w:line="334" w:lineRule="auto"/>
        <w:ind w:left="45" w:right="241" w:firstLine="636"/>
        <w:rPr>
          <w:rFonts w:hint="default" w:ascii="黑体" w:hAnsi="黑体" w:eastAsia="黑体" w:cs="黑体"/>
          <w:spacing w:val="-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-6"/>
          <w:sz w:val="31"/>
          <w:szCs w:val="31"/>
          <w:lang w:val="en-US" w:eastAsia="zh-CN"/>
        </w:rPr>
        <w:t>///</w:t>
      </w:r>
    </w:p>
    <w:p w14:paraId="01D03BC9">
      <w:pPr>
        <w:spacing w:before="101" w:line="334" w:lineRule="auto"/>
        <w:ind w:left="45" w:right="241" w:firstLine="63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第十五条</w:t>
      </w:r>
      <w:r>
        <w:rPr>
          <w:rFonts w:ascii="仿宋" w:hAnsi="仿宋" w:eastAsia="仿宋" w:cs="仿宋"/>
          <w:spacing w:val="-6"/>
          <w:sz w:val="31"/>
          <w:szCs w:val="31"/>
        </w:rPr>
        <w:t>坚持</w:t>
      </w:r>
      <w:r>
        <w:rPr>
          <w:rFonts w:ascii="仿宋" w:hAnsi="仿宋" w:eastAsia="仿宋" w:cs="仿宋"/>
          <w:spacing w:val="-3"/>
          <w:sz w:val="31"/>
          <w:szCs w:val="31"/>
        </w:rPr>
        <w:t>培用一体。建立培养效果评估机制，关注</w:t>
      </w:r>
      <w:bookmarkStart w:id="4" w:name="_bookmark5"/>
      <w:bookmarkEnd w:id="4"/>
      <w:r>
        <w:rPr>
          <w:rFonts w:ascii="仿宋" w:hAnsi="仿宋" w:eastAsia="仿宋" w:cs="仿宋"/>
          <w:spacing w:val="10"/>
          <w:sz w:val="31"/>
          <w:szCs w:val="31"/>
        </w:rPr>
        <w:t>培</w:t>
      </w:r>
      <w:r>
        <w:rPr>
          <w:rFonts w:ascii="仿宋" w:hAnsi="仿宋" w:eastAsia="仿宋" w:cs="仿宋"/>
          <w:spacing w:val="8"/>
          <w:sz w:val="31"/>
          <w:szCs w:val="31"/>
        </w:rPr>
        <w:t>养锻炼实效，及时研判培养效果。</w:t>
      </w:r>
    </w:p>
    <w:p w14:paraId="3976E111">
      <w:pPr>
        <w:spacing w:line="223" w:lineRule="auto"/>
        <w:ind w:left="2924"/>
        <w:rPr>
          <w:rFonts w:hint="default" w:ascii="黑体" w:hAnsi="黑体" w:eastAsia="黑体" w:cs="黑体"/>
          <w:spacing w:val="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val="en-US" w:eastAsia="zh-CN"/>
        </w:rPr>
        <w:t>///</w:t>
      </w:r>
    </w:p>
    <w:p w14:paraId="31710D5B">
      <w:pPr>
        <w:spacing w:line="223" w:lineRule="auto"/>
        <w:ind w:left="2924"/>
        <w:rPr>
          <w:rFonts w:ascii="黑体" w:hAnsi="黑体" w:eastAsia="黑体" w:cs="黑体"/>
          <w:spacing w:val="5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第</w:t>
      </w:r>
      <w:r>
        <w:rPr>
          <w:rFonts w:ascii="黑体" w:hAnsi="黑体" w:eastAsia="黑体" w:cs="黑体"/>
          <w:spacing w:val="5"/>
          <w:sz w:val="31"/>
          <w:szCs w:val="31"/>
        </w:rPr>
        <w:t>五章管理监督</w:t>
      </w:r>
    </w:p>
    <w:p w14:paraId="44424C36">
      <w:pPr>
        <w:spacing w:line="223" w:lineRule="auto"/>
        <w:ind w:left="2924"/>
        <w:rPr>
          <w:rFonts w:hint="default" w:ascii="黑体" w:hAnsi="黑体" w:eastAsia="黑体" w:cs="黑体"/>
          <w:spacing w:val="5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///</w:t>
      </w:r>
    </w:p>
    <w:p w14:paraId="5F7D90AC">
      <w:pPr>
        <w:spacing w:before="186" w:line="333" w:lineRule="auto"/>
        <w:ind w:left="42" w:right="241" w:firstLine="63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第十六</w:t>
      </w:r>
      <w:r>
        <w:rPr>
          <w:rFonts w:ascii="黑体" w:hAnsi="黑体" w:eastAsia="黑体" w:cs="黑体"/>
          <w:spacing w:val="3"/>
          <w:sz w:val="31"/>
          <w:szCs w:val="31"/>
        </w:rPr>
        <w:t>条</w:t>
      </w:r>
      <w:r>
        <w:rPr>
          <w:rFonts w:ascii="仿宋" w:hAnsi="仿宋" w:eastAsia="仿宋" w:cs="仿宋"/>
          <w:spacing w:val="2"/>
          <w:sz w:val="31"/>
          <w:szCs w:val="31"/>
        </w:rPr>
        <w:t>加强管理监督。坚持寓爱于严、全面从严，坚</w:t>
      </w:r>
      <w:r>
        <w:rPr>
          <w:rFonts w:ascii="仿宋" w:hAnsi="仿宋" w:eastAsia="仿宋" w:cs="仿宋"/>
          <w:spacing w:val="4"/>
          <w:sz w:val="31"/>
          <w:szCs w:val="31"/>
        </w:rPr>
        <w:t>持融入日常、抓在经</w:t>
      </w:r>
      <w:r>
        <w:rPr>
          <w:rFonts w:ascii="仿宋" w:hAnsi="仿宋" w:eastAsia="仿宋" w:cs="仿宋"/>
          <w:spacing w:val="3"/>
          <w:sz w:val="31"/>
          <w:szCs w:val="31"/>
        </w:rPr>
        <w:t>常</w:t>
      </w:r>
      <w:r>
        <w:rPr>
          <w:rFonts w:ascii="仿宋" w:hAnsi="仿宋" w:eastAsia="仿宋" w:cs="仿宋"/>
          <w:spacing w:val="2"/>
          <w:sz w:val="31"/>
          <w:szCs w:val="31"/>
        </w:rPr>
        <w:t>，把严的基调贯穿优秀年轻干部选育</w:t>
      </w:r>
      <w:r>
        <w:rPr>
          <w:rFonts w:ascii="仿宋" w:hAnsi="仿宋" w:eastAsia="仿宋" w:cs="仿宋"/>
          <w:spacing w:val="-5"/>
          <w:sz w:val="31"/>
          <w:szCs w:val="31"/>
        </w:rPr>
        <w:t>管用各环节、成长进步各段，管出好作风、好状态、好形象</w:t>
      </w:r>
      <w:r>
        <w:rPr>
          <w:rFonts w:ascii="仿宋" w:hAnsi="仿宋" w:eastAsia="仿宋" w:cs="仿宋"/>
          <w:spacing w:val="-3"/>
          <w:sz w:val="31"/>
          <w:szCs w:val="31"/>
        </w:rPr>
        <w:t>。</w:t>
      </w:r>
    </w:p>
    <w:p w14:paraId="40BD1DDB">
      <w:pPr>
        <w:spacing w:before="3" w:line="333" w:lineRule="auto"/>
        <w:ind w:left="45" w:right="244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9"/>
          <w:sz w:val="31"/>
          <w:szCs w:val="31"/>
        </w:rPr>
        <w:t>一</w:t>
      </w:r>
      <w:r>
        <w:rPr>
          <w:rFonts w:ascii="仿宋" w:hAnsi="仿宋" w:eastAsia="仿宋" w:cs="仿宋"/>
          <w:spacing w:val="8"/>
          <w:sz w:val="31"/>
          <w:szCs w:val="31"/>
        </w:rPr>
        <w:t>)严格把好入口关，坚持把政治标准放在首位，坚</w:t>
      </w:r>
      <w:r>
        <w:rPr>
          <w:rFonts w:ascii="仿宋" w:hAnsi="仿宋" w:eastAsia="仿宋" w:cs="仿宋"/>
          <w:spacing w:val="-3"/>
          <w:sz w:val="31"/>
          <w:szCs w:val="31"/>
        </w:rPr>
        <w:t>持德才兼备，深入了解把关，不符合条件的不予列入优秀年</w:t>
      </w:r>
      <w:r>
        <w:rPr>
          <w:rFonts w:ascii="仿宋" w:hAnsi="仿宋" w:eastAsia="仿宋" w:cs="仿宋"/>
          <w:spacing w:val="16"/>
          <w:sz w:val="31"/>
          <w:szCs w:val="31"/>
        </w:rPr>
        <w:t>轻</w:t>
      </w:r>
      <w:r>
        <w:rPr>
          <w:rFonts w:ascii="仿宋" w:hAnsi="仿宋" w:eastAsia="仿宋" w:cs="仿宋"/>
          <w:spacing w:val="15"/>
          <w:sz w:val="31"/>
          <w:szCs w:val="31"/>
        </w:rPr>
        <w:t>干</w:t>
      </w:r>
      <w:r>
        <w:rPr>
          <w:rFonts w:ascii="仿宋" w:hAnsi="仿宋" w:eastAsia="仿宋" w:cs="仿宋"/>
          <w:spacing w:val="8"/>
          <w:sz w:val="31"/>
          <w:szCs w:val="31"/>
        </w:rPr>
        <w:t>部队伍，坚决防止“带病提拔”“带病上岗”。</w:t>
      </w:r>
    </w:p>
    <w:p w14:paraId="67D8E34B">
      <w:pPr>
        <w:spacing w:before="2" w:line="333" w:lineRule="auto"/>
        <w:ind w:left="36" w:firstLine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1"/>
          <w:sz w:val="31"/>
          <w:szCs w:val="31"/>
        </w:rPr>
        <w:t>二</w:t>
      </w:r>
      <w:r>
        <w:rPr>
          <w:rFonts w:ascii="仿宋" w:hAnsi="仿宋" w:eastAsia="仿宋" w:cs="仿宋"/>
          <w:spacing w:val="8"/>
          <w:sz w:val="31"/>
          <w:szCs w:val="31"/>
        </w:rPr>
        <w:t>)坚持新时代好干部标准，树立鲜明用人导向，推</w:t>
      </w:r>
      <w:r>
        <w:rPr>
          <w:rFonts w:ascii="仿宋" w:hAnsi="仿宋" w:eastAsia="仿宋" w:cs="仿宋"/>
          <w:spacing w:val="-6"/>
          <w:sz w:val="31"/>
          <w:szCs w:val="31"/>
        </w:rPr>
        <w:t>动</w:t>
      </w:r>
      <w:r>
        <w:rPr>
          <w:rFonts w:ascii="仿宋" w:hAnsi="仿宋" w:eastAsia="仿宋" w:cs="仿宋"/>
          <w:spacing w:val="-5"/>
          <w:sz w:val="31"/>
          <w:szCs w:val="31"/>
        </w:rPr>
        <w:t>能上能下、有进有退。各级党组织应落实“三个区分开来”，</w:t>
      </w:r>
      <w:r>
        <w:rPr>
          <w:rFonts w:ascii="仿宋" w:hAnsi="仿宋" w:eastAsia="仿宋" w:cs="仿宋"/>
          <w:spacing w:val="12"/>
          <w:sz w:val="31"/>
          <w:szCs w:val="31"/>
        </w:rPr>
        <w:t>健</w:t>
      </w:r>
      <w:r>
        <w:rPr>
          <w:rFonts w:ascii="仿宋" w:hAnsi="仿宋" w:eastAsia="仿宋" w:cs="仿宋"/>
          <w:spacing w:val="7"/>
          <w:sz w:val="31"/>
          <w:szCs w:val="31"/>
        </w:rPr>
        <w:t>全</w:t>
      </w:r>
      <w:r>
        <w:rPr>
          <w:rFonts w:ascii="仿宋" w:hAnsi="仿宋" w:eastAsia="仿宋" w:cs="仿宋"/>
          <w:spacing w:val="6"/>
          <w:sz w:val="31"/>
          <w:szCs w:val="31"/>
        </w:rPr>
        <w:t>担当作为激励和保护机制，加大先进典型宣传表彰力度，</w:t>
      </w:r>
      <w:r>
        <w:rPr>
          <w:rFonts w:ascii="仿宋" w:hAnsi="仿宋" w:eastAsia="仿宋" w:cs="仿宋"/>
          <w:spacing w:val="12"/>
          <w:sz w:val="31"/>
          <w:szCs w:val="31"/>
        </w:rPr>
        <w:t>引</w:t>
      </w:r>
      <w:r>
        <w:rPr>
          <w:rFonts w:ascii="仿宋" w:hAnsi="仿宋" w:eastAsia="仿宋" w:cs="仿宋"/>
          <w:spacing w:val="7"/>
          <w:sz w:val="31"/>
          <w:szCs w:val="31"/>
        </w:rPr>
        <w:t>导广大优秀年轻干部比学赶超、创先争优。</w:t>
      </w:r>
    </w:p>
    <w:p w14:paraId="2107A38B">
      <w:pPr>
        <w:spacing w:before="5" w:line="333" w:lineRule="auto"/>
        <w:ind w:left="41" w:right="242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(三)做好干部监督各项工作。应及时了解和掌握优</w:t>
      </w:r>
      <w:r>
        <w:rPr>
          <w:rFonts w:ascii="仿宋" w:hAnsi="仿宋" w:eastAsia="仿宋" w:cs="仿宋"/>
          <w:spacing w:val="12"/>
          <w:sz w:val="31"/>
          <w:szCs w:val="31"/>
        </w:rPr>
        <w:t>秀</w:t>
      </w:r>
      <w:r>
        <w:rPr>
          <w:rFonts w:ascii="仿宋" w:hAnsi="仿宋" w:eastAsia="仿宋" w:cs="仿宋"/>
          <w:spacing w:val="40"/>
          <w:sz w:val="31"/>
          <w:szCs w:val="31"/>
        </w:rPr>
        <w:t>年</w:t>
      </w:r>
      <w:r>
        <w:rPr>
          <w:rFonts w:ascii="仿宋" w:hAnsi="仿宋" w:eastAsia="仿宋" w:cs="仿宋"/>
          <w:spacing w:val="20"/>
          <w:sz w:val="31"/>
          <w:szCs w:val="31"/>
        </w:rPr>
        <w:t>轻干部婚姻变化、因私出国(境)和配偶、子女及其配偶</w:t>
      </w:r>
      <w:r>
        <w:rPr>
          <w:rFonts w:ascii="仿宋" w:hAnsi="仿宋" w:eastAsia="仿宋" w:cs="仿宋"/>
          <w:spacing w:val="4"/>
          <w:sz w:val="31"/>
          <w:szCs w:val="31"/>
        </w:rPr>
        <w:t>经商办企业等情况。加</w:t>
      </w:r>
      <w:r>
        <w:rPr>
          <w:rFonts w:ascii="仿宋" w:hAnsi="仿宋" w:eastAsia="仿宋" w:cs="仿宋"/>
          <w:spacing w:val="2"/>
          <w:sz w:val="31"/>
          <w:szCs w:val="31"/>
        </w:rPr>
        <w:t>强工作时间之外的监督，加强各单位</w:t>
      </w:r>
      <w:r>
        <w:rPr>
          <w:rFonts w:ascii="仿宋" w:hAnsi="仿宋" w:eastAsia="仿宋" w:cs="仿宋"/>
          <w:spacing w:val="3"/>
          <w:sz w:val="31"/>
          <w:szCs w:val="31"/>
        </w:rPr>
        <w:t>间信息沟通、成果共享，发挥组织监督、群众监督、社</w:t>
      </w:r>
      <w:r>
        <w:rPr>
          <w:rFonts w:ascii="仿宋" w:hAnsi="仿宋" w:eastAsia="仿宋" w:cs="仿宋"/>
          <w:spacing w:val="2"/>
          <w:sz w:val="31"/>
          <w:szCs w:val="31"/>
        </w:rPr>
        <w:t>会</w:t>
      </w:r>
      <w:r>
        <w:rPr>
          <w:rFonts w:ascii="仿宋" w:hAnsi="仿宋" w:eastAsia="仿宋" w:cs="仿宋"/>
          <w:sz w:val="31"/>
          <w:szCs w:val="31"/>
        </w:rPr>
        <w:t>监</w:t>
      </w:r>
      <w:r>
        <w:rPr>
          <w:rFonts w:ascii="仿宋" w:hAnsi="仿宋" w:eastAsia="仿宋" w:cs="仿宋"/>
          <w:spacing w:val="-9"/>
          <w:sz w:val="31"/>
          <w:szCs w:val="31"/>
        </w:rPr>
        <w:t>督</w:t>
      </w:r>
      <w:r>
        <w:rPr>
          <w:rFonts w:ascii="仿宋" w:hAnsi="仿宋" w:eastAsia="仿宋" w:cs="仿宋"/>
          <w:spacing w:val="-7"/>
          <w:sz w:val="31"/>
          <w:szCs w:val="31"/>
        </w:rPr>
        <w:t>作用。</w:t>
      </w:r>
    </w:p>
    <w:p w14:paraId="32EF4CEB">
      <w:pPr>
        <w:spacing w:before="3" w:line="333" w:lineRule="auto"/>
        <w:ind w:left="37" w:right="241" w:firstLine="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(四)加强对优秀年轻干部特别是“一把手”岗位的</w:t>
      </w:r>
      <w:r>
        <w:rPr>
          <w:rFonts w:ascii="仿宋" w:hAnsi="仿宋" w:eastAsia="仿宋" w:cs="仿宋"/>
          <w:spacing w:val="14"/>
          <w:sz w:val="31"/>
          <w:szCs w:val="31"/>
        </w:rPr>
        <w:t>监</w:t>
      </w:r>
      <w:r>
        <w:rPr>
          <w:rFonts w:ascii="仿宋" w:hAnsi="仿宋" w:eastAsia="仿宋" w:cs="仿宋"/>
          <w:spacing w:val="11"/>
          <w:sz w:val="31"/>
          <w:szCs w:val="31"/>
        </w:rPr>
        <w:t>督</w:t>
      </w:r>
      <w:r>
        <w:rPr>
          <w:rFonts w:ascii="仿宋" w:hAnsi="仿宋" w:eastAsia="仿宋" w:cs="仿宋"/>
          <w:spacing w:val="9"/>
          <w:sz w:val="31"/>
          <w:szCs w:val="31"/>
        </w:rPr>
        <w:t>，突出政治监督、强化履职监督，注重发挥考核考察、纪</w:t>
      </w:r>
      <w:r>
        <w:rPr>
          <w:rFonts w:ascii="仿宋" w:hAnsi="仿宋" w:eastAsia="仿宋" w:cs="仿宋"/>
          <w:spacing w:val="3"/>
          <w:sz w:val="31"/>
          <w:szCs w:val="31"/>
        </w:rPr>
        <w:t>检监察、巡视巡察、审计监督等作用，推动忠诚履职、规范</w:t>
      </w:r>
      <w:r>
        <w:rPr>
          <w:rFonts w:ascii="仿宋" w:hAnsi="仿宋" w:eastAsia="仿宋" w:cs="仿宋"/>
          <w:spacing w:val="-8"/>
          <w:sz w:val="31"/>
          <w:szCs w:val="31"/>
        </w:rPr>
        <w:t>用权。</w:t>
      </w:r>
    </w:p>
    <w:p w14:paraId="6E435A01">
      <w:pPr>
        <w:spacing w:before="3" w:line="343" w:lineRule="auto"/>
        <w:ind w:left="36" w:right="244" w:firstLine="637"/>
        <w:rPr>
          <w:rFonts w:ascii="仿宋" w:hAnsi="仿宋" w:eastAsia="仿宋" w:cs="仿宋"/>
          <w:spacing w:val="9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9"/>
          <w:sz w:val="31"/>
          <w:szCs w:val="31"/>
        </w:rPr>
        <w:t>五</w:t>
      </w:r>
      <w:r>
        <w:rPr>
          <w:rFonts w:ascii="仿宋" w:hAnsi="仿宋" w:eastAsia="仿宋" w:cs="仿宋"/>
          <w:spacing w:val="8"/>
          <w:sz w:val="31"/>
          <w:szCs w:val="31"/>
        </w:rPr>
        <w:t>)针对年轻干部违纪违法新特点新动向，依规依纪</w:t>
      </w:r>
      <w:r>
        <w:rPr>
          <w:rFonts w:ascii="仿宋" w:hAnsi="仿宋" w:eastAsia="仿宋" w:cs="仿宋"/>
          <w:spacing w:val="10"/>
          <w:sz w:val="31"/>
          <w:szCs w:val="31"/>
        </w:rPr>
        <w:t>依</w:t>
      </w:r>
      <w:r>
        <w:rPr>
          <w:rFonts w:ascii="仿宋" w:hAnsi="仿宋" w:eastAsia="仿宋" w:cs="仿宋"/>
          <w:spacing w:val="9"/>
          <w:sz w:val="31"/>
          <w:szCs w:val="31"/>
        </w:rPr>
        <w:t>法坚决查处、绝不姑息。严格落实中央八项规定及其实施</w:t>
      </w:r>
    </w:p>
    <w:p w14:paraId="6D41F0FD">
      <w:pPr>
        <w:spacing w:before="101" w:line="221" w:lineRule="auto"/>
        <w:ind w:left="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细则精神，纠治存在的“四风”问题</w:t>
      </w:r>
      <w:r>
        <w:rPr>
          <w:rFonts w:ascii="仿宋" w:hAnsi="仿宋" w:eastAsia="仿宋" w:cs="仿宋"/>
          <w:spacing w:val="4"/>
          <w:sz w:val="31"/>
          <w:szCs w:val="31"/>
        </w:rPr>
        <w:t>。</w:t>
      </w:r>
    </w:p>
    <w:p w14:paraId="2393FFB9">
      <w:pPr>
        <w:spacing w:before="186" w:line="334" w:lineRule="auto"/>
        <w:ind w:left="41" w:right="255" w:firstLine="640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351854E1">
      <w:pPr>
        <w:spacing w:before="186" w:line="334" w:lineRule="auto"/>
        <w:ind w:left="41" w:right="255" w:firstLine="64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十七条</w:t>
      </w:r>
      <w:r>
        <w:rPr>
          <w:rFonts w:ascii="仿宋" w:hAnsi="仿宋" w:eastAsia="仿宋" w:cs="仿宋"/>
          <w:spacing w:val="15"/>
          <w:sz w:val="31"/>
          <w:szCs w:val="31"/>
        </w:rPr>
        <w:t>建立跟踪评价机制。定期了解优秀年轻干部</w:t>
      </w:r>
      <w:r>
        <w:rPr>
          <w:rFonts w:ascii="仿宋" w:hAnsi="仿宋" w:eastAsia="仿宋" w:cs="仿宋"/>
          <w:spacing w:val="3"/>
          <w:sz w:val="31"/>
          <w:szCs w:val="31"/>
        </w:rPr>
        <w:t>的思想动态、履职表现、能力素质、廉洁等情况，作为</w:t>
      </w:r>
      <w:r>
        <w:rPr>
          <w:rFonts w:ascii="仿宋" w:hAnsi="仿宋" w:eastAsia="仿宋" w:cs="仿宋"/>
          <w:spacing w:val="2"/>
          <w:sz w:val="31"/>
          <w:szCs w:val="31"/>
        </w:rPr>
        <w:t>培</w:t>
      </w:r>
      <w:r>
        <w:rPr>
          <w:rFonts w:ascii="仿宋" w:hAnsi="仿宋" w:eastAsia="仿宋" w:cs="仿宋"/>
          <w:sz w:val="31"/>
          <w:szCs w:val="31"/>
        </w:rPr>
        <w:t>养</w:t>
      </w:r>
      <w:r>
        <w:rPr>
          <w:rFonts w:ascii="仿宋" w:hAnsi="仿宋" w:eastAsia="仿宋" w:cs="仿宋"/>
          <w:spacing w:val="9"/>
          <w:sz w:val="31"/>
          <w:szCs w:val="31"/>
        </w:rPr>
        <w:t>发展、统筹使用及动态管理的重要依据。跟踪评价的主要</w:t>
      </w:r>
      <w:r>
        <w:rPr>
          <w:rFonts w:ascii="仿宋" w:hAnsi="仿宋" w:eastAsia="仿宋" w:cs="仿宋"/>
          <w:spacing w:val="5"/>
          <w:sz w:val="31"/>
          <w:szCs w:val="31"/>
        </w:rPr>
        <w:t>内</w:t>
      </w:r>
      <w:r>
        <w:rPr>
          <w:rFonts w:ascii="仿宋" w:hAnsi="仿宋" w:eastAsia="仿宋" w:cs="仿宋"/>
          <w:spacing w:val="-14"/>
          <w:sz w:val="31"/>
          <w:szCs w:val="31"/>
        </w:rPr>
        <w:t>容</w:t>
      </w:r>
      <w:r>
        <w:rPr>
          <w:rFonts w:ascii="仿宋" w:hAnsi="仿宋" w:eastAsia="仿宋" w:cs="仿宋"/>
          <w:spacing w:val="-10"/>
          <w:sz w:val="31"/>
          <w:szCs w:val="31"/>
        </w:rPr>
        <w:t>如下：</w:t>
      </w:r>
    </w:p>
    <w:p w14:paraId="17501161">
      <w:pPr>
        <w:spacing w:before="3" w:line="333" w:lineRule="auto"/>
        <w:ind w:left="41" w:right="256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1"/>
          <w:sz w:val="31"/>
          <w:szCs w:val="31"/>
        </w:rPr>
        <w:t>一</w:t>
      </w:r>
      <w:r>
        <w:rPr>
          <w:rFonts w:ascii="仿宋" w:hAnsi="仿宋" w:eastAsia="仿宋" w:cs="仿宋"/>
          <w:spacing w:val="8"/>
          <w:sz w:val="31"/>
          <w:szCs w:val="31"/>
        </w:rPr>
        <w:t>)思想动态。谈心谈话、个别访谈等方式，及时了</w:t>
      </w:r>
      <w:r>
        <w:rPr>
          <w:rFonts w:ascii="仿宋" w:hAnsi="仿宋" w:eastAsia="仿宋" w:cs="仿宋"/>
          <w:spacing w:val="9"/>
          <w:sz w:val="31"/>
          <w:szCs w:val="31"/>
        </w:rPr>
        <w:t>解及分析思想状况，教育引导优秀年轻干部踏实工作、艰</w:t>
      </w:r>
      <w:r>
        <w:rPr>
          <w:rFonts w:ascii="仿宋" w:hAnsi="仿宋" w:eastAsia="仿宋" w:cs="仿宋"/>
          <w:spacing w:val="5"/>
          <w:sz w:val="31"/>
          <w:szCs w:val="31"/>
        </w:rPr>
        <w:t>苦</w:t>
      </w:r>
      <w:r>
        <w:rPr>
          <w:rFonts w:ascii="仿宋" w:hAnsi="仿宋" w:eastAsia="仿宋" w:cs="仿宋"/>
          <w:spacing w:val="-20"/>
          <w:sz w:val="31"/>
          <w:szCs w:val="31"/>
        </w:rPr>
        <w:t>奋</w:t>
      </w:r>
      <w:r>
        <w:rPr>
          <w:rFonts w:ascii="仿宋" w:hAnsi="仿宋" w:eastAsia="仿宋" w:cs="仿宋"/>
          <w:spacing w:val="-11"/>
          <w:sz w:val="31"/>
          <w:szCs w:val="31"/>
        </w:rPr>
        <w:t>斗</w:t>
      </w:r>
      <w:r>
        <w:rPr>
          <w:rFonts w:ascii="仿宋" w:hAnsi="仿宋" w:eastAsia="仿宋" w:cs="仿宋"/>
          <w:spacing w:val="-10"/>
          <w:sz w:val="31"/>
          <w:szCs w:val="31"/>
        </w:rPr>
        <w:t>、自觉奉献，克服创业激情减退、不敢担当等消极思想。</w:t>
      </w:r>
    </w:p>
    <w:p w14:paraId="3F0554EA">
      <w:pPr>
        <w:spacing w:before="2" w:line="333" w:lineRule="auto"/>
        <w:ind w:left="51" w:right="255" w:firstLine="6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(二)履职情况。每年通过定期收集个人述职报告、</w:t>
      </w:r>
      <w:r>
        <w:rPr>
          <w:rFonts w:ascii="仿宋" w:hAnsi="仿宋" w:eastAsia="仿宋" w:cs="仿宋"/>
          <w:spacing w:val="12"/>
          <w:sz w:val="31"/>
          <w:szCs w:val="31"/>
        </w:rPr>
        <w:t>查</w:t>
      </w:r>
      <w:r>
        <w:rPr>
          <w:rFonts w:ascii="仿宋" w:hAnsi="仿宋" w:eastAsia="仿宋" w:cs="仿宋"/>
          <w:spacing w:val="4"/>
          <w:sz w:val="31"/>
          <w:szCs w:val="31"/>
        </w:rPr>
        <w:t>阅工作资料</w:t>
      </w:r>
      <w:r>
        <w:rPr>
          <w:rFonts w:ascii="仿宋" w:hAnsi="仿宋" w:eastAsia="仿宋" w:cs="仿宋"/>
          <w:spacing w:val="3"/>
          <w:sz w:val="31"/>
          <w:szCs w:val="31"/>
        </w:rPr>
        <w:t>及</w:t>
      </w:r>
      <w:r>
        <w:rPr>
          <w:rFonts w:ascii="仿宋" w:hAnsi="仿宋" w:eastAsia="仿宋" w:cs="仿宋"/>
          <w:spacing w:val="2"/>
          <w:sz w:val="31"/>
          <w:szCs w:val="31"/>
        </w:rPr>
        <w:t>实地走访等方式，跟踪了解个人业绩表现、团</w:t>
      </w:r>
      <w:r>
        <w:rPr>
          <w:rFonts w:ascii="仿宋" w:hAnsi="仿宋" w:eastAsia="仿宋" w:cs="仿宋"/>
          <w:spacing w:val="16"/>
          <w:sz w:val="31"/>
          <w:szCs w:val="31"/>
        </w:rPr>
        <w:t>队</w:t>
      </w:r>
      <w:r>
        <w:rPr>
          <w:rFonts w:ascii="仿宋" w:hAnsi="仿宋" w:eastAsia="仿宋" w:cs="仿宋"/>
          <w:spacing w:val="14"/>
          <w:sz w:val="31"/>
          <w:szCs w:val="31"/>
        </w:rPr>
        <w:t>管</w:t>
      </w:r>
      <w:r>
        <w:rPr>
          <w:rFonts w:ascii="仿宋" w:hAnsi="仿宋" w:eastAsia="仿宋" w:cs="仿宋"/>
          <w:spacing w:val="8"/>
          <w:sz w:val="31"/>
          <w:szCs w:val="31"/>
        </w:rPr>
        <w:t>理现状及群众基础等，全面掌握优秀年轻干部的履职情</w:t>
      </w:r>
      <w:r>
        <w:rPr>
          <w:rFonts w:ascii="仿宋" w:hAnsi="仿宋" w:eastAsia="仿宋" w:cs="仿宋"/>
          <w:spacing w:val="-19"/>
          <w:sz w:val="31"/>
          <w:szCs w:val="31"/>
        </w:rPr>
        <w:t>况</w:t>
      </w:r>
      <w:r>
        <w:rPr>
          <w:rFonts w:ascii="仿宋" w:hAnsi="仿宋" w:eastAsia="仿宋" w:cs="仿宋"/>
          <w:spacing w:val="-17"/>
          <w:sz w:val="31"/>
          <w:szCs w:val="31"/>
        </w:rPr>
        <w:t>。</w:t>
      </w:r>
    </w:p>
    <w:p w14:paraId="5E99F9FF">
      <w:pPr>
        <w:spacing w:before="2" w:line="333" w:lineRule="auto"/>
        <w:ind w:left="41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8"/>
          <w:sz w:val="31"/>
          <w:szCs w:val="31"/>
        </w:rPr>
        <w:t>三)能力素质。采取个别访谈、能力素质评估等方式，</w:t>
      </w:r>
      <w:r>
        <w:rPr>
          <w:rFonts w:ascii="仿宋" w:hAnsi="仿宋" w:eastAsia="仿宋" w:cs="仿宋"/>
          <w:spacing w:val="12"/>
          <w:sz w:val="31"/>
          <w:szCs w:val="31"/>
        </w:rPr>
        <w:t>在日</w:t>
      </w:r>
      <w:r>
        <w:rPr>
          <w:rFonts w:ascii="仿宋" w:hAnsi="仿宋" w:eastAsia="仿宋" w:cs="仿宋"/>
          <w:spacing w:val="10"/>
          <w:sz w:val="31"/>
          <w:szCs w:val="31"/>
        </w:rPr>
        <w:t>常</w:t>
      </w:r>
      <w:r>
        <w:rPr>
          <w:rFonts w:ascii="仿宋" w:hAnsi="仿宋" w:eastAsia="仿宋" w:cs="仿宋"/>
          <w:spacing w:val="6"/>
          <w:sz w:val="31"/>
          <w:szCs w:val="31"/>
        </w:rPr>
        <w:t>考核与年度评价中，全面了解优秀年轻干部政治素质、</w:t>
      </w:r>
      <w:r>
        <w:rPr>
          <w:rFonts w:ascii="仿宋" w:hAnsi="仿宋" w:eastAsia="仿宋" w:cs="仿宋"/>
          <w:spacing w:val="8"/>
          <w:sz w:val="31"/>
          <w:szCs w:val="31"/>
        </w:rPr>
        <w:t>价</w:t>
      </w:r>
      <w:r>
        <w:rPr>
          <w:rFonts w:ascii="仿宋" w:hAnsi="仿宋" w:eastAsia="仿宋" w:cs="仿宋"/>
          <w:spacing w:val="7"/>
          <w:sz w:val="31"/>
          <w:szCs w:val="31"/>
        </w:rPr>
        <w:t>值观、领导力、专业性及价值创造等方面的综合表现。</w:t>
      </w:r>
    </w:p>
    <w:p w14:paraId="5E48F459">
      <w:pPr>
        <w:spacing w:before="3" w:line="333" w:lineRule="auto"/>
        <w:ind w:left="45" w:right="177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15"/>
          <w:sz w:val="31"/>
          <w:szCs w:val="31"/>
        </w:rPr>
        <w:t>四)廉洁情况。充分发挥巡视巡察、纪检监察、审计</w:t>
      </w:r>
      <w:r>
        <w:rPr>
          <w:rFonts w:ascii="仿宋" w:hAnsi="仿宋" w:eastAsia="仿宋" w:cs="仿宋"/>
          <w:spacing w:val="4"/>
          <w:sz w:val="31"/>
          <w:szCs w:val="31"/>
        </w:rPr>
        <w:t>等工作的作用，</w:t>
      </w:r>
      <w:r>
        <w:rPr>
          <w:rFonts w:ascii="仿宋" w:hAnsi="仿宋" w:eastAsia="仿宋" w:cs="仿宋"/>
          <w:spacing w:val="3"/>
          <w:sz w:val="31"/>
          <w:szCs w:val="31"/>
        </w:rPr>
        <w:t>定</w:t>
      </w:r>
      <w:r>
        <w:rPr>
          <w:rFonts w:ascii="仿宋" w:hAnsi="仿宋" w:eastAsia="仿宋" w:cs="仿宋"/>
          <w:spacing w:val="2"/>
          <w:sz w:val="31"/>
          <w:szCs w:val="31"/>
        </w:rPr>
        <w:t>期了解年轻干部的廉洁情况。因违规违纪</w:t>
      </w:r>
      <w:r>
        <w:rPr>
          <w:rFonts w:ascii="仿宋" w:hAnsi="仿宋" w:eastAsia="仿宋" w:cs="仿宋"/>
          <w:spacing w:val="22"/>
          <w:sz w:val="31"/>
          <w:szCs w:val="31"/>
        </w:rPr>
        <w:t>违</w:t>
      </w:r>
      <w:r>
        <w:rPr>
          <w:rFonts w:ascii="仿宋" w:hAnsi="仿宋" w:eastAsia="仿宋" w:cs="仿宋"/>
          <w:spacing w:val="20"/>
          <w:sz w:val="31"/>
          <w:szCs w:val="31"/>
        </w:rPr>
        <w:t>法</w:t>
      </w:r>
      <w:r>
        <w:rPr>
          <w:rFonts w:ascii="仿宋" w:hAnsi="仿宋" w:eastAsia="仿宋" w:cs="仿宋"/>
          <w:spacing w:val="11"/>
          <w:sz w:val="31"/>
          <w:szCs w:val="31"/>
        </w:rPr>
        <w:t>受到党纪政务处分、组织处理或者被追究刑事责任的，</w:t>
      </w:r>
      <w:r>
        <w:rPr>
          <w:rFonts w:ascii="仿宋" w:hAnsi="仿宋" w:eastAsia="仿宋" w:cs="仿宋"/>
          <w:spacing w:val="10"/>
          <w:sz w:val="31"/>
          <w:szCs w:val="31"/>
        </w:rPr>
        <w:t>应当</w:t>
      </w:r>
      <w:r>
        <w:rPr>
          <w:rFonts w:ascii="仿宋" w:hAnsi="仿宋" w:eastAsia="仿宋" w:cs="仿宋"/>
          <w:spacing w:val="9"/>
          <w:sz w:val="31"/>
          <w:szCs w:val="31"/>
        </w:rPr>
        <w:t>及</w:t>
      </w:r>
      <w:r>
        <w:rPr>
          <w:rFonts w:ascii="仿宋" w:hAnsi="仿宋" w:eastAsia="仿宋" w:cs="仿宋"/>
          <w:spacing w:val="5"/>
          <w:sz w:val="31"/>
          <w:szCs w:val="31"/>
        </w:rPr>
        <w:t>时通报其所在单位人力资源部门。</w:t>
      </w:r>
    </w:p>
    <w:p w14:paraId="72E81A0A">
      <w:pPr>
        <w:spacing w:before="4" w:line="337" w:lineRule="auto"/>
        <w:ind w:left="45" w:right="255" w:firstLine="636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503707FA">
      <w:pPr>
        <w:spacing w:before="4" w:line="337" w:lineRule="auto"/>
        <w:ind w:left="45" w:right="255" w:firstLine="63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十八条</w:t>
      </w:r>
      <w:r>
        <w:rPr>
          <w:rFonts w:ascii="仿宋" w:hAnsi="仿宋" w:eastAsia="仿宋" w:cs="仿宋"/>
          <w:spacing w:val="15"/>
          <w:sz w:val="31"/>
          <w:szCs w:val="31"/>
        </w:rPr>
        <w:t>建立成长档案。借助集团优秀年轻干部信息</w:t>
      </w:r>
      <w:r>
        <w:rPr>
          <w:rFonts w:ascii="仿宋" w:hAnsi="仿宋" w:eastAsia="仿宋" w:cs="仿宋"/>
          <w:spacing w:val="-3"/>
          <w:sz w:val="31"/>
          <w:szCs w:val="31"/>
        </w:rPr>
        <w:t>化管理系统，构建优秀年轻干部线上管理平台，确保数据完</w:t>
      </w:r>
      <w:r>
        <w:rPr>
          <w:rFonts w:ascii="仿宋" w:hAnsi="仿宋" w:eastAsia="仿宋" w:cs="仿宋"/>
          <w:spacing w:val="16"/>
          <w:sz w:val="31"/>
          <w:szCs w:val="31"/>
        </w:rPr>
        <w:t>备、</w:t>
      </w:r>
      <w:r>
        <w:rPr>
          <w:rFonts w:ascii="仿宋" w:hAnsi="仿宋" w:eastAsia="仿宋" w:cs="仿宋"/>
          <w:spacing w:val="12"/>
          <w:sz w:val="31"/>
          <w:szCs w:val="31"/>
        </w:rPr>
        <w:t>准</w:t>
      </w:r>
      <w:r>
        <w:rPr>
          <w:rFonts w:ascii="仿宋" w:hAnsi="仿宋" w:eastAsia="仿宋" w:cs="仿宋"/>
          <w:spacing w:val="8"/>
          <w:sz w:val="31"/>
          <w:szCs w:val="31"/>
        </w:rPr>
        <w:t>确，促进优秀年轻干部管理监督工作的科学化、规范</w:t>
      </w:r>
      <w:r>
        <w:rPr>
          <w:rFonts w:ascii="仿宋" w:hAnsi="仿宋" w:eastAsia="仿宋" w:cs="仿宋"/>
          <w:spacing w:val="-10"/>
          <w:sz w:val="31"/>
          <w:szCs w:val="31"/>
        </w:rPr>
        <w:t>化及</w:t>
      </w:r>
      <w:r>
        <w:rPr>
          <w:rFonts w:ascii="仿宋" w:hAnsi="仿宋" w:eastAsia="仿宋" w:cs="仿宋"/>
          <w:spacing w:val="-7"/>
          <w:sz w:val="31"/>
          <w:szCs w:val="31"/>
        </w:rPr>
        <w:t>高</w:t>
      </w:r>
      <w:r>
        <w:rPr>
          <w:rFonts w:ascii="仿宋" w:hAnsi="仿宋" w:eastAsia="仿宋" w:cs="仿宋"/>
          <w:spacing w:val="-5"/>
          <w:sz w:val="31"/>
          <w:szCs w:val="31"/>
        </w:rPr>
        <w:t>效化。一人一档，包括个人基础信息、任期评价结果、</w:t>
      </w:r>
      <w:r>
        <w:rPr>
          <w:rFonts w:ascii="仿宋" w:hAnsi="仿宋" w:eastAsia="仿宋" w:cs="仿宋"/>
          <w:spacing w:val="4"/>
          <w:sz w:val="31"/>
          <w:szCs w:val="31"/>
        </w:rPr>
        <w:t>年度述职报告、人</w:t>
      </w:r>
      <w:r>
        <w:rPr>
          <w:rFonts w:ascii="仿宋" w:hAnsi="仿宋" w:eastAsia="仿宋" w:cs="仿宋"/>
          <w:spacing w:val="3"/>
          <w:sz w:val="31"/>
          <w:szCs w:val="31"/>
        </w:rPr>
        <w:t>才</w:t>
      </w:r>
      <w:r>
        <w:rPr>
          <w:rFonts w:ascii="仿宋" w:hAnsi="仿宋" w:eastAsia="仿宋" w:cs="仿宋"/>
          <w:spacing w:val="2"/>
          <w:sz w:val="31"/>
          <w:szCs w:val="31"/>
        </w:rPr>
        <w:t>测评报告、奖惩情况等，由华润啤酒人</w:t>
      </w:r>
      <w:r>
        <w:rPr>
          <w:rFonts w:ascii="仿宋" w:hAnsi="仿宋" w:eastAsia="仿宋" w:cs="仿宋"/>
          <w:spacing w:val="12"/>
          <w:sz w:val="31"/>
          <w:szCs w:val="31"/>
        </w:rPr>
        <w:t>力</w:t>
      </w:r>
      <w:r>
        <w:rPr>
          <w:rFonts w:ascii="仿宋" w:hAnsi="仿宋" w:eastAsia="仿宋" w:cs="仿宋"/>
          <w:spacing w:val="9"/>
          <w:sz w:val="31"/>
          <w:szCs w:val="31"/>
        </w:rPr>
        <w:t>资</w:t>
      </w:r>
      <w:r>
        <w:rPr>
          <w:rFonts w:ascii="仿宋" w:hAnsi="仿宋" w:eastAsia="仿宋" w:cs="仿宋"/>
          <w:spacing w:val="6"/>
          <w:sz w:val="31"/>
          <w:szCs w:val="31"/>
        </w:rPr>
        <w:t>源部统筹各部门收集汇总。同时对于个人组织生活材料、</w:t>
      </w:r>
      <w:r>
        <w:rPr>
          <w:rFonts w:ascii="仿宋" w:hAnsi="仿宋" w:eastAsia="仿宋" w:cs="仿宋"/>
          <w:spacing w:val="14"/>
          <w:sz w:val="31"/>
          <w:szCs w:val="31"/>
        </w:rPr>
        <w:t>上级谈心谈话记录由党群工作部统筹各级党组织收集汇总</w:t>
      </w:r>
      <w:r>
        <w:rPr>
          <w:rFonts w:ascii="仿宋" w:hAnsi="仿宋" w:eastAsia="仿宋" w:cs="仿宋"/>
          <w:spacing w:val="13"/>
          <w:sz w:val="31"/>
          <w:szCs w:val="31"/>
        </w:rPr>
        <w:t>，</w:t>
      </w:r>
      <w:r>
        <w:rPr>
          <w:rFonts w:ascii="仿宋" w:hAnsi="仿宋" w:eastAsia="仿宋" w:cs="仿宋"/>
          <w:spacing w:val="8"/>
          <w:sz w:val="31"/>
          <w:szCs w:val="31"/>
        </w:rPr>
        <w:t>交</w:t>
      </w:r>
      <w:r>
        <w:rPr>
          <w:rFonts w:ascii="仿宋" w:hAnsi="仿宋" w:eastAsia="仿宋" w:cs="仿宋"/>
          <w:spacing w:val="5"/>
          <w:sz w:val="31"/>
          <w:szCs w:val="31"/>
        </w:rPr>
        <w:t>由</w:t>
      </w:r>
      <w:r>
        <w:rPr>
          <w:rFonts w:ascii="仿宋" w:hAnsi="仿宋" w:eastAsia="仿宋" w:cs="仿宋"/>
          <w:spacing w:val="4"/>
          <w:sz w:val="31"/>
          <w:szCs w:val="31"/>
        </w:rPr>
        <w:t>华润啤酒人力资源部存档。</w:t>
      </w:r>
    </w:p>
    <w:p w14:paraId="63FC18DF">
      <w:pPr>
        <w:spacing w:before="2" w:line="333" w:lineRule="auto"/>
        <w:ind w:left="45" w:right="258" w:firstLine="636"/>
        <w:rPr>
          <w:rFonts w:hint="default" w:ascii="黑体" w:hAnsi="黑体" w:eastAsia="黑体" w:cs="黑体"/>
          <w:spacing w:val="17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7"/>
          <w:sz w:val="31"/>
          <w:szCs w:val="31"/>
          <w:lang w:val="en-US" w:eastAsia="zh-CN"/>
        </w:rPr>
        <w:t>///</w:t>
      </w:r>
    </w:p>
    <w:p w14:paraId="2384F858">
      <w:pPr>
        <w:spacing w:before="2" w:line="333" w:lineRule="auto"/>
        <w:ind w:left="45" w:right="258" w:firstLine="63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十九条</w:t>
      </w:r>
      <w:r>
        <w:rPr>
          <w:rFonts w:ascii="仿宋" w:hAnsi="仿宋" w:eastAsia="仿宋" w:cs="仿宋"/>
          <w:spacing w:val="15"/>
          <w:sz w:val="31"/>
          <w:szCs w:val="31"/>
        </w:rPr>
        <w:t>对优秀年轻干部队伍实行动态管理，存在下</w:t>
      </w:r>
      <w:r>
        <w:rPr>
          <w:rFonts w:ascii="仿宋" w:hAnsi="仿宋" w:eastAsia="仿宋" w:cs="仿宋"/>
          <w:spacing w:val="-3"/>
          <w:sz w:val="31"/>
          <w:szCs w:val="31"/>
        </w:rPr>
        <w:t>列情形之一的，报华润啤酒党委书记审批同意后，取消优秀</w:t>
      </w:r>
      <w:r>
        <w:rPr>
          <w:rFonts w:ascii="仿宋" w:hAnsi="仿宋" w:eastAsia="仿宋" w:cs="仿宋"/>
          <w:spacing w:val="-4"/>
          <w:sz w:val="31"/>
          <w:szCs w:val="31"/>
        </w:rPr>
        <w:t>年轻</w:t>
      </w:r>
      <w:r>
        <w:rPr>
          <w:rFonts w:ascii="仿宋" w:hAnsi="仿宋" w:eastAsia="仿宋" w:cs="仿宋"/>
          <w:spacing w:val="-2"/>
          <w:sz w:val="31"/>
          <w:szCs w:val="31"/>
        </w:rPr>
        <w:t>干部资格：</w:t>
      </w:r>
    </w:p>
    <w:p w14:paraId="12286039">
      <w:pPr>
        <w:spacing w:before="3" w:line="333" w:lineRule="auto"/>
        <w:ind w:left="81" w:right="12" w:firstLine="59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(一)个人业绩连续两年处在同层级干部中较差水平的</w:t>
      </w:r>
      <w:r>
        <w:rPr>
          <w:rFonts w:ascii="仿宋" w:hAnsi="仿宋" w:eastAsia="仿宋" w:cs="仿宋"/>
          <w:spacing w:val="9"/>
          <w:sz w:val="31"/>
          <w:szCs w:val="31"/>
        </w:rPr>
        <w:t>，</w:t>
      </w:r>
      <w:r>
        <w:rPr>
          <w:rFonts w:ascii="仿宋" w:hAnsi="仿宋" w:eastAsia="仿宋" w:cs="仿宋"/>
          <w:spacing w:val="-12"/>
          <w:sz w:val="31"/>
          <w:szCs w:val="31"/>
        </w:rPr>
        <w:t>当年</w:t>
      </w:r>
      <w:r>
        <w:rPr>
          <w:rFonts w:ascii="仿宋" w:hAnsi="仿宋" w:eastAsia="仿宋" w:cs="仿宋"/>
          <w:spacing w:val="-7"/>
          <w:sz w:val="31"/>
          <w:szCs w:val="31"/>
        </w:rPr>
        <w:t>绩</w:t>
      </w:r>
      <w:r>
        <w:rPr>
          <w:rFonts w:ascii="仿宋" w:hAnsi="仿宋" w:eastAsia="仿宋" w:cs="仿宋"/>
          <w:spacing w:val="-6"/>
          <w:sz w:val="31"/>
          <w:szCs w:val="31"/>
        </w:rPr>
        <w:t>效等级为D，或连续两年为C的；</w:t>
      </w:r>
    </w:p>
    <w:p w14:paraId="6EB1099C">
      <w:pPr>
        <w:spacing w:line="221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(</w:t>
      </w:r>
      <w:r>
        <w:rPr>
          <w:rFonts w:ascii="仿宋" w:hAnsi="仿宋" w:eastAsia="仿宋" w:cs="仿宋"/>
          <w:spacing w:val="28"/>
          <w:sz w:val="31"/>
          <w:szCs w:val="31"/>
        </w:rPr>
        <w:t>二)工作岗位不服从组织调配的；</w:t>
      </w:r>
    </w:p>
    <w:p w14:paraId="33D135B0">
      <w:pPr>
        <w:spacing w:before="186" w:line="334" w:lineRule="auto"/>
        <w:ind w:left="45" w:right="258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9"/>
          <w:sz w:val="31"/>
          <w:szCs w:val="31"/>
        </w:rPr>
        <w:t>三</w:t>
      </w:r>
      <w:r>
        <w:rPr>
          <w:rFonts w:ascii="仿宋" w:hAnsi="仿宋" w:eastAsia="仿宋" w:cs="仿宋"/>
          <w:spacing w:val="8"/>
          <w:sz w:val="31"/>
          <w:szCs w:val="31"/>
        </w:rPr>
        <w:t>)不服从培养计划整体要求，或无故长期缺席培训</w:t>
      </w:r>
      <w:r>
        <w:rPr>
          <w:rFonts w:ascii="仿宋" w:hAnsi="仿宋" w:eastAsia="仿宋" w:cs="仿宋"/>
          <w:spacing w:val="-7"/>
          <w:sz w:val="31"/>
          <w:szCs w:val="31"/>
        </w:rPr>
        <w:t>项目的，未通过培养班结业的</w:t>
      </w:r>
      <w:r>
        <w:rPr>
          <w:rFonts w:ascii="仿宋" w:hAnsi="仿宋" w:eastAsia="仿宋" w:cs="仿宋"/>
          <w:spacing w:val="-5"/>
          <w:sz w:val="31"/>
          <w:szCs w:val="31"/>
        </w:rPr>
        <w:t>；</w:t>
      </w:r>
    </w:p>
    <w:p w14:paraId="7C8E2D59">
      <w:pPr>
        <w:spacing w:line="333" w:lineRule="auto"/>
        <w:ind w:left="68" w:right="256" w:firstLine="6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(四)华润啤酒党委和所属单位党委认定应当取消资</w:t>
      </w:r>
      <w:r>
        <w:rPr>
          <w:rFonts w:ascii="仿宋" w:hAnsi="仿宋" w:eastAsia="仿宋" w:cs="仿宋"/>
          <w:spacing w:val="14"/>
          <w:sz w:val="31"/>
          <w:szCs w:val="31"/>
        </w:rPr>
        <w:t>格</w:t>
      </w:r>
      <w:r>
        <w:rPr>
          <w:rFonts w:ascii="仿宋" w:hAnsi="仿宋" w:eastAsia="仿宋" w:cs="仿宋"/>
          <w:spacing w:val="-6"/>
          <w:sz w:val="31"/>
          <w:szCs w:val="31"/>
        </w:rPr>
        <w:t>的</w:t>
      </w:r>
      <w:r>
        <w:rPr>
          <w:rFonts w:ascii="仿宋" w:hAnsi="仿宋" w:eastAsia="仿宋" w:cs="仿宋"/>
          <w:spacing w:val="-4"/>
          <w:sz w:val="31"/>
          <w:szCs w:val="31"/>
        </w:rPr>
        <w:t>其他情况。</w:t>
      </w:r>
    </w:p>
    <w:p w14:paraId="3F0FDA7E">
      <w:pPr>
        <w:spacing w:before="1" w:line="220" w:lineRule="auto"/>
        <w:ind w:left="67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存在以下情形之一的，直接取消优秀年轻干部资格：</w:t>
      </w:r>
    </w:p>
    <w:p w14:paraId="30FADFCD">
      <w:pPr>
        <w:spacing w:before="192" w:line="221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5"/>
          <w:sz w:val="31"/>
          <w:szCs w:val="31"/>
        </w:rPr>
        <w:t>(</w:t>
      </w:r>
      <w:r>
        <w:rPr>
          <w:rFonts w:ascii="仿宋" w:hAnsi="仿宋" w:eastAsia="仿宋" w:cs="仿宋"/>
          <w:spacing w:val="20"/>
          <w:sz w:val="31"/>
          <w:szCs w:val="31"/>
        </w:rPr>
        <w:t>一)因离职等原因离开华润啤酒或工作岗位的；</w:t>
      </w:r>
    </w:p>
    <w:p w14:paraId="49DF6232">
      <w:pPr>
        <w:spacing w:before="187" w:line="221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1"/>
          <w:sz w:val="31"/>
          <w:szCs w:val="31"/>
        </w:rPr>
        <w:t>(</w:t>
      </w:r>
      <w:r>
        <w:rPr>
          <w:rFonts w:ascii="仿宋" w:hAnsi="仿宋" w:eastAsia="仿宋" w:cs="仿宋"/>
          <w:spacing w:val="26"/>
          <w:sz w:val="31"/>
          <w:szCs w:val="31"/>
        </w:rPr>
        <w:t>二)在库期间被降免职\级的；</w:t>
      </w:r>
    </w:p>
    <w:p w14:paraId="5CCE4D55">
      <w:pPr>
        <w:spacing w:before="191" w:line="333" w:lineRule="auto"/>
        <w:ind w:left="53" w:right="256" w:firstLine="6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(三)因负有直接责任受到党内警告或政务记过及以</w:t>
      </w:r>
      <w:r>
        <w:rPr>
          <w:rFonts w:ascii="仿宋" w:hAnsi="仿宋" w:eastAsia="仿宋" w:cs="仿宋"/>
          <w:spacing w:val="14"/>
          <w:sz w:val="31"/>
          <w:szCs w:val="31"/>
        </w:rPr>
        <w:t>上</w:t>
      </w:r>
      <w:r>
        <w:rPr>
          <w:rFonts w:ascii="仿宋" w:hAnsi="仿宋" w:eastAsia="仿宋" w:cs="仿宋"/>
          <w:spacing w:val="16"/>
          <w:sz w:val="31"/>
          <w:szCs w:val="31"/>
        </w:rPr>
        <w:t>处</w:t>
      </w:r>
      <w:r>
        <w:rPr>
          <w:rFonts w:ascii="仿宋" w:hAnsi="仿宋" w:eastAsia="仿宋" w:cs="仿宋"/>
          <w:spacing w:val="12"/>
          <w:sz w:val="31"/>
          <w:szCs w:val="31"/>
        </w:rPr>
        <w:t>分</w:t>
      </w:r>
      <w:r>
        <w:rPr>
          <w:rFonts w:ascii="仿宋" w:hAnsi="仿宋" w:eastAsia="仿宋" w:cs="仿宋"/>
          <w:spacing w:val="8"/>
          <w:sz w:val="31"/>
          <w:szCs w:val="31"/>
        </w:rPr>
        <w:t>的；因负有领导责任受到党内严重警告或政务记大过及</w:t>
      </w:r>
      <w:bookmarkStart w:id="5" w:name="_bookmark6"/>
      <w:bookmarkEnd w:id="5"/>
      <w:r>
        <w:rPr>
          <w:rFonts w:ascii="仿宋" w:hAnsi="仿宋" w:eastAsia="仿宋" w:cs="仿宋"/>
          <w:spacing w:val="-2"/>
          <w:sz w:val="31"/>
          <w:szCs w:val="31"/>
        </w:rPr>
        <w:t>以上处分的</w:t>
      </w:r>
      <w:r>
        <w:rPr>
          <w:rFonts w:ascii="仿宋" w:hAnsi="仿宋" w:eastAsia="仿宋" w:cs="仿宋"/>
          <w:spacing w:val="-1"/>
          <w:sz w:val="31"/>
          <w:szCs w:val="31"/>
        </w:rPr>
        <w:t>。</w:t>
      </w:r>
    </w:p>
    <w:p w14:paraId="540CB9BF">
      <w:pPr>
        <w:spacing w:before="1" w:line="223" w:lineRule="auto"/>
        <w:ind w:left="2924"/>
        <w:rPr>
          <w:rFonts w:hint="default" w:ascii="黑体" w:hAnsi="黑体" w:eastAsia="黑体" w:cs="黑体"/>
          <w:spacing w:val="6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val="en-US" w:eastAsia="zh-CN"/>
        </w:rPr>
        <w:t>///</w:t>
      </w:r>
    </w:p>
    <w:p w14:paraId="08EAAF9D">
      <w:pPr>
        <w:spacing w:before="1" w:line="223" w:lineRule="auto"/>
        <w:ind w:left="292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第</w:t>
      </w:r>
      <w:r>
        <w:rPr>
          <w:rFonts w:ascii="黑体" w:hAnsi="黑体" w:eastAsia="黑体" w:cs="黑体"/>
          <w:spacing w:val="5"/>
          <w:sz w:val="31"/>
          <w:szCs w:val="31"/>
        </w:rPr>
        <w:t>六章统筹使用</w:t>
      </w:r>
    </w:p>
    <w:p w14:paraId="38492C1D">
      <w:pPr>
        <w:spacing w:before="188" w:line="338" w:lineRule="auto"/>
        <w:ind w:left="41" w:firstLine="640"/>
        <w:rPr>
          <w:rFonts w:hint="default" w:ascii="黑体" w:hAnsi="黑体" w:eastAsia="黑体" w:cs="黑体"/>
          <w:spacing w:val="-1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-10"/>
          <w:sz w:val="31"/>
          <w:szCs w:val="31"/>
          <w:lang w:val="en-US" w:eastAsia="zh-CN"/>
        </w:rPr>
        <w:t>///</w:t>
      </w:r>
    </w:p>
    <w:p w14:paraId="5E93C4CB">
      <w:pPr>
        <w:spacing w:before="188" w:line="338" w:lineRule="auto"/>
        <w:ind w:left="41" w:firstLine="640"/>
        <w:rPr>
          <w:rFonts w:ascii="仿宋" w:hAnsi="仿宋" w:eastAsia="仿宋" w:cs="仿宋"/>
          <w:spacing w:val="2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第二十</w:t>
      </w:r>
      <w:r>
        <w:rPr>
          <w:rFonts w:ascii="黑体" w:hAnsi="黑体" w:eastAsia="黑体" w:cs="黑体"/>
          <w:spacing w:val="-7"/>
          <w:sz w:val="31"/>
          <w:szCs w:val="31"/>
        </w:rPr>
        <w:t>条</w:t>
      </w:r>
      <w:r>
        <w:rPr>
          <w:rFonts w:ascii="仿宋" w:hAnsi="仿宋" w:eastAsia="仿宋" w:cs="仿宋"/>
          <w:spacing w:val="-5"/>
          <w:sz w:val="31"/>
          <w:szCs w:val="31"/>
        </w:rPr>
        <w:t>坚持党管干部原则，坚持以事择人、人岗相适、</w:t>
      </w:r>
      <w:r>
        <w:rPr>
          <w:rFonts w:ascii="仿宋" w:hAnsi="仿宋" w:eastAsia="仿宋" w:cs="仿宋"/>
          <w:spacing w:val="4"/>
          <w:sz w:val="31"/>
          <w:szCs w:val="31"/>
        </w:rPr>
        <w:t>人事相宜、适时使用，</w:t>
      </w:r>
      <w:r>
        <w:rPr>
          <w:rFonts w:ascii="仿宋" w:hAnsi="仿宋" w:eastAsia="仿宋" w:cs="仿宋"/>
          <w:spacing w:val="2"/>
          <w:sz w:val="31"/>
          <w:szCs w:val="31"/>
        </w:rPr>
        <w:t>对有潜力、有培养前途的优秀年轻干</w:t>
      </w:r>
      <w:r>
        <w:rPr>
          <w:rFonts w:ascii="仿宋" w:hAnsi="仿宋" w:eastAsia="仿宋" w:cs="仿宋"/>
          <w:spacing w:val="9"/>
          <w:sz w:val="31"/>
          <w:szCs w:val="31"/>
        </w:rPr>
        <w:t>部，不拘一格大胆使用。防止唯年龄倾向，对各方面条件</w:t>
      </w:r>
      <w:r>
        <w:rPr>
          <w:rFonts w:ascii="仿宋" w:hAnsi="仿宋" w:eastAsia="仿宋" w:cs="仿宋"/>
          <w:spacing w:val="5"/>
          <w:sz w:val="31"/>
          <w:szCs w:val="31"/>
        </w:rPr>
        <w:t>比</w:t>
      </w:r>
      <w:r>
        <w:rPr>
          <w:rFonts w:ascii="仿宋" w:hAnsi="仿宋" w:eastAsia="仿宋" w:cs="仿宋"/>
          <w:spacing w:val="4"/>
          <w:sz w:val="31"/>
          <w:szCs w:val="31"/>
        </w:rPr>
        <w:t>较成熟的及时提拔使用</w:t>
      </w:r>
      <w:r>
        <w:rPr>
          <w:rFonts w:ascii="仿宋" w:hAnsi="仿宋" w:eastAsia="仿宋" w:cs="仿宋"/>
          <w:spacing w:val="3"/>
          <w:sz w:val="31"/>
          <w:szCs w:val="31"/>
        </w:rPr>
        <w:t>。</w:t>
      </w:r>
      <w:r>
        <w:rPr>
          <w:rFonts w:ascii="仿宋" w:hAnsi="仿宋" w:eastAsia="仿宋" w:cs="仿宋"/>
          <w:spacing w:val="2"/>
          <w:sz w:val="31"/>
          <w:szCs w:val="31"/>
        </w:rPr>
        <w:t>打通优秀年轻干部成长通道，重要</w:t>
      </w:r>
    </w:p>
    <w:p w14:paraId="04A2BEA8">
      <w:pPr>
        <w:spacing w:before="101" w:line="221" w:lineRule="auto"/>
        <w:ind w:left="8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岗位出现空缺时，坚持在同等条件下优先使用优秀年轻干部</w:t>
      </w:r>
      <w:r>
        <w:rPr>
          <w:rFonts w:ascii="仿宋" w:hAnsi="仿宋" w:eastAsia="仿宋" w:cs="仿宋"/>
          <w:sz w:val="31"/>
          <w:szCs w:val="31"/>
        </w:rPr>
        <w:t>。</w:t>
      </w:r>
    </w:p>
    <w:p w14:paraId="26FA0BE3">
      <w:pPr>
        <w:spacing w:before="191" w:line="333" w:lineRule="auto"/>
        <w:ind w:left="45" w:right="247" w:firstLine="636"/>
        <w:rPr>
          <w:rFonts w:hint="default" w:ascii="黑体" w:hAnsi="黑体" w:eastAsia="黑体" w:cs="黑体"/>
          <w:spacing w:val="15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15"/>
          <w:sz w:val="31"/>
          <w:szCs w:val="31"/>
          <w:lang w:val="en-US" w:eastAsia="zh-CN"/>
        </w:rPr>
        <w:t>///</w:t>
      </w:r>
    </w:p>
    <w:p w14:paraId="6F72DE2E">
      <w:pPr>
        <w:spacing w:before="191" w:line="333" w:lineRule="auto"/>
        <w:ind w:left="45" w:right="247" w:firstLine="63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第二十一条</w:t>
      </w:r>
      <w:r>
        <w:rPr>
          <w:rFonts w:ascii="仿宋" w:hAnsi="仿宋" w:eastAsia="仿宋" w:cs="仿宋"/>
          <w:spacing w:val="15"/>
          <w:sz w:val="31"/>
          <w:szCs w:val="31"/>
        </w:rPr>
        <w:t>加强对干部队伍进退情况、配备需求和优</w:t>
      </w:r>
      <w:r>
        <w:rPr>
          <w:rFonts w:ascii="仿宋" w:hAnsi="仿宋" w:eastAsia="仿宋" w:cs="仿宋"/>
          <w:spacing w:val="4"/>
          <w:sz w:val="31"/>
          <w:szCs w:val="31"/>
        </w:rPr>
        <w:t>秀年轻干部储备情</w:t>
      </w:r>
      <w:r>
        <w:rPr>
          <w:rFonts w:ascii="仿宋" w:hAnsi="仿宋" w:eastAsia="仿宋" w:cs="仿宋"/>
          <w:spacing w:val="3"/>
          <w:sz w:val="31"/>
          <w:szCs w:val="31"/>
        </w:rPr>
        <w:t>况</w:t>
      </w:r>
      <w:r>
        <w:rPr>
          <w:rFonts w:ascii="仿宋" w:hAnsi="仿宋" w:eastAsia="仿宋" w:cs="仿宋"/>
          <w:spacing w:val="2"/>
          <w:sz w:val="31"/>
          <w:szCs w:val="31"/>
        </w:rPr>
        <w:t>的分析研判，对有发展潜力、需进一步</w:t>
      </w:r>
      <w:r>
        <w:rPr>
          <w:rFonts w:ascii="仿宋" w:hAnsi="仿宋" w:eastAsia="仿宋" w:cs="仿宋"/>
          <w:spacing w:val="9"/>
          <w:sz w:val="31"/>
          <w:szCs w:val="31"/>
        </w:rPr>
        <w:t>培养的抓紧放到关键岗位上历练。做好人才的资源共享和</w:t>
      </w:r>
      <w:r>
        <w:rPr>
          <w:rFonts w:ascii="仿宋" w:hAnsi="仿宋" w:eastAsia="仿宋" w:cs="仿宋"/>
          <w:spacing w:val="5"/>
          <w:sz w:val="31"/>
          <w:szCs w:val="31"/>
        </w:rPr>
        <w:t>统</w:t>
      </w:r>
    </w:p>
    <w:p w14:paraId="09FF2C75">
      <w:pPr>
        <w:spacing w:line="221" w:lineRule="auto"/>
        <w:ind w:left="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筹调配，</w:t>
      </w:r>
      <w:r>
        <w:rPr>
          <w:rFonts w:ascii="仿宋" w:hAnsi="仿宋" w:eastAsia="仿宋" w:cs="仿宋"/>
          <w:spacing w:val="-3"/>
          <w:sz w:val="31"/>
          <w:szCs w:val="31"/>
        </w:rPr>
        <w:t>加强华润啤酒对优秀人才的调配力度，促进全国性</w:t>
      </w:r>
    </w:p>
    <w:p w14:paraId="6780CEEE">
      <w:pPr>
        <w:spacing w:line="126" w:lineRule="exact"/>
      </w:pPr>
    </w:p>
    <w:p w14:paraId="0640B687">
      <w:pPr>
        <w:sectPr>
          <w:headerReference r:id="rId7" w:type="default"/>
          <w:footerReference r:id="rId8" w:type="default"/>
          <w:pgSz w:w="11907" w:h="16839"/>
          <w:pgMar w:top="1231" w:right="1551" w:bottom="900" w:left="1771" w:header="1216" w:footer="725" w:gutter="0"/>
          <w:pgNumType w:fmt="decimal"/>
          <w:cols w:equalWidth="0" w:num="1">
            <w:col w:w="8584"/>
          </w:cols>
        </w:sectPr>
      </w:pPr>
    </w:p>
    <w:p w14:paraId="60B62AD0">
      <w:pPr>
        <w:spacing w:before="64" w:line="222" w:lineRule="auto"/>
        <w:ind w:left="52"/>
        <w:rPr>
          <w:rFonts w:ascii="仿宋" w:hAnsi="仿宋" w:eastAsia="仿宋" w:cs="仿宋"/>
          <w:sz w:val="31"/>
          <w:szCs w:val="31"/>
        </w:rPr>
      </w:pPr>
      <w:bookmarkStart w:id="6" w:name="_bookmark7"/>
      <w:bookmarkEnd w:id="6"/>
      <w:r>
        <w:rPr>
          <w:rFonts w:ascii="仿宋" w:hAnsi="仿宋" w:eastAsia="仿宋" w:cs="仿宋"/>
          <w:spacing w:val="3"/>
          <w:sz w:val="31"/>
          <w:szCs w:val="31"/>
        </w:rPr>
        <w:t>交流培养。</w:t>
      </w:r>
    </w:p>
    <w:p w14:paraId="64CBA789">
      <w:pPr>
        <w:spacing w:line="320" w:lineRule="auto"/>
        <w:rPr>
          <w:rFonts w:ascii="Arial"/>
          <w:sz w:val="21"/>
        </w:rPr>
      </w:pPr>
    </w:p>
    <w:p w14:paraId="70CE3311">
      <w:pPr>
        <w:spacing w:line="320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///</w:t>
      </w:r>
    </w:p>
    <w:p w14:paraId="03A08F24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</w:p>
    <w:p w14:paraId="608A1F3F">
      <w:pPr>
        <w:spacing w:line="240" w:lineRule="auto"/>
        <w:ind w:left="0" w:right="0" w:firstLine="0"/>
        <w:jc w:val="left"/>
        <w:rPr>
          <w:rFonts w:ascii="仿宋" w:hAnsi="仿宋" w:eastAsia="仿宋" w:cs="仿宋"/>
          <w:spacing w:val="-5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二十二条</w:t>
      </w:r>
      <w:r>
        <w:rPr>
          <w:rFonts w:ascii="仿宋" w:hAnsi="仿宋" w:eastAsia="仿宋" w:cs="仿宋"/>
          <w:spacing w:val="-6"/>
          <w:sz w:val="31"/>
          <w:szCs w:val="31"/>
        </w:rPr>
        <w:t>的</w:t>
      </w:r>
      <w:r>
        <w:rPr>
          <w:rFonts w:ascii="仿宋" w:hAnsi="仿宋" w:eastAsia="仿宋" w:cs="仿宋"/>
          <w:spacing w:val="-5"/>
          <w:sz w:val="31"/>
          <w:szCs w:val="31"/>
        </w:rPr>
        <w:t>，</w:t>
      </w:r>
    </w:p>
    <w:p w14:paraId="3C095FE7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5"/>
          <w:sz w:val="31"/>
          <w:szCs w:val="31"/>
        </w:rPr>
        <w:t>从其规定。</w:t>
      </w:r>
    </w:p>
    <w:p w14:paraId="62849583">
      <w:pPr>
        <w:spacing w:line="240" w:lineRule="auto"/>
        <w:ind w:left="0" w:right="0" w:firstLine="0"/>
        <w:jc w:val="lef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二十三条</w:t>
      </w:r>
    </w:p>
    <w:p w14:paraId="4E494A8A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</w:p>
    <w:p w14:paraId="35065C4A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</w:p>
    <w:p w14:paraId="27036F17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  <w:bookmarkStart w:id="7" w:name="_GoBack"/>
      <w:bookmarkEnd w:id="7"/>
    </w:p>
    <w:p w14:paraId="78F05346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</w:p>
    <w:p w14:paraId="6D15E82F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</w:p>
    <w:p w14:paraId="4E3C22EC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10"/>
          <w:sz w:val="31"/>
          <w:szCs w:val="31"/>
        </w:rPr>
      </w:pPr>
    </w:p>
    <w:p w14:paraId="0111EEC2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二十四条</w:t>
      </w:r>
      <w:r>
        <w:rPr>
          <w:rFonts w:ascii="仿宋" w:hAnsi="仿宋" w:eastAsia="仿宋" w:cs="仿宋"/>
          <w:spacing w:val="2"/>
          <w:sz w:val="31"/>
          <w:szCs w:val="31"/>
        </w:rPr>
        <w:t>修订</w:t>
      </w:r>
      <w:r>
        <w:rPr>
          <w:rFonts w:ascii="仿宋" w:hAnsi="仿宋" w:eastAsia="仿宋" w:cs="仿宋"/>
          <w:spacing w:val="1"/>
          <w:sz w:val="31"/>
          <w:szCs w:val="31"/>
        </w:rPr>
        <w:t>和解释。</w:t>
      </w:r>
    </w:p>
    <w:p w14:paraId="6EF807DC">
      <w:pPr>
        <w:spacing w:line="240" w:lineRule="auto"/>
        <w:ind w:left="0" w:right="0" w:firstLine="0"/>
        <w:jc w:val="lef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二十五条</w:t>
      </w:r>
    </w:p>
    <w:p w14:paraId="592D0260">
      <w:pPr>
        <w:spacing w:line="240" w:lineRule="auto"/>
        <w:ind w:left="0" w:right="0" w:firstLine="0"/>
        <w:jc w:val="left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EAB825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541F249D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0E392176">
      <w:pPr>
        <w:spacing w:line="240" w:lineRule="auto"/>
        <w:ind w:left="0" w:right="0" w:firstLine="0"/>
        <w:jc w:val="left"/>
        <w:rPr>
          <w:rFonts w:ascii="黑体" w:hAnsi="黑体" w:eastAsia="黑体" w:cs="黑体"/>
          <w:spacing w:val="8"/>
          <w:sz w:val="31"/>
          <w:szCs w:val="31"/>
        </w:rPr>
      </w:pPr>
    </w:p>
    <w:p w14:paraId="633E2691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4816CCAC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2EF66BA0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</w:rPr>
        <w:t>本</w:t>
      </w:r>
      <w:r>
        <w:rPr>
          <w:rFonts w:ascii="仿宋" w:hAnsi="仿宋" w:eastAsia="仿宋" w:cs="仿宋"/>
          <w:spacing w:val="6"/>
          <w:sz w:val="31"/>
          <w:szCs w:val="31"/>
        </w:rPr>
        <w:t>办</w:t>
      </w:r>
      <w:r>
        <w:rPr>
          <w:rFonts w:ascii="仿宋" w:hAnsi="仿宋" w:eastAsia="仿宋" w:cs="仿宋"/>
          <w:spacing w:val="5"/>
          <w:sz w:val="31"/>
          <w:szCs w:val="31"/>
        </w:rPr>
        <w:t>法为华润啤酒二级制度。</w:t>
      </w:r>
    </w:p>
    <w:p w14:paraId="4C6F0B9C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本办法由华润啤酒人力资源部负责制订</w:t>
      </w:r>
      <w:r>
        <w:rPr>
          <w:rFonts w:ascii="仿宋" w:hAnsi="仿宋" w:eastAsia="仿宋" w:cs="仿宋"/>
          <w:spacing w:val="15"/>
          <w:sz w:val="31"/>
          <w:szCs w:val="31"/>
        </w:rPr>
        <w:t>、</w:t>
      </w:r>
    </w:p>
    <w:p w14:paraId="0657FCA8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474E40B8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72E855B8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6"/>
          <w:sz w:val="31"/>
          <w:szCs w:val="31"/>
        </w:rPr>
        <w:t>本</w:t>
      </w:r>
      <w:r>
        <w:rPr>
          <w:rFonts w:ascii="仿宋" w:hAnsi="仿宋" w:eastAsia="仿宋" w:cs="仿宋"/>
          <w:spacing w:val="-16"/>
          <w:sz w:val="31"/>
          <w:szCs w:val="31"/>
        </w:rPr>
        <w:t>办</w:t>
      </w:r>
      <w:r>
        <w:rPr>
          <w:rFonts w:ascii="仿宋" w:hAnsi="仿宋" w:eastAsia="仿宋" w:cs="仿宋"/>
          <w:spacing w:val="-13"/>
          <w:sz w:val="31"/>
          <w:szCs w:val="31"/>
        </w:rPr>
        <w:t>法自2024年5月23日起施行。</w:t>
      </w:r>
    </w:p>
    <w:p w14:paraId="6E1389EA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155C7059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792A593E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6D1D7A11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4790C678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华</w:t>
      </w:r>
      <w:r>
        <w:rPr>
          <w:rFonts w:ascii="仿宋" w:hAnsi="仿宋" w:eastAsia="仿宋" w:cs="仿宋"/>
          <w:spacing w:val="19"/>
          <w:sz w:val="31"/>
          <w:szCs w:val="31"/>
        </w:rPr>
        <w:t>润啤酒(控股)有限公司</w:t>
      </w:r>
    </w:p>
    <w:p w14:paraId="22F11E16">
      <w:pPr>
        <w:spacing w:line="240" w:lineRule="auto"/>
        <w:ind w:left="0" w:right="0" w:firstLine="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二</w:t>
      </w:r>
      <w:r>
        <w:rPr>
          <w:rFonts w:ascii="仿宋" w:hAnsi="仿宋" w:eastAsia="仿宋" w:cs="仿宋"/>
          <w:spacing w:val="7"/>
          <w:sz w:val="31"/>
          <w:szCs w:val="31"/>
        </w:rPr>
        <w:t>○二四年五月二十三日</w:t>
      </w:r>
    </w:p>
    <w:p w14:paraId="08283811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55F635A2">
      <w:pPr>
        <w:spacing w:line="240" w:lineRule="auto"/>
        <w:ind w:left="0" w:right="0" w:firstLine="0"/>
        <w:jc w:val="left"/>
        <w:rPr>
          <w:rFonts w:ascii="Arial"/>
          <w:sz w:val="21"/>
        </w:rPr>
      </w:pPr>
    </w:p>
    <w:p w14:paraId="4C054567">
      <w:pPr>
        <w:spacing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C1C1C"/>
          <w:spacing w:val="-8"/>
          <w:position w:val="-3"/>
          <w:sz w:val="24"/>
          <w:szCs w:val="24"/>
        </w:rPr>
        <w:t>20</w:t>
      </w:r>
      <w:r>
        <w:rPr>
          <w:rFonts w:ascii="Times New Roman" w:hAnsi="Times New Roman" w:eastAsia="Times New Roman" w:cs="Times New Roman"/>
          <w:color w:val="1C1C1C"/>
          <w:spacing w:val="-4"/>
          <w:position w:val="-3"/>
          <w:sz w:val="24"/>
          <w:szCs w:val="24"/>
        </w:rPr>
        <w:t>24-05-23</w:t>
      </w:r>
    </w:p>
    <w:sectPr>
      <w:type w:val="continuous"/>
      <w:pgSz w:w="11907" w:h="16839"/>
      <w:pgMar w:top="1231" w:right="1551" w:bottom="900" w:left="1771" w:header="1216" w:footer="725" w:gutter="0"/>
      <w:pgNumType w:fmt="decimal"/>
      <w:cols w:equalWidth="0" w:num="2">
        <w:col w:w="2342" w:space="100"/>
        <w:col w:w="614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51EC3">
    <w:pPr>
      <w:spacing w:line="179" w:lineRule="auto"/>
      <w:ind w:left="4112"/>
      <w:rPr>
        <w:rFonts w:ascii="仿宋" w:hAnsi="仿宋" w:eastAsia="仿宋" w:cs="仿宋"/>
        <w:sz w:val="18"/>
        <w:szCs w:val="18"/>
      </w:rPr>
    </w:pPr>
    <w:r>
      <w:rPr>
        <w:rFonts w:ascii="仿宋" w:hAnsi="仿宋" w:eastAsia="仿宋" w:cs="仿宋"/>
        <w:spacing w:val="-6"/>
        <w:sz w:val="18"/>
        <w:szCs w:val="18"/>
      </w:rPr>
      <w:t>1</w:t>
    </w:r>
    <w:r>
      <w:rPr>
        <w:rFonts w:ascii="仿宋" w:hAnsi="仿宋" w:eastAsia="仿宋" w:cs="仿宋"/>
        <w:spacing w:val="-4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B5EA3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FA802">
    <w:pPr>
      <w:spacing w:line="14" w:lineRule="exact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6B85F">
    <w:pPr>
      <w:spacing w:line="14" w:lineRule="exact"/>
      <w:rPr>
        <w:rFonts w:ascii="Arial"/>
        <w:sz w:val="2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0D1F43"/>
    <w:rsid w:val="1DCD4EF1"/>
    <w:rsid w:val="2DDA0933"/>
    <w:rsid w:val="417B1E39"/>
    <w:rsid w:val="41EA2E34"/>
    <w:rsid w:val="44F73C49"/>
    <w:rsid w:val="497D0CA1"/>
    <w:rsid w:val="6AE80934"/>
    <w:rsid w:val="7EBA53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13</TotalTime>
  <ScaleCrop>false</ScaleCrop>
  <LinksUpToDate>false</LinksUpToDate>
  <Application>WPS Office_12.8.2.21215_F1E327BC-269C-435d-A152-05C5408002CA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2024-05-23T10:41:00Z</dcterms:created>
  <dc:creator>Jiao Peng 焦鹏</dc:creator>
  <cp:lastModifiedBy>咨询组</cp:lastModifiedBy>
  <dcterms:modified xsi:type="dcterms:W3CDTF">2026-05-06T05:33:28Z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2026-04-29T16:07:01Z</vt:filetime>
  </property>
  <property fmtid="{D5CDD505-2E9C-101B-9397-08002B2CF9AE}" pid="4" name="KSOProductBuildVer">
    <vt:lpwstr>2052-12.8.2.21215</vt:lpwstr>
  </property>
  <property fmtid="{D5CDD505-2E9C-101B-9397-08002B2CF9AE}" pid="5" name="ICV">
    <vt:lpwstr>7806EB02C9414DF7A2D4A2859B77EA8A_12</vt:lpwstr>
  </property>
</Properties>
</file>
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A94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0" w:author="咨询组" w:date="2026-04-23T13:37:26Z"/>
          <w:rFonts w:hint="eastAsia" w:ascii="华文中宋" w:hAnsi="华文中宋" w:eastAsia="华文中宋" w:cs="华文中宋"/>
          <w:spacing w:val="-1"/>
          <w:sz w:val="24"/>
          <w:szCs w:val="24"/>
          <w:lang w:val="en-US" w:eastAsia="zh-CN"/>
        </w:rPr>
      </w:pPr>
      <w:bookmarkStart w:id="0" w:name="_bookmark1"/>
      <w:bookmarkEnd w:id="0"/>
      <w:r>
        <w:rPr>
          <w:rFonts w:ascii="华文中宋" w:hAnsi="华文中宋" w:eastAsia="华文中宋" w:cs="华文中宋"/>
          <w:spacing w:val="-1"/>
          <w:sz w:val="36"/>
          <w:szCs w:val="36"/>
        </w:rPr>
        <w:t>华润啤酒干部履职待遇和业务支出管理办法</w:t>
      </w:r>
      <w:r>
        <w:rPr>
          <w:rFonts w:hint="eastAsia" w:ascii="华文中宋" w:hAnsi="华文中宋" w:eastAsia="华文中宋" w:cs="华文中宋"/>
          <w:spacing w:val="-1"/>
          <w:sz w:val="24"/>
          <w:szCs w:val="24"/>
          <w:lang w:val="en-US" w:eastAsia="zh-CN"/>
        </w:rPr>
        <w:t>（</w:t>
      </w:r>
      <w:r>
        <w:rPr>
          <w:rFonts w:ascii="华文中宋" w:hAnsi="华文中宋" w:eastAsia="华文中宋" w:cs="华文中宋"/>
          <w:spacing w:val="-1"/>
          <w:sz w:val="24"/>
          <w:szCs w:val="24"/>
        </w:rPr>
        <w:t>华啤B03-16-人力24H</w:t>
      </w:r>
      <w:r>
        <w:rPr>
          <w:rFonts w:hint="eastAsia" w:ascii="华文中宋" w:hAnsi="华文中宋" w:eastAsia="华文中宋" w:cs="华文中宋"/>
          <w:spacing w:val="-1"/>
          <w:sz w:val="24"/>
          <w:szCs w:val="24"/>
          <w:lang w:val="en-US" w:eastAsia="zh-CN"/>
        </w:rPr>
        <w:t>）</w:t>
      </w:r>
    </w:p>
    <w:p w14:paraId="0F7014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left"/>
        <w:textAlignment w:val="baseline"/>
        <w:rPr>
          <w:rFonts w:hint="default" w:ascii="华文中宋" w:hAnsi="华文中宋" w:eastAsia="华文中宋" w:cs="华文中宋"/>
          <w:spacing w:val="-1"/>
          <w:sz w:val="24"/>
          <w:szCs w:val="24"/>
          <w:lang w:val="en-US" w:eastAsia="zh-CN"/>
        </w:rPr>
      </w:pPr>
      <w:r>
        <w:rPr>
          <w:rFonts w:hint="eastAsia" w:ascii="华文中宋" w:hAnsi="华文中宋" w:eastAsia="华文中宋" w:cs="华文中宋"/>
          <w:spacing w:val="-1"/>
          <w:sz w:val="24"/>
          <w:szCs w:val="24"/>
          <w:lang w:val="en-US" w:eastAsia="zh-CN"/>
        </w:rPr>
        <w:t>///</w:t>
      </w:r>
    </w:p>
    <w:p w14:paraId="57A6DDDE">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11"/>
          <w:sz w:val="31"/>
          <w:szCs w:val="31"/>
        </w:rPr>
      </w:pPr>
      <w:r>
        <w:rPr>
          <w:rFonts w:ascii="黑体" w:hAnsi="黑体" w:eastAsia="黑体" w:cs="黑体"/>
          <w:spacing w:val="11"/>
          <w:sz w:val="31"/>
          <w:szCs w:val="31"/>
        </w:rPr>
        <w:t>第一章</w:t>
      </w:r>
      <w:r>
        <w:rPr>
          <w:rFonts w:hint="eastAsia" w:ascii="黑体" w:hAnsi="黑体" w:eastAsia="黑体" w:cs="黑体"/>
          <w:spacing w:val="11"/>
          <w:sz w:val="31"/>
          <w:szCs w:val="31"/>
          <w:lang w:val="en-US" w:eastAsia="zh-CN"/>
        </w:rPr>
        <w:t xml:space="preserve"> </w:t>
      </w:r>
      <w:r>
        <w:rPr>
          <w:rFonts w:ascii="黑体" w:hAnsi="黑体" w:eastAsia="黑体" w:cs="黑体"/>
          <w:spacing w:val="11"/>
          <w:sz w:val="31"/>
          <w:szCs w:val="31"/>
        </w:rPr>
        <w:t>总则</w:t>
      </w:r>
    </w:p>
    <w:p w14:paraId="3AFDDB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为贯彻落实中共中央办公厅（以下简称“中办”）、国务院办公厅（以下简称“国办”）和国务院国有资产监督管理委员会（以下简称“国资委”）的要求，依据《中共中央办公厅国务院办公厅印发&lt;关于合理确定并严格规范中央企业负责人履职待遇、业务支出的意见&gt;的通知》（中办发〔2014〕51号）、《中央企业负责人履职待遇、业务支出管理办法》（国资发分配〔2015〕5号）、《关于进一步规范中央企业负责人履职待遇、业务支出管理有关事项的通知》（国资发考分〔2018〕115号）、《关于加强中央企业负责人履职待遇、业务支出管理有关事项的通知》（国资考分〔2019〕642号）、华润集团关于规范中央企业负责人履职待遇和业务支出管理有关事项的要求，依据《华润集团部室、业务单元、直属机构负责人履职待遇和业务支出管理制度》等有关文件，结合华润啤酒实际，特制订本办法。</w:t>
      </w:r>
    </w:p>
    <w:p w14:paraId="2BA691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1FA18C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1" w:author="咨询组" w:date="2026-04-23T13:38:38Z"/>
          <w:rFonts w:hint="eastAsia" w:ascii="仿宋" w:hAnsi="仿宋" w:eastAsia="仿宋" w:cs="仿宋"/>
          <w:spacing w:val="11"/>
          <w:position w:val="0"/>
          <w:sz w:val="31"/>
          <w:szCs w:val="31"/>
          <w:lang w:eastAsia="zh-CN"/>
        </w:rPr>
      </w:pPr>
      <w:del w:id="2" w:author="咨询组" w:date="2026-04-23T13:38:38Z">
        <w:r>
          <w:rPr>
            <w:rFonts w:hint="eastAsia" w:ascii="黑体" w:hAnsi="黑体" w:eastAsia="黑体" w:cs="黑体"/>
            <w:spacing w:val="11"/>
            <w:position w:val="0"/>
            <w:sz w:val="31"/>
            <w:szCs w:val="31"/>
            <w:lang w:eastAsia="zh-CN"/>
          </w:rPr>
          <w:delText>第二条</w:delText>
        </w:r>
      </w:del>
      <w:del w:id="3" w:author="咨询组" w:date="2026-04-23T13:38:38Z">
        <w:r>
          <w:rPr>
            <w:rFonts w:hint="eastAsia" w:ascii="黑体" w:hAnsi="黑体" w:eastAsia="黑体" w:cs="黑体"/>
            <w:spacing w:val="11"/>
            <w:position w:val="0"/>
            <w:sz w:val="31"/>
            <w:szCs w:val="31"/>
            <w:lang w:val="en-US" w:eastAsia="zh-CN"/>
          </w:rPr>
          <w:delText xml:space="preserve"> </w:delText>
        </w:r>
      </w:del>
      <w:del w:id="4" w:author="咨询组" w:date="2026-04-23T13:38:38Z">
        <w:r>
          <w:rPr>
            <w:rFonts w:hint="eastAsia" w:ascii="仿宋" w:hAnsi="仿宋" w:eastAsia="仿宋" w:cs="仿宋"/>
            <w:spacing w:val="11"/>
            <w:position w:val="0"/>
            <w:sz w:val="31"/>
            <w:szCs w:val="31"/>
            <w:lang w:eastAsia="zh-CN"/>
          </w:rPr>
          <w:delText>本办法适用于华润啤酒（控股）有限公司及其下属各级子公司、分公司各级干部岗位，包含香港地区干部岗位。</w:delText>
        </w:r>
      </w:del>
    </w:p>
    <w:p w14:paraId="41A8BB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5" w:author="咨询组" w:date="2026-04-23T13:38:38Z"/>
          <w:rFonts w:hint="eastAsia" w:ascii="仿宋" w:hAnsi="仿宋" w:eastAsia="仿宋" w:cs="仿宋"/>
          <w:spacing w:val="11"/>
          <w:position w:val="0"/>
          <w:sz w:val="31"/>
          <w:szCs w:val="31"/>
          <w:lang w:eastAsia="zh-CN"/>
        </w:rPr>
      </w:pPr>
      <w:del w:id="6" w:author="咨询组" w:date="2026-04-23T13:38:38Z">
        <w:r>
          <w:rPr>
            <w:rFonts w:hint="eastAsia" w:ascii="仿宋" w:hAnsi="仿宋" w:eastAsia="仿宋" w:cs="仿宋"/>
            <w:spacing w:val="11"/>
            <w:position w:val="0"/>
            <w:sz w:val="31"/>
            <w:szCs w:val="31"/>
            <w:lang w:eastAsia="zh-CN"/>
          </w:rPr>
          <w:delText>干部指华润集团直管干部、华润啤酒直管干部（M6、M5）、华润雪花下属单位直管干部（M4）、华润酒业控股公司直管干部（M4）。</w:delText>
        </w:r>
      </w:del>
    </w:p>
    <w:p w14:paraId="51F7E6D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0" w:leftChars="0" w:right="0" w:rightChars="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napToGrid w:val="0"/>
          <w:color w:val="000000"/>
          <w:spacing w:val="11"/>
          <w:kern w:val="0"/>
          <w:position w:val="0"/>
          <w:sz w:val="31"/>
          <w:szCs w:val="31"/>
          <w:lang w:eastAsia="zh-CN"/>
        </w:rPr>
        <w:t>第三条</w:t>
      </w:r>
      <w:r>
        <w:rPr>
          <w:rFonts w:hint="eastAsia" w:ascii="仿宋" w:hAnsi="仿宋" w:eastAsia="仿宋" w:cs="仿宋"/>
          <w:snapToGrid w:val="0"/>
          <w:color w:val="000000"/>
          <w:spacing w:val="11"/>
          <w:kern w:val="0"/>
          <w:position w:val="0"/>
          <w:sz w:val="31"/>
          <w:szCs w:val="31"/>
          <w:lang w:val="en-US" w:eastAsia="zh-CN"/>
        </w:rPr>
        <w:t xml:space="preserve"> </w:t>
      </w:r>
      <w:r>
        <w:rPr>
          <w:rFonts w:hint="eastAsia" w:ascii="仿宋" w:hAnsi="仿宋" w:eastAsia="仿宋" w:cs="仿宋"/>
          <w:spacing w:val="11"/>
          <w:position w:val="0"/>
          <w:sz w:val="31"/>
          <w:szCs w:val="31"/>
          <w:lang w:eastAsia="zh-CN"/>
        </w:rPr>
        <w:t>本办法所称履职待遇是指为干部履行工作职责提供的工作保障和条件，主要包括公务用车、办公用房、培训等；业务支出是指干部在生产经营活动中因履行工作职责所发生的费用支出，主要包括业务招待、差旅、因公临时出国（境）、通信等。</w:t>
      </w:r>
    </w:p>
    <w:p w14:paraId="66177E5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0" w:leftChars="0" w:right="0" w:rightChars="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68B74A3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0" w:leftChars="0" w:right="0" w:rightChars="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napToGrid w:val="0"/>
          <w:color w:val="000000"/>
          <w:spacing w:val="11"/>
          <w:kern w:val="0"/>
          <w:position w:val="0"/>
          <w:sz w:val="31"/>
          <w:szCs w:val="31"/>
          <w:lang w:eastAsia="zh-CN"/>
        </w:rPr>
        <w:t>第四条</w:t>
      </w:r>
      <w:r>
        <w:rPr>
          <w:rFonts w:hint="eastAsia" w:ascii="仿宋" w:hAnsi="仿宋" w:eastAsia="仿宋" w:cs="仿宋"/>
          <w:spacing w:val="11"/>
          <w:position w:val="0"/>
          <w:sz w:val="31"/>
          <w:szCs w:val="31"/>
          <w:lang w:eastAsia="zh-CN"/>
        </w:rPr>
        <w:t>华润啤酒干部履职待遇和业务支出管理工作实行明晰标准、逐级管控、分级负责制度。</w:t>
      </w:r>
    </w:p>
    <w:p w14:paraId="4686D92E">
      <w:pPr>
        <w:keepNext w:val="0"/>
        <w:keepLines w:val="0"/>
        <w:pageBreakBefore w:val="0"/>
        <w:widowControl/>
        <w:numPr>
          <w:numId w:val="0"/>
        </w:numPr>
        <w:kinsoku w:val="0"/>
        <w:wordWrap/>
        <w:overflowPunct/>
        <w:topLinePunct w:val="0"/>
        <w:autoSpaceDE w:val="0"/>
        <w:autoSpaceDN w:val="0"/>
        <w:bidi w:val="0"/>
        <w:adjustRightInd w:val="0"/>
        <w:snapToGrid w:val="0"/>
        <w:spacing w:line="334" w:lineRule="auto"/>
        <w:ind w:leftChars="200" w:right="0" w:rightChars="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770005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华润啤酒干部履职待遇和业务支出管理工作坚持以下原则：</w:t>
      </w:r>
    </w:p>
    <w:p w14:paraId="4D22C0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依法合规，预算管理。干部履职待遇和业务支出应严格遵守国家有关法律、法规和华润集团、华润啤酒有关制度规定。各单位须根据上一年度实际情况，结合下一年度经营发展及干部履职需要，编制和执行费用预算，做到管理规范，审批手续完备。</w:t>
      </w:r>
    </w:p>
    <w:p w14:paraId="0BDA8A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（二）保障公务，厉行节约。结合各单位实际情况，在保障公务需要，满足企业发展的基础上，落实中央八项规定精神，坚决反对“四风”，杜绝铺张浪费。</w:t>
      </w:r>
    </w:p>
    <w:p w14:paraId="692A7C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（三）廉洁自律，强化监督。规范履职待遇和业务支出是廉洁从业的重要内容，各级干部应严格自律，自觉带头执行有关规定。同时，各单位加强监督，将干部履职待遇和业</w:t>
      </w:r>
      <w:bookmarkStart w:id="1" w:name="_bookmark2"/>
      <w:bookmarkEnd w:id="1"/>
      <w:r>
        <w:rPr>
          <w:rFonts w:hint="eastAsia" w:ascii="仿宋" w:hAnsi="仿宋" w:eastAsia="仿宋" w:cs="仿宋"/>
          <w:spacing w:val="11"/>
          <w:position w:val="0"/>
          <w:sz w:val="31"/>
          <w:szCs w:val="31"/>
          <w:lang w:eastAsia="zh-CN"/>
        </w:rPr>
        <w:t>务支出情况纳入审计和监察内容。</w:t>
      </w:r>
    </w:p>
    <w:p w14:paraId="5322184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4C69379">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11"/>
          <w:sz w:val="31"/>
          <w:szCs w:val="31"/>
        </w:rPr>
      </w:pPr>
      <w:r>
        <w:rPr>
          <w:rFonts w:hint="eastAsia" w:ascii="黑体" w:hAnsi="黑体" w:eastAsia="黑体" w:cs="黑体"/>
          <w:snapToGrid w:val="0"/>
          <w:color w:val="000000"/>
          <w:spacing w:val="11"/>
          <w:kern w:val="0"/>
          <w:sz w:val="31"/>
          <w:szCs w:val="31"/>
        </w:rPr>
        <w:t>第二章</w:t>
      </w:r>
      <w:r>
        <w:rPr>
          <w:rFonts w:ascii="黑体" w:hAnsi="黑体" w:eastAsia="黑体" w:cs="黑体"/>
          <w:spacing w:val="11"/>
          <w:sz w:val="31"/>
          <w:szCs w:val="31"/>
        </w:rPr>
        <w:t>履职待遇</w:t>
      </w:r>
    </w:p>
    <w:p w14:paraId="10010744">
      <w:pPr>
        <w:keepNext w:val="0"/>
        <w:keepLines w:val="0"/>
        <w:pageBreakBefore w:val="0"/>
        <w:widowControl/>
        <w:numPr>
          <w:numId w:val="0"/>
        </w:numPr>
        <w:kinsoku w:val="0"/>
        <w:wordWrap/>
        <w:overflowPunct/>
        <w:topLinePunct w:val="0"/>
        <w:autoSpaceDE w:val="0"/>
        <w:autoSpaceDN w:val="0"/>
        <w:bidi w:val="0"/>
        <w:adjustRightInd w:val="0"/>
        <w:snapToGrid w:val="0"/>
        <w:spacing w:after="0" w:line="334" w:lineRule="auto"/>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578B18F2">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第一节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公务用车管理</w:t>
      </w:r>
    </w:p>
    <w:p w14:paraId="04BFBC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干部公务用车配置、使用及管理须符合中央和国家政策要求，以及华润集团、华润啤酒、本单位公务用车管理专项规定，具体按照《华润啤酒公务车辆管理办法》及相关附属文件执行。</w:t>
      </w:r>
    </w:p>
    <w:p w14:paraId="42E28F8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5085A8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已享受公务交通补贴的干部应取消为其配备或保障其非差旅性出行的公务用车服务（如上下班通勤等）。</w:t>
      </w:r>
    </w:p>
    <w:p w14:paraId="7A1462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非差旅性出行是指在本人工作地（含常驻工作地、其他工作地），不纳入国内差旅报销范围的其他日常公务出行活动，一般是指往返于公司与住家、公司内各业务单位（部门）之间、公司与当地政府或其他企事业单位之间。</w:t>
      </w:r>
    </w:p>
    <w:p w14:paraId="7380BE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差旅期间的交通出行根据《华润啤酒费用报销管理办法》要求执行。</w:t>
      </w:r>
    </w:p>
    <w:p w14:paraId="764E66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2739FA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0" w:leftChars="0" w:right="0" w:rightChars="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仿宋" w:hAnsi="仿宋" w:eastAsia="仿宋" w:cs="仿宋"/>
          <w:spacing w:val="11"/>
          <w:position w:val="0"/>
          <w:sz w:val="31"/>
          <w:szCs w:val="31"/>
          <w:lang w:eastAsia="zh-CN"/>
        </w:rPr>
        <w:t>干部不得因私使用公司车辆（如搬家）</w:t>
      </w:r>
    </w:p>
    <w:p w14:paraId="40B720C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34" w:lineRule="auto"/>
        <w:ind w:left="0" w:leftChars="0" w:right="0" w:rightChars="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EEAE4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干部公务交通补贴以现金方式，随基本工资按以下标准发放。</w:t>
      </w:r>
    </w:p>
    <w:p w14:paraId="4F171467">
      <w:pPr>
        <w:spacing w:line="101" w:lineRule="auto"/>
        <w:rPr>
          <w:rFonts w:ascii="Arial"/>
          <w:sz w:val="2"/>
        </w:rPr>
      </w:pPr>
    </w:p>
    <w:tbl>
      <w:tblPr>
        <w:tblStyle w:val="5"/>
        <w:tblW w:w="5005"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4"/>
        <w:gridCol w:w="2385"/>
        <w:gridCol w:w="2285"/>
        <w:gridCol w:w="2289"/>
      </w:tblGrid>
      <w:tr w14:paraId="59D10E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32" w:hRule="atLeast"/>
        </w:trPr>
        <w:tc>
          <w:tcPr>
            <w:tcW w:w="2183" w:type="dxa"/>
            <w:vAlign w:val="center"/>
          </w:tcPr>
          <w:p w14:paraId="3C6B048C">
            <w:pPr>
              <w:keepNext w:val="0"/>
              <w:keepLines w:val="0"/>
              <w:pageBreakBefore w:val="0"/>
              <w:widowControl/>
              <w:kinsoku w:val="0"/>
              <w:wordWrap/>
              <w:overflowPunct/>
              <w:topLinePunct w:val="0"/>
              <w:autoSpaceDE w:val="0"/>
              <w:autoSpaceDN w:val="0"/>
              <w:bidi w:val="0"/>
              <w:adjustRightInd w:val="0"/>
              <w:snapToGrid w:val="0"/>
              <w:spacing w:line="233" w:lineRule="auto"/>
              <w:ind w:left="0"/>
              <w:jc w:val="center"/>
              <w:textAlignment w:val="baseline"/>
              <w:rPr>
                <w:rFonts w:ascii="仿宋" w:hAnsi="仿宋" w:eastAsia="仿宋" w:cs="仿宋"/>
                <w:sz w:val="31"/>
                <w:szCs w:val="31"/>
              </w:rPr>
            </w:pPr>
            <w:r>
              <w:rPr>
                <w:rFonts w:ascii="仿宋" w:hAnsi="仿宋" w:eastAsia="仿宋" w:cs="仿宋"/>
                <w:spacing w:val="5"/>
                <w:sz w:val="31"/>
                <w:szCs w:val="31"/>
              </w:rPr>
              <w:t>地区</w:t>
            </w:r>
          </w:p>
        </w:tc>
        <w:tc>
          <w:tcPr>
            <w:tcW w:w="2384" w:type="dxa"/>
            <w:vAlign w:val="center"/>
          </w:tcPr>
          <w:p w14:paraId="723F4C31">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9"/>
                <w:sz w:val="31"/>
                <w:szCs w:val="31"/>
              </w:rPr>
              <w:t>啤</w:t>
            </w:r>
            <w:r>
              <w:rPr>
                <w:rFonts w:ascii="仿宋" w:hAnsi="仿宋" w:eastAsia="仿宋" w:cs="仿宋"/>
                <w:spacing w:val="5"/>
                <w:sz w:val="31"/>
                <w:szCs w:val="31"/>
              </w:rPr>
              <w:t>酒管理班子</w:t>
            </w:r>
          </w:p>
        </w:tc>
        <w:tc>
          <w:tcPr>
            <w:tcW w:w="2284" w:type="dxa"/>
            <w:vAlign w:val="center"/>
          </w:tcPr>
          <w:p w14:paraId="54F0C49A">
            <w:pPr>
              <w:keepNext w:val="0"/>
              <w:keepLines w:val="0"/>
              <w:pageBreakBefore w:val="0"/>
              <w:widowControl/>
              <w:kinsoku w:val="0"/>
              <w:wordWrap/>
              <w:overflowPunct/>
              <w:topLinePunct w:val="0"/>
              <w:autoSpaceDE w:val="0"/>
              <w:autoSpaceDN w:val="0"/>
              <w:bidi w:val="0"/>
              <w:adjustRightInd w:val="0"/>
              <w:snapToGrid w:val="0"/>
              <w:spacing w:line="188" w:lineRule="auto"/>
              <w:ind w:left="0"/>
              <w:jc w:val="center"/>
              <w:textAlignment w:val="baseline"/>
              <w:rPr>
                <w:rFonts w:ascii="仿宋" w:hAnsi="仿宋" w:eastAsia="仿宋" w:cs="仿宋"/>
                <w:sz w:val="31"/>
                <w:szCs w:val="31"/>
              </w:rPr>
            </w:pPr>
            <w:r>
              <w:rPr>
                <w:rFonts w:ascii="仿宋" w:hAnsi="仿宋" w:eastAsia="仿宋" w:cs="仿宋"/>
                <w:sz w:val="31"/>
                <w:szCs w:val="31"/>
              </w:rPr>
              <w:t>M</w:t>
            </w:r>
            <w:r>
              <w:rPr>
                <w:rFonts w:ascii="仿宋" w:hAnsi="仿宋" w:eastAsia="仿宋" w:cs="仿宋"/>
                <w:spacing w:val="10"/>
                <w:sz w:val="31"/>
                <w:szCs w:val="31"/>
              </w:rPr>
              <w:t>5、</w:t>
            </w:r>
            <w:r>
              <w:rPr>
                <w:rFonts w:ascii="仿宋" w:hAnsi="仿宋" w:eastAsia="仿宋" w:cs="仿宋"/>
                <w:sz w:val="31"/>
                <w:szCs w:val="31"/>
              </w:rPr>
              <w:t>M</w:t>
            </w:r>
            <w:r>
              <w:rPr>
                <w:rFonts w:ascii="仿宋" w:hAnsi="仿宋" w:eastAsia="仿宋" w:cs="仿宋"/>
                <w:spacing w:val="10"/>
                <w:sz w:val="31"/>
                <w:szCs w:val="31"/>
              </w:rPr>
              <w:t>6</w:t>
            </w:r>
          </w:p>
        </w:tc>
        <w:tc>
          <w:tcPr>
            <w:tcW w:w="2288" w:type="dxa"/>
            <w:vAlign w:val="center"/>
          </w:tcPr>
          <w:p w14:paraId="26A808E2">
            <w:pPr>
              <w:keepNext w:val="0"/>
              <w:keepLines w:val="0"/>
              <w:pageBreakBefore w:val="0"/>
              <w:widowControl/>
              <w:kinsoku w:val="0"/>
              <w:wordWrap/>
              <w:overflowPunct/>
              <w:topLinePunct w:val="0"/>
              <w:autoSpaceDE w:val="0"/>
              <w:autoSpaceDN w:val="0"/>
              <w:bidi w:val="0"/>
              <w:adjustRightInd w:val="0"/>
              <w:snapToGrid w:val="0"/>
              <w:spacing w:line="190" w:lineRule="auto"/>
              <w:ind w:left="0"/>
              <w:jc w:val="center"/>
              <w:textAlignment w:val="baseline"/>
              <w:rPr>
                <w:rFonts w:ascii="仿宋" w:hAnsi="仿宋" w:eastAsia="仿宋" w:cs="仿宋"/>
                <w:sz w:val="31"/>
                <w:szCs w:val="31"/>
              </w:rPr>
            </w:pPr>
            <w:ins w:id="7" w:author="咨询组" w:date="2026-04-16T13:21:14Z">
              <w:r>
                <w:rPr>
                  <w:rFonts w:hint="eastAsia" w:ascii="仿宋" w:hAnsi="仿宋" w:eastAsia="仿宋" w:cs="仿宋"/>
                  <w:sz w:val="31"/>
                  <w:szCs w:val="31"/>
                  <w:lang w:val="en-US" w:eastAsia="zh-CN"/>
                </w:rPr>
                <w:t>M3</w:t>
              </w:r>
            </w:ins>
            <w:ins w:id="8" w:author="咨询组" w:date="2026-04-16T13:21:15Z">
              <w:r>
                <w:rPr>
                  <w:rFonts w:hint="eastAsia" w:ascii="仿宋" w:hAnsi="仿宋" w:eastAsia="仿宋" w:cs="仿宋"/>
                  <w:sz w:val="31"/>
                  <w:szCs w:val="31"/>
                  <w:lang w:val="en-US" w:eastAsia="zh-CN"/>
                </w:rPr>
                <w:t>/</w:t>
              </w:r>
            </w:ins>
            <w:r>
              <w:rPr>
                <w:rFonts w:ascii="仿宋" w:hAnsi="仿宋" w:eastAsia="仿宋" w:cs="仿宋"/>
                <w:sz w:val="31"/>
                <w:szCs w:val="31"/>
              </w:rPr>
              <w:t>M</w:t>
            </w:r>
            <w:r>
              <w:rPr>
                <w:rFonts w:ascii="仿宋" w:hAnsi="仿宋" w:eastAsia="仿宋" w:cs="仿宋"/>
                <w:spacing w:val="9"/>
                <w:sz w:val="31"/>
                <w:szCs w:val="31"/>
              </w:rPr>
              <w:t>4</w:t>
            </w:r>
          </w:p>
        </w:tc>
      </w:tr>
      <w:tr w14:paraId="371296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183" w:type="dxa"/>
            <w:vAlign w:val="center"/>
          </w:tcPr>
          <w:p w14:paraId="32DCF483">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7"/>
                <w:sz w:val="31"/>
                <w:szCs w:val="31"/>
              </w:rPr>
              <w:t>北</w:t>
            </w:r>
            <w:r>
              <w:rPr>
                <w:rFonts w:ascii="仿宋" w:hAnsi="仿宋" w:eastAsia="仿宋" w:cs="仿宋"/>
                <w:spacing w:val="6"/>
                <w:sz w:val="31"/>
                <w:szCs w:val="31"/>
              </w:rPr>
              <w:t>上广深港</w:t>
            </w:r>
          </w:p>
        </w:tc>
        <w:tc>
          <w:tcPr>
            <w:tcW w:w="2384" w:type="dxa"/>
            <w:vAlign w:val="center"/>
          </w:tcPr>
          <w:p w14:paraId="3C954B44">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7"/>
                <w:sz w:val="31"/>
                <w:szCs w:val="31"/>
              </w:rPr>
              <w:t>3500元/月</w:t>
            </w:r>
          </w:p>
        </w:tc>
        <w:tc>
          <w:tcPr>
            <w:tcW w:w="2284" w:type="dxa"/>
            <w:vAlign w:val="center"/>
          </w:tcPr>
          <w:p w14:paraId="53F371FC">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7"/>
                <w:sz w:val="31"/>
                <w:szCs w:val="31"/>
              </w:rPr>
              <w:t>3200元/</w:t>
            </w:r>
            <w:r>
              <w:rPr>
                <w:rFonts w:ascii="仿宋" w:hAnsi="仿宋" w:eastAsia="仿宋" w:cs="仿宋"/>
                <w:spacing w:val="-6"/>
                <w:sz w:val="31"/>
                <w:szCs w:val="31"/>
              </w:rPr>
              <w:t>月</w:t>
            </w:r>
          </w:p>
        </w:tc>
        <w:tc>
          <w:tcPr>
            <w:tcW w:w="2288" w:type="dxa"/>
            <w:vAlign w:val="center"/>
          </w:tcPr>
          <w:p w14:paraId="38ABAEF6">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10"/>
                <w:sz w:val="31"/>
                <w:szCs w:val="31"/>
              </w:rPr>
              <w:t>2</w:t>
            </w:r>
            <w:r>
              <w:rPr>
                <w:rFonts w:ascii="仿宋" w:hAnsi="仿宋" w:eastAsia="仿宋" w:cs="仿宋"/>
                <w:spacing w:val="-5"/>
                <w:sz w:val="31"/>
                <w:szCs w:val="31"/>
              </w:rPr>
              <w:t>700元/月</w:t>
            </w:r>
          </w:p>
        </w:tc>
      </w:tr>
      <w:tr w14:paraId="65941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183" w:type="dxa"/>
            <w:vAlign w:val="center"/>
          </w:tcPr>
          <w:p w14:paraId="79652B80">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31"/>
                <w:szCs w:val="31"/>
              </w:rPr>
            </w:pPr>
            <w:r>
              <w:rPr>
                <w:rFonts w:ascii="仿宋" w:hAnsi="仿宋" w:eastAsia="仿宋" w:cs="仿宋"/>
                <w:spacing w:val="8"/>
                <w:sz w:val="31"/>
                <w:szCs w:val="31"/>
              </w:rPr>
              <w:t>其</w:t>
            </w:r>
            <w:r>
              <w:rPr>
                <w:rFonts w:ascii="仿宋" w:hAnsi="仿宋" w:eastAsia="仿宋" w:cs="仿宋"/>
                <w:spacing w:val="6"/>
                <w:sz w:val="31"/>
                <w:szCs w:val="31"/>
              </w:rPr>
              <w:t>他地区</w:t>
            </w:r>
          </w:p>
        </w:tc>
        <w:tc>
          <w:tcPr>
            <w:tcW w:w="2384" w:type="dxa"/>
            <w:vAlign w:val="center"/>
          </w:tcPr>
          <w:p w14:paraId="21BBD63E">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7"/>
                <w:sz w:val="31"/>
                <w:szCs w:val="31"/>
              </w:rPr>
              <w:t>3000元/月</w:t>
            </w:r>
          </w:p>
        </w:tc>
        <w:tc>
          <w:tcPr>
            <w:tcW w:w="2284" w:type="dxa"/>
            <w:vAlign w:val="center"/>
          </w:tcPr>
          <w:p w14:paraId="7DA7E2A4">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10"/>
                <w:sz w:val="31"/>
                <w:szCs w:val="31"/>
              </w:rPr>
              <w:t>2</w:t>
            </w:r>
            <w:r>
              <w:rPr>
                <w:rFonts w:ascii="仿宋" w:hAnsi="仿宋" w:eastAsia="仿宋" w:cs="仿宋"/>
                <w:spacing w:val="-5"/>
                <w:sz w:val="31"/>
                <w:szCs w:val="31"/>
              </w:rPr>
              <w:t>500元/月</w:t>
            </w:r>
          </w:p>
        </w:tc>
        <w:tc>
          <w:tcPr>
            <w:tcW w:w="2288" w:type="dxa"/>
            <w:vAlign w:val="center"/>
          </w:tcPr>
          <w:p w14:paraId="0B776AC7">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z w:val="31"/>
                <w:szCs w:val="31"/>
              </w:rPr>
            </w:pPr>
            <w:r>
              <w:rPr>
                <w:rFonts w:ascii="仿宋" w:hAnsi="仿宋" w:eastAsia="仿宋" w:cs="仿宋"/>
                <w:spacing w:val="-10"/>
                <w:sz w:val="31"/>
                <w:szCs w:val="31"/>
              </w:rPr>
              <w:t>2</w:t>
            </w:r>
            <w:r>
              <w:rPr>
                <w:rFonts w:ascii="仿宋" w:hAnsi="仿宋" w:eastAsia="仿宋" w:cs="仿宋"/>
                <w:spacing w:val="-5"/>
                <w:sz w:val="31"/>
                <w:szCs w:val="31"/>
              </w:rPr>
              <w:t>000元/月</w:t>
            </w:r>
          </w:p>
        </w:tc>
      </w:tr>
    </w:tbl>
    <w:p w14:paraId="6567A84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黑体" w:hAnsi="黑体" w:eastAsia="黑体" w:cs="黑体"/>
          <w:spacing w:val="11"/>
          <w:position w:val="0"/>
          <w:sz w:val="31"/>
          <w:szCs w:val="31"/>
          <w:lang w:val="en-US" w:eastAsia="zh-CN"/>
        </w:rPr>
        <w:t xml:space="preserve"> </w:t>
      </w:r>
      <w:del w:id="9" w:author="咨询组" w:date="2026-04-16T13:30:19Z">
        <w:r>
          <w:rPr>
            <w:rFonts w:hint="eastAsia" w:ascii="仿宋" w:hAnsi="仿宋" w:eastAsia="仿宋" w:cs="仿宋"/>
            <w:spacing w:val="11"/>
            <w:position w:val="0"/>
            <w:sz w:val="31"/>
            <w:szCs w:val="31"/>
            <w:lang w:eastAsia="zh-CN"/>
          </w:rPr>
          <w:delText>专业总监、</w:delText>
        </w:r>
      </w:del>
      <w:r>
        <w:rPr>
          <w:rFonts w:hint="eastAsia" w:ascii="仿宋" w:hAnsi="仿宋" w:eastAsia="仿宋" w:cs="仿宋"/>
          <w:spacing w:val="11"/>
          <w:position w:val="0"/>
          <w:sz w:val="31"/>
          <w:szCs w:val="31"/>
          <w:lang w:eastAsia="zh-CN"/>
        </w:rPr>
        <w:t>P7/</w:t>
      </w:r>
      <w:ins w:id="10" w:author="咨询组" w:date="2026-04-16T13:30:22Z">
        <w:r>
          <w:rPr>
            <w:rFonts w:hint="eastAsia" w:ascii="仿宋" w:hAnsi="仿宋" w:eastAsia="仿宋" w:cs="仿宋"/>
            <w:spacing w:val="11"/>
            <w:position w:val="0"/>
            <w:sz w:val="31"/>
            <w:szCs w:val="31"/>
            <w:lang w:val="en-US" w:eastAsia="zh-CN"/>
          </w:rPr>
          <w:t>P</w:t>
        </w:r>
      </w:ins>
      <w:r>
        <w:rPr>
          <w:rFonts w:hint="eastAsia" w:ascii="仿宋" w:hAnsi="仿宋" w:eastAsia="仿宋" w:cs="仿宋"/>
          <w:spacing w:val="11"/>
          <w:position w:val="0"/>
          <w:sz w:val="31"/>
          <w:szCs w:val="31"/>
          <w:lang w:eastAsia="zh-CN"/>
        </w:rPr>
        <w:t>8</w:t>
      </w:r>
      <w:ins w:id="11" w:author="咨询组" w:date="2026-04-16T13:30:24Z">
        <w:r>
          <w:rPr>
            <w:rFonts w:hint="eastAsia" w:ascii="仿宋" w:hAnsi="仿宋" w:eastAsia="仿宋" w:cs="仿宋"/>
            <w:spacing w:val="11"/>
            <w:position w:val="0"/>
            <w:sz w:val="31"/>
            <w:szCs w:val="31"/>
            <w:lang w:val="en-US" w:eastAsia="zh-CN"/>
          </w:rPr>
          <w:t>/P</w:t>
        </w:r>
      </w:ins>
      <w:ins w:id="12" w:author="咨询组" w:date="2026-04-16T13:30:26Z">
        <w:r>
          <w:rPr>
            <w:rFonts w:hint="eastAsia" w:ascii="仿宋" w:hAnsi="仿宋" w:eastAsia="仿宋" w:cs="仿宋"/>
            <w:spacing w:val="11"/>
            <w:position w:val="0"/>
            <w:sz w:val="31"/>
            <w:szCs w:val="31"/>
            <w:lang w:val="en-US" w:eastAsia="zh-CN"/>
          </w:rPr>
          <w:t>9</w:t>
        </w:r>
      </w:ins>
      <w:r>
        <w:rPr>
          <w:rFonts w:hint="eastAsia" w:ascii="仿宋" w:hAnsi="仿宋" w:eastAsia="仿宋" w:cs="仿宋"/>
          <w:spacing w:val="11"/>
          <w:position w:val="0"/>
          <w:sz w:val="31"/>
          <w:szCs w:val="31"/>
          <w:lang w:eastAsia="zh-CN"/>
        </w:rPr>
        <w:t>专业岗公务交通补贴参照</w:t>
      </w:r>
      <w:ins w:id="13" w:author="咨询组" w:date="2026-04-16T14:45:38Z">
        <w:r>
          <w:rPr>
            <w:rFonts w:hint="eastAsia" w:ascii="仿宋" w:hAnsi="仿宋" w:eastAsia="仿宋" w:cs="仿宋"/>
            <w:spacing w:val="2"/>
            <w:sz w:val="31"/>
            <w:szCs w:val="31"/>
            <w:highlight w:val="none"/>
            <w:lang w:eastAsia="zh-CN"/>
          </w:rPr>
          <w:t>相应的管理职级</w:t>
        </w:r>
      </w:ins>
      <w:del w:id="14" w:author="咨询组" w:date="2026-04-16T14:45:38Z">
        <w:r>
          <w:rPr>
            <w:rFonts w:hint="eastAsia" w:ascii="仿宋" w:hAnsi="仿宋" w:eastAsia="仿宋" w:cs="仿宋"/>
            <w:spacing w:val="11"/>
            <w:position w:val="0"/>
            <w:sz w:val="31"/>
            <w:szCs w:val="31"/>
            <w:lang w:eastAsia="zh-CN"/>
          </w:rPr>
          <w:delText>本办法同职级</w:delText>
        </w:r>
      </w:del>
      <w:del w:id="15" w:author="咨询组" w:date="2026-04-16T14:45:38Z">
        <w:r>
          <w:rPr>
            <w:rFonts w:hint="default" w:ascii="仿宋" w:hAnsi="仿宋" w:eastAsia="仿宋" w:cs="仿宋"/>
            <w:spacing w:val="11"/>
            <w:position w:val="0"/>
            <w:sz w:val="31"/>
            <w:szCs w:val="31"/>
            <w:lang w:val="en-US" w:eastAsia="zh-CN"/>
          </w:rPr>
          <w:delText>干部岗</w:delText>
        </w:r>
      </w:del>
      <w:r>
        <w:rPr>
          <w:rFonts w:hint="eastAsia" w:ascii="仿宋" w:hAnsi="仿宋" w:eastAsia="仿宋" w:cs="仿宋"/>
          <w:spacing w:val="11"/>
          <w:position w:val="0"/>
          <w:sz w:val="31"/>
          <w:szCs w:val="31"/>
          <w:lang w:eastAsia="zh-CN"/>
        </w:rPr>
        <w:t>标准执行。</w:t>
      </w:r>
    </w:p>
    <w:p w14:paraId="295D5A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香港地区公务交通补贴按港币执行。</w:t>
      </w:r>
    </w:p>
    <w:p w14:paraId="520986F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27EEE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p>
    <w:p w14:paraId="098E2697">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hint="eastAsia" w:ascii="宋体" w:hAnsi="宋体" w:eastAsia="宋体" w:cs="宋体"/>
          <w:spacing w:val="11"/>
          <w:sz w:val="31"/>
          <w:szCs w:val="31"/>
          <w:shd w:val="clear" w:color="auto" w:fill="auto"/>
          <w:lang w:eastAsia="zh-CN"/>
        </w:rPr>
        <w:t>第二</w:t>
      </w:r>
      <w:r>
        <w:rPr>
          <w:rFonts w:ascii="宋体" w:hAnsi="宋体" w:eastAsia="宋体" w:cs="宋体"/>
          <w:spacing w:val="11"/>
          <w:sz w:val="31"/>
          <w:szCs w:val="31"/>
          <w:shd w:val="clear" w:color="auto" w:fill="auto"/>
        </w:rPr>
        <w:t>节办公用房管理</w:t>
      </w:r>
    </w:p>
    <w:p w14:paraId="7E03A2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干部办公用房应当按照适用、庄重、合理、节约的原则配置。</w:t>
      </w:r>
    </w:p>
    <w:p w14:paraId="0CA26A9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77A8A8D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华润啤酒董事会主席、总裁办公用房使用面积标准不超过45平方米（含办公区域、休息室、卫生间、接待室</w:t>
      </w:r>
      <w:del w:id="16" w:author="咨询组" w:date="2025-10-24T09:56:00Z">
        <w:r>
          <w:rPr>
            <w:rFonts w:hint="eastAsia" w:ascii="仿宋" w:hAnsi="仿宋" w:eastAsia="仿宋" w:cs="仿宋"/>
            <w:spacing w:val="11"/>
            <w:position w:val="0"/>
            <w:sz w:val="31"/>
            <w:szCs w:val="31"/>
            <w:lang w:eastAsia="zh-CN"/>
          </w:rPr>
          <w:delText>，下同</w:delText>
        </w:r>
      </w:del>
      <w:r>
        <w:rPr>
          <w:rFonts w:hint="eastAsia" w:ascii="仿宋" w:hAnsi="仿宋" w:eastAsia="仿宋" w:cs="仿宋"/>
          <w:spacing w:val="11"/>
          <w:position w:val="0"/>
          <w:sz w:val="31"/>
          <w:szCs w:val="31"/>
          <w:lang w:eastAsia="zh-CN"/>
        </w:rPr>
        <w:t>）；华润啤酒管理班子其他成员、销售事业部/酒业控股公司总经理办公用房使用面积标准不超过40平方米</w:t>
      </w:r>
      <w:ins w:id="17" w:author="咨询组" w:date="2025-10-24T09:56:10Z">
        <w:r>
          <w:rPr>
            <w:rFonts w:hint="eastAsia" w:ascii="仿宋" w:hAnsi="仿宋" w:eastAsia="仿宋" w:cs="仿宋"/>
            <w:spacing w:val="11"/>
            <w:position w:val="0"/>
            <w:sz w:val="31"/>
            <w:szCs w:val="31"/>
            <w:lang w:eastAsia="zh-CN"/>
          </w:rPr>
          <w:t>（含办公区域、休息室、卫生间、接待室）</w:t>
        </w:r>
      </w:ins>
      <w:r>
        <w:rPr>
          <w:rFonts w:hint="eastAsia" w:ascii="仿宋" w:hAnsi="仿宋" w:eastAsia="仿宋" w:cs="仿宋"/>
          <w:spacing w:val="11"/>
          <w:position w:val="0"/>
          <w:sz w:val="31"/>
          <w:szCs w:val="31"/>
          <w:lang w:eastAsia="zh-CN"/>
        </w:rPr>
        <w:t>；其他干部办公用房使用面积标准不超过35平方米</w:t>
      </w:r>
      <w:ins w:id="18" w:author="咨询组" w:date="2025-10-24T09:56:13Z">
        <w:r>
          <w:rPr>
            <w:rFonts w:hint="eastAsia" w:ascii="仿宋" w:hAnsi="仿宋" w:eastAsia="仿宋" w:cs="仿宋"/>
            <w:spacing w:val="11"/>
            <w:position w:val="0"/>
            <w:sz w:val="31"/>
            <w:szCs w:val="31"/>
            <w:lang w:eastAsia="zh-CN"/>
          </w:rPr>
          <w:t>（含办公区域、休息室、卫生间、接待室）</w:t>
        </w:r>
      </w:ins>
      <w:r>
        <w:rPr>
          <w:rFonts w:hint="eastAsia" w:ascii="仿宋" w:hAnsi="仿宋" w:eastAsia="仿宋" w:cs="仿宋"/>
          <w:spacing w:val="11"/>
          <w:position w:val="0"/>
          <w:sz w:val="31"/>
          <w:szCs w:val="31"/>
          <w:lang w:eastAsia="zh-CN"/>
        </w:rPr>
        <w:t>。</w:t>
      </w:r>
    </w:p>
    <w:p w14:paraId="66EBD8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9DCC6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不得超标准为干部配置办公用房，现有的办公用房超过规定面积标准的，可采取调换或者合用的方式解决；必须采取工程改造方式的，可结合实际情况，待条件具备时妥善处理，不应造成新的浪费。超标问题具体解决方式，华润啤酒董事会主席、总裁报集团办公室审批；其他干部报华润啤酒董事会主席审批。</w:t>
      </w:r>
    </w:p>
    <w:p w14:paraId="04D93F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F58C1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建设（含新建、改建、扩建、购置）办公用房应按照《华润啤酒资本性支出项目管理规定》《华润啤酒投资管理制度》等规定履行对应审批要求。</w:t>
      </w:r>
    </w:p>
    <w:p w14:paraId="298D5B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FA4F78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干部原则上一人只配置一套办公用房，设在主要或经常办公的地点；需要异地办公的，原则上不单独设立专用办公室。</w:t>
      </w:r>
    </w:p>
    <w:p w14:paraId="703E28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确需另行安排独立办公用房的，须经审批后，由干部兼职单位提供小于20平方米的办公用房。其中，华润啤酒董事会主席、总裁报集团办公室审批；华润集团其他直管干部、华润啤酒直管干部报华润啤酒董事会主席；销售事业部/华润酒业控股直管</w:t>
      </w:r>
      <w:r>
        <w:rPr>
          <w:rFonts w:hint="eastAsia" w:ascii="仿宋" w:hAnsi="仿宋" w:eastAsia="仿宋" w:cs="仿宋"/>
          <w:spacing w:val="11"/>
          <w:position w:val="0"/>
          <w:sz w:val="31"/>
          <w:szCs w:val="31"/>
          <w:lang w:val="en-US" w:eastAsia="zh-CN"/>
        </w:rPr>
        <w:t>干</w:t>
      </w:r>
      <w:r>
        <w:rPr>
          <w:rFonts w:hint="eastAsia" w:ascii="仿宋" w:hAnsi="仿宋" w:eastAsia="仿宋" w:cs="仿宋"/>
          <w:spacing w:val="11"/>
          <w:position w:val="0"/>
          <w:sz w:val="31"/>
          <w:szCs w:val="31"/>
          <w:lang w:eastAsia="zh-CN"/>
        </w:rPr>
        <w:t>部报销售事业部/控股项目公司总经理审批，生产中心直管干部报生产中心总经理审批。</w:t>
      </w:r>
    </w:p>
    <w:p w14:paraId="09B8AF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D0A4BE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严禁豪华装修办公用房。办公用房因使用时间较长、设施设备老化、功能不全，不能满足办公需求的，可以进行维修改造；维修改造工作应当以消除安全隐患、恢复和完善使用功能、降低能源消耗为重点，不得超过维修改造标准。</w:t>
      </w:r>
    </w:p>
    <w:p w14:paraId="3CF757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办公家具的配置应遵循统一规范、节约成本、提升效率的原则，按照《关于华润雪花统一办公家具配置的通知》（华啤办〔2018〕24号）要求进行采购配置，不得在办公家具的配置数量、型号、价格方面超标配置。</w:t>
      </w:r>
    </w:p>
    <w:p w14:paraId="12FB110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4F91C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不得长期（超过6个月）租用宾馆、酒店房间作为办公用房。</w:t>
      </w:r>
    </w:p>
    <w:p w14:paraId="4D8B957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27F389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第十九条</w:t>
      </w:r>
      <w:r>
        <w:rPr>
          <w:rFonts w:hint="eastAsia" w:ascii="黑体" w:hAnsi="黑体" w:eastAsia="黑体" w:cs="黑体"/>
          <w:spacing w:val="11"/>
          <w:position w:val="0"/>
          <w:sz w:val="31"/>
          <w:szCs w:val="31"/>
          <w:lang w:val="en-US" w:eastAsia="zh-CN"/>
        </w:rPr>
        <w:t xml:space="preserve"> </w:t>
      </w:r>
      <w:del w:id="19" w:author="咨询组" w:date="2026-04-16T13:30:05Z">
        <w:r>
          <w:rPr>
            <w:rFonts w:hint="eastAsia" w:ascii="仿宋" w:hAnsi="仿宋" w:eastAsia="仿宋" w:cs="仿宋"/>
            <w:spacing w:val="11"/>
            <w:position w:val="0"/>
            <w:sz w:val="31"/>
            <w:szCs w:val="31"/>
            <w:lang w:eastAsia="zh-CN"/>
          </w:rPr>
          <w:delText>专业总监、</w:delText>
        </w:r>
      </w:del>
      <w:r>
        <w:rPr>
          <w:rFonts w:hint="eastAsia" w:ascii="仿宋" w:hAnsi="仿宋" w:eastAsia="仿宋" w:cs="仿宋"/>
          <w:spacing w:val="11"/>
          <w:position w:val="0"/>
          <w:sz w:val="31"/>
          <w:szCs w:val="31"/>
          <w:lang w:eastAsia="zh-CN"/>
        </w:rPr>
        <w:t>P7/</w:t>
      </w:r>
      <w:ins w:id="20" w:author="咨询组" w:date="2026-04-16T13:30:09Z">
        <w:r>
          <w:rPr>
            <w:rFonts w:hint="eastAsia" w:ascii="仿宋" w:hAnsi="仿宋" w:eastAsia="仿宋" w:cs="仿宋"/>
            <w:spacing w:val="11"/>
            <w:position w:val="0"/>
            <w:sz w:val="31"/>
            <w:szCs w:val="31"/>
            <w:lang w:val="en-US" w:eastAsia="zh-CN"/>
          </w:rPr>
          <w:t>P</w:t>
        </w:r>
      </w:ins>
      <w:r>
        <w:rPr>
          <w:rFonts w:hint="eastAsia" w:ascii="仿宋" w:hAnsi="仿宋" w:eastAsia="仿宋" w:cs="仿宋"/>
          <w:spacing w:val="11"/>
          <w:position w:val="0"/>
          <w:sz w:val="31"/>
          <w:szCs w:val="31"/>
          <w:lang w:eastAsia="zh-CN"/>
        </w:rPr>
        <w:t>8</w:t>
      </w:r>
      <w:ins w:id="21" w:author="咨询组" w:date="2026-04-16T13:30:11Z">
        <w:r>
          <w:rPr>
            <w:rFonts w:hint="eastAsia" w:ascii="仿宋" w:hAnsi="仿宋" w:eastAsia="仿宋" w:cs="仿宋"/>
            <w:spacing w:val="11"/>
            <w:position w:val="0"/>
            <w:sz w:val="31"/>
            <w:szCs w:val="31"/>
            <w:lang w:val="en-US" w:eastAsia="zh-CN"/>
          </w:rPr>
          <w:t>/</w:t>
        </w:r>
      </w:ins>
      <w:ins w:id="22" w:author="咨询组" w:date="2026-04-16T13:30:12Z">
        <w:r>
          <w:rPr>
            <w:rFonts w:hint="eastAsia" w:ascii="仿宋" w:hAnsi="仿宋" w:eastAsia="仿宋" w:cs="仿宋"/>
            <w:spacing w:val="11"/>
            <w:position w:val="0"/>
            <w:sz w:val="31"/>
            <w:szCs w:val="31"/>
            <w:lang w:val="en-US" w:eastAsia="zh-CN"/>
          </w:rPr>
          <w:t>P9</w:t>
        </w:r>
      </w:ins>
      <w:r>
        <w:rPr>
          <w:rFonts w:hint="eastAsia" w:ascii="仿宋" w:hAnsi="仿宋" w:eastAsia="仿宋" w:cs="仿宋"/>
          <w:spacing w:val="11"/>
          <w:position w:val="0"/>
          <w:sz w:val="31"/>
          <w:szCs w:val="31"/>
          <w:lang w:eastAsia="zh-CN"/>
        </w:rPr>
        <w:t>专业岗办公用房参照</w:t>
      </w:r>
      <w:ins w:id="23" w:author="咨询组" w:date="2026-04-16T14:46:04Z">
        <w:r>
          <w:rPr>
            <w:rFonts w:hint="eastAsia" w:ascii="仿宋" w:hAnsi="仿宋" w:eastAsia="仿宋" w:cs="仿宋"/>
            <w:spacing w:val="2"/>
            <w:sz w:val="31"/>
            <w:szCs w:val="31"/>
            <w:highlight w:val="none"/>
            <w:lang w:eastAsia="zh-CN"/>
          </w:rPr>
          <w:t>相应的管理职级</w:t>
        </w:r>
      </w:ins>
      <w:del w:id="24" w:author="咨询组" w:date="2026-04-16T14:46:04Z">
        <w:r>
          <w:rPr>
            <w:rFonts w:hint="eastAsia" w:ascii="仿宋" w:hAnsi="仿宋" w:eastAsia="仿宋" w:cs="仿宋"/>
            <w:spacing w:val="11"/>
            <w:position w:val="0"/>
            <w:sz w:val="31"/>
            <w:szCs w:val="31"/>
            <w:lang w:eastAsia="zh-CN"/>
          </w:rPr>
          <w:delText>本办法同职级干部岗</w:delText>
        </w:r>
      </w:del>
      <w:r>
        <w:rPr>
          <w:rFonts w:hint="eastAsia" w:ascii="仿宋" w:hAnsi="仿宋" w:eastAsia="仿宋" w:cs="仿宋"/>
          <w:spacing w:val="11"/>
          <w:position w:val="0"/>
          <w:sz w:val="31"/>
          <w:szCs w:val="31"/>
          <w:lang w:eastAsia="zh-CN"/>
        </w:rPr>
        <w:t>标准执行。</w:t>
      </w:r>
    </w:p>
    <w:p w14:paraId="2DDAE1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12331F1">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第三节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培训管理</w:t>
      </w:r>
    </w:p>
    <w:p w14:paraId="14FD18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培训管理是指对干部为企业生产经营和提高经营管理水平所发生的培训活动及费用的管理。</w:t>
      </w:r>
    </w:p>
    <w:p w14:paraId="00665E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78664D3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根据工作需要和个人岗位职责，可以安排干部参加中组部、国资委和有关部门调训及学习交流项目，华润集团、华润啤酒组织的有关培训和课程，以及与岗位相关的专业课程进修或专业资格证书培训等，分类制订培训计划，加强培训费用管理。</w:t>
      </w:r>
    </w:p>
    <w:p w14:paraId="508279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B3421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集团直管干部个人参加其他面向社会举办的教育培训项目，包括各种非学历教育、学历教育和在职学位教育等教育培训，需向华润集团人力资源部报告，并说明培训项目的举办机构、项目名称、学习期限和费用等，未经批准不得擅自参加。</w:t>
      </w:r>
    </w:p>
    <w:p w14:paraId="568057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6CC8B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干部参加出国培训，应当严格执行国家有关出国（境）培训管理规定，不得安排无实质需要的国外培训。</w:t>
      </w:r>
    </w:p>
    <w:p w14:paraId="4239C9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C2618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根据组织选派，干部参加中组部、国资委、有关部门组织的调训以及华润集团、华润啤酒组织的培训相关费用，由华润集团、华润啤酒或所在单位承担。</w:t>
      </w:r>
    </w:p>
    <w:p w14:paraId="2A8BA7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A3C66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参加各种学历教育、为取得学位而参加的在职教育，以及个人自行参加的其他培训，费用一律由个人承担，不得由单位经费报销，不得接受企业利益相关方机构或个人的资助或变相资助。不得向所出资企业或经销商、供应商等利益相关方转嫁培训费用。</w:t>
      </w:r>
    </w:p>
    <w:p w14:paraId="7CAD67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2F4709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鼓励干部加强学习，提高技能。对经批准参加的职称考试、职业资格考试，获得专业证书或通过部分科目考试者，当年相关考务费、教材费、辅导班费经依照人力资源相关规定履行内部审批程序后，可由华润啤酒或所在单位报销，其中辅导班费最高报销额度为每年2000</w:t>
      </w:r>
      <w:bookmarkStart w:id="2" w:name="_bookmark3"/>
      <w:bookmarkEnd w:id="2"/>
      <w:r>
        <w:rPr>
          <w:rFonts w:hint="eastAsia" w:ascii="仿宋" w:hAnsi="仿宋" w:eastAsia="仿宋" w:cs="仿宋"/>
          <w:spacing w:val="11"/>
          <w:position w:val="0"/>
          <w:sz w:val="31"/>
          <w:szCs w:val="31"/>
          <w:lang w:eastAsia="zh-CN"/>
        </w:rPr>
        <w:t>元。</w:t>
      </w:r>
    </w:p>
    <w:p w14:paraId="568B938B">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11"/>
          <w:sz w:val="31"/>
          <w:szCs w:val="31"/>
        </w:rPr>
      </w:pPr>
      <w:r>
        <w:rPr>
          <w:rFonts w:hint="eastAsia" w:ascii="黑体" w:hAnsi="黑体" w:eastAsia="黑体" w:cs="黑体"/>
          <w:snapToGrid w:val="0"/>
          <w:color w:val="000000"/>
          <w:spacing w:val="11"/>
          <w:kern w:val="0"/>
          <w:sz w:val="31"/>
          <w:szCs w:val="31"/>
        </w:rPr>
        <w:t>第三章</w:t>
      </w:r>
      <w:r>
        <w:rPr>
          <w:rFonts w:ascii="黑体" w:hAnsi="黑体" w:eastAsia="黑体" w:cs="黑体"/>
          <w:spacing w:val="11"/>
          <w:sz w:val="31"/>
          <w:szCs w:val="31"/>
        </w:rPr>
        <w:t>业务支出</w:t>
      </w:r>
    </w:p>
    <w:p w14:paraId="385334DF">
      <w:pPr>
        <w:keepNext w:val="0"/>
        <w:keepLines w:val="0"/>
        <w:pageBreakBefore w:val="0"/>
        <w:widowControl/>
        <w:numPr>
          <w:numId w:val="0"/>
        </w:numPr>
        <w:kinsoku w:val="0"/>
        <w:wordWrap/>
        <w:overflowPunct/>
        <w:topLinePunct w:val="0"/>
        <w:autoSpaceDE w:val="0"/>
        <w:autoSpaceDN w:val="0"/>
        <w:bidi w:val="0"/>
        <w:adjustRightInd w:val="0"/>
        <w:snapToGrid w:val="0"/>
        <w:spacing w:after="0" w:line="334" w:lineRule="auto"/>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7F06E5E2">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第一节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业务招待管理</w:t>
      </w:r>
    </w:p>
    <w:p w14:paraId="45B3E1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业务招待是指干部为企业生产经营业务的需要，招待客户、合资合作方、经贸联络考察团组以及华润集团外部人员发生的招待支出，可分为商务、外事以及其他公务招待活动等。业务招待的类型主要包括宴请、接待、赠送纪念品等。</w:t>
      </w:r>
    </w:p>
    <w:p w14:paraId="516960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商务招待是指在商业谈判或商业合作中接待客户、合资合作方的活动。商务招待对象不包括党政军机关工作人员、国有企业集团总部工作人员。</w:t>
      </w:r>
    </w:p>
    <w:p w14:paraId="5256B3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外事招待是指因公接待外宾或其他外籍关系人员的活动。</w:t>
      </w:r>
    </w:p>
    <w:p w14:paraId="3FBAF3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其他公务接待是指接待其他因公来访人员（含因公来访的党政军机关工作人员、中央企业和地方国有企业工作人员）的活动。</w:t>
      </w:r>
    </w:p>
    <w:p w14:paraId="7CED7C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D86B0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业务招待活动需遵循节约、得体、体现华润特色的原则，根据区域经济和企业实际情况严格标准，注重实用性、商务惯例和地方、宗教习俗。</w:t>
      </w:r>
    </w:p>
    <w:p w14:paraId="02CD27D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（一）在香港宴请标准（含酒水、饮料，下同）每次人均不得超过700元（折合人民币，下同），赠送纪念品标准每次人均不得超过700元。</w:t>
      </w:r>
    </w:p>
    <w:p w14:paraId="036917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中，重要的涉外接待活动或重大项目投资、推进洽淡活动，宴请和赠送纪念品按每次人均不超过700元的标准；与重要合作伙伴的商务会谈、会商等活动，宴请和赠送纪念品按每次人均不超过600元的标准；外部交流、学术座谈及一般性接待活动，宴请和赠送纪念品按每次人均不超过500元的标准。其他公务接待活动每次人均不超过400元，不赠送纪念品。</w:t>
      </w:r>
    </w:p>
    <w:p w14:paraId="0F5423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（二）内地宴请标准（含酒水、饮料，下同）每次人均不得超过500元，赠送纪念品标准每次人均不得超过500元。</w:t>
      </w:r>
    </w:p>
    <w:p w14:paraId="58039F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中，重要的涉外接待活动、重大项目投资、推进洽谈活动等，宴请和赠送纪念品按每次人均不超过500元的标准；与重要合作伙伴的商务会谈、会商等活动，宴请和赠送纪念品按每次人均不超过400元的标准；外部交流、学术座谈及一般性接待活动，宴请和赠送纪念品按每次人均不超过300元的标准。其他公务接待活动每次人均不超过200元，不赠送纪念品。</w:t>
      </w:r>
    </w:p>
    <w:p w14:paraId="331C82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06B3B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以公司名义举行业务招待活动，应经公司负责人批准，由各单位行政管理部门统筹，会同财务部等相关部门制定计划并组织实施。</w:t>
      </w:r>
    </w:p>
    <w:p w14:paraId="5E55F9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67BE2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业务招待活动应在上述业务招待限额内首选本单位食堂、华润集团下属酒店或者协议酒店，食堂餐标准可由各单位在内部业务标准范围内根据实际确定。不得安排接待对象到私人会所、高档的娱乐、休闲、健身、保健等经营场所活动；不得参加所出资企业或者关联企业安排到上述场所的业务招待。不得用公款购买、消费或提供茅台、五粮液等高档酒水（白酒每500毫升、红酒每750毫升售价不得超过500人民币），也不得用公款购买、消费或提供香烟。不得提供鱼翅、燕窝等高档菜肴。</w:t>
      </w:r>
    </w:p>
    <w:p w14:paraId="36387B0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A91F4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接待对象的住宿费一般应由对方自付。受邀请客人或重要来访客人的住宿费需经所在单位负责人审批后方可由我方承担，并按公司相应标准报销。不得报销游览门票、娱乐等与公务无关的费用。</w:t>
      </w:r>
    </w:p>
    <w:p w14:paraId="25BCCD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4BCAF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严格限制接待活动参加人数，非相关人员不得参加接待活动。</w:t>
      </w:r>
    </w:p>
    <w:p w14:paraId="37FEF2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商务和外事招待时，招待对象5人（含）以内的，陪餐人数可对等；招待对象超过5人的，超过部分陪餐人数原则上不超过招待对象的二分之一。</w:t>
      </w:r>
    </w:p>
    <w:p w14:paraId="2744958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其他公务接待活动，接待10人以内的，陪餐人数不得超过3人；接待10人以上的，陪餐人数不得超过接待人数的1/3。</w:t>
      </w:r>
    </w:p>
    <w:p w14:paraId="2D874F3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AEAF24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赠送纪念品应当符合有关法律法规要求，以宣传企业形象、展示企业文化为主要内容，以企业纪念品为主，严禁赠送现金和购物卡、消费卡、商业预付卡等各种有价证券、支付凭证以及贵重物品等。</w:t>
      </w:r>
    </w:p>
    <w:p w14:paraId="5D92C8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3EAF9D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备用纪念品的日常管理归各单位行政管理部门负责，统一采购按现行管理制度执行。如需赠送备用纪念品以外的纪念品，需报公司负责人或行政管理部门主管领导审批。</w:t>
      </w:r>
    </w:p>
    <w:p w14:paraId="266B50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6C0CF1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报销内容应与招待活动内容一致，有效票据附上清单，列明招待对象、招待内容、出席人数、招待费用等。不得将业务招待费用以会议、培训、调研等费用的名义虚列、隐匿。不提供招待清单的业务招待费用不予报销。</w:t>
      </w:r>
    </w:p>
    <w:p w14:paraId="6EB3E1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1503D42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不得向所出资企业或经销商、供应商等合作伙伴转嫁业务招待费用，不得报销因私招待费用、个人消费费用。</w:t>
      </w:r>
    </w:p>
    <w:p w14:paraId="58D59DA3">
      <w:pPr>
        <w:keepNext w:val="0"/>
        <w:keepLines w:val="0"/>
        <w:pageBreakBefore w:val="0"/>
        <w:widowControl/>
        <w:kinsoku w:val="0"/>
        <w:wordWrap/>
        <w:overflowPunct/>
        <w:topLinePunct w:val="0"/>
        <w:autoSpaceDE w:val="0"/>
        <w:autoSpaceDN w:val="0"/>
        <w:bidi w:val="0"/>
        <w:adjustRightInd w:val="0"/>
        <w:snapToGrid w:val="0"/>
        <w:spacing w:line="334" w:lineRule="auto"/>
        <w:ind w:left="0"/>
        <w:jc w:val="left"/>
        <w:textAlignment w:val="baseline"/>
        <w:rPr>
          <w:rFonts w:hint="default" w:ascii="宋体" w:hAnsi="宋体" w:eastAsia="宋体" w:cs="宋体"/>
          <w:spacing w:val="11"/>
          <w:sz w:val="31"/>
          <w:szCs w:val="31"/>
          <w:shd w:val="clear" w:color="auto" w:fill="auto"/>
          <w:lang w:val="en-US" w:eastAsia="zh-CN"/>
        </w:rPr>
      </w:pPr>
      <w:r>
        <w:rPr>
          <w:rFonts w:hint="eastAsia" w:ascii="宋体" w:hAnsi="宋体" w:eastAsia="宋体" w:cs="宋体"/>
          <w:spacing w:val="11"/>
          <w:sz w:val="31"/>
          <w:szCs w:val="31"/>
          <w:shd w:val="clear" w:color="auto" w:fill="auto"/>
          <w:lang w:val="en-US" w:eastAsia="zh-CN"/>
        </w:rPr>
        <w:t>///</w:t>
      </w:r>
    </w:p>
    <w:p w14:paraId="66C30C86">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第二节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差旅管理</w:t>
      </w:r>
    </w:p>
    <w:p w14:paraId="1759E5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差旅管理是指对干部为企业生产经营所发生的国内、国（境）外差旅活动和费用的管理，严禁安排无明确公务目的的差旅活动。</w:t>
      </w:r>
    </w:p>
    <w:p w14:paraId="4F2A296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14A87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差旅管理以勤俭节约为原则，结合实际情况，合理安排出差活动，差旅期间乘坐交通工具标准规定如下：</w:t>
      </w:r>
    </w:p>
    <w:p w14:paraId="07B82F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董事会主席/总裁：出国（境）差旅可乘坐飞机公务舱，国内差旅可乘坐飞机公务舱、火车软席（软座、软卧、动卧）、高铁/动车一等座、全列软座列车一等软座、轮船二等舱，其他交通工具按照有效原始票证据实报销。</w:t>
      </w:r>
    </w:p>
    <w:p w14:paraId="3B87CCF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集团其他直管干部/M6：出国（境）差旅可乘坐飞机公务舱，国内差旅可乘坐飞机经济舱、火车软席（软座、软卧、动卧）、高铁/动车一等座、全列软座列车一等软座、轮船二等舱，其他交通工具按照有效原始票证据实报销。</w:t>
      </w:r>
    </w:p>
    <w:p w14:paraId="2F6B6C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M5/M4：出国（境）差旅可乘坐飞机经济舱，国内差旅可乘坐飞机经济舱、火车软席（软座、软卧、动卧）、高铁/动车一等座、全列软座列车一等软座、轮船二等舱，其他交通工具按照有效原始票证据实报销。</w:t>
      </w:r>
    </w:p>
    <w:p w14:paraId="5EF821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（四）非特殊情况，干部不得乘坐民航包机或私人、企业和外国航空公司包机，不得租用商务机。</w:t>
      </w:r>
    </w:p>
    <w:p w14:paraId="55CAED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干部乘飞机，原则上不使用机场贵宾通道。华润啤酒及下属单位在本地机场接送集团干部时，原则上亦不使用机场贵宾通道。如干部因公出行有需要使用机场贵宾通道的特殊情况（如携带重要资料，陪同重要领导乘机等），需以书面形式提前报集团办公室备案。各单位在报销使用机场贵宾通道的费用时，需附上已向集团办公室备案的记录。</w:t>
      </w:r>
    </w:p>
    <w:p w14:paraId="3DA832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16A8CDE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差旅活动住宿标准</w:t>
      </w:r>
    </w:p>
    <w:p w14:paraId="43185A6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国内差旅活动中，住宿以安全、卫生、经济、便捷为原则，不得超标准住宿，住宿房间一律为单间或标准间。</w:t>
      </w:r>
    </w:p>
    <w:p w14:paraId="0DA30A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（一）除所参加活动主办方统一安排住宿外，干部国内差旅最高住宿标准如下，差旅住宿报销城市分类标准按照《费用报销管理办法》执行。</w:t>
      </w:r>
    </w:p>
    <w:p w14:paraId="6AA9A225">
      <w:pPr>
        <w:spacing w:line="121" w:lineRule="auto"/>
        <w:rPr>
          <w:rFonts w:ascii="Arial"/>
          <w:sz w:val="2"/>
        </w:rPr>
      </w:pPr>
    </w:p>
    <w:tbl>
      <w:tblPr>
        <w:tblStyle w:val="5"/>
        <w:tblW w:w="5005" w:type="pct"/>
        <w:tblInd w:w="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3"/>
        <w:gridCol w:w="2415"/>
        <w:gridCol w:w="2415"/>
        <w:gridCol w:w="2420"/>
      </w:tblGrid>
      <w:tr w14:paraId="0674CE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2" w:hRule="atLeast"/>
        </w:trPr>
        <w:tc>
          <w:tcPr>
            <w:tcW w:w="1892" w:type="dxa"/>
            <w:vAlign w:val="center"/>
          </w:tcPr>
          <w:p w14:paraId="59DA055A">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城市分类</w:t>
            </w:r>
          </w:p>
        </w:tc>
        <w:tc>
          <w:tcPr>
            <w:tcW w:w="2414" w:type="dxa"/>
            <w:tcBorders>
              <w:bottom w:val="single" w:color="auto" w:sz="4" w:space="0"/>
            </w:tcBorders>
            <w:vAlign w:val="center"/>
          </w:tcPr>
          <w:p w14:paraId="70103441">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集团直管干部</w:t>
            </w:r>
          </w:p>
        </w:tc>
        <w:tc>
          <w:tcPr>
            <w:tcW w:w="2414" w:type="dxa"/>
            <w:vAlign w:val="center"/>
          </w:tcPr>
          <w:p w14:paraId="198B15DF">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M6/M5级干部</w:t>
            </w:r>
          </w:p>
        </w:tc>
        <w:tc>
          <w:tcPr>
            <w:tcW w:w="2419" w:type="dxa"/>
            <w:vAlign w:val="center"/>
          </w:tcPr>
          <w:p w14:paraId="67C2176E">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ins w:id="25" w:author="咨询组" w:date="2026-04-16T14:26:17Z">
              <w:r>
                <w:rPr>
                  <w:rFonts w:hint="eastAsia" w:ascii="仿宋" w:hAnsi="仿宋" w:eastAsia="仿宋" w:cs="仿宋"/>
                  <w:spacing w:val="11"/>
                  <w:sz w:val="31"/>
                  <w:szCs w:val="31"/>
                  <w:lang w:val="en-US" w:eastAsia="zh-CN"/>
                </w:rPr>
                <w:t>M</w:t>
              </w:r>
            </w:ins>
            <w:ins w:id="26" w:author="咨询组" w:date="2026-04-16T14:26:18Z">
              <w:r>
                <w:rPr>
                  <w:rFonts w:hint="eastAsia" w:ascii="仿宋" w:hAnsi="仿宋" w:eastAsia="仿宋" w:cs="仿宋"/>
                  <w:spacing w:val="11"/>
                  <w:sz w:val="31"/>
                  <w:szCs w:val="31"/>
                  <w:lang w:val="en-US" w:eastAsia="zh-CN"/>
                </w:rPr>
                <w:t>3</w:t>
              </w:r>
            </w:ins>
            <w:ins w:id="27" w:author="咨询组" w:date="2026-04-16T14:26:20Z">
              <w:r>
                <w:rPr>
                  <w:rFonts w:hint="eastAsia" w:ascii="仿宋" w:hAnsi="仿宋" w:eastAsia="仿宋" w:cs="仿宋"/>
                  <w:spacing w:val="11"/>
                  <w:sz w:val="31"/>
                  <w:szCs w:val="31"/>
                  <w:lang w:val="en-US" w:eastAsia="zh-CN"/>
                </w:rPr>
                <w:t>/</w:t>
              </w:r>
            </w:ins>
            <w:r>
              <w:rPr>
                <w:rFonts w:ascii="仿宋" w:hAnsi="仿宋" w:eastAsia="仿宋" w:cs="仿宋"/>
                <w:spacing w:val="11"/>
                <w:sz w:val="31"/>
                <w:szCs w:val="31"/>
              </w:rPr>
              <w:t>M4</w:t>
            </w:r>
            <w:del w:id="28" w:author="咨询组" w:date="2026-04-16T14:38:55Z">
              <w:r>
                <w:rPr>
                  <w:rFonts w:ascii="仿宋" w:hAnsi="仿宋" w:eastAsia="仿宋" w:cs="仿宋"/>
                  <w:spacing w:val="11"/>
                  <w:sz w:val="31"/>
                  <w:szCs w:val="31"/>
                </w:rPr>
                <w:delText>级干部</w:delText>
              </w:r>
            </w:del>
          </w:p>
        </w:tc>
      </w:tr>
      <w:tr w14:paraId="5DE79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1892" w:type="dxa"/>
            <w:tcBorders>
              <w:right w:val="single" w:color="auto" w:sz="4" w:space="0"/>
            </w:tcBorders>
            <w:vAlign w:val="center"/>
          </w:tcPr>
          <w:p w14:paraId="21DE2587">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一类城市</w:t>
            </w:r>
          </w:p>
        </w:tc>
        <w:tc>
          <w:tcPr>
            <w:tcW w:w="2414" w:type="dxa"/>
            <w:tcBorders>
              <w:top w:val="single" w:color="auto" w:sz="4" w:space="0"/>
              <w:left w:val="single" w:color="auto" w:sz="4" w:space="0"/>
              <w:bottom w:val="single" w:color="auto" w:sz="4" w:space="0"/>
              <w:right w:val="single" w:color="auto" w:sz="4" w:space="0"/>
            </w:tcBorders>
            <w:vAlign w:val="center"/>
          </w:tcPr>
          <w:p w14:paraId="77398A14">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ins w:id="29" w:author="咨询组" w:date="2025-10-24T11:07:05Z">
              <w:r>
                <w:rPr>
                  <w:rFonts w:ascii="仿宋" w:hAnsi="仿宋" w:eastAsia="仿宋" w:cs="仿宋"/>
                  <w:spacing w:val="11"/>
                  <w:sz w:val="31"/>
                  <w:szCs w:val="31"/>
                </w:rPr>
                <w:t>1000元/天</w:t>
              </w:r>
            </w:ins>
          </w:p>
        </w:tc>
        <w:tc>
          <w:tcPr>
            <w:tcW w:w="2414" w:type="dxa"/>
            <w:tcBorders>
              <w:left w:val="single" w:color="auto" w:sz="4" w:space="0"/>
            </w:tcBorders>
            <w:vAlign w:val="center"/>
          </w:tcPr>
          <w:p w14:paraId="1046DFDC">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1000元/天</w:t>
            </w:r>
          </w:p>
        </w:tc>
        <w:tc>
          <w:tcPr>
            <w:tcW w:w="2419" w:type="dxa"/>
            <w:vAlign w:val="center"/>
          </w:tcPr>
          <w:p w14:paraId="688C838D">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800元/天</w:t>
            </w:r>
          </w:p>
        </w:tc>
      </w:tr>
      <w:tr w14:paraId="61389B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trPr>
        <w:tc>
          <w:tcPr>
            <w:tcW w:w="1892" w:type="dxa"/>
            <w:tcBorders>
              <w:right w:val="single" w:color="auto" w:sz="4" w:space="0"/>
            </w:tcBorders>
            <w:vAlign w:val="center"/>
          </w:tcPr>
          <w:p w14:paraId="66A36FBC">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二类城市</w:t>
            </w:r>
          </w:p>
        </w:tc>
        <w:tc>
          <w:tcPr>
            <w:tcW w:w="2414" w:type="dxa"/>
            <w:tcBorders>
              <w:top w:val="single" w:color="auto" w:sz="4" w:space="0"/>
              <w:left w:val="single" w:color="auto" w:sz="4" w:space="0"/>
              <w:bottom w:val="single" w:color="auto" w:sz="4" w:space="0"/>
              <w:right w:val="single" w:color="auto" w:sz="4" w:space="0"/>
            </w:tcBorders>
            <w:vAlign w:val="center"/>
          </w:tcPr>
          <w:p w14:paraId="640D509C">
            <w:pPr>
              <w:keepNext w:val="0"/>
              <w:keepLines w:val="0"/>
              <w:pageBreakBefore w:val="0"/>
              <w:widowControl/>
              <w:kinsoku w:val="0"/>
              <w:wordWrap/>
              <w:overflowPunct/>
              <w:topLinePunct w:val="0"/>
              <w:autoSpaceDE w:val="0"/>
              <w:autoSpaceDN w:val="0"/>
              <w:bidi w:val="0"/>
              <w:adjustRightInd w:val="0"/>
              <w:snapToGrid w:val="0"/>
              <w:ind w:left="0"/>
              <w:jc w:val="center"/>
              <w:textAlignment w:val="baseline"/>
              <w:rPr>
                <w:rFonts w:ascii="Arial"/>
                <w:spacing w:val="11"/>
                <w:sz w:val="21"/>
              </w:rPr>
            </w:pPr>
            <w:ins w:id="30" w:author="咨询组" w:date="2025-10-24T11:06:48Z">
              <w:r>
                <w:rPr>
                  <w:rFonts w:ascii="仿宋" w:hAnsi="仿宋" w:eastAsia="仿宋" w:cs="仿宋"/>
                  <w:spacing w:val="11"/>
                  <w:sz w:val="31"/>
                  <w:szCs w:val="31"/>
                </w:rPr>
                <w:t>1000元/天</w:t>
              </w:r>
            </w:ins>
          </w:p>
        </w:tc>
        <w:tc>
          <w:tcPr>
            <w:tcW w:w="2414" w:type="dxa"/>
            <w:tcBorders>
              <w:left w:val="single" w:color="auto" w:sz="4" w:space="0"/>
            </w:tcBorders>
            <w:vAlign w:val="center"/>
          </w:tcPr>
          <w:p w14:paraId="72F0003B">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800元/天</w:t>
            </w:r>
          </w:p>
        </w:tc>
        <w:tc>
          <w:tcPr>
            <w:tcW w:w="2419" w:type="dxa"/>
            <w:vAlign w:val="center"/>
          </w:tcPr>
          <w:p w14:paraId="37588B43">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600元/天</w:t>
            </w:r>
          </w:p>
        </w:tc>
      </w:tr>
      <w:tr w14:paraId="3DB7A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892" w:type="dxa"/>
            <w:tcBorders>
              <w:right w:val="single" w:color="auto" w:sz="4" w:space="0"/>
            </w:tcBorders>
            <w:vAlign w:val="center"/>
          </w:tcPr>
          <w:p w14:paraId="37706347">
            <w:pPr>
              <w:keepNext w:val="0"/>
              <w:keepLines w:val="0"/>
              <w:pageBreakBefore w:val="0"/>
              <w:widowControl/>
              <w:kinsoku w:val="0"/>
              <w:wordWrap/>
              <w:overflowPunct/>
              <w:topLinePunct w:val="0"/>
              <w:autoSpaceDE w:val="0"/>
              <w:autoSpaceDN w:val="0"/>
              <w:bidi w:val="0"/>
              <w:adjustRightInd w:val="0"/>
              <w:snapToGrid w:val="0"/>
              <w:spacing w:line="224"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三类城市</w:t>
            </w:r>
          </w:p>
        </w:tc>
        <w:tc>
          <w:tcPr>
            <w:tcW w:w="2414" w:type="dxa"/>
            <w:tcBorders>
              <w:top w:val="single" w:color="auto" w:sz="4" w:space="0"/>
              <w:left w:val="single" w:color="auto" w:sz="4" w:space="0"/>
              <w:bottom w:val="single" w:color="auto" w:sz="4" w:space="0"/>
              <w:right w:val="single" w:color="auto" w:sz="4" w:space="0"/>
            </w:tcBorders>
            <w:vAlign w:val="center"/>
          </w:tcPr>
          <w:p w14:paraId="3226D821">
            <w:pPr>
              <w:keepNext w:val="0"/>
              <w:keepLines w:val="0"/>
              <w:pageBreakBefore w:val="0"/>
              <w:widowControl/>
              <w:kinsoku w:val="0"/>
              <w:wordWrap/>
              <w:overflowPunct/>
              <w:topLinePunct w:val="0"/>
              <w:autoSpaceDE w:val="0"/>
              <w:autoSpaceDN w:val="0"/>
              <w:bidi w:val="0"/>
              <w:adjustRightInd w:val="0"/>
              <w:snapToGrid w:val="0"/>
              <w:ind w:left="0"/>
              <w:jc w:val="center"/>
              <w:textAlignment w:val="baseline"/>
              <w:rPr>
                <w:rFonts w:ascii="Arial"/>
                <w:spacing w:val="11"/>
                <w:sz w:val="21"/>
              </w:rPr>
            </w:pPr>
            <w:ins w:id="31" w:author="咨询组" w:date="2025-10-24T11:06:49Z">
              <w:r>
                <w:rPr>
                  <w:rFonts w:ascii="仿宋" w:hAnsi="仿宋" w:eastAsia="仿宋" w:cs="仿宋"/>
                  <w:spacing w:val="11"/>
                  <w:sz w:val="31"/>
                  <w:szCs w:val="31"/>
                </w:rPr>
                <w:t>1000元/天</w:t>
              </w:r>
            </w:ins>
          </w:p>
        </w:tc>
        <w:tc>
          <w:tcPr>
            <w:tcW w:w="2414" w:type="dxa"/>
            <w:tcBorders>
              <w:left w:val="single" w:color="auto" w:sz="4" w:space="0"/>
            </w:tcBorders>
            <w:vAlign w:val="center"/>
          </w:tcPr>
          <w:p w14:paraId="2A313B3F">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600元/天</w:t>
            </w:r>
          </w:p>
        </w:tc>
        <w:tc>
          <w:tcPr>
            <w:tcW w:w="2419" w:type="dxa"/>
            <w:vAlign w:val="center"/>
          </w:tcPr>
          <w:p w14:paraId="2897B98E">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ascii="仿宋" w:hAnsi="仿宋" w:eastAsia="仿宋" w:cs="仿宋"/>
                <w:spacing w:val="11"/>
                <w:sz w:val="31"/>
                <w:szCs w:val="31"/>
              </w:rPr>
            </w:pPr>
            <w:r>
              <w:rPr>
                <w:rFonts w:ascii="仿宋" w:hAnsi="仿宋" w:eastAsia="仿宋" w:cs="仿宋"/>
                <w:spacing w:val="11"/>
                <w:sz w:val="31"/>
                <w:szCs w:val="31"/>
              </w:rPr>
              <w:t>500元/天</w:t>
            </w:r>
          </w:p>
        </w:tc>
      </w:tr>
    </w:tbl>
    <w:p w14:paraId="51C768F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（二）差旅酒店必须优先选择华润啤酒当地单位的协议酒店。</w:t>
      </w:r>
    </w:p>
    <w:p w14:paraId="52DF263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（三）如出差地有华润集团下属酒店的，同等价格下优先选择集团下属酒店。</w:t>
      </w:r>
    </w:p>
    <w:p w14:paraId="6C6200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408176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期间如接待单位对交通做出部分安排的，只相应报销未安排的部分。国内差旅期间干部交通费仅限于公务活动（含市内、城市间、往返机场、高铁等）凭有效原始票证据实报销，报销要求按《华润啤酒费用报销管理办法》执行。</w:t>
      </w:r>
    </w:p>
    <w:p w14:paraId="01322E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国内差旅期间干部工作餐一律不予以报销。因公务发生的邮寄费、复印费等，凭有效原始票证据实报销；不得报销差旅期间洗衣、理发、娱乐等各种个人消费支出。</w:t>
      </w:r>
    </w:p>
    <w:p w14:paraId="3A48FB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B9A46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差旅期间的业务招待活动，按照本办法中的业务招待管理规定执行，严禁超标准接待。</w:t>
      </w:r>
    </w:p>
    <w:p w14:paraId="505838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7B9832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差旅期间因私绕道或途中停留，应事先报批，所发生的超额差旅费用由个人承担。</w:t>
      </w:r>
    </w:p>
    <w:p w14:paraId="29B46A4B">
      <w:pPr>
        <w:keepNext w:val="0"/>
        <w:keepLines w:val="0"/>
        <w:pageBreakBefore w:val="0"/>
        <w:widowControl/>
        <w:kinsoku w:val="0"/>
        <w:wordWrap/>
        <w:overflowPunct/>
        <w:topLinePunct w:val="0"/>
        <w:autoSpaceDE w:val="0"/>
        <w:autoSpaceDN w:val="0"/>
        <w:bidi w:val="0"/>
        <w:adjustRightInd w:val="0"/>
        <w:snapToGrid w:val="0"/>
        <w:spacing w:line="334" w:lineRule="auto"/>
        <w:ind w:left="0"/>
        <w:jc w:val="left"/>
        <w:textAlignment w:val="baseline"/>
        <w:rPr>
          <w:rFonts w:hint="default" w:ascii="宋体" w:hAnsi="宋体" w:eastAsia="宋体" w:cs="宋体"/>
          <w:spacing w:val="11"/>
          <w:sz w:val="31"/>
          <w:szCs w:val="31"/>
          <w:shd w:val="clear" w:color="auto" w:fill="auto"/>
          <w:lang w:val="en-US" w:eastAsia="zh-CN"/>
        </w:rPr>
      </w:pPr>
      <w:r>
        <w:rPr>
          <w:rFonts w:hint="eastAsia" w:ascii="宋体" w:hAnsi="宋体" w:eastAsia="宋体" w:cs="宋体"/>
          <w:spacing w:val="11"/>
          <w:sz w:val="31"/>
          <w:szCs w:val="31"/>
          <w:shd w:val="clear" w:color="auto" w:fill="auto"/>
          <w:lang w:val="en-US" w:eastAsia="zh-CN"/>
        </w:rPr>
        <w:t>///</w:t>
      </w:r>
    </w:p>
    <w:p w14:paraId="06C14F80">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第三节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因公出国</w:t>
      </w:r>
      <w:r>
        <w:rPr>
          <w:rFonts w:hint="eastAsia" w:ascii="宋体" w:hAnsi="宋体" w:eastAsia="宋体" w:cs="宋体"/>
          <w:spacing w:val="11"/>
          <w:sz w:val="31"/>
          <w:szCs w:val="31"/>
          <w:shd w:val="clear" w:color="auto" w:fill="auto"/>
          <w:lang w:eastAsia="zh-CN"/>
        </w:rPr>
        <w:t>（</w:t>
      </w:r>
      <w:r>
        <w:rPr>
          <w:rFonts w:ascii="宋体" w:hAnsi="宋体" w:eastAsia="宋体" w:cs="宋体"/>
          <w:spacing w:val="11"/>
          <w:sz w:val="31"/>
          <w:szCs w:val="31"/>
          <w:shd w:val="clear" w:color="auto" w:fill="auto"/>
        </w:rPr>
        <w:t>境</w:t>
      </w:r>
      <w:r>
        <w:rPr>
          <w:rFonts w:hint="eastAsia" w:ascii="宋体" w:hAnsi="宋体" w:eastAsia="宋体" w:cs="宋体"/>
          <w:spacing w:val="11"/>
          <w:sz w:val="31"/>
          <w:szCs w:val="31"/>
          <w:shd w:val="clear" w:color="auto" w:fill="auto"/>
          <w:lang w:eastAsia="zh-CN"/>
        </w:rPr>
        <w:t>）</w:t>
      </w:r>
      <w:r>
        <w:rPr>
          <w:rFonts w:ascii="宋体" w:hAnsi="宋体" w:eastAsia="宋体" w:cs="宋体"/>
          <w:spacing w:val="11"/>
          <w:sz w:val="31"/>
          <w:szCs w:val="31"/>
          <w:shd w:val="clear" w:color="auto" w:fill="auto"/>
        </w:rPr>
        <w:t>管理</w:t>
      </w:r>
    </w:p>
    <w:p w14:paraId="7AFAFA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因公出国（境）任务的报批、备案以及监督与责任落实须按照</w:t>
      </w:r>
      <w:ins w:id="32" w:author="咨询组" w:date="2025-10-24T11:16:06Z">
        <w:r>
          <w:rPr>
            <w:rFonts w:hint="eastAsia" w:ascii="仿宋" w:hAnsi="仿宋" w:eastAsia="仿宋" w:cs="仿宋"/>
            <w:spacing w:val="11"/>
            <w:position w:val="0"/>
            <w:sz w:val="31"/>
            <w:szCs w:val="31"/>
            <w:lang w:val="en-US" w:eastAsia="zh-CN"/>
          </w:rPr>
          <w:t>《华润集团因公临时出国(境)管理办法》</w:t>
        </w:r>
      </w:ins>
      <w:del w:id="33" w:author="咨询组" w:date="2025-10-24T11:13:09Z">
        <w:r>
          <w:rPr>
            <w:rFonts w:hint="eastAsia" w:ascii="仿宋" w:hAnsi="仿宋" w:eastAsia="仿宋" w:cs="仿宋"/>
            <w:spacing w:val="11"/>
            <w:position w:val="0"/>
            <w:sz w:val="31"/>
            <w:szCs w:val="31"/>
            <w:lang w:eastAsia="zh-CN"/>
          </w:rPr>
          <w:delText>华润啤酒《出国（境）管理制度》</w:delText>
        </w:r>
      </w:del>
      <w:r>
        <w:rPr>
          <w:rFonts w:hint="eastAsia" w:ascii="仿宋" w:hAnsi="仿宋" w:eastAsia="仿宋" w:cs="仿宋"/>
          <w:spacing w:val="11"/>
          <w:position w:val="0"/>
          <w:sz w:val="31"/>
          <w:szCs w:val="31"/>
          <w:lang w:eastAsia="zh-CN"/>
        </w:rPr>
        <w:t>执行。</w:t>
      </w:r>
    </w:p>
    <w:p w14:paraId="32F123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1CFE3F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严格因公出国（境）报批程序。不得安排照顾性和无实质内容的一般性考察和与公司业务无关的各种研讨交流活动，不得重复或盲目安排出国（境）活动；从严控制天数和人员数量，不得无故延长国（境）外活动时间，不得以任何理由绕道旅行或以过境名义变相增加出访国家和地区，不得安排与干部出国（境）任务无关的人员随行。</w:t>
      </w:r>
    </w:p>
    <w:p w14:paraId="5261279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3B4A32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因公临时出国（境）期间的消费中与公务有关的费用在遵循务实节约的原则下实行预算管理，从严控制费用支出，在限定限额内凭有效票据据实报销差旅费用，不得报销在国（境）外期间与活动任务无关的费用。</w:t>
      </w:r>
    </w:p>
    <w:p w14:paraId="171C81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0B30D9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公临时出国（境）期间，住宿以安全、卫生、便捷为原则，除参加国际会议等会务方有统一安排外，境外住宿以国家财政部、外交部《关于印发因公临时出国经费管理办法的通知》（财行[2013]516号）、《关于调整因公临时出国住宿费标准等有关事项的通知》（财行[2017]434号）中规定的所在国家、城市开支标准执行，超标住宿的，全额不予报销。</w:t>
      </w:r>
    </w:p>
    <w:p w14:paraId="27F996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5E590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因公临时出国（境）期间，餐饮及其它活动以健康、节俭为原则。</w:t>
      </w:r>
    </w:p>
    <w:p w14:paraId="293742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在香港、澳门和台湾出差期间的餐费按出差自然天数实行实报实销，每人每天不超过200元（由接待单位提供餐饮的，不再报销餐费）。在香港、澳门和台湾出差期间的公杂费（含因公临时出国（境）期间发生的市内交通、邮电、办公用品、必要的小费等</w:t>
      </w:r>
      <w:del w:id="34" w:author="咨询组" w:date="2025-10-24T11:17:38Z">
        <w:r>
          <w:rPr>
            <w:rFonts w:hint="eastAsia" w:ascii="仿宋" w:hAnsi="仿宋" w:eastAsia="仿宋" w:cs="仿宋"/>
            <w:spacing w:val="11"/>
            <w:position w:val="0"/>
            <w:sz w:val="31"/>
            <w:szCs w:val="31"/>
            <w:lang w:eastAsia="zh-CN"/>
          </w:rPr>
          <w:delText>，下同</w:delText>
        </w:r>
      </w:del>
      <w:r>
        <w:rPr>
          <w:rFonts w:hint="eastAsia" w:ascii="仿宋" w:hAnsi="仿宋" w:eastAsia="仿宋" w:cs="仿宋"/>
          <w:spacing w:val="11"/>
          <w:position w:val="0"/>
          <w:sz w:val="31"/>
          <w:szCs w:val="31"/>
          <w:lang w:eastAsia="zh-CN"/>
        </w:rPr>
        <w:t>）及在其他国家或地区出差期间的餐费、公杂费</w:t>
      </w:r>
      <w:ins w:id="35" w:author="咨询组" w:date="2025-10-24T11:17:46Z">
        <w:r>
          <w:rPr>
            <w:rFonts w:hint="eastAsia" w:ascii="仿宋" w:hAnsi="仿宋" w:eastAsia="仿宋" w:cs="仿宋"/>
            <w:spacing w:val="11"/>
            <w:position w:val="0"/>
            <w:sz w:val="31"/>
            <w:szCs w:val="31"/>
            <w:lang w:eastAsia="zh-CN"/>
          </w:rPr>
          <w:t>（含因公临时出国（境）期间发生的市内交通、邮电、办公用品、必要的小费等）</w:t>
        </w:r>
      </w:ins>
      <w:r>
        <w:rPr>
          <w:rFonts w:hint="eastAsia" w:ascii="仿宋" w:hAnsi="仿宋" w:eastAsia="仿宋" w:cs="仿宋"/>
          <w:spacing w:val="11"/>
          <w:position w:val="0"/>
          <w:sz w:val="31"/>
          <w:szCs w:val="31"/>
          <w:lang w:eastAsia="zh-CN"/>
        </w:rPr>
        <w:t>参照国家财务部、外交部《因公临时出国经费管理办法》（财行〔2013〕516号文）和财政部、外交部《关于调整因公临时出国住宿费标准等有关事项的通知》（财行〔2017〕434号文）等规定的所在国家开支标准（按其适时调整的额度）执行。</w:t>
      </w:r>
    </w:p>
    <w:p w14:paraId="33F4EEE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差旅期间其他交通费（含城市间、往返机场、高铁等）凭有效原始票证据实报销。</w:t>
      </w:r>
    </w:p>
    <w:p w14:paraId="6FCE6AB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35C29E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内派到香港的干部，如已领取香港住房津贴或由公司提供香港住房的，不得报销在港期间的住宿费。如已领取其他补贴的，原则上不得再重复发放或报销相关费用。</w:t>
      </w:r>
    </w:p>
    <w:p w14:paraId="270DEB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13B00D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公临时出国（境）期间，原则上不得安排宴请，不对外赠送纪念品；确需宴请、赠送纪念品的，应当连同出国计划一并报批，宴请标准按照所在国家城市一人一天的伙食费标准掌握；纪念品按照厉行节俭的原则，选择具有华润集团或华润啤酒或民族特色的纪念品。</w:t>
      </w:r>
    </w:p>
    <w:p w14:paraId="0CB584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因公临时出国（境）期间，与我国驻外使领馆等外交机构和其他中资机构、企业之间一律不得用公款相互宴请，不得以任何名义、任何方式互赠纪念品。</w:t>
      </w:r>
    </w:p>
    <w:p w14:paraId="74BD370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97640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干部因公临时出国（境）外所发生的费用应在所任职单位列支。除下列情况外，不得将费用转嫁给所出资企业或关联单位列支：</w:t>
      </w:r>
    </w:p>
    <w:p w14:paraId="5D2744B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（一）兼任出资企业董事长、董事、总经理等职务的干部，因履职需要了解相关情况，便于准确提出意见和决策，而参加由出资企业统一组织安排的；</w:t>
      </w:r>
    </w:p>
    <w:p w14:paraId="60C5DE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（二）关联单位组团安排因公临时出国（境），由股东各方或者合作者各方约定，邀请各自单位的干部参加，并由该关联单位承担相关费用的。</w:t>
      </w:r>
    </w:p>
    <w:p w14:paraId="30F38E4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35948E36">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宋体" w:hAnsi="宋体" w:eastAsia="宋体" w:cs="宋体"/>
          <w:spacing w:val="11"/>
          <w:sz w:val="31"/>
          <w:szCs w:val="31"/>
          <w:shd w:val="clear" w:color="auto" w:fill="auto"/>
        </w:rPr>
      </w:pPr>
      <w:r>
        <w:rPr>
          <w:rFonts w:ascii="宋体" w:hAnsi="宋体" w:eastAsia="宋体" w:cs="宋体"/>
          <w:spacing w:val="11"/>
          <w:sz w:val="31"/>
          <w:szCs w:val="31"/>
          <w:shd w:val="clear" w:color="auto" w:fill="auto"/>
        </w:rPr>
        <w:t>第四节</w:t>
      </w:r>
      <w:r>
        <w:rPr>
          <w:rFonts w:hint="eastAsia" w:ascii="宋体" w:hAnsi="宋体" w:eastAsia="宋体" w:cs="宋体"/>
          <w:spacing w:val="11"/>
          <w:sz w:val="31"/>
          <w:szCs w:val="31"/>
          <w:shd w:val="clear" w:color="auto" w:fill="auto"/>
          <w:lang w:val="en-US" w:eastAsia="zh-CN"/>
        </w:rPr>
        <w:t xml:space="preserve"> </w:t>
      </w:r>
      <w:r>
        <w:rPr>
          <w:rFonts w:ascii="宋体" w:hAnsi="宋体" w:eastAsia="宋体" w:cs="宋体"/>
          <w:spacing w:val="11"/>
          <w:sz w:val="31"/>
          <w:szCs w:val="31"/>
          <w:shd w:val="clear" w:color="auto" w:fill="auto"/>
        </w:rPr>
        <w:t>通信管理</w:t>
      </w:r>
    </w:p>
    <w:p w14:paraId="352F6E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通信管理是指对干部因公务活动所发生的通信费用的管理；通信费用主要是指干部履行工作职责时所发生的移动通信费。</w:t>
      </w:r>
    </w:p>
    <w:p w14:paraId="41DC5A1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仿宋" w:hAnsi="仿宋" w:eastAsia="仿宋" w:cs="仿宋"/>
          <w:spacing w:val="11"/>
          <w:position w:val="0"/>
          <w:sz w:val="31"/>
          <w:szCs w:val="31"/>
          <w:lang w:val="en-US" w:eastAsia="zh-CN"/>
        </w:rPr>
      </w:pPr>
      <w:r>
        <w:rPr>
          <w:rFonts w:hint="eastAsia" w:ascii="仿宋" w:hAnsi="仿宋" w:eastAsia="仿宋" w:cs="仿宋"/>
          <w:spacing w:val="11"/>
          <w:position w:val="0"/>
          <w:sz w:val="31"/>
          <w:szCs w:val="31"/>
          <w:lang w:val="en-US" w:eastAsia="zh-CN"/>
        </w:rPr>
        <w:t>///</w:t>
      </w:r>
    </w:p>
    <w:p w14:paraId="0711443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各单位根据业务实际，优先选择通讯公司移动话费托收模式；托收模式无法实现的，可采取以实际发生通讯费发票在标准限额内实报实销模式。</w:t>
      </w:r>
    </w:p>
    <w:p w14:paraId="7F6159C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FD276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干部通信费标准限额</w:t>
      </w:r>
    </w:p>
    <w:p w14:paraId="712C64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华润集团直管干部、M6、M5、</w:t>
      </w:r>
      <w:ins w:id="36" w:author="咨询组" w:date="2026-04-16T14:32:07Z">
        <w:r>
          <w:rPr>
            <w:rFonts w:hint="eastAsia" w:ascii="仿宋" w:hAnsi="仿宋" w:eastAsia="仿宋" w:cs="仿宋"/>
            <w:spacing w:val="11"/>
            <w:position w:val="0"/>
            <w:sz w:val="31"/>
            <w:szCs w:val="31"/>
            <w:lang w:val="en-US" w:eastAsia="zh-CN"/>
          </w:rPr>
          <w:t>M3</w:t>
        </w:r>
      </w:ins>
      <w:ins w:id="37" w:author="咨询组" w:date="2026-04-16T14:32:08Z">
        <w:r>
          <w:rPr>
            <w:rFonts w:hint="eastAsia" w:ascii="仿宋" w:hAnsi="仿宋" w:eastAsia="仿宋" w:cs="仿宋"/>
            <w:spacing w:val="11"/>
            <w:position w:val="0"/>
            <w:sz w:val="31"/>
            <w:szCs w:val="31"/>
            <w:lang w:val="en-US" w:eastAsia="zh-CN"/>
          </w:rPr>
          <w:t>/</w:t>
        </w:r>
      </w:ins>
      <w:r>
        <w:rPr>
          <w:rFonts w:hint="eastAsia" w:ascii="仿宋" w:hAnsi="仿宋" w:eastAsia="仿宋" w:cs="仿宋"/>
          <w:spacing w:val="11"/>
          <w:position w:val="0"/>
          <w:sz w:val="31"/>
          <w:szCs w:val="31"/>
          <w:lang w:eastAsia="zh-CN"/>
        </w:rPr>
        <w:t>M4</w:t>
      </w:r>
      <w:del w:id="38" w:author="咨询组" w:date="2026-04-16T14:32:11Z">
        <w:r>
          <w:rPr>
            <w:rFonts w:hint="eastAsia" w:ascii="仿宋" w:hAnsi="仿宋" w:eastAsia="仿宋" w:cs="仿宋"/>
            <w:spacing w:val="11"/>
            <w:position w:val="0"/>
            <w:sz w:val="31"/>
            <w:szCs w:val="31"/>
            <w:lang w:eastAsia="zh-CN"/>
          </w:rPr>
          <w:delText>干部</w:delText>
        </w:r>
      </w:del>
      <w:r>
        <w:rPr>
          <w:rFonts w:hint="eastAsia" w:ascii="仿宋" w:hAnsi="仿宋" w:eastAsia="仿宋" w:cs="仿宋"/>
          <w:spacing w:val="11"/>
          <w:position w:val="0"/>
          <w:sz w:val="31"/>
          <w:szCs w:val="31"/>
          <w:lang w:eastAsia="zh-CN"/>
        </w:rPr>
        <w:t>分别为</w:t>
      </w:r>
      <w:del w:id="39" w:author="咨询组" w:date="2026-02-03T17:17:37Z">
        <w:r>
          <w:rPr>
            <w:rFonts w:hint="default" w:ascii="仿宋" w:hAnsi="仿宋" w:eastAsia="仿宋" w:cs="仿宋"/>
            <w:spacing w:val="11"/>
            <w:position w:val="0"/>
            <w:sz w:val="31"/>
            <w:szCs w:val="31"/>
            <w:lang w:val="en-US" w:eastAsia="zh-CN"/>
          </w:rPr>
          <w:delText>10</w:delText>
        </w:r>
      </w:del>
      <w:ins w:id="40" w:author="咨询组" w:date="2026-02-03T17:17:37Z">
        <w:r>
          <w:rPr>
            <w:rFonts w:hint="eastAsia" w:ascii="仿宋" w:hAnsi="仿宋" w:eastAsia="仿宋" w:cs="仿宋"/>
            <w:spacing w:val="11"/>
            <w:position w:val="0"/>
            <w:sz w:val="31"/>
            <w:szCs w:val="31"/>
            <w:lang w:val="en-US" w:eastAsia="zh-CN"/>
          </w:rPr>
          <w:t>5</w:t>
        </w:r>
      </w:ins>
      <w:r>
        <w:rPr>
          <w:rFonts w:hint="eastAsia" w:ascii="仿宋" w:hAnsi="仿宋" w:eastAsia="仿宋" w:cs="仿宋"/>
          <w:spacing w:val="11"/>
          <w:position w:val="0"/>
          <w:sz w:val="31"/>
          <w:szCs w:val="31"/>
          <w:lang w:eastAsia="zh-CN"/>
        </w:rPr>
        <w:t>00元/</w:t>
      </w:r>
      <w:bookmarkStart w:id="3" w:name="_bookmark4"/>
      <w:bookmarkEnd w:id="3"/>
      <w:r>
        <w:rPr>
          <w:rFonts w:hint="eastAsia" w:ascii="仿宋" w:hAnsi="仿宋" w:eastAsia="仿宋" w:cs="仿宋"/>
          <w:spacing w:val="11"/>
          <w:position w:val="0"/>
          <w:sz w:val="31"/>
          <w:szCs w:val="31"/>
          <w:lang w:eastAsia="zh-CN"/>
        </w:rPr>
        <w:t>月、</w:t>
      </w:r>
      <w:del w:id="41" w:author="咨询组" w:date="2026-02-03T17:17:41Z">
        <w:r>
          <w:rPr>
            <w:rFonts w:hint="default" w:ascii="仿宋" w:hAnsi="仿宋" w:eastAsia="仿宋" w:cs="仿宋"/>
            <w:spacing w:val="11"/>
            <w:position w:val="0"/>
            <w:sz w:val="31"/>
            <w:szCs w:val="31"/>
            <w:lang w:val="en-US" w:eastAsia="zh-CN"/>
          </w:rPr>
          <w:delText>8</w:delText>
        </w:r>
      </w:del>
      <w:ins w:id="42" w:author="咨询组" w:date="2026-02-03T17:17:41Z">
        <w:r>
          <w:rPr>
            <w:rFonts w:hint="eastAsia" w:ascii="仿宋" w:hAnsi="仿宋" w:eastAsia="仿宋" w:cs="仿宋"/>
            <w:spacing w:val="11"/>
            <w:position w:val="0"/>
            <w:sz w:val="31"/>
            <w:szCs w:val="31"/>
            <w:lang w:val="en-US" w:eastAsia="zh-CN"/>
          </w:rPr>
          <w:t>5</w:t>
        </w:r>
      </w:ins>
      <w:r>
        <w:rPr>
          <w:rFonts w:hint="eastAsia" w:ascii="仿宋" w:hAnsi="仿宋" w:eastAsia="仿宋" w:cs="仿宋"/>
          <w:spacing w:val="11"/>
          <w:position w:val="0"/>
          <w:sz w:val="31"/>
          <w:szCs w:val="31"/>
          <w:lang w:eastAsia="zh-CN"/>
        </w:rPr>
        <w:t>00元/月、500元/月、400元/月。</w:t>
      </w:r>
    </w:p>
    <w:p w14:paraId="3B96E25F">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2AC5C902">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11"/>
          <w:sz w:val="31"/>
          <w:szCs w:val="31"/>
        </w:rPr>
      </w:pPr>
      <w:r>
        <w:rPr>
          <w:rFonts w:hint="eastAsia" w:ascii="黑体" w:hAnsi="黑体" w:eastAsia="黑体" w:cs="黑体"/>
          <w:snapToGrid w:val="0"/>
          <w:color w:val="000000"/>
          <w:spacing w:val="11"/>
          <w:kern w:val="0"/>
          <w:sz w:val="31"/>
          <w:szCs w:val="31"/>
        </w:rPr>
        <w:t>第四章</w:t>
      </w:r>
      <w:r>
        <w:rPr>
          <w:rFonts w:ascii="黑体" w:hAnsi="黑体" w:eastAsia="黑体" w:cs="黑体"/>
          <w:spacing w:val="11"/>
          <w:sz w:val="31"/>
          <w:szCs w:val="31"/>
        </w:rPr>
        <w:t>预算管理</w:t>
      </w:r>
    </w:p>
    <w:p w14:paraId="16E7F776">
      <w:pPr>
        <w:keepNext w:val="0"/>
        <w:keepLines w:val="0"/>
        <w:pageBreakBefore w:val="0"/>
        <w:widowControl/>
        <w:numPr>
          <w:numId w:val="0"/>
        </w:numPr>
        <w:kinsoku w:val="0"/>
        <w:wordWrap/>
        <w:overflowPunct/>
        <w:topLinePunct w:val="0"/>
        <w:autoSpaceDE w:val="0"/>
        <w:autoSpaceDN w:val="0"/>
        <w:bidi w:val="0"/>
        <w:adjustRightInd w:val="0"/>
        <w:snapToGrid w:val="0"/>
        <w:spacing w:after="0" w:line="334" w:lineRule="auto"/>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107AED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除中办、国办和国资委规定的，以及本办法明确的履职待遇和业务支出外，严禁按照职务为干部个人设置定额消费。</w:t>
      </w:r>
    </w:p>
    <w:p w14:paraId="620030C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371DB2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干部各项履职待遇、业务支出均实行年度预算管理，按年分项纳入各单位对应费用预算编制。预算编制遵循以下原则：</w:t>
      </w:r>
    </w:p>
    <w:p w14:paraId="0055F65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（一）实事求是，节约规范，适应干部依法依规履行工作职责的需要；</w:t>
      </w:r>
    </w:p>
    <w:p w14:paraId="40C14BA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（二）符合“干部履职待遇、业务支出总体水平与企业经营收入和成本费用相适应”的要求；</w:t>
      </w:r>
    </w:p>
    <w:p w14:paraId="06CB93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（三）保证履职待遇、业务支出预算的全面性、准确性、严肃性和公开透明性。</w:t>
      </w:r>
    </w:p>
    <w:p w14:paraId="63BC8B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A612B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各单位应以年度生产经营计划和干部岗位职责等为依据，结合上年职务消费情况，合理确定干部各项履职待遇、业务支出项目和标准，明确履职待遇、业务支出的范围和规模，从严控制干部履职待遇、业务支出预算水平。</w:t>
      </w:r>
    </w:p>
    <w:p w14:paraId="0B966E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064B2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华润集团直管干部履职待遇和业务支出预算由履职待遇和业务支出预算方案报告和预算方案两部分组成。</w:t>
      </w:r>
    </w:p>
    <w:p w14:paraId="33C11D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干部预算总体方案报告主要内容包括：本年度预算方案编制情况，本年度预算总体水平与企业经营收入和费用支出预算的匹配情况，与上年度预算总体水平对比情况，上年度预算方案执行情况，以及需要说明的其他有关情况等。</w:t>
      </w:r>
    </w:p>
    <w:p w14:paraId="43B222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（二）干部预算方案主要内容包括：干部公务用车、办公用房、培训、通信、业务招待、国内差旅、因公临时出国（境）等专项预算方案。</w:t>
      </w:r>
    </w:p>
    <w:p w14:paraId="7264C2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华润集团直管干部履职待遇和业务支出预算由华润啤酒财务部统筹编制，应包括在华润啤酒年度商业计划中，专项报送集团财务部备案。华润啤酒其他各级干部履职待遇</w:t>
      </w:r>
      <w:r>
        <w:rPr>
          <w:rFonts w:hint="eastAsia" w:ascii="仿宋" w:hAnsi="仿宋" w:eastAsia="仿宋" w:cs="仿宋"/>
          <w:spacing w:val="11"/>
          <w:position w:val="0"/>
          <w:sz w:val="31"/>
          <w:szCs w:val="31"/>
          <w:lang w:val="en-US" w:eastAsia="zh-CN"/>
        </w:rPr>
        <w:t>和</w:t>
      </w:r>
      <w:r>
        <w:rPr>
          <w:rFonts w:hint="eastAsia" w:ascii="仿宋" w:hAnsi="仿宋" w:eastAsia="仿宋" w:cs="仿宋"/>
          <w:spacing w:val="11"/>
          <w:position w:val="0"/>
          <w:sz w:val="31"/>
          <w:szCs w:val="31"/>
          <w:lang w:eastAsia="zh-CN"/>
        </w:rPr>
        <w:t>业务支出预算纳入各单位相应的费用编制。</w:t>
      </w:r>
    </w:p>
    <w:p w14:paraId="660ECB3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92309D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华润集团直管干部应当严格执行履职待遇和业务支出预算，以预算为依据进行额度开支控制。华润啤酒财务部负责华润集团直管干部履职待遇和业务支出预算的管理和监督，动态跟踪监测预算执行情况。</w:t>
      </w:r>
    </w:p>
    <w:p w14:paraId="04602C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2533930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华润集团直管干部履职待遇和业务支出预算方案在执行过程中，若预算方案编制基本条件发生重大变化，经履行集团预算管理有关程序后，可以对预算方案予以</w:t>
      </w:r>
      <w:bookmarkStart w:id="4" w:name="_bookmark5"/>
      <w:bookmarkEnd w:id="4"/>
      <w:r>
        <w:rPr>
          <w:rFonts w:hint="eastAsia" w:ascii="仿宋" w:hAnsi="仿宋" w:eastAsia="仿宋" w:cs="仿宋"/>
          <w:spacing w:val="11"/>
          <w:position w:val="0"/>
          <w:sz w:val="31"/>
          <w:szCs w:val="31"/>
          <w:lang w:eastAsia="zh-CN"/>
        </w:rPr>
        <w:t>调整，调整后的方案需报集团财务部备案。</w:t>
      </w:r>
    </w:p>
    <w:p w14:paraId="41D323CF">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3D5564FE">
      <w:pPr>
        <w:keepNext w:val="0"/>
        <w:keepLines w:val="0"/>
        <w:pageBreakBefore w:val="0"/>
        <w:widowControl/>
        <w:numPr>
          <w:ilvl w:val="0"/>
          <w:numId w:val="0"/>
        </w:numPr>
        <w:kinsoku w:val="0"/>
        <w:wordWrap/>
        <w:overflowPunct/>
        <w:topLinePunct w:val="0"/>
        <w:autoSpaceDE w:val="0"/>
        <w:autoSpaceDN w:val="0"/>
        <w:bidi w:val="0"/>
        <w:adjustRightInd w:val="0"/>
        <w:snapToGrid w:val="0"/>
        <w:spacing w:after="0" w:line="334" w:lineRule="auto"/>
        <w:ind w:left="0" w:leftChars="0"/>
        <w:jc w:val="center"/>
        <w:textAlignment w:val="baseline"/>
        <w:rPr>
          <w:rFonts w:ascii="黑体" w:hAnsi="黑体" w:eastAsia="黑体" w:cs="黑体"/>
          <w:spacing w:val="11"/>
          <w:sz w:val="31"/>
          <w:szCs w:val="31"/>
        </w:rPr>
      </w:pPr>
      <w:r>
        <w:rPr>
          <w:rFonts w:hint="eastAsia" w:ascii="黑体" w:hAnsi="黑体" w:eastAsia="黑体" w:cs="黑体"/>
          <w:snapToGrid w:val="0"/>
          <w:color w:val="000000"/>
          <w:spacing w:val="11"/>
          <w:kern w:val="0"/>
          <w:sz w:val="31"/>
          <w:szCs w:val="31"/>
        </w:rPr>
        <w:t>第五章</w:t>
      </w:r>
      <w:r>
        <w:rPr>
          <w:rFonts w:ascii="黑体" w:hAnsi="黑体" w:eastAsia="黑体" w:cs="黑体"/>
          <w:spacing w:val="11"/>
          <w:sz w:val="31"/>
          <w:szCs w:val="31"/>
        </w:rPr>
        <w:t>监督管理</w:t>
      </w:r>
    </w:p>
    <w:p w14:paraId="459456B4">
      <w:pPr>
        <w:keepNext w:val="0"/>
        <w:keepLines w:val="0"/>
        <w:pageBreakBefore w:val="0"/>
        <w:widowControl/>
        <w:numPr>
          <w:numId w:val="0"/>
        </w:numPr>
        <w:kinsoku w:val="0"/>
        <w:wordWrap/>
        <w:overflowPunct/>
        <w:topLinePunct w:val="0"/>
        <w:autoSpaceDE w:val="0"/>
        <w:autoSpaceDN w:val="0"/>
        <w:bidi w:val="0"/>
        <w:adjustRightInd w:val="0"/>
        <w:snapToGrid w:val="0"/>
        <w:spacing w:after="0" w:line="334" w:lineRule="auto"/>
        <w:jc w:val="left"/>
        <w:textAlignment w:val="baseline"/>
        <w:rPr>
          <w:rFonts w:hint="default" w:ascii="黑体" w:hAnsi="黑体" w:eastAsia="黑体" w:cs="黑体"/>
          <w:spacing w:val="11"/>
          <w:sz w:val="31"/>
          <w:szCs w:val="31"/>
          <w:lang w:val="en-US" w:eastAsia="zh-CN"/>
        </w:rPr>
      </w:pPr>
      <w:r>
        <w:rPr>
          <w:rFonts w:hint="eastAsia" w:ascii="黑体" w:hAnsi="黑体" w:eastAsia="黑体" w:cs="黑体"/>
          <w:spacing w:val="11"/>
          <w:sz w:val="31"/>
          <w:szCs w:val="31"/>
          <w:lang w:val="en-US" w:eastAsia="zh-CN"/>
        </w:rPr>
        <w:t>///</w:t>
      </w:r>
    </w:p>
    <w:p w14:paraId="499CF0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除按照中办、国办和国务院国资委有关规定的，以及本办法所规定的履职待遇和业务支出外，严禁用公款为干部支付以下个人支出的行为：</w:t>
      </w:r>
    </w:p>
    <w:p w14:paraId="3A5F64B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（一）为干部办理理疗保健卡、运动健身卡、会所和俱乐部会员卡、高尔夫球卡等各种消费卡；</w:t>
      </w:r>
    </w:p>
    <w:p w14:paraId="4A2A87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（二）为干部购买百科全书、中外名著、古籍文献等与工作无关的装饰性图书；</w:t>
      </w:r>
    </w:p>
    <w:p w14:paraId="19F445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（三）支付干部履行工作职责以外的、应当由个人承担的消费娱乐活动、宴请、赠送纪念品及培训等各种费用；</w:t>
      </w:r>
    </w:p>
    <w:p w14:paraId="212990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（四）支付干部与单位、部室经营管理无关的各种消费支出；</w:t>
      </w:r>
    </w:p>
    <w:p w14:paraId="76CE71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（五）向所出资企业和其他有利益关系的单位转移干部个人费用支出。</w:t>
      </w:r>
    </w:p>
    <w:p w14:paraId="6C56CFC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289159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干部退休或调离后，原单位不得继续为其提供履职待遇、业务支出。干部免职后应自免职文件下发一个月内腾退配置使用的办公用房和公务用车等。</w:t>
      </w:r>
    </w:p>
    <w:p w14:paraId="45A07F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BEC0FE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各单位不得向所出资公司或者经销商、供应商等有利益关系的单位转嫁干部履职待遇、业务支出。</w:t>
      </w:r>
    </w:p>
    <w:p w14:paraId="1CC0AF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1A67E7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干部应当严格执行履职待遇、业务支出管理相关规定，将个人履职待遇、业务支出情况和年度预算及执行情况等，作为民主生活会、年度述职述廉的重要内容，接受监督和民主评议。</w:t>
      </w:r>
    </w:p>
    <w:p w14:paraId="14D3E6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530972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华润集团直管干部年度预算及执行情况需按照规定通过向职工代表大会报告等形式定期公开，接受职工监督，由华润啤酒财务部负责预算及执行数据提供，华润啤酒行政管理部实施职工代表大会公示。</w:t>
      </w:r>
    </w:p>
    <w:p w14:paraId="675D4A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124C99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各单位应加强干部履职待遇、业务支出的管理和监督；华润啤酒行政管理部、人力资源部、财务部、审计部、纪检部等部门，以及各单位相关部门，应当切实履行工作职责，完善内部控制体系、加强内部监督管理。</w:t>
      </w:r>
    </w:p>
    <w:p w14:paraId="2739988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B5CC4F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干部履职待遇、业务支出情况纳入华润集团和华润啤酒巡视组巡视工作内容，以及干部经济责任审计范围。</w:t>
      </w:r>
    </w:p>
    <w:p w14:paraId="237C30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各单位应配合监督检查，积极接受社会监督，对发现问题及时纠正和整改。</w:t>
      </w:r>
    </w:p>
    <w:p w14:paraId="5F4DBD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3EB8CD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第六十七条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建立健全干部履职待遇、业务支出统计制度，与华润集团统一规范口径和统计格式，如实列支干部履职待遇、业务支出的年度预算及执行情况，保证统计的真实性和准确性。</w:t>
      </w:r>
    </w:p>
    <w:p w14:paraId="1BC9233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EA7074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第六十八条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干部违反履职待遇、业务支出管理相关制度和规定的，按照《员工违规违纪处理办法》规定执行。</w:t>
      </w:r>
    </w:p>
    <w:p w14:paraId="406328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7AF4D6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第六十九条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干部违反本办法获取的不正当经济利益，应当予以全部清退；用公款支付、报销应由个人支付的费用，应当予以退赔；造成经济损失的，依据国家或者企业的有关规定承担经济赔偿责任。</w:t>
      </w:r>
    </w:p>
    <w:p w14:paraId="2A69D5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6289255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华润啤酒及下属各单位应加强对干部履职待遇、业务支出管理，从严控制费用支出，做到全面覆盖、逐级管控。</w:t>
      </w:r>
    </w:p>
    <w:p w14:paraId="2BF2F7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第七十一条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因非政策性因素亏损、处于被托管、重组脱困，在年度净利润扭亏为盈或被结束托管、重组脱困前，以及拖欠员工工资、社会保险费用期间，不得为干部购置、租赁、更新公务用车，干部不得乘坐飞机公务舱，适当降低住</w:t>
      </w:r>
      <w:bookmarkStart w:id="5" w:name="_bookmark6"/>
      <w:bookmarkEnd w:id="5"/>
      <w:r>
        <w:rPr>
          <w:rFonts w:hint="eastAsia" w:ascii="仿宋" w:hAnsi="仿宋" w:eastAsia="仿宋" w:cs="仿宋"/>
          <w:spacing w:val="11"/>
          <w:position w:val="0"/>
          <w:sz w:val="31"/>
          <w:szCs w:val="31"/>
          <w:lang w:eastAsia="zh-CN"/>
        </w:rPr>
        <w:t>宿费标准，履职待遇、业务支出预算原则上不得增长。</w:t>
      </w:r>
    </w:p>
    <w:p w14:paraId="106F5A7F">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11"/>
          <w:sz w:val="31"/>
          <w:szCs w:val="31"/>
        </w:rPr>
      </w:pPr>
      <w:r>
        <w:rPr>
          <w:rFonts w:ascii="黑体" w:hAnsi="黑体" w:eastAsia="黑体" w:cs="黑体"/>
          <w:spacing w:val="11"/>
          <w:sz w:val="31"/>
          <w:szCs w:val="31"/>
        </w:rPr>
        <w:t>第六章</w:t>
      </w:r>
      <w:r>
        <w:rPr>
          <w:rFonts w:hint="eastAsia" w:ascii="黑体" w:hAnsi="黑体" w:eastAsia="黑体" w:cs="黑体"/>
          <w:spacing w:val="11"/>
          <w:sz w:val="31"/>
          <w:szCs w:val="31"/>
          <w:lang w:val="en-US" w:eastAsia="zh-CN"/>
        </w:rPr>
        <w:t xml:space="preserve"> </w:t>
      </w:r>
      <w:r>
        <w:rPr>
          <w:rFonts w:ascii="黑体" w:hAnsi="黑体" w:eastAsia="黑体" w:cs="黑体"/>
          <w:spacing w:val="11"/>
          <w:sz w:val="31"/>
          <w:szCs w:val="31"/>
        </w:rPr>
        <w:t>附则</w:t>
      </w:r>
    </w:p>
    <w:p w14:paraId="5D73C8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第七十二条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本办法为华润啤酒二级制度。</w:t>
      </w:r>
    </w:p>
    <w:p w14:paraId="010CB6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第七十三条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本办法自下发之日起执行。原《华润啤酒干部履职待遇和业务支出管理办法》（华啤B03-16-人力24G）废止。其他制度、规定与本办法冲突的内容，以本办法为准。</w:t>
      </w:r>
    </w:p>
    <w:p w14:paraId="3CFAF9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p>
    <w:p w14:paraId="4781770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第七十四条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各级干部的履职待遇、业务支出管理按照常驻工作地对应的职级标准执行。</w:t>
      </w:r>
    </w:p>
    <w:p w14:paraId="6885DB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第七十五条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境外费用报销时，可选择消费当日汇率或者提交报账单当日的国家外汇管理局网站上公布的汇率折算本币报销金额，并提供相关截图作为报销必要附件。</w:t>
      </w:r>
    </w:p>
    <w:p w14:paraId="276A3C1F">
      <w:pPr>
        <w:keepNext w:val="0"/>
        <w:keepLines w:val="0"/>
        <w:pageBreakBefore w:val="0"/>
        <w:widowControl/>
        <w:kinsoku w:val="0"/>
        <w:wordWrap/>
        <w:overflowPunct/>
        <w:topLinePunct w:val="0"/>
        <w:autoSpaceDE w:val="0"/>
        <w:autoSpaceDN w:val="0"/>
        <w:bidi w:val="0"/>
        <w:adjustRightInd w:val="0"/>
        <w:snapToGrid w:val="0"/>
        <w:spacing w:line="334" w:lineRule="auto"/>
        <w:ind w:right="0"/>
        <w:textAlignment w:val="baseline"/>
        <w:rPr>
          <w:rFonts w:hint="default" w:ascii="黑体" w:hAnsi="黑体" w:eastAsia="黑体" w:cs="黑体"/>
          <w:spacing w:val="11"/>
          <w:position w:val="0"/>
          <w:sz w:val="31"/>
          <w:szCs w:val="31"/>
          <w:lang w:val="en-US" w:eastAsia="zh-CN"/>
        </w:rPr>
      </w:pPr>
      <w:r>
        <w:rPr>
          <w:rFonts w:hint="eastAsia" w:ascii="黑体" w:hAnsi="黑体" w:eastAsia="黑体" w:cs="黑体"/>
          <w:spacing w:val="11"/>
          <w:position w:val="0"/>
          <w:sz w:val="31"/>
          <w:szCs w:val="31"/>
          <w:lang w:val="en-US" w:eastAsia="zh-CN"/>
        </w:rPr>
        <w:t>///</w:t>
      </w:r>
      <w:bookmarkStart w:id="7" w:name="_GoBack"/>
      <w:bookmarkEnd w:id="7"/>
    </w:p>
    <w:p w14:paraId="24A58816">
      <w:pPr>
        <w:keepNext w:val="0"/>
        <w:keepLines w:val="0"/>
        <w:pageBreakBefore w:val="0"/>
        <w:widowControl/>
        <w:kinsoku w:val="0"/>
        <w:wordWrap/>
        <w:overflowPunct/>
        <w:topLinePunct w:val="0"/>
        <w:autoSpaceDE w:val="0"/>
        <w:autoSpaceDN w:val="0"/>
        <w:bidi w:val="0"/>
        <w:adjustRightInd w:val="0"/>
        <w:snapToGrid w:val="0"/>
        <w:spacing w:line="334" w:lineRule="auto"/>
        <w:ind w:right="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第七十六条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本办法由华润啤酒人力资源部负责制订、修订和解释。</w:t>
      </w:r>
    </w:p>
    <w:p w14:paraId="0B000480">
      <w:pPr>
        <w:keepNext w:val="0"/>
        <w:keepLines w:val="0"/>
        <w:pageBreakBefore w:val="0"/>
        <w:widowControl/>
        <w:kinsoku w:val="0"/>
        <w:wordWrap/>
        <w:overflowPunct/>
        <w:topLinePunct w:val="0"/>
        <w:autoSpaceDE w:val="0"/>
        <w:autoSpaceDN w:val="0"/>
        <w:bidi w:val="0"/>
        <w:adjustRightInd w:val="0"/>
        <w:snapToGrid w:val="0"/>
        <w:spacing w:line="334" w:lineRule="auto"/>
        <w:ind w:right="0"/>
        <w:textAlignment w:val="baseline"/>
        <w:rPr>
          <w:del w:id="43" w:author="咨询组" w:date="2026-04-23T13:36:48Z"/>
          <w:rFonts w:hint="eastAsia" w:ascii="仿宋" w:hAnsi="仿宋" w:eastAsia="仿宋" w:cs="仿宋"/>
          <w:spacing w:val="11"/>
          <w:position w:val="0"/>
          <w:sz w:val="31"/>
          <w:szCs w:val="31"/>
          <w:lang w:eastAsia="zh-CN"/>
        </w:rPr>
      </w:pPr>
    </w:p>
    <w:p w14:paraId="581A5CF3">
      <w:pPr>
        <w:spacing w:before="101" w:line="227" w:lineRule="auto"/>
        <w:rPr>
          <w:del w:id="44" w:author="咨询组" w:date="2026-04-23T13:36:48Z"/>
          <w:rFonts w:ascii="黑体" w:hAnsi="黑体" w:eastAsia="黑体" w:cs="黑体"/>
          <w:sz w:val="31"/>
          <w:szCs w:val="31"/>
        </w:rPr>
      </w:pPr>
      <w:del w:id="45" w:author="咨询组" w:date="2026-04-23T13:36:48Z">
        <w:bookmarkStart w:id="6" w:name="_bookmark7"/>
        <w:bookmarkEnd w:id="6"/>
        <w:r>
          <w:rPr>
            <w:rFonts w:ascii="黑体" w:hAnsi="黑体" w:eastAsia="黑体" w:cs="黑体"/>
            <w:spacing w:val="-3"/>
            <w:sz w:val="31"/>
            <w:szCs w:val="31"/>
          </w:rPr>
          <w:delText>附</w:delText>
        </w:r>
      </w:del>
      <w:del w:id="46" w:author="咨询组" w:date="2026-04-23T13:36:48Z">
        <w:r>
          <w:rPr>
            <w:rFonts w:ascii="黑体" w:hAnsi="黑体" w:eastAsia="黑体" w:cs="黑体"/>
            <w:spacing w:val="-2"/>
            <w:sz w:val="31"/>
            <w:szCs w:val="31"/>
          </w:rPr>
          <w:delText>件</w:delText>
        </w:r>
      </w:del>
    </w:p>
    <w:p w14:paraId="275D9B81">
      <w:pPr>
        <w:spacing w:before="177" w:line="334" w:lineRule="auto"/>
        <w:ind w:right="241"/>
        <w:rPr>
          <w:del w:id="47" w:author="咨询组" w:date="2026-04-23T13:36:48Z"/>
          <w:rFonts w:hint="eastAsia" w:ascii="仿宋" w:hAnsi="仿宋" w:eastAsia="仿宋" w:cs="仿宋"/>
          <w:sz w:val="31"/>
          <w:szCs w:val="31"/>
          <w:lang w:eastAsia="zh-CN"/>
        </w:rPr>
      </w:pPr>
      <w:del w:id="48" w:author="咨询组" w:date="2026-04-23T13:36:48Z">
        <w:r>
          <w:rPr>
            <w:rFonts w:ascii="仿宋" w:hAnsi="仿宋" w:eastAsia="仿宋" w:cs="仿宋"/>
            <w:spacing w:val="7"/>
            <w:sz w:val="31"/>
            <w:szCs w:val="31"/>
          </w:rPr>
          <w:delText>附</w:delText>
        </w:r>
      </w:del>
      <w:del w:id="49" w:author="咨询组" w:date="2026-04-23T13:36:48Z">
        <w:r>
          <w:rPr>
            <w:rFonts w:ascii="仿宋" w:hAnsi="仿宋" w:eastAsia="仿宋" w:cs="仿宋"/>
            <w:spacing w:val="5"/>
            <w:sz w:val="31"/>
            <w:szCs w:val="31"/>
          </w:rPr>
          <w:delText>件1：财政部外交部关于印发《因公临时出国经费管理</w:delText>
        </w:r>
      </w:del>
      <w:del w:id="50" w:author="咨询组" w:date="2026-04-23T13:36:48Z">
        <w:r>
          <w:rPr>
            <w:rFonts w:ascii="仿宋" w:hAnsi="仿宋" w:eastAsia="仿宋" w:cs="仿宋"/>
            <w:spacing w:val="-4"/>
            <w:sz w:val="31"/>
            <w:szCs w:val="31"/>
          </w:rPr>
          <w:delText>办法的通知》</w:delText>
        </w:r>
      </w:del>
      <w:del w:id="51" w:author="咨询组" w:date="2026-04-23T13:36:48Z">
        <w:r>
          <w:rPr>
            <w:rFonts w:hint="eastAsia" w:ascii="仿宋" w:hAnsi="仿宋" w:eastAsia="仿宋" w:cs="仿宋"/>
            <w:spacing w:val="-4"/>
            <w:sz w:val="31"/>
            <w:szCs w:val="31"/>
            <w:lang w:eastAsia="zh-CN"/>
          </w:rPr>
          <w:delText>（</w:delText>
        </w:r>
      </w:del>
      <w:del w:id="52" w:author="咨询组" w:date="2026-04-23T13:36:48Z">
        <w:r>
          <w:rPr>
            <w:rFonts w:ascii="仿宋" w:hAnsi="仿宋" w:eastAsia="仿宋" w:cs="仿宋"/>
            <w:spacing w:val="-4"/>
            <w:sz w:val="31"/>
            <w:szCs w:val="31"/>
          </w:rPr>
          <w:delText>财行〔2013〕516号文</w:delText>
        </w:r>
      </w:del>
      <w:del w:id="53" w:author="咨询组" w:date="2026-04-23T13:36:48Z">
        <w:r>
          <w:rPr>
            <w:rFonts w:hint="eastAsia" w:ascii="仿宋" w:hAnsi="仿宋" w:eastAsia="仿宋" w:cs="仿宋"/>
            <w:spacing w:val="-2"/>
            <w:sz w:val="31"/>
            <w:szCs w:val="31"/>
            <w:lang w:eastAsia="zh-CN"/>
          </w:rPr>
          <w:delText>）</w:delText>
        </w:r>
      </w:del>
    </w:p>
    <w:p w14:paraId="176FF8C1">
      <w:pPr>
        <w:spacing w:before="1" w:line="222" w:lineRule="auto"/>
        <w:rPr>
          <w:del w:id="54" w:author="咨询组" w:date="2026-04-23T13:36:48Z"/>
          <w:rFonts w:ascii="仿宋" w:hAnsi="仿宋" w:eastAsia="仿宋" w:cs="仿宋"/>
          <w:sz w:val="31"/>
          <w:szCs w:val="31"/>
        </w:rPr>
      </w:pPr>
      <w:del w:id="55" w:author="咨询组" w:date="2026-04-23T13:36:48Z">
        <w:r>
          <w:rPr>
            <w:rFonts w:ascii="仿宋" w:hAnsi="仿宋" w:eastAsia="仿宋" w:cs="仿宋"/>
            <w:spacing w:val="7"/>
            <w:sz w:val="31"/>
            <w:szCs w:val="31"/>
          </w:rPr>
          <w:delText>附</w:delText>
        </w:r>
      </w:del>
      <w:del w:id="56" w:author="咨询组" w:date="2026-04-23T13:36:48Z">
        <w:r>
          <w:rPr>
            <w:rFonts w:ascii="仿宋" w:hAnsi="仿宋" w:eastAsia="仿宋" w:cs="仿宋"/>
            <w:spacing w:val="5"/>
            <w:sz w:val="31"/>
            <w:szCs w:val="31"/>
          </w:rPr>
          <w:delText>件2：财政部外交部关于调整因公临时出国住宿费标准</w:delText>
        </w:r>
      </w:del>
    </w:p>
    <w:p w14:paraId="0808D0FA">
      <w:pPr>
        <w:spacing w:before="185" w:line="222" w:lineRule="auto"/>
        <w:rPr>
          <w:del w:id="57" w:author="咨询组" w:date="2026-04-23T13:36:48Z"/>
          <w:rFonts w:hint="eastAsia" w:ascii="仿宋" w:hAnsi="仿宋" w:eastAsia="仿宋" w:cs="仿宋"/>
          <w:sz w:val="31"/>
          <w:szCs w:val="31"/>
          <w:lang w:eastAsia="zh-CN"/>
        </w:rPr>
      </w:pPr>
      <w:del w:id="58" w:author="咨询组" w:date="2026-04-23T13:36:48Z">
        <w:r>
          <w:rPr/>
          <w:drawing>
            <wp:anchor distT="0" distB="0" distL="0" distR="0" simplePos="0" relativeHeight="251659264" behindDoc="0" locked="0" layoutInCell="1" allowOverlap="1">
              <wp:simplePos x="0" y="0"/>
              <wp:positionH relativeFrom="column">
                <wp:posOffset>3709035</wp:posOffset>
              </wp:positionH>
              <wp:positionV relativeFrom="paragraph">
                <wp:posOffset>278130</wp:posOffset>
              </wp:positionV>
              <wp:extent cx="1587500" cy="1587500"/>
              <wp:effectExtent l="0" t="0" r="0" b="0"/>
              <wp:wrapNone/>
              <wp:docPr id="23" name="IM 23"/>
              <wp:cNvGraphicFramePr/>
              <a:graphic xmlns:a="http://schemas.openxmlformats.org/drawingml/2006/main">
                <a:graphicData uri="http://schemas.openxmlformats.org/drawingml/2006/picture">
                  <pic:pic xmlns:pic="http://schemas.openxmlformats.org/drawingml/2006/picture">
                    <pic:nvPicPr>
                      <pic:cNvPr id="23" name="IM 23"/>
                      <pic:cNvPicPr/>
                    </pic:nvPicPr>
                    <pic:blipFill>
                      <a:blip r:embed="rId8"/>
                      <a:stretch>
                        <a:fillRect/>
                      </a:stretch>
                    </pic:blipFill>
                    <pic:spPr>
                      <a:xfrm>
                        <a:off x="0" y="0"/>
                        <a:ext cx="1587500" cy="1587499"/>
                      </a:xfrm>
                      <a:prstGeom prst="rect">
                        <a:avLst/>
                      </a:prstGeom>
                    </pic:spPr>
                  </pic:pic>
                </a:graphicData>
              </a:graphic>
            </wp:anchor>
          </w:drawing>
        </w:r>
      </w:del>
      <w:del w:id="60" w:author="咨询组" w:date="2026-04-23T13:36:48Z">
        <w:r>
          <w:rPr>
            <w:rFonts w:ascii="仿宋" w:hAnsi="仿宋" w:eastAsia="仿宋" w:cs="仿宋"/>
            <w:spacing w:val="12"/>
            <w:sz w:val="31"/>
            <w:szCs w:val="31"/>
          </w:rPr>
          <w:delText>等</w:delText>
        </w:r>
      </w:del>
      <w:del w:id="61" w:author="咨询组" w:date="2026-04-23T13:36:48Z">
        <w:r>
          <w:rPr>
            <w:rFonts w:ascii="仿宋" w:hAnsi="仿宋" w:eastAsia="仿宋" w:cs="仿宋"/>
            <w:spacing w:val="10"/>
            <w:sz w:val="31"/>
            <w:szCs w:val="31"/>
          </w:rPr>
          <w:delText>有关事项的通知</w:delText>
        </w:r>
      </w:del>
      <w:del w:id="62" w:author="咨询组" w:date="2026-04-23T13:36:48Z">
        <w:r>
          <w:rPr>
            <w:rFonts w:hint="eastAsia" w:ascii="仿宋" w:hAnsi="仿宋" w:eastAsia="仿宋" w:cs="仿宋"/>
            <w:spacing w:val="10"/>
            <w:sz w:val="31"/>
            <w:szCs w:val="31"/>
            <w:lang w:eastAsia="zh-CN"/>
          </w:rPr>
          <w:delText>（</w:delText>
        </w:r>
      </w:del>
      <w:del w:id="63" w:author="咨询组" w:date="2026-04-23T13:36:48Z">
        <w:r>
          <w:rPr>
            <w:rFonts w:ascii="仿宋" w:hAnsi="仿宋" w:eastAsia="仿宋" w:cs="仿宋"/>
            <w:spacing w:val="10"/>
            <w:sz w:val="31"/>
            <w:szCs w:val="31"/>
          </w:rPr>
          <w:delText>财行〔2017〕434号文</w:delText>
        </w:r>
      </w:del>
      <w:del w:id="64" w:author="咨询组" w:date="2026-04-23T13:36:48Z">
        <w:r>
          <w:rPr>
            <w:rFonts w:hint="eastAsia" w:ascii="仿宋" w:hAnsi="仿宋" w:eastAsia="仿宋" w:cs="仿宋"/>
            <w:spacing w:val="10"/>
            <w:sz w:val="31"/>
            <w:szCs w:val="31"/>
            <w:lang w:eastAsia="zh-CN"/>
          </w:rPr>
          <w:delText>）</w:delText>
        </w:r>
      </w:del>
    </w:p>
    <w:p w14:paraId="6187A83C">
      <w:pPr>
        <w:spacing w:line="299" w:lineRule="auto"/>
        <w:rPr>
          <w:rFonts w:ascii="Arial"/>
          <w:sz w:val="21"/>
        </w:rPr>
      </w:pPr>
    </w:p>
    <w:p w14:paraId="34DD4F38">
      <w:pPr>
        <w:spacing w:line="299" w:lineRule="auto"/>
        <w:rPr>
          <w:rFonts w:ascii="Arial"/>
          <w:sz w:val="21"/>
        </w:rPr>
      </w:pPr>
    </w:p>
    <w:p w14:paraId="00135A29">
      <w:pPr>
        <w:spacing w:line="300" w:lineRule="auto"/>
        <w:rPr>
          <w:rFonts w:ascii="Arial"/>
          <w:sz w:val="21"/>
        </w:rPr>
      </w:pPr>
    </w:p>
    <w:p w14:paraId="0DE17C0D">
      <w:pPr>
        <w:spacing w:line="300" w:lineRule="auto"/>
        <w:rPr>
          <w:rFonts w:ascii="Arial"/>
          <w:sz w:val="21"/>
        </w:rPr>
      </w:pPr>
    </w:p>
    <w:p w14:paraId="4C41818D">
      <w:pPr>
        <w:spacing w:before="102" w:line="223" w:lineRule="auto"/>
        <w:ind w:right="13"/>
        <w:jc w:val="right"/>
        <w:rPr>
          <w:rFonts w:ascii="仿宋" w:hAnsi="仿宋" w:eastAsia="仿宋" w:cs="仿宋"/>
          <w:sz w:val="31"/>
          <w:szCs w:val="31"/>
        </w:rPr>
      </w:pPr>
      <w:r>
        <w:rPr>
          <w:rFonts w:ascii="仿宋" w:hAnsi="仿宋" w:eastAsia="仿宋" w:cs="仿宋"/>
          <w:spacing w:val="21"/>
          <w:sz w:val="31"/>
          <w:szCs w:val="31"/>
        </w:rPr>
        <w:t>华</w:t>
      </w:r>
      <w:r>
        <w:rPr>
          <w:rFonts w:ascii="仿宋" w:hAnsi="仿宋" w:eastAsia="仿宋" w:cs="仿宋"/>
          <w:spacing w:val="19"/>
          <w:sz w:val="31"/>
          <w:szCs w:val="31"/>
        </w:rPr>
        <w:t>润啤酒</w:t>
      </w:r>
      <w:r>
        <w:rPr>
          <w:rFonts w:hint="eastAsia" w:ascii="仿宋" w:hAnsi="仿宋" w:eastAsia="仿宋" w:cs="仿宋"/>
          <w:spacing w:val="19"/>
          <w:sz w:val="31"/>
          <w:szCs w:val="31"/>
          <w:lang w:eastAsia="zh-CN"/>
        </w:rPr>
        <w:t>（</w:t>
      </w:r>
      <w:r>
        <w:rPr>
          <w:rFonts w:ascii="仿宋" w:hAnsi="仿宋" w:eastAsia="仿宋" w:cs="仿宋"/>
          <w:spacing w:val="19"/>
          <w:sz w:val="31"/>
          <w:szCs w:val="31"/>
        </w:rPr>
        <w:t>控股</w:t>
      </w:r>
      <w:r>
        <w:rPr>
          <w:rFonts w:hint="eastAsia" w:ascii="仿宋" w:hAnsi="仿宋" w:eastAsia="仿宋" w:cs="仿宋"/>
          <w:spacing w:val="19"/>
          <w:sz w:val="31"/>
          <w:szCs w:val="31"/>
          <w:lang w:eastAsia="zh-CN"/>
        </w:rPr>
        <w:t>）</w:t>
      </w:r>
      <w:r>
        <w:rPr>
          <w:rFonts w:ascii="仿宋" w:hAnsi="仿宋" w:eastAsia="仿宋" w:cs="仿宋"/>
          <w:spacing w:val="19"/>
          <w:sz w:val="31"/>
          <w:szCs w:val="31"/>
        </w:rPr>
        <w:t>有限公司</w:t>
      </w:r>
    </w:p>
    <w:p w14:paraId="780E2A65">
      <w:pPr>
        <w:spacing w:before="186" w:line="224" w:lineRule="auto"/>
        <w:jc w:val="right"/>
        <w:rPr>
          <w:rFonts w:ascii="仿宋" w:hAnsi="仿宋" w:eastAsia="仿宋" w:cs="仿宋"/>
          <w:sz w:val="31"/>
          <w:szCs w:val="31"/>
        </w:rPr>
      </w:pPr>
      <w:r>
        <w:rPr>
          <w:rFonts w:ascii="仿宋" w:hAnsi="仿宋" w:eastAsia="仿宋" w:cs="仿宋"/>
          <w:spacing w:val="-14"/>
          <w:sz w:val="31"/>
          <w:szCs w:val="31"/>
        </w:rPr>
        <w:t>二</w:t>
      </w:r>
      <w:r>
        <w:rPr>
          <w:rFonts w:ascii="仿宋" w:hAnsi="仿宋" w:eastAsia="仿宋" w:cs="仿宋"/>
          <w:spacing w:val="-9"/>
          <w:sz w:val="31"/>
          <w:szCs w:val="31"/>
        </w:rPr>
        <w:t>○</w:t>
      </w:r>
      <w:r>
        <w:rPr>
          <w:rFonts w:ascii="仿宋" w:hAnsi="仿宋" w:eastAsia="仿宋" w:cs="仿宋"/>
          <w:spacing w:val="-7"/>
          <w:sz w:val="31"/>
          <w:szCs w:val="31"/>
        </w:rPr>
        <w:t>二四年八月十二日</w:t>
      </w:r>
    </w:p>
    <w:p w14:paraId="1C8B0533">
      <w:pPr>
        <w:spacing w:line="260" w:lineRule="auto"/>
        <w:rPr>
          <w:rFonts w:ascii="Arial"/>
          <w:sz w:val="21"/>
        </w:rPr>
      </w:pPr>
    </w:p>
    <w:p w14:paraId="128754A0">
      <w:pPr>
        <w:spacing w:line="261" w:lineRule="auto"/>
        <w:rPr>
          <w:rFonts w:ascii="Arial"/>
          <w:sz w:val="21"/>
        </w:rPr>
      </w:pPr>
    </w:p>
    <w:p w14:paraId="4F705DED">
      <w:pPr>
        <w:spacing w:before="70" w:line="190" w:lineRule="auto"/>
        <w:rPr>
          <w:rFonts w:ascii="Times New Roman" w:hAnsi="Times New Roman" w:eastAsia="Times New Roman" w:cs="Times New Roman"/>
          <w:sz w:val="24"/>
          <w:szCs w:val="24"/>
        </w:rPr>
      </w:pPr>
      <w:r>
        <w:rPr>
          <w:rFonts w:ascii="Times New Roman" w:hAnsi="Times New Roman" w:eastAsia="Times New Roman" w:cs="Times New Roman"/>
          <w:color w:val="1C1C1C"/>
          <w:spacing w:val="-6"/>
          <w:sz w:val="24"/>
          <w:szCs w:val="24"/>
        </w:rPr>
        <w:t>20</w:t>
      </w:r>
      <w:r>
        <w:rPr>
          <w:rFonts w:ascii="Times New Roman" w:hAnsi="Times New Roman" w:eastAsia="Times New Roman" w:cs="Times New Roman"/>
          <w:color w:val="1C1C1C"/>
          <w:spacing w:val="-4"/>
          <w:sz w:val="24"/>
          <w:szCs w:val="24"/>
        </w:rPr>
        <w:t>2</w:t>
      </w:r>
      <w:r>
        <w:rPr>
          <w:rFonts w:ascii="Times New Roman" w:hAnsi="Times New Roman" w:eastAsia="Times New Roman" w:cs="Times New Roman"/>
          <w:color w:val="1C1C1C"/>
          <w:spacing w:val="-3"/>
          <w:sz w:val="24"/>
          <w:szCs w:val="24"/>
        </w:rPr>
        <w:t>4-08-12</w:t>
      </w:r>
    </w:p>
    <w:sectPr>
      <w:headerReference r:id="rId5" w:type="default"/>
      <w:footerReference r:id="rId6" w:type="default"/>
      <w:pgSz w:w="11907" w:h="16839"/>
      <w:pgMar w:top="1230" w:right="1389" w:bottom="901" w:left="1389" w:header="1216" w:footer="726"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4995">
    <w:pPr>
      <w:spacing w:line="179" w:lineRule="auto"/>
      <w:ind w:left="4112"/>
      <w:rPr>
        <w:rFonts w:ascii="仿宋" w:hAnsi="仿宋" w:eastAsia="仿宋" w:cs="仿宋"/>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D98A6">
    <w:pPr>
      <w:spacing w:line="14" w:lineRule="exact"/>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39B1A90"/>
    <w:rsid w:val="08B162D6"/>
    <w:rsid w:val="09E2121D"/>
    <w:rsid w:val="0C0777FD"/>
    <w:rsid w:val="108A1F21"/>
    <w:rsid w:val="14620107"/>
    <w:rsid w:val="14F658C6"/>
    <w:rsid w:val="15C41643"/>
    <w:rsid w:val="15CF4789"/>
    <w:rsid w:val="15E940BA"/>
    <w:rsid w:val="1A471438"/>
    <w:rsid w:val="1E23059A"/>
    <w:rsid w:val="218B6594"/>
    <w:rsid w:val="2B7A247A"/>
    <w:rsid w:val="3046548F"/>
    <w:rsid w:val="32090364"/>
    <w:rsid w:val="35396AF6"/>
    <w:rsid w:val="3C826855"/>
    <w:rsid w:val="3F056BBE"/>
    <w:rsid w:val="43B86527"/>
    <w:rsid w:val="599C5861"/>
    <w:rsid w:val="5F2019F5"/>
    <w:rsid w:val="5F546567"/>
    <w:rsid w:val="61B12F18"/>
    <w:rsid w:val="62D4126C"/>
    <w:rsid w:val="64D3050A"/>
    <w:rsid w:val="68DD1372"/>
    <w:rsid w:val="69A64FDA"/>
    <w:rsid w:val="6AC25DB6"/>
    <w:rsid w:val="72A72905"/>
    <w:rsid w:val="791C0936"/>
    <w:rsid w:val="7B473C57"/>
    <w:rsid w:val="7BFD2AAB"/>
    <w:rsid w:val="7C323F66"/>
    <w:rsid w:val="7C342E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13</TotalTime>
  <ScaleCrop>false</ScaleCrop>
  <LinksUpToDate>false</LinksUpToDate>
  <Application>WPS Office_12.8.2.21215_F1E327BC-269C-435d-A152-05C5408002CA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2024-08-12T14:48:00Z</dcterms:created>
  <dc:creator>Jiao Peng 焦鹏</dc:creator>
  <cp:lastModifiedBy>咨询组</cp:lastModifiedBy>
  <dcterms:modified xsi:type="dcterms:W3CDTF">2026-04-23T05:46:45Z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2025-10-23T17:28:13Z</vt:filetime>
  </property>
  <property fmtid="{D5CDD505-2E9C-101B-9397-08002B2CF9AE}" pid="4" name="KSOProductBuildVer">
    <vt:lpwstr>2052-12.8.2.21215</vt:lpwstr>
  </property>
  <property fmtid="{D5CDD505-2E9C-101B-9397-08002B2CF9AE}" pid="5" name="ICV">
    <vt:lpwstr>255419F5E1AD42BEA460BF2A18715C6C_12</vt:lpwstr>
  </property>
</Properties>
</file>
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C2B56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firstLineChars="0"/>
        <w:jc w:val="center"/>
        <w:textAlignment w:val="baseline"/>
        <w:outlineLvl w:val="0"/>
        <w:rPr>
          <w:rFonts w:hint="eastAsia" w:ascii="华文中宋" w:hAnsi="华文中宋" w:eastAsia="华文中宋" w:cs="华文中宋"/>
          <w:spacing w:val="-1"/>
          <w:sz w:val="24"/>
          <w:szCs w:val="24"/>
          <w:lang w:eastAsia="zh-CN"/>
        </w:rPr>
      </w:pPr>
      <w:bookmarkStart w:id="0" w:name="_bookmark1"/>
      <w:bookmarkEnd w:id="0"/>
      <w:r>
        <w:rPr>
          <w:rFonts w:ascii="华文中宋" w:hAnsi="华文中宋" w:eastAsia="华文中宋" w:cs="华文中宋"/>
          <w:spacing w:val="-1"/>
          <w:sz w:val="36"/>
          <w:szCs w:val="36"/>
        </w:rPr>
        <w:t>华润啤酒直管经理人退休手续办理指引</w:t>
      </w:r>
      <w:r>
        <w:rPr>
          <w:rFonts w:hint="eastAsia" w:ascii="华文中宋" w:hAnsi="华文中宋" w:eastAsia="华文中宋" w:cs="华文中宋"/>
          <w:spacing w:val="-1"/>
          <w:sz w:val="24"/>
          <w:szCs w:val="24"/>
          <w:lang w:eastAsia="zh-CN"/>
        </w:rPr>
        <w:t>（</w:t>
      </w:r>
      <w:r>
        <w:rPr>
          <w:rFonts w:ascii="华文中宋" w:hAnsi="华文中宋" w:eastAsia="华文中宋" w:cs="华文中宋"/>
          <w:spacing w:val="-1"/>
          <w:sz w:val="24"/>
          <w:szCs w:val="24"/>
        </w:rPr>
        <w:t>华啤C03-01-人力23A</w:t>
      </w:r>
      <w:r>
        <w:rPr>
          <w:rFonts w:hint="eastAsia" w:ascii="华文中宋" w:hAnsi="华文中宋" w:eastAsia="华文中宋" w:cs="华文中宋"/>
          <w:spacing w:val="-1"/>
          <w:sz w:val="24"/>
          <w:szCs w:val="24"/>
          <w:lang w:eastAsia="zh-CN"/>
        </w:rPr>
        <w:t>）</w:t>
      </w:r>
    </w:p>
    <w:p w14:paraId="228EE6D7">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r>
        <w:rPr>
          <w:rFonts w:ascii="黑体" w:hAnsi="黑体" w:eastAsia="黑体" w:cs="黑体"/>
          <w:spacing w:val="7"/>
          <w:sz w:val="31"/>
          <w:szCs w:val="31"/>
        </w:rPr>
        <w:t>第一章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总则</w:t>
      </w:r>
    </w:p>
    <w:p w14:paraId="6803BB2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第一条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为实现“好口碑、好温暖、好有趣”的美好雪花，营造有仪式感的文化体验，提升对退休经理人的管理和服务，特制定本指引。</w:t>
      </w:r>
    </w:p>
    <w:p w14:paraId="097FEBD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68DA624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本指引适用于华润啤酒直管经理人（含内退/退居二线前为华润啤酒直管经理人的）。</w:t>
      </w:r>
    </w:p>
    <w:p w14:paraId="4EB419F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2EBF866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退休人员是指按照国家法律、法规的规定，劳动者符合退休条件，用人单位终止劳动合同，开始享受养老保险待遇的人员。</w:t>
      </w:r>
    </w:p>
    <w:p w14:paraId="3CA5381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6E439E3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第四条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职责及分工</w:t>
      </w:r>
    </w:p>
    <w:p w14:paraId="0E5ECDE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（一）COE：负责制定发布退休管理政策，内部政策解答等，协调HRBP、SSC解决退休操作中的疑难问题。</w:t>
      </w:r>
    </w:p>
    <w:p w14:paraId="4CF574B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（二）SSC：负责将退休经理人信息发布，协助HRBP进行退休手续办理、退休薪酬福利、社保手续办理等，向COE反馈退休操作中的问题。</w:t>
      </w:r>
    </w:p>
    <w:p w14:paraId="322C7C6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（三）HRBP：负责退休工作各环节的具体操作，落实退休关爱“一个提示”项目，向HRSSC、COE反馈退休办理操作中的问题。</w:t>
      </w:r>
    </w:p>
    <w:p w14:paraId="19D4122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（四）经理人所在单位或分管部门：负责落实退休关爱三个“一”项目，即一封家书、一次座谈会、一抹记忆，负责离岗工作交接等。</w:t>
      </w:r>
    </w:p>
    <w:p w14:paraId="3246555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（五）所在单位行政管理岗：负责一份礼物的购买，待后续礼物统一采集后，由企业文化岗负责统一配发。</w:t>
      </w:r>
    </w:p>
    <w:p w14:paraId="796C7C8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（六）经理人本人：按国家、公司规定准备退休资料，</w:t>
      </w:r>
      <w:bookmarkStart w:id="1" w:name="_bookmark2"/>
      <w:bookmarkEnd w:id="1"/>
      <w:r>
        <w:rPr>
          <w:rFonts w:hint="eastAsia" w:ascii="仿宋" w:hAnsi="仿宋" w:eastAsia="仿宋" w:cs="仿宋"/>
          <w:spacing w:val="11"/>
          <w:position w:val="0"/>
          <w:sz w:val="31"/>
          <w:szCs w:val="31"/>
          <w:lang w:eastAsia="zh-CN"/>
        </w:rPr>
        <w:t>做好工作交接，办理离岗手续。</w:t>
      </w:r>
    </w:p>
    <w:p w14:paraId="099CCB46">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both"/>
        <w:textAlignment w:val="baseline"/>
        <w:rPr>
          <w:rFonts w:hint="default" w:ascii="黑体" w:hAnsi="黑体" w:eastAsia="黑体" w:cs="黑体"/>
          <w:spacing w:val="7"/>
          <w:sz w:val="31"/>
          <w:szCs w:val="31"/>
          <w:lang w:val="en-US" w:eastAsia="zh-CN"/>
        </w:rPr>
      </w:pPr>
      <w:r>
        <w:rPr>
          <w:rFonts w:hint="eastAsia" w:ascii="黑体" w:hAnsi="黑体" w:eastAsia="黑体" w:cs="黑体"/>
          <w:spacing w:val="7"/>
          <w:sz w:val="31"/>
          <w:szCs w:val="31"/>
          <w:lang w:val="en-US" w:eastAsia="zh-CN"/>
        </w:rPr>
        <w:t>///</w:t>
      </w:r>
    </w:p>
    <w:p w14:paraId="4D1367C2">
      <w:pPr>
        <w:keepNext w:val="0"/>
        <w:keepLines w:val="0"/>
        <w:pageBreakBefore w:val="0"/>
        <w:widowControl/>
        <w:numPr>
          <w:ilvl w:val="0"/>
          <w:numId w:val="0"/>
        </w:numPr>
        <w:kinsoku w:val="0"/>
        <w:wordWrap/>
        <w:overflowPunct/>
        <w:topLinePunct w:val="0"/>
        <w:autoSpaceDE w:val="0"/>
        <w:autoSpaceDN w:val="0"/>
        <w:bidi w:val="0"/>
        <w:adjustRightInd w:val="0"/>
        <w:snapToGrid w:val="0"/>
        <w:spacing w:after="0" w:line="334" w:lineRule="auto"/>
        <w:ind w:left="0" w:leftChars="0"/>
        <w:jc w:val="center"/>
        <w:textAlignment w:val="baseline"/>
        <w:rPr>
          <w:rFonts w:ascii="黑体" w:hAnsi="黑体" w:eastAsia="黑体" w:cs="黑体"/>
          <w:spacing w:val="7"/>
          <w:sz w:val="31"/>
          <w:szCs w:val="31"/>
        </w:rPr>
      </w:pPr>
      <w:r>
        <w:rPr>
          <w:rFonts w:hint="eastAsia" w:ascii="黑体" w:hAnsi="黑体" w:eastAsia="黑体" w:cs="黑体"/>
          <w:snapToGrid w:val="0"/>
          <w:color w:val="000000"/>
          <w:spacing w:val="7"/>
          <w:kern w:val="0"/>
          <w:sz w:val="31"/>
          <w:szCs w:val="31"/>
        </w:rPr>
        <w:t>第二章</w:t>
      </w:r>
      <w:r>
        <w:rPr>
          <w:rFonts w:ascii="黑体" w:hAnsi="黑体" w:eastAsia="黑体" w:cs="黑体"/>
          <w:spacing w:val="7"/>
          <w:sz w:val="31"/>
          <w:szCs w:val="31"/>
        </w:rPr>
        <w:t>退休条件</w:t>
      </w:r>
    </w:p>
    <w:p w14:paraId="225ADD33">
      <w:pPr>
        <w:keepNext w:val="0"/>
        <w:keepLines w:val="0"/>
        <w:pageBreakBefore w:val="0"/>
        <w:widowControl/>
        <w:numPr>
          <w:ilvl w:val="0"/>
          <w:numId w:val="0"/>
        </w:numPr>
        <w:kinsoku w:val="0"/>
        <w:wordWrap/>
        <w:overflowPunct/>
        <w:topLinePunct w:val="0"/>
        <w:autoSpaceDE w:val="0"/>
        <w:autoSpaceDN w:val="0"/>
        <w:bidi w:val="0"/>
        <w:adjustRightInd w:val="0"/>
        <w:snapToGrid w:val="0"/>
        <w:spacing w:after="0" w:line="334" w:lineRule="auto"/>
        <w:ind w:left="0" w:leftChars="0"/>
        <w:jc w:val="both"/>
        <w:textAlignment w:val="baseline"/>
        <w:rPr>
          <w:rFonts w:ascii="黑体" w:hAnsi="黑体" w:eastAsia="黑体" w:cs="黑体"/>
          <w:spacing w:val="7"/>
          <w:sz w:val="31"/>
          <w:szCs w:val="31"/>
        </w:rPr>
      </w:pPr>
      <w:r>
        <w:rPr>
          <w:rFonts w:hint="eastAsia" w:ascii="黑体" w:hAnsi="黑体" w:eastAsia="黑体" w:cs="黑体"/>
          <w:spacing w:val="7"/>
          <w:sz w:val="31"/>
          <w:szCs w:val="31"/>
          <w:lang w:val="en-US" w:eastAsia="zh-CN"/>
        </w:rPr>
        <w:t>///</w:t>
      </w:r>
    </w:p>
    <w:p w14:paraId="3B86A42C">
      <w:pPr>
        <w:keepNext w:val="0"/>
        <w:keepLines w:val="0"/>
        <w:pageBreakBefore w:val="0"/>
        <w:widowControl/>
        <w:numPr>
          <w:ilvl w:val="0"/>
          <w:numId w:val="1"/>
        </w:numPr>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符合国家规定退休条件的，可以办理退休。当地有特殊规定的，依照当地政策执行。</w:t>
      </w:r>
    </w:p>
    <w:p w14:paraId="2EB43460">
      <w:pPr>
        <w:keepNext w:val="0"/>
        <w:keepLines w:val="0"/>
        <w:pageBreakBefore w:val="0"/>
        <w:widowControl/>
        <w:numPr>
          <w:numId w:val="0"/>
        </w:numPr>
        <w:kinsoku w:val="0"/>
        <w:wordWrap/>
        <w:overflowPunct/>
        <w:topLinePunct w:val="0"/>
        <w:autoSpaceDE w:val="0"/>
        <w:autoSpaceDN w:val="0"/>
        <w:bidi w:val="0"/>
        <w:adjustRightInd w:val="0"/>
        <w:snapToGrid w:val="0"/>
        <w:spacing w:line="334" w:lineRule="auto"/>
        <w:ind w:leftChars="200" w:right="0" w:rightChars="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75DF88E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第六条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退休时间：出生日期认定实行居民身份证与干部人事档案相结合的办法，当本人身份证与档案记载的出生日期不一致时，以本人档案最先记载的出生日期为准。</w:t>
      </w:r>
    </w:p>
    <w:p w14:paraId="717761F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6BC2142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第七条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员工退休后仍需缴纳社会保险的，按公司《社保公积金管理办法》及相关要求执行，即：</w:t>
      </w:r>
    </w:p>
    <w:p w14:paraId="06417F6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（一）如果当地社保部门有相关规定必须由公司趸交（包括外部系统操作和业务办理规则），按照规定执行：</w:t>
      </w:r>
    </w:p>
    <w:p w14:paraId="5FD3B45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1．因公司原因造成欠缴的情形：公司给予补缴或延续缴费；公司部分成本由公司承担，个人部分仍由员工承担；</w:t>
      </w:r>
    </w:p>
    <w:p w14:paraId="476E884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2．因个人原因造成欠缴的情形：公司协助员工办理趸交，优先选择一次性趸交；公司部分及个人部分成本均由员工承担。</w:t>
      </w:r>
    </w:p>
    <w:p w14:paraId="2EA3215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（二）如无相关规定必须由公司趸交，按照如下要求执行：</w:t>
      </w:r>
    </w:p>
    <w:p w14:paraId="6788738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1．因公司原因造成欠缴的情形：公司给予补缴或延续缴费；公司部分成本由公司承担，个人部分仍由员工承担；</w:t>
      </w:r>
    </w:p>
    <w:p w14:paraId="279FCFD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2．因个人原因造成欠缴的情形：已达法定退休年龄的，</w:t>
      </w:r>
      <w:bookmarkStart w:id="2" w:name="_bookmark3"/>
      <w:bookmarkEnd w:id="2"/>
      <w:r>
        <w:rPr>
          <w:rFonts w:hint="eastAsia" w:ascii="仿宋" w:hAnsi="仿宋" w:eastAsia="仿宋" w:cs="仿宋"/>
          <w:spacing w:val="11"/>
          <w:position w:val="0"/>
          <w:sz w:val="31"/>
          <w:szCs w:val="31"/>
          <w:lang w:eastAsia="zh-CN"/>
        </w:rPr>
        <w:t>终止劳动合同,办理社保减员。</w:t>
      </w:r>
    </w:p>
    <w:p w14:paraId="70DCF89B">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hint="default" w:ascii="黑体" w:hAnsi="黑体" w:eastAsia="黑体" w:cs="黑体"/>
          <w:spacing w:val="7"/>
          <w:sz w:val="31"/>
          <w:szCs w:val="31"/>
          <w:lang w:val="en-US" w:eastAsia="zh-CN"/>
        </w:rPr>
      </w:pPr>
      <w:r>
        <w:rPr>
          <w:rFonts w:hint="eastAsia" w:ascii="黑体" w:hAnsi="黑体" w:eastAsia="黑体" w:cs="黑体"/>
          <w:spacing w:val="7"/>
          <w:sz w:val="31"/>
          <w:szCs w:val="31"/>
          <w:lang w:val="en-US" w:eastAsia="zh-CN"/>
        </w:rPr>
        <w:t>///</w:t>
      </w:r>
    </w:p>
    <w:p w14:paraId="7E9D45A8">
      <w:pPr>
        <w:keepNext w:val="0"/>
        <w:keepLines w:val="0"/>
        <w:pageBreakBefore w:val="0"/>
        <w:widowControl/>
        <w:numPr>
          <w:ilvl w:val="0"/>
          <w:numId w:val="0"/>
        </w:numPr>
        <w:kinsoku w:val="0"/>
        <w:wordWrap/>
        <w:overflowPunct/>
        <w:topLinePunct w:val="0"/>
        <w:autoSpaceDE w:val="0"/>
        <w:autoSpaceDN w:val="0"/>
        <w:bidi w:val="0"/>
        <w:adjustRightInd w:val="0"/>
        <w:snapToGrid w:val="0"/>
        <w:spacing w:after="0" w:line="334" w:lineRule="auto"/>
        <w:ind w:left="0" w:leftChars="0"/>
        <w:jc w:val="center"/>
        <w:textAlignment w:val="baseline"/>
        <w:rPr>
          <w:rFonts w:ascii="黑体" w:hAnsi="黑体" w:eastAsia="黑体" w:cs="黑体"/>
          <w:spacing w:val="7"/>
          <w:sz w:val="31"/>
          <w:szCs w:val="31"/>
        </w:rPr>
      </w:pPr>
      <w:r>
        <w:rPr>
          <w:rFonts w:hint="eastAsia" w:ascii="黑体" w:hAnsi="黑体" w:eastAsia="黑体" w:cs="黑体"/>
          <w:snapToGrid w:val="0"/>
          <w:color w:val="000000"/>
          <w:spacing w:val="7"/>
          <w:kern w:val="0"/>
          <w:sz w:val="31"/>
          <w:szCs w:val="31"/>
        </w:rPr>
        <w:t>第三章</w:t>
      </w:r>
      <w:r>
        <w:rPr>
          <w:rFonts w:ascii="黑体" w:hAnsi="黑体" w:eastAsia="黑体" w:cs="黑体"/>
          <w:spacing w:val="7"/>
          <w:sz w:val="31"/>
          <w:szCs w:val="31"/>
        </w:rPr>
        <w:t>退休程序</w:t>
      </w:r>
    </w:p>
    <w:p w14:paraId="1FE95A3B">
      <w:pPr>
        <w:keepNext w:val="0"/>
        <w:keepLines w:val="0"/>
        <w:pageBreakBefore w:val="0"/>
        <w:widowControl/>
        <w:numPr>
          <w:numId w:val="0"/>
        </w:numPr>
        <w:kinsoku w:val="0"/>
        <w:wordWrap/>
        <w:overflowPunct/>
        <w:topLinePunct w:val="0"/>
        <w:autoSpaceDE w:val="0"/>
        <w:autoSpaceDN w:val="0"/>
        <w:bidi w:val="0"/>
        <w:adjustRightInd w:val="0"/>
        <w:snapToGrid w:val="0"/>
        <w:spacing w:after="0" w:line="334" w:lineRule="auto"/>
        <w:jc w:val="center"/>
        <w:textAlignment w:val="baseline"/>
        <w:rPr>
          <w:rFonts w:hint="default" w:ascii="黑体" w:hAnsi="黑体" w:eastAsia="黑体" w:cs="黑体"/>
          <w:spacing w:val="7"/>
          <w:sz w:val="31"/>
          <w:szCs w:val="31"/>
          <w:lang w:val="en-US" w:eastAsia="zh-CN"/>
        </w:rPr>
      </w:pPr>
      <w:r>
        <w:rPr>
          <w:rFonts w:hint="eastAsia" w:ascii="黑体" w:hAnsi="黑体" w:eastAsia="黑体" w:cs="黑体"/>
          <w:spacing w:val="7"/>
          <w:sz w:val="31"/>
          <w:szCs w:val="31"/>
          <w:lang w:val="en-US" w:eastAsia="zh-CN"/>
        </w:rPr>
        <w:t>///</w:t>
      </w:r>
    </w:p>
    <w:p w14:paraId="1090988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第八条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华润啤酒直管经理人退休按以下程序办理：</w:t>
      </w:r>
    </w:p>
    <w:p w14:paraId="1CEA509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（一）退休人员信息发布（退休前1年）</w:t>
      </w:r>
    </w:p>
    <w:p w14:paraId="273020E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在经理人达到退休年龄前1年，HRSSC人事管理岗推送《退休信息确认工单》至工作地HRBP，提醒各单位及时进行退休办理。</w:t>
      </w:r>
    </w:p>
    <w:p w14:paraId="14519CD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3421761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（二）退休工作提醒（退休前180天、90天）</w:t>
      </w:r>
    </w:p>
    <w:p w14:paraId="1E4F89F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1．在经理人达到退休年龄前180天、90天时点，HRSSC人事管理岗发送《退休提醒》</w:t>
      </w:r>
      <w:del w:id="0" w:author="咨询组" w:date="2025-10-24T13:17:14Z">
        <w:r>
          <w:rPr>
            <w:rFonts w:hint="eastAsia" w:ascii="仿宋" w:hAnsi="仿宋" w:eastAsia="仿宋" w:cs="仿宋"/>
            <w:spacing w:val="11"/>
            <w:position w:val="0"/>
            <w:sz w:val="31"/>
            <w:szCs w:val="31"/>
            <w:lang w:eastAsia="zh-CN"/>
          </w:rPr>
          <w:delText>（附件1）</w:delText>
        </w:r>
      </w:del>
      <w:r>
        <w:rPr>
          <w:rFonts w:hint="eastAsia" w:ascii="仿宋" w:hAnsi="仿宋" w:eastAsia="仿宋" w:cs="仿宋"/>
          <w:spacing w:val="11"/>
          <w:position w:val="0"/>
          <w:sz w:val="31"/>
          <w:szCs w:val="31"/>
          <w:lang w:eastAsia="zh-CN"/>
        </w:rPr>
        <w:t>至退休经理人的工作地HRBP，提醒跟进退休手续办理、年休假安排等事宜。</w:t>
      </w:r>
    </w:p>
    <w:p w14:paraId="54EA415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退休关爱礼物：由所在单位行政管理岗负责购买一份退休纪念品，待礼物统一采集后，由企业文化岗统一发放荣休礼盒，费用列支工会经费，费用标准不超过1000元，各单位有特殊规定的按各单位工会政策执行。</w:t>
      </w:r>
    </w:p>
    <w:p w14:paraId="18C3352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2CE3326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（三）退休档案审核等办理（退休前6个月）</w:t>
      </w:r>
    </w:p>
    <w:p w14:paraId="0A1FBD3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1．工作地HRBP应在经理人达到退休年龄的前180天启动退休流程，确认退休信息后向经理人发出《员工退休通知》</w:t>
      </w:r>
      <w:del w:id="1" w:author="咨询组" w:date="2025-10-24T13:17:19Z">
        <w:r>
          <w:rPr>
            <w:rFonts w:hint="eastAsia" w:ascii="仿宋" w:hAnsi="仿宋" w:eastAsia="仿宋" w:cs="仿宋"/>
            <w:spacing w:val="11"/>
            <w:position w:val="0"/>
            <w:sz w:val="31"/>
            <w:szCs w:val="31"/>
            <w:lang w:eastAsia="zh-CN"/>
          </w:rPr>
          <w:delText>（附件2）</w:delText>
        </w:r>
      </w:del>
      <w:r>
        <w:rPr>
          <w:rFonts w:hint="eastAsia" w:ascii="仿宋" w:hAnsi="仿宋" w:eastAsia="仿宋" w:cs="仿宋"/>
          <w:spacing w:val="11"/>
          <w:position w:val="0"/>
          <w:sz w:val="31"/>
          <w:szCs w:val="31"/>
          <w:lang w:eastAsia="zh-CN"/>
        </w:rPr>
        <w:t>，关键办理节点如下：</w:t>
      </w:r>
    </w:p>
    <w:p w14:paraId="10650FC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（1）确认退休地。如退休经理人退休地与工作地不一致的，工作地HRBP应提前与退休地HRBP沟通，由其协助办理退休事宜，退休地HRBP应积极配合。</w:t>
      </w:r>
    </w:p>
    <w:p w14:paraId="785C189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（2）退休办理材料清单及合并社保。退休地HRBP提供退休材料清单并告知经理人及工作地HRBP，经理人应配合准备相关材料；提前了解以灵活就业人员办理退休利弊，根据需要确定转移、合并社保时间等。</w:t>
      </w:r>
    </w:p>
    <w:p w14:paraId="788DFA9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（3）档案转移工作。由HRSSC人事管理岗沟通协调调出地与调入地档案流转需求，工作地HRBP准备调档手续，HRSSC干部管理岗根据调档需求办理档案调出，具体按照《华润啤酒干部人事档案管理办法》执行。</w:t>
      </w:r>
    </w:p>
    <w:p w14:paraId="56D1682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（4）资料及档案审核。退休地HRBP将退休资料及档案提交当地人社局审核，确定退休年龄及是否需要补缴养老/医疗费用、退休资料等。</w:t>
      </w:r>
    </w:p>
    <w:p w14:paraId="4BFF628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（5）获取审核结果。工作地HRBP获取退休办理结果，并填写退休办理反馈工单。</w:t>
      </w:r>
    </w:p>
    <w:p w14:paraId="3414129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2．退休档案审核、退休金申领手续不受公司退休返聘审批的影响，即经理人无论是否进行退休返聘，均需按期办理。</w:t>
      </w:r>
    </w:p>
    <w:p w14:paraId="52F8A16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032DB93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（四）绩效考评（退休前1个月）</w:t>
      </w:r>
    </w:p>
    <w:p w14:paraId="5332827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退休经理人须完成任职期间的业绩评价，交人力资源部存档。</w:t>
      </w:r>
    </w:p>
    <w:p w14:paraId="0D1B8DE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1．季度评价：因退休导致在岗不足15天的，当期考评按标准分计算；其他需要正常进行评价的，在正式退休前完成当期绩效评价，按相应考核方案执行。</w:t>
      </w:r>
    </w:p>
    <w:p w14:paraId="352E0CB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2．年度评价：10月31日前退休经理人不计算年度考核得分，10月31日后退休经理人于次年统一计算年度考核得分；绩效等级评定于次年统一完成。</w:t>
      </w:r>
    </w:p>
    <w:p w14:paraId="623C6EE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3D40288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（五）退休座谈会（退休前1个月）：部门开展一次退休座谈会，退休经理人的直接上级为主持人，工作地HRBP为退休座谈会协助人，负责组织开展一次座谈会</w:t>
      </w:r>
      <w:del w:id="2" w:author="咨询组" w:date="2025-10-24T13:16:37Z">
        <w:r>
          <w:rPr>
            <w:rFonts w:hint="eastAsia" w:ascii="仿宋" w:hAnsi="仿宋" w:eastAsia="仿宋" w:cs="仿宋"/>
            <w:spacing w:val="11"/>
            <w:position w:val="0"/>
            <w:sz w:val="31"/>
            <w:szCs w:val="31"/>
            <w:lang w:eastAsia="zh-CN"/>
          </w:rPr>
          <w:delText>，座谈会提纲详见附件3</w:delText>
        </w:r>
      </w:del>
      <w:r>
        <w:rPr>
          <w:rFonts w:hint="eastAsia" w:ascii="仿宋" w:hAnsi="仿宋" w:eastAsia="仿宋" w:cs="仿宋"/>
          <w:spacing w:val="11"/>
          <w:position w:val="0"/>
          <w:sz w:val="31"/>
          <w:szCs w:val="31"/>
          <w:lang w:eastAsia="zh-CN"/>
        </w:rPr>
        <w:t>。</w:t>
      </w:r>
    </w:p>
    <w:p w14:paraId="73E1ABC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3EA026D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（六）退休仪式（离岗前）：退休经理人离岗前，经理人所在单位或分管部门应制作一封家书</w:t>
      </w:r>
      <w:del w:id="3" w:author="咨询组" w:date="2025-10-24T13:17:10Z">
        <w:r>
          <w:rPr>
            <w:rFonts w:hint="eastAsia" w:ascii="仿宋" w:hAnsi="仿宋" w:eastAsia="仿宋" w:cs="仿宋"/>
            <w:spacing w:val="11"/>
            <w:position w:val="0"/>
            <w:sz w:val="31"/>
            <w:szCs w:val="31"/>
            <w:lang w:eastAsia="zh-CN"/>
          </w:rPr>
          <w:delText>（附件4）</w:delText>
        </w:r>
      </w:del>
      <w:r>
        <w:rPr>
          <w:rFonts w:hint="eastAsia" w:ascii="仿宋" w:hAnsi="仿宋" w:eastAsia="仿宋" w:cs="仿宋"/>
          <w:spacing w:val="11"/>
          <w:position w:val="0"/>
          <w:sz w:val="31"/>
          <w:szCs w:val="31"/>
          <w:lang w:eastAsia="zh-CN"/>
        </w:rPr>
        <w:t>，华润啤酒行政管理部企业文化岗负责发布。华润啤酒荣休经理人家书落款人为华润啤酒董事会主席、华润雪花荣休经理人家书落款人为华润雪花总经理、华润酒业荣休经理人家书落款人为华润酒业总经理；用人单位/部门制作电子/实物相册</w:t>
      </w:r>
      <w:del w:id="4" w:author="咨询组" w:date="2025-10-24T13:17:49Z">
        <w:r>
          <w:rPr>
            <w:rFonts w:hint="eastAsia" w:ascii="仿宋" w:hAnsi="仿宋" w:eastAsia="仿宋" w:cs="仿宋"/>
            <w:spacing w:val="11"/>
            <w:position w:val="0"/>
            <w:sz w:val="31"/>
            <w:szCs w:val="31"/>
            <w:lang w:eastAsia="zh-CN"/>
          </w:rPr>
          <w:delText>，使用提示详见附件5</w:delText>
        </w:r>
      </w:del>
      <w:r>
        <w:rPr>
          <w:rFonts w:hint="eastAsia" w:ascii="仿宋" w:hAnsi="仿宋" w:eastAsia="仿宋" w:cs="仿宋"/>
          <w:spacing w:val="11"/>
          <w:position w:val="0"/>
          <w:sz w:val="31"/>
          <w:szCs w:val="31"/>
          <w:lang w:eastAsia="zh-CN"/>
        </w:rPr>
        <w:t>。</w:t>
      </w:r>
    </w:p>
    <w:p w14:paraId="6FFFB57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43267A7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（七）离岗手续办理（离岗前）：同离职手续办理，即经理人按公司相关要求在离岗前30天内与所在单位完成公司物品移交和全部工作交接，并将签署完毕的《离职工作交接单》交至HRBP。</w:t>
      </w:r>
    </w:p>
    <w:p w14:paraId="2E8BB3A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（八）退休经理人党组织关系由各单位党群工作人员负责转移。</w:t>
      </w:r>
    </w:p>
    <w:p w14:paraId="3323E9B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（九）HRBP在办理完退休手续的当月将《退休提示》</w:t>
      </w:r>
      <w:del w:id="5" w:author="咨询组" w:date="2025-10-24T13:17:56Z">
        <w:r>
          <w:rPr>
            <w:rFonts w:hint="eastAsia" w:ascii="仿宋" w:hAnsi="仿宋" w:eastAsia="仿宋" w:cs="仿宋"/>
            <w:spacing w:val="11"/>
            <w:position w:val="0"/>
            <w:sz w:val="31"/>
            <w:szCs w:val="31"/>
            <w:lang w:eastAsia="zh-CN"/>
          </w:rPr>
          <w:delText>（附件6）</w:delText>
        </w:r>
      </w:del>
      <w:r>
        <w:rPr>
          <w:rFonts w:hint="eastAsia" w:ascii="仿宋" w:hAnsi="仿宋" w:eastAsia="仿宋" w:cs="仿宋"/>
          <w:spacing w:val="11"/>
          <w:position w:val="0"/>
          <w:sz w:val="31"/>
          <w:szCs w:val="31"/>
          <w:lang w:eastAsia="zh-CN"/>
        </w:rPr>
        <w:t>发送至经理人本人，告知其退休后享受的相关福利待遇及公司对接人。</w:t>
      </w:r>
    </w:p>
    <w:p w14:paraId="2E6ED68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0072D6F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（十）退休办理过程中问题解决及协调机制</w:t>
      </w:r>
    </w:p>
    <w:p w14:paraId="14FC8D9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1．采用问题解决及协调小组制，常态化小组成员由华润啤酒人力资源部劳动政策研究经理、薪酬绩效经理，共享中心薪酬福利经理、人事运营经理组成，负责牵头解决退休办理过程中的问题：</w:t>
      </w:r>
    </w:p>
    <w:p w14:paraId="6ADD0FF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（1）工伤、年休假争议等问题，由劳动政策研究经理牵头负责协调解决；</w:t>
      </w:r>
    </w:p>
    <w:p w14:paraId="6F64530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（2）薪酬福利、退休后福利待遇、社保等问题，由薪酬绩效经理牵头协调解决；</w:t>
      </w:r>
    </w:p>
    <w:p w14:paraId="7EE1F53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2．运行机制：由工作地HRBP在退休流程启动后，根据需要自行组建问题解决及协调临时小组，临时小组即按上述职责开展工作。</w:t>
      </w:r>
    </w:p>
    <w:p w14:paraId="12540B2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0BEE20B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（十一）资料存档：退休办理完成后，由工作地HRBP整理退休经理人的退休资料并转移至HRSSC人事管理岗按时存档。</w:t>
      </w:r>
    </w:p>
    <w:p w14:paraId="0576546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277ACF5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十二）业务核验与提醒：每月20日前，HRBP自行检核退休工作进展；启动退休流程后，正式退休时点前，工作地HRBP每两周将退休手续办理进度发送给经理人本人，并抄送至HRSSC人事管理岗；退休时点后，若尚未办理结束的，每月发送进度情况给经理人本人，抄送HRSSC人事管理岗；涉及当地人社局要求集中办理地区的，反馈一次即可，不必每月反馈。</w:t>
      </w:r>
    </w:p>
    <w:p w14:paraId="35EFEDE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6CB9187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第九条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延期退休：原则上公司不办理延期退休。</w:t>
      </w:r>
    </w:p>
    <w:p w14:paraId="4B648F0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68CA8EB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退休返聘：达到法定或企业规定的退休年龄后一般不再返聘，确需返聘的，需在办理退休前60天内，由华润啤酒党委审议后执行；经批准同意返聘的人员在办理完毕退休手续后，公司与其签订《退休返聘协议》，明确返聘期间</w:t>
      </w:r>
      <w:bookmarkStart w:id="3" w:name="_bookmark4"/>
      <w:bookmarkEnd w:id="3"/>
      <w:r>
        <w:rPr>
          <w:rFonts w:hint="eastAsia" w:ascii="仿宋" w:hAnsi="仿宋" w:eastAsia="仿宋" w:cs="仿宋"/>
          <w:spacing w:val="11"/>
          <w:position w:val="0"/>
          <w:sz w:val="31"/>
          <w:szCs w:val="31"/>
          <w:lang w:eastAsia="zh-CN"/>
        </w:rPr>
        <w:t>双方的权利、义务以及返聘人员的相关待遇。</w:t>
      </w:r>
    </w:p>
    <w:p w14:paraId="1BB0DC08">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hint="default" w:ascii="黑体" w:hAnsi="黑体" w:eastAsia="黑体" w:cs="黑体"/>
          <w:spacing w:val="7"/>
          <w:sz w:val="31"/>
          <w:szCs w:val="31"/>
          <w:lang w:val="en-US" w:eastAsia="zh-CN"/>
        </w:rPr>
      </w:pPr>
      <w:r>
        <w:rPr>
          <w:rFonts w:hint="eastAsia" w:ascii="黑体" w:hAnsi="黑体" w:eastAsia="黑体" w:cs="黑体"/>
          <w:spacing w:val="7"/>
          <w:sz w:val="31"/>
          <w:szCs w:val="31"/>
          <w:lang w:val="en-US" w:eastAsia="zh-CN"/>
        </w:rPr>
        <w:t>///</w:t>
      </w:r>
    </w:p>
    <w:p w14:paraId="660F13D2">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r>
        <w:rPr>
          <w:rFonts w:ascii="黑体" w:hAnsi="黑体" w:eastAsia="黑体" w:cs="黑体"/>
          <w:spacing w:val="7"/>
          <w:sz w:val="31"/>
          <w:szCs w:val="31"/>
        </w:rPr>
        <w:t>第四章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退休待遇</w:t>
      </w:r>
    </w:p>
    <w:p w14:paraId="64AA79B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5D9FECD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第十一条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养老金待遇：自办理退休手续后，次月起由社保机构按月发放社会基本养老金。退休返聘人员返聘期间待遇根据所聘岗位按照《退休返聘协议》约定执行。</w:t>
      </w:r>
    </w:p>
    <w:p w14:paraId="6D516BB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0D1C5FA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第十二条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医疗待遇：按照退休地医保相关规定执行。</w:t>
      </w:r>
    </w:p>
    <w:p w14:paraId="7CF81DE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09A4509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第十三条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公积金：可提取本人公积金账户内的本息余额并同时注销职工公积金账户。</w:t>
      </w:r>
    </w:p>
    <w:p w14:paraId="33986D4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2E1B7AA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第十四条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企业年金：经理人达到法定退休年龄前30天，由HRSSC福利管理岗进行企业年金领取测算并将测算结果和需提供材料清单反馈至工作地HRBP；工作地HRBP与退休经理人沟通待遇领取方式并收集待遇领取材料，具体按公司《企业年金管理办法》执行。</w:t>
      </w:r>
    </w:p>
    <w:p w14:paraId="27F1A4F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7416DC7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第十五条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华润啤酒直管经理人其他退休后福利按《离退休人员福利管理办法》执行，其中：</w:t>
      </w:r>
    </w:p>
    <w:p w14:paraId="5C5688B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（一）所在地法定的统筹外福利：异地经理人在本人退休时，需本人提出调回原工作地退休申请，方可享受原调出单位所在地法定统筹外福利费用；</w:t>
      </w:r>
    </w:p>
    <w:p w14:paraId="5D53EFE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（二）企业自行规定的统筹外福利：KM2经理人退休后，春节慰问、体检、大病慰问、后事费用等统筹外费用由老干部户籍所在地服务单位统一计提使用；补充商业保险费用由</w:t>
      </w:r>
      <w:bookmarkStart w:id="4" w:name="_bookmark5"/>
      <w:bookmarkEnd w:id="4"/>
      <w:r>
        <w:rPr>
          <w:rFonts w:hint="eastAsia" w:ascii="仿宋" w:hAnsi="仿宋" w:eastAsia="仿宋" w:cs="仿宋"/>
          <w:spacing w:val="11"/>
          <w:position w:val="0"/>
          <w:sz w:val="31"/>
          <w:szCs w:val="31"/>
          <w:lang w:eastAsia="zh-CN"/>
        </w:rPr>
        <w:t>华润啤酒统一计提使用。</w:t>
      </w:r>
    </w:p>
    <w:p w14:paraId="206231B6">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ins w:id="6" w:author="咨询组" w:date="2026-04-24T10:34:35Z"/>
          <w:rFonts w:hint="default" w:ascii="黑体" w:hAnsi="黑体" w:eastAsia="黑体" w:cs="黑体"/>
          <w:spacing w:val="7"/>
          <w:sz w:val="31"/>
          <w:szCs w:val="31"/>
          <w:lang w:val="en-US" w:eastAsia="zh-CN"/>
        </w:rPr>
      </w:pPr>
      <w:r>
        <w:rPr>
          <w:rFonts w:hint="eastAsia" w:ascii="黑体" w:hAnsi="黑体" w:eastAsia="黑体" w:cs="黑体"/>
          <w:spacing w:val="7"/>
          <w:sz w:val="31"/>
          <w:szCs w:val="31"/>
          <w:lang w:val="en-US" w:eastAsia="zh-CN"/>
        </w:rPr>
        <w:t>///</w:t>
      </w:r>
      <w:bookmarkStart w:id="6" w:name="_GoBack"/>
      <w:bookmarkEnd w:id="6"/>
    </w:p>
    <w:p w14:paraId="0507E060">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r>
        <w:rPr>
          <w:rFonts w:ascii="黑体" w:hAnsi="黑体" w:eastAsia="黑体" w:cs="黑体"/>
          <w:spacing w:val="7"/>
          <w:sz w:val="31"/>
          <w:szCs w:val="31"/>
        </w:rPr>
        <w:t>第五章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附则</w:t>
      </w:r>
    </w:p>
    <w:p w14:paraId="76429793">
      <w:pPr>
        <w:spacing w:before="182" w:line="560" w:lineRule="exact"/>
        <w:ind w:left="681"/>
        <w:rPr>
          <w:rFonts w:ascii="仿宋" w:hAnsi="仿宋" w:eastAsia="仿宋" w:cs="仿宋"/>
          <w:sz w:val="31"/>
          <w:szCs w:val="31"/>
        </w:rPr>
      </w:pPr>
      <w:r>
        <w:rPr>
          <w:rFonts w:ascii="黑体" w:hAnsi="黑体" w:eastAsia="黑体" w:cs="黑体"/>
          <w:spacing w:val="-1"/>
          <w:position w:val="18"/>
          <w:sz w:val="31"/>
          <w:szCs w:val="31"/>
        </w:rPr>
        <w:t>第十六条</w:t>
      </w:r>
      <w:r>
        <w:rPr>
          <w:rFonts w:hint="eastAsia" w:ascii="黑体" w:hAnsi="黑体" w:eastAsia="黑体" w:cs="黑体"/>
          <w:spacing w:val="-1"/>
          <w:position w:val="18"/>
          <w:sz w:val="31"/>
          <w:szCs w:val="31"/>
          <w:lang w:val="en-US" w:eastAsia="zh-CN"/>
        </w:rPr>
        <w:t xml:space="preserve"> </w:t>
      </w:r>
      <w:r>
        <w:rPr>
          <w:rFonts w:ascii="仿宋" w:hAnsi="仿宋" w:eastAsia="仿宋" w:cs="仿宋"/>
          <w:position w:val="18"/>
          <w:sz w:val="31"/>
          <w:szCs w:val="31"/>
        </w:rPr>
        <w:t>法律法规、监管规定、公司章程等另有规定的，</w:t>
      </w:r>
    </w:p>
    <w:p w14:paraId="07A59AC3">
      <w:pPr>
        <w:spacing w:line="224" w:lineRule="auto"/>
        <w:ind w:left="48"/>
        <w:rPr>
          <w:rFonts w:ascii="仿宋" w:hAnsi="仿宋" w:eastAsia="仿宋" w:cs="仿宋"/>
          <w:sz w:val="31"/>
          <w:szCs w:val="31"/>
        </w:rPr>
      </w:pPr>
      <w:r>
        <w:rPr>
          <w:rFonts w:ascii="仿宋" w:hAnsi="仿宋" w:eastAsia="仿宋" w:cs="仿宋"/>
          <w:spacing w:val="4"/>
          <w:sz w:val="31"/>
          <w:szCs w:val="31"/>
        </w:rPr>
        <w:t>从</w:t>
      </w:r>
      <w:r>
        <w:rPr>
          <w:rFonts w:ascii="仿宋" w:hAnsi="仿宋" w:eastAsia="仿宋" w:cs="仿宋"/>
          <w:spacing w:val="3"/>
          <w:sz w:val="31"/>
          <w:szCs w:val="31"/>
        </w:rPr>
        <w:t>其规定。</w:t>
      </w:r>
    </w:p>
    <w:p w14:paraId="287ACE9A">
      <w:pPr>
        <w:spacing w:before="64" w:line="224" w:lineRule="auto"/>
        <w:ind w:left="681"/>
        <w:rPr>
          <w:rFonts w:ascii="黑体" w:hAnsi="黑体" w:eastAsia="黑体" w:cs="黑体"/>
          <w:sz w:val="31"/>
          <w:szCs w:val="31"/>
        </w:rPr>
      </w:pPr>
      <w:r>
        <w:rPr>
          <w:rFonts w:ascii="黑体" w:hAnsi="黑体" w:eastAsia="黑体" w:cs="黑体"/>
          <w:spacing w:val="6"/>
          <w:sz w:val="31"/>
          <w:szCs w:val="31"/>
        </w:rPr>
        <w:t>第十七条</w:t>
      </w:r>
    </w:p>
    <w:p w14:paraId="4743B82D">
      <w:pPr>
        <w:spacing w:before="183" w:line="224" w:lineRule="auto"/>
        <w:ind w:left="681"/>
        <w:rPr>
          <w:rFonts w:ascii="黑体" w:hAnsi="黑体" w:eastAsia="黑体" w:cs="黑体"/>
          <w:sz w:val="31"/>
          <w:szCs w:val="31"/>
        </w:rPr>
      </w:pPr>
      <w:r>
        <w:rPr>
          <w:rFonts w:ascii="黑体" w:hAnsi="黑体" w:eastAsia="黑体" w:cs="黑体"/>
          <w:spacing w:val="6"/>
          <w:sz w:val="31"/>
          <w:szCs w:val="31"/>
        </w:rPr>
        <w:t>第十八条</w:t>
      </w:r>
    </w:p>
    <w:p w14:paraId="41EE1808">
      <w:pPr>
        <w:spacing w:before="183" w:line="561" w:lineRule="exact"/>
        <w:ind w:left="681"/>
        <w:rPr>
          <w:rFonts w:ascii="黑体" w:hAnsi="黑体" w:eastAsia="黑体" w:cs="黑体"/>
          <w:sz w:val="31"/>
          <w:szCs w:val="31"/>
        </w:rPr>
      </w:pPr>
      <w:r>
        <w:rPr>
          <w:rFonts w:ascii="黑体" w:hAnsi="黑体" w:eastAsia="黑体" w:cs="黑体"/>
          <w:spacing w:val="6"/>
          <w:position w:val="18"/>
          <w:sz w:val="31"/>
          <w:szCs w:val="31"/>
        </w:rPr>
        <w:t>第十九条</w:t>
      </w:r>
    </w:p>
    <w:p w14:paraId="7B5DBA6E">
      <w:pPr>
        <w:spacing w:line="14" w:lineRule="auto"/>
        <w:rPr>
          <w:rFonts w:ascii="Arial"/>
          <w:sz w:val="2"/>
        </w:rPr>
      </w:pPr>
    </w:p>
    <w:p w14:paraId="47B3CBD9">
      <w:pPr>
        <w:spacing w:before="62" w:line="559" w:lineRule="exact"/>
        <w:rPr>
          <w:rFonts w:ascii="仿宋" w:hAnsi="仿宋" w:eastAsia="仿宋" w:cs="仿宋"/>
          <w:sz w:val="31"/>
          <w:szCs w:val="31"/>
        </w:rPr>
      </w:pPr>
      <w:r>
        <w:rPr>
          <w:rFonts w:ascii="仿宋" w:hAnsi="仿宋" w:eastAsia="仿宋" w:cs="仿宋"/>
          <w:spacing w:val="10"/>
          <w:position w:val="18"/>
          <w:sz w:val="31"/>
          <w:szCs w:val="31"/>
        </w:rPr>
        <w:t>本</w:t>
      </w:r>
      <w:r>
        <w:rPr>
          <w:rFonts w:ascii="仿宋" w:hAnsi="仿宋" w:eastAsia="仿宋" w:cs="仿宋"/>
          <w:spacing w:val="7"/>
          <w:position w:val="18"/>
          <w:sz w:val="31"/>
          <w:szCs w:val="31"/>
        </w:rPr>
        <w:t>指引为华润啤酒三级制度。</w:t>
      </w:r>
    </w:p>
    <w:p w14:paraId="48F7190F">
      <w:pPr>
        <w:spacing w:before="1" w:line="222" w:lineRule="auto"/>
        <w:rPr>
          <w:rFonts w:ascii="仿宋" w:hAnsi="仿宋" w:eastAsia="仿宋" w:cs="仿宋"/>
          <w:sz w:val="31"/>
          <w:szCs w:val="31"/>
        </w:rPr>
      </w:pPr>
      <w:r>
        <w:rPr>
          <w:rFonts w:ascii="仿宋" w:hAnsi="仿宋" w:eastAsia="仿宋" w:cs="仿宋"/>
          <w:spacing w:val="7"/>
          <w:sz w:val="31"/>
          <w:szCs w:val="31"/>
        </w:rPr>
        <w:t>本指引自下发之日起施行。</w:t>
      </w:r>
    </w:p>
    <w:p w14:paraId="2C42F21E">
      <w:pPr>
        <w:spacing w:before="1" w:line="190" w:lineRule="auto"/>
        <w:ind w:left="51"/>
        <w:rPr>
          <w:rFonts w:ascii="仿宋" w:hAnsi="仿宋" w:eastAsia="仿宋" w:cs="仿宋"/>
          <w:spacing w:val="2"/>
          <w:sz w:val="31"/>
          <w:szCs w:val="31"/>
        </w:rPr>
      </w:pPr>
      <w:r>
        <w:rPr>
          <w:rFonts w:ascii="仿宋" w:hAnsi="仿宋" w:eastAsia="仿宋" w:cs="仿宋"/>
          <w:spacing w:val="22"/>
          <w:sz w:val="31"/>
          <w:szCs w:val="31"/>
        </w:rPr>
        <w:t>本</w:t>
      </w:r>
      <w:r>
        <w:rPr>
          <w:rFonts w:ascii="仿宋" w:hAnsi="仿宋" w:eastAsia="仿宋" w:cs="仿宋"/>
          <w:spacing w:val="15"/>
          <w:sz w:val="31"/>
          <w:szCs w:val="31"/>
        </w:rPr>
        <w:t>指引由华润啤酒人力资源部负责制订、修</w:t>
      </w:r>
      <w:r>
        <w:rPr>
          <w:rFonts w:ascii="仿宋" w:hAnsi="仿宋" w:eastAsia="仿宋" w:cs="仿宋"/>
          <w:spacing w:val="3"/>
          <w:sz w:val="31"/>
          <w:szCs w:val="31"/>
        </w:rPr>
        <w:t>订和解释</w:t>
      </w:r>
      <w:r>
        <w:rPr>
          <w:rFonts w:ascii="仿宋" w:hAnsi="仿宋" w:eastAsia="仿宋" w:cs="仿宋"/>
          <w:spacing w:val="2"/>
          <w:sz w:val="31"/>
          <w:szCs w:val="31"/>
        </w:rPr>
        <w:t>。</w:t>
      </w:r>
    </w:p>
    <w:p w14:paraId="0C33E417">
      <w:pPr>
        <w:spacing w:before="186" w:line="223" w:lineRule="auto"/>
        <w:rPr>
          <w:del w:id="7" w:author="咨询组" w:date="2026-04-24T10:34:26Z"/>
          <w:rFonts w:ascii="仿宋" w:hAnsi="仿宋" w:eastAsia="仿宋" w:cs="仿宋"/>
          <w:sz w:val="31"/>
          <w:szCs w:val="31"/>
        </w:rPr>
      </w:pPr>
    </w:p>
    <w:p w14:paraId="4FCD8A17">
      <w:pPr>
        <w:spacing w:line="281" w:lineRule="auto"/>
        <w:rPr>
          <w:del w:id="8" w:author="咨询组" w:date="2026-04-24T10:34:26Z"/>
          <w:rFonts w:ascii="Arial"/>
          <w:sz w:val="21"/>
        </w:rPr>
      </w:pPr>
    </w:p>
    <w:p w14:paraId="6C9C07D7">
      <w:pPr>
        <w:spacing w:before="101" w:line="227" w:lineRule="auto"/>
        <w:rPr>
          <w:del w:id="9" w:author="咨询组" w:date="2026-04-24T10:34:26Z"/>
          <w:rFonts w:ascii="黑体" w:hAnsi="黑体" w:eastAsia="黑体" w:cs="黑体"/>
          <w:sz w:val="31"/>
          <w:szCs w:val="31"/>
        </w:rPr>
      </w:pPr>
      <w:del w:id="10" w:author="咨询组" w:date="2026-04-24T10:34:26Z">
        <w:bookmarkStart w:id="5" w:name="_bookmark6"/>
        <w:bookmarkEnd w:id="5"/>
        <w:r>
          <w:rPr>
            <w:rFonts w:ascii="黑体" w:hAnsi="黑体" w:eastAsia="黑体" w:cs="黑体"/>
            <w:spacing w:val="-3"/>
            <w:sz w:val="31"/>
            <w:szCs w:val="31"/>
          </w:rPr>
          <w:delText>附件</w:delText>
        </w:r>
      </w:del>
    </w:p>
    <w:p w14:paraId="2616C5E6">
      <w:pPr>
        <w:spacing w:before="177" w:line="224" w:lineRule="auto"/>
        <w:ind w:left="63"/>
        <w:rPr>
          <w:del w:id="11" w:author="咨询组" w:date="2026-04-24T10:34:26Z"/>
          <w:rFonts w:ascii="仿宋" w:hAnsi="仿宋" w:eastAsia="仿宋" w:cs="仿宋"/>
          <w:sz w:val="31"/>
          <w:szCs w:val="31"/>
        </w:rPr>
      </w:pPr>
      <w:del w:id="12" w:author="咨询组" w:date="2026-04-24T10:34:26Z">
        <w:r>
          <w:rPr>
            <w:rFonts w:ascii="仿宋" w:hAnsi="仿宋" w:eastAsia="仿宋" w:cs="仿宋"/>
            <w:spacing w:val="-5"/>
            <w:sz w:val="31"/>
            <w:szCs w:val="31"/>
          </w:rPr>
          <w:delText>附</w:delText>
        </w:r>
      </w:del>
      <w:del w:id="13" w:author="咨询组" w:date="2026-04-24T10:34:26Z">
        <w:r>
          <w:rPr>
            <w:rFonts w:ascii="仿宋" w:hAnsi="仿宋" w:eastAsia="仿宋" w:cs="仿宋"/>
            <w:spacing w:val="-4"/>
            <w:sz w:val="31"/>
            <w:szCs w:val="31"/>
          </w:rPr>
          <w:delText>件1：退休提醒</w:delText>
        </w:r>
      </w:del>
    </w:p>
    <w:p w14:paraId="58724D81">
      <w:pPr>
        <w:spacing w:before="185" w:line="224" w:lineRule="auto"/>
        <w:ind w:left="63"/>
        <w:rPr>
          <w:del w:id="14" w:author="咨询组" w:date="2026-04-24T10:34:26Z"/>
          <w:rFonts w:ascii="仿宋" w:hAnsi="仿宋" w:eastAsia="仿宋" w:cs="仿宋"/>
          <w:sz w:val="31"/>
          <w:szCs w:val="31"/>
        </w:rPr>
      </w:pPr>
      <w:del w:id="15" w:author="咨询组" w:date="2026-04-24T10:34:26Z">
        <w:r>
          <w:rPr>
            <w:rFonts w:ascii="仿宋" w:hAnsi="仿宋" w:eastAsia="仿宋" w:cs="仿宋"/>
            <w:spacing w:val="-2"/>
            <w:sz w:val="31"/>
            <w:szCs w:val="31"/>
          </w:rPr>
          <w:delText>附件2：员工</w:delText>
        </w:r>
      </w:del>
      <w:del w:id="16" w:author="咨询组" w:date="2026-04-24T10:34:26Z">
        <w:r>
          <w:rPr>
            <w:rFonts w:ascii="仿宋" w:hAnsi="仿宋" w:eastAsia="仿宋" w:cs="仿宋"/>
            <w:spacing w:val="-1"/>
            <w:sz w:val="31"/>
            <w:szCs w:val="31"/>
          </w:rPr>
          <w:delText>退休通知</w:delText>
        </w:r>
      </w:del>
    </w:p>
    <w:p w14:paraId="6C106566">
      <w:pPr>
        <w:spacing w:before="183" w:line="224" w:lineRule="auto"/>
        <w:ind w:left="63"/>
        <w:rPr>
          <w:del w:id="17" w:author="咨询组" w:date="2026-04-24T10:34:26Z"/>
          <w:rFonts w:ascii="仿宋" w:hAnsi="仿宋" w:eastAsia="仿宋" w:cs="仿宋"/>
          <w:sz w:val="31"/>
          <w:szCs w:val="31"/>
        </w:rPr>
      </w:pPr>
      <w:del w:id="18" w:author="咨询组" w:date="2026-04-24T10:34:26Z">
        <w:r>
          <w:rPr>
            <w:rFonts w:ascii="仿宋" w:hAnsi="仿宋" w:eastAsia="仿宋" w:cs="仿宋"/>
            <w:spacing w:val="-4"/>
            <w:sz w:val="31"/>
            <w:szCs w:val="31"/>
          </w:rPr>
          <w:delText>附件</w:delText>
        </w:r>
      </w:del>
      <w:del w:id="19" w:author="咨询组" w:date="2026-04-24T10:34:26Z">
        <w:r>
          <w:rPr>
            <w:rFonts w:ascii="仿宋" w:hAnsi="仿宋" w:eastAsia="仿宋" w:cs="仿宋"/>
            <w:spacing w:val="-3"/>
            <w:sz w:val="31"/>
            <w:szCs w:val="31"/>
          </w:rPr>
          <w:delText>3</w:delText>
        </w:r>
      </w:del>
      <w:del w:id="20" w:author="咨询组" w:date="2026-04-24T10:34:26Z">
        <w:r>
          <w:rPr>
            <w:rFonts w:ascii="仿宋" w:hAnsi="仿宋" w:eastAsia="仿宋" w:cs="仿宋"/>
            <w:spacing w:val="-2"/>
            <w:sz w:val="31"/>
            <w:szCs w:val="31"/>
          </w:rPr>
          <w:delText>：座谈会提纲</w:delText>
        </w:r>
      </w:del>
    </w:p>
    <w:p w14:paraId="5A55898A">
      <w:pPr>
        <w:spacing w:before="183" w:line="224" w:lineRule="auto"/>
        <w:ind w:left="63"/>
        <w:rPr>
          <w:del w:id="21" w:author="咨询组" w:date="2026-04-24T10:34:26Z"/>
          <w:rFonts w:ascii="仿宋" w:hAnsi="仿宋" w:eastAsia="仿宋" w:cs="仿宋"/>
          <w:sz w:val="31"/>
          <w:szCs w:val="31"/>
        </w:rPr>
      </w:pPr>
      <w:del w:id="22" w:author="咨询组" w:date="2026-04-24T10:34:26Z">
        <w:r>
          <w:rPr>
            <w:rFonts w:ascii="仿宋" w:hAnsi="仿宋" w:eastAsia="仿宋" w:cs="仿宋"/>
            <w:spacing w:val="-5"/>
            <w:sz w:val="31"/>
            <w:szCs w:val="31"/>
          </w:rPr>
          <w:delText>附</w:delText>
        </w:r>
      </w:del>
      <w:del w:id="23" w:author="咨询组" w:date="2026-04-24T10:34:26Z">
        <w:r>
          <w:rPr>
            <w:rFonts w:ascii="仿宋" w:hAnsi="仿宋" w:eastAsia="仿宋" w:cs="仿宋"/>
            <w:spacing w:val="-4"/>
            <w:sz w:val="31"/>
            <w:szCs w:val="31"/>
          </w:rPr>
          <w:delText>件4：家书模板</w:delText>
        </w:r>
      </w:del>
    </w:p>
    <w:p w14:paraId="17B3AD55">
      <w:pPr>
        <w:spacing w:before="186" w:line="559" w:lineRule="exact"/>
        <w:ind w:left="63"/>
        <w:rPr>
          <w:del w:id="24" w:author="咨询组" w:date="2026-04-24T10:34:26Z"/>
          <w:rFonts w:ascii="仿宋" w:hAnsi="仿宋" w:eastAsia="仿宋" w:cs="仿宋"/>
          <w:sz w:val="31"/>
          <w:szCs w:val="31"/>
        </w:rPr>
      </w:pPr>
      <w:del w:id="25" w:author="咨询组" w:date="2026-04-24T10:34:26Z">
        <w:r>
          <w:rPr>
            <w:rFonts w:ascii="仿宋" w:hAnsi="仿宋" w:eastAsia="仿宋" w:cs="仿宋"/>
            <w:spacing w:val="1"/>
            <w:position w:val="18"/>
            <w:sz w:val="31"/>
            <w:szCs w:val="31"/>
          </w:rPr>
          <w:delText>附件</w:delText>
        </w:r>
      </w:del>
      <w:del w:id="26" w:author="咨询组" w:date="2026-04-24T10:34:26Z">
        <w:r>
          <w:rPr>
            <w:rFonts w:ascii="仿宋" w:hAnsi="仿宋" w:eastAsia="仿宋" w:cs="仿宋"/>
            <w:position w:val="18"/>
            <w:sz w:val="31"/>
            <w:szCs w:val="31"/>
          </w:rPr>
          <w:delText>5：电子相册使用提示</w:delText>
        </w:r>
      </w:del>
    </w:p>
    <w:p w14:paraId="21A461CA">
      <w:pPr>
        <w:spacing w:line="221" w:lineRule="auto"/>
        <w:ind w:left="63"/>
        <w:rPr>
          <w:del w:id="27" w:author="咨询组" w:date="2026-04-24T10:34:26Z"/>
          <w:rFonts w:ascii="仿宋" w:hAnsi="仿宋" w:eastAsia="仿宋" w:cs="仿宋"/>
          <w:sz w:val="31"/>
          <w:szCs w:val="31"/>
        </w:rPr>
      </w:pPr>
      <w:del w:id="28" w:author="咨询组" w:date="2026-04-24T10:34:26Z">
        <w:r>
          <w:rPr>
            <w:rFonts w:ascii="仿宋" w:hAnsi="仿宋" w:eastAsia="仿宋" w:cs="仿宋"/>
            <w:spacing w:val="-5"/>
            <w:sz w:val="31"/>
            <w:szCs w:val="31"/>
          </w:rPr>
          <w:delText>附</w:delText>
        </w:r>
      </w:del>
      <w:del w:id="29" w:author="咨询组" w:date="2026-04-24T10:34:26Z">
        <w:r>
          <w:rPr>
            <w:rFonts w:ascii="仿宋" w:hAnsi="仿宋" w:eastAsia="仿宋" w:cs="仿宋"/>
            <w:spacing w:val="-4"/>
            <w:sz w:val="31"/>
            <w:szCs w:val="31"/>
          </w:rPr>
          <w:delText>件6：退休提示</w:delText>
        </w:r>
      </w:del>
    </w:p>
    <w:p w14:paraId="1C9A56E6">
      <w:pPr>
        <w:spacing w:before="188" w:line="221" w:lineRule="auto"/>
        <w:ind w:left="63"/>
        <w:rPr>
          <w:del w:id="30" w:author="咨询组" w:date="2026-04-24T10:34:26Z"/>
          <w:rFonts w:ascii="仿宋" w:hAnsi="仿宋" w:eastAsia="仿宋" w:cs="仿宋"/>
          <w:sz w:val="31"/>
          <w:szCs w:val="31"/>
        </w:rPr>
      </w:pPr>
      <w:del w:id="31" w:author="咨询组" w:date="2026-04-24T10:34:26Z">
        <w:r>
          <w:rPr>
            <w:rFonts w:ascii="仿宋" w:hAnsi="仿宋" w:eastAsia="仿宋" w:cs="仿宋"/>
            <w:spacing w:val="1"/>
            <w:sz w:val="31"/>
            <w:szCs w:val="31"/>
          </w:rPr>
          <w:delText>附件</w:delText>
        </w:r>
      </w:del>
      <w:del w:id="32" w:author="咨询组" w:date="2026-04-24T10:34:26Z">
        <w:r>
          <w:rPr>
            <w:rFonts w:ascii="仿宋" w:hAnsi="仿宋" w:eastAsia="仿宋" w:cs="仿宋"/>
            <w:sz w:val="31"/>
            <w:szCs w:val="31"/>
          </w:rPr>
          <w:delText>7：退休办理业务清单</w:delText>
        </w:r>
      </w:del>
    </w:p>
    <w:p w14:paraId="0D52CF03">
      <w:pPr>
        <w:spacing w:line="299" w:lineRule="auto"/>
        <w:rPr>
          <w:del w:id="33" w:author="咨询组" w:date="2026-04-24T10:34:26Z"/>
          <w:rFonts w:ascii="Arial"/>
          <w:sz w:val="21"/>
        </w:rPr>
      </w:pPr>
    </w:p>
    <w:p w14:paraId="224B6F89">
      <w:pPr>
        <w:spacing w:line="300" w:lineRule="auto"/>
        <w:rPr>
          <w:del w:id="34" w:author="咨询组" w:date="2026-04-24T10:34:26Z"/>
          <w:rFonts w:ascii="Arial"/>
          <w:sz w:val="21"/>
        </w:rPr>
      </w:pPr>
    </w:p>
    <w:p w14:paraId="5AE9D9DD">
      <w:pPr>
        <w:spacing w:line="300" w:lineRule="auto"/>
        <w:rPr>
          <w:rFonts w:ascii="Arial"/>
          <w:sz w:val="21"/>
        </w:rPr>
      </w:pPr>
    </w:p>
    <w:p w14:paraId="3B269C3F">
      <w:pPr>
        <w:spacing w:line="300" w:lineRule="auto"/>
        <w:rPr>
          <w:rFonts w:ascii="Arial"/>
          <w:sz w:val="21"/>
        </w:rPr>
      </w:pPr>
    </w:p>
    <w:p w14:paraId="27CDD7A0">
      <w:pPr>
        <w:spacing w:before="102" w:line="223" w:lineRule="auto"/>
        <w:ind w:right="15"/>
        <w:jc w:val="right"/>
        <w:rPr>
          <w:rFonts w:ascii="仿宋" w:hAnsi="仿宋" w:eastAsia="仿宋" w:cs="仿宋"/>
          <w:sz w:val="31"/>
          <w:szCs w:val="31"/>
        </w:rPr>
      </w:pPr>
      <w:del w:id="35" w:author="咨询组" w:date="2026-04-24T10:34:29Z">
        <w:r>
          <w:rPr/>
          <w:drawing>
            <wp:anchor distT="0" distB="0" distL="0" distR="0" simplePos="0" relativeHeight="251659264" behindDoc="0" locked="0" layoutInCell="1" allowOverlap="1">
              <wp:simplePos x="0" y="0"/>
              <wp:positionH relativeFrom="column">
                <wp:posOffset>3008630</wp:posOffset>
              </wp:positionH>
              <wp:positionV relativeFrom="paragraph">
                <wp:posOffset>-586740</wp:posOffset>
              </wp:positionV>
              <wp:extent cx="1587500" cy="1587500"/>
              <wp:effectExtent l="0" t="0" r="0" b="0"/>
              <wp:wrapNone/>
              <wp:docPr id="9" name="IM 9"/>
              <wp:cNvGraphicFramePr/>
              <a:graphic xmlns:a="http://schemas.openxmlformats.org/drawingml/2006/main">
                <a:graphicData uri="http://schemas.openxmlformats.org/drawingml/2006/picture">
                  <pic:pic xmlns:pic="http://schemas.openxmlformats.org/drawingml/2006/picture">
                    <pic:nvPicPr>
                      <pic:cNvPr id="9" name="IM 9"/>
                      <pic:cNvPicPr/>
                    </pic:nvPicPr>
                    <pic:blipFill>
                      <a:blip r:embed="rId9"/>
                      <a:stretch>
                        <a:fillRect/>
                      </a:stretch>
                    </pic:blipFill>
                    <pic:spPr>
                      <a:xfrm>
                        <a:off x="0" y="0"/>
                        <a:ext cx="1587500" cy="1587500"/>
                      </a:xfrm>
                      <a:prstGeom prst="rect">
                        <a:avLst/>
                      </a:prstGeom>
                    </pic:spPr>
                  </pic:pic>
                </a:graphicData>
              </a:graphic>
            </wp:anchor>
          </w:drawing>
        </w:r>
      </w:del>
      <w:r>
        <w:rPr>
          <w:rFonts w:ascii="仿宋" w:hAnsi="仿宋" w:eastAsia="仿宋" w:cs="仿宋"/>
          <w:spacing w:val="34"/>
          <w:sz w:val="31"/>
          <w:szCs w:val="31"/>
        </w:rPr>
        <w:t>华</w:t>
      </w:r>
      <w:r>
        <w:rPr>
          <w:rFonts w:ascii="仿宋" w:hAnsi="仿宋" w:eastAsia="仿宋" w:cs="仿宋"/>
          <w:spacing w:val="33"/>
          <w:sz w:val="31"/>
          <w:szCs w:val="31"/>
        </w:rPr>
        <w:t>润啤酒</w:t>
      </w:r>
      <w:r>
        <w:rPr>
          <w:rFonts w:hint="eastAsia" w:ascii="仿宋" w:hAnsi="仿宋" w:eastAsia="仿宋" w:cs="仿宋"/>
          <w:spacing w:val="33"/>
          <w:sz w:val="31"/>
          <w:szCs w:val="31"/>
          <w:lang w:eastAsia="zh-CN"/>
        </w:rPr>
        <w:t>（</w:t>
      </w:r>
      <w:r>
        <w:rPr>
          <w:rFonts w:ascii="仿宋" w:hAnsi="仿宋" w:eastAsia="仿宋" w:cs="仿宋"/>
          <w:spacing w:val="33"/>
          <w:sz w:val="31"/>
          <w:szCs w:val="31"/>
        </w:rPr>
        <w:t>控股</w:t>
      </w:r>
      <w:r>
        <w:rPr>
          <w:rFonts w:hint="eastAsia" w:ascii="仿宋" w:hAnsi="仿宋" w:eastAsia="仿宋" w:cs="仿宋"/>
          <w:spacing w:val="33"/>
          <w:sz w:val="31"/>
          <w:szCs w:val="31"/>
          <w:lang w:eastAsia="zh-CN"/>
        </w:rPr>
        <w:t>）</w:t>
      </w:r>
      <w:r>
        <w:rPr>
          <w:rFonts w:ascii="仿宋" w:hAnsi="仿宋" w:eastAsia="仿宋" w:cs="仿宋"/>
          <w:spacing w:val="33"/>
          <w:sz w:val="31"/>
          <w:szCs w:val="31"/>
        </w:rPr>
        <w:t>有限公司</w:t>
      </w:r>
    </w:p>
    <w:p w14:paraId="16D9C804">
      <w:pPr>
        <w:spacing w:before="186" w:line="224" w:lineRule="auto"/>
        <w:ind w:right="175"/>
        <w:jc w:val="right"/>
        <w:rPr>
          <w:rFonts w:ascii="仿宋" w:hAnsi="仿宋" w:eastAsia="仿宋" w:cs="仿宋"/>
          <w:sz w:val="31"/>
          <w:szCs w:val="31"/>
        </w:rPr>
      </w:pPr>
      <w:r>
        <w:rPr>
          <w:rFonts w:ascii="仿宋" w:hAnsi="仿宋" w:eastAsia="仿宋" w:cs="仿宋"/>
          <w:spacing w:val="7"/>
          <w:sz w:val="31"/>
          <w:szCs w:val="31"/>
        </w:rPr>
        <w:t>二○二三年七月二十七</w:t>
      </w:r>
      <w:r>
        <w:rPr>
          <w:rFonts w:ascii="仿宋" w:hAnsi="仿宋" w:eastAsia="仿宋" w:cs="仿宋"/>
          <w:spacing w:val="5"/>
          <w:sz w:val="31"/>
          <w:szCs w:val="31"/>
        </w:rPr>
        <w:t>日</w:t>
      </w:r>
    </w:p>
    <w:p w14:paraId="41C0EC9B">
      <w:pPr>
        <w:spacing w:line="422" w:lineRule="auto"/>
        <w:rPr>
          <w:rFonts w:ascii="Arial"/>
          <w:sz w:val="21"/>
        </w:rPr>
      </w:pPr>
    </w:p>
    <w:p w14:paraId="58D4BE9D">
      <w:pPr>
        <w:spacing w:before="70" w:line="189" w:lineRule="auto"/>
        <w:ind w:left="6840"/>
        <w:sectPr>
          <w:footerReference r:id="rId5" w:type="default"/>
          <w:pgSz w:w="11907" w:h="16839"/>
          <w:pgMar w:top="1230" w:right="1389" w:bottom="901" w:left="1389" w:header="164" w:footer="726" w:gutter="0"/>
          <w:cols w:space="0" w:num="1"/>
          <w:rtlGutter w:val="0"/>
          <w:docGrid w:linePitch="0" w:charSpace="0"/>
        </w:sectPr>
      </w:pPr>
      <w:r>
        <w:rPr>
          <w:rFonts w:ascii="Times New Roman" w:hAnsi="Times New Roman" w:eastAsia="Times New Roman" w:cs="Times New Roman"/>
          <w:color w:val="1C1C1C"/>
          <w:spacing w:val="-8"/>
          <w:sz w:val="24"/>
          <w:szCs w:val="24"/>
        </w:rPr>
        <w:t>20</w:t>
      </w:r>
      <w:r>
        <w:rPr>
          <w:rFonts w:ascii="Times New Roman" w:hAnsi="Times New Roman" w:eastAsia="Times New Roman" w:cs="Times New Roman"/>
          <w:color w:val="1C1C1C"/>
          <w:spacing w:val="-4"/>
          <w:sz w:val="24"/>
          <w:szCs w:val="24"/>
        </w:rPr>
        <w:t>23-07-27</w:t>
      </w:r>
    </w:p>
    <w:p w14:paraId="15389B5D">
      <w:pPr>
        <w:rPr>
          <w:rFonts w:hint="eastAsia"/>
          <w:lang w:val="en-US" w:eastAsia="zh-CN"/>
        </w:rPr>
      </w:pPr>
    </w:p>
    <w:sectPr>
      <w:headerReference r:id="rId6" w:type="default"/>
      <w:footerReference r:id="rId7" w:type="default"/>
      <w:pgSz w:w="11907" w:h="16839"/>
      <w:pgMar w:top="1230" w:right="1389" w:bottom="901" w:left="1389" w:header="164" w:footer="726" w:gutter="0"/>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9449C">
    <w:pPr>
      <w:spacing w:line="178" w:lineRule="auto"/>
      <w:ind w:left="4142"/>
      <w:rPr>
        <w:rFonts w:ascii="仿宋" w:hAnsi="仿宋" w:eastAsia="仿宋" w:cs="仿宋"/>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486AA">
    <w:pPr>
      <w:spacing w:line="179" w:lineRule="auto"/>
      <w:rPr>
        <w:rFonts w:ascii="仿宋" w:hAnsi="仿宋" w:eastAsia="仿宋" w:cs="仿宋"/>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CE3E5">
    <w:pPr>
      <w:spacing w:line="1051" w:lineRule="exact"/>
      <w:ind w:firstLine="6340"/>
      <w:textAlignment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6DE784"/>
    <w:multiLevelType w:val="singleLevel"/>
    <w:tmpl w:val="CE6DE784"/>
    <w:lvl w:ilvl="0" w:tentative="0">
      <w:start w:val="5"/>
      <w:numFmt w:val="chineseCounting"/>
      <w:suff w:val="space"/>
      <w:lvlText w:val="第%1条"/>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D743797"/>
    <w:rsid w:val="186468F6"/>
    <w:rsid w:val="27F32D4D"/>
    <w:rsid w:val="3C443B79"/>
    <w:rsid w:val="51B71624"/>
    <w:rsid w:val="5C5B05CF"/>
    <w:rsid w:val="7044055B"/>
    <w:rsid w:val="72CD0524"/>
    <w:rsid w:val="7C361FC4"/>
    <w:rsid w:val="7EB04C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0</TotalTime>
  <ScaleCrop>false</ScaleCrop>
  <LinksUpToDate>false</LinksUpToDate>
  <Application>WPS Office_12.8.2.21215_F1E327BC-269C-435d-A152-05C5408002CA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2023-07-27T16:02:00Z</dcterms:created>
  <dc:creator>Jiao Peng 焦鹏</dc:creator>
  <cp:lastModifiedBy>咨询组</cp:lastModifiedBy>
  <dcterms:modified xsi:type="dcterms:W3CDTF">2026-04-24T02:34:42Z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2025-10-24T11:50:55Z</vt:filetime>
  </property>
  <property fmtid="{D5CDD505-2E9C-101B-9397-08002B2CF9AE}" pid="4" name="KSOProductBuildVer">
    <vt:lpwstr>2052-12.8.2.21215</vt:lpwstr>
  </property>
  <property fmtid="{D5CDD505-2E9C-101B-9397-08002B2CF9AE}" pid="5" name="ICV">
    <vt:lpwstr>25162271860D411881C4DA6CA290F171_12</vt:lpwstr>
  </property>
</Properties>
</file>
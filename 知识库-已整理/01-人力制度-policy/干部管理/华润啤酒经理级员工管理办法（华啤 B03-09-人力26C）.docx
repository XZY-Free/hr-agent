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45C7F7">
      <w:pPr>
        <w:spacing w:after="0" w:line="240" w:lineRule="auto"/>
        <w:jc w:val="center"/>
        <w:rPr>
          <w:rFonts w:ascii="华文中宋" w:hAnsi="华文中宋" w:eastAsia="华文中宋"/>
          <w:sz w:val="24"/>
        </w:rPr>
      </w:pPr>
      <w:r>
        <w:rPr>
          <w:rFonts w:hint="eastAsia" w:ascii="华文中宋" w:hAnsi="华文中宋" w:eastAsia="华文中宋"/>
          <w:sz w:val="24"/>
        </w:rPr>
        <w:t>华润啤酒制度信息表</w:t>
      </w:r>
    </w:p>
    <w:p w14:paraId="072F4FB0">
      <w:pPr>
        <w:spacing w:after="0" w:line="240" w:lineRule="auto"/>
        <w:rPr>
          <w:sz w:val="21"/>
        </w:rPr>
      </w:pPr>
      <w:r>
        <w:rPr>
          <w:rFonts w:hint="eastAsia"/>
          <w:sz w:val="21"/>
        </w:rPr>
        <w:t>制度基本信息</w:t>
      </w:r>
    </w:p>
    <w:p w14:paraId="5F5EF553">
      <w:pPr>
        <w:pStyle w:val="31"/>
        <w:framePr w:w="0" w:hRule="auto" w:wrap="auto" w:vAnchor="margin" w:hAnchor="text" w:xAlign="left" w:yAlign="inline"/>
        <w:spacing w:line="400" w:lineRule="exact"/>
      </w:pPr>
      <w:r>
        <mc:AlternateContent>
          <mc:Choice Requires="wps">
            <w:drawing>
              <wp:anchor distT="0" distB="0" distL="114300" distR="114300" simplePos="0" relativeHeight="251659264" behindDoc="0" locked="0" layoutInCell="1" allowOverlap="1">
                <wp:simplePos x="0" y="0"/>
                <wp:positionH relativeFrom="margin">
                  <wp:posOffset>-15875</wp:posOffset>
                </wp:positionH>
                <wp:positionV relativeFrom="paragraph">
                  <wp:posOffset>90805</wp:posOffset>
                </wp:positionV>
                <wp:extent cx="5312410" cy="0"/>
                <wp:effectExtent l="0" t="19050" r="40640" b="38100"/>
                <wp:wrapNone/>
                <wp:docPr id="8" name="直接连接符 8"/>
                <wp:cNvGraphicFramePr/>
                <a:graphic xmlns:a="http://schemas.openxmlformats.org/drawingml/2006/main">
                  <a:graphicData uri="http://schemas.microsoft.com/office/word/2010/wordprocessingShape">
                    <wps:wsp>
                      <wps:cNvCnPr/>
                      <wps:spPr>
                        <a:xfrm flipV="1">
                          <a:off x="0" y="0"/>
                          <a:ext cx="5312720" cy="0"/>
                        </a:xfrm>
                        <a:prstGeom prst="line">
                          <a:avLst/>
                        </a:prstGeom>
                        <a:ln w="57150">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1.25pt;margin-top:7.15pt;height:0pt;width:418.3pt;mso-position-horizontal-relative:margin;z-index:251659264;mso-width-relative:page;mso-height-relative:page;" filled="f" stroked="t" coordsize="21600,21600" o:gfxdata="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UGyV/2AAAAAgBAAAPAAAAAAAAAAEAIAAAACIAAABkcnMvZG93bnJl&#10;di54bWxQSwECFAAUAAAACACHTuJAzJKP5/0BAADeAwAADgAAAAAAAAABACAAAAAnAQAAZHJzL2Uy&#10;b0RvYy54bWxQSwUGAAAAAAYABgBZAQAAlgUAAAAA&#10;">
                <v:fill on="f" focussize="0,0"/>
                <v:stroke weight="4.5pt" color="#767171 [1614]" miterlimit="8" joinstyle="miter"/>
                <v:imagedata o:title=""/>
                <o:lock v:ext="edit" aspectratio="f"/>
              </v:line>
            </w:pict>
          </mc:Fallback>
        </mc:AlternateConten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6600"/>
      </w:tblGrid>
      <w:tr w14:paraId="4F265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shd w:val="clear" w:color="auto" w:fill="D0CECE" w:themeFill="background2" w:themeFillShade="E6"/>
            <w:vAlign w:val="center"/>
          </w:tcPr>
          <w:p w14:paraId="1265B37A">
            <w:pPr>
              <w:pStyle w:val="12"/>
              <w:spacing w:before="0" w:beforeAutospacing="0" w:after="0" w:afterAutospacing="0"/>
              <w:jc w:val="center"/>
              <w:rPr>
                <w:rFonts w:hAnsi="Times New Roman" w:cs="Times New Roman"/>
                <w:sz w:val="21"/>
                <w:szCs w:val="21"/>
              </w:rPr>
            </w:pPr>
            <w:r>
              <w:rPr>
                <w:rFonts w:hint="eastAsia" w:hAnsi="Times New Roman" w:cs="Times New Roman"/>
                <w:sz w:val="21"/>
                <w:szCs w:val="21"/>
              </w:rPr>
              <w:t>制度名称</w:t>
            </w:r>
          </w:p>
        </w:tc>
        <w:tc>
          <w:tcPr>
            <w:tcW w:w="6600" w:type="dxa"/>
            <w:vAlign w:val="center"/>
          </w:tcPr>
          <w:p w14:paraId="6A89E580">
            <w:pPr>
              <w:pStyle w:val="12"/>
              <w:spacing w:before="0" w:beforeAutospacing="0" w:after="0" w:afterAutospacing="0"/>
              <w:rPr>
                <w:rFonts w:hint="eastAsia" w:hAnsi="Times New Roman" w:eastAsia="宋体" w:cs="Times New Roman"/>
                <w:sz w:val="21"/>
                <w:szCs w:val="21"/>
                <w:lang w:eastAsia="zh-CN"/>
              </w:rPr>
            </w:pPr>
            <w:r>
              <w:rPr>
                <w:rFonts w:hint="eastAsia"/>
                <w:sz w:val="21"/>
                <w:szCs w:val="21"/>
              </w:rPr>
              <w:t>华润啤酒经理级员工管理办法</w:t>
            </w:r>
          </w:p>
        </w:tc>
      </w:tr>
      <w:tr w14:paraId="1CEB2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shd w:val="clear" w:color="auto" w:fill="D0CECE" w:themeFill="background2" w:themeFillShade="E6"/>
            <w:vAlign w:val="center"/>
          </w:tcPr>
          <w:p w14:paraId="7BA8549C">
            <w:pPr>
              <w:pStyle w:val="12"/>
              <w:spacing w:before="0" w:beforeAutospacing="0" w:after="0" w:afterAutospacing="0"/>
              <w:jc w:val="center"/>
              <w:rPr>
                <w:rFonts w:hAnsi="Times New Roman" w:cs="Times New Roman"/>
                <w:sz w:val="21"/>
                <w:szCs w:val="21"/>
              </w:rPr>
            </w:pPr>
            <w:r>
              <w:rPr>
                <w:rFonts w:hint="eastAsia" w:hAnsi="Times New Roman" w:cs="Times New Roman"/>
                <w:sz w:val="21"/>
                <w:szCs w:val="21"/>
              </w:rPr>
              <w:t>制度级别</w:t>
            </w:r>
          </w:p>
        </w:tc>
        <w:tc>
          <w:tcPr>
            <w:tcW w:w="6600" w:type="dxa"/>
            <w:vAlign w:val="center"/>
          </w:tcPr>
          <w:p w14:paraId="1DB7D056">
            <w:pPr>
              <w:pStyle w:val="12"/>
              <w:spacing w:before="0" w:beforeAutospacing="0" w:after="0" w:afterAutospacing="0"/>
              <w:rPr>
                <w:sz w:val="21"/>
                <w:szCs w:val="21"/>
              </w:rPr>
            </w:pPr>
            <w:r>
              <w:rPr>
                <w:rFonts w:hint="eastAsia"/>
                <w:sz w:val="21"/>
                <w:szCs w:val="21"/>
              </w:rPr>
              <w:t>管理办法（二级制度）</w:t>
            </w:r>
          </w:p>
        </w:tc>
      </w:tr>
      <w:tr w14:paraId="15C72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shd w:val="clear" w:color="auto" w:fill="D0CECE" w:themeFill="background2" w:themeFillShade="E6"/>
            <w:vAlign w:val="center"/>
          </w:tcPr>
          <w:p w14:paraId="15DE4827">
            <w:pPr>
              <w:pStyle w:val="12"/>
              <w:spacing w:before="0" w:beforeAutospacing="0" w:after="0" w:afterAutospacing="0"/>
              <w:jc w:val="center"/>
              <w:rPr>
                <w:rFonts w:hAnsi="Times New Roman" w:cs="Times New Roman"/>
                <w:sz w:val="21"/>
                <w:szCs w:val="21"/>
              </w:rPr>
            </w:pPr>
            <w:r>
              <w:rPr>
                <w:rFonts w:hint="eastAsia" w:hAnsi="Times New Roman" w:cs="Times New Roman"/>
                <w:sz w:val="21"/>
                <w:szCs w:val="21"/>
              </w:rPr>
              <w:t>制度编号</w:t>
            </w:r>
          </w:p>
        </w:tc>
        <w:tc>
          <w:tcPr>
            <w:tcW w:w="6600" w:type="dxa"/>
            <w:vAlign w:val="center"/>
          </w:tcPr>
          <w:p w14:paraId="314A816C">
            <w:pPr>
              <w:pStyle w:val="12"/>
              <w:spacing w:before="0" w:beforeAutospacing="0" w:after="0" w:afterAutospacing="0"/>
              <w:rPr>
                <w:rFonts w:hAnsi="Times New Roman" w:cs="Times New Roman"/>
                <w:sz w:val="21"/>
                <w:szCs w:val="21"/>
              </w:rPr>
            </w:pPr>
            <w:r>
              <w:rPr>
                <w:rFonts w:hint="eastAsia"/>
                <w:color w:val="auto"/>
                <w:sz w:val="21"/>
                <w:szCs w:val="21"/>
              </w:rPr>
              <w:t>华啤B03-09-人力26C</w:t>
            </w:r>
          </w:p>
        </w:tc>
      </w:tr>
      <w:tr w14:paraId="061A8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shd w:val="clear" w:color="auto" w:fill="D0CECE" w:themeFill="background2" w:themeFillShade="E6"/>
            <w:vAlign w:val="center"/>
          </w:tcPr>
          <w:p w14:paraId="494A05DA">
            <w:pPr>
              <w:pStyle w:val="12"/>
              <w:spacing w:before="0" w:beforeAutospacing="0" w:after="0" w:afterAutospacing="0"/>
              <w:jc w:val="center"/>
              <w:rPr>
                <w:rFonts w:hAnsi="Times New Roman" w:cs="Times New Roman"/>
                <w:sz w:val="21"/>
                <w:szCs w:val="21"/>
              </w:rPr>
            </w:pPr>
            <w:r>
              <w:rPr>
                <w:rFonts w:hint="eastAsia" w:hAnsi="Times New Roman" w:cs="Times New Roman"/>
                <w:sz w:val="21"/>
                <w:szCs w:val="21"/>
              </w:rPr>
              <w:t>制度批准者</w:t>
            </w:r>
          </w:p>
        </w:tc>
        <w:tc>
          <w:tcPr>
            <w:tcW w:w="6600" w:type="dxa"/>
            <w:vAlign w:val="center"/>
          </w:tcPr>
          <w:p w14:paraId="2E23783B">
            <w:pPr>
              <w:pStyle w:val="12"/>
              <w:spacing w:before="0" w:beforeAutospacing="0" w:after="0" w:afterAutospacing="0"/>
              <w:rPr>
                <w:rFonts w:hAnsi="Times New Roman" w:cs="Times New Roman"/>
                <w:sz w:val="21"/>
                <w:szCs w:val="21"/>
              </w:rPr>
            </w:pPr>
            <w:r>
              <w:rPr>
                <w:rFonts w:hint="eastAsia" w:hAnsi="Times New Roman" w:cs="Times New Roman"/>
                <w:sz w:val="21"/>
                <w:szCs w:val="21"/>
              </w:rPr>
              <w:t>华润啤酒</w:t>
            </w:r>
          </w:p>
        </w:tc>
      </w:tr>
      <w:tr w14:paraId="19132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shd w:val="clear" w:color="auto" w:fill="D0CECE" w:themeFill="background2" w:themeFillShade="E6"/>
            <w:vAlign w:val="center"/>
          </w:tcPr>
          <w:p w14:paraId="40F0EDF5">
            <w:pPr>
              <w:pStyle w:val="12"/>
              <w:spacing w:before="0" w:beforeAutospacing="0" w:after="0" w:afterAutospacing="0"/>
              <w:jc w:val="center"/>
              <w:rPr>
                <w:rFonts w:hAnsi="Times New Roman" w:cs="Times New Roman"/>
                <w:sz w:val="21"/>
                <w:szCs w:val="21"/>
              </w:rPr>
            </w:pPr>
            <w:r>
              <w:rPr>
                <w:rFonts w:hint="eastAsia" w:hAnsi="Times New Roman" w:cs="Times New Roman"/>
                <w:sz w:val="21"/>
                <w:szCs w:val="21"/>
              </w:rPr>
              <w:t>制度制订者</w:t>
            </w:r>
          </w:p>
        </w:tc>
        <w:tc>
          <w:tcPr>
            <w:tcW w:w="6600" w:type="dxa"/>
            <w:vAlign w:val="center"/>
          </w:tcPr>
          <w:p w14:paraId="3F6E35A7">
            <w:pPr>
              <w:pStyle w:val="12"/>
              <w:spacing w:before="0" w:beforeAutospacing="0" w:after="0" w:afterAutospacing="0"/>
              <w:rPr>
                <w:rFonts w:hAnsi="Times New Roman" w:cs="Times New Roman"/>
                <w:sz w:val="21"/>
                <w:szCs w:val="21"/>
              </w:rPr>
            </w:pPr>
            <w:r>
              <w:rPr>
                <w:rFonts w:hint="eastAsia" w:hAnsi="Times New Roman" w:cs="Times New Roman"/>
                <w:sz w:val="21"/>
                <w:szCs w:val="21"/>
              </w:rPr>
              <w:t>华润啤酒人力资源部</w:t>
            </w:r>
          </w:p>
        </w:tc>
      </w:tr>
    </w:tbl>
    <w:p w14:paraId="3890DB0F">
      <w:pPr>
        <w:pStyle w:val="31"/>
        <w:framePr w:w="0" w:hRule="auto" w:wrap="auto" w:vAnchor="margin" w:hAnchor="text" w:xAlign="left" w:yAlign="inline"/>
        <w:spacing w:line="360" w:lineRule="auto"/>
        <w:rPr>
          <w:sz w:val="21"/>
        </w:rPr>
      </w:pPr>
    </w:p>
    <w:p w14:paraId="1738104E">
      <w:pPr>
        <w:spacing w:after="0" w:line="240" w:lineRule="auto"/>
        <w:rPr>
          <w:sz w:val="21"/>
        </w:rPr>
      </w:pPr>
      <w:r>
        <w:rPr>
          <w:rFonts w:hint="eastAsia"/>
          <w:sz w:val="21"/>
        </w:rPr>
        <w:t>制度版本记录</w:t>
      </w:r>
    </w:p>
    <w:p w14:paraId="6DFC6F67">
      <w:pPr>
        <w:pStyle w:val="31"/>
        <w:framePr w:w="0" w:hRule="auto" w:wrap="auto" w:vAnchor="margin" w:hAnchor="text" w:xAlign="left" w:yAlign="inline"/>
        <w:spacing w:line="400" w:lineRule="exact"/>
      </w:pPr>
      <w:r>
        <mc:AlternateContent>
          <mc:Choice Requires="wps">
            <w:drawing>
              <wp:anchor distT="0" distB="0" distL="114300" distR="114300" simplePos="0" relativeHeight="251660288" behindDoc="0" locked="0" layoutInCell="1" allowOverlap="1">
                <wp:simplePos x="0" y="0"/>
                <wp:positionH relativeFrom="margin">
                  <wp:posOffset>-15875</wp:posOffset>
                </wp:positionH>
                <wp:positionV relativeFrom="paragraph">
                  <wp:posOffset>90805</wp:posOffset>
                </wp:positionV>
                <wp:extent cx="5312410" cy="0"/>
                <wp:effectExtent l="0" t="19050" r="40640" b="38100"/>
                <wp:wrapNone/>
                <wp:docPr id="9" name="直接连接符 9"/>
                <wp:cNvGraphicFramePr/>
                <a:graphic xmlns:a="http://schemas.openxmlformats.org/drawingml/2006/main">
                  <a:graphicData uri="http://schemas.microsoft.com/office/word/2010/wordprocessingShape">
                    <wps:wsp>
                      <wps:cNvCnPr/>
                      <wps:spPr>
                        <a:xfrm flipV="1">
                          <a:off x="0" y="0"/>
                          <a:ext cx="5312720" cy="0"/>
                        </a:xfrm>
                        <a:prstGeom prst="line">
                          <a:avLst/>
                        </a:prstGeom>
                        <a:ln w="57150">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1.25pt;margin-top:7.15pt;height:0pt;width:418.3pt;mso-position-horizontal-relative:margin;z-index:251660288;mso-width-relative:page;mso-height-relative:page;" filled="f" stroked="t" coordsize="21600,21600" o:gfxdata="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lBslf9gAAAAIAQAADwAAAAAAAAABACAAAAAiAAAAZHJzL2Rvd25y&#10;ZXYueG1sUEsBAhQAFAAAAAgAh07iQFAyEd/+AQAA3gMAAA4AAAAAAAAAAQAgAAAAJwEAAGRycy9l&#10;Mm9Eb2MueG1sUEsFBgAAAAAGAAYAWQEAAJcFAAAAAA==&#10;">
                <v:fill on="f" focussize="0,0"/>
                <v:stroke weight="4.5pt" color="#767171 [1614]" miterlimit="8" joinstyle="miter"/>
                <v:imagedata o:title=""/>
                <o:lock v:ext="edit" aspectratio="f"/>
              </v:line>
            </w:pict>
          </mc:Fallback>
        </mc:AlternateConten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1276"/>
        <w:gridCol w:w="4913"/>
      </w:tblGrid>
      <w:tr w14:paraId="6F330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0" w:type="dxa"/>
            <w:shd w:val="clear" w:color="auto" w:fill="D0CECE" w:themeFill="background2" w:themeFillShade="E6"/>
            <w:vAlign w:val="center"/>
          </w:tcPr>
          <w:p w14:paraId="576F9317">
            <w:pPr>
              <w:pStyle w:val="12"/>
              <w:spacing w:before="0" w:beforeAutospacing="0" w:after="0" w:afterAutospacing="0"/>
              <w:jc w:val="center"/>
              <w:rPr>
                <w:rFonts w:hAnsi="Times New Roman" w:cs="Times New Roman"/>
                <w:sz w:val="21"/>
                <w:szCs w:val="20"/>
              </w:rPr>
            </w:pPr>
            <w:r>
              <w:rPr>
                <w:rFonts w:hint="eastAsia" w:hAnsi="Times New Roman" w:cs="Times New Roman"/>
                <w:sz w:val="21"/>
                <w:szCs w:val="20"/>
              </w:rPr>
              <w:t>生效日期</w:t>
            </w:r>
          </w:p>
        </w:tc>
        <w:tc>
          <w:tcPr>
            <w:tcW w:w="1276" w:type="dxa"/>
            <w:shd w:val="clear" w:color="auto" w:fill="D0CECE" w:themeFill="background2" w:themeFillShade="E6"/>
            <w:vAlign w:val="center"/>
          </w:tcPr>
          <w:p w14:paraId="19238CB5">
            <w:pPr>
              <w:pStyle w:val="12"/>
              <w:spacing w:before="0" w:beforeAutospacing="0" w:after="0" w:afterAutospacing="0"/>
              <w:jc w:val="center"/>
              <w:rPr>
                <w:rFonts w:hAnsi="Times New Roman" w:cs="Times New Roman"/>
                <w:sz w:val="21"/>
                <w:szCs w:val="20"/>
              </w:rPr>
            </w:pPr>
            <w:r>
              <w:rPr>
                <w:rFonts w:hint="eastAsia" w:hAnsi="Times New Roman" w:cs="Times New Roman"/>
                <w:sz w:val="21"/>
                <w:szCs w:val="20"/>
              </w:rPr>
              <w:t>制度起草人</w:t>
            </w:r>
          </w:p>
        </w:tc>
        <w:tc>
          <w:tcPr>
            <w:tcW w:w="4913" w:type="dxa"/>
            <w:shd w:val="clear" w:color="auto" w:fill="D0CECE" w:themeFill="background2" w:themeFillShade="E6"/>
            <w:vAlign w:val="center"/>
          </w:tcPr>
          <w:p w14:paraId="3FE873C7">
            <w:pPr>
              <w:pStyle w:val="12"/>
              <w:spacing w:before="0" w:beforeAutospacing="0" w:after="0" w:afterAutospacing="0"/>
              <w:jc w:val="center"/>
              <w:rPr>
                <w:rFonts w:hAnsi="Times New Roman" w:cs="Times New Roman"/>
                <w:sz w:val="21"/>
                <w:szCs w:val="20"/>
              </w:rPr>
            </w:pPr>
            <w:r>
              <w:rPr>
                <w:rFonts w:hint="eastAsia" w:hAnsi="Times New Roman" w:cs="Times New Roman"/>
                <w:sz w:val="21"/>
                <w:szCs w:val="20"/>
              </w:rPr>
              <w:t>变更说明</w:t>
            </w:r>
          </w:p>
        </w:tc>
      </w:tr>
      <w:tr w14:paraId="434D1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0" w:type="dxa"/>
            <w:vAlign w:val="center"/>
          </w:tcPr>
          <w:p w14:paraId="34029A42">
            <w:pPr>
              <w:pStyle w:val="12"/>
              <w:spacing w:before="0" w:beforeAutospacing="0" w:after="0" w:afterAutospacing="0"/>
              <w:jc w:val="center"/>
              <w:rPr>
                <w:rFonts w:hAnsi="Times New Roman" w:cs="Times New Roman"/>
                <w:sz w:val="21"/>
                <w:szCs w:val="20"/>
              </w:rPr>
            </w:pPr>
            <w:r>
              <w:rPr>
                <w:rFonts w:hint="eastAsia" w:hAnsi="Times New Roman" w:cs="Times New Roman"/>
                <w:sz w:val="21"/>
                <w:szCs w:val="20"/>
              </w:rPr>
              <w:t>2021年5月31日</w:t>
            </w:r>
          </w:p>
        </w:tc>
        <w:tc>
          <w:tcPr>
            <w:tcW w:w="1276" w:type="dxa"/>
            <w:vAlign w:val="center"/>
          </w:tcPr>
          <w:p w14:paraId="6EEB6D60">
            <w:pPr>
              <w:pStyle w:val="12"/>
              <w:spacing w:before="0" w:beforeAutospacing="0" w:after="0" w:afterAutospacing="0"/>
              <w:jc w:val="center"/>
              <w:rPr>
                <w:rFonts w:hAnsi="Times New Roman" w:cs="Times New Roman"/>
                <w:sz w:val="21"/>
                <w:szCs w:val="20"/>
              </w:rPr>
            </w:pPr>
            <w:r>
              <w:rPr>
                <w:rFonts w:hint="eastAsia" w:hAnsi="Times New Roman" w:cs="Times New Roman"/>
                <w:sz w:val="21"/>
                <w:szCs w:val="20"/>
              </w:rPr>
              <w:t>刘涛</w:t>
            </w:r>
          </w:p>
        </w:tc>
        <w:tc>
          <w:tcPr>
            <w:tcW w:w="4913" w:type="dxa"/>
            <w:vAlign w:val="center"/>
          </w:tcPr>
          <w:p w14:paraId="548E0F8D">
            <w:pPr>
              <w:pStyle w:val="12"/>
              <w:spacing w:before="0" w:beforeAutospacing="0" w:after="0" w:afterAutospacing="0"/>
              <w:rPr>
                <w:rFonts w:hAnsi="Times New Roman" w:cs="Times New Roman"/>
                <w:sz w:val="21"/>
                <w:szCs w:val="20"/>
              </w:rPr>
            </w:pPr>
            <w:r>
              <w:rPr>
                <w:rFonts w:hint="eastAsia" w:hAnsi="Times New Roman" w:cs="Times New Roman"/>
                <w:sz w:val="21"/>
                <w:szCs w:val="20"/>
              </w:rPr>
              <w:t>首次制定</w:t>
            </w:r>
          </w:p>
        </w:tc>
      </w:tr>
      <w:tr w14:paraId="32BA2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0" w:type="dxa"/>
            <w:vAlign w:val="center"/>
          </w:tcPr>
          <w:p w14:paraId="635BE856">
            <w:pPr>
              <w:pStyle w:val="12"/>
              <w:spacing w:before="0" w:beforeAutospacing="0" w:after="0" w:afterAutospacing="0"/>
              <w:jc w:val="center"/>
              <w:rPr>
                <w:rFonts w:hAnsi="Times New Roman" w:cs="Times New Roman"/>
                <w:sz w:val="21"/>
                <w:szCs w:val="20"/>
              </w:rPr>
            </w:pPr>
            <w:r>
              <w:rPr>
                <w:rFonts w:hAnsi="Times New Roman" w:cs="Times New Roman"/>
                <w:sz w:val="21"/>
                <w:szCs w:val="20"/>
              </w:rPr>
              <w:t>2023</w:t>
            </w:r>
            <w:r>
              <w:rPr>
                <w:rFonts w:hint="eastAsia" w:hAnsi="Times New Roman" w:cs="Times New Roman"/>
                <w:sz w:val="21"/>
                <w:szCs w:val="20"/>
              </w:rPr>
              <w:t>年10月1</w:t>
            </w:r>
            <w:r>
              <w:rPr>
                <w:rFonts w:hint="eastAsia" w:hAnsi="Times New Roman" w:cs="Times New Roman"/>
                <w:sz w:val="21"/>
                <w:szCs w:val="20"/>
                <w:lang w:val="en-US" w:eastAsia="zh-CN"/>
              </w:rPr>
              <w:t>6</w:t>
            </w:r>
            <w:r>
              <w:rPr>
                <w:rFonts w:hint="eastAsia" w:hAnsi="Times New Roman" w:cs="Times New Roman"/>
                <w:sz w:val="21"/>
                <w:szCs w:val="20"/>
              </w:rPr>
              <w:t>日</w:t>
            </w:r>
          </w:p>
        </w:tc>
        <w:tc>
          <w:tcPr>
            <w:tcW w:w="1276" w:type="dxa"/>
            <w:vAlign w:val="center"/>
          </w:tcPr>
          <w:p w14:paraId="726C8838">
            <w:pPr>
              <w:pStyle w:val="12"/>
              <w:spacing w:before="0" w:beforeAutospacing="0" w:after="0" w:afterAutospacing="0"/>
              <w:jc w:val="center"/>
              <w:rPr>
                <w:sz w:val="21"/>
                <w:szCs w:val="21"/>
              </w:rPr>
            </w:pPr>
            <w:r>
              <w:rPr>
                <w:rFonts w:hint="eastAsia"/>
                <w:sz w:val="21"/>
                <w:szCs w:val="21"/>
              </w:rPr>
              <w:t>罗小丽</w:t>
            </w:r>
          </w:p>
        </w:tc>
        <w:tc>
          <w:tcPr>
            <w:tcW w:w="4913" w:type="dxa"/>
            <w:vAlign w:val="center"/>
          </w:tcPr>
          <w:p w14:paraId="14C5560D">
            <w:pPr>
              <w:pStyle w:val="12"/>
              <w:spacing w:before="0" w:beforeAutospacing="0" w:after="0" w:afterAutospacing="0"/>
              <w:rPr>
                <w:sz w:val="21"/>
              </w:rPr>
            </w:pPr>
            <w:r>
              <w:rPr>
                <w:rFonts w:hint="eastAsia"/>
                <w:sz w:val="21"/>
                <w:lang w:eastAsia="zh-CN"/>
              </w:rPr>
              <w:t>第一次修订，</w:t>
            </w:r>
            <w:r>
              <w:rPr>
                <w:rFonts w:hint="eastAsia"/>
                <w:sz w:val="21"/>
              </w:rPr>
              <w:t>根据组织二次转型及人才规划标准要求对组织架构及相关描述、任职要求等进行修订</w:t>
            </w:r>
          </w:p>
        </w:tc>
      </w:tr>
      <w:tr w14:paraId="32061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0" w:type="dxa"/>
            <w:vAlign w:val="center"/>
          </w:tcPr>
          <w:p w14:paraId="0DA1DC88">
            <w:pPr>
              <w:pStyle w:val="12"/>
              <w:spacing w:before="0" w:beforeAutospacing="0" w:after="0" w:afterAutospacing="0"/>
              <w:jc w:val="center"/>
              <w:rPr>
                <w:rFonts w:hAnsi="Times New Roman" w:cs="Times New Roman"/>
                <w:sz w:val="21"/>
                <w:szCs w:val="20"/>
              </w:rPr>
            </w:pPr>
            <w:r>
              <w:rPr>
                <w:rFonts w:hint="eastAsia" w:hAnsi="Times New Roman" w:cs="Times New Roman"/>
                <w:sz w:val="21"/>
                <w:szCs w:val="20"/>
              </w:rPr>
              <w:t>2026年</w:t>
            </w:r>
            <w:r>
              <w:rPr>
                <w:rFonts w:hint="eastAsia" w:hAnsi="Times New Roman" w:cs="Times New Roman"/>
                <w:sz w:val="21"/>
                <w:szCs w:val="20"/>
                <w:lang w:val="en-US" w:eastAsia="zh-CN"/>
              </w:rPr>
              <w:t>5</w:t>
            </w:r>
            <w:r>
              <w:rPr>
                <w:rFonts w:hint="eastAsia" w:hAnsi="Times New Roman" w:cs="Times New Roman"/>
                <w:sz w:val="21"/>
                <w:szCs w:val="20"/>
              </w:rPr>
              <w:t>月</w:t>
            </w:r>
            <w:r>
              <w:rPr>
                <w:rFonts w:hint="eastAsia" w:hAnsi="Times New Roman" w:cs="Times New Roman"/>
                <w:sz w:val="21"/>
                <w:szCs w:val="20"/>
                <w:lang w:val="en-US" w:eastAsia="zh-CN"/>
              </w:rPr>
              <w:t>*</w:t>
            </w:r>
            <w:r>
              <w:rPr>
                <w:rFonts w:hint="eastAsia" w:hAnsi="Times New Roman" w:cs="Times New Roman"/>
                <w:sz w:val="21"/>
                <w:szCs w:val="20"/>
              </w:rPr>
              <w:t>日</w:t>
            </w:r>
          </w:p>
        </w:tc>
        <w:tc>
          <w:tcPr>
            <w:tcW w:w="1276" w:type="dxa"/>
            <w:vAlign w:val="center"/>
          </w:tcPr>
          <w:p w14:paraId="2D7A29C7">
            <w:pPr>
              <w:pStyle w:val="12"/>
              <w:spacing w:before="0" w:beforeAutospacing="0" w:after="0" w:afterAutospacing="0"/>
              <w:jc w:val="center"/>
              <w:rPr>
                <w:sz w:val="21"/>
                <w:szCs w:val="21"/>
              </w:rPr>
            </w:pPr>
            <w:r>
              <w:rPr>
                <w:rFonts w:hint="eastAsia"/>
                <w:sz w:val="21"/>
                <w:szCs w:val="21"/>
              </w:rPr>
              <w:t>王欢</w:t>
            </w:r>
          </w:p>
        </w:tc>
        <w:tc>
          <w:tcPr>
            <w:tcW w:w="4913" w:type="dxa"/>
            <w:vAlign w:val="center"/>
          </w:tcPr>
          <w:p w14:paraId="5B4AA5DE">
            <w:pPr>
              <w:pStyle w:val="12"/>
              <w:spacing w:before="0" w:beforeAutospacing="0" w:after="0" w:afterAutospacing="0"/>
              <w:rPr>
                <w:sz w:val="21"/>
              </w:rPr>
            </w:pPr>
            <w:r>
              <w:rPr>
                <w:rFonts w:hint="eastAsia"/>
                <w:sz w:val="21"/>
                <w:lang w:eastAsia="zh-CN"/>
              </w:rPr>
              <w:t>第二次修订，更名为《华润啤酒经理级员工管理办法》，并</w:t>
            </w:r>
            <w:r>
              <w:rPr>
                <w:rFonts w:hint="eastAsia"/>
                <w:sz w:val="21"/>
              </w:rPr>
              <w:t>根据职级体系调整及人力管理事项红线底线原则，对晋级、职务调整、任期等内容进行修订</w:t>
            </w:r>
          </w:p>
        </w:tc>
      </w:tr>
    </w:tbl>
    <w:p w14:paraId="2424379B">
      <w:pPr>
        <w:pStyle w:val="31"/>
        <w:framePr w:w="0" w:hRule="auto" w:wrap="auto" w:vAnchor="margin" w:hAnchor="text" w:xAlign="left" w:yAlign="inline"/>
        <w:spacing w:line="360" w:lineRule="auto"/>
        <w:rPr>
          <w:sz w:val="21"/>
        </w:rPr>
      </w:pPr>
    </w:p>
    <w:p w14:paraId="5EDB7321">
      <w:pPr>
        <w:spacing w:after="0" w:line="240" w:lineRule="auto"/>
        <w:rPr>
          <w:sz w:val="21"/>
        </w:rPr>
      </w:pPr>
      <w:r>
        <w:rPr>
          <w:rFonts w:hint="eastAsia"/>
          <w:sz w:val="21"/>
        </w:rPr>
        <w:t>制度说明</w:t>
      </w:r>
    </w:p>
    <w:p w14:paraId="2B480DE7">
      <w:pPr>
        <w:pStyle w:val="31"/>
        <w:framePr w:w="0" w:hRule="auto" w:wrap="auto" w:vAnchor="margin" w:hAnchor="text" w:xAlign="left" w:yAlign="inline"/>
        <w:spacing w:line="400" w:lineRule="exact"/>
      </w:pPr>
      <w:r>
        <mc:AlternateContent>
          <mc:Choice Requires="wps">
            <w:drawing>
              <wp:anchor distT="0" distB="0" distL="114300" distR="114300" simplePos="0" relativeHeight="251661312" behindDoc="0" locked="0" layoutInCell="1" allowOverlap="1">
                <wp:simplePos x="0" y="0"/>
                <wp:positionH relativeFrom="margin">
                  <wp:posOffset>-15875</wp:posOffset>
                </wp:positionH>
                <wp:positionV relativeFrom="paragraph">
                  <wp:posOffset>90805</wp:posOffset>
                </wp:positionV>
                <wp:extent cx="5312410" cy="0"/>
                <wp:effectExtent l="0" t="19050" r="40640" b="38100"/>
                <wp:wrapNone/>
                <wp:docPr id="11" name="直接连接符 11"/>
                <wp:cNvGraphicFramePr/>
                <a:graphic xmlns:a="http://schemas.openxmlformats.org/drawingml/2006/main">
                  <a:graphicData uri="http://schemas.microsoft.com/office/word/2010/wordprocessingShape">
                    <wps:wsp>
                      <wps:cNvCnPr/>
                      <wps:spPr>
                        <a:xfrm flipV="1">
                          <a:off x="0" y="0"/>
                          <a:ext cx="5312720" cy="0"/>
                        </a:xfrm>
                        <a:prstGeom prst="line">
                          <a:avLst/>
                        </a:prstGeom>
                        <a:ln w="57150">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1.25pt;margin-top:7.15pt;height:0pt;width:418.3pt;mso-position-horizontal-relative:margin;z-index:251661312;mso-width-relative:page;mso-height-relative:page;" filled="f" stroked="t" coordsize="21600,21600" o:gfxdata="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lBslf9gAAAAIAQAADwAAAAAAAAABACAAAAAiAAAAZHJzL2Rvd25y&#10;ZXYueG1sUEsBAhQAFAAAAAgAh07iQFKTOtP+AQAA4AMAAA4AAAAAAAAAAQAgAAAAJwEAAGRycy9l&#10;Mm9Eb2MueG1sUEsFBgAAAAAGAAYAWQEAAJcFAAAAAA==&#10;">
                <v:fill on="f" focussize="0,0"/>
                <v:stroke weight="4.5pt" color="#767171 [1614]" miterlimit="8" joinstyle="miter"/>
                <v:imagedata o:title=""/>
                <o:lock v:ext="edit" aspectratio="f"/>
              </v:line>
            </w:pict>
          </mc:Fallback>
        </mc:AlternateConten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6600"/>
      </w:tblGrid>
      <w:tr w14:paraId="06372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6" w:hRule="atLeast"/>
          <w:jc w:val="center"/>
        </w:trPr>
        <w:tc>
          <w:tcPr>
            <w:tcW w:w="1696" w:type="dxa"/>
            <w:shd w:val="clear" w:color="auto" w:fill="D0CECE" w:themeFill="background2" w:themeFillShade="E6"/>
            <w:vAlign w:val="center"/>
          </w:tcPr>
          <w:p w14:paraId="489BD376">
            <w:pPr>
              <w:pStyle w:val="12"/>
              <w:spacing w:before="0" w:beforeAutospacing="0" w:after="0" w:afterAutospacing="0"/>
              <w:jc w:val="center"/>
              <w:rPr>
                <w:rFonts w:hAnsi="Times New Roman" w:cs="Times New Roman"/>
                <w:sz w:val="21"/>
                <w:szCs w:val="20"/>
              </w:rPr>
            </w:pPr>
            <w:r>
              <w:rPr>
                <w:rFonts w:hint="eastAsia" w:hAnsi="Times New Roman" w:cs="Times New Roman"/>
                <w:sz w:val="21"/>
                <w:szCs w:val="20"/>
              </w:rPr>
              <w:t>目的</w:t>
            </w:r>
          </w:p>
        </w:tc>
        <w:tc>
          <w:tcPr>
            <w:tcW w:w="6600" w:type="dxa"/>
            <w:vAlign w:val="center"/>
          </w:tcPr>
          <w:p w14:paraId="0F67405B">
            <w:pPr>
              <w:pStyle w:val="12"/>
              <w:spacing w:before="0" w:beforeAutospacing="0" w:after="0" w:afterAutospacing="0"/>
              <w:rPr>
                <w:rFonts w:hAnsi="Times New Roman" w:cs="Times New Roman"/>
                <w:sz w:val="21"/>
                <w:szCs w:val="21"/>
              </w:rPr>
            </w:pPr>
            <w:r>
              <w:rPr>
                <w:rFonts w:hint="eastAsia"/>
                <w:sz w:val="21"/>
                <w:szCs w:val="21"/>
              </w:rPr>
              <w:t>为规范公司经理级员工的管理，构建科学、系统的人才发展体系，明确经理级岗位的任职资格，优化选拔与任用机制，保障公司管理类岗位的稳定性与专业性，特制定本办法。</w:t>
            </w:r>
          </w:p>
        </w:tc>
      </w:tr>
      <w:tr w14:paraId="6D4A1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4" w:hRule="atLeast"/>
          <w:jc w:val="center"/>
        </w:trPr>
        <w:tc>
          <w:tcPr>
            <w:tcW w:w="1696" w:type="dxa"/>
            <w:shd w:val="clear" w:color="auto" w:fill="D0CECE" w:themeFill="background2" w:themeFillShade="E6"/>
            <w:vAlign w:val="center"/>
          </w:tcPr>
          <w:p w14:paraId="049668BC">
            <w:pPr>
              <w:pStyle w:val="12"/>
              <w:spacing w:before="0" w:beforeAutospacing="0" w:after="0" w:afterAutospacing="0"/>
              <w:jc w:val="center"/>
              <w:rPr>
                <w:rFonts w:hAnsi="Times New Roman" w:cs="Times New Roman"/>
                <w:sz w:val="21"/>
                <w:szCs w:val="20"/>
              </w:rPr>
            </w:pPr>
            <w:r>
              <w:rPr>
                <w:rFonts w:hint="eastAsia" w:hAnsi="Times New Roman" w:cs="Times New Roman"/>
                <w:sz w:val="21"/>
                <w:szCs w:val="20"/>
              </w:rPr>
              <w:t>适用范围</w:t>
            </w:r>
          </w:p>
        </w:tc>
        <w:tc>
          <w:tcPr>
            <w:tcW w:w="6600" w:type="dxa"/>
            <w:vAlign w:val="center"/>
          </w:tcPr>
          <w:p w14:paraId="282BBD99">
            <w:pPr>
              <w:pStyle w:val="12"/>
              <w:spacing w:before="0" w:beforeAutospacing="0" w:after="0" w:afterAutospacing="0"/>
              <w:rPr>
                <w:rFonts w:hAnsi="Times New Roman" w:cs="Times New Roman"/>
                <w:sz w:val="21"/>
                <w:szCs w:val="21"/>
              </w:rPr>
            </w:pPr>
            <w:r>
              <w:rPr>
                <w:rFonts w:hint="eastAsia" w:hAnsi="Times New Roman" w:cs="Times New Roman"/>
                <w:sz w:val="21"/>
                <w:szCs w:val="21"/>
              </w:rPr>
              <w:t>华润啤酒及下属单位（含金沙酒业）的经理级员工的管理</w:t>
            </w:r>
          </w:p>
        </w:tc>
      </w:tr>
      <w:tr w14:paraId="52F96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shd w:val="clear" w:color="auto" w:fill="D0CECE" w:themeFill="background2" w:themeFillShade="E6"/>
            <w:vAlign w:val="center"/>
          </w:tcPr>
          <w:p w14:paraId="1CD5FFEF">
            <w:pPr>
              <w:pStyle w:val="12"/>
              <w:spacing w:before="0" w:beforeAutospacing="0" w:after="0" w:afterAutospacing="0"/>
              <w:jc w:val="center"/>
              <w:rPr>
                <w:rFonts w:hAnsi="Times New Roman" w:cs="Times New Roman"/>
                <w:sz w:val="21"/>
                <w:szCs w:val="20"/>
              </w:rPr>
            </w:pPr>
            <w:r>
              <w:rPr>
                <w:rFonts w:hint="eastAsia" w:hAnsi="Times New Roman" w:cs="Times New Roman"/>
                <w:sz w:val="21"/>
                <w:szCs w:val="20"/>
              </w:rPr>
              <w:t>主要关联制度</w:t>
            </w:r>
          </w:p>
          <w:p w14:paraId="5F8A39FE">
            <w:pPr>
              <w:pStyle w:val="12"/>
              <w:spacing w:before="0" w:beforeAutospacing="0" w:after="0" w:afterAutospacing="0"/>
              <w:jc w:val="center"/>
              <w:rPr>
                <w:rFonts w:hAnsi="Times New Roman" w:cs="Times New Roman"/>
                <w:sz w:val="21"/>
                <w:szCs w:val="20"/>
              </w:rPr>
            </w:pPr>
            <w:r>
              <w:rPr>
                <w:rFonts w:hint="eastAsia" w:hAnsi="Times New Roman" w:cs="Times New Roman"/>
                <w:sz w:val="21"/>
                <w:szCs w:val="20"/>
              </w:rPr>
              <w:t>（指一级、二级制度）</w:t>
            </w:r>
          </w:p>
        </w:tc>
        <w:tc>
          <w:tcPr>
            <w:tcW w:w="6600" w:type="dxa"/>
            <w:vAlign w:val="center"/>
          </w:tcPr>
          <w:p w14:paraId="38BAAAD9">
            <w:pPr>
              <w:pStyle w:val="12"/>
              <w:spacing w:before="0" w:beforeAutospacing="0" w:after="0" w:afterAutospacing="0"/>
              <w:jc w:val="both"/>
              <w:rPr>
                <w:sz w:val="21"/>
                <w:szCs w:val="21"/>
              </w:rPr>
            </w:pPr>
            <w:r>
              <w:rPr>
                <w:rFonts w:hint="eastAsia"/>
                <w:sz w:val="21"/>
                <w:szCs w:val="21"/>
              </w:rPr>
              <w:t>华润雪花招聘管理制度、华润啤酒员工职业发展管理办法、员工违规违纪处理办法</w:t>
            </w:r>
          </w:p>
        </w:tc>
      </w:tr>
    </w:tbl>
    <w:p w14:paraId="62035AED">
      <w:pPr>
        <w:rPr>
          <w:rFonts w:ascii="华文中宋" w:hAnsi="华文中宋" w:eastAsia="华文中宋"/>
          <w:bCs/>
          <w:sz w:val="44"/>
          <w:szCs w:val="44"/>
        </w:rPr>
      </w:pPr>
      <w:r>
        <w:rPr>
          <w:rFonts w:ascii="华文中宋" w:hAnsi="华文中宋" w:eastAsia="华文中宋"/>
          <w:bCs/>
          <w:sz w:val="44"/>
          <w:szCs w:val="44"/>
        </w:rPr>
        <w:br w:type="page"/>
      </w:r>
    </w:p>
    <w:sdt>
      <w:sdtPr>
        <w:rPr>
          <w:rFonts w:ascii="Georgia" w:hAnsi="Georgia" w:eastAsia="宋体" w:cstheme="minorBidi"/>
          <w:color w:val="auto"/>
          <w:sz w:val="22"/>
          <w:szCs w:val="22"/>
          <w:lang w:val="zh-CN"/>
        </w:rPr>
        <w:id w:val="720252795"/>
        <w:docPartObj>
          <w:docPartGallery w:val="Table of Contents"/>
          <w:docPartUnique/>
        </w:docPartObj>
      </w:sdtPr>
      <w:sdtEndPr>
        <w:rPr>
          <w:rFonts w:hint="eastAsia" w:ascii="仿宋_GB2312" w:eastAsia="仿宋_GB2312" w:hAnsiTheme="majorHAnsi" w:cstheme="majorBidi"/>
          <w:color w:val="auto"/>
          <w:sz w:val="32"/>
          <w:szCs w:val="32"/>
          <w:lang w:val="zh-CN"/>
        </w:rPr>
      </w:sdtEndPr>
      <w:sdtContent>
        <w:p w14:paraId="2A6C1EF1">
          <w:pPr>
            <w:pStyle w:val="49"/>
            <w:jc w:val="center"/>
            <w:rPr>
              <w:rFonts w:ascii="仿宋_GB2312" w:eastAsia="仿宋_GB2312"/>
              <w:color w:val="auto"/>
            </w:rPr>
          </w:pPr>
          <w:r>
            <w:rPr>
              <w:rFonts w:hint="eastAsia" w:ascii="仿宋_GB2312" w:eastAsia="仿宋_GB2312"/>
              <w:color w:val="auto"/>
              <w:lang w:val="zh-CN"/>
            </w:rPr>
            <w:t>目录</w:t>
          </w:r>
        </w:p>
        <w:p w14:paraId="0DD56483">
          <w:pPr>
            <w:pStyle w:val="9"/>
            <w:tabs>
              <w:tab w:val="right" w:leader="dot" w:pos="8306"/>
              <w:tab w:val="clear" w:pos="9242"/>
            </w:tabs>
            <w:rPr>
              <w:rFonts w:hint="eastAsia" w:ascii="仿宋_GB2312" w:eastAsia="仿宋_GB2312" w:hAnsiTheme="majorHAnsi" w:cstheme="majorBidi"/>
              <w:b w:val="0"/>
              <w:bCs w:val="0"/>
              <w:color w:val="auto"/>
              <w:kern w:val="0"/>
              <w:sz w:val="32"/>
              <w:szCs w:val="32"/>
              <w:lang w:val="zh-CN" w:eastAsia="zh-CN" w:bidi="ar-SA"/>
            </w:rPr>
          </w:pPr>
          <w:r>
            <w:rPr>
              <w:rFonts w:hint="eastAsia" w:ascii="仿宋_GB2312" w:eastAsia="仿宋_GB2312" w:hAnsiTheme="majorHAnsi" w:cstheme="majorBidi"/>
              <w:b w:val="0"/>
              <w:kern w:val="0"/>
              <w:sz w:val="32"/>
              <w:szCs w:val="32"/>
              <w:lang w:val="zh-CN"/>
            </w:rPr>
            <w:fldChar w:fldCharType="begin"/>
          </w:r>
          <w:r>
            <w:rPr>
              <w:rFonts w:hint="eastAsia" w:ascii="仿宋_GB2312" w:eastAsia="仿宋_GB2312" w:hAnsiTheme="majorHAnsi" w:cstheme="majorBidi"/>
              <w:b w:val="0"/>
              <w:kern w:val="0"/>
              <w:sz w:val="32"/>
              <w:szCs w:val="32"/>
              <w:lang w:val="zh-CN"/>
            </w:rPr>
            <w:instrText xml:space="preserve"> TOC \o "1-3" \h \z \u </w:instrText>
          </w:r>
          <w:r>
            <w:rPr>
              <w:rFonts w:hint="eastAsia" w:ascii="仿宋_GB2312" w:eastAsia="仿宋_GB2312" w:hAnsiTheme="majorHAnsi" w:cstheme="majorBidi"/>
              <w:b w:val="0"/>
              <w:kern w:val="0"/>
              <w:sz w:val="32"/>
              <w:szCs w:val="32"/>
              <w:lang w:val="zh-CN"/>
            </w:rPr>
            <w:fldChar w:fldCharType="separate"/>
          </w:r>
          <w:r>
            <w:rPr>
              <w:rFonts w:hint="eastAsia" w:ascii="仿宋_GB2312" w:eastAsia="仿宋_GB2312" w:hAnsiTheme="majorHAnsi" w:cstheme="majorBidi"/>
              <w:b w:val="0"/>
              <w:bCs w:val="0"/>
              <w:color w:val="auto"/>
              <w:kern w:val="0"/>
              <w:sz w:val="32"/>
              <w:szCs w:val="32"/>
              <w:lang w:val="zh-CN" w:eastAsia="zh-CN" w:bidi="ar-SA"/>
            </w:rPr>
            <w:fldChar w:fldCharType="begin"/>
          </w:r>
          <w:r>
            <w:rPr>
              <w:rFonts w:hint="eastAsia" w:ascii="仿宋_GB2312" w:eastAsia="仿宋_GB2312" w:hAnsiTheme="majorHAnsi" w:cstheme="majorBidi"/>
              <w:b w:val="0"/>
              <w:bCs w:val="0"/>
              <w:color w:val="auto"/>
              <w:kern w:val="0"/>
              <w:sz w:val="32"/>
              <w:szCs w:val="32"/>
              <w:lang w:val="zh-CN" w:eastAsia="zh-CN" w:bidi="ar-SA"/>
            </w:rPr>
            <w:instrText xml:space="preserve"> HYPERLINK \l _Toc1219774993 </w:instrText>
          </w:r>
          <w:r>
            <w:rPr>
              <w:rFonts w:hint="eastAsia" w:ascii="仿宋_GB2312" w:eastAsia="仿宋_GB2312" w:hAnsiTheme="majorHAnsi" w:cstheme="majorBidi"/>
              <w:b w:val="0"/>
              <w:bCs w:val="0"/>
              <w:color w:val="auto"/>
              <w:kern w:val="0"/>
              <w:sz w:val="32"/>
              <w:szCs w:val="32"/>
              <w:lang w:val="zh-CN" w:eastAsia="zh-CN" w:bidi="ar-SA"/>
            </w:rPr>
            <w:fldChar w:fldCharType="separate"/>
          </w:r>
          <w:r>
            <w:rPr>
              <w:rFonts w:hint="eastAsia" w:ascii="仿宋_GB2312" w:eastAsia="仿宋_GB2312" w:hAnsiTheme="majorHAnsi" w:cstheme="majorBidi"/>
              <w:b w:val="0"/>
              <w:bCs w:val="0"/>
              <w:color w:val="auto"/>
              <w:kern w:val="0"/>
              <w:sz w:val="32"/>
              <w:szCs w:val="32"/>
              <w:lang w:val="zh-CN" w:eastAsia="zh-CN" w:bidi="ar-SA"/>
            </w:rPr>
            <w:t>第一章 总则</w:t>
          </w:r>
          <w:r>
            <w:rPr>
              <w:rFonts w:hint="eastAsia" w:ascii="仿宋_GB2312" w:eastAsia="仿宋_GB2312" w:hAnsiTheme="majorHAnsi" w:cstheme="majorBidi"/>
              <w:b w:val="0"/>
              <w:bCs w:val="0"/>
              <w:color w:val="auto"/>
              <w:kern w:val="0"/>
              <w:sz w:val="32"/>
              <w:szCs w:val="32"/>
              <w:lang w:val="zh-CN" w:eastAsia="zh-CN" w:bidi="ar-SA"/>
            </w:rPr>
            <w:tab/>
          </w:r>
          <w:r>
            <w:rPr>
              <w:rFonts w:hint="eastAsia" w:ascii="仿宋_GB2312" w:eastAsia="仿宋_GB2312" w:hAnsiTheme="majorHAnsi" w:cstheme="majorBidi"/>
              <w:b w:val="0"/>
              <w:bCs w:val="0"/>
              <w:color w:val="auto"/>
              <w:kern w:val="0"/>
              <w:sz w:val="32"/>
              <w:szCs w:val="32"/>
              <w:lang w:val="zh-CN" w:eastAsia="zh-CN" w:bidi="ar-SA"/>
            </w:rPr>
            <w:fldChar w:fldCharType="begin"/>
          </w:r>
          <w:r>
            <w:rPr>
              <w:rFonts w:hint="eastAsia" w:ascii="仿宋_GB2312" w:eastAsia="仿宋_GB2312" w:hAnsiTheme="majorHAnsi" w:cstheme="majorBidi"/>
              <w:b w:val="0"/>
              <w:bCs w:val="0"/>
              <w:color w:val="auto"/>
              <w:kern w:val="0"/>
              <w:sz w:val="32"/>
              <w:szCs w:val="32"/>
              <w:lang w:val="zh-CN" w:eastAsia="zh-CN" w:bidi="ar-SA"/>
            </w:rPr>
            <w:instrText xml:space="preserve"> PAGEREF _Toc1219774993 \h </w:instrText>
          </w:r>
          <w:r>
            <w:rPr>
              <w:rFonts w:hint="eastAsia" w:ascii="仿宋_GB2312" w:eastAsia="仿宋_GB2312" w:hAnsiTheme="majorHAnsi" w:cstheme="majorBidi"/>
              <w:b w:val="0"/>
              <w:bCs w:val="0"/>
              <w:color w:val="auto"/>
              <w:kern w:val="0"/>
              <w:sz w:val="32"/>
              <w:szCs w:val="32"/>
              <w:lang w:val="zh-CN" w:eastAsia="zh-CN" w:bidi="ar-SA"/>
            </w:rPr>
            <w:fldChar w:fldCharType="separate"/>
          </w:r>
          <w:r>
            <w:rPr>
              <w:rFonts w:hint="eastAsia" w:ascii="仿宋_GB2312" w:eastAsia="仿宋_GB2312" w:hAnsiTheme="majorHAnsi" w:cstheme="majorBidi"/>
              <w:b w:val="0"/>
              <w:bCs w:val="0"/>
              <w:color w:val="auto"/>
              <w:kern w:val="0"/>
              <w:sz w:val="32"/>
              <w:szCs w:val="32"/>
              <w:lang w:val="zh-CN" w:eastAsia="zh-CN" w:bidi="ar-SA"/>
            </w:rPr>
            <w:t>1</w:t>
          </w:r>
          <w:r>
            <w:rPr>
              <w:rFonts w:hint="eastAsia" w:ascii="仿宋_GB2312" w:eastAsia="仿宋_GB2312" w:hAnsiTheme="majorHAnsi" w:cstheme="majorBidi"/>
              <w:b w:val="0"/>
              <w:bCs w:val="0"/>
              <w:color w:val="auto"/>
              <w:kern w:val="0"/>
              <w:sz w:val="32"/>
              <w:szCs w:val="32"/>
              <w:lang w:val="zh-CN" w:eastAsia="zh-CN" w:bidi="ar-SA"/>
            </w:rPr>
            <w:fldChar w:fldCharType="end"/>
          </w:r>
          <w:r>
            <w:rPr>
              <w:rFonts w:hint="eastAsia" w:ascii="仿宋_GB2312" w:eastAsia="仿宋_GB2312" w:hAnsiTheme="majorHAnsi" w:cstheme="majorBidi"/>
              <w:b w:val="0"/>
              <w:bCs w:val="0"/>
              <w:color w:val="auto"/>
              <w:kern w:val="0"/>
              <w:sz w:val="32"/>
              <w:szCs w:val="32"/>
              <w:lang w:val="zh-CN" w:eastAsia="zh-CN" w:bidi="ar-SA"/>
            </w:rPr>
            <w:fldChar w:fldCharType="end"/>
          </w:r>
        </w:p>
        <w:p w14:paraId="6FE844FE">
          <w:pPr>
            <w:pStyle w:val="9"/>
            <w:tabs>
              <w:tab w:val="right" w:leader="dot" w:pos="8306"/>
              <w:tab w:val="clear" w:pos="9242"/>
            </w:tabs>
            <w:rPr>
              <w:rFonts w:hint="eastAsia" w:ascii="仿宋_GB2312" w:eastAsia="仿宋_GB2312" w:hAnsiTheme="majorHAnsi" w:cstheme="majorBidi"/>
              <w:b w:val="0"/>
              <w:bCs w:val="0"/>
              <w:color w:val="auto"/>
              <w:kern w:val="0"/>
              <w:sz w:val="32"/>
              <w:szCs w:val="32"/>
              <w:lang w:val="zh-CN" w:eastAsia="zh-CN" w:bidi="ar-SA"/>
            </w:rPr>
          </w:pPr>
          <w:r>
            <w:rPr>
              <w:rFonts w:hint="eastAsia" w:ascii="仿宋_GB2312" w:eastAsia="仿宋_GB2312" w:hAnsiTheme="majorHAnsi" w:cstheme="majorBidi"/>
              <w:b w:val="0"/>
              <w:bCs w:val="0"/>
              <w:color w:val="auto"/>
              <w:kern w:val="0"/>
              <w:sz w:val="32"/>
              <w:szCs w:val="32"/>
              <w:lang w:val="zh-CN" w:eastAsia="zh-CN" w:bidi="ar-SA"/>
            </w:rPr>
            <w:fldChar w:fldCharType="begin"/>
          </w:r>
          <w:r>
            <w:rPr>
              <w:rFonts w:hint="eastAsia" w:ascii="仿宋_GB2312" w:eastAsia="仿宋_GB2312" w:hAnsiTheme="majorHAnsi" w:cstheme="majorBidi"/>
              <w:b w:val="0"/>
              <w:bCs w:val="0"/>
              <w:color w:val="auto"/>
              <w:kern w:val="0"/>
              <w:sz w:val="32"/>
              <w:szCs w:val="32"/>
              <w:lang w:val="zh-CN" w:eastAsia="zh-CN" w:bidi="ar-SA"/>
            </w:rPr>
            <w:instrText xml:space="preserve"> HYPERLINK \l _Toc1663100821 </w:instrText>
          </w:r>
          <w:r>
            <w:rPr>
              <w:rFonts w:hint="eastAsia" w:ascii="仿宋_GB2312" w:eastAsia="仿宋_GB2312" w:hAnsiTheme="majorHAnsi" w:cstheme="majorBidi"/>
              <w:b w:val="0"/>
              <w:bCs w:val="0"/>
              <w:color w:val="auto"/>
              <w:kern w:val="0"/>
              <w:sz w:val="32"/>
              <w:szCs w:val="32"/>
              <w:lang w:val="zh-CN" w:eastAsia="zh-CN" w:bidi="ar-SA"/>
            </w:rPr>
            <w:fldChar w:fldCharType="separate"/>
          </w:r>
          <w:r>
            <w:rPr>
              <w:rFonts w:hint="eastAsia" w:ascii="仿宋_GB2312" w:eastAsia="仿宋_GB2312" w:hAnsiTheme="majorHAnsi" w:cstheme="majorBidi"/>
              <w:b w:val="0"/>
              <w:bCs w:val="0"/>
              <w:color w:val="auto"/>
              <w:kern w:val="0"/>
              <w:sz w:val="32"/>
              <w:szCs w:val="32"/>
              <w:lang w:val="zh-CN" w:eastAsia="zh-CN" w:bidi="ar-SA"/>
            </w:rPr>
            <w:t>第二章 任职资格</w:t>
          </w:r>
          <w:r>
            <w:rPr>
              <w:rFonts w:hint="eastAsia" w:ascii="仿宋_GB2312" w:eastAsia="仿宋_GB2312" w:hAnsiTheme="majorHAnsi" w:cstheme="majorBidi"/>
              <w:b w:val="0"/>
              <w:bCs w:val="0"/>
              <w:color w:val="auto"/>
              <w:kern w:val="0"/>
              <w:sz w:val="32"/>
              <w:szCs w:val="32"/>
              <w:lang w:val="zh-CN" w:eastAsia="zh-CN" w:bidi="ar-SA"/>
            </w:rPr>
            <w:tab/>
          </w:r>
          <w:r>
            <w:rPr>
              <w:rFonts w:hint="eastAsia" w:ascii="仿宋_GB2312" w:eastAsia="仿宋_GB2312" w:hAnsiTheme="majorHAnsi" w:cstheme="majorBidi"/>
              <w:b w:val="0"/>
              <w:bCs w:val="0"/>
              <w:color w:val="auto"/>
              <w:kern w:val="0"/>
              <w:sz w:val="32"/>
              <w:szCs w:val="32"/>
              <w:lang w:val="zh-CN" w:eastAsia="zh-CN" w:bidi="ar-SA"/>
            </w:rPr>
            <w:fldChar w:fldCharType="begin"/>
          </w:r>
          <w:r>
            <w:rPr>
              <w:rFonts w:hint="eastAsia" w:ascii="仿宋_GB2312" w:eastAsia="仿宋_GB2312" w:hAnsiTheme="majorHAnsi" w:cstheme="majorBidi"/>
              <w:b w:val="0"/>
              <w:bCs w:val="0"/>
              <w:color w:val="auto"/>
              <w:kern w:val="0"/>
              <w:sz w:val="32"/>
              <w:szCs w:val="32"/>
              <w:lang w:val="zh-CN" w:eastAsia="zh-CN" w:bidi="ar-SA"/>
            </w:rPr>
            <w:instrText xml:space="preserve"> PAGEREF _Toc1663100821 \h </w:instrText>
          </w:r>
          <w:r>
            <w:rPr>
              <w:rFonts w:hint="eastAsia" w:ascii="仿宋_GB2312" w:eastAsia="仿宋_GB2312" w:hAnsiTheme="majorHAnsi" w:cstheme="majorBidi"/>
              <w:b w:val="0"/>
              <w:bCs w:val="0"/>
              <w:color w:val="auto"/>
              <w:kern w:val="0"/>
              <w:sz w:val="32"/>
              <w:szCs w:val="32"/>
              <w:lang w:val="zh-CN" w:eastAsia="zh-CN" w:bidi="ar-SA"/>
            </w:rPr>
            <w:fldChar w:fldCharType="separate"/>
          </w:r>
          <w:r>
            <w:rPr>
              <w:rFonts w:hint="eastAsia" w:ascii="仿宋_GB2312" w:eastAsia="仿宋_GB2312" w:hAnsiTheme="majorHAnsi" w:cstheme="majorBidi"/>
              <w:b w:val="0"/>
              <w:bCs w:val="0"/>
              <w:color w:val="auto"/>
              <w:kern w:val="0"/>
              <w:sz w:val="32"/>
              <w:szCs w:val="32"/>
              <w:lang w:val="zh-CN" w:eastAsia="zh-CN" w:bidi="ar-SA"/>
            </w:rPr>
            <w:t>1</w:t>
          </w:r>
          <w:r>
            <w:rPr>
              <w:rFonts w:hint="eastAsia" w:ascii="仿宋_GB2312" w:eastAsia="仿宋_GB2312" w:hAnsiTheme="majorHAnsi" w:cstheme="majorBidi"/>
              <w:b w:val="0"/>
              <w:bCs w:val="0"/>
              <w:color w:val="auto"/>
              <w:kern w:val="0"/>
              <w:sz w:val="32"/>
              <w:szCs w:val="32"/>
              <w:lang w:val="zh-CN" w:eastAsia="zh-CN" w:bidi="ar-SA"/>
            </w:rPr>
            <w:fldChar w:fldCharType="end"/>
          </w:r>
          <w:r>
            <w:rPr>
              <w:rFonts w:hint="eastAsia" w:ascii="仿宋_GB2312" w:eastAsia="仿宋_GB2312" w:hAnsiTheme="majorHAnsi" w:cstheme="majorBidi"/>
              <w:b w:val="0"/>
              <w:bCs w:val="0"/>
              <w:color w:val="auto"/>
              <w:kern w:val="0"/>
              <w:sz w:val="32"/>
              <w:szCs w:val="32"/>
              <w:lang w:val="zh-CN" w:eastAsia="zh-CN" w:bidi="ar-SA"/>
            </w:rPr>
            <w:fldChar w:fldCharType="end"/>
          </w:r>
        </w:p>
        <w:p w14:paraId="183F428F">
          <w:pPr>
            <w:pStyle w:val="9"/>
            <w:tabs>
              <w:tab w:val="right" w:leader="dot" w:pos="8306"/>
              <w:tab w:val="clear" w:pos="9242"/>
            </w:tabs>
            <w:rPr>
              <w:rFonts w:hint="eastAsia" w:ascii="仿宋_GB2312" w:eastAsia="仿宋_GB2312" w:hAnsiTheme="majorHAnsi" w:cstheme="majorBidi"/>
              <w:b w:val="0"/>
              <w:bCs w:val="0"/>
              <w:color w:val="auto"/>
              <w:kern w:val="0"/>
              <w:sz w:val="32"/>
              <w:szCs w:val="32"/>
              <w:lang w:val="zh-CN" w:eastAsia="zh-CN" w:bidi="ar-SA"/>
            </w:rPr>
          </w:pPr>
          <w:r>
            <w:rPr>
              <w:rFonts w:hint="eastAsia" w:ascii="仿宋_GB2312" w:eastAsia="仿宋_GB2312" w:hAnsiTheme="majorHAnsi" w:cstheme="majorBidi"/>
              <w:b w:val="0"/>
              <w:bCs w:val="0"/>
              <w:color w:val="auto"/>
              <w:kern w:val="0"/>
              <w:sz w:val="32"/>
              <w:szCs w:val="32"/>
              <w:lang w:val="zh-CN" w:eastAsia="zh-CN" w:bidi="ar-SA"/>
            </w:rPr>
            <w:fldChar w:fldCharType="begin"/>
          </w:r>
          <w:r>
            <w:rPr>
              <w:rFonts w:hint="eastAsia" w:ascii="仿宋_GB2312" w:eastAsia="仿宋_GB2312" w:hAnsiTheme="majorHAnsi" w:cstheme="majorBidi"/>
              <w:b w:val="0"/>
              <w:bCs w:val="0"/>
              <w:color w:val="auto"/>
              <w:kern w:val="0"/>
              <w:sz w:val="32"/>
              <w:szCs w:val="32"/>
              <w:lang w:val="zh-CN" w:eastAsia="zh-CN" w:bidi="ar-SA"/>
            </w:rPr>
            <w:instrText xml:space="preserve"> HYPERLINK \l _Toc19900411 </w:instrText>
          </w:r>
          <w:r>
            <w:rPr>
              <w:rFonts w:hint="eastAsia" w:ascii="仿宋_GB2312" w:eastAsia="仿宋_GB2312" w:hAnsiTheme="majorHAnsi" w:cstheme="majorBidi"/>
              <w:b w:val="0"/>
              <w:bCs w:val="0"/>
              <w:color w:val="auto"/>
              <w:kern w:val="0"/>
              <w:sz w:val="32"/>
              <w:szCs w:val="32"/>
              <w:lang w:val="zh-CN" w:eastAsia="zh-CN" w:bidi="ar-SA"/>
            </w:rPr>
            <w:fldChar w:fldCharType="separate"/>
          </w:r>
          <w:r>
            <w:rPr>
              <w:rFonts w:hint="eastAsia" w:ascii="仿宋_GB2312" w:eastAsia="仿宋_GB2312" w:hAnsiTheme="majorHAnsi" w:cstheme="majorBidi"/>
              <w:b w:val="0"/>
              <w:bCs w:val="0"/>
              <w:color w:val="auto"/>
              <w:kern w:val="0"/>
              <w:sz w:val="32"/>
              <w:szCs w:val="32"/>
              <w:lang w:val="zh-CN" w:eastAsia="zh-CN" w:bidi="ar-SA"/>
            </w:rPr>
            <w:t>第三章 选拔聘任</w:t>
          </w:r>
          <w:r>
            <w:rPr>
              <w:rFonts w:hint="eastAsia" w:ascii="仿宋_GB2312" w:eastAsia="仿宋_GB2312" w:hAnsiTheme="majorHAnsi" w:cstheme="majorBidi"/>
              <w:b w:val="0"/>
              <w:bCs w:val="0"/>
              <w:color w:val="auto"/>
              <w:kern w:val="0"/>
              <w:sz w:val="32"/>
              <w:szCs w:val="32"/>
              <w:lang w:val="zh-CN" w:eastAsia="zh-CN" w:bidi="ar-SA"/>
            </w:rPr>
            <w:tab/>
          </w:r>
          <w:r>
            <w:rPr>
              <w:rFonts w:hint="eastAsia" w:ascii="仿宋_GB2312" w:eastAsia="仿宋_GB2312" w:hAnsiTheme="majorHAnsi" w:cstheme="majorBidi"/>
              <w:b w:val="0"/>
              <w:bCs w:val="0"/>
              <w:color w:val="auto"/>
              <w:kern w:val="0"/>
              <w:sz w:val="32"/>
              <w:szCs w:val="32"/>
              <w:lang w:val="zh-CN" w:eastAsia="zh-CN" w:bidi="ar-SA"/>
            </w:rPr>
            <w:fldChar w:fldCharType="begin"/>
          </w:r>
          <w:r>
            <w:rPr>
              <w:rFonts w:hint="eastAsia" w:ascii="仿宋_GB2312" w:eastAsia="仿宋_GB2312" w:hAnsiTheme="majorHAnsi" w:cstheme="majorBidi"/>
              <w:b w:val="0"/>
              <w:bCs w:val="0"/>
              <w:color w:val="auto"/>
              <w:kern w:val="0"/>
              <w:sz w:val="32"/>
              <w:szCs w:val="32"/>
              <w:lang w:val="zh-CN" w:eastAsia="zh-CN" w:bidi="ar-SA"/>
            </w:rPr>
            <w:instrText xml:space="preserve"> PAGEREF _Toc19900411 \h </w:instrText>
          </w:r>
          <w:r>
            <w:rPr>
              <w:rFonts w:hint="eastAsia" w:ascii="仿宋_GB2312" w:eastAsia="仿宋_GB2312" w:hAnsiTheme="majorHAnsi" w:cstheme="majorBidi"/>
              <w:b w:val="0"/>
              <w:bCs w:val="0"/>
              <w:color w:val="auto"/>
              <w:kern w:val="0"/>
              <w:sz w:val="32"/>
              <w:szCs w:val="32"/>
              <w:lang w:val="zh-CN" w:eastAsia="zh-CN" w:bidi="ar-SA"/>
            </w:rPr>
            <w:fldChar w:fldCharType="separate"/>
          </w:r>
          <w:r>
            <w:rPr>
              <w:rFonts w:hint="eastAsia" w:ascii="仿宋_GB2312" w:eastAsia="仿宋_GB2312" w:hAnsiTheme="majorHAnsi" w:cstheme="majorBidi"/>
              <w:b w:val="0"/>
              <w:bCs w:val="0"/>
              <w:color w:val="auto"/>
              <w:kern w:val="0"/>
              <w:sz w:val="32"/>
              <w:szCs w:val="32"/>
              <w:lang w:val="zh-CN" w:eastAsia="zh-CN" w:bidi="ar-SA"/>
            </w:rPr>
            <w:t>3</w:t>
          </w:r>
          <w:r>
            <w:rPr>
              <w:rFonts w:hint="eastAsia" w:ascii="仿宋_GB2312" w:eastAsia="仿宋_GB2312" w:hAnsiTheme="majorHAnsi" w:cstheme="majorBidi"/>
              <w:b w:val="0"/>
              <w:bCs w:val="0"/>
              <w:color w:val="auto"/>
              <w:kern w:val="0"/>
              <w:sz w:val="32"/>
              <w:szCs w:val="32"/>
              <w:lang w:val="zh-CN" w:eastAsia="zh-CN" w:bidi="ar-SA"/>
            </w:rPr>
            <w:fldChar w:fldCharType="end"/>
          </w:r>
          <w:r>
            <w:rPr>
              <w:rFonts w:hint="eastAsia" w:ascii="仿宋_GB2312" w:eastAsia="仿宋_GB2312" w:hAnsiTheme="majorHAnsi" w:cstheme="majorBidi"/>
              <w:b w:val="0"/>
              <w:bCs w:val="0"/>
              <w:color w:val="auto"/>
              <w:kern w:val="0"/>
              <w:sz w:val="32"/>
              <w:szCs w:val="32"/>
              <w:lang w:val="zh-CN" w:eastAsia="zh-CN" w:bidi="ar-SA"/>
            </w:rPr>
            <w:fldChar w:fldCharType="end"/>
          </w:r>
        </w:p>
        <w:p w14:paraId="41C52CC8">
          <w:pPr>
            <w:pStyle w:val="9"/>
            <w:tabs>
              <w:tab w:val="right" w:leader="dot" w:pos="8306"/>
              <w:tab w:val="clear" w:pos="9242"/>
            </w:tabs>
            <w:rPr>
              <w:rFonts w:hint="eastAsia" w:ascii="仿宋_GB2312" w:eastAsia="仿宋_GB2312" w:hAnsiTheme="majorHAnsi" w:cstheme="majorBidi"/>
              <w:b w:val="0"/>
              <w:bCs w:val="0"/>
              <w:color w:val="auto"/>
              <w:kern w:val="0"/>
              <w:sz w:val="32"/>
              <w:szCs w:val="32"/>
              <w:lang w:val="zh-CN" w:eastAsia="zh-CN" w:bidi="ar-SA"/>
            </w:rPr>
          </w:pPr>
          <w:r>
            <w:rPr>
              <w:rFonts w:hint="eastAsia" w:ascii="仿宋_GB2312" w:eastAsia="仿宋_GB2312" w:hAnsiTheme="majorHAnsi" w:cstheme="majorBidi"/>
              <w:b w:val="0"/>
              <w:bCs w:val="0"/>
              <w:color w:val="auto"/>
              <w:kern w:val="0"/>
              <w:sz w:val="32"/>
              <w:szCs w:val="32"/>
              <w:lang w:val="zh-CN" w:eastAsia="zh-CN" w:bidi="ar-SA"/>
            </w:rPr>
            <w:fldChar w:fldCharType="begin"/>
          </w:r>
          <w:r>
            <w:rPr>
              <w:rFonts w:hint="eastAsia" w:ascii="仿宋_GB2312" w:eastAsia="仿宋_GB2312" w:hAnsiTheme="majorHAnsi" w:cstheme="majorBidi"/>
              <w:b w:val="0"/>
              <w:bCs w:val="0"/>
              <w:color w:val="auto"/>
              <w:kern w:val="0"/>
              <w:sz w:val="32"/>
              <w:szCs w:val="32"/>
              <w:lang w:val="zh-CN" w:eastAsia="zh-CN" w:bidi="ar-SA"/>
            </w:rPr>
            <w:instrText xml:space="preserve"> HYPERLINK \l _Toc713157794 </w:instrText>
          </w:r>
          <w:r>
            <w:rPr>
              <w:rFonts w:hint="eastAsia" w:ascii="仿宋_GB2312" w:eastAsia="仿宋_GB2312" w:hAnsiTheme="majorHAnsi" w:cstheme="majorBidi"/>
              <w:b w:val="0"/>
              <w:bCs w:val="0"/>
              <w:color w:val="auto"/>
              <w:kern w:val="0"/>
              <w:sz w:val="32"/>
              <w:szCs w:val="32"/>
              <w:lang w:val="zh-CN" w:eastAsia="zh-CN" w:bidi="ar-SA"/>
            </w:rPr>
            <w:fldChar w:fldCharType="separate"/>
          </w:r>
          <w:r>
            <w:rPr>
              <w:rFonts w:hint="eastAsia" w:ascii="仿宋_GB2312" w:eastAsia="仿宋_GB2312" w:hAnsiTheme="majorHAnsi" w:cstheme="majorBidi"/>
              <w:b w:val="0"/>
              <w:bCs w:val="0"/>
              <w:color w:val="auto"/>
              <w:kern w:val="0"/>
              <w:sz w:val="32"/>
              <w:szCs w:val="32"/>
              <w:lang w:val="zh-CN" w:eastAsia="zh-CN" w:bidi="ar-SA"/>
            </w:rPr>
            <w:t>第四章 储备及任职回避管理</w:t>
          </w:r>
          <w:r>
            <w:rPr>
              <w:rFonts w:hint="eastAsia" w:ascii="仿宋_GB2312" w:eastAsia="仿宋_GB2312" w:hAnsiTheme="majorHAnsi" w:cstheme="majorBidi"/>
              <w:b w:val="0"/>
              <w:bCs w:val="0"/>
              <w:color w:val="auto"/>
              <w:kern w:val="0"/>
              <w:sz w:val="32"/>
              <w:szCs w:val="32"/>
              <w:lang w:val="zh-CN" w:eastAsia="zh-CN" w:bidi="ar-SA"/>
            </w:rPr>
            <w:tab/>
          </w:r>
          <w:r>
            <w:rPr>
              <w:rFonts w:hint="eastAsia" w:ascii="仿宋_GB2312" w:eastAsia="仿宋_GB2312" w:hAnsiTheme="majorHAnsi" w:cstheme="majorBidi"/>
              <w:b w:val="0"/>
              <w:bCs w:val="0"/>
              <w:color w:val="auto"/>
              <w:kern w:val="0"/>
              <w:sz w:val="32"/>
              <w:szCs w:val="32"/>
              <w:lang w:val="zh-CN" w:eastAsia="zh-CN" w:bidi="ar-SA"/>
            </w:rPr>
            <w:fldChar w:fldCharType="begin"/>
          </w:r>
          <w:r>
            <w:rPr>
              <w:rFonts w:hint="eastAsia" w:ascii="仿宋_GB2312" w:eastAsia="仿宋_GB2312" w:hAnsiTheme="majorHAnsi" w:cstheme="majorBidi"/>
              <w:b w:val="0"/>
              <w:bCs w:val="0"/>
              <w:color w:val="auto"/>
              <w:kern w:val="0"/>
              <w:sz w:val="32"/>
              <w:szCs w:val="32"/>
              <w:lang w:val="zh-CN" w:eastAsia="zh-CN" w:bidi="ar-SA"/>
            </w:rPr>
            <w:instrText xml:space="preserve"> PAGEREF _Toc713157794 \h </w:instrText>
          </w:r>
          <w:r>
            <w:rPr>
              <w:rFonts w:hint="eastAsia" w:ascii="仿宋_GB2312" w:eastAsia="仿宋_GB2312" w:hAnsiTheme="majorHAnsi" w:cstheme="majorBidi"/>
              <w:b w:val="0"/>
              <w:bCs w:val="0"/>
              <w:color w:val="auto"/>
              <w:kern w:val="0"/>
              <w:sz w:val="32"/>
              <w:szCs w:val="32"/>
              <w:lang w:val="zh-CN" w:eastAsia="zh-CN" w:bidi="ar-SA"/>
            </w:rPr>
            <w:fldChar w:fldCharType="separate"/>
          </w:r>
          <w:r>
            <w:rPr>
              <w:rFonts w:hint="eastAsia" w:ascii="仿宋_GB2312" w:eastAsia="仿宋_GB2312" w:hAnsiTheme="majorHAnsi" w:cstheme="majorBidi"/>
              <w:b w:val="0"/>
              <w:bCs w:val="0"/>
              <w:color w:val="auto"/>
              <w:kern w:val="0"/>
              <w:sz w:val="32"/>
              <w:szCs w:val="32"/>
              <w:lang w:val="zh-CN" w:eastAsia="zh-CN" w:bidi="ar-SA"/>
            </w:rPr>
            <w:t>5</w:t>
          </w:r>
          <w:r>
            <w:rPr>
              <w:rFonts w:hint="eastAsia" w:ascii="仿宋_GB2312" w:eastAsia="仿宋_GB2312" w:hAnsiTheme="majorHAnsi" w:cstheme="majorBidi"/>
              <w:b w:val="0"/>
              <w:bCs w:val="0"/>
              <w:color w:val="auto"/>
              <w:kern w:val="0"/>
              <w:sz w:val="32"/>
              <w:szCs w:val="32"/>
              <w:lang w:val="zh-CN" w:eastAsia="zh-CN" w:bidi="ar-SA"/>
            </w:rPr>
            <w:fldChar w:fldCharType="end"/>
          </w:r>
          <w:r>
            <w:rPr>
              <w:rFonts w:hint="eastAsia" w:ascii="仿宋_GB2312" w:eastAsia="仿宋_GB2312" w:hAnsiTheme="majorHAnsi" w:cstheme="majorBidi"/>
              <w:b w:val="0"/>
              <w:bCs w:val="0"/>
              <w:color w:val="auto"/>
              <w:kern w:val="0"/>
              <w:sz w:val="32"/>
              <w:szCs w:val="32"/>
              <w:lang w:val="zh-CN" w:eastAsia="zh-CN" w:bidi="ar-SA"/>
            </w:rPr>
            <w:fldChar w:fldCharType="end"/>
          </w:r>
        </w:p>
        <w:p w14:paraId="7071355A">
          <w:pPr>
            <w:pStyle w:val="9"/>
            <w:tabs>
              <w:tab w:val="right" w:leader="dot" w:pos="8306"/>
              <w:tab w:val="clear" w:pos="9242"/>
            </w:tabs>
          </w:pPr>
          <w:r>
            <w:rPr>
              <w:rFonts w:hint="eastAsia" w:ascii="仿宋_GB2312" w:eastAsia="仿宋_GB2312" w:hAnsiTheme="majorHAnsi" w:cstheme="majorBidi"/>
              <w:b w:val="0"/>
              <w:bCs w:val="0"/>
              <w:color w:val="auto"/>
              <w:kern w:val="0"/>
              <w:sz w:val="32"/>
              <w:szCs w:val="32"/>
              <w:lang w:val="zh-CN" w:eastAsia="zh-CN" w:bidi="ar-SA"/>
            </w:rPr>
            <w:fldChar w:fldCharType="begin"/>
          </w:r>
          <w:r>
            <w:rPr>
              <w:rFonts w:hint="eastAsia" w:ascii="仿宋_GB2312" w:eastAsia="仿宋_GB2312" w:hAnsiTheme="majorHAnsi" w:cstheme="majorBidi"/>
              <w:b w:val="0"/>
              <w:bCs w:val="0"/>
              <w:color w:val="auto"/>
              <w:kern w:val="0"/>
              <w:sz w:val="32"/>
              <w:szCs w:val="32"/>
              <w:lang w:val="zh-CN" w:eastAsia="zh-CN" w:bidi="ar-SA"/>
            </w:rPr>
            <w:instrText xml:space="preserve"> HYPERLINK \l _Toc1936269141 </w:instrText>
          </w:r>
          <w:r>
            <w:rPr>
              <w:rFonts w:hint="eastAsia" w:ascii="仿宋_GB2312" w:eastAsia="仿宋_GB2312" w:hAnsiTheme="majorHAnsi" w:cstheme="majorBidi"/>
              <w:b w:val="0"/>
              <w:bCs w:val="0"/>
              <w:color w:val="auto"/>
              <w:kern w:val="0"/>
              <w:sz w:val="32"/>
              <w:szCs w:val="32"/>
              <w:lang w:val="zh-CN" w:eastAsia="zh-CN" w:bidi="ar-SA"/>
            </w:rPr>
            <w:fldChar w:fldCharType="separate"/>
          </w:r>
          <w:r>
            <w:rPr>
              <w:rFonts w:hint="eastAsia" w:ascii="仿宋_GB2312" w:eastAsia="仿宋_GB2312" w:hAnsiTheme="majorHAnsi" w:cstheme="majorBidi"/>
              <w:b w:val="0"/>
              <w:bCs w:val="0"/>
              <w:color w:val="auto"/>
              <w:kern w:val="0"/>
              <w:sz w:val="32"/>
              <w:szCs w:val="32"/>
              <w:lang w:val="zh-CN" w:eastAsia="zh-CN" w:bidi="ar-SA"/>
            </w:rPr>
            <w:t>第五章 附则</w:t>
          </w:r>
          <w:r>
            <w:rPr>
              <w:rFonts w:hint="eastAsia" w:ascii="仿宋_GB2312" w:eastAsia="仿宋_GB2312" w:hAnsiTheme="majorHAnsi" w:cstheme="majorBidi"/>
              <w:b w:val="0"/>
              <w:bCs w:val="0"/>
              <w:color w:val="auto"/>
              <w:kern w:val="0"/>
              <w:sz w:val="32"/>
              <w:szCs w:val="32"/>
              <w:lang w:val="zh-CN" w:eastAsia="zh-CN" w:bidi="ar-SA"/>
            </w:rPr>
            <w:tab/>
          </w:r>
          <w:r>
            <w:rPr>
              <w:rFonts w:hint="eastAsia" w:ascii="仿宋_GB2312" w:eastAsia="仿宋_GB2312" w:hAnsiTheme="majorHAnsi" w:cstheme="majorBidi"/>
              <w:b w:val="0"/>
              <w:bCs w:val="0"/>
              <w:color w:val="auto"/>
              <w:kern w:val="0"/>
              <w:sz w:val="32"/>
              <w:szCs w:val="32"/>
              <w:lang w:val="zh-CN" w:eastAsia="zh-CN" w:bidi="ar-SA"/>
            </w:rPr>
            <w:fldChar w:fldCharType="begin"/>
          </w:r>
          <w:r>
            <w:rPr>
              <w:rFonts w:hint="eastAsia" w:ascii="仿宋_GB2312" w:eastAsia="仿宋_GB2312" w:hAnsiTheme="majorHAnsi" w:cstheme="majorBidi"/>
              <w:b w:val="0"/>
              <w:bCs w:val="0"/>
              <w:color w:val="auto"/>
              <w:kern w:val="0"/>
              <w:sz w:val="32"/>
              <w:szCs w:val="32"/>
              <w:lang w:val="zh-CN" w:eastAsia="zh-CN" w:bidi="ar-SA"/>
            </w:rPr>
            <w:instrText xml:space="preserve"> PAGEREF _Toc1936269141 \h </w:instrText>
          </w:r>
          <w:r>
            <w:rPr>
              <w:rFonts w:hint="eastAsia" w:ascii="仿宋_GB2312" w:eastAsia="仿宋_GB2312" w:hAnsiTheme="majorHAnsi" w:cstheme="majorBidi"/>
              <w:b w:val="0"/>
              <w:bCs w:val="0"/>
              <w:color w:val="auto"/>
              <w:kern w:val="0"/>
              <w:sz w:val="32"/>
              <w:szCs w:val="32"/>
              <w:lang w:val="zh-CN" w:eastAsia="zh-CN" w:bidi="ar-SA"/>
            </w:rPr>
            <w:fldChar w:fldCharType="separate"/>
          </w:r>
          <w:r>
            <w:rPr>
              <w:rFonts w:hint="eastAsia" w:ascii="仿宋_GB2312" w:eastAsia="仿宋_GB2312" w:hAnsiTheme="majorHAnsi" w:cstheme="majorBidi"/>
              <w:b w:val="0"/>
              <w:bCs w:val="0"/>
              <w:color w:val="auto"/>
              <w:kern w:val="0"/>
              <w:sz w:val="32"/>
              <w:szCs w:val="32"/>
              <w:lang w:val="zh-CN" w:eastAsia="zh-CN" w:bidi="ar-SA"/>
            </w:rPr>
            <w:t>6</w:t>
          </w:r>
          <w:r>
            <w:rPr>
              <w:rFonts w:hint="eastAsia" w:ascii="仿宋_GB2312" w:eastAsia="仿宋_GB2312" w:hAnsiTheme="majorHAnsi" w:cstheme="majorBidi"/>
              <w:b w:val="0"/>
              <w:bCs w:val="0"/>
              <w:color w:val="auto"/>
              <w:kern w:val="0"/>
              <w:sz w:val="32"/>
              <w:szCs w:val="32"/>
              <w:lang w:val="zh-CN" w:eastAsia="zh-CN" w:bidi="ar-SA"/>
            </w:rPr>
            <w:fldChar w:fldCharType="end"/>
          </w:r>
          <w:r>
            <w:rPr>
              <w:rFonts w:hint="eastAsia" w:ascii="仿宋_GB2312" w:eastAsia="仿宋_GB2312" w:hAnsiTheme="majorHAnsi" w:cstheme="majorBidi"/>
              <w:b w:val="0"/>
              <w:bCs w:val="0"/>
              <w:color w:val="auto"/>
              <w:kern w:val="0"/>
              <w:sz w:val="32"/>
              <w:szCs w:val="32"/>
              <w:lang w:val="zh-CN" w:eastAsia="zh-CN" w:bidi="ar-SA"/>
            </w:rPr>
            <w:fldChar w:fldCharType="end"/>
          </w:r>
        </w:p>
        <w:p w14:paraId="6660F77A">
          <w:pPr>
            <w:rPr>
              <w:rFonts w:ascii="仿宋_GB2312" w:eastAsia="仿宋_GB2312" w:hAnsiTheme="majorHAnsi" w:cstheme="majorBidi"/>
              <w:sz w:val="32"/>
              <w:szCs w:val="32"/>
              <w:lang w:val="zh-CN"/>
            </w:rPr>
          </w:pPr>
          <w:r>
            <w:rPr>
              <w:rFonts w:hint="eastAsia" w:ascii="仿宋_GB2312" w:eastAsia="仿宋_GB2312" w:hAnsiTheme="majorHAnsi" w:cstheme="majorBidi"/>
              <w:szCs w:val="32"/>
              <w:lang w:val="zh-CN"/>
            </w:rPr>
            <w:fldChar w:fldCharType="end"/>
          </w:r>
        </w:p>
      </w:sdtContent>
    </w:sdt>
    <w:p w14:paraId="7651CCE4">
      <w:pPr>
        <w:spacing w:after="0" w:line="240" w:lineRule="auto"/>
        <w:rPr>
          <w:rFonts w:ascii="仿宋" w:hAnsi="仿宋" w:eastAsia="仿宋"/>
          <w:bCs/>
          <w:sz w:val="32"/>
          <w:szCs w:val="32"/>
        </w:rPr>
      </w:pPr>
      <w:r>
        <w:rPr>
          <w:rFonts w:ascii="仿宋" w:hAnsi="仿宋" w:eastAsia="仿宋"/>
          <w:bCs/>
          <w:sz w:val="32"/>
          <w:szCs w:val="32"/>
        </w:rPr>
        <w:br w:type="page"/>
      </w:r>
    </w:p>
    <w:p w14:paraId="66509C8B">
      <w:pPr>
        <w:spacing w:after="0" w:line="560" w:lineRule="exact"/>
        <w:jc w:val="center"/>
        <w:rPr>
          <w:rFonts w:ascii="华文中宋" w:hAnsi="华文中宋" w:eastAsia="华文中宋"/>
          <w:bCs/>
          <w:sz w:val="36"/>
          <w:szCs w:val="36"/>
        </w:rPr>
        <w:sectPr>
          <w:headerReference r:id="rId5" w:type="first"/>
          <w:footerReference r:id="rId6" w:type="default"/>
          <w:pgSz w:w="11906" w:h="16838"/>
          <w:pgMar w:top="1440" w:right="1800" w:bottom="1440" w:left="1800" w:header="992" w:footer="992" w:gutter="0"/>
          <w:cols w:space="425" w:num="1"/>
          <w:docGrid w:type="lines" w:linePitch="312" w:charSpace="0"/>
        </w:sectPr>
      </w:pPr>
    </w:p>
    <w:p w14:paraId="48FFAA73">
      <w:pPr>
        <w:spacing w:after="0" w:line="560" w:lineRule="exact"/>
        <w:jc w:val="center"/>
        <w:rPr>
          <w:rFonts w:hint="eastAsia" w:ascii="华文中宋" w:hAnsi="华文中宋" w:eastAsia="华文中宋"/>
          <w:bCs/>
          <w:sz w:val="32"/>
          <w:szCs w:val="32"/>
          <w:lang w:eastAsia="zh-CN"/>
        </w:rPr>
      </w:pPr>
      <w:r>
        <w:rPr>
          <w:rFonts w:hint="eastAsia" w:ascii="华文中宋" w:hAnsi="华文中宋" w:eastAsia="华文中宋"/>
          <w:bCs/>
          <w:sz w:val="36"/>
          <w:szCs w:val="36"/>
        </w:rPr>
        <w:t>华润啤酒经理级员工管理办法</w:t>
      </w:r>
      <w:r>
        <w:rPr>
          <w:rFonts w:hint="eastAsia" w:ascii="华文中宋" w:hAnsi="华文中宋" w:eastAsia="华文中宋"/>
          <w:bCs/>
          <w:sz w:val="32"/>
          <w:szCs w:val="32"/>
          <w:lang w:eastAsia="zh-CN"/>
        </w:rPr>
        <w:t>（华啤 B03-09-人力26C）</w:t>
      </w:r>
    </w:p>
    <w:p w14:paraId="30DDF49F">
      <w:pPr>
        <w:pStyle w:val="28"/>
        <w:numPr>
          <w:ilvl w:val="0"/>
          <w:numId w:val="0"/>
        </w:numPr>
        <w:ind w:left="0" w:leftChars="0" w:firstLine="0" w:firstLineChars="0"/>
        <w:jc w:val="center"/>
        <w:rPr>
          <w:rFonts w:hint="default" w:ascii="黑体" w:hAnsi="黑体" w:eastAsia="黑体" w:cs="Times New Roman"/>
          <w:b w:val="0"/>
          <w:bCs/>
          <w:kern w:val="2"/>
          <w:sz w:val="32"/>
          <w:szCs w:val="32"/>
          <w:lang w:val="en-US" w:eastAsia="zh-CN" w:bidi="ar-SA"/>
        </w:rPr>
      </w:pPr>
      <w:bookmarkStart w:id="0" w:name="_Toc1219774993"/>
      <w:bookmarkStart w:id="1" w:name="_Toc121055810"/>
      <w:bookmarkStart w:id="2" w:name="_Toc121147701"/>
      <w:r>
        <w:rPr>
          <w:rFonts w:hint="eastAsia" w:ascii="黑体" w:hAnsi="黑体" w:eastAsia="黑体" w:cs="Times New Roman"/>
          <w:b w:val="0"/>
          <w:bCs/>
          <w:kern w:val="2"/>
          <w:sz w:val="32"/>
          <w:szCs w:val="32"/>
          <w:lang w:val="en-US" w:eastAsia="zh-CN" w:bidi="ar-SA"/>
        </w:rPr>
        <w:t>///</w:t>
      </w:r>
    </w:p>
    <w:p w14:paraId="4F3ABF59">
      <w:pPr>
        <w:pStyle w:val="28"/>
        <w:numPr>
          <w:ilvl w:val="0"/>
          <w:numId w:val="0"/>
        </w:numPr>
        <w:ind w:left="0" w:leftChars="0" w:firstLine="0" w:firstLineChars="0"/>
        <w:jc w:val="center"/>
        <w:rPr>
          <w:rFonts w:hint="eastAsia" w:ascii="黑体" w:hAnsi="黑体" w:eastAsia="黑体"/>
        </w:rPr>
      </w:pPr>
      <w:r>
        <w:rPr>
          <w:rFonts w:hint="eastAsia" w:ascii="黑体" w:hAnsi="黑体" w:eastAsia="黑体" w:cs="Times New Roman"/>
          <w:b w:val="0"/>
          <w:bCs/>
          <w:kern w:val="2"/>
          <w:sz w:val="32"/>
          <w:szCs w:val="32"/>
          <w:lang w:val="en-US" w:eastAsia="zh-CN" w:bidi="ar-SA"/>
        </w:rPr>
        <w:t>第一章</w:t>
      </w:r>
      <w:r>
        <w:rPr>
          <w:rFonts w:hint="eastAsia" w:ascii="黑体" w:hAnsi="黑体" w:eastAsia="黑体"/>
        </w:rPr>
        <w:t>总则</w:t>
      </w:r>
      <w:bookmarkEnd w:id="0"/>
      <w:bookmarkEnd w:id="1"/>
      <w:bookmarkEnd w:id="2"/>
    </w:p>
    <w:p w14:paraId="49B45EE4">
      <w:pPr>
        <w:pStyle w:val="28"/>
        <w:numPr>
          <w:ilvl w:val="0"/>
          <w:numId w:val="0"/>
        </w:numPr>
        <w:ind w:left="0" w:leftChars="0" w:firstLine="0" w:firstLineChars="0"/>
        <w:jc w:val="center"/>
        <w:rPr>
          <w:rFonts w:hint="default" w:ascii="黑体" w:hAnsi="黑体" w:eastAsia="黑体"/>
          <w:lang w:val="en-US" w:eastAsia="zh-CN"/>
        </w:rPr>
      </w:pPr>
      <w:r>
        <w:rPr>
          <w:rFonts w:hint="eastAsia" w:ascii="黑体" w:hAnsi="黑体" w:eastAsia="黑体"/>
          <w:lang w:val="en-US" w:eastAsia="zh-CN"/>
        </w:rPr>
        <w:t>///</w:t>
      </w:r>
    </w:p>
    <w:p w14:paraId="1800B02E">
      <w:pPr>
        <w:pStyle w:val="22"/>
        <w:widowControl w:val="0"/>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rPr>
      </w:pPr>
      <w:r>
        <w:rPr>
          <w:rFonts w:hint="default" w:ascii="黑体" w:hAnsi="黑体" w:eastAsia="黑体" w:cs="仿宋"/>
          <w:b w:val="0"/>
          <w:color w:val="000000"/>
          <w:sz w:val="32"/>
          <w:szCs w:val="32"/>
          <w:lang w:val="en-US" w:eastAsia="zh-CN" w:bidi="ar-SA"/>
        </w:rPr>
        <w:t>第一条</w:t>
      </w:r>
      <w:r>
        <w:rPr>
          <w:rFonts w:hint="eastAsia" w:ascii="仿宋_GB2312" w:hAnsi="仿宋" w:eastAsia="仿宋_GB2312" w:cs="仿宋"/>
          <w:color w:val="000000"/>
          <w:sz w:val="32"/>
          <w:szCs w:val="32"/>
        </w:rPr>
        <w:t>为规范公司经理级员工的管理，构建科学、系统的人才发展体系，明确经理级岗位的任职资格，优化选拔与任用机制，保障公司管理类岗位的稳定性与专业性，特制定本办法。</w:t>
      </w:r>
    </w:p>
    <w:p w14:paraId="006989F0">
      <w:pPr>
        <w:pStyle w:val="22"/>
        <w:widowControl w:val="0"/>
        <w:numPr>
          <w:ilvl w:val="0"/>
          <w:numId w:val="0"/>
        </w:numPr>
        <w:spacing w:after="0" w:line="560" w:lineRule="exact"/>
        <w:ind w:left="0" w:leftChars="0" w:firstLine="641" w:firstLine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7E3A59EB">
      <w:pPr>
        <w:pStyle w:val="22"/>
        <w:widowControl w:val="0"/>
        <w:numPr>
          <w:ilvl w:val="0"/>
          <w:numId w:val="0"/>
        </w:numPr>
        <w:spacing w:after="0" w:line="560" w:lineRule="exact"/>
        <w:ind w:left="0" w:leftChars="0" w:firstLine="641" w:firstLineChars="0"/>
        <w:jc w:val="both"/>
        <w:rPr>
          <w:rFonts w:hint="eastAsia" w:ascii="仿宋_GB2312" w:hAnsi="仿宋" w:eastAsia="仿宋_GB2312" w:cs="仿宋"/>
          <w:sz w:val="32"/>
          <w:szCs w:val="32"/>
        </w:rPr>
      </w:pPr>
      <w:bookmarkStart w:id="3" w:name="_Toc297970561"/>
      <w:bookmarkStart w:id="4" w:name="_Toc261680071"/>
      <w:r>
        <w:rPr>
          <w:rFonts w:hint="default" w:ascii="黑体" w:hAnsi="黑体" w:eastAsia="黑体" w:cs="仿宋"/>
          <w:b w:val="0"/>
          <w:sz w:val="32"/>
          <w:szCs w:val="32"/>
          <w:lang w:val="en-US" w:eastAsia="zh-CN" w:bidi="ar-SA"/>
        </w:rPr>
        <w:t>第二条</w:t>
      </w:r>
      <w:r>
        <w:rPr>
          <w:rFonts w:hint="eastAsia" w:ascii="仿宋_GB2312" w:hAnsi="仿宋" w:eastAsia="仿宋_GB2312" w:cs="仿宋"/>
          <w:color w:val="000000"/>
          <w:sz w:val="32"/>
          <w:szCs w:val="32"/>
        </w:rPr>
        <w:t>本办法适用于</w:t>
      </w:r>
      <w:r>
        <w:rPr>
          <w:rFonts w:hint="eastAsia" w:ascii="仿宋_GB2312" w:eastAsia="仿宋_GB2312"/>
          <w:sz w:val="32"/>
          <w:szCs w:val="32"/>
        </w:rPr>
        <w:t>华润啤酒</w:t>
      </w:r>
      <w:r>
        <w:rPr>
          <w:rFonts w:hint="eastAsia" w:ascii="仿宋_GB2312" w:hAnsi="仿宋" w:eastAsia="仿宋_GB2312" w:cs="仿宋"/>
          <w:sz w:val="32"/>
          <w:szCs w:val="32"/>
        </w:rPr>
        <w:t>及下属单位（含金沙酒业）</w:t>
      </w:r>
      <w:r>
        <w:rPr>
          <w:rFonts w:hint="eastAsia" w:ascii="仿宋_GB2312" w:hAnsi="仿宋" w:eastAsia="仿宋_GB2312" w:cs="仿宋"/>
          <w:color w:val="000000"/>
          <w:sz w:val="32"/>
          <w:szCs w:val="32"/>
        </w:rPr>
        <w:t>的经理级员工的管理。</w:t>
      </w:r>
      <w:r>
        <w:rPr>
          <w:rFonts w:hint="eastAsia" w:ascii="仿宋_GB2312" w:hAnsi="仿宋" w:eastAsia="仿宋_GB2312" w:cs="仿宋"/>
          <w:sz w:val="32"/>
          <w:szCs w:val="32"/>
        </w:rPr>
        <w:t>华润酒业参股公司可参照本办法执行。</w:t>
      </w:r>
    </w:p>
    <w:p w14:paraId="42461FA9">
      <w:pPr>
        <w:pStyle w:val="22"/>
        <w:widowControl w:val="0"/>
        <w:numPr>
          <w:ilvl w:val="0"/>
          <w:numId w:val="0"/>
        </w:numPr>
        <w:spacing w:after="0" w:line="560" w:lineRule="exact"/>
        <w:ind w:left="0" w:leftChars="0" w:firstLine="641" w:firstLineChars="0"/>
        <w:jc w:val="both"/>
        <w:rPr>
          <w:rFonts w:hint="default" w:ascii="仿宋_GB2312" w:hAnsi="仿宋" w:eastAsia="仿宋_GB2312" w:cs="仿宋"/>
          <w:sz w:val="32"/>
          <w:szCs w:val="32"/>
          <w:lang w:val="en-US" w:eastAsia="zh-CN"/>
        </w:rPr>
      </w:pPr>
      <w:r>
        <w:rPr>
          <w:rFonts w:hint="eastAsia" w:ascii="仿宋_GB2312" w:hAnsi="仿宋" w:eastAsia="仿宋_GB2312" w:cs="仿宋"/>
          <w:sz w:val="32"/>
          <w:szCs w:val="32"/>
          <w:lang w:val="en-US" w:eastAsia="zh-CN"/>
        </w:rPr>
        <w:t>///</w:t>
      </w:r>
    </w:p>
    <w:p w14:paraId="4FE329D1">
      <w:pPr>
        <w:pStyle w:val="22"/>
        <w:widowControl w:val="0"/>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lang w:val="en-US" w:eastAsia="zh-CN"/>
        </w:rPr>
      </w:pPr>
      <w:r>
        <w:rPr>
          <w:rFonts w:hint="default" w:ascii="黑体" w:hAnsi="黑体" w:eastAsia="黑体" w:cs="仿宋"/>
          <w:b w:val="0"/>
          <w:color w:val="000000"/>
          <w:sz w:val="32"/>
          <w:szCs w:val="32"/>
          <w:lang w:val="en-US" w:eastAsia="zh-CN" w:bidi="ar-SA"/>
        </w:rPr>
        <w:t>第三条</w:t>
      </w:r>
      <w:r>
        <w:rPr>
          <w:rFonts w:hint="eastAsia" w:ascii="仿宋_GB2312" w:hAnsi="仿宋" w:eastAsia="仿宋_GB2312" w:cs="仿宋"/>
          <w:color w:val="000000"/>
          <w:sz w:val="32"/>
          <w:szCs w:val="32"/>
        </w:rPr>
        <w:t>经理级员工的范围：M1-M2职级的</w:t>
      </w:r>
      <w:r>
        <w:rPr>
          <w:rFonts w:hint="eastAsia" w:ascii="仿宋_GB2312" w:hAnsi="仿宋" w:eastAsia="仿宋_GB2312" w:cs="仿宋"/>
          <w:color w:val="000000"/>
          <w:sz w:val="32"/>
          <w:szCs w:val="32"/>
          <w:lang w:eastAsia="zh-CN"/>
        </w:rPr>
        <w:t>管理类岗位</w:t>
      </w:r>
      <w:r>
        <w:rPr>
          <w:rFonts w:hint="eastAsia" w:ascii="仿宋_GB2312" w:hAnsi="仿宋" w:eastAsia="仿宋_GB2312" w:cs="仿宋"/>
          <w:color w:val="000000"/>
          <w:sz w:val="32"/>
          <w:szCs w:val="32"/>
          <w:lang w:val="en-US" w:eastAsia="zh-CN"/>
        </w:rPr>
        <w:t>。</w:t>
      </w:r>
    </w:p>
    <w:p w14:paraId="5E2A0575">
      <w:pPr>
        <w:pStyle w:val="22"/>
        <w:widowControl w:val="0"/>
        <w:numPr>
          <w:ilvl w:val="0"/>
          <w:numId w:val="0"/>
        </w:numPr>
        <w:spacing w:after="0" w:line="560" w:lineRule="exact"/>
        <w:ind w:left="0" w:leftChars="0" w:firstLine="641" w:firstLine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bookmarkEnd w:id="3"/>
    <w:bookmarkEnd w:id="4"/>
    <w:p w14:paraId="0E34E763">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default" w:ascii="黑体" w:hAnsi="黑体" w:eastAsia="黑体" w:cs="仿宋"/>
          <w:b w:val="0"/>
          <w:color w:val="000000"/>
          <w:sz w:val="32"/>
          <w:szCs w:val="32"/>
          <w:lang w:val="en-US" w:eastAsia="zh-CN" w:bidi="ar-SA"/>
        </w:rPr>
        <w:t>第四条</w:t>
      </w:r>
      <w:r>
        <w:rPr>
          <w:rFonts w:hint="eastAsia" w:ascii="仿宋_GB2312" w:hAnsi="仿宋" w:eastAsia="仿宋_GB2312" w:cs="仿宋"/>
          <w:color w:val="000000"/>
          <w:sz w:val="32"/>
          <w:szCs w:val="32"/>
        </w:rPr>
        <w:t>经理级员工的选拔、聘任、使用，应坚持下列原则：</w:t>
      </w:r>
    </w:p>
    <w:p w14:paraId="392BC616">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default" w:ascii="仿宋" w:hAnsi="仿宋" w:eastAsia="仿宋" w:cs="仿宋"/>
          <w:b w:val="0"/>
          <w:color w:val="000000"/>
          <w:sz w:val="32"/>
          <w:szCs w:val="32"/>
          <w:lang w:val="en-US" w:eastAsia="zh-CN" w:bidi="ar-SA"/>
        </w:rPr>
        <w:t>（一）</w:t>
      </w:r>
      <w:r>
        <w:rPr>
          <w:rFonts w:hint="eastAsia" w:ascii="仿宋_GB2312" w:hAnsi="仿宋" w:eastAsia="仿宋_GB2312" w:cs="仿宋"/>
          <w:color w:val="000000"/>
          <w:sz w:val="32"/>
          <w:szCs w:val="32"/>
        </w:rPr>
        <w:t>职数配置原则：应符合经理级员工岗位及编制设置相关规定，满足编制管理要求。</w:t>
      </w:r>
    </w:p>
    <w:p w14:paraId="16F04234">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default" w:ascii="仿宋" w:hAnsi="仿宋" w:eastAsia="仿宋" w:cs="仿宋"/>
          <w:b w:val="0"/>
          <w:color w:val="000000"/>
          <w:sz w:val="32"/>
          <w:szCs w:val="32"/>
          <w:lang w:val="en-US" w:eastAsia="zh-CN" w:bidi="ar-SA"/>
        </w:rPr>
        <w:t>（二）</w:t>
      </w:r>
      <w:r>
        <w:rPr>
          <w:rFonts w:hint="eastAsia" w:ascii="仿宋_GB2312" w:hAnsi="仿宋" w:eastAsia="仿宋_GB2312" w:cs="仿宋"/>
          <w:color w:val="000000"/>
          <w:sz w:val="32"/>
          <w:szCs w:val="32"/>
        </w:rPr>
        <w:t>逐级晋级原则：经理级员工一般应当逐级晋级。</w:t>
      </w:r>
    </w:p>
    <w:p w14:paraId="3BACF95F">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default" w:ascii="仿宋" w:hAnsi="仿宋" w:eastAsia="仿宋" w:cs="仿宋"/>
          <w:b w:val="0"/>
          <w:color w:val="000000"/>
          <w:sz w:val="32"/>
          <w:szCs w:val="32"/>
          <w:lang w:val="en-US" w:eastAsia="zh-CN" w:bidi="ar-SA"/>
        </w:rPr>
        <w:t>（三）</w:t>
      </w:r>
      <w:r>
        <w:rPr>
          <w:rFonts w:hint="eastAsia" w:ascii="仿宋_GB2312" w:hAnsi="仿宋" w:eastAsia="仿宋_GB2312" w:cs="仿宋"/>
          <w:color w:val="000000"/>
          <w:sz w:val="32"/>
          <w:szCs w:val="32"/>
        </w:rPr>
        <w:t>公开、公平、公正原则：经理级员工职务聘任工作应做到流程公开、过程公平、结果公正。</w:t>
      </w:r>
    </w:p>
    <w:p w14:paraId="0A64AAF8">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default" w:ascii="仿宋" w:hAnsi="仿宋" w:eastAsia="仿宋" w:cs="仿宋"/>
          <w:b w:val="0"/>
          <w:color w:val="000000"/>
          <w:sz w:val="32"/>
          <w:szCs w:val="32"/>
          <w:lang w:val="en-US" w:eastAsia="zh-CN" w:bidi="ar-SA"/>
        </w:rPr>
        <w:t>（四）</w:t>
      </w:r>
      <w:r>
        <w:rPr>
          <w:rFonts w:hint="eastAsia" w:ascii="仿宋_GB2312" w:hAnsi="仿宋" w:eastAsia="仿宋_GB2312" w:cs="仿宋"/>
          <w:color w:val="000000"/>
          <w:sz w:val="32"/>
          <w:szCs w:val="32"/>
        </w:rPr>
        <w:t>能上能下、动态管理原则：对经理级员工实施动态管理，实行能者上、庸者下的用人机制。</w:t>
      </w:r>
    </w:p>
    <w:p w14:paraId="5A92B461">
      <w:pPr>
        <w:pStyle w:val="22"/>
        <w:widowControl w:val="0"/>
        <w:spacing w:after="0" w:line="560" w:lineRule="exact"/>
        <w:ind w:left="641" w:firstLine="0" w:firstLineChars="0"/>
        <w:jc w:val="both"/>
        <w:rPr>
          <w:rFonts w:ascii="仿宋_GB2312" w:hAnsi="仿宋" w:eastAsia="仿宋_GB2312" w:cs="仿宋"/>
          <w:color w:val="000000"/>
          <w:sz w:val="32"/>
          <w:szCs w:val="32"/>
        </w:rPr>
      </w:pPr>
    </w:p>
    <w:p w14:paraId="261E3213">
      <w:pPr>
        <w:pStyle w:val="28"/>
        <w:numPr>
          <w:ilvl w:val="0"/>
          <w:numId w:val="0"/>
        </w:numPr>
        <w:ind w:left="0" w:leftChars="0" w:firstLine="0" w:firstLineChars="0"/>
        <w:jc w:val="left"/>
        <w:rPr>
          <w:rFonts w:hint="default" w:ascii="黑体" w:hAnsi="黑体" w:eastAsia="黑体" w:cs="Times New Roman"/>
          <w:b w:val="0"/>
          <w:kern w:val="2"/>
          <w:sz w:val="32"/>
          <w:szCs w:val="32"/>
          <w:lang w:val="en-US" w:eastAsia="zh-CN" w:bidi="ar-SA"/>
        </w:rPr>
      </w:pPr>
      <w:bookmarkStart w:id="5" w:name="_Toc1663100821"/>
      <w:r>
        <w:rPr>
          <w:rFonts w:hint="eastAsia" w:ascii="黑体" w:hAnsi="黑体" w:eastAsia="黑体" w:cs="Times New Roman"/>
          <w:b w:val="0"/>
          <w:kern w:val="2"/>
          <w:sz w:val="32"/>
          <w:szCs w:val="32"/>
          <w:lang w:val="en-US" w:eastAsia="zh-CN" w:bidi="ar-SA"/>
        </w:rPr>
        <w:t>///</w:t>
      </w:r>
    </w:p>
    <w:p w14:paraId="6D62973F">
      <w:pPr>
        <w:pStyle w:val="28"/>
        <w:numPr>
          <w:ilvl w:val="0"/>
          <w:numId w:val="0"/>
        </w:numPr>
        <w:ind w:left="0" w:leftChars="0" w:firstLine="0" w:firstLineChars="0"/>
        <w:jc w:val="center"/>
        <w:rPr>
          <w:rFonts w:hint="eastAsia" w:ascii="黑体" w:hAnsi="黑体" w:eastAsia="黑体"/>
        </w:rPr>
      </w:pPr>
      <w:r>
        <w:rPr>
          <w:rFonts w:hint="eastAsia" w:ascii="黑体" w:hAnsi="黑体" w:eastAsia="黑体" w:cs="Times New Roman"/>
          <w:kern w:val="2"/>
          <w:sz w:val="32"/>
          <w:szCs w:val="32"/>
          <w:lang w:val="en-US" w:eastAsia="zh-CN" w:bidi="ar-SA"/>
        </w:rPr>
        <w:t>第二章</w:t>
      </w:r>
      <w:r>
        <w:rPr>
          <w:rFonts w:hint="eastAsia" w:ascii="黑体" w:hAnsi="黑体" w:eastAsia="黑体"/>
        </w:rPr>
        <w:t>任职资格</w:t>
      </w:r>
      <w:bookmarkEnd w:id="5"/>
    </w:p>
    <w:p w14:paraId="52D2A934">
      <w:pPr>
        <w:pStyle w:val="28"/>
        <w:numPr>
          <w:ilvl w:val="0"/>
          <w:numId w:val="0"/>
        </w:numPr>
        <w:ind w:left="0" w:leftChars="0" w:firstLine="0" w:firstLineChars="0"/>
        <w:jc w:val="left"/>
        <w:rPr>
          <w:rFonts w:hint="eastAsia" w:ascii="黑体" w:hAnsi="黑体" w:eastAsia="黑体"/>
        </w:rPr>
      </w:pPr>
      <w:r>
        <w:rPr>
          <w:rFonts w:hint="eastAsia" w:ascii="黑体" w:hAnsi="黑体" w:eastAsia="黑体"/>
          <w:lang w:val="en-US" w:eastAsia="zh-CN"/>
        </w:rPr>
        <w:t>///</w:t>
      </w:r>
    </w:p>
    <w:p w14:paraId="175B0F9C">
      <w:pPr>
        <w:pStyle w:val="22"/>
        <w:widowControl w:val="0"/>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rPr>
      </w:pPr>
      <w:r>
        <w:rPr>
          <w:rFonts w:hint="eastAsia" w:ascii="黑体" w:hAnsi="黑体" w:eastAsia="黑体" w:cs="仿宋"/>
          <w:b w:val="0"/>
          <w:color w:val="000000"/>
          <w:sz w:val="32"/>
          <w:szCs w:val="32"/>
          <w:lang w:val="en-US" w:eastAsia="zh-CN" w:bidi="ar-SA"/>
        </w:rPr>
        <w:t>第五条</w:t>
      </w:r>
      <w:r>
        <w:rPr>
          <w:rFonts w:hint="eastAsia" w:ascii="仿宋_GB2312" w:hAnsi="仿宋" w:eastAsia="仿宋_GB2312" w:cs="仿宋"/>
          <w:color w:val="000000"/>
          <w:sz w:val="32"/>
          <w:szCs w:val="32"/>
        </w:rPr>
        <w:t>经理级员工是落实公司业务举措与达成业务成果的关键执行群体，负责将公司制定的业务举措进一步细化为具体的操作方案，并带领团队有效实施，保障各项业务目标的顺利达成。</w:t>
      </w:r>
    </w:p>
    <w:p w14:paraId="1419721E">
      <w:pPr>
        <w:pStyle w:val="22"/>
        <w:widowControl w:val="0"/>
        <w:numPr>
          <w:ilvl w:val="0"/>
          <w:numId w:val="0"/>
        </w:numPr>
        <w:spacing w:after="0" w:line="560" w:lineRule="exact"/>
        <w:ind w:left="0" w:leftChars="0" w:firstLine="641" w:firstLineChars="0"/>
        <w:jc w:val="left"/>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50E9E901">
      <w:pPr>
        <w:pStyle w:val="22"/>
        <w:widowControl w:val="0"/>
        <w:numPr>
          <w:ilvl w:val="0"/>
          <w:numId w:val="0"/>
        </w:numPr>
        <w:spacing w:after="0" w:line="560" w:lineRule="exact"/>
        <w:ind w:left="0" w:leftChars="0" w:firstLine="641" w:firstLineChars="0"/>
        <w:jc w:val="both"/>
        <w:rPr>
          <w:rFonts w:hint="eastAsia" w:ascii="仿宋_GB2312" w:hAnsi="仿宋" w:eastAsia="仿宋_GB2312" w:cs="仿宋"/>
          <w:color w:val="000000"/>
          <w:sz w:val="32"/>
          <w:szCs w:val="32"/>
        </w:rPr>
      </w:pPr>
      <w:r>
        <w:rPr>
          <w:rFonts w:hint="eastAsia" w:ascii="黑体" w:hAnsi="黑体" w:eastAsia="黑体" w:cs="仿宋"/>
          <w:b w:val="0"/>
          <w:color w:val="000000"/>
          <w:sz w:val="32"/>
          <w:szCs w:val="32"/>
          <w:lang w:val="en-US" w:eastAsia="zh-CN" w:bidi="ar-SA"/>
        </w:rPr>
        <w:t>第六条</w:t>
      </w:r>
      <w:ins w:id="0" w:author="咨询组" w:date="2026-05-15T09:22:50Z">
        <w:r>
          <w:rPr>
            <w:rFonts w:hint="eastAsia" w:ascii="仿宋_GB2312" w:hAnsi="仿宋" w:eastAsia="仿宋_GB2312" w:cs="仿宋"/>
            <w:color w:val="000000"/>
            <w:sz w:val="32"/>
            <w:szCs w:val="32"/>
          </w:rPr>
          <w:t>经理级员工</w:t>
        </w:r>
      </w:ins>
      <w:r>
        <w:rPr>
          <w:rFonts w:hint="eastAsia" w:ascii="仿宋_GB2312" w:hAnsi="仿宋" w:eastAsia="仿宋_GB2312" w:cs="仿宋"/>
          <w:color w:val="000000"/>
          <w:sz w:val="32"/>
          <w:szCs w:val="32"/>
        </w:rPr>
        <w:t>任职资格包括基础条件、能力素质两部分。</w:t>
      </w:r>
    </w:p>
    <w:p w14:paraId="5D13A1F4">
      <w:pPr>
        <w:pStyle w:val="22"/>
        <w:widowControl w:val="0"/>
        <w:numPr>
          <w:ilvl w:val="0"/>
          <w:numId w:val="0"/>
        </w:numPr>
        <w:spacing w:after="0" w:line="560" w:lineRule="exact"/>
        <w:ind w:left="0" w:leftChars="0" w:firstLine="641" w:firstLine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59CECC75">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黑体" w:hAnsi="黑体" w:eastAsia="黑体" w:cs="仿宋"/>
          <w:b w:val="0"/>
          <w:color w:val="000000"/>
          <w:sz w:val="32"/>
          <w:szCs w:val="32"/>
          <w:lang w:val="en-US" w:eastAsia="zh-CN" w:bidi="ar-SA"/>
        </w:rPr>
        <w:t>第七条</w:t>
      </w:r>
      <w:ins w:id="1" w:author="咨询组" w:date="2026-05-15T09:22:53Z">
        <w:r>
          <w:rPr>
            <w:rFonts w:hint="eastAsia" w:ascii="仿宋_GB2312" w:hAnsi="仿宋" w:eastAsia="仿宋_GB2312" w:cs="仿宋"/>
            <w:color w:val="000000"/>
            <w:sz w:val="32"/>
            <w:szCs w:val="32"/>
          </w:rPr>
          <w:t>经理级员工</w:t>
        </w:r>
      </w:ins>
      <w:r>
        <w:rPr>
          <w:rFonts w:hint="eastAsia" w:ascii="仿宋_GB2312" w:hAnsi="仿宋" w:eastAsia="仿宋_GB2312" w:cs="仿宋"/>
          <w:color w:val="000000"/>
          <w:sz w:val="32"/>
          <w:szCs w:val="32"/>
        </w:rPr>
        <w:t>基础条件的设置应至少包含年龄、学历、过往绩效、下一职级工作年限。其中，员工职级晋级的，下一职级工作年限不得低于1年，过往绩效上一年至少为B；外部招聘的应具备至少</w:t>
      </w:r>
      <w:r>
        <w:rPr>
          <w:rFonts w:hint="eastAsia" w:ascii="仿宋_GB2312" w:hAnsi="仿宋" w:eastAsia="仿宋_GB2312" w:cs="仿宋"/>
          <w:color w:val="000000"/>
          <w:sz w:val="32"/>
          <w:szCs w:val="32"/>
          <w:lang w:val="en-US" w:eastAsia="zh-CN"/>
        </w:rPr>
        <w:t>4</w:t>
      </w:r>
      <w:r>
        <w:rPr>
          <w:rFonts w:hint="eastAsia" w:ascii="仿宋_GB2312" w:hAnsi="仿宋" w:eastAsia="仿宋_GB2312" w:cs="仿宋"/>
          <w:color w:val="000000"/>
          <w:sz w:val="32"/>
          <w:szCs w:val="32"/>
        </w:rPr>
        <w:t>年与拟招聘岗位工作内容相关性高的岗位工作经验。</w:t>
      </w:r>
    </w:p>
    <w:p w14:paraId="5F34D7FF">
      <w:pPr>
        <w:pStyle w:val="22"/>
        <w:widowControl w:val="0"/>
        <w:spacing w:after="0" w:line="560" w:lineRule="exact"/>
        <w:ind w:firstLine="64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rPr>
        <w:t>各单位在贴合岗位实际需求、确保合理人才结构的基础上，可结合岗位性质、业务复杂程度、本单位人力发展状况等因素，制定本单位细化规则，包括标准及放宽条件。</w:t>
      </w:r>
    </w:p>
    <w:p w14:paraId="41396F9D">
      <w:pPr>
        <w:pStyle w:val="22"/>
        <w:widowControl w:val="0"/>
        <w:spacing w:after="0" w:line="560" w:lineRule="exact"/>
        <w:ind w:firstLine="438" w:firstLineChars="137"/>
        <w:jc w:val="both"/>
        <w:rPr>
          <w:rFonts w:hint="eastAsia" w:ascii="仿宋_GB2312" w:hAnsi="仿宋" w:eastAsia="仿宋_GB2312" w:cs="仿宋"/>
          <w:color w:val="000000"/>
          <w:sz w:val="32"/>
          <w:szCs w:val="32"/>
        </w:rPr>
      </w:pPr>
      <w:r>
        <w:rPr>
          <w:rFonts w:hint="eastAsia" w:ascii="仿宋_GB2312" w:hAnsi="仿宋" w:eastAsia="仿宋_GB2312" w:cs="仿宋"/>
          <w:color w:val="000000"/>
          <w:sz w:val="32"/>
          <w:szCs w:val="32"/>
        </w:rPr>
        <w:t>注：选拔省营销中心/生产工厂/营运派驻仓M1时，候选人</w:t>
      </w:r>
      <w:r>
        <w:rPr>
          <w:rFonts w:hint="eastAsia" w:ascii="仿宋_GB2312" w:hAnsi="仿宋" w:eastAsia="仿宋_GB2312" w:cs="仿宋"/>
          <w:color w:val="000000"/>
          <w:sz w:val="32"/>
          <w:szCs w:val="32"/>
          <w:lang w:eastAsia="zh-CN"/>
        </w:rPr>
        <w:t>职级为</w:t>
      </w:r>
      <w:r>
        <w:rPr>
          <w:rFonts w:hint="eastAsia" w:ascii="仿宋_GB2312" w:hAnsi="仿宋" w:eastAsia="仿宋_GB2312" w:cs="仿宋"/>
          <w:color w:val="000000"/>
          <w:sz w:val="32"/>
          <w:szCs w:val="32"/>
        </w:rPr>
        <w:t>P4/S4/O5</w:t>
      </w:r>
      <w:r>
        <w:rPr>
          <w:rFonts w:hint="eastAsia" w:ascii="仿宋_GB2312" w:hAnsi="仿宋" w:eastAsia="仿宋_GB2312" w:cs="仿宋"/>
          <w:color w:val="000000"/>
          <w:sz w:val="32"/>
          <w:szCs w:val="32"/>
          <w:lang w:eastAsia="zh-CN"/>
        </w:rPr>
        <w:t>的，若</w:t>
      </w:r>
      <w:r>
        <w:rPr>
          <w:rFonts w:hint="eastAsia" w:ascii="仿宋_GB2312" w:hAnsi="仿宋" w:eastAsia="仿宋_GB2312" w:cs="仿宋"/>
          <w:color w:val="000000"/>
          <w:sz w:val="32"/>
          <w:szCs w:val="32"/>
        </w:rPr>
        <w:t>近两年绩效无C</w:t>
      </w:r>
      <w:r>
        <w:rPr>
          <w:rFonts w:hint="eastAsia" w:ascii="仿宋_GB2312" w:hAnsi="仿宋" w:eastAsia="仿宋_GB2312" w:cs="仿宋"/>
          <w:color w:val="000000"/>
          <w:sz w:val="32"/>
          <w:szCs w:val="32"/>
          <w:lang w:eastAsia="zh-CN"/>
        </w:rPr>
        <w:t>及以下</w:t>
      </w:r>
      <w:r>
        <w:rPr>
          <w:rFonts w:hint="eastAsia" w:ascii="仿宋_GB2312" w:hAnsi="仿宋" w:eastAsia="仿宋_GB2312" w:cs="仿宋"/>
          <w:color w:val="000000"/>
          <w:sz w:val="32"/>
          <w:szCs w:val="32"/>
        </w:rPr>
        <w:t>且至少有1个A及以上的，可将P3/S3/O4与P4/S4/O5年限合并计算，满1年则具备选聘资格。</w:t>
      </w:r>
    </w:p>
    <w:p w14:paraId="705F8FCA">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黑体" w:hAnsi="黑体" w:eastAsia="黑体" w:cs="仿宋"/>
          <w:b w:val="0"/>
          <w:color w:val="000000"/>
          <w:sz w:val="32"/>
          <w:szCs w:val="32"/>
          <w:lang w:val="en-US" w:eastAsia="zh-CN" w:bidi="ar-SA"/>
        </w:rPr>
        <w:t>第八条</w:t>
      </w:r>
      <w:r>
        <w:rPr>
          <w:rFonts w:hint="eastAsia" w:ascii="仿宋_GB2312" w:hAnsi="仿宋" w:eastAsia="仿宋_GB2312" w:cs="仿宋"/>
          <w:color w:val="000000"/>
          <w:sz w:val="32"/>
          <w:szCs w:val="32"/>
        </w:rPr>
        <w:t>降级为经理级的，</w:t>
      </w:r>
      <w:r>
        <w:rPr>
          <w:rFonts w:hint="eastAsia" w:ascii="仿宋_GB2312" w:hAnsi="仿宋" w:eastAsia="仿宋_GB2312" w:cs="仿宋"/>
          <w:color w:val="auto"/>
          <w:sz w:val="32"/>
          <w:szCs w:val="32"/>
          <w:lang w:eastAsia="zh-CN"/>
        </w:rPr>
        <w:t>可</w:t>
      </w:r>
      <w:r>
        <w:rPr>
          <w:rFonts w:hint="eastAsia" w:ascii="仿宋_GB2312" w:hAnsi="仿宋" w:eastAsia="仿宋_GB2312" w:cs="仿宋"/>
          <w:color w:val="000000"/>
          <w:sz w:val="32"/>
          <w:szCs w:val="32"/>
        </w:rPr>
        <w:t>不受基础条件限制。</w:t>
      </w:r>
    </w:p>
    <w:p w14:paraId="0A933EA3">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黑体" w:hAnsi="黑体" w:eastAsia="黑体" w:cs="仿宋"/>
          <w:b w:val="0"/>
          <w:color w:val="000000"/>
          <w:sz w:val="32"/>
          <w:szCs w:val="32"/>
          <w:lang w:val="en-US" w:eastAsia="zh-CN" w:bidi="ar-SA"/>
        </w:rPr>
        <w:t>第九条</w:t>
      </w:r>
      <w:ins w:id="2" w:author="咨询组" w:date="2026-05-15T09:22:59Z">
        <w:r>
          <w:rPr>
            <w:rFonts w:hint="eastAsia" w:ascii="仿宋_GB2312" w:hAnsi="仿宋" w:eastAsia="仿宋_GB2312" w:cs="仿宋"/>
            <w:color w:val="000000"/>
            <w:sz w:val="32"/>
            <w:szCs w:val="32"/>
          </w:rPr>
          <w:t>经理级员工</w:t>
        </w:r>
      </w:ins>
      <w:r>
        <w:rPr>
          <w:rFonts w:hint="eastAsia" w:ascii="仿宋_GB2312" w:hAnsi="仿宋" w:eastAsia="仿宋_GB2312" w:cs="仿宋"/>
          <w:color w:val="000000"/>
          <w:sz w:val="32"/>
          <w:szCs w:val="32"/>
        </w:rPr>
        <w:t>能力素质须达到管理序列能力素质L1的标准。</w:t>
      </w:r>
    </w:p>
    <w:p w14:paraId="75C3DD74">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黑体" w:hAnsi="黑体" w:eastAsia="黑体" w:cs="仿宋"/>
          <w:b w:val="0"/>
          <w:color w:val="000000"/>
          <w:sz w:val="32"/>
          <w:szCs w:val="32"/>
          <w:lang w:val="en-US" w:eastAsia="zh-CN" w:bidi="ar-SA"/>
        </w:rPr>
        <w:t>第十条</w:t>
      </w:r>
      <w:r>
        <w:rPr>
          <w:rFonts w:hint="eastAsia" w:ascii="仿宋_GB2312" w:hAnsi="仿宋" w:eastAsia="仿宋_GB2312" w:cs="仿宋"/>
          <w:color w:val="000000"/>
          <w:sz w:val="32"/>
          <w:szCs w:val="32"/>
        </w:rPr>
        <w:t>经理级员工须具有正常履行职责的身体条件。新晋升至经理级或职级晋级的，须未处于立案调查期或组织处理/党纪政纪处分影响期内。</w:t>
      </w:r>
    </w:p>
    <w:p w14:paraId="0F8E96AD">
      <w:pPr>
        <w:pStyle w:val="22"/>
        <w:widowControl w:val="0"/>
        <w:numPr>
          <w:ilvl w:val="0"/>
          <w:numId w:val="0"/>
        </w:numPr>
        <w:spacing w:after="0" w:line="560" w:lineRule="exact"/>
        <w:ind w:left="0" w:leftChars="0" w:firstLine="641" w:firstLineChars="0"/>
        <w:jc w:val="both"/>
        <w:rPr>
          <w:rFonts w:hint="default" w:ascii="黑体" w:hAnsi="黑体" w:eastAsia="黑体" w:cs="仿宋"/>
          <w:b w:val="0"/>
          <w:color w:val="000000"/>
          <w:sz w:val="32"/>
          <w:szCs w:val="32"/>
          <w:lang w:val="en-US" w:eastAsia="zh-CN" w:bidi="ar-SA"/>
        </w:rPr>
      </w:pPr>
      <w:r>
        <w:rPr>
          <w:rFonts w:hint="eastAsia" w:ascii="黑体" w:hAnsi="黑体" w:eastAsia="黑体" w:cs="仿宋"/>
          <w:b w:val="0"/>
          <w:color w:val="000000"/>
          <w:sz w:val="32"/>
          <w:szCs w:val="32"/>
          <w:lang w:val="en-US" w:eastAsia="zh-CN" w:bidi="ar-SA"/>
        </w:rPr>
        <w:t>///</w:t>
      </w:r>
    </w:p>
    <w:p w14:paraId="004C7A1E">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黑体" w:hAnsi="黑体" w:eastAsia="黑体" w:cs="仿宋"/>
          <w:b w:val="0"/>
          <w:color w:val="000000"/>
          <w:sz w:val="32"/>
          <w:szCs w:val="32"/>
          <w:lang w:val="en-US" w:eastAsia="zh-CN" w:bidi="ar-SA"/>
        </w:rPr>
        <w:t>第十一条</w:t>
      </w:r>
      <w:r>
        <w:rPr>
          <w:rFonts w:hint="eastAsia" w:ascii="仿宋_GB2312" w:hAnsi="仿宋" w:eastAsia="仿宋_GB2312" w:cs="仿宋"/>
          <w:color w:val="000000"/>
          <w:sz w:val="32"/>
          <w:szCs w:val="32"/>
        </w:rPr>
        <w:t>各岗位原则上均应遵循逐级晋升原则。其中，P3/S3/O4员工，在该职级（含上一职级）工作年限满一年，若过往两年绩效为B及以上，且最近一年为A及以上的，则具备可聘任为省营销中心/生产工厂/营运派驻仓M1资格，仍需符合其他任职条件。</w:t>
      </w:r>
    </w:p>
    <w:p w14:paraId="71AAE9BB">
      <w:pPr>
        <w:pStyle w:val="22"/>
        <w:widowControl w:val="0"/>
        <w:numPr>
          <w:ilvl w:val="0"/>
          <w:numId w:val="0"/>
        </w:numPr>
        <w:spacing w:after="0" w:line="560" w:lineRule="exact"/>
        <w:ind w:left="0" w:leftChars="0" w:firstLine="641" w:firstLineChars="0"/>
        <w:jc w:val="both"/>
        <w:rPr>
          <w:rFonts w:hint="default" w:ascii="黑体" w:hAnsi="黑体" w:eastAsia="黑体" w:cs="仿宋"/>
          <w:b w:val="0"/>
          <w:color w:val="000000"/>
          <w:sz w:val="32"/>
          <w:szCs w:val="32"/>
          <w:lang w:val="en-US" w:eastAsia="zh-CN" w:bidi="ar-SA"/>
        </w:rPr>
      </w:pPr>
      <w:r>
        <w:rPr>
          <w:rFonts w:hint="eastAsia" w:ascii="黑体" w:hAnsi="黑体" w:eastAsia="黑体" w:cs="仿宋"/>
          <w:b w:val="0"/>
          <w:color w:val="000000"/>
          <w:sz w:val="32"/>
          <w:szCs w:val="32"/>
          <w:lang w:val="en-US" w:eastAsia="zh-CN" w:bidi="ar-SA"/>
        </w:rPr>
        <w:t>///</w:t>
      </w:r>
    </w:p>
    <w:p w14:paraId="605C0F47">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黑体" w:hAnsi="黑体" w:eastAsia="黑体" w:cs="仿宋"/>
          <w:b w:val="0"/>
          <w:color w:val="000000"/>
          <w:sz w:val="32"/>
          <w:szCs w:val="32"/>
          <w:lang w:val="en-US" w:eastAsia="zh-CN" w:bidi="ar-SA"/>
        </w:rPr>
        <w:t>第十二条</w:t>
      </w:r>
      <w:r>
        <w:rPr>
          <w:rFonts w:hint="eastAsia" w:ascii="仿宋_GB2312" w:hAnsi="仿宋" w:eastAsia="仿宋_GB2312" w:cs="仿宋"/>
          <w:color w:val="000000"/>
          <w:sz w:val="32"/>
          <w:szCs w:val="32"/>
        </w:rPr>
        <w:t>各单位应结合实际定期回顾任职资格标准，依据公司战略、业务变化及时更新，保证人才结构合理。</w:t>
      </w:r>
    </w:p>
    <w:p w14:paraId="5E63D9D4">
      <w:pPr>
        <w:pStyle w:val="22"/>
        <w:widowControl w:val="0"/>
        <w:spacing w:after="0" w:line="560" w:lineRule="exact"/>
        <w:ind w:left="420" w:firstLine="0" w:firstLine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p>
    <w:p w14:paraId="764FCD85">
      <w:pPr>
        <w:pStyle w:val="28"/>
        <w:numPr>
          <w:ilvl w:val="0"/>
          <w:numId w:val="0"/>
        </w:numPr>
        <w:ind w:left="0" w:leftChars="0" w:firstLine="0" w:firstLineChars="0"/>
        <w:jc w:val="center"/>
        <w:rPr>
          <w:rFonts w:ascii="黑体" w:hAnsi="黑体" w:eastAsia="黑体"/>
        </w:rPr>
      </w:pPr>
      <w:bookmarkStart w:id="6" w:name="_Toc19900411"/>
      <w:r>
        <w:rPr>
          <w:rFonts w:hint="eastAsia" w:ascii="黑体" w:hAnsi="黑体" w:eastAsia="黑体" w:cs="Times New Roman"/>
          <w:b w:val="0"/>
          <w:kern w:val="2"/>
          <w:sz w:val="32"/>
          <w:szCs w:val="32"/>
          <w:lang w:val="en-US" w:eastAsia="zh-CN" w:bidi="ar-SA"/>
        </w:rPr>
        <w:t>第三章</w:t>
      </w:r>
      <w:r>
        <w:rPr>
          <w:rFonts w:hint="eastAsia" w:ascii="黑体" w:hAnsi="黑体" w:eastAsia="黑体"/>
        </w:rPr>
        <w:t>选拔聘任</w:t>
      </w:r>
      <w:bookmarkEnd w:id="6"/>
    </w:p>
    <w:p w14:paraId="0BF0BC55">
      <w:pPr>
        <w:pStyle w:val="22"/>
        <w:widowControl w:val="0"/>
        <w:numPr>
          <w:ilvl w:val="0"/>
          <w:numId w:val="0"/>
        </w:numPr>
        <w:spacing w:after="0" w:line="560" w:lineRule="exact"/>
        <w:ind w:left="0" w:leftChars="0" w:firstLine="641" w:firstLineChars="0"/>
        <w:jc w:val="both"/>
        <w:rPr>
          <w:rFonts w:hint="default" w:ascii="黑体" w:hAnsi="黑体" w:eastAsia="黑体" w:cs="仿宋"/>
          <w:b w:val="0"/>
          <w:color w:val="000000"/>
          <w:sz w:val="32"/>
          <w:szCs w:val="32"/>
          <w:lang w:val="en-US" w:eastAsia="zh-CN" w:bidi="ar-SA"/>
        </w:rPr>
      </w:pPr>
      <w:r>
        <w:rPr>
          <w:rFonts w:hint="eastAsia" w:ascii="黑体" w:hAnsi="黑体" w:eastAsia="黑体" w:cs="仿宋"/>
          <w:b w:val="0"/>
          <w:color w:val="000000"/>
          <w:sz w:val="32"/>
          <w:szCs w:val="32"/>
          <w:lang w:val="en-US" w:eastAsia="zh-CN" w:bidi="ar-SA"/>
        </w:rPr>
        <w:t>///</w:t>
      </w:r>
    </w:p>
    <w:p w14:paraId="3CC5149A">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黑体" w:hAnsi="黑体" w:eastAsia="黑体" w:cs="仿宋"/>
          <w:b w:val="0"/>
          <w:color w:val="000000"/>
          <w:sz w:val="32"/>
          <w:szCs w:val="32"/>
          <w:lang w:val="en-US" w:eastAsia="zh-CN" w:bidi="ar-SA"/>
        </w:rPr>
        <w:t>第十三条</w:t>
      </w:r>
      <w:r>
        <w:rPr>
          <w:rFonts w:hint="eastAsia" w:ascii="仿宋_GB2312" w:hAnsi="仿宋" w:eastAsia="仿宋_GB2312" w:cs="仿宋"/>
          <w:color w:val="000000"/>
          <w:sz w:val="32"/>
          <w:szCs w:val="32"/>
        </w:rPr>
        <w:t>选拔经理级员工应注重战略举措执行转化能力、带领团队能力与业务成果达成情况，突出实干精神，以业务实绩为核心，优先选拔能将公司业务举措有效细化，并带领团队达成目标的优秀人才。</w:t>
      </w:r>
    </w:p>
    <w:p w14:paraId="4DF1569C">
      <w:pPr>
        <w:pStyle w:val="22"/>
        <w:widowControl w:val="0"/>
        <w:numPr>
          <w:ilvl w:val="0"/>
          <w:numId w:val="0"/>
        </w:numPr>
        <w:spacing w:after="0" w:line="560" w:lineRule="exact"/>
        <w:ind w:left="0" w:leftChars="0" w:firstLine="641" w:firstLineChars="0"/>
        <w:jc w:val="both"/>
        <w:rPr>
          <w:rFonts w:hint="default" w:ascii="黑体" w:hAnsi="黑体" w:eastAsia="黑体" w:cs="仿宋"/>
          <w:b w:val="0"/>
          <w:color w:val="000000"/>
          <w:sz w:val="32"/>
          <w:szCs w:val="32"/>
          <w:lang w:val="en-US" w:eastAsia="zh-CN" w:bidi="ar-SA"/>
        </w:rPr>
      </w:pPr>
      <w:r>
        <w:rPr>
          <w:rFonts w:hint="eastAsia" w:ascii="黑体" w:hAnsi="黑体" w:eastAsia="黑体" w:cs="仿宋"/>
          <w:b w:val="0"/>
          <w:color w:val="000000"/>
          <w:sz w:val="32"/>
          <w:szCs w:val="32"/>
          <w:lang w:val="en-US" w:eastAsia="zh-CN" w:bidi="ar-SA"/>
        </w:rPr>
        <w:t>///</w:t>
      </w:r>
    </w:p>
    <w:p w14:paraId="25B9908A">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黑体" w:hAnsi="黑体" w:eastAsia="黑体" w:cs="仿宋"/>
          <w:b w:val="0"/>
          <w:color w:val="000000"/>
          <w:sz w:val="32"/>
          <w:szCs w:val="32"/>
          <w:lang w:val="en-US" w:eastAsia="zh-CN" w:bidi="ar-SA"/>
        </w:rPr>
        <w:t>第十四条</w:t>
      </w:r>
      <w:r>
        <w:rPr>
          <w:rFonts w:hint="eastAsia" w:ascii="仿宋_GB2312" w:hAnsi="仿宋" w:eastAsia="仿宋_GB2312" w:cs="仿宋"/>
          <w:color w:val="000000"/>
          <w:sz w:val="32"/>
          <w:szCs w:val="32"/>
        </w:rPr>
        <w:t>经理级员工的选拔方式分为外部招聘与内部选拔，外部招聘按照《华润啤酒招聘管理制度》相关要求，结合招聘计划组织实施。</w:t>
      </w:r>
    </w:p>
    <w:p w14:paraId="5F9900F7">
      <w:pPr>
        <w:pStyle w:val="22"/>
        <w:widowControl w:val="0"/>
        <w:numPr>
          <w:ilvl w:val="0"/>
          <w:numId w:val="0"/>
        </w:numPr>
        <w:spacing w:after="0" w:line="560" w:lineRule="exact"/>
        <w:ind w:left="0" w:leftChars="0" w:firstLine="641" w:firstLineChars="0"/>
        <w:jc w:val="both"/>
        <w:rPr>
          <w:rFonts w:hint="default" w:ascii="黑体" w:hAnsi="黑体" w:eastAsia="黑体" w:cs="仿宋"/>
          <w:b w:val="0"/>
          <w:color w:val="000000"/>
          <w:sz w:val="32"/>
          <w:szCs w:val="32"/>
          <w:lang w:val="en-US" w:eastAsia="zh-CN" w:bidi="ar-SA"/>
        </w:rPr>
      </w:pPr>
      <w:r>
        <w:rPr>
          <w:rFonts w:hint="eastAsia" w:ascii="黑体" w:hAnsi="黑体" w:eastAsia="黑体" w:cs="仿宋"/>
          <w:b w:val="0"/>
          <w:color w:val="000000"/>
          <w:sz w:val="32"/>
          <w:szCs w:val="32"/>
          <w:lang w:val="en-US" w:eastAsia="zh-CN" w:bidi="ar-SA"/>
        </w:rPr>
        <w:t>///</w:t>
      </w:r>
    </w:p>
    <w:p w14:paraId="3EEBAA2D">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黑体" w:hAnsi="黑体" w:eastAsia="黑体" w:cs="仿宋"/>
          <w:b w:val="0"/>
          <w:color w:val="000000"/>
          <w:sz w:val="32"/>
          <w:szCs w:val="32"/>
          <w:lang w:val="en-US" w:eastAsia="zh-CN" w:bidi="ar-SA"/>
        </w:rPr>
        <w:t>第十五条</w:t>
      </w:r>
      <w:r>
        <w:rPr>
          <w:rFonts w:hint="eastAsia" w:ascii="仿宋_GB2312" w:hAnsi="仿宋" w:eastAsia="仿宋_GB2312" w:cs="仿宋"/>
          <w:color w:val="000000"/>
          <w:sz w:val="32"/>
          <w:szCs w:val="32"/>
        </w:rPr>
        <w:t>内部选拔</w:t>
      </w:r>
      <w:ins w:id="3" w:author="咨询组" w:date="2026-05-15T09:27:33Z">
        <w:r>
          <w:rPr>
            <w:rFonts w:hint="eastAsia" w:ascii="仿宋_GB2312" w:hAnsi="仿宋" w:eastAsia="仿宋_GB2312" w:cs="仿宋"/>
            <w:color w:val="000000"/>
            <w:sz w:val="32"/>
            <w:szCs w:val="32"/>
          </w:rPr>
          <w:t>经理级员工</w:t>
        </w:r>
      </w:ins>
      <w:r>
        <w:rPr>
          <w:rFonts w:hint="eastAsia" w:ascii="仿宋_GB2312" w:hAnsi="仿宋" w:eastAsia="仿宋_GB2312" w:cs="仿宋"/>
          <w:color w:val="000000"/>
          <w:sz w:val="32"/>
          <w:szCs w:val="32"/>
        </w:rPr>
        <w:t>可采用内部推荐或内部招聘方式开展。</w:t>
      </w:r>
    </w:p>
    <w:p w14:paraId="0D56F6F7">
      <w:pPr>
        <w:pStyle w:val="22"/>
        <w:widowControl w:val="0"/>
        <w:numPr>
          <w:ilvl w:val="0"/>
          <w:numId w:val="0"/>
        </w:numPr>
        <w:spacing w:after="0" w:line="560" w:lineRule="exact"/>
        <w:ind w:left="0" w:leftChars="0" w:firstLine="420" w:firstLineChars="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lang w:val="en-US" w:eastAsia="zh-CN" w:bidi="ar-SA"/>
        </w:rPr>
        <w:t>（一）</w:t>
      </w:r>
      <w:r>
        <w:rPr>
          <w:rFonts w:hint="eastAsia" w:ascii="仿宋_GB2312" w:hAnsi="仿宋" w:eastAsia="仿宋_GB2312" w:cs="仿宋"/>
          <w:color w:val="000000"/>
          <w:sz w:val="32"/>
          <w:szCs w:val="32"/>
        </w:rPr>
        <w:t>用人部门有合适人选的，或经理级职务晋级的，可采用内部推荐方式。</w:t>
      </w:r>
    </w:p>
    <w:p w14:paraId="434A645C">
      <w:pPr>
        <w:pStyle w:val="22"/>
        <w:widowControl w:val="0"/>
        <w:numPr>
          <w:ilvl w:val="0"/>
          <w:numId w:val="0"/>
        </w:numPr>
        <w:spacing w:after="0" w:line="560" w:lineRule="exact"/>
        <w:ind w:left="5" w:leftChars="0" w:firstLine="655" w:firstLineChars="0"/>
        <w:jc w:val="both"/>
        <w:rPr>
          <w:rFonts w:ascii="仿宋_GB2312" w:hAnsi="仿宋" w:eastAsia="仿宋_GB2312" w:cs="仿宋"/>
          <w:color w:val="000000"/>
          <w:sz w:val="32"/>
          <w:szCs w:val="32"/>
        </w:rPr>
      </w:pPr>
      <w:r>
        <w:rPr>
          <w:rFonts w:hint="default" w:ascii="仿宋_GB2312" w:hAnsi="仿宋" w:eastAsia="仿宋_GB2312" w:cs="仿宋"/>
          <w:color w:val="000000"/>
          <w:sz w:val="32"/>
          <w:szCs w:val="32"/>
          <w:lang w:val="en-US" w:eastAsia="zh-CN" w:bidi="ar-SA"/>
        </w:rPr>
        <w:t>1.</w:t>
      </w:r>
      <w:r>
        <w:rPr>
          <w:rFonts w:hint="eastAsia" w:ascii="仿宋_GB2312" w:hAnsi="仿宋" w:eastAsia="仿宋_GB2312" w:cs="仿宋"/>
          <w:color w:val="000000"/>
          <w:sz w:val="32"/>
          <w:szCs w:val="32"/>
        </w:rPr>
        <w:t>按照该岗位的能力素质标准，</w:t>
      </w:r>
      <w:r>
        <w:rPr>
          <w:rFonts w:hint="eastAsia" w:ascii="仿宋_GB2312" w:hAnsi="仿宋" w:eastAsia="仿宋_GB2312" w:cs="仿宋"/>
          <w:color w:val="000000"/>
          <w:sz w:val="32"/>
          <w:szCs w:val="32"/>
          <w:lang w:eastAsia="zh-CN"/>
        </w:rPr>
        <w:t>在</w:t>
      </w:r>
      <w:r>
        <w:rPr>
          <w:rFonts w:hint="eastAsia" w:ascii="仿宋_GB2312" w:hAnsi="仿宋" w:eastAsia="仿宋_GB2312" w:cs="仿宋"/>
          <w:color w:val="000000"/>
          <w:sz w:val="32"/>
          <w:szCs w:val="32"/>
        </w:rPr>
        <w:t>选拔岗位的直接上级、间接上级</w:t>
      </w:r>
      <w:r>
        <w:rPr>
          <w:rFonts w:hint="eastAsia" w:ascii="仿宋_GB2312" w:hAnsi="仿宋" w:eastAsia="仿宋_GB2312" w:cs="仿宋"/>
          <w:color w:val="000000"/>
          <w:sz w:val="32"/>
          <w:szCs w:val="32"/>
          <w:lang w:eastAsia="zh-CN"/>
        </w:rPr>
        <w:t>、</w:t>
      </w:r>
      <w:r>
        <w:rPr>
          <w:rFonts w:hint="eastAsia" w:ascii="仿宋_GB2312" w:hAnsi="仿宋" w:eastAsia="仿宋_GB2312" w:cs="仿宋"/>
          <w:color w:val="000000"/>
          <w:sz w:val="32"/>
          <w:szCs w:val="32"/>
        </w:rPr>
        <w:t>M3及以上人力负责人</w:t>
      </w:r>
      <w:r>
        <w:rPr>
          <w:rFonts w:hint="eastAsia" w:ascii="仿宋_GB2312" w:hAnsi="仿宋" w:eastAsia="仿宋_GB2312" w:cs="仿宋"/>
          <w:color w:val="000000"/>
          <w:sz w:val="32"/>
          <w:szCs w:val="32"/>
          <w:lang w:eastAsia="zh-CN"/>
        </w:rPr>
        <w:t>范围内，选择至少两人作为评委</w:t>
      </w:r>
      <w:r>
        <w:rPr>
          <w:rFonts w:hint="eastAsia" w:ascii="仿宋_GB2312" w:hAnsi="仿宋" w:eastAsia="仿宋_GB2312" w:cs="仿宋"/>
          <w:color w:val="000000"/>
          <w:sz w:val="32"/>
          <w:szCs w:val="32"/>
        </w:rPr>
        <w:t>，对候选人</w:t>
      </w:r>
      <w:r>
        <w:rPr>
          <w:rFonts w:hint="eastAsia" w:ascii="仿宋_GB2312" w:hAnsi="仿宋" w:eastAsia="仿宋_GB2312" w:cs="仿宋"/>
          <w:color w:val="000000"/>
          <w:sz w:val="32"/>
          <w:szCs w:val="32"/>
          <w:lang w:eastAsia="zh-CN"/>
        </w:rPr>
        <w:t>进行</w:t>
      </w:r>
      <w:r>
        <w:rPr>
          <w:rFonts w:hint="eastAsia" w:ascii="仿宋_GB2312" w:hAnsi="仿宋" w:eastAsia="仿宋_GB2312" w:cs="仿宋"/>
          <w:color w:val="000000"/>
          <w:sz w:val="32"/>
          <w:szCs w:val="32"/>
        </w:rPr>
        <w:t>评价。</w:t>
      </w:r>
    </w:p>
    <w:p w14:paraId="7983BA54">
      <w:pPr>
        <w:pStyle w:val="22"/>
        <w:widowControl w:val="0"/>
        <w:numPr>
          <w:ilvl w:val="0"/>
          <w:numId w:val="0"/>
        </w:numPr>
        <w:spacing w:after="0" w:line="560" w:lineRule="exact"/>
        <w:ind w:left="5" w:leftChars="0" w:firstLine="655" w:firstLineChars="0"/>
        <w:jc w:val="both"/>
        <w:rPr>
          <w:rFonts w:ascii="仿宋_GB2312" w:hAnsi="仿宋" w:eastAsia="仿宋_GB2312" w:cs="仿宋"/>
          <w:color w:val="000000"/>
          <w:sz w:val="32"/>
          <w:szCs w:val="32"/>
        </w:rPr>
      </w:pPr>
      <w:r>
        <w:rPr>
          <w:rFonts w:hint="default" w:ascii="仿宋_GB2312" w:hAnsi="仿宋" w:eastAsia="仿宋_GB2312" w:cs="仿宋"/>
          <w:color w:val="000000"/>
          <w:sz w:val="32"/>
          <w:szCs w:val="32"/>
          <w:lang w:val="en-US" w:eastAsia="zh-CN" w:bidi="ar-SA"/>
        </w:rPr>
        <w:t>2.</w:t>
      </w:r>
      <w:r>
        <w:rPr>
          <w:rFonts w:hint="eastAsia" w:ascii="仿宋_GB2312" w:hAnsi="仿宋" w:eastAsia="仿宋_GB2312" w:cs="仿宋"/>
          <w:color w:val="000000"/>
          <w:sz w:val="32"/>
          <w:szCs w:val="32"/>
        </w:rPr>
        <w:t>由选拔岗位的直接上级、间接上级、M3及以上人力负责人</w:t>
      </w:r>
      <w:r>
        <w:rPr>
          <w:rFonts w:hint="eastAsia" w:ascii="仿宋_GB2312" w:hAnsi="仿宋" w:eastAsia="仿宋_GB2312" w:cs="仿宋"/>
          <w:color w:val="000000"/>
          <w:sz w:val="32"/>
          <w:szCs w:val="32"/>
          <w:lang w:eastAsia="zh-CN"/>
        </w:rPr>
        <w:t>，</w:t>
      </w:r>
      <w:r>
        <w:rPr>
          <w:rFonts w:hint="eastAsia" w:ascii="仿宋_GB2312" w:hAnsi="仿宋" w:eastAsia="仿宋_GB2312" w:cs="仿宋"/>
          <w:color w:val="000000"/>
          <w:sz w:val="32"/>
          <w:szCs w:val="32"/>
        </w:rPr>
        <w:t>按照该岗位的能力素质标准，对候选人进行评价。</w:t>
      </w:r>
    </w:p>
    <w:p w14:paraId="10D49ED7">
      <w:pPr>
        <w:pStyle w:val="22"/>
        <w:widowControl w:val="0"/>
        <w:numPr>
          <w:ilvl w:val="0"/>
          <w:numId w:val="0"/>
        </w:numPr>
        <w:spacing w:after="0" w:line="560" w:lineRule="exact"/>
        <w:ind w:left="5" w:leftChars="0" w:firstLine="655" w:firstLineChars="0"/>
        <w:jc w:val="both"/>
        <w:rPr>
          <w:rFonts w:ascii="仿宋_GB2312" w:hAnsi="仿宋" w:eastAsia="仿宋_GB2312" w:cs="仿宋"/>
          <w:color w:val="000000"/>
          <w:sz w:val="32"/>
          <w:szCs w:val="32"/>
        </w:rPr>
      </w:pPr>
      <w:r>
        <w:rPr>
          <w:rFonts w:hint="default" w:ascii="仿宋_GB2312" w:hAnsi="仿宋" w:eastAsia="仿宋_GB2312" w:cs="仿宋"/>
          <w:color w:val="000000"/>
          <w:sz w:val="32"/>
          <w:szCs w:val="32"/>
          <w:lang w:val="en-US" w:eastAsia="zh-CN" w:bidi="ar-SA"/>
        </w:rPr>
        <w:t>3.</w:t>
      </w:r>
      <w:r>
        <w:rPr>
          <w:rFonts w:hint="eastAsia" w:ascii="仿宋_GB2312" w:hAnsi="仿宋" w:eastAsia="仿宋_GB2312" w:cs="仿宋"/>
          <w:color w:val="000000"/>
          <w:sz w:val="32"/>
          <w:szCs w:val="32"/>
        </w:rPr>
        <w:t>候选人提供近一年工作述职述能报告，评价人可直接根据候选人述职述能报告或现场述职答辩方式进行评分。</w:t>
      </w:r>
    </w:p>
    <w:p w14:paraId="3BEEA6B8">
      <w:pPr>
        <w:pStyle w:val="22"/>
        <w:widowControl w:val="0"/>
        <w:numPr>
          <w:ilvl w:val="0"/>
          <w:numId w:val="0"/>
        </w:numPr>
        <w:spacing w:after="0" w:line="560" w:lineRule="exact"/>
        <w:ind w:left="5" w:leftChars="0" w:firstLine="655" w:firstLineChars="0"/>
        <w:jc w:val="both"/>
        <w:rPr>
          <w:rFonts w:ascii="仿宋_GB2312" w:hAnsi="仿宋" w:eastAsia="仿宋_GB2312" w:cs="仿宋"/>
          <w:color w:val="000000"/>
          <w:sz w:val="32"/>
          <w:szCs w:val="32"/>
        </w:rPr>
      </w:pPr>
      <w:r>
        <w:rPr>
          <w:rFonts w:hint="default" w:ascii="仿宋_GB2312" w:hAnsi="仿宋" w:eastAsia="仿宋_GB2312" w:cs="仿宋"/>
          <w:color w:val="000000"/>
          <w:sz w:val="32"/>
          <w:szCs w:val="32"/>
          <w:lang w:val="en-US" w:eastAsia="zh-CN" w:bidi="ar-SA"/>
        </w:rPr>
        <w:t>4.</w:t>
      </w:r>
      <w:r>
        <w:rPr>
          <w:rFonts w:hint="eastAsia" w:ascii="仿宋_GB2312" w:hAnsi="仿宋" w:eastAsia="仿宋_GB2312" w:cs="仿宋"/>
          <w:color w:val="000000"/>
          <w:sz w:val="32"/>
          <w:szCs w:val="32"/>
        </w:rPr>
        <w:t>评分结果不低于60分的，可聘任/晋级。</w:t>
      </w:r>
    </w:p>
    <w:p w14:paraId="25F53351">
      <w:pPr>
        <w:pStyle w:val="22"/>
        <w:widowControl w:val="0"/>
        <w:numPr>
          <w:ilvl w:val="0"/>
          <w:numId w:val="0"/>
        </w:numPr>
        <w:spacing w:after="0" w:line="560" w:lineRule="exact"/>
        <w:ind w:left="0" w:leftChars="0" w:firstLine="420" w:firstLineChars="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lang w:val="en-US" w:eastAsia="zh-CN" w:bidi="ar-SA"/>
        </w:rPr>
        <w:t>（二）</w:t>
      </w:r>
      <w:r>
        <w:rPr>
          <w:rFonts w:hint="eastAsia" w:ascii="仿宋_GB2312" w:hAnsi="仿宋" w:eastAsia="仿宋_GB2312" w:cs="仿宋"/>
          <w:color w:val="000000"/>
          <w:sz w:val="32"/>
          <w:szCs w:val="32"/>
        </w:rPr>
        <w:t>采用内部招聘方式的，由各单位根据</w:t>
      </w:r>
      <w:r>
        <w:rPr>
          <w:rFonts w:hint="eastAsia" w:ascii="仿宋_GB2312" w:hAnsi="仿宋" w:eastAsia="仿宋_GB2312" w:cs="仿宋"/>
          <w:sz w:val="32"/>
          <w:szCs w:val="32"/>
        </w:rPr>
        <w:t>《华润啤酒招聘管理制度》，结合</w:t>
      </w:r>
      <w:r>
        <w:rPr>
          <w:rFonts w:hint="eastAsia" w:ascii="仿宋_GB2312" w:hAnsi="仿宋" w:eastAsia="仿宋_GB2312" w:cs="仿宋"/>
          <w:color w:val="000000"/>
          <w:sz w:val="32"/>
          <w:szCs w:val="32"/>
        </w:rPr>
        <w:t>实际情况，自行制定招聘方案并组织实施。</w:t>
      </w:r>
    </w:p>
    <w:p w14:paraId="02338479">
      <w:pPr>
        <w:pStyle w:val="22"/>
        <w:widowControl w:val="0"/>
        <w:numPr>
          <w:ilvl w:val="0"/>
          <w:numId w:val="0"/>
        </w:numPr>
        <w:spacing w:after="0" w:line="560" w:lineRule="exact"/>
        <w:ind w:left="0" w:leftChars="0" w:firstLine="641" w:firstLineChars="0"/>
        <w:jc w:val="both"/>
        <w:rPr>
          <w:rFonts w:hint="default" w:ascii="黑体" w:hAnsi="黑体" w:eastAsia="黑体" w:cs="仿宋"/>
          <w:b w:val="0"/>
          <w:color w:val="000000"/>
          <w:sz w:val="32"/>
          <w:szCs w:val="32"/>
          <w:lang w:val="en-US" w:eastAsia="zh-CN" w:bidi="ar-SA"/>
        </w:rPr>
      </w:pPr>
      <w:bookmarkStart w:id="7" w:name="_Toc121147708"/>
      <w:bookmarkStart w:id="8" w:name="_Toc121055817"/>
      <w:r>
        <w:rPr>
          <w:rFonts w:hint="eastAsia" w:ascii="黑体" w:hAnsi="黑体" w:eastAsia="黑体" w:cs="仿宋"/>
          <w:b w:val="0"/>
          <w:color w:val="000000"/>
          <w:sz w:val="32"/>
          <w:szCs w:val="32"/>
          <w:lang w:val="en-US" w:eastAsia="zh-CN" w:bidi="ar-SA"/>
        </w:rPr>
        <w:t>///</w:t>
      </w:r>
    </w:p>
    <w:p w14:paraId="24A0530B">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黑体" w:hAnsi="黑体" w:eastAsia="黑体" w:cs="仿宋"/>
          <w:b w:val="0"/>
          <w:color w:val="000000"/>
          <w:sz w:val="32"/>
          <w:szCs w:val="32"/>
          <w:lang w:val="en-US" w:eastAsia="zh-CN" w:bidi="ar-SA"/>
        </w:rPr>
        <w:t>第十六条</w:t>
      </w:r>
      <w:r>
        <w:rPr>
          <w:rFonts w:hint="eastAsia" w:ascii="仿宋_GB2312" w:hAnsi="仿宋" w:eastAsia="仿宋_GB2312" w:cs="仿宋"/>
          <w:color w:val="000000"/>
          <w:sz w:val="32"/>
          <w:szCs w:val="32"/>
        </w:rPr>
        <w:t>经理级职务平级调整、兼职、降职、免职等情形，由用人部门或人力资源部提出职务调整建议，经审批同意后，人力资源共享中心发布人事聘任通知。</w:t>
      </w:r>
    </w:p>
    <w:p w14:paraId="2081FCA4">
      <w:pPr>
        <w:pStyle w:val="22"/>
        <w:widowControl w:val="0"/>
        <w:numPr>
          <w:ilvl w:val="0"/>
          <w:numId w:val="0"/>
        </w:numPr>
        <w:spacing w:after="0" w:line="560" w:lineRule="exact"/>
        <w:ind w:left="0" w:leftChars="0" w:firstLine="641" w:firstLineChars="0"/>
        <w:jc w:val="both"/>
        <w:rPr>
          <w:rFonts w:hint="default" w:ascii="黑体" w:hAnsi="黑体" w:eastAsia="黑体" w:cs="仿宋"/>
          <w:b w:val="0"/>
          <w:color w:val="000000"/>
          <w:sz w:val="32"/>
          <w:szCs w:val="32"/>
          <w:lang w:val="en-US" w:eastAsia="zh-CN" w:bidi="ar-SA"/>
        </w:rPr>
      </w:pPr>
      <w:r>
        <w:rPr>
          <w:rFonts w:hint="eastAsia" w:ascii="黑体" w:hAnsi="黑体" w:eastAsia="黑体" w:cs="仿宋"/>
          <w:b w:val="0"/>
          <w:color w:val="000000"/>
          <w:sz w:val="32"/>
          <w:szCs w:val="32"/>
          <w:lang w:val="en-US" w:eastAsia="zh-CN" w:bidi="ar-SA"/>
        </w:rPr>
        <w:t>///</w:t>
      </w:r>
    </w:p>
    <w:p w14:paraId="1295576B">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黑体" w:hAnsi="黑体" w:eastAsia="黑体" w:cs="仿宋"/>
          <w:b w:val="0"/>
          <w:color w:val="000000"/>
          <w:sz w:val="32"/>
          <w:szCs w:val="32"/>
          <w:lang w:val="en-US" w:eastAsia="zh-CN" w:bidi="ar-SA"/>
        </w:rPr>
        <w:t>第十七条</w:t>
      </w:r>
      <w:r>
        <w:rPr>
          <w:rFonts w:hint="eastAsia" w:ascii="仿宋_GB2312" w:hAnsi="仿宋" w:eastAsia="仿宋_GB2312" w:cs="仿宋"/>
          <w:color w:val="000000"/>
          <w:sz w:val="32"/>
          <w:szCs w:val="32"/>
        </w:rPr>
        <w:t>经理级员工聘任审批权：</w:t>
      </w:r>
    </w:p>
    <w:p w14:paraId="049710BB">
      <w:pPr>
        <w:pStyle w:val="22"/>
        <w:widowControl w:val="0"/>
        <w:numPr>
          <w:ilvl w:val="0"/>
          <w:numId w:val="0"/>
        </w:numPr>
        <w:spacing w:after="0" w:line="560" w:lineRule="exact"/>
        <w:ind w:left="0" w:leftChars="0" w:firstLine="440" w:firstLineChars="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lang w:val="en-US" w:eastAsia="zh-CN" w:bidi="ar-SA"/>
        </w:rPr>
        <w:t>（一）</w:t>
      </w:r>
      <w:r>
        <w:rPr>
          <w:rFonts w:hint="eastAsia" w:ascii="仿宋_GB2312" w:hAnsi="仿宋" w:eastAsia="仿宋_GB2312" w:cs="仿宋"/>
          <w:color w:val="000000"/>
          <w:sz w:val="32"/>
          <w:szCs w:val="32"/>
        </w:rPr>
        <w:t>华润啤酒/华润酒业本部</w:t>
      </w:r>
      <w:r>
        <w:rPr>
          <w:rFonts w:hint="eastAsia" w:ascii="仿宋_GB2312" w:hAnsi="仿宋" w:eastAsia="仿宋_GB2312" w:cs="仿宋"/>
          <w:color w:val="000000"/>
          <w:sz w:val="32"/>
          <w:szCs w:val="32"/>
          <w:lang w:eastAsia="zh-CN"/>
        </w:rPr>
        <w:t>（含派驻）</w:t>
      </w:r>
      <w:r>
        <w:rPr>
          <w:rFonts w:hint="eastAsia" w:ascii="仿宋_GB2312" w:hAnsi="仿宋" w:eastAsia="仿宋_GB2312" w:cs="仿宋"/>
          <w:color w:val="000000"/>
          <w:sz w:val="32"/>
          <w:szCs w:val="32"/>
        </w:rPr>
        <w:t>：部门负责人</w:t>
      </w:r>
    </w:p>
    <w:p w14:paraId="0F7785B5">
      <w:pPr>
        <w:pStyle w:val="22"/>
        <w:widowControl w:val="0"/>
        <w:numPr>
          <w:ilvl w:val="0"/>
          <w:numId w:val="0"/>
        </w:numPr>
        <w:spacing w:after="0" w:line="560" w:lineRule="exact"/>
        <w:ind w:left="0" w:leftChars="0" w:firstLine="440" w:firstLineChars="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lang w:val="en-US" w:eastAsia="zh-CN" w:bidi="ar-SA"/>
        </w:rPr>
        <w:t>（二）</w:t>
      </w:r>
      <w:r>
        <w:rPr>
          <w:rFonts w:hint="eastAsia" w:ascii="仿宋_GB2312" w:hAnsi="仿宋" w:eastAsia="仿宋_GB2312" w:cs="仿宋"/>
          <w:color w:val="000000"/>
          <w:sz w:val="32"/>
          <w:szCs w:val="32"/>
        </w:rPr>
        <w:t>华润雪花各业务中心</w:t>
      </w:r>
      <w:r>
        <w:rPr>
          <w:rFonts w:hint="eastAsia" w:ascii="仿宋_GB2312" w:hAnsi="仿宋" w:eastAsia="仿宋_GB2312" w:cs="仿宋"/>
          <w:color w:val="000000"/>
          <w:sz w:val="32"/>
          <w:szCs w:val="32"/>
          <w:lang w:eastAsia="zh-CN"/>
        </w:rPr>
        <w:t>本部（含派驻）</w:t>
      </w:r>
      <w:r>
        <w:rPr>
          <w:rFonts w:hint="eastAsia" w:ascii="仿宋_GB2312" w:hAnsi="仿宋" w:eastAsia="仿宋_GB2312" w:cs="仿宋"/>
          <w:color w:val="000000"/>
          <w:sz w:val="32"/>
          <w:szCs w:val="32"/>
        </w:rPr>
        <w:t>：业务中心负责人</w:t>
      </w:r>
    </w:p>
    <w:p w14:paraId="3D14E930">
      <w:pPr>
        <w:pStyle w:val="22"/>
        <w:widowControl w:val="0"/>
        <w:numPr>
          <w:ilvl w:val="0"/>
          <w:numId w:val="0"/>
        </w:numPr>
        <w:spacing w:after="0" w:line="560" w:lineRule="exact"/>
        <w:ind w:left="0" w:leftChars="0" w:firstLine="440" w:firstLineChars="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lang w:val="en-US" w:eastAsia="zh-CN" w:bidi="ar-SA"/>
        </w:rPr>
        <w:t>（三）</w:t>
      </w:r>
      <w:r>
        <w:rPr>
          <w:rFonts w:hint="eastAsia" w:ascii="仿宋_GB2312" w:hAnsi="仿宋" w:eastAsia="仿宋_GB2312" w:cs="仿宋"/>
          <w:color w:val="000000"/>
          <w:sz w:val="32"/>
          <w:szCs w:val="32"/>
        </w:rPr>
        <w:t>销售事业部本部：销售事业部总经理</w:t>
      </w:r>
    </w:p>
    <w:p w14:paraId="659A3E64">
      <w:pPr>
        <w:pStyle w:val="22"/>
        <w:widowControl w:val="0"/>
        <w:numPr>
          <w:ilvl w:val="0"/>
          <w:numId w:val="0"/>
        </w:numPr>
        <w:spacing w:after="0" w:line="560" w:lineRule="exact"/>
        <w:ind w:left="0" w:leftChars="0" w:firstLine="440" w:firstLineChars="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lang w:val="en-US" w:eastAsia="zh-CN" w:bidi="ar-SA"/>
        </w:rPr>
        <w:t>（四）</w:t>
      </w:r>
      <w:r>
        <w:rPr>
          <w:rFonts w:hint="eastAsia" w:ascii="仿宋_GB2312" w:hAnsi="仿宋" w:eastAsia="仿宋_GB2312" w:cs="仿宋"/>
          <w:color w:val="000000"/>
          <w:sz w:val="32"/>
          <w:szCs w:val="32"/>
        </w:rPr>
        <w:t>片区营运部：片区营运部总监</w:t>
      </w:r>
    </w:p>
    <w:p w14:paraId="566A4155">
      <w:pPr>
        <w:pStyle w:val="22"/>
        <w:widowControl w:val="0"/>
        <w:numPr>
          <w:ilvl w:val="0"/>
          <w:numId w:val="0"/>
        </w:numPr>
        <w:spacing w:after="0" w:line="560" w:lineRule="exact"/>
        <w:ind w:left="0" w:leftChars="0" w:firstLine="440" w:firstLineChars="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lang w:val="en-US" w:eastAsia="zh-CN" w:bidi="ar-SA"/>
        </w:rPr>
        <w:t>（五）</w:t>
      </w:r>
      <w:r>
        <w:rPr>
          <w:rFonts w:hint="eastAsia" w:ascii="仿宋_GB2312" w:hAnsi="仿宋" w:eastAsia="仿宋_GB2312" w:cs="仿宋"/>
          <w:color w:val="000000"/>
          <w:sz w:val="32"/>
          <w:szCs w:val="32"/>
        </w:rPr>
        <w:t>片区生产部/生产工厂：片区生产部总监</w:t>
      </w:r>
    </w:p>
    <w:p w14:paraId="3EA7F042">
      <w:pPr>
        <w:pStyle w:val="22"/>
        <w:widowControl w:val="0"/>
        <w:numPr>
          <w:ilvl w:val="0"/>
          <w:numId w:val="0"/>
        </w:numPr>
        <w:spacing w:after="0" w:line="560" w:lineRule="exact"/>
        <w:ind w:left="0" w:leftChars="0" w:firstLine="440" w:firstLineChars="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lang w:val="en-US" w:eastAsia="zh-CN" w:bidi="ar-SA"/>
        </w:rPr>
        <w:t>（六）</w:t>
      </w:r>
      <w:r>
        <w:rPr>
          <w:rFonts w:hint="eastAsia" w:ascii="仿宋_GB2312" w:hAnsi="仿宋" w:eastAsia="仿宋_GB2312" w:cs="仿宋"/>
          <w:color w:val="000000"/>
          <w:sz w:val="32"/>
          <w:szCs w:val="32"/>
        </w:rPr>
        <w:t>省营销中心：省营销中心总经理</w:t>
      </w:r>
    </w:p>
    <w:p w14:paraId="7A500862">
      <w:pPr>
        <w:pStyle w:val="22"/>
        <w:widowControl w:val="0"/>
        <w:numPr>
          <w:ilvl w:val="0"/>
          <w:numId w:val="0"/>
        </w:numPr>
        <w:spacing w:after="0" w:line="560" w:lineRule="exact"/>
        <w:ind w:left="0" w:leftChars="0" w:firstLine="440" w:firstLineChars="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lang w:val="en-US" w:eastAsia="zh-CN" w:bidi="ar-SA"/>
        </w:rPr>
        <w:t>（七）</w:t>
      </w:r>
      <w:r>
        <w:rPr>
          <w:rFonts w:hint="eastAsia" w:ascii="仿宋_GB2312" w:hAnsi="仿宋" w:eastAsia="仿宋_GB2312" w:cs="仿宋"/>
          <w:color w:val="000000"/>
          <w:sz w:val="32"/>
          <w:szCs w:val="32"/>
          <w:lang w:eastAsia="zh-CN"/>
        </w:rPr>
        <w:t>金沙酒业：金沙酒业总经理</w:t>
      </w:r>
    </w:p>
    <w:p w14:paraId="203363A9">
      <w:pPr>
        <w:pStyle w:val="22"/>
        <w:widowControl w:val="0"/>
        <w:numPr>
          <w:ilvl w:val="0"/>
          <w:numId w:val="0"/>
        </w:numPr>
        <w:spacing w:after="0" w:line="560" w:lineRule="exact"/>
        <w:ind w:left="0" w:leftChars="0" w:firstLine="641" w:firstLineChars="0"/>
        <w:jc w:val="both"/>
        <w:rPr>
          <w:rFonts w:hint="default" w:ascii="黑体" w:hAnsi="黑体" w:eastAsia="黑体" w:cs="仿宋"/>
          <w:b w:val="0"/>
          <w:color w:val="000000"/>
          <w:sz w:val="32"/>
          <w:szCs w:val="32"/>
          <w:lang w:val="en-US" w:eastAsia="zh-CN" w:bidi="ar-SA"/>
        </w:rPr>
      </w:pPr>
      <w:r>
        <w:rPr>
          <w:rFonts w:hint="eastAsia" w:ascii="黑体" w:hAnsi="黑体" w:eastAsia="黑体" w:cs="仿宋"/>
          <w:b w:val="0"/>
          <w:color w:val="000000"/>
          <w:sz w:val="32"/>
          <w:szCs w:val="32"/>
          <w:lang w:val="en-US" w:eastAsia="zh-CN" w:bidi="ar-SA"/>
        </w:rPr>
        <w:t>///</w:t>
      </w:r>
    </w:p>
    <w:p w14:paraId="6DE5BEB3">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黑体" w:hAnsi="黑体" w:eastAsia="黑体" w:cs="仿宋"/>
          <w:b w:val="0"/>
          <w:color w:val="000000"/>
          <w:sz w:val="32"/>
          <w:szCs w:val="32"/>
          <w:lang w:val="en-US" w:eastAsia="zh-CN" w:bidi="ar-SA"/>
        </w:rPr>
        <w:t>第十八条</w:t>
      </w:r>
      <w:r>
        <w:rPr>
          <w:rFonts w:hint="eastAsia" w:ascii="仿宋_GB2312" w:hAnsi="仿宋" w:eastAsia="仿宋_GB2312" w:cs="仿宋"/>
          <w:sz w:val="32"/>
          <w:szCs w:val="32"/>
        </w:rPr>
        <w:t>各单位应结合本单位业务规划及重点工作，分析人员现状与需求，制定针对性、可操作的经理级员工能下机制，明确降级/免职标准、程序、评价方式，确保管理常态化。</w:t>
      </w:r>
    </w:p>
    <w:p w14:paraId="155ECD7D">
      <w:pPr>
        <w:pStyle w:val="22"/>
        <w:widowControl w:val="0"/>
        <w:numPr>
          <w:ilvl w:val="0"/>
          <w:numId w:val="0"/>
        </w:numPr>
        <w:spacing w:after="0" w:line="560" w:lineRule="exact"/>
        <w:ind w:left="0" w:leftChars="0" w:firstLine="641" w:firstLineChars="0"/>
        <w:jc w:val="both"/>
        <w:rPr>
          <w:rFonts w:hint="default" w:ascii="黑体" w:hAnsi="黑体" w:eastAsia="黑体" w:cs="仿宋"/>
          <w:b w:val="0"/>
          <w:color w:val="000000"/>
          <w:sz w:val="32"/>
          <w:szCs w:val="32"/>
          <w:lang w:val="en-US" w:eastAsia="zh-CN" w:bidi="ar-SA"/>
        </w:rPr>
      </w:pPr>
      <w:r>
        <w:rPr>
          <w:rFonts w:hint="eastAsia" w:ascii="黑体" w:hAnsi="黑体" w:eastAsia="黑体" w:cs="仿宋"/>
          <w:b w:val="0"/>
          <w:color w:val="000000"/>
          <w:sz w:val="32"/>
          <w:szCs w:val="32"/>
          <w:lang w:val="en-US" w:eastAsia="zh-CN" w:bidi="ar-SA"/>
        </w:rPr>
        <w:t>///</w:t>
      </w:r>
    </w:p>
    <w:p w14:paraId="192521A4">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黑体" w:hAnsi="黑体" w:eastAsia="黑体" w:cs="仿宋"/>
          <w:b w:val="0"/>
          <w:color w:val="000000"/>
          <w:sz w:val="32"/>
          <w:szCs w:val="32"/>
          <w:lang w:val="en-US" w:eastAsia="zh-CN" w:bidi="ar-SA"/>
        </w:rPr>
        <w:t>第十九条</w:t>
      </w:r>
      <w:r>
        <w:rPr>
          <w:rFonts w:hint="eastAsia" w:ascii="仿宋_GB2312" w:hAnsi="仿宋" w:eastAsia="仿宋_GB2312" w:cs="仿宋"/>
          <w:sz w:val="32"/>
          <w:szCs w:val="32"/>
        </w:rPr>
        <w:t>经理级员工有下列情形之一的，应免去现职：</w:t>
      </w:r>
    </w:p>
    <w:p w14:paraId="26202FD5">
      <w:pPr>
        <w:pStyle w:val="22"/>
        <w:widowControl w:val="0"/>
        <w:numPr>
          <w:ilvl w:val="0"/>
          <w:numId w:val="0"/>
        </w:numPr>
        <w:spacing w:after="0" w:line="560" w:lineRule="exact"/>
        <w:ind w:left="0" w:leftChars="0" w:firstLine="420" w:firstLineChars="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lang w:val="en-US" w:eastAsia="zh-CN" w:bidi="ar-SA"/>
        </w:rPr>
        <w:t>（一）</w:t>
      </w:r>
      <w:r>
        <w:rPr>
          <w:rFonts w:hint="eastAsia" w:ascii="仿宋_GB2312" w:hAnsi="仿宋_GB2312" w:eastAsia="仿宋_GB2312" w:cs="仿宋_GB2312"/>
          <w:sz w:val="32"/>
          <w:szCs w:val="32"/>
        </w:rPr>
        <w:t>劳动合同到期不续签、协商退出、到龄退休、离职等劳动合同解除/终止/变更的情形。</w:t>
      </w:r>
    </w:p>
    <w:p w14:paraId="2A587756">
      <w:pPr>
        <w:pStyle w:val="22"/>
        <w:widowControl w:val="0"/>
        <w:numPr>
          <w:ilvl w:val="0"/>
          <w:numId w:val="0"/>
        </w:numPr>
        <w:spacing w:after="0" w:line="560" w:lineRule="exact"/>
        <w:ind w:left="0" w:leftChars="0" w:firstLine="420" w:firstLineChars="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lang w:val="en-US" w:eastAsia="zh-CN" w:bidi="ar-SA"/>
        </w:rPr>
        <w:t>（二）</w:t>
      </w:r>
      <w:r>
        <w:rPr>
          <w:rFonts w:hint="eastAsia" w:ascii="仿宋_GB2312" w:hAnsi="仿宋" w:eastAsia="仿宋_GB2312" w:cs="仿宋"/>
          <w:color w:val="000000"/>
          <w:sz w:val="32"/>
          <w:szCs w:val="32"/>
        </w:rPr>
        <w:t>因违法</w:t>
      </w:r>
      <w:r>
        <w:rPr>
          <w:rFonts w:hint="eastAsia" w:ascii="仿宋_GB2312" w:hAnsi="仿宋_GB2312" w:eastAsia="仿宋_GB2312" w:cs="仿宋_GB2312"/>
          <w:sz w:val="32"/>
          <w:szCs w:val="32"/>
        </w:rPr>
        <w:t>违纪</w:t>
      </w:r>
      <w:r>
        <w:rPr>
          <w:rFonts w:hint="eastAsia" w:ascii="仿宋_GB2312" w:hAnsi="仿宋" w:eastAsia="仿宋_GB2312" w:cs="仿宋"/>
          <w:color w:val="000000"/>
          <w:sz w:val="32"/>
          <w:szCs w:val="32"/>
        </w:rPr>
        <w:t>受到党纪政纪处分，根据规定应当免职的。</w:t>
      </w:r>
    </w:p>
    <w:p w14:paraId="5D72B597">
      <w:pPr>
        <w:pStyle w:val="22"/>
        <w:widowControl w:val="0"/>
        <w:numPr>
          <w:ilvl w:val="0"/>
          <w:numId w:val="0"/>
        </w:numPr>
        <w:spacing w:after="0" w:line="560" w:lineRule="exact"/>
        <w:ind w:left="0" w:leftChars="0" w:firstLine="420" w:firstLineChars="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lang w:val="en-US" w:eastAsia="zh-CN" w:bidi="ar-SA"/>
        </w:rPr>
        <w:t>（三）</w:t>
      </w:r>
      <w:r>
        <w:rPr>
          <w:rFonts w:hint="eastAsia" w:ascii="仿宋_GB2312" w:hAnsi="仿宋" w:eastAsia="仿宋_GB2312" w:cs="仿宋"/>
          <w:color w:val="000000"/>
          <w:sz w:val="32"/>
          <w:szCs w:val="32"/>
        </w:rPr>
        <w:t>因个人原因给公司造成重大损失的。</w:t>
      </w:r>
    </w:p>
    <w:p w14:paraId="2B28F516">
      <w:pPr>
        <w:pStyle w:val="22"/>
        <w:widowControl w:val="0"/>
        <w:numPr>
          <w:ilvl w:val="0"/>
          <w:numId w:val="0"/>
        </w:numPr>
        <w:spacing w:after="0" w:line="560" w:lineRule="exact"/>
        <w:ind w:left="0" w:leftChars="0" w:firstLine="420" w:firstLineChars="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lang w:val="en-US" w:eastAsia="zh-CN" w:bidi="ar-SA"/>
        </w:rPr>
        <w:t>（四）</w:t>
      </w:r>
      <w:r>
        <w:rPr>
          <w:rFonts w:hint="eastAsia" w:ascii="仿宋_GB2312" w:hAnsi="仿宋" w:eastAsia="仿宋_GB2312" w:cs="仿宋"/>
          <w:color w:val="000000"/>
          <w:sz w:val="32"/>
          <w:szCs w:val="32"/>
        </w:rPr>
        <w:t>在德、能、勤、绩、廉方面与所任职务要求不符，不宜在现岗位上任职的。</w:t>
      </w:r>
    </w:p>
    <w:p w14:paraId="7DE5688A">
      <w:pPr>
        <w:pStyle w:val="22"/>
        <w:widowControl w:val="0"/>
        <w:numPr>
          <w:ilvl w:val="0"/>
          <w:numId w:val="0"/>
        </w:numPr>
        <w:spacing w:after="0" w:line="560" w:lineRule="exact"/>
        <w:ind w:left="0" w:leftChars="0" w:firstLine="420" w:firstLineChars="0"/>
        <w:jc w:val="both"/>
        <w:rPr>
          <w:rFonts w:ascii="仿宋_GB2312" w:hAnsi="仿宋" w:eastAsia="仿宋_GB2312" w:cs="仿宋"/>
          <w:strike w:val="0"/>
          <w:color w:val="000000"/>
          <w:sz w:val="32"/>
          <w:szCs w:val="32"/>
        </w:rPr>
      </w:pPr>
      <w:r>
        <w:rPr>
          <w:rFonts w:hint="eastAsia" w:ascii="仿宋_GB2312" w:hAnsi="仿宋" w:eastAsia="仿宋_GB2312" w:cs="仿宋"/>
          <w:strike w:val="0"/>
          <w:color w:val="000000"/>
          <w:sz w:val="32"/>
          <w:szCs w:val="32"/>
          <w:lang w:val="en-US" w:eastAsia="zh-CN" w:bidi="ar-SA"/>
        </w:rPr>
        <w:t>（五）</w:t>
      </w:r>
      <w:r>
        <w:rPr>
          <w:rFonts w:hint="eastAsia" w:ascii="仿宋_GB2312" w:hAnsi="仿宋" w:eastAsia="仿宋_GB2312" w:cs="仿宋"/>
          <w:strike w:val="0"/>
          <w:color w:val="000000"/>
          <w:sz w:val="32"/>
          <w:szCs w:val="32"/>
          <w:lang w:eastAsia="zh-CN"/>
        </w:rPr>
        <w:t>上年</w:t>
      </w:r>
      <w:r>
        <w:rPr>
          <w:rFonts w:hint="eastAsia" w:ascii="仿宋_GB2312" w:hAnsi="仿宋" w:eastAsia="仿宋_GB2312" w:cs="仿宋"/>
          <w:strike w:val="0"/>
          <w:color w:val="000000"/>
          <w:sz w:val="32"/>
          <w:szCs w:val="32"/>
        </w:rPr>
        <w:t>绩效等级评价为D的。</w:t>
      </w:r>
    </w:p>
    <w:p w14:paraId="3054EBAE">
      <w:pPr>
        <w:pStyle w:val="22"/>
        <w:widowControl w:val="0"/>
        <w:numPr>
          <w:ilvl w:val="0"/>
          <w:numId w:val="0"/>
        </w:numPr>
        <w:spacing w:after="0" w:line="560" w:lineRule="exact"/>
        <w:ind w:left="0" w:leftChars="0" w:firstLine="420" w:firstLineChars="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lang w:val="en-US" w:eastAsia="zh-CN" w:bidi="ar-SA"/>
        </w:rPr>
        <w:t>（六）</w:t>
      </w:r>
      <w:r>
        <w:rPr>
          <w:rFonts w:hint="eastAsia" w:ascii="仿宋_GB2312" w:hAnsi="仿宋" w:eastAsia="仿宋_GB2312" w:cs="仿宋"/>
          <w:color w:val="000000"/>
          <w:sz w:val="32"/>
          <w:szCs w:val="32"/>
        </w:rPr>
        <w:t>因健康原因，连续6个月无法正常履职的。</w:t>
      </w:r>
    </w:p>
    <w:p w14:paraId="58839632">
      <w:pPr>
        <w:pStyle w:val="22"/>
        <w:widowControl w:val="0"/>
        <w:numPr>
          <w:ilvl w:val="0"/>
          <w:numId w:val="0"/>
        </w:numPr>
        <w:spacing w:after="0" w:line="560" w:lineRule="exact"/>
        <w:ind w:left="0" w:leftChars="0" w:firstLine="420" w:firstLineChars="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lang w:val="en-US" w:eastAsia="zh-CN" w:bidi="ar-SA"/>
        </w:rPr>
        <w:t>（七）</w:t>
      </w:r>
      <w:r>
        <w:rPr>
          <w:rFonts w:hint="eastAsia" w:ascii="仿宋_GB2312" w:hAnsi="仿宋" w:eastAsia="仿宋_GB2312" w:cs="仿宋"/>
          <w:color w:val="000000"/>
          <w:sz w:val="32"/>
          <w:szCs w:val="32"/>
        </w:rPr>
        <w:t>公司认定应当免职的其它情形。</w:t>
      </w:r>
    </w:p>
    <w:p w14:paraId="0D44158F">
      <w:pPr>
        <w:pStyle w:val="22"/>
        <w:widowControl w:val="0"/>
        <w:numPr>
          <w:ilvl w:val="0"/>
          <w:numId w:val="0"/>
        </w:numPr>
        <w:spacing w:after="0" w:line="560" w:lineRule="exact"/>
        <w:ind w:left="0" w:leftChars="0" w:firstLine="641" w:firstLineChars="0"/>
        <w:jc w:val="both"/>
        <w:rPr>
          <w:rFonts w:hint="default" w:ascii="黑体" w:hAnsi="黑体" w:eastAsia="黑体" w:cs="仿宋"/>
          <w:b w:val="0"/>
          <w:color w:val="000000"/>
          <w:sz w:val="32"/>
          <w:szCs w:val="32"/>
          <w:lang w:val="en-US" w:eastAsia="zh-CN" w:bidi="ar-SA"/>
        </w:rPr>
      </w:pPr>
      <w:r>
        <w:rPr>
          <w:rFonts w:hint="eastAsia" w:ascii="黑体" w:hAnsi="黑体" w:eastAsia="黑体" w:cs="仿宋"/>
          <w:b w:val="0"/>
          <w:color w:val="000000"/>
          <w:sz w:val="32"/>
          <w:szCs w:val="32"/>
          <w:lang w:val="en-US" w:eastAsia="zh-CN" w:bidi="ar-SA"/>
        </w:rPr>
        <w:t>///</w:t>
      </w:r>
    </w:p>
    <w:p w14:paraId="36E1858B">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黑体" w:hAnsi="黑体" w:eastAsia="黑体" w:cs="仿宋"/>
          <w:b w:val="0"/>
          <w:color w:val="000000"/>
          <w:sz w:val="32"/>
          <w:szCs w:val="32"/>
          <w:lang w:val="en-US" w:eastAsia="zh-CN" w:bidi="ar-SA"/>
        </w:rPr>
        <w:t>第二十条</w:t>
      </w:r>
      <w:r>
        <w:rPr>
          <w:rFonts w:hint="eastAsia" w:ascii="仿宋_GB2312" w:hAnsi="仿宋" w:eastAsia="仿宋_GB2312" w:cs="仿宋"/>
          <w:color w:val="000000"/>
          <w:sz w:val="32"/>
          <w:szCs w:val="32"/>
        </w:rPr>
        <w:t>经理级员工有</w:t>
      </w:r>
      <w:r>
        <w:rPr>
          <w:rFonts w:hint="eastAsia" w:ascii="仿宋_GB2312" w:hAnsi="仿宋" w:eastAsia="仿宋_GB2312" w:cs="仿宋"/>
          <w:sz w:val="32"/>
          <w:szCs w:val="32"/>
        </w:rPr>
        <w:t>下列</w:t>
      </w:r>
      <w:r>
        <w:rPr>
          <w:rFonts w:hint="eastAsia" w:ascii="仿宋_GB2312" w:hAnsi="仿宋" w:eastAsia="仿宋_GB2312" w:cs="仿宋"/>
          <w:color w:val="000000"/>
          <w:sz w:val="32"/>
          <w:szCs w:val="32"/>
        </w:rPr>
        <w:t>情形之一的，应降职使用：</w:t>
      </w:r>
    </w:p>
    <w:p w14:paraId="227919F2">
      <w:pPr>
        <w:pStyle w:val="22"/>
        <w:widowControl w:val="0"/>
        <w:numPr>
          <w:ilvl w:val="0"/>
          <w:numId w:val="0"/>
        </w:numPr>
        <w:spacing w:after="0" w:line="560" w:lineRule="exact"/>
        <w:ind w:left="0" w:leftChars="0" w:firstLine="420" w:firstLineChars="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lang w:val="en-US" w:eastAsia="zh-CN" w:bidi="ar-SA"/>
        </w:rPr>
        <w:t>（一）</w:t>
      </w:r>
      <w:r>
        <w:rPr>
          <w:rFonts w:hint="eastAsia" w:ascii="仿宋_GB2312" w:hAnsi="仿宋" w:eastAsia="仿宋_GB2312" w:cs="仿宋"/>
          <w:color w:val="000000"/>
          <w:sz w:val="32"/>
          <w:szCs w:val="32"/>
        </w:rPr>
        <w:t>不具备执行公司战略所需专业和业务能力要求的。</w:t>
      </w:r>
    </w:p>
    <w:p w14:paraId="42F75C02">
      <w:pPr>
        <w:pStyle w:val="22"/>
        <w:widowControl w:val="0"/>
        <w:numPr>
          <w:ilvl w:val="0"/>
          <w:numId w:val="0"/>
        </w:numPr>
        <w:spacing w:after="0" w:line="560" w:lineRule="exact"/>
        <w:ind w:left="0" w:leftChars="0" w:firstLine="420" w:firstLineChars="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lang w:val="en-US" w:eastAsia="zh-CN" w:bidi="ar-SA"/>
        </w:rPr>
        <w:t>（二）</w:t>
      </w:r>
      <w:r>
        <w:rPr>
          <w:rFonts w:hint="eastAsia" w:ascii="仿宋_GB2312" w:hAnsi="仿宋" w:eastAsia="仿宋_GB2312" w:cs="仿宋"/>
          <w:color w:val="000000"/>
          <w:sz w:val="32"/>
          <w:szCs w:val="32"/>
        </w:rPr>
        <w:t>受到组织处理或者党纪政纪处分应当降职使用的。</w:t>
      </w:r>
    </w:p>
    <w:p w14:paraId="16D9C565">
      <w:pPr>
        <w:pStyle w:val="22"/>
        <w:widowControl w:val="0"/>
        <w:numPr>
          <w:ilvl w:val="0"/>
          <w:numId w:val="0"/>
        </w:numPr>
        <w:spacing w:after="0" w:line="560" w:lineRule="exact"/>
        <w:ind w:left="0" w:leftChars="0" w:firstLine="420" w:firstLineChars="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lang w:val="en-US" w:eastAsia="zh-CN" w:bidi="ar-SA"/>
        </w:rPr>
        <w:t>（三）</w:t>
      </w:r>
      <w:r>
        <w:rPr>
          <w:rFonts w:hint="eastAsia" w:ascii="仿宋_GB2312" w:hAnsi="仿宋" w:eastAsia="仿宋_GB2312" w:cs="仿宋"/>
          <w:color w:val="000000"/>
          <w:sz w:val="32"/>
          <w:szCs w:val="32"/>
        </w:rPr>
        <w:t>公司认定应当降职使用的其他情形。</w:t>
      </w:r>
    </w:p>
    <w:p w14:paraId="7213F02D">
      <w:pPr>
        <w:pStyle w:val="22"/>
        <w:widowControl w:val="0"/>
        <w:spacing w:after="0" w:line="560" w:lineRule="exact"/>
        <w:ind w:left="641" w:firstLine="0" w:firstLineChars="0"/>
        <w:jc w:val="both"/>
        <w:rPr>
          <w:rFonts w:hint="default" w:ascii="仿宋_GB2312" w:hAnsi="仿宋" w:eastAsia="仿宋_GB2312" w:cs="仿宋"/>
          <w:sz w:val="32"/>
          <w:szCs w:val="32"/>
          <w:lang w:val="en-US" w:eastAsia="zh-CN"/>
        </w:rPr>
      </w:pPr>
      <w:r>
        <w:rPr>
          <w:rFonts w:hint="eastAsia" w:ascii="仿宋_GB2312" w:hAnsi="仿宋" w:eastAsia="仿宋_GB2312" w:cs="仿宋"/>
          <w:sz w:val="32"/>
          <w:szCs w:val="32"/>
          <w:lang w:val="en-US" w:eastAsia="zh-CN"/>
        </w:rPr>
        <w:t>///</w:t>
      </w:r>
    </w:p>
    <w:p w14:paraId="513366C6">
      <w:pPr>
        <w:pStyle w:val="28"/>
        <w:numPr>
          <w:ilvl w:val="0"/>
          <w:numId w:val="0"/>
        </w:numPr>
        <w:ind w:left="0" w:leftChars="0" w:firstLine="0" w:firstLineChars="0"/>
        <w:jc w:val="center"/>
        <w:rPr>
          <w:rFonts w:ascii="黑体" w:hAnsi="黑体" w:eastAsia="黑体"/>
        </w:rPr>
      </w:pPr>
      <w:bookmarkStart w:id="9" w:name="_Toc713157794"/>
      <w:r>
        <w:rPr>
          <w:rFonts w:hint="eastAsia" w:ascii="黑体" w:hAnsi="黑体" w:eastAsia="黑体" w:cs="Times New Roman"/>
          <w:b w:val="0"/>
          <w:kern w:val="2"/>
          <w:sz w:val="32"/>
          <w:szCs w:val="32"/>
          <w:lang w:val="en-US" w:eastAsia="zh-CN" w:bidi="ar-SA"/>
        </w:rPr>
        <w:t>第四章</w:t>
      </w:r>
      <w:r>
        <w:rPr>
          <w:rFonts w:hint="eastAsia" w:ascii="黑体" w:hAnsi="黑体" w:eastAsia="黑体"/>
        </w:rPr>
        <w:t>储备及任职回避管理</w:t>
      </w:r>
      <w:bookmarkEnd w:id="9"/>
    </w:p>
    <w:p w14:paraId="40D71D01">
      <w:pPr>
        <w:pStyle w:val="22"/>
        <w:widowControl w:val="0"/>
        <w:numPr>
          <w:ilvl w:val="0"/>
          <w:numId w:val="0"/>
        </w:numPr>
        <w:spacing w:after="0" w:line="560" w:lineRule="exact"/>
        <w:ind w:left="0" w:leftChars="0" w:firstLine="641" w:firstLineChars="0"/>
        <w:jc w:val="both"/>
        <w:rPr>
          <w:rFonts w:hint="default" w:ascii="黑体" w:hAnsi="黑体" w:eastAsia="黑体" w:cs="仿宋"/>
          <w:b w:val="0"/>
          <w:color w:val="000000"/>
          <w:sz w:val="32"/>
          <w:szCs w:val="32"/>
          <w:lang w:val="en-US" w:eastAsia="zh-CN" w:bidi="ar-SA"/>
        </w:rPr>
      </w:pPr>
      <w:r>
        <w:rPr>
          <w:rFonts w:hint="eastAsia" w:ascii="黑体" w:hAnsi="黑体" w:eastAsia="黑体" w:cs="仿宋"/>
          <w:b w:val="0"/>
          <w:color w:val="000000"/>
          <w:sz w:val="32"/>
          <w:szCs w:val="32"/>
          <w:lang w:val="en-US" w:eastAsia="zh-CN" w:bidi="ar-SA"/>
        </w:rPr>
        <w:t>///</w:t>
      </w:r>
    </w:p>
    <w:p w14:paraId="5A80B908">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黑体" w:hAnsi="黑体" w:eastAsia="黑体" w:cs="仿宋"/>
          <w:b w:val="0"/>
          <w:color w:val="000000"/>
          <w:sz w:val="32"/>
          <w:szCs w:val="32"/>
          <w:lang w:val="en-US" w:eastAsia="zh-CN" w:bidi="ar-SA"/>
        </w:rPr>
        <w:t>第二十一条</w:t>
      </w:r>
      <w:r>
        <w:rPr>
          <w:rFonts w:hint="eastAsia" w:ascii="仿宋_GB2312" w:hAnsi="仿宋" w:eastAsia="仿宋_GB2312" w:cs="仿宋"/>
          <w:color w:val="000000"/>
          <w:sz w:val="32"/>
          <w:szCs w:val="32"/>
        </w:rPr>
        <w:t>各单位应结合人才规划的要求，定期开展经理级员工盘点与评估，建立经理级员工储备管理机制，持续改善人才结构。</w:t>
      </w:r>
    </w:p>
    <w:p w14:paraId="606A855B">
      <w:pPr>
        <w:pStyle w:val="22"/>
        <w:widowControl w:val="0"/>
        <w:numPr>
          <w:ilvl w:val="0"/>
          <w:numId w:val="0"/>
        </w:numPr>
        <w:spacing w:after="0" w:line="560" w:lineRule="exact"/>
        <w:ind w:left="0" w:leftChars="0" w:firstLine="641" w:firstLineChars="0"/>
        <w:jc w:val="both"/>
        <w:rPr>
          <w:rFonts w:hint="default" w:ascii="黑体" w:hAnsi="黑体" w:eastAsia="黑体" w:cs="仿宋"/>
          <w:b w:val="0"/>
          <w:color w:val="000000"/>
          <w:sz w:val="32"/>
          <w:szCs w:val="32"/>
          <w:lang w:val="en-US" w:eastAsia="zh-CN" w:bidi="ar-SA"/>
        </w:rPr>
      </w:pPr>
      <w:r>
        <w:rPr>
          <w:rFonts w:hint="eastAsia" w:ascii="黑体" w:hAnsi="黑体" w:eastAsia="黑体" w:cs="仿宋"/>
          <w:b w:val="0"/>
          <w:color w:val="000000"/>
          <w:sz w:val="32"/>
          <w:szCs w:val="32"/>
          <w:lang w:val="en-US" w:eastAsia="zh-CN" w:bidi="ar-SA"/>
        </w:rPr>
        <w:t>///</w:t>
      </w:r>
    </w:p>
    <w:p w14:paraId="7C425519">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黑体" w:hAnsi="黑体" w:eastAsia="黑体" w:cs="仿宋"/>
          <w:b w:val="0"/>
          <w:color w:val="000000"/>
          <w:sz w:val="32"/>
          <w:szCs w:val="32"/>
          <w:lang w:val="en-US" w:eastAsia="zh-CN" w:bidi="ar-SA"/>
        </w:rPr>
        <w:t>第二十二条</w:t>
      </w:r>
      <w:r>
        <w:rPr>
          <w:rFonts w:hint="eastAsia" w:ascii="仿宋_GB2312" w:hAnsi="仿宋" w:eastAsia="仿宋_GB2312" w:cs="仿宋"/>
          <w:color w:val="000000"/>
          <w:sz w:val="32"/>
          <w:szCs w:val="32"/>
        </w:rPr>
        <w:t>经理级员工实行任职回避管理：</w:t>
      </w:r>
    </w:p>
    <w:p w14:paraId="7ADE271C">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default" w:ascii="仿宋" w:hAnsi="仿宋" w:eastAsia="仿宋" w:cs="仿宋"/>
          <w:b w:val="0"/>
          <w:color w:val="000000"/>
          <w:sz w:val="32"/>
          <w:szCs w:val="32"/>
          <w:lang w:val="en-US" w:eastAsia="zh-CN" w:bidi="ar-SA"/>
        </w:rPr>
        <w:t>（一）</w:t>
      </w:r>
      <w:r>
        <w:rPr>
          <w:rFonts w:hint="eastAsia" w:ascii="仿宋_GB2312" w:hAnsi="仿宋" w:eastAsia="仿宋_GB2312" w:cs="仿宋"/>
          <w:color w:val="000000"/>
          <w:sz w:val="32"/>
          <w:szCs w:val="32"/>
        </w:rPr>
        <w:t>任职回避的亲属关系为：配偶、父母、子女及其配偶，兄弟姐妹及其配偶和子女，配偶的父母和配偶的兄弟姐妹。</w:t>
      </w:r>
    </w:p>
    <w:p w14:paraId="41758CC6">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default" w:ascii="仿宋" w:hAnsi="仿宋" w:eastAsia="仿宋" w:cs="仿宋"/>
          <w:b w:val="0"/>
          <w:color w:val="000000"/>
          <w:sz w:val="32"/>
          <w:szCs w:val="32"/>
          <w:lang w:val="en-US" w:eastAsia="zh-CN" w:bidi="ar-SA"/>
        </w:rPr>
        <w:t>（二）</w:t>
      </w:r>
      <w:r>
        <w:rPr>
          <w:rFonts w:hint="eastAsia" w:ascii="仿宋_GB2312" w:hAnsi="仿宋" w:eastAsia="仿宋_GB2312" w:cs="仿宋"/>
          <w:color w:val="000000"/>
          <w:sz w:val="32"/>
          <w:szCs w:val="32"/>
        </w:rPr>
        <w:t>有上述亲属关系的，回避范围包括：</w:t>
      </w:r>
    </w:p>
    <w:p w14:paraId="47F02EF8">
      <w:pPr>
        <w:pStyle w:val="22"/>
        <w:widowControl w:val="0"/>
        <w:numPr>
          <w:ilvl w:val="3"/>
          <w:numId w:val="0"/>
        </w:numPr>
        <w:tabs>
          <w:tab w:val="left" w:pos="312"/>
        </w:tabs>
        <w:spacing w:after="0" w:line="560" w:lineRule="exact"/>
        <w:ind w:left="0" w:leftChars="0" w:firstLine="641" w:firstLineChars="0"/>
        <w:jc w:val="both"/>
        <w:rPr>
          <w:rFonts w:ascii="仿宋_GB2312" w:hAnsi="仿宋" w:eastAsia="仿宋_GB2312" w:cs="仿宋"/>
          <w:color w:val="auto"/>
          <w:sz w:val="32"/>
          <w:szCs w:val="32"/>
        </w:rPr>
      </w:pPr>
      <w:r>
        <w:rPr>
          <w:rFonts w:hint="eastAsia" w:ascii="仿宋_GB2312" w:hAnsi="仿宋" w:eastAsia="仿宋_GB2312" w:cs="仿宋"/>
          <w:color w:val="auto"/>
          <w:sz w:val="32"/>
          <w:szCs w:val="32"/>
          <w:lang w:val="en-US" w:eastAsia="zh-CN" w:bidi="ar-SA"/>
        </w:rPr>
        <w:t>1.</w:t>
      </w:r>
      <w:r>
        <w:rPr>
          <w:rFonts w:hint="eastAsia" w:ascii="仿宋_GB2312" w:hAnsi="仿宋" w:eastAsia="仿宋_GB2312" w:cs="仿宋"/>
          <w:color w:val="000000"/>
          <w:sz w:val="32"/>
          <w:szCs w:val="32"/>
        </w:rPr>
        <w:t>在华润啤酒/华润雪花/华</w:t>
      </w:r>
      <w:r>
        <w:rPr>
          <w:rFonts w:hint="eastAsia" w:ascii="仿宋_GB2312" w:hAnsi="仿宋" w:eastAsia="仿宋_GB2312" w:cs="仿宋"/>
          <w:color w:val="auto"/>
          <w:sz w:val="32"/>
          <w:szCs w:val="32"/>
        </w:rPr>
        <w:t>润酒业/金沙酒业本部</w:t>
      </w:r>
      <w:r>
        <w:rPr>
          <w:rFonts w:hint="eastAsia" w:ascii="仿宋_GB2312" w:hAnsi="仿宋" w:eastAsia="仿宋_GB2312" w:cs="仿宋"/>
          <w:color w:val="000000"/>
          <w:sz w:val="32"/>
          <w:szCs w:val="32"/>
        </w:rPr>
        <w:t>同一</w:t>
      </w:r>
      <w:r>
        <w:rPr>
          <w:rFonts w:hint="eastAsia" w:ascii="仿宋_GB2312" w:hAnsi="仿宋" w:eastAsia="仿宋_GB2312" w:cs="仿宋"/>
          <w:color w:val="auto"/>
          <w:sz w:val="32"/>
          <w:szCs w:val="32"/>
        </w:rPr>
        <w:t>部门（含派驻片区人员）、业务中心专业部门、片区生产部，片区营运部，营销中心本部部门、销售大区，工厂中任管理类岗位。</w:t>
      </w:r>
    </w:p>
    <w:p w14:paraId="2E477AC5">
      <w:pPr>
        <w:pStyle w:val="22"/>
        <w:widowControl w:val="0"/>
        <w:numPr>
          <w:ilvl w:val="3"/>
          <w:numId w:val="0"/>
        </w:numPr>
        <w:tabs>
          <w:tab w:val="left" w:pos="312"/>
        </w:tabs>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lang w:val="en-US" w:eastAsia="zh-CN" w:bidi="ar-SA"/>
        </w:rPr>
        <w:t>2.</w:t>
      </w:r>
      <w:r>
        <w:rPr>
          <w:rFonts w:hint="eastAsia" w:ascii="仿宋_GB2312" w:hAnsi="仿宋" w:eastAsia="仿宋_GB2312" w:cs="仿宋"/>
          <w:color w:val="000000"/>
          <w:sz w:val="32"/>
          <w:szCs w:val="32"/>
        </w:rPr>
        <w:t>有直接上下级管理关系的岗位。</w:t>
      </w:r>
    </w:p>
    <w:p w14:paraId="7B7C5EE6">
      <w:pPr>
        <w:pStyle w:val="22"/>
        <w:widowControl w:val="0"/>
        <w:numPr>
          <w:ilvl w:val="3"/>
          <w:numId w:val="0"/>
        </w:numPr>
        <w:tabs>
          <w:tab w:val="left" w:pos="312"/>
        </w:tabs>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lang w:val="en-US" w:eastAsia="zh-CN" w:bidi="ar-SA"/>
        </w:rPr>
        <w:t>3.</w:t>
      </w:r>
      <w:r>
        <w:rPr>
          <w:rFonts w:hint="eastAsia" w:ascii="仿宋_GB2312" w:hAnsi="仿宋" w:eastAsia="仿宋_GB2312" w:cs="仿宋"/>
          <w:color w:val="000000"/>
          <w:sz w:val="32"/>
          <w:szCs w:val="32"/>
        </w:rPr>
        <w:t>担任双方直接隶属于同一位直接上级分管的职务。</w:t>
      </w:r>
    </w:p>
    <w:p w14:paraId="1EC2EA8D">
      <w:pPr>
        <w:pStyle w:val="22"/>
        <w:widowControl w:val="0"/>
        <w:numPr>
          <w:ilvl w:val="3"/>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仿宋_GB2312" w:hAnsi="仿宋" w:eastAsia="仿宋_GB2312" w:cs="仿宋"/>
          <w:color w:val="000000"/>
          <w:sz w:val="32"/>
          <w:szCs w:val="32"/>
          <w:lang w:val="en-US" w:eastAsia="zh-CN" w:bidi="ar-SA"/>
        </w:rPr>
        <w:t>4.</w:t>
      </w:r>
      <w:r>
        <w:rPr>
          <w:rFonts w:hint="eastAsia" w:ascii="仿宋_GB2312" w:hAnsi="仿宋" w:eastAsia="仿宋_GB2312" w:cs="仿宋"/>
          <w:color w:val="000000"/>
          <w:sz w:val="32"/>
          <w:szCs w:val="32"/>
        </w:rPr>
        <w:t>同时在有重大相关利益关联的岗位上任职。</w:t>
      </w:r>
    </w:p>
    <w:p w14:paraId="77CB33B9">
      <w:pPr>
        <w:pStyle w:val="22"/>
        <w:widowControl w:val="0"/>
        <w:spacing w:after="0" w:line="560" w:lineRule="exact"/>
        <w:ind w:left="641" w:firstLine="0" w:firstLineChars="0"/>
        <w:jc w:val="both"/>
        <w:rPr>
          <w:rFonts w:hint="default" w:ascii="仿宋_GB2312" w:hAnsi="仿宋" w:eastAsia="仿宋_GB2312" w:cs="仿宋"/>
          <w:color w:val="000000"/>
          <w:sz w:val="32"/>
          <w:szCs w:val="32"/>
          <w:lang w:val="en-US" w:eastAsia="zh-CN"/>
        </w:rPr>
      </w:pPr>
      <w:r>
        <w:rPr>
          <w:rFonts w:hint="eastAsia" w:ascii="仿宋_GB2312" w:hAnsi="仿宋" w:eastAsia="仿宋_GB2312" w:cs="仿宋"/>
          <w:color w:val="000000"/>
          <w:sz w:val="32"/>
          <w:szCs w:val="32"/>
          <w:lang w:val="en-US" w:eastAsia="zh-CN"/>
        </w:rPr>
        <w:t>///</w:t>
      </w:r>
      <w:bookmarkStart w:id="11" w:name="_GoBack"/>
      <w:bookmarkEnd w:id="11"/>
    </w:p>
    <w:p w14:paraId="52A30364">
      <w:pPr>
        <w:pStyle w:val="28"/>
        <w:numPr>
          <w:ilvl w:val="0"/>
          <w:numId w:val="0"/>
        </w:numPr>
        <w:ind w:left="0" w:leftChars="0" w:firstLine="0" w:firstLineChars="0"/>
        <w:jc w:val="center"/>
        <w:rPr>
          <w:rFonts w:ascii="黑体" w:hAnsi="黑体" w:eastAsia="黑体"/>
        </w:rPr>
      </w:pPr>
      <w:bookmarkStart w:id="10" w:name="_Toc1936269141"/>
      <w:r>
        <w:rPr>
          <w:rFonts w:hint="eastAsia" w:ascii="黑体" w:hAnsi="黑体" w:eastAsia="黑体" w:cs="Times New Roman"/>
          <w:b w:val="0"/>
          <w:kern w:val="2"/>
          <w:sz w:val="32"/>
          <w:szCs w:val="32"/>
          <w:lang w:val="en-US" w:eastAsia="zh-CN" w:bidi="ar-SA"/>
        </w:rPr>
        <w:t>第五章</w:t>
      </w:r>
      <w:r>
        <w:rPr>
          <w:rFonts w:hint="eastAsia" w:ascii="黑体" w:hAnsi="黑体" w:eastAsia="黑体"/>
        </w:rPr>
        <w:t>附则</w:t>
      </w:r>
      <w:bookmarkEnd w:id="10"/>
    </w:p>
    <w:p w14:paraId="298C12C9">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黑体" w:hAnsi="黑体" w:eastAsia="黑体" w:cs="仿宋"/>
          <w:b w:val="0"/>
          <w:color w:val="000000"/>
          <w:sz w:val="32"/>
          <w:szCs w:val="32"/>
          <w:lang w:val="en-US" w:eastAsia="zh-CN" w:bidi="ar-SA"/>
        </w:rPr>
        <w:t>第二十三条</w:t>
      </w:r>
      <w:r>
        <w:rPr>
          <w:rFonts w:hint="eastAsia" w:ascii="仿宋_GB2312" w:hAnsi="仿宋" w:eastAsia="仿宋_GB2312" w:cs="仿宋"/>
          <w:color w:val="000000"/>
          <w:sz w:val="32"/>
          <w:szCs w:val="32"/>
        </w:rPr>
        <w:t>本办法为华润啤酒二级制度。</w:t>
      </w:r>
    </w:p>
    <w:p w14:paraId="451136F6">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黑体" w:hAnsi="黑体" w:eastAsia="黑体" w:cs="仿宋"/>
          <w:b w:val="0"/>
          <w:color w:val="000000"/>
          <w:sz w:val="32"/>
          <w:szCs w:val="32"/>
          <w:lang w:val="en-US" w:eastAsia="zh-CN" w:bidi="ar-SA"/>
        </w:rPr>
        <w:t>第二十四条</w:t>
      </w:r>
      <w:r>
        <w:rPr>
          <w:rFonts w:hint="eastAsia" w:ascii="仿宋_GB2312" w:hAnsi="仿宋" w:eastAsia="仿宋_GB2312" w:cs="仿宋"/>
          <w:color w:val="000000"/>
          <w:sz w:val="32"/>
          <w:szCs w:val="32"/>
        </w:rPr>
        <w:t>本办法由华润啤酒人力资源部制定、修订和解释。</w:t>
      </w:r>
    </w:p>
    <w:p w14:paraId="54207157">
      <w:pPr>
        <w:pStyle w:val="22"/>
        <w:widowControl w:val="0"/>
        <w:numPr>
          <w:ilvl w:val="0"/>
          <w:numId w:val="0"/>
        </w:numPr>
        <w:spacing w:after="0" w:line="560" w:lineRule="exact"/>
        <w:ind w:left="0" w:leftChars="0" w:firstLine="641" w:firstLineChars="0"/>
        <w:jc w:val="both"/>
        <w:rPr>
          <w:rFonts w:ascii="仿宋_GB2312" w:hAnsi="仿宋" w:eastAsia="仿宋_GB2312" w:cs="仿宋"/>
          <w:color w:val="000000"/>
          <w:sz w:val="32"/>
          <w:szCs w:val="32"/>
        </w:rPr>
      </w:pPr>
      <w:r>
        <w:rPr>
          <w:rFonts w:hint="eastAsia" w:ascii="黑体" w:hAnsi="黑体" w:eastAsia="黑体" w:cs="仿宋"/>
          <w:b w:val="0"/>
          <w:color w:val="000000"/>
          <w:sz w:val="32"/>
          <w:szCs w:val="32"/>
          <w:lang w:val="en-US" w:eastAsia="zh-CN" w:bidi="ar-SA"/>
        </w:rPr>
        <w:t>第二十五条</w:t>
      </w:r>
      <w:r>
        <w:rPr>
          <w:rFonts w:hint="eastAsia" w:ascii="仿宋_GB2312" w:hAnsi="仿宋" w:eastAsia="仿宋_GB2312" w:cs="仿宋"/>
          <w:color w:val="000000"/>
          <w:sz w:val="32"/>
          <w:szCs w:val="32"/>
        </w:rPr>
        <w:t>本办法自</w:t>
      </w:r>
      <w:r>
        <w:rPr>
          <w:rFonts w:hint="eastAsia" w:ascii="仿宋_GB2312" w:hAnsi="仿宋" w:eastAsia="仿宋_GB2312" w:cs="仿宋"/>
          <w:sz w:val="32"/>
          <w:szCs w:val="32"/>
          <w:lang w:eastAsia="zh-CN"/>
        </w:rPr>
        <w:t>发布之日</w:t>
      </w:r>
      <w:r>
        <w:rPr>
          <w:rFonts w:hint="eastAsia" w:ascii="仿宋_GB2312" w:hAnsi="仿宋" w:eastAsia="仿宋_GB2312" w:cs="仿宋"/>
          <w:color w:val="000000"/>
          <w:sz w:val="32"/>
          <w:szCs w:val="32"/>
        </w:rPr>
        <w:t>起施行。2023年10月1</w:t>
      </w:r>
      <w:r>
        <w:rPr>
          <w:rFonts w:hint="eastAsia" w:ascii="仿宋_GB2312" w:hAnsi="仿宋" w:eastAsia="仿宋_GB2312" w:cs="仿宋"/>
          <w:color w:val="000000"/>
          <w:sz w:val="32"/>
          <w:szCs w:val="32"/>
          <w:lang w:val="en-US" w:eastAsia="zh-CN"/>
        </w:rPr>
        <w:t>6</w:t>
      </w:r>
      <w:r>
        <w:rPr>
          <w:rFonts w:hint="eastAsia" w:ascii="仿宋_GB2312" w:hAnsi="仿宋" w:eastAsia="仿宋_GB2312" w:cs="仿宋"/>
          <w:color w:val="000000"/>
          <w:sz w:val="32"/>
          <w:szCs w:val="32"/>
        </w:rPr>
        <w:t>日颁布的《</w:t>
      </w:r>
      <w:r>
        <w:rPr>
          <w:rFonts w:hint="eastAsia" w:ascii="仿宋_GB2312" w:hAnsi="仿宋" w:eastAsia="仿宋_GB2312" w:cs="仿宋"/>
          <w:color w:val="000000"/>
          <w:sz w:val="32"/>
          <w:szCs w:val="32"/>
          <w:lang w:eastAsia="zh-CN"/>
        </w:rPr>
        <w:t>华润啤酒经理级员工职务聘任管理办法</w:t>
      </w:r>
      <w:r>
        <w:rPr>
          <w:rFonts w:hint="eastAsia" w:ascii="仿宋_GB2312" w:hAnsi="仿宋" w:eastAsia="仿宋_GB2312" w:cs="仿宋"/>
          <w:color w:val="000000"/>
          <w:sz w:val="32"/>
          <w:szCs w:val="32"/>
        </w:rPr>
        <w:t>》（华啤B03-09-人力23B）同时废止。</w:t>
      </w:r>
    </w:p>
    <w:p w14:paraId="1CF85414">
      <w:pPr>
        <w:spacing w:after="0" w:line="560" w:lineRule="exact"/>
        <w:jc w:val="both"/>
        <w:rPr>
          <w:rFonts w:ascii="仿宋_GB2312" w:hAnsi="仿宋" w:eastAsia="仿宋_GB2312" w:cs="仿宋"/>
          <w:color w:val="000000"/>
          <w:sz w:val="32"/>
          <w:szCs w:val="32"/>
        </w:rPr>
      </w:pPr>
    </w:p>
    <w:p w14:paraId="7B83BDBF">
      <w:pPr>
        <w:spacing w:after="0" w:line="560" w:lineRule="exact"/>
        <w:jc w:val="both"/>
        <w:rPr>
          <w:rFonts w:ascii="仿宋_GB2312" w:hAnsi="仿宋" w:eastAsia="仿宋_GB2312" w:cs="仿宋"/>
          <w:color w:val="000000"/>
          <w:sz w:val="32"/>
          <w:szCs w:val="32"/>
        </w:rPr>
      </w:pPr>
    </w:p>
    <w:bookmarkEnd w:id="7"/>
    <w:bookmarkEnd w:id="8"/>
    <w:p w14:paraId="78DF7BBA">
      <w:pPr>
        <w:spacing w:after="0" w:line="560" w:lineRule="exact"/>
        <w:rPr>
          <w:rFonts w:ascii="仿宋_GB2312" w:hAnsi="黑体" w:eastAsia="仿宋_GB2312"/>
          <w:bCs/>
          <w:kern w:val="2"/>
          <w:sz w:val="32"/>
          <w:szCs w:val="32"/>
        </w:rPr>
      </w:pPr>
    </w:p>
    <w:p w14:paraId="07E627BD">
      <w:pPr>
        <w:spacing w:after="0" w:line="560" w:lineRule="exact"/>
        <w:rPr>
          <w:rFonts w:ascii="仿宋_GB2312" w:hAnsi="黑体" w:eastAsia="仿宋_GB2312"/>
          <w:bCs/>
          <w:kern w:val="2"/>
          <w:sz w:val="32"/>
          <w:szCs w:val="32"/>
        </w:rPr>
      </w:pPr>
    </w:p>
    <w:p w14:paraId="5CADDE92">
      <w:pPr>
        <w:spacing w:after="0" w:line="560" w:lineRule="exact"/>
        <w:ind w:left="-660" w:leftChars="-300" w:firstLine="640" w:firstLineChars="200"/>
        <w:jc w:val="both"/>
        <w:rPr>
          <w:rFonts w:hint="eastAsia" w:ascii="仿宋_GB2312" w:hAnsi="仿宋" w:eastAsia="仿宋_GB2312" w:cs="仿宋"/>
          <w:color w:val="auto"/>
          <w:sz w:val="32"/>
          <w:szCs w:val="32"/>
          <w:lang w:val="en-US" w:eastAsia="zh-CN"/>
        </w:rPr>
      </w:pPr>
      <w:r>
        <w:rPr>
          <w:rFonts w:hint="eastAsia" w:ascii="仿宋_GB2312" w:hAnsi="仿宋" w:eastAsia="仿宋_GB2312" w:cs="仿宋"/>
          <w:color w:val="auto"/>
          <w:sz w:val="32"/>
          <w:szCs w:val="32"/>
        </w:rPr>
        <w:t>华润啤酒（控股）有限公司</w:t>
      </w:r>
      <w:r>
        <w:rPr>
          <w:rFonts w:hint="eastAsia" w:ascii="仿宋_GB2312" w:hAnsi="仿宋" w:eastAsia="仿宋_GB2312" w:cs="仿宋"/>
          <w:color w:val="auto"/>
          <w:sz w:val="32"/>
          <w:szCs w:val="32"/>
          <w:lang w:val="en-US" w:eastAsia="zh-CN"/>
        </w:rPr>
        <w:t xml:space="preserve">   华润雪花啤酒（中国）投资</w:t>
      </w:r>
    </w:p>
    <w:p w14:paraId="359B6417">
      <w:pPr>
        <w:spacing w:after="0" w:line="560" w:lineRule="exact"/>
        <w:ind w:left="-660" w:leftChars="-300" w:firstLine="1280" w:firstLineChars="400"/>
        <w:jc w:val="both"/>
        <w:rPr>
          <w:rFonts w:hint="default" w:ascii="仿宋_GB2312" w:hAnsi="仿宋" w:eastAsia="仿宋_GB2312" w:cs="仿宋"/>
          <w:color w:val="auto"/>
          <w:sz w:val="32"/>
          <w:szCs w:val="32"/>
          <w:lang w:val="en-US" w:eastAsia="zh-CN"/>
        </w:rPr>
      </w:pPr>
      <w:r>
        <w:rPr>
          <w:rFonts w:hint="eastAsia" w:ascii="仿宋_GB2312" w:hAnsi="仿宋" w:eastAsia="仿宋_GB2312" w:cs="仿宋"/>
          <w:color w:val="auto"/>
          <w:sz w:val="32"/>
          <w:szCs w:val="32"/>
        </w:rPr>
        <w:t>二○二</w:t>
      </w:r>
      <w:r>
        <w:rPr>
          <w:rFonts w:hint="eastAsia" w:ascii="仿宋_GB2312" w:hAnsi="仿宋" w:eastAsia="仿宋_GB2312" w:cs="仿宋"/>
          <w:color w:val="auto"/>
          <w:sz w:val="32"/>
          <w:szCs w:val="32"/>
          <w:lang w:val="en-US" w:eastAsia="zh-CN"/>
        </w:rPr>
        <w:t>六</w:t>
      </w:r>
      <w:r>
        <w:rPr>
          <w:rFonts w:hint="eastAsia" w:ascii="仿宋_GB2312" w:hAnsi="仿宋" w:eastAsia="仿宋_GB2312" w:cs="仿宋"/>
          <w:color w:val="auto"/>
          <w:sz w:val="32"/>
          <w:szCs w:val="32"/>
        </w:rPr>
        <w:t>年</w:t>
      </w:r>
      <w:r>
        <w:rPr>
          <w:rFonts w:hint="eastAsia" w:ascii="仿宋_GB2312" w:hAnsi="仿宋" w:eastAsia="仿宋_GB2312" w:cs="仿宋"/>
          <w:color w:val="auto"/>
          <w:sz w:val="32"/>
          <w:szCs w:val="32"/>
          <w:lang w:val="en-US" w:eastAsia="zh-CN"/>
        </w:rPr>
        <w:t>五</w:t>
      </w:r>
      <w:r>
        <w:rPr>
          <w:rFonts w:hint="eastAsia" w:ascii="仿宋_GB2312" w:hAnsi="仿宋" w:eastAsia="仿宋_GB2312" w:cs="仿宋"/>
          <w:color w:val="auto"/>
          <w:sz w:val="32"/>
          <w:szCs w:val="32"/>
        </w:rPr>
        <w:t>月</w:t>
      </w:r>
      <w:r>
        <w:rPr>
          <w:rFonts w:hint="eastAsia" w:ascii="仿宋_GB2312" w:hAnsi="仿宋" w:eastAsia="仿宋_GB2312" w:cs="仿宋"/>
          <w:color w:val="auto"/>
          <w:sz w:val="32"/>
          <w:szCs w:val="32"/>
          <w:lang w:val="en-US" w:eastAsia="zh-CN"/>
        </w:rPr>
        <w:t>*</w:t>
      </w:r>
      <w:r>
        <w:rPr>
          <w:rFonts w:hint="eastAsia" w:ascii="仿宋_GB2312" w:hAnsi="仿宋" w:eastAsia="仿宋_GB2312" w:cs="仿宋"/>
          <w:color w:val="auto"/>
          <w:sz w:val="32"/>
          <w:szCs w:val="32"/>
        </w:rPr>
        <w:t>日</w:t>
      </w:r>
      <w:r>
        <w:rPr>
          <w:rFonts w:hint="eastAsia" w:ascii="仿宋_GB2312" w:hAnsi="仿宋" w:eastAsia="仿宋_GB2312" w:cs="仿宋"/>
          <w:color w:val="auto"/>
          <w:sz w:val="32"/>
          <w:szCs w:val="32"/>
          <w:lang w:val="en-US" w:eastAsia="zh-CN"/>
        </w:rPr>
        <w:t xml:space="preserve">                     有限公司</w:t>
      </w:r>
    </w:p>
    <w:p w14:paraId="5D4CA292">
      <w:pPr>
        <w:spacing w:after="0" w:line="560" w:lineRule="exact"/>
        <w:ind w:firstLine="5120" w:firstLineChars="1600"/>
        <w:jc w:val="both"/>
        <w:rPr>
          <w:rFonts w:hint="eastAsia" w:ascii="仿宋_GB2312" w:hAnsi="仿宋" w:eastAsia="仿宋_GB2312" w:cs="仿宋"/>
          <w:color w:val="auto"/>
          <w:sz w:val="32"/>
          <w:szCs w:val="32"/>
        </w:rPr>
      </w:pPr>
      <w:r>
        <w:rPr>
          <w:rFonts w:hint="eastAsia" w:ascii="仿宋_GB2312" w:hAnsi="仿宋" w:eastAsia="仿宋_GB2312" w:cs="仿宋"/>
          <w:color w:val="auto"/>
          <w:sz w:val="32"/>
          <w:szCs w:val="32"/>
        </w:rPr>
        <w:t>二○二</w:t>
      </w:r>
      <w:r>
        <w:rPr>
          <w:rFonts w:hint="eastAsia" w:ascii="仿宋_GB2312" w:hAnsi="仿宋" w:eastAsia="仿宋_GB2312" w:cs="仿宋"/>
          <w:color w:val="auto"/>
          <w:sz w:val="32"/>
          <w:szCs w:val="32"/>
          <w:lang w:val="en-US" w:eastAsia="zh-CN"/>
        </w:rPr>
        <w:t>六</w:t>
      </w:r>
      <w:r>
        <w:rPr>
          <w:rFonts w:hint="eastAsia" w:ascii="仿宋_GB2312" w:hAnsi="仿宋" w:eastAsia="仿宋_GB2312" w:cs="仿宋"/>
          <w:color w:val="auto"/>
          <w:sz w:val="32"/>
          <w:szCs w:val="32"/>
        </w:rPr>
        <w:t>年</w:t>
      </w:r>
      <w:r>
        <w:rPr>
          <w:rFonts w:hint="eastAsia" w:ascii="仿宋_GB2312" w:hAnsi="仿宋" w:eastAsia="仿宋_GB2312" w:cs="仿宋"/>
          <w:color w:val="auto"/>
          <w:sz w:val="32"/>
          <w:szCs w:val="32"/>
          <w:lang w:val="en-US" w:eastAsia="zh-CN"/>
        </w:rPr>
        <w:t>五</w:t>
      </w:r>
      <w:r>
        <w:rPr>
          <w:rFonts w:hint="eastAsia" w:ascii="仿宋_GB2312" w:hAnsi="仿宋" w:eastAsia="仿宋_GB2312" w:cs="仿宋"/>
          <w:color w:val="auto"/>
          <w:sz w:val="32"/>
          <w:szCs w:val="32"/>
        </w:rPr>
        <w:t>月</w:t>
      </w:r>
      <w:r>
        <w:rPr>
          <w:rFonts w:hint="eastAsia" w:ascii="仿宋_GB2312" w:hAnsi="仿宋" w:eastAsia="仿宋_GB2312" w:cs="仿宋"/>
          <w:color w:val="auto"/>
          <w:sz w:val="32"/>
          <w:szCs w:val="32"/>
          <w:lang w:val="en-US" w:eastAsia="zh-CN"/>
        </w:rPr>
        <w:t>*</w:t>
      </w:r>
      <w:r>
        <w:rPr>
          <w:rFonts w:hint="eastAsia" w:ascii="仿宋_GB2312" w:hAnsi="仿宋" w:eastAsia="仿宋_GB2312" w:cs="仿宋"/>
          <w:color w:val="auto"/>
          <w:sz w:val="32"/>
          <w:szCs w:val="32"/>
        </w:rPr>
        <w:t>日</w:t>
      </w:r>
    </w:p>
    <w:p w14:paraId="43ADD3F2">
      <w:pPr>
        <w:spacing w:after="0" w:line="560" w:lineRule="exact"/>
        <w:ind w:left="721" w:leftChars="-254" w:hanging="1280" w:hangingChars="400"/>
        <w:jc w:val="both"/>
        <w:rPr>
          <w:rFonts w:hint="eastAsia" w:ascii="仿宋_GB2312" w:hAnsi="仿宋" w:eastAsia="仿宋_GB2312" w:cs="仿宋"/>
          <w:color w:val="auto"/>
          <w:sz w:val="32"/>
          <w:szCs w:val="32"/>
          <w:lang w:val="en-US" w:eastAsia="zh-CN"/>
        </w:rPr>
      </w:pPr>
      <w:r>
        <w:rPr>
          <w:rFonts w:hint="eastAsia" w:ascii="仿宋_GB2312" w:hAnsi="仿宋" w:eastAsia="仿宋_GB2312" w:cs="仿宋"/>
          <w:color w:val="auto"/>
          <w:sz w:val="32"/>
          <w:szCs w:val="32"/>
        </w:rPr>
        <w:t>华润雪花啤酒（中国）有限公司</w:t>
      </w:r>
      <w:r>
        <w:rPr>
          <w:rFonts w:hint="eastAsia" w:ascii="仿宋_GB2312" w:hAnsi="仿宋" w:eastAsia="仿宋_GB2312" w:cs="仿宋"/>
          <w:color w:val="auto"/>
          <w:sz w:val="32"/>
          <w:szCs w:val="32"/>
          <w:lang w:val="en-US" w:eastAsia="zh-CN"/>
        </w:rPr>
        <w:t xml:space="preserve">   华润雪花啤酒（中国）有限</w:t>
      </w:r>
      <w:r>
        <w:rPr>
          <w:rFonts w:hint="eastAsia" w:ascii="仿宋_GB2312" w:hAnsi="仿宋" w:eastAsia="仿宋_GB2312" w:cs="仿宋"/>
          <w:color w:val="auto"/>
          <w:sz w:val="32"/>
          <w:szCs w:val="32"/>
        </w:rPr>
        <w:t>二○二</w:t>
      </w:r>
      <w:r>
        <w:rPr>
          <w:rFonts w:hint="eastAsia" w:ascii="仿宋_GB2312" w:hAnsi="仿宋" w:eastAsia="仿宋_GB2312" w:cs="仿宋"/>
          <w:color w:val="auto"/>
          <w:sz w:val="32"/>
          <w:szCs w:val="32"/>
          <w:lang w:val="en-US" w:eastAsia="zh-CN"/>
        </w:rPr>
        <w:t>六</w:t>
      </w:r>
      <w:r>
        <w:rPr>
          <w:rFonts w:hint="eastAsia" w:ascii="仿宋_GB2312" w:hAnsi="仿宋" w:eastAsia="仿宋_GB2312" w:cs="仿宋"/>
          <w:color w:val="auto"/>
          <w:sz w:val="32"/>
          <w:szCs w:val="32"/>
        </w:rPr>
        <w:t>年</w:t>
      </w:r>
      <w:r>
        <w:rPr>
          <w:rFonts w:hint="eastAsia" w:ascii="仿宋_GB2312" w:hAnsi="仿宋" w:eastAsia="仿宋_GB2312" w:cs="仿宋"/>
          <w:color w:val="auto"/>
          <w:sz w:val="32"/>
          <w:szCs w:val="32"/>
          <w:lang w:val="en-US" w:eastAsia="zh-CN"/>
        </w:rPr>
        <w:t>五</w:t>
      </w:r>
      <w:r>
        <w:rPr>
          <w:rFonts w:hint="eastAsia" w:ascii="仿宋_GB2312" w:hAnsi="仿宋" w:eastAsia="仿宋_GB2312" w:cs="仿宋"/>
          <w:color w:val="auto"/>
          <w:sz w:val="32"/>
          <w:szCs w:val="32"/>
        </w:rPr>
        <w:t>月</w:t>
      </w:r>
      <w:r>
        <w:rPr>
          <w:rFonts w:hint="eastAsia" w:ascii="仿宋_GB2312" w:hAnsi="仿宋" w:eastAsia="仿宋_GB2312" w:cs="仿宋"/>
          <w:color w:val="auto"/>
          <w:sz w:val="32"/>
          <w:szCs w:val="32"/>
          <w:lang w:val="en-US" w:eastAsia="zh-CN"/>
        </w:rPr>
        <w:t>*</w:t>
      </w:r>
      <w:r>
        <w:rPr>
          <w:rFonts w:hint="eastAsia" w:ascii="仿宋_GB2312" w:hAnsi="仿宋" w:eastAsia="仿宋_GB2312" w:cs="仿宋"/>
          <w:color w:val="auto"/>
          <w:sz w:val="32"/>
          <w:szCs w:val="32"/>
        </w:rPr>
        <w:t>日</w:t>
      </w:r>
      <w:r>
        <w:rPr>
          <w:rFonts w:hint="eastAsia" w:ascii="仿宋_GB2312" w:hAnsi="仿宋" w:eastAsia="仿宋_GB2312" w:cs="仿宋"/>
          <w:color w:val="auto"/>
          <w:sz w:val="32"/>
          <w:szCs w:val="32"/>
          <w:lang w:val="en-US" w:eastAsia="zh-CN"/>
        </w:rPr>
        <w:t xml:space="preserve">               公司成都分公司</w:t>
      </w:r>
    </w:p>
    <w:p w14:paraId="2935DB25">
      <w:pPr>
        <w:spacing w:after="0" w:line="560" w:lineRule="exact"/>
        <w:ind w:firstLine="5120" w:firstLineChars="1600"/>
        <w:jc w:val="both"/>
        <w:rPr>
          <w:rFonts w:hint="eastAsia" w:ascii="仿宋_GB2312" w:hAnsi="仿宋" w:eastAsia="仿宋_GB2312" w:cs="仿宋"/>
          <w:color w:val="auto"/>
          <w:sz w:val="32"/>
          <w:szCs w:val="32"/>
        </w:rPr>
      </w:pPr>
      <w:r>
        <w:rPr>
          <w:rFonts w:hint="eastAsia" w:ascii="仿宋_GB2312" w:hAnsi="仿宋" w:eastAsia="仿宋_GB2312" w:cs="仿宋"/>
          <w:color w:val="auto"/>
          <w:sz w:val="32"/>
          <w:szCs w:val="32"/>
        </w:rPr>
        <w:t>二○二</w:t>
      </w:r>
      <w:r>
        <w:rPr>
          <w:rFonts w:hint="eastAsia" w:ascii="仿宋_GB2312" w:hAnsi="仿宋" w:eastAsia="仿宋_GB2312" w:cs="仿宋"/>
          <w:color w:val="auto"/>
          <w:sz w:val="32"/>
          <w:szCs w:val="32"/>
          <w:lang w:val="en-US" w:eastAsia="zh-CN"/>
        </w:rPr>
        <w:t>六</w:t>
      </w:r>
      <w:r>
        <w:rPr>
          <w:rFonts w:hint="eastAsia" w:ascii="仿宋_GB2312" w:hAnsi="仿宋" w:eastAsia="仿宋_GB2312" w:cs="仿宋"/>
          <w:color w:val="auto"/>
          <w:sz w:val="32"/>
          <w:szCs w:val="32"/>
        </w:rPr>
        <w:t>年</w:t>
      </w:r>
      <w:r>
        <w:rPr>
          <w:rFonts w:hint="eastAsia" w:ascii="仿宋_GB2312" w:hAnsi="仿宋" w:eastAsia="仿宋_GB2312" w:cs="仿宋"/>
          <w:color w:val="auto"/>
          <w:sz w:val="32"/>
          <w:szCs w:val="32"/>
          <w:lang w:val="en-US" w:eastAsia="zh-CN"/>
        </w:rPr>
        <w:t>五</w:t>
      </w:r>
      <w:r>
        <w:rPr>
          <w:rFonts w:hint="eastAsia" w:ascii="仿宋_GB2312" w:hAnsi="仿宋" w:eastAsia="仿宋_GB2312" w:cs="仿宋"/>
          <w:color w:val="auto"/>
          <w:sz w:val="32"/>
          <w:szCs w:val="32"/>
        </w:rPr>
        <w:t>月</w:t>
      </w:r>
      <w:r>
        <w:rPr>
          <w:rFonts w:hint="eastAsia" w:ascii="仿宋_GB2312" w:hAnsi="仿宋" w:eastAsia="仿宋_GB2312" w:cs="仿宋"/>
          <w:color w:val="auto"/>
          <w:sz w:val="32"/>
          <w:szCs w:val="32"/>
          <w:lang w:val="en-US" w:eastAsia="zh-CN"/>
        </w:rPr>
        <w:t>*</w:t>
      </w:r>
      <w:r>
        <w:rPr>
          <w:rFonts w:hint="eastAsia" w:ascii="仿宋_GB2312" w:hAnsi="仿宋" w:eastAsia="仿宋_GB2312" w:cs="仿宋"/>
          <w:color w:val="auto"/>
          <w:sz w:val="32"/>
          <w:szCs w:val="32"/>
        </w:rPr>
        <w:t>日</w:t>
      </w:r>
    </w:p>
    <w:p w14:paraId="7707A881">
      <w:pPr>
        <w:spacing w:after="0" w:line="560" w:lineRule="exact"/>
        <w:ind w:left="721" w:leftChars="37" w:hanging="640" w:hangingChars="200"/>
        <w:jc w:val="both"/>
        <w:rPr>
          <w:rFonts w:hint="eastAsia" w:ascii="仿宋_GB2312" w:hAnsi="仿宋" w:eastAsia="仿宋_GB2312" w:cs="仿宋"/>
          <w:color w:val="auto"/>
          <w:sz w:val="32"/>
          <w:szCs w:val="32"/>
          <w:lang w:val="en-US" w:eastAsia="zh-CN"/>
        </w:rPr>
      </w:pPr>
      <w:r>
        <w:rPr>
          <w:rFonts w:hint="eastAsia" w:ascii="仿宋_GB2312" w:hAnsi="仿宋" w:eastAsia="仿宋_GB2312" w:cs="仿宋"/>
          <w:color w:val="auto"/>
          <w:sz w:val="32"/>
          <w:szCs w:val="32"/>
          <w:lang w:val="en-US" w:eastAsia="zh-CN"/>
        </w:rPr>
        <w:t>华润雪花电子商务有限公司</w:t>
      </w:r>
    </w:p>
    <w:p w14:paraId="5B301E2C">
      <w:pPr>
        <w:spacing w:after="0" w:line="560" w:lineRule="exact"/>
        <w:ind w:left="719" w:leftChars="327" w:firstLine="0" w:firstLineChars="0"/>
        <w:jc w:val="both"/>
        <w:rPr>
          <w:rFonts w:hint="eastAsia" w:ascii="仿宋_GB2312" w:hAnsi="仿宋" w:eastAsia="仿宋_GB2312" w:cs="仿宋"/>
          <w:color w:val="auto"/>
          <w:sz w:val="32"/>
          <w:szCs w:val="32"/>
          <w:lang w:val="en-US" w:eastAsia="zh-CN"/>
        </w:rPr>
      </w:pPr>
      <w:r>
        <w:rPr>
          <w:rFonts w:hint="eastAsia" w:ascii="仿宋_GB2312" w:hAnsi="仿宋" w:eastAsia="仿宋_GB2312" w:cs="仿宋"/>
          <w:color w:val="auto"/>
          <w:sz w:val="32"/>
          <w:szCs w:val="32"/>
        </w:rPr>
        <w:t>二○二</w:t>
      </w:r>
      <w:r>
        <w:rPr>
          <w:rFonts w:hint="eastAsia" w:ascii="仿宋_GB2312" w:hAnsi="仿宋" w:eastAsia="仿宋_GB2312" w:cs="仿宋"/>
          <w:color w:val="auto"/>
          <w:sz w:val="32"/>
          <w:szCs w:val="32"/>
          <w:lang w:val="en-US" w:eastAsia="zh-CN"/>
        </w:rPr>
        <w:t>六</w:t>
      </w:r>
      <w:r>
        <w:rPr>
          <w:rFonts w:hint="eastAsia" w:ascii="仿宋_GB2312" w:hAnsi="仿宋" w:eastAsia="仿宋_GB2312" w:cs="仿宋"/>
          <w:color w:val="auto"/>
          <w:sz w:val="32"/>
          <w:szCs w:val="32"/>
        </w:rPr>
        <w:t>年</w:t>
      </w:r>
      <w:r>
        <w:rPr>
          <w:rFonts w:hint="eastAsia" w:ascii="仿宋_GB2312" w:hAnsi="仿宋" w:eastAsia="仿宋_GB2312" w:cs="仿宋"/>
          <w:color w:val="auto"/>
          <w:sz w:val="32"/>
          <w:szCs w:val="32"/>
          <w:lang w:val="en-US" w:eastAsia="zh-CN"/>
        </w:rPr>
        <w:t>五</w:t>
      </w:r>
      <w:r>
        <w:rPr>
          <w:rFonts w:hint="eastAsia" w:ascii="仿宋_GB2312" w:hAnsi="仿宋" w:eastAsia="仿宋_GB2312" w:cs="仿宋"/>
          <w:color w:val="auto"/>
          <w:sz w:val="32"/>
          <w:szCs w:val="32"/>
        </w:rPr>
        <w:t>月</w:t>
      </w:r>
      <w:r>
        <w:rPr>
          <w:rFonts w:hint="eastAsia" w:ascii="仿宋_GB2312" w:hAnsi="仿宋" w:eastAsia="仿宋_GB2312" w:cs="仿宋"/>
          <w:color w:val="auto"/>
          <w:sz w:val="32"/>
          <w:szCs w:val="32"/>
          <w:lang w:val="en-US" w:eastAsia="zh-CN"/>
        </w:rPr>
        <w:t>*</w:t>
      </w:r>
      <w:r>
        <w:rPr>
          <w:rFonts w:hint="eastAsia" w:ascii="仿宋_GB2312" w:hAnsi="仿宋" w:eastAsia="仿宋_GB2312" w:cs="仿宋"/>
          <w:color w:val="auto"/>
          <w:sz w:val="32"/>
          <w:szCs w:val="32"/>
        </w:rPr>
        <w:t>日</w:t>
      </w:r>
      <w:r>
        <w:rPr>
          <w:rFonts w:hint="eastAsia" w:ascii="仿宋_GB2312" w:hAnsi="仿宋" w:eastAsia="仿宋_GB2312" w:cs="仿宋"/>
          <w:color w:val="auto"/>
          <w:sz w:val="32"/>
          <w:szCs w:val="32"/>
          <w:lang w:val="en-US" w:eastAsia="zh-CN"/>
        </w:rPr>
        <w:t xml:space="preserve">  </w:t>
      </w:r>
    </w:p>
    <w:p w14:paraId="70CBC94F">
      <w:pPr>
        <w:spacing w:after="0" w:line="560" w:lineRule="exact"/>
        <w:jc w:val="right"/>
        <w:rPr>
          <w:rFonts w:ascii="仿宋_GB2312" w:hAnsi="仿宋" w:eastAsia="仿宋_GB2312" w:cs="仿宋"/>
          <w:color w:val="000000"/>
          <w:sz w:val="32"/>
          <w:szCs w:val="32"/>
        </w:rPr>
      </w:pPr>
    </w:p>
    <w:sectPr>
      <w:footerReference r:id="rId7" w:type="default"/>
      <w:pgSz w:w="11906" w:h="16838"/>
      <w:pgMar w:top="1440" w:right="1800" w:bottom="1440" w:left="1800" w:header="992" w:footer="567"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MicrosoftYaHei-Bold">
    <w:altName w:val="Segoe Print"/>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楷体">
    <w:panose1 w:val="02010600040101010101"/>
    <w:charset w:val="86"/>
    <w:family w:val="auto"/>
    <w:pitch w:val="default"/>
    <w:sig w:usb0="00000287" w:usb1="080F0000" w:usb2="00000000" w:usb3="00000000" w:csb0="0004009F" w:csb1="DFD7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_GB2312">
    <w:altName w:val="仿宋"/>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FF41A">
    <w:pPr>
      <w:pStyle w:val="7"/>
      <w:jc w:val="center"/>
    </w:pPr>
  </w:p>
  <w:p w14:paraId="3AA852D3">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0ADA15">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81363512"/>
      <w:placeholder>
        <w:docPart w:val="F2EB5BA70E9049EC8FFB4D03021B6556"/>
      </w:placeholder>
      <w:temporary/>
      <w:showingPlcHdr/>
      <w15:appearance w15:val="hidden"/>
    </w:sdtPr>
    <w:sdtContent>
      <w:p w14:paraId="35C3E996">
        <w:pPr>
          <w:pStyle w:val="8"/>
          <w:spacing w:before="120" w:after="120"/>
        </w:pPr>
        <w:r>
          <w:rPr>
            <w:lang w:val="zh-CN"/>
          </w:rPr>
          <w:t>[在此处键入]</w:t>
        </w:r>
      </w:p>
    </w:sdtContent>
  </w:sdt>
  <w:p w14:paraId="23B4FC37">
    <w:pPr>
      <w:pStyle w:val="8"/>
      <w:jc w:val="right"/>
    </w:pPr>
    <w:r>
      <w:drawing>
        <wp:inline distT="0" distB="0" distL="0" distR="0">
          <wp:extent cx="1206500" cy="292735"/>
          <wp:effectExtent l="0" t="0" r="0" b="0"/>
          <wp:docPr id="10" name="图片 10" descr="https://www.crc.com.hk/images/crc-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https://www.crc.com.hk/images/crc-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93595" cy="31398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9F77DB"/>
    <w:multiLevelType w:val="multilevel"/>
    <w:tmpl w:val="1A9F77DB"/>
    <w:lvl w:ilvl="0" w:tentative="0">
      <w:start w:val="1"/>
      <w:numFmt w:val="japaneseCounting"/>
      <w:pStyle w:val="28"/>
      <w:lvlText w:val="第%1章"/>
      <w:lvlJc w:val="left"/>
      <w:pPr>
        <w:ind w:left="3500" w:hanging="1080"/>
      </w:pPr>
      <w:rPr>
        <w:rFonts w:hint="eastAsia" w:ascii="黑体" w:hAnsi="黑体" w:eastAsia="黑体"/>
        <w:b w:val="0"/>
        <w:sz w:val="32"/>
        <w:szCs w:val="32"/>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FC91163"/>
    <w:multiLevelType w:val="multilevel"/>
    <w:tmpl w:val="1FC91163"/>
    <w:lvl w:ilvl="0" w:tentative="0">
      <w:start w:val="1"/>
      <w:numFmt w:val="decimal"/>
      <w:pStyle w:val="36"/>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35"/>
      <w:suff w:val="nothing"/>
      <w:lvlText w:val="%1.%2　"/>
      <w:lvlJc w:val="left"/>
      <w:pPr>
        <w:ind w:left="0" w:firstLine="0"/>
      </w:pPr>
      <w:rPr>
        <w:rFonts w:hint="eastAsia" w:ascii="黑体" w:hAnsi="Times New Roman" w:eastAsia="黑体" w:cs="Times New Roman"/>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tentative="0">
      <w:start w:val="1"/>
      <w:numFmt w:val="decimal"/>
      <w:pStyle w:val="37"/>
      <w:suff w:val="nothing"/>
      <w:lvlText w:val="%1.%2.%3　"/>
      <w:lvlJc w:val="left"/>
      <w:pPr>
        <w:ind w:left="0" w:firstLine="0"/>
      </w:pPr>
      <w:rPr>
        <w:rFonts w:hint="eastAsia" w:ascii="黑体" w:hAnsi="Times New Roman" w:eastAsia="黑体"/>
        <w:b w:val="0"/>
        <w:i w:val="0"/>
        <w:sz w:val="21"/>
      </w:rPr>
    </w:lvl>
    <w:lvl w:ilvl="3" w:tentative="0">
      <w:start w:val="1"/>
      <w:numFmt w:val="decimal"/>
      <w:pStyle w:val="40"/>
      <w:suff w:val="nothing"/>
      <w:lvlText w:val="%1.%2.%3.%4　"/>
      <w:lvlJc w:val="left"/>
      <w:pPr>
        <w:ind w:left="0" w:firstLine="0"/>
      </w:pPr>
      <w:rPr>
        <w:rFonts w:hint="eastAsia" w:ascii="黑体" w:hAnsi="Times New Roman" w:eastAsia="黑体"/>
        <w:b w:val="0"/>
        <w:i w:val="0"/>
        <w:sz w:val="21"/>
      </w:rPr>
    </w:lvl>
    <w:lvl w:ilvl="4" w:tentative="0">
      <w:start w:val="1"/>
      <w:numFmt w:val="decimal"/>
      <w:pStyle w:val="41"/>
      <w:suff w:val="nothing"/>
      <w:lvlText w:val="%1.%2.%3.%4.%5　"/>
      <w:lvlJc w:val="left"/>
      <w:pPr>
        <w:ind w:left="0" w:firstLine="0"/>
      </w:pPr>
      <w:rPr>
        <w:rFonts w:hint="eastAsia" w:ascii="黑体" w:hAnsi="Times New Roman" w:eastAsia="黑体"/>
        <w:b w:val="0"/>
        <w:i w:val="0"/>
        <w:sz w:val="21"/>
      </w:rPr>
    </w:lvl>
    <w:lvl w:ilvl="5" w:tentative="0">
      <w:start w:val="1"/>
      <w:numFmt w:val="decimal"/>
      <w:pStyle w:val="42"/>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2">
    <w:nsid w:val="2C5917C3"/>
    <w:multiLevelType w:val="multilevel"/>
    <w:tmpl w:val="2C5917C3"/>
    <w:lvl w:ilvl="0" w:tentative="0">
      <w:start w:val="1"/>
      <w:numFmt w:val="none"/>
      <w:pStyle w:val="38"/>
      <w:suff w:val="nothing"/>
      <w:lvlText w:val="%1——"/>
      <w:lvlJc w:val="left"/>
      <w:pPr>
        <w:ind w:left="833" w:hanging="408"/>
      </w:pPr>
      <w:rPr>
        <w:rFonts w:hint="eastAsia"/>
      </w:rPr>
    </w:lvl>
    <w:lvl w:ilvl="1" w:tentative="0">
      <w:start w:val="1"/>
      <w:numFmt w:val="bullet"/>
      <w:pStyle w:val="39"/>
      <w:lvlText w:val=""/>
      <w:lvlJc w:val="left"/>
      <w:pPr>
        <w:tabs>
          <w:tab w:val="left" w:pos="760"/>
        </w:tabs>
        <w:ind w:left="1264" w:hanging="413"/>
      </w:pPr>
      <w:rPr>
        <w:rFonts w:hint="default" w:ascii="Symbol" w:hAnsi="Symbol"/>
        <w:color w:val="auto"/>
      </w:rPr>
    </w:lvl>
    <w:lvl w:ilvl="2" w:tentative="0">
      <w:start w:val="1"/>
      <w:numFmt w:val="bullet"/>
      <w:pStyle w:val="43"/>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咨询组">
    <w15:presenceInfo w15:providerId="None" w15:userId="咨询组"/>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HorizontalSpacing w:val="11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M1NjE4ZjU3MTllZmM5NmEzMWE4OGYxYjc1NWU1OTMifQ=="/>
  </w:docVars>
  <w:rsids>
    <w:rsidRoot w:val="00D63DDF"/>
    <w:rsid w:val="00000F41"/>
    <w:rsid w:val="000033BB"/>
    <w:rsid w:val="00004988"/>
    <w:rsid w:val="00005DB0"/>
    <w:rsid w:val="00007CCB"/>
    <w:rsid w:val="000105FD"/>
    <w:rsid w:val="00011072"/>
    <w:rsid w:val="0001206E"/>
    <w:rsid w:val="00017FBA"/>
    <w:rsid w:val="00020E6F"/>
    <w:rsid w:val="000211FF"/>
    <w:rsid w:val="00022600"/>
    <w:rsid w:val="00030275"/>
    <w:rsid w:val="00030312"/>
    <w:rsid w:val="000304F8"/>
    <w:rsid w:val="000305FE"/>
    <w:rsid w:val="00030B6D"/>
    <w:rsid w:val="00031F4C"/>
    <w:rsid w:val="000323EE"/>
    <w:rsid w:val="000358C4"/>
    <w:rsid w:val="00036A53"/>
    <w:rsid w:val="00036DD6"/>
    <w:rsid w:val="000479E2"/>
    <w:rsid w:val="0005090C"/>
    <w:rsid w:val="00052670"/>
    <w:rsid w:val="0005316A"/>
    <w:rsid w:val="0006015E"/>
    <w:rsid w:val="00061468"/>
    <w:rsid w:val="00061DF5"/>
    <w:rsid w:val="00064CC9"/>
    <w:rsid w:val="00066F52"/>
    <w:rsid w:val="00067113"/>
    <w:rsid w:val="000674EC"/>
    <w:rsid w:val="000678E6"/>
    <w:rsid w:val="00070732"/>
    <w:rsid w:val="00071A58"/>
    <w:rsid w:val="00072459"/>
    <w:rsid w:val="000724E8"/>
    <w:rsid w:val="000734F3"/>
    <w:rsid w:val="00073646"/>
    <w:rsid w:val="00073B89"/>
    <w:rsid w:val="0007529C"/>
    <w:rsid w:val="00076190"/>
    <w:rsid w:val="00076424"/>
    <w:rsid w:val="0007687C"/>
    <w:rsid w:val="00077798"/>
    <w:rsid w:val="00080FF2"/>
    <w:rsid w:val="00081BE8"/>
    <w:rsid w:val="00081F41"/>
    <w:rsid w:val="000837FE"/>
    <w:rsid w:val="00083B8B"/>
    <w:rsid w:val="00085664"/>
    <w:rsid w:val="00087DFE"/>
    <w:rsid w:val="00090336"/>
    <w:rsid w:val="00090CEC"/>
    <w:rsid w:val="00091376"/>
    <w:rsid w:val="00093EBA"/>
    <w:rsid w:val="000945B0"/>
    <w:rsid w:val="00096101"/>
    <w:rsid w:val="000A055B"/>
    <w:rsid w:val="000A0F1F"/>
    <w:rsid w:val="000A31C9"/>
    <w:rsid w:val="000A3A83"/>
    <w:rsid w:val="000A49C4"/>
    <w:rsid w:val="000A7DED"/>
    <w:rsid w:val="000B059A"/>
    <w:rsid w:val="000B2863"/>
    <w:rsid w:val="000B596F"/>
    <w:rsid w:val="000B6C11"/>
    <w:rsid w:val="000C03B5"/>
    <w:rsid w:val="000C1684"/>
    <w:rsid w:val="000C2C99"/>
    <w:rsid w:val="000C4B74"/>
    <w:rsid w:val="000C4EC6"/>
    <w:rsid w:val="000C66B0"/>
    <w:rsid w:val="000C7C18"/>
    <w:rsid w:val="000C7FAF"/>
    <w:rsid w:val="000D0399"/>
    <w:rsid w:val="000D07E3"/>
    <w:rsid w:val="000D0F5C"/>
    <w:rsid w:val="000D17CA"/>
    <w:rsid w:val="000D6E48"/>
    <w:rsid w:val="000D72DB"/>
    <w:rsid w:val="000D7A57"/>
    <w:rsid w:val="000E1781"/>
    <w:rsid w:val="000E17D8"/>
    <w:rsid w:val="000E22E4"/>
    <w:rsid w:val="000E2A52"/>
    <w:rsid w:val="000E4F85"/>
    <w:rsid w:val="000E7AF4"/>
    <w:rsid w:val="000F079D"/>
    <w:rsid w:val="000F0EFC"/>
    <w:rsid w:val="000F287D"/>
    <w:rsid w:val="000F28EC"/>
    <w:rsid w:val="000F4047"/>
    <w:rsid w:val="000F426A"/>
    <w:rsid w:val="000F45B1"/>
    <w:rsid w:val="000F5D32"/>
    <w:rsid w:val="00101CCF"/>
    <w:rsid w:val="00102B7D"/>
    <w:rsid w:val="00103BB3"/>
    <w:rsid w:val="00104471"/>
    <w:rsid w:val="00104C8A"/>
    <w:rsid w:val="001059C8"/>
    <w:rsid w:val="00105D41"/>
    <w:rsid w:val="00107707"/>
    <w:rsid w:val="0011079C"/>
    <w:rsid w:val="0011111D"/>
    <w:rsid w:val="00112828"/>
    <w:rsid w:val="00113599"/>
    <w:rsid w:val="001135CC"/>
    <w:rsid w:val="00113B0D"/>
    <w:rsid w:val="00113C3F"/>
    <w:rsid w:val="00114A52"/>
    <w:rsid w:val="00115023"/>
    <w:rsid w:val="001172C0"/>
    <w:rsid w:val="0012059C"/>
    <w:rsid w:val="001206AC"/>
    <w:rsid w:val="00125D75"/>
    <w:rsid w:val="00126CED"/>
    <w:rsid w:val="001325FE"/>
    <w:rsid w:val="00133E4C"/>
    <w:rsid w:val="00134374"/>
    <w:rsid w:val="0013790E"/>
    <w:rsid w:val="0014185A"/>
    <w:rsid w:val="00141DF4"/>
    <w:rsid w:val="00142B37"/>
    <w:rsid w:val="00142FB7"/>
    <w:rsid w:val="001433FE"/>
    <w:rsid w:val="00143D5E"/>
    <w:rsid w:val="0014602E"/>
    <w:rsid w:val="00146121"/>
    <w:rsid w:val="00146A92"/>
    <w:rsid w:val="00147555"/>
    <w:rsid w:val="00151679"/>
    <w:rsid w:val="00151C1C"/>
    <w:rsid w:val="0015603D"/>
    <w:rsid w:val="001570DA"/>
    <w:rsid w:val="00160743"/>
    <w:rsid w:val="00161981"/>
    <w:rsid w:val="00161DA6"/>
    <w:rsid w:val="00162E4A"/>
    <w:rsid w:val="00163472"/>
    <w:rsid w:val="001642E8"/>
    <w:rsid w:val="00164767"/>
    <w:rsid w:val="00166D88"/>
    <w:rsid w:val="001711BC"/>
    <w:rsid w:val="001721DE"/>
    <w:rsid w:val="001748C7"/>
    <w:rsid w:val="0017697C"/>
    <w:rsid w:val="0018186A"/>
    <w:rsid w:val="00181974"/>
    <w:rsid w:val="00182955"/>
    <w:rsid w:val="001841C7"/>
    <w:rsid w:val="00185096"/>
    <w:rsid w:val="00187AB3"/>
    <w:rsid w:val="00187D3A"/>
    <w:rsid w:val="0019290E"/>
    <w:rsid w:val="0019567D"/>
    <w:rsid w:val="00196C56"/>
    <w:rsid w:val="00196CBA"/>
    <w:rsid w:val="001A3A49"/>
    <w:rsid w:val="001A3E90"/>
    <w:rsid w:val="001A56DA"/>
    <w:rsid w:val="001A6670"/>
    <w:rsid w:val="001B0026"/>
    <w:rsid w:val="001B123B"/>
    <w:rsid w:val="001B28DB"/>
    <w:rsid w:val="001B3866"/>
    <w:rsid w:val="001B532B"/>
    <w:rsid w:val="001B6430"/>
    <w:rsid w:val="001B75B2"/>
    <w:rsid w:val="001B7AFC"/>
    <w:rsid w:val="001C2A85"/>
    <w:rsid w:val="001C2C1C"/>
    <w:rsid w:val="001C3005"/>
    <w:rsid w:val="001C30B1"/>
    <w:rsid w:val="001C44D9"/>
    <w:rsid w:val="001D1F10"/>
    <w:rsid w:val="001D2DCF"/>
    <w:rsid w:val="001D3C98"/>
    <w:rsid w:val="001D49A3"/>
    <w:rsid w:val="001D5FCE"/>
    <w:rsid w:val="001D795E"/>
    <w:rsid w:val="001E1F42"/>
    <w:rsid w:val="001E2A3B"/>
    <w:rsid w:val="001E2AE2"/>
    <w:rsid w:val="001E3733"/>
    <w:rsid w:val="001E3A27"/>
    <w:rsid w:val="001E54DA"/>
    <w:rsid w:val="001E5D90"/>
    <w:rsid w:val="001F1036"/>
    <w:rsid w:val="001F26D2"/>
    <w:rsid w:val="001F4236"/>
    <w:rsid w:val="001F62B0"/>
    <w:rsid w:val="001F7A14"/>
    <w:rsid w:val="00200B5F"/>
    <w:rsid w:val="00205A17"/>
    <w:rsid w:val="00205DBE"/>
    <w:rsid w:val="00210AD4"/>
    <w:rsid w:val="00210EAD"/>
    <w:rsid w:val="00214296"/>
    <w:rsid w:val="002143CD"/>
    <w:rsid w:val="00214DC6"/>
    <w:rsid w:val="002172D6"/>
    <w:rsid w:val="002206D4"/>
    <w:rsid w:val="00222B54"/>
    <w:rsid w:val="00223BD7"/>
    <w:rsid w:val="0022424E"/>
    <w:rsid w:val="002244F1"/>
    <w:rsid w:val="00227E40"/>
    <w:rsid w:val="00230078"/>
    <w:rsid w:val="00236676"/>
    <w:rsid w:val="00236BF4"/>
    <w:rsid w:val="00236E63"/>
    <w:rsid w:val="00240A09"/>
    <w:rsid w:val="00241A6B"/>
    <w:rsid w:val="00250E61"/>
    <w:rsid w:val="00251F5D"/>
    <w:rsid w:val="00253DEF"/>
    <w:rsid w:val="00254F91"/>
    <w:rsid w:val="00256CC5"/>
    <w:rsid w:val="00257531"/>
    <w:rsid w:val="002612F4"/>
    <w:rsid w:val="0026139F"/>
    <w:rsid w:val="002622F9"/>
    <w:rsid w:val="00263BE7"/>
    <w:rsid w:val="00264BCB"/>
    <w:rsid w:val="002657AA"/>
    <w:rsid w:val="002668D1"/>
    <w:rsid w:val="00266A86"/>
    <w:rsid w:val="00270F79"/>
    <w:rsid w:val="00276098"/>
    <w:rsid w:val="0027693C"/>
    <w:rsid w:val="0028044C"/>
    <w:rsid w:val="00280A9F"/>
    <w:rsid w:val="00283141"/>
    <w:rsid w:val="00283176"/>
    <w:rsid w:val="0028455C"/>
    <w:rsid w:val="00284A2D"/>
    <w:rsid w:val="00285B5F"/>
    <w:rsid w:val="002875A7"/>
    <w:rsid w:val="00290A1F"/>
    <w:rsid w:val="00290F43"/>
    <w:rsid w:val="00291148"/>
    <w:rsid w:val="0029189B"/>
    <w:rsid w:val="002933C2"/>
    <w:rsid w:val="00293644"/>
    <w:rsid w:val="00294A0C"/>
    <w:rsid w:val="00295736"/>
    <w:rsid w:val="002A0BDA"/>
    <w:rsid w:val="002A1DBE"/>
    <w:rsid w:val="002A5D90"/>
    <w:rsid w:val="002A6960"/>
    <w:rsid w:val="002A6F0E"/>
    <w:rsid w:val="002B125C"/>
    <w:rsid w:val="002B1817"/>
    <w:rsid w:val="002B1A52"/>
    <w:rsid w:val="002B1C8D"/>
    <w:rsid w:val="002B6AE7"/>
    <w:rsid w:val="002B72EE"/>
    <w:rsid w:val="002B7C8D"/>
    <w:rsid w:val="002C4405"/>
    <w:rsid w:val="002C6109"/>
    <w:rsid w:val="002C6A0B"/>
    <w:rsid w:val="002D7834"/>
    <w:rsid w:val="002E3327"/>
    <w:rsid w:val="002E348C"/>
    <w:rsid w:val="002E7158"/>
    <w:rsid w:val="002E74D1"/>
    <w:rsid w:val="002E7CD8"/>
    <w:rsid w:val="002F2B02"/>
    <w:rsid w:val="002F4C23"/>
    <w:rsid w:val="002F600E"/>
    <w:rsid w:val="002F6458"/>
    <w:rsid w:val="002F6B59"/>
    <w:rsid w:val="002F77CB"/>
    <w:rsid w:val="00301C20"/>
    <w:rsid w:val="00302865"/>
    <w:rsid w:val="00303567"/>
    <w:rsid w:val="003042CB"/>
    <w:rsid w:val="00304A72"/>
    <w:rsid w:val="00304D97"/>
    <w:rsid w:val="00304F28"/>
    <w:rsid w:val="00306047"/>
    <w:rsid w:val="003065AA"/>
    <w:rsid w:val="00307082"/>
    <w:rsid w:val="003116B4"/>
    <w:rsid w:val="00313841"/>
    <w:rsid w:val="003152FB"/>
    <w:rsid w:val="00320647"/>
    <w:rsid w:val="00321693"/>
    <w:rsid w:val="00323B37"/>
    <w:rsid w:val="00325558"/>
    <w:rsid w:val="00325EA2"/>
    <w:rsid w:val="00326D4B"/>
    <w:rsid w:val="00327115"/>
    <w:rsid w:val="0033185C"/>
    <w:rsid w:val="00331E22"/>
    <w:rsid w:val="00332233"/>
    <w:rsid w:val="00333B44"/>
    <w:rsid w:val="00333E2B"/>
    <w:rsid w:val="00336E1F"/>
    <w:rsid w:val="00340F5B"/>
    <w:rsid w:val="00343A72"/>
    <w:rsid w:val="00346536"/>
    <w:rsid w:val="003513D3"/>
    <w:rsid w:val="00353325"/>
    <w:rsid w:val="003536FC"/>
    <w:rsid w:val="00353E89"/>
    <w:rsid w:val="00360019"/>
    <w:rsid w:val="00360600"/>
    <w:rsid w:val="003608A6"/>
    <w:rsid w:val="00361770"/>
    <w:rsid w:val="00361865"/>
    <w:rsid w:val="0037205F"/>
    <w:rsid w:val="00373544"/>
    <w:rsid w:val="0037485E"/>
    <w:rsid w:val="00375DE5"/>
    <w:rsid w:val="00377D35"/>
    <w:rsid w:val="003806BF"/>
    <w:rsid w:val="003844FC"/>
    <w:rsid w:val="00390847"/>
    <w:rsid w:val="0039187F"/>
    <w:rsid w:val="00393906"/>
    <w:rsid w:val="00395CEC"/>
    <w:rsid w:val="003A511B"/>
    <w:rsid w:val="003A5AA7"/>
    <w:rsid w:val="003A7F21"/>
    <w:rsid w:val="003B0084"/>
    <w:rsid w:val="003B1A27"/>
    <w:rsid w:val="003B3980"/>
    <w:rsid w:val="003B4CFC"/>
    <w:rsid w:val="003C0E6E"/>
    <w:rsid w:val="003D1C3D"/>
    <w:rsid w:val="003D25EE"/>
    <w:rsid w:val="003D571E"/>
    <w:rsid w:val="003D62F1"/>
    <w:rsid w:val="003D78EB"/>
    <w:rsid w:val="003D7A76"/>
    <w:rsid w:val="003E4A7E"/>
    <w:rsid w:val="003E7EC9"/>
    <w:rsid w:val="003F0BA0"/>
    <w:rsid w:val="003F148A"/>
    <w:rsid w:val="003F2DF9"/>
    <w:rsid w:val="003F4929"/>
    <w:rsid w:val="003F7E8D"/>
    <w:rsid w:val="00400043"/>
    <w:rsid w:val="004001F6"/>
    <w:rsid w:val="00400506"/>
    <w:rsid w:val="004013CA"/>
    <w:rsid w:val="00401F1C"/>
    <w:rsid w:val="00402845"/>
    <w:rsid w:val="00403751"/>
    <w:rsid w:val="00403A19"/>
    <w:rsid w:val="00410CA3"/>
    <w:rsid w:val="00412470"/>
    <w:rsid w:val="00412559"/>
    <w:rsid w:val="00415426"/>
    <w:rsid w:val="00415E08"/>
    <w:rsid w:val="004168E5"/>
    <w:rsid w:val="00421C87"/>
    <w:rsid w:val="00423C1B"/>
    <w:rsid w:val="00423C73"/>
    <w:rsid w:val="0042567F"/>
    <w:rsid w:val="0042623A"/>
    <w:rsid w:val="00426245"/>
    <w:rsid w:val="00427117"/>
    <w:rsid w:val="00431B85"/>
    <w:rsid w:val="00434678"/>
    <w:rsid w:val="004355FA"/>
    <w:rsid w:val="00435A8E"/>
    <w:rsid w:val="00436A1E"/>
    <w:rsid w:val="00436DF1"/>
    <w:rsid w:val="00441F91"/>
    <w:rsid w:val="00442A10"/>
    <w:rsid w:val="004441B3"/>
    <w:rsid w:val="004441E4"/>
    <w:rsid w:val="00444448"/>
    <w:rsid w:val="00445129"/>
    <w:rsid w:val="00446D29"/>
    <w:rsid w:val="0044701F"/>
    <w:rsid w:val="004476E9"/>
    <w:rsid w:val="00451CCC"/>
    <w:rsid w:val="0045204F"/>
    <w:rsid w:val="004523C1"/>
    <w:rsid w:val="00453801"/>
    <w:rsid w:val="004543CB"/>
    <w:rsid w:val="00461DB5"/>
    <w:rsid w:val="004622CA"/>
    <w:rsid w:val="004624CE"/>
    <w:rsid w:val="00462532"/>
    <w:rsid w:val="00463983"/>
    <w:rsid w:val="0046533A"/>
    <w:rsid w:val="004803E5"/>
    <w:rsid w:val="004814F6"/>
    <w:rsid w:val="00481A16"/>
    <w:rsid w:val="00482FAD"/>
    <w:rsid w:val="0048347E"/>
    <w:rsid w:val="00485B44"/>
    <w:rsid w:val="00486F52"/>
    <w:rsid w:val="00492AFF"/>
    <w:rsid w:val="0049383F"/>
    <w:rsid w:val="00493FBA"/>
    <w:rsid w:val="0049448C"/>
    <w:rsid w:val="004A08FF"/>
    <w:rsid w:val="004A2F00"/>
    <w:rsid w:val="004A3488"/>
    <w:rsid w:val="004A4ECE"/>
    <w:rsid w:val="004A6EA9"/>
    <w:rsid w:val="004B2F09"/>
    <w:rsid w:val="004C0015"/>
    <w:rsid w:val="004C1E40"/>
    <w:rsid w:val="004C4AF3"/>
    <w:rsid w:val="004C53FD"/>
    <w:rsid w:val="004D01DD"/>
    <w:rsid w:val="004D09FD"/>
    <w:rsid w:val="004D2C84"/>
    <w:rsid w:val="004D3AF0"/>
    <w:rsid w:val="004D4698"/>
    <w:rsid w:val="004E03BF"/>
    <w:rsid w:val="004E129A"/>
    <w:rsid w:val="004E373E"/>
    <w:rsid w:val="004E4CE4"/>
    <w:rsid w:val="004E6F6D"/>
    <w:rsid w:val="004E74AC"/>
    <w:rsid w:val="004F3F99"/>
    <w:rsid w:val="004F5978"/>
    <w:rsid w:val="004F6659"/>
    <w:rsid w:val="004F6BFB"/>
    <w:rsid w:val="004F75D1"/>
    <w:rsid w:val="005018F2"/>
    <w:rsid w:val="00501D18"/>
    <w:rsid w:val="005031AF"/>
    <w:rsid w:val="0050339D"/>
    <w:rsid w:val="005053A4"/>
    <w:rsid w:val="0050605C"/>
    <w:rsid w:val="005062AF"/>
    <w:rsid w:val="0050715B"/>
    <w:rsid w:val="0051195F"/>
    <w:rsid w:val="005133E9"/>
    <w:rsid w:val="00513540"/>
    <w:rsid w:val="00516B4A"/>
    <w:rsid w:val="00517240"/>
    <w:rsid w:val="00517EF0"/>
    <w:rsid w:val="005209B6"/>
    <w:rsid w:val="00522CA6"/>
    <w:rsid w:val="0052360A"/>
    <w:rsid w:val="00523712"/>
    <w:rsid w:val="00524C94"/>
    <w:rsid w:val="00524DCB"/>
    <w:rsid w:val="00530DB7"/>
    <w:rsid w:val="0053248B"/>
    <w:rsid w:val="00533218"/>
    <w:rsid w:val="0053588D"/>
    <w:rsid w:val="00535B19"/>
    <w:rsid w:val="00536EF8"/>
    <w:rsid w:val="0054010F"/>
    <w:rsid w:val="00540872"/>
    <w:rsid w:val="005419BD"/>
    <w:rsid w:val="005421C8"/>
    <w:rsid w:val="00544CF8"/>
    <w:rsid w:val="00547737"/>
    <w:rsid w:val="00552108"/>
    <w:rsid w:val="00553C93"/>
    <w:rsid w:val="00553D9C"/>
    <w:rsid w:val="00554277"/>
    <w:rsid w:val="00554F8E"/>
    <w:rsid w:val="00555713"/>
    <w:rsid w:val="005602E1"/>
    <w:rsid w:val="00561128"/>
    <w:rsid w:val="00562A18"/>
    <w:rsid w:val="005639B7"/>
    <w:rsid w:val="00563B6D"/>
    <w:rsid w:val="00567B0A"/>
    <w:rsid w:val="0057165D"/>
    <w:rsid w:val="00571783"/>
    <w:rsid w:val="00571BED"/>
    <w:rsid w:val="00572684"/>
    <w:rsid w:val="005726A4"/>
    <w:rsid w:val="00581C4B"/>
    <w:rsid w:val="00581F1D"/>
    <w:rsid w:val="0058627A"/>
    <w:rsid w:val="00586ADE"/>
    <w:rsid w:val="00587709"/>
    <w:rsid w:val="005877BD"/>
    <w:rsid w:val="00587BC9"/>
    <w:rsid w:val="005915C8"/>
    <w:rsid w:val="00591938"/>
    <w:rsid w:val="00591AAA"/>
    <w:rsid w:val="005931BB"/>
    <w:rsid w:val="00593491"/>
    <w:rsid w:val="00594E63"/>
    <w:rsid w:val="005957F2"/>
    <w:rsid w:val="005A0E9C"/>
    <w:rsid w:val="005A2A1F"/>
    <w:rsid w:val="005A3D67"/>
    <w:rsid w:val="005A4682"/>
    <w:rsid w:val="005A4D15"/>
    <w:rsid w:val="005A6E11"/>
    <w:rsid w:val="005B049B"/>
    <w:rsid w:val="005B0F20"/>
    <w:rsid w:val="005B284F"/>
    <w:rsid w:val="005B2BA9"/>
    <w:rsid w:val="005B51D1"/>
    <w:rsid w:val="005B5A64"/>
    <w:rsid w:val="005C4A30"/>
    <w:rsid w:val="005C55C2"/>
    <w:rsid w:val="005C6211"/>
    <w:rsid w:val="005C7650"/>
    <w:rsid w:val="005C792D"/>
    <w:rsid w:val="005D0330"/>
    <w:rsid w:val="005D4B94"/>
    <w:rsid w:val="005D4E66"/>
    <w:rsid w:val="005D600E"/>
    <w:rsid w:val="005D7A7E"/>
    <w:rsid w:val="005E0AA8"/>
    <w:rsid w:val="005E1144"/>
    <w:rsid w:val="005E12C9"/>
    <w:rsid w:val="005E2C0A"/>
    <w:rsid w:val="005E33EC"/>
    <w:rsid w:val="005E515C"/>
    <w:rsid w:val="005E6387"/>
    <w:rsid w:val="005F037A"/>
    <w:rsid w:val="005F4E8A"/>
    <w:rsid w:val="005F5E6F"/>
    <w:rsid w:val="005F6CDA"/>
    <w:rsid w:val="005F7343"/>
    <w:rsid w:val="0060177F"/>
    <w:rsid w:val="00603828"/>
    <w:rsid w:val="0060409B"/>
    <w:rsid w:val="00605354"/>
    <w:rsid w:val="00605437"/>
    <w:rsid w:val="006054A4"/>
    <w:rsid w:val="006068A1"/>
    <w:rsid w:val="0060747B"/>
    <w:rsid w:val="006115F1"/>
    <w:rsid w:val="0061190C"/>
    <w:rsid w:val="0061452B"/>
    <w:rsid w:val="0061614F"/>
    <w:rsid w:val="006161A3"/>
    <w:rsid w:val="006204AA"/>
    <w:rsid w:val="006211FC"/>
    <w:rsid w:val="006237E7"/>
    <w:rsid w:val="00623CC5"/>
    <w:rsid w:val="00630F90"/>
    <w:rsid w:val="00632232"/>
    <w:rsid w:val="00634DE1"/>
    <w:rsid w:val="00637613"/>
    <w:rsid w:val="00643282"/>
    <w:rsid w:val="00643436"/>
    <w:rsid w:val="006451B1"/>
    <w:rsid w:val="00645624"/>
    <w:rsid w:val="006514E6"/>
    <w:rsid w:val="00655034"/>
    <w:rsid w:val="00655195"/>
    <w:rsid w:val="006601CE"/>
    <w:rsid w:val="006649E2"/>
    <w:rsid w:val="006653BD"/>
    <w:rsid w:val="00673143"/>
    <w:rsid w:val="0067564F"/>
    <w:rsid w:val="006769D2"/>
    <w:rsid w:val="00676D51"/>
    <w:rsid w:val="00677D0C"/>
    <w:rsid w:val="006816D8"/>
    <w:rsid w:val="00682D20"/>
    <w:rsid w:val="00683DFB"/>
    <w:rsid w:val="00685118"/>
    <w:rsid w:val="00685F57"/>
    <w:rsid w:val="00686508"/>
    <w:rsid w:val="00692438"/>
    <w:rsid w:val="00692572"/>
    <w:rsid w:val="006928FE"/>
    <w:rsid w:val="00692DBB"/>
    <w:rsid w:val="00695741"/>
    <w:rsid w:val="0069713F"/>
    <w:rsid w:val="00697765"/>
    <w:rsid w:val="006A128F"/>
    <w:rsid w:val="006A2A10"/>
    <w:rsid w:val="006A5176"/>
    <w:rsid w:val="006A52EF"/>
    <w:rsid w:val="006B08DF"/>
    <w:rsid w:val="006B1C39"/>
    <w:rsid w:val="006B20BB"/>
    <w:rsid w:val="006B650C"/>
    <w:rsid w:val="006C1114"/>
    <w:rsid w:val="006C1DCC"/>
    <w:rsid w:val="006C2443"/>
    <w:rsid w:val="006C27AF"/>
    <w:rsid w:val="006C2E3B"/>
    <w:rsid w:val="006D4622"/>
    <w:rsid w:val="006D6908"/>
    <w:rsid w:val="006E23B1"/>
    <w:rsid w:val="006E3874"/>
    <w:rsid w:val="006E4FCD"/>
    <w:rsid w:val="006F1E98"/>
    <w:rsid w:val="006F23EB"/>
    <w:rsid w:val="006F29AC"/>
    <w:rsid w:val="006F2F3F"/>
    <w:rsid w:val="006F3FC6"/>
    <w:rsid w:val="006F5142"/>
    <w:rsid w:val="00701719"/>
    <w:rsid w:val="00701D88"/>
    <w:rsid w:val="007022EA"/>
    <w:rsid w:val="007074E1"/>
    <w:rsid w:val="00707ECB"/>
    <w:rsid w:val="0071014F"/>
    <w:rsid w:val="0071026F"/>
    <w:rsid w:val="00711A29"/>
    <w:rsid w:val="00715CC6"/>
    <w:rsid w:val="00715D9A"/>
    <w:rsid w:val="007167F2"/>
    <w:rsid w:val="007207E3"/>
    <w:rsid w:val="007216D4"/>
    <w:rsid w:val="007218B1"/>
    <w:rsid w:val="007237F1"/>
    <w:rsid w:val="007247A3"/>
    <w:rsid w:val="00724C72"/>
    <w:rsid w:val="007259FA"/>
    <w:rsid w:val="00727426"/>
    <w:rsid w:val="007304BE"/>
    <w:rsid w:val="00731224"/>
    <w:rsid w:val="00732E8E"/>
    <w:rsid w:val="00732F4F"/>
    <w:rsid w:val="0073722F"/>
    <w:rsid w:val="00740074"/>
    <w:rsid w:val="007401B1"/>
    <w:rsid w:val="0074156E"/>
    <w:rsid w:val="00742396"/>
    <w:rsid w:val="00742CAF"/>
    <w:rsid w:val="00743744"/>
    <w:rsid w:val="007524F8"/>
    <w:rsid w:val="007555B7"/>
    <w:rsid w:val="00756580"/>
    <w:rsid w:val="0075677A"/>
    <w:rsid w:val="00757FB6"/>
    <w:rsid w:val="007651FE"/>
    <w:rsid w:val="00766591"/>
    <w:rsid w:val="007673C7"/>
    <w:rsid w:val="00767C46"/>
    <w:rsid w:val="00772C17"/>
    <w:rsid w:val="00774229"/>
    <w:rsid w:val="00776100"/>
    <w:rsid w:val="00777E26"/>
    <w:rsid w:val="007835B8"/>
    <w:rsid w:val="0078415E"/>
    <w:rsid w:val="00786EF9"/>
    <w:rsid w:val="00787FD1"/>
    <w:rsid w:val="00790C41"/>
    <w:rsid w:val="00791253"/>
    <w:rsid w:val="00791E4B"/>
    <w:rsid w:val="00791ECF"/>
    <w:rsid w:val="00792D6C"/>
    <w:rsid w:val="00794EA5"/>
    <w:rsid w:val="00796CC5"/>
    <w:rsid w:val="00797B97"/>
    <w:rsid w:val="007A0393"/>
    <w:rsid w:val="007A14A5"/>
    <w:rsid w:val="007A1977"/>
    <w:rsid w:val="007B05A7"/>
    <w:rsid w:val="007B09CA"/>
    <w:rsid w:val="007B1DB4"/>
    <w:rsid w:val="007B40A1"/>
    <w:rsid w:val="007B6081"/>
    <w:rsid w:val="007B71BE"/>
    <w:rsid w:val="007B749E"/>
    <w:rsid w:val="007C0571"/>
    <w:rsid w:val="007C06AB"/>
    <w:rsid w:val="007C5B26"/>
    <w:rsid w:val="007C5F8B"/>
    <w:rsid w:val="007D19E8"/>
    <w:rsid w:val="007D25FA"/>
    <w:rsid w:val="007D4547"/>
    <w:rsid w:val="007D5664"/>
    <w:rsid w:val="007D65F7"/>
    <w:rsid w:val="007D7419"/>
    <w:rsid w:val="007D7C34"/>
    <w:rsid w:val="007E1191"/>
    <w:rsid w:val="007E1BC8"/>
    <w:rsid w:val="007E283F"/>
    <w:rsid w:val="007E3000"/>
    <w:rsid w:val="007E506D"/>
    <w:rsid w:val="007E7D48"/>
    <w:rsid w:val="007F0D72"/>
    <w:rsid w:val="007F183F"/>
    <w:rsid w:val="007F212F"/>
    <w:rsid w:val="007F3449"/>
    <w:rsid w:val="007F4C37"/>
    <w:rsid w:val="007F4EA2"/>
    <w:rsid w:val="007F77C9"/>
    <w:rsid w:val="00801B0C"/>
    <w:rsid w:val="00802D8D"/>
    <w:rsid w:val="00804D20"/>
    <w:rsid w:val="00804DC6"/>
    <w:rsid w:val="00812DEB"/>
    <w:rsid w:val="00813DA1"/>
    <w:rsid w:val="00814821"/>
    <w:rsid w:val="00816A3C"/>
    <w:rsid w:val="008179D5"/>
    <w:rsid w:val="00820585"/>
    <w:rsid w:val="0082116E"/>
    <w:rsid w:val="00830465"/>
    <w:rsid w:val="00830788"/>
    <w:rsid w:val="00830B5F"/>
    <w:rsid w:val="0083183B"/>
    <w:rsid w:val="008337C0"/>
    <w:rsid w:val="00833B05"/>
    <w:rsid w:val="00833CAD"/>
    <w:rsid w:val="00834322"/>
    <w:rsid w:val="00834E47"/>
    <w:rsid w:val="00835740"/>
    <w:rsid w:val="00843590"/>
    <w:rsid w:val="008437B4"/>
    <w:rsid w:val="0084490A"/>
    <w:rsid w:val="00844D6D"/>
    <w:rsid w:val="00850567"/>
    <w:rsid w:val="008522F7"/>
    <w:rsid w:val="00852D1C"/>
    <w:rsid w:val="0085579E"/>
    <w:rsid w:val="008567C0"/>
    <w:rsid w:val="0085798E"/>
    <w:rsid w:val="00857A63"/>
    <w:rsid w:val="008613BC"/>
    <w:rsid w:val="00864222"/>
    <w:rsid w:val="00865520"/>
    <w:rsid w:val="00866986"/>
    <w:rsid w:val="00870575"/>
    <w:rsid w:val="00870E08"/>
    <w:rsid w:val="008715DD"/>
    <w:rsid w:val="008716BD"/>
    <w:rsid w:val="00871AAD"/>
    <w:rsid w:val="00871E5F"/>
    <w:rsid w:val="00872514"/>
    <w:rsid w:val="008734B9"/>
    <w:rsid w:val="00874E19"/>
    <w:rsid w:val="00877263"/>
    <w:rsid w:val="0087791D"/>
    <w:rsid w:val="008877E3"/>
    <w:rsid w:val="0088795C"/>
    <w:rsid w:val="00891A7B"/>
    <w:rsid w:val="00892C82"/>
    <w:rsid w:val="00893689"/>
    <w:rsid w:val="00893948"/>
    <w:rsid w:val="008945E5"/>
    <w:rsid w:val="00895447"/>
    <w:rsid w:val="00897B0D"/>
    <w:rsid w:val="008A2F21"/>
    <w:rsid w:val="008A31CC"/>
    <w:rsid w:val="008A3280"/>
    <w:rsid w:val="008A41BD"/>
    <w:rsid w:val="008A544A"/>
    <w:rsid w:val="008A5F8C"/>
    <w:rsid w:val="008B2970"/>
    <w:rsid w:val="008B3EEC"/>
    <w:rsid w:val="008B6807"/>
    <w:rsid w:val="008C04AD"/>
    <w:rsid w:val="008C1981"/>
    <w:rsid w:val="008C5339"/>
    <w:rsid w:val="008C5872"/>
    <w:rsid w:val="008C5877"/>
    <w:rsid w:val="008C6089"/>
    <w:rsid w:val="008C68E5"/>
    <w:rsid w:val="008D1785"/>
    <w:rsid w:val="008D2992"/>
    <w:rsid w:val="008D48D4"/>
    <w:rsid w:val="008D4CAB"/>
    <w:rsid w:val="008E147A"/>
    <w:rsid w:val="008E1BD7"/>
    <w:rsid w:val="008E2A89"/>
    <w:rsid w:val="008E4795"/>
    <w:rsid w:val="008E4E0F"/>
    <w:rsid w:val="008E6C33"/>
    <w:rsid w:val="008E78F5"/>
    <w:rsid w:val="008F1116"/>
    <w:rsid w:val="008F1673"/>
    <w:rsid w:val="008F1EA6"/>
    <w:rsid w:val="008F2AAD"/>
    <w:rsid w:val="008F5656"/>
    <w:rsid w:val="008F56E9"/>
    <w:rsid w:val="008F7799"/>
    <w:rsid w:val="008F7B2A"/>
    <w:rsid w:val="00906D2D"/>
    <w:rsid w:val="00910079"/>
    <w:rsid w:val="00910332"/>
    <w:rsid w:val="009122F4"/>
    <w:rsid w:val="00913DEB"/>
    <w:rsid w:val="00914491"/>
    <w:rsid w:val="00916A15"/>
    <w:rsid w:val="0091757F"/>
    <w:rsid w:val="009175E9"/>
    <w:rsid w:val="00917EA8"/>
    <w:rsid w:val="00920268"/>
    <w:rsid w:val="00921F96"/>
    <w:rsid w:val="00922C36"/>
    <w:rsid w:val="00924F24"/>
    <w:rsid w:val="00925DF1"/>
    <w:rsid w:val="0092799A"/>
    <w:rsid w:val="009321FB"/>
    <w:rsid w:val="00932D9E"/>
    <w:rsid w:val="00933E7E"/>
    <w:rsid w:val="009341D5"/>
    <w:rsid w:val="00935476"/>
    <w:rsid w:val="009362CB"/>
    <w:rsid w:val="00937DA4"/>
    <w:rsid w:val="00940FAA"/>
    <w:rsid w:val="009410D0"/>
    <w:rsid w:val="00942E65"/>
    <w:rsid w:val="009436C6"/>
    <w:rsid w:val="00943703"/>
    <w:rsid w:val="00944449"/>
    <w:rsid w:val="0094571A"/>
    <w:rsid w:val="00947D69"/>
    <w:rsid w:val="00947DDF"/>
    <w:rsid w:val="0095153A"/>
    <w:rsid w:val="00952808"/>
    <w:rsid w:val="009528F6"/>
    <w:rsid w:val="00952EB1"/>
    <w:rsid w:val="00953644"/>
    <w:rsid w:val="00953AFB"/>
    <w:rsid w:val="00954264"/>
    <w:rsid w:val="00954827"/>
    <w:rsid w:val="00957CF4"/>
    <w:rsid w:val="00957F34"/>
    <w:rsid w:val="00971009"/>
    <w:rsid w:val="00973A78"/>
    <w:rsid w:val="00974C03"/>
    <w:rsid w:val="00976D7C"/>
    <w:rsid w:val="00977FE8"/>
    <w:rsid w:val="00980265"/>
    <w:rsid w:val="009858EF"/>
    <w:rsid w:val="009864E3"/>
    <w:rsid w:val="00992001"/>
    <w:rsid w:val="00992553"/>
    <w:rsid w:val="00993164"/>
    <w:rsid w:val="00993C1D"/>
    <w:rsid w:val="0099605F"/>
    <w:rsid w:val="009A1F8B"/>
    <w:rsid w:val="009A332D"/>
    <w:rsid w:val="009B0D5D"/>
    <w:rsid w:val="009B2E20"/>
    <w:rsid w:val="009B399E"/>
    <w:rsid w:val="009B7BFB"/>
    <w:rsid w:val="009C3D61"/>
    <w:rsid w:val="009C5DF0"/>
    <w:rsid w:val="009C726C"/>
    <w:rsid w:val="009D0434"/>
    <w:rsid w:val="009D3763"/>
    <w:rsid w:val="009D6F3D"/>
    <w:rsid w:val="009D720D"/>
    <w:rsid w:val="009E00FA"/>
    <w:rsid w:val="009E2DBF"/>
    <w:rsid w:val="009E45FD"/>
    <w:rsid w:val="009E4669"/>
    <w:rsid w:val="009F0B4C"/>
    <w:rsid w:val="009F51A3"/>
    <w:rsid w:val="009F5DC7"/>
    <w:rsid w:val="00A04C0F"/>
    <w:rsid w:val="00A06991"/>
    <w:rsid w:val="00A14863"/>
    <w:rsid w:val="00A15FE5"/>
    <w:rsid w:val="00A16BEC"/>
    <w:rsid w:val="00A20241"/>
    <w:rsid w:val="00A23BC4"/>
    <w:rsid w:val="00A25BB6"/>
    <w:rsid w:val="00A2640E"/>
    <w:rsid w:val="00A2723D"/>
    <w:rsid w:val="00A326F9"/>
    <w:rsid w:val="00A33339"/>
    <w:rsid w:val="00A34747"/>
    <w:rsid w:val="00A34B7F"/>
    <w:rsid w:val="00A35372"/>
    <w:rsid w:val="00A406D5"/>
    <w:rsid w:val="00A40E3D"/>
    <w:rsid w:val="00A41C2C"/>
    <w:rsid w:val="00A4299B"/>
    <w:rsid w:val="00A46574"/>
    <w:rsid w:val="00A46A1A"/>
    <w:rsid w:val="00A472C8"/>
    <w:rsid w:val="00A47789"/>
    <w:rsid w:val="00A50AA0"/>
    <w:rsid w:val="00A50B76"/>
    <w:rsid w:val="00A533AB"/>
    <w:rsid w:val="00A53D1B"/>
    <w:rsid w:val="00A554A1"/>
    <w:rsid w:val="00A60368"/>
    <w:rsid w:val="00A60B9B"/>
    <w:rsid w:val="00A6284E"/>
    <w:rsid w:val="00A661B8"/>
    <w:rsid w:val="00A701CC"/>
    <w:rsid w:val="00A73044"/>
    <w:rsid w:val="00A74C8F"/>
    <w:rsid w:val="00A75C21"/>
    <w:rsid w:val="00A77227"/>
    <w:rsid w:val="00A77409"/>
    <w:rsid w:val="00A808E5"/>
    <w:rsid w:val="00A809D0"/>
    <w:rsid w:val="00A80D11"/>
    <w:rsid w:val="00A82502"/>
    <w:rsid w:val="00A82ED6"/>
    <w:rsid w:val="00A83043"/>
    <w:rsid w:val="00A83EDF"/>
    <w:rsid w:val="00A85CB4"/>
    <w:rsid w:val="00A86FE4"/>
    <w:rsid w:val="00A90151"/>
    <w:rsid w:val="00A9069B"/>
    <w:rsid w:val="00A90BFC"/>
    <w:rsid w:val="00A90D4B"/>
    <w:rsid w:val="00A91C46"/>
    <w:rsid w:val="00A91FB9"/>
    <w:rsid w:val="00A976E2"/>
    <w:rsid w:val="00AA2619"/>
    <w:rsid w:val="00AA3B8D"/>
    <w:rsid w:val="00AA6473"/>
    <w:rsid w:val="00AB0282"/>
    <w:rsid w:val="00AB4794"/>
    <w:rsid w:val="00AB5586"/>
    <w:rsid w:val="00AB584D"/>
    <w:rsid w:val="00AB7BBB"/>
    <w:rsid w:val="00AC08C9"/>
    <w:rsid w:val="00AC280B"/>
    <w:rsid w:val="00AC4349"/>
    <w:rsid w:val="00AC62ED"/>
    <w:rsid w:val="00AC7DBF"/>
    <w:rsid w:val="00AD0D27"/>
    <w:rsid w:val="00AD211B"/>
    <w:rsid w:val="00AD3B9E"/>
    <w:rsid w:val="00AD4123"/>
    <w:rsid w:val="00AD481A"/>
    <w:rsid w:val="00AD730C"/>
    <w:rsid w:val="00AE243E"/>
    <w:rsid w:val="00AE2E5C"/>
    <w:rsid w:val="00AE34B1"/>
    <w:rsid w:val="00AE3AF6"/>
    <w:rsid w:val="00AE6F68"/>
    <w:rsid w:val="00AF08D3"/>
    <w:rsid w:val="00AF23D0"/>
    <w:rsid w:val="00AF370D"/>
    <w:rsid w:val="00AF38B2"/>
    <w:rsid w:val="00AF3A11"/>
    <w:rsid w:val="00AF463D"/>
    <w:rsid w:val="00AF6A7B"/>
    <w:rsid w:val="00B0176A"/>
    <w:rsid w:val="00B02413"/>
    <w:rsid w:val="00B03161"/>
    <w:rsid w:val="00B06E75"/>
    <w:rsid w:val="00B072DB"/>
    <w:rsid w:val="00B1025D"/>
    <w:rsid w:val="00B107EB"/>
    <w:rsid w:val="00B14716"/>
    <w:rsid w:val="00B14B6C"/>
    <w:rsid w:val="00B200FD"/>
    <w:rsid w:val="00B2325D"/>
    <w:rsid w:val="00B249FD"/>
    <w:rsid w:val="00B2646D"/>
    <w:rsid w:val="00B26F67"/>
    <w:rsid w:val="00B27BFF"/>
    <w:rsid w:val="00B327CB"/>
    <w:rsid w:val="00B34C22"/>
    <w:rsid w:val="00B34ED7"/>
    <w:rsid w:val="00B3509A"/>
    <w:rsid w:val="00B350CA"/>
    <w:rsid w:val="00B361D6"/>
    <w:rsid w:val="00B3752B"/>
    <w:rsid w:val="00B37A36"/>
    <w:rsid w:val="00B46AC8"/>
    <w:rsid w:val="00B46E48"/>
    <w:rsid w:val="00B47BEA"/>
    <w:rsid w:val="00B52202"/>
    <w:rsid w:val="00B5490D"/>
    <w:rsid w:val="00B54B8E"/>
    <w:rsid w:val="00B55C06"/>
    <w:rsid w:val="00B57A5F"/>
    <w:rsid w:val="00B62946"/>
    <w:rsid w:val="00B643BE"/>
    <w:rsid w:val="00B6476E"/>
    <w:rsid w:val="00B6519C"/>
    <w:rsid w:val="00B66B05"/>
    <w:rsid w:val="00B71920"/>
    <w:rsid w:val="00B72F18"/>
    <w:rsid w:val="00B773D9"/>
    <w:rsid w:val="00B81567"/>
    <w:rsid w:val="00B82E65"/>
    <w:rsid w:val="00B858EB"/>
    <w:rsid w:val="00B85FAB"/>
    <w:rsid w:val="00B86664"/>
    <w:rsid w:val="00B87077"/>
    <w:rsid w:val="00B87E39"/>
    <w:rsid w:val="00B9002A"/>
    <w:rsid w:val="00B90CFC"/>
    <w:rsid w:val="00B9281A"/>
    <w:rsid w:val="00B94848"/>
    <w:rsid w:val="00B9716D"/>
    <w:rsid w:val="00BA1614"/>
    <w:rsid w:val="00BA16D3"/>
    <w:rsid w:val="00BA1BC0"/>
    <w:rsid w:val="00BA34AF"/>
    <w:rsid w:val="00BA418A"/>
    <w:rsid w:val="00BA637E"/>
    <w:rsid w:val="00BB19AD"/>
    <w:rsid w:val="00BB3B91"/>
    <w:rsid w:val="00BB4157"/>
    <w:rsid w:val="00BB4420"/>
    <w:rsid w:val="00BB4474"/>
    <w:rsid w:val="00BB6797"/>
    <w:rsid w:val="00BB7EEC"/>
    <w:rsid w:val="00BC0DEA"/>
    <w:rsid w:val="00BC1070"/>
    <w:rsid w:val="00BC1FE6"/>
    <w:rsid w:val="00BC303F"/>
    <w:rsid w:val="00BC4FFD"/>
    <w:rsid w:val="00BD0518"/>
    <w:rsid w:val="00BD2316"/>
    <w:rsid w:val="00BD3785"/>
    <w:rsid w:val="00BD39E6"/>
    <w:rsid w:val="00BD439F"/>
    <w:rsid w:val="00BD5E9F"/>
    <w:rsid w:val="00BE26A1"/>
    <w:rsid w:val="00BE50E7"/>
    <w:rsid w:val="00BF04FF"/>
    <w:rsid w:val="00BF1462"/>
    <w:rsid w:val="00BF2DD2"/>
    <w:rsid w:val="00BF62F7"/>
    <w:rsid w:val="00C0130E"/>
    <w:rsid w:val="00C01A7A"/>
    <w:rsid w:val="00C02398"/>
    <w:rsid w:val="00C024D6"/>
    <w:rsid w:val="00C10830"/>
    <w:rsid w:val="00C114C6"/>
    <w:rsid w:val="00C11634"/>
    <w:rsid w:val="00C1181D"/>
    <w:rsid w:val="00C12C9D"/>
    <w:rsid w:val="00C1402B"/>
    <w:rsid w:val="00C15E91"/>
    <w:rsid w:val="00C170A8"/>
    <w:rsid w:val="00C1788C"/>
    <w:rsid w:val="00C17B45"/>
    <w:rsid w:val="00C22D8A"/>
    <w:rsid w:val="00C23719"/>
    <w:rsid w:val="00C238C8"/>
    <w:rsid w:val="00C24669"/>
    <w:rsid w:val="00C2489A"/>
    <w:rsid w:val="00C24B04"/>
    <w:rsid w:val="00C256B5"/>
    <w:rsid w:val="00C26616"/>
    <w:rsid w:val="00C27078"/>
    <w:rsid w:val="00C332B3"/>
    <w:rsid w:val="00C35006"/>
    <w:rsid w:val="00C350A7"/>
    <w:rsid w:val="00C40C4B"/>
    <w:rsid w:val="00C42F51"/>
    <w:rsid w:val="00C433BD"/>
    <w:rsid w:val="00C45663"/>
    <w:rsid w:val="00C5321F"/>
    <w:rsid w:val="00C5581F"/>
    <w:rsid w:val="00C564A0"/>
    <w:rsid w:val="00C60286"/>
    <w:rsid w:val="00C6061A"/>
    <w:rsid w:val="00C61E8E"/>
    <w:rsid w:val="00C63A5D"/>
    <w:rsid w:val="00C64C6B"/>
    <w:rsid w:val="00C6719F"/>
    <w:rsid w:val="00C70C5D"/>
    <w:rsid w:val="00C74454"/>
    <w:rsid w:val="00C74B4D"/>
    <w:rsid w:val="00C80F9B"/>
    <w:rsid w:val="00C83CE6"/>
    <w:rsid w:val="00C84351"/>
    <w:rsid w:val="00C85E90"/>
    <w:rsid w:val="00C906DE"/>
    <w:rsid w:val="00C92587"/>
    <w:rsid w:val="00C92D75"/>
    <w:rsid w:val="00C946BE"/>
    <w:rsid w:val="00C95D3C"/>
    <w:rsid w:val="00C95EBC"/>
    <w:rsid w:val="00CA1227"/>
    <w:rsid w:val="00CA197F"/>
    <w:rsid w:val="00CA2153"/>
    <w:rsid w:val="00CA4333"/>
    <w:rsid w:val="00CA4B7A"/>
    <w:rsid w:val="00CA5246"/>
    <w:rsid w:val="00CA71D9"/>
    <w:rsid w:val="00CB0109"/>
    <w:rsid w:val="00CB2371"/>
    <w:rsid w:val="00CB30DF"/>
    <w:rsid w:val="00CB4F71"/>
    <w:rsid w:val="00CB73BE"/>
    <w:rsid w:val="00CC02BB"/>
    <w:rsid w:val="00CC068E"/>
    <w:rsid w:val="00CC2923"/>
    <w:rsid w:val="00CC3134"/>
    <w:rsid w:val="00CD4607"/>
    <w:rsid w:val="00CD5944"/>
    <w:rsid w:val="00CE0341"/>
    <w:rsid w:val="00CE12F1"/>
    <w:rsid w:val="00CE2493"/>
    <w:rsid w:val="00CE2516"/>
    <w:rsid w:val="00CE3BE3"/>
    <w:rsid w:val="00CE3E20"/>
    <w:rsid w:val="00CE4CB5"/>
    <w:rsid w:val="00CE65E4"/>
    <w:rsid w:val="00CE6E48"/>
    <w:rsid w:val="00CE72AC"/>
    <w:rsid w:val="00CF01E5"/>
    <w:rsid w:val="00CF2DA2"/>
    <w:rsid w:val="00CF50EC"/>
    <w:rsid w:val="00CF6AE9"/>
    <w:rsid w:val="00CF6BFE"/>
    <w:rsid w:val="00CF72D6"/>
    <w:rsid w:val="00D0074A"/>
    <w:rsid w:val="00D00BE4"/>
    <w:rsid w:val="00D00C6F"/>
    <w:rsid w:val="00D01721"/>
    <w:rsid w:val="00D023D0"/>
    <w:rsid w:val="00D02663"/>
    <w:rsid w:val="00D05244"/>
    <w:rsid w:val="00D05851"/>
    <w:rsid w:val="00D14125"/>
    <w:rsid w:val="00D142F4"/>
    <w:rsid w:val="00D15010"/>
    <w:rsid w:val="00D15C8B"/>
    <w:rsid w:val="00D16AEF"/>
    <w:rsid w:val="00D16DDA"/>
    <w:rsid w:val="00D17116"/>
    <w:rsid w:val="00D30107"/>
    <w:rsid w:val="00D301BA"/>
    <w:rsid w:val="00D31B12"/>
    <w:rsid w:val="00D326F1"/>
    <w:rsid w:val="00D3297D"/>
    <w:rsid w:val="00D340BD"/>
    <w:rsid w:val="00D3512E"/>
    <w:rsid w:val="00D3578D"/>
    <w:rsid w:val="00D36D3E"/>
    <w:rsid w:val="00D442D5"/>
    <w:rsid w:val="00D463BB"/>
    <w:rsid w:val="00D46CC7"/>
    <w:rsid w:val="00D50533"/>
    <w:rsid w:val="00D523A3"/>
    <w:rsid w:val="00D52583"/>
    <w:rsid w:val="00D5280F"/>
    <w:rsid w:val="00D57C98"/>
    <w:rsid w:val="00D6043C"/>
    <w:rsid w:val="00D617D1"/>
    <w:rsid w:val="00D63DDF"/>
    <w:rsid w:val="00D65E6F"/>
    <w:rsid w:val="00D66E25"/>
    <w:rsid w:val="00D7132A"/>
    <w:rsid w:val="00D71CF7"/>
    <w:rsid w:val="00D728E8"/>
    <w:rsid w:val="00D7320B"/>
    <w:rsid w:val="00D73ED9"/>
    <w:rsid w:val="00D743AF"/>
    <w:rsid w:val="00D74C18"/>
    <w:rsid w:val="00D75506"/>
    <w:rsid w:val="00D75D7F"/>
    <w:rsid w:val="00D77B3A"/>
    <w:rsid w:val="00D825E8"/>
    <w:rsid w:val="00D82A2F"/>
    <w:rsid w:val="00D850E9"/>
    <w:rsid w:val="00D858CF"/>
    <w:rsid w:val="00D86468"/>
    <w:rsid w:val="00D869C6"/>
    <w:rsid w:val="00D90802"/>
    <w:rsid w:val="00D93D69"/>
    <w:rsid w:val="00D94723"/>
    <w:rsid w:val="00D97FEE"/>
    <w:rsid w:val="00DA0A2B"/>
    <w:rsid w:val="00DA0FFF"/>
    <w:rsid w:val="00DA250D"/>
    <w:rsid w:val="00DA298E"/>
    <w:rsid w:val="00DA5727"/>
    <w:rsid w:val="00DA6899"/>
    <w:rsid w:val="00DB0C99"/>
    <w:rsid w:val="00DB1796"/>
    <w:rsid w:val="00DB1CA3"/>
    <w:rsid w:val="00DB3311"/>
    <w:rsid w:val="00DB456A"/>
    <w:rsid w:val="00DB46BD"/>
    <w:rsid w:val="00DB4F70"/>
    <w:rsid w:val="00DB7C96"/>
    <w:rsid w:val="00DC1994"/>
    <w:rsid w:val="00DC2AC2"/>
    <w:rsid w:val="00DD0927"/>
    <w:rsid w:val="00DD1C98"/>
    <w:rsid w:val="00DD1EB6"/>
    <w:rsid w:val="00DD2535"/>
    <w:rsid w:val="00DD301D"/>
    <w:rsid w:val="00DD40CF"/>
    <w:rsid w:val="00DD55BC"/>
    <w:rsid w:val="00DE1469"/>
    <w:rsid w:val="00DE1638"/>
    <w:rsid w:val="00DE39F5"/>
    <w:rsid w:val="00DF06A8"/>
    <w:rsid w:val="00DF0736"/>
    <w:rsid w:val="00DF1061"/>
    <w:rsid w:val="00DF2675"/>
    <w:rsid w:val="00DF4501"/>
    <w:rsid w:val="00DF6592"/>
    <w:rsid w:val="00DF74C1"/>
    <w:rsid w:val="00E0273F"/>
    <w:rsid w:val="00E106F1"/>
    <w:rsid w:val="00E1127F"/>
    <w:rsid w:val="00E1152C"/>
    <w:rsid w:val="00E11E72"/>
    <w:rsid w:val="00E1267E"/>
    <w:rsid w:val="00E16113"/>
    <w:rsid w:val="00E174C3"/>
    <w:rsid w:val="00E20290"/>
    <w:rsid w:val="00E20ABD"/>
    <w:rsid w:val="00E234DC"/>
    <w:rsid w:val="00E242D7"/>
    <w:rsid w:val="00E246DE"/>
    <w:rsid w:val="00E251E4"/>
    <w:rsid w:val="00E25850"/>
    <w:rsid w:val="00E268A3"/>
    <w:rsid w:val="00E26B02"/>
    <w:rsid w:val="00E273FD"/>
    <w:rsid w:val="00E27C7F"/>
    <w:rsid w:val="00E30325"/>
    <w:rsid w:val="00E30456"/>
    <w:rsid w:val="00E33595"/>
    <w:rsid w:val="00E3380E"/>
    <w:rsid w:val="00E34374"/>
    <w:rsid w:val="00E34BF3"/>
    <w:rsid w:val="00E36B6F"/>
    <w:rsid w:val="00E371D4"/>
    <w:rsid w:val="00E46970"/>
    <w:rsid w:val="00E559DF"/>
    <w:rsid w:val="00E56678"/>
    <w:rsid w:val="00E57014"/>
    <w:rsid w:val="00E60F70"/>
    <w:rsid w:val="00E61B95"/>
    <w:rsid w:val="00E624F9"/>
    <w:rsid w:val="00E62B94"/>
    <w:rsid w:val="00E6311A"/>
    <w:rsid w:val="00E63DBC"/>
    <w:rsid w:val="00E653F5"/>
    <w:rsid w:val="00E658CE"/>
    <w:rsid w:val="00E659BA"/>
    <w:rsid w:val="00E668E6"/>
    <w:rsid w:val="00E6723F"/>
    <w:rsid w:val="00E67931"/>
    <w:rsid w:val="00E7081D"/>
    <w:rsid w:val="00E70C50"/>
    <w:rsid w:val="00E730DB"/>
    <w:rsid w:val="00E7352E"/>
    <w:rsid w:val="00E74EAF"/>
    <w:rsid w:val="00E76170"/>
    <w:rsid w:val="00E8180F"/>
    <w:rsid w:val="00E8189F"/>
    <w:rsid w:val="00E81E5C"/>
    <w:rsid w:val="00E82889"/>
    <w:rsid w:val="00E82BA4"/>
    <w:rsid w:val="00E85252"/>
    <w:rsid w:val="00E86221"/>
    <w:rsid w:val="00E902C8"/>
    <w:rsid w:val="00E92595"/>
    <w:rsid w:val="00E9269F"/>
    <w:rsid w:val="00E9280A"/>
    <w:rsid w:val="00E937AB"/>
    <w:rsid w:val="00E93B3B"/>
    <w:rsid w:val="00E97CE1"/>
    <w:rsid w:val="00EA0FAE"/>
    <w:rsid w:val="00EA1085"/>
    <w:rsid w:val="00EA3114"/>
    <w:rsid w:val="00EA4B69"/>
    <w:rsid w:val="00EA65A9"/>
    <w:rsid w:val="00EB0302"/>
    <w:rsid w:val="00EB067A"/>
    <w:rsid w:val="00EB08A6"/>
    <w:rsid w:val="00EB4305"/>
    <w:rsid w:val="00EB5833"/>
    <w:rsid w:val="00EB5F22"/>
    <w:rsid w:val="00EB6CE0"/>
    <w:rsid w:val="00EB7B2F"/>
    <w:rsid w:val="00EC1496"/>
    <w:rsid w:val="00EC14C3"/>
    <w:rsid w:val="00EC4017"/>
    <w:rsid w:val="00EC4652"/>
    <w:rsid w:val="00EC66F7"/>
    <w:rsid w:val="00EC725A"/>
    <w:rsid w:val="00ED09FC"/>
    <w:rsid w:val="00ED0FF6"/>
    <w:rsid w:val="00ED2421"/>
    <w:rsid w:val="00ED611A"/>
    <w:rsid w:val="00ED65D2"/>
    <w:rsid w:val="00ED73A6"/>
    <w:rsid w:val="00EE0976"/>
    <w:rsid w:val="00EE1F3C"/>
    <w:rsid w:val="00EE34AD"/>
    <w:rsid w:val="00EE4A80"/>
    <w:rsid w:val="00EE5FC5"/>
    <w:rsid w:val="00EE6F67"/>
    <w:rsid w:val="00EF08EA"/>
    <w:rsid w:val="00EF20AB"/>
    <w:rsid w:val="00EF398C"/>
    <w:rsid w:val="00EF4063"/>
    <w:rsid w:val="00F00D63"/>
    <w:rsid w:val="00F00E37"/>
    <w:rsid w:val="00F0189F"/>
    <w:rsid w:val="00F01FFA"/>
    <w:rsid w:val="00F02E43"/>
    <w:rsid w:val="00F03626"/>
    <w:rsid w:val="00F05A9F"/>
    <w:rsid w:val="00F07547"/>
    <w:rsid w:val="00F122CB"/>
    <w:rsid w:val="00F12415"/>
    <w:rsid w:val="00F16854"/>
    <w:rsid w:val="00F1700B"/>
    <w:rsid w:val="00F22AD2"/>
    <w:rsid w:val="00F24B10"/>
    <w:rsid w:val="00F31BA6"/>
    <w:rsid w:val="00F3233B"/>
    <w:rsid w:val="00F33EA7"/>
    <w:rsid w:val="00F34240"/>
    <w:rsid w:val="00F368AE"/>
    <w:rsid w:val="00F42E3B"/>
    <w:rsid w:val="00F43CED"/>
    <w:rsid w:val="00F43FF0"/>
    <w:rsid w:val="00F440D2"/>
    <w:rsid w:val="00F47A7C"/>
    <w:rsid w:val="00F508B7"/>
    <w:rsid w:val="00F50F80"/>
    <w:rsid w:val="00F5208A"/>
    <w:rsid w:val="00F530DB"/>
    <w:rsid w:val="00F5351B"/>
    <w:rsid w:val="00F53E36"/>
    <w:rsid w:val="00F564FE"/>
    <w:rsid w:val="00F604C5"/>
    <w:rsid w:val="00F62207"/>
    <w:rsid w:val="00F641AB"/>
    <w:rsid w:val="00F648A0"/>
    <w:rsid w:val="00F66067"/>
    <w:rsid w:val="00F670DA"/>
    <w:rsid w:val="00F71E00"/>
    <w:rsid w:val="00F76307"/>
    <w:rsid w:val="00F76901"/>
    <w:rsid w:val="00F7740E"/>
    <w:rsid w:val="00F778E5"/>
    <w:rsid w:val="00F80D27"/>
    <w:rsid w:val="00F81760"/>
    <w:rsid w:val="00F81FFD"/>
    <w:rsid w:val="00F86E5E"/>
    <w:rsid w:val="00F87034"/>
    <w:rsid w:val="00F8772A"/>
    <w:rsid w:val="00F91EE1"/>
    <w:rsid w:val="00FA02A3"/>
    <w:rsid w:val="00FA0FCE"/>
    <w:rsid w:val="00FA4E4A"/>
    <w:rsid w:val="00FA51B9"/>
    <w:rsid w:val="00FA6E81"/>
    <w:rsid w:val="00FA7084"/>
    <w:rsid w:val="00FA7DEF"/>
    <w:rsid w:val="00FB0D24"/>
    <w:rsid w:val="00FB5B6F"/>
    <w:rsid w:val="00FB70E7"/>
    <w:rsid w:val="00FC1157"/>
    <w:rsid w:val="00FC200A"/>
    <w:rsid w:val="00FC3236"/>
    <w:rsid w:val="00FC33C2"/>
    <w:rsid w:val="00FC3D05"/>
    <w:rsid w:val="00FC5B0F"/>
    <w:rsid w:val="00FD1941"/>
    <w:rsid w:val="00FD1D9B"/>
    <w:rsid w:val="00FD37E1"/>
    <w:rsid w:val="00FE003D"/>
    <w:rsid w:val="00FE02C4"/>
    <w:rsid w:val="00FE18AF"/>
    <w:rsid w:val="00FE1B3F"/>
    <w:rsid w:val="00FE27E5"/>
    <w:rsid w:val="00FE6906"/>
    <w:rsid w:val="00FE7572"/>
    <w:rsid w:val="00FF013E"/>
    <w:rsid w:val="00FF1FCD"/>
    <w:rsid w:val="00FF2CA9"/>
    <w:rsid w:val="00FF531E"/>
    <w:rsid w:val="00FF656E"/>
    <w:rsid w:val="01FFCC3B"/>
    <w:rsid w:val="033E3D97"/>
    <w:rsid w:val="050B61B4"/>
    <w:rsid w:val="09ED1247"/>
    <w:rsid w:val="0A766A6E"/>
    <w:rsid w:val="0BEBB896"/>
    <w:rsid w:val="0D782665"/>
    <w:rsid w:val="0FE66A89"/>
    <w:rsid w:val="14B2586A"/>
    <w:rsid w:val="17D90BDE"/>
    <w:rsid w:val="1AFBEC42"/>
    <w:rsid w:val="1B4ED82D"/>
    <w:rsid w:val="1DD5EA1B"/>
    <w:rsid w:val="1DF7F408"/>
    <w:rsid w:val="1FBFB773"/>
    <w:rsid w:val="1FF6AD86"/>
    <w:rsid w:val="23F27FF0"/>
    <w:rsid w:val="24C75153"/>
    <w:rsid w:val="26AF6F10"/>
    <w:rsid w:val="2C6E1D4F"/>
    <w:rsid w:val="2CFFB096"/>
    <w:rsid w:val="2E7FD953"/>
    <w:rsid w:val="2EBA7AA5"/>
    <w:rsid w:val="2EF3851D"/>
    <w:rsid w:val="34A704BF"/>
    <w:rsid w:val="36DD2E97"/>
    <w:rsid w:val="36FEF8BE"/>
    <w:rsid w:val="373B149E"/>
    <w:rsid w:val="377A999F"/>
    <w:rsid w:val="377FC8DE"/>
    <w:rsid w:val="38CF2CE3"/>
    <w:rsid w:val="39E39090"/>
    <w:rsid w:val="3BBEBC75"/>
    <w:rsid w:val="3BBF4EF0"/>
    <w:rsid w:val="3D5D5699"/>
    <w:rsid w:val="3D8347FB"/>
    <w:rsid w:val="3DF65AB7"/>
    <w:rsid w:val="3DFA4761"/>
    <w:rsid w:val="3EB91539"/>
    <w:rsid w:val="3F537658"/>
    <w:rsid w:val="3F6FA722"/>
    <w:rsid w:val="3F794375"/>
    <w:rsid w:val="3F7E8672"/>
    <w:rsid w:val="3F93BBBC"/>
    <w:rsid w:val="3F9BDCE7"/>
    <w:rsid w:val="3F9FDCA6"/>
    <w:rsid w:val="3FB72588"/>
    <w:rsid w:val="3FDFCCCC"/>
    <w:rsid w:val="3FE5CE75"/>
    <w:rsid w:val="3FFE0C91"/>
    <w:rsid w:val="41903A10"/>
    <w:rsid w:val="424F475E"/>
    <w:rsid w:val="43F31C3A"/>
    <w:rsid w:val="46B25945"/>
    <w:rsid w:val="4BBF2F94"/>
    <w:rsid w:val="4CE67D28"/>
    <w:rsid w:val="4CEE36D7"/>
    <w:rsid w:val="4EFEB7D6"/>
    <w:rsid w:val="50632B3C"/>
    <w:rsid w:val="51593636"/>
    <w:rsid w:val="51EF8C31"/>
    <w:rsid w:val="55246A17"/>
    <w:rsid w:val="577BD491"/>
    <w:rsid w:val="579C70ED"/>
    <w:rsid w:val="57FB0DFA"/>
    <w:rsid w:val="5ADD76AF"/>
    <w:rsid w:val="5ADDA6DD"/>
    <w:rsid w:val="5BDF1C8B"/>
    <w:rsid w:val="5BFBE481"/>
    <w:rsid w:val="5BFE20D3"/>
    <w:rsid w:val="5BFF0BE0"/>
    <w:rsid w:val="5BFFD04A"/>
    <w:rsid w:val="5C81260B"/>
    <w:rsid w:val="5D91206C"/>
    <w:rsid w:val="5DBFDF58"/>
    <w:rsid w:val="5EBDD60B"/>
    <w:rsid w:val="5F77699A"/>
    <w:rsid w:val="5F904701"/>
    <w:rsid w:val="5FD078FA"/>
    <w:rsid w:val="5FF5D298"/>
    <w:rsid w:val="5FFBAB1D"/>
    <w:rsid w:val="5FFE96E3"/>
    <w:rsid w:val="61583B55"/>
    <w:rsid w:val="6452426F"/>
    <w:rsid w:val="64622CCA"/>
    <w:rsid w:val="647FD871"/>
    <w:rsid w:val="64F91829"/>
    <w:rsid w:val="655C6C9A"/>
    <w:rsid w:val="65B8702E"/>
    <w:rsid w:val="66205F9C"/>
    <w:rsid w:val="674F9748"/>
    <w:rsid w:val="67B66DDB"/>
    <w:rsid w:val="67ED2F28"/>
    <w:rsid w:val="6AE15B9A"/>
    <w:rsid w:val="6C717D52"/>
    <w:rsid w:val="6CF97788"/>
    <w:rsid w:val="6D59CA9A"/>
    <w:rsid w:val="6DB9EC32"/>
    <w:rsid w:val="6E7FDE2E"/>
    <w:rsid w:val="6ED641F1"/>
    <w:rsid w:val="6EF31377"/>
    <w:rsid w:val="6EFBA823"/>
    <w:rsid w:val="6F0F32D1"/>
    <w:rsid w:val="6F7FB35B"/>
    <w:rsid w:val="6F9F4329"/>
    <w:rsid w:val="6FBC54B4"/>
    <w:rsid w:val="6FDD9869"/>
    <w:rsid w:val="6FED61B1"/>
    <w:rsid w:val="6FEEE791"/>
    <w:rsid w:val="6FFF7B5B"/>
    <w:rsid w:val="70AE412B"/>
    <w:rsid w:val="727B379A"/>
    <w:rsid w:val="72E7DDB7"/>
    <w:rsid w:val="73EF9049"/>
    <w:rsid w:val="749E5641"/>
    <w:rsid w:val="7503742E"/>
    <w:rsid w:val="75DFABCC"/>
    <w:rsid w:val="75F161A5"/>
    <w:rsid w:val="75FD0CC2"/>
    <w:rsid w:val="77B78ED0"/>
    <w:rsid w:val="78D56AF6"/>
    <w:rsid w:val="79FE1C0E"/>
    <w:rsid w:val="7AD743C7"/>
    <w:rsid w:val="7ADCA433"/>
    <w:rsid w:val="7AED4872"/>
    <w:rsid w:val="7B37E319"/>
    <w:rsid w:val="7B5F4332"/>
    <w:rsid w:val="7B6B18CB"/>
    <w:rsid w:val="7BB558A1"/>
    <w:rsid w:val="7BD2D5EC"/>
    <w:rsid w:val="7BD5217F"/>
    <w:rsid w:val="7BDD5AF5"/>
    <w:rsid w:val="7BE310B1"/>
    <w:rsid w:val="7BF6DFCF"/>
    <w:rsid w:val="7DDE65E7"/>
    <w:rsid w:val="7DDFD11F"/>
    <w:rsid w:val="7DF79F4D"/>
    <w:rsid w:val="7DFF893D"/>
    <w:rsid w:val="7DFFBC8C"/>
    <w:rsid w:val="7E1F1E4D"/>
    <w:rsid w:val="7E2D0A02"/>
    <w:rsid w:val="7E7B87B6"/>
    <w:rsid w:val="7E8FE679"/>
    <w:rsid w:val="7EC74B33"/>
    <w:rsid w:val="7EDF9190"/>
    <w:rsid w:val="7EF958F8"/>
    <w:rsid w:val="7F3FAE3D"/>
    <w:rsid w:val="7F436C3E"/>
    <w:rsid w:val="7F47CB65"/>
    <w:rsid w:val="7F5F751E"/>
    <w:rsid w:val="7F69216C"/>
    <w:rsid w:val="7F6ACBE9"/>
    <w:rsid w:val="7F76B09D"/>
    <w:rsid w:val="7F772885"/>
    <w:rsid w:val="7F9BD1C7"/>
    <w:rsid w:val="7FBEDFB8"/>
    <w:rsid w:val="7FCA6640"/>
    <w:rsid w:val="7FDFFCD3"/>
    <w:rsid w:val="7FE784AC"/>
    <w:rsid w:val="7FEF8E58"/>
    <w:rsid w:val="7FF1D4C6"/>
    <w:rsid w:val="7FF7480E"/>
    <w:rsid w:val="7FF85AE2"/>
    <w:rsid w:val="7FFB51D7"/>
    <w:rsid w:val="7FFBEBD3"/>
    <w:rsid w:val="7FFE04C0"/>
    <w:rsid w:val="7FFF6E40"/>
    <w:rsid w:val="7FFF7DC2"/>
    <w:rsid w:val="7FFFC79B"/>
    <w:rsid w:val="80BE4A50"/>
    <w:rsid w:val="8ECD9548"/>
    <w:rsid w:val="937BBE83"/>
    <w:rsid w:val="9BD9F36E"/>
    <w:rsid w:val="9FED1BEA"/>
    <w:rsid w:val="9FFB10DD"/>
    <w:rsid w:val="AE4313AF"/>
    <w:rsid w:val="AEBB0186"/>
    <w:rsid w:val="B2EDBF99"/>
    <w:rsid w:val="B437381E"/>
    <w:rsid w:val="B55FB2DD"/>
    <w:rsid w:val="BBAE7AD0"/>
    <w:rsid w:val="BBE76F99"/>
    <w:rsid w:val="BBFD54AD"/>
    <w:rsid w:val="BD1BBB5C"/>
    <w:rsid w:val="BE6FD6A3"/>
    <w:rsid w:val="BEDDA457"/>
    <w:rsid w:val="BEF30D9A"/>
    <w:rsid w:val="BEFB4D79"/>
    <w:rsid w:val="BF9997B4"/>
    <w:rsid w:val="BFCA68B5"/>
    <w:rsid w:val="BFEF25CF"/>
    <w:rsid w:val="BFF722A7"/>
    <w:rsid w:val="C7FF83E7"/>
    <w:rsid w:val="CA21C776"/>
    <w:rsid w:val="CDF7F618"/>
    <w:rsid w:val="D3AF2500"/>
    <w:rsid w:val="D7FF1C78"/>
    <w:rsid w:val="DABF74C8"/>
    <w:rsid w:val="DBE3A3C1"/>
    <w:rsid w:val="DBF9802E"/>
    <w:rsid w:val="DE8AC122"/>
    <w:rsid w:val="DEDFEF00"/>
    <w:rsid w:val="DF76C9FE"/>
    <w:rsid w:val="DFEDDF76"/>
    <w:rsid w:val="DFF37AE7"/>
    <w:rsid w:val="DFF7E783"/>
    <w:rsid w:val="DFFB5792"/>
    <w:rsid w:val="E3FF74C9"/>
    <w:rsid w:val="E6BF46C7"/>
    <w:rsid w:val="E7FED587"/>
    <w:rsid w:val="E9AD954F"/>
    <w:rsid w:val="EBF766DA"/>
    <w:rsid w:val="EEDE121E"/>
    <w:rsid w:val="EF7F050E"/>
    <w:rsid w:val="EF9F7618"/>
    <w:rsid w:val="EFFFA6B2"/>
    <w:rsid w:val="F2FC3C9C"/>
    <w:rsid w:val="F3FFD989"/>
    <w:rsid w:val="F6FF410E"/>
    <w:rsid w:val="F7CDD0A0"/>
    <w:rsid w:val="F7FB50EA"/>
    <w:rsid w:val="F7FF9E6C"/>
    <w:rsid w:val="F86F64DA"/>
    <w:rsid w:val="F9BF62CE"/>
    <w:rsid w:val="F9FEF46F"/>
    <w:rsid w:val="FA3FD87C"/>
    <w:rsid w:val="FABBB0CC"/>
    <w:rsid w:val="FABEB12D"/>
    <w:rsid w:val="FB2FE550"/>
    <w:rsid w:val="FB3A3409"/>
    <w:rsid w:val="FB5F5A7D"/>
    <w:rsid w:val="FBE2B490"/>
    <w:rsid w:val="FBFE2B3E"/>
    <w:rsid w:val="FD2CF1A8"/>
    <w:rsid w:val="FD4F0F62"/>
    <w:rsid w:val="FD5D948C"/>
    <w:rsid w:val="FDAE4823"/>
    <w:rsid w:val="FDD738FD"/>
    <w:rsid w:val="FDFA3B7B"/>
    <w:rsid w:val="FE7BCC65"/>
    <w:rsid w:val="FE7FFE65"/>
    <w:rsid w:val="FEBF83CD"/>
    <w:rsid w:val="FEEF8C2B"/>
    <w:rsid w:val="FEF60795"/>
    <w:rsid w:val="FEFF7D61"/>
    <w:rsid w:val="FF75C066"/>
    <w:rsid w:val="FFAF5E99"/>
    <w:rsid w:val="FFBDF8BB"/>
    <w:rsid w:val="FFEF9363"/>
    <w:rsid w:val="FFF6E7A4"/>
    <w:rsid w:val="FFF91B01"/>
    <w:rsid w:val="FFFB23B1"/>
    <w:rsid w:val="FFFD3FD5"/>
    <w:rsid w:val="FFFD90EB"/>
    <w:rsid w:val="FFFFA708"/>
    <w:rsid w:val="FFFFE2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Georgia" w:hAnsi="Georgia" w:eastAsia="宋体" w:cstheme="minorBidi"/>
      <w:sz w:val="22"/>
      <w:szCs w:val="22"/>
      <w:lang w:val="en-US" w:eastAsia="zh-CN" w:bidi="ar-SA"/>
    </w:rPr>
  </w:style>
  <w:style w:type="paragraph" w:styleId="2">
    <w:name w:val="heading 1"/>
    <w:basedOn w:val="1"/>
    <w:next w:val="1"/>
    <w:link w:val="48"/>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45"/>
    <w:semiHidden/>
    <w:unhideWhenUsed/>
    <w:qFormat/>
    <w:uiPriority w:val="0"/>
    <w:pPr>
      <w:keepNext/>
      <w:keepLines/>
      <w:widowControl w:val="0"/>
      <w:spacing w:before="260" w:after="260" w:line="415" w:lineRule="auto"/>
      <w:jc w:val="both"/>
      <w:outlineLvl w:val="1"/>
    </w:pPr>
    <w:rPr>
      <w:rFonts w:ascii="Arial" w:hAnsi="Arial" w:eastAsia="黑体" w:cs="Times New Roman"/>
      <w:b/>
      <w:bCs/>
      <w:kern w:val="2"/>
      <w:sz w:val="32"/>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51"/>
    <w:semiHidden/>
    <w:unhideWhenUsed/>
    <w:qFormat/>
    <w:uiPriority w:val="99"/>
  </w:style>
  <w:style w:type="paragraph" w:styleId="5">
    <w:name w:val="toc 3"/>
    <w:basedOn w:val="1"/>
    <w:next w:val="1"/>
    <w:qFormat/>
    <w:uiPriority w:val="39"/>
    <w:pPr>
      <w:widowControl w:val="0"/>
      <w:tabs>
        <w:tab w:val="right" w:leader="dot" w:pos="9241"/>
      </w:tabs>
      <w:spacing w:after="0" w:line="240" w:lineRule="auto"/>
      <w:ind w:firstLine="100" w:firstLineChars="100"/>
    </w:pPr>
    <w:rPr>
      <w:rFonts w:ascii="宋体" w:hAnsi="Times New Roman" w:cs="Times New Roman"/>
      <w:kern w:val="2"/>
      <w:sz w:val="21"/>
      <w:szCs w:val="21"/>
    </w:rPr>
  </w:style>
  <w:style w:type="paragraph" w:styleId="6">
    <w:name w:val="Balloon Text"/>
    <w:basedOn w:val="1"/>
    <w:link w:val="30"/>
    <w:semiHidden/>
    <w:unhideWhenUsed/>
    <w:qFormat/>
    <w:uiPriority w:val="99"/>
    <w:pPr>
      <w:spacing w:after="0" w:line="240" w:lineRule="auto"/>
    </w:pPr>
    <w:rPr>
      <w:sz w:val="18"/>
      <w:szCs w:val="18"/>
    </w:rPr>
  </w:style>
  <w:style w:type="paragraph" w:styleId="7">
    <w:name w:val="footer"/>
    <w:basedOn w:val="1"/>
    <w:link w:val="25"/>
    <w:unhideWhenUsed/>
    <w:qFormat/>
    <w:uiPriority w:val="99"/>
    <w:pPr>
      <w:tabs>
        <w:tab w:val="center" w:pos="4153"/>
        <w:tab w:val="right" w:pos="8306"/>
      </w:tabs>
      <w:snapToGrid w:val="0"/>
      <w:spacing w:line="240" w:lineRule="auto"/>
    </w:pPr>
    <w:rPr>
      <w:sz w:val="18"/>
      <w:szCs w:val="18"/>
    </w:rPr>
  </w:style>
  <w:style w:type="paragraph" w:styleId="8">
    <w:name w:val="header"/>
    <w:basedOn w:val="1"/>
    <w:link w:val="24"/>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9">
    <w:name w:val="toc 1"/>
    <w:basedOn w:val="1"/>
    <w:next w:val="1"/>
    <w:qFormat/>
    <w:uiPriority w:val="39"/>
    <w:pPr>
      <w:widowControl w:val="0"/>
      <w:tabs>
        <w:tab w:val="right" w:leader="dot" w:pos="9242"/>
      </w:tabs>
      <w:spacing w:after="0" w:line="560" w:lineRule="exact"/>
      <w:jc w:val="center"/>
    </w:pPr>
    <w:rPr>
      <w:rFonts w:ascii="宋体" w:hAnsi="Times New Roman" w:cs="Times New Roman"/>
      <w:b/>
      <w:kern w:val="2"/>
      <w:sz w:val="44"/>
      <w:szCs w:val="44"/>
    </w:rPr>
  </w:style>
  <w:style w:type="paragraph" w:styleId="10">
    <w:name w:val="Subtitle"/>
    <w:basedOn w:val="1"/>
    <w:next w:val="1"/>
    <w:link w:val="50"/>
    <w:qFormat/>
    <w:uiPriority w:val="11"/>
    <w:pPr>
      <w:spacing w:before="240" w:after="60" w:line="312" w:lineRule="auto"/>
      <w:jc w:val="center"/>
      <w:outlineLvl w:val="1"/>
    </w:pPr>
    <w:rPr>
      <w:rFonts w:asciiTheme="minorHAnsi" w:hAnsiTheme="minorHAnsi" w:eastAsiaTheme="minorEastAsia"/>
      <w:b/>
      <w:bCs/>
      <w:kern w:val="28"/>
      <w:sz w:val="32"/>
      <w:szCs w:val="32"/>
    </w:rPr>
  </w:style>
  <w:style w:type="paragraph" w:styleId="11">
    <w:name w:val="toc 2"/>
    <w:basedOn w:val="1"/>
    <w:next w:val="1"/>
    <w:unhideWhenUsed/>
    <w:qFormat/>
    <w:uiPriority w:val="39"/>
    <w:pPr>
      <w:spacing w:after="100"/>
      <w:ind w:left="220"/>
    </w:pPr>
    <w:rPr>
      <w:rFonts w:cs="Times New Roman" w:asciiTheme="minorHAnsi" w:hAnsiTheme="minorHAnsi" w:eastAsiaTheme="minorEastAsia"/>
    </w:rPr>
  </w:style>
  <w:style w:type="paragraph" w:styleId="12">
    <w:name w:val="Normal (Web)"/>
    <w:basedOn w:val="1"/>
    <w:unhideWhenUsed/>
    <w:qFormat/>
    <w:uiPriority w:val="99"/>
    <w:pPr>
      <w:spacing w:before="100" w:beforeAutospacing="1" w:after="100" w:afterAutospacing="1" w:line="240" w:lineRule="auto"/>
    </w:pPr>
    <w:rPr>
      <w:rFonts w:ascii="宋体" w:hAnsi="宋体" w:cs="宋体"/>
      <w:sz w:val="24"/>
      <w:szCs w:val="24"/>
    </w:rPr>
  </w:style>
  <w:style w:type="paragraph" w:styleId="13">
    <w:name w:val="annotation subject"/>
    <w:basedOn w:val="4"/>
    <w:next w:val="4"/>
    <w:link w:val="52"/>
    <w:semiHidden/>
    <w:unhideWhenUsed/>
    <w:qFormat/>
    <w:uiPriority w:val="99"/>
    <w:rPr>
      <w:b/>
      <w:bCs/>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bCs/>
    </w:rPr>
  </w:style>
  <w:style w:type="character" w:styleId="18">
    <w:name w:val="FollowedHyperlink"/>
    <w:basedOn w:val="16"/>
    <w:semiHidden/>
    <w:unhideWhenUsed/>
    <w:qFormat/>
    <w:uiPriority w:val="99"/>
    <w:rPr>
      <w:color w:val="954F72" w:themeColor="followedHyperlink"/>
      <w:u w:val="single"/>
      <w14:textFill>
        <w14:solidFill>
          <w14:schemeClr w14:val="folHlink"/>
        </w14:solidFill>
      </w14:textFill>
    </w:rPr>
  </w:style>
  <w:style w:type="character" w:styleId="19">
    <w:name w:val="Emphasis"/>
    <w:basedOn w:val="16"/>
    <w:qFormat/>
    <w:uiPriority w:val="20"/>
    <w:rPr>
      <w:i/>
      <w:iCs/>
    </w:rPr>
  </w:style>
  <w:style w:type="character" w:styleId="20">
    <w:name w:val="Hyperlink"/>
    <w:basedOn w:val="16"/>
    <w:unhideWhenUsed/>
    <w:qFormat/>
    <w:uiPriority w:val="99"/>
    <w:rPr>
      <w:color w:val="0000FF"/>
      <w:u w:val="single"/>
    </w:rPr>
  </w:style>
  <w:style w:type="character" w:styleId="21">
    <w:name w:val="annotation reference"/>
    <w:basedOn w:val="16"/>
    <w:semiHidden/>
    <w:unhideWhenUsed/>
    <w:qFormat/>
    <w:uiPriority w:val="99"/>
    <w:rPr>
      <w:sz w:val="21"/>
      <w:szCs w:val="21"/>
    </w:rPr>
  </w:style>
  <w:style w:type="paragraph" w:styleId="22">
    <w:name w:val="List Paragraph"/>
    <w:basedOn w:val="1"/>
    <w:qFormat/>
    <w:uiPriority w:val="34"/>
    <w:pPr>
      <w:ind w:firstLine="420" w:firstLineChars="200"/>
    </w:pPr>
  </w:style>
  <w:style w:type="paragraph" w:customStyle="1" w:styleId="23">
    <w:name w:val="Default"/>
    <w:qFormat/>
    <w:uiPriority w:val="0"/>
    <w:pPr>
      <w:widowControl w:val="0"/>
      <w:autoSpaceDE w:val="0"/>
      <w:autoSpaceDN w:val="0"/>
      <w:adjustRightInd w:val="0"/>
    </w:pPr>
    <w:rPr>
      <w:rFonts w:ascii="仿宋_GB2312" w:eastAsia="仿宋_GB2312" w:cs="仿宋_GB2312" w:hAnsiTheme="minorHAnsi"/>
      <w:color w:val="000000"/>
      <w:sz w:val="24"/>
      <w:szCs w:val="24"/>
      <w:lang w:val="en-US" w:eastAsia="zh-CN" w:bidi="ar-SA"/>
    </w:rPr>
  </w:style>
  <w:style w:type="character" w:customStyle="1" w:styleId="24">
    <w:name w:val="页眉 字符"/>
    <w:basedOn w:val="16"/>
    <w:link w:val="8"/>
    <w:qFormat/>
    <w:uiPriority w:val="99"/>
    <w:rPr>
      <w:rFonts w:ascii="Georgia" w:hAnsi="Georgia" w:eastAsia="宋体"/>
      <w:kern w:val="0"/>
      <w:sz w:val="18"/>
      <w:szCs w:val="18"/>
    </w:rPr>
  </w:style>
  <w:style w:type="character" w:customStyle="1" w:styleId="25">
    <w:name w:val="页脚 字符"/>
    <w:basedOn w:val="16"/>
    <w:link w:val="7"/>
    <w:qFormat/>
    <w:uiPriority w:val="99"/>
    <w:rPr>
      <w:rFonts w:ascii="Georgia" w:hAnsi="Georgia" w:eastAsia="宋体"/>
      <w:kern w:val="0"/>
      <w:sz w:val="18"/>
      <w:szCs w:val="18"/>
    </w:rPr>
  </w:style>
  <w:style w:type="character" w:customStyle="1" w:styleId="26">
    <w:name w:val="fontstyle01"/>
    <w:basedOn w:val="16"/>
    <w:qFormat/>
    <w:uiPriority w:val="0"/>
    <w:rPr>
      <w:rFonts w:hint="default" w:ascii="MicrosoftYaHei-Bold" w:hAnsi="MicrosoftYaHei-Bold"/>
      <w:b/>
      <w:bCs/>
      <w:color w:val="FFFFFF"/>
      <w:sz w:val="32"/>
      <w:szCs w:val="32"/>
    </w:rPr>
  </w:style>
  <w:style w:type="character" w:customStyle="1" w:styleId="27">
    <w:name w:val="fontstyle21"/>
    <w:basedOn w:val="16"/>
    <w:qFormat/>
    <w:uiPriority w:val="0"/>
    <w:rPr>
      <w:rFonts w:hint="eastAsia" w:ascii="华文楷体" w:hAnsi="华文楷体" w:eastAsia="华文楷体"/>
      <w:color w:val="000000"/>
      <w:sz w:val="28"/>
      <w:szCs w:val="28"/>
    </w:rPr>
  </w:style>
  <w:style w:type="paragraph" w:customStyle="1" w:styleId="28">
    <w:name w:val="规章制度"/>
    <w:basedOn w:val="1"/>
    <w:link w:val="29"/>
    <w:qFormat/>
    <w:uiPriority w:val="0"/>
    <w:pPr>
      <w:widowControl w:val="0"/>
      <w:numPr>
        <w:ilvl w:val="0"/>
        <w:numId w:val="1"/>
      </w:numPr>
      <w:snapToGrid w:val="0"/>
      <w:spacing w:after="0" w:line="560" w:lineRule="exact"/>
      <w:jc w:val="both"/>
      <w:outlineLvl w:val="0"/>
    </w:pPr>
    <w:rPr>
      <w:rFonts w:ascii="仿宋_GB2312" w:hAnsi="华文楷体" w:eastAsia="仿宋_GB2312" w:cs="Times New Roman"/>
      <w:kern w:val="2"/>
      <w:sz w:val="32"/>
      <w:szCs w:val="32"/>
    </w:rPr>
  </w:style>
  <w:style w:type="character" w:customStyle="1" w:styleId="29">
    <w:name w:val="规章制度 Char"/>
    <w:basedOn w:val="16"/>
    <w:link w:val="28"/>
    <w:qFormat/>
    <w:uiPriority w:val="0"/>
    <w:rPr>
      <w:rFonts w:ascii="仿宋_GB2312" w:hAnsi="华文楷体" w:eastAsia="仿宋_GB2312" w:cs="Times New Roman"/>
      <w:sz w:val="32"/>
      <w:szCs w:val="32"/>
    </w:rPr>
  </w:style>
  <w:style w:type="character" w:customStyle="1" w:styleId="30">
    <w:name w:val="批注框文本 字符"/>
    <w:basedOn w:val="16"/>
    <w:link w:val="6"/>
    <w:semiHidden/>
    <w:qFormat/>
    <w:uiPriority w:val="99"/>
    <w:rPr>
      <w:rFonts w:ascii="Georgia" w:hAnsi="Georgia" w:eastAsia="宋体"/>
      <w:kern w:val="0"/>
      <w:sz w:val="18"/>
      <w:szCs w:val="18"/>
    </w:rPr>
  </w:style>
  <w:style w:type="paragraph" w:customStyle="1" w:styleId="31">
    <w:name w:val="封面标准名称"/>
    <w:qFormat/>
    <w:uiPriority w:val="0"/>
    <w:pPr>
      <w:framePr w:w="9639" w:h="6917" w:hRule="exact" w:wrap="around" w:vAnchor="page" w:hAnchor="page" w:xAlign="center" w:y="6408"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32">
    <w:name w:val="段"/>
    <w:link w:val="33"/>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character" w:customStyle="1" w:styleId="33">
    <w:name w:val="段 Char"/>
    <w:basedOn w:val="16"/>
    <w:link w:val="32"/>
    <w:qFormat/>
    <w:uiPriority w:val="0"/>
    <w:rPr>
      <w:rFonts w:ascii="宋体" w:hAnsi="Times New Roman" w:eastAsia="宋体" w:cs="Times New Roman"/>
      <w:kern w:val="0"/>
      <w:szCs w:val="20"/>
    </w:rPr>
  </w:style>
  <w:style w:type="paragraph" w:customStyle="1" w:styleId="34">
    <w:name w:val="目次、标准名称标题"/>
    <w:basedOn w:val="1"/>
    <w:next w:val="32"/>
    <w:qFormat/>
    <w:uiPriority w:val="0"/>
    <w:pPr>
      <w:keepNext/>
      <w:pageBreakBefore/>
      <w:shd w:val="clear" w:color="FFFFFF" w:fill="FFFFFF"/>
      <w:spacing w:before="640" w:after="560" w:line="460" w:lineRule="exact"/>
      <w:jc w:val="center"/>
      <w:outlineLvl w:val="0"/>
    </w:pPr>
    <w:rPr>
      <w:rFonts w:ascii="黑体" w:hAnsi="Times New Roman" w:eastAsia="黑体" w:cs="Times New Roman"/>
      <w:sz w:val="32"/>
      <w:szCs w:val="20"/>
    </w:rPr>
  </w:style>
  <w:style w:type="paragraph" w:customStyle="1" w:styleId="35">
    <w:name w:val="一级条标题"/>
    <w:next w:val="32"/>
    <w:qFormat/>
    <w:uiPriority w:val="0"/>
    <w:pPr>
      <w:numPr>
        <w:ilvl w:val="1"/>
        <w:numId w:val="2"/>
      </w:numPr>
      <w:spacing w:beforeLines="50" w:afterLines="50"/>
      <w:outlineLvl w:val="2"/>
    </w:pPr>
    <w:rPr>
      <w:rFonts w:ascii="黑体" w:hAnsi="Times New Roman" w:eastAsia="黑体" w:cs="Times New Roman"/>
      <w:sz w:val="21"/>
      <w:szCs w:val="21"/>
      <w:lang w:val="en-US" w:eastAsia="zh-CN" w:bidi="ar-SA"/>
    </w:rPr>
  </w:style>
  <w:style w:type="paragraph" w:customStyle="1" w:styleId="36">
    <w:name w:val="章标题"/>
    <w:next w:val="32"/>
    <w:qFormat/>
    <w:uiPriority w:val="0"/>
    <w:pPr>
      <w:numPr>
        <w:ilvl w:val="0"/>
        <w:numId w:val="2"/>
      </w:numPr>
      <w:spacing w:beforeLines="100" w:afterLines="100"/>
      <w:jc w:val="both"/>
      <w:outlineLvl w:val="1"/>
    </w:pPr>
    <w:rPr>
      <w:rFonts w:ascii="黑体" w:hAnsi="Times New Roman" w:eastAsia="黑体" w:cs="Times New Roman"/>
      <w:sz w:val="21"/>
      <w:lang w:val="en-US" w:eastAsia="zh-CN" w:bidi="ar-SA"/>
    </w:rPr>
  </w:style>
  <w:style w:type="paragraph" w:customStyle="1" w:styleId="37">
    <w:name w:val="二级条标题"/>
    <w:basedOn w:val="35"/>
    <w:next w:val="32"/>
    <w:qFormat/>
    <w:uiPriority w:val="0"/>
    <w:pPr>
      <w:numPr>
        <w:ilvl w:val="2"/>
      </w:numPr>
      <w:spacing w:before="50" w:after="50"/>
      <w:outlineLvl w:val="3"/>
    </w:pPr>
  </w:style>
  <w:style w:type="paragraph" w:customStyle="1" w:styleId="38">
    <w:name w:val="列项——（一级）"/>
    <w:qFormat/>
    <w:uiPriority w:val="0"/>
    <w:pPr>
      <w:widowControl w:val="0"/>
      <w:numPr>
        <w:ilvl w:val="0"/>
        <w:numId w:val="3"/>
      </w:numPr>
      <w:jc w:val="both"/>
    </w:pPr>
    <w:rPr>
      <w:rFonts w:ascii="宋体" w:hAnsi="Times New Roman" w:eastAsia="宋体" w:cs="Times New Roman"/>
      <w:sz w:val="21"/>
      <w:lang w:val="en-US" w:eastAsia="zh-CN" w:bidi="ar-SA"/>
    </w:rPr>
  </w:style>
  <w:style w:type="paragraph" w:customStyle="1" w:styleId="39">
    <w:name w:val="列项●（二级）"/>
    <w:qFormat/>
    <w:uiPriority w:val="0"/>
    <w:pPr>
      <w:numPr>
        <w:ilvl w:val="1"/>
        <w:numId w:val="3"/>
      </w:numPr>
      <w:tabs>
        <w:tab w:val="left" w:pos="840"/>
      </w:tabs>
      <w:jc w:val="both"/>
    </w:pPr>
    <w:rPr>
      <w:rFonts w:ascii="宋体" w:hAnsi="Times New Roman" w:eastAsia="宋体" w:cs="Times New Roman"/>
      <w:sz w:val="21"/>
      <w:lang w:val="en-US" w:eastAsia="zh-CN" w:bidi="ar-SA"/>
    </w:rPr>
  </w:style>
  <w:style w:type="paragraph" w:customStyle="1" w:styleId="40">
    <w:name w:val="三级条标题"/>
    <w:basedOn w:val="37"/>
    <w:next w:val="32"/>
    <w:qFormat/>
    <w:uiPriority w:val="0"/>
    <w:pPr>
      <w:numPr>
        <w:ilvl w:val="3"/>
      </w:numPr>
      <w:outlineLvl w:val="4"/>
    </w:pPr>
  </w:style>
  <w:style w:type="paragraph" w:customStyle="1" w:styleId="41">
    <w:name w:val="四级条标题"/>
    <w:basedOn w:val="40"/>
    <w:next w:val="32"/>
    <w:qFormat/>
    <w:uiPriority w:val="0"/>
    <w:pPr>
      <w:numPr>
        <w:ilvl w:val="4"/>
      </w:numPr>
      <w:outlineLvl w:val="5"/>
    </w:pPr>
  </w:style>
  <w:style w:type="paragraph" w:customStyle="1" w:styleId="42">
    <w:name w:val="五级条标题"/>
    <w:basedOn w:val="41"/>
    <w:next w:val="32"/>
    <w:qFormat/>
    <w:uiPriority w:val="0"/>
    <w:pPr>
      <w:numPr>
        <w:ilvl w:val="5"/>
      </w:numPr>
      <w:outlineLvl w:val="6"/>
    </w:pPr>
  </w:style>
  <w:style w:type="paragraph" w:customStyle="1" w:styleId="43">
    <w:name w:val="列项◆（三级）"/>
    <w:basedOn w:val="1"/>
    <w:qFormat/>
    <w:uiPriority w:val="0"/>
    <w:pPr>
      <w:widowControl w:val="0"/>
      <w:numPr>
        <w:ilvl w:val="2"/>
        <w:numId w:val="3"/>
      </w:numPr>
      <w:spacing w:after="0" w:line="240" w:lineRule="auto"/>
      <w:jc w:val="both"/>
    </w:pPr>
    <w:rPr>
      <w:rFonts w:ascii="宋体" w:hAnsi="Times New Roman" w:cs="Times New Roman"/>
      <w:kern w:val="2"/>
      <w:sz w:val="21"/>
      <w:szCs w:val="21"/>
    </w:rPr>
  </w:style>
  <w:style w:type="paragraph" w:customStyle="1" w:styleId="44">
    <w:name w:val="一级无"/>
    <w:basedOn w:val="35"/>
    <w:qFormat/>
    <w:uiPriority w:val="0"/>
    <w:pPr>
      <w:spacing w:beforeLines="0" w:afterLines="0"/>
    </w:pPr>
    <w:rPr>
      <w:rFonts w:ascii="宋体" w:eastAsia="宋体"/>
    </w:rPr>
  </w:style>
  <w:style w:type="character" w:customStyle="1" w:styleId="45">
    <w:name w:val="标题 2 字符"/>
    <w:basedOn w:val="16"/>
    <w:link w:val="3"/>
    <w:semiHidden/>
    <w:qFormat/>
    <w:uiPriority w:val="0"/>
    <w:rPr>
      <w:rFonts w:ascii="Arial" w:hAnsi="Arial" w:eastAsia="黑体" w:cs="Times New Roman"/>
      <w:b/>
      <w:bCs/>
      <w:sz w:val="32"/>
      <w:szCs w:val="32"/>
    </w:rPr>
  </w:style>
  <w:style w:type="paragraph" w:customStyle="1" w:styleId="46">
    <w:name w:val="条文"/>
    <w:basedOn w:val="28"/>
    <w:link w:val="47"/>
    <w:qFormat/>
    <w:uiPriority w:val="0"/>
    <w:pPr>
      <w:numPr>
        <w:numId w:val="0"/>
      </w:numPr>
      <w:ind w:firstLine="640" w:firstLineChars="200"/>
    </w:pPr>
  </w:style>
  <w:style w:type="character" w:customStyle="1" w:styleId="47">
    <w:name w:val="条文 Char"/>
    <w:basedOn w:val="29"/>
    <w:link w:val="46"/>
    <w:qFormat/>
    <w:uiPriority w:val="0"/>
    <w:rPr>
      <w:rFonts w:ascii="仿宋_GB2312" w:hAnsi="华文楷体" w:eastAsia="仿宋_GB2312" w:cs="Times New Roman"/>
      <w:sz w:val="32"/>
      <w:szCs w:val="32"/>
    </w:rPr>
  </w:style>
  <w:style w:type="character" w:customStyle="1" w:styleId="48">
    <w:name w:val="标题 1 字符"/>
    <w:basedOn w:val="16"/>
    <w:link w:val="2"/>
    <w:qFormat/>
    <w:uiPriority w:val="9"/>
    <w:rPr>
      <w:rFonts w:ascii="Georgia" w:hAnsi="Georgia" w:eastAsia="宋体"/>
      <w:b/>
      <w:bCs/>
      <w:kern w:val="44"/>
      <w:sz w:val="44"/>
      <w:szCs w:val="44"/>
    </w:rPr>
  </w:style>
  <w:style w:type="paragraph" w:customStyle="1" w:styleId="49">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50">
    <w:name w:val="副标题 字符"/>
    <w:basedOn w:val="16"/>
    <w:link w:val="10"/>
    <w:qFormat/>
    <w:uiPriority w:val="11"/>
    <w:rPr>
      <w:b/>
      <w:bCs/>
      <w:kern w:val="28"/>
      <w:sz w:val="32"/>
      <w:szCs w:val="32"/>
    </w:rPr>
  </w:style>
  <w:style w:type="character" w:customStyle="1" w:styleId="51">
    <w:name w:val="批注文字 字符"/>
    <w:basedOn w:val="16"/>
    <w:link w:val="4"/>
    <w:semiHidden/>
    <w:qFormat/>
    <w:uiPriority w:val="99"/>
    <w:rPr>
      <w:rFonts w:ascii="Georgia" w:hAnsi="Georgia" w:eastAsia="宋体"/>
      <w:kern w:val="0"/>
      <w:sz w:val="22"/>
    </w:rPr>
  </w:style>
  <w:style w:type="character" w:customStyle="1" w:styleId="52">
    <w:name w:val="批注主题 字符"/>
    <w:basedOn w:val="51"/>
    <w:link w:val="13"/>
    <w:semiHidden/>
    <w:qFormat/>
    <w:uiPriority w:val="99"/>
    <w:rPr>
      <w:rFonts w:ascii="Georgia" w:hAnsi="Georgia" w:eastAsia="宋体"/>
      <w:b/>
      <w:bCs/>
      <w:kern w:val="0"/>
      <w:sz w:val="2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glossaryDocument" Target="glossary/document.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F2EB5BA70E9049EC8FFB4D03021B6556"/>
        <w:style w:val=""/>
        <w:category>
          <w:name w:val="常规"/>
          <w:gallery w:val="placeholder"/>
        </w:category>
        <w:types>
          <w:type w:val="bbPlcHdr"/>
        </w:types>
        <w:behaviors>
          <w:behavior w:val="content"/>
        </w:behaviors>
        <w:description w:val=""/>
        <w:guid w:val="{132CE08D-D885-411E-B6CD-BAB81694FA0C}"/>
      </w:docPartPr>
      <w:docPartBody>
        <w:p w14:paraId="30667914">
          <w:pPr>
            <w:pStyle w:val="4"/>
          </w:pPr>
          <w:r>
            <w:rPr>
              <w:lang w:val="zh-CN"/>
            </w:rPr>
            <w:t>[在此处键入]</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5B7"/>
    <w:rsid w:val="00002ECE"/>
    <w:rsid w:val="00050846"/>
    <w:rsid w:val="000C140D"/>
    <w:rsid w:val="00107223"/>
    <w:rsid w:val="00122240"/>
    <w:rsid w:val="00215847"/>
    <w:rsid w:val="002B5A87"/>
    <w:rsid w:val="002F587A"/>
    <w:rsid w:val="002F61B1"/>
    <w:rsid w:val="003259BD"/>
    <w:rsid w:val="003A7938"/>
    <w:rsid w:val="003F0410"/>
    <w:rsid w:val="004000A2"/>
    <w:rsid w:val="00421FF0"/>
    <w:rsid w:val="004F1DF8"/>
    <w:rsid w:val="005128D7"/>
    <w:rsid w:val="0051331F"/>
    <w:rsid w:val="005210B5"/>
    <w:rsid w:val="00565A32"/>
    <w:rsid w:val="005917CF"/>
    <w:rsid w:val="005D5339"/>
    <w:rsid w:val="00611FC7"/>
    <w:rsid w:val="006314E5"/>
    <w:rsid w:val="00643E69"/>
    <w:rsid w:val="006554FC"/>
    <w:rsid w:val="00687561"/>
    <w:rsid w:val="006A1FC6"/>
    <w:rsid w:val="006A4D4E"/>
    <w:rsid w:val="00710447"/>
    <w:rsid w:val="0071684C"/>
    <w:rsid w:val="00724577"/>
    <w:rsid w:val="00745BD5"/>
    <w:rsid w:val="007668D9"/>
    <w:rsid w:val="007723D6"/>
    <w:rsid w:val="00782BCB"/>
    <w:rsid w:val="007A0404"/>
    <w:rsid w:val="007F2E73"/>
    <w:rsid w:val="0082465E"/>
    <w:rsid w:val="008259D0"/>
    <w:rsid w:val="008401EE"/>
    <w:rsid w:val="008A5616"/>
    <w:rsid w:val="008E12D9"/>
    <w:rsid w:val="009D37F0"/>
    <w:rsid w:val="009F75E5"/>
    <w:rsid w:val="00A27410"/>
    <w:rsid w:val="00A31FAD"/>
    <w:rsid w:val="00A54A38"/>
    <w:rsid w:val="00B0230B"/>
    <w:rsid w:val="00B63801"/>
    <w:rsid w:val="00B747FB"/>
    <w:rsid w:val="00B8414F"/>
    <w:rsid w:val="00BA3919"/>
    <w:rsid w:val="00BE3845"/>
    <w:rsid w:val="00BF33B8"/>
    <w:rsid w:val="00C853BF"/>
    <w:rsid w:val="00CB50E6"/>
    <w:rsid w:val="00D211AB"/>
    <w:rsid w:val="00D81096"/>
    <w:rsid w:val="00DC6C3B"/>
    <w:rsid w:val="00EA42FF"/>
    <w:rsid w:val="00EC70C2"/>
    <w:rsid w:val="00ED6032"/>
    <w:rsid w:val="00F2537C"/>
    <w:rsid w:val="00F61453"/>
    <w:rsid w:val="00F6776F"/>
    <w:rsid w:val="00FC05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F2EB5BA70E9049EC8FFB4D03021B6556"/>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
    <w:name w:val="27D7DB695E2947A4B89F01004562A96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544E439C247D48A38414FBBF13F53485"/>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7">
    <w:name w:val="C9A092302A94457B8FFB2C4049C6A50D"/>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9762A0E-4A4A-4A42-BB8F-B564A1C642EF}">
  <ds:schemaRefs/>
</ds:datastoreItem>
</file>

<file path=docProps/app.xml><?xml version="1.0" encoding="utf-8"?>
<Properties xmlns="http://schemas.openxmlformats.org/officeDocument/2006/extended-properties" xmlns:vt="http://schemas.openxmlformats.org/officeDocument/2006/docPropsVTypes">
  <Template>Normal</Template>
  <Pages>9</Pages>
  <Words>477</Words>
  <Characters>2722</Characters>
  <Lines>22</Lines>
  <Paragraphs>6</Paragraphs>
  <TotalTime>2</TotalTime>
  <ScaleCrop>false</ScaleCrop>
  <LinksUpToDate>false</LinksUpToDate>
  <CharactersWithSpaces>3193</CharactersWithSpaces>
  <Application>WPS Office_12.8.2.21215_F1E327BC-269C-435d-A152-05C5408002CA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2023-07-06T13:44:00Z</dcterms:created>
  <dc:creator>Jiao Peng 焦鹏</dc:creator>
  <cp:lastModifiedBy>咨询组</cp:lastModifiedBy>
  <cp:lastPrinted>2023-01-06T03:00:00Z</cp:lastPrinted>
  <dcterms:modified xsi:type="dcterms:W3CDTF">2026-05-15T01:29:53Z</dcterms:modified>
  <cp:revision>364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2052-12.8.2.21215</vt:lpwstr>
  </property>
  <property fmtid="{D5CDD505-2E9C-101B-9397-08002B2CF9AE}" pid="3" name="ICV">
    <vt:lpwstr>338DD1F3E47B4DF9B904E0229B87829C_12</vt:lpwstr>
  </property>
</Properties>
</file>
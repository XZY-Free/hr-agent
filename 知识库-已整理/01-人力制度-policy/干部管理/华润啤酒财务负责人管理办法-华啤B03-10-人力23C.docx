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B323E">
      <w:pPr>
        <w:spacing w:after="0" w:line="240" w:lineRule="auto"/>
        <w:jc w:val="center"/>
        <w:rPr>
          <w:del w:id="0" w:author="咨询组" w:date="2025-12-09T10:43:54Z"/>
          <w:rFonts w:ascii="华文中宋" w:hAnsi="华文中宋" w:eastAsia="华文中宋"/>
          <w:sz w:val="24"/>
        </w:rPr>
      </w:pPr>
      <w:del w:id="1" w:author="咨询组" w:date="2025-12-09T10:43:54Z">
        <w:r>
          <w:rPr>
            <w:rFonts w:hint="eastAsia" w:ascii="华文中宋" w:hAnsi="华文中宋" w:eastAsia="华文中宋"/>
            <w:sz w:val="24"/>
          </w:rPr>
          <w:delText>华润啤酒制度信息表</w:delText>
        </w:r>
      </w:del>
    </w:p>
    <w:p w14:paraId="75A18324">
      <w:pPr>
        <w:spacing w:after="0" w:line="240" w:lineRule="auto"/>
        <w:rPr>
          <w:del w:id="2" w:author="咨询组" w:date="2025-12-09T10:43:54Z"/>
          <w:sz w:val="21"/>
        </w:rPr>
      </w:pPr>
      <w:del w:id="3" w:author="咨询组" w:date="2025-12-09T10:43:54Z">
        <w:r>
          <w:rPr>
            <w:rFonts w:hint="eastAsia"/>
            <w:sz w:val="21"/>
          </w:rPr>
          <w:delText>制度基本信息</w:delText>
        </w:r>
      </w:del>
    </w:p>
    <w:p w14:paraId="06590713">
      <w:pPr>
        <w:pStyle w:val="31"/>
        <w:framePr w:w="0" w:hRule="auto" w:wrap="auto" w:vAnchor="margin" w:hAnchor="text" w:xAlign="left" w:yAlign="inline"/>
        <w:spacing w:line="400" w:lineRule="exact"/>
        <w:rPr>
          <w:del w:id="4" w:author="咨询组" w:date="2025-12-09T10:43:54Z"/>
        </w:rPr>
      </w:pPr>
      <w:del w:id="5" w:author="咨询组" w:date="2025-12-09T10:43:54Z">
        <w:r>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239F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7" w:author="咨询组" w:date="2025-12-09T10:43:54Z"/>
        </w:trPr>
        <w:tc>
          <w:tcPr>
            <w:tcW w:w="1696" w:type="dxa"/>
            <w:shd w:val="clear" w:color="auto" w:fill="D0CECE" w:themeFill="background2" w:themeFillShade="E6"/>
            <w:vAlign w:val="center"/>
          </w:tcPr>
          <w:p w14:paraId="3D072A48">
            <w:pPr>
              <w:pStyle w:val="12"/>
              <w:spacing w:before="0" w:beforeAutospacing="0" w:after="0" w:afterAutospacing="0"/>
              <w:jc w:val="center"/>
              <w:rPr>
                <w:del w:id="8" w:author="咨询组" w:date="2025-12-09T10:43:54Z"/>
                <w:rFonts w:hAnsi="Times New Roman" w:cs="Times New Roman"/>
                <w:sz w:val="21"/>
                <w:szCs w:val="21"/>
              </w:rPr>
            </w:pPr>
            <w:del w:id="9" w:author="咨询组" w:date="2025-12-09T10:43:54Z">
              <w:r>
                <w:rPr>
                  <w:rFonts w:hint="eastAsia" w:hAnsi="Times New Roman" w:cs="Times New Roman"/>
                  <w:sz w:val="21"/>
                  <w:szCs w:val="21"/>
                </w:rPr>
                <w:delText>制度名称</w:delText>
              </w:r>
            </w:del>
          </w:p>
        </w:tc>
        <w:tc>
          <w:tcPr>
            <w:tcW w:w="6600" w:type="dxa"/>
            <w:vAlign w:val="center"/>
          </w:tcPr>
          <w:p w14:paraId="32416948">
            <w:pPr>
              <w:pStyle w:val="12"/>
              <w:spacing w:before="0" w:beforeAutospacing="0" w:after="0" w:afterAutospacing="0"/>
              <w:rPr>
                <w:del w:id="10" w:author="咨询组" w:date="2025-12-09T10:43:54Z"/>
                <w:rFonts w:hAnsi="Times New Roman" w:cs="Times New Roman"/>
                <w:sz w:val="21"/>
                <w:szCs w:val="21"/>
              </w:rPr>
            </w:pPr>
            <w:del w:id="11" w:author="咨询组" w:date="2025-12-09T10:43:54Z">
              <w:r>
                <w:rPr>
                  <w:rFonts w:hint="eastAsia"/>
                  <w:sz w:val="21"/>
                  <w:szCs w:val="21"/>
                </w:rPr>
                <w:delText>华润啤酒财务负责人管理办法</w:delText>
              </w:r>
            </w:del>
          </w:p>
        </w:tc>
      </w:tr>
      <w:tr w14:paraId="3538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2" w:author="咨询组" w:date="2025-12-09T10:43:54Z"/>
        </w:trPr>
        <w:tc>
          <w:tcPr>
            <w:tcW w:w="1696" w:type="dxa"/>
            <w:shd w:val="clear" w:color="auto" w:fill="D0CECE" w:themeFill="background2" w:themeFillShade="E6"/>
            <w:vAlign w:val="center"/>
          </w:tcPr>
          <w:p w14:paraId="6922D734">
            <w:pPr>
              <w:pStyle w:val="12"/>
              <w:spacing w:before="0" w:beforeAutospacing="0" w:after="0" w:afterAutospacing="0"/>
              <w:jc w:val="center"/>
              <w:rPr>
                <w:del w:id="13" w:author="咨询组" w:date="2025-12-09T10:43:54Z"/>
                <w:rFonts w:hAnsi="Times New Roman" w:cs="Times New Roman"/>
                <w:sz w:val="21"/>
                <w:szCs w:val="21"/>
              </w:rPr>
            </w:pPr>
            <w:del w:id="14" w:author="咨询组" w:date="2025-12-09T10:43:54Z">
              <w:r>
                <w:rPr>
                  <w:rFonts w:hint="eastAsia" w:hAnsi="Times New Roman" w:cs="Times New Roman"/>
                  <w:sz w:val="21"/>
                  <w:szCs w:val="21"/>
                </w:rPr>
                <w:delText>制度级别</w:delText>
              </w:r>
            </w:del>
          </w:p>
        </w:tc>
        <w:tc>
          <w:tcPr>
            <w:tcW w:w="6600" w:type="dxa"/>
            <w:vAlign w:val="center"/>
          </w:tcPr>
          <w:p w14:paraId="7319AC14">
            <w:pPr>
              <w:pStyle w:val="12"/>
              <w:spacing w:before="0" w:beforeAutospacing="0" w:after="0" w:afterAutospacing="0"/>
              <w:rPr>
                <w:del w:id="15" w:author="咨询组" w:date="2025-12-09T10:43:54Z"/>
                <w:sz w:val="21"/>
                <w:szCs w:val="21"/>
              </w:rPr>
            </w:pPr>
            <w:del w:id="16" w:author="咨询组" w:date="2025-12-09T10:43:54Z">
              <w:r>
                <w:rPr>
                  <w:rFonts w:hint="eastAsia"/>
                  <w:sz w:val="21"/>
                  <w:szCs w:val="21"/>
                </w:rPr>
                <w:delText>管理办法（二级制度）</w:delText>
              </w:r>
            </w:del>
          </w:p>
        </w:tc>
      </w:tr>
      <w:tr w14:paraId="5E08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17" w:author="咨询组" w:date="2025-12-09T10:43:54Z"/>
        </w:trPr>
        <w:tc>
          <w:tcPr>
            <w:tcW w:w="1696" w:type="dxa"/>
            <w:shd w:val="clear" w:color="auto" w:fill="D0CECE" w:themeFill="background2" w:themeFillShade="E6"/>
            <w:vAlign w:val="center"/>
          </w:tcPr>
          <w:p w14:paraId="272F9297">
            <w:pPr>
              <w:pStyle w:val="12"/>
              <w:spacing w:before="0" w:beforeAutospacing="0" w:after="0" w:afterAutospacing="0"/>
              <w:jc w:val="center"/>
              <w:rPr>
                <w:del w:id="18" w:author="咨询组" w:date="2025-12-09T10:43:54Z"/>
                <w:rFonts w:hAnsi="Times New Roman" w:cs="Times New Roman"/>
                <w:sz w:val="21"/>
                <w:szCs w:val="21"/>
              </w:rPr>
            </w:pPr>
            <w:del w:id="19" w:author="咨询组" w:date="2025-12-09T10:43:54Z">
              <w:r>
                <w:rPr>
                  <w:rFonts w:hint="eastAsia" w:hAnsi="Times New Roman" w:cs="Times New Roman"/>
                  <w:sz w:val="21"/>
                  <w:szCs w:val="21"/>
                </w:rPr>
                <w:delText>制度编号</w:delText>
              </w:r>
            </w:del>
          </w:p>
        </w:tc>
        <w:tc>
          <w:tcPr>
            <w:tcW w:w="6600" w:type="dxa"/>
            <w:vAlign w:val="center"/>
          </w:tcPr>
          <w:p w14:paraId="53C53C90">
            <w:pPr>
              <w:pStyle w:val="12"/>
              <w:spacing w:before="0" w:beforeAutospacing="0" w:after="0" w:afterAutospacing="0"/>
              <w:rPr>
                <w:del w:id="20" w:author="咨询组" w:date="2025-12-09T10:43:54Z"/>
                <w:rFonts w:hAnsi="Times New Roman" w:cs="Times New Roman"/>
                <w:sz w:val="21"/>
                <w:szCs w:val="21"/>
              </w:rPr>
            </w:pPr>
            <w:del w:id="21" w:author="咨询组" w:date="2025-12-09T10:43:54Z">
              <w:r>
                <w:rPr>
                  <w:rFonts w:hint="eastAsia" w:hAnsi="Times New Roman" w:cs="Times New Roman"/>
                  <w:sz w:val="21"/>
                  <w:szCs w:val="21"/>
                </w:rPr>
                <w:delText>华啤</w:delText>
              </w:r>
            </w:del>
            <w:del w:id="22" w:author="咨询组" w:date="2025-12-09T10:43:54Z">
              <w:r>
                <w:rPr>
                  <w:rFonts w:hAnsi="Times New Roman" w:cs="Times New Roman"/>
                  <w:sz w:val="21"/>
                  <w:szCs w:val="21"/>
                </w:rPr>
                <w:delText>B03-10-人力25C</w:delText>
              </w:r>
            </w:del>
          </w:p>
        </w:tc>
      </w:tr>
      <w:tr w14:paraId="265F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23" w:author="咨询组" w:date="2025-12-09T10:43:54Z"/>
        </w:trPr>
        <w:tc>
          <w:tcPr>
            <w:tcW w:w="1696" w:type="dxa"/>
            <w:shd w:val="clear" w:color="auto" w:fill="D0CECE" w:themeFill="background2" w:themeFillShade="E6"/>
            <w:vAlign w:val="center"/>
          </w:tcPr>
          <w:p w14:paraId="025F4E8C">
            <w:pPr>
              <w:pStyle w:val="12"/>
              <w:spacing w:before="0" w:beforeAutospacing="0" w:after="0" w:afterAutospacing="0"/>
              <w:jc w:val="center"/>
              <w:rPr>
                <w:del w:id="24" w:author="咨询组" w:date="2025-12-09T10:43:54Z"/>
                <w:rFonts w:hAnsi="Times New Roman" w:cs="Times New Roman"/>
                <w:sz w:val="21"/>
                <w:szCs w:val="21"/>
              </w:rPr>
            </w:pPr>
            <w:del w:id="25" w:author="咨询组" w:date="2025-12-09T10:43:54Z">
              <w:r>
                <w:rPr>
                  <w:rFonts w:hint="eastAsia" w:hAnsi="Times New Roman" w:cs="Times New Roman"/>
                  <w:sz w:val="21"/>
                  <w:szCs w:val="21"/>
                </w:rPr>
                <w:delText>制度批准者</w:delText>
              </w:r>
            </w:del>
          </w:p>
        </w:tc>
        <w:tc>
          <w:tcPr>
            <w:tcW w:w="6600" w:type="dxa"/>
            <w:vAlign w:val="center"/>
          </w:tcPr>
          <w:p w14:paraId="692F5ECF">
            <w:pPr>
              <w:pStyle w:val="12"/>
              <w:spacing w:before="0" w:beforeAutospacing="0" w:after="0" w:afterAutospacing="0"/>
              <w:rPr>
                <w:del w:id="26" w:author="咨询组" w:date="2025-12-09T10:43:54Z"/>
                <w:rFonts w:hAnsi="Times New Roman" w:cs="Times New Roman"/>
                <w:sz w:val="21"/>
                <w:szCs w:val="21"/>
              </w:rPr>
            </w:pPr>
            <w:del w:id="27" w:author="咨询组" w:date="2025-12-09T10:43:54Z">
              <w:r>
                <w:rPr>
                  <w:rFonts w:hint="eastAsia" w:hAnsi="Times New Roman" w:cs="Times New Roman"/>
                  <w:sz w:val="21"/>
                  <w:szCs w:val="21"/>
                </w:rPr>
                <w:delText>华润啤酒</w:delText>
              </w:r>
            </w:del>
          </w:p>
        </w:tc>
      </w:tr>
      <w:tr w14:paraId="1B5F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del w:id="28" w:author="咨询组" w:date="2025-12-09T10:43:54Z"/>
        </w:trPr>
        <w:tc>
          <w:tcPr>
            <w:tcW w:w="1696" w:type="dxa"/>
            <w:shd w:val="clear" w:color="auto" w:fill="D0CECE" w:themeFill="background2" w:themeFillShade="E6"/>
            <w:vAlign w:val="center"/>
          </w:tcPr>
          <w:p w14:paraId="7042BEF0">
            <w:pPr>
              <w:pStyle w:val="12"/>
              <w:spacing w:before="0" w:beforeAutospacing="0" w:after="0" w:afterAutospacing="0"/>
              <w:jc w:val="center"/>
              <w:rPr>
                <w:del w:id="29" w:author="咨询组" w:date="2025-12-09T10:43:54Z"/>
                <w:rFonts w:hAnsi="Times New Roman" w:cs="Times New Roman"/>
                <w:sz w:val="21"/>
                <w:szCs w:val="21"/>
              </w:rPr>
            </w:pPr>
            <w:del w:id="30" w:author="咨询组" w:date="2025-12-09T10:43:54Z">
              <w:r>
                <w:rPr>
                  <w:rFonts w:hint="eastAsia" w:hAnsi="Times New Roman" w:cs="Times New Roman"/>
                  <w:sz w:val="21"/>
                  <w:szCs w:val="21"/>
                </w:rPr>
                <w:delText>制度制订者</w:delText>
              </w:r>
            </w:del>
          </w:p>
        </w:tc>
        <w:tc>
          <w:tcPr>
            <w:tcW w:w="6600" w:type="dxa"/>
            <w:vAlign w:val="center"/>
          </w:tcPr>
          <w:p w14:paraId="4C31145D">
            <w:pPr>
              <w:pStyle w:val="12"/>
              <w:spacing w:before="0" w:beforeAutospacing="0" w:after="0" w:afterAutospacing="0"/>
              <w:rPr>
                <w:del w:id="31" w:author="咨询组" w:date="2025-12-09T10:43:54Z"/>
                <w:rFonts w:hAnsi="Times New Roman" w:cs="Times New Roman"/>
                <w:sz w:val="21"/>
                <w:szCs w:val="21"/>
              </w:rPr>
            </w:pPr>
            <w:del w:id="32" w:author="咨询组" w:date="2025-12-09T10:43:54Z">
              <w:r>
                <w:rPr>
                  <w:rFonts w:hint="eastAsia" w:hAnsi="Times New Roman" w:cs="Times New Roman"/>
                  <w:sz w:val="21"/>
                  <w:szCs w:val="21"/>
                </w:rPr>
                <w:delText>华润啤酒人力资源部</w:delText>
              </w:r>
            </w:del>
          </w:p>
        </w:tc>
      </w:tr>
    </w:tbl>
    <w:p w14:paraId="2C6D3EE7">
      <w:pPr>
        <w:pStyle w:val="31"/>
        <w:framePr w:w="0" w:hRule="auto" w:wrap="auto" w:vAnchor="margin" w:hAnchor="text" w:xAlign="left" w:yAlign="inline"/>
        <w:spacing w:line="360" w:lineRule="auto"/>
        <w:rPr>
          <w:del w:id="33" w:author="咨询组" w:date="2025-12-09T10:43:54Z"/>
          <w:sz w:val="21"/>
        </w:rPr>
      </w:pPr>
    </w:p>
    <w:p w14:paraId="112723A4">
      <w:pPr>
        <w:spacing w:after="0" w:line="240" w:lineRule="auto"/>
        <w:rPr>
          <w:del w:id="34" w:author="咨询组" w:date="2025-12-09T10:43:54Z"/>
          <w:sz w:val="21"/>
        </w:rPr>
      </w:pPr>
      <w:del w:id="35" w:author="咨询组" w:date="2025-12-09T10:43:54Z">
        <w:r>
          <w:rPr>
            <w:rFonts w:hint="eastAsia"/>
            <w:sz w:val="21"/>
          </w:rPr>
          <w:delText>制度版本记录</w:delText>
        </w:r>
      </w:del>
    </w:p>
    <w:p w14:paraId="19336AE8">
      <w:pPr>
        <w:pStyle w:val="31"/>
        <w:framePr w:w="0" w:hRule="auto" w:wrap="auto" w:vAnchor="margin" w:hAnchor="text" w:xAlign="left" w:yAlign="inline"/>
        <w:spacing w:line="400" w:lineRule="exact"/>
        <w:rPr>
          <w:del w:id="36" w:author="咨询组" w:date="2025-12-09T10:43:54Z"/>
        </w:rPr>
      </w:pPr>
      <w:del w:id="37" w:author="咨询组" w:date="2025-12-09T10:43:54Z">
        <w:r>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2AC9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39" w:author="咨询组" w:date="2025-12-09T10:43:54Z"/>
        </w:trPr>
        <w:tc>
          <w:tcPr>
            <w:tcW w:w="1980" w:type="dxa"/>
            <w:shd w:val="clear" w:color="auto" w:fill="D0CECE" w:themeFill="background2" w:themeFillShade="E6"/>
            <w:vAlign w:val="center"/>
          </w:tcPr>
          <w:p w14:paraId="0878892C">
            <w:pPr>
              <w:pStyle w:val="12"/>
              <w:spacing w:before="0" w:beforeAutospacing="0" w:after="0" w:afterAutospacing="0"/>
              <w:jc w:val="center"/>
              <w:rPr>
                <w:del w:id="40" w:author="咨询组" w:date="2025-12-09T10:43:54Z"/>
                <w:rFonts w:hAnsi="Times New Roman" w:cs="Times New Roman"/>
                <w:sz w:val="21"/>
                <w:szCs w:val="20"/>
              </w:rPr>
            </w:pPr>
            <w:del w:id="41" w:author="咨询组" w:date="2025-12-09T10:43:54Z">
              <w:r>
                <w:rPr>
                  <w:rFonts w:hint="eastAsia" w:hAnsi="Times New Roman" w:cs="Times New Roman"/>
                  <w:sz w:val="21"/>
                  <w:szCs w:val="20"/>
                </w:rPr>
                <w:delText>生效日期</w:delText>
              </w:r>
            </w:del>
          </w:p>
        </w:tc>
        <w:tc>
          <w:tcPr>
            <w:tcW w:w="1276" w:type="dxa"/>
            <w:shd w:val="clear" w:color="auto" w:fill="D0CECE" w:themeFill="background2" w:themeFillShade="E6"/>
            <w:vAlign w:val="center"/>
          </w:tcPr>
          <w:p w14:paraId="704C08BC">
            <w:pPr>
              <w:pStyle w:val="12"/>
              <w:spacing w:before="0" w:beforeAutospacing="0" w:after="0" w:afterAutospacing="0"/>
              <w:jc w:val="center"/>
              <w:rPr>
                <w:del w:id="42" w:author="咨询组" w:date="2025-12-09T10:43:54Z"/>
                <w:rFonts w:hAnsi="Times New Roman" w:cs="Times New Roman"/>
                <w:sz w:val="21"/>
                <w:szCs w:val="20"/>
              </w:rPr>
            </w:pPr>
            <w:del w:id="43" w:author="咨询组" w:date="2025-12-09T10:43:54Z">
              <w:r>
                <w:rPr>
                  <w:rFonts w:hint="eastAsia" w:hAnsi="Times New Roman" w:cs="Times New Roman"/>
                  <w:sz w:val="21"/>
                  <w:szCs w:val="20"/>
                </w:rPr>
                <w:delText>制度起草人</w:delText>
              </w:r>
            </w:del>
          </w:p>
        </w:tc>
        <w:tc>
          <w:tcPr>
            <w:tcW w:w="4913" w:type="dxa"/>
            <w:shd w:val="clear" w:color="auto" w:fill="D0CECE" w:themeFill="background2" w:themeFillShade="E6"/>
            <w:vAlign w:val="center"/>
          </w:tcPr>
          <w:p w14:paraId="1533CEE8">
            <w:pPr>
              <w:pStyle w:val="12"/>
              <w:spacing w:before="0" w:beforeAutospacing="0" w:after="0" w:afterAutospacing="0"/>
              <w:jc w:val="center"/>
              <w:rPr>
                <w:del w:id="44" w:author="咨询组" w:date="2025-12-09T10:43:54Z"/>
                <w:rFonts w:hAnsi="Times New Roman" w:cs="Times New Roman"/>
                <w:sz w:val="21"/>
                <w:szCs w:val="20"/>
              </w:rPr>
            </w:pPr>
            <w:del w:id="45" w:author="咨询组" w:date="2025-12-09T10:43:54Z">
              <w:r>
                <w:rPr>
                  <w:rFonts w:hint="eastAsia" w:hAnsi="Times New Roman" w:cs="Times New Roman"/>
                  <w:sz w:val="21"/>
                  <w:szCs w:val="20"/>
                </w:rPr>
                <w:delText>变更说明</w:delText>
              </w:r>
            </w:del>
          </w:p>
        </w:tc>
      </w:tr>
      <w:tr w14:paraId="58AF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46" w:author="咨询组" w:date="2025-12-09T10:43:54Z"/>
        </w:trPr>
        <w:tc>
          <w:tcPr>
            <w:tcW w:w="1980" w:type="dxa"/>
            <w:vAlign w:val="center"/>
          </w:tcPr>
          <w:p w14:paraId="39FE9AD7">
            <w:pPr>
              <w:pStyle w:val="12"/>
              <w:spacing w:before="0" w:beforeAutospacing="0" w:after="0" w:afterAutospacing="0"/>
              <w:jc w:val="center"/>
              <w:rPr>
                <w:del w:id="47" w:author="咨询组" w:date="2025-12-09T10:43:54Z"/>
                <w:rFonts w:hAnsi="Times New Roman" w:cs="Times New Roman"/>
                <w:sz w:val="21"/>
                <w:szCs w:val="20"/>
              </w:rPr>
            </w:pPr>
            <w:del w:id="48" w:author="咨询组" w:date="2025-12-09T10:43:54Z">
              <w:r>
                <w:rPr>
                  <w:rFonts w:hAnsi="Times New Roman" w:cs="Times New Roman"/>
                  <w:sz w:val="21"/>
                  <w:szCs w:val="20"/>
                </w:rPr>
                <w:delText>2020</w:delText>
              </w:r>
            </w:del>
            <w:del w:id="49" w:author="咨询组" w:date="2025-12-09T10:43:54Z">
              <w:r>
                <w:rPr>
                  <w:rFonts w:hint="eastAsia" w:hAnsi="Times New Roman" w:cs="Times New Roman"/>
                  <w:sz w:val="21"/>
                  <w:szCs w:val="20"/>
                </w:rPr>
                <w:delText>年</w:delText>
              </w:r>
            </w:del>
            <w:del w:id="50" w:author="咨询组" w:date="2025-12-09T10:43:54Z">
              <w:r>
                <w:rPr>
                  <w:rFonts w:hAnsi="Times New Roman" w:cs="Times New Roman"/>
                  <w:sz w:val="21"/>
                  <w:szCs w:val="20"/>
                </w:rPr>
                <w:delText>4</w:delText>
              </w:r>
            </w:del>
            <w:del w:id="51" w:author="咨询组" w:date="2025-12-09T10:43:54Z">
              <w:r>
                <w:rPr>
                  <w:rFonts w:hint="eastAsia" w:hAnsi="Times New Roman" w:cs="Times New Roman"/>
                  <w:sz w:val="21"/>
                  <w:szCs w:val="20"/>
                </w:rPr>
                <w:delText>月</w:delText>
              </w:r>
            </w:del>
            <w:del w:id="52" w:author="咨询组" w:date="2025-12-09T10:43:54Z">
              <w:r>
                <w:rPr>
                  <w:rFonts w:hAnsi="Times New Roman" w:cs="Times New Roman"/>
                  <w:sz w:val="21"/>
                  <w:szCs w:val="20"/>
                </w:rPr>
                <w:delText>2</w:delText>
              </w:r>
            </w:del>
            <w:del w:id="53" w:author="咨询组" w:date="2025-12-09T10:43:54Z">
              <w:r>
                <w:rPr>
                  <w:rFonts w:hint="eastAsia" w:hAnsi="Times New Roman" w:cs="Times New Roman"/>
                  <w:sz w:val="21"/>
                  <w:szCs w:val="20"/>
                </w:rPr>
                <w:delText>日</w:delText>
              </w:r>
            </w:del>
          </w:p>
        </w:tc>
        <w:tc>
          <w:tcPr>
            <w:tcW w:w="1276" w:type="dxa"/>
            <w:vAlign w:val="center"/>
          </w:tcPr>
          <w:p w14:paraId="54448F4C">
            <w:pPr>
              <w:pStyle w:val="12"/>
              <w:spacing w:before="0" w:beforeAutospacing="0" w:after="0" w:afterAutospacing="0"/>
              <w:jc w:val="center"/>
              <w:rPr>
                <w:del w:id="54" w:author="咨询组" w:date="2025-12-09T10:43:54Z"/>
                <w:rFonts w:hAnsi="Times New Roman" w:cs="Times New Roman"/>
                <w:sz w:val="21"/>
                <w:szCs w:val="20"/>
              </w:rPr>
            </w:pPr>
            <w:del w:id="55" w:author="咨询组" w:date="2025-12-09T10:43:54Z">
              <w:r>
                <w:rPr>
                  <w:rFonts w:hint="eastAsia" w:hAnsi="Times New Roman" w:cs="Times New Roman"/>
                  <w:sz w:val="21"/>
                  <w:szCs w:val="20"/>
                </w:rPr>
                <w:delText>李涛</w:delText>
              </w:r>
            </w:del>
          </w:p>
        </w:tc>
        <w:tc>
          <w:tcPr>
            <w:tcW w:w="4913" w:type="dxa"/>
            <w:vAlign w:val="center"/>
          </w:tcPr>
          <w:p w14:paraId="18CA288B">
            <w:pPr>
              <w:pStyle w:val="12"/>
              <w:spacing w:before="0" w:beforeAutospacing="0" w:after="0" w:afterAutospacing="0"/>
              <w:rPr>
                <w:del w:id="56" w:author="咨询组" w:date="2025-12-09T10:43:54Z"/>
                <w:rFonts w:hAnsi="Times New Roman" w:cs="Times New Roman"/>
                <w:sz w:val="21"/>
                <w:szCs w:val="20"/>
              </w:rPr>
            </w:pPr>
            <w:del w:id="57" w:author="咨询组" w:date="2025-12-09T10:43:54Z">
              <w:r>
                <w:rPr>
                  <w:rFonts w:hint="eastAsia"/>
                  <w:sz w:val="21"/>
                </w:rPr>
                <w:delText>首次制定</w:delText>
              </w:r>
            </w:del>
          </w:p>
        </w:tc>
      </w:tr>
      <w:tr w14:paraId="1EBCE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58" w:author="咨询组" w:date="2025-12-09T10:43:54Z"/>
        </w:trPr>
        <w:tc>
          <w:tcPr>
            <w:tcW w:w="1980" w:type="dxa"/>
            <w:vAlign w:val="center"/>
          </w:tcPr>
          <w:p w14:paraId="793D043F">
            <w:pPr>
              <w:pStyle w:val="12"/>
              <w:spacing w:before="0" w:beforeAutospacing="0" w:after="0" w:afterAutospacing="0"/>
              <w:jc w:val="center"/>
              <w:rPr>
                <w:del w:id="59" w:author="咨询组" w:date="2025-12-09T10:43:54Z"/>
                <w:rFonts w:hAnsi="Times New Roman" w:cs="Times New Roman"/>
                <w:sz w:val="21"/>
                <w:szCs w:val="20"/>
              </w:rPr>
            </w:pPr>
            <w:del w:id="60" w:author="咨询组" w:date="2025-12-09T10:43:54Z">
              <w:r>
                <w:rPr>
                  <w:rFonts w:hAnsi="Times New Roman" w:cs="Times New Roman"/>
                  <w:sz w:val="21"/>
                  <w:szCs w:val="20"/>
                </w:rPr>
                <w:delText>2023</w:delText>
              </w:r>
            </w:del>
            <w:del w:id="61" w:author="咨询组" w:date="2025-12-09T10:43:54Z">
              <w:r>
                <w:rPr>
                  <w:rFonts w:hint="eastAsia" w:hAnsi="Times New Roman" w:cs="Times New Roman"/>
                  <w:sz w:val="21"/>
                  <w:szCs w:val="20"/>
                </w:rPr>
                <w:delText>年</w:delText>
              </w:r>
            </w:del>
            <w:del w:id="62" w:author="咨询组" w:date="2025-12-09T10:43:54Z">
              <w:r>
                <w:rPr>
                  <w:rFonts w:hAnsi="Times New Roman" w:cs="Times New Roman"/>
                  <w:sz w:val="21"/>
                  <w:szCs w:val="20"/>
                </w:rPr>
                <w:delText>12</w:delText>
              </w:r>
            </w:del>
            <w:del w:id="63" w:author="咨询组" w:date="2025-12-09T10:43:54Z">
              <w:r>
                <w:rPr>
                  <w:rFonts w:hint="eastAsia" w:hAnsi="Times New Roman" w:cs="Times New Roman"/>
                  <w:sz w:val="21"/>
                  <w:szCs w:val="20"/>
                </w:rPr>
                <w:delText>月</w:delText>
              </w:r>
            </w:del>
            <w:del w:id="64" w:author="咨询组" w:date="2025-12-09T10:43:54Z">
              <w:r>
                <w:rPr>
                  <w:rFonts w:hAnsi="Times New Roman" w:cs="Times New Roman"/>
                  <w:sz w:val="21"/>
                  <w:szCs w:val="20"/>
                </w:rPr>
                <w:delText>1</w:delText>
              </w:r>
            </w:del>
            <w:del w:id="65" w:author="咨询组" w:date="2025-12-09T10:43:54Z">
              <w:r>
                <w:rPr>
                  <w:rFonts w:hint="eastAsia" w:hAnsi="Times New Roman" w:cs="Times New Roman"/>
                  <w:sz w:val="21"/>
                  <w:szCs w:val="20"/>
                </w:rPr>
                <w:delText>日</w:delText>
              </w:r>
            </w:del>
          </w:p>
        </w:tc>
        <w:tc>
          <w:tcPr>
            <w:tcW w:w="1276" w:type="dxa"/>
            <w:vAlign w:val="center"/>
          </w:tcPr>
          <w:p w14:paraId="428D3DE9">
            <w:pPr>
              <w:pStyle w:val="12"/>
              <w:spacing w:before="0" w:beforeAutospacing="0" w:after="0" w:afterAutospacing="0"/>
              <w:jc w:val="center"/>
              <w:rPr>
                <w:del w:id="66" w:author="咨询组" w:date="2025-12-09T10:43:54Z"/>
                <w:rFonts w:hAnsi="Times New Roman" w:cs="Times New Roman"/>
                <w:sz w:val="21"/>
                <w:szCs w:val="20"/>
              </w:rPr>
            </w:pPr>
            <w:del w:id="67" w:author="咨询组" w:date="2025-12-09T10:43:54Z">
              <w:r>
                <w:rPr>
                  <w:rFonts w:hint="eastAsia" w:hAnsi="Times New Roman" w:cs="Times New Roman"/>
                  <w:sz w:val="21"/>
                  <w:szCs w:val="20"/>
                </w:rPr>
                <w:delText>罗小丽</w:delText>
              </w:r>
            </w:del>
          </w:p>
        </w:tc>
        <w:tc>
          <w:tcPr>
            <w:tcW w:w="4913" w:type="dxa"/>
            <w:vAlign w:val="center"/>
          </w:tcPr>
          <w:p w14:paraId="51D64F7E">
            <w:pPr>
              <w:pStyle w:val="12"/>
              <w:spacing w:before="0" w:beforeAutospacing="0" w:after="0" w:afterAutospacing="0"/>
              <w:rPr>
                <w:del w:id="68" w:author="咨询组" w:date="2025-12-09T10:43:54Z"/>
                <w:rFonts w:hAnsi="Times New Roman" w:cs="Times New Roman"/>
                <w:sz w:val="21"/>
                <w:szCs w:val="20"/>
              </w:rPr>
            </w:pPr>
            <w:del w:id="69" w:author="咨询组" w:date="2025-12-09T10:43:54Z">
              <w:r>
                <w:rPr>
                  <w:rFonts w:hint="eastAsia"/>
                  <w:sz w:val="21"/>
                </w:rPr>
                <w:delText>第一次修订，结合华润集团财务负责人管理办法及华润啤酒组织二次转型、人才规划标准要求对组织架构及相关描述、任职要求、制度名称等进行修订。</w:delText>
              </w:r>
            </w:del>
          </w:p>
        </w:tc>
      </w:tr>
      <w:tr w14:paraId="39CE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70" w:author="咨询组" w:date="2025-12-09T10:43:54Z"/>
        </w:trPr>
        <w:tc>
          <w:tcPr>
            <w:tcW w:w="1980" w:type="dxa"/>
            <w:vAlign w:val="center"/>
          </w:tcPr>
          <w:p w14:paraId="3FA8B758">
            <w:pPr>
              <w:pStyle w:val="12"/>
              <w:spacing w:before="0" w:beforeAutospacing="0" w:after="0" w:afterAutospacing="0"/>
              <w:jc w:val="center"/>
              <w:rPr>
                <w:del w:id="71" w:author="咨询组" w:date="2025-12-09T10:43:54Z"/>
                <w:rFonts w:hAnsi="Times New Roman" w:cs="Times New Roman"/>
                <w:sz w:val="21"/>
                <w:szCs w:val="20"/>
              </w:rPr>
            </w:pPr>
            <w:del w:id="72" w:author="咨询组" w:date="2025-12-09T10:43:54Z">
              <w:r>
                <w:rPr>
                  <w:rFonts w:hint="eastAsia" w:hAnsi="Times New Roman" w:cs="Times New Roman"/>
                  <w:sz w:val="21"/>
                  <w:szCs w:val="20"/>
                </w:rPr>
                <w:delText>2</w:delText>
              </w:r>
            </w:del>
            <w:del w:id="73" w:author="咨询组" w:date="2025-12-09T10:43:54Z">
              <w:r>
                <w:rPr>
                  <w:rFonts w:hAnsi="Times New Roman" w:cs="Times New Roman"/>
                  <w:sz w:val="21"/>
                  <w:szCs w:val="20"/>
                </w:rPr>
                <w:delText>025</w:delText>
              </w:r>
            </w:del>
            <w:del w:id="74" w:author="咨询组" w:date="2025-12-09T10:43:54Z">
              <w:r>
                <w:rPr>
                  <w:rFonts w:hint="eastAsia" w:hAnsi="Times New Roman" w:cs="Times New Roman"/>
                  <w:sz w:val="21"/>
                  <w:szCs w:val="20"/>
                </w:rPr>
                <w:delText>年</w:delText>
              </w:r>
            </w:del>
            <w:del w:id="75" w:author="咨询组" w:date="2025-12-09T10:43:54Z">
              <w:r>
                <w:rPr>
                  <w:rFonts w:hAnsi="Times New Roman" w:cs="Times New Roman"/>
                  <w:sz w:val="21"/>
                  <w:szCs w:val="20"/>
                </w:rPr>
                <w:delText>2</w:delText>
              </w:r>
            </w:del>
            <w:del w:id="76" w:author="咨询组" w:date="2025-12-09T10:43:54Z">
              <w:r>
                <w:rPr>
                  <w:rFonts w:hint="eastAsia" w:hAnsi="Times New Roman" w:cs="Times New Roman"/>
                  <w:sz w:val="21"/>
                  <w:szCs w:val="20"/>
                </w:rPr>
                <w:delText>月</w:delText>
              </w:r>
            </w:del>
            <w:del w:id="77" w:author="咨询组" w:date="2025-12-09T10:43:54Z">
              <w:r>
                <w:rPr>
                  <w:rFonts w:hAnsi="Times New Roman" w:cs="Times New Roman"/>
                  <w:sz w:val="21"/>
                  <w:szCs w:val="20"/>
                </w:rPr>
                <w:delText>1</w:delText>
              </w:r>
            </w:del>
            <w:del w:id="78" w:author="咨询组" w:date="2025-12-09T10:43:54Z">
              <w:r>
                <w:rPr>
                  <w:rFonts w:hint="eastAsia" w:hAnsi="Times New Roman" w:cs="Times New Roman"/>
                  <w:sz w:val="21"/>
                  <w:szCs w:val="20"/>
                </w:rPr>
                <w:delText>日</w:delText>
              </w:r>
            </w:del>
          </w:p>
        </w:tc>
        <w:tc>
          <w:tcPr>
            <w:tcW w:w="1276" w:type="dxa"/>
            <w:vAlign w:val="center"/>
          </w:tcPr>
          <w:p w14:paraId="748EC9E0">
            <w:pPr>
              <w:pStyle w:val="12"/>
              <w:spacing w:before="0" w:beforeAutospacing="0" w:after="0" w:afterAutospacing="0"/>
              <w:jc w:val="center"/>
              <w:rPr>
                <w:del w:id="79" w:author="咨询组" w:date="2025-12-09T10:43:54Z"/>
                <w:rFonts w:hAnsi="Times New Roman" w:cs="Times New Roman"/>
                <w:sz w:val="21"/>
                <w:szCs w:val="20"/>
              </w:rPr>
            </w:pPr>
            <w:del w:id="80" w:author="咨询组" w:date="2025-12-09T10:43:54Z">
              <w:r>
                <w:rPr>
                  <w:rFonts w:hint="eastAsia" w:hAnsi="Times New Roman" w:cs="Times New Roman"/>
                  <w:sz w:val="21"/>
                  <w:szCs w:val="20"/>
                </w:rPr>
                <w:delText>王欢</w:delText>
              </w:r>
            </w:del>
          </w:p>
        </w:tc>
        <w:tc>
          <w:tcPr>
            <w:tcW w:w="4913" w:type="dxa"/>
            <w:vAlign w:val="center"/>
          </w:tcPr>
          <w:p w14:paraId="763CAF8B">
            <w:pPr>
              <w:pStyle w:val="12"/>
              <w:spacing w:before="0" w:beforeAutospacing="0" w:after="0" w:afterAutospacing="0"/>
              <w:rPr>
                <w:del w:id="81" w:author="咨询组" w:date="2025-12-09T10:43:54Z"/>
                <w:sz w:val="21"/>
              </w:rPr>
            </w:pPr>
            <w:del w:id="82" w:author="咨询组" w:date="2025-12-09T10:43:54Z">
              <w:r>
                <w:rPr>
                  <w:rFonts w:hint="eastAsia"/>
                  <w:sz w:val="21"/>
                </w:rPr>
                <w:delText>第二次修订，结合华润集团直管财务负责人管理办法及啤酒实际，对财务负责人职责、任职资格、任免考核等内容进行修订。</w:delText>
              </w:r>
            </w:del>
          </w:p>
        </w:tc>
      </w:tr>
    </w:tbl>
    <w:p w14:paraId="01DBE205">
      <w:pPr>
        <w:pStyle w:val="31"/>
        <w:framePr w:w="0" w:hRule="auto" w:wrap="auto" w:vAnchor="margin" w:hAnchor="text" w:xAlign="left" w:yAlign="inline"/>
        <w:spacing w:line="360" w:lineRule="auto"/>
        <w:rPr>
          <w:del w:id="83" w:author="咨询组" w:date="2025-12-09T10:43:54Z"/>
          <w:sz w:val="21"/>
        </w:rPr>
      </w:pPr>
    </w:p>
    <w:p w14:paraId="4508ED68">
      <w:pPr>
        <w:spacing w:after="0" w:line="240" w:lineRule="auto"/>
        <w:rPr>
          <w:del w:id="84" w:author="咨询组" w:date="2025-12-09T10:43:54Z"/>
          <w:sz w:val="21"/>
        </w:rPr>
      </w:pPr>
      <w:del w:id="85" w:author="咨询组" w:date="2025-12-09T10:43:54Z">
        <w:r>
          <w:rPr>
            <w:rFonts w:hint="eastAsia"/>
            <w:sz w:val="21"/>
          </w:rPr>
          <w:delText>制度说明</w:delText>
        </w:r>
      </w:del>
    </w:p>
    <w:p w14:paraId="660F0B65">
      <w:pPr>
        <w:pStyle w:val="31"/>
        <w:framePr w:w="0" w:hRule="auto" w:wrap="auto" w:vAnchor="margin" w:hAnchor="text" w:xAlign="left" w:yAlign="inline"/>
        <w:spacing w:line="400" w:lineRule="exact"/>
        <w:rPr>
          <w:del w:id="86" w:author="咨询组" w:date="2025-12-09T10:43:54Z"/>
        </w:rPr>
      </w:pPr>
      <w:del w:id="87" w:author="咨询组" w:date="2025-12-09T10:43:54Z">
        <w:r>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del>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5185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89" w:author="咨询组" w:date="2025-12-09T10:43:54Z"/>
        </w:trPr>
        <w:tc>
          <w:tcPr>
            <w:tcW w:w="1696" w:type="dxa"/>
            <w:shd w:val="clear" w:color="auto" w:fill="D0CECE" w:themeFill="background2" w:themeFillShade="E6"/>
            <w:vAlign w:val="center"/>
          </w:tcPr>
          <w:p w14:paraId="1248B797">
            <w:pPr>
              <w:pStyle w:val="12"/>
              <w:spacing w:before="0" w:beforeAutospacing="0" w:after="0" w:afterAutospacing="0"/>
              <w:jc w:val="center"/>
              <w:rPr>
                <w:del w:id="90" w:author="咨询组" w:date="2025-12-09T10:43:54Z"/>
                <w:rFonts w:hAnsi="Times New Roman" w:cs="Times New Roman"/>
                <w:sz w:val="21"/>
                <w:szCs w:val="20"/>
              </w:rPr>
            </w:pPr>
            <w:del w:id="91" w:author="咨询组" w:date="2025-12-09T10:43:54Z">
              <w:r>
                <w:rPr>
                  <w:rFonts w:hint="eastAsia" w:hAnsi="Times New Roman" w:cs="Times New Roman"/>
                  <w:sz w:val="21"/>
                  <w:szCs w:val="20"/>
                </w:rPr>
                <w:delText>目的</w:delText>
              </w:r>
            </w:del>
          </w:p>
        </w:tc>
        <w:tc>
          <w:tcPr>
            <w:tcW w:w="6600" w:type="dxa"/>
            <w:vAlign w:val="center"/>
          </w:tcPr>
          <w:p w14:paraId="0114D73B">
            <w:pPr>
              <w:pStyle w:val="12"/>
              <w:spacing w:before="0" w:beforeAutospacing="0" w:after="0" w:afterAutospacing="0"/>
              <w:rPr>
                <w:del w:id="92" w:author="咨询组" w:date="2025-12-09T10:43:54Z"/>
                <w:rFonts w:hAnsi="Times New Roman" w:cs="Times New Roman"/>
                <w:sz w:val="21"/>
                <w:szCs w:val="21"/>
              </w:rPr>
            </w:pPr>
            <w:del w:id="93" w:author="咨询组" w:date="2025-12-09T10:43:54Z">
              <w:r>
                <w:rPr>
                  <w:rFonts w:hint="eastAsia"/>
                  <w:sz w:val="21"/>
                  <w:szCs w:val="21"/>
                </w:rPr>
                <w:delText>落实国务院国资委、财政部、华润集团关于财务负责人相关履职要求，进一步规范华润啤酒所属企业财务负责人管理。</w:delText>
              </w:r>
            </w:del>
          </w:p>
        </w:tc>
      </w:tr>
      <w:tr w14:paraId="3E44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94" w:author="咨询组" w:date="2025-12-09T10:43:54Z"/>
        </w:trPr>
        <w:tc>
          <w:tcPr>
            <w:tcW w:w="1696" w:type="dxa"/>
            <w:shd w:val="clear" w:color="auto" w:fill="D0CECE" w:themeFill="background2" w:themeFillShade="E6"/>
            <w:vAlign w:val="center"/>
          </w:tcPr>
          <w:p w14:paraId="7D4FC3A9">
            <w:pPr>
              <w:pStyle w:val="12"/>
              <w:spacing w:before="0" w:beforeAutospacing="0" w:after="0" w:afterAutospacing="0"/>
              <w:jc w:val="center"/>
              <w:rPr>
                <w:del w:id="95" w:author="咨询组" w:date="2025-12-09T10:43:54Z"/>
                <w:rFonts w:hAnsi="Times New Roman" w:cs="Times New Roman"/>
                <w:sz w:val="21"/>
                <w:szCs w:val="20"/>
              </w:rPr>
            </w:pPr>
            <w:del w:id="96" w:author="咨询组" w:date="2025-12-09T10:43:54Z">
              <w:r>
                <w:rPr>
                  <w:rFonts w:hint="eastAsia" w:hAnsi="Times New Roman" w:cs="Times New Roman"/>
                  <w:sz w:val="21"/>
                  <w:szCs w:val="20"/>
                </w:rPr>
                <w:delText>适用范围</w:delText>
              </w:r>
            </w:del>
          </w:p>
        </w:tc>
        <w:tc>
          <w:tcPr>
            <w:tcW w:w="6600" w:type="dxa"/>
            <w:vAlign w:val="center"/>
          </w:tcPr>
          <w:p w14:paraId="2BEA7C8C">
            <w:pPr>
              <w:pStyle w:val="12"/>
              <w:spacing w:before="0" w:beforeAutospacing="0" w:after="0" w:afterAutospacing="0"/>
              <w:rPr>
                <w:del w:id="97" w:author="咨询组" w:date="2025-12-09T10:43:54Z"/>
                <w:rFonts w:hAnsi="Times New Roman" w:cs="Times New Roman"/>
                <w:sz w:val="21"/>
                <w:szCs w:val="21"/>
              </w:rPr>
            </w:pPr>
            <w:del w:id="98" w:author="咨询组" w:date="2025-12-09T10:43:54Z">
              <w:r>
                <w:rPr>
                  <w:rFonts w:hint="eastAsia" w:hAnsi="Times New Roman" w:cs="Times New Roman"/>
                  <w:sz w:val="21"/>
                  <w:szCs w:val="21"/>
                </w:rPr>
                <w:delText>适用于华润啤酒（控股）有限公司及其下属各级子公司、分公司</w:delText>
              </w:r>
            </w:del>
          </w:p>
        </w:tc>
      </w:tr>
      <w:tr w14:paraId="7E62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del w:id="99" w:author="咨询组" w:date="2025-12-09T10:43:54Z"/>
        </w:trPr>
        <w:tc>
          <w:tcPr>
            <w:tcW w:w="1696" w:type="dxa"/>
            <w:shd w:val="clear" w:color="auto" w:fill="D0CECE" w:themeFill="background2" w:themeFillShade="E6"/>
            <w:vAlign w:val="center"/>
          </w:tcPr>
          <w:p w14:paraId="1F2CF5E6">
            <w:pPr>
              <w:pStyle w:val="12"/>
              <w:spacing w:before="0" w:beforeAutospacing="0" w:after="0" w:afterAutospacing="0"/>
              <w:jc w:val="center"/>
              <w:rPr>
                <w:del w:id="100" w:author="咨询组" w:date="2025-12-09T10:43:54Z"/>
                <w:rFonts w:hAnsi="Times New Roman" w:cs="Times New Roman"/>
                <w:sz w:val="21"/>
                <w:szCs w:val="20"/>
              </w:rPr>
            </w:pPr>
            <w:del w:id="101" w:author="咨询组" w:date="2025-12-09T10:43:54Z">
              <w:r>
                <w:rPr>
                  <w:rFonts w:hint="eastAsia" w:hAnsi="Times New Roman" w:cs="Times New Roman"/>
                  <w:sz w:val="21"/>
                  <w:szCs w:val="20"/>
                </w:rPr>
                <w:delText>主要关联制度</w:delText>
              </w:r>
            </w:del>
          </w:p>
          <w:p w14:paraId="77B3F877">
            <w:pPr>
              <w:pStyle w:val="12"/>
              <w:spacing w:before="0" w:beforeAutospacing="0" w:after="0" w:afterAutospacing="0"/>
              <w:jc w:val="center"/>
              <w:rPr>
                <w:del w:id="102" w:author="咨询组" w:date="2025-12-09T10:43:54Z"/>
                <w:rFonts w:hAnsi="Times New Roman" w:cs="Times New Roman"/>
                <w:sz w:val="21"/>
                <w:szCs w:val="20"/>
              </w:rPr>
            </w:pPr>
            <w:del w:id="103" w:author="咨询组" w:date="2025-12-09T10:43:54Z">
              <w:r>
                <w:rPr>
                  <w:rFonts w:hint="eastAsia" w:hAnsi="Times New Roman" w:cs="Times New Roman"/>
                  <w:sz w:val="21"/>
                  <w:szCs w:val="20"/>
                </w:rPr>
                <w:delText>（指一级、二级制度）</w:delText>
              </w:r>
            </w:del>
          </w:p>
        </w:tc>
        <w:tc>
          <w:tcPr>
            <w:tcW w:w="6600" w:type="dxa"/>
            <w:vAlign w:val="center"/>
          </w:tcPr>
          <w:p w14:paraId="16F2D725">
            <w:pPr>
              <w:pStyle w:val="12"/>
              <w:spacing w:before="0" w:beforeAutospacing="0" w:after="0" w:afterAutospacing="0"/>
              <w:rPr>
                <w:del w:id="104" w:author="咨询组" w:date="2025-12-09T10:43:54Z"/>
                <w:sz w:val="21"/>
                <w:szCs w:val="21"/>
              </w:rPr>
            </w:pPr>
            <w:del w:id="105" w:author="咨询组" w:date="2025-12-09T10:43:54Z">
              <w:r>
                <w:rPr>
                  <w:rFonts w:hint="eastAsia"/>
                  <w:sz w:val="21"/>
                  <w:szCs w:val="21"/>
                </w:rPr>
                <w:delText>华润集团直管财务负责人管理办法</w:delText>
              </w:r>
            </w:del>
          </w:p>
          <w:p w14:paraId="0B9B8383">
            <w:pPr>
              <w:pStyle w:val="12"/>
              <w:spacing w:before="0" w:beforeAutospacing="0" w:after="0" w:afterAutospacing="0"/>
              <w:rPr>
                <w:del w:id="106" w:author="咨询组" w:date="2025-12-09T10:43:54Z"/>
              </w:rPr>
            </w:pPr>
            <w:del w:id="107" w:author="咨询组" w:date="2025-12-09T10:43:54Z">
              <w:r>
                <w:rPr>
                  <w:rFonts w:hint="eastAsia"/>
                  <w:sz w:val="21"/>
                  <w:szCs w:val="21"/>
                </w:rPr>
                <w:delText>华润啤酒直管干部管理规定</w:delText>
              </w:r>
            </w:del>
          </w:p>
          <w:p w14:paraId="7953088D">
            <w:pPr>
              <w:pStyle w:val="12"/>
              <w:spacing w:before="0" w:beforeAutospacing="0" w:after="0" w:afterAutospacing="0"/>
              <w:rPr>
                <w:del w:id="108" w:author="咨询组" w:date="2025-12-09T10:43:54Z"/>
                <w:sz w:val="21"/>
                <w:szCs w:val="21"/>
              </w:rPr>
            </w:pPr>
            <w:del w:id="109" w:author="咨询组" w:date="2025-12-09T10:43:54Z">
              <w:r>
                <w:rPr>
                  <w:rFonts w:hint="eastAsia"/>
                  <w:sz w:val="21"/>
                  <w:szCs w:val="21"/>
                </w:rPr>
                <w:delText>华润雪花下属单位直管干部管理规定</w:delText>
              </w:r>
            </w:del>
          </w:p>
          <w:p w14:paraId="32E37032">
            <w:pPr>
              <w:pStyle w:val="12"/>
              <w:spacing w:before="0" w:beforeAutospacing="0" w:after="0" w:afterAutospacing="0"/>
              <w:rPr>
                <w:del w:id="110" w:author="咨询组" w:date="2025-12-09T10:43:54Z"/>
                <w:sz w:val="21"/>
                <w:szCs w:val="21"/>
              </w:rPr>
            </w:pPr>
            <w:del w:id="111" w:author="咨询组" w:date="2025-12-09T10:43:54Z">
              <w:r>
                <w:rPr>
                  <w:rFonts w:hint="eastAsia"/>
                  <w:sz w:val="21"/>
                  <w:szCs w:val="21"/>
                </w:rPr>
                <w:delText>华润酒业直管干部管理规定</w:delText>
              </w:r>
            </w:del>
          </w:p>
          <w:p w14:paraId="2EA1F8A3">
            <w:pPr>
              <w:pStyle w:val="12"/>
              <w:spacing w:before="0" w:beforeAutospacing="0" w:after="0" w:afterAutospacing="0"/>
              <w:rPr>
                <w:del w:id="112" w:author="咨询组" w:date="2025-12-09T10:43:54Z"/>
                <w:sz w:val="21"/>
                <w:szCs w:val="21"/>
              </w:rPr>
            </w:pPr>
            <w:del w:id="113" w:author="咨询组" w:date="2025-12-09T10:43:54Z">
              <w:r>
                <w:rPr>
                  <w:rFonts w:hint="eastAsia"/>
                  <w:sz w:val="21"/>
                  <w:szCs w:val="21"/>
                </w:rPr>
                <w:delText>华润啤酒财务管理序列员工职业发展实施细则</w:delText>
              </w:r>
            </w:del>
          </w:p>
          <w:p w14:paraId="6FE7DDD2">
            <w:pPr>
              <w:pStyle w:val="12"/>
              <w:spacing w:before="0" w:beforeAutospacing="0" w:after="0" w:afterAutospacing="0"/>
              <w:rPr>
                <w:del w:id="114" w:author="咨询组" w:date="2025-12-09T10:43:54Z"/>
                <w:sz w:val="21"/>
                <w:szCs w:val="21"/>
              </w:rPr>
            </w:pPr>
            <w:del w:id="115" w:author="咨询组" w:date="2025-12-09T10:43:54Z">
              <w:r>
                <w:rPr>
                  <w:rFonts w:hint="eastAsia"/>
                  <w:sz w:val="21"/>
                  <w:szCs w:val="21"/>
                </w:rPr>
                <w:delText>华润啤酒专业总监管理办法</w:delText>
              </w:r>
            </w:del>
          </w:p>
          <w:p w14:paraId="783D0A13">
            <w:pPr>
              <w:pStyle w:val="12"/>
              <w:spacing w:before="0" w:beforeAutospacing="0" w:after="0" w:afterAutospacing="0"/>
              <w:rPr>
                <w:del w:id="116" w:author="咨询组" w:date="2025-12-09T10:43:54Z"/>
              </w:rPr>
            </w:pPr>
            <w:del w:id="117" w:author="咨询组" w:date="2025-12-09T10:43:54Z">
              <w:r>
                <w:rPr>
                  <w:rFonts w:hint="eastAsia"/>
                  <w:sz w:val="21"/>
                  <w:szCs w:val="21"/>
                </w:rPr>
                <w:delText>华润啤酒经理级员工职务聘任管理办法</w:delText>
              </w:r>
            </w:del>
          </w:p>
        </w:tc>
      </w:tr>
    </w:tbl>
    <w:p w14:paraId="7549D3B4">
      <w:pPr>
        <w:rPr>
          <w:del w:id="118" w:author="咨询组" w:date="2025-12-09T10:43:54Z"/>
          <w:rFonts w:ascii="华文中宋" w:hAnsi="华文中宋" w:eastAsia="华文中宋"/>
          <w:bCs/>
          <w:sz w:val="44"/>
          <w:szCs w:val="44"/>
        </w:rPr>
      </w:pPr>
      <w:del w:id="119" w:author="咨询组" w:date="2025-12-09T10:43:54Z">
        <w:r>
          <w:rPr>
            <w:rFonts w:ascii="华文中宋" w:hAnsi="华文中宋" w:eastAsia="华文中宋"/>
            <w:bCs/>
            <w:sz w:val="44"/>
            <w:szCs w:val="44"/>
          </w:rPr>
          <w:br w:type="page"/>
        </w:r>
      </w:del>
    </w:p>
    <w:customXmlDelRangeStart w:id="120" w:author="咨询组" w:date="2025-12-09T10:43:54Z"/>
    <w:sdt>
      <w:sdtPr>
        <w:rPr>
          <w:rFonts w:ascii="Georgia" w:hAnsi="Georgia" w:eastAsia="宋体" w:cstheme="minorBidi"/>
          <w:color w:val="auto"/>
          <w:sz w:val="22"/>
          <w:szCs w:val="22"/>
          <w:lang w:val="zh-CN"/>
        </w:rPr>
        <w:id w:val="720252795"/>
        <w:docPartObj>
          <w:docPartGallery w:val="Table of Contents"/>
          <w:docPartUnique/>
        </w:docPartObj>
      </w:sdtPr>
      <w:sdtEndPr>
        <w:rPr>
          <w:rFonts w:hint="eastAsia" w:ascii="仿宋_GB2312" w:eastAsia="仿宋_GB2312" w:hAnsiTheme="majorHAnsi" w:cstheme="majorBidi"/>
          <w:color w:val="auto"/>
          <w:sz w:val="32"/>
          <w:szCs w:val="32"/>
          <w:lang w:val="zh-CN"/>
        </w:rPr>
      </w:sdtEndPr>
      <w:sdtContent>
        <w:customXmlDelRangeEnd w:id="120"/>
        <w:p w14:paraId="503B3FAD">
          <w:pPr>
            <w:pStyle w:val="49"/>
            <w:spacing w:before="0" w:line="560" w:lineRule="exact"/>
            <w:jc w:val="center"/>
            <w:rPr>
              <w:del w:id="121" w:author="咨询组" w:date="2025-12-09T10:43:54Z"/>
              <w:rFonts w:ascii="仿宋_GB2312" w:hAnsi="仿宋_GB2312" w:eastAsia="仿宋_GB2312" w:cs="仿宋_GB2312"/>
              <w:color w:val="auto"/>
            </w:rPr>
          </w:pPr>
          <w:del w:id="123" w:author="咨询组" w:date="2025-12-09T10:43:54Z">
            <w:r>
              <w:rPr>
                <w:rFonts w:hint="eastAsia" w:ascii="仿宋_GB2312" w:hAnsi="仿宋_GB2312" w:eastAsia="仿宋_GB2312" w:cs="仿宋_GB2312"/>
                <w:color w:val="auto"/>
                <w:lang w:val="zh-CN"/>
              </w:rPr>
              <w:delText>目录</w:delText>
            </w:r>
          </w:del>
        </w:p>
        <w:p w14:paraId="1695F7B3">
          <w:pPr>
            <w:pStyle w:val="9"/>
            <w:tabs>
              <w:tab w:val="left" w:pos="1680"/>
            </w:tabs>
            <w:rPr>
              <w:del w:id="124" w:author="咨询组" w:date="2025-12-09T10:43:54Z"/>
              <w:rFonts w:ascii="仿宋_GB2312" w:hAnsi="仿宋_GB2312" w:eastAsia="仿宋_GB2312" w:cs="仿宋_GB2312"/>
              <w:b w:val="0"/>
              <w:sz w:val="32"/>
              <w:szCs w:val="32"/>
            </w:rPr>
          </w:pPr>
          <w:del w:id="125" w:author="咨询组" w:date="2025-12-09T10:43:54Z">
            <w:r>
              <w:rPr>
                <w:rFonts w:hint="eastAsia" w:ascii="仿宋_GB2312" w:hAnsi="仿宋_GB2312" w:eastAsia="仿宋_GB2312" w:cs="仿宋_GB2312"/>
                <w:b w:val="0"/>
                <w:kern w:val="0"/>
                <w:sz w:val="32"/>
                <w:szCs w:val="32"/>
                <w:lang w:val="zh-CN"/>
              </w:rPr>
              <w:fldChar w:fldCharType="begin"/>
            </w:r>
          </w:del>
          <w:del w:id="126" w:author="咨询组" w:date="2025-12-09T10:43:54Z">
            <w:r>
              <w:rPr>
                <w:rFonts w:ascii="仿宋_GB2312" w:hAnsi="仿宋_GB2312" w:eastAsia="仿宋_GB2312" w:cs="仿宋_GB2312"/>
                <w:b w:val="0"/>
                <w:kern w:val="0"/>
                <w:sz w:val="32"/>
                <w:szCs w:val="32"/>
                <w:lang w:val="zh-CN"/>
              </w:rPr>
              <w:delInstrText xml:space="preserve"> TOC \o "1-3" \h \z \u </w:delInstrText>
            </w:r>
          </w:del>
          <w:del w:id="127" w:author="咨询组" w:date="2025-12-09T10:43:54Z">
            <w:r>
              <w:rPr>
                <w:rFonts w:hint="eastAsia" w:ascii="仿宋_GB2312" w:hAnsi="仿宋_GB2312" w:eastAsia="仿宋_GB2312" w:cs="仿宋_GB2312"/>
                <w:b w:val="0"/>
                <w:kern w:val="0"/>
                <w:sz w:val="32"/>
                <w:szCs w:val="32"/>
                <w:lang w:val="zh-CN"/>
              </w:rPr>
              <w:fldChar w:fldCharType="separate"/>
            </w:r>
          </w:del>
          <w:del w:id="128" w:author="咨询组" w:date="2025-12-09T10:43:54Z">
            <w:r>
              <w:rPr/>
              <w:fldChar w:fldCharType="begin"/>
            </w:r>
          </w:del>
          <w:del w:id="129" w:author="咨询组" w:date="2025-12-09T10:43:54Z">
            <w:r>
              <w:rPr/>
              <w:delInstrText xml:space="preserve"> HYPERLINK \l "_Toc182389626" </w:delInstrText>
            </w:r>
          </w:del>
          <w:del w:id="130" w:author="咨询组" w:date="2025-12-09T10:43:54Z">
            <w:r>
              <w:rPr/>
              <w:fldChar w:fldCharType="separate"/>
            </w:r>
          </w:del>
          <w:del w:id="131" w:author="咨询组" w:date="2025-12-09T10:43:54Z">
            <w:r>
              <w:rPr>
                <w:rStyle w:val="20"/>
                <w:rFonts w:ascii="仿宋_GB2312" w:hAnsi="仿宋_GB2312" w:eastAsia="仿宋_GB2312" w:cs="仿宋_GB2312"/>
                <w:b w:val="0"/>
                <w:bCs/>
                <w:sz w:val="32"/>
                <w:szCs w:val="32"/>
              </w:rPr>
              <w:delText>第一章</w:delText>
            </w:r>
          </w:del>
          <w:del w:id="132" w:author="咨询组" w:date="2025-12-09T10:43:54Z">
            <w:r>
              <w:rPr>
                <w:rFonts w:ascii="仿宋_GB2312" w:hAnsi="仿宋_GB2312" w:eastAsia="仿宋_GB2312" w:cs="仿宋_GB2312"/>
                <w:b w:val="0"/>
                <w:sz w:val="32"/>
                <w:szCs w:val="32"/>
              </w:rPr>
              <w:tab/>
            </w:r>
          </w:del>
          <w:del w:id="133" w:author="咨询组" w:date="2025-12-09T10:43:54Z">
            <w:r>
              <w:rPr>
                <w:rStyle w:val="20"/>
                <w:rFonts w:ascii="仿宋_GB2312" w:hAnsi="仿宋_GB2312" w:eastAsia="仿宋_GB2312" w:cs="仿宋_GB2312"/>
                <w:b w:val="0"/>
                <w:sz w:val="32"/>
                <w:szCs w:val="32"/>
              </w:rPr>
              <w:delText>总则</w:delText>
            </w:r>
          </w:del>
          <w:del w:id="134" w:author="咨询组" w:date="2025-12-09T10:43:54Z">
            <w:r>
              <w:rPr>
                <w:rFonts w:ascii="仿宋_GB2312" w:hAnsi="仿宋_GB2312" w:eastAsia="仿宋_GB2312" w:cs="仿宋_GB2312"/>
                <w:b w:val="0"/>
                <w:sz w:val="32"/>
                <w:szCs w:val="32"/>
              </w:rPr>
              <w:tab/>
            </w:r>
          </w:del>
          <w:del w:id="135" w:author="咨询组" w:date="2025-12-09T10:43:54Z">
            <w:r>
              <w:rPr>
                <w:rFonts w:ascii="仿宋_GB2312" w:hAnsi="仿宋_GB2312" w:eastAsia="仿宋_GB2312" w:cs="仿宋_GB2312"/>
                <w:b w:val="0"/>
                <w:sz w:val="32"/>
                <w:szCs w:val="32"/>
              </w:rPr>
              <w:fldChar w:fldCharType="begin"/>
            </w:r>
          </w:del>
          <w:del w:id="136" w:author="咨询组" w:date="2025-12-09T10:43:54Z">
            <w:r>
              <w:rPr>
                <w:rFonts w:ascii="仿宋_GB2312" w:hAnsi="仿宋_GB2312" w:eastAsia="仿宋_GB2312" w:cs="仿宋_GB2312"/>
                <w:b w:val="0"/>
                <w:sz w:val="32"/>
                <w:szCs w:val="32"/>
              </w:rPr>
              <w:delInstrText xml:space="preserve"> PAGEREF _Toc182389626 \h </w:delInstrText>
            </w:r>
          </w:del>
          <w:del w:id="137" w:author="咨询组" w:date="2025-12-09T10:43:54Z">
            <w:r>
              <w:rPr>
                <w:rFonts w:ascii="仿宋_GB2312" w:hAnsi="仿宋_GB2312" w:eastAsia="仿宋_GB2312" w:cs="仿宋_GB2312"/>
                <w:b w:val="0"/>
                <w:sz w:val="32"/>
                <w:szCs w:val="32"/>
              </w:rPr>
              <w:fldChar w:fldCharType="separate"/>
            </w:r>
          </w:del>
          <w:del w:id="138" w:author="咨询组" w:date="2025-12-09T10:43:54Z">
            <w:r>
              <w:rPr>
                <w:rFonts w:ascii="仿宋_GB2312" w:hAnsi="仿宋_GB2312" w:eastAsia="仿宋_GB2312" w:cs="仿宋_GB2312"/>
                <w:b w:val="0"/>
                <w:sz w:val="32"/>
                <w:szCs w:val="32"/>
              </w:rPr>
              <w:delText>1</w:delText>
            </w:r>
          </w:del>
          <w:del w:id="139" w:author="咨询组" w:date="2025-12-09T10:43:54Z">
            <w:r>
              <w:rPr>
                <w:rFonts w:ascii="仿宋_GB2312" w:hAnsi="仿宋_GB2312" w:eastAsia="仿宋_GB2312" w:cs="仿宋_GB2312"/>
                <w:b w:val="0"/>
                <w:sz w:val="32"/>
                <w:szCs w:val="32"/>
              </w:rPr>
              <w:fldChar w:fldCharType="end"/>
            </w:r>
          </w:del>
          <w:del w:id="140" w:author="咨询组" w:date="2025-12-09T10:43:54Z">
            <w:r>
              <w:rPr>
                <w:rFonts w:ascii="仿宋_GB2312" w:hAnsi="仿宋_GB2312" w:eastAsia="仿宋_GB2312" w:cs="仿宋_GB2312"/>
                <w:b w:val="0"/>
                <w:sz w:val="32"/>
                <w:szCs w:val="32"/>
              </w:rPr>
              <w:fldChar w:fldCharType="end"/>
            </w:r>
          </w:del>
        </w:p>
        <w:p w14:paraId="79394ED1">
          <w:pPr>
            <w:pStyle w:val="9"/>
            <w:tabs>
              <w:tab w:val="left" w:pos="1680"/>
            </w:tabs>
            <w:rPr>
              <w:del w:id="141" w:author="咨询组" w:date="2025-12-09T10:43:54Z"/>
              <w:rFonts w:ascii="仿宋_GB2312" w:hAnsi="仿宋_GB2312" w:eastAsia="仿宋_GB2312" w:cs="仿宋_GB2312"/>
              <w:b w:val="0"/>
              <w:sz w:val="32"/>
              <w:szCs w:val="32"/>
            </w:rPr>
          </w:pPr>
          <w:del w:id="142" w:author="咨询组" w:date="2025-12-09T10:43:54Z">
            <w:r>
              <w:rPr/>
              <w:fldChar w:fldCharType="begin"/>
            </w:r>
          </w:del>
          <w:del w:id="143" w:author="咨询组" w:date="2025-12-09T10:43:54Z">
            <w:r>
              <w:rPr/>
              <w:delInstrText xml:space="preserve"> HYPERLINK \l "_Toc182389627" </w:delInstrText>
            </w:r>
          </w:del>
          <w:del w:id="144" w:author="咨询组" w:date="2025-12-09T10:43:54Z">
            <w:r>
              <w:rPr/>
              <w:fldChar w:fldCharType="separate"/>
            </w:r>
          </w:del>
          <w:del w:id="145" w:author="咨询组" w:date="2025-12-09T10:43:54Z">
            <w:r>
              <w:rPr>
                <w:rStyle w:val="20"/>
                <w:rFonts w:ascii="仿宋_GB2312" w:hAnsi="仿宋_GB2312" w:eastAsia="仿宋_GB2312" w:cs="仿宋_GB2312"/>
                <w:b w:val="0"/>
                <w:sz w:val="32"/>
                <w:szCs w:val="32"/>
              </w:rPr>
              <w:delText>第二章</w:delText>
            </w:r>
          </w:del>
          <w:del w:id="146" w:author="咨询组" w:date="2025-12-09T10:43:54Z">
            <w:r>
              <w:rPr>
                <w:rFonts w:ascii="仿宋_GB2312" w:hAnsi="仿宋_GB2312" w:eastAsia="仿宋_GB2312" w:cs="仿宋_GB2312"/>
                <w:b w:val="0"/>
                <w:sz w:val="32"/>
                <w:szCs w:val="32"/>
              </w:rPr>
              <w:tab/>
            </w:r>
          </w:del>
          <w:del w:id="147" w:author="咨询组" w:date="2025-12-09T10:43:54Z">
            <w:r>
              <w:rPr>
                <w:rStyle w:val="20"/>
                <w:rFonts w:ascii="仿宋_GB2312" w:hAnsi="仿宋_GB2312" w:eastAsia="仿宋_GB2312" w:cs="仿宋_GB2312"/>
                <w:b w:val="0"/>
                <w:sz w:val="32"/>
                <w:szCs w:val="32"/>
              </w:rPr>
              <w:delText>职责与权限</w:delText>
            </w:r>
          </w:del>
          <w:del w:id="148" w:author="咨询组" w:date="2025-12-09T10:43:54Z">
            <w:r>
              <w:rPr>
                <w:rFonts w:ascii="仿宋_GB2312" w:hAnsi="仿宋_GB2312" w:eastAsia="仿宋_GB2312" w:cs="仿宋_GB2312"/>
                <w:b w:val="0"/>
                <w:sz w:val="32"/>
                <w:szCs w:val="32"/>
              </w:rPr>
              <w:tab/>
            </w:r>
          </w:del>
          <w:del w:id="149" w:author="咨询组" w:date="2025-12-09T10:43:54Z">
            <w:r>
              <w:rPr>
                <w:rFonts w:ascii="仿宋_GB2312" w:hAnsi="仿宋_GB2312" w:eastAsia="仿宋_GB2312" w:cs="仿宋_GB2312"/>
                <w:b w:val="0"/>
                <w:sz w:val="32"/>
                <w:szCs w:val="32"/>
              </w:rPr>
              <w:fldChar w:fldCharType="begin"/>
            </w:r>
          </w:del>
          <w:del w:id="150" w:author="咨询组" w:date="2025-12-09T10:43:54Z">
            <w:r>
              <w:rPr>
                <w:rFonts w:ascii="仿宋_GB2312" w:hAnsi="仿宋_GB2312" w:eastAsia="仿宋_GB2312" w:cs="仿宋_GB2312"/>
                <w:b w:val="0"/>
                <w:sz w:val="32"/>
                <w:szCs w:val="32"/>
              </w:rPr>
              <w:delInstrText xml:space="preserve"> PAGEREF _Toc182389627 \h </w:delInstrText>
            </w:r>
          </w:del>
          <w:del w:id="151" w:author="咨询组" w:date="2025-12-09T10:43:54Z">
            <w:r>
              <w:rPr>
                <w:rFonts w:ascii="仿宋_GB2312" w:hAnsi="仿宋_GB2312" w:eastAsia="仿宋_GB2312" w:cs="仿宋_GB2312"/>
                <w:b w:val="0"/>
                <w:sz w:val="32"/>
                <w:szCs w:val="32"/>
              </w:rPr>
              <w:fldChar w:fldCharType="separate"/>
            </w:r>
          </w:del>
          <w:del w:id="152" w:author="咨询组" w:date="2025-12-09T10:43:54Z">
            <w:r>
              <w:rPr>
                <w:rFonts w:ascii="仿宋_GB2312" w:hAnsi="仿宋_GB2312" w:eastAsia="仿宋_GB2312" w:cs="仿宋_GB2312"/>
                <w:b w:val="0"/>
                <w:sz w:val="32"/>
                <w:szCs w:val="32"/>
              </w:rPr>
              <w:delText>2</w:delText>
            </w:r>
          </w:del>
          <w:del w:id="153" w:author="咨询组" w:date="2025-12-09T10:43:54Z">
            <w:r>
              <w:rPr>
                <w:rFonts w:ascii="仿宋_GB2312" w:hAnsi="仿宋_GB2312" w:eastAsia="仿宋_GB2312" w:cs="仿宋_GB2312"/>
                <w:b w:val="0"/>
                <w:sz w:val="32"/>
                <w:szCs w:val="32"/>
              </w:rPr>
              <w:fldChar w:fldCharType="end"/>
            </w:r>
          </w:del>
          <w:del w:id="154" w:author="咨询组" w:date="2025-12-09T10:43:54Z">
            <w:r>
              <w:rPr>
                <w:rFonts w:ascii="仿宋_GB2312" w:hAnsi="仿宋_GB2312" w:eastAsia="仿宋_GB2312" w:cs="仿宋_GB2312"/>
                <w:b w:val="0"/>
                <w:sz w:val="32"/>
                <w:szCs w:val="32"/>
              </w:rPr>
              <w:fldChar w:fldCharType="end"/>
            </w:r>
          </w:del>
        </w:p>
        <w:p w14:paraId="46132A7D">
          <w:pPr>
            <w:pStyle w:val="9"/>
            <w:tabs>
              <w:tab w:val="left" w:pos="1680"/>
            </w:tabs>
            <w:rPr>
              <w:del w:id="155" w:author="咨询组" w:date="2025-12-09T10:43:54Z"/>
              <w:rFonts w:ascii="仿宋_GB2312" w:hAnsi="仿宋_GB2312" w:eastAsia="仿宋_GB2312" w:cs="仿宋_GB2312"/>
              <w:b w:val="0"/>
              <w:sz w:val="32"/>
              <w:szCs w:val="32"/>
            </w:rPr>
          </w:pPr>
          <w:del w:id="156" w:author="咨询组" w:date="2025-12-09T10:43:54Z">
            <w:r>
              <w:rPr/>
              <w:fldChar w:fldCharType="begin"/>
            </w:r>
          </w:del>
          <w:del w:id="157" w:author="咨询组" w:date="2025-12-09T10:43:54Z">
            <w:r>
              <w:rPr/>
              <w:delInstrText xml:space="preserve"> HYPERLINK \l "_Toc182389628" </w:delInstrText>
            </w:r>
          </w:del>
          <w:del w:id="158" w:author="咨询组" w:date="2025-12-09T10:43:54Z">
            <w:r>
              <w:rPr/>
              <w:fldChar w:fldCharType="separate"/>
            </w:r>
          </w:del>
          <w:del w:id="159" w:author="咨询组" w:date="2025-12-09T10:43:54Z">
            <w:r>
              <w:rPr>
                <w:rStyle w:val="20"/>
                <w:rFonts w:ascii="仿宋_GB2312" w:hAnsi="仿宋_GB2312" w:eastAsia="仿宋_GB2312" w:cs="仿宋_GB2312"/>
                <w:b w:val="0"/>
                <w:sz w:val="32"/>
                <w:szCs w:val="32"/>
              </w:rPr>
              <w:delText>第三章</w:delText>
            </w:r>
          </w:del>
          <w:del w:id="160" w:author="咨询组" w:date="2025-12-09T10:43:54Z">
            <w:r>
              <w:rPr>
                <w:rFonts w:ascii="仿宋_GB2312" w:hAnsi="仿宋_GB2312" w:eastAsia="仿宋_GB2312" w:cs="仿宋_GB2312"/>
                <w:b w:val="0"/>
                <w:sz w:val="32"/>
                <w:szCs w:val="32"/>
              </w:rPr>
              <w:tab/>
            </w:r>
          </w:del>
          <w:del w:id="161" w:author="咨询组" w:date="2025-12-09T10:43:54Z">
            <w:r>
              <w:rPr>
                <w:rStyle w:val="20"/>
                <w:rFonts w:ascii="仿宋_GB2312" w:hAnsi="仿宋_GB2312" w:eastAsia="仿宋_GB2312" w:cs="仿宋_GB2312"/>
                <w:b w:val="0"/>
                <w:sz w:val="32"/>
                <w:szCs w:val="32"/>
              </w:rPr>
              <w:delText>任职资格</w:delText>
            </w:r>
          </w:del>
          <w:del w:id="162" w:author="咨询组" w:date="2025-12-09T10:43:54Z">
            <w:r>
              <w:rPr>
                <w:rFonts w:ascii="仿宋_GB2312" w:hAnsi="仿宋_GB2312" w:eastAsia="仿宋_GB2312" w:cs="仿宋_GB2312"/>
                <w:b w:val="0"/>
                <w:sz w:val="32"/>
                <w:szCs w:val="32"/>
              </w:rPr>
              <w:tab/>
            </w:r>
          </w:del>
          <w:del w:id="163" w:author="咨询组" w:date="2025-12-09T10:43:54Z">
            <w:r>
              <w:rPr>
                <w:rFonts w:ascii="仿宋_GB2312" w:hAnsi="仿宋_GB2312" w:eastAsia="仿宋_GB2312" w:cs="仿宋_GB2312"/>
                <w:b w:val="0"/>
                <w:sz w:val="32"/>
                <w:szCs w:val="32"/>
              </w:rPr>
              <w:fldChar w:fldCharType="begin"/>
            </w:r>
          </w:del>
          <w:del w:id="164" w:author="咨询组" w:date="2025-12-09T10:43:54Z">
            <w:r>
              <w:rPr>
                <w:rFonts w:ascii="仿宋_GB2312" w:hAnsi="仿宋_GB2312" w:eastAsia="仿宋_GB2312" w:cs="仿宋_GB2312"/>
                <w:b w:val="0"/>
                <w:sz w:val="32"/>
                <w:szCs w:val="32"/>
              </w:rPr>
              <w:delInstrText xml:space="preserve"> PAGEREF _Toc182389628 \h </w:delInstrText>
            </w:r>
          </w:del>
          <w:del w:id="165" w:author="咨询组" w:date="2025-12-09T10:43:54Z">
            <w:r>
              <w:rPr>
                <w:rFonts w:ascii="仿宋_GB2312" w:hAnsi="仿宋_GB2312" w:eastAsia="仿宋_GB2312" w:cs="仿宋_GB2312"/>
                <w:b w:val="0"/>
                <w:sz w:val="32"/>
                <w:szCs w:val="32"/>
              </w:rPr>
              <w:fldChar w:fldCharType="separate"/>
            </w:r>
          </w:del>
          <w:del w:id="166" w:author="咨询组" w:date="2025-12-09T10:43:54Z">
            <w:r>
              <w:rPr>
                <w:rFonts w:ascii="仿宋_GB2312" w:hAnsi="仿宋_GB2312" w:eastAsia="仿宋_GB2312" w:cs="仿宋_GB2312"/>
                <w:b w:val="0"/>
                <w:sz w:val="32"/>
                <w:szCs w:val="32"/>
              </w:rPr>
              <w:delText>3</w:delText>
            </w:r>
          </w:del>
          <w:del w:id="167" w:author="咨询组" w:date="2025-12-09T10:43:54Z">
            <w:r>
              <w:rPr>
                <w:rFonts w:ascii="仿宋_GB2312" w:hAnsi="仿宋_GB2312" w:eastAsia="仿宋_GB2312" w:cs="仿宋_GB2312"/>
                <w:b w:val="0"/>
                <w:sz w:val="32"/>
                <w:szCs w:val="32"/>
              </w:rPr>
              <w:fldChar w:fldCharType="end"/>
            </w:r>
          </w:del>
          <w:del w:id="168" w:author="咨询组" w:date="2025-12-09T10:43:54Z">
            <w:r>
              <w:rPr>
                <w:rFonts w:ascii="仿宋_GB2312" w:hAnsi="仿宋_GB2312" w:eastAsia="仿宋_GB2312" w:cs="仿宋_GB2312"/>
                <w:b w:val="0"/>
                <w:sz w:val="32"/>
                <w:szCs w:val="32"/>
              </w:rPr>
              <w:fldChar w:fldCharType="end"/>
            </w:r>
          </w:del>
        </w:p>
        <w:p w14:paraId="31314AB8">
          <w:pPr>
            <w:pStyle w:val="9"/>
            <w:tabs>
              <w:tab w:val="left" w:pos="1680"/>
            </w:tabs>
            <w:rPr>
              <w:del w:id="169" w:author="咨询组" w:date="2025-12-09T10:43:54Z"/>
              <w:rFonts w:ascii="仿宋_GB2312" w:hAnsi="仿宋_GB2312" w:eastAsia="仿宋_GB2312" w:cs="仿宋_GB2312"/>
              <w:b w:val="0"/>
              <w:sz w:val="32"/>
              <w:szCs w:val="32"/>
            </w:rPr>
          </w:pPr>
          <w:del w:id="170" w:author="咨询组" w:date="2025-12-09T10:43:54Z">
            <w:r>
              <w:rPr/>
              <w:fldChar w:fldCharType="begin"/>
            </w:r>
          </w:del>
          <w:del w:id="171" w:author="咨询组" w:date="2025-12-09T10:43:54Z">
            <w:r>
              <w:rPr/>
              <w:delInstrText xml:space="preserve"> HYPERLINK \l "_Toc182389629" </w:delInstrText>
            </w:r>
          </w:del>
          <w:del w:id="172" w:author="咨询组" w:date="2025-12-09T10:43:54Z">
            <w:r>
              <w:rPr/>
              <w:fldChar w:fldCharType="separate"/>
            </w:r>
          </w:del>
          <w:del w:id="173" w:author="咨询组" w:date="2025-12-09T10:43:54Z">
            <w:r>
              <w:rPr>
                <w:rStyle w:val="20"/>
                <w:rFonts w:ascii="仿宋_GB2312" w:hAnsi="仿宋_GB2312" w:eastAsia="仿宋_GB2312" w:cs="仿宋_GB2312"/>
                <w:b w:val="0"/>
                <w:sz w:val="32"/>
                <w:szCs w:val="32"/>
              </w:rPr>
              <w:delText>第四章</w:delText>
            </w:r>
          </w:del>
          <w:del w:id="174" w:author="咨询组" w:date="2025-12-09T10:43:54Z">
            <w:r>
              <w:rPr>
                <w:rFonts w:ascii="仿宋_GB2312" w:hAnsi="仿宋_GB2312" w:eastAsia="仿宋_GB2312" w:cs="仿宋_GB2312"/>
                <w:b w:val="0"/>
                <w:sz w:val="32"/>
                <w:szCs w:val="32"/>
              </w:rPr>
              <w:tab/>
            </w:r>
          </w:del>
          <w:del w:id="175" w:author="咨询组" w:date="2025-12-09T10:43:54Z">
            <w:r>
              <w:rPr>
                <w:rStyle w:val="20"/>
                <w:rFonts w:ascii="仿宋_GB2312" w:hAnsi="仿宋_GB2312" w:eastAsia="仿宋_GB2312" w:cs="仿宋_GB2312"/>
                <w:b w:val="0"/>
                <w:sz w:val="32"/>
                <w:szCs w:val="32"/>
              </w:rPr>
              <w:delText>任免与考核</w:delText>
            </w:r>
          </w:del>
          <w:del w:id="176" w:author="咨询组" w:date="2025-12-09T10:43:54Z">
            <w:r>
              <w:rPr>
                <w:rFonts w:ascii="仿宋_GB2312" w:hAnsi="仿宋_GB2312" w:eastAsia="仿宋_GB2312" w:cs="仿宋_GB2312"/>
                <w:b w:val="0"/>
                <w:sz w:val="32"/>
                <w:szCs w:val="32"/>
              </w:rPr>
              <w:tab/>
            </w:r>
          </w:del>
          <w:del w:id="177" w:author="咨询组" w:date="2025-12-09T10:43:54Z">
            <w:r>
              <w:rPr>
                <w:rFonts w:ascii="仿宋_GB2312" w:hAnsi="仿宋_GB2312" w:eastAsia="仿宋_GB2312" w:cs="仿宋_GB2312"/>
                <w:b w:val="0"/>
                <w:sz w:val="32"/>
                <w:szCs w:val="32"/>
              </w:rPr>
              <w:fldChar w:fldCharType="begin"/>
            </w:r>
          </w:del>
          <w:del w:id="178" w:author="咨询组" w:date="2025-12-09T10:43:54Z">
            <w:r>
              <w:rPr>
                <w:rFonts w:ascii="仿宋_GB2312" w:hAnsi="仿宋_GB2312" w:eastAsia="仿宋_GB2312" w:cs="仿宋_GB2312"/>
                <w:b w:val="0"/>
                <w:sz w:val="32"/>
                <w:szCs w:val="32"/>
              </w:rPr>
              <w:delInstrText xml:space="preserve"> PAGEREF _Toc182389629 \h </w:delInstrText>
            </w:r>
          </w:del>
          <w:del w:id="179" w:author="咨询组" w:date="2025-12-09T10:43:54Z">
            <w:r>
              <w:rPr>
                <w:rFonts w:ascii="仿宋_GB2312" w:hAnsi="仿宋_GB2312" w:eastAsia="仿宋_GB2312" w:cs="仿宋_GB2312"/>
                <w:b w:val="0"/>
                <w:sz w:val="32"/>
                <w:szCs w:val="32"/>
              </w:rPr>
              <w:fldChar w:fldCharType="separate"/>
            </w:r>
          </w:del>
          <w:del w:id="180" w:author="咨询组" w:date="2025-12-09T10:43:54Z">
            <w:r>
              <w:rPr>
                <w:rFonts w:ascii="仿宋_GB2312" w:hAnsi="仿宋_GB2312" w:eastAsia="仿宋_GB2312" w:cs="仿宋_GB2312"/>
                <w:b w:val="0"/>
                <w:sz w:val="32"/>
                <w:szCs w:val="32"/>
              </w:rPr>
              <w:delText>5</w:delText>
            </w:r>
          </w:del>
          <w:del w:id="181" w:author="咨询组" w:date="2025-12-09T10:43:54Z">
            <w:r>
              <w:rPr>
                <w:rFonts w:ascii="仿宋_GB2312" w:hAnsi="仿宋_GB2312" w:eastAsia="仿宋_GB2312" w:cs="仿宋_GB2312"/>
                <w:b w:val="0"/>
                <w:sz w:val="32"/>
                <w:szCs w:val="32"/>
              </w:rPr>
              <w:fldChar w:fldCharType="end"/>
            </w:r>
          </w:del>
          <w:del w:id="182" w:author="咨询组" w:date="2025-12-09T10:43:54Z">
            <w:r>
              <w:rPr>
                <w:rFonts w:ascii="仿宋_GB2312" w:hAnsi="仿宋_GB2312" w:eastAsia="仿宋_GB2312" w:cs="仿宋_GB2312"/>
                <w:b w:val="0"/>
                <w:sz w:val="32"/>
                <w:szCs w:val="32"/>
              </w:rPr>
              <w:fldChar w:fldCharType="end"/>
            </w:r>
          </w:del>
        </w:p>
        <w:p w14:paraId="42195DEF">
          <w:pPr>
            <w:pStyle w:val="9"/>
            <w:tabs>
              <w:tab w:val="left" w:pos="1680"/>
            </w:tabs>
            <w:rPr>
              <w:del w:id="183" w:author="咨询组" w:date="2025-12-09T10:43:54Z"/>
              <w:rFonts w:ascii="仿宋_GB2312" w:hAnsi="仿宋_GB2312" w:eastAsia="仿宋_GB2312" w:cs="仿宋_GB2312"/>
              <w:b w:val="0"/>
              <w:sz w:val="32"/>
              <w:szCs w:val="32"/>
            </w:rPr>
          </w:pPr>
          <w:del w:id="184" w:author="咨询组" w:date="2025-12-09T10:43:54Z">
            <w:r>
              <w:rPr/>
              <w:fldChar w:fldCharType="begin"/>
            </w:r>
          </w:del>
          <w:del w:id="185" w:author="咨询组" w:date="2025-12-09T10:43:54Z">
            <w:r>
              <w:rPr/>
              <w:delInstrText xml:space="preserve"> HYPERLINK \l "_Toc182389630" </w:delInstrText>
            </w:r>
          </w:del>
          <w:del w:id="186" w:author="咨询组" w:date="2025-12-09T10:43:54Z">
            <w:r>
              <w:rPr/>
              <w:fldChar w:fldCharType="separate"/>
            </w:r>
          </w:del>
          <w:del w:id="187" w:author="咨询组" w:date="2025-12-09T10:43:54Z">
            <w:r>
              <w:rPr>
                <w:rStyle w:val="20"/>
                <w:rFonts w:ascii="仿宋_GB2312" w:hAnsi="仿宋_GB2312" w:eastAsia="仿宋_GB2312" w:cs="仿宋_GB2312"/>
                <w:b w:val="0"/>
                <w:sz w:val="32"/>
                <w:szCs w:val="32"/>
              </w:rPr>
              <w:delText>第五章</w:delText>
            </w:r>
          </w:del>
          <w:del w:id="188" w:author="咨询组" w:date="2025-12-09T10:43:54Z">
            <w:r>
              <w:rPr>
                <w:rFonts w:ascii="仿宋_GB2312" w:hAnsi="仿宋_GB2312" w:eastAsia="仿宋_GB2312" w:cs="仿宋_GB2312"/>
                <w:b w:val="0"/>
                <w:sz w:val="32"/>
                <w:szCs w:val="32"/>
              </w:rPr>
              <w:tab/>
            </w:r>
          </w:del>
          <w:del w:id="189" w:author="咨询组" w:date="2025-12-09T10:43:54Z">
            <w:r>
              <w:rPr>
                <w:rStyle w:val="20"/>
                <w:rFonts w:ascii="仿宋_GB2312" w:hAnsi="仿宋_GB2312" w:eastAsia="仿宋_GB2312" w:cs="仿宋_GB2312"/>
                <w:b w:val="0"/>
                <w:sz w:val="32"/>
                <w:szCs w:val="32"/>
              </w:rPr>
              <w:delText>附则</w:delText>
            </w:r>
          </w:del>
          <w:del w:id="190" w:author="咨询组" w:date="2025-12-09T10:43:54Z">
            <w:r>
              <w:rPr>
                <w:rFonts w:ascii="仿宋_GB2312" w:hAnsi="仿宋_GB2312" w:eastAsia="仿宋_GB2312" w:cs="仿宋_GB2312"/>
                <w:b w:val="0"/>
                <w:sz w:val="32"/>
                <w:szCs w:val="32"/>
              </w:rPr>
              <w:tab/>
            </w:r>
          </w:del>
          <w:del w:id="191" w:author="咨询组" w:date="2025-12-09T10:43:54Z">
            <w:r>
              <w:rPr>
                <w:rFonts w:ascii="仿宋_GB2312" w:hAnsi="仿宋_GB2312" w:eastAsia="仿宋_GB2312" w:cs="仿宋_GB2312"/>
                <w:b w:val="0"/>
                <w:sz w:val="32"/>
                <w:szCs w:val="32"/>
              </w:rPr>
              <w:fldChar w:fldCharType="begin"/>
            </w:r>
          </w:del>
          <w:del w:id="192" w:author="咨询组" w:date="2025-12-09T10:43:54Z">
            <w:r>
              <w:rPr>
                <w:rFonts w:ascii="仿宋_GB2312" w:hAnsi="仿宋_GB2312" w:eastAsia="仿宋_GB2312" w:cs="仿宋_GB2312"/>
                <w:b w:val="0"/>
                <w:sz w:val="32"/>
                <w:szCs w:val="32"/>
              </w:rPr>
              <w:delInstrText xml:space="preserve"> PAGEREF _Toc182389630 \h </w:delInstrText>
            </w:r>
          </w:del>
          <w:del w:id="193" w:author="咨询组" w:date="2025-12-09T10:43:54Z">
            <w:r>
              <w:rPr>
                <w:rFonts w:ascii="仿宋_GB2312" w:hAnsi="仿宋_GB2312" w:eastAsia="仿宋_GB2312" w:cs="仿宋_GB2312"/>
                <w:b w:val="0"/>
                <w:sz w:val="32"/>
                <w:szCs w:val="32"/>
              </w:rPr>
              <w:fldChar w:fldCharType="separate"/>
            </w:r>
          </w:del>
          <w:del w:id="194" w:author="咨询组" w:date="2025-12-09T10:43:54Z">
            <w:r>
              <w:rPr>
                <w:rFonts w:ascii="仿宋_GB2312" w:hAnsi="仿宋_GB2312" w:eastAsia="仿宋_GB2312" w:cs="仿宋_GB2312"/>
                <w:b w:val="0"/>
                <w:sz w:val="32"/>
                <w:szCs w:val="32"/>
              </w:rPr>
              <w:delText>7</w:delText>
            </w:r>
          </w:del>
          <w:del w:id="195" w:author="咨询组" w:date="2025-12-09T10:43:54Z">
            <w:r>
              <w:rPr>
                <w:rFonts w:ascii="仿宋_GB2312" w:hAnsi="仿宋_GB2312" w:eastAsia="仿宋_GB2312" w:cs="仿宋_GB2312"/>
                <w:b w:val="0"/>
                <w:sz w:val="32"/>
                <w:szCs w:val="32"/>
              </w:rPr>
              <w:fldChar w:fldCharType="end"/>
            </w:r>
          </w:del>
          <w:del w:id="196" w:author="咨询组" w:date="2025-12-09T10:43:54Z">
            <w:r>
              <w:rPr>
                <w:rFonts w:ascii="仿宋_GB2312" w:hAnsi="仿宋_GB2312" w:eastAsia="仿宋_GB2312" w:cs="仿宋_GB2312"/>
                <w:b w:val="0"/>
                <w:sz w:val="32"/>
                <w:szCs w:val="32"/>
              </w:rPr>
              <w:fldChar w:fldCharType="end"/>
            </w:r>
          </w:del>
        </w:p>
        <w:p w14:paraId="5FB6987D">
          <w:pPr>
            <w:pStyle w:val="9"/>
            <w:rPr>
              <w:del w:id="197" w:author="咨询组" w:date="2025-12-09T10:43:54Z"/>
              <w:rFonts w:ascii="仿宋_GB2312" w:hAnsi="仿宋_GB2312" w:eastAsia="仿宋_GB2312" w:cs="仿宋_GB2312"/>
              <w:b w:val="0"/>
              <w:sz w:val="32"/>
              <w:szCs w:val="32"/>
            </w:rPr>
          </w:pPr>
          <w:del w:id="198" w:author="咨询组" w:date="2025-12-09T10:43:54Z">
            <w:r>
              <w:rPr/>
              <w:fldChar w:fldCharType="begin"/>
            </w:r>
          </w:del>
          <w:del w:id="199" w:author="咨询组" w:date="2025-12-09T10:43:54Z">
            <w:r>
              <w:rPr/>
              <w:delInstrText xml:space="preserve"> HYPERLINK \l "_Toc182389631" </w:delInstrText>
            </w:r>
          </w:del>
          <w:del w:id="200" w:author="咨询组" w:date="2025-12-09T10:43:54Z">
            <w:r>
              <w:rPr/>
              <w:fldChar w:fldCharType="separate"/>
            </w:r>
          </w:del>
          <w:del w:id="201" w:author="咨询组" w:date="2025-12-09T10:43:54Z">
            <w:r>
              <w:rPr>
                <w:rStyle w:val="20"/>
                <w:rFonts w:ascii="仿宋_GB2312" w:hAnsi="仿宋_GB2312" w:eastAsia="仿宋_GB2312" w:cs="仿宋_GB2312"/>
                <w:b w:val="0"/>
                <w:sz w:val="32"/>
                <w:szCs w:val="32"/>
              </w:rPr>
              <w:delText>附件</w:delText>
            </w:r>
          </w:del>
          <w:del w:id="202" w:author="咨询组" w:date="2025-12-09T10:43:54Z">
            <w:r>
              <w:rPr>
                <w:rFonts w:ascii="仿宋_GB2312" w:hAnsi="仿宋_GB2312" w:eastAsia="仿宋_GB2312" w:cs="仿宋_GB2312"/>
                <w:b w:val="0"/>
                <w:sz w:val="32"/>
                <w:szCs w:val="32"/>
              </w:rPr>
              <w:tab/>
            </w:r>
          </w:del>
          <w:del w:id="203" w:author="咨询组" w:date="2025-12-09T10:43:54Z">
            <w:r>
              <w:rPr>
                <w:rFonts w:ascii="仿宋_GB2312" w:hAnsi="仿宋_GB2312" w:eastAsia="仿宋_GB2312" w:cs="仿宋_GB2312"/>
                <w:b w:val="0"/>
                <w:sz w:val="32"/>
                <w:szCs w:val="32"/>
              </w:rPr>
              <w:fldChar w:fldCharType="begin"/>
            </w:r>
          </w:del>
          <w:del w:id="204" w:author="咨询组" w:date="2025-12-09T10:43:54Z">
            <w:r>
              <w:rPr>
                <w:rFonts w:ascii="仿宋_GB2312" w:hAnsi="仿宋_GB2312" w:eastAsia="仿宋_GB2312" w:cs="仿宋_GB2312"/>
                <w:b w:val="0"/>
                <w:sz w:val="32"/>
                <w:szCs w:val="32"/>
              </w:rPr>
              <w:delInstrText xml:space="preserve"> PAGEREF _Toc182389631 \h </w:delInstrText>
            </w:r>
          </w:del>
          <w:del w:id="205" w:author="咨询组" w:date="2025-12-09T10:43:54Z">
            <w:r>
              <w:rPr>
                <w:rFonts w:ascii="仿宋_GB2312" w:hAnsi="仿宋_GB2312" w:eastAsia="仿宋_GB2312" w:cs="仿宋_GB2312"/>
                <w:b w:val="0"/>
                <w:sz w:val="32"/>
                <w:szCs w:val="32"/>
              </w:rPr>
              <w:fldChar w:fldCharType="separate"/>
            </w:r>
          </w:del>
          <w:del w:id="206" w:author="咨询组" w:date="2025-12-09T10:43:54Z">
            <w:r>
              <w:rPr>
                <w:rFonts w:ascii="仿宋_GB2312" w:hAnsi="仿宋_GB2312" w:eastAsia="仿宋_GB2312" w:cs="仿宋_GB2312"/>
                <w:b w:val="0"/>
                <w:sz w:val="32"/>
                <w:szCs w:val="32"/>
              </w:rPr>
              <w:delText>7</w:delText>
            </w:r>
          </w:del>
          <w:del w:id="207" w:author="咨询组" w:date="2025-12-09T10:43:54Z">
            <w:r>
              <w:rPr>
                <w:rFonts w:ascii="仿宋_GB2312" w:hAnsi="仿宋_GB2312" w:eastAsia="仿宋_GB2312" w:cs="仿宋_GB2312"/>
                <w:b w:val="0"/>
                <w:sz w:val="32"/>
                <w:szCs w:val="32"/>
              </w:rPr>
              <w:fldChar w:fldCharType="end"/>
            </w:r>
          </w:del>
          <w:del w:id="208" w:author="咨询组" w:date="2025-12-09T10:43:54Z">
            <w:r>
              <w:rPr>
                <w:rFonts w:ascii="仿宋_GB2312" w:hAnsi="仿宋_GB2312" w:eastAsia="仿宋_GB2312" w:cs="仿宋_GB2312"/>
                <w:b w:val="0"/>
                <w:sz w:val="32"/>
                <w:szCs w:val="32"/>
              </w:rPr>
              <w:fldChar w:fldCharType="end"/>
            </w:r>
          </w:del>
        </w:p>
        <w:p w14:paraId="06CA8805">
          <w:pPr>
            <w:spacing w:after="0" w:line="560" w:lineRule="exact"/>
            <w:rPr>
              <w:del w:id="209" w:author="咨询组" w:date="2025-12-09T10:43:54Z"/>
              <w:rFonts w:ascii="仿宋_GB2312" w:eastAsia="仿宋_GB2312" w:hAnsiTheme="majorHAnsi" w:cstheme="majorBidi"/>
              <w:sz w:val="32"/>
              <w:szCs w:val="32"/>
              <w:lang w:val="zh-CN"/>
            </w:rPr>
          </w:pPr>
          <w:del w:id="210" w:author="咨询组" w:date="2025-12-09T10:43:54Z">
            <w:r>
              <w:rPr>
                <w:rFonts w:hint="eastAsia" w:ascii="仿宋_GB2312" w:hAnsi="仿宋_GB2312" w:eastAsia="仿宋_GB2312" w:cs="仿宋_GB2312"/>
                <w:sz w:val="32"/>
                <w:szCs w:val="32"/>
                <w:lang w:val="zh-CN"/>
              </w:rPr>
              <w:fldChar w:fldCharType="end"/>
            </w:r>
          </w:del>
        </w:p>
      </w:sdtContent>
    </w:sdt>
    <w:p w14:paraId="7694BE05">
      <w:pPr>
        <w:spacing w:after="0" w:line="240" w:lineRule="auto"/>
        <w:rPr>
          <w:del w:id="211" w:author="咨询组" w:date="2025-12-09T10:43:54Z"/>
          <w:rFonts w:ascii="仿宋" w:hAnsi="仿宋" w:eastAsia="仿宋"/>
          <w:bCs/>
          <w:sz w:val="32"/>
          <w:szCs w:val="32"/>
        </w:rPr>
      </w:pPr>
      <w:del w:id="212" w:author="咨询组" w:date="2025-12-09T10:43:54Z">
        <w:r>
          <w:rPr>
            <w:rFonts w:ascii="仿宋" w:hAnsi="仿宋" w:eastAsia="仿宋"/>
            <w:bCs/>
            <w:sz w:val="32"/>
            <w:szCs w:val="32"/>
          </w:rPr>
          <w:br w:type="page"/>
        </w:r>
      </w:del>
    </w:p>
    <w:p w14:paraId="1F4F4E7F">
      <w:pPr>
        <w:spacing w:after="0" w:line="560" w:lineRule="exact"/>
        <w:jc w:val="center"/>
        <w:rPr>
          <w:del w:id="213" w:author="咨询组" w:date="2025-12-09T10:43:54Z"/>
          <w:rFonts w:ascii="华文中宋" w:hAnsi="华文中宋" w:eastAsia="华文中宋"/>
          <w:bCs/>
          <w:sz w:val="36"/>
          <w:szCs w:val="36"/>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462128C3">
      <w:pPr>
        <w:spacing w:after="0" w:line="560" w:lineRule="exact"/>
        <w:jc w:val="center"/>
        <w:rPr>
          <w:rFonts w:hint="eastAsia" w:ascii="华文中宋" w:hAnsi="华文中宋" w:eastAsia="华文中宋"/>
          <w:bCs/>
          <w:sz w:val="36"/>
          <w:szCs w:val="36"/>
          <w:lang w:eastAsia="zh-CN"/>
        </w:rPr>
      </w:pPr>
      <w:r>
        <w:rPr>
          <w:rFonts w:hint="eastAsia" w:ascii="华文中宋" w:hAnsi="华文中宋" w:eastAsia="华文中宋"/>
          <w:bCs/>
          <w:sz w:val="36"/>
          <w:szCs w:val="36"/>
        </w:rPr>
        <w:t>华润啤酒财务负责人管理办法</w:t>
      </w:r>
      <w:r>
        <w:rPr>
          <w:rFonts w:hint="eastAsia" w:ascii="华文中宋" w:hAnsi="华文中宋" w:eastAsia="华文中宋"/>
          <w:bCs/>
          <w:sz w:val="24"/>
          <w:szCs w:val="24"/>
          <w:lang w:eastAsia="zh-CN"/>
        </w:rPr>
        <w:t>（</w:t>
      </w:r>
      <w:r>
        <w:rPr>
          <w:rFonts w:hint="eastAsia" w:ascii="华文中宋" w:hAnsi="华文中宋" w:eastAsia="华文中宋"/>
          <w:bCs/>
          <w:sz w:val="24"/>
          <w:szCs w:val="24"/>
        </w:rPr>
        <w:t>华啤B03-10-人力25C</w:t>
      </w:r>
      <w:r>
        <w:rPr>
          <w:rFonts w:hint="eastAsia" w:ascii="华文中宋" w:hAnsi="华文中宋" w:eastAsia="华文中宋"/>
          <w:bCs/>
          <w:sz w:val="24"/>
          <w:szCs w:val="24"/>
          <w:lang w:eastAsia="zh-CN"/>
        </w:rPr>
        <w:t>）</w:t>
      </w:r>
    </w:p>
    <w:p w14:paraId="7C5CD4DB">
      <w:pPr>
        <w:pStyle w:val="28"/>
        <w:ind w:left="0" w:firstLine="0"/>
        <w:jc w:val="center"/>
        <w:rPr>
          <w:rFonts w:ascii="黑体" w:hAnsi="黑体" w:eastAsia="黑体"/>
          <w:bCs/>
        </w:rPr>
      </w:pPr>
      <w:bookmarkStart w:id="0" w:name="_Toc121147701"/>
      <w:bookmarkStart w:id="1" w:name="_Toc182389626"/>
      <w:bookmarkStart w:id="2" w:name="_Toc121055810"/>
      <w:r>
        <w:rPr>
          <w:rFonts w:hint="eastAsia" w:ascii="黑体" w:hAnsi="黑体" w:eastAsia="黑体"/>
        </w:rPr>
        <w:t>总则</w:t>
      </w:r>
      <w:bookmarkEnd w:id="0"/>
      <w:bookmarkEnd w:id="1"/>
      <w:bookmarkEnd w:id="2"/>
    </w:p>
    <w:p w14:paraId="1DA62B3C">
      <w:pPr>
        <w:pStyle w:val="22"/>
        <w:widowControl w:val="0"/>
        <w:numPr>
          <w:ilvl w:val="-1"/>
          <w:numId w:val="0"/>
        </w:numPr>
        <w:spacing w:after="0" w:line="560" w:lineRule="exact"/>
        <w:ind w:left="0" w:firstLine="0" w:firstLineChars="0"/>
        <w:jc w:val="both"/>
        <w:rPr>
          <w:rFonts w:hint="default" w:ascii="仿宋_GB2312" w:hAnsi="仿宋_GB2312" w:eastAsia="仿宋_GB2312" w:cs="仿宋_GB2312"/>
          <w:sz w:val="32"/>
          <w:szCs w:val="32"/>
          <w:lang w:val="en-US" w:eastAsia="zh-CN"/>
        </w:rPr>
        <w:pPrChange w:id="214" w:author="huarun" w:date="2025-12-17T13:14:21Z">
          <w:pPr>
            <w:pStyle w:val="22"/>
            <w:widowControl w:val="0"/>
            <w:numPr>
              <w:ilvl w:val="0"/>
              <w:numId w:val="4"/>
            </w:numPr>
            <w:spacing w:after="0" w:line="560" w:lineRule="exact"/>
            <w:ind w:firstLineChars="0"/>
            <w:jc w:val="both"/>
          </w:pPr>
        </w:pPrChange>
      </w:pPr>
      <w:ins w:id="215" w:author="huarun" w:date="2025-12-17T13:15:47Z">
        <w:r>
          <w:rPr>
            <w:rFonts w:hint="eastAsia" w:ascii="仿宋_GB2312" w:hAnsi="仿宋_GB2312" w:eastAsia="仿宋_GB2312" w:cs="仿宋_GB2312"/>
            <w:sz w:val="32"/>
            <w:szCs w:val="32"/>
            <w:lang w:eastAsia="zh-CN"/>
          </w:rPr>
          <w:t>第一条</w:t>
        </w:r>
      </w:ins>
      <w:ins w:id="216" w:author="huarun" w:date="2025-12-17T13:15:47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为了加强华润啤酒财务负责人管理，切实提升财务负责人的管理和监督双重职责，根据国家有关法律法规、监管规定和国务院国资委，以及集团相关要求，结合华润啤酒实际，制定本办法。</w:t>
      </w:r>
    </w:p>
    <w:p w14:paraId="7793EC37">
      <w:pPr>
        <w:pStyle w:val="22"/>
        <w:widowControl w:val="0"/>
        <w:numPr>
          <w:ilvl w:val="-1"/>
          <w:numId w:val="0"/>
        </w:numPr>
        <w:spacing w:after="0" w:line="560" w:lineRule="exact"/>
        <w:ind w:leftChars="0" w:firstLine="0" w:firstLineChars="0"/>
        <w:jc w:val="both"/>
        <w:rPr>
          <w:ins w:id="218" w:author="huarun" w:date="2025-12-17T13:15:26Z"/>
          <w:rFonts w:hint="eastAsia" w:ascii="仿宋_GB2312" w:hAnsi="仿宋_GB2312" w:eastAsia="仿宋_GB2312" w:cs="仿宋_GB2312"/>
          <w:sz w:val="32"/>
          <w:szCs w:val="32"/>
        </w:rPr>
        <w:pPrChange w:id="217" w:author="huarun" w:date="2025-12-17T13:15:07Z">
          <w:pPr>
            <w:pStyle w:val="22"/>
            <w:widowControl w:val="0"/>
            <w:numPr>
              <w:ilvl w:val="0"/>
              <w:numId w:val="5"/>
            </w:numPr>
            <w:spacing w:after="0" w:line="560" w:lineRule="exact"/>
            <w:ind w:firstLine="640"/>
            <w:jc w:val="both"/>
          </w:pPr>
        </w:pPrChange>
      </w:pPr>
      <w:ins w:id="219" w:author="huarun" w:date="2025-12-17T13:15:52Z">
        <w:bookmarkStart w:id="3" w:name="_Toc297970561"/>
        <w:bookmarkStart w:id="4" w:name="_Toc261680071"/>
        <w:r>
          <w:rPr>
            <w:rFonts w:hint="eastAsia" w:ascii="仿宋_GB2312" w:hAnsi="仿宋_GB2312" w:eastAsia="仿宋_GB2312" w:cs="仿宋_GB2312"/>
            <w:sz w:val="32"/>
            <w:szCs w:val="32"/>
            <w:lang w:eastAsia="zh-CN"/>
          </w:rPr>
          <w:t>第二</w:t>
        </w:r>
      </w:ins>
      <w:ins w:id="220" w:author="huarun" w:date="2025-12-17T13:15:55Z">
        <w:r>
          <w:rPr>
            <w:rFonts w:hint="eastAsia" w:ascii="仿宋_GB2312" w:hAnsi="仿宋_GB2312" w:eastAsia="仿宋_GB2312" w:cs="仿宋_GB2312"/>
            <w:sz w:val="32"/>
            <w:szCs w:val="32"/>
            <w:lang w:eastAsia="zh-CN"/>
          </w:rPr>
          <w:t>条</w:t>
        </w:r>
      </w:ins>
      <w:ins w:id="221" w:author="huarun" w:date="2025-12-17T13:15:55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本办法是华润啤酒各级财务负责人管理的规范和准则，适用于华润啤酒及所属各公司（以下简称“各公司”）；在执行本办法过程中，应遵循公司法及上市公司相关法律法规和监管要求。</w:t>
      </w:r>
    </w:p>
    <w:p w14:paraId="47C09338">
      <w:pPr>
        <w:pStyle w:val="22"/>
        <w:widowControl w:val="0"/>
        <w:numPr>
          <w:ilvl w:val="-1"/>
          <w:numId w:val="0"/>
        </w:numPr>
        <w:spacing w:after="0" w:line="560" w:lineRule="exact"/>
        <w:ind w:leftChars="0" w:firstLine="0" w:firstLineChars="0"/>
        <w:jc w:val="both"/>
        <w:rPr>
          <w:rFonts w:hint="default" w:ascii="仿宋_GB2312" w:hAnsi="仿宋_GB2312" w:eastAsia="仿宋_GB2312" w:cs="仿宋_GB2312"/>
          <w:sz w:val="32"/>
          <w:szCs w:val="32"/>
          <w:lang w:val="en-US" w:eastAsia="zh-CN"/>
        </w:rPr>
        <w:pPrChange w:id="222" w:author="huarun" w:date="2025-12-17T13:15:07Z">
          <w:pPr>
            <w:pStyle w:val="22"/>
            <w:widowControl w:val="0"/>
            <w:numPr>
              <w:ilvl w:val="0"/>
              <w:numId w:val="5"/>
            </w:numPr>
            <w:spacing w:after="0" w:line="560" w:lineRule="exact"/>
            <w:ind w:firstLine="640"/>
            <w:jc w:val="both"/>
          </w:pPr>
        </w:pPrChange>
      </w:pPr>
      <w:ins w:id="223" w:author="huarun" w:date="2025-12-17T13:15:28Z">
        <w:r>
          <w:rPr>
            <w:rFonts w:hint="eastAsia" w:ascii="仿宋_GB2312" w:hAnsi="仿宋_GB2312" w:eastAsia="仿宋_GB2312" w:cs="仿宋_GB2312"/>
            <w:sz w:val="32"/>
            <w:szCs w:val="32"/>
            <w:lang w:val="en-US" w:eastAsia="zh-CN"/>
          </w:rPr>
          <w:t>///</w:t>
        </w:r>
      </w:ins>
    </w:p>
    <w:p w14:paraId="45F57FFB">
      <w:pPr>
        <w:pStyle w:val="22"/>
        <w:widowControl w:val="0"/>
        <w:numPr>
          <w:ilvl w:val="-1"/>
          <w:numId w:val="0"/>
        </w:numPr>
        <w:spacing w:after="0" w:line="560" w:lineRule="exact"/>
        <w:ind w:leftChars="200" w:firstLine="0" w:firstLineChars="0"/>
        <w:jc w:val="both"/>
        <w:rPr>
          <w:rFonts w:ascii="仿宋_GB2312" w:hAnsi="仿宋_GB2312" w:eastAsia="仿宋_GB2312" w:cs="仿宋_GB2312"/>
          <w:sz w:val="32"/>
          <w:szCs w:val="32"/>
        </w:rPr>
        <w:pPrChange w:id="224" w:author="huarun" w:date="2025-12-17T13:16:09Z">
          <w:pPr>
            <w:pStyle w:val="22"/>
            <w:widowControl w:val="0"/>
            <w:numPr>
              <w:ilvl w:val="0"/>
              <w:numId w:val="5"/>
            </w:numPr>
            <w:spacing w:after="0" w:line="560" w:lineRule="exact"/>
            <w:ind w:firstLine="640"/>
            <w:jc w:val="both"/>
          </w:pPr>
        </w:pPrChange>
      </w:pPr>
      <w:ins w:id="225" w:author="huarun" w:date="2025-12-17T13:16:07Z">
        <w:r>
          <w:rPr>
            <w:rFonts w:hint="eastAsia" w:ascii="仿宋_GB2312" w:hAnsi="仿宋_GB2312" w:eastAsia="仿宋_GB2312" w:cs="仿宋_GB2312"/>
            <w:sz w:val="32"/>
            <w:szCs w:val="32"/>
            <w:lang w:eastAsia="zh-CN"/>
          </w:rPr>
          <w:t>第三条</w:t>
        </w:r>
      </w:ins>
      <w:ins w:id="226" w:author="huarun" w:date="2025-12-17T13:16:07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本办法所称财务负责人是指：</w:t>
      </w:r>
    </w:p>
    <w:p w14:paraId="793EBA91">
      <w:pPr>
        <w:pStyle w:val="22"/>
        <w:widowControl w:val="0"/>
        <w:numPr>
          <w:ilvl w:val="0"/>
          <w:numId w:val="6"/>
        </w:numPr>
        <w:tabs>
          <w:tab w:val="left" w:pos="1418"/>
        </w:tabs>
        <w:spacing w:after="0" w:line="560" w:lineRule="exact"/>
        <w:ind w:firstLine="640" w:firstLineChars="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华润啤酒财务部总监、华润雪花财务部总监、华润酒业财务部总监</w:t>
      </w:r>
    </w:p>
    <w:p w14:paraId="2DEE5600">
      <w:pPr>
        <w:pStyle w:val="22"/>
        <w:widowControl w:val="0"/>
        <w:numPr>
          <w:ilvl w:val="0"/>
          <w:numId w:val="6"/>
        </w:numPr>
        <w:tabs>
          <w:tab w:val="left" w:pos="1418"/>
        </w:tabs>
        <w:spacing w:after="0" w:line="560" w:lineRule="exact"/>
        <w:ind w:firstLine="640" w:firstLineChars="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华润啤酒财务共享中心总监、华润雪花专业财务部总监及华润酒业控股公司财务总监</w:t>
      </w:r>
    </w:p>
    <w:p w14:paraId="3DD1E03C">
      <w:pPr>
        <w:pStyle w:val="22"/>
        <w:widowControl w:val="0"/>
        <w:numPr>
          <w:ilvl w:val="0"/>
          <w:numId w:val="6"/>
        </w:numPr>
        <w:tabs>
          <w:tab w:val="left" w:pos="1418"/>
        </w:tabs>
        <w:spacing w:after="0" w:line="560" w:lineRule="exact"/>
        <w:ind w:firstLine="640" w:firstLineChars="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华润雪花销售事业部财务总监、片区生产部财务总监</w:t>
      </w:r>
    </w:p>
    <w:p w14:paraId="5BEBAF57">
      <w:pPr>
        <w:pStyle w:val="22"/>
        <w:widowControl w:val="0"/>
        <w:numPr>
          <w:ilvl w:val="0"/>
          <w:numId w:val="6"/>
        </w:numPr>
        <w:tabs>
          <w:tab w:val="left" w:pos="1418"/>
        </w:tabs>
        <w:spacing w:after="0" w:line="560" w:lineRule="exact"/>
        <w:ind w:firstLine="640" w:firstLineChars="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华润雪花省营销中心销售财务总监、生产工厂财务总监，华润酒业控股公司营销中心财务总监、生产中心财务总监</w:t>
      </w:r>
    </w:p>
    <w:p w14:paraId="77C5AE01">
      <w:pPr>
        <w:pStyle w:val="22"/>
        <w:widowControl w:val="0"/>
        <w:numPr>
          <w:ilvl w:val="0"/>
          <w:numId w:val="6"/>
        </w:numPr>
        <w:tabs>
          <w:tab w:val="left" w:pos="1418"/>
        </w:tabs>
        <w:spacing w:after="0" w:line="560" w:lineRule="exact"/>
        <w:ind w:leftChars="0" w:firstLine="640" w:firstLineChars="0"/>
        <w:jc w:val="both"/>
        <w:rPr>
          <w:ins w:id="228" w:author="huarun" w:date="2025-12-17T13:16:35Z"/>
          <w:rFonts w:hint="eastAsia" w:ascii="仿宋_GB2312" w:hAnsi="仿宋_GB2312" w:eastAsia="仿宋_GB2312" w:cs="仿宋_GB2312"/>
          <w:sz w:val="32"/>
          <w:szCs w:val="32"/>
        </w:rPr>
        <w:pPrChange w:id="227" w:author="huarun" w:date="2025-12-17T13:17:01Z">
          <w:pPr>
            <w:pStyle w:val="22"/>
            <w:widowControl w:val="0"/>
            <w:numPr>
              <w:ilvl w:val="-1"/>
              <w:numId w:val="0"/>
            </w:numPr>
            <w:spacing w:after="0" w:line="560" w:lineRule="exact"/>
            <w:ind w:leftChars="0" w:firstLine="0" w:firstLineChars="0"/>
            <w:jc w:val="both"/>
          </w:pPr>
        </w:pPrChange>
      </w:pPr>
      <w:r>
        <w:rPr>
          <w:rFonts w:hint="eastAsia" w:ascii="仿宋_GB2312" w:hAnsi="仿宋_GB2312" w:eastAsia="仿宋_GB2312" w:cs="仿宋_GB2312"/>
          <w:sz w:val="32"/>
          <w:szCs w:val="32"/>
        </w:rPr>
        <w:t>华润雪花生产工厂财务部经理、华润啤酒董事会办公室财务管理总监、华润雪花海外业务营销中心销售财务总监</w:t>
      </w:r>
    </w:p>
    <w:p w14:paraId="2A7119F4">
      <w:pPr>
        <w:pStyle w:val="22"/>
        <w:widowControl w:val="0"/>
        <w:numPr>
          <w:ilvl w:val="-1"/>
          <w:numId w:val="0"/>
        </w:numPr>
        <w:spacing w:after="0" w:line="560" w:lineRule="exact"/>
        <w:ind w:firstLine="0" w:firstLineChars="0"/>
        <w:jc w:val="both"/>
        <w:rPr>
          <w:rFonts w:hint="eastAsia" w:ascii="仿宋_GB2312" w:hAnsi="仿宋_GB2312" w:eastAsia="仿宋_GB2312" w:cs="仿宋_GB2312"/>
          <w:sz w:val="32"/>
          <w:szCs w:val="32"/>
          <w:rPrChange w:id="230" w:author="huarun" w:date="2025-12-17T13:19:45Z">
            <w:rPr>
              <w:rFonts w:ascii="仿宋_GB2312" w:hAnsi="仿宋_GB2312" w:eastAsia="仿宋_GB2312" w:cs="仿宋_GB2312"/>
              <w:sz w:val="32"/>
              <w:szCs w:val="32"/>
            </w:rPr>
          </w:rPrChange>
        </w:rPr>
        <w:pPrChange w:id="229" w:author="huarun" w:date="2025-12-17T13:17:04Z">
          <w:pPr>
            <w:pStyle w:val="22"/>
            <w:widowControl w:val="0"/>
            <w:numPr>
              <w:ilvl w:val="0"/>
              <w:numId w:val="6"/>
            </w:numPr>
            <w:tabs>
              <w:tab w:val="left" w:pos="1418"/>
            </w:tabs>
            <w:spacing w:after="0" w:line="560" w:lineRule="exact"/>
            <w:ind w:firstLine="640" w:firstLineChars="0"/>
            <w:jc w:val="both"/>
          </w:pPr>
        </w:pPrChange>
      </w:pPr>
      <w:ins w:id="231" w:author="huarun" w:date="2025-12-17T13:16:35Z">
        <w:r>
          <w:rPr>
            <w:rFonts w:hint="eastAsia" w:ascii="仿宋_GB2312" w:hAnsi="仿宋_GB2312" w:eastAsia="仿宋_GB2312" w:cs="仿宋_GB2312"/>
            <w:sz w:val="32"/>
            <w:szCs w:val="32"/>
            <w:lang w:val="en-US" w:eastAsia="zh-CN"/>
          </w:rPr>
          <w:t>///</w:t>
        </w:r>
      </w:ins>
    </w:p>
    <w:p w14:paraId="1B0C20E3">
      <w:pPr>
        <w:pStyle w:val="22"/>
        <w:widowControl w:val="0"/>
        <w:numPr>
          <w:ilvl w:val="-1"/>
          <w:numId w:val="0"/>
        </w:numPr>
        <w:spacing w:after="0" w:line="560" w:lineRule="exact"/>
        <w:ind w:left="0" w:firstLine="0" w:firstLineChars="0"/>
        <w:jc w:val="both"/>
        <w:rPr>
          <w:ins w:id="233" w:author="huarun" w:date="2025-12-17T13:17:13Z"/>
          <w:rFonts w:hint="eastAsia" w:ascii="仿宋_GB2312" w:hAnsi="仿宋_GB2312" w:eastAsia="仿宋_GB2312" w:cs="仿宋_GB2312"/>
          <w:sz w:val="32"/>
          <w:szCs w:val="32"/>
        </w:rPr>
        <w:pPrChange w:id="232" w:author="huarun" w:date="2025-12-17T13:22:52Z">
          <w:pPr>
            <w:pStyle w:val="22"/>
            <w:widowControl w:val="0"/>
            <w:numPr>
              <w:ilvl w:val="0"/>
              <w:numId w:val="5"/>
            </w:numPr>
            <w:spacing w:after="0" w:line="560" w:lineRule="exact"/>
            <w:ind w:firstLineChars="0"/>
            <w:jc w:val="both"/>
          </w:pPr>
        </w:pPrChange>
      </w:pPr>
      <w:ins w:id="234" w:author="huarun" w:date="2025-12-17T13:22:54Z">
        <w:r>
          <w:rPr>
            <w:rFonts w:hint="eastAsia" w:ascii="仿宋_GB2312" w:hAnsi="仿宋_GB2312" w:eastAsia="仿宋_GB2312" w:cs="仿宋_GB2312"/>
            <w:sz w:val="32"/>
            <w:szCs w:val="32"/>
            <w:lang w:eastAsia="zh-CN"/>
          </w:rPr>
          <w:t>第四条</w:t>
        </w:r>
      </w:ins>
      <w:ins w:id="235" w:author="huarun" w:date="2025-12-17T13:22:55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华润啤酒实行财务负责人双线管理机制，财务负责人对所在单位党委（组）、董事会和管理层负责，并同时向上级单位财务负责人负责。</w:t>
      </w:r>
    </w:p>
    <w:p w14:paraId="6A653E9D">
      <w:pPr>
        <w:pStyle w:val="22"/>
        <w:widowControl w:val="0"/>
        <w:numPr>
          <w:ilvl w:val="0"/>
          <w:numId w:val="7"/>
          <w:ins w:id="237" w:author="huarun" w:date="2025-12-17T13:17:13Z"/>
        </w:numPr>
        <w:spacing w:after="0" w:line="560" w:lineRule="exact"/>
        <w:ind w:left="0" w:firstLine="0" w:firstLineChars="0"/>
        <w:jc w:val="both"/>
        <w:rPr>
          <w:del w:id="238" w:author="huarun" w:date="2025-12-17T13:17:12Z"/>
          <w:rFonts w:hint="eastAsia" w:ascii="仿宋_GB2312" w:hAnsi="仿宋_GB2312" w:eastAsia="仿宋_GB2312" w:cs="仿宋_GB2312"/>
          <w:sz w:val="32"/>
          <w:szCs w:val="32"/>
        </w:rPr>
        <w:pPrChange w:id="236" w:author="huarun" w:date="2025-12-17T13:17:13Z">
          <w:pPr>
            <w:pStyle w:val="22"/>
            <w:widowControl w:val="0"/>
            <w:numPr>
              <w:ilvl w:val="0"/>
              <w:numId w:val="5"/>
            </w:numPr>
            <w:spacing w:after="0" w:line="560" w:lineRule="exact"/>
            <w:ind w:firstLineChars="0"/>
            <w:jc w:val="both"/>
          </w:pPr>
        </w:pPrChange>
      </w:pPr>
      <w:ins w:id="239" w:author="huarun" w:date="2025-12-17T13:17:14Z">
        <w:r>
          <w:rPr>
            <w:rFonts w:hint="eastAsia" w:ascii="仿宋_GB2312" w:hAnsi="仿宋_GB2312" w:eastAsia="仿宋_GB2312" w:cs="仿宋_GB2312"/>
            <w:sz w:val="32"/>
            <w:szCs w:val="32"/>
            <w:lang w:eastAsia="zh-CN"/>
          </w:rPr>
          <w:t>第五条</w:t>
        </w:r>
      </w:ins>
      <w:ins w:id="240" w:author="huarun" w:date="2025-12-17T13:17:15Z">
        <w:r>
          <w:rPr>
            <w:rFonts w:hint="eastAsia" w:ascii="仿宋_GB2312" w:hAnsi="仿宋_GB2312" w:eastAsia="仿宋_GB2312" w:cs="仿宋_GB2312"/>
            <w:sz w:val="32"/>
            <w:szCs w:val="32"/>
            <w:lang w:val="en-US" w:eastAsia="zh-CN"/>
          </w:rPr>
          <w:t xml:space="preserve"> </w:t>
        </w:r>
      </w:ins>
    </w:p>
    <w:p w14:paraId="35592A4E">
      <w:pPr>
        <w:pStyle w:val="22"/>
        <w:widowControl w:val="0"/>
        <w:numPr>
          <w:ilvl w:val="-1"/>
          <w:numId w:val="0"/>
        </w:numPr>
        <w:spacing w:after="0" w:line="560" w:lineRule="exact"/>
        <w:ind w:left="0" w:firstLine="0" w:firstLineChars="0"/>
        <w:jc w:val="both"/>
        <w:rPr>
          <w:ins w:id="242" w:author="huarun" w:date="2025-12-17T13:17:21Z"/>
          <w:rFonts w:hint="eastAsia" w:ascii="仿宋_GB2312" w:hAnsi="仿宋_GB2312" w:eastAsia="仿宋_GB2312" w:cs="仿宋_GB2312"/>
          <w:sz w:val="32"/>
          <w:szCs w:val="32"/>
        </w:rPr>
        <w:pPrChange w:id="241" w:author="huarun" w:date="2025-12-17T13:17:11Z">
          <w:pPr>
            <w:pStyle w:val="22"/>
            <w:widowControl w:val="0"/>
            <w:numPr>
              <w:ilvl w:val="0"/>
              <w:numId w:val="5"/>
            </w:numPr>
            <w:spacing w:after="0" w:line="560" w:lineRule="exact"/>
            <w:ind w:firstLineChars="0"/>
            <w:jc w:val="both"/>
          </w:pPr>
        </w:pPrChange>
      </w:pPr>
      <w:r>
        <w:rPr>
          <w:rFonts w:hint="eastAsia" w:ascii="仿宋_GB2312" w:hAnsi="仿宋_GB2312" w:eastAsia="仿宋_GB2312" w:cs="仿宋_GB2312"/>
          <w:sz w:val="32"/>
          <w:szCs w:val="32"/>
        </w:rPr>
        <w:t>华润啤酒向境外机构直派财务主管人员，还需符合集团境外投资直派财务主管人员管理的相关规定。</w:t>
      </w:r>
    </w:p>
    <w:p w14:paraId="09C58CE7">
      <w:pPr>
        <w:pStyle w:val="22"/>
        <w:widowControl w:val="0"/>
        <w:numPr>
          <w:ilvl w:val="-1"/>
          <w:numId w:val="0"/>
        </w:numPr>
        <w:spacing w:after="0" w:line="560" w:lineRule="exact"/>
        <w:ind w:left="0" w:firstLine="0" w:firstLineChars="0"/>
        <w:jc w:val="both"/>
        <w:rPr>
          <w:rFonts w:hint="eastAsia" w:ascii="仿宋_GB2312" w:hAnsi="仿宋_GB2312" w:eastAsia="仿宋_GB2312" w:cs="仿宋_GB2312"/>
          <w:sz w:val="32"/>
          <w:szCs w:val="32"/>
          <w:rPrChange w:id="244" w:author="huarun" w:date="2025-12-17T13:19:47Z">
            <w:rPr>
              <w:rFonts w:hint="eastAsia" w:ascii="仿宋_GB2312" w:hAnsi="仿宋_GB2312" w:eastAsia="仿宋_GB2312" w:cs="仿宋_GB2312"/>
              <w:sz w:val="32"/>
              <w:szCs w:val="32"/>
            </w:rPr>
          </w:rPrChange>
        </w:rPr>
        <w:pPrChange w:id="243" w:author="huarun" w:date="2025-12-17T13:17:11Z">
          <w:pPr>
            <w:pStyle w:val="22"/>
            <w:widowControl w:val="0"/>
            <w:numPr>
              <w:ilvl w:val="0"/>
              <w:numId w:val="5"/>
            </w:numPr>
            <w:spacing w:after="0" w:line="560" w:lineRule="exact"/>
            <w:ind w:firstLineChars="0"/>
            <w:jc w:val="both"/>
          </w:pPr>
        </w:pPrChange>
      </w:pPr>
      <w:ins w:id="245" w:author="huarun" w:date="2025-12-17T13:17:22Z">
        <w:r>
          <w:rPr>
            <w:rFonts w:hint="eastAsia" w:ascii="仿宋_GB2312" w:hAnsi="仿宋_GB2312" w:eastAsia="仿宋_GB2312" w:cs="仿宋_GB2312"/>
            <w:sz w:val="32"/>
            <w:szCs w:val="32"/>
            <w:lang w:val="en-US" w:eastAsia="zh-CN"/>
          </w:rPr>
          <w:t>///</w:t>
        </w:r>
      </w:ins>
    </w:p>
    <w:bookmarkEnd w:id="3"/>
    <w:bookmarkEnd w:id="4"/>
    <w:p w14:paraId="418E756A">
      <w:pPr>
        <w:pStyle w:val="28"/>
        <w:ind w:left="0" w:firstLine="0"/>
        <w:jc w:val="center"/>
        <w:rPr>
          <w:rFonts w:ascii="黑体" w:hAnsi="黑体" w:eastAsia="黑体"/>
        </w:rPr>
      </w:pPr>
      <w:bookmarkStart w:id="5" w:name="_Toc182389627"/>
      <w:r>
        <w:rPr>
          <w:rFonts w:hint="eastAsia" w:ascii="黑体" w:hAnsi="黑体" w:eastAsia="黑体"/>
        </w:rPr>
        <w:t>职责与权限</w:t>
      </w:r>
      <w:bookmarkEnd w:id="5"/>
    </w:p>
    <w:p w14:paraId="7D135CDD">
      <w:pPr>
        <w:pStyle w:val="22"/>
        <w:widowControl w:val="0"/>
        <w:numPr>
          <w:ilvl w:val="-1"/>
          <w:numId w:val="0"/>
        </w:numPr>
        <w:spacing w:after="0" w:line="560" w:lineRule="exact"/>
        <w:ind w:left="0" w:firstLine="0" w:firstLineChars="0"/>
        <w:jc w:val="both"/>
        <w:rPr>
          <w:ins w:id="247" w:author="huarun" w:date="2025-12-17T13:17:46Z"/>
          <w:rFonts w:hint="eastAsia" w:ascii="仿宋_GB2312" w:hAnsi="仿宋_GB2312" w:eastAsia="仿宋_GB2312" w:cs="仿宋_GB2312"/>
          <w:sz w:val="32"/>
          <w:szCs w:val="32"/>
        </w:rPr>
        <w:pPrChange w:id="246" w:author="huarun" w:date="2025-12-17T13:23:03Z">
          <w:pPr>
            <w:pStyle w:val="22"/>
            <w:widowControl w:val="0"/>
            <w:numPr>
              <w:ilvl w:val="0"/>
              <w:numId w:val="5"/>
            </w:numPr>
            <w:spacing w:after="0" w:line="560" w:lineRule="exact"/>
            <w:ind w:firstLineChars="0"/>
            <w:jc w:val="both"/>
          </w:pPr>
        </w:pPrChange>
      </w:pPr>
      <w:ins w:id="248" w:author="huarun" w:date="2025-12-17T13:23:04Z">
        <w:r>
          <w:rPr>
            <w:rFonts w:hint="eastAsia" w:ascii="仿宋_GB2312" w:hAnsi="仿宋_GB2312" w:eastAsia="仿宋_GB2312" w:cs="仿宋_GB2312"/>
            <w:sz w:val="32"/>
            <w:szCs w:val="32"/>
            <w:lang w:eastAsia="zh-CN"/>
          </w:rPr>
          <w:t>第六条</w:t>
        </w:r>
      </w:ins>
      <w:ins w:id="249" w:author="huarun" w:date="2025-12-17T13:23:05Z">
        <w:r>
          <w:rPr>
            <w:rFonts w:hint="eastAsia" w:ascii="仿宋_GB2312" w:hAnsi="仿宋_GB2312" w:eastAsia="仿宋_GB2312" w:cs="仿宋_GB2312"/>
            <w:sz w:val="32"/>
            <w:szCs w:val="32"/>
            <w:lang w:val="en-US" w:eastAsia="zh-CN"/>
          </w:rPr>
          <w:t xml:space="preserve"> </w:t>
        </w:r>
      </w:ins>
      <w:ins w:id="250" w:author="huarun" w:date="2025-12-17T13:23:07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财务负责人协助所在公司或单位主要负责人工作，深度参与战略规划制定、重大经营决策及重大经营活动，负责会计基础管理、财务管理与监督、财务内控机制建设等，全面推进财务管理工作，提升财务运行质量和效率，严格履行重大财务事项监督职责。</w:t>
      </w:r>
    </w:p>
    <w:p w14:paraId="0327EF53">
      <w:pPr>
        <w:pStyle w:val="22"/>
        <w:widowControl w:val="0"/>
        <w:numPr>
          <w:ilvl w:val="-1"/>
          <w:numId w:val="0"/>
        </w:numPr>
        <w:spacing w:after="0" w:line="560" w:lineRule="exact"/>
        <w:ind w:left="0" w:firstLine="0" w:firstLineChars="0"/>
        <w:jc w:val="both"/>
        <w:rPr>
          <w:rFonts w:hint="eastAsia" w:ascii="仿宋_GB2312" w:hAnsi="仿宋_GB2312" w:eastAsia="仿宋_GB2312" w:cs="仿宋_GB2312"/>
          <w:sz w:val="32"/>
          <w:szCs w:val="32"/>
          <w:rPrChange w:id="252" w:author="huarun" w:date="2025-12-17T13:19:49Z">
            <w:rPr>
              <w:rFonts w:hint="eastAsia" w:ascii="仿宋_GB2312" w:hAnsi="仿宋_GB2312" w:eastAsia="仿宋_GB2312" w:cs="仿宋_GB2312"/>
              <w:sz w:val="32"/>
              <w:szCs w:val="32"/>
            </w:rPr>
          </w:rPrChange>
        </w:rPr>
        <w:pPrChange w:id="251" w:author="huarun" w:date="2025-12-17T13:17:47Z">
          <w:pPr>
            <w:pStyle w:val="22"/>
            <w:widowControl w:val="0"/>
            <w:numPr>
              <w:ilvl w:val="0"/>
              <w:numId w:val="5"/>
            </w:numPr>
            <w:spacing w:after="0" w:line="560" w:lineRule="exact"/>
            <w:ind w:firstLineChars="0"/>
            <w:jc w:val="both"/>
          </w:pPr>
        </w:pPrChange>
      </w:pPr>
      <w:ins w:id="253" w:author="huarun" w:date="2025-12-17T13:17:48Z">
        <w:r>
          <w:rPr>
            <w:rFonts w:hint="eastAsia" w:ascii="仿宋_GB2312" w:hAnsi="仿宋_GB2312" w:eastAsia="仿宋_GB2312" w:cs="仿宋_GB2312"/>
            <w:sz w:val="32"/>
            <w:szCs w:val="32"/>
            <w:lang w:val="en-US" w:eastAsia="zh-CN"/>
          </w:rPr>
          <w:t>///</w:t>
        </w:r>
      </w:ins>
    </w:p>
    <w:p w14:paraId="3B6B3F61">
      <w:pPr>
        <w:pStyle w:val="22"/>
        <w:widowControl w:val="0"/>
        <w:numPr>
          <w:ilvl w:val="-1"/>
          <w:numId w:val="0"/>
        </w:numPr>
        <w:spacing w:after="0" w:line="560" w:lineRule="exact"/>
        <w:ind w:leftChars="0" w:firstLine="0" w:firstLineChars="0"/>
        <w:jc w:val="both"/>
        <w:rPr>
          <w:rFonts w:ascii="仿宋_GB2312" w:hAnsi="仿宋_GB2312" w:eastAsia="仿宋_GB2312" w:cs="仿宋_GB2312"/>
          <w:sz w:val="32"/>
          <w:szCs w:val="32"/>
        </w:rPr>
        <w:pPrChange w:id="254" w:author="huarun" w:date="2025-12-17T13:18:20Z">
          <w:pPr>
            <w:pStyle w:val="22"/>
            <w:widowControl w:val="0"/>
            <w:numPr>
              <w:ilvl w:val="0"/>
              <w:numId w:val="5"/>
            </w:numPr>
            <w:spacing w:after="0" w:line="560" w:lineRule="exact"/>
            <w:ind w:firstLine="640"/>
            <w:jc w:val="both"/>
          </w:pPr>
        </w:pPrChange>
      </w:pPr>
      <w:ins w:id="255" w:author="huarun" w:date="2025-12-17T13:18:18Z">
        <w:r>
          <w:rPr>
            <w:rFonts w:hint="eastAsia" w:ascii="仿宋_GB2312" w:hAnsi="仿宋_GB2312" w:eastAsia="仿宋_GB2312" w:cs="仿宋_GB2312"/>
            <w:sz w:val="32"/>
            <w:szCs w:val="32"/>
            <w:lang w:eastAsia="zh-CN"/>
          </w:rPr>
          <w:t>第</w:t>
        </w:r>
      </w:ins>
      <w:ins w:id="256" w:author="huarun" w:date="2025-12-17T13:23:12Z">
        <w:r>
          <w:rPr>
            <w:rFonts w:hint="eastAsia" w:ascii="仿宋_GB2312" w:hAnsi="仿宋_GB2312" w:eastAsia="仿宋_GB2312" w:cs="仿宋_GB2312"/>
            <w:sz w:val="32"/>
            <w:szCs w:val="32"/>
            <w:lang w:eastAsia="zh-CN"/>
          </w:rPr>
          <w:t>七</w:t>
        </w:r>
      </w:ins>
      <w:ins w:id="257" w:author="huarun" w:date="2025-12-17T13:18:18Z">
        <w:r>
          <w:rPr>
            <w:rFonts w:hint="eastAsia" w:ascii="仿宋_GB2312" w:hAnsi="仿宋_GB2312" w:eastAsia="仿宋_GB2312" w:cs="仿宋_GB2312"/>
            <w:sz w:val="32"/>
            <w:szCs w:val="32"/>
            <w:lang w:eastAsia="zh-CN"/>
          </w:rPr>
          <w:t>条</w:t>
        </w:r>
      </w:ins>
      <w:ins w:id="258" w:author="huarun" w:date="2025-12-17T13:18:19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重大财务事项监督职责主要包括：</w:t>
      </w:r>
    </w:p>
    <w:p w14:paraId="32EB5BA0">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（一）组织审核投融资、重大经济合同、大额资金使用、担保等事项的计划或方案；</w:t>
      </w:r>
    </w:p>
    <w:p w14:paraId="5783228A">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（二）对业务整合、技术改造、新产品开发及改革改制等事项组织开展财务可行性论证分析，并提供资金保障和实施财务监督。</w:t>
      </w:r>
    </w:p>
    <w:p w14:paraId="5DEB2CD8">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（三）对重大投资、兼并收购、资产划转、债务重组等事项组织实施必要的尽职调查，并独立发表专业意见；</w:t>
      </w:r>
    </w:p>
    <w:p w14:paraId="31412BCC">
      <w:pPr>
        <w:pStyle w:val="22"/>
        <w:widowControl w:val="0"/>
        <w:numPr>
          <w:ilvl w:val="-1"/>
          <w:numId w:val="0"/>
        </w:numPr>
        <w:spacing w:after="0" w:line="560" w:lineRule="exact"/>
        <w:ind w:left="0" w:firstLine="640" w:firstLineChars="200"/>
        <w:jc w:val="both"/>
        <w:rPr>
          <w:ins w:id="260" w:author="huarun" w:date="2025-12-17T13:18:31Z"/>
          <w:rFonts w:hint="eastAsia" w:ascii="仿宋_GB2312" w:hAnsi="仿宋_GB2312" w:eastAsia="仿宋_GB2312" w:cs="仿宋_GB2312"/>
          <w:sz w:val="32"/>
          <w:szCs w:val="32"/>
        </w:rPr>
        <w:pPrChange w:id="259" w:author="huarun" w:date="2025-12-17T13:18:44Z">
          <w:pPr>
            <w:pStyle w:val="22"/>
            <w:widowControl w:val="0"/>
            <w:numPr>
              <w:ilvl w:val="-1"/>
              <w:numId w:val="0"/>
            </w:numPr>
            <w:spacing w:after="0" w:line="560" w:lineRule="exact"/>
            <w:ind w:left="0" w:firstLine="0" w:firstLineChars="0"/>
            <w:jc w:val="both"/>
          </w:pPr>
        </w:pPrChange>
      </w:pPr>
      <w:r>
        <w:rPr>
          <w:rFonts w:hint="eastAsia" w:ascii="仿宋_GB2312" w:hAnsi="仿宋_GB2312" w:eastAsia="仿宋_GB2312" w:cs="仿宋_GB2312"/>
          <w:sz w:val="32"/>
          <w:szCs w:val="32"/>
        </w:rPr>
        <w:t>（四）及时报告重大财务事件，组织实施财务危机或者资产损失的处理工作。</w:t>
      </w:r>
    </w:p>
    <w:p w14:paraId="32818D22">
      <w:pPr>
        <w:pStyle w:val="22"/>
        <w:widowControl w:val="0"/>
        <w:numPr>
          <w:numId w:val="0"/>
        </w:numPr>
        <w:spacing w:after="0" w:line="240" w:lineRule="auto"/>
        <w:ind w:firstLine="0" w:firstLineChars="0"/>
        <w:jc w:val="both"/>
        <w:rPr>
          <w:rFonts w:hint="eastAsia" w:ascii="仿宋_GB2312" w:hAnsi="仿宋_GB2312" w:eastAsia="仿宋_GB2312" w:cs="仿宋_GB2312"/>
          <w:sz w:val="28"/>
          <w:szCs w:val="28"/>
          <w:rPrChange w:id="262" w:author="huarun" w:date="2025-12-17T13:21:43Z">
            <w:rPr>
              <w:rFonts w:ascii="仿宋_GB2312" w:hAnsi="仿宋_GB2312" w:eastAsia="仿宋_GB2312" w:cs="仿宋_GB2312"/>
              <w:sz w:val="32"/>
              <w:szCs w:val="32"/>
            </w:rPr>
          </w:rPrChange>
        </w:rPr>
        <w:pPrChange w:id="261" w:author="huarun" w:date="2025-12-17T13:19:56Z">
          <w:pPr>
            <w:widowControl w:val="0"/>
            <w:spacing w:after="0" w:line="560" w:lineRule="exact"/>
            <w:ind w:firstLine="640" w:firstLineChars="200"/>
            <w:jc w:val="both"/>
          </w:pPr>
        </w:pPrChange>
      </w:pPr>
      <w:ins w:id="263" w:author="huarun" w:date="2025-12-17T13:18:28Z">
        <w:r>
          <w:rPr>
            <w:rFonts w:hint="eastAsia" w:ascii="仿宋_GB2312" w:hAnsi="仿宋_GB2312" w:eastAsia="仿宋_GB2312" w:cs="仿宋_GB2312"/>
            <w:sz w:val="28"/>
            <w:szCs w:val="28"/>
            <w:lang w:val="en-US" w:eastAsia="zh-CN"/>
            <w:rPrChange w:id="264" w:author="huarun" w:date="2025-12-17T13:21:43Z">
              <w:rPr>
                <w:rFonts w:hint="eastAsia" w:ascii="仿宋_GB2312" w:hAnsi="仿宋_GB2312" w:eastAsia="仿宋_GB2312" w:cs="仿宋_GB2312"/>
                <w:sz w:val="32"/>
                <w:szCs w:val="32"/>
                <w:lang w:val="en-US" w:eastAsia="zh-CN"/>
              </w:rPr>
            </w:rPrChange>
          </w:rPr>
          <w:t>///</w:t>
        </w:r>
      </w:ins>
    </w:p>
    <w:p w14:paraId="29186944">
      <w:pPr>
        <w:pStyle w:val="22"/>
        <w:widowControl w:val="0"/>
        <w:numPr>
          <w:ilvl w:val="-1"/>
          <w:numId w:val="0"/>
        </w:numPr>
        <w:spacing w:after="0" w:line="560" w:lineRule="exact"/>
        <w:ind w:left="0" w:firstLine="0" w:firstLineChars="0"/>
        <w:jc w:val="both"/>
        <w:rPr>
          <w:ins w:id="267" w:author="huarun" w:date="2025-12-17T13:22:13Z"/>
          <w:rFonts w:hint="eastAsia" w:ascii="仿宋_GB2312" w:hAnsi="仿宋_GB2312" w:eastAsia="仿宋_GB2312" w:cs="仿宋_GB2312"/>
          <w:sz w:val="32"/>
          <w:szCs w:val="32"/>
        </w:rPr>
        <w:pPrChange w:id="266" w:author="huarun" w:date="2025-12-17T13:22:30Z">
          <w:pPr>
            <w:pStyle w:val="22"/>
            <w:widowControl w:val="0"/>
            <w:numPr>
              <w:ilvl w:val="0"/>
              <w:numId w:val="5"/>
            </w:numPr>
            <w:spacing w:after="0" w:line="560" w:lineRule="exact"/>
            <w:ind w:firstLineChars="0"/>
            <w:jc w:val="both"/>
          </w:pPr>
        </w:pPrChange>
      </w:pPr>
      <w:ins w:id="268" w:author="huarun" w:date="2025-12-17T13:22:33Z">
        <w:r>
          <w:rPr>
            <w:rFonts w:hint="eastAsia" w:ascii="仿宋_GB2312" w:hAnsi="仿宋_GB2312" w:eastAsia="仿宋_GB2312" w:cs="仿宋_GB2312"/>
            <w:sz w:val="32"/>
            <w:szCs w:val="32"/>
            <w:lang w:eastAsia="zh-CN"/>
          </w:rPr>
          <w:t>第</w:t>
        </w:r>
      </w:ins>
      <w:ins w:id="269" w:author="huarun" w:date="2025-12-17T13:23:17Z">
        <w:r>
          <w:rPr>
            <w:rFonts w:hint="eastAsia" w:ascii="仿宋_GB2312" w:hAnsi="仿宋_GB2312" w:eastAsia="仿宋_GB2312" w:cs="仿宋_GB2312"/>
            <w:sz w:val="32"/>
            <w:szCs w:val="32"/>
            <w:lang w:eastAsia="zh-CN"/>
          </w:rPr>
          <w:t>八</w:t>
        </w:r>
      </w:ins>
      <w:ins w:id="270" w:author="huarun" w:date="2025-12-17T13:22:33Z">
        <w:r>
          <w:rPr>
            <w:rFonts w:hint="eastAsia" w:ascii="仿宋_GB2312" w:hAnsi="仿宋_GB2312" w:eastAsia="仿宋_GB2312" w:cs="仿宋_GB2312"/>
            <w:sz w:val="32"/>
            <w:szCs w:val="32"/>
            <w:lang w:eastAsia="zh-CN"/>
          </w:rPr>
          <w:t>条</w:t>
        </w:r>
      </w:ins>
      <w:ins w:id="271" w:author="huarun" w:date="2025-12-17T13:22:33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财务负责人应参加所在单位管理层会议，根据需要出席或列席所在单位党委（组）会（若有），就各项重大经营决策提出专业意见和建议。</w:t>
      </w:r>
    </w:p>
    <w:p w14:paraId="2F5D66D1">
      <w:pPr>
        <w:pStyle w:val="22"/>
        <w:widowControl w:val="0"/>
        <w:numPr>
          <w:ilvl w:val="-1"/>
          <w:numId w:val="0"/>
        </w:numPr>
        <w:spacing w:after="0" w:line="560" w:lineRule="exact"/>
        <w:ind w:left="0" w:firstLine="0" w:firstLineChars="0"/>
        <w:jc w:val="both"/>
        <w:rPr>
          <w:rFonts w:hint="default" w:ascii="仿宋_GB2312" w:hAnsi="仿宋_GB2312" w:eastAsia="仿宋_GB2312" w:cs="仿宋_GB2312"/>
          <w:sz w:val="32"/>
          <w:szCs w:val="32"/>
          <w:lang w:val="en-US" w:eastAsia="zh-CN"/>
        </w:rPr>
        <w:pPrChange w:id="272" w:author="huarun" w:date="2025-12-17T13:22:15Z">
          <w:pPr>
            <w:pStyle w:val="22"/>
            <w:widowControl w:val="0"/>
            <w:numPr>
              <w:ilvl w:val="0"/>
              <w:numId w:val="5"/>
            </w:numPr>
            <w:spacing w:after="0" w:line="560" w:lineRule="exact"/>
            <w:ind w:firstLineChars="0"/>
            <w:jc w:val="both"/>
          </w:pPr>
        </w:pPrChange>
      </w:pPr>
      <w:ins w:id="273" w:author="huarun" w:date="2025-12-17T13:23:26Z">
        <w:r>
          <w:rPr>
            <w:rFonts w:hint="eastAsia" w:ascii="仿宋_GB2312" w:hAnsi="仿宋_GB2312" w:eastAsia="仿宋_GB2312" w:cs="仿宋_GB2312"/>
            <w:sz w:val="32"/>
            <w:szCs w:val="32"/>
            <w:lang w:val="en-US" w:eastAsia="zh-CN"/>
          </w:rPr>
          <w:t>///</w:t>
        </w:r>
      </w:ins>
    </w:p>
    <w:p w14:paraId="0C303C83">
      <w:pPr>
        <w:pStyle w:val="22"/>
        <w:widowControl w:val="0"/>
        <w:numPr>
          <w:ilvl w:val="-1"/>
          <w:numId w:val="0"/>
        </w:numPr>
        <w:spacing w:after="0" w:line="560" w:lineRule="exact"/>
        <w:ind w:left="0" w:firstLine="0" w:firstLineChars="0"/>
        <w:jc w:val="both"/>
        <w:rPr>
          <w:ins w:id="275" w:author="huarun" w:date="2025-12-17T13:23:31Z"/>
          <w:rFonts w:hint="eastAsia" w:ascii="仿宋_GB2312" w:hAnsi="仿宋_GB2312" w:eastAsia="仿宋_GB2312" w:cs="仿宋_GB2312"/>
          <w:sz w:val="32"/>
          <w:szCs w:val="32"/>
        </w:rPr>
        <w:pPrChange w:id="274" w:author="huarun" w:date="2025-12-17T13:24:28Z">
          <w:pPr>
            <w:pStyle w:val="22"/>
            <w:widowControl w:val="0"/>
            <w:numPr>
              <w:ilvl w:val="0"/>
              <w:numId w:val="5"/>
            </w:numPr>
            <w:spacing w:after="0" w:line="560" w:lineRule="exact"/>
            <w:ind w:firstLineChars="0"/>
            <w:jc w:val="both"/>
          </w:pPr>
        </w:pPrChange>
      </w:pPr>
      <w:ins w:id="276" w:author="huarun" w:date="2025-12-17T13:24:30Z">
        <w:r>
          <w:rPr>
            <w:rFonts w:hint="eastAsia" w:ascii="仿宋_GB2312" w:hAnsi="仿宋_GB2312" w:eastAsia="仿宋_GB2312" w:cs="仿宋_GB2312"/>
            <w:sz w:val="32"/>
            <w:szCs w:val="32"/>
            <w:lang w:eastAsia="zh-CN"/>
          </w:rPr>
          <w:t>第九条</w:t>
        </w:r>
      </w:ins>
      <w:ins w:id="277" w:author="huarun" w:date="2025-12-17T13:24:30Z">
        <w:r>
          <w:rPr>
            <w:rFonts w:hint="eastAsia" w:ascii="仿宋_GB2312" w:hAnsi="仿宋_GB2312" w:eastAsia="仿宋_GB2312" w:cs="仿宋_GB2312"/>
            <w:sz w:val="32"/>
            <w:szCs w:val="32"/>
            <w:lang w:val="en-US" w:eastAsia="zh-CN"/>
          </w:rPr>
          <w:t xml:space="preserve"> </w:t>
        </w:r>
      </w:ins>
      <w:ins w:id="278" w:author="huarun" w:date="2025-12-17T13:24:31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财务负责人要认真行使监督权，对涉及重大决策和规章制度执行情况、重要经营活动事项及相关廉洁从业情况进行监督，对出现违反相关规定的决策和行为，应及时提出正确的意见并提请公司党组织、管理层予以纠正处理；不能纠正处理时，应直接向上一级财务负责人报告。上一级财务负责人应对下级财务负责人报告事项和提出的意见及时组织研究处理，必要时应通过书面形式予以回复。</w:t>
      </w:r>
    </w:p>
    <w:p w14:paraId="00EED8F9">
      <w:pPr>
        <w:pStyle w:val="22"/>
        <w:widowControl w:val="0"/>
        <w:numPr>
          <w:ilvl w:val="-1"/>
          <w:numId w:val="0"/>
        </w:numPr>
        <w:spacing w:after="0" w:line="560" w:lineRule="exact"/>
        <w:ind w:left="0" w:firstLine="0" w:firstLineChars="0"/>
        <w:jc w:val="both"/>
        <w:rPr>
          <w:rFonts w:hint="default" w:ascii="仿宋_GB2312" w:hAnsi="仿宋_GB2312" w:eastAsia="仿宋_GB2312" w:cs="仿宋_GB2312"/>
          <w:sz w:val="32"/>
          <w:szCs w:val="32"/>
          <w:lang w:val="en-US" w:eastAsia="zh-CN"/>
        </w:rPr>
        <w:pPrChange w:id="279" w:author="huarun" w:date="2025-12-17T13:23:34Z">
          <w:pPr>
            <w:pStyle w:val="22"/>
            <w:widowControl w:val="0"/>
            <w:numPr>
              <w:ilvl w:val="0"/>
              <w:numId w:val="5"/>
            </w:numPr>
            <w:spacing w:after="0" w:line="560" w:lineRule="exact"/>
            <w:ind w:firstLineChars="0"/>
            <w:jc w:val="both"/>
          </w:pPr>
        </w:pPrChange>
      </w:pPr>
      <w:ins w:id="280" w:author="huarun" w:date="2025-12-17T13:23:36Z">
        <w:r>
          <w:rPr>
            <w:rFonts w:hint="eastAsia" w:ascii="仿宋_GB2312" w:hAnsi="仿宋_GB2312" w:eastAsia="仿宋_GB2312" w:cs="仿宋_GB2312"/>
            <w:sz w:val="32"/>
            <w:szCs w:val="32"/>
            <w:lang w:val="en-US" w:eastAsia="zh-CN"/>
          </w:rPr>
          <w:t>/</w:t>
        </w:r>
      </w:ins>
      <w:ins w:id="281" w:author="huarun" w:date="2025-12-17T13:23:37Z">
        <w:r>
          <w:rPr>
            <w:rFonts w:hint="eastAsia" w:ascii="仿宋_GB2312" w:hAnsi="仿宋_GB2312" w:eastAsia="仿宋_GB2312" w:cs="仿宋_GB2312"/>
            <w:sz w:val="32"/>
            <w:szCs w:val="32"/>
            <w:lang w:val="en-US" w:eastAsia="zh-CN"/>
          </w:rPr>
          <w:t>//</w:t>
        </w:r>
      </w:ins>
    </w:p>
    <w:p w14:paraId="1ADBE967">
      <w:pPr>
        <w:pStyle w:val="22"/>
        <w:widowControl w:val="0"/>
        <w:numPr>
          <w:ilvl w:val="-1"/>
          <w:numId w:val="0"/>
        </w:numPr>
        <w:spacing w:after="0" w:line="560" w:lineRule="exact"/>
        <w:ind w:left="0" w:firstLine="0" w:firstLineChars="0"/>
        <w:jc w:val="both"/>
        <w:rPr>
          <w:ins w:id="283" w:author="huarun" w:date="2025-12-17T13:23:59Z"/>
          <w:rFonts w:hint="eastAsia" w:ascii="仿宋_GB2312" w:hAnsi="仿宋_GB2312" w:eastAsia="仿宋_GB2312" w:cs="仿宋_GB2312"/>
          <w:sz w:val="32"/>
          <w:szCs w:val="32"/>
        </w:rPr>
        <w:pPrChange w:id="282" w:author="huarun" w:date="2025-12-17T13:24:35Z">
          <w:pPr>
            <w:pStyle w:val="22"/>
            <w:widowControl w:val="0"/>
            <w:numPr>
              <w:ilvl w:val="0"/>
              <w:numId w:val="5"/>
            </w:numPr>
            <w:spacing w:after="0" w:line="560" w:lineRule="exact"/>
            <w:ind w:firstLineChars="0"/>
            <w:jc w:val="both"/>
          </w:pPr>
        </w:pPrChange>
      </w:pPr>
      <w:ins w:id="284" w:author="huarun" w:date="2025-12-17T13:24:38Z">
        <w:r>
          <w:rPr>
            <w:rFonts w:hint="eastAsia" w:ascii="仿宋_GB2312" w:hAnsi="仿宋_GB2312" w:eastAsia="仿宋_GB2312" w:cs="仿宋_GB2312"/>
            <w:sz w:val="32"/>
            <w:szCs w:val="32"/>
            <w:lang w:val="en-US" w:eastAsia="zh-CN"/>
          </w:rPr>
          <w:t xml:space="preserve">第十条 </w:t>
        </w:r>
      </w:ins>
      <w:ins w:id="285" w:author="huarun" w:date="2025-12-17T13:23:49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各公司主要负责人应支持财务负责人履行工作职责，配备合理的人力资源及其他必要条件，推动建立和完善财务负责人履行各项工作职责的管理工作流程，明确落实本办法中财务负责人相应的工作职责和权限。</w:t>
      </w:r>
    </w:p>
    <w:p w14:paraId="6F9CEFFD">
      <w:pPr>
        <w:pStyle w:val="22"/>
        <w:widowControl w:val="0"/>
        <w:numPr>
          <w:ilvl w:val="-1"/>
          <w:numId w:val="0"/>
        </w:numPr>
        <w:spacing w:after="0" w:line="560" w:lineRule="exact"/>
        <w:ind w:left="0" w:firstLine="0" w:firstLineChars="0"/>
        <w:jc w:val="both"/>
        <w:rPr>
          <w:rFonts w:hint="eastAsia" w:ascii="仿宋_GB2312" w:hAnsi="仿宋_GB2312" w:eastAsia="仿宋_GB2312" w:cs="仿宋_GB2312"/>
          <w:sz w:val="32"/>
          <w:szCs w:val="32"/>
          <w:lang w:eastAsia="zh-CN"/>
        </w:rPr>
        <w:pPrChange w:id="286" w:author="huarun" w:date="2025-12-17T13:24:03Z">
          <w:pPr>
            <w:pStyle w:val="22"/>
            <w:widowControl w:val="0"/>
            <w:numPr>
              <w:ilvl w:val="0"/>
              <w:numId w:val="5"/>
            </w:numPr>
            <w:spacing w:after="0" w:line="560" w:lineRule="exact"/>
            <w:ind w:firstLineChars="0"/>
            <w:jc w:val="both"/>
          </w:pPr>
        </w:pPrChange>
      </w:pPr>
      <w:ins w:id="287" w:author="huarun" w:date="2025-12-17T13:24:09Z">
        <w:r>
          <w:rPr>
            <w:rFonts w:hint="eastAsia" w:ascii="仿宋_GB2312" w:hAnsi="仿宋_GB2312" w:eastAsia="仿宋_GB2312" w:cs="仿宋_GB2312"/>
            <w:sz w:val="32"/>
            <w:szCs w:val="32"/>
            <w:lang w:val="en-US" w:eastAsia="zh-CN"/>
          </w:rPr>
          <w:t>///</w:t>
        </w:r>
      </w:ins>
    </w:p>
    <w:p w14:paraId="334515ED">
      <w:pPr>
        <w:pStyle w:val="28"/>
        <w:ind w:left="0" w:firstLine="0"/>
        <w:jc w:val="center"/>
        <w:rPr>
          <w:rFonts w:ascii="黑体" w:hAnsi="黑体" w:eastAsia="黑体"/>
        </w:rPr>
      </w:pPr>
      <w:bookmarkStart w:id="6" w:name="_Toc182389628"/>
      <w:r>
        <w:rPr>
          <w:rFonts w:hint="eastAsia" w:ascii="黑体" w:hAnsi="黑体" w:eastAsia="黑体"/>
        </w:rPr>
        <w:t>任职资格</w:t>
      </w:r>
      <w:bookmarkEnd w:id="6"/>
    </w:p>
    <w:p w14:paraId="118C41FD">
      <w:pPr>
        <w:pStyle w:val="22"/>
        <w:widowControl w:val="0"/>
        <w:numPr>
          <w:ilvl w:val="-1"/>
          <w:numId w:val="0"/>
        </w:numPr>
        <w:spacing w:after="0" w:line="560" w:lineRule="exact"/>
        <w:ind w:left="0" w:firstLine="0" w:firstLineChars="0"/>
        <w:jc w:val="both"/>
        <w:rPr>
          <w:rFonts w:ascii="仿宋_GB2312" w:hAnsi="仿宋_GB2312" w:eastAsia="仿宋_GB2312" w:cs="仿宋_GB2312"/>
          <w:sz w:val="32"/>
          <w:szCs w:val="32"/>
        </w:rPr>
        <w:pPrChange w:id="288" w:author="huarun" w:date="2025-12-17T13:23:54Z">
          <w:pPr>
            <w:pStyle w:val="22"/>
            <w:widowControl w:val="0"/>
            <w:numPr>
              <w:ilvl w:val="0"/>
              <w:numId w:val="5"/>
            </w:numPr>
            <w:spacing w:after="0" w:line="560" w:lineRule="exact"/>
            <w:ind w:firstLineChars="0"/>
            <w:jc w:val="both"/>
          </w:pPr>
        </w:pPrChange>
      </w:pPr>
      <w:ins w:id="289" w:author="huarun" w:date="2025-12-17T13:23:56Z">
        <w:r>
          <w:rPr>
            <w:rFonts w:hint="eastAsia" w:ascii="仿宋_GB2312" w:hAnsi="仿宋_GB2312" w:eastAsia="仿宋_GB2312" w:cs="仿宋_GB2312"/>
            <w:sz w:val="32"/>
            <w:szCs w:val="32"/>
            <w:lang w:eastAsia="zh-CN"/>
          </w:rPr>
          <w:t>第十一条</w:t>
        </w:r>
      </w:ins>
      <w:ins w:id="290" w:author="huarun" w:date="2025-12-17T13:23:56Z">
        <w:r>
          <w:rPr>
            <w:rFonts w:hint="eastAsia" w:ascii="仿宋_GB2312" w:hAnsi="仿宋_GB2312" w:eastAsia="仿宋_GB2312" w:cs="仿宋_GB2312"/>
            <w:sz w:val="32"/>
            <w:szCs w:val="32"/>
            <w:lang w:val="en-US" w:eastAsia="zh-CN"/>
          </w:rPr>
          <w:t xml:space="preserve"> </w:t>
        </w:r>
      </w:ins>
      <w:ins w:id="291" w:author="huarun" w:date="2025-12-17T13:23:57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担任财务负责人，原则上应当符合以下条件：</w:t>
      </w:r>
    </w:p>
    <w:p w14:paraId="0C9E1A83">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一）符合《华润啤酒直管干部管理规定》《华润雪花下属单位直管干部管理规定》《华润酒业直管干部管理规定》《华润啤酒专业总监管理办法》《华润啤酒财务管理序列员工职业发展实施细则》《华润啤酒经理级员工职务聘任管理办法》相关制度要求的任职基本条件；</w:t>
      </w:r>
    </w:p>
    <w:p w14:paraId="6C2AA345">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（二）干部及专业总监财务负责人一般应当具有累计</w:t>
      </w:r>
      <w:r>
        <w:rPr>
          <w:rFonts w:ascii="仿宋_GB2312" w:hAnsi="仿宋_GB2312" w:eastAsia="仿宋_GB2312" w:cs="仿宋_GB2312"/>
          <w:sz w:val="32"/>
          <w:szCs w:val="32"/>
        </w:rPr>
        <w:t>5年以上企业财务、审计等相关工作经历，经理级财务负责人一般应当具有累计3年及以上企业财务、审计等相关工作经历，具有良好职业操守和工作业绩；</w:t>
      </w:r>
    </w:p>
    <w:p w14:paraId="392F317B">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（三）新晋为干部身份的财务负责人至少应有</w:t>
      </w:r>
      <w:r>
        <w:rPr>
          <w:rFonts w:ascii="仿宋_GB2312" w:hAnsi="仿宋_GB2312" w:eastAsia="仿宋_GB2312" w:cs="仿宋_GB2312"/>
          <w:sz w:val="32"/>
          <w:szCs w:val="32"/>
        </w:rPr>
        <w:t>2年下一级岗位任职经历，未满2年的，应当在下一级岗位（至少1年）和再下级岗位工作累计4年以上，且上年度绩效等级不能为“D”。新晋为专业总监身份的财务负责人应具备至少2年下一职级的任职经历，且过往两年绩效等级应为“B”及以上；新晋为经理级的财务负责人应具备至少1年下一职级的任职经历，上一年绩效等级应为“B”及以上；</w:t>
      </w:r>
    </w:p>
    <w:p w14:paraId="196FA56C">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（四）现任财务负责人具备国家承认的大学专科（含）以上学历，新晋</w:t>
      </w:r>
      <w:r>
        <w:rPr>
          <w:rFonts w:ascii="仿宋_GB2312" w:hAnsi="仿宋_GB2312" w:eastAsia="仿宋_GB2312" w:cs="仿宋_GB2312"/>
          <w:sz w:val="32"/>
          <w:szCs w:val="32"/>
        </w:rPr>
        <w:t xml:space="preserve">/进一步使用/职务调整为财务负责人或现任财务负责人晋升的须具备国家承认的大学本科 </w:t>
      </w:r>
      <w:r>
        <w:rPr>
          <w:rFonts w:hint="eastAsia" w:ascii="仿宋_GB2312" w:hAnsi="仿宋_GB2312" w:eastAsia="仿宋_GB2312" w:cs="仿宋_GB2312"/>
          <w:sz w:val="32"/>
          <w:szCs w:val="32"/>
        </w:rPr>
        <w:t>（含）以上学历；</w:t>
      </w:r>
    </w:p>
    <w:p w14:paraId="68E87BAE">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（五）须具有中级及以上财务类专业技术职称或同等水平职业资格</w:t>
      </w:r>
      <w:del w:id="292" w:author="咨询组" w:date="2025-12-09T10:53:20Z">
        <w:r>
          <w:rPr>
            <w:rFonts w:hint="eastAsia" w:ascii="仿宋_GB2312" w:hAnsi="仿宋_GB2312" w:eastAsia="仿宋_GB2312" w:cs="仿宋_GB2312"/>
            <w:sz w:val="32"/>
            <w:szCs w:val="32"/>
          </w:rPr>
          <w:delText>，详见附件</w:delText>
        </w:r>
      </w:del>
      <w:del w:id="293" w:author="咨询组" w:date="2025-12-09T10:53:20Z">
        <w:r>
          <w:rPr>
            <w:rFonts w:ascii="仿宋_GB2312" w:hAnsi="仿宋_GB2312" w:eastAsia="仿宋_GB2312" w:cs="仿宋_GB2312"/>
            <w:sz w:val="32"/>
            <w:szCs w:val="32"/>
          </w:rPr>
          <w:delText>1</w:delText>
        </w:r>
      </w:del>
      <w:r>
        <w:rPr>
          <w:rFonts w:ascii="仿宋_GB2312" w:hAnsi="仿宋_GB2312" w:eastAsia="仿宋_GB2312" w:cs="仿宋_GB2312"/>
          <w:sz w:val="32"/>
          <w:szCs w:val="32"/>
        </w:rPr>
        <w:t>；</w:t>
      </w:r>
    </w:p>
    <w:p w14:paraId="6CBF82CA">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（六）具有正常履行职责的身体条件。</w:t>
      </w:r>
    </w:p>
    <w:p w14:paraId="6F316C59">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（七）熟悉国家和所在地区的法律法规和会计政策，以及公司所在行业基本业务和经营管理活动，具有较丰富的财务管理、沟通协调和统筹决策等能力；</w:t>
      </w:r>
      <w:r>
        <w:rPr>
          <w:rFonts w:ascii="仿宋_GB2312" w:hAnsi="仿宋_GB2312" w:eastAsia="仿宋_GB2312" w:cs="仿宋_GB2312"/>
          <w:sz w:val="32"/>
          <w:szCs w:val="32"/>
        </w:rPr>
        <w:t xml:space="preserve"> </w:t>
      </w:r>
    </w:p>
    <w:p w14:paraId="2AC8801C">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（八）担任上市公司或受监管行业财务负责人，还需符合上市公司或监管相关要求。</w:t>
      </w:r>
    </w:p>
    <w:p w14:paraId="03F477A5">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（九）各公司应按照“年轻化、专业化、市场化、国际化”要求持续改善财务负责人队伍人才结构，提升财务负责人队伍专业水准。</w:t>
      </w:r>
    </w:p>
    <w:p w14:paraId="674E0A92">
      <w:pPr>
        <w:pStyle w:val="22"/>
        <w:widowControl w:val="0"/>
        <w:spacing w:after="0" w:line="560" w:lineRule="exact"/>
        <w:ind w:firstLine="640"/>
        <w:jc w:val="both"/>
        <w:rPr>
          <w:ins w:id="294" w:author="huarun" w:date="2025-12-17T13:24:53Z"/>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（十）符合华润啤酒干部管理相关规定及人才规划标准相关放宽条件的，可依据规定对任职资格进行放宽。</w:t>
      </w:r>
    </w:p>
    <w:p w14:paraId="34A03E9E">
      <w:pPr>
        <w:pStyle w:val="22"/>
        <w:widowControl w:val="0"/>
        <w:numPr>
          <w:numId w:val="0"/>
        </w:numPr>
        <w:spacing w:after="0" w:line="560" w:lineRule="exact"/>
        <w:ind w:firstLine="0" w:firstLineChars="0"/>
        <w:jc w:val="both"/>
        <w:rPr>
          <w:rFonts w:hint="eastAsia" w:ascii="仿宋_GB2312" w:hAnsi="仿宋_GB2312" w:eastAsia="仿宋_GB2312" w:cs="仿宋_GB2312"/>
          <w:sz w:val="32"/>
          <w:szCs w:val="32"/>
        </w:rPr>
        <w:pPrChange w:id="295" w:author="huarun" w:date="2025-12-17T13:24:56Z">
          <w:pPr>
            <w:pStyle w:val="22"/>
            <w:widowControl w:val="0"/>
            <w:spacing w:after="0" w:line="560" w:lineRule="exact"/>
            <w:ind w:firstLine="640"/>
            <w:jc w:val="both"/>
          </w:pPr>
        </w:pPrChange>
      </w:pPr>
      <w:ins w:id="296" w:author="huarun" w:date="2025-12-17T13:24:55Z">
        <w:r>
          <w:rPr>
            <w:rFonts w:hint="eastAsia" w:ascii="仿宋_GB2312" w:hAnsi="仿宋_GB2312" w:eastAsia="仿宋_GB2312" w:cs="仿宋_GB2312"/>
            <w:sz w:val="32"/>
            <w:szCs w:val="32"/>
            <w:lang w:val="en-US" w:eastAsia="zh-CN"/>
          </w:rPr>
          <w:t>///</w:t>
        </w:r>
      </w:ins>
    </w:p>
    <w:p w14:paraId="4AE15729">
      <w:pPr>
        <w:pStyle w:val="22"/>
        <w:widowControl w:val="0"/>
        <w:numPr>
          <w:ilvl w:val="-1"/>
          <w:numId w:val="0"/>
        </w:numPr>
        <w:spacing w:after="0" w:line="560" w:lineRule="exact"/>
        <w:ind w:leftChars="0" w:firstLine="0" w:firstLineChars="0"/>
        <w:jc w:val="both"/>
        <w:rPr>
          <w:rFonts w:ascii="仿宋_GB2312" w:hAnsi="仿宋_GB2312" w:eastAsia="仿宋_GB2312" w:cs="仿宋_GB2312"/>
          <w:sz w:val="32"/>
          <w:szCs w:val="32"/>
        </w:rPr>
        <w:pPrChange w:id="297" w:author="huarun" w:date="2025-12-17T13:25:02Z">
          <w:pPr>
            <w:pStyle w:val="22"/>
            <w:widowControl w:val="0"/>
            <w:numPr>
              <w:ilvl w:val="0"/>
              <w:numId w:val="5"/>
            </w:numPr>
            <w:spacing w:after="0" w:line="560" w:lineRule="exact"/>
            <w:ind w:firstLine="640"/>
            <w:jc w:val="both"/>
          </w:pPr>
        </w:pPrChange>
      </w:pPr>
      <w:ins w:id="298" w:author="huarun" w:date="2025-12-17T13:25:04Z">
        <w:r>
          <w:rPr>
            <w:rFonts w:hint="eastAsia" w:ascii="仿宋_GB2312" w:hAnsi="仿宋_GB2312" w:eastAsia="仿宋_GB2312" w:cs="仿宋_GB2312"/>
            <w:sz w:val="32"/>
            <w:szCs w:val="32"/>
            <w:lang w:eastAsia="zh-CN"/>
          </w:rPr>
          <w:t>第十二条</w:t>
        </w:r>
      </w:ins>
      <w:ins w:id="299" w:author="huarun" w:date="2025-12-17T13:25:05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凡有下列情形之一，不得担任财务负责人：</w:t>
      </w:r>
    </w:p>
    <w:p w14:paraId="6F6DEBF7">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（一）对公司财务管理混乱、经营成果严重不实负有直接责任的；</w:t>
      </w:r>
    </w:p>
    <w:p w14:paraId="56084A3B">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（二）因个人负债数额较大且到期未清偿等原因形成不良信用记录的；</w:t>
      </w:r>
    </w:p>
    <w:p w14:paraId="4EA2E0E5">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（三）个人破产的；</w:t>
      </w:r>
    </w:p>
    <w:p w14:paraId="00453D6B">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（四）党纪、政纪、法律法规规定的其他情形；</w:t>
      </w:r>
    </w:p>
    <w:p w14:paraId="753771D3">
      <w:pPr>
        <w:pStyle w:val="22"/>
        <w:widowControl w:val="0"/>
        <w:spacing w:after="0" w:line="560" w:lineRule="exact"/>
        <w:ind w:firstLine="640"/>
        <w:jc w:val="both"/>
        <w:rPr>
          <w:ins w:id="300" w:author="huarun" w:date="2025-12-17T13:25:09Z"/>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（五）其他上级组织认为不适宜担任财务负责人的情况。</w:t>
      </w:r>
      <w:bookmarkStart w:id="7" w:name="_Toc121055813"/>
      <w:bookmarkStart w:id="8" w:name="_Toc121147704"/>
    </w:p>
    <w:p w14:paraId="6A19F5EA">
      <w:pPr>
        <w:pStyle w:val="22"/>
        <w:widowControl w:val="0"/>
        <w:numPr>
          <w:numId w:val="0"/>
        </w:numPr>
        <w:spacing w:after="0" w:line="560" w:lineRule="exact"/>
        <w:ind w:firstLine="0" w:firstLineChars="0"/>
        <w:jc w:val="both"/>
        <w:rPr>
          <w:rFonts w:hint="eastAsia" w:ascii="仿宋_GB2312" w:hAnsi="仿宋_GB2312" w:eastAsia="仿宋_GB2312" w:cs="仿宋_GB2312"/>
          <w:sz w:val="32"/>
          <w:szCs w:val="32"/>
        </w:rPr>
        <w:pPrChange w:id="301" w:author="huarun" w:date="2025-12-17T13:25:11Z">
          <w:pPr>
            <w:pStyle w:val="22"/>
            <w:widowControl w:val="0"/>
            <w:spacing w:after="0" w:line="560" w:lineRule="exact"/>
            <w:ind w:firstLine="640"/>
            <w:jc w:val="both"/>
          </w:pPr>
        </w:pPrChange>
      </w:pPr>
      <w:ins w:id="302" w:author="huarun" w:date="2025-12-17T13:25:10Z">
        <w:r>
          <w:rPr>
            <w:rFonts w:hint="eastAsia" w:ascii="仿宋_GB2312" w:hAnsi="仿宋_GB2312" w:eastAsia="仿宋_GB2312" w:cs="仿宋_GB2312"/>
            <w:sz w:val="32"/>
            <w:szCs w:val="32"/>
            <w:lang w:val="en-US" w:eastAsia="zh-CN"/>
          </w:rPr>
          <w:t>///</w:t>
        </w:r>
      </w:ins>
    </w:p>
    <w:p w14:paraId="3ADBB0C9">
      <w:pPr>
        <w:pStyle w:val="28"/>
        <w:ind w:left="0" w:firstLine="0"/>
        <w:jc w:val="center"/>
        <w:rPr>
          <w:rFonts w:ascii="黑体" w:hAnsi="黑体" w:eastAsia="黑体"/>
        </w:rPr>
      </w:pPr>
      <w:bookmarkStart w:id="9" w:name="_Toc182389629"/>
      <w:r>
        <w:rPr>
          <w:rFonts w:hint="eastAsia" w:ascii="黑体" w:hAnsi="黑体" w:eastAsia="黑体"/>
        </w:rPr>
        <w:t>任免与考核</w:t>
      </w:r>
      <w:bookmarkEnd w:id="7"/>
      <w:bookmarkEnd w:id="8"/>
      <w:bookmarkEnd w:id="9"/>
    </w:p>
    <w:p w14:paraId="2BDA009D">
      <w:pPr>
        <w:pStyle w:val="22"/>
        <w:widowControl w:val="0"/>
        <w:numPr>
          <w:ilvl w:val="-1"/>
          <w:numId w:val="0"/>
        </w:numPr>
        <w:spacing w:after="0" w:line="560" w:lineRule="exact"/>
        <w:ind w:leftChars="0" w:firstLine="0" w:firstLineChars="0"/>
        <w:jc w:val="both"/>
        <w:rPr>
          <w:rFonts w:ascii="仿宋_GB2312" w:hAnsi="仿宋_GB2312" w:eastAsia="仿宋_GB2312" w:cs="仿宋_GB2312"/>
          <w:sz w:val="32"/>
          <w:szCs w:val="32"/>
        </w:rPr>
        <w:pPrChange w:id="303" w:author="huarun" w:date="2025-12-17T13:25:19Z">
          <w:pPr>
            <w:pStyle w:val="22"/>
            <w:widowControl w:val="0"/>
            <w:numPr>
              <w:ilvl w:val="0"/>
              <w:numId w:val="5"/>
            </w:numPr>
            <w:spacing w:after="0" w:line="560" w:lineRule="exact"/>
            <w:ind w:firstLine="640"/>
            <w:jc w:val="both"/>
          </w:pPr>
        </w:pPrChange>
      </w:pPr>
      <w:ins w:id="304" w:author="huarun" w:date="2025-12-17T13:25:21Z">
        <w:r>
          <w:rPr>
            <w:rFonts w:hint="eastAsia" w:ascii="仿宋_GB2312" w:hAnsi="仿宋_GB2312" w:eastAsia="仿宋_GB2312" w:cs="仿宋_GB2312"/>
            <w:sz w:val="32"/>
            <w:szCs w:val="32"/>
            <w:lang w:eastAsia="zh-CN"/>
          </w:rPr>
          <w:t>第十三条</w:t>
        </w:r>
      </w:ins>
      <w:ins w:id="305" w:author="huarun" w:date="2025-12-17T13:25:21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华润啤酒财务部总监的选聘申请，由华润啤酒人力资源部报集团财务部同意后，启动相关选拔任用工作；经华润啤酒党委作出任免决定后，向集团财务部备案。</w:t>
      </w:r>
    </w:p>
    <w:p w14:paraId="5EB5F1B3">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选拔任用华润啤酒、华润雪花本部及下属单位，华润酒业本部及下属控股公司直管干部的财务负责人及储备人员，</w:t>
      </w:r>
      <w:r>
        <w:rPr>
          <w:rFonts w:ascii="仿宋_GB2312" w:hAnsi="仿宋_GB2312" w:eastAsia="仿宋_GB2312" w:cs="仿宋_GB2312"/>
          <w:sz w:val="32"/>
          <w:szCs w:val="32"/>
        </w:rPr>
        <w:t>按照华润啤酒各级干部管理相关制度及人才规划要求执行。</w:t>
      </w:r>
    </w:p>
    <w:p w14:paraId="57B18360">
      <w:pPr>
        <w:pStyle w:val="22"/>
        <w:widowControl w:val="0"/>
        <w:spacing w:after="0" w:line="560" w:lineRule="exact"/>
        <w:ind w:firstLine="64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选拔任用华润啤酒、华润雪花及下属单位，华润酒业本部及下属控股公司专业总监级的财务负责人及储备人员，由相应层级财务部商用人单位，并向华润啤酒首席财务官汇报后，由用人单位提出用人需求，华润啤酒财务专业委员会根据《华润啤酒专业总监管理办法》及相关要求执行。</w:t>
      </w:r>
    </w:p>
    <w:p w14:paraId="1EAECC68">
      <w:pPr>
        <w:pStyle w:val="22"/>
        <w:widowControl w:val="0"/>
        <w:spacing w:after="0" w:line="560" w:lineRule="exact"/>
        <w:ind w:firstLine="640"/>
        <w:jc w:val="both"/>
        <w:rPr>
          <w:ins w:id="306" w:author="huarun" w:date="2025-12-17T13:25:37Z"/>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选拔任用华润啤酒、华润雪花、华润酒业经理级的财务负责人及储备人员，应按照《华润啤酒经理级员工职务聘任管理办法》及相关要求执行。</w:t>
      </w:r>
    </w:p>
    <w:p w14:paraId="27320635">
      <w:pPr>
        <w:pStyle w:val="22"/>
        <w:widowControl w:val="0"/>
        <w:numPr>
          <w:numId w:val="0"/>
        </w:numPr>
        <w:spacing w:after="0" w:line="560" w:lineRule="exact"/>
        <w:ind w:firstLine="0" w:firstLineChars="0"/>
        <w:jc w:val="both"/>
        <w:rPr>
          <w:rFonts w:hint="eastAsia" w:ascii="仿宋_GB2312" w:hAnsi="仿宋_GB2312" w:eastAsia="仿宋_GB2312" w:cs="仿宋_GB2312"/>
          <w:sz w:val="32"/>
          <w:szCs w:val="32"/>
        </w:rPr>
        <w:pPrChange w:id="307" w:author="huarun" w:date="2025-12-17T13:25:40Z">
          <w:pPr>
            <w:pStyle w:val="22"/>
            <w:widowControl w:val="0"/>
            <w:spacing w:after="0" w:line="560" w:lineRule="exact"/>
            <w:ind w:firstLine="640"/>
            <w:jc w:val="both"/>
          </w:pPr>
        </w:pPrChange>
      </w:pPr>
      <w:ins w:id="308" w:author="huarun" w:date="2025-12-17T13:25:39Z">
        <w:r>
          <w:rPr>
            <w:rFonts w:hint="eastAsia" w:ascii="仿宋_GB2312" w:hAnsi="仿宋_GB2312" w:eastAsia="仿宋_GB2312" w:cs="仿宋_GB2312"/>
            <w:sz w:val="32"/>
            <w:szCs w:val="32"/>
            <w:lang w:val="en-US" w:eastAsia="zh-CN"/>
          </w:rPr>
          <w:t>///</w:t>
        </w:r>
      </w:ins>
    </w:p>
    <w:p w14:paraId="44AF44EC">
      <w:pPr>
        <w:pStyle w:val="22"/>
        <w:widowControl w:val="0"/>
        <w:numPr>
          <w:ilvl w:val="-1"/>
          <w:numId w:val="0"/>
        </w:numPr>
        <w:spacing w:after="0" w:line="560" w:lineRule="exact"/>
        <w:ind w:left="0" w:firstLine="0" w:firstLineChars="0"/>
        <w:jc w:val="both"/>
        <w:rPr>
          <w:rFonts w:ascii="仿宋_GB2312" w:hAnsi="仿宋_GB2312" w:eastAsia="仿宋_GB2312" w:cs="仿宋_GB2312"/>
          <w:sz w:val="32"/>
          <w:szCs w:val="32"/>
        </w:rPr>
        <w:pPrChange w:id="309" w:author="huarun" w:date="2025-12-17T13:25:45Z">
          <w:pPr>
            <w:pStyle w:val="22"/>
            <w:widowControl w:val="0"/>
            <w:numPr>
              <w:ilvl w:val="0"/>
              <w:numId w:val="5"/>
            </w:numPr>
            <w:spacing w:after="0" w:line="560" w:lineRule="exact"/>
            <w:ind w:firstLineChars="0"/>
            <w:jc w:val="both"/>
          </w:pPr>
        </w:pPrChange>
      </w:pPr>
      <w:ins w:id="310" w:author="huarun" w:date="2025-12-17T13:25:47Z">
        <w:r>
          <w:rPr>
            <w:rFonts w:hint="eastAsia" w:ascii="仿宋_GB2312" w:hAnsi="仿宋_GB2312" w:eastAsia="仿宋_GB2312" w:cs="仿宋_GB2312"/>
            <w:sz w:val="32"/>
            <w:szCs w:val="32"/>
            <w:lang w:eastAsia="zh-CN"/>
          </w:rPr>
          <w:t>第十四</w:t>
        </w:r>
      </w:ins>
      <w:ins w:id="311" w:author="huarun" w:date="2025-12-17T13:25:48Z">
        <w:r>
          <w:rPr>
            <w:rFonts w:hint="eastAsia" w:ascii="仿宋_GB2312" w:hAnsi="仿宋_GB2312" w:eastAsia="仿宋_GB2312" w:cs="仿宋_GB2312"/>
            <w:sz w:val="32"/>
            <w:szCs w:val="32"/>
            <w:lang w:eastAsia="zh-CN"/>
          </w:rPr>
          <w:t>条</w:t>
        </w:r>
      </w:ins>
      <w:ins w:id="312" w:author="huarun" w:date="2025-12-17T13:25:48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华润啤酒实行对财务负责人履职情况的穿透管理，各级财务负责人应当及时将啤酒财务管理要求传达到所在单位及下属各级单位。各上级财务部门应当加强对下级单位财务负责人履职情况的日常监督管理，配合组织专项检查，落实专项工作，推动问题整改落实。</w:t>
      </w:r>
    </w:p>
    <w:p w14:paraId="109C9503">
      <w:pPr>
        <w:pStyle w:val="22"/>
        <w:widowControl w:val="0"/>
        <w:spacing w:after="0" w:line="560" w:lineRule="exact"/>
        <w:ind w:firstLine="640"/>
        <w:jc w:val="both"/>
        <w:rPr>
          <w:ins w:id="313" w:author="huarun" w:date="2025-12-17T13:25:55Z"/>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财务负责人实行双线考核，由实虚线考核人共同评价，具体按照绩效管理相关制度及规定执行。</w:t>
      </w:r>
    </w:p>
    <w:p w14:paraId="4AA7284C">
      <w:pPr>
        <w:pStyle w:val="22"/>
        <w:widowControl w:val="0"/>
        <w:numPr>
          <w:numId w:val="0"/>
        </w:numPr>
        <w:spacing w:after="0" w:line="560" w:lineRule="exact"/>
        <w:ind w:firstLine="0" w:firstLineChars="0"/>
        <w:jc w:val="both"/>
        <w:rPr>
          <w:rFonts w:hint="eastAsia" w:ascii="仿宋_GB2312" w:hAnsi="仿宋_GB2312" w:eastAsia="仿宋_GB2312" w:cs="仿宋_GB2312"/>
          <w:sz w:val="32"/>
          <w:szCs w:val="32"/>
        </w:rPr>
        <w:pPrChange w:id="314" w:author="huarun" w:date="2025-12-17T13:25:58Z">
          <w:pPr>
            <w:pStyle w:val="22"/>
            <w:widowControl w:val="0"/>
            <w:spacing w:after="0" w:line="560" w:lineRule="exact"/>
            <w:ind w:firstLine="640"/>
            <w:jc w:val="both"/>
          </w:pPr>
        </w:pPrChange>
      </w:pPr>
      <w:ins w:id="315" w:author="huarun" w:date="2025-12-17T13:25:57Z">
        <w:r>
          <w:rPr>
            <w:rFonts w:hint="eastAsia" w:ascii="仿宋_GB2312" w:hAnsi="仿宋_GB2312" w:eastAsia="仿宋_GB2312" w:cs="仿宋_GB2312"/>
            <w:sz w:val="32"/>
            <w:szCs w:val="32"/>
            <w:lang w:val="en-US" w:eastAsia="zh-CN"/>
          </w:rPr>
          <w:t>///</w:t>
        </w:r>
      </w:ins>
    </w:p>
    <w:p w14:paraId="64A08684">
      <w:pPr>
        <w:pStyle w:val="22"/>
        <w:widowControl w:val="0"/>
        <w:numPr>
          <w:ilvl w:val="-1"/>
          <w:numId w:val="0"/>
        </w:numPr>
        <w:spacing w:after="0" w:line="560" w:lineRule="exact"/>
        <w:ind w:left="0" w:firstLine="0" w:firstLineChars="0"/>
        <w:jc w:val="both"/>
        <w:rPr>
          <w:rFonts w:ascii="仿宋_GB2312" w:hAnsi="仿宋_GB2312" w:eastAsia="仿宋_GB2312" w:cs="仿宋_GB2312"/>
          <w:strike/>
          <w:sz w:val="32"/>
          <w:szCs w:val="32"/>
        </w:rPr>
        <w:pPrChange w:id="316" w:author="huarun" w:date="2025-12-17T13:26:00Z">
          <w:pPr>
            <w:pStyle w:val="22"/>
            <w:widowControl w:val="0"/>
            <w:numPr>
              <w:ilvl w:val="0"/>
              <w:numId w:val="5"/>
            </w:numPr>
            <w:spacing w:after="0" w:line="560" w:lineRule="exact"/>
            <w:ind w:firstLine="640" w:firstLineChars="0"/>
            <w:jc w:val="both"/>
          </w:pPr>
        </w:pPrChange>
      </w:pPr>
      <w:ins w:id="317" w:author="huarun" w:date="2025-12-17T13:26:02Z">
        <w:r>
          <w:rPr>
            <w:rFonts w:hint="eastAsia" w:ascii="仿宋_GB2312" w:hAnsi="仿宋_GB2312" w:eastAsia="仿宋_GB2312" w:cs="仿宋_GB2312"/>
            <w:sz w:val="32"/>
            <w:szCs w:val="32"/>
            <w:lang w:eastAsia="zh-CN"/>
          </w:rPr>
          <w:t>第十五条</w:t>
        </w:r>
      </w:ins>
      <w:ins w:id="318" w:author="huarun" w:date="2025-12-17T13:26:03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财务负责人实行工作报告机制。重大事项采用书面报告、现场汇报等方式。</w:t>
      </w:r>
    </w:p>
    <w:p w14:paraId="5660A424">
      <w:pPr>
        <w:pStyle w:val="22"/>
        <w:widowControl w:val="0"/>
        <w:spacing w:after="0" w:line="560" w:lineRule="exact"/>
        <w:ind w:firstLine="640"/>
        <w:jc w:val="both"/>
        <w:rPr>
          <w:ins w:id="319" w:author="huarun" w:date="2025-12-17T14:57:45Z"/>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重大事项报告，是指发生重大财务事项时，财务负责人应当第一时间向上一级财务部门报告相关情况。重大财务事项包括发生财务危机、重大资产损失、系统性财务违规违纪事件，或者出现会计信息质量严重失真、财会内部控制重大缺陷、财务基础管理混乱等对公司有重大财务影响的相关事项。</w:t>
      </w:r>
    </w:p>
    <w:p w14:paraId="7B6E7250">
      <w:pPr>
        <w:pStyle w:val="22"/>
        <w:widowControl w:val="0"/>
        <w:spacing w:after="0" w:line="560" w:lineRule="exact"/>
        <w:ind w:firstLine="0" w:firstLineChars="0"/>
        <w:jc w:val="both"/>
        <w:rPr>
          <w:rFonts w:hint="default" w:ascii="仿宋_GB2312" w:hAnsi="仿宋_GB2312" w:eastAsia="仿宋_GB2312" w:cs="仿宋_GB2312"/>
          <w:sz w:val="32"/>
          <w:szCs w:val="32"/>
          <w:lang w:val="en-US" w:eastAsia="zh-CN"/>
        </w:rPr>
        <w:pPrChange w:id="320" w:author="huarun" w:date="2025-12-17T14:57:46Z">
          <w:pPr>
            <w:pStyle w:val="22"/>
            <w:widowControl w:val="0"/>
            <w:spacing w:after="0" w:line="560" w:lineRule="exact"/>
            <w:ind w:firstLine="640"/>
            <w:jc w:val="both"/>
          </w:pPr>
        </w:pPrChange>
      </w:pPr>
      <w:ins w:id="321" w:author="huarun" w:date="2025-12-17T14:57:48Z">
        <w:r>
          <w:rPr>
            <w:rFonts w:hint="eastAsia" w:ascii="仿宋_GB2312" w:hAnsi="仿宋_GB2312" w:eastAsia="仿宋_GB2312" w:cs="仿宋_GB2312"/>
            <w:sz w:val="32"/>
            <w:szCs w:val="32"/>
            <w:lang w:val="en-US" w:eastAsia="zh-CN"/>
          </w:rPr>
          <w:t>///</w:t>
        </w:r>
      </w:ins>
    </w:p>
    <w:p w14:paraId="7D6C3C45">
      <w:pPr>
        <w:pStyle w:val="22"/>
        <w:widowControl w:val="0"/>
        <w:numPr>
          <w:ilvl w:val="-1"/>
          <w:numId w:val="0"/>
        </w:numPr>
        <w:spacing w:after="0" w:line="560" w:lineRule="exact"/>
        <w:ind w:left="0" w:firstLine="0" w:firstLineChars="0"/>
        <w:jc w:val="both"/>
        <w:rPr>
          <w:ins w:id="323" w:author="huarun" w:date="2025-12-17T14:58:10Z"/>
          <w:rFonts w:hint="eastAsia" w:ascii="仿宋_GB2312" w:hAnsi="仿宋_GB2312" w:eastAsia="仿宋_GB2312" w:cs="仿宋_GB2312"/>
          <w:sz w:val="32"/>
          <w:szCs w:val="32"/>
        </w:rPr>
        <w:pPrChange w:id="322" w:author="huarun" w:date="2025-12-17T14:58:22Z">
          <w:pPr>
            <w:pStyle w:val="22"/>
            <w:widowControl w:val="0"/>
            <w:numPr>
              <w:ilvl w:val="0"/>
              <w:numId w:val="5"/>
            </w:numPr>
            <w:spacing w:after="0" w:line="560" w:lineRule="exact"/>
            <w:ind w:firstLineChars="0"/>
            <w:jc w:val="both"/>
          </w:pPr>
        </w:pPrChange>
      </w:pPr>
      <w:ins w:id="324" w:author="huarun" w:date="2025-12-17T14:58:25Z">
        <w:r>
          <w:rPr>
            <w:rFonts w:hint="eastAsia" w:ascii="仿宋_GB2312" w:hAnsi="仿宋_GB2312" w:eastAsia="仿宋_GB2312" w:cs="仿宋_GB2312"/>
            <w:sz w:val="32"/>
            <w:szCs w:val="32"/>
            <w:lang w:eastAsia="zh-CN"/>
          </w:rPr>
          <w:t>第十六条</w:t>
        </w:r>
      </w:ins>
      <w:ins w:id="325" w:author="huarun" w:date="2025-12-17T14:58:26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财务负责人实行任职交流制度。按照华润啤酒各级干部管理制度、干部能上能下及专业总监管理要求执行，存在下列情况且离退休时间还能任满</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年的，应当轮岗：干部及专业总监的各级财务负责人原则上不超过</w:t>
      </w:r>
      <w:r>
        <w:rPr>
          <w:rFonts w:ascii="仿宋_GB2312" w:hAnsi="仿宋_GB2312" w:eastAsia="仿宋_GB2312" w:cs="仿宋_GB2312"/>
          <w:sz w:val="32"/>
          <w:szCs w:val="32"/>
        </w:rPr>
        <w:t>6</w:t>
      </w:r>
      <w:r>
        <w:rPr>
          <w:rFonts w:hint="eastAsia" w:ascii="仿宋_GB2312" w:hAnsi="仿宋_GB2312" w:eastAsia="仿宋_GB2312" w:cs="仿宋_GB2312"/>
          <w:sz w:val="32"/>
          <w:szCs w:val="32"/>
        </w:rPr>
        <w:t>年跨本单位轮换一次，财务负责人在接到公司轮岗安排后应及时办理工作交接手续。经理级财务负责人轮岗根据公司有关要求执行。</w:t>
      </w:r>
    </w:p>
    <w:p w14:paraId="3655AC54">
      <w:pPr>
        <w:pStyle w:val="22"/>
        <w:widowControl w:val="0"/>
        <w:numPr>
          <w:ilvl w:val="-1"/>
          <w:numId w:val="0"/>
        </w:numPr>
        <w:spacing w:after="0" w:line="560" w:lineRule="exact"/>
        <w:ind w:left="0" w:firstLine="0" w:firstLineChars="0"/>
        <w:jc w:val="both"/>
        <w:rPr>
          <w:rFonts w:hint="default" w:ascii="仿宋_GB2312" w:hAnsi="仿宋_GB2312" w:eastAsia="仿宋_GB2312" w:cs="仿宋_GB2312"/>
          <w:sz w:val="32"/>
          <w:szCs w:val="32"/>
          <w:lang w:val="en-US" w:eastAsia="zh-CN"/>
        </w:rPr>
        <w:pPrChange w:id="326" w:author="huarun" w:date="2025-12-17T14:58:11Z">
          <w:pPr>
            <w:pStyle w:val="22"/>
            <w:widowControl w:val="0"/>
            <w:numPr>
              <w:ilvl w:val="0"/>
              <w:numId w:val="5"/>
            </w:numPr>
            <w:spacing w:after="0" w:line="560" w:lineRule="exact"/>
            <w:ind w:firstLineChars="0"/>
            <w:jc w:val="both"/>
          </w:pPr>
        </w:pPrChange>
      </w:pPr>
      <w:ins w:id="327" w:author="huarun" w:date="2025-12-17T14:58:15Z">
        <w:r>
          <w:rPr>
            <w:rFonts w:hint="eastAsia" w:ascii="仿宋_GB2312" w:hAnsi="仿宋_GB2312" w:eastAsia="仿宋_GB2312" w:cs="仿宋_GB2312"/>
            <w:sz w:val="32"/>
            <w:szCs w:val="32"/>
            <w:lang w:val="en-US" w:eastAsia="zh-CN"/>
          </w:rPr>
          <w:t>///</w:t>
        </w:r>
      </w:ins>
    </w:p>
    <w:p w14:paraId="0150017E">
      <w:pPr>
        <w:pStyle w:val="22"/>
        <w:widowControl w:val="0"/>
        <w:numPr>
          <w:ilvl w:val="0"/>
          <w:numId w:val="8"/>
          <w:ins w:id="329" w:author="huarun" w:date="2025-12-17T14:58:50Z"/>
        </w:numPr>
        <w:spacing w:after="0" w:line="560" w:lineRule="exact"/>
        <w:ind w:left="0" w:firstLine="0" w:firstLineChars="0"/>
        <w:jc w:val="both"/>
        <w:rPr>
          <w:ins w:id="330" w:author="huarun" w:date="2025-12-17T14:58:51Z"/>
          <w:rFonts w:hint="eastAsia" w:ascii="仿宋_GB2312" w:hAnsi="仿宋_GB2312" w:eastAsia="仿宋_GB2312" w:cs="仿宋_GB2312"/>
          <w:sz w:val="32"/>
          <w:szCs w:val="32"/>
        </w:rPr>
        <w:pPrChange w:id="328" w:author="huarun" w:date="2025-12-17T14:58:50Z">
          <w:pPr>
            <w:pStyle w:val="22"/>
            <w:widowControl w:val="0"/>
            <w:numPr>
              <w:ilvl w:val="0"/>
              <w:numId w:val="5"/>
            </w:numPr>
            <w:spacing w:after="0" w:line="560" w:lineRule="exact"/>
            <w:ind w:firstLineChars="0"/>
            <w:jc w:val="both"/>
          </w:pPr>
        </w:pPrChange>
      </w:pPr>
      <w:ins w:id="331" w:author="huarun" w:date="2025-12-17T14:58:03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rPr>
        <w:t>干部身份的财务负责人的退出严格按照华润啤酒各级干部管理制度、干部能上能下管理要求执行，其他财务负责人的退出按照《华润啤酒专业总监管理办法》、《华润啤酒经理级员工职务聘任管理办法》相关要求执行。</w:t>
      </w:r>
    </w:p>
    <w:p w14:paraId="246377FF">
      <w:pPr>
        <w:pStyle w:val="22"/>
        <w:widowControl w:val="0"/>
        <w:numPr>
          <w:ilvl w:val="-1"/>
          <w:numId w:val="0"/>
        </w:numPr>
        <w:spacing w:after="0" w:line="560" w:lineRule="exact"/>
        <w:ind w:left="0" w:firstLine="0" w:firstLineChars="0"/>
        <w:jc w:val="both"/>
        <w:rPr>
          <w:rFonts w:hint="default" w:ascii="仿宋_GB2312" w:hAnsi="仿宋_GB2312" w:eastAsia="仿宋_GB2312" w:cs="仿宋_GB2312"/>
          <w:sz w:val="32"/>
          <w:szCs w:val="32"/>
          <w:lang w:val="en-US" w:eastAsia="zh-CN"/>
        </w:rPr>
        <w:pPrChange w:id="332" w:author="huarun" w:date="2025-12-17T14:58:51Z">
          <w:pPr>
            <w:pStyle w:val="22"/>
            <w:widowControl w:val="0"/>
            <w:numPr>
              <w:ilvl w:val="0"/>
              <w:numId w:val="5"/>
            </w:numPr>
            <w:spacing w:after="0" w:line="560" w:lineRule="exact"/>
            <w:ind w:firstLineChars="0"/>
            <w:jc w:val="both"/>
          </w:pPr>
        </w:pPrChange>
      </w:pPr>
      <w:ins w:id="333" w:author="huarun" w:date="2025-12-17T14:58:54Z">
        <w:r>
          <w:rPr>
            <w:rFonts w:hint="eastAsia" w:ascii="仿宋_GB2312" w:hAnsi="仿宋_GB2312" w:eastAsia="仿宋_GB2312" w:cs="仿宋_GB2312"/>
            <w:sz w:val="32"/>
            <w:szCs w:val="32"/>
            <w:lang w:val="en-US" w:eastAsia="zh-CN"/>
          </w:rPr>
          <w:t>///</w:t>
        </w:r>
      </w:ins>
    </w:p>
    <w:p w14:paraId="3757A981">
      <w:pPr>
        <w:pStyle w:val="28"/>
        <w:ind w:left="0" w:firstLine="0"/>
        <w:jc w:val="center"/>
        <w:rPr>
          <w:rFonts w:ascii="黑体" w:hAnsi="黑体" w:eastAsia="黑体"/>
        </w:rPr>
      </w:pPr>
      <w:bookmarkStart w:id="10" w:name="_Toc121055816"/>
      <w:bookmarkStart w:id="11" w:name="_Toc182389630"/>
      <w:bookmarkStart w:id="12" w:name="_Toc121147707"/>
      <w:r>
        <w:rPr>
          <w:rFonts w:hint="eastAsia" w:ascii="黑体" w:hAnsi="黑体" w:eastAsia="黑体"/>
        </w:rPr>
        <w:t>附则</w:t>
      </w:r>
      <w:bookmarkEnd w:id="10"/>
      <w:bookmarkEnd w:id="11"/>
      <w:bookmarkEnd w:id="12"/>
    </w:p>
    <w:p w14:paraId="3295C949">
      <w:pPr>
        <w:pStyle w:val="22"/>
        <w:widowControl w:val="0"/>
        <w:numPr>
          <w:ilvl w:val="-1"/>
          <w:numId w:val="0"/>
        </w:numPr>
        <w:spacing w:after="0" w:line="560" w:lineRule="exact"/>
        <w:ind w:left="0" w:firstLine="0" w:firstLineChars="0"/>
        <w:jc w:val="both"/>
        <w:rPr>
          <w:rFonts w:ascii="仿宋_GB2312" w:hAnsi="仿宋_GB2312" w:eastAsia="仿宋_GB2312" w:cs="仿宋_GB2312"/>
          <w:sz w:val="32"/>
          <w:szCs w:val="32"/>
        </w:rPr>
        <w:pPrChange w:id="334" w:author="huarun" w:date="2025-12-17T14:59:07Z">
          <w:pPr>
            <w:pStyle w:val="22"/>
            <w:widowControl w:val="0"/>
            <w:numPr>
              <w:ilvl w:val="0"/>
              <w:numId w:val="5"/>
            </w:numPr>
            <w:spacing w:after="0" w:line="560" w:lineRule="exact"/>
            <w:ind w:firstLineChars="0"/>
            <w:jc w:val="both"/>
          </w:pPr>
        </w:pPrChange>
      </w:pPr>
      <w:r>
        <w:rPr>
          <w:rFonts w:hint="eastAsia" w:ascii="仿宋_GB2312" w:hAnsi="仿宋_GB2312" w:eastAsia="仿宋_GB2312" w:cs="仿宋_GB2312"/>
          <w:sz w:val="32"/>
          <w:szCs w:val="32"/>
        </w:rPr>
        <w:t>本办法为华润啤酒二级制度。</w:t>
      </w:r>
    </w:p>
    <w:p w14:paraId="0C11FF22">
      <w:pPr>
        <w:pStyle w:val="22"/>
        <w:widowControl w:val="0"/>
        <w:numPr>
          <w:ilvl w:val="-1"/>
          <w:numId w:val="0"/>
        </w:numPr>
        <w:spacing w:after="0" w:line="560" w:lineRule="exact"/>
        <w:ind w:left="0" w:firstLine="0" w:firstLineChars="0"/>
        <w:jc w:val="both"/>
        <w:rPr>
          <w:rFonts w:ascii="仿宋_GB2312" w:hAnsi="仿宋_GB2312" w:eastAsia="仿宋_GB2312" w:cs="仿宋_GB2312"/>
          <w:sz w:val="32"/>
          <w:szCs w:val="32"/>
        </w:rPr>
        <w:pPrChange w:id="335" w:author="huarun" w:date="2025-12-17T14:59:08Z">
          <w:pPr>
            <w:pStyle w:val="22"/>
            <w:widowControl w:val="0"/>
            <w:numPr>
              <w:ilvl w:val="0"/>
              <w:numId w:val="5"/>
            </w:numPr>
            <w:spacing w:after="0" w:line="560" w:lineRule="exact"/>
            <w:ind w:firstLineChars="0"/>
            <w:jc w:val="both"/>
          </w:pPr>
        </w:pPrChange>
      </w:pPr>
      <w:r>
        <w:rPr>
          <w:rFonts w:hint="eastAsia" w:ascii="仿宋_GB2312" w:hAnsi="仿宋_GB2312" w:eastAsia="仿宋_GB2312" w:cs="仿宋_GB2312"/>
          <w:sz w:val="32"/>
          <w:szCs w:val="32"/>
        </w:rPr>
        <w:t>本办法由华润啤酒人力资源部、华润啤酒财务部共同负责制订和修订，由人力资源部负责解释。</w:t>
      </w:r>
    </w:p>
    <w:p w14:paraId="608A2E22">
      <w:pPr>
        <w:pStyle w:val="22"/>
        <w:widowControl w:val="0"/>
        <w:numPr>
          <w:ilvl w:val="-1"/>
          <w:numId w:val="0"/>
        </w:numPr>
        <w:spacing w:after="0" w:line="560" w:lineRule="exact"/>
        <w:ind w:left="0" w:firstLine="0" w:firstLineChars="0"/>
        <w:jc w:val="both"/>
        <w:rPr>
          <w:rFonts w:ascii="仿宋_GB2312" w:hAnsi="仿宋_GB2312" w:eastAsia="仿宋_GB2312" w:cs="仿宋_GB2312"/>
          <w:sz w:val="32"/>
          <w:szCs w:val="32"/>
        </w:rPr>
        <w:pPrChange w:id="336" w:author="huarun" w:date="2025-12-17T14:59:13Z">
          <w:pPr>
            <w:pStyle w:val="22"/>
            <w:widowControl w:val="0"/>
            <w:numPr>
              <w:ilvl w:val="0"/>
              <w:numId w:val="5"/>
            </w:numPr>
            <w:spacing w:after="0" w:line="560" w:lineRule="exact"/>
            <w:ind w:firstLineChars="0"/>
            <w:jc w:val="both"/>
          </w:pPr>
        </w:pPrChange>
      </w:pPr>
      <w:bookmarkStart w:id="15" w:name="_GoBack"/>
      <w:bookmarkEnd w:id="15"/>
      <w:r>
        <w:rPr>
          <w:rFonts w:hint="eastAsia" w:ascii="仿宋_GB2312" w:hAnsi="仿宋_GB2312" w:eastAsia="仿宋_GB2312" w:cs="仿宋_GB2312"/>
          <w:sz w:val="32"/>
          <w:szCs w:val="32"/>
        </w:rPr>
        <w:t>本办法自</w:t>
      </w:r>
      <w:r>
        <w:rPr>
          <w:rFonts w:ascii="仿宋_GB2312" w:hAnsi="仿宋_GB2312" w:eastAsia="仿宋_GB2312" w:cs="仿宋_GB2312"/>
          <w:sz w:val="32"/>
          <w:szCs w:val="32"/>
        </w:rPr>
        <w:t>2025</w:t>
      </w:r>
      <w:r>
        <w:rPr>
          <w:rFonts w:hint="eastAsia" w:ascii="仿宋_GB2312" w:hAnsi="仿宋_GB2312" w:eastAsia="仿宋_GB2312" w:cs="仿宋_GB2312"/>
          <w:sz w:val="32"/>
          <w:szCs w:val="32"/>
        </w:rPr>
        <w:t>年</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月</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日起施行。华润啤酒于</w:t>
      </w:r>
      <w:r>
        <w:rPr>
          <w:rFonts w:ascii="仿宋_GB2312" w:hAnsi="仿宋_GB2312" w:eastAsia="仿宋_GB2312" w:cs="仿宋_GB2312"/>
          <w:sz w:val="32"/>
          <w:szCs w:val="32"/>
        </w:rPr>
        <w:t>2023</w:t>
      </w:r>
      <w:r>
        <w:rPr>
          <w:rFonts w:hint="eastAsia" w:ascii="仿宋_GB2312" w:hAnsi="仿宋_GB2312" w:eastAsia="仿宋_GB2312" w:cs="仿宋_GB2312"/>
          <w:sz w:val="32"/>
          <w:szCs w:val="32"/>
        </w:rPr>
        <w:t>年</w:t>
      </w:r>
      <w:r>
        <w:rPr>
          <w:rFonts w:ascii="仿宋_GB2312" w:hAnsi="仿宋_GB2312" w:eastAsia="仿宋_GB2312" w:cs="仿宋_GB2312"/>
          <w:sz w:val="32"/>
          <w:szCs w:val="32"/>
        </w:rPr>
        <w:t>12</w:t>
      </w:r>
      <w:r>
        <w:rPr>
          <w:rFonts w:hint="eastAsia" w:ascii="仿宋_GB2312" w:hAnsi="仿宋_GB2312" w:eastAsia="仿宋_GB2312" w:cs="仿宋_GB2312"/>
          <w:sz w:val="32"/>
          <w:szCs w:val="32"/>
        </w:rPr>
        <w:t>月</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日颁布的《华润啤酒财务负责人管理办法》</w:t>
      </w:r>
      <w:r>
        <w:rPr>
          <w:rFonts w:ascii="仿宋_GB2312" w:hAnsi="仿宋_GB2312" w:eastAsia="仿宋_GB2312" w:cs="仿宋_GB2312"/>
          <w:sz w:val="32"/>
          <w:szCs w:val="32"/>
        </w:rPr>
        <w:t>(华啤B03-10-人力23B)</w:t>
      </w:r>
      <w:r>
        <w:rPr>
          <w:rFonts w:hint="eastAsia" w:ascii="仿宋_GB2312" w:hAnsi="仿宋_GB2312" w:eastAsia="仿宋_GB2312" w:cs="仿宋_GB2312"/>
          <w:sz w:val="32"/>
          <w:szCs w:val="32"/>
        </w:rPr>
        <w:t>同时废止。</w:t>
      </w:r>
    </w:p>
    <w:p w14:paraId="3CC9A3E4">
      <w:pPr>
        <w:widowControl w:val="0"/>
        <w:spacing w:after="0" w:line="560" w:lineRule="exact"/>
        <w:jc w:val="both"/>
        <w:rPr>
          <w:del w:id="337" w:author="咨询组" w:date="2025-12-09T10:53:55Z"/>
          <w:rFonts w:ascii="仿宋_GB2312" w:hAnsi="仿宋_GB2312" w:eastAsia="仿宋_GB2312" w:cs="仿宋_GB2312"/>
          <w:sz w:val="32"/>
          <w:szCs w:val="32"/>
        </w:rPr>
      </w:pPr>
    </w:p>
    <w:p w14:paraId="4E96617A">
      <w:pPr>
        <w:pStyle w:val="28"/>
        <w:numPr>
          <w:ilvl w:val="0"/>
          <w:numId w:val="0"/>
        </w:numPr>
        <w:rPr>
          <w:del w:id="338" w:author="咨询组" w:date="2025-12-09T10:53:55Z"/>
          <w:rFonts w:ascii="黑体" w:hAnsi="黑体" w:eastAsia="黑体" w:cs="黑体"/>
        </w:rPr>
      </w:pPr>
      <w:del w:id="339" w:author="咨询组" w:date="2025-12-09T10:53:55Z">
        <w:bookmarkStart w:id="13" w:name="_Toc182389631"/>
        <w:bookmarkStart w:id="14" w:name="_Toc182208190"/>
        <w:r>
          <w:rPr>
            <w:rFonts w:hint="eastAsia" w:ascii="黑体" w:hAnsi="黑体" w:eastAsia="黑体" w:cs="黑体"/>
          </w:rPr>
          <w:delText>附件</w:delText>
        </w:r>
        <w:bookmarkEnd w:id="13"/>
        <w:bookmarkEnd w:id="14"/>
      </w:del>
    </w:p>
    <w:p w14:paraId="10C9DA1C">
      <w:pPr>
        <w:spacing w:after="0" w:line="520" w:lineRule="exact"/>
        <w:rPr>
          <w:del w:id="340" w:author="咨询组" w:date="2025-12-09T10:53:55Z"/>
          <w:rFonts w:ascii="仿宋_GB2312" w:hAnsi="仿宋_GB2312" w:eastAsia="仿宋_GB2312" w:cs="仿宋_GB2312"/>
          <w:color w:val="000000" w:themeColor="text1"/>
          <w:sz w:val="32"/>
          <w:szCs w:val="32"/>
          <w14:textFill>
            <w14:solidFill>
              <w14:schemeClr w14:val="tx1"/>
            </w14:solidFill>
          </w14:textFill>
        </w:rPr>
      </w:pPr>
      <w:del w:id="341" w:author="咨询组" w:date="2025-12-09T10:53:55Z">
        <w:r>
          <w:rPr>
            <w:rFonts w:hint="eastAsia" w:ascii="仿宋_GB2312" w:hAnsi="仿宋_GB2312" w:eastAsia="仿宋_GB2312" w:cs="仿宋_GB2312"/>
            <w:color w:val="000000" w:themeColor="text1"/>
            <w:sz w:val="32"/>
            <w:szCs w:val="32"/>
            <w14:textFill>
              <w14:solidFill>
                <w14:schemeClr w14:val="tx1"/>
              </w14:solidFill>
            </w14:textFill>
          </w:rPr>
          <w:delText>附件</w:delText>
        </w:r>
      </w:del>
      <w:del w:id="342" w:author="咨询组" w:date="2025-12-09T10:53:55Z">
        <w:r>
          <w:rPr>
            <w:rFonts w:ascii="仿宋_GB2312" w:hAnsi="仿宋_GB2312" w:eastAsia="仿宋_GB2312" w:cs="仿宋_GB2312"/>
            <w:color w:val="000000" w:themeColor="text1"/>
            <w:sz w:val="32"/>
            <w:szCs w:val="32"/>
            <w14:textFill>
              <w14:solidFill>
                <w14:schemeClr w14:val="tx1"/>
              </w14:solidFill>
            </w14:textFill>
          </w:rPr>
          <w:delText>1</w:delText>
        </w:r>
      </w:del>
      <w:del w:id="343" w:author="咨询组" w:date="2025-12-09T10:53:55Z">
        <w:r>
          <w:rPr>
            <w:rFonts w:hint="eastAsia" w:ascii="仿宋_GB2312" w:hAnsi="仿宋_GB2312" w:eastAsia="仿宋_GB2312" w:cs="仿宋_GB2312"/>
            <w:color w:val="000000" w:themeColor="text1"/>
            <w:sz w:val="32"/>
            <w:szCs w:val="32"/>
            <w14:textFill>
              <w14:solidFill>
                <w14:schemeClr w14:val="tx1"/>
              </w14:solidFill>
            </w14:textFill>
          </w:rPr>
          <w:delText>：华润啤酒财务类职称及职业资格目录</w:delText>
        </w:r>
      </w:del>
    </w:p>
    <w:p w14:paraId="19FB3005">
      <w:pPr>
        <w:pStyle w:val="22"/>
        <w:widowControl w:val="0"/>
        <w:spacing w:after="0" w:line="560" w:lineRule="exact"/>
        <w:ind w:firstLine="0" w:firstLineChars="0"/>
        <w:jc w:val="both"/>
        <w:rPr>
          <w:del w:id="344" w:author="咨询组" w:date="2025-12-09T10:53:55Z"/>
          <w:rFonts w:ascii="仿宋" w:hAnsi="仿宋" w:eastAsia="仿宋" w:cs="仿宋"/>
          <w:sz w:val="32"/>
          <w:szCs w:val="32"/>
        </w:rPr>
      </w:pPr>
    </w:p>
    <w:p w14:paraId="168A182E">
      <w:pPr>
        <w:pStyle w:val="22"/>
        <w:widowControl w:val="0"/>
        <w:spacing w:after="0" w:line="560" w:lineRule="exact"/>
        <w:ind w:firstLine="0" w:firstLineChars="0"/>
        <w:jc w:val="both"/>
        <w:rPr>
          <w:del w:id="345" w:author="咨询组" w:date="2025-12-09T10:53:55Z"/>
          <w:rFonts w:ascii="仿宋" w:hAnsi="仿宋" w:eastAsia="仿宋" w:cs="仿宋"/>
          <w:sz w:val="32"/>
          <w:szCs w:val="32"/>
        </w:rPr>
      </w:pPr>
    </w:p>
    <w:p w14:paraId="54F413C4">
      <w:pPr>
        <w:spacing w:after="0" w:line="560" w:lineRule="exact"/>
        <w:jc w:val="right"/>
        <w:rPr>
          <w:del w:id="346" w:author="咨询组" w:date="2025-12-09T10:53:55Z"/>
          <w:rFonts w:ascii="仿宋_GB2312" w:hAnsi="仿宋_GB2312" w:eastAsia="仿宋_GB2312" w:cs="仿宋_GB2312"/>
          <w:sz w:val="32"/>
          <w:szCs w:val="32"/>
        </w:rPr>
      </w:pPr>
      <w:del w:id="347" w:author="咨询组" w:date="2025-12-09T10:53:55Z">
        <w:r>
          <w:rPr>
            <w:rFonts w:hint="eastAsia" w:ascii="仿宋_GB2312" w:hAnsi="仿宋_GB2312" w:eastAsia="仿宋_GB2312" w:cs="仿宋_GB2312"/>
            <w:sz w:val="32"/>
            <w:szCs w:val="32"/>
          </w:rPr>
          <w:delText>华润啤酒（控股）有限公司</w:delText>
        </w:r>
      </w:del>
    </w:p>
    <w:p w14:paraId="7F9AFA81">
      <w:pPr>
        <w:spacing w:after="0" w:line="560" w:lineRule="exact"/>
        <w:jc w:val="right"/>
        <w:rPr>
          <w:rFonts w:ascii="仿宋_GB2312" w:hAnsi="仿宋_GB2312" w:eastAsia="仿宋_GB2312" w:cs="仿宋_GB2312"/>
          <w:sz w:val="32"/>
          <w:szCs w:val="32"/>
        </w:rPr>
      </w:pPr>
      <w:del w:id="348" w:author="咨询组" w:date="2025-12-09T10:53:55Z">
        <w:r>
          <w:rPr>
            <w:rFonts w:hint="eastAsia" w:ascii="仿宋_GB2312" w:hAnsi="仿宋_GB2312" w:eastAsia="仿宋_GB2312" w:cs="仿宋_GB2312"/>
            <w:sz w:val="32"/>
            <w:szCs w:val="32"/>
          </w:rPr>
          <w:delText>二○二五年二月一日</w:delText>
        </w:r>
      </w:del>
    </w:p>
    <w:sectPr>
      <w:footerReference r:id="rId7"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Georgia">
    <w:altName w:val="FreeSerif"/>
    <w:panose1 w:val="02040502050405020303"/>
    <w:charset w:val="00"/>
    <w:family w:val="roman"/>
    <w:pitch w:val="default"/>
    <w:sig w:usb0="00000000" w:usb1="00000000" w:usb2="00000000" w:usb3="00000000" w:csb0="2000009F" w:csb1="00000000"/>
  </w:font>
  <w:font w:name="FreeSerif">
    <w:panose1 w:val="02020603050405020304"/>
    <w:charset w:val="00"/>
    <w:family w:val="auto"/>
    <w:pitch w:val="default"/>
    <w:sig w:usb0="E59FAFFF" w:usb1="C200FDFF" w:usb2="43501B29" w:usb3="04000043" w:csb0="600101FF" w:csb1="FFFF0000"/>
  </w:font>
  <w:font w:name="方正黑体_GBK">
    <w:panose1 w:val="02000000000000000000"/>
    <w:charset w:val="86"/>
    <w:family w:val="auto"/>
    <w:pitch w:val="default"/>
    <w:sig w:usb0="00000001" w:usb1="08000000" w:usb2="00000000" w:usb3="00000000" w:csb0="00040000" w:csb1="00000000"/>
  </w:font>
  <w:font w:name="等线">
    <w:altName w:val="华文仿宋"/>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1" w:usb1="08000000" w:usb2="00000000" w:usb3="00000000" w:csb0="00040000" w:csb1="00000000"/>
  </w:font>
  <w:font w:name="MicrosoftYaHei-Bold">
    <w:altName w:val="C059"/>
    <w:panose1 w:val="00000000000000000000"/>
    <w:charset w:val="00"/>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华文楷体">
    <w:panose1 w:val="02010600040101010101"/>
    <w:charset w:val="86"/>
    <w:family w:val="auto"/>
    <w:pitch w:val="default"/>
    <w:sig w:usb0="00000287" w:usb1="080F0000" w:usb2="00000000" w:usb3="00000000" w:csb0="0004009F" w:csb1="DFD70000"/>
  </w:font>
  <w:font w:name="国标宋体-超大字符集扩">
    <w:panose1 w:val="00000500000000000000"/>
    <w:charset w:val="86"/>
    <w:family w:val="auto"/>
    <w:pitch w:val="default"/>
    <w:sig w:usb0="00000001" w:usb1="08000000" w:usb2="00000000" w:usb3="00000000" w:csb0="00040000" w:csb1="00000000"/>
  </w:font>
  <w:font w:name="等线 Light">
    <w:altName w:val="华文仿宋"/>
    <w:panose1 w:val="02010600030101010101"/>
    <w:charset w:val="86"/>
    <w:family w:val="auto"/>
    <w:pitch w:val="default"/>
    <w:sig w:usb0="00000000" w:usb1="00000000" w:usb2="00000016" w:usb3="00000000" w:csb0="0004000F"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Liberation Serif">
    <w:panose1 w:val="02020603050405020304"/>
    <w:charset w:val="00"/>
    <w:family w:val="auto"/>
    <w:pitch w:val="default"/>
    <w:sig w:usb0="A00002AF" w:usb1="500078FB" w:usb2="00000000" w:usb3="00000000" w:csb0="6000009F" w:csb1="DFD70000"/>
  </w:font>
  <w:font w:name="Arial">
    <w:altName w:val="DejaVu Sans"/>
    <w:panose1 w:val="00000000000000000000"/>
    <w:charset w:val="00"/>
    <w:family w:val="auto"/>
    <w:pitch w:val="default"/>
    <w:sig w:usb0="00000000" w:usb1="00000000" w:usb2="00000000" w:usb3="00000000" w:csb0="00000000" w:csb1="00000000"/>
  </w:font>
  <w:font w:name="黑体">
    <w:altName w:val="方正黑体_GBK"/>
    <w:panose1 w:val="00000000000000000000"/>
    <w:charset w:val="00"/>
    <w:family w:val="auto"/>
    <w:pitch w:val="default"/>
    <w:sig w:usb0="00000000" w:usb1="00000000" w:usb2="00000000" w:usb3="00000000" w:csb0="00000000" w:csb1="00000000"/>
  </w:font>
  <w:font w:name="等线 Light">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1E231">
    <w:pPr>
      <w:pStyle w:val="7"/>
      <w:jc w:val="center"/>
    </w:pPr>
  </w:p>
  <w:p w14:paraId="2614232C">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5B653EF">
        <w:pPr>
          <w:pStyle w:val="7"/>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7</w:t>
        </w:r>
        <w:r>
          <w:rPr>
            <w:rFonts w:ascii="仿宋" w:hAnsi="仿宋" w:eastAsia="仿宋"/>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5E59875D">
        <w:pPr>
          <w:pStyle w:val="8"/>
          <w:spacing w:before="120" w:after="120"/>
        </w:pPr>
        <w:r>
          <w:rPr>
            <w:lang w:val="zh-CN"/>
          </w:rPr>
          <w:t>[在此处键入]</w:t>
        </w:r>
      </w:p>
    </w:sdtContent>
  </w:sdt>
  <w:p w14:paraId="74161CE1">
    <w:pPr>
      <w:pStyle w:val="8"/>
      <w:jc w:val="right"/>
    </w:pPr>
    <w:r>
      <w:drawing>
        <wp:inline distT="0" distB="0" distL="0" distR="0">
          <wp:extent cx="1206500" cy="292735"/>
          <wp:effectExtent l="0" t="0" r="0" b="0"/>
          <wp:docPr id="7" name="图片 7"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ECC98"/>
    <w:multiLevelType w:val="singleLevel"/>
    <w:tmpl w:val="BFEECC98"/>
    <w:lvl w:ilvl="0" w:tentative="0">
      <w:start w:val="4"/>
      <w:numFmt w:val="chineseCounting"/>
      <w:suff w:val="space"/>
      <w:lvlText w:val="第%1条"/>
      <w:lvlJc w:val="left"/>
      <w:rPr>
        <w:rFonts w:hint="eastAsia"/>
      </w:rPr>
    </w:lvl>
  </w:abstractNum>
  <w:abstractNum w:abstractNumId="1">
    <w:nsid w:val="C7B6418E"/>
    <w:multiLevelType w:val="singleLevel"/>
    <w:tmpl w:val="C7B6418E"/>
    <w:lvl w:ilvl="0" w:tentative="0">
      <w:start w:val="17"/>
      <w:numFmt w:val="chineseCounting"/>
      <w:suff w:val="space"/>
      <w:lvlText w:val="第%1条"/>
      <w:lvlJc w:val="left"/>
      <w:rPr>
        <w:rFonts w:hint="eastAsia"/>
      </w:rPr>
    </w:lvl>
  </w:abstractNum>
  <w:abstractNum w:abstractNumId="2">
    <w:nsid w:val="F154FDAD"/>
    <w:multiLevelType w:val="singleLevel"/>
    <w:tmpl w:val="F154FDAD"/>
    <w:lvl w:ilvl="0" w:tentative="0">
      <w:start w:val="1"/>
      <w:numFmt w:val="chineseCounting"/>
      <w:suff w:val="nothing"/>
      <w:lvlText w:val="（%1）"/>
      <w:lvlJc w:val="left"/>
      <w:pPr>
        <w:ind w:left="0" w:firstLine="420"/>
      </w:pPr>
      <w:rPr>
        <w:rFonts w:hint="eastAsia" w:ascii="仿宋_GB2312" w:hAnsi="仿宋_GB2312" w:eastAsia="仿宋_GB2312" w:cs="仿宋_GB2312"/>
        <w:sz w:val="32"/>
        <w:szCs w:val="32"/>
      </w:rPr>
    </w:lvl>
  </w:abstractNum>
  <w:abstractNum w:abstractNumId="3">
    <w:nsid w:val="1A9F77DB"/>
    <w:multiLevelType w:val="multilevel"/>
    <w:tmpl w:val="1A9F77DB"/>
    <w:lvl w:ilvl="0" w:tentative="0">
      <w:start w:val="1"/>
      <w:numFmt w:val="japaneseCounting"/>
      <w:pStyle w:val="28"/>
      <w:lvlText w:val="第%1章"/>
      <w:lvlJc w:val="left"/>
      <w:pPr>
        <w:ind w:left="1080" w:hanging="1080"/>
      </w:pPr>
      <w:rPr>
        <w:rFonts w:hint="eastAsia" w:ascii="黑体" w:hAnsi="黑体" w:eastAsia="黑体"/>
        <w:b w:val="0"/>
        <w:sz w:val="32"/>
        <w:szCs w:val="32"/>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6">
    <w:nsid w:val="33574878"/>
    <w:multiLevelType w:val="multilevel"/>
    <w:tmpl w:val="33574878"/>
    <w:lvl w:ilvl="0" w:tentative="0">
      <w:start w:val="1"/>
      <w:numFmt w:val="chineseCountingThousand"/>
      <w:suff w:val="space"/>
      <w:lvlText w:val="第%1条"/>
      <w:lvlJc w:val="left"/>
      <w:pPr>
        <w:ind w:left="0" w:firstLine="641"/>
      </w:pPr>
      <w:rPr>
        <w:rFonts w:hint="default" w:ascii="黑体" w:hAnsi="黑体" w:eastAsia="黑体"/>
        <w:b w:val="0"/>
        <w:strike w:val="0"/>
        <w:sz w:val="32"/>
        <w:szCs w:val="32"/>
        <w:lang w:val="en-US"/>
      </w:rPr>
    </w:lvl>
    <w:lvl w:ilvl="1" w:tentative="0">
      <w:start w:val="1"/>
      <w:numFmt w:val="lowerLetter"/>
      <w:lvlText w:val="%2)"/>
      <w:lvlJc w:val="left"/>
      <w:pPr>
        <w:ind w:left="2189" w:hanging="420"/>
      </w:pPr>
      <w:rPr>
        <w:rFonts w:hint="eastAsia"/>
      </w:rPr>
    </w:lvl>
    <w:lvl w:ilvl="2" w:tentative="0">
      <w:start w:val="1"/>
      <w:numFmt w:val="lowerRoman"/>
      <w:lvlText w:val="%3."/>
      <w:lvlJc w:val="right"/>
      <w:pPr>
        <w:ind w:left="2609" w:hanging="420"/>
      </w:pPr>
      <w:rPr>
        <w:rFonts w:hint="eastAsia"/>
      </w:rPr>
    </w:lvl>
    <w:lvl w:ilvl="3" w:tentative="0">
      <w:start w:val="1"/>
      <w:numFmt w:val="decimal"/>
      <w:lvlText w:val="%4."/>
      <w:lvlJc w:val="left"/>
      <w:pPr>
        <w:ind w:left="3029" w:hanging="420"/>
      </w:pPr>
      <w:rPr>
        <w:rFonts w:hint="eastAsia"/>
      </w:rPr>
    </w:lvl>
    <w:lvl w:ilvl="4" w:tentative="0">
      <w:start w:val="1"/>
      <w:numFmt w:val="lowerLetter"/>
      <w:lvlText w:val="%5)"/>
      <w:lvlJc w:val="left"/>
      <w:pPr>
        <w:ind w:left="3449" w:hanging="420"/>
      </w:pPr>
      <w:rPr>
        <w:rFonts w:hint="eastAsia"/>
      </w:rPr>
    </w:lvl>
    <w:lvl w:ilvl="5" w:tentative="0">
      <w:start w:val="1"/>
      <w:numFmt w:val="lowerRoman"/>
      <w:lvlText w:val="%6."/>
      <w:lvlJc w:val="right"/>
      <w:pPr>
        <w:ind w:left="3869" w:hanging="420"/>
      </w:pPr>
      <w:rPr>
        <w:rFonts w:hint="eastAsia"/>
      </w:rPr>
    </w:lvl>
    <w:lvl w:ilvl="6" w:tentative="0">
      <w:start w:val="1"/>
      <w:numFmt w:val="decimal"/>
      <w:lvlText w:val="%7."/>
      <w:lvlJc w:val="left"/>
      <w:pPr>
        <w:ind w:left="4289" w:hanging="420"/>
      </w:pPr>
      <w:rPr>
        <w:rFonts w:hint="eastAsia"/>
      </w:rPr>
    </w:lvl>
    <w:lvl w:ilvl="7" w:tentative="0">
      <w:start w:val="1"/>
      <w:numFmt w:val="lowerLetter"/>
      <w:lvlText w:val="%8)"/>
      <w:lvlJc w:val="left"/>
      <w:pPr>
        <w:ind w:left="4709" w:hanging="420"/>
      </w:pPr>
      <w:rPr>
        <w:rFonts w:hint="eastAsia"/>
      </w:rPr>
    </w:lvl>
    <w:lvl w:ilvl="8" w:tentative="0">
      <w:start w:val="1"/>
      <w:numFmt w:val="lowerRoman"/>
      <w:lvlText w:val="%9."/>
      <w:lvlJc w:val="right"/>
      <w:pPr>
        <w:ind w:left="5129" w:hanging="420"/>
      </w:pPr>
      <w:rPr>
        <w:rFonts w:hint="eastAsia"/>
      </w:rPr>
    </w:lvl>
  </w:abstractNum>
  <w:num w:numId="1">
    <w:abstractNumId w:val="3"/>
  </w:num>
  <w:num w:numId="2">
    <w:abstractNumId w:val="4"/>
  </w:num>
  <w:num w:numId="3">
    <w:abstractNumId w:val="5"/>
  </w:num>
  <w:num w:numId="4">
    <w:abstractNumId w:val="6"/>
    <w:lvlOverride w:ilvl="0">
      <w:lvl w:ilvl="0" w:tentative="1">
        <w:start w:val="1"/>
        <w:numFmt w:val="chineseCountingThousand"/>
        <w:suff w:val="space"/>
        <w:lvlText w:val="第%1条"/>
        <w:lvlJc w:val="left"/>
        <w:pPr>
          <w:ind w:left="0" w:firstLine="641"/>
        </w:pPr>
        <w:rPr>
          <w:rFonts w:hint="default" w:ascii="黑体" w:hAnsi="黑体" w:eastAsia="黑体"/>
          <w:b w:val="0"/>
        </w:rPr>
      </w:lvl>
    </w:lvlOverride>
    <w:lvlOverride w:ilvl="1">
      <w:lvl w:ilvl="1" w:tentative="1">
        <w:start w:val="1"/>
        <w:numFmt w:val="lowerLetter"/>
        <w:lvlText w:val="%2)"/>
        <w:lvlJc w:val="left"/>
        <w:pPr>
          <w:ind w:left="2189" w:hanging="420"/>
        </w:pPr>
        <w:rPr>
          <w:rFonts w:hint="eastAsia"/>
        </w:rPr>
      </w:lvl>
    </w:lvlOverride>
    <w:lvlOverride w:ilvl="2">
      <w:lvl w:ilvl="2" w:tentative="1">
        <w:start w:val="1"/>
        <w:numFmt w:val="lowerRoman"/>
        <w:lvlText w:val="%3."/>
        <w:lvlJc w:val="right"/>
        <w:pPr>
          <w:ind w:left="2609" w:hanging="420"/>
        </w:pPr>
        <w:rPr>
          <w:rFonts w:hint="eastAsia"/>
        </w:rPr>
      </w:lvl>
    </w:lvlOverride>
    <w:lvlOverride w:ilvl="3">
      <w:lvl w:ilvl="3" w:tentative="1">
        <w:start w:val="1"/>
        <w:numFmt w:val="decimal"/>
        <w:lvlText w:val="%4."/>
        <w:lvlJc w:val="left"/>
        <w:pPr>
          <w:ind w:left="3029" w:hanging="420"/>
        </w:pPr>
        <w:rPr>
          <w:rFonts w:hint="eastAsia"/>
        </w:rPr>
      </w:lvl>
    </w:lvlOverride>
    <w:lvlOverride w:ilvl="4">
      <w:lvl w:ilvl="4" w:tentative="1">
        <w:start w:val="1"/>
        <w:numFmt w:val="lowerLetter"/>
        <w:lvlText w:val="%5)"/>
        <w:lvlJc w:val="left"/>
        <w:pPr>
          <w:ind w:left="3449" w:hanging="420"/>
        </w:pPr>
        <w:rPr>
          <w:rFonts w:hint="eastAsia"/>
        </w:rPr>
      </w:lvl>
    </w:lvlOverride>
    <w:lvlOverride w:ilvl="5">
      <w:lvl w:ilvl="5" w:tentative="1">
        <w:start w:val="1"/>
        <w:numFmt w:val="lowerRoman"/>
        <w:lvlText w:val="%6."/>
        <w:lvlJc w:val="right"/>
        <w:pPr>
          <w:ind w:left="3869" w:hanging="420"/>
        </w:pPr>
        <w:rPr>
          <w:rFonts w:hint="eastAsia"/>
        </w:rPr>
      </w:lvl>
    </w:lvlOverride>
    <w:lvlOverride w:ilvl="6">
      <w:lvl w:ilvl="6" w:tentative="1">
        <w:start w:val="1"/>
        <w:numFmt w:val="decimal"/>
        <w:lvlText w:val="%7."/>
        <w:lvlJc w:val="left"/>
        <w:pPr>
          <w:ind w:left="4289" w:hanging="420"/>
        </w:pPr>
        <w:rPr>
          <w:rFonts w:hint="eastAsia"/>
        </w:rPr>
      </w:lvl>
    </w:lvlOverride>
    <w:lvlOverride w:ilvl="7">
      <w:lvl w:ilvl="7" w:tentative="1">
        <w:start w:val="1"/>
        <w:numFmt w:val="lowerLetter"/>
        <w:lvlText w:val="%8)"/>
        <w:lvlJc w:val="left"/>
        <w:pPr>
          <w:ind w:left="4709" w:hanging="420"/>
        </w:pPr>
        <w:rPr>
          <w:rFonts w:hint="eastAsia"/>
        </w:rPr>
      </w:lvl>
    </w:lvlOverride>
    <w:lvlOverride w:ilvl="8">
      <w:lvl w:ilvl="8" w:tentative="1">
        <w:start w:val="1"/>
        <w:numFmt w:val="lowerRoman"/>
        <w:lvlText w:val="%9."/>
        <w:lvlJc w:val="right"/>
        <w:pPr>
          <w:ind w:left="5129" w:hanging="420"/>
        </w:pPr>
        <w:rPr>
          <w:rFonts w:hint="eastAsia"/>
        </w:rPr>
      </w:lvl>
    </w:lvlOverride>
  </w:num>
  <w:num w:numId="5">
    <w:abstractNumId w:val="6"/>
  </w:num>
  <w:num w:numId="6">
    <w:abstractNumId w:val="2"/>
  </w:num>
  <w:num w:numId="7">
    <w:abstractNumId w:val="0"/>
  </w:num>
  <w:num w:numId="8">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rson w15:author="huarun">
    <w15:presenceInfo w15:providerId="None" w15:userId="huar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420"/>
  <w:drawingGridHorizontalSpacing w:val="11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1NjE4ZjU3MTllZmM5NmEzMWE4OGYxYjc1NWU1OTMifQ=="/>
  </w:docVars>
  <w:rsids>
    <w:rsidRoot w:val="00D63DDF"/>
    <w:rsid w:val="00000F41"/>
    <w:rsid w:val="000033BB"/>
    <w:rsid w:val="00005DB0"/>
    <w:rsid w:val="00007CCB"/>
    <w:rsid w:val="000105FD"/>
    <w:rsid w:val="00011072"/>
    <w:rsid w:val="0001206E"/>
    <w:rsid w:val="00020437"/>
    <w:rsid w:val="00020E6F"/>
    <w:rsid w:val="000211FF"/>
    <w:rsid w:val="00022600"/>
    <w:rsid w:val="00023639"/>
    <w:rsid w:val="0002413F"/>
    <w:rsid w:val="00030275"/>
    <w:rsid w:val="000304F8"/>
    <w:rsid w:val="000305FE"/>
    <w:rsid w:val="00030B6D"/>
    <w:rsid w:val="00031F4C"/>
    <w:rsid w:val="000323EE"/>
    <w:rsid w:val="000358C4"/>
    <w:rsid w:val="00036A53"/>
    <w:rsid w:val="00037236"/>
    <w:rsid w:val="00042AAC"/>
    <w:rsid w:val="0005090C"/>
    <w:rsid w:val="00052670"/>
    <w:rsid w:val="00052EEF"/>
    <w:rsid w:val="0005316A"/>
    <w:rsid w:val="0006122D"/>
    <w:rsid w:val="00061468"/>
    <w:rsid w:val="00061DF5"/>
    <w:rsid w:val="00064CC9"/>
    <w:rsid w:val="00066F52"/>
    <w:rsid w:val="00067113"/>
    <w:rsid w:val="0006761C"/>
    <w:rsid w:val="000678E6"/>
    <w:rsid w:val="00070732"/>
    <w:rsid w:val="00071A58"/>
    <w:rsid w:val="00072459"/>
    <w:rsid w:val="000724E8"/>
    <w:rsid w:val="000734F3"/>
    <w:rsid w:val="00073646"/>
    <w:rsid w:val="0007529C"/>
    <w:rsid w:val="00076190"/>
    <w:rsid w:val="0007678E"/>
    <w:rsid w:val="0007687C"/>
    <w:rsid w:val="00077798"/>
    <w:rsid w:val="00080FF2"/>
    <w:rsid w:val="00081BE8"/>
    <w:rsid w:val="00081F41"/>
    <w:rsid w:val="000837FE"/>
    <w:rsid w:val="00085D5C"/>
    <w:rsid w:val="00090336"/>
    <w:rsid w:val="00090CEC"/>
    <w:rsid w:val="00093EBA"/>
    <w:rsid w:val="000945B0"/>
    <w:rsid w:val="00096101"/>
    <w:rsid w:val="000A055B"/>
    <w:rsid w:val="000A0F1F"/>
    <w:rsid w:val="000A31C9"/>
    <w:rsid w:val="000A3709"/>
    <w:rsid w:val="000A3A83"/>
    <w:rsid w:val="000A49C4"/>
    <w:rsid w:val="000A7DED"/>
    <w:rsid w:val="000B0C9A"/>
    <w:rsid w:val="000B2863"/>
    <w:rsid w:val="000B3798"/>
    <w:rsid w:val="000B462E"/>
    <w:rsid w:val="000C03B5"/>
    <w:rsid w:val="000C1684"/>
    <w:rsid w:val="000C4EC6"/>
    <w:rsid w:val="000C5733"/>
    <w:rsid w:val="000C5D6E"/>
    <w:rsid w:val="000C6208"/>
    <w:rsid w:val="000C66B0"/>
    <w:rsid w:val="000C7C18"/>
    <w:rsid w:val="000D0399"/>
    <w:rsid w:val="000D1AF1"/>
    <w:rsid w:val="000D7A57"/>
    <w:rsid w:val="000E1B02"/>
    <w:rsid w:val="000E22E4"/>
    <w:rsid w:val="000E2A52"/>
    <w:rsid w:val="000E4F85"/>
    <w:rsid w:val="000E7AF4"/>
    <w:rsid w:val="000F0EFC"/>
    <w:rsid w:val="000F1587"/>
    <w:rsid w:val="000F287D"/>
    <w:rsid w:val="000F28EC"/>
    <w:rsid w:val="000F426A"/>
    <w:rsid w:val="000F45B1"/>
    <w:rsid w:val="000F5D32"/>
    <w:rsid w:val="00104C8A"/>
    <w:rsid w:val="00105A8D"/>
    <w:rsid w:val="00105D41"/>
    <w:rsid w:val="00107707"/>
    <w:rsid w:val="0011079C"/>
    <w:rsid w:val="0011111D"/>
    <w:rsid w:val="00112828"/>
    <w:rsid w:val="00112B06"/>
    <w:rsid w:val="00113599"/>
    <w:rsid w:val="001135CC"/>
    <w:rsid w:val="00113B0D"/>
    <w:rsid w:val="00113C3F"/>
    <w:rsid w:val="00115280"/>
    <w:rsid w:val="001157E0"/>
    <w:rsid w:val="001158D1"/>
    <w:rsid w:val="001172C0"/>
    <w:rsid w:val="001206AC"/>
    <w:rsid w:val="00122141"/>
    <w:rsid w:val="00124813"/>
    <w:rsid w:val="00125D75"/>
    <w:rsid w:val="00126CED"/>
    <w:rsid w:val="0013072A"/>
    <w:rsid w:val="001325FE"/>
    <w:rsid w:val="00133E4C"/>
    <w:rsid w:val="00134374"/>
    <w:rsid w:val="00136794"/>
    <w:rsid w:val="0013790E"/>
    <w:rsid w:val="00137D20"/>
    <w:rsid w:val="00141831"/>
    <w:rsid w:val="0014185A"/>
    <w:rsid w:val="00141DF4"/>
    <w:rsid w:val="00142B37"/>
    <w:rsid w:val="00142FB7"/>
    <w:rsid w:val="001433FE"/>
    <w:rsid w:val="00143D5E"/>
    <w:rsid w:val="0014602E"/>
    <w:rsid w:val="00146121"/>
    <w:rsid w:val="00146A92"/>
    <w:rsid w:val="00147555"/>
    <w:rsid w:val="00150A3A"/>
    <w:rsid w:val="00151C1C"/>
    <w:rsid w:val="001550B9"/>
    <w:rsid w:val="0015603D"/>
    <w:rsid w:val="001604C5"/>
    <w:rsid w:val="00160743"/>
    <w:rsid w:val="00161981"/>
    <w:rsid w:val="00161DA6"/>
    <w:rsid w:val="00162D6A"/>
    <w:rsid w:val="00162E4A"/>
    <w:rsid w:val="00163472"/>
    <w:rsid w:val="001642E8"/>
    <w:rsid w:val="00164767"/>
    <w:rsid w:val="00166D88"/>
    <w:rsid w:val="001711BC"/>
    <w:rsid w:val="001721DE"/>
    <w:rsid w:val="00172B4E"/>
    <w:rsid w:val="001743BE"/>
    <w:rsid w:val="001747C7"/>
    <w:rsid w:val="001748C7"/>
    <w:rsid w:val="0017697C"/>
    <w:rsid w:val="0018186A"/>
    <w:rsid w:val="00182187"/>
    <w:rsid w:val="00182955"/>
    <w:rsid w:val="001841C7"/>
    <w:rsid w:val="00187495"/>
    <w:rsid w:val="00187AB3"/>
    <w:rsid w:val="00187D3A"/>
    <w:rsid w:val="001901D2"/>
    <w:rsid w:val="00190893"/>
    <w:rsid w:val="0019290E"/>
    <w:rsid w:val="001951C1"/>
    <w:rsid w:val="0019567D"/>
    <w:rsid w:val="00196C56"/>
    <w:rsid w:val="00196CBA"/>
    <w:rsid w:val="00197D3B"/>
    <w:rsid w:val="001A1107"/>
    <w:rsid w:val="001A3A49"/>
    <w:rsid w:val="001A3E90"/>
    <w:rsid w:val="001A6004"/>
    <w:rsid w:val="001A6ED7"/>
    <w:rsid w:val="001B0026"/>
    <w:rsid w:val="001B0BD5"/>
    <w:rsid w:val="001B0F2A"/>
    <w:rsid w:val="001B123B"/>
    <w:rsid w:val="001B28DB"/>
    <w:rsid w:val="001B3866"/>
    <w:rsid w:val="001B75B2"/>
    <w:rsid w:val="001B7AFC"/>
    <w:rsid w:val="001C2C1C"/>
    <w:rsid w:val="001C30B1"/>
    <w:rsid w:val="001C44D9"/>
    <w:rsid w:val="001D1F10"/>
    <w:rsid w:val="001D2DCF"/>
    <w:rsid w:val="001D3C98"/>
    <w:rsid w:val="001D49A3"/>
    <w:rsid w:val="001E2A3B"/>
    <w:rsid w:val="001E3733"/>
    <w:rsid w:val="001E3A27"/>
    <w:rsid w:val="001E5D90"/>
    <w:rsid w:val="001F01D6"/>
    <w:rsid w:val="001F1036"/>
    <w:rsid w:val="001F140A"/>
    <w:rsid w:val="001F249E"/>
    <w:rsid w:val="001F26D2"/>
    <w:rsid w:val="001F4150"/>
    <w:rsid w:val="001F4236"/>
    <w:rsid w:val="001F62B0"/>
    <w:rsid w:val="001F7A14"/>
    <w:rsid w:val="00200B5F"/>
    <w:rsid w:val="00205A17"/>
    <w:rsid w:val="00205DBE"/>
    <w:rsid w:val="00210AD4"/>
    <w:rsid w:val="00210EAD"/>
    <w:rsid w:val="00212F11"/>
    <w:rsid w:val="00214296"/>
    <w:rsid w:val="002143CD"/>
    <w:rsid w:val="00214DC6"/>
    <w:rsid w:val="002172D6"/>
    <w:rsid w:val="002206D4"/>
    <w:rsid w:val="002228C4"/>
    <w:rsid w:val="00222B54"/>
    <w:rsid w:val="00223FDA"/>
    <w:rsid w:val="0022424E"/>
    <w:rsid w:val="002244F1"/>
    <w:rsid w:val="00227E40"/>
    <w:rsid w:val="00230078"/>
    <w:rsid w:val="00236676"/>
    <w:rsid w:val="00236BF4"/>
    <w:rsid w:val="0024067F"/>
    <w:rsid w:val="00241A6B"/>
    <w:rsid w:val="002431CF"/>
    <w:rsid w:val="00250E61"/>
    <w:rsid w:val="00253DEF"/>
    <w:rsid w:val="00254F91"/>
    <w:rsid w:val="00257531"/>
    <w:rsid w:val="0026139F"/>
    <w:rsid w:val="002622F9"/>
    <w:rsid w:val="00262D5C"/>
    <w:rsid w:val="00263BE7"/>
    <w:rsid w:val="00264BCB"/>
    <w:rsid w:val="00264C5B"/>
    <w:rsid w:val="002657AA"/>
    <w:rsid w:val="002667D2"/>
    <w:rsid w:val="002668D1"/>
    <w:rsid w:val="00266A86"/>
    <w:rsid w:val="00270CCB"/>
    <w:rsid w:val="0027145C"/>
    <w:rsid w:val="0027158E"/>
    <w:rsid w:val="00275E44"/>
    <w:rsid w:val="00275FC5"/>
    <w:rsid w:val="00276098"/>
    <w:rsid w:val="00276A63"/>
    <w:rsid w:val="00276CAF"/>
    <w:rsid w:val="00280A9F"/>
    <w:rsid w:val="00283141"/>
    <w:rsid w:val="00283176"/>
    <w:rsid w:val="0028455C"/>
    <w:rsid w:val="00284A2D"/>
    <w:rsid w:val="00285B5F"/>
    <w:rsid w:val="00285BFE"/>
    <w:rsid w:val="00287532"/>
    <w:rsid w:val="002875A7"/>
    <w:rsid w:val="0028767F"/>
    <w:rsid w:val="002909F1"/>
    <w:rsid w:val="00291148"/>
    <w:rsid w:val="0029189B"/>
    <w:rsid w:val="002933C2"/>
    <w:rsid w:val="00293644"/>
    <w:rsid w:val="00294031"/>
    <w:rsid w:val="00294A0C"/>
    <w:rsid w:val="00294FF5"/>
    <w:rsid w:val="0029545F"/>
    <w:rsid w:val="00295736"/>
    <w:rsid w:val="002A0BDA"/>
    <w:rsid w:val="002A5D90"/>
    <w:rsid w:val="002A6960"/>
    <w:rsid w:val="002A6F0B"/>
    <w:rsid w:val="002A6F0E"/>
    <w:rsid w:val="002B125C"/>
    <w:rsid w:val="002B1A52"/>
    <w:rsid w:val="002B1C8D"/>
    <w:rsid w:val="002B72EE"/>
    <w:rsid w:val="002B748F"/>
    <w:rsid w:val="002B7C8D"/>
    <w:rsid w:val="002C00BA"/>
    <w:rsid w:val="002C37F2"/>
    <w:rsid w:val="002C4405"/>
    <w:rsid w:val="002C4A69"/>
    <w:rsid w:val="002C4C7B"/>
    <w:rsid w:val="002C6109"/>
    <w:rsid w:val="002C6A0B"/>
    <w:rsid w:val="002D12F8"/>
    <w:rsid w:val="002D7834"/>
    <w:rsid w:val="002E3327"/>
    <w:rsid w:val="002E348C"/>
    <w:rsid w:val="002E64CD"/>
    <w:rsid w:val="002E7158"/>
    <w:rsid w:val="002F39D7"/>
    <w:rsid w:val="002F4C23"/>
    <w:rsid w:val="002F600E"/>
    <w:rsid w:val="002F6458"/>
    <w:rsid w:val="002F6B59"/>
    <w:rsid w:val="002F77CB"/>
    <w:rsid w:val="00301C20"/>
    <w:rsid w:val="00303567"/>
    <w:rsid w:val="00304A72"/>
    <w:rsid w:val="00307082"/>
    <w:rsid w:val="00310AF0"/>
    <w:rsid w:val="003116B4"/>
    <w:rsid w:val="00311DAA"/>
    <w:rsid w:val="00312D25"/>
    <w:rsid w:val="00313053"/>
    <w:rsid w:val="003133D0"/>
    <w:rsid w:val="00313841"/>
    <w:rsid w:val="00313CEC"/>
    <w:rsid w:val="00314112"/>
    <w:rsid w:val="003204BB"/>
    <w:rsid w:val="00320647"/>
    <w:rsid w:val="00321693"/>
    <w:rsid w:val="00323B37"/>
    <w:rsid w:val="003250EE"/>
    <w:rsid w:val="00325558"/>
    <w:rsid w:val="00325EA2"/>
    <w:rsid w:val="00326D4B"/>
    <w:rsid w:val="00331841"/>
    <w:rsid w:val="0033185C"/>
    <w:rsid w:val="00331E22"/>
    <w:rsid w:val="00332233"/>
    <w:rsid w:val="00332F38"/>
    <w:rsid w:val="00333DA0"/>
    <w:rsid w:val="00333E2B"/>
    <w:rsid w:val="0033426F"/>
    <w:rsid w:val="00336E1F"/>
    <w:rsid w:val="00340033"/>
    <w:rsid w:val="00343A72"/>
    <w:rsid w:val="00344969"/>
    <w:rsid w:val="00346536"/>
    <w:rsid w:val="00347063"/>
    <w:rsid w:val="00347470"/>
    <w:rsid w:val="003513D3"/>
    <w:rsid w:val="003536FC"/>
    <w:rsid w:val="00360019"/>
    <w:rsid w:val="00360600"/>
    <w:rsid w:val="003608A6"/>
    <w:rsid w:val="003671B7"/>
    <w:rsid w:val="00370297"/>
    <w:rsid w:val="0037205F"/>
    <w:rsid w:val="00372159"/>
    <w:rsid w:val="00372F40"/>
    <w:rsid w:val="00373544"/>
    <w:rsid w:val="00374D6E"/>
    <w:rsid w:val="00376E51"/>
    <w:rsid w:val="00377D35"/>
    <w:rsid w:val="003806BF"/>
    <w:rsid w:val="00386405"/>
    <w:rsid w:val="003905E6"/>
    <w:rsid w:val="00390847"/>
    <w:rsid w:val="0039187F"/>
    <w:rsid w:val="00395CEC"/>
    <w:rsid w:val="00396213"/>
    <w:rsid w:val="00397FFB"/>
    <w:rsid w:val="003A39C7"/>
    <w:rsid w:val="003A3D1C"/>
    <w:rsid w:val="003A511B"/>
    <w:rsid w:val="003A5AA7"/>
    <w:rsid w:val="003A6CB9"/>
    <w:rsid w:val="003A7F21"/>
    <w:rsid w:val="003B0084"/>
    <w:rsid w:val="003B1A27"/>
    <w:rsid w:val="003B23CB"/>
    <w:rsid w:val="003B3980"/>
    <w:rsid w:val="003B45DF"/>
    <w:rsid w:val="003C0E6E"/>
    <w:rsid w:val="003D25EE"/>
    <w:rsid w:val="003D571E"/>
    <w:rsid w:val="003D62F1"/>
    <w:rsid w:val="003D78EB"/>
    <w:rsid w:val="003D7A76"/>
    <w:rsid w:val="003E6777"/>
    <w:rsid w:val="003E7EC9"/>
    <w:rsid w:val="003F0BA0"/>
    <w:rsid w:val="003F1FF0"/>
    <w:rsid w:val="003F4929"/>
    <w:rsid w:val="003F4A69"/>
    <w:rsid w:val="003F7DF1"/>
    <w:rsid w:val="003F7E8D"/>
    <w:rsid w:val="00400043"/>
    <w:rsid w:val="004001F6"/>
    <w:rsid w:val="00400506"/>
    <w:rsid w:val="004013CA"/>
    <w:rsid w:val="00403A19"/>
    <w:rsid w:val="00404FB5"/>
    <w:rsid w:val="00406837"/>
    <w:rsid w:val="00410CA3"/>
    <w:rsid w:val="00411C1B"/>
    <w:rsid w:val="00412470"/>
    <w:rsid w:val="00412559"/>
    <w:rsid w:val="0041442E"/>
    <w:rsid w:val="00415426"/>
    <w:rsid w:val="004168E5"/>
    <w:rsid w:val="00420126"/>
    <w:rsid w:val="00421C87"/>
    <w:rsid w:val="00423C1B"/>
    <w:rsid w:val="00423C73"/>
    <w:rsid w:val="0042491A"/>
    <w:rsid w:val="0042567F"/>
    <w:rsid w:val="0042623A"/>
    <w:rsid w:val="00426245"/>
    <w:rsid w:val="00427117"/>
    <w:rsid w:val="0042730F"/>
    <w:rsid w:val="00427DC7"/>
    <w:rsid w:val="00430FD6"/>
    <w:rsid w:val="00431B85"/>
    <w:rsid w:val="00431FDB"/>
    <w:rsid w:val="00432B93"/>
    <w:rsid w:val="00433CE8"/>
    <w:rsid w:val="00434678"/>
    <w:rsid w:val="004355FA"/>
    <w:rsid w:val="00435A8E"/>
    <w:rsid w:val="00436A1E"/>
    <w:rsid w:val="00436DF1"/>
    <w:rsid w:val="004441B3"/>
    <w:rsid w:val="00444448"/>
    <w:rsid w:val="00445129"/>
    <w:rsid w:val="00446D29"/>
    <w:rsid w:val="0044701F"/>
    <w:rsid w:val="004476E9"/>
    <w:rsid w:val="00451CCC"/>
    <w:rsid w:val="0045204F"/>
    <w:rsid w:val="00453801"/>
    <w:rsid w:val="004543CB"/>
    <w:rsid w:val="00456DDA"/>
    <w:rsid w:val="004616B3"/>
    <w:rsid w:val="00461DB5"/>
    <w:rsid w:val="004622CA"/>
    <w:rsid w:val="004624CE"/>
    <w:rsid w:val="00462532"/>
    <w:rsid w:val="00463983"/>
    <w:rsid w:val="0046533A"/>
    <w:rsid w:val="00472B66"/>
    <w:rsid w:val="004803E5"/>
    <w:rsid w:val="0048051A"/>
    <w:rsid w:val="00481A16"/>
    <w:rsid w:val="00482FAD"/>
    <w:rsid w:val="00485B44"/>
    <w:rsid w:val="00486F52"/>
    <w:rsid w:val="00487643"/>
    <w:rsid w:val="004877EA"/>
    <w:rsid w:val="0049448C"/>
    <w:rsid w:val="004A21B5"/>
    <w:rsid w:val="004A2A8C"/>
    <w:rsid w:val="004A2F00"/>
    <w:rsid w:val="004A6EA9"/>
    <w:rsid w:val="004B152D"/>
    <w:rsid w:val="004B248F"/>
    <w:rsid w:val="004B2F09"/>
    <w:rsid w:val="004B50EF"/>
    <w:rsid w:val="004B5339"/>
    <w:rsid w:val="004C0015"/>
    <w:rsid w:val="004C1E40"/>
    <w:rsid w:val="004C460E"/>
    <w:rsid w:val="004C4AF3"/>
    <w:rsid w:val="004C53FD"/>
    <w:rsid w:val="004D09FD"/>
    <w:rsid w:val="004D0CA9"/>
    <w:rsid w:val="004D2C84"/>
    <w:rsid w:val="004D3AF0"/>
    <w:rsid w:val="004D4698"/>
    <w:rsid w:val="004D591B"/>
    <w:rsid w:val="004E03BF"/>
    <w:rsid w:val="004E129A"/>
    <w:rsid w:val="004E1B20"/>
    <w:rsid w:val="004E373E"/>
    <w:rsid w:val="004E4CE4"/>
    <w:rsid w:val="004E6F6D"/>
    <w:rsid w:val="004E74AC"/>
    <w:rsid w:val="004F3371"/>
    <w:rsid w:val="004F3F99"/>
    <w:rsid w:val="004F5978"/>
    <w:rsid w:val="004F6659"/>
    <w:rsid w:val="004F6957"/>
    <w:rsid w:val="004F6BFB"/>
    <w:rsid w:val="004F6C06"/>
    <w:rsid w:val="004F75D1"/>
    <w:rsid w:val="00501D18"/>
    <w:rsid w:val="005031AF"/>
    <w:rsid w:val="0050339D"/>
    <w:rsid w:val="005042A9"/>
    <w:rsid w:val="005053A4"/>
    <w:rsid w:val="00505790"/>
    <w:rsid w:val="0050605C"/>
    <w:rsid w:val="005062AF"/>
    <w:rsid w:val="0050715B"/>
    <w:rsid w:val="00511399"/>
    <w:rsid w:val="0051195F"/>
    <w:rsid w:val="005133E9"/>
    <w:rsid w:val="00513540"/>
    <w:rsid w:val="00516B4A"/>
    <w:rsid w:val="00517240"/>
    <w:rsid w:val="00517ABC"/>
    <w:rsid w:val="00517EF0"/>
    <w:rsid w:val="005209B6"/>
    <w:rsid w:val="00522556"/>
    <w:rsid w:val="00522CA6"/>
    <w:rsid w:val="00523712"/>
    <w:rsid w:val="00524C94"/>
    <w:rsid w:val="00524FE1"/>
    <w:rsid w:val="00530DB7"/>
    <w:rsid w:val="00533218"/>
    <w:rsid w:val="00533832"/>
    <w:rsid w:val="00535B19"/>
    <w:rsid w:val="00536EF8"/>
    <w:rsid w:val="0054010F"/>
    <w:rsid w:val="00540872"/>
    <w:rsid w:val="005419BD"/>
    <w:rsid w:val="005421C8"/>
    <w:rsid w:val="005425D1"/>
    <w:rsid w:val="00544CF8"/>
    <w:rsid w:val="0054668A"/>
    <w:rsid w:val="00547737"/>
    <w:rsid w:val="00552108"/>
    <w:rsid w:val="00553C93"/>
    <w:rsid w:val="00553D9C"/>
    <w:rsid w:val="00554277"/>
    <w:rsid w:val="00555713"/>
    <w:rsid w:val="005602E1"/>
    <w:rsid w:val="00561128"/>
    <w:rsid w:val="00561308"/>
    <w:rsid w:val="00561536"/>
    <w:rsid w:val="005639B7"/>
    <w:rsid w:val="00563B6D"/>
    <w:rsid w:val="00564C68"/>
    <w:rsid w:val="00567B0A"/>
    <w:rsid w:val="0057165D"/>
    <w:rsid w:val="00571783"/>
    <w:rsid w:val="00571BED"/>
    <w:rsid w:val="00572684"/>
    <w:rsid w:val="005726A4"/>
    <w:rsid w:val="0057320B"/>
    <w:rsid w:val="005749F3"/>
    <w:rsid w:val="00577A5D"/>
    <w:rsid w:val="00580AC0"/>
    <w:rsid w:val="00581C4B"/>
    <w:rsid w:val="00581C4F"/>
    <w:rsid w:val="00581F1D"/>
    <w:rsid w:val="005855C0"/>
    <w:rsid w:val="0058627A"/>
    <w:rsid w:val="00586ADE"/>
    <w:rsid w:val="00587709"/>
    <w:rsid w:val="005877BD"/>
    <w:rsid w:val="00587BC9"/>
    <w:rsid w:val="005915C8"/>
    <w:rsid w:val="00591938"/>
    <w:rsid w:val="00591AAA"/>
    <w:rsid w:val="005931BB"/>
    <w:rsid w:val="00593491"/>
    <w:rsid w:val="005957F2"/>
    <w:rsid w:val="005A0E9C"/>
    <w:rsid w:val="005A3D67"/>
    <w:rsid w:val="005A4682"/>
    <w:rsid w:val="005A4D15"/>
    <w:rsid w:val="005A6E11"/>
    <w:rsid w:val="005B0228"/>
    <w:rsid w:val="005B0F20"/>
    <w:rsid w:val="005B284F"/>
    <w:rsid w:val="005B4270"/>
    <w:rsid w:val="005B51D1"/>
    <w:rsid w:val="005B5A64"/>
    <w:rsid w:val="005C4A30"/>
    <w:rsid w:val="005C55C2"/>
    <w:rsid w:val="005C6211"/>
    <w:rsid w:val="005C7650"/>
    <w:rsid w:val="005D0330"/>
    <w:rsid w:val="005D04CD"/>
    <w:rsid w:val="005D0587"/>
    <w:rsid w:val="005D2DCE"/>
    <w:rsid w:val="005D4B94"/>
    <w:rsid w:val="005D4E66"/>
    <w:rsid w:val="005D600E"/>
    <w:rsid w:val="005D7A7E"/>
    <w:rsid w:val="005E0A02"/>
    <w:rsid w:val="005E0AA8"/>
    <w:rsid w:val="005E1144"/>
    <w:rsid w:val="005E2C0A"/>
    <w:rsid w:val="005E3166"/>
    <w:rsid w:val="005E33EC"/>
    <w:rsid w:val="005E38AD"/>
    <w:rsid w:val="005E40C2"/>
    <w:rsid w:val="005E515C"/>
    <w:rsid w:val="005E6387"/>
    <w:rsid w:val="005F4232"/>
    <w:rsid w:val="005F4E8A"/>
    <w:rsid w:val="005F5E6F"/>
    <w:rsid w:val="005F6CDA"/>
    <w:rsid w:val="005F7343"/>
    <w:rsid w:val="006002FF"/>
    <w:rsid w:val="00603828"/>
    <w:rsid w:val="0060409B"/>
    <w:rsid w:val="00605437"/>
    <w:rsid w:val="0060747B"/>
    <w:rsid w:val="006115F1"/>
    <w:rsid w:val="0061452B"/>
    <w:rsid w:val="006161A3"/>
    <w:rsid w:val="0061758A"/>
    <w:rsid w:val="006204AA"/>
    <w:rsid w:val="006211FC"/>
    <w:rsid w:val="006237E7"/>
    <w:rsid w:val="00630F90"/>
    <w:rsid w:val="00632232"/>
    <w:rsid w:val="006342DB"/>
    <w:rsid w:val="0063498B"/>
    <w:rsid w:val="00634DE1"/>
    <w:rsid w:val="0063581D"/>
    <w:rsid w:val="006376D3"/>
    <w:rsid w:val="0064121C"/>
    <w:rsid w:val="00643204"/>
    <w:rsid w:val="00643282"/>
    <w:rsid w:val="00643436"/>
    <w:rsid w:val="006451B1"/>
    <w:rsid w:val="00645624"/>
    <w:rsid w:val="00647E20"/>
    <w:rsid w:val="006514E6"/>
    <w:rsid w:val="00651B9D"/>
    <w:rsid w:val="00655034"/>
    <w:rsid w:val="00655195"/>
    <w:rsid w:val="006601CE"/>
    <w:rsid w:val="006653BD"/>
    <w:rsid w:val="006674ED"/>
    <w:rsid w:val="00672D55"/>
    <w:rsid w:val="0067425E"/>
    <w:rsid w:val="0067564F"/>
    <w:rsid w:val="00676D51"/>
    <w:rsid w:val="00676EFF"/>
    <w:rsid w:val="00677D0C"/>
    <w:rsid w:val="006816D8"/>
    <w:rsid w:val="00681DF2"/>
    <w:rsid w:val="00682D20"/>
    <w:rsid w:val="006844C9"/>
    <w:rsid w:val="00685118"/>
    <w:rsid w:val="00685F57"/>
    <w:rsid w:val="00687E39"/>
    <w:rsid w:val="00692438"/>
    <w:rsid w:val="00692572"/>
    <w:rsid w:val="006928FE"/>
    <w:rsid w:val="00692D20"/>
    <w:rsid w:val="00695741"/>
    <w:rsid w:val="00696778"/>
    <w:rsid w:val="0069713F"/>
    <w:rsid w:val="00697174"/>
    <w:rsid w:val="006974FC"/>
    <w:rsid w:val="00697765"/>
    <w:rsid w:val="006A2A10"/>
    <w:rsid w:val="006A5176"/>
    <w:rsid w:val="006A7A19"/>
    <w:rsid w:val="006B08DF"/>
    <w:rsid w:val="006B1C39"/>
    <w:rsid w:val="006B20BB"/>
    <w:rsid w:val="006B650C"/>
    <w:rsid w:val="006C1114"/>
    <w:rsid w:val="006C1E19"/>
    <w:rsid w:val="006C2BFF"/>
    <w:rsid w:val="006C2E3B"/>
    <w:rsid w:val="006D4604"/>
    <w:rsid w:val="006D4622"/>
    <w:rsid w:val="006D73A0"/>
    <w:rsid w:val="006E210C"/>
    <w:rsid w:val="006E23B1"/>
    <w:rsid w:val="006E25F8"/>
    <w:rsid w:val="006E27CA"/>
    <w:rsid w:val="006E3874"/>
    <w:rsid w:val="006F23EB"/>
    <w:rsid w:val="006F29AC"/>
    <w:rsid w:val="006F3FC6"/>
    <w:rsid w:val="006F5EB8"/>
    <w:rsid w:val="00701442"/>
    <w:rsid w:val="00701719"/>
    <w:rsid w:val="00701CCB"/>
    <w:rsid w:val="00701D88"/>
    <w:rsid w:val="007074E1"/>
    <w:rsid w:val="00707ECB"/>
    <w:rsid w:val="0071014F"/>
    <w:rsid w:val="0071026F"/>
    <w:rsid w:val="00711A29"/>
    <w:rsid w:val="0071576A"/>
    <w:rsid w:val="00715D9A"/>
    <w:rsid w:val="007207E3"/>
    <w:rsid w:val="007218B1"/>
    <w:rsid w:val="007237F1"/>
    <w:rsid w:val="007247A3"/>
    <w:rsid w:val="00724C72"/>
    <w:rsid w:val="007259FA"/>
    <w:rsid w:val="007267E5"/>
    <w:rsid w:val="00727426"/>
    <w:rsid w:val="007304BE"/>
    <w:rsid w:val="00732206"/>
    <w:rsid w:val="00732F4F"/>
    <w:rsid w:val="0073722F"/>
    <w:rsid w:val="00740074"/>
    <w:rsid w:val="007401B1"/>
    <w:rsid w:val="00741D7D"/>
    <w:rsid w:val="00742168"/>
    <w:rsid w:val="00742396"/>
    <w:rsid w:val="00742CAF"/>
    <w:rsid w:val="00743744"/>
    <w:rsid w:val="007524F8"/>
    <w:rsid w:val="00754F9D"/>
    <w:rsid w:val="00756580"/>
    <w:rsid w:val="00757292"/>
    <w:rsid w:val="00757FB6"/>
    <w:rsid w:val="00766591"/>
    <w:rsid w:val="007673C7"/>
    <w:rsid w:val="00767B63"/>
    <w:rsid w:val="00767C46"/>
    <w:rsid w:val="00771D8A"/>
    <w:rsid w:val="00774229"/>
    <w:rsid w:val="00777E26"/>
    <w:rsid w:val="007802ED"/>
    <w:rsid w:val="00783037"/>
    <w:rsid w:val="007843DD"/>
    <w:rsid w:val="00787DA4"/>
    <w:rsid w:val="00790C41"/>
    <w:rsid w:val="00791253"/>
    <w:rsid w:val="00791E4B"/>
    <w:rsid w:val="00791ECF"/>
    <w:rsid w:val="0079249D"/>
    <w:rsid w:val="0079308E"/>
    <w:rsid w:val="00794EA5"/>
    <w:rsid w:val="00796CC5"/>
    <w:rsid w:val="00797B97"/>
    <w:rsid w:val="007A14A5"/>
    <w:rsid w:val="007A6D38"/>
    <w:rsid w:val="007B05A7"/>
    <w:rsid w:val="007B09CA"/>
    <w:rsid w:val="007B0DF2"/>
    <w:rsid w:val="007B1DB4"/>
    <w:rsid w:val="007B40A1"/>
    <w:rsid w:val="007B6081"/>
    <w:rsid w:val="007B71BE"/>
    <w:rsid w:val="007B749E"/>
    <w:rsid w:val="007B7FA7"/>
    <w:rsid w:val="007C06AB"/>
    <w:rsid w:val="007C5B26"/>
    <w:rsid w:val="007C5F8B"/>
    <w:rsid w:val="007D19E8"/>
    <w:rsid w:val="007D25FA"/>
    <w:rsid w:val="007D4547"/>
    <w:rsid w:val="007D5664"/>
    <w:rsid w:val="007D7419"/>
    <w:rsid w:val="007D79D4"/>
    <w:rsid w:val="007D7C34"/>
    <w:rsid w:val="007E1191"/>
    <w:rsid w:val="007E1BC8"/>
    <w:rsid w:val="007E3000"/>
    <w:rsid w:val="007E3ED4"/>
    <w:rsid w:val="007E506D"/>
    <w:rsid w:val="007E7D48"/>
    <w:rsid w:val="007F0D72"/>
    <w:rsid w:val="007F183F"/>
    <w:rsid w:val="007F212F"/>
    <w:rsid w:val="007F2E63"/>
    <w:rsid w:val="007F3449"/>
    <w:rsid w:val="007F4C37"/>
    <w:rsid w:val="007F77C9"/>
    <w:rsid w:val="008013E5"/>
    <w:rsid w:val="00802D8D"/>
    <w:rsid w:val="00804D20"/>
    <w:rsid w:val="00804DC6"/>
    <w:rsid w:val="00805AD1"/>
    <w:rsid w:val="008106EC"/>
    <w:rsid w:val="00812DEB"/>
    <w:rsid w:val="00813DA1"/>
    <w:rsid w:val="00815F95"/>
    <w:rsid w:val="008166EC"/>
    <w:rsid w:val="00816A3C"/>
    <w:rsid w:val="0081766B"/>
    <w:rsid w:val="008179D5"/>
    <w:rsid w:val="00822A05"/>
    <w:rsid w:val="00826890"/>
    <w:rsid w:val="00830465"/>
    <w:rsid w:val="00830788"/>
    <w:rsid w:val="00830B5F"/>
    <w:rsid w:val="0083183B"/>
    <w:rsid w:val="008337C0"/>
    <w:rsid w:val="00833B05"/>
    <w:rsid w:val="00834340"/>
    <w:rsid w:val="00834E47"/>
    <w:rsid w:val="00835740"/>
    <w:rsid w:val="0083646C"/>
    <w:rsid w:val="0084490A"/>
    <w:rsid w:val="00844D6D"/>
    <w:rsid w:val="00850567"/>
    <w:rsid w:val="00850BB2"/>
    <w:rsid w:val="008522F7"/>
    <w:rsid w:val="00852D1C"/>
    <w:rsid w:val="00852F5D"/>
    <w:rsid w:val="00853207"/>
    <w:rsid w:val="00853795"/>
    <w:rsid w:val="0085579E"/>
    <w:rsid w:val="008567C0"/>
    <w:rsid w:val="0085798E"/>
    <w:rsid w:val="00864222"/>
    <w:rsid w:val="00864FA9"/>
    <w:rsid w:val="00865520"/>
    <w:rsid w:val="00866986"/>
    <w:rsid w:val="00870575"/>
    <w:rsid w:val="00870E08"/>
    <w:rsid w:val="008715DD"/>
    <w:rsid w:val="008716BD"/>
    <w:rsid w:val="00871AAD"/>
    <w:rsid w:val="00871E5F"/>
    <w:rsid w:val="00872514"/>
    <w:rsid w:val="008734B9"/>
    <w:rsid w:val="00874E19"/>
    <w:rsid w:val="00877263"/>
    <w:rsid w:val="0087791D"/>
    <w:rsid w:val="0088795C"/>
    <w:rsid w:val="00891A7B"/>
    <w:rsid w:val="008926C3"/>
    <w:rsid w:val="00893689"/>
    <w:rsid w:val="00893948"/>
    <w:rsid w:val="00894F47"/>
    <w:rsid w:val="00895447"/>
    <w:rsid w:val="008A2F21"/>
    <w:rsid w:val="008A3280"/>
    <w:rsid w:val="008A3CE8"/>
    <w:rsid w:val="008A41BD"/>
    <w:rsid w:val="008A544A"/>
    <w:rsid w:val="008A5F8C"/>
    <w:rsid w:val="008B2970"/>
    <w:rsid w:val="008B4F36"/>
    <w:rsid w:val="008C0BC9"/>
    <w:rsid w:val="008C5339"/>
    <w:rsid w:val="008C5872"/>
    <w:rsid w:val="008C5877"/>
    <w:rsid w:val="008C68E5"/>
    <w:rsid w:val="008C6EE1"/>
    <w:rsid w:val="008D1785"/>
    <w:rsid w:val="008D1A31"/>
    <w:rsid w:val="008D2992"/>
    <w:rsid w:val="008D48D4"/>
    <w:rsid w:val="008E147A"/>
    <w:rsid w:val="008E2A89"/>
    <w:rsid w:val="008E4E0F"/>
    <w:rsid w:val="008E59C2"/>
    <w:rsid w:val="008E6198"/>
    <w:rsid w:val="008E78F5"/>
    <w:rsid w:val="008F1116"/>
    <w:rsid w:val="008F23A0"/>
    <w:rsid w:val="008F2AAD"/>
    <w:rsid w:val="008F5656"/>
    <w:rsid w:val="008F56E9"/>
    <w:rsid w:val="008F5A5B"/>
    <w:rsid w:val="008F5B75"/>
    <w:rsid w:val="008F6804"/>
    <w:rsid w:val="008F7799"/>
    <w:rsid w:val="008F7B2A"/>
    <w:rsid w:val="00901886"/>
    <w:rsid w:val="00906FB1"/>
    <w:rsid w:val="00910079"/>
    <w:rsid w:val="00911208"/>
    <w:rsid w:val="00913DEB"/>
    <w:rsid w:val="00914491"/>
    <w:rsid w:val="00915AB6"/>
    <w:rsid w:val="00916A15"/>
    <w:rsid w:val="0091757F"/>
    <w:rsid w:val="009175E9"/>
    <w:rsid w:val="00917EA8"/>
    <w:rsid w:val="00921F96"/>
    <w:rsid w:val="009221F2"/>
    <w:rsid w:val="00922C36"/>
    <w:rsid w:val="009242DE"/>
    <w:rsid w:val="00924F24"/>
    <w:rsid w:val="00925DF1"/>
    <w:rsid w:val="0092799A"/>
    <w:rsid w:val="0093305D"/>
    <w:rsid w:val="009341D5"/>
    <w:rsid w:val="00935476"/>
    <w:rsid w:val="00937DA4"/>
    <w:rsid w:val="00940FAA"/>
    <w:rsid w:val="00942E65"/>
    <w:rsid w:val="009436C6"/>
    <w:rsid w:val="00943703"/>
    <w:rsid w:val="00944449"/>
    <w:rsid w:val="0094571A"/>
    <w:rsid w:val="00947D69"/>
    <w:rsid w:val="00947DDF"/>
    <w:rsid w:val="00950396"/>
    <w:rsid w:val="00952EB1"/>
    <w:rsid w:val="00953644"/>
    <w:rsid w:val="009539AD"/>
    <w:rsid w:val="00953AFB"/>
    <w:rsid w:val="00954264"/>
    <w:rsid w:val="00954827"/>
    <w:rsid w:val="00957CF4"/>
    <w:rsid w:val="00957F34"/>
    <w:rsid w:val="0096306D"/>
    <w:rsid w:val="00963DF2"/>
    <w:rsid w:val="00971009"/>
    <w:rsid w:val="00973A78"/>
    <w:rsid w:val="00974304"/>
    <w:rsid w:val="00974662"/>
    <w:rsid w:val="00974C03"/>
    <w:rsid w:val="009753B9"/>
    <w:rsid w:val="00976D7C"/>
    <w:rsid w:val="00977FE8"/>
    <w:rsid w:val="0098201F"/>
    <w:rsid w:val="009856D0"/>
    <w:rsid w:val="009858EF"/>
    <w:rsid w:val="009864E3"/>
    <w:rsid w:val="009871A1"/>
    <w:rsid w:val="009875C8"/>
    <w:rsid w:val="00992001"/>
    <w:rsid w:val="00993164"/>
    <w:rsid w:val="00993C1D"/>
    <w:rsid w:val="0099605F"/>
    <w:rsid w:val="009A1F8B"/>
    <w:rsid w:val="009A292C"/>
    <w:rsid w:val="009A67A2"/>
    <w:rsid w:val="009B0BAC"/>
    <w:rsid w:val="009B2E20"/>
    <w:rsid w:val="009B399E"/>
    <w:rsid w:val="009B7BFB"/>
    <w:rsid w:val="009C0384"/>
    <w:rsid w:val="009C28E2"/>
    <w:rsid w:val="009C30FA"/>
    <w:rsid w:val="009C3D61"/>
    <w:rsid w:val="009C5DF0"/>
    <w:rsid w:val="009C726C"/>
    <w:rsid w:val="009D0434"/>
    <w:rsid w:val="009D3763"/>
    <w:rsid w:val="009D6F3D"/>
    <w:rsid w:val="009D720D"/>
    <w:rsid w:val="009E00FA"/>
    <w:rsid w:val="009E2DBF"/>
    <w:rsid w:val="009E340F"/>
    <w:rsid w:val="009E45FD"/>
    <w:rsid w:val="009E4669"/>
    <w:rsid w:val="009E4AAD"/>
    <w:rsid w:val="009E50EF"/>
    <w:rsid w:val="009F0B4C"/>
    <w:rsid w:val="009F1F75"/>
    <w:rsid w:val="009F51A3"/>
    <w:rsid w:val="009F5DC7"/>
    <w:rsid w:val="009F7A95"/>
    <w:rsid w:val="00A00521"/>
    <w:rsid w:val="00A04C0F"/>
    <w:rsid w:val="00A06991"/>
    <w:rsid w:val="00A14863"/>
    <w:rsid w:val="00A15FE5"/>
    <w:rsid w:val="00A16BEC"/>
    <w:rsid w:val="00A23BC4"/>
    <w:rsid w:val="00A25BB6"/>
    <w:rsid w:val="00A33339"/>
    <w:rsid w:val="00A34040"/>
    <w:rsid w:val="00A34747"/>
    <w:rsid w:val="00A34B7F"/>
    <w:rsid w:val="00A35372"/>
    <w:rsid w:val="00A406D5"/>
    <w:rsid w:val="00A4110F"/>
    <w:rsid w:val="00A41846"/>
    <w:rsid w:val="00A4299B"/>
    <w:rsid w:val="00A43D6B"/>
    <w:rsid w:val="00A45394"/>
    <w:rsid w:val="00A45F64"/>
    <w:rsid w:val="00A46574"/>
    <w:rsid w:val="00A46A1A"/>
    <w:rsid w:val="00A47789"/>
    <w:rsid w:val="00A50AA0"/>
    <w:rsid w:val="00A50B76"/>
    <w:rsid w:val="00A528BD"/>
    <w:rsid w:val="00A52A76"/>
    <w:rsid w:val="00A53022"/>
    <w:rsid w:val="00A533AB"/>
    <w:rsid w:val="00A53D1B"/>
    <w:rsid w:val="00A554A1"/>
    <w:rsid w:val="00A55759"/>
    <w:rsid w:val="00A60368"/>
    <w:rsid w:val="00A60B9B"/>
    <w:rsid w:val="00A661B8"/>
    <w:rsid w:val="00A701CC"/>
    <w:rsid w:val="00A72113"/>
    <w:rsid w:val="00A74C8F"/>
    <w:rsid w:val="00A77227"/>
    <w:rsid w:val="00A77409"/>
    <w:rsid w:val="00A809D0"/>
    <w:rsid w:val="00A80D11"/>
    <w:rsid w:val="00A82ED6"/>
    <w:rsid w:val="00A83043"/>
    <w:rsid w:val="00A83EDF"/>
    <w:rsid w:val="00A85CB4"/>
    <w:rsid w:val="00A8617B"/>
    <w:rsid w:val="00A86FE4"/>
    <w:rsid w:val="00A9024D"/>
    <w:rsid w:val="00A90BFC"/>
    <w:rsid w:val="00A91C46"/>
    <w:rsid w:val="00A92D18"/>
    <w:rsid w:val="00A976E2"/>
    <w:rsid w:val="00AA2B07"/>
    <w:rsid w:val="00AA2CD1"/>
    <w:rsid w:val="00AA3B8D"/>
    <w:rsid w:val="00AA4F24"/>
    <w:rsid w:val="00AA6473"/>
    <w:rsid w:val="00AA715B"/>
    <w:rsid w:val="00AB0282"/>
    <w:rsid w:val="00AB379E"/>
    <w:rsid w:val="00AB4794"/>
    <w:rsid w:val="00AB5586"/>
    <w:rsid w:val="00AB584D"/>
    <w:rsid w:val="00AB5906"/>
    <w:rsid w:val="00AB7BBB"/>
    <w:rsid w:val="00AC06E9"/>
    <w:rsid w:val="00AC08C9"/>
    <w:rsid w:val="00AC3ECE"/>
    <w:rsid w:val="00AC4349"/>
    <w:rsid w:val="00AC62ED"/>
    <w:rsid w:val="00AC701B"/>
    <w:rsid w:val="00AC7DBF"/>
    <w:rsid w:val="00AD0D27"/>
    <w:rsid w:val="00AD211B"/>
    <w:rsid w:val="00AD3B9E"/>
    <w:rsid w:val="00AD4123"/>
    <w:rsid w:val="00AD730C"/>
    <w:rsid w:val="00AD795E"/>
    <w:rsid w:val="00AE0452"/>
    <w:rsid w:val="00AE0A1B"/>
    <w:rsid w:val="00AE243E"/>
    <w:rsid w:val="00AE34B1"/>
    <w:rsid w:val="00AE3AF6"/>
    <w:rsid w:val="00AE6F68"/>
    <w:rsid w:val="00AF12D5"/>
    <w:rsid w:val="00AF23D0"/>
    <w:rsid w:val="00AF370D"/>
    <w:rsid w:val="00AF38B2"/>
    <w:rsid w:val="00AF3A11"/>
    <w:rsid w:val="00AF69C0"/>
    <w:rsid w:val="00AF6A7B"/>
    <w:rsid w:val="00B012EE"/>
    <w:rsid w:val="00B01385"/>
    <w:rsid w:val="00B0176A"/>
    <w:rsid w:val="00B03161"/>
    <w:rsid w:val="00B06E75"/>
    <w:rsid w:val="00B072DB"/>
    <w:rsid w:val="00B1025D"/>
    <w:rsid w:val="00B107EB"/>
    <w:rsid w:val="00B14716"/>
    <w:rsid w:val="00B14B6C"/>
    <w:rsid w:val="00B1769D"/>
    <w:rsid w:val="00B200FD"/>
    <w:rsid w:val="00B210F6"/>
    <w:rsid w:val="00B2325D"/>
    <w:rsid w:val="00B249FD"/>
    <w:rsid w:val="00B2646D"/>
    <w:rsid w:val="00B26F67"/>
    <w:rsid w:val="00B27BFF"/>
    <w:rsid w:val="00B3493C"/>
    <w:rsid w:val="00B34C22"/>
    <w:rsid w:val="00B34ED7"/>
    <w:rsid w:val="00B361D6"/>
    <w:rsid w:val="00B46AC8"/>
    <w:rsid w:val="00B46E48"/>
    <w:rsid w:val="00B47BEA"/>
    <w:rsid w:val="00B52202"/>
    <w:rsid w:val="00B53B06"/>
    <w:rsid w:val="00B5490D"/>
    <w:rsid w:val="00B55C06"/>
    <w:rsid w:val="00B57A5F"/>
    <w:rsid w:val="00B62946"/>
    <w:rsid w:val="00B643BE"/>
    <w:rsid w:val="00B6476E"/>
    <w:rsid w:val="00B6519C"/>
    <w:rsid w:val="00B65D28"/>
    <w:rsid w:val="00B66A75"/>
    <w:rsid w:val="00B66B05"/>
    <w:rsid w:val="00B71920"/>
    <w:rsid w:val="00B72F18"/>
    <w:rsid w:val="00B773D9"/>
    <w:rsid w:val="00B81567"/>
    <w:rsid w:val="00B81765"/>
    <w:rsid w:val="00B82E65"/>
    <w:rsid w:val="00B858EB"/>
    <w:rsid w:val="00B87E39"/>
    <w:rsid w:val="00B9002A"/>
    <w:rsid w:val="00B901AE"/>
    <w:rsid w:val="00B913E1"/>
    <w:rsid w:val="00B9281A"/>
    <w:rsid w:val="00B939C8"/>
    <w:rsid w:val="00B94848"/>
    <w:rsid w:val="00BA117C"/>
    <w:rsid w:val="00BA16D3"/>
    <w:rsid w:val="00BA1BC0"/>
    <w:rsid w:val="00BA34AF"/>
    <w:rsid w:val="00BA418A"/>
    <w:rsid w:val="00BA637E"/>
    <w:rsid w:val="00BB12A3"/>
    <w:rsid w:val="00BB19AD"/>
    <w:rsid w:val="00BB236B"/>
    <w:rsid w:val="00BB4420"/>
    <w:rsid w:val="00BB4474"/>
    <w:rsid w:val="00BB6797"/>
    <w:rsid w:val="00BB7EEC"/>
    <w:rsid w:val="00BC0DEA"/>
    <w:rsid w:val="00BC1070"/>
    <w:rsid w:val="00BC127F"/>
    <w:rsid w:val="00BC303F"/>
    <w:rsid w:val="00BC34F9"/>
    <w:rsid w:val="00BC4FFD"/>
    <w:rsid w:val="00BC6D89"/>
    <w:rsid w:val="00BD0518"/>
    <w:rsid w:val="00BD2316"/>
    <w:rsid w:val="00BD3785"/>
    <w:rsid w:val="00BD439F"/>
    <w:rsid w:val="00BD5E9F"/>
    <w:rsid w:val="00BD69E1"/>
    <w:rsid w:val="00BE0405"/>
    <w:rsid w:val="00BE6523"/>
    <w:rsid w:val="00BF04FF"/>
    <w:rsid w:val="00BF1462"/>
    <w:rsid w:val="00BF2DD2"/>
    <w:rsid w:val="00BF43B9"/>
    <w:rsid w:val="00BF45AB"/>
    <w:rsid w:val="00C0130E"/>
    <w:rsid w:val="00C01A7A"/>
    <w:rsid w:val="00C02398"/>
    <w:rsid w:val="00C024D6"/>
    <w:rsid w:val="00C10830"/>
    <w:rsid w:val="00C12C9D"/>
    <w:rsid w:val="00C1402B"/>
    <w:rsid w:val="00C15C4A"/>
    <w:rsid w:val="00C15E91"/>
    <w:rsid w:val="00C1715B"/>
    <w:rsid w:val="00C17B45"/>
    <w:rsid w:val="00C23719"/>
    <w:rsid w:val="00C24B04"/>
    <w:rsid w:val="00C256B5"/>
    <w:rsid w:val="00C26616"/>
    <w:rsid w:val="00C27078"/>
    <w:rsid w:val="00C332B3"/>
    <w:rsid w:val="00C33ECD"/>
    <w:rsid w:val="00C35006"/>
    <w:rsid w:val="00C40C4B"/>
    <w:rsid w:val="00C421A6"/>
    <w:rsid w:val="00C433BD"/>
    <w:rsid w:val="00C45663"/>
    <w:rsid w:val="00C47240"/>
    <w:rsid w:val="00C5321F"/>
    <w:rsid w:val="00C54688"/>
    <w:rsid w:val="00C5581F"/>
    <w:rsid w:val="00C60286"/>
    <w:rsid w:val="00C6061A"/>
    <w:rsid w:val="00C60BBF"/>
    <w:rsid w:val="00C61E8E"/>
    <w:rsid w:val="00C6463D"/>
    <w:rsid w:val="00C64C6B"/>
    <w:rsid w:val="00C6719F"/>
    <w:rsid w:val="00C70C5D"/>
    <w:rsid w:val="00C74454"/>
    <w:rsid w:val="00C7603D"/>
    <w:rsid w:val="00C80F9B"/>
    <w:rsid w:val="00C83CE6"/>
    <w:rsid w:val="00C85E90"/>
    <w:rsid w:val="00C9059A"/>
    <w:rsid w:val="00C92587"/>
    <w:rsid w:val="00C92D75"/>
    <w:rsid w:val="00C95D3C"/>
    <w:rsid w:val="00C95EBC"/>
    <w:rsid w:val="00CA1227"/>
    <w:rsid w:val="00CA35D3"/>
    <w:rsid w:val="00CA4B7A"/>
    <w:rsid w:val="00CA5246"/>
    <w:rsid w:val="00CA6258"/>
    <w:rsid w:val="00CA71D9"/>
    <w:rsid w:val="00CB0109"/>
    <w:rsid w:val="00CB2371"/>
    <w:rsid w:val="00CB30DF"/>
    <w:rsid w:val="00CB4F71"/>
    <w:rsid w:val="00CB7C01"/>
    <w:rsid w:val="00CC02BB"/>
    <w:rsid w:val="00CC2EAA"/>
    <w:rsid w:val="00CC3134"/>
    <w:rsid w:val="00CC3FC6"/>
    <w:rsid w:val="00CC77D1"/>
    <w:rsid w:val="00CD1DC1"/>
    <w:rsid w:val="00CD4607"/>
    <w:rsid w:val="00CD7F9C"/>
    <w:rsid w:val="00CE0341"/>
    <w:rsid w:val="00CE12F1"/>
    <w:rsid w:val="00CE2493"/>
    <w:rsid w:val="00CE2516"/>
    <w:rsid w:val="00CE3E20"/>
    <w:rsid w:val="00CE4CB5"/>
    <w:rsid w:val="00CE65E4"/>
    <w:rsid w:val="00CE72AC"/>
    <w:rsid w:val="00CF2DA2"/>
    <w:rsid w:val="00CF6AE9"/>
    <w:rsid w:val="00CF6BFE"/>
    <w:rsid w:val="00CF72D6"/>
    <w:rsid w:val="00D0074A"/>
    <w:rsid w:val="00D0076F"/>
    <w:rsid w:val="00D01721"/>
    <w:rsid w:val="00D02663"/>
    <w:rsid w:val="00D03A3A"/>
    <w:rsid w:val="00D0463F"/>
    <w:rsid w:val="00D05244"/>
    <w:rsid w:val="00D142F4"/>
    <w:rsid w:val="00D15010"/>
    <w:rsid w:val="00D15C8B"/>
    <w:rsid w:val="00D16AEF"/>
    <w:rsid w:val="00D17116"/>
    <w:rsid w:val="00D301BA"/>
    <w:rsid w:val="00D3125E"/>
    <w:rsid w:val="00D31B12"/>
    <w:rsid w:val="00D326F1"/>
    <w:rsid w:val="00D3297D"/>
    <w:rsid w:val="00D34E8F"/>
    <w:rsid w:val="00D3512E"/>
    <w:rsid w:val="00D3578D"/>
    <w:rsid w:val="00D36D3E"/>
    <w:rsid w:val="00D41D6C"/>
    <w:rsid w:val="00D442D5"/>
    <w:rsid w:val="00D463BB"/>
    <w:rsid w:val="00D467E6"/>
    <w:rsid w:val="00D50533"/>
    <w:rsid w:val="00D506FC"/>
    <w:rsid w:val="00D523A3"/>
    <w:rsid w:val="00D52583"/>
    <w:rsid w:val="00D5280F"/>
    <w:rsid w:val="00D57C98"/>
    <w:rsid w:val="00D616F0"/>
    <w:rsid w:val="00D617D1"/>
    <w:rsid w:val="00D62266"/>
    <w:rsid w:val="00D63DDF"/>
    <w:rsid w:val="00D66E25"/>
    <w:rsid w:val="00D7132A"/>
    <w:rsid w:val="00D71AFC"/>
    <w:rsid w:val="00D71CF7"/>
    <w:rsid w:val="00D71D8C"/>
    <w:rsid w:val="00D725FB"/>
    <w:rsid w:val="00D73ED9"/>
    <w:rsid w:val="00D75506"/>
    <w:rsid w:val="00D75D7F"/>
    <w:rsid w:val="00D77B3A"/>
    <w:rsid w:val="00D8291A"/>
    <w:rsid w:val="00D82A2F"/>
    <w:rsid w:val="00D850E9"/>
    <w:rsid w:val="00D93D69"/>
    <w:rsid w:val="00D94723"/>
    <w:rsid w:val="00D96494"/>
    <w:rsid w:val="00DA0A2B"/>
    <w:rsid w:val="00DA0FFF"/>
    <w:rsid w:val="00DA1C64"/>
    <w:rsid w:val="00DA250D"/>
    <w:rsid w:val="00DA298E"/>
    <w:rsid w:val="00DA3B9D"/>
    <w:rsid w:val="00DA5727"/>
    <w:rsid w:val="00DA6899"/>
    <w:rsid w:val="00DB3311"/>
    <w:rsid w:val="00DB46BD"/>
    <w:rsid w:val="00DB4F70"/>
    <w:rsid w:val="00DB7C96"/>
    <w:rsid w:val="00DC1820"/>
    <w:rsid w:val="00DC205E"/>
    <w:rsid w:val="00DC267E"/>
    <w:rsid w:val="00DC2AC2"/>
    <w:rsid w:val="00DC6B68"/>
    <w:rsid w:val="00DD1C98"/>
    <w:rsid w:val="00DD2535"/>
    <w:rsid w:val="00DD301D"/>
    <w:rsid w:val="00DD40CF"/>
    <w:rsid w:val="00DD55BC"/>
    <w:rsid w:val="00DE1469"/>
    <w:rsid w:val="00DE1638"/>
    <w:rsid w:val="00DE2133"/>
    <w:rsid w:val="00DF06A8"/>
    <w:rsid w:val="00DF0736"/>
    <w:rsid w:val="00DF1061"/>
    <w:rsid w:val="00DF2675"/>
    <w:rsid w:val="00DF4501"/>
    <w:rsid w:val="00DF6592"/>
    <w:rsid w:val="00DF74C1"/>
    <w:rsid w:val="00E004AF"/>
    <w:rsid w:val="00E00C4F"/>
    <w:rsid w:val="00E0273F"/>
    <w:rsid w:val="00E106F1"/>
    <w:rsid w:val="00E1127F"/>
    <w:rsid w:val="00E1152C"/>
    <w:rsid w:val="00E158D6"/>
    <w:rsid w:val="00E16113"/>
    <w:rsid w:val="00E174C3"/>
    <w:rsid w:val="00E20290"/>
    <w:rsid w:val="00E234DC"/>
    <w:rsid w:val="00E242D7"/>
    <w:rsid w:val="00E246DE"/>
    <w:rsid w:val="00E25850"/>
    <w:rsid w:val="00E26B02"/>
    <w:rsid w:val="00E30456"/>
    <w:rsid w:val="00E309AE"/>
    <w:rsid w:val="00E33595"/>
    <w:rsid w:val="00E3380E"/>
    <w:rsid w:val="00E34BF3"/>
    <w:rsid w:val="00E36619"/>
    <w:rsid w:val="00E36B6F"/>
    <w:rsid w:val="00E371D4"/>
    <w:rsid w:val="00E42CF5"/>
    <w:rsid w:val="00E45525"/>
    <w:rsid w:val="00E45F6F"/>
    <w:rsid w:val="00E46970"/>
    <w:rsid w:val="00E4705E"/>
    <w:rsid w:val="00E52C76"/>
    <w:rsid w:val="00E559DF"/>
    <w:rsid w:val="00E56678"/>
    <w:rsid w:val="00E57014"/>
    <w:rsid w:val="00E60F70"/>
    <w:rsid w:val="00E61B95"/>
    <w:rsid w:val="00E624F9"/>
    <w:rsid w:val="00E62B94"/>
    <w:rsid w:val="00E63DBC"/>
    <w:rsid w:val="00E6408E"/>
    <w:rsid w:val="00E6581B"/>
    <w:rsid w:val="00E658CE"/>
    <w:rsid w:val="00E659BA"/>
    <w:rsid w:val="00E6723F"/>
    <w:rsid w:val="00E7081D"/>
    <w:rsid w:val="00E730DB"/>
    <w:rsid w:val="00E7352E"/>
    <w:rsid w:val="00E74789"/>
    <w:rsid w:val="00E76170"/>
    <w:rsid w:val="00E8189F"/>
    <w:rsid w:val="00E81E5C"/>
    <w:rsid w:val="00E82889"/>
    <w:rsid w:val="00E82BA4"/>
    <w:rsid w:val="00E84A8E"/>
    <w:rsid w:val="00E86221"/>
    <w:rsid w:val="00E86E6E"/>
    <w:rsid w:val="00E902C8"/>
    <w:rsid w:val="00E92595"/>
    <w:rsid w:val="00E9269F"/>
    <w:rsid w:val="00E9280A"/>
    <w:rsid w:val="00E937AB"/>
    <w:rsid w:val="00E93B3B"/>
    <w:rsid w:val="00E94122"/>
    <w:rsid w:val="00E960AF"/>
    <w:rsid w:val="00E9740E"/>
    <w:rsid w:val="00E97CE1"/>
    <w:rsid w:val="00EA0775"/>
    <w:rsid w:val="00EA0FAE"/>
    <w:rsid w:val="00EA1085"/>
    <w:rsid w:val="00EA3114"/>
    <w:rsid w:val="00EA4053"/>
    <w:rsid w:val="00EA4B69"/>
    <w:rsid w:val="00EA65A9"/>
    <w:rsid w:val="00EB0302"/>
    <w:rsid w:val="00EB067A"/>
    <w:rsid w:val="00EB08A6"/>
    <w:rsid w:val="00EB15DE"/>
    <w:rsid w:val="00EB4305"/>
    <w:rsid w:val="00EB5833"/>
    <w:rsid w:val="00EB5F22"/>
    <w:rsid w:val="00EB6469"/>
    <w:rsid w:val="00EB6CE0"/>
    <w:rsid w:val="00EB6E5A"/>
    <w:rsid w:val="00EC14C3"/>
    <w:rsid w:val="00EC3CA6"/>
    <w:rsid w:val="00EC4017"/>
    <w:rsid w:val="00EC66F7"/>
    <w:rsid w:val="00EC725A"/>
    <w:rsid w:val="00ED09FC"/>
    <w:rsid w:val="00ED0FF6"/>
    <w:rsid w:val="00ED2421"/>
    <w:rsid w:val="00ED5126"/>
    <w:rsid w:val="00ED611A"/>
    <w:rsid w:val="00ED738B"/>
    <w:rsid w:val="00ED73A6"/>
    <w:rsid w:val="00EE02F5"/>
    <w:rsid w:val="00EE0976"/>
    <w:rsid w:val="00EE1F3C"/>
    <w:rsid w:val="00EE3B8A"/>
    <w:rsid w:val="00EE4A80"/>
    <w:rsid w:val="00EE5FC5"/>
    <w:rsid w:val="00EE641F"/>
    <w:rsid w:val="00EE6F67"/>
    <w:rsid w:val="00EF08EA"/>
    <w:rsid w:val="00EF2380"/>
    <w:rsid w:val="00EF398C"/>
    <w:rsid w:val="00EF4063"/>
    <w:rsid w:val="00F00D63"/>
    <w:rsid w:val="00F00E37"/>
    <w:rsid w:val="00F0189F"/>
    <w:rsid w:val="00F01FFA"/>
    <w:rsid w:val="00F02E43"/>
    <w:rsid w:val="00F05A9F"/>
    <w:rsid w:val="00F07547"/>
    <w:rsid w:val="00F122CB"/>
    <w:rsid w:val="00F12985"/>
    <w:rsid w:val="00F1528C"/>
    <w:rsid w:val="00F1700B"/>
    <w:rsid w:val="00F22AD2"/>
    <w:rsid w:val="00F23E16"/>
    <w:rsid w:val="00F24B10"/>
    <w:rsid w:val="00F31BA6"/>
    <w:rsid w:val="00F3233B"/>
    <w:rsid w:val="00F34240"/>
    <w:rsid w:val="00F34622"/>
    <w:rsid w:val="00F368AE"/>
    <w:rsid w:val="00F40B89"/>
    <w:rsid w:val="00F40CBB"/>
    <w:rsid w:val="00F415AE"/>
    <w:rsid w:val="00F42E3B"/>
    <w:rsid w:val="00F43CED"/>
    <w:rsid w:val="00F43FF0"/>
    <w:rsid w:val="00F440D2"/>
    <w:rsid w:val="00F47A7C"/>
    <w:rsid w:val="00F508B7"/>
    <w:rsid w:val="00F50F80"/>
    <w:rsid w:val="00F5208A"/>
    <w:rsid w:val="00F5351B"/>
    <w:rsid w:val="00F564FE"/>
    <w:rsid w:val="00F60161"/>
    <w:rsid w:val="00F604C5"/>
    <w:rsid w:val="00F61F6D"/>
    <w:rsid w:val="00F62207"/>
    <w:rsid w:val="00F641AB"/>
    <w:rsid w:val="00F648A0"/>
    <w:rsid w:val="00F66067"/>
    <w:rsid w:val="00F668CB"/>
    <w:rsid w:val="00F670DA"/>
    <w:rsid w:val="00F71E00"/>
    <w:rsid w:val="00F76307"/>
    <w:rsid w:val="00F76901"/>
    <w:rsid w:val="00F81760"/>
    <w:rsid w:val="00F82CB3"/>
    <w:rsid w:val="00F86E5E"/>
    <w:rsid w:val="00F87034"/>
    <w:rsid w:val="00F8772A"/>
    <w:rsid w:val="00F91EE1"/>
    <w:rsid w:val="00F91FF3"/>
    <w:rsid w:val="00F92075"/>
    <w:rsid w:val="00F95704"/>
    <w:rsid w:val="00FA02A3"/>
    <w:rsid w:val="00FA0FCE"/>
    <w:rsid w:val="00FA51B9"/>
    <w:rsid w:val="00FA545B"/>
    <w:rsid w:val="00FA6E81"/>
    <w:rsid w:val="00FA7084"/>
    <w:rsid w:val="00FA7DEF"/>
    <w:rsid w:val="00FB0C42"/>
    <w:rsid w:val="00FB0D24"/>
    <w:rsid w:val="00FB5A96"/>
    <w:rsid w:val="00FB5B6F"/>
    <w:rsid w:val="00FB5DF4"/>
    <w:rsid w:val="00FC1157"/>
    <w:rsid w:val="00FC3236"/>
    <w:rsid w:val="00FC3D05"/>
    <w:rsid w:val="00FC5B0F"/>
    <w:rsid w:val="00FD0A63"/>
    <w:rsid w:val="00FD1941"/>
    <w:rsid w:val="00FD1CD0"/>
    <w:rsid w:val="00FD1D9B"/>
    <w:rsid w:val="00FE003D"/>
    <w:rsid w:val="00FE0AA8"/>
    <w:rsid w:val="00FE18AF"/>
    <w:rsid w:val="00FE27E5"/>
    <w:rsid w:val="00FE589D"/>
    <w:rsid w:val="00FE7572"/>
    <w:rsid w:val="00FF013E"/>
    <w:rsid w:val="00FF0C94"/>
    <w:rsid w:val="00FF1954"/>
    <w:rsid w:val="00FF2505"/>
    <w:rsid w:val="00FF2CA9"/>
    <w:rsid w:val="00FF62BE"/>
    <w:rsid w:val="06AD1885"/>
    <w:rsid w:val="0F794812"/>
    <w:rsid w:val="16604EA9"/>
    <w:rsid w:val="26351BAE"/>
    <w:rsid w:val="315A6DE3"/>
    <w:rsid w:val="31743EDF"/>
    <w:rsid w:val="3B501ECD"/>
    <w:rsid w:val="3C4E3019"/>
    <w:rsid w:val="3CB80D9D"/>
    <w:rsid w:val="3FDF21B8"/>
    <w:rsid w:val="49EB37A6"/>
    <w:rsid w:val="5B7D1847"/>
    <w:rsid w:val="6077CE45"/>
    <w:rsid w:val="6429193C"/>
    <w:rsid w:val="6D96686B"/>
    <w:rsid w:val="6DB7C67A"/>
    <w:rsid w:val="6DE0344D"/>
    <w:rsid w:val="77123B8B"/>
    <w:rsid w:val="79C126B6"/>
    <w:rsid w:val="7B7FA1E4"/>
    <w:rsid w:val="7EB58AA7"/>
    <w:rsid w:val="7FB935BB"/>
    <w:rsid w:val="7FF96822"/>
    <w:rsid w:val="8F46B57D"/>
    <w:rsid w:val="9FBFD592"/>
    <w:rsid w:val="AAFFA51E"/>
    <w:rsid w:val="ABEF22A3"/>
    <w:rsid w:val="DFD7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unhideWhenUsed/>
    <w:qFormat/>
    <w:uiPriority w:val="99"/>
  </w:style>
  <w:style w:type="paragraph" w:styleId="5">
    <w:name w:val="toc 3"/>
    <w:basedOn w:val="1"/>
    <w:next w:val="1"/>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23AFF2A2">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等线">
    <w:altName w:val="华文仿宋"/>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 w:name="等线">
    <w:altName w:val="华文仿宋"/>
    <w:panose1 w:val="00000000000000000000"/>
    <w:charset w:val="86"/>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国标宋体-超大字符集扩">
    <w:panose1 w:val="000005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059">
    <w:panose1 w:val="00000500000000000000"/>
    <w:charset w:val="00"/>
    <w:family w:val="auto"/>
    <w:pitch w:val="default"/>
    <w:sig w:usb0="00000287" w:usb1="00000800" w:usb2="00000000" w:usb3="00000000" w:csb0="6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007B05"/>
    <w:rsid w:val="000E5B14"/>
    <w:rsid w:val="000F1D09"/>
    <w:rsid w:val="0010027D"/>
    <w:rsid w:val="001015F3"/>
    <w:rsid w:val="00122240"/>
    <w:rsid w:val="001354E3"/>
    <w:rsid w:val="00214BF6"/>
    <w:rsid w:val="00215847"/>
    <w:rsid w:val="00255952"/>
    <w:rsid w:val="0029504E"/>
    <w:rsid w:val="002A6620"/>
    <w:rsid w:val="002B5A87"/>
    <w:rsid w:val="002B686A"/>
    <w:rsid w:val="002C26B9"/>
    <w:rsid w:val="002C771E"/>
    <w:rsid w:val="002F61B1"/>
    <w:rsid w:val="00301E3B"/>
    <w:rsid w:val="003038C5"/>
    <w:rsid w:val="00317632"/>
    <w:rsid w:val="00317B8C"/>
    <w:rsid w:val="003A7938"/>
    <w:rsid w:val="004165CC"/>
    <w:rsid w:val="00420CF1"/>
    <w:rsid w:val="0044115C"/>
    <w:rsid w:val="00475CCA"/>
    <w:rsid w:val="004B1708"/>
    <w:rsid w:val="004C078A"/>
    <w:rsid w:val="004E6C40"/>
    <w:rsid w:val="004F1DF8"/>
    <w:rsid w:val="005128D7"/>
    <w:rsid w:val="00514103"/>
    <w:rsid w:val="00537296"/>
    <w:rsid w:val="00557C4A"/>
    <w:rsid w:val="00570E94"/>
    <w:rsid w:val="005736A2"/>
    <w:rsid w:val="005917CF"/>
    <w:rsid w:val="00594526"/>
    <w:rsid w:val="005D5339"/>
    <w:rsid w:val="00611FC7"/>
    <w:rsid w:val="00620017"/>
    <w:rsid w:val="006314E5"/>
    <w:rsid w:val="00643E69"/>
    <w:rsid w:val="00687561"/>
    <w:rsid w:val="00691DF9"/>
    <w:rsid w:val="006A1FC6"/>
    <w:rsid w:val="006A4D4E"/>
    <w:rsid w:val="006B546F"/>
    <w:rsid w:val="006D2954"/>
    <w:rsid w:val="006E4217"/>
    <w:rsid w:val="00710447"/>
    <w:rsid w:val="0071684C"/>
    <w:rsid w:val="00717173"/>
    <w:rsid w:val="00724577"/>
    <w:rsid w:val="00735193"/>
    <w:rsid w:val="00745BD5"/>
    <w:rsid w:val="0074775A"/>
    <w:rsid w:val="00747ABA"/>
    <w:rsid w:val="007668D9"/>
    <w:rsid w:val="00782BCB"/>
    <w:rsid w:val="007941CA"/>
    <w:rsid w:val="007A0404"/>
    <w:rsid w:val="007B052D"/>
    <w:rsid w:val="007B681C"/>
    <w:rsid w:val="007D799A"/>
    <w:rsid w:val="008259D0"/>
    <w:rsid w:val="0083582D"/>
    <w:rsid w:val="008401EE"/>
    <w:rsid w:val="008D08E7"/>
    <w:rsid w:val="008D577F"/>
    <w:rsid w:val="008E12D9"/>
    <w:rsid w:val="008F2583"/>
    <w:rsid w:val="0096028E"/>
    <w:rsid w:val="00970205"/>
    <w:rsid w:val="00987691"/>
    <w:rsid w:val="009D37F0"/>
    <w:rsid w:val="00A27410"/>
    <w:rsid w:val="00A31FAD"/>
    <w:rsid w:val="00A54A38"/>
    <w:rsid w:val="00A72600"/>
    <w:rsid w:val="00B0230B"/>
    <w:rsid w:val="00B347D6"/>
    <w:rsid w:val="00B347E1"/>
    <w:rsid w:val="00B63801"/>
    <w:rsid w:val="00B747FB"/>
    <w:rsid w:val="00BA2896"/>
    <w:rsid w:val="00BA3919"/>
    <w:rsid w:val="00BE3845"/>
    <w:rsid w:val="00BF33B8"/>
    <w:rsid w:val="00C26FB8"/>
    <w:rsid w:val="00CA51C3"/>
    <w:rsid w:val="00CB50E6"/>
    <w:rsid w:val="00CE5A48"/>
    <w:rsid w:val="00D211AB"/>
    <w:rsid w:val="00D81096"/>
    <w:rsid w:val="00DC2FDC"/>
    <w:rsid w:val="00DC4109"/>
    <w:rsid w:val="00DC6C3B"/>
    <w:rsid w:val="00E41AEE"/>
    <w:rsid w:val="00E84BF1"/>
    <w:rsid w:val="00E97244"/>
    <w:rsid w:val="00EA42FF"/>
    <w:rsid w:val="00EB11EA"/>
    <w:rsid w:val="00EC70C2"/>
    <w:rsid w:val="00ED6032"/>
    <w:rsid w:val="00F6776F"/>
    <w:rsid w:val="00F704FA"/>
    <w:rsid w:val="00F90659"/>
    <w:rsid w:val="00F92041"/>
    <w:rsid w:val="00F9611C"/>
    <w:rsid w:val="00FA48BF"/>
    <w:rsid w:val="00FC05B7"/>
    <w:rsid w:val="00FC1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620</Words>
  <Characters>3536</Characters>
  <Lines>29</Lines>
  <Paragraphs>8</Paragraphs>
  <TotalTime>27</TotalTime>
  <ScaleCrop>false</ScaleCrop>
  <LinksUpToDate>false</LinksUpToDate>
  <CharactersWithSpaces>4148</CharactersWithSpaces>
  <Application>WPS Office_12.8.2.21214_F1E327BC-269C-435d-A152-05C5408002CA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2023-11-23T09:04:00Z</dcterms:created>
  <dc:creator>Jiao Peng 焦鹏</dc:creator>
  <cp:lastModifiedBy>huarun</cp:lastModifiedBy>
  <cp:lastPrinted>2022-12-28T11:00:00Z</cp:lastPrinted>
  <dcterms:modified xsi:type="dcterms:W3CDTF">2025-12-17T14:59:25Z</dcterms:modified>
  <cp:revision>149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2052-12.8.2.21214</vt:lpwstr>
  </property>
  <property fmtid="{D5CDD505-2E9C-101B-9397-08002B2CF9AE}" pid="3" name="ICV">
    <vt:lpwstr>BFF6A4EAACDC4E21B0E505A357F3E6FA_12</vt:lpwstr>
  </property>
  <property fmtid="{D5CDD505-2E9C-101B-9397-08002B2CF9AE}" pid="4" name="KSOTemplateDocerSaveRecord">
    <vt:lpwstr>eyJoZGlkIjoiMzczZTZkZjhlNzE3YTYyMjZmNTk5OWIyZGQ3NGUzOTUiLCJ1c2VySWQiOiI4Njc5OTExODUifQ==</vt:lpwstr>
  </property>
</Properties>
</file>
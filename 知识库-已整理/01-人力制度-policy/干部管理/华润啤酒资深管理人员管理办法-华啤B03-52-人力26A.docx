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FB0A5">
      <w:pPr>
        <w:spacing w:after="0" w:line="240" w:lineRule="auto"/>
        <w:jc w:val="center"/>
        <w:rPr>
          <w:rFonts w:ascii="华文中宋" w:hAnsi="华文中宋" w:eastAsia="华文中宋"/>
          <w:color w:val="auto"/>
          <w:sz w:val="24"/>
          <w:highlight w:val="none"/>
        </w:rPr>
      </w:pPr>
      <w:r>
        <w:rPr>
          <w:rFonts w:hint="eastAsia" w:ascii="华文中宋" w:hAnsi="华文中宋" w:eastAsia="华文中宋"/>
          <w:color w:val="auto"/>
          <w:sz w:val="24"/>
          <w:highlight w:val="none"/>
        </w:rPr>
        <w:t>华润啤酒制度信息表</w:t>
      </w:r>
    </w:p>
    <w:p w14:paraId="67A6BCC5">
      <w:pPr>
        <w:spacing w:after="0" w:line="240" w:lineRule="auto"/>
        <w:rPr>
          <w:color w:val="auto"/>
          <w:sz w:val="21"/>
          <w:highlight w:val="none"/>
        </w:rPr>
      </w:pPr>
      <w:r>
        <w:rPr>
          <w:rFonts w:hint="eastAsia"/>
          <w:color w:val="auto"/>
          <w:sz w:val="21"/>
          <w:highlight w:val="none"/>
        </w:rPr>
        <w:t>制度基本信息</w:t>
      </w:r>
    </w:p>
    <w:p w14:paraId="32A65CCA">
      <w:pPr>
        <w:pStyle w:val="31"/>
        <w:framePr w:w="0" w:hRule="auto" w:wrap="auto" w:vAnchor="margin" w:hAnchor="text" w:xAlign="left" w:yAlign="inline"/>
        <w:spacing w:line="400" w:lineRule="exact"/>
        <w:rPr>
          <w:color w:val="auto"/>
          <w:highlight w:val="none"/>
        </w:rPr>
      </w:pPr>
      <w:r>
        <w:rPr>
          <w:color w:val="auto"/>
          <w:highlight w:val="none"/>
        </w:rP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05F3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75265ACE">
            <w:pPr>
              <w:pStyle w:val="12"/>
              <w:spacing w:before="0" w:beforeAutospacing="0" w:after="0" w:afterAutospacing="0"/>
              <w:jc w:val="center"/>
              <w:rPr>
                <w:rFonts w:hAnsi="Times New Roman" w:cs="Times New Roman"/>
                <w:color w:val="auto"/>
                <w:sz w:val="21"/>
                <w:szCs w:val="21"/>
                <w:highlight w:val="none"/>
              </w:rPr>
            </w:pPr>
            <w:r>
              <w:rPr>
                <w:rFonts w:hint="eastAsia" w:hAnsi="Times New Roman" w:cs="Times New Roman"/>
                <w:color w:val="auto"/>
                <w:sz w:val="21"/>
                <w:szCs w:val="21"/>
                <w:highlight w:val="none"/>
              </w:rPr>
              <w:t>制度名称</w:t>
            </w:r>
          </w:p>
        </w:tc>
        <w:tc>
          <w:tcPr>
            <w:tcW w:w="6600" w:type="dxa"/>
            <w:vAlign w:val="center"/>
          </w:tcPr>
          <w:p w14:paraId="040E953B">
            <w:pPr>
              <w:pStyle w:val="12"/>
              <w:spacing w:before="0" w:beforeAutospacing="0" w:after="0" w:afterAutospacing="0"/>
              <w:rPr>
                <w:rFonts w:hAnsi="Times New Roman" w:cs="Times New Roman"/>
                <w:color w:val="auto"/>
                <w:sz w:val="21"/>
                <w:szCs w:val="21"/>
                <w:highlight w:val="none"/>
              </w:rPr>
            </w:pPr>
            <w:r>
              <w:rPr>
                <w:rFonts w:hint="eastAsia"/>
                <w:color w:val="auto"/>
                <w:sz w:val="21"/>
                <w:szCs w:val="21"/>
                <w:highlight w:val="none"/>
              </w:rPr>
              <w:t>华润啤酒资深管理人员管理办法</w:t>
            </w:r>
          </w:p>
        </w:tc>
      </w:tr>
      <w:tr w14:paraId="4A03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306F3868">
            <w:pPr>
              <w:pStyle w:val="12"/>
              <w:spacing w:before="0" w:beforeAutospacing="0" w:after="0" w:afterAutospacing="0"/>
              <w:jc w:val="center"/>
              <w:rPr>
                <w:rFonts w:hAnsi="Times New Roman" w:cs="Times New Roman"/>
                <w:color w:val="auto"/>
                <w:sz w:val="21"/>
                <w:szCs w:val="21"/>
                <w:highlight w:val="none"/>
              </w:rPr>
            </w:pPr>
            <w:r>
              <w:rPr>
                <w:rFonts w:hint="eastAsia" w:hAnsi="Times New Roman" w:cs="Times New Roman"/>
                <w:color w:val="auto"/>
                <w:sz w:val="21"/>
                <w:szCs w:val="21"/>
                <w:highlight w:val="none"/>
              </w:rPr>
              <w:t>制度级别</w:t>
            </w:r>
          </w:p>
        </w:tc>
        <w:tc>
          <w:tcPr>
            <w:tcW w:w="6600" w:type="dxa"/>
            <w:vAlign w:val="center"/>
          </w:tcPr>
          <w:p w14:paraId="5F56BBA8">
            <w:pPr>
              <w:pStyle w:val="12"/>
              <w:spacing w:before="0" w:beforeAutospacing="0" w:after="0" w:afterAutospacing="0"/>
              <w:rPr>
                <w:color w:val="auto"/>
                <w:sz w:val="21"/>
                <w:szCs w:val="21"/>
                <w:highlight w:val="none"/>
              </w:rPr>
            </w:pPr>
            <w:r>
              <w:rPr>
                <w:rFonts w:hint="eastAsia"/>
                <w:color w:val="auto"/>
                <w:sz w:val="21"/>
                <w:szCs w:val="21"/>
                <w:highlight w:val="none"/>
              </w:rPr>
              <w:t>基本制度（</w:t>
            </w:r>
            <w:r>
              <w:rPr>
                <w:rFonts w:hint="eastAsia"/>
                <w:color w:val="auto"/>
                <w:sz w:val="21"/>
                <w:szCs w:val="21"/>
                <w:highlight w:val="none"/>
                <w:lang w:eastAsia="zh-CN"/>
              </w:rPr>
              <w:t>二</w:t>
            </w:r>
            <w:r>
              <w:rPr>
                <w:rFonts w:hint="eastAsia"/>
                <w:color w:val="auto"/>
                <w:sz w:val="21"/>
                <w:szCs w:val="21"/>
                <w:highlight w:val="none"/>
              </w:rPr>
              <w:t>级制度）</w:t>
            </w:r>
          </w:p>
        </w:tc>
      </w:tr>
      <w:tr w14:paraId="025C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59D55E14">
            <w:pPr>
              <w:pStyle w:val="12"/>
              <w:spacing w:before="0" w:beforeAutospacing="0" w:after="0" w:afterAutospacing="0"/>
              <w:jc w:val="center"/>
              <w:rPr>
                <w:rFonts w:hAnsi="Times New Roman" w:cs="Times New Roman"/>
                <w:color w:val="auto"/>
                <w:sz w:val="21"/>
                <w:szCs w:val="21"/>
                <w:highlight w:val="none"/>
              </w:rPr>
            </w:pPr>
            <w:r>
              <w:rPr>
                <w:rFonts w:hint="eastAsia" w:hAnsi="Times New Roman" w:cs="Times New Roman"/>
                <w:color w:val="auto"/>
                <w:sz w:val="21"/>
                <w:szCs w:val="21"/>
                <w:highlight w:val="none"/>
              </w:rPr>
              <w:t>制度编号</w:t>
            </w:r>
          </w:p>
        </w:tc>
        <w:tc>
          <w:tcPr>
            <w:tcW w:w="6600" w:type="dxa"/>
            <w:vAlign w:val="center"/>
          </w:tcPr>
          <w:p w14:paraId="5FF59A1D">
            <w:pPr>
              <w:pStyle w:val="12"/>
              <w:spacing w:before="0" w:beforeAutospacing="0" w:after="0" w:afterAutospacing="0"/>
              <w:rPr>
                <w:rFonts w:hAnsi="Times New Roman" w:cs="Times New Roman"/>
                <w:color w:val="FF0000"/>
                <w:sz w:val="21"/>
                <w:szCs w:val="21"/>
                <w:highlight w:val="none"/>
              </w:rPr>
            </w:pPr>
            <w:r>
              <w:rPr>
                <w:rFonts w:hint="eastAsia"/>
                <w:color w:val="auto"/>
                <w:sz w:val="21"/>
                <w:szCs w:val="21"/>
                <w:highlight w:val="none"/>
              </w:rPr>
              <w:t>华啤B03-52-人力26A</w:t>
            </w:r>
          </w:p>
        </w:tc>
      </w:tr>
      <w:tr w14:paraId="16AE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592D713A">
            <w:pPr>
              <w:pStyle w:val="12"/>
              <w:spacing w:before="0" w:beforeAutospacing="0" w:after="0" w:afterAutospacing="0"/>
              <w:jc w:val="center"/>
              <w:rPr>
                <w:rFonts w:hAnsi="Times New Roman" w:cs="Times New Roman"/>
                <w:color w:val="auto"/>
                <w:sz w:val="21"/>
                <w:szCs w:val="21"/>
                <w:highlight w:val="none"/>
              </w:rPr>
            </w:pPr>
            <w:r>
              <w:rPr>
                <w:rFonts w:hint="eastAsia" w:hAnsi="Times New Roman" w:cs="Times New Roman"/>
                <w:color w:val="auto"/>
                <w:sz w:val="21"/>
                <w:szCs w:val="21"/>
                <w:highlight w:val="none"/>
              </w:rPr>
              <w:t>制度批准者</w:t>
            </w:r>
          </w:p>
        </w:tc>
        <w:tc>
          <w:tcPr>
            <w:tcW w:w="6600" w:type="dxa"/>
            <w:vAlign w:val="center"/>
          </w:tcPr>
          <w:p w14:paraId="2A0B0C67">
            <w:pPr>
              <w:pStyle w:val="12"/>
              <w:spacing w:before="0" w:beforeAutospacing="0" w:after="0" w:afterAutospacing="0"/>
              <w:rPr>
                <w:rFonts w:hAnsi="Times New Roman" w:cs="Times New Roman"/>
                <w:color w:val="auto"/>
                <w:sz w:val="21"/>
                <w:szCs w:val="21"/>
                <w:highlight w:val="none"/>
              </w:rPr>
            </w:pPr>
            <w:r>
              <w:rPr>
                <w:rFonts w:hint="eastAsia" w:hAnsi="Times New Roman" w:cs="Times New Roman"/>
                <w:color w:val="auto"/>
                <w:sz w:val="21"/>
                <w:szCs w:val="21"/>
                <w:highlight w:val="none"/>
              </w:rPr>
              <w:t>华润啤酒</w:t>
            </w:r>
          </w:p>
        </w:tc>
      </w:tr>
      <w:tr w14:paraId="480C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59CBFEAB">
            <w:pPr>
              <w:pStyle w:val="12"/>
              <w:spacing w:before="0" w:beforeAutospacing="0" w:after="0" w:afterAutospacing="0"/>
              <w:jc w:val="center"/>
              <w:rPr>
                <w:rFonts w:hAnsi="Times New Roman" w:cs="Times New Roman"/>
                <w:color w:val="auto"/>
                <w:sz w:val="21"/>
                <w:szCs w:val="21"/>
                <w:highlight w:val="none"/>
              </w:rPr>
            </w:pPr>
            <w:r>
              <w:rPr>
                <w:rFonts w:hint="eastAsia" w:hAnsi="Times New Roman" w:cs="Times New Roman"/>
                <w:color w:val="auto"/>
                <w:sz w:val="21"/>
                <w:szCs w:val="21"/>
                <w:highlight w:val="none"/>
              </w:rPr>
              <w:t>制度制订者</w:t>
            </w:r>
          </w:p>
        </w:tc>
        <w:tc>
          <w:tcPr>
            <w:tcW w:w="6600" w:type="dxa"/>
            <w:vAlign w:val="center"/>
          </w:tcPr>
          <w:p w14:paraId="02230116">
            <w:pPr>
              <w:pStyle w:val="12"/>
              <w:spacing w:before="0" w:beforeAutospacing="0" w:after="0" w:afterAutospacing="0"/>
              <w:rPr>
                <w:rFonts w:hAnsi="Times New Roman" w:cs="Times New Roman"/>
                <w:color w:val="auto"/>
                <w:sz w:val="21"/>
                <w:szCs w:val="21"/>
                <w:highlight w:val="none"/>
              </w:rPr>
            </w:pPr>
            <w:r>
              <w:rPr>
                <w:rFonts w:hint="eastAsia" w:hAnsi="Times New Roman" w:cs="Times New Roman"/>
                <w:color w:val="auto"/>
                <w:sz w:val="21"/>
                <w:szCs w:val="21"/>
                <w:highlight w:val="none"/>
              </w:rPr>
              <w:t>华润啤酒人力资源部</w:t>
            </w:r>
          </w:p>
        </w:tc>
      </w:tr>
    </w:tbl>
    <w:p w14:paraId="5E95422D">
      <w:pPr>
        <w:pStyle w:val="31"/>
        <w:framePr w:w="0" w:hRule="auto" w:wrap="auto" w:vAnchor="margin" w:hAnchor="text" w:xAlign="left" w:yAlign="inline"/>
        <w:spacing w:line="360" w:lineRule="auto"/>
        <w:rPr>
          <w:color w:val="auto"/>
          <w:sz w:val="21"/>
          <w:highlight w:val="none"/>
        </w:rPr>
      </w:pPr>
    </w:p>
    <w:p w14:paraId="2393B3AD">
      <w:pPr>
        <w:spacing w:after="0" w:line="240" w:lineRule="auto"/>
        <w:rPr>
          <w:color w:val="auto"/>
          <w:sz w:val="21"/>
          <w:highlight w:val="none"/>
        </w:rPr>
      </w:pPr>
      <w:r>
        <w:rPr>
          <w:rFonts w:hint="eastAsia"/>
          <w:color w:val="auto"/>
          <w:sz w:val="21"/>
          <w:highlight w:val="none"/>
        </w:rPr>
        <w:t>制度版本记录</w:t>
      </w:r>
    </w:p>
    <w:p w14:paraId="6261C44B">
      <w:pPr>
        <w:pStyle w:val="31"/>
        <w:framePr w:w="0" w:hRule="auto" w:wrap="auto" w:vAnchor="margin" w:hAnchor="text" w:xAlign="left" w:yAlign="inline"/>
        <w:spacing w:line="400" w:lineRule="exact"/>
        <w:rPr>
          <w:color w:val="auto"/>
          <w:highlight w:val="none"/>
        </w:rPr>
      </w:pPr>
      <w:r>
        <w:rPr>
          <w:color w:val="auto"/>
          <w:highlight w:val="none"/>
        </w:rP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5099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shd w:val="clear" w:color="auto" w:fill="D0CECE" w:themeFill="background2" w:themeFillShade="E6"/>
            <w:vAlign w:val="center"/>
          </w:tcPr>
          <w:p w14:paraId="60865D97">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生效日期</w:t>
            </w:r>
          </w:p>
        </w:tc>
        <w:tc>
          <w:tcPr>
            <w:tcW w:w="1276" w:type="dxa"/>
            <w:shd w:val="clear" w:color="auto" w:fill="D0CECE" w:themeFill="background2" w:themeFillShade="E6"/>
            <w:vAlign w:val="center"/>
          </w:tcPr>
          <w:p w14:paraId="6C288420">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制度起草人</w:t>
            </w:r>
          </w:p>
        </w:tc>
        <w:tc>
          <w:tcPr>
            <w:tcW w:w="4913" w:type="dxa"/>
            <w:shd w:val="clear" w:color="auto" w:fill="D0CECE" w:themeFill="background2" w:themeFillShade="E6"/>
            <w:vAlign w:val="center"/>
          </w:tcPr>
          <w:p w14:paraId="46060849">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变更说明</w:t>
            </w:r>
          </w:p>
        </w:tc>
      </w:tr>
      <w:tr w14:paraId="79CE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69B83EA7">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2026年4月1日</w:t>
            </w:r>
          </w:p>
        </w:tc>
        <w:tc>
          <w:tcPr>
            <w:tcW w:w="1276" w:type="dxa"/>
            <w:vAlign w:val="center"/>
          </w:tcPr>
          <w:p w14:paraId="3F1523F1">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王欢</w:t>
            </w:r>
          </w:p>
        </w:tc>
        <w:tc>
          <w:tcPr>
            <w:tcW w:w="4913" w:type="dxa"/>
            <w:vAlign w:val="center"/>
          </w:tcPr>
          <w:p w14:paraId="33C0B4D2">
            <w:pPr>
              <w:pStyle w:val="12"/>
              <w:spacing w:before="0" w:beforeAutospacing="0" w:after="0" w:afterAutospacing="0"/>
              <w:rPr>
                <w:rFonts w:hAnsi="Times New Roman" w:cs="Times New Roman"/>
                <w:color w:val="auto"/>
                <w:sz w:val="21"/>
                <w:szCs w:val="20"/>
                <w:highlight w:val="none"/>
              </w:rPr>
            </w:pPr>
            <w:r>
              <w:rPr>
                <w:rFonts w:hint="eastAsia"/>
                <w:color w:val="auto"/>
                <w:sz w:val="21"/>
                <w:highlight w:val="none"/>
              </w:rPr>
              <w:t>首次制定</w:t>
            </w:r>
          </w:p>
        </w:tc>
      </w:tr>
    </w:tbl>
    <w:p w14:paraId="0A5A2240">
      <w:pPr>
        <w:pStyle w:val="31"/>
        <w:framePr w:w="0" w:hRule="auto" w:wrap="auto" w:vAnchor="margin" w:hAnchor="text" w:xAlign="left" w:yAlign="inline"/>
        <w:spacing w:line="360" w:lineRule="auto"/>
        <w:rPr>
          <w:color w:val="auto"/>
          <w:sz w:val="21"/>
          <w:highlight w:val="none"/>
        </w:rPr>
      </w:pPr>
    </w:p>
    <w:p w14:paraId="7D57E60F">
      <w:pPr>
        <w:spacing w:after="0" w:line="240" w:lineRule="auto"/>
        <w:rPr>
          <w:color w:val="auto"/>
          <w:sz w:val="21"/>
          <w:highlight w:val="none"/>
        </w:rPr>
      </w:pPr>
      <w:r>
        <w:rPr>
          <w:rFonts w:hint="eastAsia"/>
          <w:color w:val="auto"/>
          <w:sz w:val="21"/>
          <w:highlight w:val="none"/>
        </w:rPr>
        <w:t>制度说明</w:t>
      </w:r>
    </w:p>
    <w:p w14:paraId="35658212">
      <w:pPr>
        <w:pStyle w:val="31"/>
        <w:framePr w:w="0" w:hRule="auto" w:wrap="auto" w:vAnchor="margin" w:hAnchor="text" w:xAlign="left" w:yAlign="inline"/>
        <w:spacing w:line="400" w:lineRule="exact"/>
        <w:rPr>
          <w:color w:val="auto"/>
          <w:highlight w:val="none"/>
        </w:rPr>
      </w:pPr>
      <w:r>
        <w:rPr>
          <w:color w:val="auto"/>
          <w:highlight w:val="none"/>
        </w:rP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5D0D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1A490CFF">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目的</w:t>
            </w:r>
          </w:p>
        </w:tc>
        <w:tc>
          <w:tcPr>
            <w:tcW w:w="6600" w:type="dxa"/>
            <w:vAlign w:val="center"/>
          </w:tcPr>
          <w:p w14:paraId="2CFF2A8F">
            <w:pPr>
              <w:pStyle w:val="12"/>
              <w:spacing w:before="0" w:beforeAutospacing="0" w:after="0" w:afterAutospacing="0"/>
              <w:rPr>
                <w:rFonts w:hAnsi="Times New Roman" w:cs="Times New Roman"/>
                <w:color w:val="auto"/>
                <w:sz w:val="21"/>
                <w:szCs w:val="21"/>
                <w:highlight w:val="none"/>
              </w:rPr>
            </w:pPr>
            <w:r>
              <w:rPr>
                <w:rFonts w:hint="eastAsia"/>
                <w:color w:val="auto"/>
                <w:sz w:val="21"/>
                <w:szCs w:val="21"/>
                <w:highlight w:val="none"/>
              </w:rPr>
              <w:t>进一步规范公司资深管理岗位的任职标准与动态管理机制，通过明确职位设置、优化选拔流程、强化考核评价、完善储备与退出机制，打造"能者上、平者让、庸者下"的良性竞争环境，激发资深管理人员队伍活力，为公司高质量发展提供坚实的人才保障。</w:t>
            </w:r>
          </w:p>
        </w:tc>
      </w:tr>
      <w:tr w14:paraId="5B3B2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7A290289">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适用范围</w:t>
            </w:r>
          </w:p>
        </w:tc>
        <w:tc>
          <w:tcPr>
            <w:tcW w:w="6600" w:type="dxa"/>
            <w:vAlign w:val="center"/>
          </w:tcPr>
          <w:p w14:paraId="27F260D3">
            <w:pPr>
              <w:pStyle w:val="12"/>
              <w:spacing w:before="0" w:beforeAutospacing="0" w:after="0" w:afterAutospacing="0"/>
              <w:rPr>
                <w:rFonts w:hAnsi="Times New Roman" w:cs="Times New Roman"/>
                <w:color w:val="auto"/>
                <w:sz w:val="21"/>
                <w:szCs w:val="21"/>
                <w:highlight w:val="none"/>
              </w:rPr>
            </w:pPr>
            <w:r>
              <w:rPr>
                <w:rFonts w:hint="eastAsia" w:hAnsi="Times New Roman" w:cs="Times New Roman"/>
                <w:color w:val="auto"/>
                <w:sz w:val="21"/>
                <w:szCs w:val="21"/>
                <w:highlight w:val="none"/>
              </w:rPr>
              <w:t>适用于华润啤酒（控股）有限公司及其下属各级子公司、分公司、控股公司</w:t>
            </w:r>
          </w:p>
        </w:tc>
      </w:tr>
      <w:tr w14:paraId="4C86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1F9D3EE2">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主要关联制度</w:t>
            </w:r>
          </w:p>
          <w:p w14:paraId="4D1D3DCB">
            <w:pPr>
              <w:pStyle w:val="12"/>
              <w:spacing w:before="0" w:beforeAutospacing="0" w:after="0" w:afterAutospacing="0"/>
              <w:jc w:val="center"/>
              <w:rPr>
                <w:rFonts w:hAnsi="Times New Roman" w:cs="Times New Roman"/>
                <w:color w:val="auto"/>
                <w:sz w:val="21"/>
                <w:szCs w:val="20"/>
                <w:highlight w:val="none"/>
              </w:rPr>
            </w:pPr>
            <w:r>
              <w:rPr>
                <w:rFonts w:hint="eastAsia" w:hAnsi="Times New Roman" w:cs="Times New Roman"/>
                <w:color w:val="auto"/>
                <w:sz w:val="21"/>
                <w:szCs w:val="20"/>
                <w:highlight w:val="none"/>
              </w:rPr>
              <w:t>（指一级、二级制度）</w:t>
            </w:r>
          </w:p>
        </w:tc>
        <w:tc>
          <w:tcPr>
            <w:tcW w:w="6600" w:type="dxa"/>
            <w:vAlign w:val="center"/>
          </w:tcPr>
          <w:p w14:paraId="4BF5EA8F">
            <w:pPr>
              <w:pStyle w:val="12"/>
              <w:spacing w:before="0" w:beforeAutospacing="0" w:after="0" w:afterAutospacing="0"/>
              <w:rPr>
                <w:rFonts w:hint="eastAsia" w:eastAsia="宋体"/>
                <w:color w:val="auto"/>
                <w:sz w:val="21"/>
                <w:szCs w:val="21"/>
                <w:highlight w:val="none"/>
                <w:lang w:eastAsia="zh-CN"/>
              </w:rPr>
            </w:pPr>
            <w:r>
              <w:rPr>
                <w:rFonts w:hint="eastAsia"/>
                <w:color w:val="auto"/>
                <w:sz w:val="21"/>
                <w:szCs w:val="21"/>
                <w:highlight w:val="none"/>
                <w:lang w:eastAsia="zh-CN"/>
              </w:rPr>
              <w:t>《华润啤酒招聘管理制度》《华润啤酒全员绩效管理制度》《华润啤酒干部及资深管理人员退出管理办法》</w:t>
            </w:r>
          </w:p>
        </w:tc>
      </w:tr>
    </w:tbl>
    <w:p w14:paraId="0EC054AE">
      <w:pPr>
        <w:rPr>
          <w:rFonts w:ascii="华文中宋" w:hAnsi="华文中宋" w:eastAsia="华文中宋"/>
          <w:bCs/>
          <w:color w:val="auto"/>
          <w:sz w:val="44"/>
          <w:szCs w:val="44"/>
          <w:highlight w:val="none"/>
        </w:rPr>
      </w:pPr>
      <w:r>
        <w:rPr>
          <w:rFonts w:ascii="华文中宋" w:hAnsi="华文中宋" w:eastAsia="华文中宋"/>
          <w:bCs/>
          <w:color w:val="auto"/>
          <w:sz w:val="44"/>
          <w:szCs w:val="44"/>
          <w:highlight w:val="none"/>
        </w:rPr>
        <w:br w:type="page"/>
      </w:r>
    </w:p>
    <w:sdt>
      <w:sdtPr>
        <w:rPr>
          <w:rFonts w:ascii="Georgia" w:hAnsi="Georgia" w:eastAsia="宋体" w:cstheme="minorBidi"/>
          <w:color w:val="auto"/>
          <w:sz w:val="22"/>
          <w:szCs w:val="22"/>
          <w:highlight w:val="none"/>
          <w:lang w:val="zh-CN"/>
        </w:rPr>
        <w:id w:val="720252795"/>
        <w:docPartObj>
          <w:docPartGallery w:val="Table of Contents"/>
          <w:docPartUnique/>
        </w:docPartObj>
      </w:sdtPr>
      <w:sdtEndPr>
        <w:rPr>
          <w:rFonts w:hint="eastAsia" w:ascii="仿宋_GB2312" w:hAnsi="Georgia" w:eastAsia="仿宋_GB2312" w:cstheme="minorBidi"/>
          <w:bCs/>
          <w:color w:val="auto"/>
          <w:sz w:val="22"/>
          <w:szCs w:val="22"/>
          <w:highlight w:val="none"/>
          <w:lang w:val="zh-CN"/>
        </w:rPr>
      </w:sdtEndPr>
      <w:sdtContent>
        <w:p w14:paraId="29ED9364">
          <w:pPr>
            <w:pStyle w:val="49"/>
            <w:jc w:val="center"/>
            <w:rPr>
              <w:rFonts w:ascii="仿宋_GB2312" w:eastAsia="仿宋_GB2312"/>
              <w:color w:val="auto"/>
              <w:highlight w:val="none"/>
            </w:rPr>
          </w:pPr>
          <w:r>
            <w:rPr>
              <w:rFonts w:hint="eastAsia" w:ascii="仿宋_GB2312" w:eastAsia="仿宋_GB2312"/>
              <w:color w:val="auto"/>
              <w:highlight w:val="none"/>
              <w:lang w:val="zh-CN"/>
            </w:rPr>
            <w:t>目录</w:t>
          </w:r>
        </w:p>
        <w:p w14:paraId="279A0B61">
          <w:pPr>
            <w:pStyle w:val="9"/>
            <w:tabs>
              <w:tab w:val="right" w:leader="dot" w:pos="8306"/>
              <w:tab w:val="clear" w:pos="9242"/>
            </w:tabs>
            <w:rPr>
              <w:rFonts w:ascii="仿宋_GB2312" w:hAnsi="仿宋_GB2312" w:eastAsia="仿宋_GB2312" w:cs="仿宋_GB2312"/>
              <w:b w:val="0"/>
              <w:bCs/>
              <w:color w:val="auto"/>
              <w:sz w:val="32"/>
              <w:szCs w:val="32"/>
              <w:highlight w:val="none"/>
            </w:rPr>
          </w:pPr>
          <w:r>
            <w:rPr>
              <w:rFonts w:hint="eastAsia" w:ascii="仿宋_GB2312" w:hAnsi="仿宋_GB2312" w:eastAsia="仿宋_GB2312" w:cs="仿宋_GB2312"/>
              <w:b w:val="0"/>
              <w:color w:val="auto"/>
              <w:sz w:val="32"/>
              <w:szCs w:val="32"/>
              <w:highlight w:val="none"/>
            </w:rPr>
            <w:fldChar w:fldCharType="begin"/>
          </w:r>
          <w:r>
            <w:rPr>
              <w:rFonts w:hint="eastAsia" w:ascii="仿宋_GB2312" w:hAnsi="仿宋_GB2312" w:eastAsia="仿宋_GB2312" w:cs="仿宋_GB2312"/>
              <w:b w:val="0"/>
              <w:color w:val="auto"/>
              <w:sz w:val="32"/>
              <w:szCs w:val="32"/>
              <w:highlight w:val="none"/>
            </w:rPr>
            <w:instrText xml:space="preserve"> TOC \o "1-3" \h \z \u </w:instrText>
          </w:r>
          <w:r>
            <w:rPr>
              <w:rFonts w:hint="eastAsia" w:ascii="仿宋_GB2312" w:hAnsi="仿宋_GB2312" w:eastAsia="仿宋_GB2312" w:cs="仿宋_GB2312"/>
              <w:b w:val="0"/>
              <w:color w:val="auto"/>
              <w:sz w:val="32"/>
              <w:szCs w:val="32"/>
              <w:highlight w:val="none"/>
            </w:rPr>
            <w:fldChar w:fldCharType="separate"/>
          </w:r>
          <w:r>
            <w:rPr>
              <w:color w:val="auto"/>
              <w:highlight w:val="none"/>
            </w:rPr>
            <w:fldChar w:fldCharType="begin"/>
          </w:r>
          <w:r>
            <w:rPr>
              <w:color w:val="auto"/>
              <w:highlight w:val="none"/>
            </w:rPr>
            <w:instrText xml:space="preserve"> HYPERLINK \l "_Toc1526134475"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第一章 总则</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_Toc1526134475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1</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674CEB90">
          <w:pPr>
            <w:pStyle w:val="9"/>
            <w:tabs>
              <w:tab w:val="right" w:leader="dot" w:pos="8306"/>
              <w:tab w:val="clear" w:pos="9242"/>
            </w:tabs>
            <w:rPr>
              <w:rFonts w:ascii="仿宋_GB2312" w:hAnsi="仿宋_GB2312" w:eastAsia="仿宋_GB2312" w:cs="仿宋_GB2312"/>
              <w:b w:val="0"/>
              <w:bCs/>
              <w:color w:val="auto"/>
              <w:sz w:val="32"/>
              <w:szCs w:val="32"/>
              <w:highlight w:val="none"/>
            </w:rPr>
          </w:pPr>
          <w:r>
            <w:rPr>
              <w:color w:val="auto"/>
              <w:highlight w:val="none"/>
            </w:rPr>
            <w:fldChar w:fldCharType="begin"/>
          </w:r>
          <w:r>
            <w:rPr>
              <w:color w:val="auto"/>
              <w:highlight w:val="none"/>
            </w:rPr>
            <w:instrText xml:space="preserve"> HYPERLINK \l "_Toc853169121"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第二章 任职资格</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_Toc853169121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2</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35322C1B">
          <w:pPr>
            <w:pStyle w:val="9"/>
            <w:tabs>
              <w:tab w:val="right" w:leader="dot" w:pos="8306"/>
              <w:tab w:val="clear" w:pos="9242"/>
            </w:tabs>
            <w:rPr>
              <w:rFonts w:ascii="仿宋_GB2312" w:hAnsi="仿宋_GB2312" w:eastAsia="仿宋_GB2312" w:cs="仿宋_GB2312"/>
              <w:b w:val="0"/>
              <w:bCs/>
              <w:color w:val="auto"/>
              <w:sz w:val="32"/>
              <w:szCs w:val="32"/>
              <w:highlight w:val="none"/>
            </w:rPr>
          </w:pPr>
          <w:r>
            <w:rPr>
              <w:color w:val="auto"/>
              <w:highlight w:val="none"/>
            </w:rPr>
            <w:fldChar w:fldCharType="begin"/>
          </w:r>
          <w:r>
            <w:rPr>
              <w:color w:val="auto"/>
              <w:highlight w:val="none"/>
            </w:rPr>
            <w:instrText xml:space="preserve"> HYPERLINK \l "_Toc1263247477"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第三章 选拔聘任</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_Toc1263247477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4</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124231E0">
          <w:pPr>
            <w:pStyle w:val="9"/>
            <w:tabs>
              <w:tab w:val="right" w:leader="dot" w:pos="8306"/>
              <w:tab w:val="clear" w:pos="9242"/>
            </w:tabs>
            <w:rPr>
              <w:rFonts w:ascii="仿宋_GB2312" w:hAnsi="仿宋_GB2312" w:eastAsia="仿宋_GB2312" w:cs="仿宋_GB2312"/>
              <w:b w:val="0"/>
              <w:bCs/>
              <w:color w:val="auto"/>
              <w:sz w:val="32"/>
              <w:szCs w:val="32"/>
              <w:highlight w:val="none"/>
            </w:rPr>
          </w:pPr>
          <w:r>
            <w:rPr>
              <w:color w:val="auto"/>
              <w:highlight w:val="none"/>
            </w:rPr>
            <w:fldChar w:fldCharType="begin"/>
          </w:r>
          <w:r>
            <w:rPr>
              <w:color w:val="auto"/>
              <w:highlight w:val="none"/>
            </w:rPr>
            <w:instrText xml:space="preserve"> HYPERLINK \l "_Toc363276534"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第四章 考核评价</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_Toc363276534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6</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3F3D573E">
          <w:pPr>
            <w:pStyle w:val="9"/>
            <w:tabs>
              <w:tab w:val="right" w:leader="dot" w:pos="8306"/>
              <w:tab w:val="clear" w:pos="9242"/>
            </w:tabs>
            <w:rPr>
              <w:rFonts w:ascii="仿宋_GB2312" w:hAnsi="仿宋_GB2312" w:eastAsia="仿宋_GB2312" w:cs="仿宋_GB2312"/>
              <w:b w:val="0"/>
              <w:bCs/>
              <w:color w:val="auto"/>
              <w:sz w:val="32"/>
              <w:szCs w:val="32"/>
              <w:highlight w:val="none"/>
            </w:rPr>
          </w:pPr>
          <w:r>
            <w:rPr>
              <w:color w:val="auto"/>
              <w:highlight w:val="none"/>
            </w:rPr>
            <w:fldChar w:fldCharType="begin"/>
          </w:r>
          <w:r>
            <w:rPr>
              <w:color w:val="auto"/>
              <w:highlight w:val="none"/>
            </w:rPr>
            <w:instrText xml:space="preserve"> HYPERLINK \l "_Toc605697368"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第五章 储备管理</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_Toc605697368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7</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72599F47">
          <w:pPr>
            <w:pStyle w:val="9"/>
            <w:tabs>
              <w:tab w:val="right" w:leader="dot" w:pos="8306"/>
              <w:tab w:val="clear" w:pos="9242"/>
            </w:tabs>
            <w:rPr>
              <w:rFonts w:ascii="仿宋_GB2312" w:hAnsi="仿宋_GB2312" w:eastAsia="仿宋_GB2312" w:cs="仿宋_GB2312"/>
              <w:b w:val="0"/>
              <w:bCs/>
              <w:color w:val="auto"/>
              <w:sz w:val="32"/>
              <w:szCs w:val="32"/>
              <w:highlight w:val="none"/>
            </w:rPr>
          </w:pPr>
          <w:r>
            <w:rPr>
              <w:color w:val="auto"/>
              <w:highlight w:val="none"/>
            </w:rPr>
            <w:fldChar w:fldCharType="begin"/>
          </w:r>
          <w:r>
            <w:rPr>
              <w:color w:val="auto"/>
              <w:highlight w:val="none"/>
            </w:rPr>
            <w:instrText xml:space="preserve"> HYPERLINK \l "_Toc274179104"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第六章 轮岗管理</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_Toc274179104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7</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43D5155C">
          <w:pPr>
            <w:pStyle w:val="9"/>
            <w:tabs>
              <w:tab w:val="right" w:leader="dot" w:pos="8306"/>
              <w:tab w:val="clear" w:pos="9242"/>
            </w:tabs>
            <w:rPr>
              <w:rFonts w:ascii="仿宋_GB2312" w:hAnsi="仿宋_GB2312" w:eastAsia="仿宋_GB2312" w:cs="仿宋_GB2312"/>
              <w:b w:val="0"/>
              <w:bCs/>
              <w:color w:val="auto"/>
              <w:sz w:val="32"/>
              <w:szCs w:val="32"/>
              <w:highlight w:val="none"/>
            </w:rPr>
          </w:pPr>
          <w:r>
            <w:rPr>
              <w:color w:val="auto"/>
              <w:highlight w:val="none"/>
            </w:rPr>
            <w:fldChar w:fldCharType="begin"/>
          </w:r>
          <w:r>
            <w:rPr>
              <w:color w:val="auto"/>
              <w:highlight w:val="none"/>
            </w:rPr>
            <w:instrText xml:space="preserve"> HYPERLINK \l "_Toc1507404389"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第七章 监督管理</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_Toc1507404389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9</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4E70D883">
          <w:pPr>
            <w:pStyle w:val="9"/>
            <w:tabs>
              <w:tab w:val="right" w:leader="dot" w:pos="8306"/>
              <w:tab w:val="clear" w:pos="9242"/>
            </w:tabs>
            <w:rPr>
              <w:rFonts w:ascii="仿宋_GB2312" w:hAnsi="仿宋_GB2312" w:eastAsia="仿宋_GB2312" w:cs="仿宋_GB2312"/>
              <w:b w:val="0"/>
              <w:bCs/>
              <w:color w:val="auto"/>
              <w:sz w:val="32"/>
              <w:szCs w:val="32"/>
              <w:highlight w:val="none"/>
            </w:rPr>
          </w:pPr>
          <w:r>
            <w:rPr>
              <w:color w:val="auto"/>
              <w:highlight w:val="none"/>
            </w:rPr>
            <w:fldChar w:fldCharType="begin"/>
          </w:r>
          <w:r>
            <w:rPr>
              <w:color w:val="auto"/>
              <w:highlight w:val="none"/>
            </w:rPr>
            <w:instrText xml:space="preserve"> HYPERLINK \l "_Toc2122703070"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第八章 退出管理</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_Toc2122703070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10</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2FDE7E75">
          <w:pPr>
            <w:pStyle w:val="9"/>
            <w:tabs>
              <w:tab w:val="right" w:leader="dot" w:pos="8306"/>
              <w:tab w:val="clear" w:pos="9242"/>
            </w:tabs>
            <w:rPr>
              <w:rFonts w:ascii="仿宋_GB2312" w:hAnsi="仿宋_GB2312" w:eastAsia="仿宋_GB2312" w:cs="仿宋_GB2312"/>
              <w:b w:val="0"/>
              <w:bCs/>
              <w:color w:val="auto"/>
              <w:sz w:val="32"/>
              <w:szCs w:val="32"/>
              <w:highlight w:val="none"/>
            </w:rPr>
          </w:pPr>
          <w:r>
            <w:rPr>
              <w:color w:val="auto"/>
              <w:highlight w:val="none"/>
            </w:rPr>
            <w:fldChar w:fldCharType="begin"/>
          </w:r>
          <w:r>
            <w:rPr>
              <w:color w:val="auto"/>
              <w:highlight w:val="none"/>
            </w:rPr>
            <w:instrText xml:space="preserve"> HYPERLINK \l "_Toc881464897"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第九章 附则</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_Toc881464897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11</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5C490C59">
          <w:pPr>
            <w:pStyle w:val="9"/>
            <w:tabs>
              <w:tab w:val="right" w:leader="dot" w:pos="8306"/>
              <w:tab w:val="clear" w:pos="9242"/>
            </w:tabs>
            <w:rPr>
              <w:color w:val="auto"/>
              <w:highlight w:val="none"/>
            </w:rPr>
          </w:pPr>
          <w:r>
            <w:rPr>
              <w:color w:val="auto"/>
              <w:highlight w:val="none"/>
            </w:rPr>
            <w:fldChar w:fldCharType="begin"/>
          </w:r>
          <w:r>
            <w:rPr>
              <w:color w:val="auto"/>
              <w:highlight w:val="none"/>
            </w:rPr>
            <w:instrText xml:space="preserve"> HYPERLINK \l "_Toc1960037817" </w:instrText>
          </w:r>
          <w:r>
            <w:rPr>
              <w:color w:val="auto"/>
              <w:highlight w:val="none"/>
            </w:rPr>
            <w:fldChar w:fldCharType="separate"/>
          </w:r>
          <w:r>
            <w:rPr>
              <w:rFonts w:hint="eastAsia" w:ascii="仿宋_GB2312" w:hAnsi="仿宋_GB2312" w:eastAsia="仿宋_GB2312" w:cs="仿宋_GB2312"/>
              <w:b w:val="0"/>
              <w:bCs/>
              <w:color w:val="auto"/>
              <w:sz w:val="32"/>
              <w:szCs w:val="32"/>
              <w:highlight w:val="none"/>
            </w:rPr>
            <w:t>附件</w:t>
          </w:r>
          <w:r>
            <w:rPr>
              <w:rFonts w:hint="eastAsia" w:ascii="仿宋_GB2312" w:hAnsi="仿宋_GB2312" w:eastAsia="仿宋_GB2312" w:cs="仿宋_GB2312"/>
              <w:b w:val="0"/>
              <w:bCs/>
              <w:color w:val="auto"/>
              <w:sz w:val="32"/>
              <w:szCs w:val="32"/>
              <w:highlight w:val="none"/>
            </w:rPr>
            <w:tab/>
          </w:r>
          <w:r>
            <w:rPr>
              <w:rFonts w:hint="eastAsia" w:ascii="仿宋_GB2312" w:hAnsi="仿宋_GB2312" w:eastAsia="仿宋_GB2312" w:cs="仿宋_GB2312"/>
              <w:b w:val="0"/>
              <w:bCs/>
              <w:color w:val="auto"/>
              <w:sz w:val="32"/>
              <w:szCs w:val="32"/>
              <w:highlight w:val="none"/>
            </w:rPr>
            <w:fldChar w:fldCharType="begin"/>
          </w:r>
          <w:r>
            <w:rPr>
              <w:rFonts w:hint="eastAsia" w:ascii="仿宋_GB2312" w:hAnsi="仿宋_GB2312" w:eastAsia="仿宋_GB2312" w:cs="仿宋_GB2312"/>
              <w:b w:val="0"/>
              <w:bCs/>
              <w:color w:val="auto"/>
              <w:sz w:val="32"/>
              <w:szCs w:val="32"/>
              <w:highlight w:val="none"/>
            </w:rPr>
            <w:instrText xml:space="preserve"> PAGEREF _Toc1960037817 \h </w:instrText>
          </w:r>
          <w:r>
            <w:rPr>
              <w:rFonts w:hint="eastAsia" w:ascii="仿宋_GB2312" w:hAnsi="仿宋_GB2312" w:eastAsia="仿宋_GB2312" w:cs="仿宋_GB2312"/>
              <w:b w:val="0"/>
              <w:bCs/>
              <w:color w:val="auto"/>
              <w:sz w:val="32"/>
              <w:szCs w:val="32"/>
              <w:highlight w:val="none"/>
            </w:rPr>
            <w:fldChar w:fldCharType="separate"/>
          </w:r>
          <w:r>
            <w:rPr>
              <w:rFonts w:hint="eastAsia" w:ascii="仿宋_GB2312" w:hAnsi="仿宋_GB2312" w:eastAsia="仿宋_GB2312" w:cs="仿宋_GB2312"/>
              <w:b w:val="0"/>
              <w:bCs/>
              <w:color w:val="auto"/>
              <w:sz w:val="32"/>
              <w:szCs w:val="32"/>
              <w:highlight w:val="none"/>
            </w:rPr>
            <w:t>11</w:t>
          </w:r>
          <w:r>
            <w:rPr>
              <w:rFonts w:hint="eastAsia" w:ascii="仿宋_GB2312" w:hAnsi="仿宋_GB2312" w:eastAsia="仿宋_GB2312" w:cs="仿宋_GB2312"/>
              <w:b w:val="0"/>
              <w:bCs/>
              <w:color w:val="auto"/>
              <w:sz w:val="32"/>
              <w:szCs w:val="32"/>
              <w:highlight w:val="none"/>
            </w:rPr>
            <w:fldChar w:fldCharType="end"/>
          </w:r>
          <w:r>
            <w:rPr>
              <w:rFonts w:hint="eastAsia" w:ascii="仿宋_GB2312" w:hAnsi="仿宋_GB2312" w:eastAsia="仿宋_GB2312" w:cs="仿宋_GB2312"/>
              <w:b w:val="0"/>
              <w:bCs/>
              <w:color w:val="auto"/>
              <w:sz w:val="32"/>
              <w:szCs w:val="32"/>
              <w:highlight w:val="none"/>
            </w:rPr>
            <w:fldChar w:fldCharType="end"/>
          </w:r>
        </w:p>
        <w:p w14:paraId="2BFB8C78">
          <w:pPr>
            <w:rPr>
              <w:rFonts w:ascii="仿宋_GB2312" w:eastAsia="仿宋_GB2312"/>
              <w:color w:val="auto"/>
              <w:sz w:val="32"/>
              <w:szCs w:val="32"/>
              <w:highlight w:val="none"/>
            </w:rPr>
          </w:pPr>
          <w:r>
            <w:rPr>
              <w:rFonts w:hint="eastAsia" w:ascii="仿宋_GB2312" w:hAnsi="仿宋_GB2312" w:eastAsia="仿宋_GB2312" w:cs="仿宋_GB2312"/>
              <w:color w:val="auto"/>
              <w:szCs w:val="32"/>
              <w:highlight w:val="none"/>
              <w:lang w:val="zh-CN"/>
            </w:rPr>
            <w:fldChar w:fldCharType="end"/>
          </w:r>
        </w:p>
      </w:sdtContent>
    </w:sdt>
    <w:p w14:paraId="5C9DBACB">
      <w:pPr>
        <w:spacing w:after="0" w:line="240" w:lineRule="auto"/>
        <w:rPr>
          <w:rFonts w:ascii="仿宋" w:hAnsi="仿宋" w:eastAsia="仿宋"/>
          <w:bCs/>
          <w:color w:val="auto"/>
          <w:sz w:val="32"/>
          <w:szCs w:val="32"/>
          <w:highlight w:val="none"/>
        </w:rPr>
      </w:pPr>
      <w:r>
        <w:rPr>
          <w:rFonts w:hint="eastAsia" w:ascii="仿宋" w:hAnsi="仿宋" w:eastAsia="仿宋"/>
          <w:bCs/>
          <w:color w:val="auto"/>
          <w:sz w:val="32"/>
          <w:szCs w:val="32"/>
          <w:highlight w:val="none"/>
          <w:lang w:val="en-US" w:eastAsia="zh-CN"/>
        </w:rPr>
        <w:t>///</w:t>
      </w:r>
      <w:r>
        <w:rPr>
          <w:rFonts w:ascii="仿宋" w:hAnsi="仿宋" w:eastAsia="仿宋"/>
          <w:bCs/>
          <w:color w:val="auto"/>
          <w:sz w:val="32"/>
          <w:szCs w:val="32"/>
          <w:highlight w:val="none"/>
        </w:rPr>
        <w:br w:type="page"/>
      </w:r>
    </w:p>
    <w:p w14:paraId="20948EC6">
      <w:pPr>
        <w:spacing w:after="0" w:line="560" w:lineRule="exact"/>
        <w:jc w:val="center"/>
        <w:rPr>
          <w:rFonts w:ascii="华文中宋" w:hAnsi="华文中宋" w:eastAsia="华文中宋"/>
          <w:bCs/>
          <w:color w:val="auto"/>
          <w:sz w:val="36"/>
          <w:szCs w:val="36"/>
          <w:highlight w:val="none"/>
        </w:rPr>
        <w:sectPr>
          <w:headerReference r:id="rId5" w:type="first"/>
          <w:footerReference r:id="rId6" w:type="default"/>
          <w:pgSz w:w="11906" w:h="16838"/>
          <w:pgMar w:top="1440" w:right="1800" w:bottom="1440" w:left="1800" w:header="992" w:footer="992" w:gutter="0"/>
          <w:cols w:space="425" w:num="1"/>
          <w:docGrid w:type="lines" w:linePitch="312" w:charSpace="0"/>
        </w:sectPr>
      </w:pPr>
    </w:p>
    <w:p w14:paraId="230AE967">
      <w:pPr>
        <w:spacing w:after="0" w:line="560" w:lineRule="exact"/>
        <w:jc w:val="center"/>
        <w:rPr>
          <w:rFonts w:hint="eastAsia" w:ascii="华文中宋" w:hAnsi="华文中宋" w:eastAsia="华文中宋" w:cs="仿宋"/>
          <w:color w:val="auto"/>
          <w:sz w:val="28"/>
          <w:szCs w:val="28"/>
          <w:highlight w:val="none"/>
          <w:lang w:eastAsia="zh-CN"/>
        </w:rPr>
      </w:pPr>
      <w:r>
        <w:rPr>
          <w:rFonts w:hint="eastAsia" w:ascii="华文中宋" w:hAnsi="华文中宋" w:eastAsia="华文中宋"/>
          <w:bCs/>
          <w:color w:val="auto"/>
          <w:sz w:val="36"/>
          <w:szCs w:val="36"/>
          <w:highlight w:val="none"/>
        </w:rPr>
        <w:t>华润啤酒</w:t>
      </w:r>
      <w:r>
        <w:rPr>
          <w:rFonts w:hint="eastAsia" w:ascii="华文中宋" w:hAnsi="华文中宋" w:eastAsia="华文中宋" w:cs="仿宋"/>
          <w:color w:val="auto"/>
          <w:sz w:val="36"/>
          <w:szCs w:val="36"/>
          <w:highlight w:val="none"/>
        </w:rPr>
        <w:t>资深管理人员管理办法</w:t>
      </w:r>
      <w:r>
        <w:rPr>
          <w:rFonts w:hint="eastAsia" w:ascii="华文中宋" w:hAnsi="华文中宋" w:eastAsia="华文中宋" w:cs="仿宋"/>
          <w:color w:val="auto"/>
          <w:sz w:val="28"/>
          <w:szCs w:val="28"/>
          <w:highlight w:val="none"/>
          <w:lang w:val="en-US" w:eastAsia="zh-CN"/>
        </w:rPr>
        <w:t>（</w:t>
      </w:r>
      <w:r>
        <w:rPr>
          <w:rFonts w:hint="eastAsia" w:ascii="华文中宋" w:hAnsi="华文中宋" w:eastAsia="华文中宋" w:cs="仿宋"/>
          <w:color w:val="auto"/>
          <w:sz w:val="28"/>
          <w:szCs w:val="28"/>
          <w:highlight w:val="none"/>
        </w:rPr>
        <w:t>华啤B</w:t>
      </w:r>
      <w:r>
        <w:rPr>
          <w:rFonts w:hint="eastAsia" w:ascii="华文中宋" w:hAnsi="华文中宋" w:eastAsia="华文中宋" w:cs="仿宋"/>
          <w:color w:val="auto"/>
          <w:sz w:val="28"/>
          <w:szCs w:val="28"/>
          <w:highlight w:val="none"/>
          <w:lang w:val="en-US" w:eastAsia="zh-CN"/>
        </w:rPr>
        <w:t>0</w:t>
      </w:r>
      <w:r>
        <w:rPr>
          <w:rFonts w:hint="eastAsia" w:ascii="华文中宋" w:hAnsi="华文中宋" w:eastAsia="华文中宋" w:cs="仿宋"/>
          <w:color w:val="auto"/>
          <w:sz w:val="28"/>
          <w:szCs w:val="28"/>
          <w:highlight w:val="none"/>
        </w:rPr>
        <w:t>3-52-人力26A</w:t>
      </w:r>
      <w:r>
        <w:rPr>
          <w:rFonts w:hint="eastAsia" w:ascii="华文中宋" w:hAnsi="华文中宋" w:eastAsia="华文中宋" w:cs="仿宋"/>
          <w:color w:val="auto"/>
          <w:sz w:val="28"/>
          <w:szCs w:val="28"/>
          <w:highlight w:val="none"/>
          <w:lang w:eastAsia="zh-CN"/>
        </w:rPr>
        <w:t>）</w:t>
      </w:r>
    </w:p>
    <w:p w14:paraId="53CB8DD5">
      <w:pPr>
        <w:pStyle w:val="28"/>
        <w:numPr>
          <w:ilvl w:val="0"/>
          <w:numId w:val="0"/>
        </w:numPr>
        <w:spacing w:line="240" w:lineRule="auto"/>
        <w:ind w:left="0" w:leftChars="0" w:firstLine="0" w:firstLineChars="0"/>
        <w:jc w:val="left"/>
        <w:rPr>
          <w:rFonts w:hint="default" w:ascii="黑体" w:hAnsi="黑体" w:eastAsia="黑体"/>
          <w:color w:val="auto"/>
          <w:highlight w:val="none"/>
          <w:lang w:val="en-US" w:eastAsia="zh-CN"/>
        </w:rPr>
      </w:pPr>
      <w:r>
        <w:rPr>
          <w:rFonts w:hint="eastAsia" w:ascii="黑体" w:hAnsi="黑体" w:eastAsia="黑体"/>
          <w:color w:val="auto"/>
          <w:highlight w:val="none"/>
          <w:lang w:val="en-US" w:eastAsia="zh-CN"/>
        </w:rPr>
        <w:t>///</w:t>
      </w:r>
    </w:p>
    <w:p w14:paraId="25BD293A">
      <w:pPr>
        <w:pStyle w:val="28"/>
        <w:numPr>
          <w:ilvl w:val="0"/>
          <w:numId w:val="0"/>
        </w:numPr>
        <w:ind w:left="0" w:leftChars="0" w:firstLine="0" w:firstLineChars="0"/>
        <w:jc w:val="center"/>
        <w:rPr>
          <w:rFonts w:hint="eastAsia" w:ascii="黑体" w:hAnsi="黑体" w:eastAsia="黑体"/>
          <w:color w:val="auto"/>
          <w:highlight w:val="none"/>
        </w:rPr>
      </w:pPr>
      <w:bookmarkStart w:id="0" w:name="_Toc121147701"/>
      <w:bookmarkStart w:id="1" w:name="_Toc121055810"/>
      <w:bookmarkStart w:id="2" w:name="_Toc1526134475"/>
      <w:r>
        <w:rPr>
          <w:rFonts w:hint="eastAsia" w:ascii="黑体" w:hAnsi="黑体" w:eastAsia="黑体" w:cs="Times New Roman"/>
          <w:b w:val="0"/>
          <w:bCs/>
          <w:color w:val="auto"/>
          <w:kern w:val="2"/>
          <w:sz w:val="32"/>
          <w:szCs w:val="32"/>
          <w:lang w:val="en-US" w:eastAsia="zh-CN" w:bidi="ar-SA"/>
        </w:rPr>
        <w:t>第一章</w:t>
      </w:r>
      <w:r>
        <w:rPr>
          <w:rFonts w:hint="eastAsia" w:ascii="黑体" w:hAnsi="黑体" w:eastAsia="黑体"/>
          <w:color w:val="auto"/>
          <w:highlight w:val="none"/>
        </w:rPr>
        <w:t>总则</w:t>
      </w:r>
      <w:bookmarkEnd w:id="0"/>
      <w:bookmarkEnd w:id="1"/>
      <w:bookmarkEnd w:id="2"/>
    </w:p>
    <w:p w14:paraId="3A4C1F34">
      <w:pPr>
        <w:pStyle w:val="28"/>
        <w:numPr>
          <w:ilvl w:val="0"/>
          <w:numId w:val="0"/>
        </w:numPr>
        <w:spacing w:line="240" w:lineRule="auto"/>
        <w:ind w:left="0" w:leftChars="0" w:firstLine="0" w:firstLineChars="0"/>
        <w:jc w:val="left"/>
        <w:rPr>
          <w:rFonts w:hint="default" w:ascii="黑体" w:hAnsi="黑体" w:eastAsia="黑体"/>
          <w:bCs/>
          <w:color w:val="auto"/>
          <w:highlight w:val="none"/>
          <w:lang w:val="en-US" w:eastAsia="zh-CN"/>
        </w:rPr>
      </w:pPr>
      <w:r>
        <w:rPr>
          <w:rFonts w:hint="eastAsia" w:ascii="黑体" w:hAnsi="黑体" w:eastAsia="黑体"/>
          <w:color w:val="auto"/>
          <w:highlight w:val="none"/>
          <w:lang w:val="en-US" w:eastAsia="zh-CN"/>
        </w:rPr>
        <w:t>///</w:t>
      </w:r>
    </w:p>
    <w:p w14:paraId="6E696C25">
      <w:pPr>
        <w:pStyle w:val="22"/>
        <w:widowControl w:val="0"/>
        <w:numPr>
          <w:ilvl w:val="0"/>
          <w:numId w:val="0"/>
        </w:numPr>
        <w:spacing w:after="0" w:line="54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第一条</w:t>
      </w:r>
      <w:r>
        <w:rPr>
          <w:rFonts w:hint="eastAsia" w:ascii="仿宋_GB2312" w:hAnsi="仿宋" w:eastAsia="仿宋_GB2312" w:cs="仿宋"/>
          <w:color w:val="auto"/>
          <w:sz w:val="32"/>
          <w:szCs w:val="32"/>
          <w:highlight w:val="none"/>
        </w:rPr>
        <w:t>为构建与公司战略发展需求相匹配、兼具市场竞争力和内部公平性的资深管理人才发展体系，进一步规范公司资深管理岗位的任职标准与动态管理机制，通过明确职位设置、优化选拔流程、强化考核评价、完善储备与退出机制，打造"能者上、平者让、庸者下"的良性竞争环境，激发资深管理人员队伍活力，为公司高质量发展提供坚实的人才保障，结合公司实际情况，特制定本办法。</w:t>
      </w:r>
    </w:p>
    <w:p w14:paraId="2A6D9309">
      <w:pPr>
        <w:pStyle w:val="22"/>
        <w:widowControl w:val="0"/>
        <w:numPr>
          <w:ilvl w:val="0"/>
          <w:numId w:val="0"/>
        </w:numPr>
        <w:spacing w:after="0" w:line="540" w:lineRule="exact"/>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1E265769">
      <w:pPr>
        <w:pStyle w:val="22"/>
        <w:widowControl w:val="0"/>
        <w:numPr>
          <w:ilvl w:val="0"/>
          <w:numId w:val="0"/>
        </w:numPr>
        <w:spacing w:after="0" w:line="540" w:lineRule="exact"/>
        <w:ind w:left="0" w:leftChars="0" w:firstLine="643" w:firstLineChars="200"/>
        <w:jc w:val="both"/>
        <w:rPr>
          <w:rFonts w:ascii="仿宋_GB2312" w:hAnsi="仿宋" w:eastAsia="仿宋_GB2312" w:cs="仿宋"/>
          <w:b/>
          <w:color w:val="auto"/>
          <w:sz w:val="32"/>
          <w:szCs w:val="32"/>
          <w:highlight w:val="none"/>
        </w:rPr>
      </w:pPr>
      <w:bookmarkStart w:id="3" w:name="_Toc261680071"/>
      <w:bookmarkStart w:id="4" w:name="_Toc297970561"/>
      <w:r>
        <w:rPr>
          <w:rFonts w:hint="eastAsia" w:ascii="仿宋_GB2312" w:hAnsi="仿宋_GB2312" w:eastAsia="仿宋_GB2312" w:cs="仿宋_GB2312"/>
          <w:b/>
          <w:bCs/>
          <w:color w:val="auto"/>
          <w:sz w:val="32"/>
          <w:szCs w:val="32"/>
          <w:lang w:val="en-US" w:eastAsia="zh-CN" w:bidi="ar-SA"/>
        </w:rPr>
        <w:t>第二条</w:t>
      </w:r>
      <w:r>
        <w:rPr>
          <w:rFonts w:hint="eastAsia" w:ascii="仿宋_GB2312" w:hAnsi="仿宋" w:eastAsia="仿宋_GB2312" w:cs="仿宋"/>
          <w:color w:val="auto"/>
          <w:sz w:val="32"/>
          <w:szCs w:val="32"/>
          <w:highlight w:val="none"/>
        </w:rPr>
        <w:t>本办法适用于</w:t>
      </w:r>
      <w:r>
        <w:rPr>
          <w:rFonts w:hint="eastAsia" w:ascii="仿宋_GB2312" w:eastAsia="仿宋_GB2312"/>
          <w:color w:val="auto"/>
          <w:sz w:val="32"/>
          <w:szCs w:val="32"/>
          <w:highlight w:val="none"/>
        </w:rPr>
        <w:t>华润啤酒</w:t>
      </w:r>
      <w:r>
        <w:rPr>
          <w:rFonts w:hint="eastAsia" w:ascii="仿宋_GB2312" w:hAnsi="仿宋" w:eastAsia="仿宋_GB2312" w:cs="仿宋"/>
          <w:color w:val="auto"/>
          <w:sz w:val="32"/>
          <w:szCs w:val="32"/>
          <w:highlight w:val="none"/>
        </w:rPr>
        <w:t>及下属单位（含金沙酒业）资深管理人员。</w:t>
      </w:r>
    </w:p>
    <w:p w14:paraId="451FCA73">
      <w:pPr>
        <w:pStyle w:val="22"/>
        <w:widowControl w:val="0"/>
        <w:numPr>
          <w:ilvl w:val="0"/>
          <w:numId w:val="0"/>
        </w:numPr>
        <w:spacing w:after="0" w:line="540" w:lineRule="exact"/>
        <w:ind w:left="0" w:leftChars="0" w:firstLine="420" w:firstLineChars="0"/>
        <w:jc w:val="both"/>
        <w:rPr>
          <w:rFonts w:ascii="仿宋_GB2312" w:hAnsi="仿宋" w:eastAsia="仿宋_GB2312" w:cs="仿宋"/>
          <w:bCs/>
          <w:color w:val="auto"/>
          <w:sz w:val="32"/>
          <w:szCs w:val="32"/>
          <w:highlight w:val="none"/>
        </w:rPr>
      </w:pPr>
      <w:r>
        <w:rPr>
          <w:rFonts w:hint="eastAsia" w:ascii="仿宋_GB2312" w:hAnsi="仿宋" w:eastAsia="仿宋_GB2312" w:cs="仿宋"/>
          <w:bCs/>
          <w:color w:val="auto"/>
          <w:sz w:val="32"/>
          <w:szCs w:val="32"/>
          <w:lang w:val="en-US" w:eastAsia="zh-CN" w:bidi="ar-SA"/>
        </w:rPr>
        <w:t>（一）</w:t>
      </w:r>
      <w:r>
        <w:rPr>
          <w:rFonts w:hint="eastAsia" w:ascii="仿宋_GB2312" w:hAnsi="仿宋" w:eastAsia="仿宋_GB2312" w:cs="仿宋"/>
          <w:bCs/>
          <w:color w:val="auto"/>
          <w:sz w:val="32"/>
          <w:szCs w:val="32"/>
          <w:highlight w:val="none"/>
        </w:rPr>
        <w:t>华润雪花销售事业部：销售大区总经理。</w:t>
      </w:r>
    </w:p>
    <w:p w14:paraId="6A1F2BDE">
      <w:pPr>
        <w:pStyle w:val="22"/>
        <w:widowControl w:val="0"/>
        <w:numPr>
          <w:ilvl w:val="0"/>
          <w:numId w:val="0"/>
        </w:numPr>
        <w:spacing w:after="0" w:line="540" w:lineRule="exact"/>
        <w:ind w:left="0" w:leftChars="0" w:firstLine="420" w:firstLineChars="0"/>
        <w:jc w:val="both"/>
        <w:rPr>
          <w:rFonts w:ascii="仿宋_GB2312" w:hAnsi="仿宋" w:eastAsia="仿宋_GB2312" w:cs="仿宋"/>
          <w:bCs/>
          <w:color w:val="auto"/>
          <w:sz w:val="32"/>
          <w:szCs w:val="32"/>
          <w:highlight w:val="none"/>
        </w:rPr>
      </w:pPr>
      <w:r>
        <w:rPr>
          <w:rFonts w:hint="eastAsia" w:ascii="仿宋_GB2312" w:hAnsi="仿宋" w:eastAsia="仿宋_GB2312" w:cs="仿宋"/>
          <w:bCs/>
          <w:color w:val="auto"/>
          <w:sz w:val="32"/>
          <w:szCs w:val="32"/>
          <w:lang w:val="en-US" w:eastAsia="zh-CN" w:bidi="ar-SA"/>
        </w:rPr>
        <w:t>（二）</w:t>
      </w:r>
      <w:r>
        <w:rPr>
          <w:rFonts w:hint="eastAsia" w:ascii="仿宋_GB2312" w:hAnsi="仿宋" w:eastAsia="仿宋_GB2312" w:cs="仿宋"/>
          <w:bCs/>
          <w:color w:val="auto"/>
          <w:sz w:val="32"/>
          <w:szCs w:val="32"/>
          <w:highlight w:val="none"/>
        </w:rPr>
        <w:t>华润雪花生产中心：厂长。</w:t>
      </w:r>
    </w:p>
    <w:p w14:paraId="647837D2">
      <w:pPr>
        <w:pStyle w:val="22"/>
        <w:widowControl w:val="0"/>
        <w:numPr>
          <w:ilvl w:val="0"/>
          <w:numId w:val="0"/>
        </w:numPr>
        <w:spacing w:after="0" w:line="540" w:lineRule="exact"/>
        <w:ind w:left="0" w:leftChars="0" w:firstLine="420" w:firstLineChars="0"/>
        <w:jc w:val="both"/>
        <w:rPr>
          <w:rFonts w:ascii="仿宋_GB2312" w:hAnsi="仿宋" w:eastAsia="仿宋_GB2312" w:cs="仿宋"/>
          <w:bCs/>
          <w:color w:val="auto"/>
          <w:sz w:val="32"/>
          <w:szCs w:val="32"/>
          <w:highlight w:val="none"/>
        </w:rPr>
      </w:pPr>
      <w:r>
        <w:rPr>
          <w:rFonts w:hint="eastAsia" w:ascii="仿宋_GB2312" w:hAnsi="仿宋" w:eastAsia="仿宋_GB2312" w:cs="仿宋"/>
          <w:bCs/>
          <w:color w:val="auto"/>
          <w:sz w:val="32"/>
          <w:szCs w:val="32"/>
          <w:lang w:val="en-US" w:eastAsia="zh-CN" w:bidi="ar-SA"/>
        </w:rPr>
        <w:t>（三）</w:t>
      </w:r>
      <w:r>
        <w:rPr>
          <w:rFonts w:hint="eastAsia" w:ascii="仿宋_GB2312" w:hAnsi="仿宋" w:eastAsia="仿宋_GB2312" w:cs="仿宋"/>
          <w:bCs/>
          <w:color w:val="auto"/>
          <w:sz w:val="32"/>
          <w:szCs w:val="32"/>
          <w:highlight w:val="none"/>
        </w:rPr>
        <w:t>华润啤酒/华润雪花/华润酒业职能部门/业务中心本部的专业总监/副总监。</w:t>
      </w:r>
    </w:p>
    <w:p w14:paraId="6CC233F2">
      <w:pPr>
        <w:pStyle w:val="22"/>
        <w:widowControl w:val="0"/>
        <w:numPr>
          <w:ilvl w:val="0"/>
          <w:numId w:val="0"/>
        </w:numPr>
        <w:spacing w:after="0" w:line="540" w:lineRule="exact"/>
        <w:ind w:left="0" w:leftChars="0" w:firstLine="420" w:firstLineChars="0"/>
        <w:jc w:val="both"/>
        <w:rPr>
          <w:rFonts w:ascii="仿宋_GB2312" w:hAnsi="仿宋" w:eastAsia="仿宋_GB2312" w:cs="仿宋"/>
          <w:bCs/>
          <w:color w:val="auto"/>
          <w:sz w:val="32"/>
          <w:szCs w:val="32"/>
          <w:highlight w:val="none"/>
        </w:rPr>
      </w:pPr>
      <w:r>
        <w:rPr>
          <w:rFonts w:hint="eastAsia" w:ascii="仿宋_GB2312" w:hAnsi="仿宋" w:eastAsia="仿宋_GB2312" w:cs="仿宋"/>
          <w:bCs/>
          <w:color w:val="auto"/>
          <w:sz w:val="32"/>
          <w:szCs w:val="32"/>
          <w:lang w:val="en-US" w:eastAsia="zh-CN" w:bidi="ar-SA"/>
        </w:rPr>
        <w:t>（四）</w:t>
      </w:r>
      <w:r>
        <w:rPr>
          <w:rFonts w:hint="eastAsia" w:ascii="仿宋_GB2312" w:hAnsi="仿宋" w:eastAsia="仿宋_GB2312" w:cs="仿宋"/>
          <w:bCs/>
          <w:color w:val="auto"/>
          <w:sz w:val="32"/>
          <w:szCs w:val="32"/>
          <w:highlight w:val="none"/>
        </w:rPr>
        <w:t>华润啤酒/华润雪花/华润酒业职能部门/业务中心派驻至片区的专业总监：法务总监/副总监、财务总监/副总监、人力资源总监/副总监。</w:t>
      </w:r>
    </w:p>
    <w:p w14:paraId="36525D4A">
      <w:pPr>
        <w:pStyle w:val="22"/>
        <w:widowControl w:val="0"/>
        <w:numPr>
          <w:ilvl w:val="0"/>
          <w:numId w:val="0"/>
        </w:numPr>
        <w:spacing w:after="0" w:line="540" w:lineRule="exact"/>
        <w:ind w:left="0" w:leftChars="0" w:firstLine="420" w:firstLineChars="0"/>
        <w:jc w:val="both"/>
        <w:rPr>
          <w:rFonts w:ascii="仿宋_GB2312" w:hAnsi="仿宋" w:eastAsia="仿宋_GB2312" w:cs="仿宋"/>
          <w:bCs/>
          <w:color w:val="auto"/>
          <w:sz w:val="32"/>
          <w:szCs w:val="32"/>
          <w:highlight w:val="none"/>
        </w:rPr>
      </w:pPr>
      <w:r>
        <w:rPr>
          <w:rFonts w:hint="eastAsia" w:ascii="仿宋_GB2312" w:hAnsi="仿宋" w:eastAsia="仿宋_GB2312" w:cs="仿宋"/>
          <w:bCs/>
          <w:color w:val="auto"/>
          <w:sz w:val="32"/>
          <w:szCs w:val="32"/>
          <w:lang w:val="en-US" w:eastAsia="zh-CN" w:bidi="ar-SA"/>
        </w:rPr>
        <w:t>（五）</w:t>
      </w:r>
      <w:r>
        <w:rPr>
          <w:rFonts w:hint="eastAsia" w:ascii="仿宋_GB2312" w:hAnsi="仿宋" w:eastAsia="仿宋_GB2312" w:cs="仿宋"/>
          <w:bCs/>
          <w:color w:val="auto"/>
          <w:sz w:val="32"/>
          <w:szCs w:val="32"/>
          <w:highlight w:val="none"/>
        </w:rPr>
        <w:t>华润雪花省营销中心专业总监/副总监、生产工厂专业副总监。</w:t>
      </w:r>
    </w:p>
    <w:p w14:paraId="5F6B7042">
      <w:pPr>
        <w:pStyle w:val="22"/>
        <w:widowControl w:val="0"/>
        <w:numPr>
          <w:ilvl w:val="0"/>
          <w:numId w:val="0"/>
        </w:numPr>
        <w:spacing w:after="0" w:line="540" w:lineRule="exact"/>
        <w:ind w:left="0" w:leftChars="0" w:firstLine="420" w:firstLineChars="0"/>
        <w:jc w:val="both"/>
        <w:rPr>
          <w:rFonts w:hint="eastAsia" w:ascii="仿宋_GB2312" w:hAnsi="仿宋" w:eastAsia="仿宋_GB2312" w:cs="仿宋"/>
          <w:bCs/>
          <w:color w:val="auto"/>
          <w:sz w:val="32"/>
          <w:szCs w:val="32"/>
          <w:highlight w:val="none"/>
        </w:rPr>
      </w:pPr>
      <w:r>
        <w:rPr>
          <w:rFonts w:hint="eastAsia" w:ascii="仿宋_GB2312" w:hAnsi="仿宋" w:eastAsia="仿宋_GB2312" w:cs="仿宋"/>
          <w:bCs/>
          <w:color w:val="auto"/>
          <w:sz w:val="32"/>
          <w:szCs w:val="32"/>
          <w:lang w:val="en-US" w:eastAsia="zh-CN" w:bidi="ar-SA"/>
        </w:rPr>
        <w:t>（六）</w:t>
      </w:r>
      <w:r>
        <w:rPr>
          <w:rFonts w:hint="eastAsia" w:ascii="仿宋_GB2312" w:hAnsi="仿宋" w:eastAsia="仿宋_GB2312" w:cs="仿宋"/>
          <w:bCs/>
          <w:color w:val="auto"/>
          <w:sz w:val="32"/>
          <w:szCs w:val="32"/>
          <w:highlight w:val="none"/>
        </w:rPr>
        <w:t>金沙酒业：销售大区总经理、厂长、专业总监/副总监。</w:t>
      </w:r>
    </w:p>
    <w:p w14:paraId="2808EE4A">
      <w:pPr>
        <w:pStyle w:val="22"/>
        <w:widowControl w:val="0"/>
        <w:numPr>
          <w:ilvl w:val="0"/>
          <w:numId w:val="0"/>
        </w:numPr>
        <w:spacing w:after="0" w:line="540" w:lineRule="exact"/>
        <w:ind w:left="0" w:leftChars="0" w:firstLine="420" w:firstLineChars="0"/>
        <w:jc w:val="both"/>
        <w:rPr>
          <w:rFonts w:hint="default" w:ascii="仿宋_GB2312" w:hAnsi="仿宋" w:eastAsia="仿宋_GB2312" w:cs="仿宋"/>
          <w:bCs/>
          <w:color w:val="auto"/>
          <w:sz w:val="32"/>
          <w:szCs w:val="32"/>
          <w:highlight w:val="none"/>
          <w:lang w:val="en-US" w:eastAsia="zh-CN"/>
        </w:rPr>
      </w:pPr>
      <w:r>
        <w:rPr>
          <w:rFonts w:hint="eastAsia" w:ascii="仿宋_GB2312" w:hAnsi="仿宋" w:eastAsia="仿宋_GB2312" w:cs="仿宋"/>
          <w:bCs/>
          <w:color w:val="auto"/>
          <w:sz w:val="32"/>
          <w:szCs w:val="32"/>
          <w:highlight w:val="none"/>
          <w:lang w:val="en-US" w:eastAsia="zh-CN"/>
        </w:rPr>
        <w:t>///</w:t>
      </w:r>
    </w:p>
    <w:p w14:paraId="574E79D0">
      <w:pPr>
        <w:pStyle w:val="22"/>
        <w:widowControl w:val="0"/>
        <w:numPr>
          <w:ilvl w:val="0"/>
          <w:numId w:val="0"/>
        </w:numPr>
        <w:spacing w:after="0" w:line="540" w:lineRule="exact"/>
        <w:ind w:left="0" w:leftChars="0" w:firstLine="643" w:firstLineChars="200"/>
        <w:jc w:val="both"/>
        <w:rPr>
          <w:rFonts w:ascii="仿宋_GB2312" w:hAnsi="仿宋" w:eastAsia="仿宋_GB2312" w:cs="仿宋"/>
          <w:bCs/>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第三条</w:t>
      </w:r>
      <w:r>
        <w:rPr>
          <w:rFonts w:hint="eastAsia" w:ascii="仿宋_GB2312" w:hAnsi="仿宋" w:eastAsia="仿宋_GB2312" w:cs="仿宋"/>
          <w:bCs/>
          <w:color w:val="auto"/>
          <w:sz w:val="32"/>
          <w:szCs w:val="32"/>
          <w:highlight w:val="none"/>
        </w:rPr>
        <w:t xml:space="preserve">资深管理人员的选拔、聘任、使用，应坚持下列原则： </w:t>
      </w:r>
    </w:p>
    <w:p w14:paraId="5F48BC76">
      <w:pPr>
        <w:pStyle w:val="22"/>
        <w:widowControl w:val="0"/>
        <w:numPr>
          <w:ilvl w:val="0"/>
          <w:numId w:val="0"/>
        </w:numPr>
        <w:spacing w:after="0" w:line="540" w:lineRule="exact"/>
        <w:ind w:left="0" w:leftChars="0" w:firstLine="440" w:firstLineChars="0"/>
        <w:jc w:val="both"/>
        <w:rPr>
          <w:rFonts w:ascii="仿宋_GB2312" w:hAnsi="仿宋" w:eastAsia="仿宋_GB2312" w:cs="仿宋"/>
          <w:color w:val="auto"/>
          <w:sz w:val="32"/>
          <w:szCs w:val="32"/>
          <w:highlight w:val="none"/>
        </w:rPr>
      </w:pPr>
      <w:r>
        <w:rPr>
          <w:rFonts w:hint="eastAsia" w:ascii="仿宋_GB2312" w:hAnsi="仿宋" w:eastAsia="仿宋_GB2312" w:cs="仿宋"/>
          <w:i w:val="0"/>
          <w:iCs w:val="0"/>
          <w:color w:val="auto"/>
          <w:sz w:val="32"/>
          <w:szCs w:val="32"/>
          <w:lang w:val="en-US" w:eastAsia="zh-CN" w:bidi="ar-SA"/>
        </w:rPr>
        <w:t>（一）</w:t>
      </w:r>
      <w:r>
        <w:rPr>
          <w:rFonts w:hint="eastAsia" w:ascii="仿宋_GB2312" w:hAnsi="仿宋" w:eastAsia="仿宋_GB2312" w:cs="仿宋"/>
          <w:color w:val="auto"/>
          <w:sz w:val="32"/>
          <w:szCs w:val="32"/>
          <w:highlight w:val="none"/>
        </w:rPr>
        <w:t>战略导向与编制管控原则：人员配置与业务发展同频共振，岗位设置须严格对接公司战略规划，聘任应符合岗位及编制管理相关要求。</w:t>
      </w:r>
    </w:p>
    <w:p w14:paraId="1BC8A820">
      <w:pPr>
        <w:pStyle w:val="22"/>
        <w:widowControl w:val="0"/>
        <w:numPr>
          <w:ilvl w:val="0"/>
          <w:numId w:val="0"/>
        </w:numPr>
        <w:spacing w:after="0" w:line="540" w:lineRule="exact"/>
        <w:ind w:left="0" w:leftChars="0" w:firstLine="440" w:firstLineChars="0"/>
        <w:jc w:val="both"/>
        <w:rPr>
          <w:rFonts w:ascii="仿宋_GB2312" w:hAnsi="仿宋" w:eastAsia="仿宋_GB2312" w:cs="仿宋"/>
          <w:color w:val="auto"/>
          <w:sz w:val="32"/>
          <w:szCs w:val="32"/>
          <w:highlight w:val="none"/>
        </w:rPr>
      </w:pPr>
      <w:r>
        <w:rPr>
          <w:rFonts w:hint="eastAsia" w:ascii="仿宋_GB2312" w:hAnsi="仿宋" w:eastAsia="仿宋_GB2312" w:cs="仿宋"/>
          <w:i w:val="0"/>
          <w:iCs w:val="0"/>
          <w:color w:val="auto"/>
          <w:sz w:val="32"/>
          <w:szCs w:val="32"/>
          <w:lang w:val="en-US" w:eastAsia="zh-CN" w:bidi="ar-SA"/>
        </w:rPr>
        <w:t>（二）</w:t>
      </w:r>
      <w:r>
        <w:rPr>
          <w:rFonts w:hint="eastAsia" w:ascii="仿宋_GB2312" w:hAnsi="仿宋" w:eastAsia="仿宋_GB2312" w:cs="仿宋"/>
          <w:bCs/>
          <w:color w:val="auto"/>
          <w:sz w:val="32"/>
          <w:szCs w:val="32"/>
          <w:highlight w:val="none"/>
        </w:rPr>
        <w:t>专业评价与自主聘任原则：实行专业评价动态化与岗位聘任自主化的双轨管理机制，确保关键岗位评价权威性、客观性与用人自主性。</w:t>
      </w:r>
    </w:p>
    <w:p w14:paraId="4AA62257">
      <w:pPr>
        <w:pStyle w:val="22"/>
        <w:widowControl w:val="0"/>
        <w:numPr>
          <w:ilvl w:val="0"/>
          <w:numId w:val="0"/>
        </w:numPr>
        <w:spacing w:after="0" w:line="540" w:lineRule="exact"/>
        <w:ind w:left="0" w:leftChars="0" w:firstLine="440" w:firstLineChars="0"/>
        <w:jc w:val="both"/>
        <w:rPr>
          <w:rFonts w:ascii="仿宋_GB2312" w:hAnsi="仿宋" w:eastAsia="仿宋_GB2312" w:cs="仿宋"/>
          <w:bCs/>
          <w:color w:val="auto"/>
          <w:sz w:val="32"/>
          <w:szCs w:val="32"/>
          <w:highlight w:val="none"/>
        </w:rPr>
      </w:pPr>
      <w:r>
        <w:rPr>
          <w:rFonts w:hint="eastAsia" w:ascii="仿宋_GB2312" w:hAnsi="仿宋" w:eastAsia="仿宋_GB2312" w:cs="仿宋"/>
          <w:bCs/>
          <w:i w:val="0"/>
          <w:iCs w:val="0"/>
          <w:color w:val="auto"/>
          <w:sz w:val="32"/>
          <w:szCs w:val="32"/>
          <w:lang w:val="en-US" w:eastAsia="zh-CN" w:bidi="ar-SA"/>
        </w:rPr>
        <w:t>（三）</w:t>
      </w:r>
      <w:r>
        <w:rPr>
          <w:rFonts w:hint="eastAsia" w:ascii="仿宋_GB2312" w:hAnsi="仿宋" w:eastAsia="仿宋_GB2312" w:cs="仿宋"/>
          <w:bCs/>
          <w:color w:val="auto"/>
          <w:sz w:val="32"/>
          <w:szCs w:val="32"/>
          <w:highlight w:val="none"/>
        </w:rPr>
        <w:t>能上能下、动态管理原则：实行能者上、庸者下的用人机制。通过"</w:t>
      </w:r>
      <w:r>
        <w:rPr>
          <w:rFonts w:hint="eastAsia" w:ascii="仿宋_GB2312" w:hAnsi="仿宋" w:eastAsia="仿宋_GB2312" w:cs="仿宋"/>
          <w:color w:val="auto"/>
          <w:sz w:val="32"/>
          <w:szCs w:val="32"/>
          <w:highlight w:val="none"/>
        </w:rPr>
        <w:t>日常考核+</w:t>
      </w:r>
      <w:r>
        <w:rPr>
          <w:rFonts w:hint="eastAsia" w:ascii="仿宋_GB2312" w:hAnsi="仿宋" w:eastAsia="仿宋_GB2312" w:cs="仿宋"/>
          <w:bCs/>
          <w:color w:val="auto"/>
          <w:sz w:val="32"/>
          <w:szCs w:val="32"/>
          <w:highlight w:val="none"/>
        </w:rPr>
        <w:t>年度考核+</w:t>
      </w:r>
      <w:r>
        <w:rPr>
          <w:rFonts w:hint="eastAsia" w:ascii="仿宋_GB2312" w:hAnsi="仿宋" w:eastAsia="仿宋_GB2312" w:cs="仿宋"/>
          <w:bCs/>
          <w:color w:val="auto"/>
          <w:sz w:val="32"/>
          <w:szCs w:val="32"/>
          <w:highlight w:val="none"/>
          <w:lang w:eastAsia="zh-CN"/>
        </w:rPr>
        <w:t>临时性</w:t>
      </w:r>
      <w:r>
        <w:rPr>
          <w:rFonts w:hint="eastAsia" w:ascii="仿宋_GB2312" w:hAnsi="仿宋" w:eastAsia="仿宋_GB2312" w:cs="仿宋"/>
          <w:bCs/>
          <w:color w:val="auto"/>
          <w:sz w:val="32"/>
          <w:szCs w:val="32"/>
          <w:highlight w:val="none"/>
        </w:rPr>
        <w:t>综合评估"等考评机制，对考核连续不达标者实行降级或退出，实施动态管理。</w:t>
      </w:r>
    </w:p>
    <w:p w14:paraId="30E4481F">
      <w:pPr>
        <w:pStyle w:val="22"/>
        <w:widowControl w:val="0"/>
        <w:numPr>
          <w:ilvl w:val="0"/>
          <w:numId w:val="0"/>
        </w:numPr>
        <w:spacing w:after="0" w:line="540" w:lineRule="exact"/>
        <w:ind w:left="0" w:leftChars="0" w:firstLine="440" w:firstLineChars="0"/>
        <w:jc w:val="both"/>
        <w:rPr>
          <w:rFonts w:hint="eastAsia" w:ascii="仿宋_GB2312" w:hAnsi="仿宋" w:eastAsia="仿宋_GB2312" w:cs="仿宋"/>
          <w:bCs/>
          <w:color w:val="auto"/>
          <w:sz w:val="32"/>
          <w:szCs w:val="32"/>
          <w:highlight w:val="none"/>
        </w:rPr>
      </w:pPr>
      <w:r>
        <w:rPr>
          <w:rFonts w:hint="eastAsia" w:ascii="仿宋_GB2312" w:hAnsi="仿宋" w:eastAsia="仿宋_GB2312" w:cs="仿宋"/>
          <w:bCs/>
          <w:i w:val="0"/>
          <w:iCs w:val="0"/>
          <w:color w:val="auto"/>
          <w:sz w:val="32"/>
          <w:szCs w:val="32"/>
          <w:lang w:val="en-US" w:eastAsia="zh-CN" w:bidi="ar-SA"/>
        </w:rPr>
        <w:t>（四）</w:t>
      </w:r>
      <w:r>
        <w:rPr>
          <w:rFonts w:hint="eastAsia" w:ascii="仿宋_GB2312" w:hAnsi="仿宋" w:eastAsia="仿宋_GB2312" w:cs="仿宋"/>
          <w:bCs/>
          <w:color w:val="auto"/>
          <w:sz w:val="32"/>
          <w:szCs w:val="32"/>
          <w:highlight w:val="none"/>
        </w:rPr>
        <w:t>公开、公平、公正原则：资深管理人员的评价、选拔、聘任等工作应做到流程公开、过程公平、结果公正。</w:t>
      </w:r>
      <w:bookmarkEnd w:id="3"/>
      <w:bookmarkEnd w:id="4"/>
    </w:p>
    <w:p w14:paraId="10603799">
      <w:pPr>
        <w:pStyle w:val="22"/>
        <w:widowControl w:val="0"/>
        <w:numPr>
          <w:ilvl w:val="0"/>
          <w:numId w:val="0"/>
        </w:numPr>
        <w:spacing w:after="0" w:line="240" w:lineRule="auto"/>
        <w:ind w:left="0" w:leftChars="0" w:firstLine="0" w:firstLineChars="0"/>
        <w:jc w:val="both"/>
        <w:rPr>
          <w:rFonts w:hint="default" w:ascii="仿宋_GB2312" w:hAnsi="仿宋" w:eastAsia="仿宋_GB2312" w:cs="仿宋"/>
          <w:bCs/>
          <w:color w:val="auto"/>
          <w:sz w:val="32"/>
          <w:szCs w:val="32"/>
          <w:highlight w:val="none"/>
          <w:lang w:val="en-US" w:eastAsia="zh-CN"/>
        </w:rPr>
      </w:pPr>
      <w:r>
        <w:rPr>
          <w:rFonts w:hint="eastAsia" w:ascii="仿宋_GB2312" w:hAnsi="仿宋" w:eastAsia="仿宋_GB2312" w:cs="仿宋"/>
          <w:bCs/>
          <w:color w:val="auto"/>
          <w:sz w:val="32"/>
          <w:szCs w:val="32"/>
          <w:highlight w:val="none"/>
          <w:lang w:val="en-US" w:eastAsia="zh-CN"/>
        </w:rPr>
        <w:t>///</w:t>
      </w:r>
    </w:p>
    <w:p w14:paraId="33019802">
      <w:pPr>
        <w:pStyle w:val="28"/>
        <w:numPr>
          <w:ilvl w:val="0"/>
          <w:numId w:val="0"/>
        </w:numPr>
        <w:spacing w:line="540" w:lineRule="exact"/>
        <w:ind w:left="0" w:leftChars="0" w:firstLine="0" w:firstLineChars="0"/>
        <w:jc w:val="center"/>
        <w:rPr>
          <w:rFonts w:hint="eastAsia" w:ascii="黑体" w:hAnsi="黑体" w:eastAsia="黑体" w:cs="仿宋"/>
          <w:color w:val="auto"/>
          <w:highlight w:val="none"/>
        </w:rPr>
      </w:pPr>
      <w:bookmarkStart w:id="5" w:name="_Toc853169121"/>
      <w:r>
        <w:rPr>
          <w:rFonts w:hint="eastAsia" w:ascii="黑体" w:hAnsi="黑体" w:eastAsia="黑体" w:cs="仿宋"/>
          <w:b w:val="0"/>
          <w:color w:val="auto"/>
          <w:kern w:val="2"/>
          <w:sz w:val="32"/>
          <w:szCs w:val="32"/>
          <w:lang w:val="en-US" w:eastAsia="zh-CN" w:bidi="ar-SA"/>
        </w:rPr>
        <w:t>第二章</w:t>
      </w:r>
      <w:r>
        <w:rPr>
          <w:rFonts w:hint="eastAsia" w:ascii="黑体" w:hAnsi="黑体" w:eastAsia="黑体" w:cs="仿宋"/>
          <w:color w:val="auto"/>
          <w:highlight w:val="none"/>
        </w:rPr>
        <w:t>任职资格</w:t>
      </w:r>
      <w:bookmarkEnd w:id="5"/>
    </w:p>
    <w:p w14:paraId="6AB4BB05">
      <w:pPr>
        <w:pStyle w:val="28"/>
        <w:numPr>
          <w:ilvl w:val="0"/>
          <w:numId w:val="0"/>
        </w:numPr>
        <w:spacing w:line="240" w:lineRule="auto"/>
        <w:ind w:left="0" w:leftChars="0" w:firstLine="0" w:firstLineChars="0"/>
        <w:jc w:val="left"/>
        <w:rPr>
          <w:rFonts w:hint="default" w:ascii="黑体" w:hAnsi="黑体" w:eastAsia="黑体" w:cs="仿宋"/>
          <w:color w:val="auto"/>
          <w:highlight w:val="none"/>
          <w:lang w:val="en-US" w:eastAsia="zh-CN"/>
        </w:rPr>
      </w:pPr>
      <w:r>
        <w:rPr>
          <w:rFonts w:hint="eastAsia" w:ascii="黑体" w:hAnsi="黑体" w:eastAsia="黑体" w:cs="仿宋"/>
          <w:color w:val="auto"/>
          <w:highlight w:val="none"/>
          <w:lang w:val="en-US" w:eastAsia="zh-CN"/>
        </w:rPr>
        <w:t>///</w:t>
      </w:r>
    </w:p>
    <w:p w14:paraId="7A9A273A">
      <w:pPr>
        <w:pStyle w:val="22"/>
        <w:widowControl w:val="0"/>
        <w:numPr>
          <w:ilvl w:val="0"/>
          <w:numId w:val="0"/>
        </w:numPr>
        <w:spacing w:after="0" w:line="54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第四条</w:t>
      </w:r>
      <w:r>
        <w:rPr>
          <w:rFonts w:hint="eastAsia" w:ascii="仿宋_GB2312" w:hAnsi="仿宋" w:eastAsia="仿宋_GB2312" w:cs="仿宋"/>
          <w:color w:val="auto"/>
          <w:sz w:val="32"/>
          <w:szCs w:val="32"/>
          <w:highlight w:val="none"/>
        </w:rPr>
        <w:t>资深管理人员是执行公司战略与运营管理的核心群体，负责将公司顶层设计转化为可落地的业务举措、可持续增长的业务成果</w:t>
      </w:r>
      <w:del w:id="0" w:author="咨询组" w:date="2026-03-30T09:08:11Z">
        <w:r>
          <w:rPr>
            <w:rFonts w:hint="eastAsia" w:ascii="仿宋_GB2312" w:hAnsi="仿宋" w:eastAsia="仿宋_GB2312" w:cs="仿宋"/>
            <w:color w:val="auto"/>
            <w:sz w:val="32"/>
            <w:szCs w:val="32"/>
            <w:highlight w:val="none"/>
          </w:rPr>
          <w:delText>（职级对应关系见附件1）</w:delText>
        </w:r>
      </w:del>
      <w:r>
        <w:rPr>
          <w:rFonts w:hint="eastAsia" w:ascii="仿宋_GB2312" w:hAnsi="仿宋" w:eastAsia="仿宋_GB2312" w:cs="仿宋"/>
          <w:color w:val="auto"/>
          <w:sz w:val="32"/>
          <w:szCs w:val="32"/>
          <w:highlight w:val="none"/>
        </w:rPr>
        <w:t>。</w:t>
      </w:r>
    </w:p>
    <w:p w14:paraId="4D9C2B6D">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62FDB8C8">
      <w:pPr>
        <w:pStyle w:val="22"/>
        <w:widowControl w:val="0"/>
        <w:numPr>
          <w:ilvl w:val="0"/>
          <w:numId w:val="0"/>
        </w:numPr>
        <w:spacing w:after="0" w:line="54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第五条</w:t>
      </w:r>
      <w:r>
        <w:rPr>
          <w:rFonts w:hint="eastAsia" w:ascii="仿宋_GB2312" w:hAnsi="仿宋" w:eastAsia="仿宋_GB2312" w:cs="仿宋"/>
          <w:color w:val="auto"/>
          <w:sz w:val="32"/>
          <w:szCs w:val="32"/>
          <w:highlight w:val="none"/>
        </w:rPr>
        <w:t>任职资格包括基础条件、能力素质两部分。</w:t>
      </w:r>
    </w:p>
    <w:p w14:paraId="20A0E61D">
      <w:pPr>
        <w:pStyle w:val="22"/>
        <w:widowControl w:val="0"/>
        <w:numPr>
          <w:ilvl w:val="0"/>
          <w:numId w:val="0"/>
        </w:numPr>
        <w:spacing w:after="0" w:line="240" w:lineRule="auto"/>
        <w:ind w:left="0" w:leftChars="0" w:firstLine="0" w:firstLine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1E9D78AE">
      <w:pPr>
        <w:pStyle w:val="22"/>
        <w:widowControl w:val="0"/>
        <w:numPr>
          <w:ilvl w:val="0"/>
          <w:numId w:val="0"/>
        </w:numPr>
        <w:spacing w:after="0" w:line="540" w:lineRule="exact"/>
        <w:ind w:left="0" w:leftChars="0" w:firstLine="643" w:firstLineChars="200"/>
        <w:jc w:val="both"/>
        <w:rPr>
          <w:rFonts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第六条</w:t>
      </w:r>
      <w:r>
        <w:rPr>
          <w:rFonts w:hint="eastAsia" w:ascii="仿宋_GB2312" w:hAnsi="仿宋" w:eastAsia="仿宋_GB2312" w:cs="仿宋"/>
          <w:color w:val="auto"/>
          <w:sz w:val="32"/>
          <w:szCs w:val="32"/>
          <w:highlight w:val="none"/>
        </w:rPr>
        <w:t>基础条件</w:t>
      </w:r>
    </w:p>
    <w:p w14:paraId="731EF54C">
      <w:pPr>
        <w:pStyle w:val="22"/>
        <w:widowControl w:val="0"/>
        <w:numPr>
          <w:ilvl w:val="0"/>
          <w:numId w:val="0"/>
        </w:numPr>
        <w:spacing w:after="0" w:line="540" w:lineRule="exact"/>
        <w:ind w:left="0" w:leftChars="0" w:firstLine="420" w:firstLineChars="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（一）</w:t>
      </w:r>
      <w:r>
        <w:rPr>
          <w:rFonts w:hint="eastAsia" w:ascii="仿宋_GB2312" w:hAnsi="仿宋" w:eastAsia="仿宋_GB2312" w:cs="仿宋"/>
          <w:color w:val="auto"/>
          <w:sz w:val="32"/>
          <w:szCs w:val="32"/>
          <w:highlight w:val="none"/>
        </w:rPr>
        <w:t>内部选拔：</w:t>
      </w:r>
    </w:p>
    <w:tbl>
      <w:tblPr>
        <w:tblStyle w:val="14"/>
        <w:tblW w:w="9697" w:type="dxa"/>
        <w:tblInd w:w="0" w:type="dxa"/>
        <w:tblLayout w:type="autofit"/>
        <w:tblCellMar>
          <w:top w:w="0" w:type="dxa"/>
          <w:left w:w="0" w:type="dxa"/>
          <w:bottom w:w="0" w:type="dxa"/>
          <w:right w:w="0" w:type="dxa"/>
        </w:tblCellMar>
      </w:tblPr>
      <w:tblGrid>
        <w:gridCol w:w="715"/>
        <w:gridCol w:w="1375"/>
        <w:gridCol w:w="1464"/>
        <w:gridCol w:w="2934"/>
        <w:gridCol w:w="3209"/>
      </w:tblGrid>
      <w:tr w14:paraId="661E76C7">
        <w:tblPrEx>
          <w:tblCellMar>
            <w:top w:w="0" w:type="dxa"/>
            <w:left w:w="0" w:type="dxa"/>
            <w:bottom w:w="0" w:type="dxa"/>
            <w:right w:w="0" w:type="dxa"/>
          </w:tblCellMar>
        </w:tblPrEx>
        <w:trPr>
          <w:trHeight w:val="514" w:hRule="atLeast"/>
          <w:tblHeader/>
        </w:trPr>
        <w:tc>
          <w:tcPr>
            <w:tcW w:w="715"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0DE68B7A">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层级</w:t>
            </w:r>
          </w:p>
        </w:tc>
        <w:tc>
          <w:tcPr>
            <w:tcW w:w="1375"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640A9BD0">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年龄</w:t>
            </w:r>
          </w:p>
        </w:tc>
        <w:tc>
          <w:tcPr>
            <w:tcW w:w="1464"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6CFB28AC">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学历</w:t>
            </w:r>
          </w:p>
        </w:tc>
        <w:tc>
          <w:tcPr>
            <w:tcW w:w="2934"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7A9AA4D0">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任职年限</w:t>
            </w:r>
          </w:p>
        </w:tc>
        <w:tc>
          <w:tcPr>
            <w:tcW w:w="3209"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25788A38">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绩效</w:t>
            </w:r>
          </w:p>
        </w:tc>
      </w:tr>
      <w:tr w14:paraId="47F63110">
        <w:tblPrEx>
          <w:tblCellMar>
            <w:top w:w="0" w:type="dxa"/>
            <w:left w:w="0" w:type="dxa"/>
            <w:bottom w:w="0" w:type="dxa"/>
            <w:right w:w="0" w:type="dxa"/>
          </w:tblCellMar>
        </w:tblPrEx>
        <w:trPr>
          <w:trHeight w:val="514" w:hRule="atLeast"/>
          <w:tblHeader/>
        </w:trPr>
        <w:tc>
          <w:tcPr>
            <w:tcW w:w="71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5DA97C1">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M4</w:t>
            </w:r>
          </w:p>
        </w:tc>
        <w:tc>
          <w:tcPr>
            <w:tcW w:w="13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491A456">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≤40周岁</w:t>
            </w:r>
          </w:p>
        </w:tc>
        <w:tc>
          <w:tcPr>
            <w:tcW w:w="146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7CB590C">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本科及以上</w:t>
            </w:r>
          </w:p>
        </w:tc>
        <w:tc>
          <w:tcPr>
            <w:tcW w:w="293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8BC293E">
            <w:pPr>
              <w:pStyle w:val="12"/>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下一职级至少1年</w:t>
            </w:r>
          </w:p>
        </w:tc>
        <w:tc>
          <w:tcPr>
            <w:tcW w:w="3209" w:type="dxa"/>
            <w:tcBorders>
              <w:top w:val="single" w:color="000000" w:sz="4" w:space="0"/>
              <w:left w:val="single" w:color="000000" w:sz="4" w:space="0"/>
              <w:bottom w:val="single" w:color="auto" w:sz="4" w:space="0"/>
              <w:right w:val="single" w:color="000000" w:sz="4" w:space="0"/>
            </w:tcBorders>
            <w:shd w:val="clear" w:color="auto" w:fill="auto"/>
            <w:tcMar>
              <w:top w:w="10" w:type="dxa"/>
              <w:left w:w="10" w:type="dxa"/>
              <w:right w:w="10" w:type="dxa"/>
            </w:tcMar>
            <w:vAlign w:val="center"/>
          </w:tcPr>
          <w:p w14:paraId="600B8B27">
            <w:pPr>
              <w:pStyle w:val="12"/>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上一年绩效等级B及以上</w:t>
            </w:r>
          </w:p>
        </w:tc>
      </w:tr>
      <w:tr w14:paraId="45A7933A">
        <w:tblPrEx>
          <w:tblCellMar>
            <w:top w:w="0" w:type="dxa"/>
            <w:left w:w="0" w:type="dxa"/>
            <w:bottom w:w="0" w:type="dxa"/>
            <w:right w:w="0" w:type="dxa"/>
          </w:tblCellMar>
        </w:tblPrEx>
        <w:trPr>
          <w:trHeight w:val="526" w:hRule="atLeast"/>
          <w:tblHeader/>
        </w:trPr>
        <w:tc>
          <w:tcPr>
            <w:tcW w:w="71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9509126">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M3</w:t>
            </w:r>
          </w:p>
        </w:tc>
        <w:tc>
          <w:tcPr>
            <w:tcW w:w="13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CFD77CA">
            <w:pP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≤40周岁</w:t>
            </w:r>
          </w:p>
        </w:tc>
        <w:tc>
          <w:tcPr>
            <w:tcW w:w="146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C2B3B07">
            <w:pP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本科及以上</w:t>
            </w:r>
          </w:p>
        </w:tc>
        <w:tc>
          <w:tcPr>
            <w:tcW w:w="293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097847A">
            <w:pPr>
              <w:pStyle w:val="12"/>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下一职级至少1年</w:t>
            </w:r>
          </w:p>
        </w:tc>
        <w:tc>
          <w:tcPr>
            <w:tcW w:w="3209" w:type="dxa"/>
            <w:tcBorders>
              <w:top w:val="single" w:color="auto"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A2AEE6C">
            <w:pPr>
              <w:pStyle w:val="12"/>
              <w:rPr>
                <w:color w:val="auto"/>
                <w:sz w:val="21"/>
                <w:szCs w:val="21"/>
                <w:highlight w:val="none"/>
              </w:rPr>
            </w:pPr>
            <w:r>
              <w:rPr>
                <w:rFonts w:hint="eastAsia" w:ascii="仿宋_GB2312" w:hAnsi="仿宋_GB2312" w:eastAsia="仿宋_GB2312" w:cs="仿宋_GB2312"/>
                <w:color w:val="auto"/>
                <w:sz w:val="28"/>
                <w:szCs w:val="28"/>
                <w:highlight w:val="none"/>
              </w:rPr>
              <w:t>上一年绩效等级B及以上</w:t>
            </w:r>
          </w:p>
        </w:tc>
      </w:tr>
    </w:tbl>
    <w:p w14:paraId="6FC926E6">
      <w:pPr>
        <w:pStyle w:val="22"/>
        <w:widowControl w:val="0"/>
        <w:spacing w:after="0" w:line="560" w:lineRule="exact"/>
        <w:ind w:left="660" w:firstLine="0" w:firstLineChars="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highlight w:val="none"/>
        </w:rPr>
        <w:t>注：专业副总监晋升为专业总监，不限年龄、学历。</w:t>
      </w:r>
    </w:p>
    <w:p w14:paraId="47F4B62E">
      <w:pPr>
        <w:pStyle w:val="22"/>
        <w:widowControl w:val="0"/>
        <w:spacing w:after="0" w:line="240" w:lineRule="auto"/>
        <w:ind w:left="0" w:firstLine="0" w:firstLine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286A03CA">
      <w:pPr>
        <w:pStyle w:val="22"/>
        <w:widowControl w:val="0"/>
        <w:numPr>
          <w:ilvl w:val="0"/>
          <w:numId w:val="0"/>
        </w:numPr>
        <w:spacing w:after="0" w:line="560" w:lineRule="exact"/>
        <w:ind w:left="0" w:leftChars="0" w:firstLine="420" w:firstLineChars="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（二）</w:t>
      </w:r>
      <w:r>
        <w:rPr>
          <w:rFonts w:hint="eastAsia" w:ascii="仿宋_GB2312" w:hAnsi="仿宋" w:eastAsia="仿宋_GB2312" w:cs="仿宋"/>
          <w:color w:val="auto"/>
          <w:sz w:val="32"/>
          <w:szCs w:val="32"/>
          <w:highlight w:val="none"/>
        </w:rPr>
        <w:t>外部招聘：</w:t>
      </w:r>
    </w:p>
    <w:tbl>
      <w:tblPr>
        <w:tblStyle w:val="14"/>
        <w:tblW w:w="9837" w:type="dxa"/>
        <w:tblInd w:w="0" w:type="dxa"/>
        <w:tblLayout w:type="autofit"/>
        <w:tblCellMar>
          <w:top w:w="0" w:type="dxa"/>
          <w:left w:w="0" w:type="dxa"/>
          <w:bottom w:w="0" w:type="dxa"/>
          <w:right w:w="0" w:type="dxa"/>
        </w:tblCellMar>
      </w:tblPr>
      <w:tblGrid>
        <w:gridCol w:w="1085"/>
        <w:gridCol w:w="2084"/>
        <w:gridCol w:w="1882"/>
        <w:gridCol w:w="4786"/>
      </w:tblGrid>
      <w:tr w14:paraId="7703CD91">
        <w:tblPrEx>
          <w:tblCellMar>
            <w:top w:w="0" w:type="dxa"/>
            <w:left w:w="0" w:type="dxa"/>
            <w:bottom w:w="0" w:type="dxa"/>
            <w:right w:w="0" w:type="dxa"/>
          </w:tblCellMar>
        </w:tblPrEx>
        <w:trPr>
          <w:trHeight w:val="597" w:hRule="atLeast"/>
          <w:tblHeader/>
        </w:trPr>
        <w:tc>
          <w:tcPr>
            <w:tcW w:w="1085"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5F2A48BE">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层级</w:t>
            </w:r>
          </w:p>
        </w:tc>
        <w:tc>
          <w:tcPr>
            <w:tcW w:w="2084"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6F0787FD">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年龄</w:t>
            </w:r>
          </w:p>
        </w:tc>
        <w:tc>
          <w:tcPr>
            <w:tcW w:w="1882"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59D61BC6">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学历</w:t>
            </w:r>
          </w:p>
        </w:tc>
        <w:tc>
          <w:tcPr>
            <w:tcW w:w="4786" w:type="dxa"/>
            <w:tcBorders>
              <w:top w:val="single" w:color="000000" w:sz="4" w:space="0"/>
              <w:left w:val="single" w:color="000000" w:sz="4" w:space="0"/>
              <w:bottom w:val="single" w:color="000000" w:sz="4" w:space="0"/>
              <w:right w:val="single" w:color="000000" w:sz="4" w:space="0"/>
            </w:tcBorders>
            <w:shd w:val="clear" w:color="auto" w:fill="E9E9E9"/>
            <w:tcMar>
              <w:top w:w="10" w:type="dxa"/>
              <w:left w:w="10" w:type="dxa"/>
              <w:right w:w="10" w:type="dxa"/>
            </w:tcMar>
            <w:vAlign w:val="center"/>
          </w:tcPr>
          <w:p w14:paraId="5127C053">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任职年限</w:t>
            </w:r>
          </w:p>
        </w:tc>
      </w:tr>
      <w:tr w14:paraId="4B92F83D">
        <w:tblPrEx>
          <w:tblCellMar>
            <w:top w:w="0" w:type="dxa"/>
            <w:left w:w="0" w:type="dxa"/>
            <w:bottom w:w="0" w:type="dxa"/>
            <w:right w:w="0" w:type="dxa"/>
          </w:tblCellMar>
        </w:tblPrEx>
        <w:trPr>
          <w:trHeight w:val="597" w:hRule="atLeast"/>
          <w:tblHeader/>
        </w:trPr>
        <w:tc>
          <w:tcPr>
            <w:tcW w:w="108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61387DD">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M4</w:t>
            </w:r>
          </w:p>
        </w:tc>
        <w:tc>
          <w:tcPr>
            <w:tcW w:w="208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B1CE427">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≤40周岁</w:t>
            </w:r>
          </w:p>
        </w:tc>
        <w:tc>
          <w:tcPr>
            <w:tcW w:w="1882"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F5D66DD">
            <w:pPr>
              <w:pStyle w:val="12"/>
              <w:jc w:val="center"/>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本科及以上</w:t>
            </w:r>
          </w:p>
        </w:tc>
        <w:tc>
          <w:tcPr>
            <w:tcW w:w="4786" w:type="dxa"/>
            <w:tcBorders>
              <w:top w:val="single" w:color="000000" w:sz="4" w:space="0"/>
              <w:left w:val="single" w:color="000000" w:sz="4" w:space="0"/>
              <w:bottom w:val="single" w:color="auto" w:sz="4" w:space="0"/>
              <w:right w:val="single" w:color="000000" w:sz="4" w:space="0"/>
            </w:tcBorders>
            <w:shd w:val="clear" w:color="auto" w:fill="auto"/>
            <w:tcMar>
              <w:top w:w="10" w:type="dxa"/>
              <w:left w:w="10" w:type="dxa"/>
              <w:right w:w="10" w:type="dxa"/>
            </w:tcMar>
            <w:vAlign w:val="center"/>
          </w:tcPr>
          <w:p w14:paraId="312D33DA">
            <w:pPr>
              <w:pStyle w:val="12"/>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至少5年与拟招聘岗位相关的工作经验</w:t>
            </w:r>
          </w:p>
        </w:tc>
      </w:tr>
      <w:tr w14:paraId="304AB993">
        <w:tblPrEx>
          <w:tblCellMar>
            <w:top w:w="0" w:type="dxa"/>
            <w:left w:w="0" w:type="dxa"/>
            <w:bottom w:w="0" w:type="dxa"/>
            <w:right w:w="0" w:type="dxa"/>
          </w:tblCellMar>
        </w:tblPrEx>
        <w:trPr>
          <w:trHeight w:val="606" w:hRule="atLeast"/>
          <w:tblHeader/>
        </w:trPr>
        <w:tc>
          <w:tcPr>
            <w:tcW w:w="108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AA9FE92">
            <w:pPr>
              <w:pStyle w:val="12"/>
              <w:jc w:val="center"/>
              <w:rPr>
                <w:color w:val="auto"/>
                <w:highlight w:val="none"/>
              </w:rPr>
            </w:pPr>
            <w:r>
              <w:rPr>
                <w:rFonts w:hint="eastAsia" w:ascii="仿宋_GB2312" w:hAnsi="仿宋_GB2312" w:eastAsia="仿宋_GB2312" w:cs="仿宋_GB2312"/>
                <w:color w:val="auto"/>
                <w:sz w:val="28"/>
                <w:szCs w:val="28"/>
                <w:highlight w:val="none"/>
              </w:rPr>
              <w:t>M3</w:t>
            </w:r>
          </w:p>
        </w:tc>
        <w:tc>
          <w:tcPr>
            <w:tcW w:w="208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56EF115">
            <w:pPr>
              <w:ind w:firstLine="560" w:firstLineChars="200"/>
              <w:rPr>
                <w:rFonts w:ascii="宋体"/>
                <w:color w:val="auto"/>
                <w:sz w:val="24"/>
                <w:szCs w:val="24"/>
                <w:highlight w:val="none"/>
              </w:rPr>
            </w:pPr>
            <w:r>
              <w:rPr>
                <w:rFonts w:hint="eastAsia" w:ascii="仿宋_GB2312" w:hAnsi="仿宋_GB2312" w:eastAsia="仿宋_GB2312" w:cs="仿宋_GB2312"/>
                <w:color w:val="auto"/>
                <w:sz w:val="28"/>
                <w:szCs w:val="28"/>
                <w:highlight w:val="none"/>
              </w:rPr>
              <w:t>≤40周岁</w:t>
            </w:r>
          </w:p>
        </w:tc>
        <w:tc>
          <w:tcPr>
            <w:tcW w:w="1882"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7C6A3D0">
            <w:pPr>
              <w:ind w:firstLine="280" w:firstLineChars="100"/>
              <w:rPr>
                <w:rFonts w:ascii="宋体"/>
                <w:color w:val="auto"/>
                <w:sz w:val="24"/>
                <w:szCs w:val="24"/>
                <w:highlight w:val="none"/>
              </w:rPr>
            </w:pPr>
            <w:r>
              <w:rPr>
                <w:rFonts w:hint="eastAsia" w:ascii="仿宋_GB2312" w:hAnsi="仿宋_GB2312" w:eastAsia="仿宋_GB2312" w:cs="仿宋_GB2312"/>
                <w:color w:val="auto"/>
                <w:sz w:val="28"/>
                <w:szCs w:val="28"/>
                <w:highlight w:val="none"/>
              </w:rPr>
              <w:t>本科及以上</w:t>
            </w:r>
          </w:p>
        </w:tc>
        <w:tc>
          <w:tcPr>
            <w:tcW w:w="4786" w:type="dxa"/>
            <w:tcBorders>
              <w:top w:val="single" w:color="auto"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9EAB6E3">
            <w:pPr>
              <w:pStyle w:val="12"/>
              <w:rPr>
                <w:color w:val="auto"/>
                <w:highlight w:val="none"/>
              </w:rPr>
            </w:pPr>
            <w:r>
              <w:rPr>
                <w:rFonts w:hint="eastAsia" w:ascii="仿宋_GB2312" w:hAnsi="仿宋_GB2312" w:eastAsia="仿宋_GB2312" w:cs="仿宋_GB2312"/>
                <w:color w:val="auto"/>
                <w:sz w:val="28"/>
                <w:szCs w:val="28"/>
                <w:highlight w:val="none"/>
              </w:rPr>
              <w:t>至少5年与拟招聘岗位相关的工作经验</w:t>
            </w:r>
          </w:p>
        </w:tc>
      </w:tr>
    </w:tbl>
    <w:p w14:paraId="5DCAD587">
      <w:pPr>
        <w:pStyle w:val="22"/>
        <w:widowControl w:val="0"/>
        <w:numPr>
          <w:ilvl w:val="0"/>
          <w:numId w:val="0"/>
        </w:numPr>
        <w:spacing w:after="0" w:line="560" w:lineRule="exact"/>
        <w:ind w:left="0" w:leftChars="0" w:firstLine="420" w:firstLineChars="0"/>
        <w:jc w:val="both"/>
        <w:rPr>
          <w:rFonts w:hint="default" w:ascii="仿宋_GB2312" w:hAnsi="仿宋" w:eastAsia="仿宋_GB2312" w:cs="仿宋"/>
          <w:color w:val="auto"/>
          <w:sz w:val="32"/>
          <w:szCs w:val="32"/>
          <w:lang w:val="en-US" w:eastAsia="zh-CN" w:bidi="ar-SA"/>
        </w:rPr>
      </w:pPr>
      <w:r>
        <w:rPr>
          <w:rFonts w:hint="eastAsia" w:ascii="仿宋_GB2312" w:hAnsi="仿宋" w:eastAsia="仿宋_GB2312" w:cs="仿宋"/>
          <w:color w:val="auto"/>
          <w:sz w:val="32"/>
          <w:szCs w:val="32"/>
          <w:lang w:val="en-US" w:eastAsia="zh-CN" w:bidi="ar-SA"/>
        </w:rPr>
        <w:t>///</w:t>
      </w:r>
      <w:bookmarkStart w:id="22" w:name="_GoBack"/>
      <w:bookmarkEnd w:id="22"/>
    </w:p>
    <w:p w14:paraId="65A37641">
      <w:pPr>
        <w:pStyle w:val="22"/>
        <w:widowControl w:val="0"/>
        <w:numPr>
          <w:ilvl w:val="0"/>
          <w:numId w:val="0"/>
        </w:numPr>
        <w:spacing w:after="0" w:line="560" w:lineRule="exact"/>
        <w:ind w:left="0" w:leftChars="0" w:firstLine="420" w:firstLineChars="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（三）</w:t>
      </w:r>
      <w:r>
        <w:rPr>
          <w:rFonts w:hint="eastAsia" w:ascii="仿宋_GB2312" w:hAnsi="仿宋" w:eastAsia="仿宋_GB2312" w:cs="仿宋"/>
          <w:color w:val="auto"/>
          <w:sz w:val="32"/>
          <w:szCs w:val="32"/>
          <w:highlight w:val="none"/>
        </w:rPr>
        <w:t>财务系统专业总监/副总监须具有财务类中级及以上专业技术职称或同等水平职业资格。</w:t>
      </w:r>
    </w:p>
    <w:p w14:paraId="6E802ABB">
      <w:pPr>
        <w:pStyle w:val="22"/>
        <w:widowControl w:val="0"/>
        <w:numPr>
          <w:ilvl w:val="0"/>
          <w:numId w:val="0"/>
        </w:numPr>
        <w:spacing w:after="0" w:line="560" w:lineRule="exact"/>
        <w:ind w:left="0" w:leftChars="0" w:firstLine="420" w:firstLine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42560368">
      <w:pPr>
        <w:pStyle w:val="22"/>
        <w:widowControl w:val="0"/>
        <w:numPr>
          <w:ilvl w:val="0"/>
          <w:numId w:val="0"/>
        </w:numPr>
        <w:spacing w:after="0" w:line="560" w:lineRule="exact"/>
        <w:ind w:left="0" w:leftChars="0" w:firstLine="420" w:firstLineChars="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（四）</w:t>
      </w:r>
      <w:r>
        <w:rPr>
          <w:rFonts w:hint="eastAsia" w:ascii="仿宋_GB2312" w:hAnsi="仿宋" w:eastAsia="仿宋_GB2312" w:cs="仿宋"/>
          <w:color w:val="auto"/>
          <w:sz w:val="32"/>
          <w:szCs w:val="32"/>
          <w:highlight w:val="none"/>
        </w:rPr>
        <w:t>省营销中心业务部经理（M2），因上一职级（M3）为空，</w:t>
      </w:r>
      <w:r>
        <w:rPr>
          <w:rFonts w:hint="eastAsia" w:ascii="仿宋_GB2312" w:hAnsi="仿宋" w:eastAsia="仿宋_GB2312" w:cs="仿宋"/>
          <w:color w:val="auto"/>
          <w:sz w:val="32"/>
          <w:szCs w:val="32"/>
          <w:highlight w:val="none"/>
          <w:lang w:eastAsia="zh-CN"/>
        </w:rPr>
        <w:t>符合任职条件的，</w:t>
      </w:r>
      <w:r>
        <w:rPr>
          <w:rFonts w:hint="eastAsia" w:ascii="仿宋_GB2312" w:hAnsi="仿宋" w:eastAsia="仿宋_GB2312" w:cs="仿宋"/>
          <w:color w:val="auto"/>
          <w:sz w:val="32"/>
          <w:szCs w:val="32"/>
          <w:highlight w:val="none"/>
        </w:rPr>
        <w:t>具备晋升销售大区总经理(M4)资格。</w:t>
      </w:r>
    </w:p>
    <w:p w14:paraId="26B583A5">
      <w:pPr>
        <w:pStyle w:val="22"/>
        <w:widowControl w:val="0"/>
        <w:numPr>
          <w:ilvl w:val="0"/>
          <w:numId w:val="0"/>
        </w:numPr>
        <w:spacing w:after="0" w:line="560" w:lineRule="exact"/>
        <w:ind w:left="420" w:left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28C12FA9">
      <w:pPr>
        <w:pStyle w:val="22"/>
        <w:widowControl w:val="0"/>
        <w:numPr>
          <w:ilvl w:val="0"/>
          <w:numId w:val="0"/>
        </w:numPr>
        <w:spacing w:after="0" w:line="560" w:lineRule="exact"/>
        <w:ind w:left="0" w:leftChars="0" w:firstLine="420" w:firstLineChars="0"/>
        <w:jc w:val="both"/>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bidi="ar-SA"/>
        </w:rPr>
        <w:t>（五）</w:t>
      </w:r>
      <w:r>
        <w:rPr>
          <w:rFonts w:hint="eastAsia" w:ascii="仿宋_GB2312" w:hAnsi="仿宋_GB2312" w:eastAsia="仿宋_GB2312" w:cs="仿宋_GB2312"/>
          <w:color w:val="auto"/>
          <w:sz w:val="32"/>
          <w:szCs w:val="32"/>
          <w:highlight w:val="none"/>
        </w:rPr>
        <w:t>具有正常履行职责的身体条件。</w:t>
      </w:r>
    </w:p>
    <w:p w14:paraId="2F5716D8">
      <w:pPr>
        <w:pStyle w:val="22"/>
        <w:widowControl w:val="0"/>
        <w:numPr>
          <w:ilvl w:val="0"/>
          <w:numId w:val="0"/>
        </w:numPr>
        <w:spacing w:after="0" w:line="560" w:lineRule="exact"/>
        <w:ind w:left="420" w:leftChars="0"/>
        <w:jc w:val="both"/>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w:t>
      </w:r>
    </w:p>
    <w:p w14:paraId="61DF1735">
      <w:pPr>
        <w:pStyle w:val="22"/>
        <w:widowControl w:val="0"/>
        <w:numPr>
          <w:ilvl w:val="0"/>
          <w:numId w:val="0"/>
        </w:numPr>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（六）</w:t>
      </w:r>
      <w:r>
        <w:rPr>
          <w:rFonts w:hint="eastAsia" w:ascii="仿宋_GB2312" w:hAnsi="仿宋" w:eastAsia="仿宋_GB2312" w:cs="仿宋"/>
          <w:color w:val="auto"/>
          <w:sz w:val="32"/>
          <w:szCs w:val="32"/>
          <w:highlight w:val="none"/>
        </w:rPr>
        <w:t>符合以下条件人员，年龄、学历条件可适当放宽：</w:t>
      </w:r>
    </w:p>
    <w:p w14:paraId="46F43AE4">
      <w:pPr>
        <w:pStyle w:val="22"/>
        <w:widowControl w:val="0"/>
        <w:numPr>
          <w:ilvl w:val="0"/>
          <w:numId w:val="0"/>
        </w:numPr>
        <w:spacing w:after="0" w:line="560" w:lineRule="exact"/>
        <w:ind w:left="5" w:leftChars="0" w:firstLine="435" w:firstLineChars="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1.</w:t>
      </w:r>
      <w:r>
        <w:rPr>
          <w:rFonts w:hint="eastAsia" w:ascii="仿宋_GB2312" w:hAnsi="仿宋" w:eastAsia="仿宋_GB2312" w:cs="仿宋"/>
          <w:color w:val="auto"/>
          <w:sz w:val="32"/>
          <w:szCs w:val="32"/>
          <w:highlight w:val="none"/>
        </w:rPr>
        <w:t>近两年绩效等级均达到B及以上，且最近一年绩效等级为A及以上，学历可放宽至大专、年龄在基础条件上可放宽5岁。</w:t>
      </w:r>
    </w:p>
    <w:p w14:paraId="0898F3E6">
      <w:pPr>
        <w:pStyle w:val="22"/>
        <w:widowControl w:val="0"/>
        <w:numPr>
          <w:ilvl w:val="0"/>
          <w:numId w:val="0"/>
        </w:numPr>
        <w:spacing w:after="0" w:line="560" w:lineRule="exact"/>
        <w:ind w:left="5" w:leftChars="0" w:firstLine="435" w:firstLineChars="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2.</w:t>
      </w:r>
      <w:r>
        <w:rPr>
          <w:rFonts w:hint="eastAsia" w:ascii="仿宋_GB2312" w:hAnsi="仿宋" w:eastAsia="仿宋_GB2312" w:cs="仿宋"/>
          <w:color w:val="auto"/>
          <w:sz w:val="32"/>
          <w:szCs w:val="32"/>
          <w:highlight w:val="none"/>
        </w:rPr>
        <w:t>近两年绩效等级均达到A及以上，年龄可放宽至距法定退休年龄≥5年。涉及销售大区总经理及专业总监选聘时，若候选人为销售业务条线人员（承担销售业绩指标），除满足上述条件外，近两年绩效考核周期内销量、销售利润指标须均不低于同期。</w:t>
      </w:r>
    </w:p>
    <w:p w14:paraId="27BC146A">
      <w:pPr>
        <w:pStyle w:val="22"/>
        <w:widowControl w:val="0"/>
        <w:numPr>
          <w:ilvl w:val="0"/>
          <w:numId w:val="0"/>
        </w:numPr>
        <w:spacing w:after="0" w:line="560" w:lineRule="exact"/>
        <w:ind w:left="440" w:left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6CC66A5B">
      <w:pPr>
        <w:pStyle w:val="22"/>
        <w:widowControl w:val="0"/>
        <w:numPr>
          <w:ilvl w:val="0"/>
          <w:numId w:val="0"/>
        </w:numPr>
        <w:spacing w:after="0" w:line="560" w:lineRule="exact"/>
        <w:ind w:left="0" w:leftChars="0" w:firstLine="420" w:firstLineChars="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（七）</w:t>
      </w:r>
      <w:r>
        <w:rPr>
          <w:rFonts w:hint="eastAsia" w:ascii="仿宋_GB2312" w:hAnsi="仿宋" w:eastAsia="仿宋_GB2312" w:cs="仿宋"/>
          <w:color w:val="auto"/>
          <w:sz w:val="32"/>
          <w:szCs w:val="32"/>
          <w:highlight w:val="none"/>
        </w:rPr>
        <w:t>特别优秀或因工作特殊需要，可适当突破学历与年龄条件。拟聘单位提请破格聘任报告（应充分说明破格理由及其个人履职尽责与能力突出表现），报总部人力资源部、人力资源分管领导、业务分管领导审批后执行（雪花事业部报雪花总经理审批，酒业事业部报酒业事业部总经理审批）。</w:t>
      </w:r>
    </w:p>
    <w:p w14:paraId="4EE56CB1">
      <w:pPr>
        <w:pStyle w:val="22"/>
        <w:widowControl w:val="0"/>
        <w:numPr>
          <w:ilvl w:val="0"/>
          <w:numId w:val="0"/>
        </w:numPr>
        <w:spacing w:after="0" w:line="560" w:lineRule="exact"/>
        <w:ind w:left="420" w:left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2716D040">
      <w:pPr>
        <w:pStyle w:val="22"/>
        <w:widowControl w:val="0"/>
        <w:numPr>
          <w:ilvl w:val="0"/>
          <w:numId w:val="0"/>
        </w:numPr>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（八）</w:t>
      </w:r>
      <w:r>
        <w:rPr>
          <w:rFonts w:hint="eastAsia" w:ascii="仿宋_GB2312" w:hAnsi="仿宋" w:eastAsia="仿宋_GB2312" w:cs="仿宋"/>
          <w:color w:val="auto"/>
          <w:sz w:val="32"/>
          <w:szCs w:val="32"/>
          <w:highlight w:val="none"/>
        </w:rPr>
        <w:t>因业绩原因被免职的销售大区总经理、生产工厂厂长，自免职之日起两年内可突破上述任职资格，即学历放宽至大专、年龄不受限制，重新担任与原职级相当的职务</w:t>
      </w:r>
      <w:r>
        <w:rPr>
          <w:rFonts w:hint="eastAsia" w:ascii="仿宋_GB2312" w:hAnsi="仿宋" w:eastAsia="仿宋_GB2312" w:cs="仿宋"/>
          <w:color w:val="auto"/>
          <w:sz w:val="32"/>
          <w:szCs w:val="32"/>
          <w:highlight w:val="none"/>
          <w:lang w:eastAsia="zh-CN"/>
        </w:rPr>
        <w:t>，但须</w:t>
      </w:r>
      <w:r>
        <w:rPr>
          <w:rFonts w:hint="eastAsia" w:ascii="仿宋_GB2312" w:hAnsi="仿宋" w:eastAsia="仿宋_GB2312" w:cs="仿宋"/>
          <w:color w:val="auto"/>
          <w:sz w:val="32"/>
          <w:szCs w:val="32"/>
          <w:highlight w:val="none"/>
        </w:rPr>
        <w:t>同时满足以下条件：</w:t>
      </w:r>
    </w:p>
    <w:p w14:paraId="78E21F4F">
      <w:pPr>
        <w:pStyle w:val="22"/>
        <w:widowControl w:val="0"/>
        <w:numPr>
          <w:ilvl w:val="0"/>
          <w:numId w:val="0"/>
        </w:numPr>
        <w:spacing w:after="0" w:line="560" w:lineRule="exact"/>
        <w:ind w:left="5" w:leftChars="0" w:firstLine="655" w:firstLineChars="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1.</w:t>
      </w:r>
      <w:r>
        <w:rPr>
          <w:rFonts w:hint="eastAsia" w:ascii="仿宋_GB2312" w:hAnsi="仿宋" w:eastAsia="仿宋_GB2312" w:cs="仿宋"/>
          <w:color w:val="auto"/>
          <w:sz w:val="32"/>
          <w:szCs w:val="32"/>
          <w:highlight w:val="none"/>
        </w:rPr>
        <w:t>设置12个月考察期，考察期内不得破格提拔。</w:t>
      </w:r>
    </w:p>
    <w:p w14:paraId="15F931F3">
      <w:pPr>
        <w:pStyle w:val="22"/>
        <w:widowControl w:val="0"/>
        <w:numPr>
          <w:ilvl w:val="0"/>
          <w:numId w:val="0"/>
        </w:numPr>
        <w:spacing w:after="0" w:line="560" w:lineRule="exact"/>
        <w:ind w:left="5" w:leftChars="0" w:firstLine="655" w:firstLineChars="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2.</w:t>
      </w:r>
      <w:r>
        <w:rPr>
          <w:rFonts w:hint="eastAsia" w:ascii="仿宋_GB2312" w:hAnsi="仿宋" w:eastAsia="仿宋_GB2312" w:cs="仿宋"/>
          <w:color w:val="auto"/>
          <w:sz w:val="32"/>
          <w:szCs w:val="32"/>
          <w:highlight w:val="none"/>
        </w:rPr>
        <w:t>年度绩效等级为A及以上：</w:t>
      </w:r>
    </w:p>
    <w:p w14:paraId="7D919181">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①　</w:t>
      </w:r>
      <w:r>
        <w:rPr>
          <w:rFonts w:hint="eastAsia" w:ascii="仿宋_GB2312" w:hAnsi="仿宋" w:eastAsia="仿宋_GB2312" w:cs="仿宋"/>
          <w:color w:val="auto"/>
          <w:sz w:val="32"/>
          <w:szCs w:val="32"/>
          <w:highlight w:val="none"/>
        </w:rPr>
        <w:t>3月31日前免职的，应用免职当年绩效等级；</w:t>
      </w:r>
    </w:p>
    <w:p w14:paraId="713336E9">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②　</w:t>
      </w:r>
      <w:r>
        <w:rPr>
          <w:rFonts w:hint="eastAsia" w:ascii="仿宋_GB2312" w:hAnsi="仿宋" w:eastAsia="仿宋_GB2312" w:cs="仿宋"/>
          <w:color w:val="auto"/>
          <w:sz w:val="32"/>
          <w:szCs w:val="32"/>
          <w:highlight w:val="none"/>
        </w:rPr>
        <w:t>3月31日后免职的，应用免职次年绩效等级。</w:t>
      </w:r>
    </w:p>
    <w:p w14:paraId="67F1EA2D">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3E7E3A5D">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第七条</w:t>
      </w:r>
      <w:r>
        <w:rPr>
          <w:rFonts w:hint="eastAsia" w:ascii="仿宋_GB2312" w:hAnsi="仿宋" w:eastAsia="仿宋_GB2312" w:cs="仿宋"/>
          <w:color w:val="auto"/>
          <w:sz w:val="32"/>
          <w:szCs w:val="32"/>
          <w:highlight w:val="none"/>
        </w:rPr>
        <w:t>能力素质须达到管理序列能力素质L2的标准。</w:t>
      </w:r>
    </w:p>
    <w:p w14:paraId="09ADB185">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28E7CAF8">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第八条</w:t>
      </w:r>
      <w:r>
        <w:rPr>
          <w:rFonts w:hint="eastAsia" w:ascii="仿宋_GB2312" w:hAnsi="仿宋" w:eastAsia="仿宋_GB2312" w:cs="仿宋"/>
          <w:color w:val="auto"/>
          <w:sz w:val="32"/>
          <w:szCs w:val="32"/>
          <w:highlight w:val="none"/>
        </w:rPr>
        <w:t>新晋升至资深管理人员岗位或职级晋级的，须未处于立案调查期或影响期。</w:t>
      </w:r>
    </w:p>
    <w:p w14:paraId="1CD4425D">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5E3F7310">
      <w:pPr>
        <w:pStyle w:val="46"/>
        <w:outlineLvl w:val="9"/>
        <w:rPr>
          <w:color w:val="auto"/>
          <w:highlight w:val="none"/>
        </w:rPr>
      </w:pPr>
    </w:p>
    <w:p w14:paraId="33BC862A">
      <w:pPr>
        <w:pStyle w:val="28"/>
        <w:numPr>
          <w:ilvl w:val="0"/>
          <w:numId w:val="0"/>
        </w:numPr>
        <w:ind w:left="0" w:leftChars="0" w:firstLine="0" w:firstLineChars="0"/>
        <w:jc w:val="center"/>
        <w:rPr>
          <w:rFonts w:hint="eastAsia" w:ascii="黑体" w:hAnsi="黑体" w:eastAsia="黑体" w:cs="仿宋"/>
          <w:color w:val="auto"/>
          <w:highlight w:val="none"/>
        </w:rPr>
      </w:pPr>
      <w:bookmarkStart w:id="6" w:name="_Toc121055813"/>
      <w:bookmarkStart w:id="7" w:name="_Toc1263247477"/>
      <w:bookmarkStart w:id="8" w:name="_Toc121147704"/>
      <w:r>
        <w:rPr>
          <w:rFonts w:hint="eastAsia" w:ascii="黑体" w:hAnsi="黑体" w:eastAsia="黑体" w:cs="仿宋"/>
          <w:b w:val="0"/>
          <w:color w:val="auto"/>
          <w:kern w:val="2"/>
          <w:sz w:val="32"/>
          <w:szCs w:val="32"/>
          <w:lang w:val="en-US" w:eastAsia="zh-CN" w:bidi="ar-SA"/>
        </w:rPr>
        <w:t>第三章</w:t>
      </w:r>
      <w:r>
        <w:rPr>
          <w:rFonts w:hint="eastAsia" w:ascii="黑体" w:hAnsi="黑体" w:eastAsia="黑体" w:cs="仿宋"/>
          <w:color w:val="auto"/>
          <w:highlight w:val="none"/>
        </w:rPr>
        <w:t>选拔聘任</w:t>
      </w:r>
      <w:bookmarkEnd w:id="6"/>
      <w:bookmarkEnd w:id="7"/>
      <w:bookmarkEnd w:id="8"/>
    </w:p>
    <w:p w14:paraId="1C502566">
      <w:pPr>
        <w:pStyle w:val="28"/>
        <w:numPr>
          <w:ilvl w:val="0"/>
          <w:numId w:val="0"/>
        </w:numPr>
        <w:ind w:left="0" w:leftChars="0" w:firstLine="0" w:firstLineChars="0"/>
        <w:jc w:val="left"/>
        <w:rPr>
          <w:rFonts w:hint="default" w:ascii="黑体" w:hAnsi="黑体" w:eastAsia="黑体" w:cs="仿宋"/>
          <w:color w:val="auto"/>
          <w:highlight w:val="none"/>
          <w:lang w:val="en-US" w:eastAsia="zh-CN"/>
        </w:rPr>
      </w:pPr>
      <w:r>
        <w:rPr>
          <w:rFonts w:hint="eastAsia" w:ascii="黑体" w:hAnsi="黑体" w:eastAsia="黑体" w:cs="仿宋"/>
          <w:color w:val="auto"/>
          <w:highlight w:val="none"/>
          <w:lang w:val="en-US" w:eastAsia="zh-CN"/>
        </w:rPr>
        <w:t>///</w:t>
      </w:r>
    </w:p>
    <w:p w14:paraId="63625B88">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第九条</w:t>
      </w:r>
      <w:r>
        <w:rPr>
          <w:rFonts w:hint="eastAsia" w:ascii="仿宋_GB2312" w:hAnsi="仿宋" w:eastAsia="仿宋_GB2312" w:cs="仿宋"/>
          <w:color w:val="auto"/>
          <w:sz w:val="32"/>
          <w:szCs w:val="32"/>
          <w:highlight w:val="none"/>
        </w:rPr>
        <w:t>选拔资深管理人员应注重战略落地能力、一线实战经验与资源整合效能，突出价值创造，强化“能上能下”的动态机制。树立正确的选人用人导向，以业绩贡献为核心，优先选拔能将战略拆解为可执行方案，并转化为可持续增长的业务成果的优秀人才。</w:t>
      </w:r>
    </w:p>
    <w:p w14:paraId="7308AA09">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7F996AC9">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第十条</w:t>
      </w:r>
      <w:r>
        <w:rPr>
          <w:rFonts w:hint="eastAsia" w:ascii="仿宋_GB2312" w:hAnsi="仿宋" w:eastAsia="仿宋_GB2312" w:cs="仿宋"/>
          <w:color w:val="auto"/>
          <w:sz w:val="32"/>
          <w:szCs w:val="32"/>
          <w:highlight w:val="none"/>
        </w:rPr>
        <w:t>选拔方式分为外部招聘与内部选拔，外部招聘按照《华润啤酒招聘管理制度》及补充通知内相关要求，结合招聘计划组织实施。</w:t>
      </w:r>
    </w:p>
    <w:p w14:paraId="126DD5AE">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38F558AC">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第十一条</w:t>
      </w:r>
      <w:r>
        <w:rPr>
          <w:rFonts w:hint="eastAsia" w:ascii="仿宋_GB2312" w:hAnsi="仿宋" w:eastAsia="仿宋_GB2312" w:cs="仿宋"/>
          <w:color w:val="auto"/>
          <w:sz w:val="32"/>
          <w:szCs w:val="32"/>
          <w:highlight w:val="none"/>
        </w:rPr>
        <w:t>内部选拔的范围，原则上应在聘任单位范围内开展。若涉及跨聘任单位选拔的，需报啤酒总部人力资源部审批同意后开展。</w:t>
      </w:r>
    </w:p>
    <w:p w14:paraId="104B8BF9">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79049353">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第十二条</w:t>
      </w:r>
      <w:r>
        <w:rPr>
          <w:rFonts w:hint="eastAsia" w:ascii="仿宋_GB2312" w:hAnsi="仿宋" w:eastAsia="仿宋_GB2312" w:cs="仿宋"/>
          <w:color w:val="auto"/>
          <w:sz w:val="32"/>
          <w:szCs w:val="32"/>
          <w:highlight w:val="none"/>
        </w:rPr>
        <w:t>内部选拔（含新晋、晋级）可采用综合评价或竞聘方式，采用综合评价方式的由评价小组对候选人进行全面、客观的评价。</w:t>
      </w:r>
    </w:p>
    <w:p w14:paraId="5430E5BE">
      <w:pPr>
        <w:pStyle w:val="22"/>
        <w:widowControl w:val="0"/>
        <w:numPr>
          <w:ilvl w:val="0"/>
          <w:numId w:val="0"/>
        </w:numPr>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（一）</w:t>
      </w:r>
      <w:r>
        <w:rPr>
          <w:rFonts w:hint="eastAsia" w:ascii="仿宋_GB2312" w:hAnsi="仿宋" w:eastAsia="仿宋_GB2312" w:cs="仿宋"/>
          <w:color w:val="auto"/>
          <w:sz w:val="32"/>
          <w:szCs w:val="32"/>
          <w:highlight w:val="none"/>
        </w:rPr>
        <w:t>评价小组由拟招聘岗位的直接上级、间接上级、M5级人力负责人及认为有必要纳入的其他人员构成</w:t>
      </w:r>
      <w:r>
        <w:rPr>
          <w:rFonts w:hint="eastAsia" w:ascii="仿宋_GB2312" w:hAnsi="仿宋" w:eastAsia="仿宋_GB2312" w:cs="仿宋"/>
          <w:color w:val="auto"/>
          <w:sz w:val="32"/>
          <w:szCs w:val="32"/>
          <w:highlight w:val="none"/>
          <w:lang w:eastAsia="zh-CN"/>
        </w:rPr>
        <w:t>，人数不少于3人</w:t>
      </w:r>
      <w:r>
        <w:rPr>
          <w:rFonts w:hint="eastAsia" w:ascii="仿宋_GB2312" w:hAnsi="仿宋" w:eastAsia="仿宋_GB2312" w:cs="仿宋"/>
          <w:color w:val="auto"/>
          <w:sz w:val="32"/>
          <w:szCs w:val="32"/>
          <w:highlight w:val="none"/>
        </w:rPr>
        <w:t>。</w:t>
      </w:r>
    </w:p>
    <w:p w14:paraId="778E0435">
      <w:pPr>
        <w:pStyle w:val="22"/>
        <w:widowControl w:val="0"/>
        <w:numPr>
          <w:ilvl w:val="0"/>
          <w:numId w:val="0"/>
        </w:numPr>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（二）</w:t>
      </w:r>
      <w:r>
        <w:rPr>
          <w:rFonts w:hint="eastAsia" w:ascii="仿宋_GB2312" w:hAnsi="仿宋" w:eastAsia="仿宋_GB2312" w:cs="仿宋"/>
          <w:color w:val="auto"/>
          <w:sz w:val="32"/>
          <w:szCs w:val="32"/>
          <w:highlight w:val="none"/>
        </w:rPr>
        <w:t>评价内容可包括不限于候选人的工作业绩、领导力、团队协作能力，同时考察候选人对拟聘任岗位的理解，包括岗位职责认知、核心挑战把握及所需技能、素质等。</w:t>
      </w:r>
    </w:p>
    <w:p w14:paraId="33CB99F3">
      <w:pPr>
        <w:pStyle w:val="22"/>
        <w:widowControl w:val="0"/>
        <w:numPr>
          <w:ilvl w:val="0"/>
          <w:numId w:val="0"/>
        </w:numPr>
        <w:spacing w:after="0" w:line="560" w:lineRule="exact"/>
        <w:ind w:left="0" w:leftChars="0" w:firstLine="420" w:firstLineChars="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（三）</w:t>
      </w:r>
      <w:r>
        <w:rPr>
          <w:rFonts w:hint="eastAsia" w:ascii="仿宋_GB2312" w:hAnsi="仿宋" w:eastAsia="仿宋_GB2312" w:cs="仿宋"/>
          <w:color w:val="auto"/>
          <w:sz w:val="32"/>
          <w:szCs w:val="32"/>
          <w:highlight w:val="none"/>
        </w:rPr>
        <w:t>可采用绩效赋分、笔试、面试答辩、360评价等多方式开展，具体评价方案由聘任单位自行制定，确保评价结果的科学性和准确性。</w:t>
      </w:r>
    </w:p>
    <w:p w14:paraId="21334866">
      <w:pPr>
        <w:pStyle w:val="22"/>
        <w:widowControl w:val="0"/>
        <w:numPr>
          <w:ilvl w:val="0"/>
          <w:numId w:val="0"/>
        </w:numPr>
        <w:spacing w:after="0" w:line="560" w:lineRule="exact"/>
        <w:ind w:left="0" w:leftChars="0" w:firstLine="420" w:firstLine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2F13AB4D">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第十三条</w:t>
      </w:r>
      <w:r>
        <w:rPr>
          <w:rFonts w:hint="eastAsia" w:ascii="仿宋_GB2312" w:hAnsi="仿宋" w:eastAsia="仿宋_GB2312" w:cs="仿宋"/>
          <w:color w:val="auto"/>
          <w:sz w:val="32"/>
          <w:szCs w:val="32"/>
          <w:highlight w:val="none"/>
        </w:rPr>
        <w:t>选拔省营销中心市场总监/副总监、销管总监/副总监岗位，在聘任单位综合评价基础上，须通过公司级专业委员会的专业认证方可聘任，可设置一年过渡期（自聘任生效之日开始计算），一年内获得专业认证即可。专业认证方案由人力资源部与对应序列专业委员会共同制定。若过渡期结束仍未通过专业认证，应予以免职，并及时调整人员安排。</w:t>
      </w:r>
    </w:p>
    <w:p w14:paraId="65BF4B0B">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7B9F6E1C">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第十四条</w:t>
      </w:r>
      <w:r>
        <w:rPr>
          <w:rFonts w:hint="eastAsia" w:ascii="仿宋_GB2312" w:hAnsi="仿宋" w:eastAsia="仿宋_GB2312" w:cs="仿宋"/>
          <w:color w:val="auto"/>
          <w:sz w:val="32"/>
          <w:szCs w:val="32"/>
          <w:highlight w:val="none"/>
        </w:rPr>
        <w:t>依据“三重一大”决策制度的相关规定，结合资深管理人员各岗位的具体工作职责与职能定位，明确以下岗位的职务调整事项，包括晋升、晋级以及岗位调动等情况，均属本单位内的“重要人事任免”范畴。此类人事调整须提报至聘任单位对应的党委会进行集体讨论并作出决定，形成党委会会议纪要。</w:t>
      </w:r>
    </w:p>
    <w:p w14:paraId="5A065B70">
      <w:pPr>
        <w:pStyle w:val="22"/>
        <w:widowControl w:val="0"/>
        <w:numPr>
          <w:ilvl w:val="0"/>
          <w:numId w:val="0"/>
        </w:numPr>
        <w:spacing w:after="0" w:line="560" w:lineRule="exact"/>
        <w:ind w:left="0" w:leftChars="0" w:firstLine="420" w:firstLineChars="0"/>
        <w:jc w:val="both"/>
        <w:rPr>
          <w:rFonts w:ascii="仿宋_GB2312" w:hAnsi="仿宋" w:eastAsia="仿宋_GB2312" w:cs="仿宋"/>
          <w:bCs/>
          <w:color w:val="auto"/>
          <w:sz w:val="32"/>
          <w:szCs w:val="32"/>
          <w:highlight w:val="none"/>
        </w:rPr>
      </w:pPr>
      <w:r>
        <w:rPr>
          <w:rFonts w:hint="eastAsia" w:ascii="仿宋_GB2312" w:hAnsi="仿宋" w:eastAsia="仿宋_GB2312" w:cs="仿宋"/>
          <w:bCs/>
          <w:color w:val="auto"/>
          <w:sz w:val="32"/>
          <w:szCs w:val="32"/>
          <w:lang w:val="en-US" w:eastAsia="zh-CN" w:bidi="ar-SA"/>
        </w:rPr>
        <w:t>（一）</w:t>
      </w:r>
      <w:r>
        <w:rPr>
          <w:rFonts w:hint="eastAsia" w:ascii="仿宋_GB2312" w:hAnsi="仿宋" w:eastAsia="仿宋_GB2312" w:cs="仿宋"/>
          <w:bCs/>
          <w:color w:val="auto"/>
          <w:sz w:val="32"/>
          <w:szCs w:val="32"/>
          <w:highlight w:val="none"/>
        </w:rPr>
        <w:t>华润雪花销售事业部：省营销中心销售大区总经理、专业总监/副总监。</w:t>
      </w:r>
    </w:p>
    <w:p w14:paraId="2ACD67DA">
      <w:pPr>
        <w:pStyle w:val="22"/>
        <w:widowControl w:val="0"/>
        <w:numPr>
          <w:ilvl w:val="0"/>
          <w:numId w:val="0"/>
        </w:numPr>
        <w:spacing w:after="0" w:line="560" w:lineRule="exact"/>
        <w:ind w:left="0" w:leftChars="0" w:firstLine="420" w:firstLineChars="0"/>
        <w:jc w:val="both"/>
        <w:rPr>
          <w:rFonts w:ascii="仿宋_GB2312" w:hAnsi="仿宋" w:eastAsia="仿宋_GB2312" w:cs="仿宋"/>
          <w:bCs/>
          <w:color w:val="auto"/>
          <w:sz w:val="32"/>
          <w:szCs w:val="32"/>
          <w:highlight w:val="none"/>
        </w:rPr>
      </w:pPr>
      <w:r>
        <w:rPr>
          <w:rFonts w:hint="eastAsia" w:ascii="仿宋_GB2312" w:hAnsi="仿宋" w:eastAsia="仿宋_GB2312" w:cs="仿宋"/>
          <w:bCs/>
          <w:color w:val="auto"/>
          <w:sz w:val="32"/>
          <w:szCs w:val="32"/>
          <w:lang w:val="en-US" w:eastAsia="zh-CN" w:bidi="ar-SA"/>
        </w:rPr>
        <w:t>（二）</w:t>
      </w:r>
      <w:r>
        <w:rPr>
          <w:rFonts w:hint="eastAsia" w:ascii="仿宋_GB2312" w:hAnsi="仿宋" w:eastAsia="仿宋_GB2312" w:cs="仿宋"/>
          <w:bCs/>
          <w:color w:val="auto"/>
          <w:sz w:val="32"/>
          <w:szCs w:val="32"/>
          <w:highlight w:val="none"/>
        </w:rPr>
        <w:t>华润雪花生产中心：本中心专业总监/副总监（含派驻）；生产工厂厂长、专业副总监。</w:t>
      </w:r>
    </w:p>
    <w:p w14:paraId="5C089E77">
      <w:pPr>
        <w:pStyle w:val="22"/>
        <w:widowControl w:val="0"/>
        <w:numPr>
          <w:ilvl w:val="0"/>
          <w:numId w:val="0"/>
        </w:numPr>
        <w:spacing w:after="0" w:line="560" w:lineRule="exact"/>
        <w:ind w:left="0" w:leftChars="0" w:firstLine="420" w:firstLineChars="0"/>
        <w:jc w:val="both"/>
        <w:rPr>
          <w:rFonts w:hint="eastAsia" w:ascii="仿宋_GB2312" w:hAnsi="仿宋" w:eastAsia="仿宋_GB2312" w:cs="仿宋"/>
          <w:bCs/>
          <w:color w:val="auto"/>
          <w:sz w:val="32"/>
          <w:szCs w:val="32"/>
          <w:highlight w:val="none"/>
        </w:rPr>
      </w:pPr>
      <w:r>
        <w:rPr>
          <w:rFonts w:hint="eastAsia" w:ascii="仿宋_GB2312" w:hAnsi="仿宋" w:eastAsia="仿宋_GB2312" w:cs="仿宋"/>
          <w:color w:val="auto"/>
          <w:sz w:val="32"/>
          <w:szCs w:val="32"/>
          <w:lang w:val="en-US" w:eastAsia="zh-CN" w:bidi="ar-SA"/>
        </w:rPr>
        <w:t>（三）</w:t>
      </w:r>
      <w:r>
        <w:rPr>
          <w:rFonts w:hint="eastAsia" w:ascii="仿宋_GB2312" w:hAnsi="仿宋" w:eastAsia="仿宋_GB2312" w:cs="仿宋"/>
          <w:bCs/>
          <w:color w:val="auto"/>
          <w:sz w:val="32"/>
          <w:szCs w:val="32"/>
          <w:highlight w:val="none"/>
        </w:rPr>
        <w:t>金沙酒业：销售大区总经理、厂长、专业总监/副总监。</w:t>
      </w:r>
    </w:p>
    <w:p w14:paraId="3AC6AB74">
      <w:pPr>
        <w:pStyle w:val="22"/>
        <w:widowControl w:val="0"/>
        <w:numPr>
          <w:ilvl w:val="0"/>
          <w:numId w:val="0"/>
        </w:numPr>
        <w:spacing w:after="0" w:line="560" w:lineRule="exact"/>
        <w:ind w:left="0" w:leftChars="0" w:firstLine="420" w:firstLineChars="0"/>
        <w:jc w:val="both"/>
        <w:rPr>
          <w:rFonts w:hint="default" w:ascii="仿宋_GB2312" w:hAnsi="仿宋" w:eastAsia="仿宋_GB2312" w:cs="仿宋"/>
          <w:bCs/>
          <w:color w:val="auto"/>
          <w:sz w:val="32"/>
          <w:szCs w:val="32"/>
          <w:highlight w:val="none"/>
          <w:lang w:val="en-US" w:eastAsia="zh-CN"/>
        </w:rPr>
      </w:pPr>
      <w:r>
        <w:rPr>
          <w:rFonts w:hint="eastAsia" w:ascii="仿宋_GB2312" w:hAnsi="仿宋" w:eastAsia="仿宋_GB2312" w:cs="仿宋"/>
          <w:bCs/>
          <w:color w:val="auto"/>
          <w:sz w:val="32"/>
          <w:szCs w:val="32"/>
          <w:highlight w:val="none"/>
          <w:lang w:val="en-US" w:eastAsia="zh-CN"/>
        </w:rPr>
        <w:t>///</w:t>
      </w:r>
    </w:p>
    <w:p w14:paraId="2436FA50">
      <w:pPr>
        <w:pStyle w:val="22"/>
        <w:widowControl w:val="0"/>
        <w:numPr>
          <w:ilvl w:val="0"/>
          <w:numId w:val="0"/>
        </w:numPr>
        <w:spacing w:after="0" w:line="560" w:lineRule="exact"/>
        <w:ind w:left="0" w:leftChars="0" w:firstLine="643" w:firstLineChars="200"/>
        <w:jc w:val="both"/>
        <w:rPr>
          <w:rFonts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第十五条</w:t>
      </w:r>
      <w:r>
        <w:rPr>
          <w:rFonts w:hint="eastAsia" w:ascii="仿宋_GB2312" w:hAnsi="仿宋" w:eastAsia="仿宋_GB2312" w:cs="仿宋"/>
          <w:color w:val="auto"/>
          <w:sz w:val="32"/>
          <w:szCs w:val="32"/>
          <w:highlight w:val="none"/>
        </w:rPr>
        <w:t>华润啤酒/雪花/酒业其他资深管理人员聘任审批权：</w:t>
      </w:r>
    </w:p>
    <w:p w14:paraId="7581F31A">
      <w:pPr>
        <w:pStyle w:val="22"/>
        <w:widowControl w:val="0"/>
        <w:numPr>
          <w:ilvl w:val="0"/>
          <w:numId w:val="0"/>
        </w:numPr>
        <w:tabs>
          <w:tab w:val="left" w:pos="993"/>
        </w:tabs>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（一）</w:t>
      </w:r>
      <w:r>
        <w:rPr>
          <w:rFonts w:hint="eastAsia" w:ascii="仿宋_GB2312" w:hAnsi="仿宋" w:eastAsia="仿宋_GB2312" w:cs="仿宋"/>
          <w:color w:val="auto"/>
          <w:sz w:val="32"/>
          <w:szCs w:val="32"/>
          <w:highlight w:val="none"/>
        </w:rPr>
        <w:t>华润啤酒总部：华润啤酒董事会主席</w:t>
      </w:r>
    </w:p>
    <w:p w14:paraId="4C54C251">
      <w:pPr>
        <w:pStyle w:val="22"/>
        <w:widowControl w:val="0"/>
        <w:numPr>
          <w:ilvl w:val="0"/>
          <w:numId w:val="0"/>
        </w:numPr>
        <w:tabs>
          <w:tab w:val="left" w:pos="993"/>
        </w:tabs>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（二）</w:t>
      </w:r>
      <w:r>
        <w:rPr>
          <w:rFonts w:hint="eastAsia" w:ascii="仿宋_GB2312" w:hAnsi="仿宋" w:eastAsia="仿宋_GB2312" w:cs="仿宋"/>
          <w:color w:val="auto"/>
          <w:sz w:val="32"/>
          <w:szCs w:val="32"/>
          <w:highlight w:val="none"/>
        </w:rPr>
        <w:t>华润酒业总部：酒业事业部总经理</w:t>
      </w:r>
    </w:p>
    <w:p w14:paraId="6B9BFDED">
      <w:pPr>
        <w:pStyle w:val="22"/>
        <w:widowControl w:val="0"/>
        <w:numPr>
          <w:ilvl w:val="0"/>
          <w:numId w:val="0"/>
        </w:numPr>
        <w:tabs>
          <w:tab w:val="left" w:pos="993"/>
        </w:tabs>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（三）</w:t>
      </w:r>
      <w:r>
        <w:rPr>
          <w:rFonts w:hint="eastAsia" w:ascii="仿宋_GB2312" w:hAnsi="仿宋" w:eastAsia="仿宋_GB2312" w:cs="仿宋"/>
          <w:color w:val="auto"/>
          <w:sz w:val="32"/>
          <w:szCs w:val="32"/>
          <w:highlight w:val="none"/>
        </w:rPr>
        <w:t>华润雪花品牌管理中心、销售管理中心、销售业务发展中心：华润雪花总经理</w:t>
      </w:r>
    </w:p>
    <w:p w14:paraId="635860F8">
      <w:pPr>
        <w:pStyle w:val="22"/>
        <w:widowControl w:val="0"/>
        <w:numPr>
          <w:ilvl w:val="0"/>
          <w:numId w:val="0"/>
        </w:numPr>
        <w:tabs>
          <w:tab w:val="left" w:pos="993"/>
        </w:tabs>
        <w:spacing w:after="0" w:line="560" w:lineRule="exact"/>
        <w:ind w:left="0" w:leftChars="0" w:firstLine="420" w:firstLineChars="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（四）</w:t>
      </w:r>
      <w:r>
        <w:rPr>
          <w:rFonts w:hint="eastAsia" w:ascii="仿宋_GB2312" w:hAnsi="仿宋" w:eastAsia="仿宋_GB2312" w:cs="仿宋"/>
          <w:color w:val="auto"/>
          <w:sz w:val="32"/>
          <w:szCs w:val="32"/>
          <w:highlight w:val="none"/>
        </w:rPr>
        <w:t>华润雪花营运中心：华润啤酒分管供应链副总裁</w:t>
      </w:r>
    </w:p>
    <w:p w14:paraId="6B492914">
      <w:pPr>
        <w:pStyle w:val="22"/>
        <w:widowControl w:val="0"/>
        <w:numPr>
          <w:ilvl w:val="0"/>
          <w:numId w:val="0"/>
        </w:numPr>
        <w:tabs>
          <w:tab w:val="left" w:pos="993"/>
        </w:tabs>
        <w:spacing w:after="0" w:line="560" w:lineRule="exact"/>
        <w:ind w:left="0" w:leftChars="0" w:firstLine="420" w:firstLine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7C841558">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第十六条</w:t>
      </w:r>
      <w:r>
        <w:rPr>
          <w:rFonts w:hint="eastAsia" w:ascii="仿宋_GB2312" w:hAnsi="仿宋" w:eastAsia="仿宋_GB2312" w:cs="仿宋"/>
          <w:color w:val="auto"/>
          <w:sz w:val="32"/>
          <w:szCs w:val="32"/>
          <w:highlight w:val="none"/>
        </w:rPr>
        <w:t>涉及人力/财务专业总监/副总监岗位聘任的，需报啤酒总部人力资源部/财务部及分管领导审批同意后，方可聘任。总部人力、财务部门可结合工作需要，在全公司范围内实施统一调配。</w:t>
      </w:r>
    </w:p>
    <w:p w14:paraId="707656C1">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61445745">
      <w:pPr>
        <w:pStyle w:val="22"/>
        <w:widowControl w:val="0"/>
        <w:spacing w:after="0" w:line="560" w:lineRule="exact"/>
        <w:ind w:left="440" w:leftChars="200" w:firstLine="0" w:firstLineChars="0"/>
        <w:jc w:val="both"/>
        <w:rPr>
          <w:rFonts w:ascii="仿宋_GB2312" w:hAnsi="仿宋" w:eastAsia="仿宋_GB2312" w:cs="仿宋"/>
          <w:color w:val="auto"/>
          <w:sz w:val="32"/>
          <w:szCs w:val="32"/>
          <w:highlight w:val="none"/>
        </w:rPr>
      </w:pPr>
    </w:p>
    <w:p w14:paraId="18F293E3">
      <w:pPr>
        <w:pStyle w:val="28"/>
        <w:numPr>
          <w:ilvl w:val="0"/>
          <w:numId w:val="0"/>
        </w:numPr>
        <w:ind w:left="0" w:leftChars="0" w:firstLine="0" w:firstLineChars="0"/>
        <w:jc w:val="center"/>
        <w:rPr>
          <w:rFonts w:hint="eastAsia" w:ascii="黑体" w:hAnsi="黑体" w:eastAsia="黑体" w:cs="仿宋"/>
          <w:color w:val="auto"/>
          <w:highlight w:val="none"/>
        </w:rPr>
      </w:pPr>
      <w:bookmarkStart w:id="9" w:name="_Toc121055814"/>
      <w:bookmarkStart w:id="10" w:name="_Toc363276534"/>
      <w:bookmarkStart w:id="11" w:name="_Toc121147705"/>
      <w:r>
        <w:rPr>
          <w:rFonts w:hint="eastAsia" w:ascii="黑体" w:hAnsi="黑体" w:eastAsia="黑体" w:cs="仿宋"/>
          <w:b w:val="0"/>
          <w:color w:val="auto"/>
          <w:kern w:val="2"/>
          <w:sz w:val="32"/>
          <w:szCs w:val="32"/>
          <w:lang w:val="en-US" w:eastAsia="zh-CN" w:bidi="ar-SA"/>
        </w:rPr>
        <w:t>第四章</w:t>
      </w:r>
      <w:r>
        <w:rPr>
          <w:rFonts w:hint="eastAsia" w:ascii="黑体" w:hAnsi="黑体" w:eastAsia="黑体" w:cs="仿宋"/>
          <w:color w:val="auto"/>
          <w:highlight w:val="none"/>
        </w:rPr>
        <w:t>考核评价</w:t>
      </w:r>
      <w:bookmarkEnd w:id="9"/>
      <w:bookmarkEnd w:id="10"/>
      <w:bookmarkEnd w:id="11"/>
    </w:p>
    <w:p w14:paraId="50910EF2">
      <w:pPr>
        <w:pStyle w:val="28"/>
        <w:numPr>
          <w:ilvl w:val="0"/>
          <w:numId w:val="0"/>
        </w:numPr>
        <w:ind w:left="0" w:leftChars="0" w:firstLine="0" w:firstLineChars="0"/>
        <w:jc w:val="left"/>
        <w:rPr>
          <w:rFonts w:hint="default" w:ascii="黑体" w:hAnsi="黑体" w:eastAsia="黑体" w:cs="仿宋"/>
          <w:color w:val="auto"/>
          <w:highlight w:val="none"/>
          <w:lang w:val="en-US" w:eastAsia="zh-CN"/>
        </w:rPr>
      </w:pPr>
      <w:r>
        <w:rPr>
          <w:rFonts w:hint="eastAsia" w:ascii="黑体" w:hAnsi="黑体" w:eastAsia="黑体" w:cs="仿宋"/>
          <w:color w:val="auto"/>
          <w:highlight w:val="none"/>
          <w:lang w:val="en-US" w:eastAsia="zh-CN"/>
        </w:rPr>
        <w:t>///</w:t>
      </w:r>
    </w:p>
    <w:p w14:paraId="2F9B2342">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第十七条</w:t>
      </w:r>
      <w:r>
        <w:rPr>
          <w:rFonts w:hint="eastAsia" w:ascii="仿宋_GB2312" w:hAnsi="仿宋" w:eastAsia="仿宋_GB2312" w:cs="仿宋"/>
          <w:color w:val="auto"/>
          <w:sz w:val="32"/>
          <w:szCs w:val="32"/>
          <w:highlight w:val="none"/>
        </w:rPr>
        <w:t>各单位应严肃对待资深管理人员考核评价，引导正确的业绩观，推动公司持续健康发展。考核评价结果作为资深管理人员聘任、薪酬激励、培养和退出的重要依据。</w:t>
      </w:r>
    </w:p>
    <w:p w14:paraId="36D8A401">
      <w:pPr>
        <w:pStyle w:val="22"/>
        <w:widowControl w:val="0"/>
        <w:numPr>
          <w:ilvl w:val="0"/>
          <w:numId w:val="0"/>
        </w:numPr>
        <w:spacing w:after="0" w:line="240" w:lineRule="auto"/>
        <w:ind w:left="0" w:leftChars="0" w:firstLine="0" w:firstLineChars="0"/>
        <w:jc w:val="left"/>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78205A84">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第十八条</w:t>
      </w:r>
      <w:r>
        <w:rPr>
          <w:rFonts w:hint="eastAsia" w:ascii="仿宋_GB2312" w:hAnsi="仿宋" w:eastAsia="仿宋_GB2312" w:cs="仿宋"/>
          <w:color w:val="auto"/>
          <w:sz w:val="32"/>
          <w:szCs w:val="32"/>
          <w:highlight w:val="none"/>
        </w:rPr>
        <w:t>资深管理人员实行“日常考核+年度考核+临时性综合评估”的考评机制。</w:t>
      </w:r>
    </w:p>
    <w:p w14:paraId="0492DF25">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0704517B">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第十九条</w:t>
      </w:r>
      <w:r>
        <w:rPr>
          <w:rFonts w:hint="eastAsia" w:ascii="仿宋_GB2312" w:hAnsi="仿宋" w:eastAsia="仿宋_GB2312" w:cs="仿宋"/>
          <w:color w:val="auto"/>
          <w:sz w:val="32"/>
          <w:szCs w:val="32"/>
          <w:highlight w:val="none"/>
        </w:rPr>
        <w:t>日常考核与年度考核。在全员绩效管理制度基础上，各聘任单位根据公司年度经营目标与重点工作任务，结合自身业务特点与管理需求，制定本单位资深管理人员考核制度/方案。</w:t>
      </w:r>
    </w:p>
    <w:p w14:paraId="02104AF9">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4685522C">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第二十条</w:t>
      </w:r>
      <w:r>
        <w:rPr>
          <w:rFonts w:hint="eastAsia" w:ascii="仿宋_GB2312" w:hAnsi="仿宋" w:eastAsia="仿宋_GB2312" w:cs="仿宋"/>
          <w:color w:val="auto"/>
          <w:sz w:val="32"/>
          <w:szCs w:val="32"/>
          <w:highlight w:val="none"/>
        </w:rPr>
        <w:t>临时性综合评估。综合考量年度绩效考核结果与阶段性考核结果，各单位结合自身实际业务需求、管理重点以及当前所面临的具体情况，制定科学合理、切实可行的评估方案。注重评估方案的目标明确、指标合理、流程清晰，能够全面、客观、准确地反映资深管理人员在特定阶段的工作表现与综合素质。</w:t>
      </w:r>
    </w:p>
    <w:p w14:paraId="34332F40">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10E030D5">
      <w:pPr>
        <w:pStyle w:val="22"/>
        <w:widowControl w:val="0"/>
        <w:spacing w:after="0" w:line="560" w:lineRule="exact"/>
        <w:ind w:left="440" w:leftChars="200" w:firstLine="0" w:firstLineChars="0"/>
        <w:jc w:val="both"/>
        <w:rPr>
          <w:rFonts w:ascii="仿宋_GB2312" w:hAnsi="仿宋" w:eastAsia="仿宋_GB2312" w:cs="仿宋"/>
          <w:color w:val="auto"/>
          <w:sz w:val="32"/>
          <w:szCs w:val="32"/>
          <w:highlight w:val="none"/>
        </w:rPr>
      </w:pPr>
    </w:p>
    <w:p w14:paraId="30972B49">
      <w:pPr>
        <w:pStyle w:val="28"/>
        <w:numPr>
          <w:ilvl w:val="0"/>
          <w:numId w:val="0"/>
        </w:numPr>
        <w:ind w:left="0" w:leftChars="0" w:firstLine="0" w:firstLineChars="0"/>
        <w:jc w:val="center"/>
        <w:rPr>
          <w:rFonts w:hint="eastAsia" w:ascii="黑体" w:hAnsi="黑体" w:eastAsia="黑体" w:cs="仿宋"/>
          <w:color w:val="auto"/>
          <w:highlight w:val="none"/>
        </w:rPr>
      </w:pPr>
      <w:bookmarkStart w:id="12" w:name="_Toc605697368"/>
      <w:r>
        <w:rPr>
          <w:rFonts w:hint="eastAsia" w:ascii="黑体" w:hAnsi="黑体" w:eastAsia="黑体" w:cs="仿宋"/>
          <w:b w:val="0"/>
          <w:color w:val="auto"/>
          <w:kern w:val="2"/>
          <w:sz w:val="32"/>
          <w:szCs w:val="32"/>
          <w:lang w:val="en-US" w:eastAsia="zh-CN" w:bidi="ar-SA"/>
        </w:rPr>
        <w:t>第五章</w:t>
      </w:r>
      <w:r>
        <w:rPr>
          <w:rFonts w:hint="eastAsia" w:ascii="黑体" w:hAnsi="黑体" w:eastAsia="黑体" w:cs="仿宋"/>
          <w:color w:val="auto"/>
          <w:highlight w:val="none"/>
        </w:rPr>
        <w:t>储备管理</w:t>
      </w:r>
      <w:bookmarkEnd w:id="12"/>
    </w:p>
    <w:p w14:paraId="352EC467">
      <w:pPr>
        <w:pStyle w:val="28"/>
        <w:numPr>
          <w:ilvl w:val="0"/>
          <w:numId w:val="0"/>
        </w:numPr>
        <w:ind w:left="0" w:leftChars="0" w:firstLine="0" w:firstLineChars="0"/>
        <w:jc w:val="left"/>
        <w:rPr>
          <w:rFonts w:hint="default" w:ascii="黑体" w:hAnsi="黑体" w:eastAsia="黑体" w:cs="仿宋"/>
          <w:color w:val="auto"/>
          <w:highlight w:val="none"/>
          <w:lang w:val="en-US" w:eastAsia="zh-CN"/>
        </w:rPr>
      </w:pPr>
      <w:r>
        <w:rPr>
          <w:rFonts w:hint="eastAsia" w:ascii="黑体" w:hAnsi="黑体" w:eastAsia="黑体" w:cs="仿宋"/>
          <w:color w:val="auto"/>
          <w:highlight w:val="none"/>
          <w:lang w:val="en-US" w:eastAsia="zh-CN"/>
        </w:rPr>
        <w:t>///</w:t>
      </w:r>
    </w:p>
    <w:p w14:paraId="7EC38943">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第二十一条</w:t>
      </w:r>
      <w:r>
        <w:rPr>
          <w:rFonts w:hint="eastAsia" w:ascii="仿宋_GB2312" w:hAnsi="仿宋" w:eastAsia="仿宋_GB2312" w:cs="仿宋"/>
          <w:color w:val="auto"/>
          <w:sz w:val="32"/>
          <w:szCs w:val="32"/>
          <w:highlight w:val="none"/>
        </w:rPr>
        <w:t>为建立人才梯队、保障人才供应，各级单位应常态化开展资深管理人员选拔储备工作。实现从明确储备条件、确定储备需求到开展盘点、选拔、培养、聘任的全链条闭环管理，建设一支数量充足、结构合理、专业过硬的资深管理人员后备队伍。</w:t>
      </w:r>
    </w:p>
    <w:p w14:paraId="3FE82ACC">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30D800A1">
      <w:pPr>
        <w:pStyle w:val="28"/>
        <w:numPr>
          <w:ilvl w:val="0"/>
          <w:numId w:val="0"/>
        </w:numPr>
        <w:rPr>
          <w:rFonts w:ascii="黑体" w:hAnsi="黑体" w:eastAsia="黑体" w:cs="仿宋"/>
          <w:color w:val="auto"/>
          <w:highlight w:val="none"/>
        </w:rPr>
      </w:pPr>
    </w:p>
    <w:p w14:paraId="29C6DB8A">
      <w:pPr>
        <w:pStyle w:val="28"/>
        <w:numPr>
          <w:ilvl w:val="0"/>
          <w:numId w:val="0"/>
        </w:numPr>
        <w:ind w:left="0" w:leftChars="0" w:firstLine="0" w:firstLineChars="0"/>
        <w:jc w:val="center"/>
        <w:rPr>
          <w:rFonts w:hint="eastAsia" w:ascii="黑体" w:hAnsi="黑体" w:eastAsia="黑体" w:cs="仿宋"/>
          <w:color w:val="auto"/>
          <w:highlight w:val="none"/>
        </w:rPr>
      </w:pPr>
      <w:bookmarkStart w:id="13" w:name="_Toc274179104"/>
      <w:r>
        <w:rPr>
          <w:rFonts w:hint="eastAsia" w:ascii="黑体" w:hAnsi="黑体" w:eastAsia="黑体" w:cs="仿宋"/>
          <w:b w:val="0"/>
          <w:color w:val="auto"/>
          <w:kern w:val="2"/>
          <w:sz w:val="32"/>
          <w:szCs w:val="32"/>
          <w:lang w:val="en-US" w:eastAsia="zh-CN" w:bidi="ar-SA"/>
        </w:rPr>
        <w:t>第六章</w:t>
      </w:r>
      <w:r>
        <w:rPr>
          <w:rFonts w:hint="eastAsia" w:ascii="黑体" w:hAnsi="黑体" w:eastAsia="黑体" w:cs="仿宋"/>
          <w:color w:val="auto"/>
          <w:highlight w:val="none"/>
        </w:rPr>
        <w:t>轮岗管理</w:t>
      </w:r>
      <w:bookmarkEnd w:id="13"/>
    </w:p>
    <w:p w14:paraId="5708413D">
      <w:pPr>
        <w:pStyle w:val="28"/>
        <w:numPr>
          <w:ilvl w:val="0"/>
          <w:numId w:val="0"/>
        </w:numPr>
        <w:ind w:left="0" w:leftChars="0" w:firstLine="0" w:firstLineChars="0"/>
        <w:jc w:val="left"/>
        <w:rPr>
          <w:rFonts w:hint="default" w:ascii="黑体" w:hAnsi="黑体" w:eastAsia="黑体" w:cs="仿宋"/>
          <w:color w:val="auto"/>
          <w:highlight w:val="none"/>
          <w:lang w:val="en-US" w:eastAsia="zh-CN"/>
        </w:rPr>
      </w:pPr>
      <w:r>
        <w:rPr>
          <w:rFonts w:hint="eastAsia" w:ascii="黑体" w:hAnsi="黑体" w:eastAsia="黑体" w:cs="仿宋"/>
          <w:color w:val="auto"/>
          <w:highlight w:val="none"/>
          <w:lang w:val="en-US" w:eastAsia="zh-CN"/>
        </w:rPr>
        <w:t>///</w:t>
      </w:r>
    </w:p>
    <w:p w14:paraId="45CBCFF6">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bookmarkStart w:id="14" w:name="_Toc121055816"/>
      <w:bookmarkStart w:id="15" w:name="_Toc121147707"/>
      <w:r>
        <w:rPr>
          <w:rFonts w:hint="eastAsia" w:ascii="仿宋_GB2312" w:hAnsi="仿宋_GB2312" w:eastAsia="仿宋_GB2312" w:cs="仿宋_GB2312"/>
          <w:b/>
          <w:bCs/>
          <w:color w:val="auto"/>
          <w:sz w:val="32"/>
          <w:szCs w:val="32"/>
          <w:lang w:val="en-US" w:eastAsia="zh-CN" w:bidi="ar-SA"/>
        </w:rPr>
        <w:t>第二十二条</w:t>
      </w:r>
      <w:r>
        <w:rPr>
          <w:rFonts w:hint="eastAsia" w:ascii="仿宋_GB2312" w:hAnsi="仿宋" w:eastAsia="仿宋_GB2312" w:cs="仿宋"/>
          <w:color w:val="auto"/>
          <w:sz w:val="32"/>
          <w:szCs w:val="32"/>
          <w:highlight w:val="none"/>
        </w:rPr>
        <w:t>为促进资深管理人员岗位交流历练，每年度需结合绩效评价结果进行回顾，制定轮岗计划。</w:t>
      </w:r>
    </w:p>
    <w:p w14:paraId="5D5DD4D4">
      <w:pPr>
        <w:pStyle w:val="22"/>
        <w:widowControl w:val="0"/>
        <w:numPr>
          <w:ilvl w:val="0"/>
          <w:numId w:val="0"/>
        </w:numPr>
        <w:spacing w:after="0" w:line="560" w:lineRule="exact"/>
        <w:ind w:left="0" w:leftChars="0" w:firstLine="640" w:firstLineChars="200"/>
        <w:jc w:val="left"/>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5A4C85B8">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第二十三条</w:t>
      </w:r>
      <w:r>
        <w:rPr>
          <w:rFonts w:hint="eastAsia" w:ascii="仿宋_GB2312" w:hAnsi="仿宋" w:eastAsia="仿宋_GB2312" w:cs="仿宋"/>
          <w:color w:val="auto"/>
          <w:sz w:val="32"/>
          <w:szCs w:val="32"/>
          <w:highlight w:val="none"/>
        </w:rPr>
        <w:t>轮岗分为业务性轮岗与周期性轮岗。</w:t>
      </w:r>
    </w:p>
    <w:p w14:paraId="71B6A9BB">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706EF7EC">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（一）</w:t>
      </w:r>
      <w:r>
        <w:rPr>
          <w:rFonts w:hint="eastAsia" w:ascii="仿宋_GB2312" w:hAnsi="仿宋" w:eastAsia="仿宋_GB2312" w:cs="仿宋"/>
          <w:color w:val="auto"/>
          <w:sz w:val="32"/>
          <w:szCs w:val="32"/>
          <w:highlight w:val="none"/>
        </w:rPr>
        <w:t>业务性轮岗指公司基于人才培养、文化融合的需要，倡导和推动资深管理人员进行交流轮岗，促进人力资本的优化配置，轮岗交流情形主要包括：</w:t>
      </w:r>
    </w:p>
    <w:p w14:paraId="45F134E8">
      <w:pPr>
        <w:pStyle w:val="22"/>
        <w:widowControl w:val="0"/>
        <w:numPr>
          <w:ilvl w:val="0"/>
          <w:numId w:val="0"/>
        </w:numPr>
        <w:tabs>
          <w:tab w:val="left" w:pos="993"/>
        </w:tabs>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1.</w:t>
      </w:r>
      <w:r>
        <w:rPr>
          <w:rFonts w:hint="eastAsia" w:ascii="仿宋_GB2312" w:hAnsi="仿宋" w:eastAsia="仿宋_GB2312" w:cs="仿宋"/>
          <w:color w:val="auto"/>
          <w:sz w:val="32"/>
          <w:szCs w:val="32"/>
          <w:highlight w:val="none"/>
        </w:rPr>
        <w:t>因公司战略调整、组织变革、管理团队结构优化等工作需要交流的；</w:t>
      </w:r>
    </w:p>
    <w:p w14:paraId="627992F7">
      <w:pPr>
        <w:pStyle w:val="22"/>
        <w:widowControl w:val="0"/>
        <w:numPr>
          <w:ilvl w:val="0"/>
          <w:numId w:val="0"/>
        </w:numPr>
        <w:tabs>
          <w:tab w:val="left" w:pos="993"/>
        </w:tabs>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2.</w:t>
      </w:r>
      <w:r>
        <w:rPr>
          <w:rFonts w:hint="eastAsia" w:ascii="仿宋_GB2312" w:hAnsi="仿宋" w:eastAsia="仿宋_GB2312" w:cs="仿宋"/>
          <w:color w:val="auto"/>
          <w:sz w:val="32"/>
          <w:szCs w:val="32"/>
          <w:highlight w:val="none"/>
        </w:rPr>
        <w:t>需要通过交流进一步提升业务能力的；</w:t>
      </w:r>
    </w:p>
    <w:p w14:paraId="75C44716">
      <w:pPr>
        <w:pStyle w:val="22"/>
        <w:widowControl w:val="0"/>
        <w:numPr>
          <w:ilvl w:val="0"/>
          <w:numId w:val="0"/>
        </w:numPr>
        <w:tabs>
          <w:tab w:val="left" w:pos="993"/>
        </w:tabs>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3.</w:t>
      </w:r>
      <w:r>
        <w:rPr>
          <w:rFonts w:hint="eastAsia" w:ascii="仿宋_GB2312" w:hAnsi="仿宋" w:eastAsia="仿宋_GB2312" w:cs="仿宋"/>
          <w:color w:val="auto"/>
          <w:sz w:val="32"/>
          <w:szCs w:val="32"/>
          <w:highlight w:val="none"/>
        </w:rPr>
        <w:t>缺少业务一线、片区或总部工作经验，岗位经历较为单一的；</w:t>
      </w:r>
    </w:p>
    <w:p w14:paraId="5A769B1A">
      <w:pPr>
        <w:pStyle w:val="22"/>
        <w:widowControl w:val="0"/>
        <w:numPr>
          <w:ilvl w:val="0"/>
          <w:numId w:val="0"/>
        </w:numPr>
        <w:tabs>
          <w:tab w:val="left" w:pos="993"/>
        </w:tabs>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4.</w:t>
      </w:r>
      <w:r>
        <w:rPr>
          <w:rFonts w:hint="eastAsia" w:ascii="仿宋_GB2312" w:hAnsi="仿宋" w:eastAsia="仿宋_GB2312" w:cs="仿宋"/>
          <w:color w:val="auto"/>
          <w:sz w:val="32"/>
          <w:szCs w:val="32"/>
          <w:highlight w:val="none"/>
        </w:rPr>
        <w:t>根据实际业务需要，上级认为需要轮岗的。</w:t>
      </w:r>
    </w:p>
    <w:p w14:paraId="4E84C1EC">
      <w:pPr>
        <w:widowControl w:val="0"/>
        <w:spacing w:after="0" w:line="560" w:lineRule="exact"/>
        <w:ind w:firstLine="640" w:firstLineChars="20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highlight w:val="none"/>
        </w:rPr>
        <w:t>业务性轮岗可由资深管理人员直接上级或上级单位业务系统主管领导提出轮岗需求，按调动流程实施轮岗。</w:t>
      </w:r>
    </w:p>
    <w:p w14:paraId="624F251F">
      <w:pPr>
        <w:widowControl w:val="0"/>
        <w:spacing w:after="0" w:line="560" w:lineRule="exact"/>
        <w:ind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0860F031">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（二）</w:t>
      </w:r>
      <w:r>
        <w:rPr>
          <w:rFonts w:hint="eastAsia" w:ascii="仿宋_GB2312" w:hAnsi="仿宋" w:eastAsia="仿宋_GB2312" w:cs="仿宋"/>
          <w:color w:val="auto"/>
          <w:sz w:val="32"/>
          <w:szCs w:val="32"/>
          <w:highlight w:val="none"/>
        </w:rPr>
        <w:t>周期性轮岗指基于增强组织活力、规避廉洁风险需要开展的轮岗。资深管理人员所辖任一单位（如营销中心/工厂/销售大区/业务部）或分管业务超过6年的，原则上均应进行轮岗：</w:t>
      </w:r>
    </w:p>
    <w:p w14:paraId="7183A725">
      <w:pPr>
        <w:pStyle w:val="22"/>
        <w:widowControl w:val="0"/>
        <w:numPr>
          <w:ilvl w:val="0"/>
          <w:numId w:val="0"/>
        </w:numPr>
        <w:tabs>
          <w:tab w:val="left" w:pos="993"/>
        </w:tabs>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①　</w:t>
      </w:r>
      <w:r>
        <w:rPr>
          <w:rFonts w:hint="eastAsia" w:ascii="仿宋_GB2312" w:hAnsi="仿宋" w:eastAsia="仿宋_GB2312" w:cs="仿宋"/>
          <w:color w:val="auto"/>
          <w:sz w:val="32"/>
          <w:szCs w:val="32"/>
          <w:highlight w:val="none"/>
        </w:rPr>
        <w:t>资深管理人员任职满6年的，由直接上级或上级单位业务系统主管领导提出轮岗建议。华润啤酒/雪花/酒业本部（不含派驻）的专业总监/副总监，因岗位专业性较强，可按9年轮岗。</w:t>
      </w:r>
    </w:p>
    <w:p w14:paraId="2ECE10B4">
      <w:pPr>
        <w:pStyle w:val="22"/>
        <w:widowControl w:val="0"/>
        <w:numPr>
          <w:ilvl w:val="0"/>
          <w:numId w:val="0"/>
        </w:numPr>
        <w:tabs>
          <w:tab w:val="left" w:pos="993"/>
        </w:tabs>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②　</w:t>
      </w:r>
      <w:r>
        <w:rPr>
          <w:rFonts w:hint="eastAsia" w:ascii="仿宋_GB2312" w:hAnsi="仿宋" w:eastAsia="仿宋_GB2312" w:cs="仿宋"/>
          <w:color w:val="auto"/>
          <w:sz w:val="32"/>
          <w:szCs w:val="32"/>
          <w:highlight w:val="none"/>
        </w:rPr>
        <w:t>岗位任职年限按照所辖单位或业务的最早时间计算，岗位名称、职级调整的视为同一岗位。</w:t>
      </w:r>
    </w:p>
    <w:p w14:paraId="696184F8">
      <w:pPr>
        <w:pStyle w:val="22"/>
        <w:widowControl w:val="0"/>
        <w:numPr>
          <w:ilvl w:val="0"/>
          <w:numId w:val="0"/>
        </w:numPr>
        <w:tabs>
          <w:tab w:val="left" w:pos="993"/>
        </w:tabs>
        <w:spacing w:after="0" w:line="560" w:lineRule="exact"/>
        <w:ind w:left="0" w:leftChars="0" w:firstLine="640" w:firstLineChars="20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③　</w:t>
      </w:r>
      <w:r>
        <w:rPr>
          <w:rFonts w:hint="eastAsia" w:ascii="仿宋_GB2312" w:hAnsi="仿宋" w:eastAsia="仿宋_GB2312" w:cs="仿宋"/>
          <w:color w:val="auto"/>
          <w:sz w:val="32"/>
          <w:szCs w:val="32"/>
          <w:highlight w:val="none"/>
        </w:rPr>
        <w:t>离退休时间不能任满3年的，可不予轮岗。如企业处于并购重组、组织变革、公司重大战略项目推进等关键阶段，暂时无法离开岗位的，经华润啤酒董事会主席批准，可以适当延长任职时间。</w:t>
      </w:r>
    </w:p>
    <w:p w14:paraId="4DF28C96">
      <w:pPr>
        <w:pStyle w:val="22"/>
        <w:widowControl w:val="0"/>
        <w:numPr>
          <w:ilvl w:val="0"/>
          <w:numId w:val="0"/>
        </w:numPr>
        <w:tabs>
          <w:tab w:val="left" w:pos="993"/>
        </w:tabs>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3D46BDA7">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lang w:val="en-US" w:eastAsia="zh-CN"/>
        </w:rPr>
      </w:pPr>
      <w:r>
        <w:rPr>
          <w:rFonts w:hint="eastAsia" w:ascii="仿宋_GB2312" w:hAnsi="仿宋_GB2312" w:eastAsia="仿宋_GB2312" w:cs="仿宋_GB2312"/>
          <w:b/>
          <w:bCs/>
          <w:color w:val="auto"/>
          <w:sz w:val="32"/>
          <w:szCs w:val="32"/>
          <w:lang w:val="en-US" w:eastAsia="zh-CN" w:bidi="ar-SA"/>
        </w:rPr>
        <w:t>第二十四条</w:t>
      </w:r>
      <w:r>
        <w:rPr>
          <w:rFonts w:hint="eastAsia" w:ascii="仿宋_GB2312" w:hAnsi="仿宋" w:eastAsia="仿宋_GB2312" w:cs="仿宋"/>
          <w:color w:val="auto"/>
          <w:sz w:val="32"/>
          <w:szCs w:val="32"/>
          <w:highlight w:val="none"/>
        </w:rPr>
        <w:t>销售大区总经理跨事业部轮岗规则</w:t>
      </w:r>
      <w:ins w:id="1" w:author="咨询组" w:date="2026-03-30T09:33:23Z">
        <w:r>
          <w:rPr>
            <w:rFonts w:hint="eastAsia" w:ascii="仿宋_GB2312" w:hAnsi="仿宋" w:eastAsia="仿宋_GB2312" w:cs="仿宋"/>
            <w:color w:val="auto"/>
            <w:sz w:val="32"/>
            <w:szCs w:val="32"/>
            <w:highlight w:val="none"/>
            <w:lang w:val="en-US" w:eastAsia="zh-CN"/>
          </w:rPr>
          <w:t>分</w:t>
        </w:r>
      </w:ins>
      <w:ins w:id="2" w:author="咨询组" w:date="2026-03-30T09:33:25Z">
        <w:r>
          <w:rPr>
            <w:rFonts w:hint="eastAsia" w:ascii="仿宋_GB2312" w:hAnsi="仿宋" w:eastAsia="仿宋_GB2312" w:cs="仿宋"/>
            <w:color w:val="auto"/>
            <w:sz w:val="32"/>
            <w:szCs w:val="32"/>
            <w:highlight w:val="none"/>
            <w:lang w:val="en-US" w:eastAsia="zh-CN"/>
          </w:rPr>
          <w:t>为</w:t>
        </w:r>
      </w:ins>
      <w:ins w:id="3" w:author="咨询组" w:date="2026-03-30T09:33:28Z">
        <w:r>
          <w:rPr>
            <w:rFonts w:hint="eastAsia" w:ascii="仿宋_GB2312" w:hAnsi="仿宋" w:eastAsia="仿宋_GB2312" w:cs="仿宋"/>
            <w:color w:val="auto"/>
            <w:sz w:val="32"/>
            <w:szCs w:val="32"/>
            <w:highlight w:val="none"/>
            <w:lang w:val="en-US" w:eastAsia="zh-CN"/>
          </w:rPr>
          <w:t>调出</w:t>
        </w:r>
      </w:ins>
      <w:ins w:id="4" w:author="咨询组" w:date="2026-03-30T09:33:33Z">
        <w:r>
          <w:rPr>
            <w:rFonts w:hint="eastAsia" w:ascii="仿宋_GB2312" w:hAnsi="仿宋" w:eastAsia="仿宋_GB2312" w:cs="仿宋"/>
            <w:color w:val="auto"/>
            <w:sz w:val="32"/>
            <w:szCs w:val="32"/>
            <w:highlight w:val="none"/>
            <w:lang w:val="en-US" w:eastAsia="zh-CN"/>
          </w:rPr>
          <w:t>需求和</w:t>
        </w:r>
      </w:ins>
      <w:ins w:id="5" w:author="咨询组" w:date="2026-03-30T09:33:36Z">
        <w:r>
          <w:rPr>
            <w:rFonts w:hint="eastAsia" w:ascii="仿宋_GB2312" w:hAnsi="仿宋" w:eastAsia="仿宋_GB2312" w:cs="仿宋"/>
            <w:color w:val="auto"/>
            <w:sz w:val="32"/>
            <w:szCs w:val="32"/>
            <w:highlight w:val="none"/>
            <w:lang w:val="en-US" w:eastAsia="zh-CN"/>
          </w:rPr>
          <w:t>调入需求</w:t>
        </w:r>
      </w:ins>
      <w:ins w:id="6" w:author="咨询组" w:date="2026-03-30T09:33:39Z">
        <w:r>
          <w:rPr>
            <w:rFonts w:hint="eastAsia" w:ascii="仿宋_GB2312" w:hAnsi="仿宋" w:eastAsia="仿宋_GB2312" w:cs="仿宋"/>
            <w:color w:val="auto"/>
            <w:sz w:val="32"/>
            <w:szCs w:val="32"/>
            <w:highlight w:val="none"/>
            <w:lang w:val="en-US" w:eastAsia="zh-CN"/>
          </w:rPr>
          <w:t>。</w:t>
        </w:r>
      </w:ins>
    </w:p>
    <w:p w14:paraId="2B1A99D8">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170EEB26">
      <w:pPr>
        <w:pStyle w:val="22"/>
        <w:widowControl w:val="0"/>
        <w:numPr>
          <w:ilvl w:val="0"/>
          <w:numId w:val="0"/>
        </w:numPr>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（一）</w:t>
      </w:r>
      <w:r>
        <w:rPr>
          <w:rFonts w:hint="eastAsia" w:ascii="仿宋_GB2312" w:hAnsi="仿宋" w:eastAsia="仿宋_GB2312" w:cs="仿宋"/>
          <w:color w:val="auto"/>
          <w:sz w:val="32"/>
          <w:szCs w:val="32"/>
          <w:highlight w:val="none"/>
        </w:rPr>
        <w:t>销售事业部提出跨销售事业部调出需求</w:t>
      </w:r>
      <w:r>
        <w:rPr>
          <w:rFonts w:hint="eastAsia" w:ascii="仿宋_GB2312" w:hAnsi="仿宋" w:eastAsia="仿宋_GB2312" w:cs="仿宋"/>
          <w:color w:val="auto"/>
          <w:sz w:val="32"/>
          <w:szCs w:val="32"/>
          <w:highlight w:val="none"/>
          <w:lang w:eastAsia="zh-CN"/>
        </w:rPr>
        <w:t>，须同时</w:t>
      </w:r>
      <w:r>
        <w:rPr>
          <w:rFonts w:hint="eastAsia" w:ascii="仿宋_GB2312" w:hAnsi="仿宋" w:eastAsia="仿宋_GB2312" w:cs="仿宋"/>
          <w:color w:val="auto"/>
          <w:sz w:val="32"/>
          <w:szCs w:val="32"/>
          <w:highlight w:val="none"/>
        </w:rPr>
        <w:t>符合以下三项情形：</w:t>
      </w:r>
    </w:p>
    <w:p w14:paraId="3329671E">
      <w:pPr>
        <w:pStyle w:val="22"/>
        <w:widowControl w:val="0"/>
        <w:numPr>
          <w:ilvl w:val="0"/>
          <w:numId w:val="0"/>
        </w:numPr>
        <w:spacing w:after="0" w:line="560" w:lineRule="exact"/>
        <w:ind w:left="5" w:leftChars="0" w:firstLine="655" w:firstLineChars="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1.</w:t>
      </w:r>
      <w:r>
        <w:rPr>
          <w:rFonts w:hint="eastAsia" w:ascii="仿宋_GB2312" w:hAnsi="仿宋" w:eastAsia="仿宋_GB2312" w:cs="仿宋"/>
          <w:color w:val="auto"/>
          <w:sz w:val="32"/>
          <w:szCs w:val="32"/>
          <w:highlight w:val="none"/>
        </w:rPr>
        <w:t>拟轮岗交流人员在现岗位任职满2年；</w:t>
      </w:r>
    </w:p>
    <w:p w14:paraId="1DABD9BB">
      <w:pPr>
        <w:pStyle w:val="22"/>
        <w:widowControl w:val="0"/>
        <w:numPr>
          <w:ilvl w:val="0"/>
          <w:numId w:val="0"/>
        </w:numPr>
        <w:spacing w:after="0" w:line="560" w:lineRule="exact"/>
        <w:ind w:left="5" w:leftChars="0" w:firstLine="655" w:firstLineChars="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2.</w:t>
      </w:r>
      <w:r>
        <w:rPr>
          <w:rFonts w:hint="eastAsia" w:ascii="仿宋_GB2312" w:hAnsi="仿宋" w:eastAsia="仿宋_GB2312" w:cs="仿宋"/>
          <w:color w:val="auto"/>
          <w:sz w:val="32"/>
          <w:szCs w:val="32"/>
          <w:highlight w:val="none"/>
        </w:rPr>
        <w:t>在本销售事业部/原区域公司范围内跨省营销中心至少轮岗1次；</w:t>
      </w:r>
    </w:p>
    <w:p w14:paraId="6DE10DC8">
      <w:pPr>
        <w:pStyle w:val="22"/>
        <w:widowControl w:val="0"/>
        <w:numPr>
          <w:ilvl w:val="0"/>
          <w:numId w:val="0"/>
        </w:numPr>
        <w:spacing w:after="0" w:line="560" w:lineRule="exact"/>
        <w:ind w:left="5" w:leftChars="0" w:firstLine="655" w:firstLineChars="0"/>
        <w:jc w:val="both"/>
        <w:rPr>
          <w:rFonts w:hint="eastAsia"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3.</w:t>
      </w:r>
      <w:r>
        <w:rPr>
          <w:rFonts w:hint="eastAsia" w:ascii="仿宋_GB2312" w:hAnsi="仿宋" w:eastAsia="仿宋_GB2312" w:cs="仿宋"/>
          <w:color w:val="auto"/>
          <w:sz w:val="32"/>
          <w:szCs w:val="32"/>
          <w:highlight w:val="none"/>
        </w:rPr>
        <w:t>年度业绩排名后20%，或年度总销量、销售利润双降的，或连续两年为C的，不可提出轮岗需求。</w:t>
      </w:r>
    </w:p>
    <w:p w14:paraId="51F1C96A">
      <w:pPr>
        <w:pStyle w:val="22"/>
        <w:widowControl w:val="0"/>
        <w:numPr>
          <w:ilvl w:val="0"/>
          <w:numId w:val="0"/>
        </w:numPr>
        <w:spacing w:after="0" w:line="560" w:lineRule="exact"/>
        <w:ind w:left="5" w:leftChars="0" w:firstLine="655" w:firstLine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64424EC3">
      <w:pPr>
        <w:pStyle w:val="22"/>
        <w:widowControl w:val="0"/>
        <w:numPr>
          <w:ilvl w:val="0"/>
          <w:numId w:val="0"/>
        </w:numPr>
        <w:spacing w:after="0" w:line="560" w:lineRule="exact"/>
        <w:ind w:left="0" w:leftChars="0" w:firstLine="420" w:firstLineChars="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（二）</w:t>
      </w:r>
      <w:r>
        <w:rPr>
          <w:rFonts w:hint="eastAsia" w:ascii="仿宋_GB2312" w:hAnsi="仿宋" w:eastAsia="仿宋_GB2312" w:cs="仿宋"/>
          <w:color w:val="auto"/>
          <w:sz w:val="32"/>
          <w:szCs w:val="32"/>
          <w:highlight w:val="none"/>
        </w:rPr>
        <w:t>销售事业部提出跨销售事业部调入需求</w:t>
      </w:r>
      <w:r>
        <w:rPr>
          <w:rFonts w:hint="eastAsia" w:ascii="仿宋_GB2312" w:hAnsi="仿宋" w:eastAsia="仿宋_GB2312" w:cs="仿宋"/>
          <w:color w:val="auto"/>
          <w:sz w:val="32"/>
          <w:szCs w:val="32"/>
          <w:highlight w:val="none"/>
          <w:lang w:eastAsia="zh-CN"/>
        </w:rPr>
        <w:t>，须</w:t>
      </w:r>
      <w:r>
        <w:rPr>
          <w:rFonts w:hint="eastAsia" w:ascii="仿宋_GB2312" w:hAnsi="仿宋" w:eastAsia="仿宋_GB2312" w:cs="仿宋"/>
          <w:color w:val="auto"/>
          <w:sz w:val="32"/>
          <w:szCs w:val="32"/>
          <w:highlight w:val="none"/>
        </w:rPr>
        <w:t>符合下列情形之一：</w:t>
      </w:r>
    </w:p>
    <w:p w14:paraId="771086C4">
      <w:pPr>
        <w:pStyle w:val="22"/>
        <w:widowControl w:val="0"/>
        <w:numPr>
          <w:ilvl w:val="0"/>
          <w:numId w:val="0"/>
        </w:numPr>
        <w:spacing w:after="0" w:line="560" w:lineRule="exact"/>
        <w:ind w:left="5" w:leftChars="0" w:firstLine="655" w:firstLineChars="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1.</w:t>
      </w:r>
      <w:r>
        <w:rPr>
          <w:rFonts w:hint="eastAsia" w:ascii="仿宋_GB2312" w:hAnsi="仿宋" w:eastAsia="仿宋_GB2312" w:cs="仿宋"/>
          <w:color w:val="auto"/>
          <w:sz w:val="32"/>
          <w:szCs w:val="32"/>
          <w:highlight w:val="none"/>
        </w:rPr>
        <w:t>有空缺编制需要，本销售事业部的梯队力量明显不足；</w:t>
      </w:r>
    </w:p>
    <w:p w14:paraId="685E99A9">
      <w:pPr>
        <w:pStyle w:val="22"/>
        <w:widowControl w:val="0"/>
        <w:numPr>
          <w:ilvl w:val="0"/>
          <w:numId w:val="0"/>
        </w:numPr>
        <w:spacing w:after="0" w:line="560" w:lineRule="exact"/>
        <w:ind w:left="5" w:leftChars="0" w:firstLine="655" w:firstLineChars="0"/>
        <w:jc w:val="both"/>
        <w:rPr>
          <w:rFonts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2.</w:t>
      </w:r>
      <w:r>
        <w:rPr>
          <w:rFonts w:hint="eastAsia" w:ascii="仿宋_GB2312" w:hAnsi="仿宋" w:eastAsia="仿宋_GB2312" w:cs="仿宋"/>
          <w:color w:val="auto"/>
          <w:sz w:val="32"/>
          <w:szCs w:val="32"/>
          <w:highlight w:val="none"/>
        </w:rPr>
        <w:t>有汰换计划，但销售事业部内部无合适的后备人员；</w:t>
      </w:r>
    </w:p>
    <w:p w14:paraId="74CDB738">
      <w:pPr>
        <w:pStyle w:val="22"/>
        <w:widowControl w:val="0"/>
        <w:numPr>
          <w:ilvl w:val="0"/>
          <w:numId w:val="0"/>
        </w:numPr>
        <w:spacing w:after="0" w:line="560" w:lineRule="exact"/>
        <w:ind w:left="5" w:leftChars="0" w:firstLine="655" w:firstLineChars="0"/>
        <w:jc w:val="both"/>
        <w:rPr>
          <w:rFonts w:hint="eastAsia" w:ascii="仿宋_GB2312" w:hAnsi="仿宋" w:eastAsia="仿宋_GB2312" w:cs="仿宋"/>
          <w:color w:val="auto"/>
          <w:sz w:val="32"/>
          <w:szCs w:val="32"/>
          <w:highlight w:val="none"/>
        </w:rPr>
      </w:pPr>
      <w:r>
        <w:rPr>
          <w:rFonts w:hint="default" w:ascii="仿宋_GB2312" w:hAnsi="仿宋" w:eastAsia="仿宋_GB2312" w:cs="仿宋"/>
          <w:color w:val="auto"/>
          <w:sz w:val="32"/>
          <w:szCs w:val="32"/>
          <w:lang w:val="en-US" w:eastAsia="zh-CN" w:bidi="ar-SA"/>
        </w:rPr>
        <w:t>3.</w:t>
      </w:r>
      <w:r>
        <w:rPr>
          <w:rFonts w:hint="eastAsia" w:ascii="仿宋_GB2312" w:hAnsi="仿宋" w:eastAsia="仿宋_GB2312" w:cs="仿宋"/>
          <w:color w:val="auto"/>
          <w:sz w:val="32"/>
          <w:szCs w:val="32"/>
          <w:highlight w:val="none"/>
        </w:rPr>
        <w:t>销售事业部在人员调出后出现岗位空缺。</w:t>
      </w:r>
    </w:p>
    <w:p w14:paraId="660EB4A3">
      <w:pPr>
        <w:pStyle w:val="22"/>
        <w:widowControl w:val="0"/>
        <w:numPr>
          <w:ilvl w:val="0"/>
          <w:numId w:val="0"/>
        </w:numPr>
        <w:spacing w:after="0" w:line="560" w:lineRule="exact"/>
        <w:ind w:left="5" w:leftChars="0" w:firstLine="655" w:firstLineChars="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0913F815">
      <w:pPr>
        <w:pStyle w:val="22"/>
        <w:widowControl w:val="0"/>
        <w:tabs>
          <w:tab w:val="left" w:pos="993"/>
        </w:tabs>
        <w:spacing w:after="0" w:line="560" w:lineRule="exact"/>
        <w:ind w:left="440" w:leftChars="200" w:firstLine="0" w:firstLineChars="0"/>
        <w:jc w:val="both"/>
        <w:rPr>
          <w:rFonts w:ascii="仿宋_GB2312" w:hAnsi="仿宋" w:eastAsia="仿宋_GB2312" w:cs="仿宋"/>
          <w:color w:val="auto"/>
          <w:sz w:val="32"/>
          <w:szCs w:val="32"/>
          <w:highlight w:val="none"/>
        </w:rPr>
      </w:pPr>
    </w:p>
    <w:p w14:paraId="42E7AACD">
      <w:pPr>
        <w:pStyle w:val="28"/>
        <w:numPr>
          <w:ilvl w:val="0"/>
          <w:numId w:val="0"/>
        </w:numPr>
        <w:ind w:left="0" w:leftChars="0" w:firstLine="0" w:firstLineChars="0"/>
        <w:jc w:val="center"/>
        <w:rPr>
          <w:rFonts w:hint="eastAsia" w:ascii="黑体" w:hAnsi="黑体" w:eastAsia="黑体" w:cs="仿宋"/>
          <w:color w:val="auto"/>
          <w:highlight w:val="none"/>
        </w:rPr>
      </w:pPr>
      <w:bookmarkStart w:id="16" w:name="_Toc1507404389"/>
      <w:r>
        <w:rPr>
          <w:rFonts w:hint="eastAsia" w:ascii="黑体" w:hAnsi="黑体" w:eastAsia="黑体" w:cs="仿宋"/>
          <w:b w:val="0"/>
          <w:color w:val="auto"/>
          <w:kern w:val="2"/>
          <w:sz w:val="32"/>
          <w:szCs w:val="32"/>
          <w:lang w:val="en-US" w:eastAsia="zh-CN" w:bidi="ar-SA"/>
        </w:rPr>
        <w:t>第七章</w:t>
      </w:r>
      <w:r>
        <w:rPr>
          <w:rFonts w:hint="eastAsia" w:ascii="黑体" w:hAnsi="黑体" w:eastAsia="黑体" w:cs="仿宋"/>
          <w:color w:val="auto"/>
          <w:highlight w:val="none"/>
        </w:rPr>
        <w:t>监督管理</w:t>
      </w:r>
      <w:bookmarkEnd w:id="16"/>
    </w:p>
    <w:p w14:paraId="08A47B60">
      <w:pPr>
        <w:pStyle w:val="28"/>
        <w:numPr>
          <w:ilvl w:val="0"/>
          <w:numId w:val="0"/>
        </w:numPr>
        <w:ind w:left="0" w:leftChars="0" w:firstLine="0" w:firstLineChars="0"/>
        <w:jc w:val="left"/>
        <w:rPr>
          <w:rFonts w:hint="default" w:ascii="黑体" w:hAnsi="黑体" w:eastAsia="黑体" w:cs="仿宋"/>
          <w:color w:val="auto"/>
          <w:highlight w:val="none"/>
          <w:lang w:val="en-US" w:eastAsia="zh-CN"/>
        </w:rPr>
      </w:pPr>
      <w:r>
        <w:rPr>
          <w:rFonts w:hint="eastAsia" w:ascii="黑体" w:hAnsi="黑体" w:eastAsia="黑体" w:cs="仿宋"/>
          <w:color w:val="auto"/>
          <w:highlight w:val="none"/>
          <w:lang w:val="en-US" w:eastAsia="zh-CN"/>
        </w:rPr>
        <w:t>///</w:t>
      </w:r>
    </w:p>
    <w:p w14:paraId="12D43FF5">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第二十五条</w:t>
      </w:r>
      <w:r>
        <w:rPr>
          <w:rFonts w:hint="eastAsia" w:ascii="仿宋_GB2312" w:hAnsi="仿宋" w:eastAsia="仿宋_GB2312" w:cs="仿宋"/>
          <w:color w:val="auto"/>
          <w:sz w:val="32"/>
          <w:szCs w:val="32"/>
          <w:highlight w:val="none"/>
        </w:rPr>
        <w:t>资深管理人员的监督事项主要为回避管理，涉及任职回避与公务回避。</w:t>
      </w:r>
    </w:p>
    <w:p w14:paraId="329EACBD">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479EA6F7">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第二十六条</w:t>
      </w:r>
      <w:r>
        <w:rPr>
          <w:rFonts w:hint="eastAsia" w:ascii="仿宋_GB2312" w:hAnsi="仿宋" w:eastAsia="仿宋_GB2312" w:cs="仿宋"/>
          <w:color w:val="auto"/>
          <w:sz w:val="32"/>
          <w:szCs w:val="32"/>
          <w:highlight w:val="none"/>
        </w:rPr>
        <w:t>任职回避指对于已经存在近亲属关系或因婚姻、职务变化等形成的应回避关系。近亲属关系指夫妻关系、直系血亲关系、三代以内旁系血亲以及近姻亲关系</w:t>
      </w:r>
      <w:del w:id="7" w:author="咨询组" w:date="2026-03-30T09:35:44Z">
        <w:r>
          <w:rPr>
            <w:rFonts w:hint="eastAsia" w:ascii="仿宋_GB2312" w:hAnsi="仿宋" w:eastAsia="仿宋_GB2312" w:cs="仿宋"/>
            <w:color w:val="auto"/>
            <w:sz w:val="32"/>
            <w:szCs w:val="32"/>
            <w:highlight w:val="none"/>
          </w:rPr>
          <w:delText>（附件2）</w:delText>
        </w:r>
      </w:del>
      <w:r>
        <w:rPr>
          <w:rFonts w:hint="eastAsia" w:ascii="仿宋_GB2312" w:hAnsi="仿宋" w:eastAsia="仿宋_GB2312" w:cs="仿宋"/>
          <w:color w:val="auto"/>
          <w:sz w:val="32"/>
          <w:szCs w:val="32"/>
          <w:highlight w:val="none"/>
        </w:rPr>
        <w:t>。</w:t>
      </w:r>
    </w:p>
    <w:p w14:paraId="3D7478E3">
      <w:pPr>
        <w:pStyle w:val="22"/>
        <w:widowControl w:val="0"/>
        <w:numPr>
          <w:ilvl w:val="0"/>
          <w:numId w:val="0"/>
        </w:numPr>
        <w:spacing w:after="0" w:line="560" w:lineRule="exact"/>
        <w:ind w:left="0" w:leftChars="0" w:firstLine="640" w:firstLineChars="200"/>
        <w:jc w:val="both"/>
        <w:rPr>
          <w:ins w:id="8" w:author="咨询组" w:date="2026-03-30T09:35:48Z"/>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54A190F3">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ins w:id="9" w:author="咨询组" w:date="2026-03-30T09:35:46Z">
        <w:r>
          <w:rPr>
            <w:rFonts w:hint="eastAsia" w:ascii="仿宋_GB2312" w:hAnsi="仿宋" w:eastAsia="仿宋_GB2312" w:cs="仿宋"/>
            <w:color w:val="auto"/>
            <w:sz w:val="32"/>
            <w:szCs w:val="32"/>
            <w:highlight w:val="none"/>
          </w:rPr>
          <w:t>任职</w:t>
        </w:r>
      </w:ins>
      <w:r>
        <w:rPr>
          <w:rFonts w:hint="eastAsia" w:ascii="仿宋_GB2312" w:hAnsi="仿宋" w:eastAsia="仿宋_GB2312" w:cs="仿宋"/>
          <w:color w:val="auto"/>
          <w:sz w:val="32"/>
          <w:szCs w:val="32"/>
          <w:highlight w:val="none"/>
        </w:rPr>
        <w:t>回避范围包括：</w:t>
      </w:r>
    </w:p>
    <w:p w14:paraId="70814836">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（一）</w:t>
      </w:r>
      <w:r>
        <w:rPr>
          <w:rFonts w:hint="eastAsia" w:ascii="仿宋_GB2312" w:hAnsi="仿宋" w:eastAsia="仿宋_GB2312" w:cs="仿宋"/>
          <w:color w:val="auto"/>
          <w:sz w:val="32"/>
          <w:szCs w:val="32"/>
          <w:highlight w:val="none"/>
        </w:rPr>
        <w:t>一般不得在本人担任主要负责人的单位/部门工作。任工厂厂长，其近亲属不得在本工厂内工作。任销售大区总经理，其近亲属不得在本销售大区内工作。</w:t>
      </w:r>
    </w:p>
    <w:p w14:paraId="196ADAE4">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（二）</w:t>
      </w:r>
      <w:r>
        <w:rPr>
          <w:rFonts w:hint="eastAsia" w:ascii="仿宋_GB2312" w:hAnsi="仿宋" w:eastAsia="仿宋_GB2312" w:cs="仿宋"/>
          <w:color w:val="auto"/>
          <w:sz w:val="32"/>
          <w:szCs w:val="32"/>
          <w:highlight w:val="none"/>
        </w:rPr>
        <w:t>不得在同一华润啤酒/华润雪花/华润酒业/金沙酒业本部部门（含派驻片区人员）、业务中心专业部门、片区生产部，营销中心本部部门，工厂中担任管理类岗位。</w:t>
      </w:r>
    </w:p>
    <w:p w14:paraId="33989B2C">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（三）</w:t>
      </w:r>
      <w:r>
        <w:rPr>
          <w:rFonts w:hint="eastAsia" w:ascii="仿宋_GB2312" w:hAnsi="仿宋" w:eastAsia="仿宋_GB2312" w:cs="仿宋"/>
          <w:color w:val="auto"/>
          <w:sz w:val="32"/>
          <w:szCs w:val="32"/>
          <w:highlight w:val="none"/>
          <w:lang w:eastAsia="zh-CN"/>
        </w:rPr>
        <w:t>不得在</w:t>
      </w:r>
      <w:r>
        <w:rPr>
          <w:rFonts w:hint="eastAsia" w:ascii="仿宋_GB2312" w:hAnsi="仿宋" w:eastAsia="仿宋_GB2312" w:cs="仿宋"/>
          <w:color w:val="auto"/>
          <w:sz w:val="32"/>
          <w:szCs w:val="32"/>
          <w:highlight w:val="none"/>
        </w:rPr>
        <w:t>有直接上下级管理关系的岗位</w:t>
      </w:r>
      <w:r>
        <w:rPr>
          <w:rFonts w:hint="eastAsia" w:ascii="仿宋_GB2312" w:hAnsi="仿宋" w:eastAsia="仿宋_GB2312" w:cs="仿宋"/>
          <w:color w:val="auto"/>
          <w:sz w:val="32"/>
          <w:szCs w:val="32"/>
          <w:highlight w:val="none"/>
          <w:lang w:eastAsia="zh-CN"/>
        </w:rPr>
        <w:t>任职</w:t>
      </w:r>
      <w:r>
        <w:rPr>
          <w:rFonts w:hint="eastAsia" w:ascii="仿宋_GB2312" w:hAnsi="仿宋" w:eastAsia="仿宋_GB2312" w:cs="仿宋"/>
          <w:color w:val="auto"/>
          <w:sz w:val="32"/>
          <w:szCs w:val="32"/>
          <w:highlight w:val="none"/>
        </w:rPr>
        <w:t>。</w:t>
      </w:r>
    </w:p>
    <w:p w14:paraId="4DD6EC9C">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（四）</w:t>
      </w:r>
      <w:r>
        <w:rPr>
          <w:rFonts w:hint="eastAsia" w:ascii="仿宋_GB2312" w:hAnsi="仿宋" w:eastAsia="仿宋_GB2312" w:cs="仿宋"/>
          <w:color w:val="auto"/>
          <w:sz w:val="32"/>
          <w:szCs w:val="32"/>
          <w:highlight w:val="none"/>
          <w:lang w:eastAsia="zh-CN"/>
        </w:rPr>
        <w:t>不得</w:t>
      </w:r>
      <w:r>
        <w:rPr>
          <w:rFonts w:hint="eastAsia" w:ascii="仿宋_GB2312" w:hAnsi="仿宋" w:eastAsia="仿宋_GB2312" w:cs="仿宋"/>
          <w:color w:val="auto"/>
          <w:sz w:val="32"/>
          <w:szCs w:val="32"/>
          <w:highlight w:val="none"/>
        </w:rPr>
        <w:t>在其中一方担任专业总监的单位从事组织（人事）、纪检、巡察、审计、财务等工作。</w:t>
      </w:r>
    </w:p>
    <w:p w14:paraId="7590E4A3">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（五）</w:t>
      </w:r>
      <w:r>
        <w:rPr>
          <w:rFonts w:hint="eastAsia" w:ascii="仿宋_GB2312" w:hAnsi="仿宋" w:eastAsia="仿宋_GB2312" w:cs="仿宋"/>
          <w:color w:val="auto"/>
          <w:sz w:val="32"/>
          <w:szCs w:val="32"/>
          <w:highlight w:val="none"/>
        </w:rPr>
        <w:t>双方</w:t>
      </w:r>
      <w:r>
        <w:rPr>
          <w:rFonts w:hint="eastAsia" w:ascii="仿宋_GB2312" w:hAnsi="仿宋" w:eastAsia="仿宋_GB2312" w:cs="仿宋"/>
          <w:color w:val="auto"/>
          <w:sz w:val="32"/>
          <w:szCs w:val="32"/>
          <w:highlight w:val="none"/>
          <w:lang w:eastAsia="zh-CN"/>
        </w:rPr>
        <w:t>不得</w:t>
      </w:r>
      <w:r>
        <w:rPr>
          <w:rFonts w:hint="eastAsia" w:ascii="仿宋_GB2312" w:hAnsi="仿宋" w:eastAsia="仿宋_GB2312" w:cs="仿宋"/>
          <w:color w:val="auto"/>
          <w:sz w:val="32"/>
          <w:szCs w:val="32"/>
          <w:highlight w:val="none"/>
        </w:rPr>
        <w:t>直接隶属于同一位上级。</w:t>
      </w:r>
    </w:p>
    <w:p w14:paraId="5349F14A">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lang w:val="en-US" w:eastAsia="zh-CN" w:bidi="ar-SA"/>
        </w:rPr>
        <w:t>（六）</w:t>
      </w:r>
      <w:r>
        <w:rPr>
          <w:rFonts w:hint="eastAsia" w:ascii="仿宋_GB2312" w:hAnsi="仿宋" w:eastAsia="仿宋_GB2312" w:cs="仿宋"/>
          <w:color w:val="auto"/>
          <w:sz w:val="32"/>
          <w:szCs w:val="32"/>
          <w:highlight w:val="none"/>
          <w:lang w:eastAsia="zh-CN"/>
        </w:rPr>
        <w:t>不得</w:t>
      </w:r>
      <w:r>
        <w:rPr>
          <w:rFonts w:hint="eastAsia" w:ascii="仿宋_GB2312" w:hAnsi="仿宋" w:eastAsia="仿宋_GB2312" w:cs="仿宋"/>
          <w:color w:val="auto"/>
          <w:sz w:val="32"/>
          <w:szCs w:val="32"/>
          <w:highlight w:val="none"/>
        </w:rPr>
        <w:t>同时在有重大相关利益关联的岗位上任职。</w:t>
      </w:r>
    </w:p>
    <w:p w14:paraId="5F4D0BC4">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02BA9298">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第二十七条</w:t>
      </w:r>
      <w:r>
        <w:rPr>
          <w:rFonts w:hint="eastAsia" w:ascii="仿宋_GB2312" w:hAnsi="仿宋" w:eastAsia="仿宋_GB2312" w:cs="仿宋"/>
          <w:color w:val="auto"/>
          <w:sz w:val="32"/>
          <w:szCs w:val="32"/>
          <w:highlight w:val="none"/>
        </w:rPr>
        <w:t>公务回避指资深管理履行职责时，涉及与本人或本人近亲属有利害关系的事务，应当回避；对于重大项目投资，重大资产转让，建设项目招标，对外经济技术合作，资金担保、借贷，企业兼并、转让、租赁、承包等，涉及本人近亲属关系时，应当回避；讨论管理人员任免事项，涉及与会人员本人及其近亲属的，本人必须回避。</w:t>
      </w:r>
    </w:p>
    <w:p w14:paraId="139FF6E1">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62EA8728">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第二十八条</w:t>
      </w:r>
      <w:r>
        <w:rPr>
          <w:rFonts w:hint="eastAsia" w:ascii="仿宋_GB2312" w:hAnsi="仿宋" w:eastAsia="仿宋_GB2312" w:cs="仿宋"/>
          <w:color w:val="auto"/>
          <w:sz w:val="32"/>
          <w:szCs w:val="32"/>
          <w:highlight w:val="none"/>
        </w:rPr>
        <w:t>如存在需执行资深管理人员任职回避的情形，资深管理人员本人须向</w:t>
      </w:r>
      <w:r>
        <w:rPr>
          <w:rFonts w:hint="eastAsia" w:ascii="仿宋_GB2312" w:hAnsi="仿宋" w:eastAsia="仿宋_GB2312" w:cs="仿宋"/>
          <w:color w:val="auto"/>
          <w:sz w:val="32"/>
          <w:szCs w:val="32"/>
          <w:highlight w:val="none"/>
          <w:lang w:eastAsia="zh-CN"/>
        </w:rPr>
        <w:t>华润啤酒</w:t>
      </w:r>
      <w:r>
        <w:rPr>
          <w:rFonts w:hint="eastAsia" w:ascii="仿宋_GB2312" w:hAnsi="仿宋" w:eastAsia="仿宋_GB2312" w:cs="仿宋"/>
          <w:color w:val="auto"/>
          <w:sz w:val="32"/>
          <w:szCs w:val="32"/>
          <w:highlight w:val="none"/>
        </w:rPr>
        <w:t>人力资源</w:t>
      </w:r>
      <w:r>
        <w:rPr>
          <w:rFonts w:hint="eastAsia" w:ascii="仿宋_GB2312" w:hAnsi="仿宋" w:eastAsia="仿宋_GB2312" w:cs="仿宋"/>
          <w:color w:val="auto"/>
          <w:sz w:val="32"/>
          <w:szCs w:val="32"/>
          <w:highlight w:val="none"/>
          <w:lang w:eastAsia="zh-CN"/>
        </w:rPr>
        <w:t>部</w:t>
      </w:r>
      <w:r>
        <w:rPr>
          <w:rFonts w:hint="eastAsia" w:ascii="仿宋_GB2312" w:hAnsi="仿宋" w:eastAsia="仿宋_GB2312" w:cs="仿宋"/>
          <w:color w:val="auto"/>
          <w:sz w:val="32"/>
          <w:szCs w:val="32"/>
          <w:highlight w:val="none"/>
        </w:rPr>
        <w:t>主动提报。</w:t>
      </w:r>
    </w:p>
    <w:p w14:paraId="2DB058B1">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76451102">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第二十九条</w:t>
      </w:r>
      <w:r>
        <w:rPr>
          <w:rFonts w:hint="eastAsia" w:ascii="仿宋_GB2312" w:hAnsi="仿宋" w:eastAsia="仿宋_GB2312" w:cs="仿宋"/>
          <w:color w:val="auto"/>
          <w:sz w:val="32"/>
          <w:szCs w:val="32"/>
          <w:highlight w:val="none"/>
        </w:rPr>
        <w:t>资深管理人员近亲属关系发生变化时，应于1个月内至“</w:t>
      </w:r>
      <w:r>
        <w:rPr>
          <w:rFonts w:hint="eastAsia" w:ascii="仿宋_GB2312" w:hAnsi="仿宋" w:eastAsia="仿宋_GB2312" w:cs="仿宋"/>
          <w:sz w:val="32"/>
          <w:szCs w:val="32"/>
        </w:rPr>
        <w:t>华润啤酒人力资源综合门户</w:t>
      </w:r>
      <w:r>
        <w:rPr>
          <w:rFonts w:hint="eastAsia" w:ascii="仿宋_GB2312" w:hAnsi="仿宋" w:eastAsia="仿宋_GB2312" w:cs="仿宋"/>
          <w:sz w:val="32"/>
          <w:szCs w:val="32"/>
          <w:lang w:val="en-US" w:eastAsia="zh-CN"/>
        </w:rPr>
        <w:t>-个人事项申报</w:t>
      </w:r>
      <w:r>
        <w:rPr>
          <w:rFonts w:hint="eastAsia" w:ascii="仿宋_GB2312" w:hAnsi="仿宋" w:eastAsia="仿宋_GB2312" w:cs="仿宋"/>
          <w:color w:val="auto"/>
          <w:sz w:val="32"/>
          <w:szCs w:val="32"/>
          <w:highlight w:val="none"/>
        </w:rPr>
        <w:t>”主动申报。</w:t>
      </w:r>
    </w:p>
    <w:p w14:paraId="2C07E797">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3693A438">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第三十条</w:t>
      </w:r>
      <w:r>
        <w:rPr>
          <w:rFonts w:hint="eastAsia" w:ascii="仿宋_GB2312" w:hAnsi="仿宋" w:eastAsia="仿宋_GB2312" w:cs="仿宋"/>
          <w:color w:val="auto"/>
          <w:sz w:val="32"/>
          <w:szCs w:val="32"/>
          <w:highlight w:val="none"/>
        </w:rPr>
        <w:t>资深管理人员因个人原因未按要求履行回避程序的，视情节轻重，将根据有关规定作出组织处理或者纪律处分；涉嫌违法犯罪的，移送有关国家机关依法处理。</w:t>
      </w:r>
    </w:p>
    <w:p w14:paraId="6DEA3715">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60B49673">
      <w:pPr>
        <w:pStyle w:val="22"/>
        <w:widowControl w:val="0"/>
        <w:spacing w:after="0" w:line="560" w:lineRule="exact"/>
        <w:ind w:left="440" w:leftChars="200" w:firstLine="0" w:firstLineChars="0"/>
        <w:jc w:val="both"/>
        <w:rPr>
          <w:rFonts w:ascii="仿宋_GB2312" w:hAnsi="仿宋" w:eastAsia="仿宋_GB2312" w:cs="仿宋"/>
          <w:color w:val="auto"/>
          <w:sz w:val="32"/>
          <w:szCs w:val="32"/>
          <w:highlight w:val="none"/>
        </w:rPr>
      </w:pPr>
    </w:p>
    <w:p w14:paraId="366119DC">
      <w:pPr>
        <w:pStyle w:val="28"/>
        <w:numPr>
          <w:ilvl w:val="0"/>
          <w:numId w:val="0"/>
        </w:numPr>
        <w:ind w:left="0" w:leftChars="0" w:firstLine="0" w:firstLineChars="0"/>
        <w:jc w:val="center"/>
        <w:rPr>
          <w:rFonts w:hint="eastAsia" w:ascii="黑体" w:hAnsi="黑体" w:eastAsia="黑体" w:cs="仿宋"/>
          <w:color w:val="auto"/>
          <w:highlight w:val="none"/>
        </w:rPr>
      </w:pPr>
      <w:bookmarkStart w:id="17" w:name="_Toc2122703070"/>
      <w:r>
        <w:rPr>
          <w:rFonts w:hint="eastAsia" w:ascii="黑体" w:hAnsi="黑体" w:eastAsia="黑体" w:cs="仿宋"/>
          <w:b w:val="0"/>
          <w:color w:val="auto"/>
          <w:kern w:val="2"/>
          <w:sz w:val="32"/>
          <w:szCs w:val="32"/>
          <w:lang w:val="en-US" w:eastAsia="zh-CN" w:bidi="ar-SA"/>
        </w:rPr>
        <w:t>第八章</w:t>
      </w:r>
      <w:r>
        <w:rPr>
          <w:rFonts w:hint="eastAsia" w:ascii="黑体" w:hAnsi="黑体" w:eastAsia="黑体" w:cs="仿宋"/>
          <w:color w:val="auto"/>
          <w:highlight w:val="none"/>
        </w:rPr>
        <w:t>退出管理</w:t>
      </w:r>
      <w:bookmarkEnd w:id="17"/>
    </w:p>
    <w:p w14:paraId="57EE40E7">
      <w:pPr>
        <w:pStyle w:val="28"/>
        <w:numPr>
          <w:ilvl w:val="0"/>
          <w:numId w:val="0"/>
        </w:numPr>
        <w:ind w:left="0" w:leftChars="0" w:firstLine="0" w:firstLineChars="0"/>
        <w:jc w:val="left"/>
        <w:rPr>
          <w:rFonts w:hint="default" w:ascii="黑体" w:hAnsi="黑体" w:eastAsia="黑体" w:cs="仿宋"/>
          <w:color w:val="auto"/>
          <w:highlight w:val="none"/>
          <w:lang w:val="en-US" w:eastAsia="zh-CN"/>
        </w:rPr>
      </w:pPr>
      <w:r>
        <w:rPr>
          <w:rFonts w:hint="eastAsia" w:ascii="黑体" w:hAnsi="黑体" w:eastAsia="黑体" w:cs="仿宋"/>
          <w:color w:val="auto"/>
          <w:highlight w:val="none"/>
          <w:lang w:val="en-US" w:eastAsia="zh-CN"/>
        </w:rPr>
        <w:t>///</w:t>
      </w:r>
    </w:p>
    <w:p w14:paraId="2A947259">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第三十一条</w:t>
      </w:r>
      <w:r>
        <w:rPr>
          <w:rFonts w:hint="eastAsia" w:ascii="仿宋_GB2312" w:hAnsi="仿宋" w:eastAsia="仿宋_GB2312" w:cs="仿宋"/>
          <w:color w:val="auto"/>
          <w:sz w:val="32"/>
          <w:szCs w:val="32"/>
          <w:highlight w:val="none"/>
        </w:rPr>
        <w:t>各聘任单位应紧密结合公司战略目标及重点工作部署，深入分析本单位人员现状和目标需求，制定具有针对性、可操作性的资深管理人员能下机制。该机制应明确降职、免职等退出的具体标准、程序和流程，确保退出管理工作常态化运转。</w:t>
      </w:r>
    </w:p>
    <w:p w14:paraId="62150465">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118AA90F">
      <w:pPr>
        <w:pStyle w:val="22"/>
        <w:widowControl w:val="0"/>
        <w:numPr>
          <w:ilvl w:val="0"/>
          <w:numId w:val="0"/>
        </w:numPr>
        <w:spacing w:after="0" w:line="560" w:lineRule="exact"/>
        <w:ind w:left="0" w:leftChars="0" w:firstLine="643" w:firstLineChars="200"/>
        <w:jc w:val="both"/>
        <w:rPr>
          <w:rFonts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第三十二条</w:t>
      </w:r>
      <w:r>
        <w:rPr>
          <w:rFonts w:hint="eastAsia" w:ascii="仿宋_GB2312" w:hAnsi="仿宋" w:eastAsia="仿宋_GB2312" w:cs="仿宋"/>
          <w:color w:val="auto"/>
          <w:sz w:val="32"/>
          <w:szCs w:val="32"/>
          <w:highlight w:val="none"/>
        </w:rPr>
        <w:t>资深管理人员有下列情形之一的，应免去现职：</w:t>
      </w:r>
    </w:p>
    <w:p w14:paraId="4FB637B9">
      <w:pPr>
        <w:pStyle w:val="22"/>
        <w:widowControl w:val="0"/>
        <w:numPr>
          <w:ilvl w:val="0"/>
          <w:numId w:val="0"/>
        </w:numPr>
        <w:spacing w:after="0" w:line="560" w:lineRule="exact"/>
        <w:ind w:left="0" w:leftChars="0" w:firstLine="420" w:firstLineChars="0"/>
        <w:jc w:val="both"/>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bidi="ar-SA"/>
        </w:rPr>
        <w:t>（一）</w:t>
      </w:r>
      <w:r>
        <w:rPr>
          <w:rFonts w:hint="eastAsia" w:ascii="仿宋_GB2312" w:hAnsi="仿宋_GB2312" w:eastAsia="仿宋_GB2312" w:cs="仿宋_GB2312"/>
          <w:color w:val="auto"/>
          <w:sz w:val="32"/>
          <w:szCs w:val="32"/>
          <w:highlight w:val="none"/>
        </w:rPr>
        <w:t>劳动合同到期不续签、协商退出、因病提前退休、到龄退休、离职、内退等劳动合同解除/终止/变更的情形。</w:t>
      </w:r>
    </w:p>
    <w:p w14:paraId="2159F117">
      <w:pPr>
        <w:pStyle w:val="22"/>
        <w:widowControl w:val="0"/>
        <w:numPr>
          <w:ilvl w:val="0"/>
          <w:numId w:val="0"/>
        </w:numPr>
        <w:spacing w:after="0" w:line="560" w:lineRule="exact"/>
        <w:ind w:left="0" w:leftChars="0" w:firstLine="420" w:firstLineChars="0"/>
        <w:jc w:val="both"/>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bidi="ar-SA"/>
        </w:rPr>
        <w:t>（二）</w:t>
      </w:r>
      <w:r>
        <w:rPr>
          <w:rFonts w:hint="eastAsia" w:ascii="仿宋_GB2312" w:hAnsi="仿宋_GB2312" w:eastAsia="仿宋_GB2312" w:cs="仿宋_GB2312"/>
          <w:color w:val="auto"/>
          <w:sz w:val="32"/>
          <w:szCs w:val="32"/>
          <w:highlight w:val="none"/>
        </w:rPr>
        <w:t>因违法违纪受到党纪政纪处分，根据规定应当免职的。</w:t>
      </w:r>
    </w:p>
    <w:p w14:paraId="6C378D23">
      <w:pPr>
        <w:pStyle w:val="22"/>
        <w:widowControl w:val="0"/>
        <w:numPr>
          <w:ilvl w:val="0"/>
          <w:numId w:val="0"/>
        </w:numPr>
        <w:spacing w:after="0" w:line="560" w:lineRule="exact"/>
        <w:ind w:left="0" w:leftChars="0" w:firstLine="420" w:firstLineChars="0"/>
        <w:jc w:val="both"/>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bidi="ar-SA"/>
        </w:rPr>
        <w:t>（三）</w:t>
      </w:r>
      <w:r>
        <w:rPr>
          <w:rFonts w:hint="eastAsia" w:ascii="仿宋_GB2312" w:hAnsi="仿宋_GB2312" w:eastAsia="仿宋_GB2312" w:cs="仿宋_GB2312"/>
          <w:color w:val="auto"/>
          <w:sz w:val="32"/>
          <w:szCs w:val="32"/>
          <w:highlight w:val="none"/>
        </w:rPr>
        <w:t>因个人原因给公司造成重大损失的。</w:t>
      </w:r>
    </w:p>
    <w:p w14:paraId="05A4C993">
      <w:pPr>
        <w:pStyle w:val="22"/>
        <w:widowControl w:val="0"/>
        <w:numPr>
          <w:ilvl w:val="0"/>
          <w:numId w:val="0"/>
        </w:numPr>
        <w:spacing w:after="0" w:line="560" w:lineRule="exact"/>
        <w:ind w:left="0" w:leftChars="0" w:firstLine="420" w:firstLineChars="0"/>
        <w:jc w:val="both"/>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bidi="ar-SA"/>
        </w:rPr>
        <w:t>（四）</w:t>
      </w:r>
      <w:r>
        <w:rPr>
          <w:rFonts w:hint="eastAsia" w:ascii="仿宋_GB2312" w:hAnsi="仿宋_GB2312" w:eastAsia="仿宋_GB2312" w:cs="仿宋_GB2312"/>
          <w:color w:val="auto"/>
          <w:sz w:val="32"/>
          <w:szCs w:val="32"/>
          <w:highlight w:val="none"/>
        </w:rPr>
        <w:t>在德、能、勤、绩、廉方面与所任职务要求不符，不宜在现岗位上任职的。</w:t>
      </w:r>
    </w:p>
    <w:p w14:paraId="12A62018">
      <w:pPr>
        <w:pStyle w:val="22"/>
        <w:widowControl w:val="0"/>
        <w:numPr>
          <w:ilvl w:val="0"/>
          <w:numId w:val="0"/>
        </w:numPr>
        <w:spacing w:after="0" w:line="560" w:lineRule="exact"/>
        <w:ind w:left="0" w:leftChars="0" w:firstLine="420" w:firstLineChars="0"/>
        <w:jc w:val="both"/>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bidi="ar-SA"/>
        </w:rPr>
        <w:t>（五）</w:t>
      </w:r>
      <w:r>
        <w:rPr>
          <w:rFonts w:hint="eastAsia" w:ascii="仿宋_GB2312" w:hAnsi="仿宋_GB2312" w:eastAsia="仿宋_GB2312" w:cs="仿宋_GB2312"/>
          <w:color w:val="auto"/>
          <w:sz w:val="32"/>
          <w:szCs w:val="32"/>
          <w:highlight w:val="none"/>
        </w:rPr>
        <w:t>因健康原因，连续6个月无法正常履职的。</w:t>
      </w:r>
    </w:p>
    <w:p w14:paraId="27DBCCAE">
      <w:pPr>
        <w:pStyle w:val="22"/>
        <w:widowControl w:val="0"/>
        <w:numPr>
          <w:ilvl w:val="0"/>
          <w:numId w:val="0"/>
        </w:numPr>
        <w:spacing w:after="0" w:line="560" w:lineRule="exact"/>
        <w:ind w:left="0" w:leftChars="0" w:firstLine="420" w:firstLineChars="0"/>
        <w:jc w:val="both"/>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bidi="ar-SA"/>
        </w:rPr>
        <w:t>（六）</w:t>
      </w:r>
      <w:r>
        <w:rPr>
          <w:rFonts w:hint="eastAsia" w:ascii="仿宋_GB2312" w:hAnsi="仿宋_GB2312" w:eastAsia="仿宋_GB2312" w:cs="仿宋_GB2312"/>
          <w:color w:val="auto"/>
          <w:sz w:val="32"/>
          <w:szCs w:val="32"/>
          <w:highlight w:val="none"/>
        </w:rPr>
        <w:t>专业总监/副总监在规定时间内未通过专业认证。</w:t>
      </w:r>
    </w:p>
    <w:p w14:paraId="26F87B21">
      <w:pPr>
        <w:pStyle w:val="22"/>
        <w:widowControl w:val="0"/>
        <w:numPr>
          <w:ilvl w:val="0"/>
          <w:numId w:val="0"/>
        </w:numPr>
        <w:spacing w:after="0" w:line="560" w:lineRule="exact"/>
        <w:ind w:left="0" w:leftChars="0" w:firstLine="420" w:firstLineChars="0"/>
        <w:jc w:val="both"/>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bidi="ar-SA"/>
        </w:rPr>
        <w:t>（七）</w:t>
      </w:r>
      <w:r>
        <w:rPr>
          <w:rFonts w:hint="eastAsia" w:ascii="仿宋_GB2312" w:hAnsi="仿宋_GB2312" w:eastAsia="仿宋_GB2312" w:cs="仿宋_GB2312"/>
          <w:color w:val="auto"/>
          <w:sz w:val="32"/>
          <w:szCs w:val="32"/>
          <w:highlight w:val="none"/>
        </w:rPr>
        <w:t>公司认定应当免职的其它情形。</w:t>
      </w:r>
    </w:p>
    <w:p w14:paraId="74033E71">
      <w:pPr>
        <w:pStyle w:val="22"/>
        <w:widowControl w:val="0"/>
        <w:numPr>
          <w:ilvl w:val="0"/>
          <w:numId w:val="0"/>
        </w:numPr>
        <w:spacing w:after="0" w:line="560" w:lineRule="exact"/>
        <w:ind w:left="0" w:leftChars="0" w:firstLine="420" w:firstLineChars="0"/>
        <w:jc w:val="both"/>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w:t>
      </w:r>
    </w:p>
    <w:p w14:paraId="6E58263A">
      <w:pPr>
        <w:pStyle w:val="22"/>
        <w:widowControl w:val="0"/>
        <w:numPr>
          <w:ilvl w:val="0"/>
          <w:numId w:val="0"/>
        </w:numPr>
        <w:spacing w:after="0" w:line="560" w:lineRule="exact"/>
        <w:ind w:left="0" w:leftChars="0" w:firstLine="643" w:firstLineChars="200"/>
        <w:jc w:val="both"/>
        <w:rPr>
          <w:rFonts w:hint="eastAsia"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第三十三条</w:t>
      </w:r>
      <w:r>
        <w:rPr>
          <w:rFonts w:hint="eastAsia" w:ascii="仿宋_GB2312" w:hAnsi="仿宋" w:eastAsia="仿宋_GB2312" w:cs="仿宋"/>
          <w:color w:val="auto"/>
          <w:sz w:val="32"/>
          <w:szCs w:val="32"/>
          <w:highlight w:val="none"/>
        </w:rPr>
        <w:t>资深管理人员因涉及违法违纪违规、问责和责任追究应当退出的，按照党章党规党纪、有关法律法规或集团规章制度办理。</w:t>
      </w:r>
    </w:p>
    <w:p w14:paraId="37A9CAB7">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w:t>
      </w:r>
    </w:p>
    <w:p w14:paraId="72BB996C">
      <w:pPr>
        <w:pStyle w:val="22"/>
        <w:widowControl w:val="0"/>
        <w:spacing w:after="0" w:line="560" w:lineRule="exact"/>
        <w:ind w:firstLine="0" w:firstLineChars="0"/>
        <w:jc w:val="both"/>
        <w:rPr>
          <w:rFonts w:ascii="仿宋_GB2312" w:hAnsi="仿宋" w:eastAsia="仿宋_GB2312" w:cs="仿宋"/>
          <w:color w:val="auto"/>
          <w:sz w:val="32"/>
          <w:szCs w:val="32"/>
          <w:highlight w:val="none"/>
        </w:rPr>
      </w:pPr>
    </w:p>
    <w:p w14:paraId="685A7639">
      <w:pPr>
        <w:pStyle w:val="28"/>
        <w:numPr>
          <w:ilvl w:val="0"/>
          <w:numId w:val="0"/>
        </w:numPr>
        <w:ind w:left="0" w:leftChars="0" w:firstLine="0" w:firstLineChars="0"/>
        <w:jc w:val="center"/>
        <w:rPr>
          <w:rFonts w:ascii="黑体" w:hAnsi="黑体" w:eastAsia="黑体" w:cs="仿宋"/>
          <w:color w:val="auto"/>
          <w:highlight w:val="none"/>
        </w:rPr>
      </w:pPr>
      <w:bookmarkStart w:id="18" w:name="_Toc881464897"/>
      <w:r>
        <w:rPr>
          <w:rFonts w:hint="eastAsia" w:ascii="黑体" w:hAnsi="黑体" w:eastAsia="黑体" w:cs="仿宋"/>
          <w:b w:val="0"/>
          <w:color w:val="auto"/>
          <w:kern w:val="2"/>
          <w:sz w:val="32"/>
          <w:szCs w:val="32"/>
          <w:lang w:val="en-US" w:eastAsia="zh-CN" w:bidi="ar-SA"/>
        </w:rPr>
        <w:t>第九章</w:t>
      </w:r>
      <w:r>
        <w:rPr>
          <w:rFonts w:hint="eastAsia" w:ascii="黑体" w:hAnsi="黑体" w:eastAsia="黑体" w:cs="仿宋"/>
          <w:color w:val="auto"/>
          <w:highlight w:val="none"/>
        </w:rPr>
        <w:t>附则</w:t>
      </w:r>
      <w:bookmarkEnd w:id="14"/>
      <w:bookmarkEnd w:id="15"/>
      <w:bookmarkEnd w:id="18"/>
    </w:p>
    <w:p w14:paraId="19BEAD2D">
      <w:pPr>
        <w:pStyle w:val="22"/>
        <w:widowControl w:val="0"/>
        <w:numPr>
          <w:ilvl w:val="0"/>
          <w:numId w:val="0"/>
        </w:numPr>
        <w:spacing w:after="0" w:line="560" w:lineRule="exact"/>
        <w:ind w:left="0" w:leftChars="0" w:firstLine="643" w:firstLineChars="200"/>
        <w:jc w:val="both"/>
        <w:rPr>
          <w:rFonts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第三十四条</w:t>
      </w:r>
      <w:r>
        <w:rPr>
          <w:rFonts w:hint="eastAsia" w:ascii="仿宋_GB2312" w:hAnsi="仿宋" w:eastAsia="仿宋_GB2312" w:cs="仿宋"/>
          <w:color w:val="auto"/>
          <w:sz w:val="32"/>
          <w:szCs w:val="32"/>
          <w:highlight w:val="none"/>
        </w:rPr>
        <w:t>法律法规、监管规定或政策文件另有规定的，从其规定。</w:t>
      </w:r>
    </w:p>
    <w:p w14:paraId="15FFCB54">
      <w:pPr>
        <w:pStyle w:val="22"/>
        <w:widowControl w:val="0"/>
        <w:numPr>
          <w:ilvl w:val="0"/>
          <w:numId w:val="0"/>
        </w:numPr>
        <w:spacing w:after="0" w:line="560" w:lineRule="exact"/>
        <w:ind w:left="0" w:leftChars="0" w:firstLine="643" w:firstLineChars="200"/>
        <w:jc w:val="both"/>
        <w:rPr>
          <w:rFonts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第三十五条</w:t>
      </w:r>
      <w:r>
        <w:rPr>
          <w:rFonts w:hint="eastAsia" w:ascii="仿宋_GB2312" w:hAnsi="仿宋" w:eastAsia="仿宋_GB2312" w:cs="仿宋"/>
          <w:color w:val="auto"/>
          <w:sz w:val="32"/>
          <w:szCs w:val="32"/>
          <w:highlight w:val="none"/>
        </w:rPr>
        <w:t>本办法为华润啤酒二级制度。</w:t>
      </w:r>
    </w:p>
    <w:p w14:paraId="13593B0F">
      <w:pPr>
        <w:pStyle w:val="22"/>
        <w:widowControl w:val="0"/>
        <w:numPr>
          <w:ilvl w:val="0"/>
          <w:numId w:val="0"/>
        </w:numPr>
        <w:spacing w:after="0" w:line="560" w:lineRule="exact"/>
        <w:ind w:left="0" w:leftChars="0" w:firstLine="643" w:firstLineChars="200"/>
        <w:jc w:val="both"/>
        <w:rPr>
          <w:rFonts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第三十六条</w:t>
      </w:r>
      <w:r>
        <w:rPr>
          <w:rFonts w:hint="eastAsia" w:ascii="仿宋_GB2312" w:hAnsi="仿宋" w:eastAsia="仿宋_GB2312" w:cs="仿宋"/>
          <w:color w:val="auto"/>
          <w:sz w:val="32"/>
          <w:szCs w:val="32"/>
          <w:highlight w:val="none"/>
        </w:rPr>
        <w:t>本办法由华润啤酒人力资源部负责制订、修订和解释。</w:t>
      </w:r>
    </w:p>
    <w:p w14:paraId="7A734689">
      <w:pPr>
        <w:pStyle w:val="22"/>
        <w:widowControl w:val="0"/>
        <w:numPr>
          <w:ilvl w:val="0"/>
          <w:numId w:val="0"/>
        </w:numPr>
        <w:spacing w:after="0" w:line="560" w:lineRule="exact"/>
        <w:ind w:left="0" w:leftChars="0" w:firstLine="643" w:firstLineChars="200"/>
        <w:jc w:val="both"/>
        <w:rPr>
          <w:rFonts w:ascii="仿宋_GB2312" w:hAnsi="仿宋" w:eastAsia="仿宋_GB2312" w:cs="仿宋"/>
          <w:color w:val="auto"/>
          <w:sz w:val="32"/>
          <w:szCs w:val="32"/>
          <w:highlight w:val="none"/>
        </w:rPr>
      </w:pPr>
      <w:r>
        <w:rPr>
          <w:rFonts w:hint="eastAsia" w:ascii="仿宋_GB2312" w:hAnsi="仿宋_GB2312" w:eastAsia="仿宋_GB2312" w:cs="仿宋_GB2312"/>
          <w:b/>
          <w:bCs/>
          <w:color w:val="auto"/>
          <w:sz w:val="32"/>
          <w:szCs w:val="32"/>
          <w:lang w:val="en-US" w:eastAsia="zh-CN" w:bidi="ar-SA"/>
        </w:rPr>
        <w:t>第三十七条</w:t>
      </w:r>
      <w:r>
        <w:rPr>
          <w:rFonts w:hint="eastAsia" w:ascii="仿宋_GB2312" w:hAnsi="仿宋" w:eastAsia="仿宋_GB2312" w:cs="仿宋"/>
          <w:color w:val="auto"/>
          <w:sz w:val="32"/>
          <w:szCs w:val="32"/>
          <w:highlight w:val="none"/>
        </w:rPr>
        <w:t>本办法自2026年4月1日起执行。其他制度、规定与本办法冲突的内容，以本办法为准。华润酒业参股公司可参照本办法执行。</w:t>
      </w:r>
      <w:bookmarkStart w:id="19" w:name="_Toc121147708"/>
      <w:bookmarkStart w:id="20" w:name="_Toc121055817"/>
      <w:r>
        <w:rPr>
          <w:rFonts w:hint="eastAsia" w:ascii="仿宋_GB2312" w:hAnsi="仿宋" w:eastAsia="仿宋_GB2312" w:cs="仿宋"/>
          <w:color w:val="auto"/>
          <w:sz w:val="32"/>
          <w:szCs w:val="32"/>
          <w:highlight w:val="none"/>
        </w:rPr>
        <w:t>原2024年7月26日生效的《华润啤酒专业总监管理办法》（华啤B03-29-人力24A）《关于华润啤酒下属单位直管干部（M4）转为资深管理人员的通知》《关于下发华润雪花销售大区总经理跨销售事业部轮岗机制的通知》《关于下发华润雪花直管干部能上能下补充规定的通知》同步废止。</w:t>
      </w:r>
    </w:p>
    <w:p w14:paraId="76E355B1">
      <w:pPr>
        <w:pStyle w:val="2"/>
        <w:spacing w:before="0" w:after="0" w:line="560" w:lineRule="exact"/>
        <w:rPr>
          <w:del w:id="10" w:author="咨询组" w:date="2026-03-30T09:11:22Z"/>
          <w:rFonts w:ascii="黑体" w:hAnsi="黑体" w:eastAsia="黑体" w:cs="仿宋"/>
          <w:b w:val="0"/>
          <w:bCs w:val="0"/>
          <w:color w:val="auto"/>
          <w:sz w:val="32"/>
          <w:szCs w:val="32"/>
          <w:highlight w:val="none"/>
        </w:rPr>
      </w:pPr>
      <w:del w:id="11" w:author="咨询组" w:date="2026-03-30T09:11:22Z">
        <w:bookmarkStart w:id="21" w:name="_Toc1960037817"/>
        <w:r>
          <w:rPr>
            <w:rFonts w:hint="eastAsia" w:ascii="黑体" w:hAnsi="黑体" w:eastAsia="黑体" w:cs="仿宋"/>
            <w:b w:val="0"/>
            <w:bCs w:val="0"/>
            <w:color w:val="auto"/>
            <w:sz w:val="32"/>
            <w:szCs w:val="32"/>
            <w:highlight w:val="none"/>
          </w:rPr>
          <w:delText>附件</w:delText>
        </w:r>
        <w:bookmarkEnd w:id="19"/>
        <w:bookmarkEnd w:id="20"/>
        <w:bookmarkEnd w:id="21"/>
      </w:del>
    </w:p>
    <w:p w14:paraId="0862D9B2">
      <w:pPr>
        <w:spacing w:after="0" w:line="560" w:lineRule="exact"/>
        <w:rPr>
          <w:del w:id="12" w:author="咨询组" w:date="2026-03-30T09:11:22Z"/>
          <w:rFonts w:ascii="仿宋_GB2312" w:hAnsi="仿宋" w:eastAsia="仿宋_GB2312" w:cs="仿宋"/>
          <w:color w:val="auto"/>
          <w:sz w:val="32"/>
          <w:szCs w:val="32"/>
          <w:highlight w:val="none"/>
        </w:rPr>
      </w:pPr>
      <w:del w:id="13" w:author="咨询组" w:date="2026-03-30T09:11:22Z">
        <w:r>
          <w:rPr>
            <w:rFonts w:hint="eastAsia" w:ascii="仿宋_GB2312" w:hAnsi="仿宋" w:eastAsia="仿宋_GB2312" w:cs="仿宋"/>
            <w:color w:val="auto"/>
            <w:sz w:val="32"/>
            <w:szCs w:val="32"/>
            <w:highlight w:val="none"/>
          </w:rPr>
          <w:delText>附件1：职级关系对应表</w:delText>
        </w:r>
      </w:del>
    </w:p>
    <w:p w14:paraId="3C4FE90F">
      <w:pPr>
        <w:spacing w:after="0" w:line="560" w:lineRule="exact"/>
        <w:rPr>
          <w:del w:id="14" w:author="咨询组" w:date="2026-03-30T09:11:22Z"/>
          <w:rFonts w:ascii="仿宋_GB2312" w:hAnsi="仿宋" w:eastAsia="仿宋_GB2312" w:cs="仿宋"/>
          <w:color w:val="auto"/>
          <w:sz w:val="32"/>
          <w:szCs w:val="32"/>
          <w:highlight w:val="none"/>
        </w:rPr>
      </w:pPr>
      <w:del w:id="15" w:author="咨询组" w:date="2026-03-30T09:11:22Z">
        <w:r>
          <w:rPr>
            <w:rFonts w:hint="eastAsia" w:ascii="仿宋_GB2312" w:hAnsi="仿宋" w:eastAsia="仿宋_GB2312" w:cs="仿宋"/>
            <w:color w:val="auto"/>
            <w:sz w:val="32"/>
            <w:szCs w:val="32"/>
            <w:highlight w:val="none"/>
          </w:rPr>
          <w:delText>附件2：近亲属关系释义图</w:delText>
        </w:r>
      </w:del>
    </w:p>
    <w:p w14:paraId="4F664CF5">
      <w:pPr>
        <w:spacing w:after="0" w:line="560" w:lineRule="exact"/>
        <w:rPr>
          <w:rFonts w:ascii="仿宋_GB2312" w:hAnsi="黑体" w:eastAsia="仿宋_GB2312"/>
          <w:bCs/>
          <w:color w:val="auto"/>
          <w:kern w:val="2"/>
          <w:sz w:val="32"/>
          <w:szCs w:val="32"/>
          <w:highlight w:val="none"/>
        </w:rPr>
      </w:pPr>
    </w:p>
    <w:p w14:paraId="3D29C330">
      <w:pPr>
        <w:spacing w:after="0" w:line="560" w:lineRule="exact"/>
        <w:jc w:val="right"/>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highlight w:val="none"/>
        </w:rPr>
        <w:t>华润啤酒（控股）有限公司</w:t>
      </w:r>
    </w:p>
    <w:p w14:paraId="2323CF9A">
      <w:pPr>
        <w:spacing w:after="0" w:line="560" w:lineRule="exact"/>
        <w:jc w:val="right"/>
        <w:rPr>
          <w:rFonts w:ascii="仿宋_GB2312" w:hAnsi="仿宋" w:eastAsia="仿宋_GB2312" w:cs="仿宋"/>
          <w:color w:val="auto"/>
          <w:sz w:val="32"/>
          <w:szCs w:val="32"/>
          <w:highlight w:val="none"/>
        </w:rPr>
      </w:pPr>
      <w:r>
        <w:rPr>
          <w:rFonts w:hint="eastAsia" w:ascii="仿宋_GB2312" w:hAnsi="仿宋" w:eastAsia="仿宋_GB2312" w:cs="仿宋"/>
          <w:color w:val="auto"/>
          <w:sz w:val="32"/>
          <w:szCs w:val="32"/>
          <w:highlight w:val="none"/>
        </w:rPr>
        <w:t>二○二六年四月一日</w:t>
      </w:r>
    </w:p>
    <w:sectPr>
      <w:footerReference r:id="rId7" w:type="default"/>
      <w:pgSz w:w="11906" w:h="16838"/>
      <w:pgMar w:top="1440" w:right="1306" w:bottom="1440" w:left="92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icrosoftYaHei-Bold">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A652A">
    <w:pPr>
      <w:pStyle w:val="7"/>
      <w:jc w:val="center"/>
    </w:pPr>
  </w:p>
  <w:p w14:paraId="73557958">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57C8E5DD">
        <w:pPr>
          <w:pStyle w:val="7"/>
          <w:jc w:val="center"/>
        </w:pPr>
        <w:r>
          <w:rPr>
            <w:rFonts w:ascii="仿宋" w:hAnsi="仿宋" w:eastAsia="仿宋"/>
          </w:rPr>
          <w:fldChar w:fldCharType="begin"/>
        </w:r>
        <w:r>
          <w:rPr>
            <w:rFonts w:ascii="仿宋" w:hAnsi="仿宋" w:eastAsia="仿宋"/>
          </w:rPr>
          <w:instrText xml:space="preserve">PAGE   \* MERGEFORMAT</w:instrText>
        </w:r>
        <w:r>
          <w:rPr>
            <w:rFonts w:ascii="仿宋" w:hAnsi="仿宋" w:eastAsia="仿宋"/>
          </w:rPr>
          <w:fldChar w:fldCharType="separate"/>
        </w:r>
        <w:r>
          <w:rPr>
            <w:rFonts w:ascii="仿宋" w:hAnsi="仿宋" w:eastAsia="仿宋"/>
            <w:lang w:val="zh-CN"/>
          </w:rPr>
          <w:t>3</w:t>
        </w:r>
        <w:r>
          <w:rPr>
            <w:rFonts w:ascii="仿宋" w:hAnsi="仿宋" w:eastAsia="仿宋"/>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1363512"/>
      <w:placeholder>
        <w:docPart w:val="F2EB5BA70E9049EC8FFB4D03021B6556"/>
      </w:placeholder>
      <w:temporary/>
      <w:showingPlcHdr/>
      <w15:appearance w15:val="hidden"/>
    </w:sdtPr>
    <w:sdtContent>
      <w:p w14:paraId="32739D38">
        <w:pPr>
          <w:pStyle w:val="8"/>
          <w:spacing w:before="120" w:after="120"/>
        </w:pPr>
        <w:r>
          <w:rPr>
            <w:lang w:val="zh-CN"/>
          </w:rPr>
          <w:t>[在此处键入]</w:t>
        </w:r>
      </w:p>
    </w:sdtContent>
  </w:sdt>
  <w:p w14:paraId="736FAC63">
    <w:pPr>
      <w:pStyle w:val="8"/>
      <w:jc w:val="right"/>
    </w:pPr>
    <w:r>
      <w:drawing>
        <wp:inline distT="0" distB="0" distL="0" distR="0">
          <wp:extent cx="1206500" cy="292735"/>
          <wp:effectExtent l="0" t="0" r="0" b="0"/>
          <wp:docPr id="13" name="图片 13" descr="https://www.crc.com.hk/images/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www.crc.com.hk/images/cr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3595" cy="3139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28"/>
      <w:lvlText w:val="第%1章"/>
      <w:lvlJc w:val="left"/>
      <w:pPr>
        <w:ind w:left="1080"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7"/>
      <w:suff w:val="nothing"/>
      <w:lvlText w:val="%1.%2.%3　"/>
      <w:lvlJc w:val="left"/>
      <w:pPr>
        <w:ind w:left="0" w:firstLine="0"/>
      </w:pPr>
      <w:rPr>
        <w:rFonts w:hint="eastAsia" w:ascii="黑体" w:hAnsi="Times New Roman" w:eastAsia="黑体"/>
        <w:b w:val="0"/>
        <w:i w:val="0"/>
        <w:sz w:val="21"/>
      </w:rPr>
    </w:lvl>
    <w:lvl w:ilvl="3" w:tentative="0">
      <w:start w:val="1"/>
      <w:numFmt w:val="decimal"/>
      <w:pStyle w:val="40"/>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38"/>
      <w:suff w:val="nothing"/>
      <w:lvlText w:val="%1——"/>
      <w:lvlJc w:val="left"/>
      <w:pPr>
        <w:ind w:left="833" w:hanging="408"/>
      </w:pPr>
      <w:rPr>
        <w:rFonts w:hint="eastAsia"/>
      </w:rPr>
    </w:lvl>
    <w:lvl w:ilvl="1" w:tentative="0">
      <w:start w:val="1"/>
      <w:numFmt w:val="bullet"/>
      <w:pStyle w:val="39"/>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1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DDF"/>
    <w:rsid w:val="00000F41"/>
    <w:rsid w:val="000033BB"/>
    <w:rsid w:val="00005DB0"/>
    <w:rsid w:val="00007CCB"/>
    <w:rsid w:val="000105FD"/>
    <w:rsid w:val="00011072"/>
    <w:rsid w:val="0001206E"/>
    <w:rsid w:val="00020E6F"/>
    <w:rsid w:val="000211FF"/>
    <w:rsid w:val="00022600"/>
    <w:rsid w:val="00030275"/>
    <w:rsid w:val="000304F8"/>
    <w:rsid w:val="000305FE"/>
    <w:rsid w:val="00030B6D"/>
    <w:rsid w:val="00031F4C"/>
    <w:rsid w:val="000323EE"/>
    <w:rsid w:val="000358C4"/>
    <w:rsid w:val="00036A53"/>
    <w:rsid w:val="0005090C"/>
    <w:rsid w:val="00052670"/>
    <w:rsid w:val="0005316A"/>
    <w:rsid w:val="00055260"/>
    <w:rsid w:val="00061468"/>
    <w:rsid w:val="00061DF5"/>
    <w:rsid w:val="00064CC9"/>
    <w:rsid w:val="00066F52"/>
    <w:rsid w:val="00067113"/>
    <w:rsid w:val="000678E6"/>
    <w:rsid w:val="00070732"/>
    <w:rsid w:val="00071A58"/>
    <w:rsid w:val="00072459"/>
    <w:rsid w:val="000724E8"/>
    <w:rsid w:val="000734F3"/>
    <w:rsid w:val="00073646"/>
    <w:rsid w:val="0007529C"/>
    <w:rsid w:val="00076190"/>
    <w:rsid w:val="0007687C"/>
    <w:rsid w:val="00077798"/>
    <w:rsid w:val="00080FF2"/>
    <w:rsid w:val="00081BE8"/>
    <w:rsid w:val="00081F41"/>
    <w:rsid w:val="000837FE"/>
    <w:rsid w:val="00090336"/>
    <w:rsid w:val="00090CEC"/>
    <w:rsid w:val="00093EBA"/>
    <w:rsid w:val="000945B0"/>
    <w:rsid w:val="00096101"/>
    <w:rsid w:val="000A055B"/>
    <w:rsid w:val="000A0F1F"/>
    <w:rsid w:val="000A31C9"/>
    <w:rsid w:val="000A3A83"/>
    <w:rsid w:val="000A49C4"/>
    <w:rsid w:val="000A7DED"/>
    <w:rsid w:val="000B2863"/>
    <w:rsid w:val="000C03B5"/>
    <w:rsid w:val="000C1684"/>
    <w:rsid w:val="000C4EC6"/>
    <w:rsid w:val="000C66B0"/>
    <w:rsid w:val="000C7C18"/>
    <w:rsid w:val="000D0399"/>
    <w:rsid w:val="000D7A57"/>
    <w:rsid w:val="000E22E4"/>
    <w:rsid w:val="000E2A52"/>
    <w:rsid w:val="000E4F85"/>
    <w:rsid w:val="000E7AF4"/>
    <w:rsid w:val="000F0EFC"/>
    <w:rsid w:val="000F287D"/>
    <w:rsid w:val="000F28EC"/>
    <w:rsid w:val="000F426A"/>
    <w:rsid w:val="000F45B1"/>
    <w:rsid w:val="000F5D32"/>
    <w:rsid w:val="00104C8A"/>
    <w:rsid w:val="00105D41"/>
    <w:rsid w:val="00107707"/>
    <w:rsid w:val="0011079C"/>
    <w:rsid w:val="0011111D"/>
    <w:rsid w:val="00112828"/>
    <w:rsid w:val="00113599"/>
    <w:rsid w:val="001135CC"/>
    <w:rsid w:val="00113B0D"/>
    <w:rsid w:val="00113C3F"/>
    <w:rsid w:val="001172C0"/>
    <w:rsid w:val="001206AC"/>
    <w:rsid w:val="00125D75"/>
    <w:rsid w:val="00126CED"/>
    <w:rsid w:val="001325FE"/>
    <w:rsid w:val="00133E4C"/>
    <w:rsid w:val="00134374"/>
    <w:rsid w:val="0013790E"/>
    <w:rsid w:val="0014185A"/>
    <w:rsid w:val="00141DF4"/>
    <w:rsid w:val="00142B37"/>
    <w:rsid w:val="00142FB7"/>
    <w:rsid w:val="001433FE"/>
    <w:rsid w:val="00143D5E"/>
    <w:rsid w:val="0014602E"/>
    <w:rsid w:val="00146121"/>
    <w:rsid w:val="00146A92"/>
    <w:rsid w:val="00147555"/>
    <w:rsid w:val="00151C1C"/>
    <w:rsid w:val="0015603D"/>
    <w:rsid w:val="00160743"/>
    <w:rsid w:val="00161981"/>
    <w:rsid w:val="00161DA6"/>
    <w:rsid w:val="00162E4A"/>
    <w:rsid w:val="00163472"/>
    <w:rsid w:val="001642E8"/>
    <w:rsid w:val="00164767"/>
    <w:rsid w:val="00166D88"/>
    <w:rsid w:val="001711BC"/>
    <w:rsid w:val="001721DE"/>
    <w:rsid w:val="001748C7"/>
    <w:rsid w:val="0017697C"/>
    <w:rsid w:val="0018186A"/>
    <w:rsid w:val="00182955"/>
    <w:rsid w:val="001841C7"/>
    <w:rsid w:val="00184FB9"/>
    <w:rsid w:val="00187AB3"/>
    <w:rsid w:val="00187D3A"/>
    <w:rsid w:val="0019290E"/>
    <w:rsid w:val="0019567D"/>
    <w:rsid w:val="00196890"/>
    <w:rsid w:val="00196C56"/>
    <w:rsid w:val="00196CBA"/>
    <w:rsid w:val="001A3A49"/>
    <w:rsid w:val="001A3E90"/>
    <w:rsid w:val="001B0026"/>
    <w:rsid w:val="001B123B"/>
    <w:rsid w:val="001B28DB"/>
    <w:rsid w:val="001B3866"/>
    <w:rsid w:val="001B75B2"/>
    <w:rsid w:val="001B7AFC"/>
    <w:rsid w:val="001C2C1C"/>
    <w:rsid w:val="001C30B1"/>
    <w:rsid w:val="001C44D9"/>
    <w:rsid w:val="001D1F10"/>
    <w:rsid w:val="001D2DCF"/>
    <w:rsid w:val="001D3C98"/>
    <w:rsid w:val="001D49A3"/>
    <w:rsid w:val="001E2A3B"/>
    <w:rsid w:val="001E3733"/>
    <w:rsid w:val="001E3A27"/>
    <w:rsid w:val="001E5D90"/>
    <w:rsid w:val="001F1036"/>
    <w:rsid w:val="001F26D2"/>
    <w:rsid w:val="001F4236"/>
    <w:rsid w:val="001F62B0"/>
    <w:rsid w:val="001F7A14"/>
    <w:rsid w:val="00200B5F"/>
    <w:rsid w:val="00205A17"/>
    <w:rsid w:val="00205DBE"/>
    <w:rsid w:val="00210AD4"/>
    <w:rsid w:val="00210EAD"/>
    <w:rsid w:val="00214296"/>
    <w:rsid w:val="002143CD"/>
    <w:rsid w:val="00214DC6"/>
    <w:rsid w:val="002172D6"/>
    <w:rsid w:val="002206D4"/>
    <w:rsid w:val="00222B54"/>
    <w:rsid w:val="0022424E"/>
    <w:rsid w:val="002244F1"/>
    <w:rsid w:val="00227E40"/>
    <w:rsid w:val="00230078"/>
    <w:rsid w:val="00236676"/>
    <w:rsid w:val="00236BF4"/>
    <w:rsid w:val="00241A6B"/>
    <w:rsid w:val="00250E61"/>
    <w:rsid w:val="00253DEF"/>
    <w:rsid w:val="00254F91"/>
    <w:rsid w:val="00257531"/>
    <w:rsid w:val="0026139F"/>
    <w:rsid w:val="002622F9"/>
    <w:rsid w:val="00263BE7"/>
    <w:rsid w:val="00264BCB"/>
    <w:rsid w:val="002657AA"/>
    <w:rsid w:val="002668D1"/>
    <w:rsid w:val="00266A86"/>
    <w:rsid w:val="00276098"/>
    <w:rsid w:val="00280A9F"/>
    <w:rsid w:val="00283141"/>
    <w:rsid w:val="00283176"/>
    <w:rsid w:val="0028455C"/>
    <w:rsid w:val="00284A2D"/>
    <w:rsid w:val="00285B5F"/>
    <w:rsid w:val="002875A7"/>
    <w:rsid w:val="00291148"/>
    <w:rsid w:val="0029189B"/>
    <w:rsid w:val="002933C2"/>
    <w:rsid w:val="00293644"/>
    <w:rsid w:val="00294A0C"/>
    <w:rsid w:val="00295736"/>
    <w:rsid w:val="002A0BDA"/>
    <w:rsid w:val="002A5D90"/>
    <w:rsid w:val="002A6960"/>
    <w:rsid w:val="002A6F0E"/>
    <w:rsid w:val="002B125C"/>
    <w:rsid w:val="002B1A52"/>
    <w:rsid w:val="002B1C8D"/>
    <w:rsid w:val="002B72EE"/>
    <w:rsid w:val="002B7C8D"/>
    <w:rsid w:val="002C0BEC"/>
    <w:rsid w:val="002C4405"/>
    <w:rsid w:val="002C6109"/>
    <w:rsid w:val="002C6A0B"/>
    <w:rsid w:val="002D7834"/>
    <w:rsid w:val="002E3327"/>
    <w:rsid w:val="002E348C"/>
    <w:rsid w:val="002E7158"/>
    <w:rsid w:val="002F4C23"/>
    <w:rsid w:val="002F600E"/>
    <w:rsid w:val="002F6458"/>
    <w:rsid w:val="002F6B59"/>
    <w:rsid w:val="002F77CB"/>
    <w:rsid w:val="00301C20"/>
    <w:rsid w:val="00303567"/>
    <w:rsid w:val="00304A72"/>
    <w:rsid w:val="0030584B"/>
    <w:rsid w:val="00307082"/>
    <w:rsid w:val="003116B4"/>
    <w:rsid w:val="00313841"/>
    <w:rsid w:val="00317271"/>
    <w:rsid w:val="00320647"/>
    <w:rsid w:val="00321693"/>
    <w:rsid w:val="00323B37"/>
    <w:rsid w:val="00325558"/>
    <w:rsid w:val="00325EA2"/>
    <w:rsid w:val="00326D4B"/>
    <w:rsid w:val="0033185C"/>
    <w:rsid w:val="00331E22"/>
    <w:rsid w:val="00332233"/>
    <w:rsid w:val="00333E2B"/>
    <w:rsid w:val="00336E1F"/>
    <w:rsid w:val="00343A72"/>
    <w:rsid w:val="00346536"/>
    <w:rsid w:val="003513D3"/>
    <w:rsid w:val="003536FC"/>
    <w:rsid w:val="00360019"/>
    <w:rsid w:val="00360600"/>
    <w:rsid w:val="003608A6"/>
    <w:rsid w:val="0037205F"/>
    <w:rsid w:val="00373544"/>
    <w:rsid w:val="00377D35"/>
    <w:rsid w:val="003806BF"/>
    <w:rsid w:val="00390847"/>
    <w:rsid w:val="0039187F"/>
    <w:rsid w:val="00395CEC"/>
    <w:rsid w:val="003A511B"/>
    <w:rsid w:val="003A5AA7"/>
    <w:rsid w:val="003A7F21"/>
    <w:rsid w:val="003B0084"/>
    <w:rsid w:val="003B1A27"/>
    <w:rsid w:val="003B3980"/>
    <w:rsid w:val="003C0E6E"/>
    <w:rsid w:val="003D25EE"/>
    <w:rsid w:val="003D571E"/>
    <w:rsid w:val="003D62F1"/>
    <w:rsid w:val="003D78EB"/>
    <w:rsid w:val="003D7A76"/>
    <w:rsid w:val="003E7EC9"/>
    <w:rsid w:val="003F0BA0"/>
    <w:rsid w:val="003F4929"/>
    <w:rsid w:val="003F7E8D"/>
    <w:rsid w:val="00400043"/>
    <w:rsid w:val="004001F6"/>
    <w:rsid w:val="00400506"/>
    <w:rsid w:val="004013CA"/>
    <w:rsid w:val="00403A19"/>
    <w:rsid w:val="00410CA3"/>
    <w:rsid w:val="00412470"/>
    <w:rsid w:val="00412559"/>
    <w:rsid w:val="00415426"/>
    <w:rsid w:val="004168E5"/>
    <w:rsid w:val="00421C87"/>
    <w:rsid w:val="00423C1B"/>
    <w:rsid w:val="00423C73"/>
    <w:rsid w:val="0042567F"/>
    <w:rsid w:val="0042623A"/>
    <w:rsid w:val="00426245"/>
    <w:rsid w:val="00427117"/>
    <w:rsid w:val="00431B85"/>
    <w:rsid w:val="00434678"/>
    <w:rsid w:val="004355FA"/>
    <w:rsid w:val="00435A8E"/>
    <w:rsid w:val="00436A1E"/>
    <w:rsid w:val="00436DF1"/>
    <w:rsid w:val="004376A8"/>
    <w:rsid w:val="004441B3"/>
    <w:rsid w:val="00444448"/>
    <w:rsid w:val="00445129"/>
    <w:rsid w:val="00446D29"/>
    <w:rsid w:val="0044701F"/>
    <w:rsid w:val="004476E9"/>
    <w:rsid w:val="00451CCC"/>
    <w:rsid w:val="0045204F"/>
    <w:rsid w:val="00453801"/>
    <w:rsid w:val="004543CB"/>
    <w:rsid w:val="00456D4C"/>
    <w:rsid w:val="00461DB5"/>
    <w:rsid w:val="004622CA"/>
    <w:rsid w:val="004624CE"/>
    <w:rsid w:val="00462532"/>
    <w:rsid w:val="00463983"/>
    <w:rsid w:val="0046533A"/>
    <w:rsid w:val="004738A3"/>
    <w:rsid w:val="004803E5"/>
    <w:rsid w:val="00481A16"/>
    <w:rsid w:val="00482FAD"/>
    <w:rsid w:val="00485B44"/>
    <w:rsid w:val="00486F52"/>
    <w:rsid w:val="0049448C"/>
    <w:rsid w:val="004A2F00"/>
    <w:rsid w:val="004A6EA9"/>
    <w:rsid w:val="004B1E7C"/>
    <w:rsid w:val="004B2F09"/>
    <w:rsid w:val="004B4528"/>
    <w:rsid w:val="004C0015"/>
    <w:rsid w:val="004C1E40"/>
    <w:rsid w:val="004C4AF3"/>
    <w:rsid w:val="004C53FD"/>
    <w:rsid w:val="004C6CCB"/>
    <w:rsid w:val="004D037E"/>
    <w:rsid w:val="004D09FD"/>
    <w:rsid w:val="004D2C84"/>
    <w:rsid w:val="004D3AF0"/>
    <w:rsid w:val="004D4698"/>
    <w:rsid w:val="004E03BF"/>
    <w:rsid w:val="004E0888"/>
    <w:rsid w:val="004E129A"/>
    <w:rsid w:val="004E373E"/>
    <w:rsid w:val="004E4CE4"/>
    <w:rsid w:val="004E6F6D"/>
    <w:rsid w:val="004E74AC"/>
    <w:rsid w:val="004F3F99"/>
    <w:rsid w:val="004F5978"/>
    <w:rsid w:val="004F6659"/>
    <w:rsid w:val="004F6BFB"/>
    <w:rsid w:val="004F75D1"/>
    <w:rsid w:val="00501D18"/>
    <w:rsid w:val="005031AF"/>
    <w:rsid w:val="0050339D"/>
    <w:rsid w:val="005053A4"/>
    <w:rsid w:val="0050605C"/>
    <w:rsid w:val="005062AF"/>
    <w:rsid w:val="0050715B"/>
    <w:rsid w:val="0051195F"/>
    <w:rsid w:val="005133E9"/>
    <w:rsid w:val="00513540"/>
    <w:rsid w:val="00516B4A"/>
    <w:rsid w:val="00517240"/>
    <w:rsid w:val="00517EF0"/>
    <w:rsid w:val="005209B6"/>
    <w:rsid w:val="00522CA6"/>
    <w:rsid w:val="00523712"/>
    <w:rsid w:val="00524C94"/>
    <w:rsid w:val="00530DB7"/>
    <w:rsid w:val="00533218"/>
    <w:rsid w:val="00535B19"/>
    <w:rsid w:val="00536EF8"/>
    <w:rsid w:val="0054010F"/>
    <w:rsid w:val="00540872"/>
    <w:rsid w:val="005419BD"/>
    <w:rsid w:val="005421C8"/>
    <w:rsid w:val="00544CF8"/>
    <w:rsid w:val="00547737"/>
    <w:rsid w:val="00547E74"/>
    <w:rsid w:val="00552108"/>
    <w:rsid w:val="00553C93"/>
    <w:rsid w:val="00553D9C"/>
    <w:rsid w:val="00554277"/>
    <w:rsid w:val="00555713"/>
    <w:rsid w:val="005602E1"/>
    <w:rsid w:val="00561128"/>
    <w:rsid w:val="005639B7"/>
    <w:rsid w:val="00563B6D"/>
    <w:rsid w:val="00567B0A"/>
    <w:rsid w:val="0057165D"/>
    <w:rsid w:val="00571783"/>
    <w:rsid w:val="00571BED"/>
    <w:rsid w:val="00572684"/>
    <w:rsid w:val="005726A4"/>
    <w:rsid w:val="00581C4B"/>
    <w:rsid w:val="00581F1D"/>
    <w:rsid w:val="0058627A"/>
    <w:rsid w:val="00586ADE"/>
    <w:rsid w:val="00587709"/>
    <w:rsid w:val="005877BD"/>
    <w:rsid w:val="00587BC9"/>
    <w:rsid w:val="005915C8"/>
    <w:rsid w:val="00591938"/>
    <w:rsid w:val="00591AAA"/>
    <w:rsid w:val="005931BB"/>
    <w:rsid w:val="00593491"/>
    <w:rsid w:val="005957F2"/>
    <w:rsid w:val="005A0E9C"/>
    <w:rsid w:val="005A3D67"/>
    <w:rsid w:val="005A4682"/>
    <w:rsid w:val="005A4D15"/>
    <w:rsid w:val="005A6E11"/>
    <w:rsid w:val="005B0F20"/>
    <w:rsid w:val="005B284F"/>
    <w:rsid w:val="005B51D1"/>
    <w:rsid w:val="005B5A64"/>
    <w:rsid w:val="005C4A30"/>
    <w:rsid w:val="005C55C2"/>
    <w:rsid w:val="005C6211"/>
    <w:rsid w:val="005C7650"/>
    <w:rsid w:val="005D0330"/>
    <w:rsid w:val="005D4B94"/>
    <w:rsid w:val="005D4E66"/>
    <w:rsid w:val="005D600E"/>
    <w:rsid w:val="005D7A7E"/>
    <w:rsid w:val="005E0AA8"/>
    <w:rsid w:val="005E1144"/>
    <w:rsid w:val="005E2C0A"/>
    <w:rsid w:val="005E33EC"/>
    <w:rsid w:val="005E515C"/>
    <w:rsid w:val="005E6387"/>
    <w:rsid w:val="005F4E8A"/>
    <w:rsid w:val="005F5E6F"/>
    <w:rsid w:val="005F6CDA"/>
    <w:rsid w:val="005F7343"/>
    <w:rsid w:val="00603828"/>
    <w:rsid w:val="0060409B"/>
    <w:rsid w:val="00605437"/>
    <w:rsid w:val="0060747B"/>
    <w:rsid w:val="006115F1"/>
    <w:rsid w:val="0061452B"/>
    <w:rsid w:val="006161A3"/>
    <w:rsid w:val="006204AA"/>
    <w:rsid w:val="006211FC"/>
    <w:rsid w:val="0062247A"/>
    <w:rsid w:val="006237E7"/>
    <w:rsid w:val="00630F90"/>
    <w:rsid w:val="00632232"/>
    <w:rsid w:val="00634DE1"/>
    <w:rsid w:val="00643282"/>
    <w:rsid w:val="00643436"/>
    <w:rsid w:val="006451B1"/>
    <w:rsid w:val="00645624"/>
    <w:rsid w:val="006514E6"/>
    <w:rsid w:val="00655034"/>
    <w:rsid w:val="00655195"/>
    <w:rsid w:val="006601CE"/>
    <w:rsid w:val="006653BD"/>
    <w:rsid w:val="0067564F"/>
    <w:rsid w:val="0067596A"/>
    <w:rsid w:val="00676D51"/>
    <w:rsid w:val="00677D0C"/>
    <w:rsid w:val="006816D8"/>
    <w:rsid w:val="00682D20"/>
    <w:rsid w:val="00685118"/>
    <w:rsid w:val="00685F57"/>
    <w:rsid w:val="00692438"/>
    <w:rsid w:val="00692572"/>
    <w:rsid w:val="006928FE"/>
    <w:rsid w:val="00695741"/>
    <w:rsid w:val="0069713F"/>
    <w:rsid w:val="00697765"/>
    <w:rsid w:val="006A2A10"/>
    <w:rsid w:val="006A5176"/>
    <w:rsid w:val="006B08DF"/>
    <w:rsid w:val="006B1C39"/>
    <w:rsid w:val="006B20BB"/>
    <w:rsid w:val="006B650C"/>
    <w:rsid w:val="006C1114"/>
    <w:rsid w:val="006C2E3B"/>
    <w:rsid w:val="006D4622"/>
    <w:rsid w:val="006E0384"/>
    <w:rsid w:val="006E23B1"/>
    <w:rsid w:val="006E3874"/>
    <w:rsid w:val="006F23EB"/>
    <w:rsid w:val="006F29AC"/>
    <w:rsid w:val="006F3FC6"/>
    <w:rsid w:val="00701719"/>
    <w:rsid w:val="00701D88"/>
    <w:rsid w:val="007074E1"/>
    <w:rsid w:val="00707ECB"/>
    <w:rsid w:val="0071014F"/>
    <w:rsid w:val="0071026F"/>
    <w:rsid w:val="00711A29"/>
    <w:rsid w:val="00715D9A"/>
    <w:rsid w:val="007207E3"/>
    <w:rsid w:val="007218B1"/>
    <w:rsid w:val="007237F1"/>
    <w:rsid w:val="007247A3"/>
    <w:rsid w:val="00724C72"/>
    <w:rsid w:val="007259FA"/>
    <w:rsid w:val="00727426"/>
    <w:rsid w:val="007304BE"/>
    <w:rsid w:val="00732F4F"/>
    <w:rsid w:val="0073722F"/>
    <w:rsid w:val="00740074"/>
    <w:rsid w:val="007401B1"/>
    <w:rsid w:val="00742396"/>
    <w:rsid w:val="00742CAF"/>
    <w:rsid w:val="00743744"/>
    <w:rsid w:val="007524F8"/>
    <w:rsid w:val="00756580"/>
    <w:rsid w:val="00757FB6"/>
    <w:rsid w:val="00766591"/>
    <w:rsid w:val="007673C7"/>
    <w:rsid w:val="00767C46"/>
    <w:rsid w:val="00774229"/>
    <w:rsid w:val="00777E26"/>
    <w:rsid w:val="00790C41"/>
    <w:rsid w:val="00791253"/>
    <w:rsid w:val="00791E4B"/>
    <w:rsid w:val="00791ECF"/>
    <w:rsid w:val="00794EA5"/>
    <w:rsid w:val="00796CC5"/>
    <w:rsid w:val="0079799E"/>
    <w:rsid w:val="00797B97"/>
    <w:rsid w:val="007A14A5"/>
    <w:rsid w:val="007B05A7"/>
    <w:rsid w:val="007B09CA"/>
    <w:rsid w:val="007B1DB4"/>
    <w:rsid w:val="007B40A1"/>
    <w:rsid w:val="007B6081"/>
    <w:rsid w:val="007B71BE"/>
    <w:rsid w:val="007B749E"/>
    <w:rsid w:val="007C06AB"/>
    <w:rsid w:val="007C5B26"/>
    <w:rsid w:val="007C5F8B"/>
    <w:rsid w:val="007D19E8"/>
    <w:rsid w:val="007D25FA"/>
    <w:rsid w:val="007D4547"/>
    <w:rsid w:val="007D5664"/>
    <w:rsid w:val="007D7419"/>
    <w:rsid w:val="007D7C34"/>
    <w:rsid w:val="007E1191"/>
    <w:rsid w:val="007E1280"/>
    <w:rsid w:val="007E1BC8"/>
    <w:rsid w:val="007E3000"/>
    <w:rsid w:val="007E506D"/>
    <w:rsid w:val="007E7D48"/>
    <w:rsid w:val="007F0D72"/>
    <w:rsid w:val="007F183F"/>
    <w:rsid w:val="007F212F"/>
    <w:rsid w:val="007F3449"/>
    <w:rsid w:val="007F4C37"/>
    <w:rsid w:val="007F77C9"/>
    <w:rsid w:val="00802D8D"/>
    <w:rsid w:val="00804D20"/>
    <w:rsid w:val="00804DC6"/>
    <w:rsid w:val="00812DEB"/>
    <w:rsid w:val="00813DA1"/>
    <w:rsid w:val="00816A3C"/>
    <w:rsid w:val="008179D5"/>
    <w:rsid w:val="00830465"/>
    <w:rsid w:val="00830788"/>
    <w:rsid w:val="00830B5F"/>
    <w:rsid w:val="0083183B"/>
    <w:rsid w:val="0083284F"/>
    <w:rsid w:val="008337C0"/>
    <w:rsid w:val="00833B05"/>
    <w:rsid w:val="00834E47"/>
    <w:rsid w:val="00835740"/>
    <w:rsid w:val="0084490A"/>
    <w:rsid w:val="00844D6D"/>
    <w:rsid w:val="00850567"/>
    <w:rsid w:val="008522F7"/>
    <w:rsid w:val="00852D1C"/>
    <w:rsid w:val="0085579E"/>
    <w:rsid w:val="008567C0"/>
    <w:rsid w:val="0085798E"/>
    <w:rsid w:val="00864222"/>
    <w:rsid w:val="00865520"/>
    <w:rsid w:val="00866986"/>
    <w:rsid w:val="00870575"/>
    <w:rsid w:val="00870E08"/>
    <w:rsid w:val="008715DD"/>
    <w:rsid w:val="008716BD"/>
    <w:rsid w:val="00871AAD"/>
    <w:rsid w:val="00871E5F"/>
    <w:rsid w:val="00872514"/>
    <w:rsid w:val="008734B9"/>
    <w:rsid w:val="00874752"/>
    <w:rsid w:val="00874E19"/>
    <w:rsid w:val="00877263"/>
    <w:rsid w:val="0087791D"/>
    <w:rsid w:val="0088795C"/>
    <w:rsid w:val="00891A7B"/>
    <w:rsid w:val="00893689"/>
    <w:rsid w:val="00893948"/>
    <w:rsid w:val="00895447"/>
    <w:rsid w:val="008A2F21"/>
    <w:rsid w:val="008A3280"/>
    <w:rsid w:val="008A41BD"/>
    <w:rsid w:val="008A544A"/>
    <w:rsid w:val="008A5F8C"/>
    <w:rsid w:val="008B2970"/>
    <w:rsid w:val="008C5339"/>
    <w:rsid w:val="008C5872"/>
    <w:rsid w:val="008C5877"/>
    <w:rsid w:val="008C68E5"/>
    <w:rsid w:val="008D1785"/>
    <w:rsid w:val="008D2992"/>
    <w:rsid w:val="008D48D4"/>
    <w:rsid w:val="008E147A"/>
    <w:rsid w:val="008E2A89"/>
    <w:rsid w:val="008E4E0F"/>
    <w:rsid w:val="008E78F5"/>
    <w:rsid w:val="008F1116"/>
    <w:rsid w:val="008F2AAD"/>
    <w:rsid w:val="008F5656"/>
    <w:rsid w:val="008F56E9"/>
    <w:rsid w:val="008F7799"/>
    <w:rsid w:val="008F7B2A"/>
    <w:rsid w:val="00910079"/>
    <w:rsid w:val="00913DEB"/>
    <w:rsid w:val="00914491"/>
    <w:rsid w:val="00916A15"/>
    <w:rsid w:val="0091757F"/>
    <w:rsid w:val="009175E9"/>
    <w:rsid w:val="00917EA8"/>
    <w:rsid w:val="00921F96"/>
    <w:rsid w:val="00922C36"/>
    <w:rsid w:val="00924F24"/>
    <w:rsid w:val="00925DF1"/>
    <w:rsid w:val="0092799A"/>
    <w:rsid w:val="009341D5"/>
    <w:rsid w:val="00935476"/>
    <w:rsid w:val="00937DA4"/>
    <w:rsid w:val="00940349"/>
    <w:rsid w:val="00940FAA"/>
    <w:rsid w:val="00942E65"/>
    <w:rsid w:val="009436C6"/>
    <w:rsid w:val="00943703"/>
    <w:rsid w:val="00944449"/>
    <w:rsid w:val="0094571A"/>
    <w:rsid w:val="00947D69"/>
    <w:rsid w:val="00947DDF"/>
    <w:rsid w:val="00952EB1"/>
    <w:rsid w:val="00953644"/>
    <w:rsid w:val="00953AFB"/>
    <w:rsid w:val="00954264"/>
    <w:rsid w:val="00954827"/>
    <w:rsid w:val="00957CF4"/>
    <w:rsid w:val="00957F34"/>
    <w:rsid w:val="00971009"/>
    <w:rsid w:val="00973A78"/>
    <w:rsid w:val="00974C03"/>
    <w:rsid w:val="00976D7C"/>
    <w:rsid w:val="00977FE8"/>
    <w:rsid w:val="009858EF"/>
    <w:rsid w:val="009864E3"/>
    <w:rsid w:val="00992001"/>
    <w:rsid w:val="00993164"/>
    <w:rsid w:val="00993C1D"/>
    <w:rsid w:val="0099605F"/>
    <w:rsid w:val="009A1F8B"/>
    <w:rsid w:val="009A1FA3"/>
    <w:rsid w:val="009B2E20"/>
    <w:rsid w:val="009B399E"/>
    <w:rsid w:val="009B7BFB"/>
    <w:rsid w:val="009C3D61"/>
    <w:rsid w:val="009C5DF0"/>
    <w:rsid w:val="009C726C"/>
    <w:rsid w:val="009C796A"/>
    <w:rsid w:val="009D0434"/>
    <w:rsid w:val="009D1AE6"/>
    <w:rsid w:val="009D3763"/>
    <w:rsid w:val="009D6F3D"/>
    <w:rsid w:val="009D720D"/>
    <w:rsid w:val="009E00FA"/>
    <w:rsid w:val="009E2DBF"/>
    <w:rsid w:val="009E45FD"/>
    <w:rsid w:val="009E4669"/>
    <w:rsid w:val="009F0B4C"/>
    <w:rsid w:val="009F51A3"/>
    <w:rsid w:val="009F5DC7"/>
    <w:rsid w:val="00A04C0F"/>
    <w:rsid w:val="00A06991"/>
    <w:rsid w:val="00A14863"/>
    <w:rsid w:val="00A15FE5"/>
    <w:rsid w:val="00A16BEC"/>
    <w:rsid w:val="00A23BC4"/>
    <w:rsid w:val="00A25BB6"/>
    <w:rsid w:val="00A33339"/>
    <w:rsid w:val="00A34747"/>
    <w:rsid w:val="00A34B7F"/>
    <w:rsid w:val="00A35372"/>
    <w:rsid w:val="00A406D5"/>
    <w:rsid w:val="00A4299B"/>
    <w:rsid w:val="00A46574"/>
    <w:rsid w:val="00A46A1A"/>
    <w:rsid w:val="00A47789"/>
    <w:rsid w:val="00A50AA0"/>
    <w:rsid w:val="00A50B76"/>
    <w:rsid w:val="00A52EDD"/>
    <w:rsid w:val="00A533AB"/>
    <w:rsid w:val="00A53D1B"/>
    <w:rsid w:val="00A554A1"/>
    <w:rsid w:val="00A60368"/>
    <w:rsid w:val="00A60B9B"/>
    <w:rsid w:val="00A661B8"/>
    <w:rsid w:val="00A701CC"/>
    <w:rsid w:val="00A74C8F"/>
    <w:rsid w:val="00A77227"/>
    <w:rsid w:val="00A77409"/>
    <w:rsid w:val="00A809D0"/>
    <w:rsid w:val="00A80D11"/>
    <w:rsid w:val="00A82ED6"/>
    <w:rsid w:val="00A83043"/>
    <w:rsid w:val="00A83EDF"/>
    <w:rsid w:val="00A85CB4"/>
    <w:rsid w:val="00A86FE4"/>
    <w:rsid w:val="00A90BFC"/>
    <w:rsid w:val="00A91C46"/>
    <w:rsid w:val="00A976E2"/>
    <w:rsid w:val="00AA3B8D"/>
    <w:rsid w:val="00AA6473"/>
    <w:rsid w:val="00AB0282"/>
    <w:rsid w:val="00AB4794"/>
    <w:rsid w:val="00AB5586"/>
    <w:rsid w:val="00AB584D"/>
    <w:rsid w:val="00AB7BBB"/>
    <w:rsid w:val="00AC08C9"/>
    <w:rsid w:val="00AC4349"/>
    <w:rsid w:val="00AC62ED"/>
    <w:rsid w:val="00AC7DBF"/>
    <w:rsid w:val="00AD0D27"/>
    <w:rsid w:val="00AD211B"/>
    <w:rsid w:val="00AD3B9E"/>
    <w:rsid w:val="00AD4123"/>
    <w:rsid w:val="00AD730C"/>
    <w:rsid w:val="00AE243E"/>
    <w:rsid w:val="00AE34B1"/>
    <w:rsid w:val="00AE3910"/>
    <w:rsid w:val="00AE3AF6"/>
    <w:rsid w:val="00AE6F68"/>
    <w:rsid w:val="00AF23D0"/>
    <w:rsid w:val="00AF370D"/>
    <w:rsid w:val="00AF38B2"/>
    <w:rsid w:val="00AF3A11"/>
    <w:rsid w:val="00AF6A7B"/>
    <w:rsid w:val="00B0176A"/>
    <w:rsid w:val="00B03161"/>
    <w:rsid w:val="00B06E75"/>
    <w:rsid w:val="00B072DB"/>
    <w:rsid w:val="00B1025D"/>
    <w:rsid w:val="00B107EB"/>
    <w:rsid w:val="00B14716"/>
    <w:rsid w:val="00B14B6C"/>
    <w:rsid w:val="00B200FD"/>
    <w:rsid w:val="00B20DAA"/>
    <w:rsid w:val="00B2325D"/>
    <w:rsid w:val="00B249FD"/>
    <w:rsid w:val="00B2646D"/>
    <w:rsid w:val="00B26F67"/>
    <w:rsid w:val="00B27BFF"/>
    <w:rsid w:val="00B34C22"/>
    <w:rsid w:val="00B34ED7"/>
    <w:rsid w:val="00B361D6"/>
    <w:rsid w:val="00B46AC8"/>
    <w:rsid w:val="00B46E48"/>
    <w:rsid w:val="00B47384"/>
    <w:rsid w:val="00B47BEA"/>
    <w:rsid w:val="00B47C7E"/>
    <w:rsid w:val="00B52202"/>
    <w:rsid w:val="00B5490D"/>
    <w:rsid w:val="00B55C06"/>
    <w:rsid w:val="00B57A5F"/>
    <w:rsid w:val="00B62946"/>
    <w:rsid w:val="00B643BE"/>
    <w:rsid w:val="00B6476E"/>
    <w:rsid w:val="00B6519C"/>
    <w:rsid w:val="00B65950"/>
    <w:rsid w:val="00B66B05"/>
    <w:rsid w:val="00B71920"/>
    <w:rsid w:val="00B72F18"/>
    <w:rsid w:val="00B773D9"/>
    <w:rsid w:val="00B81567"/>
    <w:rsid w:val="00B82E65"/>
    <w:rsid w:val="00B858EB"/>
    <w:rsid w:val="00B87E39"/>
    <w:rsid w:val="00B9002A"/>
    <w:rsid w:val="00B9281A"/>
    <w:rsid w:val="00B94848"/>
    <w:rsid w:val="00BA16D3"/>
    <w:rsid w:val="00BA1BC0"/>
    <w:rsid w:val="00BA34AF"/>
    <w:rsid w:val="00BA418A"/>
    <w:rsid w:val="00BA637E"/>
    <w:rsid w:val="00BB10A5"/>
    <w:rsid w:val="00BB19AD"/>
    <w:rsid w:val="00BB4420"/>
    <w:rsid w:val="00BB4474"/>
    <w:rsid w:val="00BB6797"/>
    <w:rsid w:val="00BB7EEC"/>
    <w:rsid w:val="00BC0DEA"/>
    <w:rsid w:val="00BC1070"/>
    <w:rsid w:val="00BC303F"/>
    <w:rsid w:val="00BC4FFD"/>
    <w:rsid w:val="00BD0518"/>
    <w:rsid w:val="00BD2316"/>
    <w:rsid w:val="00BD3785"/>
    <w:rsid w:val="00BD439F"/>
    <w:rsid w:val="00BD5E9F"/>
    <w:rsid w:val="00BE3F2B"/>
    <w:rsid w:val="00BF04FF"/>
    <w:rsid w:val="00BF1462"/>
    <w:rsid w:val="00BF2DD2"/>
    <w:rsid w:val="00C0130E"/>
    <w:rsid w:val="00C01A7A"/>
    <w:rsid w:val="00C02398"/>
    <w:rsid w:val="00C024D6"/>
    <w:rsid w:val="00C10830"/>
    <w:rsid w:val="00C12C9D"/>
    <w:rsid w:val="00C1402B"/>
    <w:rsid w:val="00C15E91"/>
    <w:rsid w:val="00C17B45"/>
    <w:rsid w:val="00C23719"/>
    <w:rsid w:val="00C24B04"/>
    <w:rsid w:val="00C256B5"/>
    <w:rsid w:val="00C26616"/>
    <w:rsid w:val="00C27078"/>
    <w:rsid w:val="00C332B3"/>
    <w:rsid w:val="00C35006"/>
    <w:rsid w:val="00C40C4B"/>
    <w:rsid w:val="00C412B2"/>
    <w:rsid w:val="00C433BD"/>
    <w:rsid w:val="00C45663"/>
    <w:rsid w:val="00C5321F"/>
    <w:rsid w:val="00C5581F"/>
    <w:rsid w:val="00C60286"/>
    <w:rsid w:val="00C6061A"/>
    <w:rsid w:val="00C61E8E"/>
    <w:rsid w:val="00C64C6B"/>
    <w:rsid w:val="00C6719F"/>
    <w:rsid w:val="00C70C5D"/>
    <w:rsid w:val="00C74454"/>
    <w:rsid w:val="00C80F9B"/>
    <w:rsid w:val="00C83CE6"/>
    <w:rsid w:val="00C85E90"/>
    <w:rsid w:val="00C92587"/>
    <w:rsid w:val="00C92D75"/>
    <w:rsid w:val="00C95D3C"/>
    <w:rsid w:val="00C95EBC"/>
    <w:rsid w:val="00CA1227"/>
    <w:rsid w:val="00CA4B7A"/>
    <w:rsid w:val="00CA5246"/>
    <w:rsid w:val="00CA5D28"/>
    <w:rsid w:val="00CA71D9"/>
    <w:rsid w:val="00CB0109"/>
    <w:rsid w:val="00CB2371"/>
    <w:rsid w:val="00CB30DF"/>
    <w:rsid w:val="00CB4F71"/>
    <w:rsid w:val="00CC02BB"/>
    <w:rsid w:val="00CC3134"/>
    <w:rsid w:val="00CD4607"/>
    <w:rsid w:val="00CE0341"/>
    <w:rsid w:val="00CE12F1"/>
    <w:rsid w:val="00CE2493"/>
    <w:rsid w:val="00CE2516"/>
    <w:rsid w:val="00CE3E20"/>
    <w:rsid w:val="00CE4CB5"/>
    <w:rsid w:val="00CE65E4"/>
    <w:rsid w:val="00CE72AC"/>
    <w:rsid w:val="00CF2DA2"/>
    <w:rsid w:val="00CF6AE9"/>
    <w:rsid w:val="00CF6BFE"/>
    <w:rsid w:val="00CF72D6"/>
    <w:rsid w:val="00D0074A"/>
    <w:rsid w:val="00D01721"/>
    <w:rsid w:val="00D02663"/>
    <w:rsid w:val="00D05244"/>
    <w:rsid w:val="00D142F4"/>
    <w:rsid w:val="00D15010"/>
    <w:rsid w:val="00D15C8B"/>
    <w:rsid w:val="00D16AEF"/>
    <w:rsid w:val="00D17116"/>
    <w:rsid w:val="00D301BA"/>
    <w:rsid w:val="00D31B12"/>
    <w:rsid w:val="00D326F1"/>
    <w:rsid w:val="00D3297D"/>
    <w:rsid w:val="00D33FA6"/>
    <w:rsid w:val="00D3473C"/>
    <w:rsid w:val="00D3512E"/>
    <w:rsid w:val="00D3578D"/>
    <w:rsid w:val="00D36D3E"/>
    <w:rsid w:val="00D43FDA"/>
    <w:rsid w:val="00D442D5"/>
    <w:rsid w:val="00D463BB"/>
    <w:rsid w:val="00D50533"/>
    <w:rsid w:val="00D523A3"/>
    <w:rsid w:val="00D52583"/>
    <w:rsid w:val="00D5280F"/>
    <w:rsid w:val="00D57C98"/>
    <w:rsid w:val="00D617D1"/>
    <w:rsid w:val="00D63DDF"/>
    <w:rsid w:val="00D64006"/>
    <w:rsid w:val="00D66E25"/>
    <w:rsid w:val="00D7132A"/>
    <w:rsid w:val="00D71CF7"/>
    <w:rsid w:val="00D73ED9"/>
    <w:rsid w:val="00D75506"/>
    <w:rsid w:val="00D75D7F"/>
    <w:rsid w:val="00D77B3A"/>
    <w:rsid w:val="00D82A2F"/>
    <w:rsid w:val="00D850E9"/>
    <w:rsid w:val="00D93D69"/>
    <w:rsid w:val="00D94723"/>
    <w:rsid w:val="00DA0A2B"/>
    <w:rsid w:val="00DA0FFF"/>
    <w:rsid w:val="00DA250D"/>
    <w:rsid w:val="00DA298E"/>
    <w:rsid w:val="00DA5727"/>
    <w:rsid w:val="00DA6899"/>
    <w:rsid w:val="00DB3311"/>
    <w:rsid w:val="00DB46BD"/>
    <w:rsid w:val="00DB4F70"/>
    <w:rsid w:val="00DB7C96"/>
    <w:rsid w:val="00DC2AC2"/>
    <w:rsid w:val="00DD1C98"/>
    <w:rsid w:val="00DD2535"/>
    <w:rsid w:val="00DD301D"/>
    <w:rsid w:val="00DD40CF"/>
    <w:rsid w:val="00DD55BC"/>
    <w:rsid w:val="00DE1469"/>
    <w:rsid w:val="00DE1638"/>
    <w:rsid w:val="00DF06A8"/>
    <w:rsid w:val="00DF0736"/>
    <w:rsid w:val="00DF1061"/>
    <w:rsid w:val="00DF2675"/>
    <w:rsid w:val="00DF387B"/>
    <w:rsid w:val="00DF4501"/>
    <w:rsid w:val="00DF6592"/>
    <w:rsid w:val="00DF74C1"/>
    <w:rsid w:val="00E0273F"/>
    <w:rsid w:val="00E106F1"/>
    <w:rsid w:val="00E1127F"/>
    <w:rsid w:val="00E1152C"/>
    <w:rsid w:val="00E16113"/>
    <w:rsid w:val="00E174C3"/>
    <w:rsid w:val="00E20290"/>
    <w:rsid w:val="00E234DC"/>
    <w:rsid w:val="00E242D7"/>
    <w:rsid w:val="00E246DE"/>
    <w:rsid w:val="00E25850"/>
    <w:rsid w:val="00E26B02"/>
    <w:rsid w:val="00E30456"/>
    <w:rsid w:val="00E33595"/>
    <w:rsid w:val="00E3380E"/>
    <w:rsid w:val="00E34BF3"/>
    <w:rsid w:val="00E36B6F"/>
    <w:rsid w:val="00E371D4"/>
    <w:rsid w:val="00E46970"/>
    <w:rsid w:val="00E559DF"/>
    <w:rsid w:val="00E56678"/>
    <w:rsid w:val="00E57014"/>
    <w:rsid w:val="00E60F70"/>
    <w:rsid w:val="00E61B95"/>
    <w:rsid w:val="00E624F9"/>
    <w:rsid w:val="00E62B94"/>
    <w:rsid w:val="00E63DBC"/>
    <w:rsid w:val="00E658CE"/>
    <w:rsid w:val="00E659BA"/>
    <w:rsid w:val="00E6723F"/>
    <w:rsid w:val="00E7081D"/>
    <w:rsid w:val="00E730DB"/>
    <w:rsid w:val="00E7352E"/>
    <w:rsid w:val="00E76170"/>
    <w:rsid w:val="00E8189F"/>
    <w:rsid w:val="00E81E5C"/>
    <w:rsid w:val="00E82889"/>
    <w:rsid w:val="00E82BA4"/>
    <w:rsid w:val="00E86221"/>
    <w:rsid w:val="00E902C8"/>
    <w:rsid w:val="00E92595"/>
    <w:rsid w:val="00E9269F"/>
    <w:rsid w:val="00E9280A"/>
    <w:rsid w:val="00E937AB"/>
    <w:rsid w:val="00E93B3B"/>
    <w:rsid w:val="00E97CE1"/>
    <w:rsid w:val="00EA0FAE"/>
    <w:rsid w:val="00EA1085"/>
    <w:rsid w:val="00EA3114"/>
    <w:rsid w:val="00EA4B69"/>
    <w:rsid w:val="00EA65A9"/>
    <w:rsid w:val="00EB0302"/>
    <w:rsid w:val="00EB067A"/>
    <w:rsid w:val="00EB08A6"/>
    <w:rsid w:val="00EB4305"/>
    <w:rsid w:val="00EB5833"/>
    <w:rsid w:val="00EB5F22"/>
    <w:rsid w:val="00EB6CE0"/>
    <w:rsid w:val="00EC14C3"/>
    <w:rsid w:val="00EC4017"/>
    <w:rsid w:val="00EC66F7"/>
    <w:rsid w:val="00EC725A"/>
    <w:rsid w:val="00ED09FC"/>
    <w:rsid w:val="00ED0FF6"/>
    <w:rsid w:val="00ED2421"/>
    <w:rsid w:val="00ED611A"/>
    <w:rsid w:val="00ED73A6"/>
    <w:rsid w:val="00EE0976"/>
    <w:rsid w:val="00EE1F3C"/>
    <w:rsid w:val="00EE4A80"/>
    <w:rsid w:val="00EE5FC5"/>
    <w:rsid w:val="00EE6F67"/>
    <w:rsid w:val="00EF08EA"/>
    <w:rsid w:val="00EF398C"/>
    <w:rsid w:val="00EF4063"/>
    <w:rsid w:val="00F00D63"/>
    <w:rsid w:val="00F00E37"/>
    <w:rsid w:val="00F0189F"/>
    <w:rsid w:val="00F01FFA"/>
    <w:rsid w:val="00F02E43"/>
    <w:rsid w:val="00F05A9F"/>
    <w:rsid w:val="00F07547"/>
    <w:rsid w:val="00F122CB"/>
    <w:rsid w:val="00F1700B"/>
    <w:rsid w:val="00F22AD2"/>
    <w:rsid w:val="00F24B10"/>
    <w:rsid w:val="00F31BA6"/>
    <w:rsid w:val="00F3233B"/>
    <w:rsid w:val="00F34240"/>
    <w:rsid w:val="00F368AE"/>
    <w:rsid w:val="00F42E3B"/>
    <w:rsid w:val="00F43CED"/>
    <w:rsid w:val="00F43FF0"/>
    <w:rsid w:val="00F440D2"/>
    <w:rsid w:val="00F47A7C"/>
    <w:rsid w:val="00F508B7"/>
    <w:rsid w:val="00F50F80"/>
    <w:rsid w:val="00F5208A"/>
    <w:rsid w:val="00F5351B"/>
    <w:rsid w:val="00F5497C"/>
    <w:rsid w:val="00F564FE"/>
    <w:rsid w:val="00F604C5"/>
    <w:rsid w:val="00F62207"/>
    <w:rsid w:val="00F641AB"/>
    <w:rsid w:val="00F648A0"/>
    <w:rsid w:val="00F66067"/>
    <w:rsid w:val="00F670DA"/>
    <w:rsid w:val="00F71E00"/>
    <w:rsid w:val="00F76307"/>
    <w:rsid w:val="00F76901"/>
    <w:rsid w:val="00F81760"/>
    <w:rsid w:val="00F86E5E"/>
    <w:rsid w:val="00F87034"/>
    <w:rsid w:val="00F8772A"/>
    <w:rsid w:val="00F91EE1"/>
    <w:rsid w:val="00FA02A3"/>
    <w:rsid w:val="00FA0FCE"/>
    <w:rsid w:val="00FA51B9"/>
    <w:rsid w:val="00FA6E81"/>
    <w:rsid w:val="00FA7084"/>
    <w:rsid w:val="00FA7DEF"/>
    <w:rsid w:val="00FB0D24"/>
    <w:rsid w:val="00FB5697"/>
    <w:rsid w:val="00FB5B6F"/>
    <w:rsid w:val="00FC1157"/>
    <w:rsid w:val="00FC3236"/>
    <w:rsid w:val="00FC3D05"/>
    <w:rsid w:val="00FC5B0F"/>
    <w:rsid w:val="00FD1941"/>
    <w:rsid w:val="00FD1D9B"/>
    <w:rsid w:val="00FE003D"/>
    <w:rsid w:val="00FE18AF"/>
    <w:rsid w:val="00FE27E5"/>
    <w:rsid w:val="00FE7572"/>
    <w:rsid w:val="00FF013E"/>
    <w:rsid w:val="00FF2CA9"/>
    <w:rsid w:val="0BCB8454"/>
    <w:rsid w:val="0E2BDB3F"/>
    <w:rsid w:val="0EF24E45"/>
    <w:rsid w:val="0FE737FE"/>
    <w:rsid w:val="0FFF31B2"/>
    <w:rsid w:val="13262118"/>
    <w:rsid w:val="13B760D2"/>
    <w:rsid w:val="168AE5A2"/>
    <w:rsid w:val="16FFC747"/>
    <w:rsid w:val="179FBF07"/>
    <w:rsid w:val="18766646"/>
    <w:rsid w:val="187E2872"/>
    <w:rsid w:val="19BF3886"/>
    <w:rsid w:val="1AB4D05C"/>
    <w:rsid w:val="1AFF063C"/>
    <w:rsid w:val="1CDFB89F"/>
    <w:rsid w:val="1D3F14A4"/>
    <w:rsid w:val="1D9A5031"/>
    <w:rsid w:val="1DF93D34"/>
    <w:rsid w:val="1DFD1E73"/>
    <w:rsid w:val="1E13571C"/>
    <w:rsid w:val="1E7FCE4F"/>
    <w:rsid w:val="1F74A478"/>
    <w:rsid w:val="1F9B0595"/>
    <w:rsid w:val="1FD5FE5E"/>
    <w:rsid w:val="1FFF0A1E"/>
    <w:rsid w:val="1FFFA3C7"/>
    <w:rsid w:val="22AE3947"/>
    <w:rsid w:val="23A757D7"/>
    <w:rsid w:val="24FF1CB1"/>
    <w:rsid w:val="26513BCC"/>
    <w:rsid w:val="27BFB189"/>
    <w:rsid w:val="293ABB0A"/>
    <w:rsid w:val="29DB32EC"/>
    <w:rsid w:val="2A916E63"/>
    <w:rsid w:val="2B67859A"/>
    <w:rsid w:val="2BF8C6DA"/>
    <w:rsid w:val="2BFF78BF"/>
    <w:rsid w:val="2DB467C9"/>
    <w:rsid w:val="2E96FE5F"/>
    <w:rsid w:val="2E9ED82E"/>
    <w:rsid w:val="2EDF2CAE"/>
    <w:rsid w:val="2F5F7ECB"/>
    <w:rsid w:val="2F6A80D8"/>
    <w:rsid w:val="2F7F69AA"/>
    <w:rsid w:val="2FD74D73"/>
    <w:rsid w:val="2FDB1E05"/>
    <w:rsid w:val="2FF75846"/>
    <w:rsid w:val="2FFF8B25"/>
    <w:rsid w:val="2FFFDB2B"/>
    <w:rsid w:val="30FE467D"/>
    <w:rsid w:val="35E73CFD"/>
    <w:rsid w:val="35F7A849"/>
    <w:rsid w:val="35FF28B5"/>
    <w:rsid w:val="36A70E18"/>
    <w:rsid w:val="36FD6E39"/>
    <w:rsid w:val="3743E961"/>
    <w:rsid w:val="37738774"/>
    <w:rsid w:val="37BF3F79"/>
    <w:rsid w:val="37DF3451"/>
    <w:rsid w:val="37F95381"/>
    <w:rsid w:val="37F9BF33"/>
    <w:rsid w:val="37FB3BB1"/>
    <w:rsid w:val="39676F3C"/>
    <w:rsid w:val="39AE190E"/>
    <w:rsid w:val="39DBC388"/>
    <w:rsid w:val="3B7F32C0"/>
    <w:rsid w:val="3B8D4C5B"/>
    <w:rsid w:val="3BB675E8"/>
    <w:rsid w:val="3BEBADF3"/>
    <w:rsid w:val="3BEFCA5C"/>
    <w:rsid w:val="3BFF5BE6"/>
    <w:rsid w:val="3C6F25DA"/>
    <w:rsid w:val="3CDF7BEC"/>
    <w:rsid w:val="3D77B40B"/>
    <w:rsid w:val="3D7B773C"/>
    <w:rsid w:val="3D83CCBA"/>
    <w:rsid w:val="3DAF9485"/>
    <w:rsid w:val="3DB3D443"/>
    <w:rsid w:val="3DDDDC5A"/>
    <w:rsid w:val="3DEE5F84"/>
    <w:rsid w:val="3DEFDFF2"/>
    <w:rsid w:val="3DF6CB91"/>
    <w:rsid w:val="3DFB529F"/>
    <w:rsid w:val="3DFF343A"/>
    <w:rsid w:val="3E87FC25"/>
    <w:rsid w:val="3EDF8DBC"/>
    <w:rsid w:val="3EEF6707"/>
    <w:rsid w:val="3EF7D9C3"/>
    <w:rsid w:val="3EF7FE97"/>
    <w:rsid w:val="3EFF6B4D"/>
    <w:rsid w:val="3F3CC48D"/>
    <w:rsid w:val="3F3F9E15"/>
    <w:rsid w:val="3F6CC575"/>
    <w:rsid w:val="3F6FB515"/>
    <w:rsid w:val="3F7F4F2A"/>
    <w:rsid w:val="3F7F6CCE"/>
    <w:rsid w:val="3FAE9BBE"/>
    <w:rsid w:val="3FAFCD48"/>
    <w:rsid w:val="3FB66BEC"/>
    <w:rsid w:val="3FCF6AFE"/>
    <w:rsid w:val="3FD4A227"/>
    <w:rsid w:val="3FDEB1A4"/>
    <w:rsid w:val="3FDFF9BD"/>
    <w:rsid w:val="3FE71864"/>
    <w:rsid w:val="3FEE8CFB"/>
    <w:rsid w:val="3FF36FAF"/>
    <w:rsid w:val="3FF50645"/>
    <w:rsid w:val="3FF9CC87"/>
    <w:rsid w:val="3FFBD500"/>
    <w:rsid w:val="3FFDE36D"/>
    <w:rsid w:val="3FFE3F29"/>
    <w:rsid w:val="3FFE4DC2"/>
    <w:rsid w:val="3FFF49B5"/>
    <w:rsid w:val="45BF6F12"/>
    <w:rsid w:val="466F6957"/>
    <w:rsid w:val="46BF9756"/>
    <w:rsid w:val="46F0E635"/>
    <w:rsid w:val="47D68CEB"/>
    <w:rsid w:val="47FB8F9D"/>
    <w:rsid w:val="49D87A47"/>
    <w:rsid w:val="4A3DF5AA"/>
    <w:rsid w:val="4D96A5C6"/>
    <w:rsid w:val="4DFA1EAC"/>
    <w:rsid w:val="4DFF606C"/>
    <w:rsid w:val="4E3F945B"/>
    <w:rsid w:val="4ECEBB29"/>
    <w:rsid w:val="4F857B2F"/>
    <w:rsid w:val="4F9B7950"/>
    <w:rsid w:val="4FDF577C"/>
    <w:rsid w:val="4FDFAF97"/>
    <w:rsid w:val="4FFDE7AA"/>
    <w:rsid w:val="5357E11D"/>
    <w:rsid w:val="55BF2AAD"/>
    <w:rsid w:val="56B763B3"/>
    <w:rsid w:val="56B7E137"/>
    <w:rsid w:val="56FD9717"/>
    <w:rsid w:val="5714D740"/>
    <w:rsid w:val="577EDA60"/>
    <w:rsid w:val="57D5C32A"/>
    <w:rsid w:val="57DF265F"/>
    <w:rsid w:val="57E7C8DA"/>
    <w:rsid w:val="57FAEC97"/>
    <w:rsid w:val="57FBF9EC"/>
    <w:rsid w:val="597B4A22"/>
    <w:rsid w:val="59DE3989"/>
    <w:rsid w:val="5A9B049C"/>
    <w:rsid w:val="5ACF4234"/>
    <w:rsid w:val="5AF6634A"/>
    <w:rsid w:val="5B6EE016"/>
    <w:rsid w:val="5B97B79D"/>
    <w:rsid w:val="5B9F477B"/>
    <w:rsid w:val="5BBF349C"/>
    <w:rsid w:val="5BBFE53E"/>
    <w:rsid w:val="5BEEAF9D"/>
    <w:rsid w:val="5BF484D9"/>
    <w:rsid w:val="5BF774BD"/>
    <w:rsid w:val="5BFF7078"/>
    <w:rsid w:val="5BFFC825"/>
    <w:rsid w:val="5CFFF312"/>
    <w:rsid w:val="5D27E2DB"/>
    <w:rsid w:val="5D7F2747"/>
    <w:rsid w:val="5DBF826D"/>
    <w:rsid w:val="5E6FEFED"/>
    <w:rsid w:val="5E7A3A18"/>
    <w:rsid w:val="5EAB1B00"/>
    <w:rsid w:val="5EDC5010"/>
    <w:rsid w:val="5EDF07A5"/>
    <w:rsid w:val="5EE22E20"/>
    <w:rsid w:val="5EFD71A4"/>
    <w:rsid w:val="5F3897AE"/>
    <w:rsid w:val="5F561D1B"/>
    <w:rsid w:val="5F6F60D3"/>
    <w:rsid w:val="5F7E981D"/>
    <w:rsid w:val="5F7F7258"/>
    <w:rsid w:val="5FA58D89"/>
    <w:rsid w:val="5FBD5AF4"/>
    <w:rsid w:val="5FCD5541"/>
    <w:rsid w:val="5FD36D40"/>
    <w:rsid w:val="5FE3DE95"/>
    <w:rsid w:val="5FEB6B34"/>
    <w:rsid w:val="5FF3BB79"/>
    <w:rsid w:val="5FF878EA"/>
    <w:rsid w:val="5FFDC8ED"/>
    <w:rsid w:val="5FFE0FA2"/>
    <w:rsid w:val="625B1077"/>
    <w:rsid w:val="637F6300"/>
    <w:rsid w:val="64F7DC18"/>
    <w:rsid w:val="65DD16A0"/>
    <w:rsid w:val="65F32E16"/>
    <w:rsid w:val="66B53C1D"/>
    <w:rsid w:val="66EFEE6D"/>
    <w:rsid w:val="679B61CE"/>
    <w:rsid w:val="67C262B3"/>
    <w:rsid w:val="67D7F7A7"/>
    <w:rsid w:val="67DB301D"/>
    <w:rsid w:val="67F39F6A"/>
    <w:rsid w:val="67FF4C53"/>
    <w:rsid w:val="67FF6918"/>
    <w:rsid w:val="67FFAAED"/>
    <w:rsid w:val="688F01D5"/>
    <w:rsid w:val="69FAA95F"/>
    <w:rsid w:val="6A7EA78B"/>
    <w:rsid w:val="6B161552"/>
    <w:rsid w:val="6BAF2A4D"/>
    <w:rsid w:val="6BE2446A"/>
    <w:rsid w:val="6BE8E234"/>
    <w:rsid w:val="6C7BFADD"/>
    <w:rsid w:val="6C7F7FE1"/>
    <w:rsid w:val="6CFF0C2D"/>
    <w:rsid w:val="6D336518"/>
    <w:rsid w:val="6D3D12FC"/>
    <w:rsid w:val="6DA73EF4"/>
    <w:rsid w:val="6DCC638E"/>
    <w:rsid w:val="6DE63864"/>
    <w:rsid w:val="6DFDFAA6"/>
    <w:rsid w:val="6E7FADDE"/>
    <w:rsid w:val="6ECFFD28"/>
    <w:rsid w:val="6EE12508"/>
    <w:rsid w:val="6EF7A65D"/>
    <w:rsid w:val="6EFA4CB5"/>
    <w:rsid w:val="6EFEF6BD"/>
    <w:rsid w:val="6F353395"/>
    <w:rsid w:val="6F39E939"/>
    <w:rsid w:val="6F5F7489"/>
    <w:rsid w:val="6F7EC859"/>
    <w:rsid w:val="6F9F2ED5"/>
    <w:rsid w:val="6F9FEBA3"/>
    <w:rsid w:val="6FA706A9"/>
    <w:rsid w:val="6FBCA224"/>
    <w:rsid w:val="6FBFD7D2"/>
    <w:rsid w:val="6FC7A0F8"/>
    <w:rsid w:val="6FD9B430"/>
    <w:rsid w:val="6FDBD91D"/>
    <w:rsid w:val="6FDF96C0"/>
    <w:rsid w:val="6FEF085D"/>
    <w:rsid w:val="6FEF4DC9"/>
    <w:rsid w:val="6FEF6CB9"/>
    <w:rsid w:val="6FFDE341"/>
    <w:rsid w:val="6FFF3F9B"/>
    <w:rsid w:val="7177D840"/>
    <w:rsid w:val="71D7F6B2"/>
    <w:rsid w:val="71DE085F"/>
    <w:rsid w:val="71ED8F8D"/>
    <w:rsid w:val="71F9FBA7"/>
    <w:rsid w:val="71FA393C"/>
    <w:rsid w:val="722FB276"/>
    <w:rsid w:val="72AFD689"/>
    <w:rsid w:val="72F6CC00"/>
    <w:rsid w:val="72FF45D5"/>
    <w:rsid w:val="737FF3F2"/>
    <w:rsid w:val="73C7F81A"/>
    <w:rsid w:val="73ED5BA5"/>
    <w:rsid w:val="73FF4CF8"/>
    <w:rsid w:val="7453C3BC"/>
    <w:rsid w:val="757F38FF"/>
    <w:rsid w:val="75B5A024"/>
    <w:rsid w:val="75DB75C3"/>
    <w:rsid w:val="75E709AF"/>
    <w:rsid w:val="75EA71B3"/>
    <w:rsid w:val="75EF0232"/>
    <w:rsid w:val="75FF7182"/>
    <w:rsid w:val="75FFC2AE"/>
    <w:rsid w:val="76B94957"/>
    <w:rsid w:val="76EDF65E"/>
    <w:rsid w:val="76F390B9"/>
    <w:rsid w:val="76F6268D"/>
    <w:rsid w:val="76FDD27E"/>
    <w:rsid w:val="7739B053"/>
    <w:rsid w:val="776D0139"/>
    <w:rsid w:val="777352CF"/>
    <w:rsid w:val="777F1013"/>
    <w:rsid w:val="77BFA255"/>
    <w:rsid w:val="77D3468F"/>
    <w:rsid w:val="77D48C32"/>
    <w:rsid w:val="77DF7D3D"/>
    <w:rsid w:val="77E5A836"/>
    <w:rsid w:val="77EB2AC1"/>
    <w:rsid w:val="77F66034"/>
    <w:rsid w:val="77FD8ED6"/>
    <w:rsid w:val="77FE7259"/>
    <w:rsid w:val="77FF130A"/>
    <w:rsid w:val="78AF7DF6"/>
    <w:rsid w:val="78BF7A56"/>
    <w:rsid w:val="78DFE1D1"/>
    <w:rsid w:val="78FDA80D"/>
    <w:rsid w:val="7955F9E3"/>
    <w:rsid w:val="795F7E82"/>
    <w:rsid w:val="796E0B5A"/>
    <w:rsid w:val="79B35939"/>
    <w:rsid w:val="79BF4A82"/>
    <w:rsid w:val="79DC8A78"/>
    <w:rsid w:val="79E712C6"/>
    <w:rsid w:val="79EDA90F"/>
    <w:rsid w:val="7A7B7F47"/>
    <w:rsid w:val="7ADF5193"/>
    <w:rsid w:val="7ADF9F40"/>
    <w:rsid w:val="7AE7E6E8"/>
    <w:rsid w:val="7AFFC2F1"/>
    <w:rsid w:val="7B3BD9B8"/>
    <w:rsid w:val="7B6F442B"/>
    <w:rsid w:val="7B7F83B6"/>
    <w:rsid w:val="7B9A5B68"/>
    <w:rsid w:val="7B9E914D"/>
    <w:rsid w:val="7BB70A52"/>
    <w:rsid w:val="7BBD20B7"/>
    <w:rsid w:val="7BBE429F"/>
    <w:rsid w:val="7BDBE5EC"/>
    <w:rsid w:val="7BDDEC0B"/>
    <w:rsid w:val="7BE549B6"/>
    <w:rsid w:val="7BE5FC88"/>
    <w:rsid w:val="7BEDEC72"/>
    <w:rsid w:val="7BEE7B9A"/>
    <w:rsid w:val="7BF927B7"/>
    <w:rsid w:val="7BFC6C58"/>
    <w:rsid w:val="7BFC946A"/>
    <w:rsid w:val="7BFFC204"/>
    <w:rsid w:val="7CB517D5"/>
    <w:rsid w:val="7CDFADEF"/>
    <w:rsid w:val="7CE7DE7A"/>
    <w:rsid w:val="7CFFF256"/>
    <w:rsid w:val="7D2BBE51"/>
    <w:rsid w:val="7D46E3CC"/>
    <w:rsid w:val="7D4E1A3B"/>
    <w:rsid w:val="7D5F7B3D"/>
    <w:rsid w:val="7D72D251"/>
    <w:rsid w:val="7DBF7E01"/>
    <w:rsid w:val="7DDB6B60"/>
    <w:rsid w:val="7DDF21F9"/>
    <w:rsid w:val="7DE6C867"/>
    <w:rsid w:val="7DED2498"/>
    <w:rsid w:val="7DF2123F"/>
    <w:rsid w:val="7DF76A67"/>
    <w:rsid w:val="7DF7E899"/>
    <w:rsid w:val="7DFC772F"/>
    <w:rsid w:val="7DFC7F22"/>
    <w:rsid w:val="7DFD0586"/>
    <w:rsid w:val="7DFDC42E"/>
    <w:rsid w:val="7DFED246"/>
    <w:rsid w:val="7DFFAB53"/>
    <w:rsid w:val="7DFFB2EF"/>
    <w:rsid w:val="7E2BB054"/>
    <w:rsid w:val="7E3BBE88"/>
    <w:rsid w:val="7E4BF145"/>
    <w:rsid w:val="7E7FCEE5"/>
    <w:rsid w:val="7E95C10D"/>
    <w:rsid w:val="7E974BDA"/>
    <w:rsid w:val="7E9DB11F"/>
    <w:rsid w:val="7E9E6BC2"/>
    <w:rsid w:val="7EB2D5C0"/>
    <w:rsid w:val="7EB77C3C"/>
    <w:rsid w:val="7EBB0688"/>
    <w:rsid w:val="7EC7581E"/>
    <w:rsid w:val="7EDF3D15"/>
    <w:rsid w:val="7EEBE15C"/>
    <w:rsid w:val="7EEEADD6"/>
    <w:rsid w:val="7EF71185"/>
    <w:rsid w:val="7EFB2420"/>
    <w:rsid w:val="7EFC6D4C"/>
    <w:rsid w:val="7EFDD8D2"/>
    <w:rsid w:val="7EFE14E2"/>
    <w:rsid w:val="7EFE6B58"/>
    <w:rsid w:val="7EFFED03"/>
    <w:rsid w:val="7F1F677D"/>
    <w:rsid w:val="7F1F8975"/>
    <w:rsid w:val="7F3C4F68"/>
    <w:rsid w:val="7F3F6037"/>
    <w:rsid w:val="7F4DFF77"/>
    <w:rsid w:val="7F570238"/>
    <w:rsid w:val="7F5D9BE3"/>
    <w:rsid w:val="7F5E4784"/>
    <w:rsid w:val="7F5F11CA"/>
    <w:rsid w:val="7F5F4403"/>
    <w:rsid w:val="7F6D38C0"/>
    <w:rsid w:val="7F6F7590"/>
    <w:rsid w:val="7F7CAE06"/>
    <w:rsid w:val="7F7F02E9"/>
    <w:rsid w:val="7F7F3DC8"/>
    <w:rsid w:val="7F7F8736"/>
    <w:rsid w:val="7F8E5E6B"/>
    <w:rsid w:val="7F8EE91C"/>
    <w:rsid w:val="7F8F1018"/>
    <w:rsid w:val="7F8FBF7A"/>
    <w:rsid w:val="7F9928F0"/>
    <w:rsid w:val="7F9D5B26"/>
    <w:rsid w:val="7F9D726C"/>
    <w:rsid w:val="7F9F0565"/>
    <w:rsid w:val="7FAB9914"/>
    <w:rsid w:val="7FAF4E87"/>
    <w:rsid w:val="7FB54F1C"/>
    <w:rsid w:val="7FB6FB81"/>
    <w:rsid w:val="7FBF3C63"/>
    <w:rsid w:val="7FBF546B"/>
    <w:rsid w:val="7FBFA439"/>
    <w:rsid w:val="7FCA1BA4"/>
    <w:rsid w:val="7FCF07AB"/>
    <w:rsid w:val="7FDB5B0D"/>
    <w:rsid w:val="7FDEBE93"/>
    <w:rsid w:val="7FEBA4C5"/>
    <w:rsid w:val="7FEBA612"/>
    <w:rsid w:val="7FEBF622"/>
    <w:rsid w:val="7FEE98CB"/>
    <w:rsid w:val="7FF0C777"/>
    <w:rsid w:val="7FF1C14A"/>
    <w:rsid w:val="7FF39838"/>
    <w:rsid w:val="7FF3A541"/>
    <w:rsid w:val="7FF70472"/>
    <w:rsid w:val="7FFB4394"/>
    <w:rsid w:val="7FFBC657"/>
    <w:rsid w:val="7FFBFB77"/>
    <w:rsid w:val="7FFD4751"/>
    <w:rsid w:val="7FFD54C1"/>
    <w:rsid w:val="7FFE2AF8"/>
    <w:rsid w:val="7FFF3B23"/>
    <w:rsid w:val="7FFF4C44"/>
    <w:rsid w:val="7FFF8937"/>
    <w:rsid w:val="7FFF8B6E"/>
    <w:rsid w:val="7FFFB520"/>
    <w:rsid w:val="7FFFC758"/>
    <w:rsid w:val="7FFFE443"/>
    <w:rsid w:val="8ACD680C"/>
    <w:rsid w:val="8B6F32E0"/>
    <w:rsid w:val="8CA3CD1F"/>
    <w:rsid w:val="8FEDE39A"/>
    <w:rsid w:val="8FFF3C2E"/>
    <w:rsid w:val="947FAB06"/>
    <w:rsid w:val="94FFB274"/>
    <w:rsid w:val="95FE340E"/>
    <w:rsid w:val="97775A2A"/>
    <w:rsid w:val="97F73662"/>
    <w:rsid w:val="98DB9A70"/>
    <w:rsid w:val="9AFD21BC"/>
    <w:rsid w:val="9AFD4894"/>
    <w:rsid w:val="9B7F5A78"/>
    <w:rsid w:val="9BF25154"/>
    <w:rsid w:val="9D3FD6AC"/>
    <w:rsid w:val="9DCFACD7"/>
    <w:rsid w:val="9DD31754"/>
    <w:rsid w:val="9DFC0D2E"/>
    <w:rsid w:val="9EA74D81"/>
    <w:rsid w:val="9EBE584B"/>
    <w:rsid w:val="9FCB9136"/>
    <w:rsid w:val="9FDFD463"/>
    <w:rsid w:val="9FEA6479"/>
    <w:rsid w:val="A384BBCA"/>
    <w:rsid w:val="A3BED9C7"/>
    <w:rsid w:val="A47F878F"/>
    <w:rsid w:val="A5F6AC86"/>
    <w:rsid w:val="A7362DB5"/>
    <w:rsid w:val="A7FDF7C9"/>
    <w:rsid w:val="ABD70579"/>
    <w:rsid w:val="AC73546A"/>
    <w:rsid w:val="AD578747"/>
    <w:rsid w:val="AD9D2285"/>
    <w:rsid w:val="ADCFAA3B"/>
    <w:rsid w:val="ADED442F"/>
    <w:rsid w:val="AE6FAA7A"/>
    <w:rsid w:val="AF7C06BA"/>
    <w:rsid w:val="AF9BD0E1"/>
    <w:rsid w:val="AFF79C43"/>
    <w:rsid w:val="AFFD7DB2"/>
    <w:rsid w:val="B1755F09"/>
    <w:rsid w:val="B2FF2890"/>
    <w:rsid w:val="B3E30CDB"/>
    <w:rsid w:val="B3F738AF"/>
    <w:rsid w:val="B3FC935B"/>
    <w:rsid w:val="B3FFD724"/>
    <w:rsid w:val="B4FF80D8"/>
    <w:rsid w:val="B53FE636"/>
    <w:rsid w:val="B63FE3A4"/>
    <w:rsid w:val="B64EFE9E"/>
    <w:rsid w:val="B6BE006E"/>
    <w:rsid w:val="B7479D59"/>
    <w:rsid w:val="B7AFE7C7"/>
    <w:rsid w:val="B7ED152B"/>
    <w:rsid w:val="B7EE638F"/>
    <w:rsid w:val="B94EF90B"/>
    <w:rsid w:val="B96FEDC5"/>
    <w:rsid w:val="B97B4B55"/>
    <w:rsid w:val="B9DB7C1A"/>
    <w:rsid w:val="B9DC830A"/>
    <w:rsid w:val="BACF9FA4"/>
    <w:rsid w:val="BBBA8859"/>
    <w:rsid w:val="BBE62C87"/>
    <w:rsid w:val="BBF783C8"/>
    <w:rsid w:val="BBFB9E6F"/>
    <w:rsid w:val="BBFF5429"/>
    <w:rsid w:val="BBFFD0DA"/>
    <w:rsid w:val="BC2F3E89"/>
    <w:rsid w:val="BCDE2498"/>
    <w:rsid w:val="BCDF5615"/>
    <w:rsid w:val="BCED6B15"/>
    <w:rsid w:val="BCF5C690"/>
    <w:rsid w:val="BCF701DD"/>
    <w:rsid w:val="BDB76562"/>
    <w:rsid w:val="BDDFB307"/>
    <w:rsid w:val="BDEF5023"/>
    <w:rsid w:val="BDFA7F35"/>
    <w:rsid w:val="BDFB7213"/>
    <w:rsid w:val="BDFBE83F"/>
    <w:rsid w:val="BE77E4DE"/>
    <w:rsid w:val="BE7D8116"/>
    <w:rsid w:val="BEBFEC8F"/>
    <w:rsid w:val="BEED0BD7"/>
    <w:rsid w:val="BEFF8159"/>
    <w:rsid w:val="BF364C85"/>
    <w:rsid w:val="BF775B53"/>
    <w:rsid w:val="BF7E5C84"/>
    <w:rsid w:val="BF7F0B95"/>
    <w:rsid w:val="BFB7A788"/>
    <w:rsid w:val="BFBF5566"/>
    <w:rsid w:val="BFBFE854"/>
    <w:rsid w:val="BFCF0CC7"/>
    <w:rsid w:val="BFDFC1AC"/>
    <w:rsid w:val="BFED1C1F"/>
    <w:rsid w:val="BFF18DD1"/>
    <w:rsid w:val="BFF5C6AF"/>
    <w:rsid w:val="BFF689A2"/>
    <w:rsid w:val="BFFB53FE"/>
    <w:rsid w:val="BFFF3E5C"/>
    <w:rsid w:val="BFFFBBE2"/>
    <w:rsid w:val="C2E730E2"/>
    <w:rsid w:val="C5EE6B61"/>
    <w:rsid w:val="C5FAF1AD"/>
    <w:rsid w:val="C6DD51F6"/>
    <w:rsid w:val="CBE78553"/>
    <w:rsid w:val="CBEFCD7F"/>
    <w:rsid w:val="CCE52F25"/>
    <w:rsid w:val="CCFECCD5"/>
    <w:rsid w:val="CD3F1B1B"/>
    <w:rsid w:val="CD5D936A"/>
    <w:rsid w:val="CDBFAA79"/>
    <w:rsid w:val="CDFD0D5F"/>
    <w:rsid w:val="CDFDAA97"/>
    <w:rsid w:val="CEEF46D5"/>
    <w:rsid w:val="CF7F594D"/>
    <w:rsid w:val="CFA450B1"/>
    <w:rsid w:val="CFDEB199"/>
    <w:rsid w:val="CFDF9492"/>
    <w:rsid w:val="CFF73FFD"/>
    <w:rsid w:val="CFFFFE55"/>
    <w:rsid w:val="D1D48D94"/>
    <w:rsid w:val="D289A9FB"/>
    <w:rsid w:val="D3DDED27"/>
    <w:rsid w:val="D3FBA246"/>
    <w:rsid w:val="D3FEAC74"/>
    <w:rsid w:val="D3FEC680"/>
    <w:rsid w:val="D5D7170B"/>
    <w:rsid w:val="D6C2BD6B"/>
    <w:rsid w:val="D6FB729C"/>
    <w:rsid w:val="D6FBA981"/>
    <w:rsid w:val="D73FE627"/>
    <w:rsid w:val="D77A1D8F"/>
    <w:rsid w:val="D77CB0F3"/>
    <w:rsid w:val="D785DCAB"/>
    <w:rsid w:val="D7EFFED1"/>
    <w:rsid w:val="D7FB569E"/>
    <w:rsid w:val="D7FBE820"/>
    <w:rsid w:val="D7FC1B54"/>
    <w:rsid w:val="D7FFF95B"/>
    <w:rsid w:val="D83BDAB7"/>
    <w:rsid w:val="D9FB40D7"/>
    <w:rsid w:val="D9FDABE7"/>
    <w:rsid w:val="D9FF2A2D"/>
    <w:rsid w:val="DA3E85CA"/>
    <w:rsid w:val="DAFBD7E6"/>
    <w:rsid w:val="DAFD087D"/>
    <w:rsid w:val="DAFD9C47"/>
    <w:rsid w:val="DB0EA15E"/>
    <w:rsid w:val="DB47390D"/>
    <w:rsid w:val="DBBF5C07"/>
    <w:rsid w:val="DBBFEC72"/>
    <w:rsid w:val="DDA9D5D1"/>
    <w:rsid w:val="DDF7A4F5"/>
    <w:rsid w:val="DDFCA351"/>
    <w:rsid w:val="DDFE6A7C"/>
    <w:rsid w:val="DDFFFF87"/>
    <w:rsid w:val="DE5F867C"/>
    <w:rsid w:val="DED7CB8D"/>
    <w:rsid w:val="DEE7809F"/>
    <w:rsid w:val="DEEF3D42"/>
    <w:rsid w:val="DEF594AF"/>
    <w:rsid w:val="DEFB23ED"/>
    <w:rsid w:val="DEFF0F3A"/>
    <w:rsid w:val="DF0735C9"/>
    <w:rsid w:val="DF435732"/>
    <w:rsid w:val="DF77CE6F"/>
    <w:rsid w:val="DF7ECD87"/>
    <w:rsid w:val="DF7FA81F"/>
    <w:rsid w:val="DF7FDF7E"/>
    <w:rsid w:val="DF7FECED"/>
    <w:rsid w:val="DFAF36D6"/>
    <w:rsid w:val="DFBF328F"/>
    <w:rsid w:val="DFBFB335"/>
    <w:rsid w:val="DFDB64F0"/>
    <w:rsid w:val="DFE7E23E"/>
    <w:rsid w:val="DFEB58D3"/>
    <w:rsid w:val="DFEBD8AB"/>
    <w:rsid w:val="DFFB46FE"/>
    <w:rsid w:val="DFFC1A17"/>
    <w:rsid w:val="DFFDC02C"/>
    <w:rsid w:val="DFFF379E"/>
    <w:rsid w:val="DFFFD6FA"/>
    <w:rsid w:val="E1F05C7F"/>
    <w:rsid w:val="E36F292E"/>
    <w:rsid w:val="E3BAE965"/>
    <w:rsid w:val="E4FBCA7B"/>
    <w:rsid w:val="E5E7385C"/>
    <w:rsid w:val="E6FC8BEE"/>
    <w:rsid w:val="E74DA7A5"/>
    <w:rsid w:val="E777394B"/>
    <w:rsid w:val="E79E8A7F"/>
    <w:rsid w:val="E7DF3537"/>
    <w:rsid w:val="E7DFD6C6"/>
    <w:rsid w:val="E7FB2223"/>
    <w:rsid w:val="E8286961"/>
    <w:rsid w:val="E9BAB05B"/>
    <w:rsid w:val="E9EF0CD7"/>
    <w:rsid w:val="E9FF9403"/>
    <w:rsid w:val="E9FFD377"/>
    <w:rsid w:val="EAEFF68D"/>
    <w:rsid w:val="EB5106AA"/>
    <w:rsid w:val="EB5E9852"/>
    <w:rsid w:val="EBA36145"/>
    <w:rsid w:val="EBBB43E5"/>
    <w:rsid w:val="EBCA6137"/>
    <w:rsid w:val="EBD764F0"/>
    <w:rsid w:val="EBF307D8"/>
    <w:rsid w:val="EBFF8EC7"/>
    <w:rsid w:val="ECEDDF2B"/>
    <w:rsid w:val="EDA4F683"/>
    <w:rsid w:val="EDB7B537"/>
    <w:rsid w:val="EDBB6E74"/>
    <w:rsid w:val="EDDBF6C0"/>
    <w:rsid w:val="EDFF43E3"/>
    <w:rsid w:val="EDFF55C8"/>
    <w:rsid w:val="EDFF844C"/>
    <w:rsid w:val="EE27AEAB"/>
    <w:rsid w:val="EE5E5583"/>
    <w:rsid w:val="EE5F3BD3"/>
    <w:rsid w:val="EE7E1DDE"/>
    <w:rsid w:val="EEEDA2C9"/>
    <w:rsid w:val="EEEDC351"/>
    <w:rsid w:val="EEEF6EEF"/>
    <w:rsid w:val="EEEFAA1F"/>
    <w:rsid w:val="EF7721BE"/>
    <w:rsid w:val="EF7B97BD"/>
    <w:rsid w:val="EF7D9A32"/>
    <w:rsid w:val="EF7E6DE0"/>
    <w:rsid w:val="EF9E0E42"/>
    <w:rsid w:val="EFAE5FF9"/>
    <w:rsid w:val="EFAFAB74"/>
    <w:rsid w:val="EFB74E9A"/>
    <w:rsid w:val="EFB8469F"/>
    <w:rsid w:val="EFBF13C5"/>
    <w:rsid w:val="EFBF14A8"/>
    <w:rsid w:val="EFBFD0AA"/>
    <w:rsid w:val="EFC980DB"/>
    <w:rsid w:val="EFD9C4A5"/>
    <w:rsid w:val="EFDA5A8E"/>
    <w:rsid w:val="EFDB774A"/>
    <w:rsid w:val="EFE7ED81"/>
    <w:rsid w:val="EFEEB6CE"/>
    <w:rsid w:val="EFF08064"/>
    <w:rsid w:val="EFF775C7"/>
    <w:rsid w:val="EFFFF1AB"/>
    <w:rsid w:val="EFFFFA60"/>
    <w:rsid w:val="F17A0B32"/>
    <w:rsid w:val="F1BA62BC"/>
    <w:rsid w:val="F1FDFD07"/>
    <w:rsid w:val="F24FC67C"/>
    <w:rsid w:val="F2A7EA39"/>
    <w:rsid w:val="F2BE1B69"/>
    <w:rsid w:val="F3241124"/>
    <w:rsid w:val="F37FFAA8"/>
    <w:rsid w:val="F3AF2295"/>
    <w:rsid w:val="F3AFEBEC"/>
    <w:rsid w:val="F3DDB069"/>
    <w:rsid w:val="F3F859E7"/>
    <w:rsid w:val="F3FF56E1"/>
    <w:rsid w:val="F3FF85F8"/>
    <w:rsid w:val="F3FFEE38"/>
    <w:rsid w:val="F49DD81C"/>
    <w:rsid w:val="F4E725AF"/>
    <w:rsid w:val="F53B60C1"/>
    <w:rsid w:val="F53F33CF"/>
    <w:rsid w:val="F56F1F97"/>
    <w:rsid w:val="F56F3CF5"/>
    <w:rsid w:val="F57ED7AB"/>
    <w:rsid w:val="F5AF8BFE"/>
    <w:rsid w:val="F5BECA9A"/>
    <w:rsid w:val="F65F5243"/>
    <w:rsid w:val="F66E2499"/>
    <w:rsid w:val="F67F730F"/>
    <w:rsid w:val="F6F94AF7"/>
    <w:rsid w:val="F73D3AE3"/>
    <w:rsid w:val="F73D6D1B"/>
    <w:rsid w:val="F76EEA14"/>
    <w:rsid w:val="F7B69DA4"/>
    <w:rsid w:val="F7B887B8"/>
    <w:rsid w:val="F7BDB390"/>
    <w:rsid w:val="F7BFF944"/>
    <w:rsid w:val="F7D548FD"/>
    <w:rsid w:val="F7D9740B"/>
    <w:rsid w:val="F7DA5B11"/>
    <w:rsid w:val="F7DF1C78"/>
    <w:rsid w:val="F7ED36BB"/>
    <w:rsid w:val="F7EF05ED"/>
    <w:rsid w:val="F7EF4401"/>
    <w:rsid w:val="F7F33D48"/>
    <w:rsid w:val="F7F76B44"/>
    <w:rsid w:val="F7FB866B"/>
    <w:rsid w:val="F7FFB00B"/>
    <w:rsid w:val="F7FFDC76"/>
    <w:rsid w:val="F7FFE3EC"/>
    <w:rsid w:val="F853284C"/>
    <w:rsid w:val="F8BF28C5"/>
    <w:rsid w:val="F8CDB875"/>
    <w:rsid w:val="F9F626BD"/>
    <w:rsid w:val="FA8FD0D3"/>
    <w:rsid w:val="FAD940E7"/>
    <w:rsid w:val="FAED2D6A"/>
    <w:rsid w:val="FAFF4A74"/>
    <w:rsid w:val="FAFF8996"/>
    <w:rsid w:val="FB2D699F"/>
    <w:rsid w:val="FB7F4D7C"/>
    <w:rsid w:val="FBAF169D"/>
    <w:rsid w:val="FBBF1081"/>
    <w:rsid w:val="FBBF5ACB"/>
    <w:rsid w:val="FBDFFF56"/>
    <w:rsid w:val="FBEE0656"/>
    <w:rsid w:val="FBEFCA5E"/>
    <w:rsid w:val="FBF7679D"/>
    <w:rsid w:val="FBFA0758"/>
    <w:rsid w:val="FBFBB4B3"/>
    <w:rsid w:val="FBFF79B3"/>
    <w:rsid w:val="FBFF8CED"/>
    <w:rsid w:val="FC1783AC"/>
    <w:rsid w:val="FC2FB3C8"/>
    <w:rsid w:val="FC32E208"/>
    <w:rsid w:val="FC5B8B84"/>
    <w:rsid w:val="FC73571D"/>
    <w:rsid w:val="FCEB5882"/>
    <w:rsid w:val="FCFF0D96"/>
    <w:rsid w:val="FD1F0E5A"/>
    <w:rsid w:val="FD5B119D"/>
    <w:rsid w:val="FD7CB007"/>
    <w:rsid w:val="FD7FD603"/>
    <w:rsid w:val="FDAA14F2"/>
    <w:rsid w:val="FDAFA5DB"/>
    <w:rsid w:val="FDB3D3A3"/>
    <w:rsid w:val="FDBECBA6"/>
    <w:rsid w:val="FDBFA4B6"/>
    <w:rsid w:val="FDD9A654"/>
    <w:rsid w:val="FDDE07F7"/>
    <w:rsid w:val="FDE58C27"/>
    <w:rsid w:val="FDE70F3A"/>
    <w:rsid w:val="FDEE418B"/>
    <w:rsid w:val="FDF74A6F"/>
    <w:rsid w:val="FDFB0043"/>
    <w:rsid w:val="FDFC27D2"/>
    <w:rsid w:val="FDFEF611"/>
    <w:rsid w:val="FDFF28A9"/>
    <w:rsid w:val="FDFF2AE9"/>
    <w:rsid w:val="FDFF4419"/>
    <w:rsid w:val="FDFFC4E9"/>
    <w:rsid w:val="FE171374"/>
    <w:rsid w:val="FE2693E0"/>
    <w:rsid w:val="FE3F0C21"/>
    <w:rsid w:val="FE7E54E2"/>
    <w:rsid w:val="FE7FFFEF"/>
    <w:rsid w:val="FEBFB1DD"/>
    <w:rsid w:val="FEC53917"/>
    <w:rsid w:val="FED26572"/>
    <w:rsid w:val="FED7F404"/>
    <w:rsid w:val="FEE4C302"/>
    <w:rsid w:val="FEEB3225"/>
    <w:rsid w:val="FEED4A11"/>
    <w:rsid w:val="FEF918FE"/>
    <w:rsid w:val="FEFBAE55"/>
    <w:rsid w:val="FEFCD7B3"/>
    <w:rsid w:val="FF122782"/>
    <w:rsid w:val="FF1F7D12"/>
    <w:rsid w:val="FF2AE46B"/>
    <w:rsid w:val="FF33F619"/>
    <w:rsid w:val="FF39085E"/>
    <w:rsid w:val="FF3A1106"/>
    <w:rsid w:val="FF3BA770"/>
    <w:rsid w:val="FF3F548A"/>
    <w:rsid w:val="FF759263"/>
    <w:rsid w:val="FF760763"/>
    <w:rsid w:val="FF766CA8"/>
    <w:rsid w:val="FF7BAC67"/>
    <w:rsid w:val="FF8B1BA3"/>
    <w:rsid w:val="FF8FABA2"/>
    <w:rsid w:val="FF901D6F"/>
    <w:rsid w:val="FF953DC3"/>
    <w:rsid w:val="FF9F0A51"/>
    <w:rsid w:val="FFA9A824"/>
    <w:rsid w:val="FFABCCF9"/>
    <w:rsid w:val="FFADF74B"/>
    <w:rsid w:val="FFAE1F70"/>
    <w:rsid w:val="FFB1584A"/>
    <w:rsid w:val="FFB4BAE7"/>
    <w:rsid w:val="FFB7CD34"/>
    <w:rsid w:val="FFBE4E78"/>
    <w:rsid w:val="FFBF0DC6"/>
    <w:rsid w:val="FFCDC846"/>
    <w:rsid w:val="FFD7EA68"/>
    <w:rsid w:val="FFD805BB"/>
    <w:rsid w:val="FFDB3361"/>
    <w:rsid w:val="FFDD70A5"/>
    <w:rsid w:val="FFDDCE81"/>
    <w:rsid w:val="FFDF1CA2"/>
    <w:rsid w:val="FFDFFD9B"/>
    <w:rsid w:val="FFE99980"/>
    <w:rsid w:val="FFEB5FD8"/>
    <w:rsid w:val="FFECE88F"/>
    <w:rsid w:val="FFED655B"/>
    <w:rsid w:val="FFEE0936"/>
    <w:rsid w:val="FFEF030D"/>
    <w:rsid w:val="FFEF11C9"/>
    <w:rsid w:val="FFEFF988"/>
    <w:rsid w:val="FFF186DB"/>
    <w:rsid w:val="FFF49F38"/>
    <w:rsid w:val="FFF57AE3"/>
    <w:rsid w:val="FFF60B1B"/>
    <w:rsid w:val="FFF69562"/>
    <w:rsid w:val="FFF707F8"/>
    <w:rsid w:val="FFF784FE"/>
    <w:rsid w:val="FFF7A6A9"/>
    <w:rsid w:val="FFF7C325"/>
    <w:rsid w:val="FFF97B88"/>
    <w:rsid w:val="FFFADFF6"/>
    <w:rsid w:val="FFFBB182"/>
    <w:rsid w:val="FFFBBF38"/>
    <w:rsid w:val="FFFC37D0"/>
    <w:rsid w:val="FFFD3B52"/>
    <w:rsid w:val="FFFD5B2B"/>
    <w:rsid w:val="FFFD6B54"/>
    <w:rsid w:val="FFFD8A97"/>
    <w:rsid w:val="FFFEE544"/>
    <w:rsid w:val="FFFF04A5"/>
    <w:rsid w:val="FFFF2829"/>
    <w:rsid w:val="FFFF6C58"/>
    <w:rsid w:val="FFFF8819"/>
    <w:rsid w:val="FFFFCD9D"/>
    <w:rsid w:val="FFFFD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sz w:val="22"/>
      <w:szCs w:val="22"/>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1"/>
    <w:semiHidden/>
    <w:unhideWhenUsed/>
    <w:qFormat/>
    <w:uiPriority w:val="99"/>
  </w:style>
  <w:style w:type="paragraph" w:styleId="5">
    <w:name w:val="toc 3"/>
    <w:basedOn w:val="1"/>
    <w:next w:val="1"/>
    <w:autoRedefine/>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0"/>
    <w:semiHidden/>
    <w:unhideWhenUsed/>
    <w:qFormat/>
    <w:uiPriority w:val="99"/>
    <w:pPr>
      <w:spacing w:after="0" w:line="240" w:lineRule="auto"/>
    </w:pPr>
    <w:rPr>
      <w:sz w:val="18"/>
      <w:szCs w:val="18"/>
    </w:rPr>
  </w:style>
  <w:style w:type="paragraph" w:styleId="7">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0"/>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autoRedefine/>
    <w:unhideWhenUsed/>
    <w:qFormat/>
    <w:uiPriority w:val="39"/>
    <w:pPr>
      <w:spacing w:after="100"/>
      <w:ind w:left="220"/>
    </w:pPr>
    <w:rPr>
      <w:rFonts w:cs="Times New Roman" w:asciiTheme="minorHAnsi" w:hAnsiTheme="minorHAnsi" w:eastAsiaTheme="minorEastAsia"/>
    </w:rPr>
  </w:style>
  <w:style w:type="paragraph" w:styleId="1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3">
    <w:name w:val="annotation subject"/>
    <w:basedOn w:val="4"/>
    <w:next w:val="4"/>
    <w:link w:val="52"/>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0000FF"/>
      <w:u w:val="single"/>
    </w:rPr>
  </w:style>
  <w:style w:type="character" w:styleId="21">
    <w:name w:val="annotation reference"/>
    <w:basedOn w:val="16"/>
    <w:semiHidden/>
    <w:unhideWhenUsed/>
    <w:qFormat/>
    <w:uiPriority w:val="99"/>
    <w:rPr>
      <w:sz w:val="21"/>
      <w:szCs w:val="21"/>
    </w:rPr>
  </w:style>
  <w:style w:type="paragraph" w:styleId="22">
    <w:name w:val="List Paragraph"/>
    <w:basedOn w:val="1"/>
    <w:qFormat/>
    <w:uiPriority w:val="34"/>
    <w:pPr>
      <w:ind w:firstLine="420" w:firstLineChars="200"/>
    </w:pPr>
  </w:style>
  <w:style w:type="paragraph" w:customStyle="1" w:styleId="23">
    <w:name w:val="Default"/>
    <w:qFormat/>
    <w:uiPriority w:val="0"/>
    <w:pPr>
      <w:widowControl w:val="0"/>
      <w:autoSpaceDE w:val="0"/>
      <w:autoSpaceDN w:val="0"/>
      <w:adjustRightInd w:val="0"/>
    </w:pPr>
    <w:rPr>
      <w:rFonts w:ascii="仿宋_GB2312" w:eastAsia="仿宋_GB2312" w:cs="仿宋_GB2312" w:hAnsiTheme="minorHAnsi"/>
      <w:color w:val="000000"/>
      <w:sz w:val="24"/>
      <w:szCs w:val="24"/>
      <w:lang w:val="en-US" w:eastAsia="zh-CN" w:bidi="ar-SA"/>
    </w:rPr>
  </w:style>
  <w:style w:type="character" w:customStyle="1" w:styleId="24">
    <w:name w:val="页眉 字符"/>
    <w:basedOn w:val="16"/>
    <w:link w:val="8"/>
    <w:qFormat/>
    <w:uiPriority w:val="99"/>
    <w:rPr>
      <w:rFonts w:ascii="Georgia" w:hAnsi="Georgia" w:eastAsia="宋体"/>
      <w:kern w:val="0"/>
      <w:sz w:val="18"/>
      <w:szCs w:val="18"/>
    </w:rPr>
  </w:style>
  <w:style w:type="character" w:customStyle="1" w:styleId="25">
    <w:name w:val="页脚 字符"/>
    <w:basedOn w:val="16"/>
    <w:link w:val="7"/>
    <w:qFormat/>
    <w:uiPriority w:val="99"/>
    <w:rPr>
      <w:rFonts w:ascii="Georgia" w:hAnsi="Georgia" w:eastAsia="宋体"/>
      <w:kern w:val="0"/>
      <w:sz w:val="18"/>
      <w:szCs w:val="18"/>
    </w:rPr>
  </w:style>
  <w:style w:type="character" w:customStyle="1" w:styleId="26">
    <w:name w:val="fontstyle01"/>
    <w:basedOn w:val="16"/>
    <w:qFormat/>
    <w:uiPriority w:val="0"/>
    <w:rPr>
      <w:rFonts w:hint="default" w:ascii="MicrosoftYaHei-Bold" w:hAnsi="MicrosoftYaHei-Bold"/>
      <w:b/>
      <w:bCs/>
      <w:color w:val="FFFFFF"/>
      <w:sz w:val="32"/>
      <w:szCs w:val="32"/>
    </w:rPr>
  </w:style>
  <w:style w:type="character" w:customStyle="1" w:styleId="27">
    <w:name w:val="fontstyle21"/>
    <w:basedOn w:val="16"/>
    <w:qFormat/>
    <w:uiPriority w:val="0"/>
    <w:rPr>
      <w:rFonts w:hint="eastAsia" w:ascii="华文楷体" w:hAnsi="华文楷体" w:eastAsia="华文楷体"/>
      <w:color w:val="000000"/>
      <w:sz w:val="28"/>
      <w:szCs w:val="28"/>
    </w:rPr>
  </w:style>
  <w:style w:type="paragraph" w:customStyle="1" w:styleId="28">
    <w:name w:val="规章制度"/>
    <w:basedOn w:val="1"/>
    <w:link w:val="29"/>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29">
    <w:name w:val="规章制度 Char"/>
    <w:basedOn w:val="16"/>
    <w:link w:val="28"/>
    <w:qFormat/>
    <w:uiPriority w:val="0"/>
    <w:rPr>
      <w:rFonts w:ascii="仿宋_GB2312" w:hAnsi="华文楷体" w:eastAsia="仿宋_GB2312" w:cs="Times New Roman"/>
      <w:sz w:val="32"/>
      <w:szCs w:val="32"/>
    </w:rPr>
  </w:style>
  <w:style w:type="character" w:customStyle="1" w:styleId="30">
    <w:name w:val="批注框文本 字符"/>
    <w:basedOn w:val="16"/>
    <w:link w:val="6"/>
    <w:semiHidden/>
    <w:qFormat/>
    <w:uiPriority w:val="99"/>
    <w:rPr>
      <w:rFonts w:ascii="Georgia" w:hAnsi="Georgia" w:eastAsia="宋体"/>
      <w:kern w:val="0"/>
      <w:sz w:val="18"/>
      <w:szCs w:val="18"/>
    </w:rPr>
  </w:style>
  <w:style w:type="paragraph" w:customStyle="1" w:styleId="3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2">
    <w:name w:val="段"/>
    <w:link w:val="3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33">
    <w:name w:val="段 Char"/>
    <w:basedOn w:val="16"/>
    <w:link w:val="32"/>
    <w:qFormat/>
    <w:uiPriority w:val="0"/>
    <w:rPr>
      <w:rFonts w:ascii="宋体" w:hAnsi="Times New Roman" w:eastAsia="宋体" w:cs="Times New Roman"/>
      <w:kern w:val="0"/>
      <w:szCs w:val="20"/>
    </w:rPr>
  </w:style>
  <w:style w:type="paragraph" w:customStyle="1" w:styleId="34">
    <w:name w:val="目次、标准名称标题"/>
    <w:basedOn w:val="1"/>
    <w:next w:val="32"/>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5">
    <w:name w:val="一级条标题"/>
    <w:next w:val="32"/>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paragraph" w:customStyle="1" w:styleId="36">
    <w:name w:val="章标题"/>
    <w:next w:val="32"/>
    <w:qFormat/>
    <w:uiPriority w:val="0"/>
    <w:pPr>
      <w:numPr>
        <w:ilvl w:val="0"/>
        <w:numId w:val="2"/>
      </w:numPr>
      <w:spacing w:beforeLines="100" w:afterLines="100"/>
      <w:jc w:val="both"/>
      <w:outlineLvl w:val="1"/>
    </w:pPr>
    <w:rPr>
      <w:rFonts w:ascii="黑体" w:hAnsi="Times New Roman" w:eastAsia="黑体" w:cs="Times New Roman"/>
      <w:sz w:val="21"/>
      <w:lang w:val="en-US" w:eastAsia="zh-CN" w:bidi="ar-SA"/>
    </w:rPr>
  </w:style>
  <w:style w:type="paragraph" w:customStyle="1" w:styleId="37">
    <w:name w:val="二级条标题"/>
    <w:basedOn w:val="35"/>
    <w:next w:val="32"/>
    <w:qFormat/>
    <w:uiPriority w:val="0"/>
    <w:pPr>
      <w:numPr>
        <w:ilvl w:val="2"/>
      </w:numPr>
      <w:spacing w:before="50" w:after="50"/>
      <w:outlineLvl w:val="3"/>
    </w:pPr>
  </w:style>
  <w:style w:type="paragraph" w:customStyle="1" w:styleId="38">
    <w:name w:val="列项——（一级）"/>
    <w:qFormat/>
    <w:uiPriority w:val="0"/>
    <w:pPr>
      <w:widowControl w:val="0"/>
      <w:numPr>
        <w:ilvl w:val="0"/>
        <w:numId w:val="3"/>
      </w:numPr>
      <w:jc w:val="both"/>
    </w:pPr>
    <w:rPr>
      <w:rFonts w:ascii="宋体" w:hAnsi="Times New Roman" w:eastAsia="宋体" w:cs="Times New Roman"/>
      <w:sz w:val="21"/>
      <w:lang w:val="en-US" w:eastAsia="zh-CN" w:bidi="ar-SA"/>
    </w:rPr>
  </w:style>
  <w:style w:type="paragraph" w:customStyle="1" w:styleId="39">
    <w:name w:val="列项●（二级）"/>
    <w:qFormat/>
    <w:uiPriority w:val="0"/>
    <w:pPr>
      <w:numPr>
        <w:ilvl w:val="1"/>
        <w:numId w:val="3"/>
      </w:numPr>
      <w:tabs>
        <w:tab w:val="left" w:pos="840"/>
      </w:tabs>
      <w:jc w:val="both"/>
    </w:pPr>
    <w:rPr>
      <w:rFonts w:ascii="宋体" w:hAnsi="Times New Roman" w:eastAsia="宋体" w:cs="Times New Roman"/>
      <w:sz w:val="21"/>
      <w:lang w:val="en-US" w:eastAsia="zh-CN" w:bidi="ar-SA"/>
    </w:rPr>
  </w:style>
  <w:style w:type="paragraph" w:customStyle="1" w:styleId="40">
    <w:name w:val="三级条标题"/>
    <w:basedOn w:val="37"/>
    <w:next w:val="32"/>
    <w:qFormat/>
    <w:uiPriority w:val="0"/>
    <w:pPr>
      <w:numPr>
        <w:ilvl w:val="3"/>
      </w:numPr>
      <w:outlineLvl w:val="4"/>
    </w:pPr>
  </w:style>
  <w:style w:type="paragraph" w:customStyle="1" w:styleId="41">
    <w:name w:val="四级条标题"/>
    <w:basedOn w:val="40"/>
    <w:next w:val="32"/>
    <w:qFormat/>
    <w:uiPriority w:val="0"/>
    <w:pPr>
      <w:numPr>
        <w:ilvl w:val="4"/>
      </w:numPr>
      <w:outlineLvl w:val="5"/>
    </w:pPr>
  </w:style>
  <w:style w:type="paragraph" w:customStyle="1" w:styleId="42">
    <w:name w:val="五级条标题"/>
    <w:basedOn w:val="41"/>
    <w:next w:val="32"/>
    <w:qFormat/>
    <w:uiPriority w:val="0"/>
    <w:pPr>
      <w:numPr>
        <w:ilvl w:val="5"/>
      </w:numPr>
      <w:outlineLvl w:val="6"/>
    </w:pPr>
  </w:style>
  <w:style w:type="paragraph" w:customStyle="1" w:styleId="43">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4">
    <w:name w:val="一级无"/>
    <w:basedOn w:val="35"/>
    <w:qFormat/>
    <w:uiPriority w:val="0"/>
    <w:pPr>
      <w:spacing w:beforeLines="0" w:afterLines="0"/>
    </w:pPr>
    <w:rPr>
      <w:rFonts w:ascii="宋体" w:eastAsia="宋体"/>
    </w:rPr>
  </w:style>
  <w:style w:type="character" w:customStyle="1" w:styleId="45">
    <w:name w:val="标题 2 字符"/>
    <w:basedOn w:val="16"/>
    <w:link w:val="3"/>
    <w:semiHidden/>
    <w:qFormat/>
    <w:uiPriority w:val="0"/>
    <w:rPr>
      <w:rFonts w:ascii="Arial" w:hAnsi="Arial" w:eastAsia="黑体" w:cs="Times New Roman"/>
      <w:b/>
      <w:bCs/>
      <w:sz w:val="32"/>
      <w:szCs w:val="32"/>
    </w:rPr>
  </w:style>
  <w:style w:type="paragraph" w:customStyle="1" w:styleId="46">
    <w:name w:val="条文"/>
    <w:basedOn w:val="28"/>
    <w:link w:val="47"/>
    <w:qFormat/>
    <w:uiPriority w:val="0"/>
    <w:pPr>
      <w:numPr>
        <w:numId w:val="0"/>
      </w:numPr>
      <w:ind w:firstLine="640" w:firstLineChars="200"/>
    </w:pPr>
  </w:style>
  <w:style w:type="character" w:customStyle="1" w:styleId="47">
    <w:name w:val="条文 Char"/>
    <w:basedOn w:val="29"/>
    <w:link w:val="46"/>
    <w:qFormat/>
    <w:uiPriority w:val="0"/>
    <w:rPr>
      <w:rFonts w:ascii="仿宋_GB2312" w:hAnsi="华文楷体" w:eastAsia="仿宋_GB2312" w:cs="Times New Roman"/>
      <w:sz w:val="32"/>
      <w:szCs w:val="32"/>
    </w:rPr>
  </w:style>
  <w:style w:type="character" w:customStyle="1" w:styleId="48">
    <w:name w:val="标题 1 字符"/>
    <w:basedOn w:val="16"/>
    <w:link w:val="2"/>
    <w:qFormat/>
    <w:uiPriority w:val="9"/>
    <w:rPr>
      <w:rFonts w:ascii="Georgia" w:hAnsi="Georgia" w:eastAsia="宋体"/>
      <w:b/>
      <w:bCs/>
      <w:kern w:val="44"/>
      <w:sz w:val="44"/>
      <w:szCs w:val="44"/>
    </w:rPr>
  </w:style>
  <w:style w:type="paragraph" w:customStyle="1" w:styleId="49">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0">
    <w:name w:val="副标题 字符"/>
    <w:basedOn w:val="16"/>
    <w:link w:val="10"/>
    <w:qFormat/>
    <w:uiPriority w:val="11"/>
    <w:rPr>
      <w:b/>
      <w:bCs/>
      <w:kern w:val="28"/>
      <w:sz w:val="32"/>
      <w:szCs w:val="32"/>
    </w:rPr>
  </w:style>
  <w:style w:type="character" w:customStyle="1" w:styleId="51">
    <w:name w:val="批注文字 字符"/>
    <w:basedOn w:val="16"/>
    <w:link w:val="4"/>
    <w:semiHidden/>
    <w:qFormat/>
    <w:uiPriority w:val="99"/>
    <w:rPr>
      <w:rFonts w:ascii="Georgia" w:hAnsi="Georgia" w:eastAsia="宋体"/>
      <w:kern w:val="0"/>
      <w:sz w:val="22"/>
    </w:rPr>
  </w:style>
  <w:style w:type="character" w:customStyle="1" w:styleId="52">
    <w:name w:val="批注主题 字符"/>
    <w:basedOn w:val="51"/>
    <w:link w:val="13"/>
    <w:semiHidden/>
    <w:qFormat/>
    <w:uiPriority w:val="99"/>
    <w:rPr>
      <w:rFonts w:ascii="Georgia" w:hAnsi="Georgia" w:eastAsia="宋体"/>
      <w:b/>
      <w:bCs/>
      <w:kern w:val="0"/>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EB5BA70E9049EC8FFB4D03021B6556"/>
        <w:style w:val=""/>
        <w:category>
          <w:name w:val="常规"/>
          <w:gallery w:val="placeholder"/>
        </w:category>
        <w:types>
          <w:type w:val="bbPlcHdr"/>
        </w:types>
        <w:behaviors>
          <w:behavior w:val="content"/>
        </w:behaviors>
        <w:description w:val=""/>
        <w:guid w:val="{132CE08D-D885-411E-B6CD-BAB81694FA0C}"/>
      </w:docPartPr>
      <w:docPartBody>
        <w:p w14:paraId="773F5696">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B7"/>
    <w:rsid w:val="00002ECE"/>
    <w:rsid w:val="00122240"/>
    <w:rsid w:val="0013336C"/>
    <w:rsid w:val="00215847"/>
    <w:rsid w:val="00256E46"/>
    <w:rsid w:val="002666A1"/>
    <w:rsid w:val="002B5A87"/>
    <w:rsid w:val="002D1BF4"/>
    <w:rsid w:val="002F61B1"/>
    <w:rsid w:val="003A7938"/>
    <w:rsid w:val="004F1DF8"/>
    <w:rsid w:val="005128D7"/>
    <w:rsid w:val="005917CF"/>
    <w:rsid w:val="005D5339"/>
    <w:rsid w:val="00611FC7"/>
    <w:rsid w:val="006314E5"/>
    <w:rsid w:val="00643E69"/>
    <w:rsid w:val="00687561"/>
    <w:rsid w:val="006A1FC6"/>
    <w:rsid w:val="006A4D4E"/>
    <w:rsid w:val="00710447"/>
    <w:rsid w:val="0071684C"/>
    <w:rsid w:val="00724577"/>
    <w:rsid w:val="00745BD5"/>
    <w:rsid w:val="007668D9"/>
    <w:rsid w:val="00782BCB"/>
    <w:rsid w:val="007A0404"/>
    <w:rsid w:val="007C2969"/>
    <w:rsid w:val="008259D0"/>
    <w:rsid w:val="008401EE"/>
    <w:rsid w:val="0088594E"/>
    <w:rsid w:val="008E12D9"/>
    <w:rsid w:val="00921F6D"/>
    <w:rsid w:val="009D37F0"/>
    <w:rsid w:val="00A27410"/>
    <w:rsid w:val="00A31FAD"/>
    <w:rsid w:val="00A54A38"/>
    <w:rsid w:val="00B0230B"/>
    <w:rsid w:val="00B63801"/>
    <w:rsid w:val="00B747FB"/>
    <w:rsid w:val="00BA3919"/>
    <w:rsid w:val="00BE3845"/>
    <w:rsid w:val="00BF33B8"/>
    <w:rsid w:val="00C27E16"/>
    <w:rsid w:val="00CB50E6"/>
    <w:rsid w:val="00D211AB"/>
    <w:rsid w:val="00D81096"/>
    <w:rsid w:val="00DC6C3B"/>
    <w:rsid w:val="00EA42FF"/>
    <w:rsid w:val="00EC70C2"/>
    <w:rsid w:val="00ED6032"/>
    <w:rsid w:val="00F6776F"/>
    <w:rsid w:val="00FC05B7"/>
    <w:rsid w:val="00FC1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2EB5BA70E9049EC8FFB4D03021B6556"/>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999EA1-FD74-4971-B059-8AF5917B9C22}">
  <ds:schemaRefs/>
</ds:datastoreItem>
</file>

<file path=docProps/app.xml><?xml version="1.0" encoding="utf-8"?>
<Properties xmlns="http://schemas.openxmlformats.org/officeDocument/2006/extended-properties" xmlns:vt="http://schemas.openxmlformats.org/officeDocument/2006/docPropsVTypes">
  <Template>Normal</Template>
  <Pages>15</Pages>
  <Words>949</Words>
  <Characters>5412</Characters>
  <Lines>45</Lines>
  <Paragraphs>12</Paragraphs>
  <TotalTime>1</TotalTime>
  <ScaleCrop>false</ScaleCrop>
  <LinksUpToDate>false</LinksUpToDate>
  <CharactersWithSpaces>6349</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2023-07-04T13:44:00Z</dcterms:created>
  <dc:creator>Jiao Peng 焦鹏</dc:creator>
  <cp:lastModifiedBy>咨询组</cp:lastModifiedBy>
  <cp:lastPrinted>2023-01-04T03:00:00Z</cp:lastPrinted>
  <dcterms:modified xsi:type="dcterms:W3CDTF">2026-03-30T02:03:14Z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D95B68FF55B64C9FFDF2A769D3904269_43</vt:lpwstr>
  </property>
</Properties>
</file>
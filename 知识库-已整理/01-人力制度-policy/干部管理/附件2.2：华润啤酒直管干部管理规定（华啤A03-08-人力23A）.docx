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AD7D7">
      <w:pPr>
        <w:spacing w:after="0" w:line="560" w:lineRule="exact"/>
        <w:jc w:val="center"/>
        <w:rPr>
          <w:rFonts w:hint="eastAsia" w:ascii="华文中宋" w:hAnsi="华文中宋" w:eastAsia="华文中宋"/>
          <w:bCs/>
          <w:sz w:val="28"/>
          <w:szCs w:val="28"/>
          <w:lang w:eastAsia="zh-CN"/>
        </w:rPr>
      </w:pPr>
      <w:r>
        <w:rPr>
          <w:rFonts w:hint="eastAsia" w:ascii="华文中宋" w:hAnsi="华文中宋" w:eastAsia="华文中宋"/>
          <w:bCs/>
          <w:sz w:val="36"/>
          <w:szCs w:val="36"/>
        </w:rPr>
        <w:t>华润啤酒</w:t>
      </w:r>
      <w:r>
        <w:rPr>
          <w:rFonts w:hint="eastAsia" w:ascii="华文中宋" w:hAnsi="华文中宋" w:eastAsia="华文中宋" w:cs="仿宋"/>
          <w:color w:val="000000"/>
          <w:sz w:val="36"/>
          <w:szCs w:val="36"/>
        </w:rPr>
        <w:t>直管干部管理</w:t>
      </w:r>
      <w:r>
        <w:rPr>
          <w:rFonts w:hint="eastAsia" w:ascii="华文中宋" w:hAnsi="华文中宋" w:eastAsia="华文中宋"/>
          <w:bCs/>
          <w:sz w:val="36"/>
          <w:szCs w:val="36"/>
        </w:rPr>
        <w:t>规定</w:t>
      </w:r>
      <w:r>
        <w:rPr>
          <w:rFonts w:hint="eastAsia" w:ascii="华文中宋" w:hAnsi="华文中宋" w:eastAsia="华文中宋"/>
          <w:bCs/>
          <w:sz w:val="28"/>
          <w:szCs w:val="28"/>
          <w:lang w:eastAsia="zh-CN"/>
        </w:rPr>
        <w:t>（华啤A03-08-人力23A）</w:t>
      </w:r>
    </w:p>
    <w:p w14:paraId="563136AF">
      <w:pPr>
        <w:spacing w:after="0" w:line="560" w:lineRule="exact"/>
        <w:jc w:val="center"/>
        <w:rPr>
          <w:rFonts w:hint="default" w:ascii="华文中宋" w:hAnsi="华文中宋" w:eastAsia="华文中宋"/>
          <w:bCs/>
          <w:sz w:val="28"/>
          <w:szCs w:val="28"/>
          <w:lang w:val="en-US" w:eastAsia="zh-CN"/>
        </w:rPr>
      </w:pPr>
      <w:r>
        <w:rPr>
          <w:rFonts w:hint="eastAsia" w:ascii="华文中宋" w:hAnsi="华文中宋" w:eastAsia="华文中宋"/>
          <w:bCs/>
          <w:sz w:val="28"/>
          <w:szCs w:val="28"/>
          <w:lang w:val="en-US" w:eastAsia="zh-CN"/>
        </w:rPr>
        <w:t>///</w:t>
      </w:r>
    </w:p>
    <w:p w14:paraId="15D735E7">
      <w:pPr>
        <w:pStyle w:val="28"/>
        <w:numPr>
          <w:ilvl w:val="0"/>
          <w:numId w:val="0"/>
        </w:numPr>
        <w:ind w:left="0" w:leftChars="0" w:firstLine="0" w:firstLineChars="0"/>
        <w:jc w:val="center"/>
        <w:rPr>
          <w:rFonts w:ascii="黑体" w:hAnsi="黑体" w:eastAsia="黑体"/>
          <w:bCs/>
        </w:rPr>
      </w:pPr>
      <w:bookmarkStart w:id="0" w:name="_Toc121055810"/>
      <w:bookmarkStart w:id="1" w:name="_Toc121147701"/>
      <w:bookmarkStart w:id="2" w:name="_Toc141216245"/>
      <w:r>
        <w:rPr>
          <w:rFonts w:hint="eastAsia" w:ascii="黑体" w:hAnsi="黑体" w:eastAsia="黑体" w:cs="Times New Roman"/>
          <w:b w:val="0"/>
          <w:bCs/>
          <w:kern w:val="2"/>
          <w:sz w:val="32"/>
          <w:szCs w:val="32"/>
          <w:lang w:val="en-US" w:eastAsia="zh-CN" w:bidi="ar-SA"/>
        </w:rPr>
        <w:t>第一章</w:t>
      </w:r>
      <w:r>
        <w:rPr>
          <w:rFonts w:hint="eastAsia" w:ascii="黑体" w:hAnsi="黑体" w:eastAsia="黑体"/>
        </w:rPr>
        <w:t>总则</w:t>
      </w:r>
      <w:bookmarkEnd w:id="0"/>
      <w:bookmarkEnd w:id="1"/>
      <w:bookmarkEnd w:id="2"/>
    </w:p>
    <w:p w14:paraId="707C9881">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第一条</w:t>
      </w:r>
      <w:r>
        <w:rPr>
          <w:rFonts w:hint="eastAsia" w:ascii="仿宋_GB2312" w:hAnsi="仿宋" w:eastAsia="仿宋_GB2312" w:cs="仿宋"/>
          <w:color w:val="000000"/>
          <w:sz w:val="32"/>
          <w:szCs w:val="32"/>
        </w:rPr>
        <w:t>为了坚持和加强党对中央企业的全面领导，完善适应中国特色现代国有企业制度要求和市场竞争需要的选人用人机制，建设对党忠诚、勇于创新、治企有方、兴企有为、清正廉洁的高素质专业化华润啤酒干部队伍，激发和保护企业家精神，更好发挥企业家作用，打造世界一流企业，根据《中国共产党党章》《中央企业领导人员管理规定》《推进领导干部能上能下规定》《华润集团直管干部管理规定》和有关党内法规、国家法律法规，结合公司实际，制定本规定。</w:t>
      </w:r>
    </w:p>
    <w:p w14:paraId="2A6E338F">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542B2A1">
      <w:pPr>
        <w:pStyle w:val="22"/>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rPr>
      </w:pPr>
      <w:bookmarkStart w:id="3" w:name="_Toc261680071"/>
      <w:bookmarkStart w:id="4" w:name="_Toc297970561"/>
      <w:r>
        <w:rPr>
          <w:rFonts w:hint="default" w:ascii="黑体" w:hAnsi="黑体" w:eastAsia="黑体" w:cs="仿宋"/>
          <w:b w:val="0"/>
          <w:color w:val="000000"/>
          <w:kern w:val="0"/>
          <w:sz w:val="32"/>
          <w:szCs w:val="32"/>
          <w:lang w:val="en-US" w:eastAsia="zh-CN" w:bidi="ar-SA"/>
        </w:rPr>
        <w:t>第二条</w:t>
      </w:r>
      <w:r>
        <w:rPr>
          <w:rFonts w:hint="eastAsia" w:ascii="仿宋_GB2312" w:hAnsi="仿宋" w:eastAsia="仿宋_GB2312" w:cs="仿宋"/>
          <w:color w:val="000000"/>
          <w:sz w:val="32"/>
          <w:szCs w:val="32"/>
        </w:rPr>
        <w:t>本规定适用于华润啤酒（控股）有限公司直管干部的管理。</w:t>
      </w:r>
    </w:p>
    <w:p w14:paraId="34C839E7">
      <w:pPr>
        <w:pStyle w:val="22"/>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D8B29DD">
      <w:pPr>
        <w:pStyle w:val="22"/>
        <w:widowControl w:val="0"/>
        <w:numPr>
          <w:ilvl w:val="0"/>
          <w:numId w:val="0"/>
        </w:numPr>
        <w:spacing w:after="0" w:line="560" w:lineRule="exact"/>
        <w:ind w:left="0" w:leftChars="0" w:firstLine="640" w:firstLineChars="200"/>
        <w:jc w:val="both"/>
        <w:rPr>
          <w:rFonts w:ascii="仿宋_GB2312" w:hAnsi="仿宋" w:eastAsia="仿宋_GB2312" w:cs="仿宋"/>
          <w:b/>
          <w:color w:val="000000"/>
          <w:sz w:val="32"/>
          <w:szCs w:val="32"/>
        </w:rPr>
      </w:pPr>
      <w:r>
        <w:rPr>
          <w:rFonts w:hint="default" w:ascii="黑体" w:hAnsi="黑体" w:eastAsia="黑体" w:cs="仿宋"/>
          <w:b w:val="0"/>
          <w:color w:val="000000"/>
          <w:kern w:val="0"/>
          <w:sz w:val="32"/>
          <w:szCs w:val="32"/>
          <w:lang w:val="en-US" w:eastAsia="zh-CN" w:bidi="ar-SA"/>
        </w:rPr>
        <w:t>第三条</w:t>
      </w:r>
      <w:r>
        <w:rPr>
          <w:rFonts w:hint="eastAsia" w:ascii="仿宋_GB2312" w:hAnsi="仿宋" w:eastAsia="仿宋_GB2312" w:cs="仿宋"/>
          <w:color w:val="000000"/>
          <w:sz w:val="32"/>
          <w:szCs w:val="32"/>
        </w:rPr>
        <w:t>华润啤酒直管干部的范围</w:t>
      </w:r>
    </w:p>
    <w:p w14:paraId="71B1D92A">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华润雪花总经理、华润酒业总经理；</w:t>
      </w:r>
    </w:p>
    <w:p w14:paraId="082C6DC4">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华润雪花副总经理、华润酒业副总经理；</w:t>
      </w:r>
    </w:p>
    <w:p w14:paraId="14363EC6">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华润啤酒职能部门总监/首席合规官/副总监/主任/副主任/专业部门总监/巡察组长、华润啤酒直属机构院长/副院长/主任/副主任；</w:t>
      </w:r>
    </w:p>
    <w:p w14:paraId="2E26D771">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华润雪花职能部门总监/副总监/专业部门总监，业务中心总经理/专业部门总监（含片区生产部总监、片区营运部总监、采购运行总监）；</w:t>
      </w:r>
    </w:p>
    <w:p w14:paraId="6B3A3E3B">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华润雪花下属销售事业部总经理、省营销中心总经理、人力</w:t>
      </w:r>
      <w:r>
        <w:rPr>
          <w:rFonts w:hint="eastAsia" w:ascii="仿宋_GB2312" w:hAnsi="仿宋" w:eastAsia="仿宋_GB2312" w:cs="仿宋"/>
          <w:color w:val="auto"/>
          <w:sz w:val="32"/>
          <w:szCs w:val="32"/>
          <w:lang w:val="en-US" w:eastAsia="zh-CN"/>
        </w:rPr>
        <w:t>资源</w:t>
      </w:r>
      <w:r>
        <w:rPr>
          <w:rFonts w:hint="eastAsia" w:ascii="仿宋_GB2312" w:hAnsi="仿宋" w:eastAsia="仿宋_GB2312" w:cs="仿宋"/>
          <w:color w:val="000000"/>
          <w:sz w:val="32"/>
          <w:szCs w:val="32"/>
        </w:rPr>
        <w:t>总监/财务总监；</w:t>
      </w:r>
    </w:p>
    <w:p w14:paraId="361C000F">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华润雪花生产中心/销售事业部党委领导班子成员：销售事业部党委书记、党委委员、纪委书记；生产中心党委书记、党委委员、纪委书记；</w:t>
      </w:r>
    </w:p>
    <w:p w14:paraId="2BAA5FE9">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(七)</w:t>
      </w:r>
      <w:r>
        <w:rPr>
          <w:rFonts w:hint="eastAsia" w:ascii="仿宋_GB2312" w:hAnsi="仿宋" w:eastAsia="仿宋_GB2312" w:cs="仿宋"/>
          <w:color w:val="000000"/>
          <w:sz w:val="32"/>
          <w:szCs w:val="32"/>
        </w:rPr>
        <w:t>华润酒业职能部门总监/副总监，业务中心总经理/副总经理；</w:t>
      </w:r>
    </w:p>
    <w:p w14:paraId="20985195">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(八)</w:t>
      </w:r>
      <w:r>
        <w:rPr>
          <w:rFonts w:hint="eastAsia" w:ascii="仿宋_GB2312" w:hAnsi="仿宋" w:eastAsia="仿宋_GB2312" w:cs="仿宋"/>
          <w:color w:val="000000"/>
          <w:sz w:val="32"/>
          <w:szCs w:val="32"/>
        </w:rPr>
        <w:t>华润酒业下属控股公司总经理、副总经理、财务总监、营销/生产中心总经理、院长；控股公司党委领导班子成员：党委书记、党委委员、纪委书记；</w:t>
      </w:r>
    </w:p>
    <w:p w14:paraId="45DFDE3E">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(九)</w:t>
      </w:r>
      <w:r>
        <w:rPr>
          <w:rFonts w:hint="eastAsia" w:ascii="仿宋_GB2312" w:hAnsi="仿宋" w:eastAsia="仿宋_GB2312" w:cs="仿宋"/>
          <w:color w:val="000000"/>
          <w:sz w:val="32"/>
          <w:szCs w:val="32"/>
        </w:rPr>
        <w:t>推荐至华润酒业下属参股公司的管理团队成员。</w:t>
      </w:r>
    </w:p>
    <w:p w14:paraId="286A8E09">
      <w:pPr>
        <w:pStyle w:val="22"/>
        <w:widowControl w:val="0"/>
        <w:numPr>
          <w:numId w:val="0"/>
        </w:numPr>
        <w:spacing w:after="0" w:line="560" w:lineRule="exact"/>
        <w:ind w:left="641" w:left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21649541">
      <w:pPr>
        <w:pStyle w:val="22"/>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第四条</w:t>
      </w:r>
      <w:r>
        <w:rPr>
          <w:rFonts w:hint="eastAsia" w:ascii="仿宋_GB2312" w:hAnsi="仿宋" w:eastAsia="仿宋_GB2312" w:cs="仿宋"/>
          <w:color w:val="000000"/>
          <w:sz w:val="32"/>
          <w:szCs w:val="32"/>
        </w:rPr>
        <w:t>选拔任用干部，应坚持下列原则：</w:t>
      </w:r>
    </w:p>
    <w:bookmarkEnd w:id="3"/>
    <w:bookmarkEnd w:id="4"/>
    <w:p w14:paraId="68A2FD0C">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坚持党管干部原则：选拔任用干部必须发挥党组织的领导和把关作用，突出政治标准和专业能力，坚持正确选人用人导向。</w:t>
      </w:r>
    </w:p>
    <w:p w14:paraId="67D6AB5F">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坚持职数配置原则：干部选拔任用应符合华润啤酒干部岗位及编制设置相关规定，满足职数要求。</w:t>
      </w:r>
    </w:p>
    <w:p w14:paraId="368024CA">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坚持公开、公平、公正、民主原则：干部选拔任用工作应做到流程公开、过程公平、结果公正，履行民主决策。</w:t>
      </w:r>
    </w:p>
    <w:p w14:paraId="3D9DE5D4">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坚持发挥市场机制作用，坚持德才兼备、以德为先、任人唯贤，坚持事业为上、人事相宜。</w:t>
      </w:r>
    </w:p>
    <w:p w14:paraId="205765A2">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坚持组织认可、出资人认可、市场认可、职工群众认可。</w:t>
      </w:r>
    </w:p>
    <w:p w14:paraId="03B25511">
      <w:pPr>
        <w:pStyle w:val="22"/>
        <w:widowControl w:val="0"/>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坚持严管和厚爱结合、激励和约束并重，坚持依规依纪依法。</w:t>
      </w:r>
    </w:p>
    <w:p w14:paraId="126BBBAE">
      <w:pPr>
        <w:pStyle w:val="22"/>
        <w:widowControl w:val="0"/>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23EDF4C5">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kern w:val="0"/>
          <w:sz w:val="32"/>
          <w:szCs w:val="32"/>
          <w:lang w:val="en-US" w:eastAsia="zh-CN" w:bidi="ar-SA"/>
        </w:rPr>
        <w:t>第五条</w:t>
      </w:r>
      <w:r>
        <w:rPr>
          <w:rFonts w:hint="eastAsia" w:ascii="仿宋_GB2312" w:hAnsi="仿宋" w:eastAsia="仿宋_GB2312" w:cs="仿宋"/>
          <w:color w:val="000000"/>
          <w:sz w:val="32"/>
          <w:szCs w:val="32"/>
        </w:rPr>
        <w:t>华润啤酒党委发挥领导作用，在公司法人治理结构中具有法定地位。党委、董事会、领导班子应当各司其职、各负其责、协调运转、有效制衡，把加强党的全面领导和完善公司治理统一起来。</w:t>
      </w:r>
    </w:p>
    <w:p w14:paraId="08F4A598">
      <w:pPr>
        <w:pStyle w:val="22"/>
        <w:widowControl w:val="0"/>
        <w:spacing w:after="0" w:line="560" w:lineRule="exact"/>
        <w:ind w:firstLine="640"/>
        <w:jc w:val="both"/>
        <w:rPr>
          <w:del w:id="0" w:author="范华玉" w:date="2026-07-01T13:57:07Z"/>
          <w:rFonts w:ascii="仿宋_GB2312" w:hAnsi="仿宋" w:eastAsia="仿宋_GB2312" w:cs="仿宋"/>
          <w:color w:val="000000"/>
          <w:sz w:val="32"/>
          <w:szCs w:val="32"/>
        </w:rPr>
      </w:pPr>
      <w:del w:id="1" w:author="范华玉" w:date="2026-07-01T13:57:07Z">
        <w:r>
          <w:rPr>
            <w:rFonts w:hint="eastAsia" w:ascii="仿宋_GB2312" w:hAnsi="仿宋" w:eastAsia="仿宋_GB2312" w:cs="仿宋"/>
            <w:color w:val="000000"/>
            <w:sz w:val="32"/>
            <w:szCs w:val="32"/>
          </w:rPr>
          <w:delText>华润啤酒直管干部及党组织领导班子成员（干部）实行任期制（3年），任期届满，经考核合格的可以连任。党委每届任期为5年。</w:delText>
        </w:r>
      </w:del>
    </w:p>
    <w:p w14:paraId="445E9B38">
      <w:pPr>
        <w:pStyle w:val="22"/>
        <w:widowControl w:val="0"/>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lang w:val="en-US" w:eastAsia="zh-CN"/>
        </w:rPr>
      </w:pPr>
      <w:ins w:id="2" w:author="范华玉" w:date="2026-07-01T13:58:01Z">
        <w:r>
          <w:rPr>
            <w:rFonts w:hint="default" w:ascii="仿宋_GB2312" w:hAnsi="仿宋" w:eastAsia="仿宋_GB2312" w:cs="仿宋"/>
            <w:color w:val="000000"/>
            <w:sz w:val="32"/>
            <w:szCs w:val="32"/>
            <w:lang w:val="en-US" w:eastAsia="zh-CN"/>
          </w:rPr>
          <w:t>华润啤酒直管干部实行任期制</w:t>
        </w:r>
      </w:ins>
      <w:ins w:id="3" w:author="范华玉" w:date="2026-07-01T13:58:01Z">
        <w:r>
          <w:rPr>
            <w:rFonts w:hint="eastAsia" w:ascii="仿宋_GB2312" w:hAnsi="仿宋" w:eastAsia="仿宋_GB2312" w:cs="仿宋"/>
            <w:color w:val="000000"/>
            <w:sz w:val="32"/>
            <w:szCs w:val="32"/>
            <w:lang w:val="en-US" w:eastAsia="zh-CN"/>
          </w:rPr>
          <w:t>（聘期制），任期（聘期）届满，</w:t>
        </w:r>
      </w:ins>
      <w:ins w:id="4" w:author="范华玉" w:date="2026-07-01T13:58:01Z">
        <w:r>
          <w:rPr>
            <w:rFonts w:hint="default" w:ascii="仿宋_GB2312" w:hAnsi="仿宋" w:eastAsia="仿宋_GB2312" w:cs="仿宋"/>
            <w:color w:val="000000"/>
            <w:sz w:val="32"/>
            <w:szCs w:val="32"/>
            <w:lang w:val="en-US" w:eastAsia="zh-CN"/>
          </w:rPr>
          <w:t>经考核合格的可以连任。华润啤酒直管干部</w:t>
        </w:r>
      </w:ins>
      <w:ins w:id="5" w:author="范华玉" w:date="2026-07-01T13:58:01Z">
        <w:r>
          <w:rPr>
            <w:rFonts w:hint="eastAsia" w:ascii="仿宋_GB2312" w:hAnsi="仿宋" w:eastAsia="仿宋_GB2312" w:cs="仿宋"/>
            <w:color w:val="000000"/>
            <w:sz w:val="32"/>
            <w:szCs w:val="32"/>
            <w:lang w:val="en-US" w:eastAsia="zh-CN"/>
          </w:rPr>
          <w:t>任期综合考核评价周期为3年或2年。党委每届任期为5年。</w:t>
        </w:r>
      </w:ins>
    </w:p>
    <w:p w14:paraId="6508FA49">
      <w:pPr>
        <w:pStyle w:val="22"/>
        <w:widowControl w:val="0"/>
        <w:numPr>
          <w:ilvl w:val="0"/>
          <w:numId w:val="0"/>
        </w:numPr>
        <w:spacing w:after="0" w:line="560" w:lineRule="exact"/>
        <w:ind w:left="0" w:leftChars="0" w:firstLine="641" w:firstLineChars="0"/>
        <w:jc w:val="both"/>
        <w:rPr>
          <w:ins w:id="6" w:author="范华玉" w:date="2026-07-01T13:58:01Z"/>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D1FB2F1">
      <w:pPr>
        <w:pStyle w:val="28"/>
        <w:numPr>
          <w:ilvl w:val="0"/>
          <w:numId w:val="0"/>
        </w:numPr>
        <w:ind w:left="0" w:leftChars="0" w:firstLine="0" w:firstLineChars="0"/>
        <w:jc w:val="center"/>
        <w:rPr>
          <w:rFonts w:ascii="黑体" w:hAnsi="黑体" w:eastAsia="黑体"/>
        </w:rPr>
      </w:pPr>
      <w:bookmarkStart w:id="5" w:name="_Toc141216246"/>
      <w:r>
        <w:rPr>
          <w:rFonts w:hint="eastAsia" w:ascii="黑体" w:hAnsi="黑体" w:eastAsia="黑体" w:cs="Times New Roman"/>
          <w:b w:val="0"/>
          <w:kern w:val="2"/>
          <w:sz w:val="32"/>
          <w:szCs w:val="32"/>
          <w:lang w:val="en-US" w:eastAsia="zh-CN" w:bidi="ar-SA"/>
        </w:rPr>
        <w:t>第二章</w:t>
      </w:r>
      <w:r>
        <w:rPr>
          <w:rFonts w:hint="eastAsia" w:ascii="黑体" w:hAnsi="黑体" w:eastAsia="黑体"/>
        </w:rPr>
        <w:t>选拔任用条件</w:t>
      </w:r>
      <w:bookmarkEnd w:id="5"/>
    </w:p>
    <w:p w14:paraId="70750850">
      <w:pPr>
        <w:pStyle w:val="22"/>
        <w:widowControl w:val="0"/>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第五条</w:t>
      </w:r>
    </w:p>
    <w:p w14:paraId="7EC96F18">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第六条</w:t>
      </w:r>
      <w:r>
        <w:rPr>
          <w:rFonts w:hint="eastAsia" w:ascii="仿宋_GB2312" w:hAnsi="仿宋" w:eastAsia="仿宋_GB2312" w:cs="仿宋"/>
          <w:color w:val="000000"/>
          <w:sz w:val="32"/>
          <w:szCs w:val="32"/>
        </w:rPr>
        <w:t>华润啤酒直管干部是华润啤酒事业的骨干力量，肩负着经营管理国有资产、实现保值增值的重要责任，应当具备下列基本条件：</w:t>
      </w:r>
    </w:p>
    <w:p w14:paraId="71DD8517">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一）自觉坚持以马克思列宁主义、毛泽东思想、邓小平理论、“三个代表”重要思想、科学发展观、习近平新时代中国特色社会主义思想为指导，牢固树立政治意识、大局意识、核心意识、看齐意识，坚决维护习近平总书记党中央的核心、全党的核心地位，坚决维护党中央权威和集中统一领导，坚决执行党和国家的方针政策，严格遵守党的政治纪律和政治规矩，在思想上政治上行动上同以习近平同志为核心的党中央保持高度一致。坚持国有企业的社会主义方向，坚持全心全意依靠工人阶级方针，坚定建设具有全球竞争力的世界一流企业的职业追求。</w:t>
      </w:r>
    </w:p>
    <w:p w14:paraId="38C195DF">
      <w:pPr>
        <w:widowControl w:val="0"/>
        <w:spacing w:after="0" w:line="560" w:lineRule="exact"/>
        <w:ind w:firstLine="640" w:firstLineChars="200"/>
        <w:jc w:val="both"/>
        <w:rPr>
          <w:rFonts w:ascii="仿宋_GB2312" w:hAnsi="仿宋" w:eastAsia="仿宋_GB2312" w:cs="仿宋"/>
          <w:color w:val="000000"/>
          <w:sz w:val="32"/>
          <w:szCs w:val="32"/>
        </w:rPr>
      </w:pPr>
      <w:del w:id="7" w:author="范华玉" w:date="2026-07-01T14:03:10Z">
        <w:r>
          <w:rPr>
            <w:rFonts w:hint="eastAsia" w:ascii="仿宋_GB2312" w:hAnsi="仿宋" w:eastAsia="仿宋_GB2312" w:cs="仿宋"/>
            <w:color w:val="000000"/>
            <w:sz w:val="32"/>
            <w:szCs w:val="32"/>
          </w:rPr>
          <w:delText>（二）认同并践行华润文化及华润啤酒“每一个人都不简单，每一瓶酒才放光彩”的雪花精神和“勤奋、专业、成长”的员工价值，营造“五湖四海、学习反思、简单坦诚”的组织氛围，推行“客户为先、持续进步、创造价值”的经营理念；</w:delText>
        </w:r>
      </w:del>
    </w:p>
    <w:p w14:paraId="67BF9D1D">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w:t>
      </w:r>
      <w:del w:id="8" w:author="范华玉" w:date="2026-07-08T09:16:19Z">
        <w:r>
          <w:rPr>
            <w:rFonts w:hint="default" w:ascii="仿宋_GB2312" w:hAnsi="仿宋" w:eastAsia="仿宋_GB2312" w:cs="仿宋"/>
            <w:color w:val="000000"/>
            <w:sz w:val="32"/>
            <w:szCs w:val="32"/>
            <w:lang w:val="en-US"/>
          </w:rPr>
          <w:delText>三</w:delText>
        </w:r>
      </w:del>
      <w:ins w:id="9" w:author="范华玉" w:date="2026-07-08T09:16:20Z">
        <w:r>
          <w:rPr>
            <w:rFonts w:hint="eastAsia" w:ascii="仿宋_GB2312" w:hAnsi="仿宋" w:eastAsia="仿宋_GB2312" w:cs="仿宋"/>
            <w:color w:val="000000"/>
            <w:sz w:val="32"/>
            <w:szCs w:val="32"/>
            <w:lang w:val="en-US" w:eastAsia="zh-CN"/>
          </w:rPr>
          <w:t>二</w:t>
        </w:r>
      </w:ins>
      <w:r>
        <w:rPr>
          <w:rFonts w:hint="eastAsia" w:ascii="仿宋_GB2312" w:hAnsi="仿宋" w:eastAsia="仿宋_GB2312" w:cs="仿宋"/>
          <w:color w:val="000000"/>
          <w:sz w:val="32"/>
          <w:szCs w:val="32"/>
        </w:rPr>
        <w:t>）具有强烈的创新意识和创新自信，敢闯敢试、敢为人先，勇于变革、开拓进取；以客户为中心，积极培育创新，持续推进企业产品创新、技术创新、商业模式创新、管理创新、制度创新、文化创新，不断提高企业核心竞争力。洞悉商业环境及市场趋势，市场感觉敏锐，善于捕捉商机，防控风险；</w:t>
      </w:r>
    </w:p>
    <w:p w14:paraId="3366BE0B">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w:t>
      </w:r>
      <w:del w:id="10" w:author="范华玉" w:date="2026-07-08T09:16:26Z">
        <w:r>
          <w:rPr>
            <w:rFonts w:hint="default" w:ascii="仿宋_GB2312" w:hAnsi="仿宋" w:eastAsia="仿宋_GB2312" w:cs="仿宋"/>
            <w:color w:val="000000"/>
            <w:sz w:val="32"/>
            <w:szCs w:val="32"/>
            <w:lang w:val="en-US"/>
          </w:rPr>
          <w:delText>四</w:delText>
        </w:r>
      </w:del>
      <w:ins w:id="11" w:author="范华玉" w:date="2026-07-08T09:16:27Z">
        <w:r>
          <w:rPr>
            <w:rFonts w:hint="eastAsia" w:ascii="仿宋_GB2312" w:hAnsi="仿宋" w:eastAsia="仿宋_GB2312" w:cs="仿宋"/>
            <w:color w:val="000000"/>
            <w:sz w:val="32"/>
            <w:szCs w:val="32"/>
            <w:lang w:val="en-US" w:eastAsia="zh-CN"/>
          </w:rPr>
          <w:t>三</w:t>
        </w:r>
      </w:ins>
      <w:r>
        <w:rPr>
          <w:rFonts w:hint="eastAsia" w:ascii="仿宋_GB2312" w:hAnsi="仿宋" w:eastAsia="仿宋_GB2312" w:cs="仿宋"/>
          <w:color w:val="000000"/>
          <w:sz w:val="32"/>
          <w:szCs w:val="32"/>
        </w:rPr>
        <w:t>）具有较强的治企能力，善于把握市场规律和企业发展规律，掌握宏观经济形势和国家政策法规，有国际视野、战略思维、法治理念；持续学习提升，善于总结经验，有专业思维、专业素养、专业方法，懂经营、会管理，善决策；注重团结协作，建设高效团队，善于组织/计划/协调，能够调动各方面积极性，具备识别/吸纳/培养优秀人才的能力。</w:t>
      </w:r>
    </w:p>
    <w:p w14:paraId="7080C209">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w:t>
      </w:r>
      <w:del w:id="12" w:author="范华玉" w:date="2026-07-08T09:16:29Z">
        <w:r>
          <w:rPr>
            <w:rFonts w:hint="default" w:ascii="仿宋_GB2312" w:hAnsi="仿宋" w:eastAsia="仿宋_GB2312" w:cs="仿宋"/>
            <w:color w:val="000000"/>
            <w:sz w:val="32"/>
            <w:szCs w:val="32"/>
            <w:lang w:val="en-US"/>
          </w:rPr>
          <w:delText>五</w:delText>
        </w:r>
      </w:del>
      <w:ins w:id="13" w:author="范华玉" w:date="2026-07-08T09:16:30Z">
        <w:r>
          <w:rPr>
            <w:rFonts w:hint="eastAsia" w:ascii="仿宋_GB2312" w:hAnsi="仿宋" w:eastAsia="仿宋_GB2312" w:cs="仿宋"/>
            <w:color w:val="000000"/>
            <w:sz w:val="32"/>
            <w:szCs w:val="32"/>
            <w:lang w:val="en-US" w:eastAsia="zh-CN"/>
          </w:rPr>
          <w:t>四</w:t>
        </w:r>
      </w:ins>
      <w:r>
        <w:rPr>
          <w:rFonts w:hint="eastAsia" w:ascii="仿宋_GB2312" w:hAnsi="仿宋" w:eastAsia="仿宋_GB2312" w:cs="仿宋"/>
          <w:color w:val="000000"/>
          <w:sz w:val="32"/>
          <w:szCs w:val="32"/>
        </w:rPr>
        <w:t>）具有正确的业绩观，坚决贯彻创新、协调、绿色、开放、共享的发展理念，坚持创新驱动、转型升级、提质增效，正确处理当期效益和长远发展的关系，勇于创造佳绩并推动团队提升，勇担当，善作为，勤奋敬业，真抓实干，推动企业高质量发展，推动企业全面履行经济责任、政治责任、社会责任，工作业绩突出。</w:t>
      </w:r>
    </w:p>
    <w:p w14:paraId="6BEBD699">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w:t>
      </w:r>
      <w:del w:id="14" w:author="范华玉" w:date="2026-07-08T09:16:33Z">
        <w:r>
          <w:rPr>
            <w:rFonts w:hint="default" w:ascii="仿宋_GB2312" w:hAnsi="仿宋" w:eastAsia="仿宋_GB2312" w:cs="仿宋"/>
            <w:color w:val="000000"/>
            <w:sz w:val="32"/>
            <w:szCs w:val="32"/>
            <w:lang w:val="en-US"/>
          </w:rPr>
          <w:delText>六</w:delText>
        </w:r>
      </w:del>
      <w:ins w:id="15" w:author="范华玉" w:date="2026-07-08T09:16:35Z">
        <w:r>
          <w:rPr>
            <w:rFonts w:hint="eastAsia" w:ascii="仿宋_GB2312" w:hAnsi="仿宋" w:eastAsia="仿宋_GB2312" w:cs="仿宋"/>
            <w:color w:val="000000"/>
            <w:sz w:val="32"/>
            <w:szCs w:val="32"/>
            <w:lang w:val="en-US" w:eastAsia="zh-CN"/>
          </w:rPr>
          <w:t>五</w:t>
        </w:r>
      </w:ins>
      <w:r>
        <w:rPr>
          <w:rFonts w:hint="eastAsia" w:ascii="仿宋_GB2312" w:hAnsi="仿宋" w:eastAsia="仿宋_GB2312" w:cs="仿宋"/>
          <w:color w:val="000000"/>
          <w:sz w:val="32"/>
          <w:szCs w:val="32"/>
        </w:rPr>
        <w:t>）具有良好的职业操守和个人品行，严格遵守党章党规党纪，自觉践行“三严三实”，认真贯彻落实党中央八项规定精神，坚决反对形式主义、官僚主义、享乐主义和奢靡之风，坚决反对特权思想和特权现象，谨慎用权，公私分明，诚实守信，依法经营，严守底线，廉洁从业。</w:t>
      </w:r>
    </w:p>
    <w:p w14:paraId="227B4C17">
      <w:pPr>
        <w:widowControl w:val="0"/>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党组织领导班子成员（干部）还必须具有较强的管党治党能力和较高的思想理论水平，深入贯彻党要管党、全面从严治党方针，严格遵守《关于新形势下党内政治生活的若干准则》和《中国共产党党内监督条例》，严格执行民主集中制原则，善于围绕企业改革发展的中心任务抓好党建工作。党委书记还应当善于总揽全局、协调各方，善于抓班子带队伍、聚人才强党建。</w:t>
      </w:r>
    </w:p>
    <w:p w14:paraId="1D1090CE">
      <w:pPr>
        <w:widowControl w:val="0"/>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5C2962FF">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第七条</w:t>
      </w:r>
      <w:r>
        <w:rPr>
          <w:rFonts w:hint="eastAsia" w:ascii="仿宋_GB2312" w:hAnsi="仿宋" w:eastAsia="仿宋_GB2312" w:cs="仿宋"/>
          <w:color w:val="000000"/>
          <w:sz w:val="32"/>
          <w:szCs w:val="32"/>
        </w:rPr>
        <w:t>干部提拔应当具备下列任职资格：</w:t>
      </w:r>
    </w:p>
    <w:p w14:paraId="378D909D">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应具备充足的岗位历练：</w:t>
      </w:r>
    </w:p>
    <w:p w14:paraId="6BB3C3EC">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1.至少应有2年下一级岗位任职经历。未满2年的，应当在下一级岗位（至少1年）和再下级岗位工作累计4年以上。专业职级年限与同等职级管理岗位任职年限累计计算。</w:t>
      </w:r>
    </w:p>
    <w:p w14:paraId="6D4BA23C">
      <w:pPr>
        <w:widowControl w:val="0"/>
        <w:spacing w:after="0" w:line="560" w:lineRule="exact"/>
        <w:ind w:firstLine="640" w:firstLineChars="200"/>
        <w:jc w:val="both"/>
        <w:rPr>
          <w:del w:id="16" w:author="范华玉" w:date="2026-07-01T14:03:57Z"/>
          <w:rFonts w:ascii="仿宋_GB2312" w:hAnsi="仿宋" w:eastAsia="仿宋_GB2312" w:cs="仿宋"/>
          <w:color w:val="000000"/>
          <w:sz w:val="32"/>
          <w:szCs w:val="32"/>
        </w:rPr>
      </w:pPr>
      <w:del w:id="17" w:author="范华玉" w:date="2026-07-01T14:03:57Z">
        <w:r>
          <w:rPr>
            <w:rFonts w:hint="eastAsia" w:ascii="仿宋_GB2312" w:hAnsi="仿宋" w:eastAsia="仿宋_GB2312" w:cs="仿宋"/>
            <w:color w:val="000000"/>
            <w:sz w:val="32"/>
            <w:szCs w:val="32"/>
          </w:rPr>
          <w:delText>2.“下一级岗位”按职级对应表中的职级对应关系确定，若该岗位的下一级管理岗位为空，则该岗位再下一级管理岗位可具备晋升资格。</w:delText>
        </w:r>
      </w:del>
    </w:p>
    <w:p w14:paraId="2A05DD7D">
      <w:pPr>
        <w:widowControl w:val="0"/>
        <w:spacing w:after="0" w:line="560" w:lineRule="exact"/>
        <w:ind w:firstLine="640" w:firstLineChars="200"/>
        <w:jc w:val="both"/>
        <w:rPr>
          <w:rFonts w:ascii="仿宋_GB2312" w:hAnsi="仿宋" w:eastAsia="仿宋_GB2312" w:cs="仿宋"/>
          <w:color w:val="000000"/>
          <w:sz w:val="32"/>
          <w:szCs w:val="32"/>
        </w:rPr>
      </w:pPr>
      <w:del w:id="18" w:author="范华玉" w:date="2026-07-01T14:04:14Z">
        <w:r>
          <w:rPr>
            <w:rFonts w:hint="default" w:ascii="仿宋_GB2312" w:hAnsi="仿宋" w:eastAsia="仿宋_GB2312" w:cs="仿宋"/>
            <w:color w:val="000000"/>
            <w:sz w:val="32"/>
            <w:szCs w:val="32"/>
            <w:lang w:val="en-US"/>
          </w:rPr>
          <w:delText>3</w:delText>
        </w:r>
      </w:del>
      <w:ins w:id="19" w:author="范华玉" w:date="2026-07-01T14:04:14Z">
        <w:r>
          <w:rPr>
            <w:rFonts w:hint="eastAsia" w:ascii="仿宋_GB2312" w:hAnsi="仿宋" w:eastAsia="仿宋_GB2312" w:cs="仿宋"/>
            <w:color w:val="000000"/>
            <w:sz w:val="32"/>
            <w:szCs w:val="32"/>
            <w:lang w:val="en-US" w:eastAsia="zh-CN"/>
          </w:rPr>
          <w:t>2</w:t>
        </w:r>
      </w:ins>
      <w:r>
        <w:rPr>
          <w:rFonts w:hint="eastAsia" w:ascii="仿宋_GB2312" w:hAnsi="仿宋" w:eastAsia="仿宋_GB2312" w:cs="仿宋"/>
          <w:color w:val="000000"/>
          <w:sz w:val="32"/>
          <w:szCs w:val="32"/>
        </w:rPr>
        <w:t>.专业岗位可平级调整为同等职级的管理岗位，也可晋升为上一职级的管理岗位。</w:t>
      </w:r>
    </w:p>
    <w:p w14:paraId="7CDC3E54">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工作业绩突出，上年度绩效等级不能为“D”。</w:t>
      </w:r>
    </w:p>
    <w:p w14:paraId="29C674AE">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应具备国家承认学历的大学专科（含）以上学历。</w:t>
      </w:r>
    </w:p>
    <w:p w14:paraId="67D15316">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身体健康，具有正常履行职责的身体条件，能承受工作压力；服从公司调配，能适应出差及异地工作。</w:t>
      </w:r>
    </w:p>
    <w:p w14:paraId="02B2822A">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提任党委班子职务应当为中共正式党员，应当具有3年以上党龄，符合《中国共产党章程》及有关规定。</w:t>
      </w:r>
    </w:p>
    <w:p w14:paraId="4A424B1F">
      <w:pPr>
        <w:pStyle w:val="22"/>
        <w:keepNext w:val="0"/>
        <w:keepLines w:val="0"/>
        <w:pageBreakBefore w:val="0"/>
        <w:widowControl w:val="0"/>
        <w:numPr>
          <w:ilvl w:val="0"/>
          <w:numId w:val="0"/>
        </w:numPr>
        <w:kinsoku/>
        <w:wordWrap/>
        <w:overflowPunct/>
        <w:topLinePunct w:val="0"/>
        <w:autoSpaceDE/>
        <w:autoSpaceDN/>
        <w:bidi w:val="0"/>
        <w:adjustRightInd/>
        <w:snapToGrid/>
        <w:spacing w:line="460" w:lineRule="exact"/>
        <w:ind w:left="8" w:leftChars="0" w:firstLine="547" w:firstLineChars="171"/>
        <w:textAlignment w:val="auto"/>
        <w:rPr>
          <w:ins w:id="20" w:author="范华玉" w:date="2026-07-01T14:05:37Z"/>
          <w:rFonts w:hint="eastAsia" w:ascii="仿宋_GB2312" w:hAnsi="仿宋" w:eastAsia="仿宋_GB2312" w:cs="仿宋"/>
          <w:color w:val="000000"/>
          <w:sz w:val="32"/>
          <w:szCs w:val="32"/>
          <w:lang w:val="en-US" w:eastAsia="zh-CN"/>
        </w:rPr>
      </w:pPr>
      <w:r>
        <w:rPr>
          <w:rFonts w:hint="eastAsia" w:ascii="仿宋_GB2312" w:hAnsi="仿宋" w:eastAsia="仿宋_GB2312" w:cs="仿宋"/>
          <w:color w:val="000000"/>
          <w:kern w:val="0"/>
          <w:sz w:val="32"/>
          <w:szCs w:val="32"/>
          <w:lang w:val="en-US" w:eastAsia="zh-CN" w:bidi="ar-SA"/>
        </w:rPr>
        <w:t>(六)</w:t>
      </w:r>
      <w:ins w:id="21" w:author="范华玉" w:date="2026-07-01T14:05:37Z">
        <w:r>
          <w:rPr>
            <w:rFonts w:hint="eastAsia" w:ascii="仿宋_GB2312" w:hAnsi="仿宋" w:eastAsia="仿宋_GB2312" w:cs="仿宋"/>
            <w:color w:val="000000"/>
            <w:sz w:val="32"/>
            <w:szCs w:val="32"/>
            <w:lang w:val="en-US" w:eastAsia="zh-CN"/>
          </w:rPr>
          <w:t>选拔财务系统干部</w:t>
        </w:r>
      </w:ins>
      <w:ins w:id="22" w:author="范华玉" w:date="2026-07-01T14:05:37Z">
        <w:r>
          <w:rPr>
            <w:rFonts w:hint="default" w:ascii="仿宋_GB2312" w:hAnsi="仿宋" w:eastAsia="仿宋_GB2312" w:cs="仿宋"/>
            <w:color w:val="000000"/>
            <w:sz w:val="32"/>
            <w:szCs w:val="32"/>
            <w:lang w:val="en-US" w:eastAsia="zh-CN"/>
          </w:rPr>
          <w:t>须具有中级及以上财务类专业技术职称或同等水平职业资格</w:t>
        </w:r>
      </w:ins>
      <w:ins w:id="23" w:author="范华玉" w:date="2026-07-01T14:05:37Z">
        <w:r>
          <w:rPr>
            <w:rFonts w:hint="eastAsia" w:ascii="仿宋_GB2312" w:hAnsi="仿宋" w:eastAsia="仿宋_GB2312" w:cs="仿宋"/>
            <w:color w:val="000000"/>
            <w:sz w:val="32"/>
            <w:szCs w:val="32"/>
            <w:lang w:val="en-US" w:eastAsia="zh-CN"/>
          </w:rPr>
          <w:t>，具体按《华润啤酒财务负责人管理办法》（华啤B03-10-人力25C）执行。</w:t>
        </w:r>
      </w:ins>
    </w:p>
    <w:p w14:paraId="7CB2713B">
      <w:pPr>
        <w:pStyle w:val="22"/>
        <w:widowControl w:val="0"/>
        <w:numPr>
          <w:ilvl w:val="0"/>
          <w:numId w:val="0"/>
        </w:numPr>
        <w:spacing w:after="0" w:line="560" w:lineRule="exact"/>
        <w:ind w:left="0" w:leftChars="0" w:firstLine="641" w:firstLineChars="0"/>
        <w:jc w:val="both"/>
        <w:rPr>
          <w:del w:id="24" w:author="范华玉" w:date="2026-07-01T14:05:37Z"/>
          <w:rFonts w:ascii="仿宋_GB2312" w:hAnsi="仿宋" w:eastAsia="仿宋_GB2312" w:cs="仿宋"/>
          <w:color w:val="000000"/>
          <w:sz w:val="32"/>
          <w:szCs w:val="32"/>
        </w:rPr>
      </w:pPr>
      <w:del w:id="25" w:author="范华玉" w:date="2026-07-01T14:05:37Z">
        <w:r>
          <w:rPr>
            <w:rFonts w:hint="eastAsia" w:ascii="仿宋_GB2312" w:hAnsi="仿宋" w:eastAsia="仿宋_GB2312" w:cs="仿宋"/>
            <w:color w:val="000000"/>
            <w:sz w:val="32"/>
            <w:szCs w:val="32"/>
          </w:rPr>
          <w:delText>选拔财务系统干部，一般应当具有会计、审计等中级或以上专业技术职称，或注册会计师、注册管理会计师、税务师等职业资格。</w:delText>
        </w:r>
      </w:del>
    </w:p>
    <w:p w14:paraId="35835DA7">
      <w:pPr>
        <w:pStyle w:val="22"/>
        <w:widowControl w:val="0"/>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(七)</w:t>
      </w:r>
      <w:r>
        <w:rPr>
          <w:rFonts w:hint="eastAsia" w:ascii="仿宋_GB2312" w:hAnsi="仿宋" w:eastAsia="仿宋_GB2312" w:cs="仿宋"/>
          <w:color w:val="000000"/>
          <w:sz w:val="32"/>
          <w:szCs w:val="32"/>
        </w:rPr>
        <w:t>特别优秀或因工作特殊需要的人才可以破格提拔。用人单位应向对应管理权限的人力资源部提供充分、详实的特别说明，并按</w:t>
      </w:r>
      <w:del w:id="26" w:author="范华玉" w:date="2026-07-09T17:46:18Z">
        <w:r>
          <w:rPr>
            <w:rFonts w:hint="eastAsia" w:ascii="仿宋_GB2312" w:hAnsi="仿宋" w:eastAsia="仿宋_GB2312" w:cs="仿宋"/>
            <w:color w:val="000000"/>
            <w:sz w:val="32"/>
            <w:szCs w:val="32"/>
          </w:rPr>
          <w:delText>本办法第四十三条</w:delText>
        </w:r>
      </w:del>
      <w:ins w:id="27" w:author="范华玉" w:date="2026-07-09T17:46:18Z">
        <w:r>
          <w:rPr>
            <w:rFonts w:hint="eastAsia" w:ascii="仿宋_GB2312" w:hAnsi="仿宋" w:eastAsia="仿宋_GB2312" w:cs="仿宋"/>
            <w:color w:val="000000"/>
            <w:sz w:val="32"/>
            <w:szCs w:val="32"/>
            <w:lang w:eastAsia="zh-CN"/>
          </w:rPr>
          <w:t>《</w:t>
        </w:r>
      </w:ins>
      <w:ins w:id="28" w:author="范华玉" w:date="2026-07-09T17:46:23Z">
        <w:r>
          <w:rPr>
            <w:rFonts w:hint="eastAsia" w:ascii="仿宋_GB2312" w:hAnsi="仿宋" w:eastAsia="仿宋_GB2312" w:cs="仿宋"/>
            <w:color w:val="000000"/>
            <w:sz w:val="32"/>
            <w:szCs w:val="32"/>
            <w:lang w:val="en-US" w:eastAsia="zh-CN"/>
          </w:rPr>
          <w:t>华润</w:t>
        </w:r>
      </w:ins>
      <w:ins w:id="29" w:author="范华玉" w:date="2026-07-09T17:46:24Z">
        <w:r>
          <w:rPr>
            <w:rFonts w:hint="eastAsia" w:ascii="仿宋_GB2312" w:hAnsi="仿宋" w:eastAsia="仿宋_GB2312" w:cs="仿宋"/>
            <w:color w:val="000000"/>
            <w:sz w:val="32"/>
            <w:szCs w:val="32"/>
            <w:lang w:val="en-US" w:eastAsia="zh-CN"/>
          </w:rPr>
          <w:t>啤酒</w:t>
        </w:r>
      </w:ins>
      <w:ins w:id="30" w:author="范华玉" w:date="2026-07-09T17:46:26Z">
        <w:r>
          <w:rPr>
            <w:rFonts w:hint="eastAsia" w:ascii="仿宋_GB2312" w:hAnsi="仿宋" w:eastAsia="仿宋_GB2312" w:cs="仿宋"/>
            <w:color w:val="000000"/>
            <w:sz w:val="32"/>
            <w:szCs w:val="32"/>
            <w:lang w:val="en-US" w:eastAsia="zh-CN"/>
          </w:rPr>
          <w:t>直管</w:t>
        </w:r>
      </w:ins>
      <w:ins w:id="31" w:author="范华玉" w:date="2026-07-09T17:46:27Z">
        <w:r>
          <w:rPr>
            <w:rFonts w:hint="eastAsia" w:ascii="仿宋_GB2312" w:hAnsi="仿宋" w:eastAsia="仿宋_GB2312" w:cs="仿宋"/>
            <w:color w:val="000000"/>
            <w:sz w:val="32"/>
            <w:szCs w:val="32"/>
            <w:lang w:val="en-US" w:eastAsia="zh-CN"/>
          </w:rPr>
          <w:t>干部</w:t>
        </w:r>
      </w:ins>
      <w:ins w:id="32" w:author="范华玉" w:date="2026-07-09T17:46:29Z">
        <w:r>
          <w:rPr>
            <w:rFonts w:hint="eastAsia" w:ascii="仿宋_GB2312" w:hAnsi="仿宋" w:eastAsia="仿宋_GB2312" w:cs="仿宋"/>
            <w:color w:val="000000"/>
            <w:sz w:val="32"/>
            <w:szCs w:val="32"/>
            <w:lang w:val="en-US" w:eastAsia="zh-CN"/>
          </w:rPr>
          <w:t>管理</w:t>
        </w:r>
      </w:ins>
      <w:ins w:id="33" w:author="范华玉" w:date="2026-07-09T17:46:39Z">
        <w:r>
          <w:rPr>
            <w:rFonts w:hint="eastAsia" w:ascii="仿宋_GB2312" w:hAnsi="仿宋" w:eastAsia="仿宋_GB2312" w:cs="仿宋"/>
            <w:color w:val="000000"/>
            <w:sz w:val="32"/>
            <w:szCs w:val="32"/>
            <w:lang w:val="en-US" w:eastAsia="zh-CN"/>
          </w:rPr>
          <w:t>办法》</w:t>
        </w:r>
      </w:ins>
      <w:ins w:id="34" w:author="范华玉" w:date="2026-07-09T17:46:42Z">
        <w:r>
          <w:rPr>
            <w:rFonts w:hint="eastAsia" w:ascii="仿宋_GB2312" w:hAnsi="仿宋" w:eastAsia="仿宋_GB2312" w:cs="仿宋"/>
            <w:color w:val="000000"/>
            <w:sz w:val="32"/>
            <w:szCs w:val="32"/>
            <w:lang w:val="en-US" w:eastAsia="zh-CN"/>
          </w:rPr>
          <w:t>相关</w:t>
        </w:r>
      </w:ins>
      <w:r>
        <w:rPr>
          <w:rFonts w:hint="eastAsia" w:ascii="仿宋_GB2312" w:hAnsi="仿宋" w:eastAsia="仿宋_GB2312" w:cs="仿宋"/>
          <w:color w:val="000000"/>
          <w:sz w:val="32"/>
          <w:szCs w:val="32"/>
        </w:rPr>
        <w:t>要求上报审批。</w:t>
      </w:r>
    </w:p>
    <w:p w14:paraId="21228D97">
      <w:pPr>
        <w:pStyle w:val="22"/>
        <w:widowControl w:val="0"/>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0F6674FD">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1.破格提拔的特别优秀干部，应当德才素质突出、市场和员工认可度高，并且符合下列条件之一：</w:t>
      </w:r>
    </w:p>
    <w:p w14:paraId="064B9398">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（1）关键时刻或者承担重大专项、重大改革等急难险重任务中经受住考验、表现突出、做出重大贡献。</w:t>
      </w:r>
    </w:p>
    <w:p w14:paraId="25370F92">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（2）在市场开拓前沿、经营发展困难企业工作业绩突出。</w:t>
      </w:r>
    </w:p>
    <w:p w14:paraId="21D16293">
      <w:pPr>
        <w:pStyle w:val="22"/>
        <w:widowControl w:val="0"/>
        <w:spacing w:after="0" w:line="560" w:lineRule="exact"/>
        <w:ind w:left="641" w:firstLine="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（3）在其他岗位上尽职尽责、工作业绩特别显著。</w:t>
      </w:r>
    </w:p>
    <w:p w14:paraId="29F4AA72">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2.因工作特殊需要破格提拔干部，应当符合下列情形之一：</w:t>
      </w:r>
    </w:p>
    <w:p w14:paraId="052ABF37">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（1）专业性较强的岗位或者重大专项、重大改革工作急需的；</w:t>
      </w:r>
    </w:p>
    <w:p w14:paraId="75CDEF64">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（2）市场开拓前沿、经营困难企业急需的；</w:t>
      </w:r>
    </w:p>
    <w:p w14:paraId="37B6C58A">
      <w:pPr>
        <w:pStyle w:val="22"/>
        <w:widowControl w:val="0"/>
        <w:spacing w:after="0" w:line="560" w:lineRule="exact"/>
        <w:ind w:left="641" w:firstLine="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（3）发展新技术、新产业、新业态、新模式急需的。</w:t>
      </w:r>
    </w:p>
    <w:p w14:paraId="5F11AFD3">
      <w:pPr>
        <w:widowControl w:val="0"/>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3.破格提拔干部必须从严掌握，提拔任职不满1年的，不得破格提拔。不得在任职年限上连续破格。不得越两级提拔。任职基本条件及任职资格第（五）款</w:t>
      </w:r>
      <w:ins w:id="35" w:author="范华玉" w:date="2026-07-09T17:48:07Z">
        <w:r>
          <w:rPr>
            <w:rFonts w:hint="eastAsia" w:ascii="仿宋_GB2312" w:hAnsi="仿宋" w:eastAsia="仿宋_GB2312" w:cs="仿宋"/>
            <w:color w:val="000000"/>
            <w:sz w:val="32"/>
            <w:szCs w:val="32"/>
            <w:lang w:eastAsia="zh-CN"/>
          </w:rPr>
          <w:t>（</w:t>
        </w:r>
      </w:ins>
      <w:ins w:id="36" w:author="范华玉" w:date="2026-07-09T17:48:07Z">
        <w:r>
          <w:rPr>
            <w:rFonts w:hint="eastAsia" w:ascii="仿宋_GB2312" w:hAnsi="仿宋" w:eastAsia="仿宋_GB2312" w:cs="仿宋"/>
            <w:color w:val="000000"/>
            <w:sz w:val="32"/>
            <w:szCs w:val="32"/>
          </w:rPr>
          <w:t>提任党委班子职务应当为中共正式党员，应当具有3年以上党龄，符合《中国共产党章程》及有关规定。</w:t>
        </w:r>
      </w:ins>
      <w:ins w:id="37" w:author="范华玉" w:date="2026-07-09T17:48:07Z">
        <w:r>
          <w:rPr>
            <w:rFonts w:hint="eastAsia" w:ascii="仿宋_GB2312" w:hAnsi="仿宋" w:eastAsia="仿宋_GB2312" w:cs="仿宋"/>
            <w:color w:val="000000"/>
            <w:sz w:val="32"/>
            <w:szCs w:val="32"/>
            <w:lang w:eastAsia="zh-CN"/>
          </w:rPr>
          <w:t>）</w:t>
        </w:r>
      </w:ins>
      <w:r>
        <w:rPr>
          <w:rFonts w:hint="eastAsia" w:ascii="仿宋_GB2312" w:hAnsi="仿宋" w:eastAsia="仿宋_GB2312" w:cs="仿宋"/>
          <w:color w:val="000000"/>
          <w:sz w:val="32"/>
          <w:szCs w:val="32"/>
        </w:rPr>
        <w:t>要求不得突破。</w:t>
      </w:r>
    </w:p>
    <w:p w14:paraId="45E8F1A3">
      <w:pPr>
        <w:widowControl w:val="0"/>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9685E91">
      <w:pPr>
        <w:pStyle w:val="28"/>
        <w:numPr>
          <w:ilvl w:val="0"/>
          <w:numId w:val="0"/>
        </w:numPr>
        <w:ind w:left="0" w:leftChars="0" w:firstLine="0" w:firstLineChars="0"/>
        <w:jc w:val="center"/>
        <w:rPr>
          <w:rFonts w:ascii="黑体" w:hAnsi="黑体" w:eastAsia="黑体"/>
        </w:rPr>
      </w:pPr>
      <w:bookmarkStart w:id="6" w:name="_Toc141216247"/>
      <w:r>
        <w:rPr>
          <w:rFonts w:hint="eastAsia" w:ascii="黑体" w:hAnsi="黑体" w:eastAsia="黑体" w:cs="Times New Roman"/>
          <w:b w:val="0"/>
          <w:kern w:val="2"/>
          <w:sz w:val="32"/>
          <w:szCs w:val="32"/>
          <w:lang w:val="en-US" w:eastAsia="zh-CN" w:bidi="ar-SA"/>
        </w:rPr>
        <w:t>第三章</w:t>
      </w:r>
      <w:r>
        <w:rPr>
          <w:rFonts w:hint="eastAsia" w:ascii="黑体" w:hAnsi="黑体" w:eastAsia="黑体"/>
        </w:rPr>
        <w:t>选拔任用方式及流程</w:t>
      </w:r>
      <w:bookmarkEnd w:id="6"/>
    </w:p>
    <w:p w14:paraId="09DE5042">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bookmarkStart w:id="7" w:name="_Toc121055817"/>
      <w:bookmarkStart w:id="8" w:name="_Toc121147708"/>
      <w:r>
        <w:rPr>
          <w:rFonts w:hint="default" w:ascii="黑体" w:hAnsi="黑体" w:eastAsia="黑体" w:cs="仿宋"/>
          <w:b w:val="0"/>
          <w:color w:val="000000"/>
          <w:kern w:val="0"/>
          <w:sz w:val="32"/>
          <w:szCs w:val="32"/>
          <w:lang w:val="en-US" w:eastAsia="zh-CN" w:bidi="ar-SA"/>
        </w:rPr>
        <w:t>第八条</w:t>
      </w:r>
      <w:r>
        <w:rPr>
          <w:rFonts w:hint="eastAsia" w:ascii="仿宋_GB2312" w:hAnsi="仿宋" w:eastAsia="仿宋_GB2312" w:cs="仿宋"/>
          <w:color w:val="000000"/>
          <w:sz w:val="32"/>
          <w:szCs w:val="32"/>
        </w:rPr>
        <w:t>选拔任用干部，必须发挥党组织的领导和把关作用，突出政治标准和专业能力，树立正确选人用人导向，选拔干部主要采取内部推选、交流提拔、内部竞聘、外部引进和进一步使用等方式。其中：</w:t>
      </w:r>
    </w:p>
    <w:p w14:paraId="72F17D33">
      <w:pPr>
        <w:widowControl w:val="0"/>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交流提拔指，跨华润集团其他业务单元、跨华润啤酒/华润雪花/华润酒业及其各部门/直属机构间、跨雪花销售事业部/生产片区/营运片区、跨业务中心、跨一线营销中心等跨组织交流晋升提拔的情形。适用于此种方式的最小组织为总部部门/直属机构/业务中心/销售事业部/生产片区/营运片区及一线营销中心。</w:t>
      </w:r>
    </w:p>
    <w:p w14:paraId="5D5A47D5">
      <w:pPr>
        <w:widowControl w:val="0"/>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进一步使用指，专业岗位平级调整为同等职级管理岗位的情形。</w:t>
      </w:r>
    </w:p>
    <w:p w14:paraId="7C02DFF2">
      <w:pPr>
        <w:widowControl w:val="0"/>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2B77FFB">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第九条</w:t>
      </w:r>
      <w:r>
        <w:rPr>
          <w:rFonts w:hint="eastAsia" w:ascii="仿宋_GB2312" w:hAnsi="仿宋" w:eastAsia="仿宋_GB2312" w:cs="仿宋"/>
          <w:color w:val="000000"/>
          <w:sz w:val="32"/>
          <w:szCs w:val="32"/>
        </w:rPr>
        <w:t>通过内部推选、交流提拔、内部竞聘、外部引进、进一步使用进行干部选拔任用需分别履行以下程序：</w:t>
      </w:r>
    </w:p>
    <w:p w14:paraId="70BCA056">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内部推选：提出工作方案、民主推荐、组织考察、集体讨论决定、依法依规任职。</w:t>
      </w:r>
    </w:p>
    <w:p w14:paraId="3C5669A2">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交流提拔：提出工作方案、</w:t>
      </w:r>
      <w:ins w:id="38" w:author="范华玉" w:date="2026-07-01T14:08:40Z">
        <w:r>
          <w:rPr>
            <w:rFonts w:hint="eastAsia" w:ascii="仿宋_GB2312" w:hAnsi="仿宋" w:eastAsia="仿宋_GB2312" w:cs="仿宋"/>
            <w:color w:val="000000"/>
            <w:sz w:val="32"/>
            <w:szCs w:val="32"/>
            <w:lang w:val="en-US" w:eastAsia="zh-CN"/>
          </w:rPr>
          <w:t>民主</w:t>
        </w:r>
      </w:ins>
      <w:ins w:id="39" w:author="范华玉" w:date="2026-07-01T14:08:42Z">
        <w:r>
          <w:rPr>
            <w:rFonts w:hint="eastAsia" w:ascii="仿宋_GB2312" w:hAnsi="仿宋" w:eastAsia="仿宋_GB2312" w:cs="仿宋"/>
            <w:color w:val="000000"/>
            <w:sz w:val="32"/>
            <w:szCs w:val="32"/>
            <w:lang w:val="en-US" w:eastAsia="zh-CN"/>
          </w:rPr>
          <w:t>推荐、</w:t>
        </w:r>
      </w:ins>
      <w:r>
        <w:rPr>
          <w:rFonts w:hint="eastAsia" w:ascii="仿宋_GB2312" w:hAnsi="仿宋" w:eastAsia="仿宋_GB2312" w:cs="仿宋"/>
          <w:color w:val="000000"/>
          <w:sz w:val="32"/>
          <w:szCs w:val="32"/>
        </w:rPr>
        <w:t>组织考察、集体讨论决定、依法依规任职。</w:t>
      </w:r>
    </w:p>
    <w:p w14:paraId="6CD399ED">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内部竞聘：提出工作方案、竞聘实施、组织考察、集体讨论决定、依法依规任职。</w:t>
      </w:r>
    </w:p>
    <w:p w14:paraId="3FAE14FF">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外部引进：提出工作方案、引进实施、集体讨论决定、依法依规任职。</w:t>
      </w:r>
    </w:p>
    <w:p w14:paraId="029BBA31">
      <w:pPr>
        <w:pStyle w:val="22"/>
        <w:widowControl w:val="0"/>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进一步使用：提出工作方案、组织考察、集体讨论决定、依法依规任职。</w:t>
      </w:r>
    </w:p>
    <w:p w14:paraId="2163496A">
      <w:pPr>
        <w:pStyle w:val="22"/>
        <w:widowControl w:val="0"/>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9DDD649">
      <w:pPr>
        <w:pStyle w:val="22"/>
        <w:numPr>
          <w:ilvl w:val="0"/>
          <w:numId w:val="0"/>
        </w:numPr>
        <w:spacing w:after="0" w:line="560" w:lineRule="exact"/>
        <w:ind w:left="0" w:leftChars="0" w:firstLine="641" w:firstLineChars="0"/>
        <w:rPr>
          <w:rFonts w:hint="eastAsia"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第十条</w:t>
      </w:r>
      <w:r>
        <w:rPr>
          <w:rFonts w:hint="eastAsia" w:ascii="仿宋_GB2312" w:hAnsi="仿宋" w:eastAsia="仿宋_GB2312" w:cs="仿宋"/>
          <w:color w:val="000000"/>
          <w:sz w:val="32"/>
          <w:szCs w:val="32"/>
        </w:rPr>
        <w:t>业务单位党组织成员任免权与管理团队成员任免权相统一，同步考虑。</w:t>
      </w:r>
    </w:p>
    <w:p w14:paraId="2E04A18A">
      <w:pPr>
        <w:pStyle w:val="22"/>
        <w:numPr>
          <w:ilvl w:val="0"/>
          <w:numId w:val="0"/>
        </w:numPr>
        <w:spacing w:after="0" w:line="560" w:lineRule="exact"/>
        <w:ind w:left="0" w:leftChars="0" w:firstLine="641" w:firstLineChars="0"/>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2AC4F76B">
      <w:pPr>
        <w:pStyle w:val="28"/>
        <w:numPr>
          <w:ilvl w:val="0"/>
          <w:numId w:val="0"/>
        </w:numPr>
        <w:ind w:left="0" w:leftChars="0" w:firstLine="0" w:firstLineChars="0"/>
        <w:jc w:val="center"/>
        <w:rPr>
          <w:rFonts w:ascii="黑体" w:hAnsi="黑体" w:eastAsia="黑体"/>
        </w:rPr>
      </w:pPr>
      <w:bookmarkStart w:id="9" w:name="_Toc141216248"/>
      <w:r>
        <w:rPr>
          <w:rFonts w:hint="eastAsia" w:ascii="黑体" w:hAnsi="黑体" w:eastAsia="黑体" w:cs="Times New Roman"/>
          <w:b w:val="0"/>
          <w:kern w:val="2"/>
          <w:sz w:val="32"/>
          <w:szCs w:val="32"/>
          <w:lang w:val="en-US" w:eastAsia="zh-CN" w:bidi="ar-SA"/>
        </w:rPr>
        <w:t>第四章</w:t>
      </w:r>
      <w:r>
        <w:rPr>
          <w:rFonts w:hint="eastAsia" w:ascii="黑体" w:hAnsi="黑体" w:eastAsia="黑体"/>
        </w:rPr>
        <w:t>提出工作方案</w:t>
      </w:r>
      <w:bookmarkEnd w:id="9"/>
    </w:p>
    <w:p w14:paraId="6DF7E31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第十一条</w:t>
      </w:r>
      <w:r>
        <w:rPr>
          <w:rFonts w:hint="eastAsia" w:ascii="仿宋_GB2312" w:hAnsi="仿宋" w:eastAsia="仿宋_GB2312" w:cs="仿宋"/>
          <w:color w:val="000000"/>
          <w:sz w:val="32"/>
          <w:szCs w:val="32"/>
        </w:rPr>
        <w:t>提出干部选拔任用工作意见</w:t>
      </w:r>
    </w:p>
    <w:p w14:paraId="13C5812C">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华润啤酒直管干部，由华润啤酒职能部门/直属机构、华润雪花、华润酒业根据用人需求，向华润啤酒党委组织部/人力资源部提出相关用人申请。华润啤酒党委、党委组织部/人力资源部根据用人申请或直接提出启动选拔任用工作意见。华润啤酒纪委书记从动议酝酿阶段参与并实行全过程监督。</w:t>
      </w:r>
    </w:p>
    <w:p w14:paraId="746FE37D">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华润啤酒党委组织部/人力资源部可根据岗位空缺、储备选拔等客观情况直接提出用人申请。</w:t>
      </w:r>
    </w:p>
    <w:p w14:paraId="76BA3E39">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30DADBE">
      <w:pPr>
        <w:pStyle w:val="22"/>
        <w:numPr>
          <w:ilvl w:val="0"/>
          <w:numId w:val="0"/>
        </w:numPr>
        <w:spacing w:after="0" w:line="560" w:lineRule="exact"/>
        <w:ind w:left="0" w:leftChars="0" w:firstLine="641" w:firstLineChars="0"/>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第十二条</w:t>
      </w:r>
      <w:r>
        <w:rPr>
          <w:rFonts w:hint="eastAsia" w:ascii="仿宋_GB2312" w:hAnsi="仿宋" w:eastAsia="仿宋_GB2312" w:cs="仿宋"/>
          <w:color w:val="000000"/>
          <w:sz w:val="32"/>
          <w:szCs w:val="32"/>
        </w:rPr>
        <w:t>形成干部选拔任用工作方案</w:t>
      </w:r>
    </w:p>
    <w:p w14:paraId="2130109F">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提任华润啤酒直管干部，由华润啤酒党委组织部/人力资源部综合有关方面的建议和平时了解掌握的情况，进行分析研判，就选拔任用的职位、条件、范围、程序等提出初步建议，</w:t>
      </w:r>
      <w:del w:id="40" w:author="范华玉" w:date="2026-07-01T15:37:52Z">
        <w:r>
          <w:rPr>
            <w:rFonts w:hint="eastAsia" w:ascii="仿宋_GB2312" w:hAnsi="仿宋" w:eastAsia="仿宋_GB2312" w:cs="仿宋"/>
            <w:color w:val="000000"/>
            <w:sz w:val="32"/>
            <w:szCs w:val="32"/>
          </w:rPr>
          <w:delText>人力资源共享中心</w:delText>
        </w:r>
      </w:del>
      <w:ins w:id="41" w:author="范华玉" w:date="2026-07-01T15:37:52Z">
        <w:r>
          <w:rPr>
            <w:rFonts w:hint="eastAsia" w:ascii="仿宋_GB2312" w:hAnsi="仿宋" w:eastAsia="仿宋_GB2312" w:cs="仿宋"/>
            <w:color w:val="000000"/>
            <w:sz w:val="32"/>
            <w:szCs w:val="32"/>
            <w:lang w:eastAsia="zh-CN"/>
          </w:rPr>
          <w:t>华润啤酒人力资源部</w:t>
        </w:r>
      </w:ins>
      <w:r>
        <w:rPr>
          <w:rFonts w:hint="eastAsia" w:ascii="仿宋_GB2312" w:hAnsi="仿宋" w:eastAsia="仿宋_GB2312" w:cs="仿宋"/>
          <w:color w:val="000000"/>
          <w:sz w:val="32"/>
          <w:szCs w:val="32"/>
        </w:rPr>
        <w:t>形成工作方案，报华润啤酒党委副书记、纪委书记、党委书记审批。</w:t>
      </w:r>
    </w:p>
    <w:p w14:paraId="5A2F5895">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纪委书记选拔任用工作方案的提出和人选考察，按照有关规定执行。</w:t>
      </w:r>
    </w:p>
    <w:p w14:paraId="14E3E05D">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华润啤酒人力资源部应当深化对干部的日常了解，坚持知事识人，把功夫下在平时，全方位、多角度、近距离了解干部。根据日常了解情况，对领导班子和干部进行综合分析研判，为党委选人用人提供依据和参考。</w:t>
      </w:r>
    </w:p>
    <w:p w14:paraId="0E6BCA29">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55823480">
      <w:pPr>
        <w:pStyle w:val="28"/>
        <w:numPr>
          <w:ilvl w:val="0"/>
          <w:numId w:val="0"/>
        </w:numPr>
        <w:ind w:left="0" w:leftChars="0" w:firstLine="0" w:firstLineChars="0"/>
        <w:jc w:val="center"/>
        <w:rPr>
          <w:rFonts w:ascii="黑体" w:hAnsi="黑体" w:eastAsia="黑体"/>
        </w:rPr>
      </w:pPr>
      <w:bookmarkStart w:id="10" w:name="_Toc141216249"/>
      <w:r>
        <w:rPr>
          <w:rFonts w:hint="eastAsia" w:ascii="黑体" w:hAnsi="黑体" w:eastAsia="黑体" w:cs="Times New Roman"/>
          <w:b w:val="0"/>
          <w:kern w:val="2"/>
          <w:sz w:val="32"/>
          <w:szCs w:val="32"/>
          <w:lang w:val="en-US" w:eastAsia="zh-CN" w:bidi="ar-SA"/>
        </w:rPr>
        <w:t>第五章</w:t>
      </w:r>
      <w:r>
        <w:rPr>
          <w:rFonts w:hint="eastAsia" w:ascii="黑体" w:hAnsi="黑体" w:eastAsia="黑体"/>
        </w:rPr>
        <w:t>民主推荐</w:t>
      </w:r>
      <w:bookmarkEnd w:id="10"/>
    </w:p>
    <w:p w14:paraId="5C53DBD5">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11" w:name="_Toc141216250"/>
      <w:bookmarkEnd w:id="11"/>
    </w:p>
    <w:p w14:paraId="4472BB89">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12" w:name="_Toc141216251"/>
      <w:bookmarkEnd w:id="12"/>
    </w:p>
    <w:p w14:paraId="3DD6A31D">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13" w:name="_Toc141216252"/>
      <w:bookmarkEnd w:id="13"/>
    </w:p>
    <w:p w14:paraId="461712E9">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14" w:name="_Toc141216253"/>
      <w:bookmarkEnd w:id="14"/>
    </w:p>
    <w:p w14:paraId="63DE3400">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15" w:name="_Toc141216254"/>
      <w:bookmarkEnd w:id="15"/>
    </w:p>
    <w:p w14:paraId="2B86C1B1">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16" w:name="_Toc141216255"/>
      <w:bookmarkEnd w:id="16"/>
    </w:p>
    <w:p w14:paraId="2EF0A11B">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17" w:name="_Toc141216256"/>
      <w:bookmarkEnd w:id="17"/>
    </w:p>
    <w:p w14:paraId="5913F334">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18" w:name="_Toc141216257"/>
      <w:bookmarkEnd w:id="18"/>
    </w:p>
    <w:p w14:paraId="02670A26">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19" w:name="_Toc141216258"/>
      <w:bookmarkEnd w:id="19"/>
    </w:p>
    <w:p w14:paraId="6A10F1B0">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20" w:name="_Toc141216259"/>
      <w:bookmarkEnd w:id="20"/>
    </w:p>
    <w:p w14:paraId="1B5091F4">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21" w:name="_Toc141216260"/>
      <w:bookmarkEnd w:id="21"/>
    </w:p>
    <w:p w14:paraId="59E753A1">
      <w:pPr>
        <w:pStyle w:val="22"/>
        <w:widowControl w:val="0"/>
        <w:numPr>
          <w:ilvl w:val="0"/>
          <w:numId w:val="4"/>
        </w:numPr>
        <w:snapToGrid w:val="0"/>
        <w:spacing w:after="0" w:line="560" w:lineRule="exact"/>
        <w:ind w:firstLineChars="0"/>
        <w:jc w:val="both"/>
        <w:outlineLvl w:val="0"/>
        <w:rPr>
          <w:rFonts w:ascii="仿宋_GB2312" w:hAnsi="华文楷体" w:eastAsia="仿宋_GB2312" w:cs="Times New Roman"/>
          <w:vanish/>
          <w:kern w:val="2"/>
          <w:sz w:val="32"/>
          <w:szCs w:val="32"/>
        </w:rPr>
      </w:pPr>
      <w:bookmarkStart w:id="22" w:name="_Toc141216261"/>
      <w:bookmarkEnd w:id="22"/>
    </w:p>
    <w:p w14:paraId="0B6195A9">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bookmarkStart w:id="23" w:name="_Toc141216262"/>
      <w:r>
        <w:rPr>
          <w:rFonts w:hint="eastAsia" w:ascii="仿宋_GB2312" w:hAnsi="华文楷体" w:eastAsia="黑体" w:cs="Times New Roman"/>
          <w:vanish/>
          <w:kern w:val="2"/>
          <w:sz w:val="32"/>
          <w:szCs w:val="32"/>
          <w:lang w:val="en-US" w:eastAsia="zh-CN" w:bidi="ar-SA"/>
        </w:rPr>
        <w:t>第一条</w:t>
      </w:r>
    </w:p>
    <w:p w14:paraId="70465573">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第二条</w:t>
      </w:r>
    </w:p>
    <w:p w14:paraId="0C82359B">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第三条</w:t>
      </w:r>
    </w:p>
    <w:p w14:paraId="46F15398">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第四条</w:t>
      </w:r>
    </w:p>
    <w:p w14:paraId="1FA10A5C">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第五条</w:t>
      </w:r>
    </w:p>
    <w:p w14:paraId="58267BBE">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第六条</w:t>
      </w:r>
    </w:p>
    <w:p w14:paraId="1A4A11B9">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第七条</w:t>
      </w:r>
    </w:p>
    <w:p w14:paraId="6AB448AF">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第八条</w:t>
      </w:r>
    </w:p>
    <w:p w14:paraId="26387D8F">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第九条</w:t>
      </w:r>
    </w:p>
    <w:p w14:paraId="5E38E742">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第十条</w:t>
      </w:r>
    </w:p>
    <w:p w14:paraId="1C121E6B">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第十一条</w:t>
      </w:r>
    </w:p>
    <w:p w14:paraId="52B805E7">
      <w:pPr>
        <w:pStyle w:val="22"/>
        <w:widowControl w:val="0"/>
        <w:numPr>
          <w:ilvl w:val="0"/>
          <w:numId w:val="0"/>
        </w:numPr>
        <w:snapToGrid w:val="0"/>
        <w:spacing w:after="0" w:line="560" w:lineRule="exact"/>
        <w:ind w:left="0" w:leftChars="0" w:firstLine="641" w:firstLineChars="0"/>
        <w:jc w:val="both"/>
        <w:outlineLvl w:val="0"/>
        <w:rPr>
          <w:rFonts w:ascii="仿宋_GB2312" w:hAnsi="华文楷体" w:eastAsia="仿宋_GB2312" w:cs="Times New Roman"/>
          <w:vanish/>
          <w:kern w:val="2"/>
          <w:sz w:val="32"/>
          <w:szCs w:val="32"/>
        </w:rPr>
      </w:pPr>
      <w:r>
        <w:rPr>
          <w:rFonts w:hint="eastAsia" w:ascii="仿宋_GB2312" w:hAnsi="华文楷体" w:eastAsia="黑体" w:cs="Times New Roman"/>
          <w:vanish/>
          <w:kern w:val="2"/>
          <w:sz w:val="32"/>
          <w:szCs w:val="32"/>
          <w:lang w:val="en-US" w:eastAsia="zh-CN" w:bidi="ar-SA"/>
        </w:rPr>
        <w:t>第十二条</w:t>
      </w:r>
    </w:p>
    <w:p w14:paraId="5B447DA3">
      <w:pPr>
        <w:pStyle w:val="22"/>
        <w:keepNext w:val="0"/>
        <w:keepLines w:val="0"/>
        <w:pageBreakBefore w:val="0"/>
        <w:widowControl w:val="0"/>
        <w:numPr>
          <w:ilvl w:val="0"/>
          <w:numId w:val="0"/>
        </w:numPr>
        <w:kinsoku/>
        <w:wordWrap/>
        <w:overflowPunct/>
        <w:topLinePunct w:val="0"/>
        <w:autoSpaceDE/>
        <w:autoSpaceDN/>
        <w:bidi w:val="0"/>
        <w:adjustRightInd/>
        <w:snapToGrid/>
        <w:spacing w:line="460" w:lineRule="exact"/>
        <w:ind w:left="0" w:leftChars="0" w:firstLine="560" w:firstLineChars="175"/>
        <w:textAlignment w:val="auto"/>
        <w:rPr>
          <w:ins w:id="42" w:author="范华玉" w:date="2026-07-01T14:10:32Z"/>
          <w:rFonts w:hint="eastAsia" w:ascii="仿宋_GB2312" w:hAnsi="仿宋" w:eastAsia="仿宋_GB2312" w:cs="仿宋"/>
          <w:color w:val="000000"/>
          <w:kern w:val="0"/>
          <w:sz w:val="32"/>
          <w:szCs w:val="32"/>
          <w:lang w:val="en-US" w:eastAsia="zh-CN" w:bidi="ar-SA"/>
        </w:rPr>
      </w:pPr>
      <w:r>
        <w:rPr>
          <w:rFonts w:hint="eastAsia" w:ascii="仿宋_GB2312" w:hAnsi="华文楷体" w:eastAsia="黑体" w:cs="Times New Roman"/>
          <w:kern w:val="2"/>
          <w:sz w:val="32"/>
          <w:szCs w:val="32"/>
          <w:lang w:val="en-US" w:eastAsia="zh-CN" w:bidi="ar-SA"/>
        </w:rPr>
        <w:t>第十三条</w:t>
      </w:r>
      <w:ins w:id="43" w:author="范华玉" w:date="2026-07-01T14:10:32Z">
        <w:r>
          <w:rPr>
            <w:rFonts w:hint="eastAsia" w:ascii="仿宋_GB2312" w:hAnsi="仿宋" w:eastAsia="仿宋_GB2312" w:cs="仿宋"/>
            <w:color w:val="000000"/>
            <w:kern w:val="0"/>
            <w:sz w:val="32"/>
            <w:szCs w:val="32"/>
            <w:lang w:val="en-US" w:eastAsia="zh-CN" w:bidi="ar-SA"/>
          </w:rPr>
          <w:t>提拔干部，应当经过民主推荐。民主推荐包括谈话调研推荐和会议推荐。啤酒直管干部在华润啤酒范围内交流提拔的，一般通过谈话调研推荐提出拟交流人选，如有人选特别优秀或者发展潜力大以及工作特殊需要等情况的，也可以综合有关方面意见，在一定范围内沟通酝酿提出拟交流人选。其他交流情形，可以通过谈话调研推荐提出拟交流人选，也可以综合有关方面意见提出拟交流人选。</w:t>
        </w:r>
      </w:ins>
    </w:p>
    <w:p w14:paraId="6360E05E">
      <w:pPr>
        <w:pStyle w:val="22"/>
        <w:keepNext w:val="0"/>
        <w:keepLines w:val="0"/>
        <w:pageBreakBefore w:val="0"/>
        <w:widowControl w:val="0"/>
        <w:numPr>
          <w:ilvl w:val="0"/>
          <w:numId w:val="0"/>
        </w:numPr>
        <w:kinsoku/>
        <w:wordWrap/>
        <w:overflowPunct/>
        <w:topLinePunct w:val="0"/>
        <w:autoSpaceDE/>
        <w:autoSpaceDN/>
        <w:bidi w:val="0"/>
        <w:adjustRightInd/>
        <w:snapToGrid/>
        <w:spacing w:line="460" w:lineRule="exact"/>
        <w:ind w:left="0" w:leftChars="0" w:firstLine="560" w:firstLineChars="175"/>
        <w:textAlignment w:val="auto"/>
        <w:rPr>
          <w:ins w:id="44" w:author="范华玉" w:date="2026-07-01T14:10:32Z"/>
          <w:rFonts w:hint="eastAsia" w:ascii="仿宋_GB2312" w:hAnsi="仿宋" w:eastAsia="仿宋_GB2312" w:cs="仿宋"/>
          <w:color w:val="000000"/>
          <w:kern w:val="0"/>
          <w:sz w:val="32"/>
          <w:szCs w:val="32"/>
          <w:lang w:val="en-US" w:eastAsia="zh-CN" w:bidi="ar-SA"/>
        </w:rPr>
      </w:pPr>
      <w:ins w:id="45" w:author="范华玉" w:date="2026-07-01T14:10:32Z">
        <w:r>
          <w:rPr>
            <w:rFonts w:hint="eastAsia" w:ascii="仿宋_GB2312" w:hAnsi="仿宋" w:eastAsia="仿宋_GB2312" w:cs="仿宋"/>
            <w:color w:val="000000"/>
            <w:kern w:val="0"/>
            <w:sz w:val="32"/>
            <w:szCs w:val="32"/>
            <w:lang w:val="en-US" w:eastAsia="zh-CN" w:bidi="ar-SA"/>
          </w:rPr>
          <w:t>根据工作需要，可以先进行个别谈话调研推荐，也可以先进行会议推荐。先进行个别谈话推荐的，可以根据谈话调研推荐情况提出会议推荐参考名单。</w:t>
        </w:r>
      </w:ins>
    </w:p>
    <w:p w14:paraId="39945332">
      <w:pPr>
        <w:pStyle w:val="46"/>
        <w:numPr>
          <w:ilvl w:val="0"/>
          <w:numId w:val="0"/>
        </w:numPr>
        <w:ind w:left="0" w:leftChars="0" w:firstLine="641" w:firstLineChars="0"/>
        <w:outlineLvl w:val="9"/>
        <w:rPr>
          <w:rFonts w:hint="eastAsia" w:ascii="仿宋_GB2312" w:hAnsi="仿宋" w:eastAsia="仿宋_GB2312" w:cs="仿宋"/>
          <w:color w:val="000000"/>
          <w:kern w:val="0"/>
          <w:sz w:val="32"/>
          <w:szCs w:val="32"/>
          <w:lang w:val="en-US" w:eastAsia="zh-CN" w:bidi="ar-SA"/>
        </w:rPr>
      </w:pPr>
      <w:ins w:id="46" w:author="范华玉" w:date="2026-07-01T14:10:32Z">
        <w:r>
          <w:rPr>
            <w:rFonts w:hint="eastAsia" w:ascii="仿宋_GB2312" w:hAnsi="仿宋" w:eastAsia="仿宋_GB2312" w:cs="仿宋"/>
            <w:color w:val="000000"/>
            <w:kern w:val="0"/>
            <w:sz w:val="32"/>
            <w:szCs w:val="32"/>
            <w:lang w:val="en-US" w:eastAsia="zh-CN" w:bidi="ar-SA"/>
          </w:rPr>
          <w:t>单位人数较少、参加会议推荐人员范围与谈话调研推荐人员范围基本相同，且谈话推荐意见集中的，根据实际情况，可以不再进行会议推荐。推荐结果作为选拔任用的重要参考，在1年内有效。</w:t>
        </w:r>
      </w:ins>
    </w:p>
    <w:p w14:paraId="14E5D96B">
      <w:pPr>
        <w:pStyle w:val="46"/>
        <w:numPr>
          <w:ilvl w:val="0"/>
          <w:numId w:val="0"/>
        </w:numPr>
        <w:ind w:left="0" w:leftChars="0" w:firstLine="641" w:firstLineChars="0"/>
        <w:outlineLvl w:val="9"/>
        <w:rPr>
          <w:del w:id="47" w:author="范华玉" w:date="2026-07-01T14:10:32Z"/>
          <w:rFonts w:hint="eastAsia" w:ascii="仿宋_GB2312" w:hAnsi="仿宋" w:eastAsia="仿宋_GB2312" w:cs="仿宋"/>
          <w:color w:val="000000"/>
          <w:kern w:val="0"/>
          <w:sz w:val="32"/>
          <w:szCs w:val="32"/>
          <w:lang w:val="en-US" w:eastAsia="zh-CN" w:bidi="ar-SA"/>
        </w:rPr>
      </w:pPr>
      <w:r>
        <w:rPr>
          <w:rFonts w:hint="eastAsia" w:hAnsi="仿宋" w:cs="仿宋"/>
          <w:color w:val="000000"/>
          <w:kern w:val="0"/>
          <w:sz w:val="32"/>
          <w:szCs w:val="32"/>
          <w:lang w:val="en-US" w:eastAsia="zh-CN" w:bidi="ar-SA"/>
        </w:rPr>
        <w:t>///</w:t>
      </w:r>
      <w:del w:id="48" w:author="范华玉" w:date="2026-07-01T14:10:32Z">
        <w:r>
          <w:rPr>
            <w:rFonts w:hint="eastAsia" w:ascii="仿宋_GB2312" w:hAnsi="仿宋" w:eastAsia="仿宋_GB2312" w:cs="仿宋"/>
            <w:color w:val="000000"/>
            <w:kern w:val="0"/>
            <w:sz w:val="32"/>
            <w:szCs w:val="32"/>
            <w:lang w:val="en-US" w:eastAsia="zh-CN" w:bidi="ar-SA"/>
          </w:rPr>
          <w:delText>提拔干部，采取内部推选方式的，应当经过民主推荐。民主推荐包括个别谈话调研推荐和会议推荐。根据工作需要，可以先进行个别谈话调研推荐，也可以先进行会议推荐。先进行个别谈话推荐的，可以根据谈话调研推荐情况提出会议推荐参考名单。</w:delText>
        </w:r>
        <w:bookmarkEnd w:id="23"/>
      </w:del>
    </w:p>
    <w:p w14:paraId="538FD80C">
      <w:pPr>
        <w:pStyle w:val="28"/>
        <w:numPr>
          <w:ilvl w:val="0"/>
          <w:numId w:val="0"/>
        </w:numPr>
        <w:ind w:firstLine="640" w:firstLineChars="200"/>
        <w:outlineLvl w:val="9"/>
        <w:rPr>
          <w:rFonts w:hint="eastAsia" w:ascii="仿宋_GB2312" w:hAnsi="仿宋" w:eastAsia="仿宋_GB2312" w:cs="仿宋"/>
          <w:color w:val="000000"/>
          <w:kern w:val="0"/>
          <w:sz w:val="32"/>
          <w:szCs w:val="32"/>
          <w:lang w:val="en-US" w:eastAsia="zh-CN" w:bidi="ar-SA"/>
        </w:rPr>
      </w:pPr>
      <w:del w:id="49" w:author="范华玉" w:date="2026-07-01T14:10:32Z">
        <w:bookmarkStart w:id="24" w:name="_Toc141216263"/>
        <w:r>
          <w:rPr>
            <w:rFonts w:hint="eastAsia" w:ascii="仿宋_GB2312" w:hAnsi="仿宋" w:eastAsia="仿宋_GB2312" w:cs="仿宋"/>
            <w:color w:val="000000"/>
            <w:kern w:val="0"/>
            <w:sz w:val="32"/>
            <w:szCs w:val="32"/>
            <w:lang w:val="en-US" w:eastAsia="zh-CN" w:bidi="ar-SA"/>
          </w:rPr>
          <w:delText>单位人数较少、参加会议推荐人员范围与谈话调研推荐人员范围基本相同，且谈话推荐意见集中的，根据实际情况，可以不再进行会议推荐。推荐结果作为选拔任用的重要参考，在1年内有效。</w:delText>
        </w:r>
        <w:bookmarkEnd w:id="24"/>
      </w:del>
    </w:p>
    <w:p w14:paraId="441B7E4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color w:val="000000"/>
          <w:kern w:val="0"/>
          <w:sz w:val="32"/>
          <w:szCs w:val="32"/>
          <w:lang w:val="en-US" w:eastAsia="zh-CN" w:bidi="ar-SA"/>
        </w:rPr>
        <w:t>第十四条</w:t>
      </w:r>
      <w:r>
        <w:rPr>
          <w:rFonts w:hint="eastAsia" w:ascii="仿宋_GB2312" w:hAnsi="仿宋" w:eastAsia="仿宋_GB2312" w:cs="仿宋"/>
          <w:color w:val="000000"/>
          <w:sz w:val="32"/>
          <w:szCs w:val="32"/>
        </w:rPr>
        <w:t>民主推荐一般遵循以下程序：</w:t>
      </w:r>
    </w:p>
    <w:p w14:paraId="7F8F91C1">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党委组织部/人力资源部组织推荐相关人员参与谈话调研推荐，形成谈话调研推荐记录，每一名推荐人均需提出推荐人选并排序，同时列明推荐理由。可根据谈话调研情况提出会议推荐参考人选，参考人选应差额提出。</w:t>
      </w:r>
    </w:p>
    <w:p w14:paraId="52144F27">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召开民主推荐会议，公布《选拔任用工作方案》及会议推荐参考人选，参与民主推荐会议的推荐人填写《民主推荐表》。</w:t>
      </w:r>
    </w:p>
    <w:p w14:paraId="55A627D6">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综合谈话调研推荐和会议推荐情况，研究确定考察对象建议，形成民主推荐人选情况报告，报党委书记审批。报告需要包括以下内容：</w:t>
      </w:r>
    </w:p>
    <w:p w14:paraId="7AA9449F">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1.民主推荐岗位及岗位/职级调整的主要考虑。</w:t>
      </w:r>
    </w:p>
    <w:p w14:paraId="2DAEE31B">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2.民主推荐结果，包括谈话调研推荐及会议推荐结果。</w:t>
      </w:r>
    </w:p>
    <w:p w14:paraId="2547CE36">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3.考察对象建议。</w:t>
      </w:r>
    </w:p>
    <w:p w14:paraId="604C23B5">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4.人选的基本情况。</w:t>
      </w:r>
    </w:p>
    <w:p w14:paraId="02F5D486">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5.其他需要说明的情况。</w:t>
      </w:r>
    </w:p>
    <w:p w14:paraId="6840D810">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9AADC0C">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第一条</w:t>
      </w:r>
    </w:p>
    <w:p w14:paraId="2A6A7648">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第二条</w:t>
      </w:r>
    </w:p>
    <w:p w14:paraId="25BE3113">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第三条</w:t>
      </w:r>
    </w:p>
    <w:p w14:paraId="3F12FB01">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第四条</w:t>
      </w:r>
    </w:p>
    <w:p w14:paraId="580CB4F0">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第五条</w:t>
      </w:r>
    </w:p>
    <w:p w14:paraId="4FF5D591">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第六条</w:t>
      </w:r>
    </w:p>
    <w:p w14:paraId="5F074B5F">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第七条</w:t>
      </w:r>
    </w:p>
    <w:p w14:paraId="0873BBA4">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第八条</w:t>
      </w:r>
    </w:p>
    <w:p w14:paraId="42EAB882">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第九条</w:t>
      </w:r>
    </w:p>
    <w:p w14:paraId="019830DB">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第十条</w:t>
      </w:r>
    </w:p>
    <w:p w14:paraId="49B3695B">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第十一条</w:t>
      </w:r>
    </w:p>
    <w:p w14:paraId="642553FA">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第十二条</w:t>
      </w:r>
    </w:p>
    <w:p w14:paraId="22BF18BD">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第十三条</w:t>
      </w:r>
    </w:p>
    <w:p w14:paraId="7D621C69">
      <w:pPr>
        <w:pStyle w:val="22"/>
        <w:numPr>
          <w:ilvl w:val="0"/>
          <w:numId w:val="0"/>
        </w:numPr>
        <w:spacing w:after="0" w:line="560" w:lineRule="exact"/>
        <w:ind w:left="0" w:leftChars="0" w:firstLine="641" w:firstLineChars="0"/>
        <w:rPr>
          <w:rFonts w:ascii="仿宋_GB2312" w:hAnsi="仿宋" w:eastAsia="仿宋_GB2312" w:cs="仿宋"/>
          <w:vanish/>
          <w:color w:val="000000"/>
          <w:sz w:val="32"/>
          <w:szCs w:val="32"/>
        </w:rPr>
      </w:pPr>
      <w:r>
        <w:rPr>
          <w:rFonts w:hint="default" w:ascii="黑体" w:hAnsi="黑体" w:eastAsia="黑体" w:cs="仿宋"/>
          <w:b w:val="0"/>
          <w:vanish/>
          <w:color w:val="000000"/>
          <w:kern w:val="0"/>
          <w:sz w:val="32"/>
          <w:szCs w:val="32"/>
          <w:lang w:val="en-US" w:eastAsia="zh-CN" w:bidi="ar-SA"/>
        </w:rPr>
        <w:t>第十四条</w:t>
      </w:r>
    </w:p>
    <w:p w14:paraId="6D4BEA7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第十五条</w:t>
      </w:r>
      <w:r>
        <w:rPr>
          <w:rFonts w:hint="eastAsia" w:ascii="仿宋_GB2312" w:hAnsi="仿宋" w:eastAsia="仿宋_GB2312" w:cs="仿宋"/>
          <w:color w:val="000000"/>
          <w:sz w:val="32"/>
          <w:szCs w:val="32"/>
        </w:rPr>
        <w:t>参加民主推荐的人员范围要求如下:</w:t>
      </w:r>
    </w:p>
    <w:p w14:paraId="667CC1FE">
      <w:pPr>
        <w:spacing w:after="0" w:line="560" w:lineRule="exact"/>
        <w:ind w:firstLine="640" w:firstLineChars="200"/>
        <w:jc w:val="both"/>
        <w:rPr>
          <w:del w:id="50" w:author="范华玉" w:date="2026-07-01T14:14:49Z"/>
          <w:rFonts w:ascii="仿宋_GB2312" w:hAnsi="仿宋" w:eastAsia="仿宋_GB2312" w:cs="仿宋"/>
          <w:color w:val="000000"/>
          <w:sz w:val="32"/>
          <w:szCs w:val="32"/>
        </w:rPr>
      </w:pPr>
      <w:del w:id="51" w:author="范华玉" w:date="2026-07-01T14:14:49Z">
        <w:r>
          <w:rPr>
            <w:rFonts w:hint="eastAsia" w:ascii="仿宋_GB2312" w:hAnsi="仿宋" w:eastAsia="仿宋_GB2312" w:cs="仿宋"/>
            <w:color w:val="000000"/>
            <w:sz w:val="32"/>
            <w:szCs w:val="32"/>
          </w:rPr>
          <w:delText>提任华润啤酒直管干部，谈话调研推荐的人员范围一般包括：所在单位/部门/业务中心管理团队成员、其他有必要参加的人员；参加会议推荐的人员范围一般包括：所在单位/部门/业务中心管理团队成员、部分下一级岗位人员，其他有必要参加的人员。</w:delText>
        </w:r>
      </w:del>
    </w:p>
    <w:p w14:paraId="62C7AAE2">
      <w:pPr>
        <w:pStyle w:val="22"/>
        <w:numPr>
          <w:ilvl w:val="0"/>
          <w:numId w:val="0"/>
        </w:numPr>
        <w:spacing w:after="0" w:line="560" w:lineRule="exact"/>
        <w:ind w:left="0" w:leftChars="0" w:firstLine="641" w:firstLineChars="0"/>
        <w:jc w:val="both"/>
        <w:rPr>
          <w:ins w:id="52" w:author="范华玉" w:date="2026-07-01T14:14:51Z"/>
          <w:rFonts w:hint="eastAsia" w:ascii="仿宋_GB2312" w:hAnsi="仿宋" w:eastAsia="仿宋_GB2312" w:cs="仿宋"/>
          <w:color w:val="000000"/>
          <w:sz w:val="32"/>
          <w:szCs w:val="32"/>
          <w:lang w:val="en-US" w:eastAsia="zh-CN"/>
        </w:rPr>
      </w:pPr>
      <w:ins w:id="53" w:author="范华玉" w:date="2026-07-01T14:15:14Z">
        <w:r>
          <w:rPr>
            <w:rFonts w:hint="eastAsia" w:ascii="仿宋_GB2312" w:hAnsi="仿宋" w:eastAsia="仿宋_GB2312" w:cs="仿宋"/>
            <w:color w:val="000000"/>
            <w:sz w:val="32"/>
            <w:szCs w:val="32"/>
            <w:lang w:val="en-US" w:eastAsia="zh-CN"/>
          </w:rPr>
          <w:t>（</w:t>
        </w:r>
      </w:ins>
      <w:ins w:id="54" w:author="范华玉" w:date="2026-07-01T14:15:18Z">
        <w:r>
          <w:rPr>
            <w:rFonts w:hint="eastAsia" w:ascii="仿宋_GB2312" w:hAnsi="仿宋" w:eastAsia="仿宋_GB2312" w:cs="仿宋"/>
            <w:color w:val="000000"/>
            <w:sz w:val="32"/>
            <w:szCs w:val="32"/>
            <w:lang w:val="en-US" w:eastAsia="zh-CN"/>
          </w:rPr>
          <w:t>一</w:t>
        </w:r>
      </w:ins>
      <w:ins w:id="55" w:author="范华玉" w:date="2026-07-01T14:15:14Z">
        <w:r>
          <w:rPr>
            <w:rFonts w:hint="eastAsia" w:ascii="仿宋_GB2312" w:hAnsi="仿宋" w:eastAsia="仿宋_GB2312" w:cs="仿宋"/>
            <w:color w:val="000000"/>
            <w:sz w:val="32"/>
            <w:szCs w:val="32"/>
            <w:lang w:val="en-US" w:eastAsia="zh-CN"/>
          </w:rPr>
          <w:t>）</w:t>
        </w:r>
      </w:ins>
      <w:ins w:id="56" w:author="范华玉" w:date="2026-07-01T14:14:51Z">
        <w:r>
          <w:rPr>
            <w:rFonts w:hint="eastAsia" w:ascii="仿宋_GB2312" w:hAnsi="仿宋" w:eastAsia="仿宋_GB2312" w:cs="仿宋"/>
            <w:color w:val="000000"/>
            <w:sz w:val="32"/>
            <w:szCs w:val="32"/>
            <w:lang w:val="en-US" w:eastAsia="zh-CN"/>
          </w:rPr>
          <w:t>谈话调研推荐的人员范围一般包括：所在单位/部门/业务中心管理团队成员、内设部门/机构主要负责人及以上管理人员、下一级单位正职干部（含主持工作）、其他需要参加的人员；</w:t>
        </w:r>
      </w:ins>
    </w:p>
    <w:p w14:paraId="7E254C06">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lang w:val="en-US" w:eastAsia="zh-CN"/>
        </w:rPr>
      </w:pPr>
      <w:ins w:id="57" w:author="范华玉" w:date="2026-07-01T14:15:21Z">
        <w:r>
          <w:rPr>
            <w:rFonts w:hint="eastAsia" w:ascii="仿宋_GB2312" w:hAnsi="仿宋" w:eastAsia="仿宋_GB2312" w:cs="仿宋"/>
            <w:color w:val="000000"/>
            <w:sz w:val="32"/>
            <w:szCs w:val="32"/>
            <w:lang w:val="en-US" w:eastAsia="zh-CN"/>
          </w:rPr>
          <w:t>（</w:t>
        </w:r>
      </w:ins>
      <w:ins w:id="58" w:author="范华玉" w:date="2026-07-01T14:15:26Z">
        <w:r>
          <w:rPr>
            <w:rFonts w:hint="eastAsia" w:ascii="仿宋_GB2312" w:hAnsi="仿宋" w:eastAsia="仿宋_GB2312" w:cs="仿宋"/>
            <w:color w:val="000000"/>
            <w:sz w:val="32"/>
            <w:szCs w:val="32"/>
            <w:lang w:val="en-US" w:eastAsia="zh-CN"/>
          </w:rPr>
          <w:t>二</w:t>
        </w:r>
      </w:ins>
      <w:ins w:id="59" w:author="范华玉" w:date="2026-07-01T14:15:21Z">
        <w:r>
          <w:rPr>
            <w:rFonts w:hint="eastAsia" w:ascii="仿宋_GB2312" w:hAnsi="仿宋" w:eastAsia="仿宋_GB2312" w:cs="仿宋"/>
            <w:color w:val="000000"/>
            <w:sz w:val="32"/>
            <w:szCs w:val="32"/>
            <w:lang w:val="en-US" w:eastAsia="zh-CN"/>
          </w:rPr>
          <w:t>）</w:t>
        </w:r>
      </w:ins>
      <w:ins w:id="60" w:author="范华玉" w:date="2026-07-01T14:14:51Z">
        <w:r>
          <w:rPr>
            <w:rFonts w:hint="eastAsia" w:ascii="仿宋_GB2312" w:hAnsi="仿宋" w:eastAsia="仿宋_GB2312" w:cs="仿宋"/>
            <w:color w:val="000000"/>
            <w:sz w:val="32"/>
            <w:szCs w:val="32"/>
            <w:lang w:val="en-US" w:eastAsia="zh-CN"/>
          </w:rPr>
          <w:t>参加会议推荐的人员范围一般包括：在谈话调研推荐人员范围上，增加所在单位/部门/业务中心内设部门/机构副职及其他需要参加的人员。</w:t>
        </w:r>
      </w:ins>
    </w:p>
    <w:p w14:paraId="0EB0BD5D">
      <w:pPr>
        <w:pStyle w:val="22"/>
        <w:numPr>
          <w:ilvl w:val="0"/>
          <w:numId w:val="0"/>
        </w:numPr>
        <w:spacing w:after="0" w:line="560" w:lineRule="exact"/>
        <w:ind w:left="0" w:leftChars="0" w:firstLine="641" w:firstLineChars="0"/>
        <w:jc w:val="both"/>
        <w:rPr>
          <w:ins w:id="61" w:author="范华玉" w:date="2026-07-01T14:14:51Z"/>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BC0FEDE">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黑体" w:hAnsi="黑体" w:eastAsia="黑体" w:cs="仿宋"/>
          <w:b w:val="0"/>
          <w:color w:val="000000"/>
          <w:kern w:val="0"/>
          <w:sz w:val="32"/>
          <w:szCs w:val="32"/>
          <w:lang w:val="en-US" w:eastAsia="zh-CN" w:bidi="ar-SA"/>
        </w:rPr>
        <w:t>第十六条</w:t>
      </w:r>
      <w:r>
        <w:rPr>
          <w:rFonts w:hint="eastAsia" w:ascii="仿宋_GB2312" w:hAnsi="仿宋" w:eastAsia="仿宋_GB2312" w:cs="仿宋"/>
          <w:color w:val="000000"/>
          <w:sz w:val="32"/>
          <w:szCs w:val="32"/>
        </w:rPr>
        <w:t>其他不需要履行民主推荐的情形：</w:t>
      </w:r>
    </w:p>
    <w:p w14:paraId="5B1FA76D">
      <w:pPr>
        <w:pStyle w:val="22"/>
        <w:spacing w:after="0" w:line="560" w:lineRule="exact"/>
        <w:ind w:firstLine="64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非所在组织党委委员的干部，进入对应组织党委班子，党委委员任纪委书记，经动议审批列为考察对象的。</w:t>
      </w:r>
    </w:p>
    <w:p w14:paraId="7AF0019A">
      <w:pPr>
        <w:pStyle w:val="22"/>
        <w:spacing w:after="0" w:line="560" w:lineRule="exact"/>
        <w:ind w:firstLine="64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B4D7043">
      <w:pPr>
        <w:pStyle w:val="28"/>
        <w:numPr>
          <w:ilvl w:val="0"/>
          <w:numId w:val="0"/>
        </w:numPr>
        <w:ind w:left="0" w:leftChars="0" w:firstLine="0" w:firstLineChars="0"/>
        <w:jc w:val="center"/>
        <w:rPr>
          <w:rFonts w:ascii="黑体" w:hAnsi="黑体" w:eastAsia="黑体"/>
        </w:rPr>
      </w:pPr>
      <w:bookmarkStart w:id="25" w:name="_Toc141216264"/>
      <w:r>
        <w:rPr>
          <w:rFonts w:hint="eastAsia" w:ascii="黑体" w:hAnsi="黑体" w:eastAsia="黑体" w:cs="Times New Roman"/>
          <w:b w:val="0"/>
          <w:kern w:val="2"/>
          <w:sz w:val="32"/>
          <w:szCs w:val="32"/>
          <w:lang w:val="en-US" w:eastAsia="zh-CN" w:bidi="ar-SA"/>
        </w:rPr>
        <w:t>第六章</w:t>
      </w:r>
      <w:r>
        <w:rPr>
          <w:rFonts w:hint="eastAsia" w:ascii="黑体" w:hAnsi="黑体" w:eastAsia="黑体"/>
        </w:rPr>
        <w:t>组织考察</w:t>
      </w:r>
      <w:bookmarkEnd w:id="25"/>
    </w:p>
    <w:p w14:paraId="5C247339">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第一条</w:t>
      </w:r>
    </w:p>
    <w:p w14:paraId="7406E578">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第二条</w:t>
      </w:r>
    </w:p>
    <w:p w14:paraId="71AC4734">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第三条</w:t>
      </w:r>
    </w:p>
    <w:p w14:paraId="2137F68A">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第四条</w:t>
      </w:r>
    </w:p>
    <w:p w14:paraId="50334618">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第五条</w:t>
      </w:r>
    </w:p>
    <w:p w14:paraId="5EB93FE0">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第六条</w:t>
      </w:r>
    </w:p>
    <w:p w14:paraId="21DC9C7B">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第七条</w:t>
      </w:r>
    </w:p>
    <w:p w14:paraId="1FA0AFC3">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第八条</w:t>
      </w:r>
    </w:p>
    <w:p w14:paraId="33A59E0F">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第九条</w:t>
      </w:r>
    </w:p>
    <w:p w14:paraId="3D31717D">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第十条</w:t>
      </w:r>
    </w:p>
    <w:p w14:paraId="475724AF">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第十一条</w:t>
      </w:r>
    </w:p>
    <w:p w14:paraId="48DB88AC">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第十二条</w:t>
      </w:r>
    </w:p>
    <w:p w14:paraId="6A17E35C">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第十三条</w:t>
      </w:r>
    </w:p>
    <w:p w14:paraId="4650658A">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第十四条</w:t>
      </w:r>
    </w:p>
    <w:p w14:paraId="24630855">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第十五条</w:t>
      </w:r>
    </w:p>
    <w:p w14:paraId="714C3004">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黑体" w:cs="仿宋"/>
          <w:b w:val="0"/>
          <w:vanish/>
          <w:color w:val="000000"/>
          <w:kern w:val="0"/>
          <w:sz w:val="32"/>
          <w:szCs w:val="32"/>
          <w:lang w:val="en-US" w:eastAsia="zh-CN" w:bidi="ar-SA"/>
        </w:rPr>
        <w:t>第十六条</w:t>
      </w:r>
    </w:p>
    <w:p w14:paraId="2196737B">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第十七条</w:t>
      </w:r>
      <w:r>
        <w:rPr>
          <w:rFonts w:hint="eastAsia" w:ascii="仿宋_GB2312" w:hAnsi="仿宋" w:eastAsia="仿宋_GB2312" w:cs="仿宋"/>
          <w:color w:val="000000"/>
          <w:sz w:val="32"/>
          <w:szCs w:val="32"/>
        </w:rPr>
        <w:t>确定考察对象，应根据工作需要和干部德才条件，将民主推荐与平时考核、年度考核、一贯表现和人岗相适等情况综合分析，充分酝酿，防止简单以票取人。</w:t>
      </w:r>
    </w:p>
    <w:p w14:paraId="37F89A63">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9164637">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第十八条</w:t>
      </w:r>
      <w:r>
        <w:rPr>
          <w:rFonts w:hint="eastAsia" w:ascii="仿宋_GB2312" w:hAnsi="仿宋" w:eastAsia="仿宋_GB2312" w:cs="仿宋"/>
          <w:color w:val="000000"/>
          <w:sz w:val="32"/>
          <w:szCs w:val="32"/>
        </w:rPr>
        <w:t>有下列情形之一的，不得列为考察对象：</w:t>
      </w:r>
    </w:p>
    <w:p w14:paraId="5EFE4DE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违反政治纪律和政治规矩的。</w:t>
      </w:r>
    </w:p>
    <w:p w14:paraId="45C98D7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员工公认度不高的。</w:t>
      </w:r>
    </w:p>
    <w:p w14:paraId="72B7A0C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有违反华润及华润啤酒文化价值观行为的。</w:t>
      </w:r>
    </w:p>
    <w:p w14:paraId="458A46B0">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民主推荐过程中，有跑官、拉票行为的。</w:t>
      </w:r>
    </w:p>
    <w:p w14:paraId="65D8B9F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受到组织处理或党纪政务处分等</w:t>
      </w:r>
      <w:r>
        <w:rPr>
          <w:rFonts w:hint="eastAsia" w:ascii="仿宋_GB2312" w:hAnsi="仿宋" w:eastAsia="仿宋_GB2312" w:cs="仿宋"/>
          <w:color w:val="000000"/>
          <w:sz w:val="32"/>
          <w:szCs w:val="32"/>
          <w:lang w:eastAsia="zh-CN"/>
        </w:rPr>
        <w:t>影响期</w:t>
      </w:r>
      <w:r>
        <w:rPr>
          <w:rFonts w:hint="eastAsia" w:ascii="仿宋_GB2312" w:hAnsi="仿宋" w:eastAsia="仿宋_GB2312" w:cs="仿宋"/>
          <w:color w:val="000000"/>
          <w:sz w:val="32"/>
          <w:szCs w:val="32"/>
        </w:rPr>
        <w:t>未满的。</w:t>
      </w:r>
    </w:p>
    <w:p w14:paraId="3155E55A">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其他原因不宜提拔或进一步使用的。</w:t>
      </w:r>
    </w:p>
    <w:p w14:paraId="589FBF07">
      <w:pPr>
        <w:pStyle w:val="22"/>
        <w:numPr>
          <w:numId w:val="0"/>
        </w:numPr>
        <w:spacing w:after="0" w:line="560" w:lineRule="exact"/>
        <w:ind w:left="641" w:left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5F8F865">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第十九条</w:t>
      </w:r>
      <w:r>
        <w:rPr>
          <w:rFonts w:hint="eastAsia" w:ascii="仿宋_GB2312" w:hAnsi="仿宋" w:eastAsia="仿宋_GB2312" w:cs="仿宋"/>
          <w:color w:val="000000"/>
          <w:sz w:val="32"/>
          <w:szCs w:val="32"/>
        </w:rPr>
        <w:t>因组织架构调整等非干部本身原因，导致干部降职或转专业岗位的，在3年内重新担任相同职级岗位的，可不再履行组织考察程序，但应履行任前公示程序。</w:t>
      </w:r>
    </w:p>
    <w:p w14:paraId="7774BBD6">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47C1AA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第二十条</w:t>
      </w:r>
      <w:r>
        <w:rPr>
          <w:rFonts w:hint="eastAsia" w:ascii="仿宋_GB2312" w:hAnsi="仿宋" w:eastAsia="仿宋_GB2312" w:cs="仿宋"/>
          <w:color w:val="000000"/>
          <w:sz w:val="32"/>
          <w:szCs w:val="32"/>
        </w:rPr>
        <w:t>考察干部职务拟任人选，应当坚持实践标准，注重精准识人、依事择人，突出考察政治表现。全面考察人选素质、能力、业绩和廉洁从业等情况，防止“带病提拔”。</w:t>
      </w:r>
    </w:p>
    <w:p w14:paraId="0C244807">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突出考察政治品质和道德品行，深入了解理想信念、政治纪律、坚持原则、敢于担当、开展批评和自我批评、职业操守等方面的情况。</w:t>
      </w:r>
    </w:p>
    <w:p w14:paraId="1A3D1186">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注重考察工作实绩，深入了解履行岗位职责、推动和服务企业健康可持续发展的实际成效。</w:t>
      </w:r>
    </w:p>
    <w:p w14:paraId="11B39412">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加强作风考察，深入了解践行华润及华润啤酒文化价值观，求真务实、勤勉敬业、踏实工作、关爱员工、遵守中央八项规定精神、反对“四风”等情况。</w:t>
      </w:r>
    </w:p>
    <w:p w14:paraId="3D9531E1">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强化廉政情况考察，深入了解遵守廉洁自律有关规定，保持高尚情操和健康情趣，慎独慎微，秉公用权，清正廉洁，不谋私利，严格要求亲属和身边的工作人员等情况。</w:t>
      </w:r>
    </w:p>
    <w:p w14:paraId="498013C9">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613F86F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第二十一条</w:t>
      </w:r>
      <w:r>
        <w:rPr>
          <w:rFonts w:hint="eastAsia" w:ascii="仿宋_GB2312" w:hAnsi="仿宋" w:eastAsia="仿宋_GB2312" w:cs="仿宋"/>
          <w:color w:val="000000"/>
          <w:sz w:val="32"/>
          <w:szCs w:val="32"/>
        </w:rPr>
        <w:t>涉及干部内部推选及考察程序的，由华润啤酒人力资源部选派考察组并组织实施。</w:t>
      </w:r>
    </w:p>
    <w:p w14:paraId="1BA12126">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考察组必须坚持原则，公道正派，深入细致，如实反映考察情况和意见，对考察材料负责，保证考察工作质量。</w:t>
      </w:r>
    </w:p>
    <w:p w14:paraId="07CCE17A">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考察谈话时，应当有2名或以上考察组成员与同一谈话对象进行谈话。严禁以会议形式代替考察谈话。</w:t>
      </w:r>
    </w:p>
    <w:p w14:paraId="7EA929E8">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5F4B142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第二十二条</w:t>
      </w:r>
      <w:r>
        <w:rPr>
          <w:rFonts w:hint="eastAsia" w:ascii="仿宋_GB2312" w:hAnsi="仿宋" w:eastAsia="仿宋_GB2312" w:cs="仿宋"/>
          <w:color w:val="000000"/>
          <w:sz w:val="32"/>
          <w:szCs w:val="32"/>
        </w:rPr>
        <w:t>组织考察应当保证充足的考察时间，一般应包括下列程序：</w:t>
      </w:r>
    </w:p>
    <w:p w14:paraId="38667A8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与考察对象所在单位沟通，准备相关材料。</w:t>
      </w:r>
    </w:p>
    <w:p w14:paraId="73C8A696">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根据考察对象的不同情况，在一定范围内发布考察公告，通报考察情况。</w:t>
      </w:r>
    </w:p>
    <w:p w14:paraId="2A39C46B">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根据工作关系，确定参评人员范围。</w:t>
      </w:r>
    </w:p>
    <w:p w14:paraId="35C2F9FA">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实施能力素质相关测评。</w:t>
      </w:r>
    </w:p>
    <w:p w14:paraId="523278C8">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采取个别谈话、民主评议、查阅干部档案和工作资料、同考察对象谈话等方法，广泛深入地了解情况。</w:t>
      </w:r>
    </w:p>
    <w:p w14:paraId="1904D60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综合分析考察情况，形成考察报告。</w:t>
      </w:r>
    </w:p>
    <w:p w14:paraId="6BC2123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(七)</w:t>
      </w:r>
      <w:r>
        <w:rPr>
          <w:rFonts w:hint="eastAsia" w:ascii="仿宋_GB2312" w:hAnsi="仿宋" w:eastAsia="仿宋_GB2312" w:cs="仿宋"/>
          <w:color w:val="000000"/>
          <w:sz w:val="32"/>
          <w:szCs w:val="32"/>
        </w:rPr>
        <w:t>召开党委组织部/人力资源部部务会，听取人选考察情况汇报。</w:t>
      </w:r>
    </w:p>
    <w:p w14:paraId="0C1E7CC4">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(八)</w:t>
      </w:r>
      <w:r>
        <w:rPr>
          <w:rFonts w:hint="eastAsia" w:ascii="仿宋_GB2312" w:hAnsi="仿宋" w:eastAsia="仿宋_GB2312" w:cs="仿宋"/>
          <w:color w:val="000000"/>
          <w:sz w:val="32"/>
          <w:szCs w:val="32"/>
        </w:rPr>
        <w:t>提交对应管理权限党委讨论决定。</w:t>
      </w:r>
    </w:p>
    <w:p w14:paraId="497FA5D7">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BAB2628">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第二十三条</w:t>
      </w:r>
      <w:r>
        <w:rPr>
          <w:rFonts w:hint="eastAsia" w:ascii="仿宋_GB2312" w:hAnsi="仿宋" w:eastAsia="仿宋_GB2312" w:cs="仿宋"/>
          <w:color w:val="000000"/>
          <w:sz w:val="32"/>
          <w:szCs w:val="32"/>
        </w:rPr>
        <w:t>考察拟任人选，参与访谈和测评的人员范围原则上要选取与考察对象共事6个月以上人员，参与测评人员一般应当多于参与考察谈话人员。一般包括：</w:t>
      </w:r>
    </w:p>
    <w:p w14:paraId="1F373B38">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考察对象的上级。</w:t>
      </w:r>
    </w:p>
    <w:p w14:paraId="68C9C9E6">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考察对象所在单位/部门/业务中心管理团队其他成员，以及所在单位组织人事、纪检、审计等相关人员。</w:t>
      </w:r>
    </w:p>
    <w:p w14:paraId="17779458">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考察对象的下级。</w:t>
      </w:r>
    </w:p>
    <w:p w14:paraId="46007FAF">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其它有关人员。</w:t>
      </w:r>
    </w:p>
    <w:p w14:paraId="12A93DAA">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068EEAFE">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第二十四条</w:t>
      </w:r>
      <w:r>
        <w:rPr>
          <w:rFonts w:hint="eastAsia" w:ascii="仿宋_GB2312" w:hAnsi="仿宋" w:eastAsia="仿宋_GB2312" w:cs="仿宋"/>
          <w:color w:val="000000"/>
          <w:sz w:val="32"/>
          <w:szCs w:val="32"/>
        </w:rPr>
        <w:t>拟提任或者进一步使用的人选，由所在单位出具廉洁意见，经本单位党组织书记和纪委书记（纪检委员）签字，报拟提任岗位所在单位纪检部门。</w:t>
      </w:r>
    </w:p>
    <w:p w14:paraId="6DBC0D37">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严格落实“凡提四必”要求，对提拔及进一步使用人选，必须履行以下程序：</w:t>
      </w:r>
    </w:p>
    <w:p w14:paraId="2DBE0BE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干部人事档案“凡提必审”，由负责档案任前审核的组织人事部门出具《干部人事档案任前审核登记表》。</w:t>
      </w:r>
    </w:p>
    <w:p w14:paraId="0C4C4890">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纪检部门意见“凡提必听”，由同级纪检部门核查近三年廉洁从业情况，出具《华润啤酒干部廉洁意见回复表》。华润啤酒纪检部负责人与纪委书记签字。</w:t>
      </w:r>
    </w:p>
    <w:p w14:paraId="3F014520">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反映违规违纪线索具体、有可查性的信访举报“凡提必查”。</w:t>
      </w:r>
    </w:p>
    <w:p w14:paraId="7378DB06">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对人选的有关问题反应，线索具体、有可查性的，按照有关规定调查核实。</w:t>
      </w:r>
    </w:p>
    <w:p w14:paraId="482516A5">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40FA26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第二十五条</w:t>
      </w:r>
      <w:r>
        <w:rPr>
          <w:rFonts w:hint="eastAsia" w:ascii="仿宋_GB2312" w:hAnsi="仿宋" w:eastAsia="仿宋_GB2312" w:cs="仿宋"/>
          <w:color w:val="000000"/>
          <w:sz w:val="32"/>
          <w:szCs w:val="32"/>
        </w:rPr>
        <w:t>考察报告必须写实，全面、准确、清楚地反映考察对象的情况，包括但不限于：</w:t>
      </w:r>
    </w:p>
    <w:p w14:paraId="4255E81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考察背景。</w:t>
      </w:r>
    </w:p>
    <w:p w14:paraId="1F69689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被考察人简要情况。</w:t>
      </w:r>
    </w:p>
    <w:p w14:paraId="644D473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被考察人在政治素质</w:t>
      </w:r>
      <w:del w:id="62" w:author="范华玉" w:date="2026-07-01T14:19:54Z">
        <w:r>
          <w:rPr>
            <w:rFonts w:hint="eastAsia" w:ascii="仿宋_GB2312" w:hAnsi="仿宋" w:eastAsia="仿宋_GB2312" w:cs="仿宋"/>
            <w:color w:val="000000"/>
            <w:sz w:val="32"/>
            <w:szCs w:val="32"/>
          </w:rPr>
          <w:delText>、文化价值观</w:delText>
        </w:r>
      </w:del>
      <w:r>
        <w:rPr>
          <w:rFonts w:hint="eastAsia" w:ascii="仿宋_GB2312" w:hAnsi="仿宋" w:eastAsia="仿宋_GB2312" w:cs="仿宋"/>
          <w:color w:val="000000"/>
          <w:sz w:val="32"/>
          <w:szCs w:val="32"/>
        </w:rPr>
        <w:t>、能力素质、专业能力、工作业绩等方面的优点和不足。</w:t>
      </w:r>
    </w:p>
    <w:p w14:paraId="31ADC9DA">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测评结果。</w:t>
      </w:r>
    </w:p>
    <w:p w14:paraId="00607DF1">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干部人事档案任前审核情况和廉洁意见回复情况。</w:t>
      </w:r>
    </w:p>
    <w:p w14:paraId="39A5205D">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综合评价及任用发展建议。</w:t>
      </w:r>
    </w:p>
    <w:p w14:paraId="5A0908B4">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2B8A5999">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第二十六条</w:t>
      </w:r>
      <w:r>
        <w:rPr>
          <w:rFonts w:hint="eastAsia" w:ascii="仿宋_GB2312" w:hAnsi="仿宋" w:eastAsia="仿宋_GB2312" w:cs="仿宋"/>
          <w:color w:val="000000"/>
          <w:sz w:val="32"/>
          <w:szCs w:val="32"/>
        </w:rPr>
        <w:t>在提交党委会讨论决定前，党委组织部/人力资源部应召开部务会，听取考察组汇报，拟定党委会人事议题，并形成部务会议纪录。党委组织部干部管理、干部监督相关人员参加/列席会议。</w:t>
      </w:r>
    </w:p>
    <w:p w14:paraId="3C2B4188">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2433B2F5">
      <w:pPr>
        <w:pStyle w:val="28"/>
        <w:numPr>
          <w:ilvl w:val="0"/>
          <w:numId w:val="0"/>
        </w:numPr>
        <w:ind w:left="0" w:leftChars="0" w:firstLine="0" w:firstLineChars="0"/>
        <w:jc w:val="center"/>
        <w:rPr>
          <w:rFonts w:ascii="黑体" w:hAnsi="黑体" w:eastAsia="黑体"/>
        </w:rPr>
      </w:pPr>
      <w:bookmarkStart w:id="26" w:name="_Toc141216265"/>
      <w:r>
        <w:rPr>
          <w:rFonts w:hint="eastAsia" w:ascii="黑体" w:hAnsi="黑体" w:eastAsia="黑体" w:cs="Times New Roman"/>
          <w:b w:val="0"/>
          <w:kern w:val="2"/>
          <w:sz w:val="32"/>
          <w:szCs w:val="32"/>
          <w:lang w:val="en-US" w:eastAsia="zh-CN" w:bidi="ar-SA"/>
        </w:rPr>
        <w:t>第七章</w:t>
      </w:r>
      <w:r>
        <w:rPr>
          <w:rFonts w:hint="eastAsia" w:ascii="黑体" w:hAnsi="黑体" w:eastAsia="黑体"/>
        </w:rPr>
        <w:t>竞聘实施</w:t>
      </w:r>
      <w:bookmarkEnd w:id="26"/>
    </w:p>
    <w:p w14:paraId="21C515FC">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第二十七条</w:t>
      </w:r>
      <w:r>
        <w:rPr>
          <w:rFonts w:hint="eastAsia" w:ascii="仿宋_GB2312" w:hAnsi="仿宋" w:eastAsia="仿宋_GB2312" w:cs="仿宋"/>
          <w:color w:val="000000"/>
          <w:sz w:val="32"/>
          <w:szCs w:val="32"/>
        </w:rPr>
        <w:t>竞聘应履行以下程序：</w:t>
      </w:r>
    </w:p>
    <w:p w14:paraId="72D0DFD9">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成立内部竞聘组织、编写竞聘方案。</w:t>
      </w:r>
    </w:p>
    <w:p w14:paraId="2A4FFAA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信息发布，公布竞聘岗位、岗位职责、任职条件及有关要求。</w:t>
      </w:r>
    </w:p>
    <w:p w14:paraId="0B112A9C">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组织报名。</w:t>
      </w:r>
    </w:p>
    <w:p w14:paraId="0A2DAFFB">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资格审查。</w:t>
      </w:r>
    </w:p>
    <w:p w14:paraId="3B709B31">
      <w:pPr>
        <w:spacing w:after="0" w:line="560" w:lineRule="exact"/>
        <w:ind w:firstLine="640" w:firstLineChars="200"/>
        <w:jc w:val="both"/>
        <w:rPr>
          <w:rFonts w:ascii="仿宋_GB2312" w:hAnsi="仿宋" w:eastAsia="仿宋_GB2312" w:cs="仿宋"/>
          <w:color w:val="000000"/>
          <w:sz w:val="32"/>
          <w:szCs w:val="32"/>
        </w:rPr>
      </w:pPr>
      <w:del w:id="63" w:author="范华玉" w:date="2026-07-01T15:37:52Z">
        <w:r>
          <w:rPr>
            <w:rFonts w:hint="eastAsia" w:ascii="仿宋_GB2312" w:hAnsi="仿宋" w:eastAsia="仿宋_GB2312" w:cs="仿宋"/>
            <w:color w:val="000000"/>
            <w:sz w:val="32"/>
            <w:szCs w:val="32"/>
          </w:rPr>
          <w:delText>人力资源共享中心</w:delText>
        </w:r>
      </w:del>
      <w:ins w:id="64" w:author="范华玉" w:date="2026-07-01T15:37:52Z">
        <w:r>
          <w:rPr>
            <w:rFonts w:hint="eastAsia" w:ascii="仿宋_GB2312" w:hAnsi="仿宋" w:eastAsia="仿宋_GB2312" w:cs="仿宋"/>
            <w:color w:val="000000"/>
            <w:sz w:val="32"/>
            <w:szCs w:val="32"/>
            <w:lang w:eastAsia="zh-CN"/>
          </w:rPr>
          <w:t>华润啤酒人力资源部</w:t>
        </w:r>
      </w:ins>
      <w:r>
        <w:rPr>
          <w:rFonts w:hint="eastAsia" w:ascii="仿宋_GB2312" w:hAnsi="仿宋" w:eastAsia="仿宋_GB2312" w:cs="仿宋"/>
          <w:color w:val="000000"/>
          <w:sz w:val="32"/>
          <w:szCs w:val="32"/>
        </w:rPr>
        <w:t>根据竞聘岗位职责、任职条件及竞聘方案中的其他要求对候选人进行资格审查，并征求拟聘岗位对应纪检部门对竞聘参与人员的廉洁意见。</w:t>
      </w:r>
    </w:p>
    <w:p w14:paraId="334297F2">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仿宋_GB2312" w:cs="仿宋"/>
          <w:vanish/>
          <w:color w:val="000000"/>
          <w:kern w:val="0"/>
          <w:sz w:val="32"/>
          <w:szCs w:val="32"/>
          <w:lang w:val="en-US" w:eastAsia="zh-CN" w:bidi="ar-SA"/>
        </w:rPr>
        <w:t>(一)</w:t>
      </w:r>
    </w:p>
    <w:p w14:paraId="147F70DC">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仿宋_GB2312" w:cs="仿宋"/>
          <w:vanish/>
          <w:color w:val="000000"/>
          <w:kern w:val="0"/>
          <w:sz w:val="32"/>
          <w:szCs w:val="32"/>
          <w:lang w:val="en-US" w:eastAsia="zh-CN" w:bidi="ar-SA"/>
        </w:rPr>
        <w:t>(二)</w:t>
      </w:r>
    </w:p>
    <w:p w14:paraId="7AB664D8">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仿宋_GB2312" w:cs="仿宋"/>
          <w:vanish/>
          <w:color w:val="000000"/>
          <w:kern w:val="0"/>
          <w:sz w:val="32"/>
          <w:szCs w:val="32"/>
          <w:lang w:val="en-US" w:eastAsia="zh-CN" w:bidi="ar-SA"/>
        </w:rPr>
        <w:t>(三)</w:t>
      </w:r>
    </w:p>
    <w:p w14:paraId="18259EC5">
      <w:pPr>
        <w:pStyle w:val="22"/>
        <w:numPr>
          <w:ilvl w:val="0"/>
          <w:numId w:val="0"/>
        </w:numPr>
        <w:spacing w:after="0" w:line="560" w:lineRule="exact"/>
        <w:ind w:left="0" w:leftChars="0" w:firstLine="641" w:firstLineChars="0"/>
        <w:jc w:val="both"/>
        <w:rPr>
          <w:rFonts w:ascii="仿宋_GB2312" w:hAnsi="仿宋" w:eastAsia="仿宋_GB2312" w:cs="仿宋"/>
          <w:vanish/>
          <w:color w:val="000000"/>
          <w:sz w:val="32"/>
          <w:szCs w:val="32"/>
        </w:rPr>
      </w:pPr>
      <w:r>
        <w:rPr>
          <w:rFonts w:hint="eastAsia" w:ascii="仿宋_GB2312" w:hAnsi="仿宋" w:eastAsia="仿宋_GB2312" w:cs="仿宋"/>
          <w:vanish/>
          <w:color w:val="000000"/>
          <w:kern w:val="0"/>
          <w:sz w:val="32"/>
          <w:szCs w:val="32"/>
          <w:lang w:val="en-US" w:eastAsia="zh-CN" w:bidi="ar-SA"/>
        </w:rPr>
        <w:t>(四)</w:t>
      </w:r>
    </w:p>
    <w:p w14:paraId="59C2755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报名公示，公示期为3个工作日。</w:t>
      </w:r>
    </w:p>
    <w:p w14:paraId="46C3553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笔试及面试组织。</w:t>
      </w:r>
    </w:p>
    <w:p w14:paraId="69AF0B9E">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笔试内容应包括知识和专业技能；面试内容应包括能力素质和专业技能评价。</w:t>
      </w:r>
    </w:p>
    <w:p w14:paraId="2B203F8A">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(七)</w:t>
      </w:r>
      <w:r>
        <w:rPr>
          <w:rFonts w:hint="eastAsia" w:ascii="仿宋_GB2312" w:hAnsi="仿宋" w:eastAsia="仿宋_GB2312" w:cs="仿宋"/>
          <w:color w:val="000000"/>
          <w:sz w:val="32"/>
          <w:szCs w:val="32"/>
        </w:rPr>
        <w:t>对拟聘人员</w:t>
      </w:r>
      <w:del w:id="65" w:author="范华玉" w:date="2026-07-09T18:02:02Z">
        <w:r>
          <w:rPr>
            <w:rFonts w:hint="eastAsia" w:ascii="仿宋_GB2312" w:hAnsi="仿宋" w:eastAsia="仿宋_GB2312" w:cs="仿宋"/>
            <w:color w:val="000000"/>
            <w:sz w:val="32"/>
            <w:szCs w:val="32"/>
          </w:rPr>
          <w:delText>按前述第二十二条的要求</w:delText>
        </w:r>
      </w:del>
      <w:r>
        <w:rPr>
          <w:rFonts w:hint="eastAsia" w:ascii="仿宋_GB2312" w:hAnsi="仿宋" w:eastAsia="仿宋_GB2312" w:cs="仿宋"/>
          <w:color w:val="000000"/>
          <w:sz w:val="32"/>
          <w:szCs w:val="32"/>
        </w:rPr>
        <w:t>实施组织考察程序。拟聘人员为管理序列的，如不涉及职务晋升，可不履行组织考察程序。如为进一步使用的，需履行组织考察程序。</w:t>
      </w:r>
    </w:p>
    <w:p w14:paraId="5E81F7F4">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CC3F2B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第二十八条</w:t>
      </w:r>
      <w:r>
        <w:rPr>
          <w:rFonts w:hint="eastAsia" w:ascii="仿宋_GB2312" w:hAnsi="仿宋" w:eastAsia="仿宋_GB2312" w:cs="仿宋"/>
          <w:color w:val="000000"/>
          <w:sz w:val="32"/>
          <w:szCs w:val="32"/>
        </w:rPr>
        <w:t>竞聘工作由</w:t>
      </w:r>
      <w:del w:id="66" w:author="范华玉" w:date="2026-07-01T15:37:52Z">
        <w:r>
          <w:rPr>
            <w:rFonts w:hint="eastAsia" w:ascii="仿宋_GB2312" w:hAnsi="仿宋" w:eastAsia="仿宋_GB2312" w:cs="仿宋"/>
            <w:color w:val="000000"/>
            <w:sz w:val="32"/>
            <w:szCs w:val="32"/>
          </w:rPr>
          <w:delText>人力资源共享中心</w:delText>
        </w:r>
      </w:del>
      <w:ins w:id="67" w:author="范华玉" w:date="2026-07-01T15:37:52Z">
        <w:r>
          <w:rPr>
            <w:rFonts w:hint="eastAsia" w:ascii="仿宋_GB2312" w:hAnsi="仿宋" w:eastAsia="仿宋_GB2312" w:cs="仿宋"/>
            <w:color w:val="000000"/>
            <w:sz w:val="32"/>
            <w:szCs w:val="32"/>
            <w:lang w:eastAsia="zh-CN"/>
          </w:rPr>
          <w:t>华润啤酒人力资源部</w:t>
        </w:r>
      </w:ins>
      <w:r>
        <w:rPr>
          <w:rFonts w:hint="eastAsia" w:ascii="仿宋_GB2312" w:hAnsi="仿宋" w:eastAsia="仿宋_GB2312" w:cs="仿宋"/>
          <w:color w:val="000000"/>
          <w:sz w:val="32"/>
          <w:szCs w:val="32"/>
        </w:rPr>
        <w:t>统一协调组织。</w:t>
      </w:r>
    </w:p>
    <w:p w14:paraId="702B379A">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第二十九条</w:t>
      </w:r>
      <w:r>
        <w:rPr>
          <w:rFonts w:hint="eastAsia" w:ascii="仿宋_GB2312" w:hAnsi="仿宋" w:eastAsia="仿宋_GB2312" w:cs="仿宋"/>
          <w:color w:val="000000"/>
          <w:sz w:val="32"/>
          <w:szCs w:val="32"/>
        </w:rPr>
        <w:t>竞聘工作组织机构包括竞聘考评小组和竞聘监督小组。</w:t>
      </w:r>
    </w:p>
    <w:p w14:paraId="1BC59A40">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组织报名、资格审查、报名结果公示、发布竞聘通知、组织笔试和面试、统计竞聘成绩等与竞聘相关的流程性工作由</w:t>
      </w:r>
      <w:del w:id="68" w:author="范华玉" w:date="2026-07-01T15:37:52Z">
        <w:r>
          <w:rPr>
            <w:rFonts w:hint="eastAsia" w:ascii="仿宋_GB2312" w:hAnsi="仿宋" w:eastAsia="仿宋_GB2312" w:cs="仿宋"/>
            <w:color w:val="000000"/>
            <w:sz w:val="32"/>
            <w:szCs w:val="32"/>
          </w:rPr>
          <w:delText>人力资源共享中心</w:delText>
        </w:r>
      </w:del>
      <w:ins w:id="69" w:author="范华玉" w:date="2026-07-01T15:37:52Z">
        <w:r>
          <w:rPr>
            <w:rFonts w:hint="eastAsia" w:ascii="仿宋_GB2312" w:hAnsi="仿宋" w:eastAsia="仿宋_GB2312" w:cs="仿宋"/>
            <w:color w:val="000000"/>
            <w:sz w:val="32"/>
            <w:szCs w:val="32"/>
            <w:lang w:eastAsia="zh-CN"/>
          </w:rPr>
          <w:t>华润啤酒人力资源部</w:t>
        </w:r>
      </w:ins>
      <w:r>
        <w:rPr>
          <w:rFonts w:hint="eastAsia" w:ascii="仿宋_GB2312" w:hAnsi="仿宋" w:eastAsia="仿宋_GB2312" w:cs="仿宋"/>
          <w:color w:val="000000"/>
          <w:sz w:val="32"/>
          <w:szCs w:val="32"/>
        </w:rPr>
        <w:t>负责统一执行，如涉及到需本地化执行的工作，由竞聘发起单位人力资源相关人员协助。</w:t>
      </w:r>
    </w:p>
    <w:p w14:paraId="760D91B5">
      <w:pPr>
        <w:pStyle w:val="22"/>
        <w:numPr>
          <w:ilvl w:val="1"/>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竞聘考评小组负责制定竞聘方案，参与竞聘者评价，确定拟考察人选等。</w:t>
      </w:r>
    </w:p>
    <w:p w14:paraId="564C19B8">
      <w:pPr>
        <w:pStyle w:val="22"/>
        <w:numPr>
          <w:ilvl w:val="1"/>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竞聘监督小组负责对竞聘全过程进行监督，根据公平、公正、公开的原则，参与竞聘全过程各项会议和活动，受理员工反映的意见，重大问题上报竞聘领导小组。为增加选拔工作的透明度，加强员工监督和组织监督，竞聘监督小组应设立电话或邮箱等多种监督渠道。竞聘监督小组应对员工意见及时给予明确答复。</w:t>
      </w:r>
    </w:p>
    <w:p w14:paraId="2B3D57B7">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华润啤酒人力资源部作为华润啤酒干部竞聘常设监督机构，任何人对与干部竞聘有关的有损公平、公正、公开原则的问题均可直接向人力资源部反映。</w:t>
      </w:r>
    </w:p>
    <w:p w14:paraId="2C78B2BC">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涉及到竞聘监督组成员本人及近亲属的竞聘监督工作时，该参加竞聘的工作成员应自动回避。</w:t>
      </w:r>
    </w:p>
    <w:p w14:paraId="3E04AE20">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DD3BB4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第三十条</w:t>
      </w:r>
      <w:r>
        <w:rPr>
          <w:rFonts w:hint="eastAsia" w:ascii="仿宋_GB2312" w:hAnsi="仿宋" w:eastAsia="仿宋_GB2312" w:cs="仿宋"/>
          <w:color w:val="000000"/>
          <w:sz w:val="32"/>
          <w:szCs w:val="32"/>
        </w:rPr>
        <w:t>竞聘方案是后续各项工作的依据，应明确竞聘岗位、报名条件、竞聘甄选方式、竞聘流程等关键环节的内容。</w:t>
      </w:r>
    </w:p>
    <w:p w14:paraId="77066D7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以竞聘岗位标准为基本依据，确定报名条件，报名条件可包括：工作单位、年龄、学历、专业职称及职业资格、工作经历、近两年业绩、业务能力及素质要求，是否存在因违规违纪行为受到处分未过</w:t>
      </w:r>
      <w:r>
        <w:rPr>
          <w:rFonts w:hint="eastAsia" w:ascii="仿宋_GB2312" w:hAnsi="仿宋" w:eastAsia="仿宋_GB2312" w:cs="仿宋"/>
          <w:color w:val="000000"/>
          <w:sz w:val="32"/>
          <w:szCs w:val="32"/>
          <w:lang w:eastAsia="zh-CN"/>
        </w:rPr>
        <w:t>影响期</w:t>
      </w:r>
      <w:r>
        <w:rPr>
          <w:rFonts w:hint="eastAsia" w:ascii="仿宋_GB2312" w:hAnsi="仿宋" w:eastAsia="仿宋_GB2312" w:cs="仿宋"/>
          <w:color w:val="000000"/>
          <w:sz w:val="32"/>
          <w:szCs w:val="32"/>
        </w:rPr>
        <w:t>等。</w:t>
      </w:r>
    </w:p>
    <w:p w14:paraId="75449B03">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原则上笔试、面试、业绩评价为竞聘甄选必选项。</w:t>
      </w:r>
    </w:p>
    <w:p w14:paraId="3BCFD91E">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2E9D627">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第三十一条</w:t>
      </w:r>
      <w:r>
        <w:rPr>
          <w:rFonts w:hint="eastAsia" w:ascii="仿宋_GB2312" w:hAnsi="仿宋" w:eastAsia="仿宋_GB2312" w:cs="仿宋"/>
          <w:color w:val="000000"/>
          <w:sz w:val="32"/>
          <w:szCs w:val="32"/>
        </w:rPr>
        <w:t>华润啤酒直管干部的竞聘，应将全公司范围内符合竞聘条件的人员纳入可选拔人员范围。</w:t>
      </w:r>
    </w:p>
    <w:p w14:paraId="0C4E1AF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第三十二条</w:t>
      </w:r>
      <w:r>
        <w:rPr>
          <w:rFonts w:hint="eastAsia" w:ascii="仿宋_GB2312" w:hAnsi="仿宋" w:eastAsia="仿宋_GB2312" w:cs="仿宋"/>
          <w:color w:val="000000"/>
          <w:sz w:val="32"/>
          <w:szCs w:val="32"/>
        </w:rPr>
        <w:t>竞聘方案应合理设置报名条件。</w:t>
      </w:r>
    </w:p>
    <w:p w14:paraId="3D6B375C">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第三十三条</w:t>
      </w:r>
      <w:r>
        <w:rPr>
          <w:rFonts w:hint="eastAsia" w:ascii="仿宋_GB2312" w:hAnsi="仿宋" w:eastAsia="仿宋_GB2312" w:cs="仿宋"/>
          <w:color w:val="000000"/>
          <w:sz w:val="32"/>
          <w:szCs w:val="32"/>
        </w:rPr>
        <w:t>报名公示期后，候选人由于任何原因选择放弃竞聘资格，需向竞聘考评小组提交书面说明。</w:t>
      </w:r>
    </w:p>
    <w:p w14:paraId="04212322">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第三十四条</w:t>
      </w:r>
      <w:r>
        <w:rPr>
          <w:rFonts w:hint="eastAsia" w:ascii="仿宋_GB2312" w:hAnsi="仿宋" w:eastAsia="仿宋_GB2312" w:cs="仿宋"/>
          <w:color w:val="000000"/>
          <w:sz w:val="32"/>
          <w:szCs w:val="32"/>
        </w:rPr>
        <w:t>面试候选人人数应满足差额要求。</w:t>
      </w:r>
    </w:p>
    <w:p w14:paraId="38F6BC13">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91BD6B0">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第三十五条</w:t>
      </w:r>
      <w:r>
        <w:rPr>
          <w:rFonts w:hint="eastAsia" w:ascii="仿宋_GB2312" w:hAnsi="仿宋" w:eastAsia="仿宋_GB2312" w:cs="仿宋"/>
          <w:color w:val="000000"/>
          <w:sz w:val="32"/>
          <w:szCs w:val="32"/>
        </w:rPr>
        <w:t>竞聘单位可为不同的甄选方法设置相应的权重，以最终确定综合竞聘成绩。</w:t>
      </w:r>
    </w:p>
    <w:p w14:paraId="614E45E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原则上，笔试成绩在竞聘总成绩中的比重不低于30%。</w:t>
      </w:r>
    </w:p>
    <w:p w14:paraId="7F9B75C0">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竞聘面试包括个人演讲、提问答辩、评委打分三个环节。评委根据面试者表现独立评分，工作人员现场收取，不允许带离会场打分。</w:t>
      </w:r>
    </w:p>
    <w:p w14:paraId="4C33BAAD">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过往业绩评价结果需纳入竞聘总成绩核算，权重不得低于总成绩的30%，过往业绩计算规则应在竞聘方案中明确。</w:t>
      </w:r>
    </w:p>
    <w:p w14:paraId="28FA17C3">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6E4332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第三十六条</w:t>
      </w:r>
      <w:r>
        <w:rPr>
          <w:rFonts w:hint="eastAsia" w:ascii="仿宋_GB2312" w:hAnsi="仿宋" w:eastAsia="仿宋_GB2312" w:cs="仿宋"/>
          <w:color w:val="000000"/>
          <w:sz w:val="32"/>
          <w:szCs w:val="32"/>
        </w:rPr>
        <w:t>对拟聘任候选人按照</w:t>
      </w:r>
      <w:ins w:id="70" w:author="范华玉" w:date="2026-07-09T17:50:27Z">
        <w:r>
          <w:rPr>
            <w:rFonts w:hint="eastAsia" w:ascii="仿宋_GB2312" w:hAnsi="仿宋" w:eastAsia="仿宋_GB2312" w:cs="仿宋"/>
            <w:color w:val="000000"/>
            <w:sz w:val="32"/>
            <w:szCs w:val="32"/>
            <w:lang w:val="en-US" w:eastAsia="zh-CN"/>
          </w:rPr>
          <w:t>《华润啤酒直管干部管理规定》</w:t>
        </w:r>
      </w:ins>
      <w:del w:id="71" w:author="范华玉" w:date="2026-07-09T17:50:27Z">
        <w:r>
          <w:rPr>
            <w:rFonts w:hint="eastAsia" w:ascii="仿宋_GB2312" w:hAnsi="仿宋" w:eastAsia="仿宋_GB2312" w:cs="仿宋"/>
            <w:color w:val="000000"/>
            <w:sz w:val="32"/>
            <w:szCs w:val="32"/>
          </w:rPr>
          <w:delText>前述“第二十四条”</w:delText>
        </w:r>
      </w:del>
      <w:r>
        <w:rPr>
          <w:rFonts w:hint="eastAsia" w:ascii="仿宋_GB2312" w:hAnsi="仿宋" w:eastAsia="仿宋_GB2312" w:cs="仿宋"/>
          <w:color w:val="000000"/>
          <w:sz w:val="32"/>
          <w:szCs w:val="32"/>
        </w:rPr>
        <w:t>，严格落实“凡提四必”要求。</w:t>
      </w:r>
    </w:p>
    <w:p w14:paraId="2CC501A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第三十七条</w:t>
      </w:r>
      <w:r>
        <w:rPr>
          <w:rFonts w:hint="eastAsia" w:ascii="仿宋_GB2312" w:hAnsi="仿宋" w:eastAsia="仿宋_GB2312" w:cs="仿宋"/>
          <w:color w:val="000000"/>
          <w:sz w:val="32"/>
          <w:szCs w:val="32"/>
        </w:rPr>
        <w:t>需注意竞聘工作的保密性，竞聘考评小组成员名单应事先对竞聘候选人员保密。</w:t>
      </w:r>
    </w:p>
    <w:p w14:paraId="4D62A690">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第三十八条</w:t>
      </w:r>
      <w:r>
        <w:rPr>
          <w:rFonts w:hint="eastAsia" w:ascii="仿宋_GB2312" w:hAnsi="仿宋" w:eastAsia="仿宋_GB2312" w:cs="仿宋"/>
          <w:color w:val="000000"/>
          <w:sz w:val="32"/>
          <w:szCs w:val="32"/>
        </w:rPr>
        <w:t>若竞聘结束后一年内，华润啤酒范围内出现选拔方案中涉及的岗位空缺，若上次公开竞聘中有适合的人选，可不再重新组织公开竞聘，结合上次竞聘候选人员考核成绩和近期工作表现进行补充。</w:t>
      </w:r>
    </w:p>
    <w:p w14:paraId="3B9BE6D4">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6DE4A96">
      <w:pPr>
        <w:pStyle w:val="28"/>
        <w:numPr>
          <w:ilvl w:val="0"/>
          <w:numId w:val="0"/>
        </w:numPr>
        <w:ind w:left="0" w:leftChars="0" w:firstLine="0" w:firstLineChars="0"/>
        <w:jc w:val="center"/>
        <w:rPr>
          <w:rFonts w:ascii="黑体" w:hAnsi="黑体" w:eastAsia="黑体"/>
        </w:rPr>
      </w:pPr>
      <w:bookmarkStart w:id="27" w:name="_Toc141216266"/>
      <w:r>
        <w:rPr>
          <w:rFonts w:hint="eastAsia" w:ascii="黑体" w:hAnsi="黑体" w:eastAsia="黑体" w:cs="Times New Roman"/>
          <w:b w:val="0"/>
          <w:kern w:val="2"/>
          <w:sz w:val="32"/>
          <w:szCs w:val="32"/>
          <w:lang w:val="en-US" w:eastAsia="zh-CN" w:bidi="ar-SA"/>
        </w:rPr>
        <w:t>第八章</w:t>
      </w:r>
      <w:r>
        <w:rPr>
          <w:rFonts w:hint="eastAsia" w:ascii="黑体" w:hAnsi="黑体" w:eastAsia="黑体"/>
        </w:rPr>
        <w:t>外部引进实施</w:t>
      </w:r>
      <w:bookmarkEnd w:id="27"/>
    </w:p>
    <w:p w14:paraId="124118D8">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第三十九条</w:t>
      </w:r>
      <w:r>
        <w:rPr>
          <w:rFonts w:hint="eastAsia" w:ascii="仿宋_GB2312" w:hAnsi="仿宋" w:eastAsia="仿宋_GB2312" w:cs="仿宋"/>
          <w:color w:val="000000"/>
          <w:sz w:val="32"/>
          <w:szCs w:val="32"/>
        </w:rPr>
        <w:t>根据市场化选聘的相关要求，外部引进包含但不限于如下情形：</w:t>
      </w:r>
    </w:p>
    <w:p w14:paraId="5DEC0F7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外部交流：指交流引入一定职务层级的地方党委和政府部门的领导干部，也包含在华润集团内的人员交流。</w:t>
      </w:r>
    </w:p>
    <w:p w14:paraId="19597FF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公开招聘：指面向全社会发布招聘信息，广纳各界人才。</w:t>
      </w:r>
    </w:p>
    <w:p w14:paraId="5EDD1BEB">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委托推荐：指本企业内部人员、股东、猎头等其他指定人员/组织向企业推荐优秀人才。</w:t>
      </w:r>
    </w:p>
    <w:p w14:paraId="1907B20A">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采取外部交流方式的，人选原单位应出具党风廉政意见、干部人事档案审核意见、现实表现材料等。</w:t>
      </w:r>
    </w:p>
    <w:p w14:paraId="0ECC5AC9">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采取公开招聘及委托推荐方式的，应当对候选人进行背景调查，并与候选人进行意向沟通，必要时开展能力和素质测试。</w:t>
      </w:r>
    </w:p>
    <w:p w14:paraId="3AD29D4C">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944CBE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第四十条</w:t>
      </w:r>
      <w:r>
        <w:rPr>
          <w:rFonts w:hint="eastAsia" w:ascii="仿宋_GB2312" w:hAnsi="仿宋" w:eastAsia="仿宋_GB2312" w:cs="仿宋"/>
          <w:color w:val="000000"/>
          <w:sz w:val="32"/>
          <w:szCs w:val="32"/>
        </w:rPr>
        <w:t>外部引进应履行以下程序：</w:t>
      </w:r>
    </w:p>
    <w:p w14:paraId="1F06C8C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信息发布/提名人选/推荐。</w:t>
      </w:r>
    </w:p>
    <w:p w14:paraId="4A0DAB41">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w:t>
      </w:r>
      <w:bookmarkStart w:id="38" w:name="_GoBack"/>
      <w:bookmarkEnd w:id="38"/>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候选人资料收集与筛选。</w:t>
      </w:r>
    </w:p>
    <w:p w14:paraId="16F7C948">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人员初试、复试。</w:t>
      </w:r>
    </w:p>
    <w:p w14:paraId="31CFD74E">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背景调查。采取公开招聘/委托推荐方式的，通过背景调查，需认真审核候选人出生时间、政治面貌、学历学位、履职经历等基本信息，全面了解其政治素质或者政治倾向、专业能力、工作业绩、经商办企、职业操守和廉洁从业等情况。</w:t>
      </w:r>
    </w:p>
    <w:p w14:paraId="13A7CF11">
      <w:pPr>
        <w:pStyle w:val="22"/>
        <w:numPr>
          <w:ilvl w:val="0"/>
          <w:numId w:val="0"/>
        </w:numPr>
        <w:spacing w:after="0" w:line="560" w:lineRule="exact"/>
        <w:ind w:left="0" w:leftChars="0" w:firstLine="641" w:firstLineChars="0"/>
        <w:jc w:val="both"/>
        <w:rPr>
          <w:ins w:id="72" w:author="范华玉" w:date="2026-07-08T09:25:05Z"/>
          <w:rFonts w:hint="eastAsia" w:ascii="仿宋_GB2312" w:hAnsi="仿宋" w:eastAsia="仿宋_GB2312" w:cs="仿宋"/>
          <w:color w:val="000000"/>
          <w:kern w:val="0"/>
          <w:sz w:val="32"/>
          <w:szCs w:val="32"/>
          <w:lang w:val="en-US" w:eastAsia="zh-CN" w:bidi="ar-SA"/>
        </w:rPr>
      </w:pPr>
      <w:r>
        <w:rPr>
          <w:rFonts w:hint="eastAsia" w:ascii="仿宋_GB2312" w:hAnsi="仿宋" w:eastAsia="仿宋_GB2312" w:cs="仿宋"/>
          <w:color w:val="000000"/>
          <w:kern w:val="0"/>
          <w:sz w:val="32"/>
          <w:szCs w:val="32"/>
          <w:lang w:val="en-US" w:eastAsia="zh-CN" w:bidi="ar-SA"/>
        </w:rPr>
        <w:t>(五)</w:t>
      </w:r>
      <w:ins w:id="73" w:author="范华玉" w:date="2026-07-08T09:25:05Z">
        <w:r>
          <w:rPr>
            <w:rFonts w:hint="eastAsia" w:ascii="仿宋_GB2312" w:hAnsi="仿宋" w:eastAsia="仿宋_GB2312" w:cs="仿宋"/>
            <w:color w:val="000000"/>
            <w:kern w:val="0"/>
            <w:sz w:val="32"/>
            <w:szCs w:val="32"/>
            <w:lang w:val="en-US" w:eastAsia="zh-CN" w:bidi="ar-SA"/>
          </w:rPr>
          <w:t>人力资源共享中心对干部人事档案实施任前审核，出具审核结果，考察组根据审核结果对是否影响提拔任用提出意见。</w:t>
        </w:r>
      </w:ins>
    </w:p>
    <w:p w14:paraId="066542C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del w:id="74" w:author="范华玉" w:date="2026-07-08T09:25:05Z">
        <w:r>
          <w:rPr>
            <w:rFonts w:hint="eastAsia" w:ascii="仿宋_GB2312" w:hAnsi="仿宋" w:eastAsia="仿宋_GB2312" w:cs="仿宋"/>
            <w:color w:val="000000"/>
            <w:sz w:val="32"/>
            <w:szCs w:val="32"/>
          </w:rPr>
          <w:delText>人力资源共享中心开展干部人事档案任前审核，出具《干部人事档案任前审核登记表》。</w:delText>
        </w:r>
      </w:del>
    </w:p>
    <w:p w14:paraId="209D3C37">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形成评价报告及任用建议。</w:t>
      </w:r>
    </w:p>
    <w:p w14:paraId="606DF6D1">
      <w:pPr>
        <w:pStyle w:val="22"/>
        <w:numPr>
          <w:numId w:val="0"/>
        </w:numPr>
        <w:spacing w:after="0" w:line="560" w:lineRule="exact"/>
        <w:ind w:left="641" w:left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9DF8FED">
      <w:pPr>
        <w:pStyle w:val="28"/>
        <w:numPr>
          <w:ilvl w:val="0"/>
          <w:numId w:val="0"/>
        </w:numPr>
        <w:ind w:left="0" w:leftChars="0" w:firstLine="0" w:firstLineChars="0"/>
        <w:jc w:val="center"/>
        <w:rPr>
          <w:rFonts w:ascii="黑体" w:hAnsi="黑体" w:eastAsia="黑体"/>
        </w:rPr>
      </w:pPr>
      <w:bookmarkStart w:id="28" w:name="_Toc141216267"/>
      <w:r>
        <w:rPr>
          <w:rFonts w:hint="eastAsia" w:ascii="黑体" w:hAnsi="黑体" w:eastAsia="黑体" w:cs="Times New Roman"/>
          <w:b w:val="0"/>
          <w:kern w:val="2"/>
          <w:sz w:val="32"/>
          <w:szCs w:val="32"/>
          <w:lang w:val="en-US" w:eastAsia="zh-CN" w:bidi="ar-SA"/>
        </w:rPr>
        <w:t>第九章</w:t>
      </w:r>
      <w:r>
        <w:rPr>
          <w:rFonts w:hint="eastAsia" w:ascii="黑体" w:hAnsi="黑体" w:eastAsia="黑体"/>
        </w:rPr>
        <w:t>讨论决定</w:t>
      </w:r>
      <w:bookmarkEnd w:id="28"/>
    </w:p>
    <w:p w14:paraId="14CCF136">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第四十一条</w:t>
      </w:r>
      <w:r>
        <w:rPr>
          <w:rFonts w:hint="eastAsia" w:ascii="仿宋_GB2312" w:hAnsi="仿宋" w:eastAsia="仿宋_GB2312" w:cs="仿宋"/>
          <w:color w:val="000000"/>
          <w:sz w:val="32"/>
          <w:szCs w:val="32"/>
        </w:rPr>
        <w:t>华润啤酒直管干部的职务调整应履行“三重一大”程序，经华润啤酒党委讨论决定，形成党委会会议纪要。</w:t>
      </w:r>
    </w:p>
    <w:p w14:paraId="52C51543">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5AFA4AC">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第四十二条</w:t>
      </w:r>
      <w:r>
        <w:rPr>
          <w:rFonts w:hint="eastAsia" w:ascii="仿宋_GB2312" w:hAnsi="仿宋" w:eastAsia="仿宋_GB2312" w:cs="仿宋"/>
          <w:color w:val="000000"/>
          <w:sz w:val="32"/>
          <w:szCs w:val="32"/>
        </w:rPr>
        <w:t>有下列情形之一的，不得提交党委会讨论：</w:t>
      </w:r>
    </w:p>
    <w:p w14:paraId="790CB29D">
      <w:pPr>
        <w:pStyle w:val="22"/>
        <w:numPr>
          <w:ilvl w:val="3"/>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没有按规定进行民主推荐、考察的。</w:t>
      </w:r>
    </w:p>
    <w:p w14:paraId="5197A32C">
      <w:pPr>
        <w:pStyle w:val="22"/>
        <w:numPr>
          <w:ilvl w:val="3"/>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拟任人选所在单位党委对廉洁自律情况没有作出结论性意见的，或者纪检部未反馈意见的，或者纪检部有不同意见的。</w:t>
      </w:r>
    </w:p>
    <w:p w14:paraId="6A6DA6D5">
      <w:pPr>
        <w:pStyle w:val="22"/>
        <w:numPr>
          <w:ilvl w:val="3"/>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线索具体、有可查性的信访举报尚未调查清楚的。</w:t>
      </w:r>
    </w:p>
    <w:p w14:paraId="1F67AF84">
      <w:pPr>
        <w:pStyle w:val="22"/>
        <w:numPr>
          <w:ilvl w:val="3"/>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干部人事档案中年龄、工龄、党龄、学历、经历等存疑尚未查清的。</w:t>
      </w:r>
    </w:p>
    <w:p w14:paraId="78A9BDAF">
      <w:pPr>
        <w:pStyle w:val="22"/>
        <w:numPr>
          <w:ilvl w:val="3"/>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巡视巡察、审计等工作中发现重大问题未作出结论的。</w:t>
      </w:r>
    </w:p>
    <w:p w14:paraId="11A255B6">
      <w:pPr>
        <w:pStyle w:val="22"/>
        <w:numPr>
          <w:ilvl w:val="3"/>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没有按规定向上级报告或者报告后未经批复同意的干部任免事项。</w:t>
      </w:r>
    </w:p>
    <w:p w14:paraId="24A2409B">
      <w:pPr>
        <w:pStyle w:val="22"/>
        <w:numPr>
          <w:ilvl w:val="3"/>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(七)</w:t>
      </w:r>
      <w:r>
        <w:rPr>
          <w:rFonts w:hint="eastAsia" w:ascii="仿宋_GB2312" w:hAnsi="仿宋" w:eastAsia="仿宋_GB2312" w:cs="仿宋"/>
          <w:color w:val="000000"/>
          <w:sz w:val="32"/>
          <w:szCs w:val="32"/>
        </w:rPr>
        <w:t>其他原因不宜提交会议讨论的。</w:t>
      </w:r>
    </w:p>
    <w:p w14:paraId="62F18762">
      <w:pPr>
        <w:pStyle w:val="22"/>
        <w:numPr>
          <w:ilvl w:val="3"/>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3B4581B">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第四十三条</w:t>
      </w:r>
      <w:r>
        <w:rPr>
          <w:rFonts w:hint="eastAsia" w:ascii="仿宋_GB2312" w:hAnsi="仿宋" w:eastAsia="仿宋_GB2312" w:cs="仿宋"/>
          <w:color w:val="000000"/>
          <w:sz w:val="32"/>
          <w:szCs w:val="32"/>
        </w:rPr>
        <w:t>涉及下列情形之一的，应当事前向集团党委组织部报告，经审批同意方可启动相关程序：</w:t>
      </w:r>
    </w:p>
    <w:p w14:paraId="421EDFB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在组织变革或者主要领导成员已经明确即将离任时提拔、调整干部的；</w:t>
      </w:r>
    </w:p>
    <w:p w14:paraId="752F0E7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一次集中调整干部数量较大或者一定时期内频繁调整的；</w:t>
      </w:r>
    </w:p>
    <w:p w14:paraId="472B6F36">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破格、越级提拔干部的。其中不经过民主推荐列为破格、越级提拔人选的，应当在考察前报告；</w:t>
      </w:r>
    </w:p>
    <w:p w14:paraId="309A0A95">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干部的秘书、行政助理等身边工作人员提拔任用的；</w:t>
      </w:r>
    </w:p>
    <w:p w14:paraId="3794E82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干部近亲属在其所在单位（系统）内提拔任用的；</w:t>
      </w:r>
    </w:p>
    <w:p w14:paraId="2E85CD3A">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干部因问责引咎辞职或者被责令辞职、免职、降职、撤职，影响期满拟重新担任领导职务或者提拔任职的；</w:t>
      </w:r>
    </w:p>
    <w:p w14:paraId="1FECF3D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(七)</w:t>
      </w:r>
      <w:r>
        <w:rPr>
          <w:rFonts w:hint="eastAsia" w:ascii="仿宋_GB2312" w:hAnsi="仿宋" w:eastAsia="仿宋_GB2312" w:cs="仿宋"/>
          <w:color w:val="000000"/>
          <w:sz w:val="32"/>
          <w:szCs w:val="32"/>
        </w:rPr>
        <w:t>配偶已移居国（境）外或者没有配偶但子女均已移居国（境）外人员、本人已移居国（境）外人员（含外籍专家）拟在华润啤酒范围内单位人事、财务、审计、采购、纪检、党群部门直管干部岗位的；</w:t>
      </w:r>
    </w:p>
    <w:p w14:paraId="4A8543C9">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(八)</w:t>
      </w:r>
      <w:r>
        <w:rPr>
          <w:rFonts w:hint="eastAsia" w:ascii="仿宋_GB2312" w:hAnsi="仿宋" w:eastAsia="仿宋_GB2312" w:cs="仿宋"/>
          <w:color w:val="000000"/>
          <w:sz w:val="32"/>
          <w:szCs w:val="32"/>
        </w:rPr>
        <w:t>其他应当报告的事项。</w:t>
      </w:r>
    </w:p>
    <w:p w14:paraId="07C2EA33">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事前报告的具体要求详见《华润（集团）有限公司干部选拔任用工作监督检查和责任追究办法实施细则》及补充说明。</w:t>
      </w:r>
    </w:p>
    <w:p w14:paraId="790CBA90">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FD45DB6">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第四十四条</w:t>
      </w:r>
      <w:r>
        <w:rPr>
          <w:rFonts w:hint="eastAsia" w:ascii="仿宋_GB2312" w:hAnsi="仿宋" w:eastAsia="仿宋_GB2312" w:cs="仿宋"/>
          <w:color w:val="000000"/>
          <w:sz w:val="32"/>
          <w:szCs w:val="32"/>
        </w:rPr>
        <w:t>华润啤酒/华润雪花/华润酒业各职能部门/直属机构/业务中心，可提出干部在华润啤酒/华润雪花/华润酒业之间的调配/轮岗申请，申请经华润啤酒党委书记审批后，由华润啤酒人力资源部负责实施，各涉及单位须予以配合。</w:t>
      </w:r>
    </w:p>
    <w:p w14:paraId="489D8358">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0D404DEA">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第四十五条</w:t>
      </w:r>
      <w:r>
        <w:rPr>
          <w:rFonts w:hint="eastAsia" w:ascii="仿宋_GB2312" w:hAnsi="仿宋" w:eastAsia="仿宋_GB2312" w:cs="仿宋"/>
          <w:color w:val="000000"/>
          <w:sz w:val="32"/>
          <w:szCs w:val="32"/>
        </w:rPr>
        <w:t>公司党委讨论决定干部任免事项，必须有三分之二以上成员参会，与会成员要有足够时间听取情况介绍、充分发表意见。与会成员对任免事项，应当发表同意、不同意或暂缓决议等明确意见。领导班子成员应当逐一发表意见，党委书记最后表态。不得以个别征求意见、领导圈阅等形式代替集体讨论决定。</w:t>
      </w:r>
    </w:p>
    <w:p w14:paraId="2E266FCF">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E1DB329">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第四十六条</w:t>
      </w:r>
      <w:r>
        <w:rPr>
          <w:rFonts w:hint="eastAsia" w:ascii="仿宋_GB2312" w:hAnsi="仿宋" w:eastAsia="仿宋_GB2312" w:cs="仿宋"/>
          <w:color w:val="000000"/>
          <w:sz w:val="32"/>
          <w:szCs w:val="32"/>
        </w:rPr>
        <w:t>公司党委讨论决定干部任免事项，应当按照下列程序进行：</w:t>
      </w:r>
    </w:p>
    <w:p w14:paraId="2951C38A">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党委组织部/人力资源部逐个介绍拟任人选情况，其中涉及破格提拔等需要按要求事先向上级组织人事部门报告的选拔任用有关工作事项，应当说明具体事由和征求上级组织人事部门意见的情况。</w:t>
      </w:r>
    </w:p>
    <w:p w14:paraId="076DD86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参加会议人员进行充分讨论。</w:t>
      </w:r>
    </w:p>
    <w:p w14:paraId="3E979389">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进行表决，以党委应到会成员超过半数同意形成决定。</w:t>
      </w:r>
    </w:p>
    <w:p w14:paraId="228C9ECD">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形成会议纪要，报党委书记签批同意后存档。</w:t>
      </w:r>
    </w:p>
    <w:p w14:paraId="1C98AA07">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6A2BF8B">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第四十七条</w:t>
      </w:r>
      <w:r>
        <w:rPr>
          <w:rFonts w:hint="eastAsia" w:ascii="仿宋_GB2312" w:hAnsi="仿宋" w:eastAsia="仿宋_GB2312" w:cs="仿宋"/>
          <w:color w:val="000000"/>
          <w:sz w:val="32"/>
          <w:szCs w:val="32"/>
        </w:rPr>
        <w:t>业务单位管理团队成员行政职务调整考察应与党内职务调整考察同步进行，同步履行“三重一大”决策，同时下发任免文件。</w:t>
      </w:r>
    </w:p>
    <w:p w14:paraId="032AF9A5">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FC0BF29">
      <w:pPr>
        <w:pStyle w:val="28"/>
        <w:numPr>
          <w:ilvl w:val="0"/>
          <w:numId w:val="0"/>
        </w:numPr>
        <w:ind w:left="0" w:leftChars="0" w:firstLine="0" w:firstLineChars="0"/>
        <w:jc w:val="center"/>
        <w:rPr>
          <w:rFonts w:ascii="黑体" w:hAnsi="黑体" w:eastAsia="黑体"/>
        </w:rPr>
      </w:pPr>
      <w:bookmarkStart w:id="29" w:name="_Toc141216268"/>
      <w:r>
        <w:rPr>
          <w:rFonts w:hint="eastAsia" w:ascii="黑体" w:hAnsi="黑体" w:eastAsia="黑体" w:cs="Times New Roman"/>
          <w:b w:val="0"/>
          <w:kern w:val="2"/>
          <w:sz w:val="32"/>
          <w:szCs w:val="32"/>
          <w:lang w:val="en-US" w:eastAsia="zh-CN" w:bidi="ar-SA"/>
        </w:rPr>
        <w:t>第十章</w:t>
      </w:r>
      <w:r>
        <w:rPr>
          <w:rFonts w:hint="eastAsia" w:ascii="黑体" w:hAnsi="黑体" w:eastAsia="黑体"/>
        </w:rPr>
        <w:t>依法依规任职</w:t>
      </w:r>
      <w:bookmarkEnd w:id="29"/>
    </w:p>
    <w:p w14:paraId="7A44A26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第四十八条</w:t>
      </w:r>
      <w:r>
        <w:rPr>
          <w:rFonts w:hint="eastAsia" w:ascii="仿宋_GB2312" w:hAnsi="仿宋" w:eastAsia="仿宋_GB2312" w:cs="仿宋"/>
          <w:color w:val="000000"/>
          <w:sz w:val="32"/>
          <w:szCs w:val="32"/>
        </w:rPr>
        <w:t>经对应管理权限党委讨论通过后，在华润啤酒范围内对考察对象或引进对象进行任前公示。</w:t>
      </w:r>
      <w:ins w:id="75" w:author="范华玉" w:date="2026-07-08T09:37:48Z">
        <w:r>
          <w:rPr>
            <w:rFonts w:hint="eastAsia" w:ascii="仿宋_GB2312" w:hAnsi="仿宋" w:eastAsia="仿宋_GB2312" w:cs="仿宋"/>
            <w:color w:val="000000"/>
            <w:sz w:val="32"/>
            <w:szCs w:val="32"/>
          </w:rPr>
          <w:t>华润啤酒人力资源部</w:t>
        </w:r>
      </w:ins>
      <w:del w:id="76" w:author="范华玉" w:date="2026-07-08T09:37:48Z">
        <w:r>
          <w:rPr>
            <w:rFonts w:hint="eastAsia" w:ascii="仿宋_GB2312" w:hAnsi="仿宋" w:eastAsia="仿宋_GB2312" w:cs="仿宋"/>
            <w:color w:val="000000"/>
            <w:sz w:val="32"/>
            <w:szCs w:val="32"/>
          </w:rPr>
          <w:delText>人力资源部共享中心</w:delText>
        </w:r>
      </w:del>
      <w:r>
        <w:rPr>
          <w:rFonts w:hint="eastAsia" w:ascii="仿宋_GB2312" w:hAnsi="仿宋" w:eastAsia="仿宋_GB2312" w:cs="仿宋"/>
          <w:color w:val="000000"/>
          <w:sz w:val="32"/>
          <w:szCs w:val="32"/>
        </w:rPr>
        <w:t>形成任前公示材料。</w:t>
      </w:r>
    </w:p>
    <w:p w14:paraId="48284B79">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第四十九条</w:t>
      </w:r>
      <w:r>
        <w:rPr>
          <w:rFonts w:hint="eastAsia" w:ascii="仿宋_GB2312" w:hAnsi="仿宋" w:eastAsia="仿宋_GB2312" w:cs="仿宋"/>
          <w:color w:val="000000"/>
          <w:sz w:val="32"/>
          <w:szCs w:val="32"/>
        </w:rPr>
        <w:t>公示期不少于5个工作日，从公示发布的第2天起算。公示内容一般包括姓名、性别、民族、出生年月、学历学位、政治面貌、现任职务职级、拟任职务职级（一般不涉及具体单位、部门名称），根据工作需要可公示入党时间、参加工作时间、专业技术职务以及曾任职务职级简要信息，不公示籍贯、出生地、毕业院校、学习培训、详细简历等信息。破格提拔的还应列明相应情形和理由。</w:t>
      </w:r>
    </w:p>
    <w:p w14:paraId="77F6D946">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536EC9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第五十条</w:t>
      </w:r>
      <w:r>
        <w:rPr>
          <w:rFonts w:hint="eastAsia" w:ascii="仿宋_GB2312" w:hAnsi="仿宋" w:eastAsia="仿宋_GB2312" w:cs="仿宋"/>
          <w:color w:val="000000"/>
          <w:sz w:val="32"/>
          <w:szCs w:val="32"/>
        </w:rPr>
        <w:t>公示结果不影响任职的，由</w:t>
      </w:r>
      <w:del w:id="77" w:author="范华玉" w:date="2026-07-01T16:31:30Z">
        <w:r>
          <w:rPr>
            <w:rFonts w:hint="eastAsia" w:ascii="仿宋_GB2312" w:hAnsi="仿宋" w:eastAsia="仿宋_GB2312" w:cs="仿宋"/>
            <w:color w:val="000000"/>
            <w:sz w:val="32"/>
            <w:szCs w:val="32"/>
          </w:rPr>
          <w:delText>人力资源共享中心</w:delText>
        </w:r>
      </w:del>
      <w:ins w:id="78" w:author="范华玉" w:date="2026-07-01T16:31:30Z">
        <w:r>
          <w:rPr>
            <w:rFonts w:hint="eastAsia" w:ascii="仿宋_GB2312" w:hAnsi="仿宋" w:eastAsia="仿宋_GB2312" w:cs="仿宋"/>
            <w:color w:val="000000"/>
            <w:sz w:val="32"/>
            <w:szCs w:val="32"/>
            <w:lang w:eastAsia="zh-CN"/>
          </w:rPr>
          <w:t>华润啤酒人力资源部</w:t>
        </w:r>
      </w:ins>
      <w:r>
        <w:rPr>
          <w:rFonts w:hint="eastAsia" w:ascii="仿宋_GB2312" w:hAnsi="仿宋" w:eastAsia="仿宋_GB2312" w:cs="仿宋"/>
          <w:color w:val="000000"/>
          <w:sz w:val="32"/>
          <w:szCs w:val="32"/>
        </w:rPr>
        <w:t>正式下发人事任免通知，通知中应明确干部任期</w:t>
      </w:r>
      <w:r>
        <w:rPr>
          <w:rFonts w:hint="eastAsia" w:ascii="仿宋_GB2312" w:hAnsi="仿宋" w:eastAsia="仿宋_GB2312" w:cs="仿宋"/>
          <w:color w:val="000000"/>
          <w:sz w:val="32"/>
          <w:szCs w:val="32"/>
          <w:lang w:eastAsia="zh-CN"/>
        </w:rPr>
        <w:t>，</w:t>
      </w:r>
      <w:r>
        <w:rPr>
          <w:rFonts w:hint="eastAsia" w:ascii="仿宋_GB2312" w:hAnsi="仿宋" w:eastAsia="仿宋_GB2312" w:cs="仿宋"/>
          <w:color w:val="000000"/>
          <w:sz w:val="32"/>
          <w:szCs w:val="32"/>
          <w:lang w:val="en-US" w:eastAsia="zh-CN"/>
        </w:rPr>
        <w:t>党内职务除外</w:t>
      </w:r>
      <w:r>
        <w:rPr>
          <w:rFonts w:hint="eastAsia" w:ascii="仿宋_GB2312" w:hAnsi="仿宋" w:eastAsia="仿宋_GB2312" w:cs="仿宋"/>
          <w:color w:val="000000"/>
          <w:sz w:val="32"/>
          <w:szCs w:val="32"/>
        </w:rPr>
        <w:t>。</w:t>
      </w:r>
    </w:p>
    <w:p w14:paraId="1344BA63">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对涉及重大购并企业的干部接收、涉及重大商业机密不能提前披露的人事任免，可以不进行任前公示环节，经华润啤酒党委审议通过即可下发人事任免通知。</w:t>
      </w:r>
    </w:p>
    <w:p w14:paraId="639340BF">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006CEAD">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第五十一条</w:t>
      </w:r>
      <w:r>
        <w:rPr>
          <w:rFonts w:hint="eastAsia" w:ascii="仿宋_GB2312" w:hAnsi="仿宋" w:eastAsia="仿宋_GB2312" w:cs="仿宋"/>
          <w:color w:val="000000"/>
          <w:sz w:val="32"/>
          <w:szCs w:val="32"/>
        </w:rPr>
        <w:t>实行任职谈话制度。对新晋升及职务晋升的干部，由任职岗位的直级上级同干部本人谈话，反馈考察情况，肯定成绩，指出不足，提出要求和需要注意的问题。</w:t>
      </w:r>
      <w:del w:id="79" w:author="范华玉" w:date="2026-07-01T15:37:52Z">
        <w:r>
          <w:rPr>
            <w:rFonts w:hint="eastAsia" w:ascii="仿宋_GB2312" w:hAnsi="仿宋" w:eastAsia="仿宋_GB2312" w:cs="仿宋"/>
            <w:color w:val="000000"/>
            <w:sz w:val="32"/>
            <w:szCs w:val="32"/>
          </w:rPr>
          <w:delText>人力资源共享中心</w:delText>
        </w:r>
      </w:del>
      <w:ins w:id="80" w:author="范华玉" w:date="2026-07-01T15:37:52Z">
        <w:r>
          <w:rPr>
            <w:rFonts w:hint="eastAsia" w:ascii="仿宋_GB2312" w:hAnsi="仿宋" w:eastAsia="仿宋_GB2312" w:cs="仿宋"/>
            <w:color w:val="000000"/>
            <w:sz w:val="32"/>
            <w:szCs w:val="32"/>
            <w:lang w:eastAsia="zh-CN"/>
          </w:rPr>
          <w:t>华润啤酒人力资源部</w:t>
        </w:r>
      </w:ins>
      <w:r>
        <w:rPr>
          <w:rFonts w:hint="eastAsia" w:ascii="仿宋_GB2312" w:hAnsi="仿宋" w:eastAsia="仿宋_GB2312" w:cs="仿宋"/>
          <w:color w:val="000000"/>
          <w:sz w:val="32"/>
          <w:szCs w:val="32"/>
        </w:rPr>
        <w:t>负责跟进谈话情况，收集谈话记录。</w:t>
      </w:r>
    </w:p>
    <w:p w14:paraId="49C22336">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E3A0091">
      <w:pPr>
        <w:pStyle w:val="22"/>
        <w:numPr>
          <w:ilvl w:val="0"/>
          <w:numId w:val="0"/>
        </w:numPr>
        <w:spacing w:after="0" w:line="560" w:lineRule="exact"/>
        <w:ind w:left="0" w:leftChars="0" w:firstLine="641" w:firstLineChars="0"/>
        <w:jc w:val="both"/>
        <w:rPr>
          <w:del w:id="81" w:author="范华玉" w:date="2026-07-01T14:52:14Z"/>
          <w:rFonts w:hint="eastAsia" w:ascii="仿宋_GB2312" w:hAnsi="仿宋" w:eastAsia="仿宋_GB2312" w:cs="仿宋"/>
          <w:color w:val="000000"/>
          <w:sz w:val="32"/>
          <w:szCs w:val="32"/>
          <w:lang w:val="en-US" w:eastAsia="zh-CN"/>
        </w:rPr>
      </w:pPr>
      <w:r>
        <w:rPr>
          <w:rFonts w:hint="eastAsia" w:ascii="仿宋_GB2312" w:hAnsi="仿宋" w:eastAsia="黑体" w:cs="仿宋"/>
          <w:b w:val="0"/>
          <w:color w:val="000000"/>
          <w:kern w:val="0"/>
          <w:sz w:val="32"/>
          <w:szCs w:val="32"/>
          <w:lang w:val="en-US" w:eastAsia="zh-CN" w:bidi="ar-SA"/>
        </w:rPr>
        <w:t>第五十二条</w:t>
      </w:r>
      <w:del w:id="82" w:author="范华玉" w:date="2026-07-01T14:52:14Z">
        <w:r>
          <w:rPr>
            <w:rFonts w:hint="eastAsia" w:ascii="仿宋_GB2312" w:hAnsi="仿宋" w:eastAsia="仿宋_GB2312" w:cs="仿宋"/>
            <w:color w:val="000000"/>
            <w:sz w:val="32"/>
            <w:szCs w:val="32"/>
            <w:lang w:val="en-US" w:eastAsia="zh-CN"/>
          </w:rPr>
          <w:delText>实行干部任职交流制度，推动干部交流轮岗，促进人才资源优化配置，提升干部活力。存在下列情况离退休时间还能任满3年的，应当轮岗：</w:delText>
        </w:r>
      </w:del>
    </w:p>
    <w:p w14:paraId="00D69EFD">
      <w:pPr>
        <w:pStyle w:val="22"/>
        <w:numPr>
          <w:ilvl w:val="0"/>
          <w:numId w:val="0"/>
        </w:numPr>
        <w:spacing w:after="0" w:line="560" w:lineRule="exact"/>
        <w:ind w:left="0" w:leftChars="0" w:firstLine="641" w:firstLineChars="0"/>
        <w:jc w:val="both"/>
        <w:rPr>
          <w:del w:id="83" w:author="范华玉" w:date="2026-07-01T14:52:14Z"/>
          <w:rFonts w:hint="eastAsia" w:ascii="仿宋_GB2312" w:hAnsi="仿宋" w:eastAsia="仿宋_GB2312" w:cs="仿宋"/>
          <w:color w:val="000000"/>
          <w:sz w:val="32"/>
          <w:szCs w:val="32"/>
          <w:lang w:val="en-US" w:eastAsia="zh-CN"/>
        </w:rPr>
      </w:pPr>
      <w:del w:id="84" w:author="范华玉" w:date="2026-07-01T14:52:14Z">
        <w:r>
          <w:rPr>
            <w:rFonts w:hint="eastAsia" w:ascii="仿宋_GB2312" w:hAnsi="仿宋" w:eastAsia="仿宋_GB2312" w:cs="仿宋"/>
            <w:color w:val="000000"/>
            <w:sz w:val="32"/>
            <w:szCs w:val="32"/>
            <w:lang w:val="en-US" w:eastAsia="zh-CN"/>
          </w:rPr>
          <w:delText>(一)财务负责人、华润雪花生产中心/销售事业部、华润酒业下属控股公司纪委书记，在同一单位任职满6年的。</w:delText>
        </w:r>
      </w:del>
    </w:p>
    <w:p w14:paraId="6D1AEF1B">
      <w:pPr>
        <w:pStyle w:val="22"/>
        <w:numPr>
          <w:ilvl w:val="0"/>
          <w:numId w:val="0"/>
        </w:numPr>
        <w:spacing w:after="0" w:line="560" w:lineRule="exact"/>
        <w:ind w:left="0" w:leftChars="0" w:firstLine="641" w:firstLineChars="0"/>
        <w:jc w:val="both"/>
        <w:rPr>
          <w:del w:id="85" w:author="范华玉" w:date="2026-07-01T14:52:14Z"/>
          <w:rFonts w:hint="eastAsia" w:ascii="仿宋_GB2312" w:hAnsi="仿宋" w:eastAsia="仿宋_GB2312" w:cs="仿宋"/>
          <w:color w:val="000000"/>
          <w:sz w:val="32"/>
          <w:szCs w:val="32"/>
          <w:lang w:val="en-US" w:eastAsia="zh-CN"/>
        </w:rPr>
      </w:pPr>
      <w:del w:id="86" w:author="范华玉" w:date="2026-07-01T14:52:14Z">
        <w:r>
          <w:rPr>
            <w:rFonts w:hint="eastAsia" w:ascii="仿宋_GB2312" w:hAnsi="仿宋" w:eastAsia="仿宋_GB2312" w:cs="仿宋"/>
            <w:color w:val="000000"/>
            <w:sz w:val="32"/>
            <w:szCs w:val="32"/>
            <w:lang w:val="en-US" w:eastAsia="zh-CN"/>
          </w:rPr>
          <w:delText>(二)其他干部，同一分管领域任职满9年的。同一分管领域任职满9年应当轮岗但不具备条件的，应当调整分工。</w:delText>
        </w:r>
      </w:del>
    </w:p>
    <w:p w14:paraId="26214217">
      <w:pPr>
        <w:pStyle w:val="22"/>
        <w:numPr>
          <w:ilvl w:val="0"/>
          <w:numId w:val="0"/>
        </w:numPr>
        <w:spacing w:after="0" w:line="560" w:lineRule="exact"/>
        <w:ind w:left="0" w:leftChars="0" w:firstLine="641" w:firstLineChars="0"/>
        <w:jc w:val="both"/>
        <w:rPr>
          <w:del w:id="87" w:author="范华玉" w:date="2026-07-01T14:52:14Z"/>
          <w:rFonts w:hint="eastAsia" w:ascii="仿宋_GB2312" w:hAnsi="仿宋" w:eastAsia="仿宋_GB2312" w:cs="仿宋"/>
          <w:color w:val="000000"/>
          <w:sz w:val="32"/>
          <w:szCs w:val="32"/>
          <w:lang w:val="en-US" w:eastAsia="zh-CN"/>
        </w:rPr>
      </w:pPr>
      <w:del w:id="88" w:author="范华玉" w:date="2026-07-01T14:52:14Z">
        <w:r>
          <w:rPr>
            <w:rFonts w:hint="eastAsia" w:ascii="仿宋_GB2312" w:hAnsi="仿宋" w:eastAsia="仿宋_GB2312" w:cs="仿宋"/>
            <w:color w:val="000000"/>
            <w:sz w:val="32"/>
            <w:szCs w:val="32"/>
            <w:lang w:val="en-US" w:eastAsia="zh-CN"/>
          </w:rPr>
          <w:delText>(三)业务性轮岗：基于人才培养、文化融合的需要，可由所在业务单位或所在系统上级主管部门提出轮岗需求，进行轮岗。</w:delText>
        </w:r>
      </w:del>
    </w:p>
    <w:p w14:paraId="4705CBAE">
      <w:pPr>
        <w:pStyle w:val="22"/>
        <w:numPr>
          <w:ilvl w:val="0"/>
          <w:numId w:val="0"/>
        </w:numPr>
        <w:spacing w:after="0" w:line="560" w:lineRule="exact"/>
        <w:ind w:left="0" w:leftChars="0" w:firstLine="641" w:firstLineChars="0"/>
        <w:jc w:val="both"/>
        <w:rPr>
          <w:del w:id="89" w:author="范华玉" w:date="2026-07-01T14:52:14Z"/>
          <w:rFonts w:hint="eastAsia" w:ascii="仿宋_GB2312" w:hAnsi="仿宋" w:eastAsia="仿宋_GB2312" w:cs="仿宋"/>
          <w:color w:val="000000"/>
          <w:sz w:val="32"/>
          <w:szCs w:val="32"/>
          <w:lang w:val="en-US" w:eastAsia="zh-CN"/>
        </w:rPr>
      </w:pPr>
      <w:del w:id="90" w:author="范华玉" w:date="2026-07-01T14:52:14Z">
        <w:r>
          <w:rPr>
            <w:rFonts w:hint="eastAsia" w:ascii="仿宋_GB2312" w:hAnsi="仿宋" w:eastAsia="仿宋_GB2312" w:cs="仿宋"/>
            <w:color w:val="000000"/>
            <w:sz w:val="32"/>
            <w:szCs w:val="32"/>
            <w:lang w:val="en-US" w:eastAsia="zh-CN"/>
          </w:rPr>
          <w:delText>(四)周期性轮岗：基于业务协同、风险防范的需要，原则上对干部在同一单位同一岗位上两个任期届满后进行轮岗。</w:delText>
        </w:r>
      </w:del>
    </w:p>
    <w:p w14:paraId="6F13ED5B">
      <w:pPr>
        <w:pStyle w:val="22"/>
        <w:numPr>
          <w:ilvl w:val="0"/>
          <w:numId w:val="0"/>
        </w:numPr>
        <w:spacing w:after="0" w:line="560" w:lineRule="exact"/>
        <w:ind w:left="0" w:leftChars="0" w:firstLine="641" w:firstLineChars="0"/>
        <w:jc w:val="both"/>
        <w:rPr>
          <w:del w:id="91" w:author="范华玉" w:date="2026-07-01T14:52:14Z"/>
          <w:rFonts w:hint="eastAsia" w:ascii="仿宋_GB2312" w:hAnsi="仿宋" w:eastAsia="仿宋_GB2312" w:cs="仿宋"/>
          <w:color w:val="000000"/>
          <w:sz w:val="32"/>
          <w:szCs w:val="32"/>
          <w:lang w:val="en-US" w:eastAsia="zh-CN"/>
        </w:rPr>
      </w:pPr>
      <w:del w:id="92" w:author="范华玉" w:date="2026-07-01T14:52:14Z">
        <w:r>
          <w:rPr>
            <w:rFonts w:hint="eastAsia" w:ascii="仿宋_GB2312" w:hAnsi="仿宋" w:eastAsia="仿宋_GB2312" w:cs="仿宋"/>
            <w:color w:val="000000"/>
            <w:sz w:val="32"/>
            <w:szCs w:val="32"/>
            <w:lang w:val="en-US" w:eastAsia="zh-CN"/>
          </w:rPr>
          <w:delText>华润啤酒/华润雪花/华润酒业本部部门/业务中心副职应当交流轮岗但暂不具备条件的，应当先调整工作分工。</w:delText>
        </w:r>
      </w:del>
    </w:p>
    <w:p w14:paraId="250DF87F">
      <w:pPr>
        <w:pStyle w:val="22"/>
        <w:numPr>
          <w:ilvl w:val="0"/>
          <w:numId w:val="0"/>
        </w:numPr>
        <w:spacing w:after="0" w:line="560" w:lineRule="exact"/>
        <w:ind w:left="0" w:leftChars="0" w:firstLine="641" w:firstLineChars="0"/>
        <w:jc w:val="both"/>
        <w:rPr>
          <w:del w:id="93" w:author="范华玉" w:date="2026-07-01T14:52:14Z"/>
          <w:rFonts w:hint="eastAsia" w:ascii="仿宋_GB2312" w:hAnsi="仿宋" w:eastAsia="仿宋_GB2312" w:cs="仿宋"/>
          <w:color w:val="000000"/>
          <w:sz w:val="32"/>
          <w:szCs w:val="32"/>
          <w:lang w:val="en-US" w:eastAsia="zh-CN"/>
        </w:rPr>
      </w:pPr>
      <w:del w:id="94" w:author="范华玉" w:date="2026-07-01T14:52:14Z">
        <w:r>
          <w:rPr>
            <w:rFonts w:hint="eastAsia" w:ascii="仿宋_GB2312" w:hAnsi="仿宋" w:eastAsia="仿宋_GB2312" w:cs="仿宋"/>
            <w:color w:val="000000"/>
            <w:sz w:val="32"/>
            <w:szCs w:val="32"/>
            <w:lang w:val="en-US" w:eastAsia="zh-CN"/>
          </w:rPr>
          <w:delText>如企业处于并购重组、组织变革、公司重大战略项目推进等关键阶段，干部暂时无法进行轮岗的，经华润啤酒党委批准，可以适当延长任职时间。</w:delText>
        </w:r>
      </w:del>
    </w:p>
    <w:p w14:paraId="1E41F293">
      <w:pPr>
        <w:pStyle w:val="22"/>
        <w:numPr>
          <w:ilvl w:val="0"/>
          <w:numId w:val="0"/>
        </w:numPr>
        <w:spacing w:after="0" w:line="560" w:lineRule="exact"/>
        <w:ind w:left="0" w:leftChars="0" w:firstLine="641" w:firstLineChars="0"/>
        <w:jc w:val="both"/>
        <w:rPr>
          <w:del w:id="95" w:author="范华玉" w:date="2026-07-01T14:52:14Z"/>
          <w:rFonts w:hint="eastAsia" w:ascii="仿宋_GB2312" w:hAnsi="仿宋" w:eastAsia="仿宋_GB2312" w:cs="仿宋"/>
          <w:color w:val="000000"/>
          <w:sz w:val="32"/>
          <w:szCs w:val="32"/>
          <w:lang w:val="en-US" w:eastAsia="zh-CN"/>
        </w:rPr>
      </w:pPr>
      <w:del w:id="96" w:author="范华玉" w:date="2026-07-01T14:52:14Z">
        <w:r>
          <w:rPr>
            <w:rFonts w:hint="eastAsia" w:ascii="仿宋_GB2312" w:hAnsi="仿宋" w:eastAsia="仿宋_GB2312" w:cs="仿宋"/>
            <w:color w:val="000000"/>
            <w:sz w:val="32"/>
            <w:szCs w:val="32"/>
            <w:lang w:val="en-US" w:eastAsia="zh-CN"/>
          </w:rPr>
          <w:delText>干部两个任期届满后，可由所在业务单位或所在系统上级主管部门提出轮岗需求，进行轮岗。</w:delText>
        </w:r>
      </w:del>
    </w:p>
    <w:p w14:paraId="76C518D7">
      <w:pPr>
        <w:pStyle w:val="22"/>
        <w:numPr>
          <w:ilvl w:val="0"/>
          <w:numId w:val="0"/>
        </w:numPr>
        <w:spacing w:after="0" w:line="560" w:lineRule="exact"/>
        <w:ind w:left="0" w:leftChars="0" w:firstLine="641" w:firstLineChars="0"/>
        <w:jc w:val="both"/>
        <w:rPr>
          <w:del w:id="97" w:author="范华玉" w:date="2026-07-01T14:52:14Z"/>
          <w:rFonts w:hint="eastAsia" w:ascii="仿宋_GB2312" w:hAnsi="仿宋" w:eastAsia="仿宋_GB2312" w:cs="仿宋"/>
          <w:color w:val="000000"/>
          <w:sz w:val="32"/>
          <w:szCs w:val="32"/>
          <w:lang w:val="en-US" w:eastAsia="zh-CN"/>
        </w:rPr>
      </w:pPr>
      <w:del w:id="98" w:author="范华玉" w:date="2026-07-01T14:52:14Z">
        <w:r>
          <w:rPr>
            <w:rFonts w:hint="eastAsia" w:ascii="仿宋_GB2312" w:hAnsi="仿宋" w:eastAsia="仿宋_GB2312" w:cs="仿宋"/>
            <w:color w:val="000000"/>
            <w:sz w:val="32"/>
            <w:szCs w:val="32"/>
            <w:lang w:val="en-US" w:eastAsia="zh-CN"/>
          </w:rPr>
          <w:delText>满两个任期未轮岗的干部，应自其第二个任期届满后，滚动进入干部轮岗范围，每年定期回顾。</w:delText>
        </w:r>
      </w:del>
    </w:p>
    <w:p w14:paraId="14B1C00F">
      <w:pPr>
        <w:pStyle w:val="22"/>
        <w:numPr>
          <w:ilvl w:val="0"/>
          <w:numId w:val="0"/>
        </w:numPr>
        <w:spacing w:after="0" w:line="560" w:lineRule="exact"/>
        <w:ind w:left="0" w:leftChars="0" w:firstLine="641" w:firstLineChars="0"/>
        <w:jc w:val="both"/>
        <w:rPr>
          <w:ins w:id="99" w:author="范华玉" w:date="2026-07-01T14:52:15Z"/>
          <w:rFonts w:hint="eastAsia" w:ascii="仿宋_GB2312" w:hAnsi="仿宋" w:eastAsia="仿宋_GB2312" w:cs="仿宋"/>
          <w:color w:val="000000"/>
          <w:sz w:val="32"/>
          <w:szCs w:val="32"/>
          <w:lang w:val="en-US" w:eastAsia="zh-CN"/>
        </w:rPr>
      </w:pPr>
      <w:del w:id="100" w:author="范华玉" w:date="2026-07-01T14:52:14Z">
        <w:r>
          <w:rPr>
            <w:rFonts w:hint="eastAsia" w:ascii="仿宋_GB2312" w:hAnsi="仿宋" w:eastAsia="仿宋_GB2312" w:cs="仿宋"/>
            <w:color w:val="000000"/>
            <w:sz w:val="32"/>
            <w:szCs w:val="32"/>
            <w:lang w:val="en-US" w:eastAsia="zh-CN"/>
          </w:rPr>
          <w:delText>纪委书记、财务总监一般应跨本单位交流任职。</w:delText>
        </w:r>
      </w:del>
      <w:ins w:id="101" w:author="范华玉" w:date="2026-07-01T14:52:15Z">
        <w:r>
          <w:rPr>
            <w:rFonts w:hint="eastAsia" w:ascii="仿宋_GB2312" w:hAnsi="仿宋" w:eastAsia="仿宋_GB2312" w:cs="仿宋"/>
            <w:color w:val="000000"/>
            <w:sz w:val="32"/>
            <w:szCs w:val="32"/>
            <w:lang w:val="en-US" w:eastAsia="zh-CN"/>
          </w:rPr>
          <w:t>实行干部任职交流制度，推动干部交流轮岗，促进人才资源优化配置，提升干部活力。干部轮岗具体分为业务性轮岗与周期性轮岗：</w:t>
        </w:r>
      </w:ins>
    </w:p>
    <w:p w14:paraId="5231214B">
      <w:pPr>
        <w:pStyle w:val="22"/>
        <w:numPr>
          <w:ilvl w:val="0"/>
          <w:numId w:val="0"/>
        </w:numPr>
        <w:spacing w:after="0" w:line="560" w:lineRule="exact"/>
        <w:ind w:left="0" w:leftChars="0" w:firstLine="641" w:firstLineChars="0"/>
        <w:jc w:val="both"/>
        <w:rPr>
          <w:ins w:id="102" w:author="范华玉" w:date="2026-07-01T14:52:15Z"/>
          <w:rFonts w:hint="eastAsia" w:ascii="仿宋_GB2312" w:hAnsi="仿宋" w:eastAsia="仿宋_GB2312" w:cs="仿宋"/>
          <w:color w:val="000000"/>
          <w:sz w:val="32"/>
          <w:szCs w:val="32"/>
          <w:lang w:val="en-US" w:eastAsia="zh-CN"/>
        </w:rPr>
      </w:pPr>
      <w:ins w:id="103" w:author="范华玉" w:date="2026-07-01T14:52:15Z">
        <w:r>
          <w:rPr>
            <w:rFonts w:hint="eastAsia" w:ascii="仿宋_GB2312" w:hAnsi="仿宋" w:eastAsia="仿宋_GB2312" w:cs="仿宋"/>
            <w:color w:val="000000"/>
            <w:sz w:val="32"/>
            <w:szCs w:val="32"/>
            <w:lang w:val="en-US" w:eastAsia="zh-CN"/>
          </w:rPr>
          <w:t>1.业务性轮岗：公司基于人才培养、文化融合的需要，倡导和推动干部进行交流轮岗，促进人力资本的优化配置，轮岗交流情形主要包括：</w:t>
        </w:r>
      </w:ins>
    </w:p>
    <w:p w14:paraId="1A3561C4">
      <w:pPr>
        <w:pStyle w:val="22"/>
        <w:numPr>
          <w:ilvl w:val="0"/>
          <w:numId w:val="0"/>
        </w:numPr>
        <w:spacing w:after="0" w:line="560" w:lineRule="exact"/>
        <w:ind w:left="0" w:leftChars="0" w:firstLine="641" w:firstLineChars="0"/>
        <w:jc w:val="both"/>
        <w:rPr>
          <w:ins w:id="104" w:author="范华玉" w:date="2026-07-01T14:52:15Z"/>
          <w:rFonts w:hint="eastAsia" w:ascii="仿宋_GB2312" w:hAnsi="仿宋" w:eastAsia="仿宋_GB2312" w:cs="仿宋"/>
          <w:color w:val="000000"/>
          <w:sz w:val="32"/>
          <w:szCs w:val="32"/>
          <w:lang w:val="en-US" w:eastAsia="zh-CN"/>
        </w:rPr>
      </w:pPr>
      <w:ins w:id="105" w:author="范华玉" w:date="2026-07-01T14:52:15Z">
        <w:r>
          <w:rPr>
            <w:rFonts w:hint="eastAsia" w:ascii="仿宋_GB2312" w:hAnsi="仿宋" w:eastAsia="仿宋_GB2312" w:cs="仿宋"/>
            <w:color w:val="000000"/>
            <w:sz w:val="32"/>
            <w:szCs w:val="32"/>
            <w:lang w:val="en-US" w:eastAsia="zh-CN"/>
          </w:rPr>
          <w:t>①因公司战略调整、组织变革、管理团队结构优化等工作需要交流的；</w:t>
        </w:r>
      </w:ins>
    </w:p>
    <w:p w14:paraId="5655D548">
      <w:pPr>
        <w:pStyle w:val="22"/>
        <w:numPr>
          <w:ilvl w:val="0"/>
          <w:numId w:val="0"/>
        </w:numPr>
        <w:spacing w:after="0" w:line="560" w:lineRule="exact"/>
        <w:ind w:left="0" w:leftChars="0" w:firstLine="641" w:firstLineChars="0"/>
        <w:jc w:val="both"/>
        <w:rPr>
          <w:ins w:id="106" w:author="范华玉" w:date="2026-07-01T14:52:15Z"/>
          <w:rFonts w:hint="eastAsia" w:ascii="仿宋_GB2312" w:hAnsi="仿宋" w:eastAsia="仿宋_GB2312" w:cs="仿宋"/>
          <w:color w:val="000000"/>
          <w:sz w:val="32"/>
          <w:szCs w:val="32"/>
          <w:lang w:val="en-US" w:eastAsia="zh-CN"/>
        </w:rPr>
      </w:pPr>
      <w:ins w:id="107" w:author="范华玉" w:date="2026-07-01T14:52:15Z">
        <w:r>
          <w:rPr>
            <w:rFonts w:hint="eastAsia" w:ascii="仿宋_GB2312" w:hAnsi="仿宋" w:eastAsia="仿宋_GB2312" w:cs="仿宋"/>
            <w:color w:val="000000"/>
            <w:sz w:val="32"/>
            <w:szCs w:val="32"/>
            <w:lang w:val="en-US" w:eastAsia="zh-CN"/>
          </w:rPr>
          <w:t>②需要通过交流进一步提升领导力的；</w:t>
        </w:r>
      </w:ins>
    </w:p>
    <w:p w14:paraId="565F2A88">
      <w:pPr>
        <w:pStyle w:val="22"/>
        <w:numPr>
          <w:ilvl w:val="0"/>
          <w:numId w:val="0"/>
        </w:numPr>
        <w:spacing w:after="0" w:line="560" w:lineRule="exact"/>
        <w:ind w:left="0" w:leftChars="0" w:firstLine="641" w:firstLineChars="0"/>
        <w:jc w:val="both"/>
        <w:rPr>
          <w:ins w:id="108" w:author="范华玉" w:date="2026-07-01T14:52:15Z"/>
          <w:rFonts w:hint="eastAsia" w:ascii="仿宋_GB2312" w:hAnsi="仿宋" w:eastAsia="仿宋_GB2312" w:cs="仿宋"/>
          <w:color w:val="000000"/>
          <w:sz w:val="32"/>
          <w:szCs w:val="32"/>
          <w:lang w:val="en-US" w:eastAsia="zh-CN"/>
        </w:rPr>
      </w:pPr>
      <w:ins w:id="109" w:author="范华玉" w:date="2026-07-01T14:52:15Z">
        <w:r>
          <w:rPr>
            <w:rFonts w:hint="eastAsia" w:ascii="仿宋_GB2312" w:hAnsi="仿宋" w:eastAsia="仿宋_GB2312" w:cs="仿宋"/>
            <w:color w:val="000000"/>
            <w:sz w:val="32"/>
            <w:szCs w:val="32"/>
            <w:lang w:val="en-US" w:eastAsia="zh-CN"/>
          </w:rPr>
          <w:t>③缺少业务一线、片区或总部工作经验，岗位经历较为单一的；</w:t>
        </w:r>
      </w:ins>
    </w:p>
    <w:p w14:paraId="7ADFEEB6">
      <w:pPr>
        <w:pStyle w:val="22"/>
        <w:numPr>
          <w:ilvl w:val="0"/>
          <w:numId w:val="0"/>
        </w:numPr>
        <w:spacing w:after="0" w:line="560" w:lineRule="exact"/>
        <w:ind w:left="0" w:leftChars="0" w:firstLine="641" w:firstLineChars="0"/>
        <w:jc w:val="both"/>
        <w:rPr>
          <w:ins w:id="110" w:author="范华玉" w:date="2026-07-01T14:52:15Z"/>
          <w:rFonts w:hint="eastAsia" w:ascii="仿宋_GB2312" w:hAnsi="仿宋" w:eastAsia="仿宋_GB2312" w:cs="仿宋"/>
          <w:color w:val="000000"/>
          <w:sz w:val="32"/>
          <w:szCs w:val="32"/>
          <w:lang w:val="en-US" w:eastAsia="zh-CN"/>
        </w:rPr>
      </w:pPr>
      <w:ins w:id="111" w:author="范华玉" w:date="2026-07-01T14:52:15Z">
        <w:r>
          <w:rPr>
            <w:rFonts w:hint="eastAsia" w:ascii="仿宋_GB2312" w:hAnsi="仿宋" w:eastAsia="仿宋_GB2312" w:cs="仿宋"/>
            <w:color w:val="000000"/>
            <w:sz w:val="32"/>
            <w:szCs w:val="32"/>
            <w:lang w:val="en-US" w:eastAsia="zh-CN"/>
          </w:rPr>
          <w:t>④根据实际业务需要，上级认为需要轮岗的。</w:t>
        </w:r>
      </w:ins>
    </w:p>
    <w:p w14:paraId="76EF5D10">
      <w:pPr>
        <w:pStyle w:val="22"/>
        <w:numPr>
          <w:ilvl w:val="0"/>
          <w:numId w:val="0"/>
        </w:numPr>
        <w:spacing w:after="0" w:line="560" w:lineRule="exact"/>
        <w:ind w:left="0" w:leftChars="0" w:firstLine="641" w:firstLineChars="0"/>
        <w:jc w:val="both"/>
        <w:rPr>
          <w:ins w:id="112" w:author="范华玉" w:date="2026-07-01T14:52:15Z"/>
          <w:rFonts w:hint="eastAsia" w:ascii="仿宋_GB2312" w:hAnsi="仿宋" w:eastAsia="仿宋_GB2312" w:cs="仿宋"/>
          <w:color w:val="000000"/>
          <w:sz w:val="32"/>
          <w:szCs w:val="32"/>
          <w:lang w:val="en-US" w:eastAsia="zh-CN"/>
        </w:rPr>
      </w:pPr>
      <w:ins w:id="113" w:author="范华玉" w:date="2026-07-01T14:52:15Z">
        <w:r>
          <w:rPr>
            <w:rFonts w:hint="eastAsia" w:ascii="仿宋_GB2312" w:hAnsi="仿宋" w:eastAsia="仿宋_GB2312" w:cs="仿宋"/>
            <w:color w:val="000000"/>
            <w:sz w:val="32"/>
            <w:szCs w:val="32"/>
            <w:lang w:val="en-US" w:eastAsia="zh-CN"/>
          </w:rPr>
          <w:t>⑤业务性轮岗，可由直接上级或上级单位业务系统主管领导提出轮岗需求，按干部选用流程实施轮岗。</w:t>
        </w:r>
      </w:ins>
    </w:p>
    <w:p w14:paraId="2A2D9BAE">
      <w:pPr>
        <w:pStyle w:val="22"/>
        <w:numPr>
          <w:ilvl w:val="0"/>
          <w:numId w:val="0"/>
        </w:numPr>
        <w:spacing w:after="0" w:line="560" w:lineRule="exact"/>
        <w:ind w:left="0" w:leftChars="0" w:firstLine="641" w:firstLineChars="0"/>
        <w:jc w:val="both"/>
        <w:rPr>
          <w:ins w:id="114" w:author="范华玉" w:date="2026-07-01T14:52:15Z"/>
          <w:rFonts w:hint="eastAsia" w:ascii="仿宋_GB2312" w:hAnsi="仿宋" w:eastAsia="仿宋_GB2312" w:cs="仿宋"/>
          <w:color w:val="000000"/>
          <w:sz w:val="32"/>
          <w:szCs w:val="32"/>
          <w:lang w:val="en-US" w:eastAsia="zh-CN"/>
        </w:rPr>
      </w:pPr>
      <w:ins w:id="115" w:author="范华玉" w:date="2026-07-01T14:52:15Z">
        <w:r>
          <w:rPr>
            <w:rFonts w:hint="eastAsia" w:ascii="仿宋_GB2312" w:hAnsi="仿宋" w:eastAsia="仿宋_GB2312" w:cs="仿宋"/>
            <w:color w:val="000000"/>
            <w:sz w:val="32"/>
            <w:szCs w:val="32"/>
            <w:lang w:val="en-US" w:eastAsia="zh-CN"/>
          </w:rPr>
          <w:t>2.周期性轮岗：基于增强组织活力、规避廉洁风险的需要，干部所辖任一单位（如营销中心/工厂/销售大区/业务部）或分管业务超过6年的，原则上均应进行轮岗：</w:t>
        </w:r>
      </w:ins>
    </w:p>
    <w:p w14:paraId="7B5DB741">
      <w:pPr>
        <w:pStyle w:val="22"/>
        <w:numPr>
          <w:ilvl w:val="0"/>
          <w:numId w:val="0"/>
        </w:numPr>
        <w:spacing w:after="0" w:line="560" w:lineRule="exact"/>
        <w:ind w:left="0" w:leftChars="0" w:firstLine="641" w:firstLineChars="0"/>
        <w:jc w:val="both"/>
        <w:rPr>
          <w:ins w:id="116" w:author="范华玉" w:date="2026-07-01T14:52:15Z"/>
          <w:rFonts w:hint="eastAsia" w:ascii="仿宋_GB2312" w:hAnsi="仿宋" w:eastAsia="仿宋_GB2312" w:cs="仿宋"/>
          <w:color w:val="000000"/>
          <w:sz w:val="32"/>
          <w:szCs w:val="32"/>
          <w:lang w:val="en-US" w:eastAsia="zh-CN"/>
        </w:rPr>
      </w:pPr>
      <w:ins w:id="117" w:author="范华玉" w:date="2026-07-01T14:53:44Z">
        <w:r>
          <w:rPr>
            <w:rFonts w:hint="eastAsia" w:ascii="仿宋_GB2312" w:hAnsi="仿宋" w:eastAsia="仿宋_GB2312" w:cs="仿宋"/>
            <w:color w:val="000000"/>
            <w:sz w:val="32"/>
            <w:szCs w:val="32"/>
            <w:lang w:val="en-US" w:eastAsia="zh-CN"/>
          </w:rPr>
          <w:t>①</w:t>
        </w:r>
      </w:ins>
      <w:ins w:id="118" w:author="范华玉" w:date="2026-07-01T14:52:15Z">
        <w:r>
          <w:rPr>
            <w:rFonts w:hint="eastAsia" w:ascii="仿宋_GB2312" w:hAnsi="仿宋" w:eastAsia="仿宋_GB2312" w:cs="仿宋"/>
            <w:color w:val="000000"/>
            <w:sz w:val="32"/>
            <w:szCs w:val="32"/>
            <w:lang w:val="en-US" w:eastAsia="zh-CN"/>
          </w:rPr>
          <w:t>干部任职满6年的，由直接上级或上级单位业务系统主管领导提出轮岗建议。华润啤酒/雪花/酒业本部的干部，因岗位专业性较强，可按9年轮岗，其中纪委书记和财务负责人，仍按照6年轮岗。</w:t>
        </w:r>
      </w:ins>
    </w:p>
    <w:p w14:paraId="1DE256DE">
      <w:pPr>
        <w:pStyle w:val="22"/>
        <w:numPr>
          <w:ilvl w:val="0"/>
          <w:numId w:val="0"/>
        </w:numPr>
        <w:spacing w:after="0" w:line="560" w:lineRule="exact"/>
        <w:ind w:left="0" w:leftChars="0" w:firstLine="641" w:firstLineChars="0"/>
        <w:jc w:val="both"/>
        <w:rPr>
          <w:ins w:id="119" w:author="范华玉" w:date="2026-07-01T14:52:15Z"/>
          <w:rFonts w:hint="eastAsia" w:ascii="仿宋_GB2312" w:hAnsi="仿宋" w:eastAsia="仿宋_GB2312" w:cs="仿宋"/>
          <w:color w:val="000000"/>
          <w:sz w:val="32"/>
          <w:szCs w:val="32"/>
          <w:lang w:val="en-US" w:eastAsia="zh-CN"/>
        </w:rPr>
      </w:pPr>
      <w:ins w:id="120" w:author="范华玉" w:date="2026-07-01T14:53:53Z">
        <w:r>
          <w:rPr>
            <w:rFonts w:hint="eastAsia" w:ascii="仿宋_GB2312" w:hAnsi="仿宋" w:eastAsia="仿宋_GB2312" w:cs="仿宋"/>
            <w:color w:val="000000"/>
            <w:sz w:val="32"/>
            <w:szCs w:val="32"/>
            <w:lang w:val="en-US" w:eastAsia="zh-CN"/>
          </w:rPr>
          <w:t>②</w:t>
        </w:r>
      </w:ins>
      <w:ins w:id="121" w:author="范华玉" w:date="2026-07-01T14:52:15Z">
        <w:r>
          <w:rPr>
            <w:rFonts w:hint="eastAsia" w:ascii="仿宋_GB2312" w:hAnsi="仿宋" w:eastAsia="仿宋_GB2312" w:cs="仿宋"/>
            <w:color w:val="000000"/>
            <w:sz w:val="32"/>
            <w:szCs w:val="32"/>
            <w:lang w:val="en-US" w:eastAsia="zh-CN"/>
          </w:rPr>
          <w:t>岗位任职年限按照所辖单位或业务的最早时间计算，岗位名称、职级调整的视为同一岗位。</w:t>
        </w:r>
      </w:ins>
    </w:p>
    <w:p w14:paraId="44033961">
      <w:pPr>
        <w:pStyle w:val="22"/>
        <w:numPr>
          <w:ilvl w:val="0"/>
          <w:numId w:val="0"/>
        </w:numPr>
        <w:spacing w:after="0" w:line="560" w:lineRule="exact"/>
        <w:ind w:left="0" w:leftChars="0" w:firstLine="641" w:firstLineChars="0"/>
        <w:jc w:val="both"/>
        <w:rPr>
          <w:ins w:id="122" w:author="范华玉" w:date="2026-07-01T14:52:15Z"/>
          <w:rFonts w:hint="eastAsia" w:ascii="仿宋_GB2312" w:hAnsi="仿宋" w:eastAsia="仿宋_GB2312" w:cs="仿宋"/>
          <w:color w:val="000000"/>
          <w:sz w:val="32"/>
          <w:szCs w:val="32"/>
          <w:lang w:val="en-US" w:eastAsia="zh-CN"/>
        </w:rPr>
      </w:pPr>
      <w:ins w:id="123" w:author="范华玉" w:date="2026-07-01T14:54:00Z">
        <w:r>
          <w:rPr>
            <w:rFonts w:hint="eastAsia" w:ascii="仿宋_GB2312" w:hAnsi="仿宋" w:eastAsia="仿宋_GB2312" w:cs="仿宋"/>
            <w:color w:val="000000"/>
            <w:sz w:val="32"/>
            <w:szCs w:val="32"/>
            <w:lang w:val="en-US" w:eastAsia="zh-CN"/>
          </w:rPr>
          <w:t>③</w:t>
        </w:r>
      </w:ins>
      <w:ins w:id="124" w:author="范华玉" w:date="2026-07-01T14:52:15Z">
        <w:r>
          <w:rPr>
            <w:rFonts w:hint="eastAsia" w:ascii="仿宋_GB2312" w:hAnsi="仿宋" w:eastAsia="仿宋_GB2312" w:cs="仿宋"/>
            <w:color w:val="000000"/>
            <w:sz w:val="32"/>
            <w:szCs w:val="32"/>
            <w:lang w:val="en-US" w:eastAsia="zh-CN"/>
          </w:rPr>
          <w:t>离退休时间不能任满3年的，可不予轮岗。如企业处于并购重组、组织变革、公司重大战略项目推进等关键阶段，干部暂时无法离开岗位的，经啤酒党委批准，可以适当延长任职时间。</w:t>
        </w:r>
      </w:ins>
    </w:p>
    <w:p w14:paraId="4866627D">
      <w:pPr>
        <w:pStyle w:val="22"/>
        <w:numPr>
          <w:ilvl w:val="0"/>
          <w:numId w:val="0"/>
        </w:numPr>
        <w:spacing w:after="0" w:line="560" w:lineRule="exact"/>
        <w:ind w:left="0" w:leftChars="0" w:firstLine="641" w:firstLineChars="0"/>
        <w:jc w:val="both"/>
        <w:rPr>
          <w:ins w:id="125" w:author="范华玉" w:date="2026-07-01T14:52:15Z"/>
          <w:rFonts w:hint="eastAsia" w:ascii="仿宋_GB2312" w:hAnsi="仿宋" w:eastAsia="仿宋_GB2312" w:cs="仿宋"/>
          <w:color w:val="000000"/>
          <w:sz w:val="32"/>
          <w:szCs w:val="32"/>
          <w:lang w:val="en-US" w:eastAsia="zh-CN"/>
        </w:rPr>
      </w:pPr>
      <w:ins w:id="126" w:author="范华玉" w:date="2026-07-01T14:54:02Z">
        <w:r>
          <w:rPr>
            <w:rFonts w:hint="eastAsia" w:ascii="仿宋_GB2312" w:hAnsi="仿宋" w:eastAsia="仿宋_GB2312" w:cs="仿宋"/>
            <w:color w:val="000000"/>
            <w:sz w:val="32"/>
            <w:szCs w:val="32"/>
            <w:lang w:val="en-US" w:eastAsia="zh-CN"/>
          </w:rPr>
          <w:t>④</w:t>
        </w:r>
      </w:ins>
      <w:ins w:id="127" w:author="范华玉" w:date="2026-07-01T14:52:15Z">
        <w:r>
          <w:rPr>
            <w:rFonts w:hint="eastAsia" w:ascii="仿宋_GB2312" w:hAnsi="仿宋" w:eastAsia="仿宋_GB2312" w:cs="仿宋"/>
            <w:color w:val="000000"/>
            <w:sz w:val="32"/>
            <w:szCs w:val="32"/>
            <w:lang w:val="en-US" w:eastAsia="zh-CN"/>
          </w:rPr>
          <w:t>上级单位有轮岗管理要求的，按上级部门管理要求执行。</w:t>
        </w:r>
      </w:ins>
    </w:p>
    <w:p w14:paraId="3EE7E87B">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lang w:val="en-US" w:eastAsia="zh-CN"/>
        </w:rPr>
      </w:pPr>
      <w:r>
        <w:rPr>
          <w:rFonts w:hint="eastAsia" w:ascii="仿宋_GB2312" w:hAnsi="仿宋" w:eastAsia="仿宋_GB2312" w:cs="仿宋"/>
          <w:color w:val="000000"/>
          <w:kern w:val="0"/>
          <w:sz w:val="32"/>
          <w:szCs w:val="32"/>
          <w:lang w:val="en-US" w:eastAsia="zh-CN" w:bidi="ar-SA"/>
        </w:rPr>
        <w:t>3.</w:t>
      </w:r>
      <w:ins w:id="128" w:author="范华玉" w:date="2026-07-01T14:52:15Z">
        <w:r>
          <w:rPr>
            <w:rFonts w:hint="eastAsia" w:ascii="仿宋_GB2312" w:hAnsi="仿宋" w:eastAsia="仿宋_GB2312" w:cs="仿宋"/>
            <w:color w:val="000000"/>
            <w:sz w:val="32"/>
            <w:szCs w:val="32"/>
            <w:lang w:val="en-US" w:eastAsia="zh-CN"/>
          </w:rPr>
          <w:t>纪委书记一般应跨单位交流任职。</w:t>
        </w:r>
      </w:ins>
    </w:p>
    <w:p w14:paraId="6C62A579">
      <w:pPr>
        <w:pStyle w:val="22"/>
        <w:numPr>
          <w:numId w:val="0"/>
        </w:numPr>
        <w:spacing w:after="0" w:line="560" w:lineRule="exact"/>
        <w:ind w:left="641" w:leftChars="0"/>
        <w:jc w:val="both"/>
        <w:rPr>
          <w:ins w:id="129" w:author="范华玉" w:date="2026-07-01T14:52:15Z"/>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2E20086A">
      <w:pPr>
        <w:pStyle w:val="28"/>
        <w:numPr>
          <w:ilvl w:val="0"/>
          <w:numId w:val="0"/>
        </w:numPr>
        <w:ind w:left="0" w:leftChars="0" w:firstLine="0" w:firstLineChars="0"/>
        <w:jc w:val="center"/>
        <w:rPr>
          <w:rFonts w:ascii="黑体" w:hAnsi="黑体" w:eastAsia="黑体"/>
        </w:rPr>
      </w:pPr>
      <w:bookmarkStart w:id="30" w:name="_Toc141216269"/>
      <w:r>
        <w:rPr>
          <w:rFonts w:hint="eastAsia" w:ascii="黑体" w:hAnsi="黑体" w:eastAsia="黑体" w:cs="Times New Roman"/>
          <w:b w:val="0"/>
          <w:kern w:val="2"/>
          <w:sz w:val="32"/>
          <w:szCs w:val="32"/>
          <w:lang w:val="en-US" w:eastAsia="zh-CN" w:bidi="ar-SA"/>
        </w:rPr>
        <w:t>第十一章</w:t>
      </w:r>
      <w:r>
        <w:rPr>
          <w:rFonts w:hint="eastAsia" w:ascii="黑体" w:hAnsi="黑体" w:eastAsia="黑体"/>
        </w:rPr>
        <w:t>免职、降职和离职</w:t>
      </w:r>
      <w:bookmarkEnd w:id="30"/>
    </w:p>
    <w:p w14:paraId="432BFF0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第五十三条</w:t>
      </w:r>
      <w:r>
        <w:rPr>
          <w:rFonts w:hint="eastAsia" w:ascii="仿宋_GB2312" w:hAnsi="仿宋" w:eastAsia="仿宋_GB2312" w:cs="仿宋"/>
          <w:color w:val="000000"/>
          <w:sz w:val="32"/>
          <w:szCs w:val="32"/>
        </w:rPr>
        <w:t>完善干部退出机制，根据领导班子建设和干部年龄、健康、履职等情况，以及企业发展战略调整、产业转型、兼并重组等需要，及时调整，促进干部正常更替、人岗相适，增强干部队伍活力。</w:t>
      </w:r>
    </w:p>
    <w:p w14:paraId="61113B4E">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干部因涉及违纪违法、问责和责任追究应当退出的，按照党章党规党纪和有关法律法规办理。</w:t>
      </w:r>
    </w:p>
    <w:p w14:paraId="07EA6565">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A606E4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第五十四条</w:t>
      </w:r>
      <w:r>
        <w:rPr>
          <w:rFonts w:hint="eastAsia" w:ascii="仿宋_GB2312" w:hAnsi="仿宋" w:eastAsia="仿宋_GB2312" w:cs="仿宋"/>
          <w:color w:val="000000"/>
          <w:sz w:val="32"/>
          <w:szCs w:val="32"/>
        </w:rPr>
        <w:t>干部达到法定退休年龄界限的（男性年满60周岁、女性年满55周岁），应当按照有关规定办理免职和退休手续，一般不再返聘。</w:t>
      </w:r>
    </w:p>
    <w:p w14:paraId="65351F79">
      <w:pPr>
        <w:pStyle w:val="22"/>
        <w:keepNext w:val="0"/>
        <w:keepLines w:val="0"/>
        <w:pageBreakBefore w:val="0"/>
        <w:widowControl w:val="0"/>
        <w:numPr>
          <w:ilvl w:val="0"/>
          <w:numId w:val="0"/>
        </w:numPr>
        <w:kinsoku/>
        <w:wordWrap/>
        <w:overflowPunct/>
        <w:topLinePunct w:val="0"/>
        <w:autoSpaceDE/>
        <w:autoSpaceDN/>
        <w:bidi w:val="0"/>
        <w:adjustRightInd/>
        <w:snapToGrid/>
        <w:spacing w:line="460" w:lineRule="exact"/>
        <w:ind w:left="0" w:leftChars="0" w:firstLine="560" w:firstLineChars="175"/>
        <w:textAlignment w:val="auto"/>
        <w:rPr>
          <w:ins w:id="130" w:author="范华玉" w:date="2026-07-01T15:27:19Z"/>
          <w:rFonts w:hint="eastAsia" w:ascii="仿宋_GB2312" w:hAnsi="仿宋" w:eastAsia="仿宋_GB2312" w:cs="仿宋"/>
          <w:color w:val="000000"/>
          <w:sz w:val="32"/>
          <w:szCs w:val="32"/>
          <w:lang w:val="en-US" w:eastAsia="zh-CN"/>
        </w:rPr>
      </w:pPr>
      <w:r>
        <w:rPr>
          <w:rFonts w:hint="eastAsia" w:ascii="仿宋_GB2312" w:hAnsi="仿宋" w:eastAsia="黑体" w:cs="仿宋"/>
          <w:b w:val="0"/>
          <w:color w:val="000000"/>
          <w:kern w:val="0"/>
          <w:sz w:val="32"/>
          <w:szCs w:val="32"/>
          <w:lang w:val="en-US" w:eastAsia="zh-CN" w:bidi="ar-SA"/>
        </w:rPr>
        <w:t>第五十五条</w:t>
      </w:r>
      <w:ins w:id="131" w:author="范华玉" w:date="2026-07-01T15:27:19Z">
        <w:r>
          <w:rPr>
            <w:rFonts w:hint="eastAsia" w:ascii="仿宋_GB2312" w:hAnsi="仿宋" w:eastAsia="仿宋_GB2312" w:cs="仿宋"/>
            <w:color w:val="000000"/>
            <w:sz w:val="32"/>
            <w:szCs w:val="32"/>
            <w:lang w:val="en-US" w:eastAsia="zh-CN"/>
          </w:rPr>
          <w:t>干部任期（聘期）届满未连任的，经华润啤酒党委审议后予以免职（解聘）。</w:t>
        </w:r>
      </w:ins>
    </w:p>
    <w:p w14:paraId="53BB2F5D">
      <w:pPr>
        <w:pStyle w:val="22"/>
        <w:numPr>
          <w:ilvl w:val="0"/>
          <w:numId w:val="0"/>
        </w:numPr>
        <w:spacing w:after="0" w:line="560" w:lineRule="exact"/>
        <w:ind w:left="0" w:leftChars="0" w:firstLine="641" w:firstLineChars="0"/>
        <w:jc w:val="both"/>
        <w:rPr>
          <w:del w:id="132" w:author="范华玉" w:date="2026-07-01T15:27:19Z"/>
          <w:rFonts w:ascii="仿宋_GB2312" w:hAnsi="仿宋" w:eastAsia="仿宋_GB2312" w:cs="仿宋"/>
          <w:color w:val="000000"/>
          <w:sz w:val="32"/>
          <w:szCs w:val="32"/>
        </w:rPr>
      </w:pPr>
      <w:del w:id="133" w:author="范华玉" w:date="2026-07-01T15:27:19Z">
        <w:r>
          <w:rPr>
            <w:rFonts w:hint="eastAsia" w:ascii="仿宋_GB2312" w:hAnsi="仿宋" w:eastAsia="仿宋_GB2312" w:cs="仿宋"/>
            <w:color w:val="000000"/>
            <w:sz w:val="32"/>
            <w:szCs w:val="32"/>
          </w:rPr>
          <w:delText>干部任期（聘期）届满未连任（续聘）的，自然免职（解聘）。</w:delText>
        </w:r>
      </w:del>
    </w:p>
    <w:p w14:paraId="7BF99FC3">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第五十六条</w:t>
      </w:r>
      <w:r>
        <w:rPr>
          <w:rFonts w:hint="eastAsia" w:ascii="仿宋_GB2312" w:hAnsi="仿宋" w:eastAsia="仿宋_GB2312" w:cs="仿宋"/>
          <w:color w:val="000000"/>
          <w:sz w:val="32"/>
          <w:szCs w:val="32"/>
        </w:rPr>
        <w:t>干部非由组织选派，个人申请离职学习期限超过1年的，应当免职（解聘）。</w:t>
      </w:r>
    </w:p>
    <w:p w14:paraId="5B392561">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15954D6">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第五十七条</w:t>
      </w:r>
      <w:r>
        <w:rPr>
          <w:rFonts w:hint="eastAsia" w:ascii="仿宋_GB2312" w:hAnsi="仿宋" w:eastAsia="仿宋_GB2312" w:cs="仿宋"/>
          <w:color w:val="000000"/>
          <w:sz w:val="32"/>
          <w:szCs w:val="32"/>
        </w:rPr>
        <w:t>干部具有下列情形之一，被认定为不适宜担任现职，应当及时予以调整：</w:t>
      </w:r>
    </w:p>
    <w:p w14:paraId="6BEB5151">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政治能力不过硬，缺乏应有的政治判断力、政治领悟力、政治执行力，在不折不扣贯彻落实党中央决策部署、结合实际推动落地见效上存在明显差距的。</w:t>
      </w:r>
    </w:p>
    <w:p w14:paraId="6369CDA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理想信念动摇，在涉及党的领导、中国特色社会主义制度等重大原则问题上立场不坚定、态度暧昧，关键时刻经不住考验的；</w:t>
      </w:r>
    </w:p>
    <w:p w14:paraId="01412261">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担当和斗争精神不强，在事关党和国家利益、人民群众生命财产安全等紧要关头临阵退缩的，在急难险重任务、重大风险考验面前消极逃避或者应对处置不力的；</w:t>
      </w:r>
    </w:p>
    <w:p w14:paraId="67F6BEBA">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政绩观存在偏差，不能坚持以人民为中心的发展思想，不能准确把握新发展阶段、完整准确全面贯彻新发展理念，在构建新发展格局、推动高质量发展上不积极不作为，搞“形象工程”、“政绩工程”乱作为的；</w:t>
      </w:r>
    </w:p>
    <w:p w14:paraId="428940EB">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违背党的民主集中制原则，独断专行或者软弱涣散，自行其是，不执行或者擅自改变组织作出的决定，在领导班子中闹无原则纠纷，或者任人唯亲、拉帮结派，破坏所在地方、单位政治生态的；</w:t>
      </w:r>
    </w:p>
    <w:p w14:paraId="213F0E7D">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组织观念淡薄，不严格执行重大事项请示报告、个人有关事项报告等制度，无正当理由拒不执行组织的分配、调动、交流等决定的；</w:t>
      </w:r>
    </w:p>
    <w:p w14:paraId="46A8AEEC">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(七)</w:t>
      </w:r>
      <w:r>
        <w:rPr>
          <w:rFonts w:hint="eastAsia" w:ascii="仿宋_GB2312" w:hAnsi="仿宋" w:eastAsia="仿宋_GB2312" w:cs="仿宋"/>
          <w:color w:val="000000"/>
          <w:sz w:val="32"/>
          <w:szCs w:val="32"/>
        </w:rPr>
        <w:t>事业心和责任感不强，精神状态差，对职责范围内的事项敷衍塞责，对群众急难愁盼问题不上心、不尽力，工作推托绕躲，贻误事业发展的；</w:t>
      </w:r>
    </w:p>
    <w:p w14:paraId="05CB133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(八)</w:t>
      </w:r>
      <w:r>
        <w:rPr>
          <w:rFonts w:hint="eastAsia" w:ascii="仿宋_GB2312" w:hAnsi="仿宋" w:eastAsia="仿宋_GB2312" w:cs="仿宋"/>
          <w:color w:val="000000"/>
          <w:sz w:val="32"/>
          <w:szCs w:val="32"/>
        </w:rPr>
        <w:t>领导能力不足，不能有效履行职责、按要求完成目标任务，重大战略、重要改革，重点工作推进不力，所负责的工作较长时间处于落后状态或者出现较大失误的；</w:t>
      </w:r>
    </w:p>
    <w:p w14:paraId="23D8739B">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(九)</w:t>
      </w:r>
      <w:r>
        <w:rPr>
          <w:rFonts w:hint="eastAsia" w:ascii="仿宋_GB2312" w:hAnsi="仿宋" w:eastAsia="仿宋_GB2312" w:cs="仿宋"/>
          <w:color w:val="000000"/>
          <w:sz w:val="32"/>
          <w:szCs w:val="32"/>
        </w:rPr>
        <w:t>违规决策或者决策论证不充分、不谨慎，造成公共资金、国有资产、国有资源损失浪费生态环境破坏，公司利益损害等后果的；</w:t>
      </w:r>
    </w:p>
    <w:p w14:paraId="0BD0CEE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(十)</w:t>
      </w:r>
      <w:r>
        <w:rPr>
          <w:rFonts w:hint="eastAsia" w:ascii="仿宋_GB2312" w:hAnsi="仿宋" w:eastAsia="仿宋_GB2312" w:cs="仿宋"/>
          <w:color w:val="000000"/>
          <w:sz w:val="32"/>
          <w:szCs w:val="32"/>
        </w:rPr>
        <w:t>作风不严不实，执行中央八项规定精神不严格，形式主义、官僚主义问题突出，造成不良影响的；</w:t>
      </w:r>
    </w:p>
    <w:p w14:paraId="54CDD34C">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(十一)</w:t>
      </w:r>
      <w:r>
        <w:rPr>
          <w:rFonts w:hint="eastAsia" w:ascii="仿宋_GB2312" w:hAnsi="仿宋" w:eastAsia="仿宋_GB2312" w:cs="仿宋"/>
          <w:color w:val="000000"/>
          <w:sz w:val="32"/>
          <w:szCs w:val="32"/>
        </w:rPr>
        <w:t>品行不端，行为失范，违背社会公德、职业道德、家庭美德，造成不良影响的；</w:t>
      </w:r>
    </w:p>
    <w:p w14:paraId="0E9A5123">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(十二)</w:t>
      </w:r>
      <w:r>
        <w:rPr>
          <w:rFonts w:hint="eastAsia" w:ascii="仿宋_GB2312" w:hAnsi="仿宋" w:eastAsia="仿宋_GB2312" w:cs="仿宋"/>
          <w:color w:val="000000"/>
          <w:sz w:val="32"/>
          <w:szCs w:val="32"/>
        </w:rPr>
        <w:t>因存在配偶、子女移居国（境）外，配偶、子女及其配偶经商办企等情况，按照有关规定需要组织调整的；</w:t>
      </w:r>
    </w:p>
    <w:p w14:paraId="21BE99A1">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(十三)</w:t>
      </w:r>
      <w:r>
        <w:rPr>
          <w:rFonts w:hint="eastAsia" w:ascii="仿宋_GB2312" w:hAnsi="仿宋" w:eastAsia="仿宋_GB2312" w:cs="仿宋"/>
          <w:color w:val="000000"/>
          <w:sz w:val="32"/>
          <w:szCs w:val="32"/>
        </w:rPr>
        <w:t>年度考核被确定为不称职，和连续两年被确定为基本称职，以及民主测评优秀和称职得票率达不到三分之二，经认定确属不适宜担任现职的；</w:t>
      </w:r>
    </w:p>
    <w:p w14:paraId="0B499536">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(十四)</w:t>
      </w:r>
      <w:r>
        <w:rPr>
          <w:rFonts w:hint="eastAsia" w:ascii="仿宋_GB2312" w:hAnsi="仿宋" w:eastAsia="仿宋_GB2312" w:cs="仿宋"/>
          <w:color w:val="000000"/>
          <w:sz w:val="32"/>
          <w:szCs w:val="32"/>
        </w:rPr>
        <w:t>因健康原因无法正常履行工作职责1年以上的；</w:t>
      </w:r>
    </w:p>
    <w:p w14:paraId="70CB93CB">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(十五)</w:t>
      </w:r>
      <w:r>
        <w:rPr>
          <w:rFonts w:hint="eastAsia" w:ascii="仿宋_GB2312" w:hAnsi="仿宋" w:eastAsia="仿宋_GB2312" w:cs="仿宋"/>
          <w:color w:val="000000"/>
          <w:sz w:val="32"/>
          <w:szCs w:val="32"/>
        </w:rPr>
        <w:t>其他不适宜担任现职的情形。</w:t>
      </w:r>
    </w:p>
    <w:p w14:paraId="00F3A695">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(十六)</w:t>
      </w:r>
      <w:r>
        <w:rPr>
          <w:rFonts w:hint="eastAsia" w:ascii="仿宋_GB2312" w:hAnsi="仿宋" w:eastAsia="仿宋_GB2312" w:cs="仿宋"/>
          <w:color w:val="000000"/>
          <w:sz w:val="32"/>
          <w:szCs w:val="32"/>
        </w:rPr>
        <w:t>触发《岗位聘任协议》中“合同解除或终止”相关条款，经组织分析研判确属不胜任现岗位或不适宜继续担任现岗位的。或其他经组织分析研判属于不胜任现岗位的。</w:t>
      </w:r>
    </w:p>
    <w:p w14:paraId="7D675330">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干部出现以上情形的，依照有关规定，按照干部管理权限，履行组织调整有关职责。</w:t>
      </w:r>
    </w:p>
    <w:p w14:paraId="75373942">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5902503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第五十八条</w:t>
      </w:r>
      <w:r>
        <w:rPr>
          <w:rFonts w:hint="eastAsia" w:ascii="仿宋_GB2312" w:hAnsi="仿宋" w:eastAsia="仿宋_GB2312" w:cs="仿宋"/>
          <w:color w:val="000000"/>
          <w:sz w:val="32"/>
          <w:szCs w:val="32"/>
        </w:rPr>
        <w:t>干部个人辞职的，应提报辞职报告，说明离职原因，经人力资源审核后报对应管理权限党委，经党委会讨论通过后，免去干部职务。未经批准，不得擅离职守。擅离职守的，视情节轻重给予相应处理；造成严重后果的，依法追究责任。有下列情形之一的，不得辞职：</w:t>
      </w:r>
    </w:p>
    <w:p w14:paraId="6886FD75">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正在接受纪检监察机构、司法机关调查，履行出资人职责的机构专项核查，或者正在接受审计的。</w:t>
      </w:r>
    </w:p>
    <w:p w14:paraId="66D0C41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存在其他不得辞去职务情形的。</w:t>
      </w:r>
    </w:p>
    <w:p w14:paraId="68A840D0">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重要项目或者重要任务尚未完成且必须由本人继续完成的，未满任职承诺年限的，或者有其他特殊原因的，不得辞去职务。</w:t>
      </w:r>
    </w:p>
    <w:p w14:paraId="30C775E8">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6DF9BBFA">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第五十九条</w:t>
      </w:r>
      <w:r>
        <w:rPr>
          <w:rFonts w:hint="eastAsia" w:ascii="仿宋_GB2312" w:hAnsi="仿宋" w:eastAsia="仿宋_GB2312" w:cs="仿宋"/>
          <w:color w:val="000000"/>
          <w:sz w:val="32"/>
          <w:szCs w:val="32"/>
        </w:rPr>
        <w:t>严格干部退出后的兼职（任职）管理。华润啤酒直管干部到龄退休后，不得在原任职企业及其出资企业担任各级领导职务。</w:t>
      </w:r>
    </w:p>
    <w:p w14:paraId="770EA6E3">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干部离职或退休后，应按照国家相关法律规定履行外部企业任职及保密责任与义务。</w:t>
      </w:r>
    </w:p>
    <w:p w14:paraId="041DC5B1">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0A58067C">
      <w:pPr>
        <w:pStyle w:val="22"/>
        <w:keepNext w:val="0"/>
        <w:keepLines w:val="0"/>
        <w:pageBreakBefore w:val="0"/>
        <w:widowControl w:val="0"/>
        <w:numPr>
          <w:ilvl w:val="0"/>
          <w:numId w:val="0"/>
        </w:numPr>
        <w:kinsoku/>
        <w:wordWrap/>
        <w:overflowPunct/>
        <w:topLinePunct w:val="0"/>
        <w:autoSpaceDE/>
        <w:autoSpaceDN/>
        <w:bidi w:val="0"/>
        <w:adjustRightInd/>
        <w:snapToGrid/>
        <w:spacing w:line="460" w:lineRule="exact"/>
        <w:ind w:left="420" w:leftChars="0"/>
        <w:textAlignment w:val="auto"/>
        <w:rPr>
          <w:rFonts w:hint="eastAsia" w:ascii="仿宋_GB2312" w:hAnsi="仿宋" w:eastAsia="仿宋_GB2312" w:cs="仿宋"/>
          <w:color w:val="000000"/>
          <w:sz w:val="32"/>
          <w:szCs w:val="32"/>
          <w:lang w:val="en-US" w:eastAsia="zh-CN"/>
        </w:rPr>
      </w:pPr>
      <w:r>
        <w:rPr>
          <w:rFonts w:hint="eastAsia" w:ascii="仿宋_GB2312" w:hAnsi="仿宋" w:eastAsia="黑体" w:cs="仿宋"/>
          <w:b w:val="0"/>
          <w:color w:val="000000"/>
          <w:kern w:val="0"/>
          <w:sz w:val="32"/>
          <w:szCs w:val="32"/>
          <w:lang w:val="en-US" w:eastAsia="zh-CN" w:bidi="ar-SA"/>
        </w:rPr>
        <w:t>第六十条</w:t>
      </w:r>
      <w:del w:id="134" w:author="范华玉" w:date="2026-07-01T15:30:57Z">
        <w:r>
          <w:rPr>
            <w:rFonts w:hint="eastAsia" w:ascii="仿宋_GB2312" w:hAnsi="仿宋" w:eastAsia="仿宋_GB2312" w:cs="仿宋"/>
            <w:color w:val="000000"/>
            <w:sz w:val="32"/>
            <w:szCs w:val="32"/>
          </w:rPr>
          <w:delText>免职、降职的干部，实行“岗变薪变”，其待遇按照新任岗位职务的标准或相关管理规定执行。</w:delText>
        </w:r>
      </w:del>
      <w:ins w:id="135" w:author="范华玉" w:date="2026-07-01T15:30:58Z">
        <w:r>
          <w:rPr>
            <w:rFonts w:hint="eastAsia" w:ascii="仿宋_GB2312" w:hAnsi="仿宋" w:eastAsia="仿宋_GB2312" w:cs="仿宋"/>
            <w:color w:val="000000"/>
            <w:sz w:val="32"/>
            <w:szCs w:val="32"/>
            <w:lang w:val="en-US" w:eastAsia="zh-CN"/>
          </w:rPr>
          <w:t>华润啤酒直管干部调整，待遇按华润啤酒薪酬制度或相关方案执行。</w:t>
        </w:r>
      </w:ins>
    </w:p>
    <w:p w14:paraId="6630F037">
      <w:pPr>
        <w:pStyle w:val="22"/>
        <w:keepNext w:val="0"/>
        <w:keepLines w:val="0"/>
        <w:pageBreakBefore w:val="0"/>
        <w:widowControl w:val="0"/>
        <w:numPr>
          <w:ilvl w:val="0"/>
          <w:numId w:val="0"/>
        </w:numPr>
        <w:kinsoku/>
        <w:wordWrap/>
        <w:overflowPunct/>
        <w:topLinePunct w:val="0"/>
        <w:autoSpaceDE/>
        <w:autoSpaceDN/>
        <w:bidi w:val="0"/>
        <w:adjustRightInd/>
        <w:snapToGrid/>
        <w:spacing w:line="460" w:lineRule="exact"/>
        <w:ind w:left="420" w:leftChars="0"/>
        <w:textAlignment w:val="auto"/>
        <w:rPr>
          <w:ins w:id="136" w:author="范华玉" w:date="2026-07-01T15:30:58Z"/>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0C753555">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第六十一条</w:t>
      </w:r>
      <w:r>
        <w:rPr>
          <w:rFonts w:hint="eastAsia" w:ascii="仿宋_GB2312" w:hAnsi="仿宋" w:eastAsia="仿宋_GB2312" w:cs="仿宋"/>
          <w:color w:val="000000"/>
          <w:sz w:val="32"/>
          <w:szCs w:val="32"/>
        </w:rPr>
        <w:t>受党纪处分的，职务调整应遵守《中国共产党纪律处分条例》第九条、第十条和第十一条相关规定；按照《员工违规违纪处理办法》规定，在处分</w:t>
      </w:r>
      <w:r>
        <w:rPr>
          <w:rFonts w:hint="eastAsia" w:ascii="仿宋_GB2312" w:hAnsi="仿宋" w:eastAsia="仿宋_GB2312" w:cs="仿宋"/>
          <w:color w:val="000000"/>
          <w:sz w:val="32"/>
          <w:szCs w:val="32"/>
          <w:lang w:eastAsia="zh-CN"/>
        </w:rPr>
        <w:t>影响期</w:t>
      </w:r>
      <w:r>
        <w:rPr>
          <w:rFonts w:hint="eastAsia" w:ascii="仿宋_GB2312" w:hAnsi="仿宋" w:eastAsia="仿宋_GB2312" w:cs="仿宋"/>
          <w:color w:val="000000"/>
          <w:sz w:val="32"/>
          <w:szCs w:val="32"/>
        </w:rPr>
        <w:t>内的，不得晋升职务和上调工资。</w:t>
      </w:r>
    </w:p>
    <w:p w14:paraId="21F59BEC">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C6A513A">
      <w:pPr>
        <w:pStyle w:val="28"/>
        <w:numPr>
          <w:ilvl w:val="0"/>
          <w:numId w:val="0"/>
        </w:numPr>
        <w:ind w:left="0" w:leftChars="0" w:firstLine="0" w:firstLineChars="0"/>
        <w:jc w:val="center"/>
        <w:rPr>
          <w:rFonts w:ascii="黑体" w:hAnsi="黑体" w:eastAsia="黑体"/>
        </w:rPr>
      </w:pPr>
      <w:bookmarkStart w:id="31" w:name="_Toc141216270"/>
      <w:r>
        <w:rPr>
          <w:rFonts w:hint="eastAsia" w:ascii="黑体" w:hAnsi="黑体" w:eastAsia="黑体" w:cs="Times New Roman"/>
          <w:b w:val="0"/>
          <w:kern w:val="2"/>
          <w:sz w:val="32"/>
          <w:szCs w:val="32"/>
          <w:lang w:val="en-US" w:eastAsia="zh-CN" w:bidi="ar-SA"/>
        </w:rPr>
        <w:t>第十二章</w:t>
      </w:r>
      <w:r>
        <w:rPr>
          <w:rFonts w:hint="eastAsia" w:ascii="黑体" w:hAnsi="黑体" w:eastAsia="黑体"/>
        </w:rPr>
        <w:t>考核评价</w:t>
      </w:r>
      <w:bookmarkEnd w:id="31"/>
    </w:p>
    <w:p w14:paraId="224987B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第六十二条</w:t>
      </w:r>
      <w:r>
        <w:rPr>
          <w:rFonts w:hint="eastAsia" w:ascii="仿宋_GB2312" w:hAnsi="仿宋" w:eastAsia="仿宋_GB2312" w:cs="仿宋"/>
          <w:color w:val="000000"/>
          <w:sz w:val="32"/>
          <w:szCs w:val="32"/>
        </w:rPr>
        <w:t>各级组织/部门需严肃对待干部考核评价的执行，强化抓改革、强党建、促发展导向，引导直管干部树立正确业绩观、做到忠诚干净担当，推动企业持续健康发展。</w:t>
      </w:r>
    </w:p>
    <w:p w14:paraId="28C94393">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考核评价结果作为干部选拔任用、薪酬与激励、管理监督、培养锻炼和退出的重要依据。</w:t>
      </w:r>
    </w:p>
    <w:p w14:paraId="7534CD49">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5CF7A9F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第六十三条</w:t>
      </w:r>
      <w:r>
        <w:rPr>
          <w:rFonts w:hint="eastAsia" w:ascii="仿宋_GB2312" w:hAnsi="仿宋" w:eastAsia="仿宋_GB2312" w:cs="仿宋"/>
          <w:color w:val="000000"/>
          <w:sz w:val="32"/>
          <w:szCs w:val="32"/>
        </w:rPr>
        <w:t>华润啤酒下属各级组织业绩和干部业绩需进行考核：</w:t>
      </w:r>
    </w:p>
    <w:p w14:paraId="596D39D3">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业绩考核分为季度/年度考核和任期考核，区分组织发展阶段及管理现状，根据组织功能定位、职责职能、发展目标和责任使命等，对标先进，合理确定业绩考核重点、考核指标及目标值，综合相关情况确定考核结果。</w:t>
      </w:r>
    </w:p>
    <w:p w14:paraId="14524CCB">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华润啤酒党委统筹对各级党组织党建工作责任制落实情况进行考核。</w:t>
      </w:r>
    </w:p>
    <w:p w14:paraId="2B4D5D77">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纪委书记（纪检委员）的履职专项考核，按照有关规定执行。</w:t>
      </w:r>
    </w:p>
    <w:p w14:paraId="4A4CCB8D">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61C81FDA">
      <w:pPr>
        <w:pStyle w:val="28"/>
        <w:numPr>
          <w:ilvl w:val="0"/>
          <w:numId w:val="0"/>
        </w:numPr>
        <w:ind w:left="0" w:leftChars="0" w:firstLine="0" w:firstLineChars="0"/>
        <w:jc w:val="center"/>
        <w:rPr>
          <w:rFonts w:ascii="黑体" w:hAnsi="黑体" w:eastAsia="黑体"/>
        </w:rPr>
      </w:pPr>
      <w:bookmarkStart w:id="32" w:name="_Toc141216271"/>
      <w:r>
        <w:rPr>
          <w:rFonts w:hint="eastAsia" w:ascii="黑体" w:hAnsi="黑体" w:eastAsia="黑体" w:cs="Times New Roman"/>
          <w:b w:val="0"/>
          <w:kern w:val="2"/>
          <w:sz w:val="32"/>
          <w:szCs w:val="32"/>
          <w:lang w:val="en-US" w:eastAsia="zh-CN" w:bidi="ar-SA"/>
        </w:rPr>
        <w:t>第十三章</w:t>
      </w:r>
      <w:r>
        <w:rPr>
          <w:rFonts w:hint="eastAsia" w:ascii="黑体" w:hAnsi="黑体" w:eastAsia="黑体"/>
        </w:rPr>
        <w:t>薪酬与激励</w:t>
      </w:r>
      <w:bookmarkEnd w:id="32"/>
    </w:p>
    <w:p w14:paraId="16620B53">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第六十四条</w:t>
      </w:r>
      <w:r>
        <w:rPr>
          <w:rFonts w:hint="eastAsia" w:ascii="仿宋_GB2312" w:hAnsi="仿宋" w:eastAsia="仿宋_GB2312" w:cs="仿宋"/>
          <w:color w:val="000000"/>
          <w:sz w:val="32"/>
          <w:szCs w:val="32"/>
        </w:rPr>
        <w:t>干部薪酬分配与激励机制的设计需既符合企业一般规律又体现中央企业特点，坚持物质激励与精神激励相结合、短期激励与任期激励相结合，强化正向激励导向，激发干部创新活力和创业动力。</w:t>
      </w:r>
    </w:p>
    <w:p w14:paraId="18B5FFE5">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67C9C35F">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第六十五条</w:t>
      </w:r>
      <w:r>
        <w:rPr>
          <w:rFonts w:hint="eastAsia" w:ascii="仿宋_GB2312" w:hAnsi="仿宋" w:eastAsia="仿宋_GB2312" w:cs="仿宋"/>
          <w:color w:val="000000"/>
          <w:sz w:val="32"/>
          <w:szCs w:val="32"/>
        </w:rPr>
        <w:t>坚持分类分级管理，执行与干部选拔方式相匹配，与企业功能性质相适应、与经营业绩相挂钩的差异化薪酬分配办法，严格规范干部薪酬分配。</w:t>
      </w:r>
    </w:p>
    <w:p w14:paraId="6EA5834C">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20CD68AD">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第六十六条</w:t>
      </w:r>
      <w:r>
        <w:rPr>
          <w:rFonts w:hint="eastAsia" w:ascii="仿宋_GB2312" w:hAnsi="仿宋" w:eastAsia="仿宋_GB2312" w:cs="仿宋"/>
          <w:color w:val="000000"/>
          <w:sz w:val="32"/>
          <w:szCs w:val="32"/>
        </w:rPr>
        <w:t>直管干部按照有关规定享受相应医疗保障。应当执行带薪休假制度。</w:t>
      </w:r>
    </w:p>
    <w:p w14:paraId="5E5306A2">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F4A12EF">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第六十七条</w:t>
      </w:r>
      <w:r>
        <w:rPr>
          <w:rFonts w:hint="eastAsia" w:ascii="仿宋_GB2312" w:hAnsi="仿宋" w:eastAsia="仿宋_GB2312" w:cs="仿宋"/>
          <w:color w:val="000000"/>
          <w:sz w:val="32"/>
          <w:szCs w:val="32"/>
        </w:rPr>
        <w:t>对敢于负责、勇于担当、善于作为、业绩突出的干部，及时提拔重用，以正确用人导向激励干部讲担当、重担当。</w:t>
      </w:r>
    </w:p>
    <w:p w14:paraId="69569FE2">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054E409D">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第六十八条</w:t>
      </w:r>
      <w:r>
        <w:rPr>
          <w:rFonts w:hint="eastAsia" w:ascii="仿宋_GB2312" w:hAnsi="仿宋" w:eastAsia="仿宋_GB2312" w:cs="仿宋"/>
          <w:color w:val="000000"/>
          <w:sz w:val="32"/>
          <w:szCs w:val="32"/>
        </w:rPr>
        <w:t>对在企业改革发展、党的建设中作出突出贡献，以及在完成重大专项和重大改革任务、处理突发事件等工作中表现突出的干部，按照有关规定予以表彰。</w:t>
      </w:r>
    </w:p>
    <w:p w14:paraId="29E3F08B">
      <w:pPr>
        <w:spacing w:after="0" w:line="560" w:lineRule="exact"/>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应当宣传优秀干部的先进事迹和突出贡献，展现优秀企业家精神，凝聚崇尚创新创业正能量，营造尊重企业家价值、鼓励企业家创新、发挥企业家作用的浓厚氛围。</w:t>
      </w:r>
    </w:p>
    <w:p w14:paraId="71C0DA11">
      <w:pPr>
        <w:spacing w:after="0" w:line="560" w:lineRule="exact"/>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630FFB28">
      <w:pPr>
        <w:pStyle w:val="28"/>
        <w:numPr>
          <w:ilvl w:val="0"/>
          <w:numId w:val="0"/>
        </w:numPr>
        <w:ind w:left="0" w:leftChars="0" w:firstLine="0" w:firstLineChars="0"/>
        <w:jc w:val="center"/>
        <w:rPr>
          <w:rFonts w:ascii="黑体" w:hAnsi="黑体" w:eastAsia="黑体"/>
        </w:rPr>
      </w:pPr>
      <w:bookmarkStart w:id="33" w:name="_Toc141216272"/>
      <w:r>
        <w:rPr>
          <w:rFonts w:hint="eastAsia" w:ascii="黑体" w:hAnsi="黑体" w:eastAsia="黑体" w:cs="Times New Roman"/>
          <w:b w:val="0"/>
          <w:kern w:val="2"/>
          <w:sz w:val="32"/>
          <w:szCs w:val="32"/>
          <w:lang w:val="en-US" w:eastAsia="zh-CN" w:bidi="ar-SA"/>
        </w:rPr>
        <w:t>第十四章</w:t>
      </w:r>
      <w:r>
        <w:rPr>
          <w:rFonts w:hint="eastAsia" w:ascii="黑体" w:hAnsi="黑体" w:eastAsia="黑体"/>
        </w:rPr>
        <w:t>管理监督</w:t>
      </w:r>
      <w:bookmarkEnd w:id="33"/>
    </w:p>
    <w:p w14:paraId="126B05E6">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第六十九条</w:t>
      </w:r>
      <w:r>
        <w:rPr>
          <w:rFonts w:hint="eastAsia" w:ascii="仿宋_GB2312" w:hAnsi="仿宋" w:eastAsia="仿宋_GB2312" w:cs="仿宋"/>
          <w:color w:val="000000"/>
          <w:sz w:val="32"/>
          <w:szCs w:val="32"/>
        </w:rPr>
        <w:t>完善干部监督体系，把党内监督、监察监督同出资人监督、审计监督、职工民主监督、舆论监督贯通起来，增强监督合力，提高监督效能。</w:t>
      </w:r>
    </w:p>
    <w:p w14:paraId="58DCD6C1">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直管干部应当依法履职，廉洁从业，切实维护党和国家利益、出资人利益、企业利益和职工群众合法权益。党员身份的干部还应当按照党章党规党纪，自省自律，自觉接受监督。</w:t>
      </w:r>
    </w:p>
    <w:p w14:paraId="1A457E66">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9F77F41">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第七十条</w:t>
      </w:r>
      <w:r>
        <w:rPr>
          <w:rFonts w:hint="eastAsia" w:ascii="仿宋_GB2312" w:hAnsi="仿宋" w:eastAsia="仿宋_GB2312" w:cs="仿宋"/>
          <w:color w:val="000000"/>
          <w:sz w:val="32"/>
          <w:szCs w:val="32"/>
        </w:rPr>
        <w:t>华润啤酒党委及人力资源/纪检部门应当坚持抓常、抓细、抓长，通过谈心谈话、考察考核、列席会议、调研监督、个人有关事项抽查核实和提醒、函询、诫勉等方式，全方位、多角度、近距离了解识别干部、加强对干部的日常管理和监督，把管思想、管工作、管作风、管纪律统一起来，做到真管真严、敢管敢严、长管长严。</w:t>
      </w:r>
    </w:p>
    <w:p w14:paraId="55582F45">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3DF02E10">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第七十一条</w:t>
      </w:r>
      <w:r>
        <w:rPr>
          <w:rFonts w:hint="eastAsia" w:ascii="仿宋_GB2312" w:hAnsi="仿宋" w:eastAsia="仿宋_GB2312" w:cs="仿宋"/>
          <w:color w:val="000000"/>
          <w:sz w:val="32"/>
          <w:szCs w:val="32"/>
        </w:rPr>
        <w:t>华润啤酒党委统筹负责对各级党组织领导班子及其成员开展巡视工作，深化政治巡视，聚焦坚持党的领导、加强党的建设、全面从严治党，发现问题、形成震慑。</w:t>
      </w:r>
    </w:p>
    <w:p w14:paraId="5CC01D81">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华润啤酒党委和纪检监察机构加强对各级组织领导班子和班子成员履行职责、行使权力的监督，坚持抓早抓小，有效运用监督执纪“四种形态”，严肃查处违规违纪行为，严肃追责问责，坚决惩治和有效预防腐败。</w:t>
      </w:r>
    </w:p>
    <w:p w14:paraId="7EA4CFF7">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2827189A">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第七十二条</w:t>
      </w:r>
      <w:r>
        <w:rPr>
          <w:rFonts w:hint="eastAsia" w:ascii="仿宋_GB2312" w:hAnsi="仿宋" w:eastAsia="仿宋_GB2312" w:cs="仿宋"/>
          <w:color w:val="000000"/>
          <w:sz w:val="32"/>
          <w:szCs w:val="32"/>
        </w:rPr>
        <w:t>干部离任、任期届满时，如需开展经济责任审计的，按照有关规定开展经济责任审计。根据需要，也可进行任中审计。</w:t>
      </w:r>
    </w:p>
    <w:p w14:paraId="0763B611">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干部离任前兼任下级单位主要负责人的，如需开展经济责任审计的，按照有关规定开展离任经济责任审计。</w:t>
      </w:r>
    </w:p>
    <w:p w14:paraId="48ABD76D">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7028BEB">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第七十三条</w:t>
      </w:r>
      <w:r>
        <w:rPr>
          <w:rFonts w:hint="eastAsia" w:ascii="仿宋_GB2312" w:hAnsi="仿宋" w:eastAsia="仿宋_GB2312" w:cs="仿宋"/>
          <w:color w:val="000000"/>
          <w:sz w:val="32"/>
          <w:szCs w:val="32"/>
        </w:rPr>
        <w:t>严格落实全面从严治党责任，加强对直管干部履职行权、遵规守纪等情况的监督检查。班子成员之间应当强化同级监督，党委书记、纪委书记应当及时提醒纠正苗头性、倾向性问题。</w:t>
      </w:r>
    </w:p>
    <w:p w14:paraId="5D33DF34">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坚持以党章为根本遵循，加强和规范党内政治生活，增强党内政治生活的政治性、时代性、原则性、战斗性，营造风清气正的良好政治生态。推进“两学一做”学习教育常态化制度化，坚持“三会一课”、民主生活会、组织生活会和民主评议党员等制度。各级党组织应当严格落实向华润啤酒/集团党委请示报告制度，直管干部应当强化组织观念。</w:t>
      </w:r>
    </w:p>
    <w:p w14:paraId="184F031E">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D8D2B7C">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第七十四条</w:t>
      </w:r>
      <w:r>
        <w:rPr>
          <w:rFonts w:hint="eastAsia" w:ascii="仿宋_GB2312" w:hAnsi="仿宋" w:eastAsia="仿宋_GB2312" w:cs="仿宋"/>
          <w:color w:val="000000"/>
          <w:sz w:val="32"/>
          <w:szCs w:val="32"/>
        </w:rPr>
        <w:t>党组织领导班子、董事会、经理层应当分别依据各自职责、权限和议事规则，集体讨论决定“三重一大”事项。</w:t>
      </w:r>
    </w:p>
    <w:p w14:paraId="462F5F6D">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控股公司党委领导班子研究讨论是其董事会、经理层决策重大问题的前置程序，重大经营管理事项应当经党委领导班子研究讨论后，再由董事会或者经理层作出决定。进入董事会、经理层的党组织领导班子成员和本企业的党员应当落实党组织的意图。</w:t>
      </w:r>
    </w:p>
    <w:p w14:paraId="3E5D1AEC">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2CB35B5A">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第七十五条</w:t>
      </w:r>
      <w:r>
        <w:rPr>
          <w:rFonts w:hint="eastAsia" w:ascii="仿宋_GB2312" w:hAnsi="仿宋" w:eastAsia="仿宋_GB2312" w:cs="仿宋"/>
          <w:color w:val="000000"/>
          <w:sz w:val="32"/>
          <w:szCs w:val="32"/>
        </w:rPr>
        <w:t>干部兼职按以下要求严格管理：</w:t>
      </w:r>
    </w:p>
    <w:p w14:paraId="3A961B9A">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在华润集团内企业（包括参控股企业，下同）兼职，根据工作需要掌握。除特殊需要外，原则上不得跨一级以上兼职。</w:t>
      </w:r>
    </w:p>
    <w:p w14:paraId="356B7FA5">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在社会团体兼职一般不超过5个，在基金会兼职（除集团设立的基金会外）一般不超过1个，在国际组织兼职一般不超过2个。</w:t>
      </w:r>
    </w:p>
    <w:p w14:paraId="53A206EE">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不得在其他企事业单位、营利性组织和社会服务机构兼职，因言商言政工作需要，确需兼职的，报啤酒党委审批同意。</w:t>
      </w:r>
    </w:p>
    <w:p w14:paraId="3EA01C22">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干部兼职任期届满连任的，应当重新报批。在社会团体、基金会兼职不得超过两届。</w:t>
      </w:r>
    </w:p>
    <w:p w14:paraId="1D2AE78E">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不得在兼职单位领取工资、奖金、津贴等任何形式的报酬和获取其他额外利益。</w:t>
      </w:r>
    </w:p>
    <w:p w14:paraId="2149845E">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纪委书记不得兼任与纪检监察工作无直接关系的职务，不得分管与纪检监察无直接关系的工作，因特殊情况确需兼任或者分管的，应当由华润啤酒党委审批，并抄送啤酒纪委办公室备案。</w:t>
      </w:r>
    </w:p>
    <w:p w14:paraId="73FD85A7">
      <w:pPr>
        <w:pStyle w:val="22"/>
        <w:numPr>
          <w:numId w:val="0"/>
        </w:numPr>
        <w:spacing w:after="0" w:line="560" w:lineRule="exact"/>
        <w:ind w:left="641" w:left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0935415C">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第七十六条</w:t>
      </w:r>
      <w:r>
        <w:rPr>
          <w:rFonts w:hint="eastAsia" w:ascii="仿宋_GB2312" w:hAnsi="仿宋" w:eastAsia="仿宋_GB2312" w:cs="仿宋"/>
          <w:color w:val="000000"/>
          <w:sz w:val="32"/>
          <w:szCs w:val="32"/>
        </w:rPr>
        <w:t>严格干部出国管理，严肃外事纪律，不得安排照顾性、任务虚多实少、目的实效不明确或者考察性出国、严禁变相公款出国旅游，严禁安排与公务活动无关的娱乐活动。</w:t>
      </w:r>
    </w:p>
    <w:p w14:paraId="43C82AB3">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因公临时出国（境），应当严格执行有关规定，出访批次数、人数按照因事定人、人事相符原则，根据实际需要安排；具体按照华润啤酒出国（境）相关管理办法执行。</w:t>
      </w:r>
    </w:p>
    <w:p w14:paraId="16157C32">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590F50C8">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第七十七条</w:t>
      </w:r>
      <w:r>
        <w:rPr>
          <w:rFonts w:hint="eastAsia" w:ascii="仿宋_GB2312" w:hAnsi="仿宋" w:eastAsia="仿宋_GB2312" w:cs="仿宋"/>
          <w:color w:val="000000"/>
          <w:sz w:val="32"/>
          <w:szCs w:val="32"/>
        </w:rPr>
        <w:t>直管干部履职待遇和业务支出应当按照有关规定严格规范，严禁将公款用于个人支出。</w:t>
      </w:r>
    </w:p>
    <w:p w14:paraId="08DAA155">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2F7A076">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第七十八条</w:t>
      </w:r>
      <w:r>
        <w:rPr>
          <w:rFonts w:hint="eastAsia" w:ascii="仿宋_GB2312" w:hAnsi="仿宋" w:eastAsia="仿宋_GB2312" w:cs="仿宋"/>
          <w:color w:val="000000"/>
          <w:sz w:val="32"/>
          <w:szCs w:val="32"/>
        </w:rPr>
        <w:t>干部实行任职回避制度、近亲属入职回避制度和公务回避制度。回避制度涉及的近亲属关系为：夫妻关系、直系血亲关系、三代以内旁系血亲以及近姻亲关系，详见《华润集团干部任职回避相关释义》。</w:t>
      </w:r>
    </w:p>
    <w:p w14:paraId="6127FD8D">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按照零增量、减存量的原则，加强近亲属任职与入职回避管理，做到“凡进必核”“凡任必核”。</w:t>
      </w:r>
    </w:p>
    <w:p w14:paraId="1A314DFF">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6A00908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第七十九条</w:t>
      </w:r>
      <w:r>
        <w:rPr>
          <w:rFonts w:hint="eastAsia" w:ascii="仿宋_GB2312" w:hAnsi="仿宋" w:eastAsia="仿宋_GB2312" w:cs="仿宋"/>
          <w:color w:val="000000"/>
          <w:sz w:val="32"/>
          <w:szCs w:val="32"/>
        </w:rPr>
        <w:t>实行干部任职回避制度。</w:t>
      </w:r>
    </w:p>
    <w:p w14:paraId="270398CA">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对于已经存在近亲属关系或因婚姻、职务变化等形成的应回避关系，按照以下规定执行：</w:t>
      </w:r>
    </w:p>
    <w:p w14:paraId="14FC5747">
      <w:pPr>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一般不得在本人担任主要负责人的单位工作。</w:t>
      </w:r>
    </w:p>
    <w:p w14:paraId="1E6C2FDB">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对于并购类企业的主要负责人，近亲属不得在该企业从事组织人事、纪检、财务、审计、招采等工作，担任其他职务的，须报啤酒党委审批同意后任职。</w:t>
      </w:r>
    </w:p>
    <w:p w14:paraId="0C60FCD4">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任华润雪花总经理，其近亲属不得在华润雪花内工作。任华润酒业总经理，其近亲属不得在华润酒业内工作。任华润雪花销售事业部总经理，其近亲属不得在本销售事业部内工作。任华润雪花生产中心总经理，其近亲属不得在生产中心内工作。任华润雪花一线营销中心总经理，其近亲属不得在本营销中心内工作。</w:t>
      </w:r>
    </w:p>
    <w:p w14:paraId="48E408D1">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对于其他直管干部，在其直管的部门/中心范围内实行任职规避。</w:t>
      </w:r>
    </w:p>
    <w:p w14:paraId="799D63B2">
      <w:pPr>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不得在同一管理团队中任职。</w:t>
      </w:r>
    </w:p>
    <w:p w14:paraId="361D82D5">
      <w:pPr>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不得担任有直接上下级管理关系的职务。</w:t>
      </w:r>
    </w:p>
    <w:p w14:paraId="57F7E641">
      <w:pPr>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不得在同一企业总部担任双方直接隶属于同一位干部分管的职务。</w:t>
      </w:r>
    </w:p>
    <w:p w14:paraId="6C74FDC9">
      <w:pPr>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不得在其中一方担任管理团队职务的企业总部，从事组织人事、纪检、财务、审计、招采等工作。</w:t>
      </w:r>
    </w:p>
    <w:p w14:paraId="39FC5DF0">
      <w:pPr>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kern w:val="0"/>
          <w:sz w:val="32"/>
          <w:szCs w:val="32"/>
          <w:lang w:val="en-US" w:eastAsia="zh-CN" w:bidi="ar-SA"/>
        </w:rPr>
        <w:t>(六)</w:t>
      </w:r>
      <w:r>
        <w:rPr>
          <w:rFonts w:hint="eastAsia" w:ascii="仿宋_GB2312" w:hAnsi="仿宋" w:eastAsia="仿宋_GB2312" w:cs="仿宋"/>
          <w:color w:val="000000"/>
          <w:sz w:val="32"/>
          <w:szCs w:val="32"/>
        </w:rPr>
        <w:t>曾经存在领导与秘书工作关系的，不得在同一班子中任职。同现任集团直管干部曾经存在领导与秘书工作关系的人员，一般不得在同一企业总部组织人事、纪检、财务、审计、招采等部门担任负责人。</w:t>
      </w:r>
    </w:p>
    <w:p w14:paraId="7BA635DB">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如存在需执行干部任职回避的情形，干部须向</w:t>
      </w:r>
      <w:del w:id="137" w:author="范华玉" w:date="2026-07-01T15:37:52Z">
        <w:r>
          <w:rPr>
            <w:rFonts w:hint="eastAsia" w:ascii="仿宋_GB2312" w:hAnsi="仿宋" w:eastAsia="仿宋_GB2312" w:cs="仿宋"/>
            <w:color w:val="000000"/>
            <w:sz w:val="32"/>
            <w:szCs w:val="32"/>
          </w:rPr>
          <w:delText>人力资源共享中心</w:delText>
        </w:r>
      </w:del>
      <w:ins w:id="138" w:author="范华玉" w:date="2026-07-01T15:37:52Z">
        <w:r>
          <w:rPr>
            <w:rFonts w:hint="eastAsia" w:ascii="仿宋_GB2312" w:hAnsi="仿宋" w:eastAsia="仿宋_GB2312" w:cs="仿宋"/>
            <w:color w:val="000000"/>
            <w:sz w:val="32"/>
            <w:szCs w:val="32"/>
            <w:lang w:eastAsia="zh-CN"/>
          </w:rPr>
          <w:t>华润啤酒人力资源部</w:t>
        </w:r>
      </w:ins>
      <w:r>
        <w:rPr>
          <w:rFonts w:hint="eastAsia" w:ascii="仿宋_GB2312" w:hAnsi="仿宋" w:eastAsia="仿宋_GB2312" w:cs="仿宋"/>
          <w:color w:val="000000"/>
          <w:sz w:val="32"/>
          <w:szCs w:val="32"/>
        </w:rPr>
        <w:t>主动提报。</w:t>
      </w:r>
    </w:p>
    <w:p w14:paraId="26D1D72C">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干部近亲属关系发生变化时，应于1个月内报告至</w:t>
      </w:r>
      <w:del w:id="139" w:author="范华玉" w:date="2026-07-01T15:37:52Z">
        <w:r>
          <w:rPr>
            <w:rFonts w:hint="eastAsia" w:ascii="仿宋_GB2312" w:hAnsi="仿宋" w:eastAsia="仿宋_GB2312" w:cs="仿宋"/>
            <w:color w:val="000000"/>
            <w:sz w:val="32"/>
            <w:szCs w:val="32"/>
          </w:rPr>
          <w:delText>人力资源共享中心</w:delText>
        </w:r>
      </w:del>
      <w:ins w:id="140" w:author="范华玉" w:date="2026-07-01T15:37:52Z">
        <w:r>
          <w:rPr>
            <w:rFonts w:hint="eastAsia" w:ascii="仿宋_GB2312" w:hAnsi="仿宋" w:eastAsia="仿宋_GB2312" w:cs="仿宋"/>
            <w:color w:val="000000"/>
            <w:sz w:val="32"/>
            <w:szCs w:val="32"/>
            <w:lang w:eastAsia="zh-CN"/>
          </w:rPr>
          <w:t>华润啤酒人力资源部</w:t>
        </w:r>
      </w:ins>
      <w:r>
        <w:rPr>
          <w:rFonts w:hint="eastAsia" w:ascii="仿宋_GB2312" w:hAnsi="仿宋" w:eastAsia="仿宋_GB2312" w:cs="仿宋"/>
          <w:color w:val="000000"/>
          <w:sz w:val="32"/>
          <w:szCs w:val="32"/>
        </w:rPr>
        <w:t>，若未报告则视为无变化。</w:t>
      </w:r>
      <w:del w:id="141" w:author="范华玉" w:date="2026-07-01T15:37:52Z">
        <w:r>
          <w:rPr>
            <w:rFonts w:hint="eastAsia" w:ascii="仿宋_GB2312" w:hAnsi="仿宋" w:eastAsia="仿宋_GB2312" w:cs="仿宋"/>
            <w:color w:val="000000"/>
            <w:sz w:val="32"/>
            <w:szCs w:val="32"/>
          </w:rPr>
          <w:delText>人力资源共享中心</w:delText>
        </w:r>
      </w:del>
      <w:ins w:id="142" w:author="范华玉" w:date="2026-07-01T15:37:52Z">
        <w:r>
          <w:rPr>
            <w:rFonts w:hint="eastAsia" w:ascii="仿宋_GB2312" w:hAnsi="仿宋" w:eastAsia="仿宋_GB2312" w:cs="仿宋"/>
            <w:color w:val="000000"/>
            <w:sz w:val="32"/>
            <w:szCs w:val="32"/>
            <w:lang w:eastAsia="zh-CN"/>
          </w:rPr>
          <w:t>华润啤酒人力资源部</w:t>
        </w:r>
      </w:ins>
      <w:r>
        <w:rPr>
          <w:rFonts w:hint="eastAsia" w:ascii="仿宋_GB2312" w:hAnsi="仿宋" w:eastAsia="仿宋_GB2312" w:cs="仿宋"/>
          <w:color w:val="000000"/>
          <w:sz w:val="32"/>
          <w:szCs w:val="32"/>
        </w:rPr>
        <w:t>应建立干部近亲属关系台账，并及时反馈对应管理权限的人力资源部门和干部直接上级，对应权限人力资源部需按要求组织实施干部任职回避。</w:t>
      </w:r>
    </w:p>
    <w:p w14:paraId="36F41538">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08C665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第八十条</w:t>
      </w:r>
      <w:r>
        <w:rPr>
          <w:rFonts w:hint="eastAsia" w:ascii="仿宋_GB2312" w:hAnsi="仿宋" w:eastAsia="仿宋_GB2312" w:cs="仿宋"/>
          <w:color w:val="000000"/>
          <w:sz w:val="32"/>
          <w:szCs w:val="32"/>
        </w:rPr>
        <w:t>实行干部近亲属入职回避制度。</w:t>
      </w:r>
    </w:p>
    <w:p w14:paraId="2A9DE6DB">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与华润啤酒领导班子及华润啤酒直管干部存在近亲属关系的，在华润啤酒范围内实行入职回避；</w:t>
      </w:r>
    </w:p>
    <w:p w14:paraId="1EF43E85">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拟录用人员在录用前，应当如实向拟入职单位申报应回避的近亲属关系，拟入职单位和相关责任人要认真履行好管理监督职责。拟录用人员，未如实申报应回避近亲属关系且被录用的，视为严重违纪，应由其录用单位负责按有关规定程序予以辞退或解除劳动合同。</w:t>
      </w:r>
    </w:p>
    <w:p w14:paraId="3348F717">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各单位应当对拟录用人员按回避规定严格审查把关。对因履行管理监督职责不到位而造成违规入职的，视情节轻重，参照华润啤酒有关规定对用人单位及相关责任人进行追责问责。</w:t>
      </w:r>
    </w:p>
    <w:p w14:paraId="17E97F9A">
      <w:pPr>
        <w:pStyle w:val="22"/>
        <w:numPr>
          <w:ilvl w:val="0"/>
          <w:numId w:val="0"/>
        </w:numPr>
        <w:spacing w:after="0" w:line="560" w:lineRule="exact"/>
        <w:ind w:left="0" w:leftChars="0" w:firstLine="641" w:firstLineChars="0"/>
        <w:jc w:val="both"/>
        <w:rPr>
          <w:rFonts w:hint="default" w:ascii="仿宋_GB2312" w:hAnsi="仿宋" w:eastAsia="黑体" w:cs="仿宋"/>
          <w:b w:val="0"/>
          <w:color w:val="000000"/>
          <w:kern w:val="0"/>
          <w:sz w:val="32"/>
          <w:szCs w:val="32"/>
          <w:lang w:val="en-US" w:eastAsia="zh-CN" w:bidi="ar-SA"/>
        </w:rPr>
      </w:pPr>
      <w:r>
        <w:rPr>
          <w:rFonts w:hint="eastAsia" w:ascii="仿宋_GB2312" w:hAnsi="仿宋" w:eastAsia="黑体" w:cs="仿宋"/>
          <w:b w:val="0"/>
          <w:color w:val="000000"/>
          <w:kern w:val="0"/>
          <w:sz w:val="32"/>
          <w:szCs w:val="32"/>
          <w:lang w:val="en-US" w:eastAsia="zh-CN" w:bidi="ar-SA"/>
        </w:rPr>
        <w:t>///</w:t>
      </w:r>
    </w:p>
    <w:p w14:paraId="6F68DC2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第八十一条</w:t>
      </w:r>
      <w:r>
        <w:rPr>
          <w:rFonts w:hint="eastAsia" w:ascii="仿宋_GB2312" w:hAnsi="仿宋" w:eastAsia="仿宋_GB2312" w:cs="仿宋"/>
          <w:color w:val="000000"/>
          <w:sz w:val="32"/>
          <w:szCs w:val="32"/>
        </w:rPr>
        <w:t>实行干部公务回避制度。</w:t>
      </w:r>
    </w:p>
    <w:p w14:paraId="6B13E731">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干部履行职责时，涉及与本人或本人近亲属有利害关系的事务，应当回避；对于重大项目投资，重大资产转让，建设项目招标，对外经济技术合作，资金担保、借贷，企业兼并、转让、租赁、承包等，涉及本人近亲属关系时，应当回避；讨论管理人员任免事项，涉及与会人员本人及其近亲属的，本人必须回避。考察组成员在考察工作中涉及其近亲属的，本人必须回避。</w:t>
      </w:r>
    </w:p>
    <w:p w14:paraId="085DDED6">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干部因个人原因未按要求履行回避程序的，视情节轻重，将根据有关规定作出组织处理或者纪律处分；涉嫌违法犯罪的，移送有关国家机关依法处理。</w:t>
      </w:r>
    </w:p>
    <w:p w14:paraId="7377B7F2">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6300AA0B">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第八十二条</w:t>
      </w:r>
      <w:r>
        <w:rPr>
          <w:rFonts w:hint="eastAsia" w:ascii="仿宋_GB2312" w:hAnsi="仿宋" w:eastAsia="仿宋_GB2312" w:cs="仿宋"/>
          <w:color w:val="000000"/>
          <w:sz w:val="32"/>
          <w:szCs w:val="32"/>
        </w:rPr>
        <w:t>干部不得利用职权或者职务上的影响，为本人配偶、子女及及其配偶等亲属和其他特定关系人的经营活动提供便利、谋取利益。</w:t>
      </w:r>
    </w:p>
    <w:p w14:paraId="665EBB95">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D1E2A23">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第八十三条</w:t>
      </w:r>
      <w:r>
        <w:rPr>
          <w:rFonts w:hint="eastAsia" w:ascii="仿宋_GB2312" w:hAnsi="仿宋" w:eastAsia="仿宋_GB2312" w:cs="仿宋"/>
          <w:color w:val="000000"/>
          <w:sz w:val="32"/>
          <w:szCs w:val="32"/>
        </w:rPr>
        <w:t>对党组织和党员身份的干部的问责，以及干部违规经营投资责任追究，按照有关规定执行。</w:t>
      </w:r>
    </w:p>
    <w:p w14:paraId="72517A70">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F3A08C7">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第八十四条</w:t>
      </w:r>
      <w:r>
        <w:rPr>
          <w:rFonts w:hint="eastAsia" w:ascii="仿宋_GB2312" w:hAnsi="仿宋" w:eastAsia="仿宋_GB2312" w:cs="仿宋"/>
          <w:color w:val="000000"/>
          <w:sz w:val="32"/>
          <w:szCs w:val="32"/>
        </w:rPr>
        <w:t>建立健全容错纠错机制，鼓励干部探索创新，支持担当作为，允许试错，宽容失误。对干部履职行权过程中出现的失误错误，同时符合下列条件的，经综合分析研判，可免责或者从轻、减轻处理：</w:t>
      </w:r>
    </w:p>
    <w:p w14:paraId="1AE83376">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rPr>
        <w:t>以促进企业改革发展稳定或者履行企业经济责任、政治责任、社会责任为目标的。</w:t>
      </w:r>
    </w:p>
    <w:p w14:paraId="2E670FA1">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rPr>
        <w:t>党和国家方针政策、党章党规党纪、国家法律法规和集团、啤酒管理规定没有明确限制或者禁止的。</w:t>
      </w:r>
    </w:p>
    <w:p w14:paraId="0153DA20">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rPr>
        <w:t>贯彻民主集中制原则和“三重一大”决策制度的。</w:t>
      </w:r>
    </w:p>
    <w:p w14:paraId="65472509">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rPr>
        <w:t>没有为个人、他人或者单位谋取私利等违规违纪违法行为的。</w:t>
      </w:r>
    </w:p>
    <w:p w14:paraId="2C5AF674">
      <w:pPr>
        <w:pStyle w:val="22"/>
        <w:numPr>
          <w:ilvl w:val="4"/>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rPr>
        <w:t>未造成重大损失或者恶劣影响的。</w:t>
      </w:r>
    </w:p>
    <w:p w14:paraId="66D31173">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容错工作在华润啤酒党委领导下开展，由组织人事部门、纪检部门按照职责权限组织实施。</w:t>
      </w:r>
    </w:p>
    <w:p w14:paraId="154D5A1E">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61694D38">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第八十五条</w:t>
      </w:r>
      <w:r>
        <w:rPr>
          <w:rFonts w:hint="eastAsia" w:ascii="仿宋_GB2312" w:hAnsi="仿宋" w:eastAsia="仿宋_GB2312" w:cs="仿宋"/>
          <w:color w:val="000000"/>
          <w:sz w:val="32"/>
          <w:szCs w:val="32"/>
        </w:rPr>
        <w:t>干部实行任期制和契约化管理</w:t>
      </w:r>
    </w:p>
    <w:p w14:paraId="719F2086">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签订聘任协议和业绩合同，明确权利、义务、责任，约定绩效目标、奖惩依据、退出条件、竞业禁止、责任追究等条款，具体按照华润啤酒干部任期制和契约化管理相关管理规定执行。</w:t>
      </w:r>
    </w:p>
    <w:p w14:paraId="1306C3D0">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2AFE0020">
      <w:pPr>
        <w:pStyle w:val="22"/>
        <w:keepNext w:val="0"/>
        <w:keepLines w:val="0"/>
        <w:pageBreakBefore w:val="0"/>
        <w:widowControl w:val="0"/>
        <w:numPr>
          <w:ilvl w:val="0"/>
          <w:numId w:val="0"/>
        </w:numPr>
        <w:kinsoku/>
        <w:wordWrap/>
        <w:overflowPunct/>
        <w:topLinePunct w:val="0"/>
        <w:autoSpaceDE/>
        <w:autoSpaceDN/>
        <w:bidi w:val="0"/>
        <w:adjustRightInd/>
        <w:snapToGrid/>
        <w:spacing w:line="460" w:lineRule="exact"/>
        <w:ind w:left="0" w:leftChars="0" w:firstLine="562" w:firstLineChars="175"/>
        <w:textAlignment w:val="auto"/>
        <w:rPr>
          <w:rFonts w:hint="eastAsia" w:ascii="仿宋_GB2312" w:hAnsi="仿宋" w:eastAsia="仿宋_GB2312" w:cs="仿宋"/>
          <w:color w:val="000000"/>
          <w:kern w:val="0"/>
          <w:sz w:val="32"/>
          <w:szCs w:val="32"/>
          <w:lang w:val="en-US" w:eastAsia="zh-CN" w:bidi="ar-SA"/>
        </w:rPr>
      </w:pPr>
      <w:ins w:id="143" w:author="范华玉" w:date="2026-07-02T10:25:22Z">
        <w:r>
          <w:rPr>
            <w:rFonts w:hint="eastAsia" w:ascii="仿宋_GB2312" w:hAnsi="仿宋" w:eastAsia="仿宋_GB2312" w:cs="仿宋"/>
            <w:b/>
            <w:bCs/>
            <w:color w:val="000000"/>
            <w:kern w:val="0"/>
            <w:sz w:val="32"/>
            <w:szCs w:val="32"/>
            <w:lang w:val="en-US" w:eastAsia="zh-CN" w:bidi="ar-SA"/>
          </w:rPr>
          <w:t>第</w:t>
        </w:r>
      </w:ins>
      <w:ins w:id="144" w:author="范华玉" w:date="2026-07-02T10:25:25Z">
        <w:r>
          <w:rPr>
            <w:rFonts w:hint="eastAsia" w:ascii="仿宋_GB2312" w:hAnsi="仿宋" w:eastAsia="仿宋_GB2312" w:cs="仿宋"/>
            <w:b/>
            <w:bCs/>
            <w:color w:val="000000"/>
            <w:kern w:val="0"/>
            <w:sz w:val="32"/>
            <w:szCs w:val="32"/>
            <w:lang w:val="en-US" w:eastAsia="zh-CN" w:bidi="ar-SA"/>
          </w:rPr>
          <w:t>八十六</w:t>
        </w:r>
      </w:ins>
      <w:ins w:id="145" w:author="范华玉" w:date="2026-07-02T10:25:28Z">
        <w:r>
          <w:rPr>
            <w:rFonts w:hint="eastAsia" w:ascii="仿宋_GB2312" w:hAnsi="仿宋" w:eastAsia="仿宋_GB2312" w:cs="仿宋"/>
            <w:b/>
            <w:bCs/>
            <w:color w:val="000000"/>
            <w:kern w:val="0"/>
            <w:sz w:val="32"/>
            <w:szCs w:val="32"/>
            <w:lang w:val="en-US" w:eastAsia="zh-CN" w:bidi="ar-SA"/>
          </w:rPr>
          <w:t>条</w:t>
        </w:r>
      </w:ins>
      <w:ins w:id="146" w:author="范华玉" w:date="2026-07-01T15:51:11Z">
        <w:r>
          <w:rPr>
            <w:rFonts w:hint="eastAsia" w:ascii="仿宋_GB2312" w:hAnsi="仿宋" w:eastAsia="仿宋_GB2312" w:cs="仿宋"/>
            <w:color w:val="000000"/>
            <w:kern w:val="0"/>
            <w:sz w:val="32"/>
            <w:szCs w:val="32"/>
            <w:lang w:val="en-US" w:eastAsia="zh-CN" w:bidi="ar-SA"/>
          </w:rPr>
          <w:t>有关部门应当与啤酒直管干部开展经常性的谈心谈话， 与正职干部谈心谈话每年至少1次。</w:t>
        </w:r>
      </w:ins>
    </w:p>
    <w:p w14:paraId="4CE0620D">
      <w:pPr>
        <w:pStyle w:val="22"/>
        <w:keepNext w:val="0"/>
        <w:keepLines w:val="0"/>
        <w:pageBreakBefore w:val="0"/>
        <w:widowControl w:val="0"/>
        <w:numPr>
          <w:ilvl w:val="0"/>
          <w:numId w:val="0"/>
        </w:numPr>
        <w:kinsoku/>
        <w:wordWrap/>
        <w:overflowPunct/>
        <w:topLinePunct w:val="0"/>
        <w:autoSpaceDE/>
        <w:autoSpaceDN/>
        <w:bidi w:val="0"/>
        <w:adjustRightInd/>
        <w:snapToGrid/>
        <w:spacing w:line="460" w:lineRule="exact"/>
        <w:ind w:left="0" w:leftChars="0" w:firstLine="560" w:firstLineChars="175"/>
        <w:textAlignment w:val="auto"/>
        <w:rPr>
          <w:rFonts w:hint="default" w:ascii="仿宋_GB2312" w:hAnsi="仿宋" w:eastAsia="仿宋_GB2312" w:cs="仿宋"/>
          <w:color w:val="000000"/>
          <w:kern w:val="0"/>
          <w:sz w:val="32"/>
          <w:szCs w:val="32"/>
          <w:lang w:val="en-US" w:eastAsia="zh-CN" w:bidi="ar-SA"/>
        </w:rPr>
      </w:pPr>
      <w:r>
        <w:rPr>
          <w:rFonts w:hint="eastAsia" w:ascii="仿宋_GB2312" w:hAnsi="仿宋" w:eastAsia="仿宋_GB2312" w:cs="仿宋"/>
          <w:color w:val="000000"/>
          <w:kern w:val="0"/>
          <w:sz w:val="32"/>
          <w:szCs w:val="32"/>
          <w:lang w:val="en-US" w:eastAsia="zh-CN" w:bidi="ar-SA"/>
        </w:rPr>
        <w:t>///</w:t>
      </w:r>
    </w:p>
    <w:p w14:paraId="4665429B">
      <w:pPr>
        <w:pStyle w:val="28"/>
        <w:numPr>
          <w:ilvl w:val="0"/>
          <w:numId w:val="0"/>
        </w:numPr>
        <w:ind w:left="0" w:leftChars="0" w:firstLine="0" w:firstLineChars="0"/>
        <w:jc w:val="center"/>
        <w:rPr>
          <w:rFonts w:ascii="黑体" w:hAnsi="黑体" w:eastAsia="黑体"/>
        </w:rPr>
      </w:pPr>
      <w:bookmarkStart w:id="34" w:name="_Toc141216273"/>
      <w:r>
        <w:rPr>
          <w:rFonts w:hint="eastAsia" w:ascii="黑体" w:hAnsi="黑体" w:eastAsia="黑体" w:cs="Times New Roman"/>
          <w:b w:val="0"/>
          <w:kern w:val="2"/>
          <w:sz w:val="32"/>
          <w:szCs w:val="32"/>
          <w:lang w:val="en-US" w:eastAsia="zh-CN" w:bidi="ar-SA"/>
        </w:rPr>
        <w:t>第十五章</w:t>
      </w:r>
      <w:r>
        <w:rPr>
          <w:rFonts w:hint="eastAsia" w:ascii="黑体" w:hAnsi="黑体" w:eastAsia="黑体"/>
        </w:rPr>
        <w:t>培养锻炼</w:t>
      </w:r>
      <w:bookmarkEnd w:id="34"/>
    </w:p>
    <w:p w14:paraId="05666911">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第八十</w:t>
      </w:r>
      <w:ins w:id="147" w:author="范华玉" w:date="2026-07-02T10:27:01Z">
        <w:r>
          <w:rPr>
            <w:rFonts w:hint="eastAsia" w:ascii="仿宋_GB2312" w:hAnsi="仿宋" w:eastAsia="黑体" w:cs="仿宋"/>
            <w:b w:val="0"/>
            <w:color w:val="000000"/>
            <w:kern w:val="0"/>
            <w:sz w:val="32"/>
            <w:szCs w:val="32"/>
            <w:lang w:val="en-US" w:eastAsia="zh-CN" w:bidi="ar-SA"/>
          </w:rPr>
          <w:t>七</w:t>
        </w:r>
      </w:ins>
      <w:del w:id="148" w:author="范华玉" w:date="2026-07-02T10:27:00Z">
        <w:r>
          <w:rPr>
            <w:rFonts w:hint="eastAsia" w:ascii="仿宋_GB2312" w:hAnsi="仿宋" w:eastAsia="黑体" w:cs="仿宋"/>
            <w:b w:val="0"/>
            <w:color w:val="000000"/>
            <w:kern w:val="0"/>
            <w:sz w:val="32"/>
            <w:szCs w:val="32"/>
            <w:lang w:val="en-US" w:eastAsia="zh-CN" w:bidi="ar-SA"/>
          </w:rPr>
          <w:delText>六</w:delText>
        </w:r>
      </w:del>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建立源头培养、跟踪培养、全程培养的素质培养体系，以强化忠诚意识、拓展国际视野、提高战略思维、增强创新精神、提升治企能力、锻造优秀品行为重点，加强对干部的教育培训和实践锻炼，增强建设世界一流企业、适应新时代中国特色社会主义发展要求的素质和能力。</w:t>
      </w:r>
    </w:p>
    <w:p w14:paraId="433040EA">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培养锻炼情况作为啤酒干部考核的内容和任用的重要依据。</w:t>
      </w:r>
    </w:p>
    <w:p w14:paraId="26A48D23">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03A9C9B9">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第八十</w:t>
      </w:r>
      <w:ins w:id="149" w:author="范华玉" w:date="2026-07-02T10:27:08Z">
        <w:r>
          <w:rPr>
            <w:rFonts w:hint="eastAsia" w:ascii="仿宋_GB2312" w:hAnsi="仿宋" w:eastAsia="黑体" w:cs="仿宋"/>
            <w:b w:val="0"/>
            <w:color w:val="000000"/>
            <w:kern w:val="0"/>
            <w:sz w:val="32"/>
            <w:szCs w:val="32"/>
            <w:lang w:val="en-US" w:eastAsia="zh-CN" w:bidi="ar-SA"/>
          </w:rPr>
          <w:t>八</w:t>
        </w:r>
      </w:ins>
      <w:del w:id="150" w:author="范华玉" w:date="2026-07-02T10:27:04Z">
        <w:r>
          <w:rPr>
            <w:rFonts w:hint="eastAsia" w:ascii="仿宋_GB2312" w:hAnsi="仿宋" w:eastAsia="黑体" w:cs="仿宋"/>
            <w:b w:val="0"/>
            <w:color w:val="000000"/>
            <w:kern w:val="0"/>
            <w:sz w:val="32"/>
            <w:szCs w:val="32"/>
            <w:lang w:val="en-US" w:eastAsia="zh-CN" w:bidi="ar-SA"/>
          </w:rPr>
          <w:delText>七</w:delText>
        </w:r>
      </w:del>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加强干部政治建设和思想建设，强化理想信念宗旨教育和党性锻炼，引导干部坚持用习近平新时代中国特色社会主义思想武装头脑，学习贯彻维护党章，深刻领会“两个确立”的决定性意义，增强“四个意识”，坚定“四个自信”，做到“两个维护”，不断提高政治判断力、政治领悟力、政治执行力，牢记党的宗旨，树立正确的世界观、人生观、价值观，全面贯彻党的基本理论、基本路线、基本方略，自觉做共产主义远大理想和中国特色社会主义共同理想的坚定信仰者和忠实实践者。</w:t>
      </w:r>
    </w:p>
    <w:p w14:paraId="4059531F">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F1F2CC5">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第八十</w:t>
      </w:r>
      <w:del w:id="151" w:author="范华玉" w:date="2026-07-02T10:27:12Z">
        <w:r>
          <w:rPr>
            <w:rFonts w:hint="default" w:ascii="仿宋_GB2312" w:hAnsi="仿宋" w:eastAsia="黑体" w:cs="仿宋"/>
            <w:b w:val="0"/>
            <w:color w:val="000000"/>
            <w:kern w:val="0"/>
            <w:sz w:val="32"/>
            <w:szCs w:val="32"/>
            <w:lang w:val="en-US" w:eastAsia="zh-CN" w:bidi="ar-SA"/>
          </w:rPr>
          <w:delText>八</w:delText>
        </w:r>
      </w:del>
      <w:ins w:id="152" w:author="范华玉" w:date="2026-07-02T10:27:14Z">
        <w:r>
          <w:rPr>
            <w:rFonts w:hint="eastAsia" w:ascii="仿宋_GB2312" w:hAnsi="仿宋" w:eastAsia="黑体" w:cs="仿宋"/>
            <w:b w:val="0"/>
            <w:color w:val="000000"/>
            <w:kern w:val="0"/>
            <w:sz w:val="32"/>
            <w:szCs w:val="32"/>
            <w:lang w:val="en-US" w:eastAsia="zh-CN" w:bidi="ar-SA"/>
          </w:rPr>
          <w:t>九</w:t>
        </w:r>
      </w:ins>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加强干部能力建设，引导干部围绕统筹推进“五位一体”总体布局和协调推进“四个全面”战略布局，以供给侧结构性改革为主线，着眼增强核心竞争力、建设世界一流企业，着眼国有资产保值增值、国有资本做强做优做大，着眼华润转型创新、高质量发展，培养专业能力、专业精神，提升学习能力、政治领导能力、改革创新能力、市场洞察能力、战略决策能力、推动执行能力和风险防控能力。</w:t>
      </w:r>
    </w:p>
    <w:p w14:paraId="5CAEBE8C">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6563A9E7">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w:t>
      </w:r>
      <w:del w:id="153" w:author="范华玉" w:date="2026-07-02T10:27:19Z">
        <w:r>
          <w:rPr>
            <w:rFonts w:hint="default" w:ascii="仿宋_GB2312" w:hAnsi="仿宋" w:eastAsia="黑体" w:cs="仿宋"/>
            <w:b w:val="0"/>
            <w:color w:val="000000"/>
            <w:kern w:val="0"/>
            <w:sz w:val="32"/>
            <w:szCs w:val="32"/>
            <w:lang w:val="en-US" w:eastAsia="zh-CN" w:bidi="ar-SA"/>
          </w:rPr>
          <w:delText>八十九</w:delText>
        </w:r>
      </w:del>
      <w:ins w:id="154" w:author="范华玉" w:date="2026-07-02T10:27:21Z">
        <w:r>
          <w:rPr>
            <w:rFonts w:hint="eastAsia" w:ascii="仿宋_GB2312" w:hAnsi="仿宋" w:eastAsia="黑体" w:cs="仿宋"/>
            <w:b w:val="0"/>
            <w:color w:val="000000"/>
            <w:kern w:val="0"/>
            <w:sz w:val="32"/>
            <w:szCs w:val="32"/>
            <w:lang w:val="en-US" w:eastAsia="zh-CN" w:bidi="ar-SA"/>
          </w:rPr>
          <w:t>九十</w:t>
        </w:r>
      </w:ins>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加强干部职业修养和道德品行教育，引导啤酒直管干部践行社会主义核心价值观，继承和发扬党的优良传统和作风，秉承中华民族传统美德，传承华润红色基因，弘扬企业家精神，树立良好社会形象。</w:t>
      </w:r>
    </w:p>
    <w:p w14:paraId="1C8FE485">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EFA4B89">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第九十</w:t>
      </w:r>
      <w:ins w:id="155" w:author="范华玉" w:date="2026-07-02T10:27:25Z">
        <w:r>
          <w:rPr>
            <w:rFonts w:hint="eastAsia" w:ascii="仿宋_GB2312" w:hAnsi="仿宋" w:eastAsia="黑体" w:cs="仿宋"/>
            <w:b w:val="0"/>
            <w:color w:val="000000"/>
            <w:kern w:val="0"/>
            <w:sz w:val="32"/>
            <w:szCs w:val="32"/>
            <w:lang w:val="en-US" w:eastAsia="zh-CN" w:bidi="ar-SA"/>
          </w:rPr>
          <w:t>一</w:t>
        </w:r>
      </w:ins>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干部教育培训，可以以脱产培训、党委理论学习中心组学习、网络培训、在职自学等方式进行。脱产培训以组织调训为主，企业党委理论学习中心组集体学习调研每个季度不少于1次。</w:t>
      </w:r>
    </w:p>
    <w:p w14:paraId="4009E878">
      <w:pPr>
        <w:spacing w:after="0" w:line="560" w:lineRule="exact"/>
        <w:ind w:firstLine="640" w:firstLineChars="200"/>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干部应当积极参加上级单位或集团组织的各项调训，在规定的时间内完成学习任务，具体按照《华润集团党委关于进一步加强干部教育培训工作的意见》执行。</w:t>
      </w:r>
    </w:p>
    <w:p w14:paraId="4F88AFF0">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1F7D78E2">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第九十</w:t>
      </w:r>
      <w:del w:id="156" w:author="范华玉" w:date="2026-07-02T10:27:28Z">
        <w:r>
          <w:rPr>
            <w:rFonts w:hint="default" w:ascii="仿宋_GB2312" w:hAnsi="仿宋" w:eastAsia="黑体" w:cs="仿宋"/>
            <w:b w:val="0"/>
            <w:color w:val="000000"/>
            <w:kern w:val="0"/>
            <w:sz w:val="32"/>
            <w:szCs w:val="32"/>
            <w:lang w:val="en-US" w:eastAsia="zh-CN" w:bidi="ar-SA"/>
          </w:rPr>
          <w:delText>一</w:delText>
        </w:r>
      </w:del>
      <w:ins w:id="157" w:author="范华玉" w:date="2026-07-02T10:27:29Z">
        <w:r>
          <w:rPr>
            <w:rFonts w:hint="eastAsia" w:ascii="仿宋_GB2312" w:hAnsi="仿宋" w:eastAsia="黑体" w:cs="仿宋"/>
            <w:b w:val="0"/>
            <w:color w:val="000000"/>
            <w:kern w:val="0"/>
            <w:sz w:val="32"/>
            <w:szCs w:val="32"/>
            <w:lang w:val="en-US" w:eastAsia="zh-CN" w:bidi="ar-SA"/>
          </w:rPr>
          <w:t>二</w:t>
        </w:r>
      </w:ins>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积极推进干部交流培养，交流可以跨单位、跨职能、跨领域，基于人才培养、业务协同、文化融合的需要推动干部交流轮岗，促进人力资本的优化配置。</w:t>
      </w:r>
    </w:p>
    <w:p w14:paraId="6FD73B6D">
      <w:pPr>
        <w:spacing w:after="0" w:line="560" w:lineRule="exact"/>
        <w:ind w:firstLine="640" w:firstLineChars="20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加强干部在党务工作岗位与经营管理岗位之间的轮岗交流，把党务工作岗位作为培养复合型领导干部的重要平台。</w:t>
      </w:r>
    </w:p>
    <w:p w14:paraId="113D6F29">
      <w:pPr>
        <w:spacing w:after="0" w:line="560" w:lineRule="exact"/>
        <w:ind w:firstLine="640" w:firstLineChars="200"/>
        <w:jc w:val="both"/>
        <w:rPr>
          <w:rFonts w:hint="eastAsia" w:ascii="仿宋_GB2312" w:hAnsi="仿宋" w:eastAsia="仿宋_GB2312" w:cs="仿宋"/>
          <w:color w:val="000000"/>
          <w:sz w:val="32"/>
          <w:szCs w:val="32"/>
          <w:lang w:eastAsia="zh-CN"/>
        </w:rPr>
      </w:pPr>
      <w:r>
        <w:rPr>
          <w:rFonts w:hint="eastAsia" w:ascii="仿宋_GB2312" w:hAnsi="仿宋" w:eastAsia="仿宋_GB2312" w:cs="仿宋"/>
          <w:color w:val="000000"/>
          <w:sz w:val="32"/>
          <w:szCs w:val="32"/>
        </w:rPr>
        <w:t>有计划地选派干部到市场开拓前沿、经营困难企业、重大专项攻坚、重大改革推进的关键岗位上锻炼</w:t>
      </w:r>
      <w:r>
        <w:rPr>
          <w:rFonts w:hint="eastAsia" w:ascii="仿宋_GB2312" w:hAnsi="仿宋" w:eastAsia="仿宋_GB2312" w:cs="仿宋"/>
          <w:color w:val="000000"/>
          <w:sz w:val="32"/>
          <w:szCs w:val="32"/>
          <w:lang w:eastAsia="zh-CN"/>
        </w:rPr>
        <w:t>。</w:t>
      </w:r>
    </w:p>
    <w:p w14:paraId="76758FC8">
      <w:pPr>
        <w:spacing w:after="0" w:line="560" w:lineRule="exact"/>
        <w:ind w:firstLine="640" w:firstLineChars="20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4507AAB7">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第九十</w:t>
      </w:r>
      <w:del w:id="158" w:author="范华玉" w:date="2026-07-02T10:27:31Z">
        <w:r>
          <w:rPr>
            <w:rFonts w:hint="default" w:ascii="仿宋_GB2312" w:hAnsi="仿宋" w:eastAsia="黑体" w:cs="仿宋"/>
            <w:b w:val="0"/>
            <w:color w:val="000000"/>
            <w:kern w:val="0"/>
            <w:sz w:val="32"/>
            <w:szCs w:val="32"/>
            <w:lang w:val="en-US" w:eastAsia="zh-CN" w:bidi="ar-SA"/>
          </w:rPr>
          <w:delText>二</w:delText>
        </w:r>
      </w:del>
      <w:ins w:id="159" w:author="范华玉" w:date="2026-07-02T10:27:32Z">
        <w:r>
          <w:rPr>
            <w:rFonts w:hint="eastAsia" w:ascii="仿宋_GB2312" w:hAnsi="仿宋" w:eastAsia="黑体" w:cs="仿宋"/>
            <w:b w:val="0"/>
            <w:color w:val="000000"/>
            <w:kern w:val="0"/>
            <w:sz w:val="32"/>
            <w:szCs w:val="32"/>
            <w:lang w:val="en-US" w:eastAsia="zh-CN" w:bidi="ar-SA"/>
          </w:rPr>
          <w:t>三</w:t>
        </w:r>
      </w:ins>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华润啤酒党委及人力资源部应大力发现培养选拔适应新时代要求的优秀年轻干部，用好各年龄段干部。</w:t>
      </w:r>
    </w:p>
    <w:p w14:paraId="3F76625C">
      <w:pPr>
        <w:spacing w:after="0" w:line="560" w:lineRule="exact"/>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完善优秀年轻干部管理制度，坚持拓宽来源、优化结构、改进方式、提高质量，健全培养锻炼、适时使用、定期调整、有进有退的工作机制，建设一支来源广泛、数量充足、结构合理、素质优良的年轻干部队伍。</w:t>
      </w:r>
    </w:p>
    <w:p w14:paraId="5294EBB0">
      <w:pPr>
        <w:spacing w:after="0" w:line="560" w:lineRule="exact"/>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02D7ECED">
      <w:pPr>
        <w:spacing w:after="0" w:line="560" w:lineRule="exact"/>
        <w:jc w:val="both"/>
        <w:rPr>
          <w:rFonts w:ascii="仿宋_GB2312" w:hAnsi="仿宋" w:eastAsia="仿宋_GB2312" w:cs="仿宋"/>
          <w:color w:val="000000"/>
          <w:sz w:val="32"/>
          <w:szCs w:val="32"/>
        </w:rPr>
      </w:pPr>
    </w:p>
    <w:p w14:paraId="5F8EB386">
      <w:pPr>
        <w:pStyle w:val="28"/>
        <w:numPr>
          <w:ilvl w:val="0"/>
          <w:numId w:val="0"/>
        </w:numPr>
        <w:ind w:left="1080" w:leftChars="0" w:hanging="1080" w:firstLineChars="0"/>
        <w:jc w:val="center"/>
        <w:rPr>
          <w:rFonts w:ascii="黑体" w:hAnsi="黑体" w:eastAsia="黑体"/>
        </w:rPr>
      </w:pPr>
      <w:bookmarkStart w:id="35" w:name="_Toc141216274"/>
      <w:r>
        <w:rPr>
          <w:rFonts w:hint="eastAsia" w:ascii="黑体" w:hAnsi="黑体" w:eastAsia="黑体" w:cs="Times New Roman"/>
          <w:b w:val="0"/>
          <w:kern w:val="2"/>
          <w:sz w:val="32"/>
          <w:szCs w:val="32"/>
          <w:lang w:val="en-US" w:eastAsia="zh-CN" w:bidi="ar-SA"/>
        </w:rPr>
        <w:t>第十六章</w:t>
      </w:r>
      <w:r>
        <w:rPr>
          <w:rFonts w:hint="eastAsia" w:ascii="黑体" w:hAnsi="黑体" w:eastAsia="黑体"/>
        </w:rPr>
        <w:t>纪律</w:t>
      </w:r>
      <w:bookmarkEnd w:id="35"/>
    </w:p>
    <w:p w14:paraId="416E46D4">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第九十</w:t>
      </w:r>
      <w:del w:id="160" w:author="范华玉" w:date="2026-07-02T10:27:35Z">
        <w:r>
          <w:rPr>
            <w:rFonts w:hint="default" w:ascii="仿宋_GB2312" w:hAnsi="仿宋" w:eastAsia="黑体" w:cs="仿宋"/>
            <w:b w:val="0"/>
            <w:color w:val="000000"/>
            <w:kern w:val="0"/>
            <w:sz w:val="32"/>
            <w:szCs w:val="32"/>
            <w:lang w:val="en-US" w:eastAsia="zh-CN" w:bidi="ar-SA"/>
          </w:rPr>
          <w:delText>三</w:delText>
        </w:r>
      </w:del>
      <w:ins w:id="161" w:author="范华玉" w:date="2026-07-02T10:27:36Z">
        <w:r>
          <w:rPr>
            <w:rFonts w:hint="eastAsia" w:ascii="仿宋_GB2312" w:hAnsi="仿宋" w:eastAsia="黑体" w:cs="仿宋"/>
            <w:b w:val="0"/>
            <w:color w:val="000000"/>
            <w:kern w:val="0"/>
            <w:sz w:val="32"/>
            <w:szCs w:val="32"/>
            <w:lang w:val="en-US" w:eastAsia="zh-CN" w:bidi="ar-SA"/>
          </w:rPr>
          <w:t>四</w:t>
        </w:r>
      </w:ins>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实行干部选拔任用工作责任追究制度。对于干部选拔任用工作中应当追究责任的情形，按照《华润（集团）有限公司干部选拔任用工作监督检查和责任追究办法实施细则》及其补充通知执行。</w:t>
      </w:r>
    </w:p>
    <w:p w14:paraId="541865D2">
      <w:pPr>
        <w:spacing w:after="0" w:line="560" w:lineRule="exact"/>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614AF539">
      <w:pPr>
        <w:pStyle w:val="28"/>
        <w:numPr>
          <w:ilvl w:val="0"/>
          <w:numId w:val="0"/>
        </w:numPr>
        <w:ind w:left="1080" w:leftChars="0" w:hanging="1080" w:firstLineChars="0"/>
        <w:jc w:val="center"/>
        <w:rPr>
          <w:rFonts w:ascii="黑体" w:hAnsi="黑体" w:eastAsia="黑体"/>
        </w:rPr>
      </w:pPr>
      <w:bookmarkStart w:id="36" w:name="_Toc141216275"/>
      <w:r>
        <w:rPr>
          <w:rFonts w:hint="eastAsia" w:ascii="黑体" w:hAnsi="黑体" w:eastAsia="黑体" w:cs="Times New Roman"/>
          <w:b w:val="0"/>
          <w:kern w:val="2"/>
          <w:sz w:val="32"/>
          <w:szCs w:val="32"/>
          <w:lang w:val="en-US" w:eastAsia="zh-CN" w:bidi="ar-SA"/>
        </w:rPr>
        <w:t>第十七章</w:t>
      </w:r>
      <w:r>
        <w:rPr>
          <w:rFonts w:hint="eastAsia" w:ascii="黑体" w:hAnsi="黑体" w:eastAsia="黑体"/>
        </w:rPr>
        <w:t>附则</w:t>
      </w:r>
      <w:bookmarkEnd w:id="36"/>
    </w:p>
    <w:p w14:paraId="313DB2D6">
      <w:pPr>
        <w:pStyle w:val="22"/>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第九十</w:t>
      </w:r>
      <w:del w:id="162" w:author="范华玉" w:date="2026-07-02T10:27:40Z">
        <w:r>
          <w:rPr>
            <w:rFonts w:hint="default" w:ascii="仿宋_GB2312" w:hAnsi="仿宋" w:eastAsia="黑体" w:cs="仿宋"/>
            <w:b w:val="0"/>
            <w:color w:val="000000"/>
            <w:kern w:val="0"/>
            <w:sz w:val="32"/>
            <w:szCs w:val="32"/>
            <w:lang w:val="en-US" w:eastAsia="zh-CN" w:bidi="ar-SA"/>
          </w:rPr>
          <w:delText>四</w:delText>
        </w:r>
      </w:del>
      <w:ins w:id="163" w:author="范华玉" w:date="2026-07-02T10:27:41Z">
        <w:r>
          <w:rPr>
            <w:rFonts w:hint="eastAsia" w:ascii="仿宋_GB2312" w:hAnsi="仿宋" w:eastAsia="黑体" w:cs="仿宋"/>
            <w:b w:val="0"/>
            <w:color w:val="000000"/>
            <w:kern w:val="0"/>
            <w:sz w:val="32"/>
            <w:szCs w:val="32"/>
            <w:lang w:val="en-US" w:eastAsia="zh-CN" w:bidi="ar-SA"/>
          </w:rPr>
          <w:t>五</w:t>
        </w:r>
      </w:ins>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本规定为华润啤酒一级制度。本规定为干部管理的核心制度，其中涉及到的其他管理事项详见《经理人岗位设置与编制管理办法》、《华润雪花经理人任期及轮岗管理办法》、</w:t>
      </w:r>
      <w:r>
        <w:rPr>
          <w:rFonts w:hint="eastAsia" w:ascii="仿宋_GB2312" w:hAnsi="仿宋" w:eastAsia="仿宋_GB2312" w:cs="仿宋"/>
          <w:sz w:val="32"/>
          <w:szCs w:val="32"/>
        </w:rPr>
        <w:t>《干部人事档案管理办法》</w:t>
      </w:r>
      <w:r>
        <w:rPr>
          <w:rFonts w:hint="eastAsia" w:ascii="仿宋_GB2312" w:hAnsi="仿宋" w:eastAsia="仿宋_GB2312" w:cs="仿宋"/>
          <w:color w:val="000000"/>
          <w:sz w:val="32"/>
          <w:szCs w:val="32"/>
        </w:rPr>
        <w:t>、《出国（境）管理制度》、《经理人绩效管理办法》、《经理人履职待遇、业务支出管理办法》、《员工违规违纪处理办法》、《违规经营投资责任追究管理办法》、《产能优化工厂经理人安置实施办法》等。</w:t>
      </w:r>
    </w:p>
    <w:p w14:paraId="269F584E">
      <w:pPr>
        <w:pStyle w:val="22"/>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1F3F54F">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第九十</w:t>
      </w:r>
      <w:del w:id="164" w:author="范华玉" w:date="2026-07-02T10:27:44Z">
        <w:r>
          <w:rPr>
            <w:rFonts w:hint="default" w:ascii="仿宋_GB2312" w:hAnsi="仿宋" w:eastAsia="黑体" w:cs="仿宋"/>
            <w:b w:val="0"/>
            <w:color w:val="000000"/>
            <w:kern w:val="0"/>
            <w:sz w:val="32"/>
            <w:szCs w:val="32"/>
            <w:lang w:val="en-US" w:eastAsia="zh-CN" w:bidi="ar-SA"/>
          </w:rPr>
          <w:delText>五</w:delText>
        </w:r>
      </w:del>
      <w:ins w:id="165" w:author="范华玉" w:date="2026-07-02T10:27:45Z">
        <w:r>
          <w:rPr>
            <w:rFonts w:hint="eastAsia" w:ascii="仿宋_GB2312" w:hAnsi="仿宋" w:eastAsia="黑体" w:cs="仿宋"/>
            <w:b w:val="0"/>
            <w:color w:val="000000"/>
            <w:kern w:val="0"/>
            <w:sz w:val="32"/>
            <w:szCs w:val="32"/>
            <w:lang w:val="en-US" w:eastAsia="zh-CN" w:bidi="ar-SA"/>
          </w:rPr>
          <w:t>六</w:t>
        </w:r>
      </w:ins>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本规定由华润啤酒党委组织部/人力资源部起草并负责解释。</w:t>
      </w:r>
    </w:p>
    <w:p w14:paraId="324CDCC7">
      <w:pPr>
        <w:pStyle w:val="22"/>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黑体" w:cs="仿宋"/>
          <w:b w:val="0"/>
          <w:color w:val="000000"/>
          <w:kern w:val="0"/>
          <w:sz w:val="32"/>
          <w:szCs w:val="32"/>
          <w:lang w:val="en-US" w:eastAsia="zh-CN" w:bidi="ar-SA"/>
        </w:rPr>
        <w:t>第九十</w:t>
      </w:r>
      <w:del w:id="166" w:author="范华玉" w:date="2026-07-02T10:27:47Z">
        <w:r>
          <w:rPr>
            <w:rFonts w:hint="default" w:ascii="仿宋_GB2312" w:hAnsi="仿宋" w:eastAsia="黑体" w:cs="仿宋"/>
            <w:b w:val="0"/>
            <w:color w:val="000000"/>
            <w:kern w:val="0"/>
            <w:sz w:val="32"/>
            <w:szCs w:val="32"/>
            <w:lang w:val="en-US" w:eastAsia="zh-CN" w:bidi="ar-SA"/>
          </w:rPr>
          <w:delText>六</w:delText>
        </w:r>
      </w:del>
      <w:ins w:id="167" w:author="范华玉" w:date="2026-07-02T10:27:48Z">
        <w:r>
          <w:rPr>
            <w:rFonts w:hint="eastAsia" w:ascii="仿宋_GB2312" w:hAnsi="仿宋" w:eastAsia="黑体" w:cs="仿宋"/>
            <w:b w:val="0"/>
            <w:color w:val="000000"/>
            <w:kern w:val="0"/>
            <w:sz w:val="32"/>
            <w:szCs w:val="32"/>
            <w:lang w:val="en-US" w:eastAsia="zh-CN" w:bidi="ar-SA"/>
          </w:rPr>
          <w:t>七</w:t>
        </w:r>
      </w:ins>
      <w:r>
        <w:rPr>
          <w:rFonts w:hint="eastAsia" w:ascii="仿宋_GB2312" w:hAnsi="仿宋" w:eastAsia="黑体" w:cs="仿宋"/>
          <w:b w:val="0"/>
          <w:color w:val="000000"/>
          <w:kern w:val="0"/>
          <w:sz w:val="32"/>
          <w:szCs w:val="32"/>
          <w:lang w:val="en-US" w:eastAsia="zh-CN" w:bidi="ar-SA"/>
        </w:rPr>
        <w:t>条</w:t>
      </w:r>
      <w:r>
        <w:rPr>
          <w:rFonts w:hint="eastAsia" w:ascii="仿宋_GB2312" w:hAnsi="仿宋" w:eastAsia="仿宋_GB2312" w:cs="仿宋"/>
          <w:color w:val="000000"/>
          <w:sz w:val="32"/>
          <w:szCs w:val="32"/>
        </w:rPr>
        <w:t>本规定为首次制定，自2023年</w:t>
      </w:r>
      <w:r>
        <w:rPr>
          <w:rFonts w:hint="eastAsia" w:ascii="仿宋_GB2312" w:hAnsi="仿宋" w:eastAsia="仿宋_GB2312" w:cs="仿宋"/>
          <w:color w:val="000000"/>
          <w:sz w:val="32"/>
          <w:szCs w:val="32"/>
          <w:lang w:val="en-US" w:eastAsia="zh-CN"/>
        </w:rPr>
        <w:t>10</w:t>
      </w:r>
      <w:r>
        <w:rPr>
          <w:rFonts w:hint="eastAsia" w:ascii="仿宋_GB2312" w:hAnsi="仿宋" w:eastAsia="仿宋_GB2312" w:cs="仿宋"/>
          <w:color w:val="000000"/>
          <w:sz w:val="32"/>
          <w:szCs w:val="32"/>
        </w:rPr>
        <w:t>月</w:t>
      </w:r>
      <w:r>
        <w:rPr>
          <w:rFonts w:hint="eastAsia" w:ascii="仿宋_GB2312" w:hAnsi="仿宋" w:eastAsia="仿宋_GB2312" w:cs="仿宋"/>
          <w:color w:val="000000"/>
          <w:sz w:val="32"/>
          <w:szCs w:val="32"/>
          <w:lang w:val="en-US" w:eastAsia="zh-CN"/>
        </w:rPr>
        <w:t>1</w:t>
      </w:r>
      <w:r>
        <w:rPr>
          <w:rFonts w:hint="eastAsia" w:ascii="仿宋_GB2312" w:hAnsi="仿宋" w:eastAsia="仿宋_GB2312" w:cs="仿宋"/>
          <w:color w:val="000000"/>
          <w:sz w:val="32"/>
          <w:szCs w:val="32"/>
        </w:rPr>
        <w:t>日起施行，原《经理人选拔任用管理规定》（华啤A03-34RL20E）同时废止，其他与本规定不一致的管理要求，按本规定执行。</w:t>
      </w:r>
    </w:p>
    <w:bookmarkEnd w:id="7"/>
    <w:bookmarkEnd w:id="8"/>
    <w:p w14:paraId="3FAFD222">
      <w:pPr>
        <w:pStyle w:val="22"/>
        <w:spacing w:after="0" w:line="560" w:lineRule="exact"/>
        <w:ind w:left="641" w:firstLine="0" w:firstLineChars="0"/>
        <w:jc w:val="both"/>
        <w:rPr>
          <w:del w:id="168" w:author="范华玉" w:date="2026-07-09T18:03:50Z"/>
          <w:rFonts w:ascii="仿宋_GB2312" w:hAnsi="仿宋" w:eastAsia="仿宋_GB2312" w:cs="仿宋"/>
          <w:color w:val="000000"/>
          <w:sz w:val="32"/>
          <w:szCs w:val="32"/>
        </w:rPr>
      </w:pPr>
    </w:p>
    <w:p w14:paraId="087AFC87">
      <w:pPr>
        <w:spacing w:after="0" w:line="560" w:lineRule="exact"/>
        <w:jc w:val="both"/>
        <w:rPr>
          <w:del w:id="169" w:author="范华玉" w:date="2026-07-09T18:03:50Z"/>
          <w:rFonts w:ascii="仿宋_GB2312" w:hAnsi="仿宋" w:eastAsia="仿宋_GB2312" w:cs="仿宋"/>
          <w:color w:val="000000"/>
          <w:sz w:val="32"/>
          <w:szCs w:val="32"/>
        </w:rPr>
      </w:pPr>
    </w:p>
    <w:p w14:paraId="5BF76D0F">
      <w:pPr>
        <w:pStyle w:val="2"/>
        <w:spacing w:before="0" w:after="0" w:line="560" w:lineRule="exact"/>
        <w:rPr>
          <w:del w:id="170" w:author="范华玉" w:date="2026-07-09T18:03:50Z"/>
          <w:rFonts w:ascii="黑体" w:hAnsi="黑体" w:eastAsia="黑体" w:cs="仿宋"/>
          <w:b w:val="0"/>
          <w:bCs w:val="0"/>
          <w:color w:val="000000"/>
          <w:sz w:val="32"/>
          <w:szCs w:val="32"/>
        </w:rPr>
      </w:pPr>
      <w:del w:id="171" w:author="范华玉" w:date="2026-07-09T18:03:50Z">
        <w:bookmarkStart w:id="37" w:name="_Toc141216276"/>
        <w:r>
          <w:rPr>
            <w:rFonts w:hint="eastAsia" w:ascii="黑体" w:hAnsi="黑体" w:eastAsia="黑体" w:cs="仿宋"/>
            <w:b w:val="0"/>
            <w:bCs w:val="0"/>
            <w:color w:val="000000"/>
            <w:sz w:val="32"/>
            <w:szCs w:val="32"/>
          </w:rPr>
          <w:delText>附件</w:delText>
        </w:r>
        <w:bookmarkEnd w:id="37"/>
      </w:del>
    </w:p>
    <w:p w14:paraId="2CFC755C">
      <w:pPr>
        <w:spacing w:after="0" w:line="560" w:lineRule="exact"/>
        <w:jc w:val="both"/>
        <w:rPr>
          <w:del w:id="172" w:author="范华玉" w:date="2026-07-09T18:03:50Z"/>
          <w:rFonts w:ascii="仿宋_GB2312" w:hAnsi="仿宋" w:eastAsia="仿宋_GB2312" w:cs="仿宋"/>
          <w:color w:val="000000"/>
          <w:sz w:val="32"/>
          <w:szCs w:val="32"/>
        </w:rPr>
      </w:pPr>
      <w:del w:id="173" w:author="范华玉" w:date="2026-07-09T18:03:50Z">
        <w:r>
          <w:rPr>
            <w:rFonts w:hint="eastAsia" w:ascii="仿宋_GB2312" w:hAnsi="仿宋" w:eastAsia="仿宋_GB2312" w:cs="仿宋"/>
            <w:color w:val="000000"/>
            <w:sz w:val="32"/>
            <w:szCs w:val="32"/>
          </w:rPr>
          <w:delText>附件1：职级关系对应表</w:delText>
        </w:r>
      </w:del>
    </w:p>
    <w:p w14:paraId="55BCF1FB">
      <w:pPr>
        <w:spacing w:after="0" w:line="560" w:lineRule="exact"/>
        <w:jc w:val="both"/>
        <w:rPr>
          <w:del w:id="174" w:author="范华玉" w:date="2026-07-09T18:03:50Z"/>
          <w:rFonts w:ascii="仿宋_GB2312" w:hAnsi="仿宋" w:eastAsia="仿宋_GB2312" w:cs="仿宋"/>
          <w:color w:val="000000"/>
          <w:sz w:val="32"/>
          <w:szCs w:val="32"/>
        </w:rPr>
      </w:pPr>
      <w:del w:id="175" w:author="范华玉" w:date="2026-07-09T18:03:50Z">
        <w:r>
          <w:rPr>
            <w:rFonts w:hint="eastAsia" w:ascii="仿宋_GB2312" w:hAnsi="仿宋" w:eastAsia="仿宋_GB2312" w:cs="仿宋"/>
            <w:color w:val="000000"/>
            <w:sz w:val="32"/>
            <w:szCs w:val="32"/>
          </w:rPr>
          <w:delText>附件2：管理序列岗位归集表</w:delText>
        </w:r>
      </w:del>
    </w:p>
    <w:p w14:paraId="6023CDDC">
      <w:pPr>
        <w:spacing w:after="0" w:line="560" w:lineRule="exact"/>
        <w:jc w:val="both"/>
        <w:rPr>
          <w:del w:id="176" w:author="范华玉" w:date="2026-07-09T18:03:50Z"/>
          <w:rFonts w:ascii="仿宋_GB2312" w:hAnsi="仿宋" w:eastAsia="仿宋_GB2312" w:cs="仿宋"/>
          <w:color w:val="000000"/>
          <w:sz w:val="32"/>
          <w:szCs w:val="32"/>
        </w:rPr>
      </w:pPr>
      <w:del w:id="177" w:author="范华玉" w:date="2026-07-09T18:03:50Z">
        <w:r>
          <w:rPr>
            <w:rFonts w:hint="eastAsia" w:ascii="仿宋_GB2312" w:hAnsi="仿宋" w:eastAsia="仿宋_GB2312" w:cs="仿宋"/>
            <w:color w:val="000000"/>
            <w:sz w:val="32"/>
            <w:szCs w:val="32"/>
          </w:rPr>
          <w:delText>附件</w:delText>
        </w:r>
      </w:del>
      <w:del w:id="178" w:author="范华玉" w:date="2026-07-09T18:03:50Z">
        <w:r>
          <w:rPr>
            <w:rFonts w:ascii="仿宋_GB2312" w:hAnsi="仿宋" w:eastAsia="仿宋_GB2312" w:cs="仿宋"/>
            <w:color w:val="000000"/>
            <w:sz w:val="32"/>
            <w:szCs w:val="32"/>
          </w:rPr>
          <w:delText>3</w:delText>
        </w:r>
      </w:del>
      <w:del w:id="179" w:author="范华玉" w:date="2026-07-09T18:03:50Z">
        <w:r>
          <w:rPr>
            <w:rFonts w:hint="eastAsia" w:ascii="仿宋_GB2312" w:hAnsi="仿宋" w:eastAsia="仿宋_GB2312" w:cs="仿宋"/>
            <w:color w:val="000000"/>
            <w:sz w:val="32"/>
            <w:szCs w:val="32"/>
          </w:rPr>
          <w:delText>：华润集团干部任职回避相关释义</w:delText>
        </w:r>
      </w:del>
    </w:p>
    <w:p w14:paraId="1CA0B323">
      <w:pPr>
        <w:spacing w:after="0" w:line="560" w:lineRule="exact"/>
        <w:rPr>
          <w:rFonts w:ascii="仿宋_GB2312" w:hAnsi="黑体" w:eastAsia="仿宋_GB2312"/>
          <w:bCs/>
          <w:kern w:val="2"/>
          <w:sz w:val="32"/>
          <w:szCs w:val="32"/>
        </w:rPr>
      </w:pPr>
    </w:p>
    <w:p w14:paraId="125CFE57">
      <w:pPr>
        <w:spacing w:after="0" w:line="560" w:lineRule="exact"/>
        <w:jc w:val="right"/>
        <w:rPr>
          <w:rFonts w:ascii="仿宋_GB2312" w:hAnsi="仿宋" w:eastAsia="仿宋_GB2312" w:cs="仿宋"/>
          <w:color w:val="000000"/>
          <w:sz w:val="32"/>
          <w:szCs w:val="32"/>
        </w:rPr>
      </w:pPr>
      <w:r>
        <w:rPr>
          <w:rFonts w:hint="eastAsia" w:ascii="仿宋_GB2312" w:hAnsi="仿宋" w:eastAsia="仿宋_GB2312" w:cs="仿宋"/>
          <w:color w:val="000000"/>
          <w:sz w:val="32"/>
          <w:szCs w:val="32"/>
        </w:rPr>
        <w:t>华润啤酒（控股）有限公司</w:t>
      </w:r>
    </w:p>
    <w:p w14:paraId="7D212CF0">
      <w:pPr>
        <w:spacing w:after="0" w:line="560" w:lineRule="exact"/>
        <w:jc w:val="right"/>
        <w:rPr>
          <w:rFonts w:ascii="仿宋_GB2312" w:hAnsi="仿宋" w:eastAsia="仿宋_GB2312" w:cs="仿宋"/>
          <w:color w:val="000000"/>
          <w:sz w:val="32"/>
          <w:szCs w:val="32"/>
        </w:rPr>
      </w:pPr>
      <w:r>
        <w:rPr>
          <w:rFonts w:hint="eastAsia" w:ascii="仿宋_GB2312" w:hAnsi="仿宋" w:eastAsia="仿宋_GB2312" w:cs="仿宋"/>
          <w:color w:val="000000"/>
          <w:sz w:val="32"/>
          <w:szCs w:val="32"/>
        </w:rPr>
        <w:t>二○二三年</w:t>
      </w:r>
      <w:r>
        <w:rPr>
          <w:rFonts w:hint="eastAsia" w:ascii="仿宋_GB2312" w:hAnsi="仿宋" w:eastAsia="仿宋_GB2312" w:cs="仿宋"/>
          <w:color w:val="000000"/>
          <w:sz w:val="32"/>
          <w:szCs w:val="32"/>
          <w:lang w:val="en-US" w:eastAsia="zh-CN"/>
        </w:rPr>
        <w:t>九月二十五</w:t>
      </w:r>
      <w:r>
        <w:rPr>
          <w:rFonts w:hint="eastAsia" w:ascii="仿宋_GB2312" w:hAnsi="仿宋" w:eastAsia="仿宋_GB2312" w:cs="仿宋"/>
          <w:color w:val="000000"/>
          <w:sz w:val="32"/>
          <w:szCs w:val="32"/>
        </w:rPr>
        <w:t>日</w:t>
      </w:r>
    </w:p>
    <w:sectPr>
      <w:footerReference r:id="rId5" w:type="default"/>
      <w:pgSz w:w="11906" w:h="16838"/>
      <w:pgMar w:top="1440" w:right="1800" w:bottom="1440" w:left="180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MicrosoftYaHei-Bold">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2DDB6">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F77DB"/>
    <w:multiLevelType w:val="multilevel"/>
    <w:tmpl w:val="1A9F77DB"/>
    <w:lvl w:ilvl="0" w:tentative="0">
      <w:start w:val="1"/>
      <w:numFmt w:val="japaneseCounting"/>
      <w:pStyle w:val="28"/>
      <w:lvlText w:val="第%1章"/>
      <w:lvlJc w:val="left"/>
      <w:pPr>
        <w:ind w:left="1080" w:hanging="1080"/>
      </w:pPr>
      <w:rPr>
        <w:rFonts w:hint="eastAsia" w:ascii="黑体" w:hAnsi="黑体" w:eastAsia="黑体"/>
        <w:b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C91163"/>
    <w:multiLevelType w:val="multilevel"/>
    <w:tmpl w:val="1FC91163"/>
    <w:lvl w:ilvl="0" w:tentative="0">
      <w:start w:val="1"/>
      <w:numFmt w:val="decimal"/>
      <w:pStyle w:val="36"/>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5"/>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7"/>
      <w:suff w:val="nothing"/>
      <w:lvlText w:val="%1.%2.%3　"/>
      <w:lvlJc w:val="left"/>
      <w:pPr>
        <w:ind w:left="0" w:firstLine="0"/>
      </w:pPr>
      <w:rPr>
        <w:rFonts w:hint="eastAsia" w:ascii="黑体" w:hAnsi="Times New Roman" w:eastAsia="黑体"/>
        <w:b w:val="0"/>
        <w:i w:val="0"/>
        <w:sz w:val="21"/>
      </w:rPr>
    </w:lvl>
    <w:lvl w:ilvl="3" w:tentative="0">
      <w:start w:val="1"/>
      <w:numFmt w:val="decimal"/>
      <w:pStyle w:val="40"/>
      <w:suff w:val="nothing"/>
      <w:lvlText w:val="%1.%2.%3.%4　"/>
      <w:lvlJc w:val="left"/>
      <w:pPr>
        <w:ind w:left="0" w:firstLine="0"/>
      </w:pPr>
      <w:rPr>
        <w:rFonts w:hint="eastAsia" w:ascii="黑体" w:hAnsi="Times New Roman" w:eastAsia="黑体"/>
        <w:b w:val="0"/>
        <w:i w:val="0"/>
        <w:sz w:val="21"/>
      </w:rPr>
    </w:lvl>
    <w:lvl w:ilvl="4" w:tentative="0">
      <w:start w:val="1"/>
      <w:numFmt w:val="decimal"/>
      <w:pStyle w:val="41"/>
      <w:suff w:val="nothing"/>
      <w:lvlText w:val="%1.%2.%3.%4.%5　"/>
      <w:lvlJc w:val="left"/>
      <w:pPr>
        <w:ind w:left="0" w:firstLine="0"/>
      </w:pPr>
      <w:rPr>
        <w:rFonts w:hint="eastAsia" w:ascii="黑体" w:hAnsi="Times New Roman" w:eastAsia="黑体"/>
        <w:b w:val="0"/>
        <w:i w:val="0"/>
        <w:sz w:val="21"/>
      </w:rPr>
    </w:lvl>
    <w:lvl w:ilvl="5" w:tentative="0">
      <w:start w:val="1"/>
      <w:numFmt w:val="decimal"/>
      <w:pStyle w:val="4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2C5917C3"/>
    <w:multiLevelType w:val="multilevel"/>
    <w:tmpl w:val="2C5917C3"/>
    <w:lvl w:ilvl="0" w:tentative="0">
      <w:start w:val="1"/>
      <w:numFmt w:val="none"/>
      <w:pStyle w:val="38"/>
      <w:suff w:val="nothing"/>
      <w:lvlText w:val="%1——"/>
      <w:lvlJc w:val="left"/>
      <w:pPr>
        <w:ind w:left="833" w:hanging="408"/>
      </w:pPr>
      <w:rPr>
        <w:rFonts w:hint="eastAsia"/>
      </w:rPr>
    </w:lvl>
    <w:lvl w:ilvl="1" w:tentative="0">
      <w:start w:val="1"/>
      <w:numFmt w:val="bullet"/>
      <w:pStyle w:val="39"/>
      <w:lvlText w:val=""/>
      <w:lvlJc w:val="left"/>
      <w:pPr>
        <w:tabs>
          <w:tab w:val="left" w:pos="760"/>
        </w:tabs>
        <w:ind w:left="1264" w:hanging="413"/>
      </w:pPr>
      <w:rPr>
        <w:rFonts w:hint="default" w:ascii="Symbol" w:hAnsi="Symbol"/>
        <w:color w:val="auto"/>
      </w:rPr>
    </w:lvl>
    <w:lvl w:ilvl="2" w:tentative="0">
      <w:start w:val="1"/>
      <w:numFmt w:val="bullet"/>
      <w:pStyle w:val="4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3">
    <w:nsid w:val="562F10B0"/>
    <w:multiLevelType w:val="multilevel"/>
    <w:tmpl w:val="562F10B0"/>
    <w:lvl w:ilvl="0" w:tentative="0">
      <w:start w:val="1"/>
      <w:numFmt w:val="japaneseCounting"/>
      <w:lvlText w:val="第%1条"/>
      <w:lvlJc w:val="left"/>
      <w:pPr>
        <w:ind w:left="1080" w:hanging="1080"/>
      </w:pPr>
      <w:rPr>
        <w:rFonts w:hint="default" w:asciiTheme="minorHAnsi" w:hAnsiTheme="minorHAnsi" w:eastAsiaTheme="minorEastAsia"/>
        <w:b/>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范华玉">
    <w15:presenceInfo w15:providerId="None" w15:userId="范华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1NjE4ZjU3MTllZmM5NmEzMWE4OGYxYjc1NWU1OTMifQ=="/>
  </w:docVars>
  <w:rsids>
    <w:rsidRoot w:val="00D63DDF"/>
    <w:rsid w:val="00000F41"/>
    <w:rsid w:val="000033BB"/>
    <w:rsid w:val="00005DB0"/>
    <w:rsid w:val="00007CCB"/>
    <w:rsid w:val="000105FD"/>
    <w:rsid w:val="00011072"/>
    <w:rsid w:val="0001206E"/>
    <w:rsid w:val="00017FBA"/>
    <w:rsid w:val="00020E6F"/>
    <w:rsid w:val="000211FF"/>
    <w:rsid w:val="00022600"/>
    <w:rsid w:val="00030275"/>
    <w:rsid w:val="00030312"/>
    <w:rsid w:val="000304F8"/>
    <w:rsid w:val="000305FE"/>
    <w:rsid w:val="00030B6D"/>
    <w:rsid w:val="00031F4C"/>
    <w:rsid w:val="000323EE"/>
    <w:rsid w:val="000358C4"/>
    <w:rsid w:val="00036A53"/>
    <w:rsid w:val="00036DD6"/>
    <w:rsid w:val="000479E2"/>
    <w:rsid w:val="0005090C"/>
    <w:rsid w:val="00052670"/>
    <w:rsid w:val="0005316A"/>
    <w:rsid w:val="0006015E"/>
    <w:rsid w:val="00061468"/>
    <w:rsid w:val="00061DF5"/>
    <w:rsid w:val="00064CC9"/>
    <w:rsid w:val="00066F52"/>
    <w:rsid w:val="00067113"/>
    <w:rsid w:val="000674EC"/>
    <w:rsid w:val="000678E6"/>
    <w:rsid w:val="00070732"/>
    <w:rsid w:val="00071A58"/>
    <w:rsid w:val="00072459"/>
    <w:rsid w:val="000724E8"/>
    <w:rsid w:val="000734F3"/>
    <w:rsid w:val="00073646"/>
    <w:rsid w:val="0007529C"/>
    <w:rsid w:val="00076190"/>
    <w:rsid w:val="00076424"/>
    <w:rsid w:val="0007687C"/>
    <w:rsid w:val="00077798"/>
    <w:rsid w:val="00080FF2"/>
    <w:rsid w:val="00081BE8"/>
    <w:rsid w:val="00081F41"/>
    <w:rsid w:val="000837FE"/>
    <w:rsid w:val="00083B8B"/>
    <w:rsid w:val="00085664"/>
    <w:rsid w:val="00087DFE"/>
    <w:rsid w:val="00090336"/>
    <w:rsid w:val="00090CEC"/>
    <w:rsid w:val="00091376"/>
    <w:rsid w:val="00093EBA"/>
    <w:rsid w:val="000945B0"/>
    <w:rsid w:val="00096101"/>
    <w:rsid w:val="000A055B"/>
    <w:rsid w:val="000A0F1F"/>
    <w:rsid w:val="000A31C9"/>
    <w:rsid w:val="000A3A83"/>
    <w:rsid w:val="000A49C4"/>
    <w:rsid w:val="000A7DED"/>
    <w:rsid w:val="000B059A"/>
    <w:rsid w:val="000B2863"/>
    <w:rsid w:val="000B596F"/>
    <w:rsid w:val="000B6C11"/>
    <w:rsid w:val="000C03B5"/>
    <w:rsid w:val="000C1684"/>
    <w:rsid w:val="000C2C99"/>
    <w:rsid w:val="000C4B74"/>
    <w:rsid w:val="000C4EC6"/>
    <w:rsid w:val="000C66B0"/>
    <w:rsid w:val="000C7C18"/>
    <w:rsid w:val="000C7FAF"/>
    <w:rsid w:val="000D0399"/>
    <w:rsid w:val="000D07E3"/>
    <w:rsid w:val="000D17CA"/>
    <w:rsid w:val="000D6E48"/>
    <w:rsid w:val="000D72DB"/>
    <w:rsid w:val="000D7A57"/>
    <w:rsid w:val="000E1781"/>
    <w:rsid w:val="000E22E4"/>
    <w:rsid w:val="000E2A52"/>
    <w:rsid w:val="000E4F85"/>
    <w:rsid w:val="000E7AF4"/>
    <w:rsid w:val="000F0EFC"/>
    <w:rsid w:val="000F287D"/>
    <w:rsid w:val="000F28EC"/>
    <w:rsid w:val="000F4047"/>
    <w:rsid w:val="000F426A"/>
    <w:rsid w:val="000F45B1"/>
    <w:rsid w:val="000F5D32"/>
    <w:rsid w:val="00101CCF"/>
    <w:rsid w:val="00102B7D"/>
    <w:rsid w:val="00104471"/>
    <w:rsid w:val="00104C8A"/>
    <w:rsid w:val="001059C8"/>
    <w:rsid w:val="00105D41"/>
    <w:rsid w:val="00107707"/>
    <w:rsid w:val="0011079C"/>
    <w:rsid w:val="0011111D"/>
    <w:rsid w:val="00112828"/>
    <w:rsid w:val="00113599"/>
    <w:rsid w:val="001135CC"/>
    <w:rsid w:val="00113B0D"/>
    <w:rsid w:val="00113C3F"/>
    <w:rsid w:val="00115023"/>
    <w:rsid w:val="001172C0"/>
    <w:rsid w:val="0012059C"/>
    <w:rsid w:val="001206AC"/>
    <w:rsid w:val="00125D75"/>
    <w:rsid w:val="00126CED"/>
    <w:rsid w:val="001325FE"/>
    <w:rsid w:val="00133E4C"/>
    <w:rsid w:val="00134374"/>
    <w:rsid w:val="0013790E"/>
    <w:rsid w:val="0014185A"/>
    <w:rsid w:val="00141DF4"/>
    <w:rsid w:val="00142B37"/>
    <w:rsid w:val="00142FB7"/>
    <w:rsid w:val="001433FE"/>
    <w:rsid w:val="00143D5E"/>
    <w:rsid w:val="0014602E"/>
    <w:rsid w:val="00146121"/>
    <w:rsid w:val="00146A92"/>
    <w:rsid w:val="00147555"/>
    <w:rsid w:val="00151679"/>
    <w:rsid w:val="00151C1C"/>
    <w:rsid w:val="0015603D"/>
    <w:rsid w:val="00160743"/>
    <w:rsid w:val="00161981"/>
    <w:rsid w:val="00161DA6"/>
    <w:rsid w:val="00162E4A"/>
    <w:rsid w:val="00163472"/>
    <w:rsid w:val="001642E8"/>
    <w:rsid w:val="00164767"/>
    <w:rsid w:val="00166D88"/>
    <w:rsid w:val="001711BC"/>
    <w:rsid w:val="001721DE"/>
    <w:rsid w:val="001748C7"/>
    <w:rsid w:val="0017697C"/>
    <w:rsid w:val="0018186A"/>
    <w:rsid w:val="00182955"/>
    <w:rsid w:val="001841C7"/>
    <w:rsid w:val="00185096"/>
    <w:rsid w:val="00187AB3"/>
    <w:rsid w:val="00187D3A"/>
    <w:rsid w:val="0019290E"/>
    <w:rsid w:val="0019567D"/>
    <w:rsid w:val="00196C56"/>
    <w:rsid w:val="00196CBA"/>
    <w:rsid w:val="001A3A49"/>
    <w:rsid w:val="001A3E90"/>
    <w:rsid w:val="001A56DA"/>
    <w:rsid w:val="001A6670"/>
    <w:rsid w:val="001B0026"/>
    <w:rsid w:val="001B123B"/>
    <w:rsid w:val="001B28DB"/>
    <w:rsid w:val="001B3866"/>
    <w:rsid w:val="001B532B"/>
    <w:rsid w:val="001B6430"/>
    <w:rsid w:val="001B75B2"/>
    <w:rsid w:val="001B7AFC"/>
    <w:rsid w:val="001C2A85"/>
    <w:rsid w:val="001C2C1C"/>
    <w:rsid w:val="001C30B1"/>
    <w:rsid w:val="001C44D9"/>
    <w:rsid w:val="001D1F10"/>
    <w:rsid w:val="001D2DCF"/>
    <w:rsid w:val="001D3C98"/>
    <w:rsid w:val="001D49A3"/>
    <w:rsid w:val="001D5FCE"/>
    <w:rsid w:val="001D795E"/>
    <w:rsid w:val="001E1F42"/>
    <w:rsid w:val="001E2A3B"/>
    <w:rsid w:val="001E2AE2"/>
    <w:rsid w:val="001E3733"/>
    <w:rsid w:val="001E3A27"/>
    <w:rsid w:val="001E54DA"/>
    <w:rsid w:val="001E5D90"/>
    <w:rsid w:val="001F1036"/>
    <w:rsid w:val="001F26D2"/>
    <w:rsid w:val="001F4236"/>
    <w:rsid w:val="001F62B0"/>
    <w:rsid w:val="001F7A14"/>
    <w:rsid w:val="00200B5F"/>
    <w:rsid w:val="00205A17"/>
    <w:rsid w:val="00205DBE"/>
    <w:rsid w:val="00210AD4"/>
    <w:rsid w:val="00210EAD"/>
    <w:rsid w:val="00214296"/>
    <w:rsid w:val="002143CD"/>
    <w:rsid w:val="00214DC6"/>
    <w:rsid w:val="002172D6"/>
    <w:rsid w:val="002206D4"/>
    <w:rsid w:val="00222B54"/>
    <w:rsid w:val="0022424E"/>
    <w:rsid w:val="002244F1"/>
    <w:rsid w:val="00227E40"/>
    <w:rsid w:val="00230078"/>
    <w:rsid w:val="00236676"/>
    <w:rsid w:val="00236BF4"/>
    <w:rsid w:val="00236E63"/>
    <w:rsid w:val="00241A6B"/>
    <w:rsid w:val="00250E61"/>
    <w:rsid w:val="00251F5D"/>
    <w:rsid w:val="00253DEF"/>
    <w:rsid w:val="00254F91"/>
    <w:rsid w:val="00256CC5"/>
    <w:rsid w:val="00257531"/>
    <w:rsid w:val="0026139F"/>
    <w:rsid w:val="002622F9"/>
    <w:rsid w:val="00263BE7"/>
    <w:rsid w:val="00264BCB"/>
    <w:rsid w:val="002657AA"/>
    <w:rsid w:val="002668D1"/>
    <w:rsid w:val="00266A86"/>
    <w:rsid w:val="00276098"/>
    <w:rsid w:val="0027693C"/>
    <w:rsid w:val="0028044C"/>
    <w:rsid w:val="00280A9F"/>
    <w:rsid w:val="00283141"/>
    <w:rsid w:val="00283176"/>
    <w:rsid w:val="0028455C"/>
    <w:rsid w:val="00284A2D"/>
    <w:rsid w:val="00285B5F"/>
    <w:rsid w:val="002875A7"/>
    <w:rsid w:val="00290F43"/>
    <w:rsid w:val="00291148"/>
    <w:rsid w:val="0029189B"/>
    <w:rsid w:val="002933C2"/>
    <w:rsid w:val="00293644"/>
    <w:rsid w:val="00294A0C"/>
    <w:rsid w:val="00295736"/>
    <w:rsid w:val="002A0BDA"/>
    <w:rsid w:val="002A1DBE"/>
    <w:rsid w:val="002A5D90"/>
    <w:rsid w:val="002A6960"/>
    <w:rsid w:val="002A6F0E"/>
    <w:rsid w:val="002B125C"/>
    <w:rsid w:val="002B1A52"/>
    <w:rsid w:val="002B1C8D"/>
    <w:rsid w:val="002B6AE7"/>
    <w:rsid w:val="002B72EE"/>
    <w:rsid w:val="002B7C8D"/>
    <w:rsid w:val="002C4405"/>
    <w:rsid w:val="002C6109"/>
    <w:rsid w:val="002C6A0B"/>
    <w:rsid w:val="002D7834"/>
    <w:rsid w:val="002E3327"/>
    <w:rsid w:val="002E348C"/>
    <w:rsid w:val="002E7158"/>
    <w:rsid w:val="002E74D1"/>
    <w:rsid w:val="002F2B02"/>
    <w:rsid w:val="002F4C23"/>
    <w:rsid w:val="002F600E"/>
    <w:rsid w:val="002F6458"/>
    <w:rsid w:val="002F6B59"/>
    <w:rsid w:val="002F77CB"/>
    <w:rsid w:val="00301C20"/>
    <w:rsid w:val="00302865"/>
    <w:rsid w:val="00303567"/>
    <w:rsid w:val="003042CB"/>
    <w:rsid w:val="00304A72"/>
    <w:rsid w:val="00304D97"/>
    <w:rsid w:val="00306047"/>
    <w:rsid w:val="00307082"/>
    <w:rsid w:val="003116B4"/>
    <w:rsid w:val="00313841"/>
    <w:rsid w:val="003152FB"/>
    <w:rsid w:val="00320647"/>
    <w:rsid w:val="00321693"/>
    <w:rsid w:val="00323B37"/>
    <w:rsid w:val="00325558"/>
    <w:rsid w:val="00325EA2"/>
    <w:rsid w:val="00326D4B"/>
    <w:rsid w:val="0033185C"/>
    <w:rsid w:val="00331E22"/>
    <w:rsid w:val="00332233"/>
    <w:rsid w:val="00333E2B"/>
    <w:rsid w:val="00336E1F"/>
    <w:rsid w:val="00340F5B"/>
    <w:rsid w:val="00343A72"/>
    <w:rsid w:val="00346536"/>
    <w:rsid w:val="003513D3"/>
    <w:rsid w:val="00353325"/>
    <w:rsid w:val="003536FC"/>
    <w:rsid w:val="00353E89"/>
    <w:rsid w:val="00360019"/>
    <w:rsid w:val="00360600"/>
    <w:rsid w:val="003608A6"/>
    <w:rsid w:val="00361770"/>
    <w:rsid w:val="00361865"/>
    <w:rsid w:val="0037205F"/>
    <w:rsid w:val="00373544"/>
    <w:rsid w:val="0037485E"/>
    <w:rsid w:val="00375DE5"/>
    <w:rsid w:val="00377D35"/>
    <w:rsid w:val="003806BF"/>
    <w:rsid w:val="003844FC"/>
    <w:rsid w:val="00390847"/>
    <w:rsid w:val="0039187F"/>
    <w:rsid w:val="00393906"/>
    <w:rsid w:val="00395CEC"/>
    <w:rsid w:val="003A511B"/>
    <w:rsid w:val="003A5AA7"/>
    <w:rsid w:val="003A7F21"/>
    <w:rsid w:val="003B0084"/>
    <w:rsid w:val="003B1A27"/>
    <w:rsid w:val="003B3980"/>
    <w:rsid w:val="003B4CFC"/>
    <w:rsid w:val="003C0E6E"/>
    <w:rsid w:val="003D1C3D"/>
    <w:rsid w:val="003D25EE"/>
    <w:rsid w:val="003D571E"/>
    <w:rsid w:val="003D62F1"/>
    <w:rsid w:val="003D78EB"/>
    <w:rsid w:val="003D7A76"/>
    <w:rsid w:val="003E4A7E"/>
    <w:rsid w:val="003E7EC9"/>
    <w:rsid w:val="003F0BA0"/>
    <w:rsid w:val="003F148A"/>
    <w:rsid w:val="003F4929"/>
    <w:rsid w:val="003F7E8D"/>
    <w:rsid w:val="00400043"/>
    <w:rsid w:val="004001F6"/>
    <w:rsid w:val="00400506"/>
    <w:rsid w:val="004013CA"/>
    <w:rsid w:val="00401F1C"/>
    <w:rsid w:val="00402845"/>
    <w:rsid w:val="00403751"/>
    <w:rsid w:val="00403A19"/>
    <w:rsid w:val="00410CA3"/>
    <w:rsid w:val="00412470"/>
    <w:rsid w:val="00412559"/>
    <w:rsid w:val="00415426"/>
    <w:rsid w:val="00415E08"/>
    <w:rsid w:val="004168E5"/>
    <w:rsid w:val="00421C87"/>
    <w:rsid w:val="00423C1B"/>
    <w:rsid w:val="00423C73"/>
    <w:rsid w:val="0042567F"/>
    <w:rsid w:val="0042623A"/>
    <w:rsid w:val="00426245"/>
    <w:rsid w:val="00427117"/>
    <w:rsid w:val="00431B85"/>
    <w:rsid w:val="00434678"/>
    <w:rsid w:val="004355FA"/>
    <w:rsid w:val="00435A8E"/>
    <w:rsid w:val="00436A1E"/>
    <w:rsid w:val="00436DF1"/>
    <w:rsid w:val="00441F91"/>
    <w:rsid w:val="00442A10"/>
    <w:rsid w:val="004441B3"/>
    <w:rsid w:val="004441E4"/>
    <w:rsid w:val="00444448"/>
    <w:rsid w:val="00445129"/>
    <w:rsid w:val="00446D29"/>
    <w:rsid w:val="0044701F"/>
    <w:rsid w:val="004476E9"/>
    <w:rsid w:val="00451CCC"/>
    <w:rsid w:val="0045204F"/>
    <w:rsid w:val="004523C1"/>
    <w:rsid w:val="00453801"/>
    <w:rsid w:val="004543CB"/>
    <w:rsid w:val="00461DB5"/>
    <w:rsid w:val="004622CA"/>
    <w:rsid w:val="004624CE"/>
    <w:rsid w:val="00462532"/>
    <w:rsid w:val="00463983"/>
    <w:rsid w:val="0046533A"/>
    <w:rsid w:val="004803E5"/>
    <w:rsid w:val="004814F6"/>
    <w:rsid w:val="00481A16"/>
    <w:rsid w:val="00482FAD"/>
    <w:rsid w:val="0048347E"/>
    <w:rsid w:val="00485B44"/>
    <w:rsid w:val="00486F52"/>
    <w:rsid w:val="00492AFF"/>
    <w:rsid w:val="00493FBA"/>
    <w:rsid w:val="0049448C"/>
    <w:rsid w:val="004A08FF"/>
    <w:rsid w:val="004A2F00"/>
    <w:rsid w:val="004A3488"/>
    <w:rsid w:val="004A4ECE"/>
    <w:rsid w:val="004A6EA9"/>
    <w:rsid w:val="004B2F09"/>
    <w:rsid w:val="004C0015"/>
    <w:rsid w:val="004C1E40"/>
    <w:rsid w:val="004C4AF3"/>
    <w:rsid w:val="004C53FD"/>
    <w:rsid w:val="004D09FD"/>
    <w:rsid w:val="004D2C84"/>
    <w:rsid w:val="004D3AF0"/>
    <w:rsid w:val="004D4698"/>
    <w:rsid w:val="004E03BF"/>
    <w:rsid w:val="004E129A"/>
    <w:rsid w:val="004E373E"/>
    <w:rsid w:val="004E4CE4"/>
    <w:rsid w:val="004E6F6D"/>
    <w:rsid w:val="004E74AC"/>
    <w:rsid w:val="004F3F99"/>
    <w:rsid w:val="004F5978"/>
    <w:rsid w:val="004F6659"/>
    <w:rsid w:val="004F6BFB"/>
    <w:rsid w:val="004F75D1"/>
    <w:rsid w:val="005018F2"/>
    <w:rsid w:val="00501D18"/>
    <w:rsid w:val="005031AF"/>
    <w:rsid w:val="0050339D"/>
    <w:rsid w:val="005053A4"/>
    <w:rsid w:val="0050605C"/>
    <w:rsid w:val="005062AF"/>
    <w:rsid w:val="0050715B"/>
    <w:rsid w:val="0051195F"/>
    <w:rsid w:val="005133E9"/>
    <w:rsid w:val="00513540"/>
    <w:rsid w:val="00516B4A"/>
    <w:rsid w:val="00517240"/>
    <w:rsid w:val="00517EF0"/>
    <w:rsid w:val="005209B6"/>
    <w:rsid w:val="00522CA6"/>
    <w:rsid w:val="0052360A"/>
    <w:rsid w:val="00523712"/>
    <w:rsid w:val="00524C94"/>
    <w:rsid w:val="00530DB7"/>
    <w:rsid w:val="0053248B"/>
    <w:rsid w:val="00533218"/>
    <w:rsid w:val="0053588D"/>
    <w:rsid w:val="00535B19"/>
    <w:rsid w:val="00536EF8"/>
    <w:rsid w:val="0054010F"/>
    <w:rsid w:val="00540872"/>
    <w:rsid w:val="005419BD"/>
    <w:rsid w:val="005421C8"/>
    <w:rsid w:val="00544CF8"/>
    <w:rsid w:val="00547737"/>
    <w:rsid w:val="00552108"/>
    <w:rsid w:val="00553C93"/>
    <w:rsid w:val="00553D9C"/>
    <w:rsid w:val="00554277"/>
    <w:rsid w:val="00555713"/>
    <w:rsid w:val="005602E1"/>
    <w:rsid w:val="00561128"/>
    <w:rsid w:val="005639B7"/>
    <w:rsid w:val="00563B6D"/>
    <w:rsid w:val="00567B0A"/>
    <w:rsid w:val="0057165D"/>
    <w:rsid w:val="00571783"/>
    <w:rsid w:val="00571BED"/>
    <w:rsid w:val="00572684"/>
    <w:rsid w:val="005726A4"/>
    <w:rsid w:val="00581C4B"/>
    <w:rsid w:val="00581F1D"/>
    <w:rsid w:val="0058627A"/>
    <w:rsid w:val="00586ADE"/>
    <w:rsid w:val="00587709"/>
    <w:rsid w:val="005877BD"/>
    <w:rsid w:val="00587BC9"/>
    <w:rsid w:val="005915C8"/>
    <w:rsid w:val="00591938"/>
    <w:rsid w:val="00591AAA"/>
    <w:rsid w:val="005931BB"/>
    <w:rsid w:val="00593491"/>
    <w:rsid w:val="00594E63"/>
    <w:rsid w:val="005957F2"/>
    <w:rsid w:val="005A0E9C"/>
    <w:rsid w:val="005A2A1F"/>
    <w:rsid w:val="005A3D67"/>
    <w:rsid w:val="005A4682"/>
    <w:rsid w:val="005A4D15"/>
    <w:rsid w:val="005A6E11"/>
    <w:rsid w:val="005B0F20"/>
    <w:rsid w:val="005B284F"/>
    <w:rsid w:val="005B2BA9"/>
    <w:rsid w:val="005B51D1"/>
    <w:rsid w:val="005B5A64"/>
    <w:rsid w:val="005C4A30"/>
    <w:rsid w:val="005C55C2"/>
    <w:rsid w:val="005C6211"/>
    <w:rsid w:val="005C7650"/>
    <w:rsid w:val="005C792D"/>
    <w:rsid w:val="005D0330"/>
    <w:rsid w:val="005D4B94"/>
    <w:rsid w:val="005D4E66"/>
    <w:rsid w:val="005D600E"/>
    <w:rsid w:val="005D7A7E"/>
    <w:rsid w:val="005E0AA8"/>
    <w:rsid w:val="005E1144"/>
    <w:rsid w:val="005E12C9"/>
    <w:rsid w:val="005E2C0A"/>
    <w:rsid w:val="005E33EC"/>
    <w:rsid w:val="005E515C"/>
    <w:rsid w:val="005E6387"/>
    <w:rsid w:val="005F037A"/>
    <w:rsid w:val="005F4E8A"/>
    <w:rsid w:val="005F5E6F"/>
    <w:rsid w:val="005F6CDA"/>
    <w:rsid w:val="005F7343"/>
    <w:rsid w:val="00603828"/>
    <w:rsid w:val="0060409B"/>
    <w:rsid w:val="00605354"/>
    <w:rsid w:val="00605437"/>
    <w:rsid w:val="006054A4"/>
    <w:rsid w:val="006068A1"/>
    <w:rsid w:val="0060747B"/>
    <w:rsid w:val="006115F1"/>
    <w:rsid w:val="0061452B"/>
    <w:rsid w:val="0061614F"/>
    <w:rsid w:val="006161A3"/>
    <w:rsid w:val="006204AA"/>
    <w:rsid w:val="006211FC"/>
    <w:rsid w:val="006237E7"/>
    <w:rsid w:val="00623CC5"/>
    <w:rsid w:val="00630F90"/>
    <w:rsid w:val="00632232"/>
    <w:rsid w:val="00634DE1"/>
    <w:rsid w:val="00643282"/>
    <w:rsid w:val="00643436"/>
    <w:rsid w:val="006451B1"/>
    <w:rsid w:val="00645624"/>
    <w:rsid w:val="006514E6"/>
    <w:rsid w:val="00655034"/>
    <w:rsid w:val="00655195"/>
    <w:rsid w:val="006601CE"/>
    <w:rsid w:val="006649E2"/>
    <w:rsid w:val="006653BD"/>
    <w:rsid w:val="00673143"/>
    <w:rsid w:val="0067564F"/>
    <w:rsid w:val="00676D51"/>
    <w:rsid w:val="00677D0C"/>
    <w:rsid w:val="006816D8"/>
    <w:rsid w:val="00682D20"/>
    <w:rsid w:val="00685118"/>
    <w:rsid w:val="00685F57"/>
    <w:rsid w:val="00686508"/>
    <w:rsid w:val="00692438"/>
    <w:rsid w:val="00692572"/>
    <w:rsid w:val="006928FE"/>
    <w:rsid w:val="00695741"/>
    <w:rsid w:val="0069713F"/>
    <w:rsid w:val="00697765"/>
    <w:rsid w:val="006A128F"/>
    <w:rsid w:val="006A2A10"/>
    <w:rsid w:val="006A5176"/>
    <w:rsid w:val="006A52EF"/>
    <w:rsid w:val="006B08DF"/>
    <w:rsid w:val="006B1C39"/>
    <w:rsid w:val="006B20BB"/>
    <w:rsid w:val="006B650C"/>
    <w:rsid w:val="006C1114"/>
    <w:rsid w:val="006C1DCC"/>
    <w:rsid w:val="006C2443"/>
    <w:rsid w:val="006C27AF"/>
    <w:rsid w:val="006C2E3B"/>
    <w:rsid w:val="006D4622"/>
    <w:rsid w:val="006D6908"/>
    <w:rsid w:val="006E23B1"/>
    <w:rsid w:val="006E3874"/>
    <w:rsid w:val="006E4FCD"/>
    <w:rsid w:val="006F1E98"/>
    <w:rsid w:val="006F23EB"/>
    <w:rsid w:val="006F29AC"/>
    <w:rsid w:val="006F3FC6"/>
    <w:rsid w:val="00701719"/>
    <w:rsid w:val="00701D88"/>
    <w:rsid w:val="007022EA"/>
    <w:rsid w:val="007074E1"/>
    <w:rsid w:val="00707ECB"/>
    <w:rsid w:val="0071014F"/>
    <w:rsid w:val="0071026F"/>
    <w:rsid w:val="00711A29"/>
    <w:rsid w:val="00715CC6"/>
    <w:rsid w:val="00715D9A"/>
    <w:rsid w:val="007167F2"/>
    <w:rsid w:val="007207E3"/>
    <w:rsid w:val="007216D4"/>
    <w:rsid w:val="007218B1"/>
    <w:rsid w:val="007237F1"/>
    <w:rsid w:val="007247A3"/>
    <w:rsid w:val="00724C72"/>
    <w:rsid w:val="007259FA"/>
    <w:rsid w:val="00727426"/>
    <w:rsid w:val="007304BE"/>
    <w:rsid w:val="00731224"/>
    <w:rsid w:val="00732E8E"/>
    <w:rsid w:val="00732F4F"/>
    <w:rsid w:val="0073722F"/>
    <w:rsid w:val="00740074"/>
    <w:rsid w:val="007401B1"/>
    <w:rsid w:val="00742396"/>
    <w:rsid w:val="00742CAF"/>
    <w:rsid w:val="00743744"/>
    <w:rsid w:val="007524F8"/>
    <w:rsid w:val="00756580"/>
    <w:rsid w:val="0075677A"/>
    <w:rsid w:val="00757FB6"/>
    <w:rsid w:val="00766591"/>
    <w:rsid w:val="007673C7"/>
    <w:rsid w:val="00767C46"/>
    <w:rsid w:val="00774229"/>
    <w:rsid w:val="00776100"/>
    <w:rsid w:val="00777E26"/>
    <w:rsid w:val="007835B8"/>
    <w:rsid w:val="0078415E"/>
    <w:rsid w:val="00787FD1"/>
    <w:rsid w:val="00790C41"/>
    <w:rsid w:val="00791253"/>
    <w:rsid w:val="00791E4B"/>
    <w:rsid w:val="00791ECF"/>
    <w:rsid w:val="00792D6C"/>
    <w:rsid w:val="00794EA5"/>
    <w:rsid w:val="00796CC5"/>
    <w:rsid w:val="00797B97"/>
    <w:rsid w:val="007A0393"/>
    <w:rsid w:val="007A14A5"/>
    <w:rsid w:val="007A1977"/>
    <w:rsid w:val="007B05A7"/>
    <w:rsid w:val="007B09CA"/>
    <w:rsid w:val="007B1DB4"/>
    <w:rsid w:val="007B40A1"/>
    <w:rsid w:val="007B6081"/>
    <w:rsid w:val="007B71BE"/>
    <w:rsid w:val="007B749E"/>
    <w:rsid w:val="007C0571"/>
    <w:rsid w:val="007C06AB"/>
    <w:rsid w:val="007C5B26"/>
    <w:rsid w:val="007C5F8B"/>
    <w:rsid w:val="007D19E8"/>
    <w:rsid w:val="007D25FA"/>
    <w:rsid w:val="007D4547"/>
    <w:rsid w:val="007D5664"/>
    <w:rsid w:val="007D65F7"/>
    <w:rsid w:val="007D7419"/>
    <w:rsid w:val="007D7C34"/>
    <w:rsid w:val="007E1191"/>
    <w:rsid w:val="007E1BC8"/>
    <w:rsid w:val="007E283F"/>
    <w:rsid w:val="007E3000"/>
    <w:rsid w:val="007E506D"/>
    <w:rsid w:val="007E7D48"/>
    <w:rsid w:val="007F0D72"/>
    <w:rsid w:val="007F183F"/>
    <w:rsid w:val="007F212F"/>
    <w:rsid w:val="007F3449"/>
    <w:rsid w:val="007F4C37"/>
    <w:rsid w:val="007F77C9"/>
    <w:rsid w:val="00801B0C"/>
    <w:rsid w:val="00802D8D"/>
    <w:rsid w:val="00804D20"/>
    <w:rsid w:val="00804DC6"/>
    <w:rsid w:val="00812DEB"/>
    <w:rsid w:val="00813DA1"/>
    <w:rsid w:val="00814821"/>
    <w:rsid w:val="00816A3C"/>
    <w:rsid w:val="008179D5"/>
    <w:rsid w:val="00820585"/>
    <w:rsid w:val="0082116E"/>
    <w:rsid w:val="00830465"/>
    <w:rsid w:val="00830788"/>
    <w:rsid w:val="00830B5F"/>
    <w:rsid w:val="0083183B"/>
    <w:rsid w:val="008337C0"/>
    <w:rsid w:val="00833B05"/>
    <w:rsid w:val="00834322"/>
    <w:rsid w:val="00834E47"/>
    <w:rsid w:val="00835740"/>
    <w:rsid w:val="00843590"/>
    <w:rsid w:val="008437B4"/>
    <w:rsid w:val="0084490A"/>
    <w:rsid w:val="00844D6D"/>
    <w:rsid w:val="00850567"/>
    <w:rsid w:val="008522F7"/>
    <w:rsid w:val="00852D1C"/>
    <w:rsid w:val="0085579E"/>
    <w:rsid w:val="008567C0"/>
    <w:rsid w:val="0085798E"/>
    <w:rsid w:val="00857A63"/>
    <w:rsid w:val="00864222"/>
    <w:rsid w:val="00865520"/>
    <w:rsid w:val="00866986"/>
    <w:rsid w:val="00870575"/>
    <w:rsid w:val="00870E08"/>
    <w:rsid w:val="008715DD"/>
    <w:rsid w:val="008716BD"/>
    <w:rsid w:val="00871AAD"/>
    <w:rsid w:val="00871E5F"/>
    <w:rsid w:val="00872514"/>
    <w:rsid w:val="008734B9"/>
    <w:rsid w:val="00874E19"/>
    <w:rsid w:val="00877263"/>
    <w:rsid w:val="0087791D"/>
    <w:rsid w:val="0088795C"/>
    <w:rsid w:val="00891A7B"/>
    <w:rsid w:val="00892C82"/>
    <w:rsid w:val="00893689"/>
    <w:rsid w:val="00893948"/>
    <w:rsid w:val="00895447"/>
    <w:rsid w:val="00897B0D"/>
    <w:rsid w:val="008A2F21"/>
    <w:rsid w:val="008A31CC"/>
    <w:rsid w:val="008A3280"/>
    <w:rsid w:val="008A41BD"/>
    <w:rsid w:val="008A544A"/>
    <w:rsid w:val="008A5F8C"/>
    <w:rsid w:val="008B2970"/>
    <w:rsid w:val="008B3EEC"/>
    <w:rsid w:val="008B6807"/>
    <w:rsid w:val="008C1981"/>
    <w:rsid w:val="008C5339"/>
    <w:rsid w:val="008C5872"/>
    <w:rsid w:val="008C5877"/>
    <w:rsid w:val="008C68E5"/>
    <w:rsid w:val="008D1785"/>
    <w:rsid w:val="008D2992"/>
    <w:rsid w:val="008D48D4"/>
    <w:rsid w:val="008D4CAB"/>
    <w:rsid w:val="008E147A"/>
    <w:rsid w:val="008E2A89"/>
    <w:rsid w:val="008E4795"/>
    <w:rsid w:val="008E4E0F"/>
    <w:rsid w:val="008E6C33"/>
    <w:rsid w:val="008E78F5"/>
    <w:rsid w:val="008F1116"/>
    <w:rsid w:val="008F1673"/>
    <w:rsid w:val="008F1EA6"/>
    <w:rsid w:val="008F2AAD"/>
    <w:rsid w:val="008F5656"/>
    <w:rsid w:val="008F56E9"/>
    <w:rsid w:val="008F7799"/>
    <w:rsid w:val="008F7B2A"/>
    <w:rsid w:val="00906D2D"/>
    <w:rsid w:val="00910079"/>
    <w:rsid w:val="00910332"/>
    <w:rsid w:val="00913DEB"/>
    <w:rsid w:val="00914491"/>
    <w:rsid w:val="00916A15"/>
    <w:rsid w:val="0091757F"/>
    <w:rsid w:val="009175E9"/>
    <w:rsid w:val="00917EA8"/>
    <w:rsid w:val="00920268"/>
    <w:rsid w:val="00921F96"/>
    <w:rsid w:val="00922C36"/>
    <w:rsid w:val="00924F24"/>
    <w:rsid w:val="00925DF1"/>
    <w:rsid w:val="0092799A"/>
    <w:rsid w:val="009321FB"/>
    <w:rsid w:val="00932D9E"/>
    <w:rsid w:val="00933E7E"/>
    <w:rsid w:val="009341D5"/>
    <w:rsid w:val="00935476"/>
    <w:rsid w:val="00937DA4"/>
    <w:rsid w:val="00940FAA"/>
    <w:rsid w:val="009410D0"/>
    <w:rsid w:val="00942E65"/>
    <w:rsid w:val="009436C6"/>
    <w:rsid w:val="00943703"/>
    <w:rsid w:val="00944449"/>
    <w:rsid w:val="0094571A"/>
    <w:rsid w:val="00947D69"/>
    <w:rsid w:val="00947DDF"/>
    <w:rsid w:val="0095153A"/>
    <w:rsid w:val="009528F6"/>
    <w:rsid w:val="00952EB1"/>
    <w:rsid w:val="00953644"/>
    <w:rsid w:val="00953AFB"/>
    <w:rsid w:val="00954264"/>
    <w:rsid w:val="00954827"/>
    <w:rsid w:val="00957CF4"/>
    <w:rsid w:val="00957F34"/>
    <w:rsid w:val="00971009"/>
    <w:rsid w:val="00973A78"/>
    <w:rsid w:val="00974C03"/>
    <w:rsid w:val="00976D7C"/>
    <w:rsid w:val="00977FE8"/>
    <w:rsid w:val="00980265"/>
    <w:rsid w:val="009858EF"/>
    <w:rsid w:val="009864E3"/>
    <w:rsid w:val="00992001"/>
    <w:rsid w:val="00992553"/>
    <w:rsid w:val="00993164"/>
    <w:rsid w:val="00993C1D"/>
    <w:rsid w:val="0099605F"/>
    <w:rsid w:val="009A1F8B"/>
    <w:rsid w:val="009A332D"/>
    <w:rsid w:val="009B0D5D"/>
    <w:rsid w:val="009B2E20"/>
    <w:rsid w:val="009B399E"/>
    <w:rsid w:val="009B7BFB"/>
    <w:rsid w:val="009C3D61"/>
    <w:rsid w:val="009C5DF0"/>
    <w:rsid w:val="009C726C"/>
    <w:rsid w:val="009D0434"/>
    <w:rsid w:val="009D3763"/>
    <w:rsid w:val="009D6F3D"/>
    <w:rsid w:val="009D720D"/>
    <w:rsid w:val="009E00FA"/>
    <w:rsid w:val="009E2DBF"/>
    <w:rsid w:val="009E45FD"/>
    <w:rsid w:val="009E4669"/>
    <w:rsid w:val="009F0B4C"/>
    <w:rsid w:val="009F51A3"/>
    <w:rsid w:val="009F5DC7"/>
    <w:rsid w:val="00A04C0F"/>
    <w:rsid w:val="00A06991"/>
    <w:rsid w:val="00A14863"/>
    <w:rsid w:val="00A15FE5"/>
    <w:rsid w:val="00A16BEC"/>
    <w:rsid w:val="00A23BC4"/>
    <w:rsid w:val="00A25BB6"/>
    <w:rsid w:val="00A2723D"/>
    <w:rsid w:val="00A326F9"/>
    <w:rsid w:val="00A33339"/>
    <w:rsid w:val="00A34747"/>
    <w:rsid w:val="00A34B7F"/>
    <w:rsid w:val="00A35372"/>
    <w:rsid w:val="00A406D5"/>
    <w:rsid w:val="00A40E3D"/>
    <w:rsid w:val="00A41C2C"/>
    <w:rsid w:val="00A4299B"/>
    <w:rsid w:val="00A46574"/>
    <w:rsid w:val="00A46A1A"/>
    <w:rsid w:val="00A47789"/>
    <w:rsid w:val="00A50AA0"/>
    <w:rsid w:val="00A50B76"/>
    <w:rsid w:val="00A533AB"/>
    <w:rsid w:val="00A53D1B"/>
    <w:rsid w:val="00A554A1"/>
    <w:rsid w:val="00A60368"/>
    <w:rsid w:val="00A60B9B"/>
    <w:rsid w:val="00A6284E"/>
    <w:rsid w:val="00A661B8"/>
    <w:rsid w:val="00A701CC"/>
    <w:rsid w:val="00A74C8F"/>
    <w:rsid w:val="00A75C21"/>
    <w:rsid w:val="00A77227"/>
    <w:rsid w:val="00A77409"/>
    <w:rsid w:val="00A808E5"/>
    <w:rsid w:val="00A809D0"/>
    <w:rsid w:val="00A80D11"/>
    <w:rsid w:val="00A82502"/>
    <w:rsid w:val="00A82ED6"/>
    <w:rsid w:val="00A83043"/>
    <w:rsid w:val="00A83EDF"/>
    <w:rsid w:val="00A85CB4"/>
    <w:rsid w:val="00A86FE4"/>
    <w:rsid w:val="00A90151"/>
    <w:rsid w:val="00A9069B"/>
    <w:rsid w:val="00A90BFC"/>
    <w:rsid w:val="00A90D4B"/>
    <w:rsid w:val="00A91C46"/>
    <w:rsid w:val="00A91FB9"/>
    <w:rsid w:val="00A976E2"/>
    <w:rsid w:val="00AA3B8D"/>
    <w:rsid w:val="00AA6473"/>
    <w:rsid w:val="00AB0282"/>
    <w:rsid w:val="00AB4794"/>
    <w:rsid w:val="00AB5586"/>
    <w:rsid w:val="00AB584D"/>
    <w:rsid w:val="00AB7BBB"/>
    <w:rsid w:val="00AC08C9"/>
    <w:rsid w:val="00AC280B"/>
    <w:rsid w:val="00AC4349"/>
    <w:rsid w:val="00AC62ED"/>
    <w:rsid w:val="00AC7DBF"/>
    <w:rsid w:val="00AD0D27"/>
    <w:rsid w:val="00AD211B"/>
    <w:rsid w:val="00AD3B9E"/>
    <w:rsid w:val="00AD4123"/>
    <w:rsid w:val="00AD481A"/>
    <w:rsid w:val="00AD730C"/>
    <w:rsid w:val="00AE243E"/>
    <w:rsid w:val="00AE2E5C"/>
    <w:rsid w:val="00AE34B1"/>
    <w:rsid w:val="00AE3AF6"/>
    <w:rsid w:val="00AE6F68"/>
    <w:rsid w:val="00AF08D3"/>
    <w:rsid w:val="00AF23D0"/>
    <w:rsid w:val="00AF370D"/>
    <w:rsid w:val="00AF38B2"/>
    <w:rsid w:val="00AF3A11"/>
    <w:rsid w:val="00AF463D"/>
    <w:rsid w:val="00AF6A7B"/>
    <w:rsid w:val="00B0176A"/>
    <w:rsid w:val="00B02413"/>
    <w:rsid w:val="00B03161"/>
    <w:rsid w:val="00B06E75"/>
    <w:rsid w:val="00B072DB"/>
    <w:rsid w:val="00B1025D"/>
    <w:rsid w:val="00B107EB"/>
    <w:rsid w:val="00B14716"/>
    <w:rsid w:val="00B14B6C"/>
    <w:rsid w:val="00B200FD"/>
    <w:rsid w:val="00B2325D"/>
    <w:rsid w:val="00B249FD"/>
    <w:rsid w:val="00B2646D"/>
    <w:rsid w:val="00B26F67"/>
    <w:rsid w:val="00B27BFF"/>
    <w:rsid w:val="00B327CB"/>
    <w:rsid w:val="00B34C22"/>
    <w:rsid w:val="00B34ED7"/>
    <w:rsid w:val="00B3509A"/>
    <w:rsid w:val="00B361D6"/>
    <w:rsid w:val="00B3752B"/>
    <w:rsid w:val="00B37A36"/>
    <w:rsid w:val="00B46AC8"/>
    <w:rsid w:val="00B46E48"/>
    <w:rsid w:val="00B47BEA"/>
    <w:rsid w:val="00B52202"/>
    <w:rsid w:val="00B5490D"/>
    <w:rsid w:val="00B54B8E"/>
    <w:rsid w:val="00B55C06"/>
    <w:rsid w:val="00B57A5F"/>
    <w:rsid w:val="00B62946"/>
    <w:rsid w:val="00B643BE"/>
    <w:rsid w:val="00B6476E"/>
    <w:rsid w:val="00B6519C"/>
    <w:rsid w:val="00B66B05"/>
    <w:rsid w:val="00B71920"/>
    <w:rsid w:val="00B72F18"/>
    <w:rsid w:val="00B773D9"/>
    <w:rsid w:val="00B81567"/>
    <w:rsid w:val="00B82E65"/>
    <w:rsid w:val="00B858EB"/>
    <w:rsid w:val="00B85FAB"/>
    <w:rsid w:val="00B86664"/>
    <w:rsid w:val="00B87077"/>
    <w:rsid w:val="00B87E39"/>
    <w:rsid w:val="00B9002A"/>
    <w:rsid w:val="00B90CFC"/>
    <w:rsid w:val="00B9281A"/>
    <w:rsid w:val="00B94848"/>
    <w:rsid w:val="00B9716D"/>
    <w:rsid w:val="00BA1614"/>
    <w:rsid w:val="00BA16D3"/>
    <w:rsid w:val="00BA1BC0"/>
    <w:rsid w:val="00BA34AF"/>
    <w:rsid w:val="00BA418A"/>
    <w:rsid w:val="00BA637E"/>
    <w:rsid w:val="00BB19AD"/>
    <w:rsid w:val="00BB3B91"/>
    <w:rsid w:val="00BB4157"/>
    <w:rsid w:val="00BB4420"/>
    <w:rsid w:val="00BB4474"/>
    <w:rsid w:val="00BB6797"/>
    <w:rsid w:val="00BB7EEC"/>
    <w:rsid w:val="00BC0DEA"/>
    <w:rsid w:val="00BC1070"/>
    <w:rsid w:val="00BC1FE6"/>
    <w:rsid w:val="00BC303F"/>
    <w:rsid w:val="00BC4FFD"/>
    <w:rsid w:val="00BD0518"/>
    <w:rsid w:val="00BD2316"/>
    <w:rsid w:val="00BD3785"/>
    <w:rsid w:val="00BD39E6"/>
    <w:rsid w:val="00BD439F"/>
    <w:rsid w:val="00BD5E9F"/>
    <w:rsid w:val="00BE26A1"/>
    <w:rsid w:val="00BE50E7"/>
    <w:rsid w:val="00BF04FF"/>
    <w:rsid w:val="00BF1462"/>
    <w:rsid w:val="00BF2DD2"/>
    <w:rsid w:val="00C0130E"/>
    <w:rsid w:val="00C01A7A"/>
    <w:rsid w:val="00C02398"/>
    <w:rsid w:val="00C024D6"/>
    <w:rsid w:val="00C10830"/>
    <w:rsid w:val="00C114C6"/>
    <w:rsid w:val="00C11634"/>
    <w:rsid w:val="00C1181D"/>
    <w:rsid w:val="00C12C9D"/>
    <w:rsid w:val="00C1402B"/>
    <w:rsid w:val="00C15E91"/>
    <w:rsid w:val="00C170A8"/>
    <w:rsid w:val="00C17B45"/>
    <w:rsid w:val="00C22D8A"/>
    <w:rsid w:val="00C23719"/>
    <w:rsid w:val="00C238C8"/>
    <w:rsid w:val="00C24669"/>
    <w:rsid w:val="00C2489A"/>
    <w:rsid w:val="00C24B04"/>
    <w:rsid w:val="00C256B5"/>
    <w:rsid w:val="00C26616"/>
    <w:rsid w:val="00C27078"/>
    <w:rsid w:val="00C332B3"/>
    <w:rsid w:val="00C35006"/>
    <w:rsid w:val="00C350A7"/>
    <w:rsid w:val="00C40C4B"/>
    <w:rsid w:val="00C433BD"/>
    <w:rsid w:val="00C45663"/>
    <w:rsid w:val="00C5321F"/>
    <w:rsid w:val="00C5581F"/>
    <w:rsid w:val="00C564A0"/>
    <w:rsid w:val="00C60286"/>
    <w:rsid w:val="00C6061A"/>
    <w:rsid w:val="00C61E8E"/>
    <w:rsid w:val="00C64C6B"/>
    <w:rsid w:val="00C6719F"/>
    <w:rsid w:val="00C70C5D"/>
    <w:rsid w:val="00C74454"/>
    <w:rsid w:val="00C74B4D"/>
    <w:rsid w:val="00C80F9B"/>
    <w:rsid w:val="00C83CE6"/>
    <w:rsid w:val="00C85E90"/>
    <w:rsid w:val="00C906DE"/>
    <w:rsid w:val="00C92587"/>
    <w:rsid w:val="00C92D75"/>
    <w:rsid w:val="00C946BE"/>
    <w:rsid w:val="00C95D3C"/>
    <w:rsid w:val="00C95EBC"/>
    <w:rsid w:val="00CA1227"/>
    <w:rsid w:val="00CA197F"/>
    <w:rsid w:val="00CA2153"/>
    <w:rsid w:val="00CA4333"/>
    <w:rsid w:val="00CA4B7A"/>
    <w:rsid w:val="00CA5246"/>
    <w:rsid w:val="00CA71D9"/>
    <w:rsid w:val="00CB0109"/>
    <w:rsid w:val="00CB2371"/>
    <w:rsid w:val="00CB30DF"/>
    <w:rsid w:val="00CB4F71"/>
    <w:rsid w:val="00CB73BE"/>
    <w:rsid w:val="00CC02BB"/>
    <w:rsid w:val="00CC068E"/>
    <w:rsid w:val="00CC2923"/>
    <w:rsid w:val="00CC3134"/>
    <w:rsid w:val="00CD4607"/>
    <w:rsid w:val="00CD5944"/>
    <w:rsid w:val="00CE0341"/>
    <w:rsid w:val="00CE12F1"/>
    <w:rsid w:val="00CE2493"/>
    <w:rsid w:val="00CE2516"/>
    <w:rsid w:val="00CE3BE3"/>
    <w:rsid w:val="00CE3E20"/>
    <w:rsid w:val="00CE4CB5"/>
    <w:rsid w:val="00CE65E4"/>
    <w:rsid w:val="00CE6E48"/>
    <w:rsid w:val="00CE72AC"/>
    <w:rsid w:val="00CF01E5"/>
    <w:rsid w:val="00CF2DA2"/>
    <w:rsid w:val="00CF50EC"/>
    <w:rsid w:val="00CF6AE9"/>
    <w:rsid w:val="00CF6BFE"/>
    <w:rsid w:val="00CF72D6"/>
    <w:rsid w:val="00D0074A"/>
    <w:rsid w:val="00D00C6F"/>
    <w:rsid w:val="00D01721"/>
    <w:rsid w:val="00D023D0"/>
    <w:rsid w:val="00D02663"/>
    <w:rsid w:val="00D05244"/>
    <w:rsid w:val="00D05851"/>
    <w:rsid w:val="00D142F4"/>
    <w:rsid w:val="00D15010"/>
    <w:rsid w:val="00D15C8B"/>
    <w:rsid w:val="00D16AEF"/>
    <w:rsid w:val="00D16DDA"/>
    <w:rsid w:val="00D17116"/>
    <w:rsid w:val="00D30107"/>
    <w:rsid w:val="00D301BA"/>
    <w:rsid w:val="00D31B12"/>
    <w:rsid w:val="00D326F1"/>
    <w:rsid w:val="00D3297D"/>
    <w:rsid w:val="00D340BD"/>
    <w:rsid w:val="00D3512E"/>
    <w:rsid w:val="00D3578D"/>
    <w:rsid w:val="00D36D3E"/>
    <w:rsid w:val="00D442D5"/>
    <w:rsid w:val="00D463BB"/>
    <w:rsid w:val="00D46CC7"/>
    <w:rsid w:val="00D50533"/>
    <w:rsid w:val="00D523A3"/>
    <w:rsid w:val="00D52583"/>
    <w:rsid w:val="00D5280F"/>
    <w:rsid w:val="00D57C98"/>
    <w:rsid w:val="00D617D1"/>
    <w:rsid w:val="00D63DDF"/>
    <w:rsid w:val="00D66E25"/>
    <w:rsid w:val="00D7132A"/>
    <w:rsid w:val="00D71CF7"/>
    <w:rsid w:val="00D728E8"/>
    <w:rsid w:val="00D7320B"/>
    <w:rsid w:val="00D73ED9"/>
    <w:rsid w:val="00D743AF"/>
    <w:rsid w:val="00D74C18"/>
    <w:rsid w:val="00D75506"/>
    <w:rsid w:val="00D75D7F"/>
    <w:rsid w:val="00D77B3A"/>
    <w:rsid w:val="00D82A2F"/>
    <w:rsid w:val="00D850E9"/>
    <w:rsid w:val="00D858CF"/>
    <w:rsid w:val="00D869C6"/>
    <w:rsid w:val="00D90802"/>
    <w:rsid w:val="00D93D69"/>
    <w:rsid w:val="00D94723"/>
    <w:rsid w:val="00D97FEE"/>
    <w:rsid w:val="00DA0A2B"/>
    <w:rsid w:val="00DA0FFF"/>
    <w:rsid w:val="00DA250D"/>
    <w:rsid w:val="00DA298E"/>
    <w:rsid w:val="00DA5727"/>
    <w:rsid w:val="00DA6899"/>
    <w:rsid w:val="00DB0C99"/>
    <w:rsid w:val="00DB1796"/>
    <w:rsid w:val="00DB3311"/>
    <w:rsid w:val="00DB456A"/>
    <w:rsid w:val="00DB46BD"/>
    <w:rsid w:val="00DB4F70"/>
    <w:rsid w:val="00DB7C96"/>
    <w:rsid w:val="00DC1994"/>
    <w:rsid w:val="00DC2AC2"/>
    <w:rsid w:val="00DD1C98"/>
    <w:rsid w:val="00DD1EB6"/>
    <w:rsid w:val="00DD2535"/>
    <w:rsid w:val="00DD301D"/>
    <w:rsid w:val="00DD40CF"/>
    <w:rsid w:val="00DD55BC"/>
    <w:rsid w:val="00DE1469"/>
    <w:rsid w:val="00DE1638"/>
    <w:rsid w:val="00DE39F5"/>
    <w:rsid w:val="00DF06A8"/>
    <w:rsid w:val="00DF0736"/>
    <w:rsid w:val="00DF1061"/>
    <w:rsid w:val="00DF2675"/>
    <w:rsid w:val="00DF4501"/>
    <w:rsid w:val="00DF6592"/>
    <w:rsid w:val="00DF74C1"/>
    <w:rsid w:val="00E0273F"/>
    <w:rsid w:val="00E106F1"/>
    <w:rsid w:val="00E1127F"/>
    <w:rsid w:val="00E1152C"/>
    <w:rsid w:val="00E1267E"/>
    <w:rsid w:val="00E16113"/>
    <w:rsid w:val="00E174C3"/>
    <w:rsid w:val="00E20290"/>
    <w:rsid w:val="00E20ABD"/>
    <w:rsid w:val="00E234DC"/>
    <w:rsid w:val="00E242D7"/>
    <w:rsid w:val="00E246DE"/>
    <w:rsid w:val="00E251E4"/>
    <w:rsid w:val="00E25850"/>
    <w:rsid w:val="00E268A3"/>
    <w:rsid w:val="00E26B02"/>
    <w:rsid w:val="00E273FD"/>
    <w:rsid w:val="00E27C7F"/>
    <w:rsid w:val="00E30456"/>
    <w:rsid w:val="00E33595"/>
    <w:rsid w:val="00E3380E"/>
    <w:rsid w:val="00E34374"/>
    <w:rsid w:val="00E34BF3"/>
    <w:rsid w:val="00E36B6F"/>
    <w:rsid w:val="00E371D4"/>
    <w:rsid w:val="00E46970"/>
    <w:rsid w:val="00E559DF"/>
    <w:rsid w:val="00E56678"/>
    <w:rsid w:val="00E57014"/>
    <w:rsid w:val="00E60F70"/>
    <w:rsid w:val="00E61B95"/>
    <w:rsid w:val="00E624F9"/>
    <w:rsid w:val="00E62B94"/>
    <w:rsid w:val="00E6311A"/>
    <w:rsid w:val="00E63DBC"/>
    <w:rsid w:val="00E653F5"/>
    <w:rsid w:val="00E658CE"/>
    <w:rsid w:val="00E659BA"/>
    <w:rsid w:val="00E6723F"/>
    <w:rsid w:val="00E67931"/>
    <w:rsid w:val="00E7081D"/>
    <w:rsid w:val="00E70C50"/>
    <w:rsid w:val="00E730DB"/>
    <w:rsid w:val="00E7352E"/>
    <w:rsid w:val="00E74EAF"/>
    <w:rsid w:val="00E76170"/>
    <w:rsid w:val="00E8180F"/>
    <w:rsid w:val="00E8189F"/>
    <w:rsid w:val="00E81E5C"/>
    <w:rsid w:val="00E82889"/>
    <w:rsid w:val="00E82BA4"/>
    <w:rsid w:val="00E85252"/>
    <w:rsid w:val="00E86221"/>
    <w:rsid w:val="00E902C8"/>
    <w:rsid w:val="00E92595"/>
    <w:rsid w:val="00E9269F"/>
    <w:rsid w:val="00E9280A"/>
    <w:rsid w:val="00E937AB"/>
    <w:rsid w:val="00E93B3B"/>
    <w:rsid w:val="00E97CE1"/>
    <w:rsid w:val="00EA0FAE"/>
    <w:rsid w:val="00EA1085"/>
    <w:rsid w:val="00EA3114"/>
    <w:rsid w:val="00EA4B69"/>
    <w:rsid w:val="00EA65A9"/>
    <w:rsid w:val="00EB0302"/>
    <w:rsid w:val="00EB067A"/>
    <w:rsid w:val="00EB08A6"/>
    <w:rsid w:val="00EB4305"/>
    <w:rsid w:val="00EB5833"/>
    <w:rsid w:val="00EB5F22"/>
    <w:rsid w:val="00EB6CE0"/>
    <w:rsid w:val="00EC1496"/>
    <w:rsid w:val="00EC14C3"/>
    <w:rsid w:val="00EC4017"/>
    <w:rsid w:val="00EC4652"/>
    <w:rsid w:val="00EC66F7"/>
    <w:rsid w:val="00EC725A"/>
    <w:rsid w:val="00ED09FC"/>
    <w:rsid w:val="00ED0FF6"/>
    <w:rsid w:val="00ED2421"/>
    <w:rsid w:val="00ED611A"/>
    <w:rsid w:val="00ED65D2"/>
    <w:rsid w:val="00ED73A6"/>
    <w:rsid w:val="00EE0976"/>
    <w:rsid w:val="00EE1F3C"/>
    <w:rsid w:val="00EE34AD"/>
    <w:rsid w:val="00EE4A80"/>
    <w:rsid w:val="00EE5FC5"/>
    <w:rsid w:val="00EE6F67"/>
    <w:rsid w:val="00EF08EA"/>
    <w:rsid w:val="00EF398C"/>
    <w:rsid w:val="00EF4063"/>
    <w:rsid w:val="00F00D63"/>
    <w:rsid w:val="00F00E37"/>
    <w:rsid w:val="00F0189F"/>
    <w:rsid w:val="00F01FFA"/>
    <w:rsid w:val="00F02E43"/>
    <w:rsid w:val="00F03626"/>
    <w:rsid w:val="00F05A9F"/>
    <w:rsid w:val="00F07547"/>
    <w:rsid w:val="00F122CB"/>
    <w:rsid w:val="00F12415"/>
    <w:rsid w:val="00F16854"/>
    <w:rsid w:val="00F1700B"/>
    <w:rsid w:val="00F22AD2"/>
    <w:rsid w:val="00F24B10"/>
    <w:rsid w:val="00F31BA6"/>
    <w:rsid w:val="00F3233B"/>
    <w:rsid w:val="00F33EA7"/>
    <w:rsid w:val="00F34240"/>
    <w:rsid w:val="00F368AE"/>
    <w:rsid w:val="00F42E3B"/>
    <w:rsid w:val="00F43CED"/>
    <w:rsid w:val="00F43FF0"/>
    <w:rsid w:val="00F440D2"/>
    <w:rsid w:val="00F47A7C"/>
    <w:rsid w:val="00F508B7"/>
    <w:rsid w:val="00F50F80"/>
    <w:rsid w:val="00F5208A"/>
    <w:rsid w:val="00F5351B"/>
    <w:rsid w:val="00F53E36"/>
    <w:rsid w:val="00F564FE"/>
    <w:rsid w:val="00F604C5"/>
    <w:rsid w:val="00F62207"/>
    <w:rsid w:val="00F641AB"/>
    <w:rsid w:val="00F648A0"/>
    <w:rsid w:val="00F66067"/>
    <w:rsid w:val="00F670DA"/>
    <w:rsid w:val="00F71E00"/>
    <w:rsid w:val="00F76307"/>
    <w:rsid w:val="00F76901"/>
    <w:rsid w:val="00F7740E"/>
    <w:rsid w:val="00F80D27"/>
    <w:rsid w:val="00F81760"/>
    <w:rsid w:val="00F81FFD"/>
    <w:rsid w:val="00F86E5E"/>
    <w:rsid w:val="00F87034"/>
    <w:rsid w:val="00F8772A"/>
    <w:rsid w:val="00F91EE1"/>
    <w:rsid w:val="00FA02A3"/>
    <w:rsid w:val="00FA0FCE"/>
    <w:rsid w:val="00FA4E4A"/>
    <w:rsid w:val="00FA51B9"/>
    <w:rsid w:val="00FA6E81"/>
    <w:rsid w:val="00FA7084"/>
    <w:rsid w:val="00FA7DEF"/>
    <w:rsid w:val="00FB0D24"/>
    <w:rsid w:val="00FB5B6F"/>
    <w:rsid w:val="00FB70E7"/>
    <w:rsid w:val="00FC1157"/>
    <w:rsid w:val="00FC200A"/>
    <w:rsid w:val="00FC3236"/>
    <w:rsid w:val="00FC3D05"/>
    <w:rsid w:val="00FC5B0F"/>
    <w:rsid w:val="00FD1941"/>
    <w:rsid w:val="00FD1D9B"/>
    <w:rsid w:val="00FE003D"/>
    <w:rsid w:val="00FE02C4"/>
    <w:rsid w:val="00FE18AF"/>
    <w:rsid w:val="00FE1B3F"/>
    <w:rsid w:val="00FE27E5"/>
    <w:rsid w:val="00FE6906"/>
    <w:rsid w:val="00FE7572"/>
    <w:rsid w:val="00FF013E"/>
    <w:rsid w:val="00FF2CA9"/>
    <w:rsid w:val="00FF531E"/>
    <w:rsid w:val="00FF656E"/>
    <w:rsid w:val="0DF66E74"/>
    <w:rsid w:val="0F630A01"/>
    <w:rsid w:val="169C02F5"/>
    <w:rsid w:val="1F2A1FCE"/>
    <w:rsid w:val="1FA37075"/>
    <w:rsid w:val="202A4949"/>
    <w:rsid w:val="21054C25"/>
    <w:rsid w:val="285D0448"/>
    <w:rsid w:val="2C4A5DA9"/>
    <w:rsid w:val="358857BC"/>
    <w:rsid w:val="35A90A2B"/>
    <w:rsid w:val="40345961"/>
    <w:rsid w:val="44933892"/>
    <w:rsid w:val="47A14C22"/>
    <w:rsid w:val="505A3EDF"/>
    <w:rsid w:val="5A203AE8"/>
    <w:rsid w:val="5CD85C35"/>
    <w:rsid w:val="66466DC9"/>
    <w:rsid w:val="6CC61A3C"/>
    <w:rsid w:val="72045CEC"/>
    <w:rsid w:val="7787487C"/>
    <w:rsid w:val="7C0E60D1"/>
    <w:rsid w:val="7D542DE3"/>
    <w:rsid w:val="F67F5278"/>
    <w:rsid w:val="FCB72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kern w:val="0"/>
      <w:sz w:val="22"/>
      <w:szCs w:val="22"/>
      <w:lang w:val="en-US" w:eastAsia="zh-CN" w:bidi="ar-SA"/>
    </w:rPr>
  </w:style>
  <w:style w:type="paragraph" w:styleId="2">
    <w:name w:val="heading 1"/>
    <w:basedOn w:val="1"/>
    <w:next w:val="1"/>
    <w:link w:val="4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5"/>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51"/>
    <w:semiHidden/>
    <w:unhideWhenUsed/>
    <w:qFormat/>
    <w:uiPriority w:val="99"/>
  </w:style>
  <w:style w:type="paragraph" w:styleId="5">
    <w:name w:val="toc 3"/>
    <w:basedOn w:val="1"/>
    <w:next w:val="1"/>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6">
    <w:name w:val="Balloon Text"/>
    <w:basedOn w:val="1"/>
    <w:link w:val="30"/>
    <w:semiHidden/>
    <w:unhideWhenUsed/>
    <w:qFormat/>
    <w:uiPriority w:val="99"/>
    <w:pPr>
      <w:spacing w:after="0" w:line="240" w:lineRule="auto"/>
    </w:pPr>
    <w:rPr>
      <w:sz w:val="18"/>
      <w:szCs w:val="18"/>
    </w:rPr>
  </w:style>
  <w:style w:type="paragraph" w:styleId="7">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0">
    <w:name w:val="Subtitle"/>
    <w:basedOn w:val="1"/>
    <w:next w:val="1"/>
    <w:link w:val="50"/>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1">
    <w:name w:val="toc 2"/>
    <w:basedOn w:val="1"/>
    <w:next w:val="1"/>
    <w:unhideWhenUsed/>
    <w:qFormat/>
    <w:uiPriority w:val="39"/>
    <w:pPr>
      <w:spacing w:after="100"/>
      <w:ind w:left="220"/>
    </w:pPr>
    <w:rPr>
      <w:rFonts w:cs="Times New Roman" w:asciiTheme="minorHAnsi" w:hAnsiTheme="minorHAnsi" w:eastAsiaTheme="minorEastAsia"/>
    </w:rPr>
  </w:style>
  <w:style w:type="paragraph" w:styleId="12">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3">
    <w:name w:val="annotation subject"/>
    <w:basedOn w:val="4"/>
    <w:next w:val="4"/>
    <w:link w:val="52"/>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FollowedHyperlink"/>
    <w:basedOn w:val="16"/>
    <w:semiHidden/>
    <w:unhideWhenUsed/>
    <w:qFormat/>
    <w:uiPriority w:val="99"/>
    <w:rPr>
      <w:color w:val="954F72" w:themeColor="followedHyperlink"/>
      <w:u w:val="single"/>
      <w14:textFill>
        <w14:solidFill>
          <w14:schemeClr w14:val="folHlink"/>
        </w14:solidFill>
      </w14:textFill>
    </w:rPr>
  </w:style>
  <w:style w:type="character" w:styleId="19">
    <w:name w:val="Emphasis"/>
    <w:basedOn w:val="16"/>
    <w:qFormat/>
    <w:uiPriority w:val="20"/>
    <w:rPr>
      <w:i/>
      <w:iCs/>
    </w:rPr>
  </w:style>
  <w:style w:type="character" w:styleId="20">
    <w:name w:val="Hyperlink"/>
    <w:basedOn w:val="16"/>
    <w:unhideWhenUsed/>
    <w:qFormat/>
    <w:uiPriority w:val="99"/>
    <w:rPr>
      <w:color w:val="0000FF"/>
      <w:u w:val="single"/>
    </w:rPr>
  </w:style>
  <w:style w:type="character" w:styleId="21">
    <w:name w:val="annotation reference"/>
    <w:basedOn w:val="16"/>
    <w:semiHidden/>
    <w:unhideWhenUsed/>
    <w:qFormat/>
    <w:uiPriority w:val="99"/>
    <w:rPr>
      <w:sz w:val="21"/>
      <w:szCs w:val="21"/>
    </w:rPr>
  </w:style>
  <w:style w:type="paragraph" w:styleId="22">
    <w:name w:val="List Paragraph"/>
    <w:basedOn w:val="1"/>
    <w:qFormat/>
    <w:uiPriority w:val="34"/>
    <w:pPr>
      <w:ind w:firstLine="420" w:firstLineChars="200"/>
    </w:pPr>
  </w:style>
  <w:style w:type="paragraph" w:customStyle="1" w:styleId="23">
    <w:name w:val="Default"/>
    <w:qFormat/>
    <w:uiPriority w:val="0"/>
    <w:pPr>
      <w:widowControl w:val="0"/>
      <w:autoSpaceDE w:val="0"/>
      <w:autoSpaceDN w:val="0"/>
      <w:adjustRightInd w:val="0"/>
    </w:pPr>
    <w:rPr>
      <w:rFonts w:ascii="仿宋_GB2312" w:eastAsia="仿宋_GB2312" w:cs="仿宋_GB2312" w:hAnsiTheme="minorHAnsi"/>
      <w:color w:val="000000"/>
      <w:kern w:val="0"/>
      <w:sz w:val="24"/>
      <w:szCs w:val="24"/>
      <w:lang w:val="en-US" w:eastAsia="zh-CN" w:bidi="ar-SA"/>
    </w:rPr>
  </w:style>
  <w:style w:type="character" w:customStyle="1" w:styleId="24">
    <w:name w:val="页眉 字符"/>
    <w:basedOn w:val="16"/>
    <w:link w:val="8"/>
    <w:qFormat/>
    <w:uiPriority w:val="99"/>
    <w:rPr>
      <w:rFonts w:ascii="Georgia" w:hAnsi="Georgia" w:eastAsia="宋体"/>
      <w:kern w:val="0"/>
      <w:sz w:val="18"/>
      <w:szCs w:val="18"/>
    </w:rPr>
  </w:style>
  <w:style w:type="character" w:customStyle="1" w:styleId="25">
    <w:name w:val="页脚 字符"/>
    <w:basedOn w:val="16"/>
    <w:link w:val="7"/>
    <w:qFormat/>
    <w:uiPriority w:val="99"/>
    <w:rPr>
      <w:rFonts w:ascii="Georgia" w:hAnsi="Georgia" w:eastAsia="宋体"/>
      <w:kern w:val="0"/>
      <w:sz w:val="18"/>
      <w:szCs w:val="18"/>
    </w:rPr>
  </w:style>
  <w:style w:type="character" w:customStyle="1" w:styleId="26">
    <w:name w:val="fontstyle01"/>
    <w:basedOn w:val="16"/>
    <w:qFormat/>
    <w:uiPriority w:val="0"/>
    <w:rPr>
      <w:rFonts w:hint="default" w:ascii="MicrosoftYaHei-Bold" w:hAnsi="MicrosoftYaHei-Bold"/>
      <w:b/>
      <w:bCs/>
      <w:color w:val="FFFFFF"/>
      <w:sz w:val="32"/>
      <w:szCs w:val="32"/>
    </w:rPr>
  </w:style>
  <w:style w:type="character" w:customStyle="1" w:styleId="27">
    <w:name w:val="fontstyle21"/>
    <w:basedOn w:val="16"/>
    <w:qFormat/>
    <w:uiPriority w:val="0"/>
    <w:rPr>
      <w:rFonts w:hint="eastAsia" w:ascii="华文楷体" w:hAnsi="华文楷体" w:eastAsia="华文楷体"/>
      <w:color w:val="000000"/>
      <w:sz w:val="28"/>
      <w:szCs w:val="28"/>
    </w:rPr>
  </w:style>
  <w:style w:type="paragraph" w:customStyle="1" w:styleId="28">
    <w:name w:val="规章制度"/>
    <w:basedOn w:val="1"/>
    <w:link w:val="29"/>
    <w:qFormat/>
    <w:uiPriority w:val="0"/>
    <w:pPr>
      <w:widowControl w:val="0"/>
      <w:numPr>
        <w:ilvl w:val="0"/>
        <w:numId w:val="1"/>
      </w:numPr>
      <w:snapToGrid w:val="0"/>
      <w:spacing w:after="0" w:line="560" w:lineRule="exact"/>
      <w:jc w:val="both"/>
      <w:outlineLvl w:val="0"/>
    </w:pPr>
    <w:rPr>
      <w:rFonts w:ascii="仿宋_GB2312" w:hAnsi="华文楷体" w:eastAsia="仿宋_GB2312" w:cs="Times New Roman"/>
      <w:kern w:val="2"/>
      <w:sz w:val="32"/>
      <w:szCs w:val="32"/>
    </w:rPr>
  </w:style>
  <w:style w:type="character" w:customStyle="1" w:styleId="29">
    <w:name w:val="规章制度 Char"/>
    <w:basedOn w:val="16"/>
    <w:link w:val="28"/>
    <w:qFormat/>
    <w:uiPriority w:val="0"/>
    <w:rPr>
      <w:rFonts w:ascii="仿宋_GB2312" w:hAnsi="华文楷体" w:eastAsia="仿宋_GB2312" w:cs="Times New Roman"/>
      <w:sz w:val="32"/>
      <w:szCs w:val="32"/>
    </w:rPr>
  </w:style>
  <w:style w:type="character" w:customStyle="1" w:styleId="30">
    <w:name w:val="批注框文本 字符"/>
    <w:basedOn w:val="16"/>
    <w:link w:val="6"/>
    <w:semiHidden/>
    <w:qFormat/>
    <w:uiPriority w:val="99"/>
    <w:rPr>
      <w:rFonts w:ascii="Georgia" w:hAnsi="Georgia" w:eastAsia="宋体"/>
      <w:kern w:val="0"/>
      <w:sz w:val="18"/>
      <w:szCs w:val="18"/>
    </w:rPr>
  </w:style>
  <w:style w:type="paragraph" w:customStyle="1" w:styleId="31">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kern w:val="0"/>
      <w:sz w:val="52"/>
      <w:szCs w:val="20"/>
      <w:lang w:val="en-US" w:eastAsia="zh-CN" w:bidi="ar-SA"/>
    </w:rPr>
  </w:style>
  <w:style w:type="paragraph" w:customStyle="1" w:styleId="32">
    <w:name w:val="段"/>
    <w:link w:val="3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kern w:val="0"/>
      <w:sz w:val="21"/>
      <w:szCs w:val="20"/>
      <w:lang w:val="en-US" w:eastAsia="zh-CN" w:bidi="ar-SA"/>
    </w:rPr>
  </w:style>
  <w:style w:type="character" w:customStyle="1" w:styleId="33">
    <w:name w:val="段 Char"/>
    <w:basedOn w:val="16"/>
    <w:link w:val="32"/>
    <w:qFormat/>
    <w:uiPriority w:val="0"/>
    <w:rPr>
      <w:rFonts w:ascii="宋体" w:hAnsi="Times New Roman" w:eastAsia="宋体" w:cs="Times New Roman"/>
      <w:kern w:val="0"/>
      <w:szCs w:val="20"/>
    </w:rPr>
  </w:style>
  <w:style w:type="paragraph" w:customStyle="1" w:styleId="34">
    <w:name w:val="目次、标准名称标题"/>
    <w:basedOn w:val="1"/>
    <w:next w:val="32"/>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5">
    <w:name w:val="一级条标题"/>
    <w:next w:val="32"/>
    <w:qFormat/>
    <w:uiPriority w:val="0"/>
    <w:pPr>
      <w:numPr>
        <w:ilvl w:val="1"/>
        <w:numId w:val="2"/>
      </w:numPr>
      <w:spacing w:beforeLines="50" w:afterLines="50"/>
      <w:outlineLvl w:val="2"/>
    </w:pPr>
    <w:rPr>
      <w:rFonts w:ascii="黑体" w:hAnsi="Times New Roman" w:eastAsia="黑体" w:cs="Times New Roman"/>
      <w:kern w:val="0"/>
      <w:sz w:val="21"/>
      <w:szCs w:val="21"/>
      <w:lang w:val="en-US" w:eastAsia="zh-CN" w:bidi="ar-SA"/>
    </w:rPr>
  </w:style>
  <w:style w:type="paragraph" w:customStyle="1" w:styleId="36">
    <w:name w:val="章标题"/>
    <w:next w:val="32"/>
    <w:qFormat/>
    <w:uiPriority w:val="0"/>
    <w:pPr>
      <w:numPr>
        <w:ilvl w:val="0"/>
        <w:numId w:val="2"/>
      </w:numPr>
      <w:spacing w:beforeLines="100" w:afterLines="100"/>
      <w:jc w:val="both"/>
      <w:outlineLvl w:val="1"/>
    </w:pPr>
    <w:rPr>
      <w:rFonts w:ascii="黑体" w:hAnsi="Times New Roman" w:eastAsia="黑体" w:cs="Times New Roman"/>
      <w:kern w:val="0"/>
      <w:sz w:val="21"/>
      <w:szCs w:val="20"/>
      <w:lang w:val="en-US" w:eastAsia="zh-CN" w:bidi="ar-SA"/>
    </w:rPr>
  </w:style>
  <w:style w:type="paragraph" w:customStyle="1" w:styleId="37">
    <w:name w:val="二级条标题"/>
    <w:basedOn w:val="35"/>
    <w:next w:val="32"/>
    <w:qFormat/>
    <w:uiPriority w:val="0"/>
    <w:pPr>
      <w:numPr>
        <w:ilvl w:val="2"/>
      </w:numPr>
      <w:spacing w:before="50" w:after="50"/>
      <w:outlineLvl w:val="3"/>
    </w:pPr>
  </w:style>
  <w:style w:type="paragraph" w:customStyle="1" w:styleId="38">
    <w:name w:val="列项——（一级）"/>
    <w:qFormat/>
    <w:uiPriority w:val="0"/>
    <w:pPr>
      <w:widowControl w:val="0"/>
      <w:numPr>
        <w:ilvl w:val="0"/>
        <w:numId w:val="3"/>
      </w:numPr>
      <w:jc w:val="both"/>
    </w:pPr>
    <w:rPr>
      <w:rFonts w:ascii="宋体" w:hAnsi="Times New Roman" w:eastAsia="宋体" w:cs="Times New Roman"/>
      <w:kern w:val="0"/>
      <w:sz w:val="21"/>
      <w:szCs w:val="20"/>
      <w:lang w:val="en-US" w:eastAsia="zh-CN" w:bidi="ar-SA"/>
    </w:rPr>
  </w:style>
  <w:style w:type="paragraph" w:customStyle="1" w:styleId="39">
    <w:name w:val="列项●（二级）"/>
    <w:qFormat/>
    <w:uiPriority w:val="0"/>
    <w:pPr>
      <w:numPr>
        <w:ilvl w:val="1"/>
        <w:numId w:val="3"/>
      </w:numPr>
      <w:tabs>
        <w:tab w:val="left" w:pos="840"/>
      </w:tabs>
      <w:jc w:val="both"/>
    </w:pPr>
    <w:rPr>
      <w:rFonts w:ascii="宋体" w:hAnsi="Times New Roman" w:eastAsia="宋体" w:cs="Times New Roman"/>
      <w:kern w:val="0"/>
      <w:sz w:val="21"/>
      <w:szCs w:val="20"/>
      <w:lang w:val="en-US" w:eastAsia="zh-CN" w:bidi="ar-SA"/>
    </w:rPr>
  </w:style>
  <w:style w:type="paragraph" w:customStyle="1" w:styleId="40">
    <w:name w:val="三级条标题"/>
    <w:basedOn w:val="37"/>
    <w:next w:val="32"/>
    <w:qFormat/>
    <w:uiPriority w:val="0"/>
    <w:pPr>
      <w:numPr>
        <w:ilvl w:val="3"/>
      </w:numPr>
      <w:outlineLvl w:val="4"/>
    </w:pPr>
  </w:style>
  <w:style w:type="paragraph" w:customStyle="1" w:styleId="41">
    <w:name w:val="四级条标题"/>
    <w:basedOn w:val="40"/>
    <w:next w:val="32"/>
    <w:qFormat/>
    <w:uiPriority w:val="0"/>
    <w:pPr>
      <w:numPr>
        <w:ilvl w:val="4"/>
      </w:numPr>
      <w:outlineLvl w:val="5"/>
    </w:pPr>
  </w:style>
  <w:style w:type="paragraph" w:customStyle="1" w:styleId="42">
    <w:name w:val="五级条标题"/>
    <w:basedOn w:val="41"/>
    <w:next w:val="32"/>
    <w:qFormat/>
    <w:uiPriority w:val="0"/>
    <w:pPr>
      <w:numPr>
        <w:ilvl w:val="5"/>
      </w:numPr>
      <w:outlineLvl w:val="6"/>
    </w:pPr>
  </w:style>
  <w:style w:type="paragraph" w:customStyle="1" w:styleId="43">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4">
    <w:name w:val="一级无"/>
    <w:basedOn w:val="35"/>
    <w:qFormat/>
    <w:uiPriority w:val="0"/>
    <w:pPr>
      <w:spacing w:beforeLines="0" w:afterLines="0"/>
    </w:pPr>
    <w:rPr>
      <w:rFonts w:ascii="宋体" w:eastAsia="宋体"/>
    </w:rPr>
  </w:style>
  <w:style w:type="character" w:customStyle="1" w:styleId="45">
    <w:name w:val="标题 2 字符"/>
    <w:basedOn w:val="16"/>
    <w:link w:val="3"/>
    <w:semiHidden/>
    <w:qFormat/>
    <w:uiPriority w:val="0"/>
    <w:rPr>
      <w:rFonts w:ascii="Arial" w:hAnsi="Arial" w:eastAsia="黑体" w:cs="Times New Roman"/>
      <w:b/>
      <w:bCs/>
      <w:sz w:val="32"/>
      <w:szCs w:val="32"/>
    </w:rPr>
  </w:style>
  <w:style w:type="paragraph" w:customStyle="1" w:styleId="46">
    <w:name w:val="条文"/>
    <w:basedOn w:val="28"/>
    <w:link w:val="47"/>
    <w:qFormat/>
    <w:uiPriority w:val="0"/>
    <w:pPr>
      <w:numPr>
        <w:numId w:val="0"/>
      </w:numPr>
      <w:ind w:firstLine="640" w:firstLineChars="200"/>
    </w:pPr>
  </w:style>
  <w:style w:type="character" w:customStyle="1" w:styleId="47">
    <w:name w:val="条文 Char"/>
    <w:basedOn w:val="29"/>
    <w:link w:val="46"/>
    <w:qFormat/>
    <w:uiPriority w:val="0"/>
    <w:rPr>
      <w:rFonts w:ascii="仿宋_GB2312" w:hAnsi="华文楷体" w:eastAsia="仿宋_GB2312" w:cs="Times New Roman"/>
      <w:sz w:val="32"/>
      <w:szCs w:val="32"/>
    </w:rPr>
  </w:style>
  <w:style w:type="character" w:customStyle="1" w:styleId="48">
    <w:name w:val="标题 1 字符"/>
    <w:basedOn w:val="16"/>
    <w:link w:val="2"/>
    <w:qFormat/>
    <w:uiPriority w:val="9"/>
    <w:rPr>
      <w:rFonts w:ascii="Georgia" w:hAnsi="Georgia" w:eastAsia="宋体"/>
      <w:b/>
      <w:bCs/>
      <w:kern w:val="44"/>
      <w:sz w:val="44"/>
      <w:szCs w:val="44"/>
    </w:rPr>
  </w:style>
  <w:style w:type="paragraph" w:customStyle="1" w:styleId="49">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0">
    <w:name w:val="副标题 字符"/>
    <w:basedOn w:val="16"/>
    <w:link w:val="10"/>
    <w:qFormat/>
    <w:uiPriority w:val="11"/>
    <w:rPr>
      <w:b/>
      <w:bCs/>
      <w:kern w:val="28"/>
      <w:sz w:val="32"/>
      <w:szCs w:val="32"/>
    </w:rPr>
  </w:style>
  <w:style w:type="character" w:customStyle="1" w:styleId="51">
    <w:name w:val="批注文字 字符"/>
    <w:basedOn w:val="16"/>
    <w:link w:val="4"/>
    <w:semiHidden/>
    <w:qFormat/>
    <w:uiPriority w:val="99"/>
    <w:rPr>
      <w:rFonts w:ascii="Georgia" w:hAnsi="Georgia" w:eastAsia="宋体"/>
      <w:kern w:val="0"/>
      <w:sz w:val="22"/>
    </w:rPr>
  </w:style>
  <w:style w:type="character" w:customStyle="1" w:styleId="52">
    <w:name w:val="批注主题 字符"/>
    <w:basedOn w:val="51"/>
    <w:link w:val="13"/>
    <w:semiHidden/>
    <w:qFormat/>
    <w:uiPriority w:val="99"/>
    <w:rPr>
      <w:rFonts w:ascii="Georgia" w:hAnsi="Georgia" w:eastAsia="宋体"/>
      <w:b/>
      <w:bCs/>
      <w:kern w:val="0"/>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A158AFBD-DD6D-4E5E-8CB3-BB98D67F5D7A}">
  <ds:schemaRefs/>
</ds:datastoreItem>
</file>

<file path=docProps/app.xml><?xml version="1.0" encoding="utf-8"?>
<Properties xmlns="http://schemas.openxmlformats.org/officeDocument/2006/extended-properties" xmlns:vt="http://schemas.openxmlformats.org/officeDocument/2006/docPropsVTypes">
  <Template>Normal</Template>
  <Pages>41</Pages>
  <Words>2851</Words>
  <Characters>16252</Characters>
  <Lines>135</Lines>
  <Paragraphs>38</Paragraphs>
  <TotalTime>7</TotalTime>
  <ScaleCrop>false</ScaleCrop>
  <LinksUpToDate>false</LinksUpToDate>
  <CharactersWithSpaces>19065</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2023-06-27T21:44:00Z</dcterms:created>
  <dc:creator>Jiao Peng 焦鹏</dc:creator>
  <cp:lastModifiedBy>范华玉</cp:lastModifiedBy>
  <cp:lastPrinted>2022-12-28T11:00:00Z</cp:lastPrinted>
  <dcterms:modified xsi:type="dcterms:W3CDTF">2026-07-09T10:23:45Z</dcterms:modified>
  <cp:revision>292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ICV">
    <vt:lpwstr>1FB72156012540088A804932109F3773_12</vt:lpwstr>
  </property>
</Properties>
</file>
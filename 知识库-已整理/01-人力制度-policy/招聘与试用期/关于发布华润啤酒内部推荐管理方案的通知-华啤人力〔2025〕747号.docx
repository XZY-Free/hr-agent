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0A05F">
      <w:pPr>
        <w:spacing w:line="240" w:lineRule="auto"/>
        <w:ind w:firstLine="0" w:firstLineChars="0"/>
        <w:jc w:val="center"/>
        <w:rPr>
          <w:rFonts w:hint="eastAsia" w:ascii="宋体" w:hAnsi="宋体" w:eastAsia="宋体" w:cstheme="minorEastAsia"/>
          <w:b/>
          <w:bCs w:val="0"/>
          <w:sz w:val="24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/>
          <w:bCs w:val="0"/>
          <w:sz w:val="28"/>
          <w:szCs w:val="24"/>
          <w:highlight w:val="none"/>
          <w:lang w:val="en-US" w:eastAsia="zh-CN"/>
        </w:rPr>
        <w:t>关于发布华润啤酒内部推荐管理方案的通知</w:t>
      </w:r>
      <w:r>
        <w:rPr>
          <w:rFonts w:hint="eastAsia" w:ascii="宋体" w:hAnsi="宋体" w:eastAsia="宋体" w:cstheme="minorEastAsia"/>
          <w:b/>
          <w:bCs w:val="0"/>
          <w:sz w:val="24"/>
          <w:szCs w:val="22"/>
          <w:highlight w:val="none"/>
          <w:lang w:val="en-US" w:eastAsia="zh-CN"/>
        </w:rPr>
        <w:t>（华啤人力〔2025〕747号）</w:t>
      </w:r>
    </w:p>
    <w:p w14:paraId="7F30031F">
      <w:pPr>
        <w:spacing w:line="240" w:lineRule="auto"/>
        <w:ind w:firstLine="0" w:firstLineChars="0"/>
        <w:rPr>
          <w:rFonts w:hint="default" w:ascii="宋体" w:hAnsi="宋体" w:eastAsia="宋体" w:cstheme="minorEastAsia"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///</w:t>
      </w:r>
    </w:p>
    <w:p w14:paraId="34D005F2">
      <w:pPr>
        <w:spacing w:line="440" w:lineRule="exact"/>
        <w:rPr>
          <w:rFonts w:hint="default" w:ascii="宋体" w:hAnsi="宋体" w:eastAsia="宋体" w:cstheme="minorEastAsia"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华润啤酒各职能部门、直属机构，华润雪花，华润酒业：</w:t>
      </w:r>
    </w:p>
    <w:p w14:paraId="3C79A396">
      <w:pPr>
        <w:spacing w:line="440" w:lineRule="exact"/>
        <w:ind w:firstLine="480" w:firstLineChars="200"/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为切实提高招聘效率和人才质量，提升内部员工荐优举贤的积极性，华润啤酒人力资源部结合外部经验和内部需求，特优化制定内部推荐管理方案，现正式发布本方案，具体如下：</w:t>
      </w:r>
    </w:p>
    <w:p w14:paraId="562FC6C4">
      <w:pPr>
        <w:spacing w:line="240" w:lineRule="auto"/>
        <w:ind w:firstLine="0" w:firstLineChars="0"/>
        <w:rPr>
          <w:rFonts w:hint="default" w:ascii="宋体" w:hAnsi="宋体" w:eastAsia="宋体" w:cstheme="minorEastAsia"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///</w:t>
      </w:r>
    </w:p>
    <w:p w14:paraId="0F293F37">
      <w:pPr>
        <w:spacing w:line="440" w:lineRule="exact"/>
        <w:ind w:firstLine="482" w:firstLineChars="200"/>
        <w:rPr>
          <w:rFonts w:hint="default" w:ascii="宋体" w:hAnsi="宋体" w:eastAsia="宋体" w:cstheme="minorEastAsia"/>
          <w:b/>
          <w:bCs w:val="0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/>
          <w:bCs w:val="0"/>
          <w:sz w:val="24"/>
          <w:highlight w:val="none"/>
          <w:lang w:val="en-US" w:eastAsia="zh-CN"/>
        </w:rPr>
        <w:t>一、内推定义</w:t>
      </w:r>
    </w:p>
    <w:p w14:paraId="2C25E3AC">
      <w:pPr>
        <w:spacing w:line="440" w:lineRule="exact"/>
        <w:ind w:firstLine="480" w:firstLineChars="200"/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内部推荐指公司内部在岗员工向公司推荐符合岗位需求的外部人才，以填补岗位空缺的一种招聘渠道。</w:t>
      </w:r>
    </w:p>
    <w:p w14:paraId="7A55C425">
      <w:pPr>
        <w:spacing w:line="240" w:lineRule="auto"/>
        <w:ind w:firstLine="0" w:firstLineChars="0"/>
        <w:rPr>
          <w:rFonts w:hint="default" w:ascii="宋体" w:hAnsi="宋体" w:eastAsia="宋体" w:cstheme="minorEastAsia"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///</w:t>
      </w:r>
    </w:p>
    <w:p w14:paraId="081BCD1A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二、内推激励</w:t>
      </w:r>
    </w:p>
    <w:p w14:paraId="7A0A887B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（一）内推激励适用岗位</w:t>
      </w:r>
    </w:p>
    <w:p w14:paraId="6BB9D416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P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  <w:highlight w:val="none"/>
        </w:rPr>
        <w:t>/S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  <w:highlight w:val="none"/>
        </w:rPr>
        <w:t>/O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  <w:highlight w:val="none"/>
        </w:rPr>
        <w:t>及以上、M序列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岗位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可享受内推激励。其他岗位仍鼓励内推，但暂不给予物质激励。</w:t>
      </w:r>
    </w:p>
    <w:p w14:paraId="3A1D3E97">
      <w:pPr>
        <w:spacing w:line="240" w:lineRule="auto"/>
        <w:ind w:firstLine="0" w:firstLineChars="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///</w:t>
      </w:r>
    </w:p>
    <w:p w14:paraId="2099E9B5">
      <w:pPr>
        <w:numPr>
          <w:ilvl w:val="0"/>
          <w:numId w:val="1"/>
        </w:num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内推激励标准</w:t>
      </w:r>
    </w:p>
    <w:tbl>
      <w:tblPr>
        <w:tblStyle w:val="9"/>
        <w:tblW w:w="7634" w:type="dxa"/>
        <w:tblInd w:w="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  <w:tblPrChange w:id="0" w:author="咨询组" w:date="2026-01-07T16:40:24Z">
          <w:tblPr>
            <w:tblStyle w:val="9"/>
            <w:tblW w:w="7898" w:type="dxa"/>
            <w:tblInd w:w="1208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shd w:val="clear" w:color="auto" w:fill="auto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</w:tblPrChange>
      </w:tblPr>
      <w:tblGrid>
        <w:gridCol w:w="1825"/>
        <w:gridCol w:w="2350"/>
        <w:gridCol w:w="3459"/>
        <w:tblGridChange w:id="1">
          <w:tblGrid>
            <w:gridCol w:w="1398"/>
            <w:gridCol w:w="2630"/>
            <w:gridCol w:w="3870"/>
          </w:tblGrid>
        </w:tblGridChange>
      </w:tblGrid>
      <w:tr w14:paraId="374AC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  <w:tblPrExChange w:id="3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85" w:hRule="atLeast"/>
          <w:ins w:id="2" w:author="咨询组" w:date="2026-01-07T16:40:04Z"/>
          <w:trPrChange w:id="3" w:author="咨询组" w:date="2026-01-07T16:40:24Z">
            <w:trPr>
              <w:trHeight w:val="383" w:hRule="atLeast"/>
            </w:trPr>
          </w:trPrChange>
        </w:trPr>
        <w:tc>
          <w:tcPr>
            <w:tcW w:w="1825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" w:type="dxa"/>
              <w:left w:w="8" w:type="dxa"/>
              <w:right w:w="8" w:type="dxa"/>
            </w:tcMar>
            <w:vAlign w:val="center"/>
            <w:tcPrChange w:id="4" w:author="咨询组" w:date="2026-01-07T16:40:24Z">
              <w:tcPr>
                <w:tcW w:w="1398" w:type="dxa"/>
                <w:tcBorders>
                  <w:top w:val="single" w:color="000000" w:sz="2" w:space="0"/>
                  <w:left w:val="single" w:color="000000" w:sz="2" w:space="0"/>
                  <w:bottom w:val="single" w:color="auto" w:sz="4" w:space="0"/>
                  <w:right w:val="single" w:color="000000" w:sz="2" w:space="0"/>
                </w:tcBorders>
                <w:shd w:val="clear" w:color="auto" w:fill="D7D7D7" w:themeFill="background1" w:themeFillShade="D8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1FBB48A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5" w:author="咨询组" w:date="2026-01-07T16:40:04Z"/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6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  <w:lang w:val="en-US" w:eastAsia="zh-CN"/>
                </w:rPr>
                <w:t>岗位类型</w:t>
              </w:r>
            </w:ins>
          </w:p>
        </w:tc>
        <w:tc>
          <w:tcPr>
            <w:tcW w:w="2350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" w:type="dxa"/>
              <w:left w:w="8" w:type="dxa"/>
              <w:right w:w="8" w:type="dxa"/>
            </w:tcMar>
            <w:vAlign w:val="center"/>
            <w:tcPrChange w:id="7" w:author="咨询组" w:date="2026-01-07T16:40:24Z">
              <w:tcPr>
                <w:tcW w:w="2630" w:type="dxa"/>
                <w:tcBorders>
                  <w:top w:val="single" w:color="000000" w:sz="2" w:space="0"/>
                  <w:left w:val="single" w:color="000000" w:sz="2" w:space="0"/>
                  <w:bottom w:val="single" w:color="auto" w:sz="4" w:space="0"/>
                  <w:right w:val="single" w:color="000000" w:sz="2" w:space="0"/>
                </w:tcBorders>
                <w:shd w:val="clear" w:color="auto" w:fill="D7D7D7" w:themeFill="background1" w:themeFillShade="D8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1249048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8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9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岗位层级</w:t>
              </w:r>
            </w:ins>
          </w:p>
        </w:tc>
        <w:tc>
          <w:tcPr>
            <w:tcW w:w="3459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" w:type="dxa"/>
              <w:left w:w="8" w:type="dxa"/>
              <w:right w:w="8" w:type="dxa"/>
            </w:tcMar>
            <w:vAlign w:val="center"/>
            <w:tcPrChange w:id="10" w:author="咨询组" w:date="2026-01-07T16:40:24Z">
              <w:tcPr>
                <w:tcW w:w="3870" w:type="dxa"/>
                <w:tcBorders>
                  <w:top w:val="single" w:color="000000" w:sz="2" w:space="0"/>
                  <w:left w:val="single" w:color="000000" w:sz="2" w:space="0"/>
                  <w:bottom w:val="single" w:color="auto" w:sz="4" w:space="0"/>
                  <w:right w:val="single" w:color="000000" w:sz="2" w:space="0"/>
                </w:tcBorders>
                <w:shd w:val="clear" w:color="auto" w:fill="D7D7D7" w:themeFill="background1" w:themeFillShade="D8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0C1FDB6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11" w:author="咨询组" w:date="2026-01-07T16:40:04Z"/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12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  <w:lang w:val="en-US" w:eastAsia="zh-CN"/>
                </w:rPr>
                <w:t>激励标准/元/人</w:t>
              </w:r>
            </w:ins>
          </w:p>
        </w:tc>
      </w:tr>
      <w:tr w14:paraId="67E2C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14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5" w:hRule="atLeast"/>
          <w:ins w:id="13" w:author="咨询组" w:date="2026-01-07T16:40:04Z"/>
          <w:trPrChange w:id="14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15" w:author="咨询组" w:date="2026-01-07T16:40:24Z">
              <w:tcPr>
                <w:tcW w:w="1398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58814EAB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16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17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专业岗</w:t>
              </w:r>
            </w:ins>
          </w:p>
        </w:tc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18" w:author="咨询组" w:date="2026-01-07T16:40:24Z">
              <w:tcPr>
                <w:tcW w:w="26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1BC7E6B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19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20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P4/S4/O5</w:t>
              </w:r>
            </w:ins>
          </w:p>
        </w:tc>
        <w:tc>
          <w:tcPr>
            <w:tcW w:w="3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21" w:author="咨询组" w:date="2026-01-07T16:40:24Z">
              <w:tcPr>
                <w:tcW w:w="38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1113854B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22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23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1000</w:t>
              </w:r>
            </w:ins>
          </w:p>
        </w:tc>
      </w:tr>
      <w:tr w14:paraId="3658A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25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5" w:hRule="atLeast"/>
          <w:ins w:id="24" w:author="咨询组" w:date="2026-01-07T16:40:04Z"/>
          <w:trPrChange w:id="25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26" w:author="咨询组" w:date="2026-01-07T16:40:24Z">
              <w:tcPr>
                <w:tcW w:w="1398" w:type="dxa"/>
                <w:tcBorders>
                  <w:top w:val="single" w:color="auto" w:sz="4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26D9306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27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28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专业岗</w:t>
              </w:r>
            </w:ins>
          </w:p>
        </w:tc>
        <w:tc>
          <w:tcPr>
            <w:tcW w:w="235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29" w:author="咨询组" w:date="2026-01-07T16:40:24Z">
              <w:tcPr>
                <w:tcW w:w="2630" w:type="dxa"/>
                <w:tcBorders>
                  <w:top w:val="single" w:color="auto" w:sz="4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691EC53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30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31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P5/S5/O6及以上</w:t>
              </w:r>
            </w:ins>
          </w:p>
        </w:tc>
        <w:tc>
          <w:tcPr>
            <w:tcW w:w="3459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32" w:author="咨询组" w:date="2026-01-07T16:40:24Z">
              <w:tcPr>
                <w:tcW w:w="3870" w:type="dxa"/>
                <w:tcBorders>
                  <w:top w:val="single" w:color="auto" w:sz="4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7DCF373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33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34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2000</w:t>
              </w:r>
            </w:ins>
          </w:p>
        </w:tc>
      </w:tr>
      <w:tr w14:paraId="54420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  <w:tblPrExChange w:id="36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0" w:hRule="atLeast"/>
          <w:ins w:id="35" w:author="咨询组" w:date="2026-01-07T16:40:04Z"/>
          <w:trPrChange w:id="36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37" w:author="咨询组" w:date="2026-01-07T16:40:24Z">
              <w:tcPr>
                <w:tcW w:w="1398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0664902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38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39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经理级员工</w:t>
              </w:r>
            </w:ins>
          </w:p>
        </w:tc>
        <w:tc>
          <w:tcPr>
            <w:tcW w:w="2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40" w:author="咨询组" w:date="2026-01-07T16:40:24Z">
              <w:tcPr>
                <w:tcW w:w="263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17A50B9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41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42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M1-M3</w:t>
              </w:r>
            </w:ins>
          </w:p>
        </w:tc>
        <w:tc>
          <w:tcPr>
            <w:tcW w:w="34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43" w:author="咨询组" w:date="2026-01-07T16:40:24Z">
              <w:tcPr>
                <w:tcW w:w="387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4FBE6AF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44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45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3000</w:t>
              </w:r>
            </w:ins>
          </w:p>
        </w:tc>
      </w:tr>
      <w:tr w14:paraId="2D88B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  <w:tblPrExChange w:id="47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0" w:hRule="atLeast"/>
          <w:ins w:id="46" w:author="咨询组" w:date="2026-01-07T16:40:04Z"/>
          <w:trPrChange w:id="47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48" w:author="咨询组" w:date="2026-01-07T16:40:24Z">
              <w:tcPr>
                <w:tcW w:w="1398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3270320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49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50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专业总监</w:t>
              </w:r>
            </w:ins>
          </w:p>
        </w:tc>
        <w:tc>
          <w:tcPr>
            <w:tcW w:w="2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51" w:author="咨询组" w:date="2026-01-07T16:40:24Z">
              <w:tcPr>
                <w:tcW w:w="263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0434C88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52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53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专业总监</w:t>
              </w:r>
            </w:ins>
          </w:p>
        </w:tc>
        <w:tc>
          <w:tcPr>
            <w:tcW w:w="34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54" w:author="咨询组" w:date="2026-01-07T16:40:24Z">
              <w:tcPr>
                <w:tcW w:w="387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3775AF4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55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56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5000</w:t>
              </w:r>
            </w:ins>
          </w:p>
        </w:tc>
      </w:tr>
      <w:tr w14:paraId="04288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  <w:tblPrExChange w:id="58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619" w:hRule="atLeast"/>
          <w:ins w:id="57" w:author="咨询组" w:date="2026-01-07T16:40:04Z"/>
          <w:trPrChange w:id="58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59" w:author="咨询组" w:date="2026-01-07T16:40:24Z">
              <w:tcPr>
                <w:tcW w:w="1398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7F26119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60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61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资深管理人员</w:t>
              </w:r>
            </w:ins>
          </w:p>
        </w:tc>
        <w:tc>
          <w:tcPr>
            <w:tcW w:w="2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62" w:author="咨询组" w:date="2026-01-07T16:40:24Z">
              <w:tcPr>
                <w:tcW w:w="263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600896A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63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64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KT</w:t>
              </w:r>
            </w:ins>
            <w:ins w:id="65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eastAsia="zh-CN"/>
                </w:rPr>
                <w:t>（</w:t>
              </w:r>
            </w:ins>
            <w:ins w:id="66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M4）</w:t>
              </w:r>
            </w:ins>
          </w:p>
        </w:tc>
        <w:tc>
          <w:tcPr>
            <w:tcW w:w="34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67" w:author="咨询组" w:date="2026-01-07T16:40:24Z">
              <w:tcPr>
                <w:tcW w:w="387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38B18A0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68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69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5000</w:t>
              </w:r>
            </w:ins>
          </w:p>
        </w:tc>
      </w:tr>
      <w:tr w14:paraId="11FC9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  <w:tblPrExChange w:id="71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0" w:hRule="atLeast"/>
          <w:ins w:id="70" w:author="咨询组" w:date="2026-01-07T16:40:04Z"/>
          <w:trPrChange w:id="71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72" w:author="咨询组" w:date="2026-01-07T16:40:24Z">
              <w:tcPr>
                <w:tcW w:w="1398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36FAEC1C">
            <w:pPr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73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74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干部</w:t>
              </w:r>
            </w:ins>
          </w:p>
        </w:tc>
        <w:tc>
          <w:tcPr>
            <w:tcW w:w="2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75" w:author="咨询组" w:date="2026-01-07T16:40:24Z">
              <w:tcPr>
                <w:tcW w:w="263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2ED445A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76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77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KM1</w:t>
              </w:r>
            </w:ins>
            <w:ins w:id="78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eastAsia="zh-CN"/>
                </w:rPr>
                <w:t>（</w:t>
              </w:r>
            </w:ins>
            <w:ins w:id="79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M5）</w:t>
              </w:r>
            </w:ins>
          </w:p>
        </w:tc>
        <w:tc>
          <w:tcPr>
            <w:tcW w:w="34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80" w:author="咨询组" w:date="2026-01-07T16:40:24Z">
              <w:tcPr>
                <w:tcW w:w="387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5503997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81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82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8000</w:t>
              </w:r>
            </w:ins>
          </w:p>
        </w:tc>
      </w:tr>
      <w:tr w14:paraId="5AEE0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84" w:author="咨询组" w:date="2026-01-07T16:40:24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5" w:hRule="atLeast"/>
          <w:ins w:id="83" w:author="咨询组" w:date="2026-01-07T16:40:04Z"/>
          <w:trPrChange w:id="84" w:author="咨询组" w:date="2026-01-07T16:40:24Z">
            <w:trPr>
              <w:trHeight w:val="440" w:hRule="atLeast"/>
            </w:trPr>
          </w:trPrChange>
        </w:trPr>
        <w:tc>
          <w:tcPr>
            <w:tcW w:w="18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85" w:author="咨询组" w:date="2026-01-07T16:40:24Z">
              <w:tcPr>
                <w:tcW w:w="1398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5545964A">
            <w:pPr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86" w:author="咨询组" w:date="2026-01-07T16:40:04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ins w:id="87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干部</w:t>
              </w:r>
            </w:ins>
          </w:p>
        </w:tc>
        <w:tc>
          <w:tcPr>
            <w:tcW w:w="2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88" w:author="咨询组" w:date="2026-01-07T16:40:24Z">
              <w:tcPr>
                <w:tcW w:w="263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26214F4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89" w:author="咨询组" w:date="2026-01-07T16:40:04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ins w:id="90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t>KM2</w:t>
              </w:r>
            </w:ins>
            <w:ins w:id="91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eastAsia="zh-CN"/>
                </w:rPr>
                <w:t>（</w:t>
              </w:r>
            </w:ins>
            <w:ins w:id="92" w:author="咨询组" w:date="2026-01-07T16:40:04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t>M6）</w:t>
              </w:r>
            </w:ins>
          </w:p>
        </w:tc>
        <w:tc>
          <w:tcPr>
            <w:tcW w:w="34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  <w:tcPrChange w:id="93" w:author="咨询组" w:date="2026-01-07T16:40:24Z">
              <w:tcPr>
                <w:tcW w:w="387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  <w:shd w:val="clear" w:color="auto" w:fill="auto"/>
                <w:tcMar>
                  <w:top w:w="8" w:type="dxa"/>
                  <w:left w:w="8" w:type="dxa"/>
                  <w:right w:w="8" w:type="dxa"/>
                </w:tcMar>
                <w:vAlign w:val="center"/>
              </w:tcPr>
            </w:tcPrChange>
          </w:tcPr>
          <w:p w14:paraId="2BA9ADA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ins w:id="94" w:author="咨询组" w:date="2026-01-07T16:40:04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ins w:id="95" w:author="咨询组" w:date="2026-01-07T16:40:04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t>8000</w:t>
              </w:r>
            </w:ins>
          </w:p>
        </w:tc>
      </w:tr>
    </w:tbl>
    <w:p w14:paraId="1CF428C0">
      <w:pPr>
        <w:spacing w:line="440" w:lineRule="exact"/>
        <w:ind w:firstLine="480" w:firstLineChars="200"/>
        <w:rPr>
          <w:del w:id="96" w:author="咨询组" w:date="2026-01-07T16:37:39Z"/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</w:p>
    <w:tbl>
      <w:tblPr>
        <w:tblStyle w:val="9"/>
        <w:tblW w:w="7898" w:type="dxa"/>
        <w:tblInd w:w="12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8"/>
        <w:gridCol w:w="2630"/>
        <w:gridCol w:w="3870"/>
      </w:tblGrid>
      <w:tr w14:paraId="04541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  <w:del w:id="97" w:author="咨询组" w:date="2026-01-07T16:37:13Z"/>
        </w:trPr>
        <w:tc>
          <w:tcPr>
            <w:tcW w:w="402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" w:type="dxa"/>
              <w:left w:w="8" w:type="dxa"/>
              <w:right w:w="8" w:type="dxa"/>
            </w:tcMar>
            <w:vAlign w:val="center"/>
          </w:tcPr>
          <w:p w14:paraId="4AFAAE3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98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99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岗位层级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" w:type="dxa"/>
              <w:left w:w="8" w:type="dxa"/>
              <w:right w:w="8" w:type="dxa"/>
            </w:tcMar>
            <w:vAlign w:val="center"/>
          </w:tcPr>
          <w:p w14:paraId="68EEA77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00" w:author="咨询组" w:date="2026-01-07T16:37:13Z"/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</w:pPr>
            <w:del w:id="101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  <w:lang w:val="en-US" w:eastAsia="zh-CN"/>
                </w:rPr>
                <w:delText>激励标准/元/人</w:delText>
              </w:r>
            </w:del>
          </w:p>
        </w:tc>
      </w:tr>
      <w:tr w14:paraId="1604D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02" w:author="咨询组" w:date="2026-01-07T16:37:13Z"/>
        </w:trPr>
        <w:tc>
          <w:tcPr>
            <w:tcW w:w="1398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5BFE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03" w:author="咨询组" w:date="2026-01-07T16:37:13Z"/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del w:id="104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  <w:lang w:val="en-US" w:eastAsia="zh-CN"/>
                </w:rPr>
                <w:delText>专业岗</w:delText>
              </w:r>
            </w:del>
          </w:p>
        </w:tc>
        <w:tc>
          <w:tcPr>
            <w:tcW w:w="2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AE4BC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05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06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P4/S4/O5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B0AE2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07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08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1000</w:delText>
              </w:r>
            </w:del>
          </w:p>
        </w:tc>
      </w:tr>
      <w:tr w14:paraId="6FC45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09" w:author="咨询组" w:date="2026-01-07T16:37:13Z"/>
        </w:trPr>
        <w:tc>
          <w:tcPr>
            <w:tcW w:w="139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E93C0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10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2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D047D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11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12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P5/S5/O6及以上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9A526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13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14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2000</w:delText>
              </w:r>
            </w:del>
          </w:p>
        </w:tc>
      </w:tr>
      <w:tr w14:paraId="5E0DC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15" w:author="咨询组" w:date="2026-01-07T16:37:13Z"/>
        </w:trPr>
        <w:tc>
          <w:tcPr>
            <w:tcW w:w="402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4EC2F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16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17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经理级员工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04CC5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18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19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3000</w:delText>
              </w:r>
            </w:del>
          </w:p>
        </w:tc>
      </w:tr>
      <w:tr w14:paraId="1AD9A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20" w:author="咨询组" w:date="2026-01-07T16:37:13Z"/>
        </w:trPr>
        <w:tc>
          <w:tcPr>
            <w:tcW w:w="402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F33EF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21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22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专业总监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7D00D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23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24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5000</w:delText>
              </w:r>
            </w:del>
          </w:p>
        </w:tc>
      </w:tr>
      <w:tr w14:paraId="66352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25" w:author="咨询组" w:date="2026-01-07T16:37:13Z"/>
        </w:trPr>
        <w:tc>
          <w:tcPr>
            <w:tcW w:w="139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C5ECE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26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27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干部</w:delText>
              </w:r>
            </w:del>
          </w:p>
        </w:tc>
        <w:tc>
          <w:tcPr>
            <w:tcW w:w="2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D8C68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28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29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KT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19767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30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31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5000</w:delText>
              </w:r>
            </w:del>
          </w:p>
        </w:tc>
      </w:tr>
      <w:tr w14:paraId="69FE1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32" w:author="咨询组" w:date="2026-01-07T16:37:13Z"/>
        </w:trPr>
        <w:tc>
          <w:tcPr>
            <w:tcW w:w="139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1ED37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33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2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81347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34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35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KM1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3EB0F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36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37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8000</w:delText>
              </w:r>
            </w:del>
          </w:p>
        </w:tc>
      </w:tr>
      <w:tr w14:paraId="0F82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del w:id="138" w:author="咨询组" w:date="2026-01-07T16:37:13Z"/>
        </w:trPr>
        <w:tc>
          <w:tcPr>
            <w:tcW w:w="139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AFEC3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39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2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B6636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40" w:author="咨询组" w:date="2026-01-07T16:37:13Z"/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</w:pPr>
            <w:del w:id="141" w:author="咨询组" w:date="2026-01-07T16:37:13Z">
              <w:r>
                <w:rPr>
                  <w:rFonts w:hint="eastAsia" w:ascii="宋体" w:hAnsi="宋体" w:eastAsia="宋体" w:cs="宋体"/>
                  <w:color w:val="000000"/>
                  <w:sz w:val="24"/>
                  <w:szCs w:val="24"/>
                  <w:highlight w:val="none"/>
                </w:rPr>
                <w:delText>KM2</w:delText>
              </w:r>
            </w:del>
          </w:p>
        </w:tc>
        <w:tc>
          <w:tcPr>
            <w:tcW w:w="3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D237B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del w:id="142" w:author="咨询组" w:date="2026-01-07T16:37:13Z"/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highlight w:val="none"/>
              </w:rPr>
            </w:pPr>
            <w:del w:id="143" w:author="咨询组" w:date="2026-01-07T16:37:13Z">
              <w:r>
                <w:rPr>
                  <w:rFonts w:hint="eastAsia" w:ascii="宋体" w:hAnsi="宋体" w:eastAsia="宋体" w:cs="宋体"/>
                  <w:b/>
                  <w:bCs/>
                  <w:color w:val="000000"/>
                  <w:sz w:val="24"/>
                  <w:szCs w:val="24"/>
                  <w:highlight w:val="none"/>
                </w:rPr>
                <w:delText>8000</w:delText>
              </w:r>
            </w:del>
          </w:p>
        </w:tc>
      </w:tr>
    </w:tbl>
    <w:p w14:paraId="38507321">
      <w:pPr>
        <w:spacing w:line="440" w:lineRule="exact"/>
        <w:ind w:firstLine="480" w:firstLineChars="200"/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注：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酒业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参股公司参考执行。</w:t>
      </w:r>
    </w:p>
    <w:p w14:paraId="7F89EE00">
      <w:pPr>
        <w:spacing w:line="240" w:lineRule="auto"/>
        <w:ind w:firstLine="0" w:firstLineChars="0"/>
        <w:rPr>
          <w:rFonts w:hint="default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///</w:t>
      </w:r>
    </w:p>
    <w:p w14:paraId="3D59CCA1">
      <w:pPr>
        <w:spacing w:line="440" w:lineRule="exact"/>
        <w:ind w:firstLine="480" w:firstLineChars="200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（三）内推激励列支</w:t>
      </w:r>
    </w:p>
    <w:p w14:paraId="712DC769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以激励形式发放，列支各单位特殊奖励，随工资发放，合并计税。涉及跨单位推荐的，工资总额不纳入推荐人所在单位考核。</w:t>
      </w:r>
    </w:p>
    <w:p w14:paraId="33D8D453">
      <w:pPr>
        <w:spacing w:line="240" w:lineRule="auto"/>
        <w:ind w:firstLine="0" w:firstLineChars="0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///</w:t>
      </w:r>
    </w:p>
    <w:p w14:paraId="6B4A9186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（四）内推激励发放条件</w:t>
      </w:r>
    </w:p>
    <w:p w14:paraId="411AA8A2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同时满足以下条件时，推荐人可享受内推激励：</w:t>
      </w:r>
    </w:p>
    <w:p w14:paraId="329B9EA8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1.候选人已转正，且转正时的职级在P4/S4/O5及以上或为M序列。</w:t>
      </w:r>
    </w:p>
    <w:p w14:paraId="4814E567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2.候选人不为华润啤酒及下属单位的在职员工、外包员工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、派遣员工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120E2AFC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3.候选人在内推前（内推节点-自行投递简历节点≤1个月，自行投递简历的节点以最新进入招聘系统的时间为准），未自行投递被推荐岗位。</w:t>
      </w:r>
    </w:p>
    <w:p w14:paraId="1C206EA7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4.推荐人不为人力资源部人员。</w:t>
      </w:r>
    </w:p>
    <w:p w14:paraId="3D70AD53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5.推荐人不为候选人入职后的直接/间接上级（不含虚线上级）。</w:t>
      </w:r>
    </w:p>
    <w:p w14:paraId="10E068C3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6.推荐人不为华润啤酒管理班子成员。</w:t>
      </w:r>
    </w:p>
    <w:p w14:paraId="220F43DE">
      <w:pPr>
        <w:spacing w:line="240" w:lineRule="auto"/>
        <w:ind w:firstLine="0" w:firstLineChars="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///</w:t>
      </w:r>
    </w:p>
    <w:p w14:paraId="310DBBB6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三、内推步骤</w:t>
      </w:r>
    </w:p>
    <w:p w14:paraId="7B945008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（一）内推宣传</w:t>
      </w:r>
    </w:p>
    <w:p w14:paraId="025F289B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每月月初，SSC招聘组选取部分急招难招职位，通过雪娃机器人向全公司集中推送内推宣传海报；各单位HRBP可根据本单位招聘需求面向内部员工宣传。</w:t>
      </w:r>
    </w:p>
    <w:p w14:paraId="79C31D7E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内推宣传海报模板已上传至润工作云文档：</w:t>
      </w:r>
    </w:p>
    <w:p w14:paraId="07CFFD25">
      <w:pPr>
        <w:spacing w:line="440" w:lineRule="exact"/>
        <w:ind w:firstLine="440" w:firstLineChars="200"/>
        <w:rPr>
          <w:rFonts w:hint="eastAsia" w:ascii="宋体" w:hAnsi="宋体" w:eastAsia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/>
          <w:sz w:val="22"/>
          <w:szCs w:val="22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/>
          <w:sz w:val="22"/>
          <w:szCs w:val="22"/>
          <w:highlight w:val="none"/>
          <w:lang w:val="en-US" w:eastAsia="zh-CN"/>
        </w:rPr>
        <w:instrText xml:space="preserve"> HYPERLINK "https://app.rwork.crc.com.cn/drive/folder/Rki4fJOZNlnDUzd8vQGkcxMi9Bd?from=space_personal_folder" </w:instrText>
      </w:r>
      <w:r>
        <w:rPr>
          <w:rFonts w:hint="eastAsia" w:ascii="宋体" w:hAnsi="宋体" w:eastAsia="宋体"/>
          <w:sz w:val="22"/>
          <w:szCs w:val="22"/>
          <w:highlight w:val="none"/>
          <w:lang w:val="en-US" w:eastAsia="zh-CN"/>
        </w:rPr>
        <w:fldChar w:fldCharType="separate"/>
      </w:r>
      <w:r>
        <w:rPr>
          <w:rStyle w:val="13"/>
          <w:rFonts w:hint="eastAsia" w:ascii="宋体" w:hAnsi="宋体" w:eastAsia="宋体"/>
          <w:sz w:val="22"/>
          <w:szCs w:val="22"/>
          <w:highlight w:val="none"/>
          <w:lang w:val="en-US" w:eastAsia="zh-CN"/>
        </w:rPr>
        <w:t>https://app.rwork.crc.com.cn/drive/folder/Rki4fJOZNlnDUzd8vQGkcxMi9Bd?from=space_personal_folder</w:t>
      </w:r>
      <w:r>
        <w:rPr>
          <w:rFonts w:hint="eastAsia" w:ascii="宋体" w:hAnsi="宋体" w:eastAsia="宋体"/>
          <w:sz w:val="22"/>
          <w:szCs w:val="22"/>
          <w:highlight w:val="none"/>
          <w:lang w:val="en-US" w:eastAsia="zh-CN"/>
        </w:rPr>
        <w:fldChar w:fldCharType="end"/>
      </w:r>
    </w:p>
    <w:p w14:paraId="68CDCB04">
      <w:pPr>
        <w:spacing w:line="240" w:lineRule="auto"/>
        <w:ind w:firstLine="0" w:firstLineChars="0"/>
        <w:rPr>
          <w:rFonts w:hint="default" w:ascii="宋体" w:hAnsi="宋体" w:eastAsia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/>
          <w:sz w:val="22"/>
          <w:szCs w:val="22"/>
          <w:highlight w:val="none"/>
          <w:lang w:val="en-US" w:eastAsia="zh-CN"/>
        </w:rPr>
        <w:t>///</w:t>
      </w:r>
    </w:p>
    <w:p w14:paraId="21A9328A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（二）员工推荐</w:t>
      </w:r>
    </w:p>
    <w:p w14:paraId="63E48AFC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推荐人依据岗位要求，在确认候选人具备应聘意愿后，向所在单位HRBP推荐简历，同步说明推荐人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与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候选人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的关系、推荐理由等信息。</w:t>
      </w:r>
    </w:p>
    <w:p w14:paraId="54E0D7C9">
      <w:pPr>
        <w:spacing w:line="240" w:lineRule="auto"/>
        <w:ind w:firstLine="0" w:firstLineChars="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///</w:t>
      </w:r>
    </w:p>
    <w:p w14:paraId="011EF25D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（三）甄选录用</w:t>
      </w:r>
    </w:p>
    <w:p w14:paraId="7AF8A760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内推简历不得享受任何形式的特殊待遇，严格按照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《华润啤酒招聘管理制度》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相关要求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实施招聘甄选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，且推荐人不得参与其推荐候选人的面试、录用决策及定薪。</w:t>
      </w:r>
    </w:p>
    <w:p w14:paraId="7DB25B4C">
      <w:pPr>
        <w:spacing w:line="240" w:lineRule="auto"/>
        <w:ind w:firstLine="0" w:firstLineChars="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///</w:t>
      </w:r>
    </w:p>
    <w:p w14:paraId="0634C8A9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（四）激励发放</w:t>
      </w:r>
    </w:p>
    <w:p w14:paraId="65CBB5E3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各单位HBBP负责推荐人名单的收集与报批。每季度末HRBP根据当期已转正的人员名单，锁定对应的可享受激励的推荐人名单</w:t>
      </w:r>
      <w:del w:id="144" w:author="咨询组" w:date="2026-01-08T13:51:08Z">
        <w:r>
          <w:rPr>
            <w:rFonts w:hint="eastAsia" w:ascii="宋体" w:hAnsi="宋体" w:eastAsia="宋体"/>
            <w:sz w:val="24"/>
            <w:szCs w:val="24"/>
            <w:highlight w:val="none"/>
            <w:lang w:val="en-US" w:eastAsia="zh-CN"/>
          </w:rPr>
          <w:delText>（附件）</w:delText>
        </w:r>
      </w:del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，名单经被推荐单位人力负责人审批通过后，抄送SSC总监、SSC薪酬管理岗，随工资发放内推激励，合并计税。</w:t>
      </w:r>
    </w:p>
    <w:p w14:paraId="7E150F7C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涉及跨单位推荐的，同步抄送推荐人所在单位人力负责人及HRBP。</w:t>
      </w:r>
    </w:p>
    <w:p w14:paraId="077C0D4B">
      <w:pPr>
        <w:spacing w:line="240" w:lineRule="auto"/>
        <w:ind w:firstLine="0" w:firstLineChars="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///</w:t>
      </w:r>
    </w:p>
    <w:p w14:paraId="353A88F7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四、其他事项</w:t>
      </w:r>
    </w:p>
    <w:p w14:paraId="6577A789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若多人同时推荐同一人，以最早的推荐人作为推荐者。</w:t>
      </w:r>
    </w:p>
    <w:p w14:paraId="61020D01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内推实施不得违背《华润啤酒招聘管理制度》《华润啤酒经理级员工职务聘任管理办法》《华润啤酒干部管理规定》《华润啤酒专业总监管理办法》《华润啤酒防止利益冲突管理办法》</w:t>
      </w:r>
      <w:r>
        <w:rPr>
          <w:rFonts w:ascii="宋体" w:hAnsi="宋体" w:eastAsia="宋体" w:cs="宋体"/>
          <w:sz w:val="24"/>
          <w:szCs w:val="24"/>
          <w:highlight w:val="none"/>
        </w:rPr>
        <w:t>《员工违规违纪处理办法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等公司现行相关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制度。</w:t>
      </w:r>
      <w:bookmarkStart w:id="0" w:name="_GoBack"/>
      <w:bookmarkEnd w:id="0"/>
    </w:p>
    <w:p w14:paraId="00F12ACE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本方案自下发之日起执行，试行至2026年12月31日，后续将</w:t>
      </w:r>
      <w:r>
        <w:rPr>
          <w:rFonts w:hint="eastAsia" w:ascii="宋体" w:hAnsi="宋体" w:eastAsia="宋体" w:cstheme="minorEastAsia"/>
          <w:bCs/>
          <w:sz w:val="24"/>
          <w:highlight w:val="none"/>
          <w:lang w:val="en-US" w:eastAsia="zh-CN"/>
        </w:rPr>
        <w:t>根据年度实际运行情况进一步优化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。SSC招聘组自本方案下发之日起一周内通过</w:t>
      </w:r>
      <w:ins w:id="145" w:author="咨询组" w:date="2026-01-08T13:51:58Z">
        <w:r>
          <w:rPr>
            <w:rFonts w:hint="eastAsia" w:ascii="宋体" w:hAnsi="宋体" w:eastAsia="宋体"/>
            <w:sz w:val="24"/>
            <w:szCs w:val="24"/>
            <w:highlight w:val="none"/>
            <w:lang w:val="en-US" w:eastAsia="zh-CN"/>
          </w:rPr>
          <w:t>润工作</w:t>
        </w:r>
      </w:ins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雪娃机器人发布第一篇内推宣传海报。</w:t>
      </w:r>
    </w:p>
    <w:p w14:paraId="3245AEDB">
      <w:pPr>
        <w:spacing w:line="440" w:lineRule="exact"/>
        <w:ind w:firstLine="480" w:firstLineChars="200"/>
        <w:rPr>
          <w:del w:id="146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516267B1">
      <w:pPr>
        <w:spacing w:line="440" w:lineRule="exact"/>
        <w:ind w:firstLine="480" w:firstLineChars="200"/>
        <w:rPr>
          <w:del w:id="147" w:author="咨询组" w:date="2026-01-08T13:51:45Z"/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del w:id="148" w:author="咨询组" w:date="2026-01-08T13:51:45Z">
        <w:r>
          <w:rPr>
            <w:rFonts w:hint="eastAsia" w:ascii="宋体" w:hAnsi="宋体" w:eastAsia="宋体"/>
            <w:sz w:val="24"/>
            <w:szCs w:val="24"/>
            <w:highlight w:val="none"/>
            <w:lang w:val="en-US" w:eastAsia="zh-CN"/>
          </w:rPr>
          <w:delText>特此通知！</w:delText>
        </w:r>
      </w:del>
    </w:p>
    <w:p w14:paraId="663D3ECB">
      <w:pPr>
        <w:spacing w:line="440" w:lineRule="exact"/>
        <w:ind w:firstLine="480" w:firstLineChars="200"/>
        <w:rPr>
          <w:del w:id="149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024D87CA">
      <w:pPr>
        <w:spacing w:line="440" w:lineRule="exact"/>
        <w:ind w:firstLine="480" w:firstLineChars="200"/>
        <w:rPr>
          <w:del w:id="150" w:author="咨询组" w:date="2026-01-08T13:51:45Z"/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del w:id="151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>附件：推荐人名单（模板）</w:delText>
        </w:r>
      </w:del>
    </w:p>
    <w:p w14:paraId="371998A3">
      <w:pPr>
        <w:spacing w:line="440" w:lineRule="exact"/>
        <w:ind w:firstLine="480" w:firstLineChars="200"/>
        <w:rPr>
          <w:del w:id="152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4C5DC416">
      <w:pPr>
        <w:spacing w:line="440" w:lineRule="exact"/>
        <w:ind w:firstLine="480" w:firstLineChars="200"/>
        <w:rPr>
          <w:del w:id="153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43FB4200">
      <w:pPr>
        <w:spacing w:line="440" w:lineRule="exact"/>
        <w:ind w:firstLine="480" w:firstLineChars="200"/>
        <w:rPr>
          <w:del w:id="154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6E959C9E">
      <w:pPr>
        <w:spacing w:line="440" w:lineRule="exact"/>
        <w:ind w:firstLine="480" w:firstLineChars="200"/>
        <w:rPr>
          <w:del w:id="155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5F063537">
      <w:pPr>
        <w:spacing w:line="460" w:lineRule="exact"/>
        <w:ind w:firstLine="480" w:firstLineChars="200"/>
        <w:jc w:val="right"/>
        <w:rPr>
          <w:del w:id="156" w:author="咨询组" w:date="2026-01-08T13:51:45Z"/>
          <w:rFonts w:ascii="宋体" w:hAnsi="宋体" w:eastAsia="宋体" w:cs="宋体"/>
          <w:sz w:val="24"/>
          <w:szCs w:val="24"/>
          <w:highlight w:val="none"/>
        </w:rPr>
      </w:pPr>
      <w:del w:id="157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华润啤酒（</w:delText>
        </w:r>
      </w:del>
      <w:del w:id="158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>控股</w:delText>
        </w:r>
      </w:del>
      <w:del w:id="159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）有限公司</w:delText>
        </w:r>
      </w:del>
    </w:p>
    <w:p w14:paraId="073FE32E">
      <w:pPr>
        <w:spacing w:line="460" w:lineRule="exact"/>
        <w:ind w:firstLine="480" w:firstLineChars="200"/>
        <w:jc w:val="center"/>
        <w:rPr>
          <w:del w:id="160" w:author="咨询组" w:date="2026-01-08T13:51:45Z"/>
          <w:rFonts w:ascii="宋体" w:hAnsi="宋体" w:eastAsia="宋体" w:cs="宋体"/>
          <w:sz w:val="24"/>
          <w:szCs w:val="24"/>
          <w:highlight w:val="none"/>
        </w:rPr>
      </w:pPr>
      <w:del w:id="161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 xml:space="preserve">                                       </w:delText>
        </w:r>
      </w:del>
      <w:del w:id="162" w:author="咨询组" w:date="2026-01-08T13:51:45Z">
        <w:r>
          <w:rPr>
            <w:rFonts w:ascii="宋体" w:hAnsi="宋体" w:eastAsia="宋体" w:cs="宋体"/>
            <w:sz w:val="24"/>
            <w:szCs w:val="24"/>
            <w:highlight w:val="none"/>
          </w:rPr>
          <w:delText xml:space="preserve">      </w:delText>
        </w:r>
      </w:del>
      <w:del w:id="163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 xml:space="preserve"> </w:delText>
        </w:r>
      </w:del>
      <w:del w:id="164" w:author="咨询组" w:date="2026-01-08T13:51:45Z">
        <w:r>
          <w:rPr>
            <w:rFonts w:ascii="宋体" w:hAnsi="宋体" w:eastAsia="宋体" w:cs="宋体"/>
            <w:sz w:val="24"/>
            <w:szCs w:val="24"/>
            <w:highlight w:val="none"/>
          </w:rPr>
          <w:delText xml:space="preserve">  </w:delText>
        </w:r>
      </w:del>
      <w:del w:id="165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 xml:space="preserve">  </w:delText>
        </w:r>
      </w:del>
      <w:del w:id="166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人力资源部</w:delText>
        </w:r>
      </w:del>
    </w:p>
    <w:p w14:paraId="6B47A8A6">
      <w:pPr>
        <w:spacing w:line="460" w:lineRule="exact"/>
        <w:ind w:firstLine="480" w:firstLineChars="200"/>
        <w:jc w:val="center"/>
        <w:rPr>
          <w:del w:id="167" w:author="咨询组" w:date="2026-01-08T13:51:45Z"/>
          <w:rFonts w:ascii="宋体" w:hAnsi="宋体" w:eastAsia="宋体" w:cs="宋体"/>
          <w:sz w:val="24"/>
          <w:szCs w:val="24"/>
          <w:highlight w:val="none"/>
        </w:rPr>
      </w:pPr>
      <w:del w:id="168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 xml:space="preserve">                                     </w:delText>
        </w:r>
      </w:del>
      <w:del w:id="169" w:author="咨询组" w:date="2026-01-08T13:51:45Z">
        <w:r>
          <w:rPr>
            <w:rFonts w:ascii="宋体" w:hAnsi="宋体" w:eastAsia="宋体" w:cs="宋体"/>
            <w:sz w:val="24"/>
            <w:szCs w:val="24"/>
            <w:highlight w:val="none"/>
          </w:rPr>
          <w:delText xml:space="preserve">          </w:delText>
        </w:r>
      </w:del>
      <w:del w:id="170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 xml:space="preserve"> </w:delText>
        </w:r>
      </w:del>
      <w:del w:id="171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 xml:space="preserve">    </w:delText>
        </w:r>
      </w:del>
      <w:del w:id="172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二〇二</w:delText>
        </w:r>
      </w:del>
      <w:del w:id="173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>五</w:delText>
        </w:r>
      </w:del>
      <w:del w:id="174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年</w:delText>
        </w:r>
      </w:del>
      <w:del w:id="175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>十一</w:delText>
        </w:r>
      </w:del>
      <w:del w:id="176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月</w:delText>
        </w:r>
      </w:del>
      <w:del w:id="177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  <w:lang w:val="en-US" w:eastAsia="zh-CN"/>
          </w:rPr>
          <w:delText>二十五</w:delText>
        </w:r>
      </w:del>
      <w:del w:id="178" w:author="咨询组" w:date="2026-01-08T13:51:45Z">
        <w:r>
          <w:rPr>
            <w:rFonts w:hint="eastAsia" w:ascii="宋体" w:hAnsi="宋体" w:eastAsia="宋体" w:cs="宋体"/>
            <w:sz w:val="24"/>
            <w:szCs w:val="24"/>
            <w:highlight w:val="none"/>
          </w:rPr>
          <w:delText>日</w:delText>
        </w:r>
      </w:del>
    </w:p>
    <w:p w14:paraId="13C9E6CD">
      <w:pPr>
        <w:spacing w:line="440" w:lineRule="exact"/>
        <w:ind w:firstLine="480" w:firstLineChars="200"/>
        <w:rPr>
          <w:del w:id="179" w:author="咨询组" w:date="2026-01-08T13:51:45Z"/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1C4A77CA">
      <w:pPr>
        <w:spacing w:line="440" w:lineRule="exact"/>
        <w:ind w:firstLine="480" w:firstLineChars="200"/>
        <w:rPr>
          <w:del w:id="180" w:author="咨询组" w:date="2026-01-08T13:51:45Z"/>
          <w:rFonts w:hint="default" w:ascii="宋体" w:hAnsi="宋体" w:eastAsia="宋体"/>
          <w:sz w:val="24"/>
          <w:highlight w:val="none"/>
          <w:lang w:val="en-US" w:eastAsia="zh-CN"/>
        </w:rPr>
      </w:pPr>
    </w:p>
    <w:p w14:paraId="456F88B9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etaPlusNormalRoman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Song">
    <w:altName w:val="宋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3A2B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CAE4BE"/>
    <w:multiLevelType w:val="singleLevel"/>
    <w:tmpl w:val="1ECAE4B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D388B"/>
    <w:rsid w:val="183A443C"/>
    <w:rsid w:val="2152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  <w:rPr>
      <w:rFonts w:ascii="MetaPlusNormalRoman" w:hAnsi="MetaPlusNormalRoman" w:eastAsia="MS Song" w:cs="Times New Roman"/>
      <w:kern w:val="0"/>
      <w:sz w:val="22"/>
      <w:szCs w:val="20"/>
      <w:lang w:eastAsia="zh-TW"/>
    </w:r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rFonts w:ascii="Times New Roman" w:hAnsi="Times New Roman" w:eastAsia="宋体" w:cs="Times New Roman"/>
      <w:b/>
    </w:rPr>
  </w:style>
  <w:style w:type="character" w:styleId="13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14">
    <w:name w:val="annotation reference"/>
    <w:basedOn w:val="11"/>
    <w:semiHidden/>
    <w:unhideWhenUsed/>
    <w:qFormat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15">
    <w:name w:val="页眉 字符"/>
    <w:basedOn w:val="11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批注框文本 字符"/>
    <w:basedOn w:val="11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标题 字符"/>
    <w:basedOn w:val="11"/>
    <w:link w:val="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</w:rPr>
  </w:style>
  <w:style w:type="paragraph" w:customStyle="1" w:styleId="2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2">
    <w:name w:val="font2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3">
    <w:name w:val="font31"/>
    <w:basedOn w:val="11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Office_12.8.2.19435_F1E327BC-269C-435d-A152-05C5408002CA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2026-01-07T07:23:00Z</dcterms:created>
  <dc:creator>user</dc:creator>
  <cp:lastModifiedBy>咨询组</cp:lastModifiedBy>
  <dcterms:modified xsi:type="dcterms:W3CDTF">2026-01-15T01:44:19Z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6BEEACD37D72439EB0777F3B5E40DDFD_12</vt:lpwstr>
  </property>
</Properties>
</file>
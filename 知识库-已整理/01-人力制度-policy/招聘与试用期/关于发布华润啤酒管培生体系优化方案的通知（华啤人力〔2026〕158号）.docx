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C5FB45">
      <w:pPr>
        <w:jc w:val="center"/>
        <w:rPr>
          <w:rFonts w:hint="eastAsia" w:ascii="黑体" w:hAnsi="黑体" w:eastAsia="黑体" w:cs="宋体"/>
          <w:b/>
          <w:bCs/>
          <w:sz w:val="30"/>
          <w:szCs w:val="30"/>
          <w:highlight w:val="none"/>
          <w:u w:val="none"/>
          <w:lang w:val="en-US" w:eastAsia="zh-CN"/>
        </w:rPr>
      </w:pPr>
      <w:r>
        <w:rPr>
          <w:rFonts w:hint="eastAsia" w:ascii="黑体" w:hAnsi="黑体" w:eastAsia="黑体" w:cs="宋体"/>
          <w:b/>
          <w:bCs/>
          <w:sz w:val="30"/>
          <w:szCs w:val="30"/>
          <w:highlight w:val="none"/>
          <w:u w:val="none"/>
        </w:rPr>
        <w:t>关于</w:t>
      </w:r>
      <w:r>
        <w:rPr>
          <w:rFonts w:hint="eastAsia" w:ascii="黑体" w:hAnsi="黑体" w:eastAsia="黑体" w:cs="宋体"/>
          <w:b/>
          <w:bCs/>
          <w:sz w:val="30"/>
          <w:szCs w:val="30"/>
          <w:highlight w:val="none"/>
          <w:u w:val="none"/>
          <w:lang w:val="en-US" w:eastAsia="zh-CN"/>
        </w:rPr>
        <w:t>发布华润啤酒管培生体系优化方案的通知（华啤人力〔2026〕158号）</w:t>
      </w:r>
    </w:p>
    <w:p w14:paraId="39A38773">
      <w:pPr>
        <w:jc w:val="left"/>
        <w:rPr>
          <w:rFonts w:hint="default" w:ascii="黑体" w:hAnsi="黑体" w:eastAsia="黑体" w:cs="宋体"/>
          <w:b/>
          <w:bCs/>
          <w:sz w:val="30"/>
          <w:szCs w:val="30"/>
          <w:highlight w:val="none"/>
          <w:u w:val="none"/>
          <w:lang w:val="en-US" w:eastAsia="zh-CN"/>
        </w:rPr>
      </w:pPr>
      <w:r>
        <w:rPr>
          <w:rFonts w:hint="eastAsia" w:ascii="黑体" w:hAnsi="黑体" w:eastAsia="黑体" w:cs="宋体"/>
          <w:b/>
          <w:bCs/>
          <w:sz w:val="30"/>
          <w:szCs w:val="30"/>
          <w:highlight w:val="none"/>
          <w:u w:val="none"/>
          <w:lang w:val="en-US" w:eastAsia="zh-CN"/>
        </w:rPr>
        <w:t>///</w:t>
      </w:r>
    </w:p>
    <w:p w14:paraId="7BDA6266">
      <w:pPr>
        <w:spacing w:before="249" w:beforeLines="80" w:line="440" w:lineRule="exact"/>
        <w:rPr>
          <w:rFonts w:ascii="宋体" w:hAnsi="宋体" w:eastAsia="宋体"/>
          <w:sz w:val="24"/>
          <w:szCs w:val="24"/>
          <w:highlight w:val="none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华润啤酒各职能部门、直属机构，华润雪花，华润酒业</w:t>
      </w:r>
      <w:r>
        <w:rPr>
          <w:rFonts w:hint="eastAsia" w:ascii="宋体" w:hAnsi="宋体" w:eastAsia="宋体"/>
          <w:sz w:val="24"/>
          <w:szCs w:val="24"/>
          <w:highlight w:val="none"/>
        </w:rPr>
        <w:t>：</w:t>
      </w:r>
    </w:p>
    <w:p w14:paraId="135AEABA">
      <w:pPr>
        <w:spacing w:line="440" w:lineRule="exact"/>
        <w:ind w:firstLine="480" w:firstLineChars="200"/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管培生是公司人才梯队建设的关键力量，为充分发挥管培生项目的价值，解决当前管培生体系存在的问题，华润啤酒人力资源部联合学习与创新中心，在对业务部门、管培生深度调研访谈的基础上，结合外部对标对管培生体系进行了系统优化，现将优化方案通知如下：</w:t>
      </w:r>
    </w:p>
    <w:p w14:paraId="15A23D11">
      <w:pPr>
        <w:spacing w:line="440" w:lineRule="exact"/>
        <w:ind w:firstLine="480" w:firstLineChars="200"/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///</w:t>
      </w:r>
    </w:p>
    <w:p w14:paraId="5A9805DC">
      <w:pPr>
        <w:spacing w:line="440" w:lineRule="exact"/>
        <w:ind w:firstLine="482" w:firstLineChars="200"/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  <w:t>一、优化背景和目标</w:t>
      </w:r>
    </w:p>
    <w:p w14:paraId="2325AA36">
      <w:pPr>
        <w:spacing w:line="440" w:lineRule="exact"/>
        <w:ind w:firstLine="482" w:firstLineChars="200"/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  <w:t>（一）优化背景</w:t>
      </w:r>
    </w:p>
    <w:p w14:paraId="788A786C">
      <w:pPr>
        <w:spacing w:line="440" w:lineRule="exact"/>
        <w:ind w:firstLine="480" w:firstLineChars="200"/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当前管培生体系存在以下突出问题：</w:t>
      </w: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ab/>
      </w:r>
    </w:p>
    <w:p w14:paraId="46559DC1">
      <w:pPr>
        <w:spacing w:line="440" w:lineRule="exact"/>
        <w:ind w:firstLine="480" w:firstLineChars="200"/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1.“上不去”：管培生成才率低，21-22届管培生中层晋升率仅8%。</w:t>
      </w:r>
    </w:p>
    <w:p w14:paraId="7EAAB696">
      <w:pPr>
        <w:spacing w:line="440" w:lineRule="exact"/>
        <w:ind w:firstLine="480" w:firstLineChars="20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2.“下不来”：管培生扎根一线的意愿度不高，21-22届管培生一线定岗率仅44%。</w:t>
      </w:r>
    </w:p>
    <w:p w14:paraId="2B87E70A">
      <w:pPr>
        <w:spacing w:line="440" w:lineRule="exact"/>
        <w:ind w:firstLine="480" w:firstLineChars="200"/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以上问题产生的主要原因如下：</w:t>
      </w:r>
    </w:p>
    <w:p w14:paraId="397AEDC5">
      <w:pPr>
        <w:spacing w:line="440" w:lineRule="exact"/>
        <w:ind w:firstLine="480" w:firstLineChars="200"/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1.管培生定岗缺乏统一标准。</w:t>
      </w:r>
    </w:p>
    <w:p w14:paraId="60434253">
      <w:pPr>
        <w:spacing w:line="440" w:lineRule="exact"/>
        <w:ind w:firstLine="480" w:firstLineChars="200"/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2.管培生项目体系性、前瞻性不足。</w:t>
      </w:r>
    </w:p>
    <w:p w14:paraId="7459B0D8">
      <w:pPr>
        <w:spacing w:line="440" w:lineRule="exact"/>
        <w:ind w:firstLine="480" w:firstLineChars="200"/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3.以属地化管理为主，</w:t>
      </w: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总部跟进参与度低，难以及时发现、解决问题。</w:t>
      </w:r>
    </w:p>
    <w:p w14:paraId="3D3EEA29">
      <w:pPr>
        <w:spacing w:line="440" w:lineRule="exact"/>
        <w:ind w:firstLine="480" w:firstLineChars="200"/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4.对管培生的激励保障不足，未能有效引导管培生扎根一线、快速成长。</w:t>
      </w:r>
    </w:p>
    <w:p w14:paraId="65C2F3A5">
      <w:pPr>
        <w:spacing w:line="440" w:lineRule="exact"/>
        <w:ind w:firstLine="480" w:firstLineChars="200"/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5.对一线单位的支持保障不足，一线单位存在后顾之忧。</w:t>
      </w:r>
    </w:p>
    <w:p w14:paraId="3D3B4CB9">
      <w:pPr>
        <w:spacing w:line="440" w:lineRule="exact"/>
        <w:ind w:firstLine="482" w:firstLineChars="200"/>
        <w:rPr>
          <w:rFonts w:hint="default" w:ascii="宋体" w:hAnsi="宋体" w:eastAsia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  <w:t>（二）优化目标</w:t>
      </w:r>
    </w:p>
    <w:p w14:paraId="0C8DEB81">
      <w:pPr>
        <w:spacing w:line="440" w:lineRule="exact"/>
        <w:ind w:firstLine="480" w:firstLineChars="200"/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1.</w:t>
      </w: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提升成才率</w:t>
      </w: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：培养质量能显著提高，管培生</w:t>
      </w: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三年</w:t>
      </w: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内</w:t>
      </w: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中层晋升率不低于30%。</w:t>
      </w:r>
    </w:p>
    <w:p w14:paraId="123E291C">
      <w:pPr>
        <w:spacing w:line="440" w:lineRule="exact"/>
        <w:ind w:firstLine="480" w:firstLineChars="200"/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2.引导管培生扎根一线：</w:t>
      </w: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通过</w:t>
      </w: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晋升</w:t>
      </w: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机制引导和</w:t>
      </w: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薪酬福利</w:t>
      </w: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资源倾斜，确保管培生下得去、留得住、干得好。</w:t>
      </w:r>
    </w:p>
    <w:p w14:paraId="6697A6D4">
      <w:pPr>
        <w:spacing w:line="440" w:lineRule="exact"/>
        <w:ind w:firstLine="480" w:firstLineChars="200"/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3.提升一线单位培养意愿：通过支持保障举措，解决一线单位的后顾之忧，有效</w:t>
      </w: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提升</w:t>
      </w: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一线单位的</w:t>
      </w: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培养</w:t>
      </w: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积极性。</w:t>
      </w:r>
    </w:p>
    <w:p w14:paraId="0E4D30CC">
      <w:pPr>
        <w:spacing w:line="440" w:lineRule="exact"/>
        <w:ind w:firstLine="482" w:firstLineChars="200"/>
        <w:rPr>
          <w:rFonts w:hint="default" w:ascii="宋体" w:hAnsi="宋体" w:eastAsia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  <w:t>///</w:t>
      </w:r>
    </w:p>
    <w:p w14:paraId="634ADAA9">
      <w:pPr>
        <w:spacing w:line="440" w:lineRule="exact"/>
        <w:ind w:firstLine="482" w:firstLineChars="200"/>
        <w:rPr>
          <w:rFonts w:hint="default" w:ascii="宋体" w:hAnsi="宋体" w:eastAsia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  <w:t>二、优化方案</w:t>
      </w:r>
    </w:p>
    <w:p w14:paraId="33B461CA">
      <w:pPr>
        <w:spacing w:line="440" w:lineRule="exact"/>
        <w:ind w:firstLine="482" w:firstLineChars="200"/>
        <w:rPr>
          <w:rFonts w:hint="default" w:ascii="宋体" w:hAnsi="宋体" w:eastAsia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  <w:t>（一）管理模式优化</w:t>
      </w:r>
    </w:p>
    <w:p w14:paraId="7863B098">
      <w:pPr>
        <w:spacing w:line="440" w:lineRule="exact"/>
        <w:ind w:firstLine="480" w:firstLineChars="200"/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从</w:t>
      </w: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“</w:t>
      </w: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总部定框架、</w:t>
      </w: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属地化管理为主”转向“总部统管+一线执行”：既给一线适度放权、提供保障，提升一线单位的培养</w:t>
      </w: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动力</w:t>
      </w: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，总部又有规则约束、对关键环节深度参与，确保管培生培养体系高效运转、达成培养目标</w:t>
      </w: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。</w:t>
      </w:r>
    </w:p>
    <w:p w14:paraId="09B61542">
      <w:pPr>
        <w:spacing w:line="440" w:lineRule="exact"/>
        <w:ind w:firstLine="482" w:firstLineChars="200"/>
        <w:rPr>
          <w:rFonts w:hint="default" w:ascii="宋体" w:hAnsi="宋体" w:eastAsia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  <w:t>///</w:t>
      </w:r>
    </w:p>
    <w:p w14:paraId="6FBBEED5">
      <w:pPr>
        <w:spacing w:line="440" w:lineRule="exact"/>
        <w:ind w:firstLine="482" w:firstLineChars="200"/>
        <w:rPr>
          <w:rFonts w:hint="default" w:ascii="宋体" w:hAnsi="宋体" w:eastAsia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  <w:t>（二）招聘机制优化</w:t>
      </w:r>
    </w:p>
    <w:p w14:paraId="2E099A44">
      <w:pPr>
        <w:spacing w:line="440" w:lineRule="exact"/>
        <w:ind w:firstLine="480" w:firstLineChars="200"/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1.需求统筹</w:t>
      </w:r>
    </w:p>
    <w:p w14:paraId="46175CC5">
      <w:pPr>
        <w:spacing w:line="440" w:lineRule="exact"/>
        <w:ind w:firstLine="480" w:firstLineChars="200"/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未来管培生需求聚焦啤酒销售、生产方向，每年招聘10人，需求来源为：①一线单位提报需求，啤酒人力评估；②啤酒人力统筹规划招聘需求。</w:t>
      </w:r>
    </w:p>
    <w:p w14:paraId="7B008504">
      <w:pPr>
        <w:spacing w:line="440" w:lineRule="exact"/>
        <w:ind w:firstLine="480" w:firstLineChars="200"/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2.标准严控</w:t>
      </w:r>
    </w:p>
    <w:p w14:paraId="46FB9240">
      <w:pPr>
        <w:spacing w:line="440" w:lineRule="exact"/>
        <w:ind w:firstLine="480" w:firstLineChars="200"/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硬性标准：明确工作地点，将“愿意扎根一线、接受全国调配”设为准入门槛。</w:t>
      </w:r>
    </w:p>
    <w:p w14:paraId="79E5F2E3">
      <w:pPr>
        <w:spacing w:line="440" w:lineRule="exact"/>
        <w:ind w:firstLine="480" w:firstLineChars="200"/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核心标准：关注隐性特质，重点考察“韧性、成就导向、领导天性”。</w:t>
      </w:r>
    </w:p>
    <w:p w14:paraId="7E0C044E">
      <w:pPr>
        <w:spacing w:line="440" w:lineRule="exact"/>
        <w:ind w:firstLine="480" w:firstLineChars="200"/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3.精准甄别</w:t>
      </w:r>
    </w:p>
    <w:p w14:paraId="184A6DC2">
      <w:pPr>
        <w:spacing w:line="440" w:lineRule="exact"/>
        <w:ind w:firstLine="480" w:firstLineChars="200"/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甄选流程：通过初筛、测评、三轮面试（总部需参与终面），检验管培生特质的匹配度。</w:t>
      </w:r>
    </w:p>
    <w:p w14:paraId="72641F98">
      <w:pPr>
        <w:spacing w:line="440" w:lineRule="exact"/>
        <w:ind w:firstLine="480" w:firstLineChars="200"/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工具赋能：开发面试题本、加强面试官赋能，确保评估的专业性、一致性。</w:t>
      </w:r>
    </w:p>
    <w:p w14:paraId="71113FAA">
      <w:pPr>
        <w:spacing w:line="440" w:lineRule="exact"/>
        <w:ind w:firstLine="482" w:firstLineChars="200"/>
        <w:rPr>
          <w:rFonts w:hint="default" w:ascii="宋体" w:hAnsi="宋体" w:eastAsia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  <w:t>///</w:t>
      </w:r>
    </w:p>
    <w:p w14:paraId="18D06A79">
      <w:pPr>
        <w:spacing w:line="440" w:lineRule="exact"/>
        <w:ind w:firstLine="482" w:firstLineChars="200"/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  <w:t>（三）保温机制优化</w:t>
      </w:r>
    </w:p>
    <w:p w14:paraId="7E8AA67B">
      <w:pPr>
        <w:spacing w:line="440" w:lineRule="exact"/>
        <w:ind w:firstLine="480" w:firstLineChars="200"/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在管培生签约至入职前、入职第1天、第1周、第1个月、第3个月、第1年、第2年、第3年实施全周期保温机制，</w:t>
      </w: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从融入适应、角色转型到专业成长与管理进阶，持续关怀管培生发展</w:t>
      </w: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。啤酒人力每年与每位管培生（含导师、上级等）至少沟通2次，及时了解动态、解决问题、优化机制。自26届起，管培生集中在总部入职，并由啤酒人力统一组织入职保温活动。</w:t>
      </w:r>
    </w:p>
    <w:p w14:paraId="3F87DAA6">
      <w:pPr>
        <w:spacing w:line="440" w:lineRule="exact"/>
        <w:rPr>
          <w:rFonts w:hint="default" w:ascii="宋体" w:hAnsi="宋体" w:eastAsia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  <w:t>///</w:t>
      </w:r>
    </w:p>
    <w:p w14:paraId="75837BCF">
      <w:pPr>
        <w:spacing w:line="440" w:lineRule="exact"/>
        <w:ind w:firstLine="482" w:firstLineChars="200"/>
        <w:rPr>
          <w:rFonts w:hint="default" w:ascii="宋体" w:hAnsi="宋体" w:eastAsia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  <w:t>（四）培养机制优化</w:t>
      </w:r>
    </w:p>
    <w:p w14:paraId="12CD700B">
      <w:pPr>
        <w:spacing w:line="440" w:lineRule="exact"/>
        <w:ind w:firstLine="482" w:firstLineChars="200"/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  <w:t>1.轮岗规划：</w:t>
      </w: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总部立足“三年培养成中层”目标，设计轮岗规划，通过多岗位轮岗，拓宽管培生业务视角，提升综合能力，加速成才。</w:t>
      </w:r>
    </w:p>
    <w:p w14:paraId="6C62B240">
      <w:pPr>
        <w:spacing w:line="440" w:lineRule="exact"/>
        <w:ind w:firstLine="480" w:firstLineChars="200"/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营销方向：第一轮（工厂一线岗1个月）——第二轮（销售代表15个月+销管9个月+市场3个月）——第三轮（销售主管12个月）；</w:t>
      </w:r>
    </w:p>
    <w:p w14:paraId="12F69049">
      <w:pPr>
        <w:spacing w:line="440" w:lineRule="exact"/>
        <w:ind w:firstLine="480" w:firstLineChars="200"/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生产方向：第一轮（工厂一线岗1个月）——第二轮（生产技术员21个月+见习班长6个月）——第三轮（带班班长12个月）。</w:t>
      </w:r>
    </w:p>
    <w:p w14:paraId="4F46FB4F">
      <w:pPr>
        <w:spacing w:line="440" w:lineRule="exact"/>
        <w:ind w:firstLine="482" w:firstLineChars="200"/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  <w:t>2.知识赋能：</w:t>
      </w: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构建“线下集训+在线学习+实践作业+培训考核”的知识赋能体系，赋能内容第一年聚焦应知应会（“应学什么、学什么”），第二年根据管培生的学习兴趣进行设计（“想学什么、学什么”），第三年通过调研培养单位及导师意见、聚焦管培生待提升项进行赋能（“差什么、学什么”）</w:t>
      </w:r>
      <w:del w:id="0" w:author="咨询组" w:date="2026-04-22T09:39:20Z">
        <w:r>
          <w:rPr>
            <w:rFonts w:hint="eastAsia" w:ascii="宋体" w:hAnsi="宋体" w:eastAsia="宋体"/>
            <w:sz w:val="24"/>
            <w:szCs w:val="24"/>
            <w:highlight w:val="none"/>
            <w:lang w:val="en-US" w:eastAsia="zh-CN"/>
          </w:rPr>
          <w:delText>，课程清单详见附件2</w:delText>
        </w:r>
      </w:del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。</w:t>
      </w:r>
    </w:p>
    <w:p w14:paraId="0B70BE5F">
      <w:pPr>
        <w:spacing w:line="440" w:lineRule="exact"/>
        <w:ind w:firstLine="482" w:firstLineChars="200"/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  <w:t>3.任务清单：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</w:t>
      </w: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创中心联合生产、销售等业务中心开发管培生任务清单</w:t>
      </w:r>
      <w:del w:id="1" w:author="咨询组" w:date="2026-04-22T09:39:27Z">
        <w:r>
          <w:rPr>
            <w:rFonts w:hint="eastAsia" w:ascii="宋体" w:hAnsi="宋体" w:eastAsia="宋体"/>
            <w:sz w:val="24"/>
            <w:szCs w:val="24"/>
            <w:highlight w:val="none"/>
            <w:lang w:val="en-US" w:eastAsia="zh-CN"/>
          </w:rPr>
          <w:delText>（详见附件3）</w:delText>
        </w:r>
      </w:del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供一</w:t>
      </w:r>
      <w:bookmarkStart w:id="0" w:name="_GoBack"/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线单位参考，一线单位可基于总部框架结合实际业务场景进一步优化，为每一位</w:t>
      </w:r>
      <w:bookmarkEnd w:id="0"/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管培生制定更契合一线单位业务发展及管培生成长需要的常规性+挑战性任务清单。</w:t>
      </w:r>
    </w:p>
    <w:p w14:paraId="011A3253">
      <w:pPr>
        <w:spacing w:line="440" w:lineRule="exact"/>
        <w:ind w:firstLine="482" w:firstLineChars="200"/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  <w:t>4.导师管理：</w:t>
      </w: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明确导师标准，导师名单通过员工自荐、事业部/片区推荐、总部审核后确定，并制订导师培养计划，开展导师带教技能赋能培训。对年度绩效A及以上管培生的导师，总部给予物质激励，5000元/导师，同时对不合格导师及时调整。</w:t>
      </w:r>
    </w:p>
    <w:p w14:paraId="1F5113BE">
      <w:pPr>
        <w:spacing w:line="440" w:lineRule="exact"/>
        <w:ind w:firstLine="482" w:firstLineChars="200"/>
        <w:rPr>
          <w:rFonts w:hint="default" w:ascii="宋体" w:hAnsi="宋体" w:eastAsia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  <w:t>///</w:t>
      </w:r>
    </w:p>
    <w:p w14:paraId="760D60E2">
      <w:pPr>
        <w:spacing w:line="440" w:lineRule="exact"/>
        <w:ind w:firstLine="482" w:firstLineChars="200"/>
        <w:rPr>
          <w:rFonts w:hint="eastAsia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  <w:t>（五）评估机制优化：</w:t>
      </w:r>
      <w:r>
        <w:rPr>
          <w:rFonts w:hint="eastAsia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  <w:t>基于年度评估结果，统一制定管培生定岗规则，为优秀管培生提供快速晋升通道，达到晋升标准就提供机会，同时不进则退，既能牵引管培生持续奋进，又能确保优秀人才的及时任用。</w:t>
      </w:r>
    </w:p>
    <w:p w14:paraId="04CC5E0C">
      <w:pPr>
        <w:spacing w:line="440" w:lineRule="exact"/>
        <w:ind w:firstLine="482" w:firstLineChars="200"/>
        <w:rPr>
          <w:rFonts w:hint="default" w:ascii="宋体" w:hAnsi="宋体" w:eastAsia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  <w:t>///</w:t>
      </w:r>
    </w:p>
    <w:p w14:paraId="3F7F85BA">
      <w:pPr>
        <w:spacing w:line="440" w:lineRule="exact"/>
        <w:ind w:firstLine="482" w:firstLineChars="200"/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  <w:t>1.验收评估</w:t>
      </w:r>
    </w:p>
    <w:p w14:paraId="16A44052">
      <w:pPr>
        <w:spacing w:line="440" w:lineRule="exact"/>
        <w:ind w:firstLine="480" w:firstLineChars="200"/>
        <w:rPr>
          <w:rFonts w:hint="eastAsia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  <w:t>管培生轮岗及储备中层期，</w:t>
      </w: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以</w:t>
      </w: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验收</w:t>
      </w: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评估代替职级评定</w:t>
      </w: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。管培生季度汇报，</w:t>
      </w:r>
      <w:r>
        <w:rPr>
          <w:rFonts w:hint="eastAsia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  <w:t>每年开展3次事业部/片区级汇报+1次总部级汇报，评委予以点评+评分，汇报评分纳入管培生年度评估中，年度评估结果挂钩年度绩效等级，并影响管培生的晋升与退出。</w:t>
      </w:r>
    </w:p>
    <w:tbl>
      <w:tblPr>
        <w:tblStyle w:val="7"/>
        <w:tblpPr w:leftFromText="180" w:rightFromText="180" w:vertAnchor="text" w:horzAnchor="page" w:tblpX="1121" w:tblpY="440"/>
        <w:tblOverlap w:val="never"/>
        <w:tblW w:w="76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02"/>
        <w:gridCol w:w="4777"/>
      </w:tblGrid>
      <w:tr w14:paraId="72AAD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2902" w:type="dxa"/>
            <w:tcBorders>
              <w:tl2br w:val="nil"/>
              <w:tr2bl w:val="nil"/>
            </w:tcBorders>
            <w:shd w:val="clear" w:color="auto" w:fill="D7D7D7" w:themeFill="background1" w:themeFillShade="D8"/>
            <w:tcMar>
              <w:top w:w="9" w:type="dxa"/>
              <w:left w:w="9" w:type="dxa"/>
              <w:right w:w="9" w:type="dxa"/>
            </w:tcMar>
            <w:vAlign w:val="center"/>
          </w:tcPr>
          <w:p w14:paraId="3B9EAA50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highlight w:val="none"/>
              </w:rPr>
              <w:t>汇报节点</w:t>
            </w:r>
          </w:p>
        </w:tc>
        <w:tc>
          <w:tcPr>
            <w:tcW w:w="4777" w:type="dxa"/>
            <w:tcBorders>
              <w:tl2br w:val="nil"/>
              <w:tr2bl w:val="nil"/>
            </w:tcBorders>
            <w:shd w:val="clear" w:color="auto" w:fill="D7D7D7" w:themeFill="background1" w:themeFillShade="D8"/>
            <w:tcMar>
              <w:top w:w="9" w:type="dxa"/>
              <w:left w:w="9" w:type="dxa"/>
              <w:right w:w="9" w:type="dxa"/>
            </w:tcMar>
            <w:vAlign w:val="center"/>
          </w:tcPr>
          <w:p w14:paraId="62BDCDD8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highlight w:val="none"/>
              </w:rPr>
              <w:t>汇报类型</w:t>
            </w:r>
          </w:p>
        </w:tc>
      </w:tr>
      <w:tr w14:paraId="55A3D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290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9" w:type="dxa"/>
              <w:left w:w="9" w:type="dxa"/>
              <w:right w:w="9" w:type="dxa"/>
            </w:tcMar>
            <w:vAlign w:val="center"/>
          </w:tcPr>
          <w:p w14:paraId="54783B3E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</w:rPr>
              <w:t>3月</w:t>
            </w:r>
          </w:p>
        </w:tc>
        <w:tc>
          <w:tcPr>
            <w:tcW w:w="4777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9" w:type="dxa"/>
              <w:left w:w="9" w:type="dxa"/>
              <w:right w:w="9" w:type="dxa"/>
            </w:tcMar>
            <w:vAlign w:val="center"/>
          </w:tcPr>
          <w:p w14:paraId="5DDD9DD1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事业部/片区级</w:t>
            </w:r>
          </w:p>
        </w:tc>
      </w:tr>
      <w:tr w14:paraId="66AD6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290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9" w:type="dxa"/>
              <w:left w:w="9" w:type="dxa"/>
              <w:right w:w="9" w:type="dxa"/>
            </w:tcMar>
            <w:vAlign w:val="center"/>
          </w:tcPr>
          <w:p w14:paraId="7AAFBF66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highlight w:val="none"/>
              </w:rPr>
              <w:t>6月</w:t>
            </w:r>
          </w:p>
        </w:tc>
        <w:tc>
          <w:tcPr>
            <w:tcW w:w="4777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9" w:type="dxa"/>
              <w:left w:w="9" w:type="dxa"/>
              <w:right w:w="9" w:type="dxa"/>
            </w:tcMar>
            <w:vAlign w:val="center"/>
          </w:tcPr>
          <w:p w14:paraId="1D7729BC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eastAsia" w:ascii="宋体" w:hAnsi="宋体" w:eastAsia="宋体" w:cs="宋体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none"/>
              </w:rPr>
              <w:t>事业部/片区级</w:t>
            </w:r>
          </w:p>
        </w:tc>
      </w:tr>
      <w:tr w14:paraId="24AE7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290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9" w:type="dxa"/>
              <w:left w:w="9" w:type="dxa"/>
              <w:right w:w="9" w:type="dxa"/>
            </w:tcMar>
            <w:vAlign w:val="center"/>
          </w:tcPr>
          <w:p w14:paraId="0B7F6F95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highlight w:val="none"/>
              </w:rPr>
              <w:t>9月</w:t>
            </w:r>
          </w:p>
        </w:tc>
        <w:tc>
          <w:tcPr>
            <w:tcW w:w="4777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9" w:type="dxa"/>
              <w:left w:w="9" w:type="dxa"/>
              <w:right w:w="9" w:type="dxa"/>
            </w:tcMar>
            <w:vAlign w:val="center"/>
          </w:tcPr>
          <w:p w14:paraId="7F0E1646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eastAsia" w:ascii="宋体" w:hAnsi="宋体" w:eastAsia="宋体" w:cs="宋体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none"/>
              </w:rPr>
              <w:t>事业部/片区级</w:t>
            </w:r>
          </w:p>
        </w:tc>
      </w:tr>
      <w:tr w14:paraId="37326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2902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9" w:type="dxa"/>
              <w:left w:w="9" w:type="dxa"/>
              <w:right w:w="9" w:type="dxa"/>
            </w:tcMar>
            <w:vAlign w:val="center"/>
          </w:tcPr>
          <w:p w14:paraId="23B67029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highlight w:val="none"/>
              </w:rPr>
              <w:t>12月</w:t>
            </w:r>
          </w:p>
        </w:tc>
        <w:tc>
          <w:tcPr>
            <w:tcW w:w="4777" w:type="dxa"/>
            <w:tcBorders>
              <w:tl2br w:val="nil"/>
              <w:tr2bl w:val="nil"/>
            </w:tcBorders>
            <w:shd w:val="clear" w:color="auto" w:fill="FFFFFF" w:themeFill="background1"/>
            <w:tcMar>
              <w:top w:w="9" w:type="dxa"/>
              <w:left w:w="9" w:type="dxa"/>
              <w:right w:w="9" w:type="dxa"/>
            </w:tcMar>
            <w:vAlign w:val="center"/>
          </w:tcPr>
          <w:p w14:paraId="74D2766F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eastAsia" w:ascii="宋体" w:hAnsi="宋体" w:eastAsia="宋体" w:cs="宋体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none"/>
              </w:rPr>
              <w:t>总部级</w:t>
            </w:r>
          </w:p>
        </w:tc>
      </w:tr>
    </w:tbl>
    <w:p w14:paraId="01034061">
      <w:pPr>
        <w:spacing w:line="240" w:lineRule="auto"/>
        <w:ind w:firstLine="0" w:firstLineChars="0"/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  <w:t>（1）管培生汇报安排</w:t>
      </w:r>
    </w:p>
    <w:p w14:paraId="7D4D83A1">
      <w:pPr>
        <w:spacing w:line="240" w:lineRule="auto"/>
        <w:ind w:firstLine="0" w:firstLineChars="0"/>
        <w:rPr>
          <w:rFonts w:hint="eastAsia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</w:pPr>
    </w:p>
    <w:p w14:paraId="1E98D2F2">
      <w:pPr>
        <w:spacing w:line="240" w:lineRule="auto"/>
        <w:ind w:firstLine="0" w:firstLineChars="0"/>
        <w:rPr>
          <w:rFonts w:hint="eastAsia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</w:pPr>
    </w:p>
    <w:p w14:paraId="08E567B9">
      <w:pPr>
        <w:spacing w:line="240" w:lineRule="auto"/>
        <w:ind w:firstLine="0" w:firstLineChars="0"/>
        <w:rPr>
          <w:rFonts w:hint="eastAsia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</w:pPr>
    </w:p>
    <w:p w14:paraId="0A94499D">
      <w:pPr>
        <w:spacing w:line="240" w:lineRule="auto"/>
        <w:ind w:firstLine="0" w:firstLineChars="0"/>
        <w:rPr>
          <w:rFonts w:hint="eastAsia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</w:pPr>
    </w:p>
    <w:p w14:paraId="6F4481BB">
      <w:pPr>
        <w:spacing w:line="240" w:lineRule="auto"/>
        <w:ind w:firstLine="0" w:firstLineChars="0"/>
        <w:rPr>
          <w:rFonts w:hint="eastAsia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</w:pPr>
    </w:p>
    <w:p w14:paraId="47C0C9FA">
      <w:pPr>
        <w:spacing w:line="240" w:lineRule="auto"/>
        <w:ind w:firstLine="0" w:firstLineChars="0"/>
        <w:rPr>
          <w:rFonts w:hint="eastAsia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</w:pPr>
    </w:p>
    <w:p w14:paraId="6341AA65">
      <w:pPr>
        <w:spacing w:line="240" w:lineRule="auto"/>
        <w:ind w:firstLine="0" w:firstLineChars="0"/>
        <w:rPr>
          <w:rFonts w:hint="eastAsia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</w:pPr>
    </w:p>
    <w:p w14:paraId="02B03783">
      <w:pPr>
        <w:spacing w:line="240" w:lineRule="auto"/>
        <w:ind w:firstLine="0" w:firstLineChars="0"/>
        <w:rPr>
          <w:rFonts w:hint="eastAsia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</w:pPr>
    </w:p>
    <w:p w14:paraId="2872FFE3">
      <w:pPr>
        <w:spacing w:line="240" w:lineRule="auto"/>
        <w:ind w:firstLine="0" w:firstLineChars="0"/>
        <w:rPr>
          <w:ins w:id="2" w:author="咨询组" w:date="2026-04-22T09:47:49Z"/>
          <w:rFonts w:hint="eastAsia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</w:pPr>
      <w:ins w:id="3" w:author="咨询组" w:date="2026-04-22T09:47:21Z">
        <w:r>
          <w:rPr>
            <w:rFonts w:hint="eastAsia" w:ascii="宋体" w:hAnsi="宋体" w:eastAsia="宋体"/>
            <w:b w:val="0"/>
            <w:bCs w:val="0"/>
            <w:sz w:val="24"/>
            <w:szCs w:val="24"/>
            <w:highlight w:val="none"/>
            <w:lang w:val="en-US" w:eastAsia="zh-CN"/>
          </w:rPr>
          <w:t>汇报内容</w:t>
        </w:r>
      </w:ins>
      <w:ins w:id="4" w:author="咨询组" w:date="2026-04-22T09:47:26Z">
        <w:r>
          <w:rPr>
            <w:rFonts w:hint="eastAsia" w:ascii="宋体" w:hAnsi="宋体" w:eastAsia="宋体"/>
            <w:b w:val="0"/>
            <w:bCs w:val="0"/>
            <w:sz w:val="24"/>
            <w:szCs w:val="24"/>
            <w:highlight w:val="none"/>
            <w:lang w:val="en-US" w:eastAsia="zh-CN"/>
          </w:rPr>
          <w:t>：围绕当期工作计划、绩效结果、挑战性任务&amp;常规性任务成果、反思改进、意见与建议等</w:t>
        </w:r>
      </w:ins>
      <w:ins w:id="5" w:author="咨询组" w:date="2026-04-22T09:47:47Z">
        <w:r>
          <w:rPr>
            <w:rFonts w:hint="eastAsia" w:ascii="宋体" w:hAnsi="宋体" w:eastAsia="宋体"/>
            <w:b w:val="0"/>
            <w:bCs w:val="0"/>
            <w:sz w:val="24"/>
            <w:szCs w:val="24"/>
            <w:highlight w:val="none"/>
            <w:lang w:val="en-US" w:eastAsia="zh-CN"/>
          </w:rPr>
          <w:t>。</w:t>
        </w:r>
      </w:ins>
    </w:p>
    <w:p w14:paraId="053501D1">
      <w:pPr>
        <w:spacing w:line="240" w:lineRule="auto"/>
        <w:ind w:firstLine="0" w:firstLineChars="0"/>
        <w:rPr>
          <w:rFonts w:hint="default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</w:pPr>
      <w:ins w:id="6" w:author="咨询组" w:date="2026-04-22T09:47:52Z">
        <w:r>
          <w:rPr>
            <w:rFonts w:hint="eastAsia" w:ascii="宋体" w:hAnsi="宋体" w:eastAsia="宋体"/>
            <w:b w:val="0"/>
            <w:bCs w:val="0"/>
            <w:sz w:val="24"/>
            <w:szCs w:val="24"/>
            <w:highlight w:val="none"/>
            <w:lang w:val="en-US" w:eastAsia="zh-CN"/>
          </w:rPr>
          <w:t>备注:</w:t>
        </w:r>
      </w:ins>
      <w:ins w:id="7" w:author="咨询组" w:date="2026-04-22T09:47:57Z">
        <w:r>
          <w:rPr>
            <w:rFonts w:hint="eastAsia" w:ascii="宋体" w:hAnsi="宋体" w:eastAsia="宋体"/>
            <w:b w:val="0"/>
            <w:bCs w:val="0"/>
            <w:sz w:val="24"/>
            <w:szCs w:val="24"/>
            <w:highlight w:val="none"/>
            <w:lang w:val="en-US" w:eastAsia="zh-CN"/>
          </w:rPr>
          <w:t>①首次总部级汇报于管培生入职后的次年12月开展（如26届将在27年12月开展首次年度汇报）</w:t>
        </w:r>
      </w:ins>
      <w:ins w:id="8" w:author="咨询组" w:date="2026-04-22T09:47:57Z">
        <w:r>
          <w:rPr>
            <w:rFonts w:hint="eastAsia" w:ascii="宋体" w:hAnsi="宋体" w:eastAsia="宋体"/>
            <w:b w:val="0"/>
            <w:bCs w:val="0"/>
            <w:sz w:val="24"/>
            <w:szCs w:val="24"/>
            <w:highlight w:val="none"/>
            <w:lang w:val="en-US" w:eastAsia="zh-CN"/>
          </w:rPr>
          <w:br w:type="textWrapping"/>
        </w:r>
      </w:ins>
      <w:ins w:id="9" w:author="咨询组" w:date="2026-04-22T09:47:57Z">
        <w:r>
          <w:rPr>
            <w:rFonts w:hint="eastAsia" w:ascii="宋体" w:hAnsi="宋体" w:eastAsia="宋体"/>
            <w:b w:val="0"/>
            <w:bCs w:val="0"/>
            <w:sz w:val="24"/>
            <w:szCs w:val="24"/>
            <w:highlight w:val="none"/>
            <w:lang w:val="en-US" w:eastAsia="zh-CN"/>
          </w:rPr>
          <w:t>②总部级汇报需汇报至华润啤酒副总裁</w:t>
        </w:r>
      </w:ins>
    </w:p>
    <w:p w14:paraId="42445BD7">
      <w:pPr>
        <w:spacing w:line="240" w:lineRule="auto"/>
        <w:ind w:firstLine="0" w:firstLineChars="0"/>
        <w:rPr>
          <w:rFonts w:hint="eastAsia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</w:pPr>
    </w:p>
    <w:p w14:paraId="5BD3D9DA">
      <w:pPr>
        <w:numPr>
          <w:ilvl w:val="0"/>
          <w:numId w:val="0"/>
        </w:numPr>
        <w:spacing w:line="240" w:lineRule="auto"/>
        <w:ind w:firstLine="0" w:firstLineChars="0"/>
        <w:rPr>
          <w:rFonts w:hint="default" w:ascii="宋体" w:hAnsi="宋体" w:eastAsia="宋体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b/>
          <w:bCs/>
          <w:kern w:val="2"/>
          <w:sz w:val="24"/>
          <w:szCs w:val="24"/>
          <w:lang w:val="en-US" w:eastAsia="zh-CN" w:bidi="ar-SA"/>
        </w:rPr>
        <w:t>///</w:t>
      </w:r>
    </w:p>
    <w:p w14:paraId="12528E36">
      <w:pPr>
        <w:numPr>
          <w:ilvl w:val="0"/>
          <w:numId w:val="0"/>
        </w:numPr>
        <w:spacing w:line="240" w:lineRule="auto"/>
        <w:ind w:firstLine="0" w:firstLineChars="0"/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theme="minorBidi"/>
          <w:b/>
          <w:bCs/>
          <w:kern w:val="2"/>
          <w:sz w:val="24"/>
          <w:szCs w:val="24"/>
          <w:lang w:val="en-US" w:eastAsia="zh-CN" w:bidi="ar-SA"/>
        </w:rPr>
        <w:t>（2）</w:t>
      </w:r>
      <w:r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  <w:t>管培生年度评估维度</w:t>
      </w:r>
    </w:p>
    <w:tbl>
      <w:tblPr>
        <w:tblStyle w:val="7"/>
        <w:tblpPr w:leftFromText="180" w:rightFromText="180" w:vertAnchor="text" w:horzAnchor="page" w:tblpX="1303" w:tblpY="518"/>
        <w:tblOverlap w:val="never"/>
        <w:tblW w:w="86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2390"/>
        <w:gridCol w:w="2013"/>
        <w:gridCol w:w="3111"/>
      </w:tblGrid>
      <w:tr w14:paraId="4165E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" w:hRule="atLeast"/>
        </w:trPr>
        <w:tc>
          <w:tcPr>
            <w:tcW w:w="1164" w:type="dxa"/>
            <w:tcBorders>
              <w:tl2br w:val="nil"/>
              <w:tr2bl w:val="nil"/>
            </w:tcBorders>
            <w:shd w:val="clear" w:color="auto" w:fill="D7D7D7" w:themeFill="background1" w:themeFillShade="D8"/>
            <w:tcMar>
              <w:top w:w="9" w:type="dxa"/>
              <w:left w:w="9" w:type="dxa"/>
              <w:right w:w="9" w:type="dxa"/>
            </w:tcMar>
            <w:vAlign w:val="center"/>
          </w:tcPr>
          <w:p w14:paraId="54B6A8D4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highlight w:val="none"/>
              </w:rPr>
              <w:t>培养阶段</w:t>
            </w:r>
          </w:p>
        </w:tc>
        <w:tc>
          <w:tcPr>
            <w:tcW w:w="2390" w:type="dxa"/>
            <w:tcBorders>
              <w:tl2br w:val="nil"/>
              <w:tr2bl w:val="nil"/>
            </w:tcBorders>
            <w:shd w:val="clear" w:color="auto" w:fill="D7D7D7" w:themeFill="background1" w:themeFillShade="D8"/>
            <w:tcMar>
              <w:top w:w="9" w:type="dxa"/>
              <w:left w:w="9" w:type="dxa"/>
              <w:right w:w="9" w:type="dxa"/>
            </w:tcMar>
            <w:vAlign w:val="center"/>
          </w:tcPr>
          <w:p w14:paraId="66A9A532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highlight w:val="none"/>
              </w:rPr>
              <w:t>评估维度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shd w:val="clear" w:color="auto" w:fill="D7D7D7" w:themeFill="background1" w:themeFillShade="D8"/>
            <w:tcMar>
              <w:top w:w="9" w:type="dxa"/>
              <w:left w:w="9" w:type="dxa"/>
              <w:right w:w="9" w:type="dxa"/>
            </w:tcMar>
            <w:vAlign w:val="center"/>
          </w:tcPr>
          <w:p w14:paraId="0B731B3E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highlight w:val="none"/>
              </w:rPr>
              <w:t>权重</w:t>
            </w:r>
          </w:p>
        </w:tc>
        <w:tc>
          <w:tcPr>
            <w:tcW w:w="3111" w:type="dxa"/>
            <w:tcBorders>
              <w:tl2br w:val="nil"/>
              <w:tr2bl w:val="nil"/>
            </w:tcBorders>
            <w:shd w:val="clear" w:color="auto" w:fill="D7D7D7" w:themeFill="background1" w:themeFillShade="D8"/>
            <w:tcMar>
              <w:top w:w="9" w:type="dxa"/>
              <w:left w:w="9" w:type="dxa"/>
              <w:right w:w="9" w:type="dxa"/>
            </w:tcMar>
            <w:vAlign w:val="center"/>
          </w:tcPr>
          <w:p w14:paraId="32FD7692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highlight w:val="none"/>
              </w:rPr>
              <w:t>评分依据</w:t>
            </w:r>
          </w:p>
        </w:tc>
      </w:tr>
      <w:tr w14:paraId="1BA76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" w:hRule="atLeast"/>
        </w:trPr>
        <w:tc>
          <w:tcPr>
            <w:tcW w:w="1164" w:type="dxa"/>
            <w:tcBorders>
              <w:tl2br w:val="nil"/>
              <w:tr2bl w:val="nil"/>
            </w:tcBorders>
            <w:shd w:val="clear" w:color="auto" w:fill="auto"/>
            <w:tcMar>
              <w:top w:w="9" w:type="dxa"/>
              <w:left w:w="9" w:type="dxa"/>
              <w:right w:w="9" w:type="dxa"/>
            </w:tcMar>
            <w:vAlign w:val="center"/>
          </w:tcPr>
          <w:p w14:paraId="69DD633A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轮岗期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auto"/>
                <w:sz w:val="21"/>
                <w:szCs w:val="21"/>
                <w:highlight w:val="none"/>
              </w:rPr>
              <w:t>（3年）</w:t>
            </w:r>
          </w:p>
        </w:tc>
        <w:tc>
          <w:tcPr>
            <w:tcW w:w="2390" w:type="dxa"/>
            <w:tcBorders>
              <w:tl2br w:val="nil"/>
              <w:tr2bl w:val="nil"/>
            </w:tcBorders>
            <w:shd w:val="clear" w:color="auto" w:fill="auto"/>
            <w:tcMar>
              <w:top w:w="9" w:type="dxa"/>
              <w:left w:w="9" w:type="dxa"/>
              <w:right w:w="9" w:type="dxa"/>
            </w:tcMar>
            <w:vAlign w:val="center"/>
          </w:tcPr>
          <w:p w14:paraId="562415AC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</w:rPr>
              <w:t>知识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shd w:val="clear" w:color="auto" w:fill="auto"/>
            <w:tcMar>
              <w:top w:w="9" w:type="dxa"/>
              <w:left w:w="9" w:type="dxa"/>
              <w:right w:w="9" w:type="dxa"/>
            </w:tcMar>
            <w:vAlign w:val="center"/>
          </w:tcPr>
          <w:p w14:paraId="1E1A4582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</w:rPr>
              <w:t>30%</w:t>
            </w:r>
          </w:p>
        </w:tc>
        <w:tc>
          <w:tcPr>
            <w:tcW w:w="3111" w:type="dxa"/>
            <w:tcBorders>
              <w:tl2br w:val="nil"/>
              <w:tr2bl w:val="nil"/>
            </w:tcBorders>
            <w:shd w:val="clear" w:color="auto" w:fill="auto"/>
            <w:tcMar>
              <w:top w:w="9" w:type="dxa"/>
              <w:left w:w="9" w:type="dxa"/>
              <w:right w:w="9" w:type="dxa"/>
            </w:tcMar>
            <w:vAlign w:val="center"/>
          </w:tcPr>
          <w:p w14:paraId="3FC8C0A0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</w:rPr>
              <w:t>本年度内的培训课程考试平均分</w:t>
            </w:r>
          </w:p>
        </w:tc>
      </w:tr>
      <w:tr w14:paraId="205A4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 w:hRule="atLeast"/>
        </w:trPr>
        <w:tc>
          <w:tcPr>
            <w:tcW w:w="1164" w:type="dxa"/>
            <w:tcBorders>
              <w:tl2br w:val="nil"/>
              <w:tr2bl w:val="nil"/>
            </w:tcBorders>
            <w:shd w:val="clear" w:color="auto" w:fill="auto"/>
            <w:tcMar>
              <w:top w:w="9" w:type="dxa"/>
              <w:left w:w="9" w:type="dxa"/>
              <w:right w:w="9" w:type="dxa"/>
            </w:tcMar>
            <w:vAlign w:val="center"/>
          </w:tcPr>
          <w:p w14:paraId="551801DB">
            <w:pP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轮岗期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auto"/>
                <w:sz w:val="21"/>
                <w:szCs w:val="21"/>
                <w:highlight w:val="none"/>
              </w:rPr>
              <w:t>（3年）</w:t>
            </w:r>
          </w:p>
        </w:tc>
        <w:tc>
          <w:tcPr>
            <w:tcW w:w="2390" w:type="dxa"/>
            <w:tcBorders>
              <w:tl2br w:val="nil"/>
              <w:tr2bl w:val="nil"/>
            </w:tcBorders>
            <w:shd w:val="clear" w:color="auto" w:fill="auto"/>
            <w:tcMar>
              <w:top w:w="9" w:type="dxa"/>
              <w:left w:w="9" w:type="dxa"/>
              <w:right w:w="9" w:type="dxa"/>
            </w:tcMar>
            <w:vAlign w:val="center"/>
          </w:tcPr>
          <w:p w14:paraId="57D1E5FC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</w:rPr>
              <w:t>绩效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shd w:val="clear" w:color="auto" w:fill="auto"/>
            <w:tcMar>
              <w:top w:w="9" w:type="dxa"/>
              <w:left w:w="9" w:type="dxa"/>
              <w:right w:w="9" w:type="dxa"/>
            </w:tcMar>
            <w:vAlign w:val="center"/>
          </w:tcPr>
          <w:p w14:paraId="71B44452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</w:rPr>
              <w:t>20%</w:t>
            </w:r>
          </w:p>
        </w:tc>
        <w:tc>
          <w:tcPr>
            <w:tcW w:w="3111" w:type="dxa"/>
            <w:tcBorders>
              <w:tl2br w:val="nil"/>
              <w:tr2bl w:val="nil"/>
            </w:tcBorders>
            <w:shd w:val="clear" w:color="auto" w:fill="auto"/>
            <w:tcMar>
              <w:top w:w="9" w:type="dxa"/>
              <w:left w:w="9" w:type="dxa"/>
              <w:right w:w="9" w:type="dxa"/>
            </w:tcMar>
            <w:vAlign w:val="center"/>
          </w:tcPr>
          <w:p w14:paraId="6CFA2823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  <w:t>取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</w:rPr>
              <w:t>月度绩效平均分</w:t>
            </w: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color w:val="auto"/>
                <w:sz w:val="21"/>
                <w:szCs w:val="21"/>
                <w:highlight w:val="none"/>
              </w:rPr>
              <w:t>（入职当年不纳入）</w:t>
            </w:r>
          </w:p>
        </w:tc>
      </w:tr>
      <w:tr w14:paraId="0391E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" w:hRule="atLeast"/>
        </w:trPr>
        <w:tc>
          <w:tcPr>
            <w:tcW w:w="1164" w:type="dxa"/>
            <w:tcBorders>
              <w:tl2br w:val="nil"/>
              <w:tr2bl w:val="nil"/>
            </w:tcBorders>
            <w:shd w:val="clear" w:color="auto" w:fill="auto"/>
            <w:tcMar>
              <w:top w:w="9" w:type="dxa"/>
              <w:left w:w="9" w:type="dxa"/>
              <w:right w:w="9" w:type="dxa"/>
            </w:tcMar>
            <w:vAlign w:val="center"/>
          </w:tcPr>
          <w:p w14:paraId="70B2FDEF">
            <w:pP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轮岗期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auto"/>
                <w:sz w:val="21"/>
                <w:szCs w:val="21"/>
                <w:highlight w:val="none"/>
              </w:rPr>
              <w:t>（3年）</w:t>
            </w:r>
          </w:p>
        </w:tc>
        <w:tc>
          <w:tcPr>
            <w:tcW w:w="2390" w:type="dxa"/>
            <w:tcBorders>
              <w:tl2br w:val="nil"/>
              <w:tr2bl w:val="nil"/>
            </w:tcBorders>
            <w:shd w:val="clear" w:color="auto" w:fill="auto"/>
            <w:tcMar>
              <w:top w:w="9" w:type="dxa"/>
              <w:left w:w="9" w:type="dxa"/>
              <w:right w:w="9" w:type="dxa"/>
            </w:tcMar>
            <w:vAlign w:val="center"/>
          </w:tcPr>
          <w:p w14:paraId="4C716F38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</w:rPr>
              <w:t>事业部/片区级汇报评分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shd w:val="clear" w:color="auto" w:fill="auto"/>
            <w:tcMar>
              <w:top w:w="9" w:type="dxa"/>
              <w:left w:w="9" w:type="dxa"/>
              <w:right w:w="9" w:type="dxa"/>
            </w:tcMar>
            <w:vAlign w:val="center"/>
          </w:tcPr>
          <w:p w14:paraId="60C7F012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</w:rPr>
              <w:t>30%</w:t>
            </w:r>
          </w:p>
        </w:tc>
        <w:tc>
          <w:tcPr>
            <w:tcW w:w="3111" w:type="dxa"/>
            <w:tcBorders>
              <w:tl2br w:val="nil"/>
              <w:tr2bl w:val="nil"/>
            </w:tcBorders>
            <w:shd w:val="clear" w:color="auto" w:fill="auto"/>
            <w:tcMar>
              <w:top w:w="9" w:type="dxa"/>
              <w:left w:w="9" w:type="dxa"/>
              <w:right w:w="9" w:type="dxa"/>
            </w:tcMar>
            <w:vAlign w:val="center"/>
          </w:tcPr>
          <w:p w14:paraId="0E7F8FC0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</w:rPr>
              <w:t>对照任务清单完成情况评分；事业部/片区级汇报评分取年度内平均分</w:t>
            </w:r>
          </w:p>
        </w:tc>
      </w:tr>
      <w:tr w14:paraId="4426C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" w:hRule="atLeast"/>
        </w:trPr>
        <w:tc>
          <w:tcPr>
            <w:tcW w:w="1164" w:type="dxa"/>
            <w:tcBorders>
              <w:tl2br w:val="nil"/>
              <w:tr2bl w:val="nil"/>
            </w:tcBorders>
            <w:shd w:val="clear" w:color="auto" w:fill="auto"/>
            <w:tcMar>
              <w:top w:w="9" w:type="dxa"/>
              <w:left w:w="9" w:type="dxa"/>
              <w:right w:w="9" w:type="dxa"/>
            </w:tcMar>
            <w:vAlign w:val="center"/>
          </w:tcPr>
          <w:p w14:paraId="6FDA9EBB">
            <w:pP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轮岗期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auto"/>
                <w:sz w:val="21"/>
                <w:szCs w:val="21"/>
                <w:highlight w:val="none"/>
              </w:rPr>
              <w:t>（3年）</w:t>
            </w:r>
          </w:p>
        </w:tc>
        <w:tc>
          <w:tcPr>
            <w:tcW w:w="2390" w:type="dxa"/>
            <w:tcBorders>
              <w:tl2br w:val="nil"/>
              <w:tr2bl w:val="nil"/>
            </w:tcBorders>
            <w:shd w:val="clear" w:color="auto" w:fill="auto"/>
            <w:tcMar>
              <w:top w:w="9" w:type="dxa"/>
              <w:left w:w="9" w:type="dxa"/>
              <w:right w:w="9" w:type="dxa"/>
            </w:tcMar>
            <w:vAlign w:val="center"/>
          </w:tcPr>
          <w:p w14:paraId="2612DD19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</w:rPr>
              <w:t>总部级汇报评分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shd w:val="clear" w:color="auto" w:fill="auto"/>
            <w:tcMar>
              <w:top w:w="9" w:type="dxa"/>
              <w:left w:w="9" w:type="dxa"/>
              <w:right w:w="9" w:type="dxa"/>
            </w:tcMar>
            <w:vAlign w:val="center"/>
          </w:tcPr>
          <w:p w14:paraId="683723E8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</w:rPr>
              <w:t>20%</w:t>
            </w:r>
          </w:p>
        </w:tc>
        <w:tc>
          <w:tcPr>
            <w:tcW w:w="3111" w:type="dxa"/>
            <w:tcBorders>
              <w:tl2br w:val="nil"/>
              <w:tr2bl w:val="nil"/>
            </w:tcBorders>
            <w:shd w:val="clear" w:color="auto" w:fill="auto"/>
            <w:tcMar>
              <w:top w:w="9" w:type="dxa"/>
              <w:left w:w="9" w:type="dxa"/>
              <w:right w:w="9" w:type="dxa"/>
            </w:tcMar>
            <w:vAlign w:val="center"/>
          </w:tcPr>
          <w:p w14:paraId="5143EBD9">
            <w:pP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</w:rPr>
              <w:t>对照任务清单完成情况评分</w:t>
            </w:r>
          </w:p>
        </w:tc>
      </w:tr>
      <w:tr w14:paraId="3226E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" w:hRule="atLeast"/>
        </w:trPr>
        <w:tc>
          <w:tcPr>
            <w:tcW w:w="1164" w:type="dxa"/>
            <w:tcBorders>
              <w:tl2br w:val="nil"/>
              <w:tr2bl w:val="nil"/>
            </w:tcBorders>
            <w:shd w:val="clear" w:color="auto" w:fill="auto"/>
            <w:tcMar>
              <w:top w:w="9" w:type="dxa"/>
              <w:left w:w="9" w:type="dxa"/>
              <w:right w:w="9" w:type="dxa"/>
            </w:tcMar>
            <w:vAlign w:val="center"/>
          </w:tcPr>
          <w:p w14:paraId="061770BB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auto"/>
                <w:sz w:val="21"/>
                <w:szCs w:val="21"/>
                <w:highlight w:val="none"/>
              </w:rPr>
              <w:t>储备中层期</w:t>
            </w:r>
            <w:r>
              <w:rPr>
                <w:rFonts w:hint="eastAsia" w:ascii="宋体" w:hAnsi="宋体" w:eastAsia="宋体" w:cs="宋体"/>
                <w:i/>
                <w:iCs/>
                <w:color w:val="auto"/>
                <w:sz w:val="21"/>
                <w:szCs w:val="21"/>
                <w:highlight w:val="none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iCs/>
                <w:color w:val="auto"/>
                <w:sz w:val="21"/>
                <w:szCs w:val="21"/>
                <w:highlight w:val="none"/>
              </w:rPr>
              <w:t>（≤3年）</w:t>
            </w:r>
          </w:p>
        </w:tc>
        <w:tc>
          <w:tcPr>
            <w:tcW w:w="2390" w:type="dxa"/>
            <w:tcBorders>
              <w:tl2br w:val="nil"/>
              <w:tr2bl w:val="nil"/>
            </w:tcBorders>
            <w:shd w:val="clear" w:color="auto" w:fill="auto"/>
            <w:tcMar>
              <w:top w:w="9" w:type="dxa"/>
              <w:left w:w="9" w:type="dxa"/>
              <w:right w:w="9" w:type="dxa"/>
            </w:tcMar>
            <w:vAlign w:val="center"/>
          </w:tcPr>
          <w:p w14:paraId="20B95495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</w:rPr>
              <w:t>知识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shd w:val="clear" w:color="auto" w:fill="auto"/>
            <w:tcMar>
              <w:top w:w="9" w:type="dxa"/>
              <w:left w:w="9" w:type="dxa"/>
              <w:right w:w="9" w:type="dxa"/>
            </w:tcMar>
            <w:vAlign w:val="center"/>
          </w:tcPr>
          <w:p w14:paraId="35EE72C2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</w:rPr>
              <w:t>10%</w:t>
            </w:r>
          </w:p>
        </w:tc>
        <w:tc>
          <w:tcPr>
            <w:tcW w:w="3111" w:type="dxa"/>
            <w:tcBorders>
              <w:tl2br w:val="nil"/>
              <w:tr2bl w:val="nil"/>
            </w:tcBorders>
            <w:shd w:val="clear" w:color="auto" w:fill="auto"/>
            <w:tcMar>
              <w:top w:w="9" w:type="dxa"/>
              <w:left w:w="9" w:type="dxa"/>
              <w:right w:w="9" w:type="dxa"/>
            </w:tcMar>
            <w:vAlign w:val="center"/>
          </w:tcPr>
          <w:p w14:paraId="4D5B3C46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</w:rPr>
              <w:t>本年度内的培训课程考试平均分</w:t>
            </w:r>
          </w:p>
        </w:tc>
      </w:tr>
      <w:tr w14:paraId="18AEB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" w:hRule="atLeast"/>
        </w:trPr>
        <w:tc>
          <w:tcPr>
            <w:tcW w:w="1164" w:type="dxa"/>
            <w:tcBorders>
              <w:tl2br w:val="nil"/>
              <w:tr2bl w:val="nil"/>
            </w:tcBorders>
            <w:shd w:val="clear" w:color="auto" w:fill="auto"/>
            <w:tcMar>
              <w:top w:w="9" w:type="dxa"/>
              <w:left w:w="9" w:type="dxa"/>
              <w:right w:w="9" w:type="dxa"/>
            </w:tcMar>
            <w:vAlign w:val="center"/>
          </w:tcPr>
          <w:p w14:paraId="269B06AC">
            <w:pP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ins w:id="10" w:author="咨询组" w:date="2026-04-22T13:18:01Z">
              <w:r>
                <w:rPr>
                  <w:rFonts w:hint="eastAsia" w:ascii="宋体" w:hAnsi="宋体" w:eastAsia="宋体" w:cs="宋体"/>
                  <w:i/>
                  <w:iCs/>
                  <w:color w:val="auto"/>
                  <w:sz w:val="21"/>
                  <w:szCs w:val="21"/>
                  <w:highlight w:val="none"/>
                </w:rPr>
                <w:t>储备中层期</w:t>
              </w:r>
            </w:ins>
            <w:ins w:id="11" w:author="咨询组" w:date="2026-04-22T13:18:01Z">
              <w:r>
                <w:rPr>
                  <w:rFonts w:hint="eastAsia" w:ascii="宋体" w:hAnsi="宋体" w:eastAsia="宋体" w:cs="宋体"/>
                  <w:i/>
                  <w:iCs/>
                  <w:color w:val="auto"/>
                  <w:sz w:val="21"/>
                  <w:szCs w:val="21"/>
                  <w:highlight w:val="none"/>
                </w:rPr>
                <w:br w:type="textWrapping"/>
              </w:r>
            </w:ins>
            <w:ins w:id="12" w:author="咨询组" w:date="2026-04-22T13:18:01Z">
              <w:r>
                <w:rPr>
                  <w:rFonts w:hint="eastAsia" w:ascii="宋体" w:hAnsi="宋体" w:eastAsia="宋体" w:cs="宋体"/>
                  <w:i/>
                  <w:iCs/>
                  <w:color w:val="auto"/>
                  <w:sz w:val="21"/>
                  <w:szCs w:val="21"/>
                  <w:highlight w:val="none"/>
                </w:rPr>
                <w:t>（≤3年）</w:t>
              </w:r>
            </w:ins>
          </w:p>
        </w:tc>
        <w:tc>
          <w:tcPr>
            <w:tcW w:w="2390" w:type="dxa"/>
            <w:tcBorders>
              <w:tl2br w:val="nil"/>
              <w:tr2bl w:val="nil"/>
            </w:tcBorders>
            <w:shd w:val="clear" w:color="auto" w:fill="auto"/>
            <w:tcMar>
              <w:top w:w="9" w:type="dxa"/>
              <w:left w:w="9" w:type="dxa"/>
              <w:right w:w="9" w:type="dxa"/>
            </w:tcMar>
            <w:vAlign w:val="center"/>
          </w:tcPr>
          <w:p w14:paraId="049A2DC5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</w:rPr>
              <w:t>绩效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shd w:val="clear" w:color="auto" w:fill="auto"/>
            <w:tcMar>
              <w:top w:w="9" w:type="dxa"/>
              <w:left w:w="9" w:type="dxa"/>
              <w:right w:w="9" w:type="dxa"/>
            </w:tcMar>
            <w:vAlign w:val="center"/>
          </w:tcPr>
          <w:p w14:paraId="081843FC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</w:rPr>
              <w:t>50%</w:t>
            </w:r>
          </w:p>
        </w:tc>
        <w:tc>
          <w:tcPr>
            <w:tcW w:w="3111" w:type="dxa"/>
            <w:tcBorders>
              <w:tl2br w:val="nil"/>
              <w:tr2bl w:val="nil"/>
            </w:tcBorders>
            <w:shd w:val="clear" w:color="auto" w:fill="auto"/>
            <w:tcMar>
              <w:top w:w="9" w:type="dxa"/>
              <w:left w:w="9" w:type="dxa"/>
              <w:right w:w="9" w:type="dxa"/>
            </w:tcMar>
            <w:vAlign w:val="center"/>
          </w:tcPr>
          <w:p w14:paraId="511003C7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</w:rPr>
              <w:t>本年度内的月度绩效平均分</w:t>
            </w:r>
          </w:p>
        </w:tc>
      </w:tr>
      <w:tr w14:paraId="5D90D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" w:hRule="atLeast"/>
        </w:trPr>
        <w:tc>
          <w:tcPr>
            <w:tcW w:w="1164" w:type="dxa"/>
            <w:tcBorders>
              <w:tl2br w:val="nil"/>
              <w:tr2bl w:val="nil"/>
            </w:tcBorders>
            <w:shd w:val="clear" w:color="auto" w:fill="auto"/>
            <w:tcMar>
              <w:top w:w="9" w:type="dxa"/>
              <w:left w:w="9" w:type="dxa"/>
              <w:right w:w="9" w:type="dxa"/>
            </w:tcMar>
            <w:vAlign w:val="center"/>
          </w:tcPr>
          <w:p w14:paraId="665D68DD">
            <w:pP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ins w:id="13" w:author="咨询组" w:date="2026-04-22T13:18:02Z">
              <w:r>
                <w:rPr>
                  <w:rFonts w:hint="eastAsia" w:ascii="宋体" w:hAnsi="宋体" w:eastAsia="宋体" w:cs="宋体"/>
                  <w:i/>
                  <w:iCs/>
                  <w:color w:val="auto"/>
                  <w:sz w:val="21"/>
                  <w:szCs w:val="21"/>
                  <w:highlight w:val="none"/>
                </w:rPr>
                <w:t>储备中层期</w:t>
              </w:r>
            </w:ins>
            <w:ins w:id="14" w:author="咨询组" w:date="2026-04-22T13:18:02Z">
              <w:r>
                <w:rPr>
                  <w:rFonts w:hint="eastAsia" w:ascii="宋体" w:hAnsi="宋体" w:eastAsia="宋体" w:cs="宋体"/>
                  <w:i/>
                  <w:iCs/>
                  <w:color w:val="auto"/>
                  <w:sz w:val="21"/>
                  <w:szCs w:val="21"/>
                  <w:highlight w:val="none"/>
                </w:rPr>
                <w:br w:type="textWrapping"/>
              </w:r>
            </w:ins>
            <w:ins w:id="15" w:author="咨询组" w:date="2026-04-22T13:18:02Z">
              <w:r>
                <w:rPr>
                  <w:rFonts w:hint="eastAsia" w:ascii="宋体" w:hAnsi="宋体" w:eastAsia="宋体" w:cs="宋体"/>
                  <w:i/>
                  <w:iCs/>
                  <w:color w:val="auto"/>
                  <w:sz w:val="21"/>
                  <w:szCs w:val="21"/>
                  <w:highlight w:val="none"/>
                </w:rPr>
                <w:t>（≤3年）</w:t>
              </w:r>
            </w:ins>
          </w:p>
        </w:tc>
        <w:tc>
          <w:tcPr>
            <w:tcW w:w="2390" w:type="dxa"/>
            <w:tcBorders>
              <w:tl2br w:val="nil"/>
              <w:tr2bl w:val="nil"/>
            </w:tcBorders>
            <w:shd w:val="clear" w:color="auto" w:fill="auto"/>
            <w:tcMar>
              <w:top w:w="9" w:type="dxa"/>
              <w:left w:w="9" w:type="dxa"/>
              <w:right w:w="9" w:type="dxa"/>
            </w:tcMar>
            <w:vAlign w:val="center"/>
          </w:tcPr>
          <w:p w14:paraId="724B7181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</w:rPr>
              <w:t>事业部/片区级汇报评分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shd w:val="clear" w:color="auto" w:fill="auto"/>
            <w:tcMar>
              <w:top w:w="9" w:type="dxa"/>
              <w:left w:w="9" w:type="dxa"/>
              <w:right w:w="9" w:type="dxa"/>
            </w:tcMar>
            <w:vAlign w:val="center"/>
          </w:tcPr>
          <w:p w14:paraId="133C7445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</w:rPr>
              <w:t>30%</w:t>
            </w:r>
          </w:p>
        </w:tc>
        <w:tc>
          <w:tcPr>
            <w:tcW w:w="3111" w:type="dxa"/>
            <w:tcBorders>
              <w:tl2br w:val="nil"/>
              <w:tr2bl w:val="nil"/>
            </w:tcBorders>
            <w:shd w:val="clear" w:color="auto" w:fill="auto"/>
            <w:tcMar>
              <w:top w:w="9" w:type="dxa"/>
              <w:left w:w="9" w:type="dxa"/>
              <w:right w:w="9" w:type="dxa"/>
            </w:tcMar>
            <w:vAlign w:val="center"/>
          </w:tcPr>
          <w:p w14:paraId="56AA2B13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</w:rPr>
              <w:t>根据工作成效评分</w:t>
            </w:r>
          </w:p>
        </w:tc>
      </w:tr>
      <w:tr w14:paraId="27744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1164" w:type="dxa"/>
            <w:tcBorders>
              <w:tl2br w:val="nil"/>
              <w:tr2bl w:val="nil"/>
            </w:tcBorders>
            <w:shd w:val="clear" w:color="auto" w:fill="auto"/>
            <w:tcMar>
              <w:top w:w="9" w:type="dxa"/>
              <w:left w:w="9" w:type="dxa"/>
              <w:right w:w="9" w:type="dxa"/>
            </w:tcMar>
            <w:vAlign w:val="center"/>
          </w:tcPr>
          <w:p w14:paraId="0D2D68F8">
            <w:pP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ins w:id="16" w:author="咨询组" w:date="2026-04-22T13:18:03Z">
              <w:r>
                <w:rPr>
                  <w:rFonts w:hint="eastAsia" w:ascii="宋体" w:hAnsi="宋体" w:eastAsia="宋体" w:cs="宋体"/>
                  <w:i/>
                  <w:iCs/>
                  <w:color w:val="auto"/>
                  <w:sz w:val="21"/>
                  <w:szCs w:val="21"/>
                  <w:highlight w:val="none"/>
                </w:rPr>
                <w:t>储备中层期</w:t>
              </w:r>
            </w:ins>
            <w:ins w:id="17" w:author="咨询组" w:date="2026-04-22T13:18:03Z">
              <w:r>
                <w:rPr>
                  <w:rFonts w:hint="eastAsia" w:ascii="宋体" w:hAnsi="宋体" w:eastAsia="宋体" w:cs="宋体"/>
                  <w:i/>
                  <w:iCs/>
                  <w:color w:val="auto"/>
                  <w:sz w:val="21"/>
                  <w:szCs w:val="21"/>
                  <w:highlight w:val="none"/>
                </w:rPr>
                <w:br w:type="textWrapping"/>
              </w:r>
            </w:ins>
            <w:ins w:id="18" w:author="咨询组" w:date="2026-04-22T13:18:03Z">
              <w:r>
                <w:rPr>
                  <w:rFonts w:hint="eastAsia" w:ascii="宋体" w:hAnsi="宋体" w:eastAsia="宋体" w:cs="宋体"/>
                  <w:i/>
                  <w:iCs/>
                  <w:color w:val="auto"/>
                  <w:sz w:val="21"/>
                  <w:szCs w:val="21"/>
                  <w:highlight w:val="none"/>
                </w:rPr>
                <w:t>（≤3年）</w:t>
              </w:r>
            </w:ins>
          </w:p>
        </w:tc>
        <w:tc>
          <w:tcPr>
            <w:tcW w:w="2390" w:type="dxa"/>
            <w:tcBorders>
              <w:tl2br w:val="nil"/>
              <w:tr2bl w:val="nil"/>
            </w:tcBorders>
            <w:shd w:val="clear" w:color="auto" w:fill="auto"/>
            <w:tcMar>
              <w:top w:w="9" w:type="dxa"/>
              <w:left w:w="9" w:type="dxa"/>
              <w:right w:w="9" w:type="dxa"/>
            </w:tcMar>
            <w:vAlign w:val="center"/>
          </w:tcPr>
          <w:p w14:paraId="4E4C386B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</w:rPr>
              <w:t>总部级汇报评分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shd w:val="clear" w:color="auto" w:fill="auto"/>
            <w:tcMar>
              <w:top w:w="9" w:type="dxa"/>
              <w:left w:w="9" w:type="dxa"/>
              <w:right w:w="9" w:type="dxa"/>
            </w:tcMar>
            <w:vAlign w:val="center"/>
          </w:tcPr>
          <w:p w14:paraId="3AF6B31E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</w:rPr>
              <w:t>10%</w:t>
            </w:r>
          </w:p>
        </w:tc>
        <w:tc>
          <w:tcPr>
            <w:tcW w:w="3111" w:type="dxa"/>
            <w:tcBorders>
              <w:tl2br w:val="nil"/>
              <w:tr2bl w:val="nil"/>
            </w:tcBorders>
            <w:shd w:val="clear" w:color="auto" w:fill="auto"/>
            <w:tcMar>
              <w:top w:w="9" w:type="dxa"/>
              <w:left w:w="9" w:type="dxa"/>
              <w:right w:w="9" w:type="dxa"/>
            </w:tcMar>
            <w:vAlign w:val="center"/>
          </w:tcPr>
          <w:p w14:paraId="2B4684A9">
            <w:pP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ins w:id="19" w:author="咨询组" w:date="2026-04-22T13:18:21Z">
              <w:r>
                <w:rPr>
                  <w:rFonts w:hint="eastAsia" w:ascii="宋体" w:hAnsi="宋体" w:eastAsia="宋体" w:cs="宋体"/>
                  <w:b w:val="0"/>
                  <w:bCs w:val="0"/>
                  <w:color w:val="auto"/>
                  <w:sz w:val="21"/>
                  <w:szCs w:val="21"/>
                  <w:highlight w:val="none"/>
                </w:rPr>
                <w:t>根据工作成效评分</w:t>
              </w:r>
            </w:ins>
          </w:p>
        </w:tc>
      </w:tr>
    </w:tbl>
    <w:p w14:paraId="251D5F6D">
      <w:pPr>
        <w:spacing w:line="440" w:lineRule="exact"/>
        <w:ind w:firstLine="482" w:firstLineChars="200"/>
        <w:rPr>
          <w:ins w:id="20" w:author="咨询组" w:date="2026-04-28T14:50:51Z"/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</w:pPr>
    </w:p>
    <w:p w14:paraId="466F0E27">
      <w:pPr>
        <w:spacing w:line="440" w:lineRule="exact"/>
        <w:ind w:firstLine="482" w:firstLineChars="200"/>
        <w:rPr>
          <w:rFonts w:hint="default" w:ascii="宋体" w:hAnsi="宋体" w:eastAsia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  <w:t>///</w:t>
      </w:r>
    </w:p>
    <w:p w14:paraId="42848E97">
      <w:pPr>
        <w:spacing w:line="440" w:lineRule="exact"/>
        <w:ind w:firstLine="482" w:firstLineChars="200"/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  <w:t>（3）年度评估结果应用</w:t>
      </w:r>
    </w:p>
    <w:p w14:paraId="008CC37A">
      <w:pPr>
        <w:spacing w:line="240" w:lineRule="auto"/>
        <w:ind w:firstLine="0" w:firstLineChars="0"/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</w:pPr>
      <w:ins w:id="21" w:author="咨询组" w:date="2026-04-22T09:43:55Z">
        <w:r>
          <w:rPr>
            <w:rFonts w:hint="eastAsia" w:ascii="宋体" w:hAnsi="宋体" w:eastAsia="宋体"/>
            <w:sz w:val="21"/>
            <w:szCs w:val="21"/>
            <w:highlight w:val="none"/>
            <w:lang w:val="en-US" w:eastAsia="zh-CN"/>
          </w:rPr>
          <w:t>说明：</w:t>
        </w:r>
      </w:ins>
      <w:ins w:id="22" w:author="咨询组" w:date="2026-04-22T09:43:49Z">
        <w:r>
          <w:rPr>
            <w:rFonts w:hint="eastAsia" w:ascii="宋体" w:hAnsi="宋体" w:eastAsia="宋体"/>
            <w:sz w:val="21"/>
            <w:szCs w:val="21"/>
            <w:highlight w:val="none"/>
            <w:lang w:val="en-US" w:eastAsia="zh-CN"/>
          </w:rPr>
          <w:t>管培生轮岗及储备中层期，年度绩效评定由啤酒人力统筹，不占用评定基数，绩效等级不强制分布；入职当年的年度绩效统一以“B”应用</w:t>
        </w:r>
      </w:ins>
      <w:ins w:id="23" w:author="咨询组" w:date="2026-04-22T09:43:49Z">
        <w:r>
          <w:rPr>
            <w:rFonts w:hint="eastAsia" w:ascii="宋体" w:hAnsi="宋体" w:eastAsia="宋体"/>
            <w:sz w:val="24"/>
            <w:szCs w:val="24"/>
            <w:highlight w:val="none"/>
            <w:lang w:val="en-US" w:eastAsia="zh-CN"/>
          </w:rPr>
          <w:t>。</w:t>
        </w:r>
      </w:ins>
    </w:p>
    <w:tbl>
      <w:tblPr>
        <w:tblStyle w:val="7"/>
        <w:tblW w:w="67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937"/>
        <w:gridCol w:w="2802"/>
      </w:tblGrid>
      <w:tr w14:paraId="234B6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  <w:jc w:val="center"/>
        </w:trPr>
        <w:tc>
          <w:tcPr>
            <w:tcW w:w="3937" w:type="dxa"/>
            <w:tcBorders>
              <w:tl2br w:val="nil"/>
              <w:tr2bl w:val="nil"/>
            </w:tcBorders>
            <w:shd w:val="clear" w:color="auto" w:fill="D7D7D7" w:themeFill="background1" w:themeFillShade="D8"/>
            <w:tcMar>
              <w:top w:w="9" w:type="dxa"/>
              <w:left w:w="9" w:type="dxa"/>
              <w:right w:w="9" w:type="dxa"/>
            </w:tcMar>
            <w:vAlign w:val="center"/>
          </w:tcPr>
          <w:p w14:paraId="7BDA28C1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eastAsia" w:ascii="宋体" w:hAnsi="宋体" w:eastAsia="宋体" w:cs="宋体"/>
                <w:color w:val="auto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  <w:highlight w:val="none"/>
              </w:rPr>
              <w:t>年度评估分数</w:t>
            </w:r>
          </w:p>
        </w:tc>
        <w:tc>
          <w:tcPr>
            <w:tcW w:w="2802" w:type="dxa"/>
            <w:tcBorders>
              <w:tl2br w:val="nil"/>
              <w:tr2bl w:val="nil"/>
            </w:tcBorders>
            <w:shd w:val="clear" w:color="auto" w:fill="D7D7D7" w:themeFill="background1" w:themeFillShade="D8"/>
            <w:tcMar>
              <w:top w:w="9" w:type="dxa"/>
              <w:left w:w="9" w:type="dxa"/>
              <w:right w:w="9" w:type="dxa"/>
            </w:tcMar>
            <w:vAlign w:val="center"/>
          </w:tcPr>
          <w:p w14:paraId="0F5469B6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eastAsia" w:ascii="宋体" w:hAnsi="宋体" w:eastAsia="宋体" w:cs="宋体"/>
                <w:color w:val="auto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  <w:highlight w:val="none"/>
              </w:rPr>
              <w:t>年度绩效等级</w:t>
            </w:r>
          </w:p>
        </w:tc>
      </w:tr>
      <w:tr w14:paraId="1E6D3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exact"/>
          <w:jc w:val="center"/>
        </w:trPr>
        <w:tc>
          <w:tcPr>
            <w:tcW w:w="3937" w:type="dxa"/>
            <w:tcBorders>
              <w:tl2br w:val="nil"/>
              <w:tr2bl w:val="nil"/>
            </w:tcBorders>
            <w:shd w:val="clear" w:color="auto" w:fill="auto"/>
            <w:tcMar>
              <w:top w:w="9" w:type="dxa"/>
              <w:left w:w="9" w:type="dxa"/>
              <w:right w:w="9" w:type="dxa"/>
            </w:tcMar>
            <w:vAlign w:val="center"/>
          </w:tcPr>
          <w:p w14:paraId="4FF4EF63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分数≥98</w:t>
            </w:r>
          </w:p>
        </w:tc>
        <w:tc>
          <w:tcPr>
            <w:tcW w:w="2802" w:type="dxa"/>
            <w:tcBorders>
              <w:tl2br w:val="nil"/>
              <w:tr2bl w:val="nil"/>
            </w:tcBorders>
            <w:shd w:val="clear" w:color="auto" w:fill="auto"/>
            <w:tcMar>
              <w:top w:w="9" w:type="dxa"/>
              <w:left w:w="9" w:type="dxa"/>
              <w:right w:w="9" w:type="dxa"/>
            </w:tcMar>
            <w:vAlign w:val="center"/>
          </w:tcPr>
          <w:p w14:paraId="117E4D79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A+</w:t>
            </w:r>
          </w:p>
        </w:tc>
      </w:tr>
      <w:tr w14:paraId="1394E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  <w:jc w:val="center"/>
        </w:trPr>
        <w:tc>
          <w:tcPr>
            <w:tcW w:w="3937" w:type="dxa"/>
            <w:tcBorders>
              <w:tl2br w:val="nil"/>
              <w:tr2bl w:val="nil"/>
            </w:tcBorders>
            <w:shd w:val="clear" w:color="auto" w:fill="auto"/>
            <w:tcMar>
              <w:top w:w="9" w:type="dxa"/>
              <w:left w:w="9" w:type="dxa"/>
              <w:right w:w="9" w:type="dxa"/>
            </w:tcMar>
            <w:vAlign w:val="center"/>
          </w:tcPr>
          <w:p w14:paraId="237A0AC1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95≤分数＜98</w:t>
            </w:r>
          </w:p>
        </w:tc>
        <w:tc>
          <w:tcPr>
            <w:tcW w:w="2802" w:type="dxa"/>
            <w:tcBorders>
              <w:tl2br w:val="nil"/>
              <w:tr2bl w:val="nil"/>
            </w:tcBorders>
            <w:shd w:val="clear" w:color="auto" w:fill="auto"/>
            <w:tcMar>
              <w:top w:w="9" w:type="dxa"/>
              <w:left w:w="9" w:type="dxa"/>
              <w:right w:w="9" w:type="dxa"/>
            </w:tcMar>
            <w:vAlign w:val="center"/>
          </w:tcPr>
          <w:p w14:paraId="6065226B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A</w:t>
            </w:r>
          </w:p>
        </w:tc>
      </w:tr>
      <w:tr w14:paraId="50233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  <w:jc w:val="center"/>
        </w:trPr>
        <w:tc>
          <w:tcPr>
            <w:tcW w:w="3937" w:type="dxa"/>
            <w:tcBorders>
              <w:tl2br w:val="nil"/>
              <w:tr2bl w:val="nil"/>
            </w:tcBorders>
            <w:shd w:val="clear" w:color="auto" w:fill="auto"/>
            <w:tcMar>
              <w:top w:w="9" w:type="dxa"/>
              <w:left w:w="9" w:type="dxa"/>
              <w:right w:w="9" w:type="dxa"/>
            </w:tcMar>
            <w:vAlign w:val="center"/>
          </w:tcPr>
          <w:p w14:paraId="295A3D88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90≤分数＜95</w:t>
            </w:r>
          </w:p>
        </w:tc>
        <w:tc>
          <w:tcPr>
            <w:tcW w:w="2802" w:type="dxa"/>
            <w:tcBorders>
              <w:tl2br w:val="nil"/>
              <w:tr2bl w:val="nil"/>
            </w:tcBorders>
            <w:shd w:val="clear" w:color="auto" w:fill="auto"/>
            <w:tcMar>
              <w:top w:w="9" w:type="dxa"/>
              <w:left w:w="9" w:type="dxa"/>
              <w:right w:w="9" w:type="dxa"/>
            </w:tcMar>
            <w:vAlign w:val="center"/>
          </w:tcPr>
          <w:p w14:paraId="7FF3361F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B</w:t>
            </w:r>
          </w:p>
        </w:tc>
      </w:tr>
      <w:tr w14:paraId="741C5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  <w:jc w:val="center"/>
        </w:trPr>
        <w:tc>
          <w:tcPr>
            <w:tcW w:w="3937" w:type="dxa"/>
            <w:tcBorders>
              <w:tl2br w:val="nil"/>
              <w:tr2bl w:val="nil"/>
            </w:tcBorders>
            <w:shd w:val="clear" w:color="auto" w:fill="auto"/>
            <w:tcMar>
              <w:top w:w="9" w:type="dxa"/>
              <w:left w:w="9" w:type="dxa"/>
              <w:right w:w="9" w:type="dxa"/>
            </w:tcMar>
            <w:vAlign w:val="center"/>
          </w:tcPr>
          <w:p w14:paraId="328BBAA3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80≤分数＜90</w:t>
            </w:r>
          </w:p>
        </w:tc>
        <w:tc>
          <w:tcPr>
            <w:tcW w:w="2802" w:type="dxa"/>
            <w:tcBorders>
              <w:tl2br w:val="nil"/>
              <w:tr2bl w:val="nil"/>
            </w:tcBorders>
            <w:shd w:val="clear" w:color="auto" w:fill="auto"/>
            <w:tcMar>
              <w:top w:w="9" w:type="dxa"/>
              <w:left w:w="9" w:type="dxa"/>
              <w:right w:w="9" w:type="dxa"/>
            </w:tcMar>
            <w:vAlign w:val="center"/>
          </w:tcPr>
          <w:p w14:paraId="6F1DD191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C</w:t>
            </w:r>
          </w:p>
        </w:tc>
      </w:tr>
      <w:tr w14:paraId="20FFF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  <w:jc w:val="center"/>
        </w:trPr>
        <w:tc>
          <w:tcPr>
            <w:tcW w:w="3937" w:type="dxa"/>
            <w:tcBorders>
              <w:tl2br w:val="nil"/>
              <w:tr2bl w:val="nil"/>
            </w:tcBorders>
            <w:shd w:val="clear" w:color="auto" w:fill="auto"/>
            <w:tcMar>
              <w:top w:w="9" w:type="dxa"/>
              <w:left w:w="9" w:type="dxa"/>
              <w:right w:w="9" w:type="dxa"/>
            </w:tcMar>
            <w:vAlign w:val="center"/>
          </w:tcPr>
          <w:p w14:paraId="4A803466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＜80</w:t>
            </w:r>
          </w:p>
        </w:tc>
        <w:tc>
          <w:tcPr>
            <w:tcW w:w="2802" w:type="dxa"/>
            <w:tcBorders>
              <w:tl2br w:val="nil"/>
              <w:tr2bl w:val="nil"/>
            </w:tcBorders>
            <w:shd w:val="clear" w:color="auto" w:fill="auto"/>
            <w:tcMar>
              <w:top w:w="9" w:type="dxa"/>
              <w:left w:w="9" w:type="dxa"/>
              <w:right w:w="9" w:type="dxa"/>
            </w:tcMar>
            <w:vAlign w:val="center"/>
          </w:tcPr>
          <w:p w14:paraId="0B0B29D5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D</w:t>
            </w:r>
          </w:p>
        </w:tc>
      </w:tr>
    </w:tbl>
    <w:p w14:paraId="54796892">
      <w:pPr>
        <w:spacing w:line="440" w:lineRule="exact"/>
        <w:ind w:firstLine="482" w:firstLineChars="200"/>
        <w:rPr>
          <w:rFonts w:hint="default" w:ascii="宋体" w:hAnsi="宋体" w:eastAsia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  <w:t>///</w:t>
      </w:r>
    </w:p>
    <w:p w14:paraId="3826B5F3">
      <w:pPr>
        <w:spacing w:line="440" w:lineRule="exact"/>
        <w:ind w:firstLine="482" w:firstLineChars="200"/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  <w:t>2.月度考核</w:t>
      </w:r>
    </w:p>
    <w:p w14:paraId="718B7125">
      <w:pPr>
        <w:spacing w:line="440" w:lineRule="exact"/>
        <w:ind w:firstLine="480" w:firstLineChars="200"/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管培生纳入轮岗单位月度绩效考核（训练营阶段不考核）。</w:t>
      </w:r>
    </w:p>
    <w:p w14:paraId="2582CF89">
      <w:pPr>
        <w:spacing w:line="440" w:lineRule="exact"/>
        <w:ind w:firstLine="480" w:firstLineChars="200"/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第一轮及第二轮前2个月：考核指标聚焦学习目标和当期重点工作完成情况，不承担量利结果，考核结果和绩效奖金不挂钩。自第二轮第3个月起：管培生月度绩效指标和同岗位员工保持一致。</w:t>
      </w:r>
    </w:p>
    <w:p w14:paraId="5A3515EB">
      <w:pPr>
        <w:spacing w:line="440" w:lineRule="exact"/>
        <w:ind w:firstLine="482" w:firstLineChars="200"/>
        <w:rPr>
          <w:rFonts w:hint="default" w:ascii="宋体" w:hAnsi="宋体" w:eastAsia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  <w:t>///</w:t>
      </w:r>
    </w:p>
    <w:p w14:paraId="262552E0">
      <w:pPr>
        <w:spacing w:line="440" w:lineRule="exact"/>
        <w:ind w:firstLine="482" w:firstLineChars="200"/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  <w:t>3.红线淘汰</w:t>
      </w:r>
    </w:p>
    <w:p w14:paraId="260E3062">
      <w:pPr>
        <w:spacing w:line="440" w:lineRule="exact"/>
        <w:ind w:firstLine="480" w:firstLineChars="200"/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当管培生出现以下红线行为时，培养单位有权提出淘汰建议，待总部确认后</w:t>
      </w: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予以</w:t>
      </w: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淘汰</w:t>
      </w: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：</w:t>
      </w:r>
    </w:p>
    <w:p w14:paraId="08D180EA">
      <w:pPr>
        <w:spacing w:line="440" w:lineRule="exact"/>
        <w:ind w:firstLine="480" w:firstLineChars="200"/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①</w:t>
      </w: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学习态度不合格：管培生累计两次培训理论考试成绩不合格，且补考后仍未通过</w:t>
      </w: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。</w:t>
      </w:r>
    </w:p>
    <w:p w14:paraId="4477A306">
      <w:pPr>
        <w:spacing w:line="440" w:lineRule="exact"/>
        <w:ind w:firstLine="480" w:firstLineChars="200"/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②</w:t>
      </w: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触碰诚信底线：如谎报工作成果、伪造数据、考勤作弊、隐瞒重大工作失误等</w:t>
      </w: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。</w:t>
      </w:r>
    </w:p>
    <w:p w14:paraId="14BA7E26">
      <w:pPr>
        <w:spacing w:line="440" w:lineRule="exact"/>
        <w:ind w:firstLine="480" w:firstLineChars="200"/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③</w:t>
      </w: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涉及违规违纪按《员工违规违纪处理办法》执行，达到纪律处分及以上退出</w:t>
      </w: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。</w:t>
      </w:r>
    </w:p>
    <w:p w14:paraId="2C1E5C03">
      <w:pPr>
        <w:spacing w:line="440" w:lineRule="exact"/>
        <w:ind w:firstLine="482" w:firstLineChars="200"/>
        <w:rPr>
          <w:rFonts w:hint="default" w:ascii="宋体" w:hAnsi="宋体" w:eastAsia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  <w:t>///</w:t>
      </w:r>
    </w:p>
    <w:p w14:paraId="73BDB1E1">
      <w:pPr>
        <w:spacing w:line="440" w:lineRule="exact"/>
        <w:ind w:firstLine="482" w:firstLineChars="200"/>
        <w:rPr>
          <w:rFonts w:hint="default" w:ascii="宋体" w:hAnsi="宋体" w:eastAsia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  <w:t>（六）定岗机制优化</w:t>
      </w:r>
    </w:p>
    <w:p w14:paraId="7CEF8CF0">
      <w:pPr>
        <w:tabs>
          <w:tab w:val="left" w:pos="1078"/>
        </w:tabs>
        <w:spacing w:line="440" w:lineRule="exact"/>
        <w:ind w:firstLine="480" w:firstLineChars="200"/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基于</w:t>
      </w: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管培生年</w:t>
      </w: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度</w:t>
      </w: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绩效</w:t>
      </w: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等级，</w:t>
      </w: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按照如下规则晋升/退出：</w:t>
      </w:r>
    </w:p>
    <w:p w14:paraId="6A3A655E">
      <w:pPr>
        <w:spacing w:line="440" w:lineRule="exact"/>
        <w:ind w:firstLine="480" w:firstLineChars="200"/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第1年末：原则上不淘汰，对C及以下的列为重点观察对象。</w:t>
      </w:r>
    </w:p>
    <w:p w14:paraId="61E3196A">
      <w:pPr>
        <w:spacing w:line="440" w:lineRule="exact"/>
        <w:ind w:firstLine="480" w:firstLineChars="200"/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第2年末：C及以上继续培养，B及以上具备中层竞聘资格,D需退出，按不高于P3/S3/O4定岗。</w:t>
      </w:r>
    </w:p>
    <w:p w14:paraId="121EE0B6">
      <w:pPr>
        <w:spacing w:line="440" w:lineRule="exact"/>
        <w:ind w:firstLine="480" w:firstLineChars="200"/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第3年末：B及以上任储备中层,A/A</w:t>
      </w:r>
      <w:r>
        <w:rPr>
          <w:rFonts w:hint="eastAsia" w:ascii="宋体" w:hAnsi="宋体" w:eastAsia="宋体"/>
          <w:sz w:val="24"/>
          <w:szCs w:val="24"/>
          <w:highlight w:val="none"/>
          <w:vertAlign w:val="superscript"/>
          <w:lang w:val="en-US" w:eastAsia="zh-CN"/>
        </w:rPr>
        <w:t>+</w:t>
      </w: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具备中层副职双选资格，储备中层需独立负责具体的市场/生产班/职能模块,C及以下需退出，按不高于P4/S4/O5定岗。</w:t>
      </w:r>
    </w:p>
    <w:p w14:paraId="3D3C7C04">
      <w:pPr>
        <w:spacing w:line="440" w:lineRule="exact"/>
        <w:ind w:firstLine="480" w:firstLineChars="200"/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储备中层期间：年度绩效等级A/A</w:t>
      </w:r>
      <w:r>
        <w:rPr>
          <w:rFonts w:hint="eastAsia" w:ascii="宋体" w:hAnsi="宋体" w:eastAsia="宋体"/>
          <w:sz w:val="24"/>
          <w:szCs w:val="24"/>
          <w:highlight w:val="none"/>
          <w:vertAlign w:val="superscript"/>
          <w:lang w:val="en-US" w:eastAsia="zh-CN"/>
        </w:rPr>
        <w:t>+</w:t>
      </w: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任中层正职，B任中层副职，C及以下任储备中层，最长储备3年，储备期满仍评估C及以下的需退出，按不高于P5/S5/O6定岗。</w:t>
      </w:r>
    </w:p>
    <w:p w14:paraId="3AE46A4B">
      <w:pPr>
        <w:spacing w:line="440" w:lineRule="exact"/>
        <w:ind w:firstLine="482" w:firstLineChars="200"/>
        <w:rPr>
          <w:rFonts w:hint="default" w:ascii="宋体" w:hAnsi="宋体" w:eastAsia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  <w:t>///</w:t>
      </w:r>
    </w:p>
    <w:p w14:paraId="06457D5A">
      <w:pPr>
        <w:spacing w:line="440" w:lineRule="exact"/>
        <w:ind w:firstLine="482" w:firstLineChars="200"/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  <w:t>（七）保障机制</w:t>
      </w:r>
    </w:p>
    <w:p w14:paraId="1E6E3CB4">
      <w:pPr>
        <w:spacing w:line="440" w:lineRule="exact"/>
        <w:ind w:firstLine="482" w:firstLineChars="200"/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  <w:t>1.对管培生的支持保障</w:t>
      </w:r>
    </w:p>
    <w:p w14:paraId="27CCC02B">
      <w:pPr>
        <w:spacing w:line="440" w:lineRule="exact"/>
        <w:ind w:firstLine="482" w:firstLineChars="200"/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  <w:t>（1）增加</w:t>
      </w:r>
      <w:r>
        <w:rPr>
          <w:rFonts w:hint="default" w:ascii="宋体" w:hAnsi="宋体" w:eastAsia="宋体"/>
          <w:b/>
          <w:bCs/>
          <w:sz w:val="24"/>
          <w:szCs w:val="24"/>
          <w:highlight w:val="none"/>
          <w:lang w:val="en-US" w:eastAsia="zh-CN"/>
        </w:rPr>
        <w:t>轮岗期内调薪</w:t>
      </w:r>
      <w:r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  <w:t>机会</w:t>
      </w:r>
      <w:r>
        <w:rPr>
          <w:rFonts w:hint="default" w:ascii="宋体" w:hAnsi="宋体" w:eastAsia="宋体"/>
          <w:b/>
          <w:bCs/>
          <w:sz w:val="24"/>
          <w:szCs w:val="24"/>
          <w:highlight w:val="none"/>
          <w:lang w:val="en-US" w:eastAsia="zh-CN"/>
        </w:rPr>
        <w:t>：</w:t>
      </w: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第1个完整年度结束后，上年度</w:t>
      </w: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A/A</w:t>
      </w:r>
      <w:r>
        <w:rPr>
          <w:rFonts w:hint="eastAsia" w:ascii="宋体" w:hAnsi="宋体" w:eastAsia="宋体"/>
          <w:sz w:val="24"/>
          <w:szCs w:val="24"/>
          <w:highlight w:val="none"/>
          <w:vertAlign w:val="superscript"/>
          <w:lang w:val="en-US" w:eastAsia="zh-CN"/>
        </w:rPr>
        <w:t>+</w:t>
      </w: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给予调薪，调薪比例随当年调薪方案</w:t>
      </w: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确定</w:t>
      </w: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。</w:t>
      </w:r>
    </w:p>
    <w:p w14:paraId="4F68A2D0">
      <w:pPr>
        <w:spacing w:line="440" w:lineRule="exact"/>
        <w:ind w:firstLine="482" w:firstLineChars="200"/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  <w:t>（2）</w:t>
      </w:r>
      <w:r>
        <w:rPr>
          <w:rFonts w:hint="default" w:ascii="宋体" w:hAnsi="宋体" w:eastAsia="宋体"/>
          <w:b/>
          <w:bCs/>
          <w:sz w:val="24"/>
          <w:szCs w:val="24"/>
          <w:highlight w:val="none"/>
          <w:lang w:val="en-US" w:eastAsia="zh-CN"/>
        </w:rPr>
        <w:t>轮岗期满定薪：</w:t>
      </w: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晋升一线中层（含储备）的，适用职务晋级调薪规则</w:t>
      </w: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，但</w:t>
      </w: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不受N档和城市系数限制，并额外享受以下津贴</w:t>
      </w: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，津贴</w:t>
      </w: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可累加</w:t>
      </w: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（26年6月1日起生效）</w:t>
      </w: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:</w:t>
      </w:r>
    </w:p>
    <w:p w14:paraId="47E7D2DD">
      <w:pPr>
        <w:spacing w:line="440" w:lineRule="exact"/>
        <w:ind w:firstLine="480" w:firstLineChars="200"/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①</w:t>
      </w: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一线（工厂/营销中心）津贴：2000元/月</w:t>
      </w: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；</w:t>
      </w:r>
    </w:p>
    <w:p w14:paraId="0235016F">
      <w:pPr>
        <w:spacing w:line="440" w:lineRule="exact"/>
        <w:ind w:firstLine="480" w:firstLineChars="200"/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②</w:t>
      </w: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销售偏远地区（县及以下）津贴：1000元/月</w:t>
      </w: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；</w:t>
      </w:r>
    </w:p>
    <w:p w14:paraId="10760835">
      <w:pPr>
        <w:spacing w:line="440" w:lineRule="exact"/>
        <w:ind w:firstLine="480" w:firstLineChars="200"/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③</w:t>
      </w: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攻艰市场津贴：2000元/月（具体攻艰市场由事业部确定）</w:t>
      </w: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。</w:t>
      </w:r>
    </w:p>
    <w:p w14:paraId="11880E2E">
      <w:pPr>
        <w:spacing w:line="440" w:lineRule="exact"/>
        <w:ind w:firstLine="480" w:firstLineChars="200"/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  <w:t>取消津贴情形：</w:t>
      </w:r>
      <w:r>
        <w:rPr>
          <w:rFonts w:hint="eastAsia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  <w:t>①</w:t>
      </w: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离开上述地区（含离开后再次进入）；</w:t>
      </w: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②</w:t>
      </w: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储备中层满3年未晋升中层；</w:t>
      </w: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③</w:t>
      </w: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晋升高层后</w:t>
      </w: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。</w:t>
      </w:r>
    </w:p>
    <w:p w14:paraId="6D0A2D7E">
      <w:pPr>
        <w:spacing w:line="440" w:lineRule="exact"/>
        <w:ind w:firstLine="480" w:firstLineChars="200"/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  <w:t>津贴发放：</w:t>
      </w: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列支“津贴补贴”</w:t>
      </w: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-</w:t>
      </w: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“其他补贴”</w:t>
      </w: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，</w:t>
      </w: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BP提交</w:t>
      </w: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津贴</w:t>
      </w: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数据，备注“管培生一线津贴”，随月度工资一并发放；全月缺勤不发放；因变化需取消津贴的，自变化生效次月1日起执行。</w:t>
      </w:r>
    </w:p>
    <w:p w14:paraId="1460F80D">
      <w:pPr>
        <w:spacing w:line="440" w:lineRule="exact"/>
        <w:ind w:firstLine="482" w:firstLineChars="200"/>
        <w:rPr>
          <w:rFonts w:hint="eastAsia" w:ascii="宋体" w:hAnsi="宋体" w:eastAsia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  <w:t>（3）</w:t>
      </w:r>
      <w:r>
        <w:rPr>
          <w:rFonts w:hint="default" w:ascii="宋体" w:hAnsi="宋体" w:eastAsia="宋体"/>
          <w:b/>
          <w:bCs/>
          <w:sz w:val="24"/>
          <w:szCs w:val="24"/>
          <w:highlight w:val="none"/>
          <w:lang w:val="en-US" w:eastAsia="zh-CN"/>
        </w:rPr>
        <w:t>退出定薪：</w:t>
      </w: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按薪酬制度执行</w:t>
      </w: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。</w:t>
      </w:r>
    </w:p>
    <w:p w14:paraId="652644B5">
      <w:pPr>
        <w:spacing w:line="440" w:lineRule="exact"/>
        <w:ind w:firstLine="482" w:firstLineChars="200"/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  <w:t>（4）</w:t>
      </w:r>
      <w:r>
        <w:rPr>
          <w:rFonts w:hint="default" w:ascii="宋体" w:hAnsi="宋体" w:eastAsia="宋体"/>
          <w:b/>
          <w:bCs/>
          <w:sz w:val="24"/>
          <w:szCs w:val="24"/>
          <w:highlight w:val="none"/>
          <w:lang w:val="en-US" w:eastAsia="zh-CN"/>
        </w:rPr>
        <w:t>福利待遇：</w:t>
      </w: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一线轮岗</w:t>
      </w: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期间</w:t>
      </w: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，由轮岗单位安排经理级标准的异地周转住房，不享受探亲待遇</w:t>
      </w: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，</w:t>
      </w: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其他福利待遇按常驻工作地要求执行</w:t>
      </w: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，26年6月1日起生效</w:t>
      </w: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。定岗后按《异地工作人员管理办法》执行（储备中层享受中层同等待遇）。</w:t>
      </w:r>
    </w:p>
    <w:p w14:paraId="0BB216E3">
      <w:pPr>
        <w:spacing w:line="440" w:lineRule="exact"/>
        <w:ind w:firstLine="482" w:firstLineChars="200"/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  <w:t>（5）</w:t>
      </w:r>
      <w:r>
        <w:rPr>
          <w:rFonts w:hint="default" w:ascii="宋体" w:hAnsi="宋体" w:eastAsia="宋体"/>
          <w:b/>
          <w:bCs/>
          <w:sz w:val="24"/>
          <w:szCs w:val="24"/>
          <w:highlight w:val="none"/>
          <w:lang w:val="en-US" w:eastAsia="zh-CN"/>
        </w:rPr>
        <w:t>劳动关系：</w:t>
      </w: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轮岗及储备中层期，</w:t>
      </w: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管培生</w:t>
      </w: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劳动关系在总部，退出/晋升中层后在定岗单位</w:t>
      </w: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。</w:t>
      </w:r>
    </w:p>
    <w:p w14:paraId="08D45853">
      <w:pPr>
        <w:spacing w:line="440" w:lineRule="exact"/>
        <w:ind w:firstLine="482" w:firstLineChars="200"/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  <w:t>（6）</w:t>
      </w:r>
      <w:r>
        <w:rPr>
          <w:rFonts w:hint="default" w:ascii="宋体" w:hAnsi="宋体" w:eastAsia="宋体"/>
          <w:b/>
          <w:bCs/>
          <w:sz w:val="24"/>
          <w:szCs w:val="24"/>
          <w:highlight w:val="none"/>
          <w:lang w:val="en-US" w:eastAsia="zh-CN"/>
        </w:rPr>
        <w:t>社保缴纳：</w:t>
      </w: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可选择</w:t>
      </w: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在</w:t>
      </w: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深圳/上海/工作地/户籍地</w:t>
      </w: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缴纳社保</w:t>
      </w: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（21-23届已在北京缴纳社保的仍可选择继续在北京缴纳）</w:t>
      </w: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。</w:t>
      </w:r>
    </w:p>
    <w:p w14:paraId="13330CFE">
      <w:pPr>
        <w:spacing w:line="440" w:lineRule="exact"/>
        <w:ind w:firstLine="482" w:firstLineChars="200"/>
        <w:rPr>
          <w:rFonts w:hint="default" w:ascii="宋体" w:hAnsi="宋体" w:eastAsia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  <w:t>///</w:t>
      </w:r>
    </w:p>
    <w:p w14:paraId="1E34990D">
      <w:pPr>
        <w:spacing w:line="440" w:lineRule="exact"/>
        <w:ind w:firstLine="482" w:firstLineChars="200"/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  <w:t>2.对一线单位的支持保障</w:t>
      </w:r>
    </w:p>
    <w:p w14:paraId="68A67D28">
      <w:pPr>
        <w:spacing w:line="440" w:lineRule="exact"/>
        <w:ind w:firstLine="482" w:firstLineChars="200"/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  <w:t>（1）成本编制支持</w:t>
      </w:r>
    </w:p>
    <w:p w14:paraId="32DD8393">
      <w:pPr>
        <w:spacing w:line="440" w:lineRule="exact"/>
        <w:ind w:firstLine="480" w:firstLineChars="200"/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管培生轮岗期</w:t>
      </w: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及</w:t>
      </w: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储备中层期，编制及人工成本由总部承担。</w:t>
      </w:r>
    </w:p>
    <w:p w14:paraId="4E7C0535">
      <w:pPr>
        <w:spacing w:line="440" w:lineRule="exact"/>
        <w:ind w:firstLine="480" w:firstLineChars="200"/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管培生享受的一线、偏远地区、攻艰市场津贴，始终由总部承担成本。</w:t>
      </w:r>
    </w:p>
    <w:p w14:paraId="20234F80">
      <w:pPr>
        <w:spacing w:line="440" w:lineRule="exact"/>
        <w:ind w:firstLine="482" w:firstLineChars="200"/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  <w:t>（2）</w:t>
      </w:r>
      <w:r>
        <w:rPr>
          <w:rFonts w:hint="default" w:ascii="宋体" w:hAnsi="宋体" w:eastAsia="宋体"/>
          <w:b/>
          <w:bCs/>
          <w:sz w:val="24"/>
          <w:szCs w:val="24"/>
          <w:highlight w:val="none"/>
          <w:lang w:val="en-US" w:eastAsia="zh-CN"/>
        </w:rPr>
        <w:t>激励机制</w:t>
      </w:r>
    </w:p>
    <w:p w14:paraId="04B5F322">
      <w:pPr>
        <w:spacing w:line="440" w:lineRule="exact"/>
        <w:ind w:firstLine="482" w:firstLineChars="200"/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/>
          <w:b/>
          <w:bCs/>
          <w:sz w:val="24"/>
          <w:szCs w:val="24"/>
          <w:highlight w:val="none"/>
          <w:lang w:val="en-US" w:eastAsia="zh-CN"/>
        </w:rPr>
        <w:t>组织激励：</w:t>
      </w: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当年度培养出中层的事业部/片区（3年内成为中层</w:t>
      </w: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、</w:t>
      </w: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不含储备），总部给予物质激励（1万元/中层）。</w:t>
      </w:r>
    </w:p>
    <w:p w14:paraId="0EE62862">
      <w:pPr>
        <w:spacing w:line="440" w:lineRule="exact"/>
        <w:ind w:firstLine="482" w:firstLineChars="200"/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/>
          <w:b/>
          <w:bCs/>
          <w:sz w:val="24"/>
          <w:szCs w:val="24"/>
          <w:highlight w:val="none"/>
          <w:lang w:val="en-US" w:eastAsia="zh-CN"/>
        </w:rPr>
        <w:t>高管交流：</w:t>
      </w: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每半年，组织管培生及</w:t>
      </w: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其</w:t>
      </w: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导师与华润啤酒董事会主席、副总裁</w:t>
      </w: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等管理团队成员</w:t>
      </w: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面对面交流。鼓励事业部总经理/营销中心总经理/片区生产部总监每季度和管培生面对面交流。</w:t>
      </w:r>
    </w:p>
    <w:p w14:paraId="0C0C8E4D">
      <w:pPr>
        <w:spacing w:line="440" w:lineRule="exact"/>
        <w:ind w:firstLine="482" w:firstLineChars="200"/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  <w:t>（3）人才培养支持</w:t>
      </w:r>
    </w:p>
    <w:p w14:paraId="434511CF">
      <w:pPr>
        <w:spacing w:line="440" w:lineRule="exact"/>
        <w:ind w:firstLine="480" w:firstLineChars="200"/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各事业部/片区可从</w:t>
      </w: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近1年入职的销售、生产方向应届生</w:t>
      </w: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中推荐高素质人才（各事业部/生产中心分别推荐3人），</w:t>
      </w: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总部审核择优</w:t>
      </w: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确定20人，纳入总部管培生培训体系（</w:t>
      </w: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线上课程学习和线下集训</w:t>
      </w: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），推荐标准如下：</w:t>
      </w:r>
    </w:p>
    <w:p w14:paraId="180F3568">
      <w:pPr>
        <w:spacing w:line="440" w:lineRule="exact"/>
        <w:ind w:firstLine="480" w:firstLineChars="200"/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①</w:t>
      </w: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学历要求：985、211、海外QS/US前150</w:t>
      </w: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；</w:t>
      </w:r>
    </w:p>
    <w:p w14:paraId="558CE179">
      <w:pPr>
        <w:spacing w:line="440" w:lineRule="exact"/>
        <w:ind w:firstLine="480" w:firstLineChars="200"/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②</w:t>
      </w: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综合素质：经事业部/片区评估考察，具备较强的成长潜力和发展意愿</w:t>
      </w: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。</w:t>
      </w:r>
    </w:p>
    <w:p w14:paraId="038292B8">
      <w:pPr>
        <w:spacing w:line="440" w:lineRule="exact"/>
        <w:ind w:firstLine="480" w:firstLineChars="200"/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自纳入管培生培训体系起，最长6年不占用一线单位的成本编制，第3年未晋升储备中层及第6年未晋升中层的，退出管培生培训体系。</w:t>
      </w:r>
    </w:p>
    <w:p w14:paraId="277762B0">
      <w:pPr>
        <w:spacing w:line="440" w:lineRule="exact"/>
        <w:ind w:firstLine="482" w:firstLineChars="200"/>
        <w:rPr>
          <w:rFonts w:hint="default" w:ascii="宋体" w:hAnsi="宋体" w:eastAsia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  <w:t>///</w:t>
      </w:r>
    </w:p>
    <w:p w14:paraId="24CDD22C">
      <w:pPr>
        <w:spacing w:line="440" w:lineRule="exact"/>
        <w:ind w:firstLine="482" w:firstLineChars="200"/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  <w:t>三、落地安排</w:t>
      </w:r>
    </w:p>
    <w:p w14:paraId="6B37500E">
      <w:pPr>
        <w:spacing w:line="440" w:lineRule="exact"/>
        <w:ind w:firstLine="482" w:firstLineChars="200"/>
        <w:rPr>
          <w:rFonts w:hint="default" w:ascii="宋体" w:hAnsi="宋体" w:eastAsia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  <w:t>（一）存量管培生政策衔接</w:t>
      </w:r>
    </w:p>
    <w:p w14:paraId="4C7E5FFD">
      <w:pPr>
        <w:spacing w:line="440" w:lineRule="exact"/>
        <w:ind w:firstLine="482" w:firstLineChars="200"/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  <w:t>1.21-22届</w:t>
      </w:r>
    </w:p>
    <w:p w14:paraId="7E384C4D">
      <w:pPr>
        <w:spacing w:line="440" w:lineRule="exact"/>
        <w:ind w:firstLine="482" w:firstLineChars="200"/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  <w:t>（1）</w:t>
      </w:r>
      <w:r>
        <w:rPr>
          <w:rFonts w:hint="default" w:ascii="宋体" w:hAnsi="宋体" w:eastAsia="宋体"/>
          <w:b/>
          <w:bCs/>
          <w:sz w:val="24"/>
          <w:szCs w:val="24"/>
          <w:highlight w:val="none"/>
          <w:lang w:val="en-US" w:eastAsia="zh-CN"/>
        </w:rPr>
        <w:t>已定岗中层的：</w:t>
      </w: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享受一线相关津贴（26年6月1日生效）；M1晋级M2未调薪的，自M2任职节点起调薪15%。</w:t>
      </w:r>
    </w:p>
    <w:p w14:paraId="0C496508">
      <w:pPr>
        <w:spacing w:line="440" w:lineRule="exact"/>
        <w:ind w:firstLine="482" w:firstLineChars="200"/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  <w:t>（2）</w:t>
      </w:r>
      <w:r>
        <w:rPr>
          <w:rFonts w:hint="default" w:ascii="宋体" w:hAnsi="宋体" w:eastAsia="宋体"/>
          <w:b/>
          <w:bCs/>
          <w:sz w:val="24"/>
          <w:szCs w:val="24"/>
          <w:highlight w:val="none"/>
          <w:lang w:val="en-US" w:eastAsia="zh-CN"/>
        </w:rPr>
        <w:t>未定岗中层的</w:t>
      </w:r>
      <w:r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  <w:t>：</w:t>
      </w: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上年度绩效B及以上的，提供一线中层双选机会，选上任储备中层/中层（21届最多可储备1年，22届最多可储备2年），未选上</w:t>
      </w: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维持现状</w:t>
      </w: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。在目标培养期内晋升至中层/储备中层的，</w:t>
      </w: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薪酬福利</w:t>
      </w: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按照新</w:t>
      </w: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规则执行</w:t>
      </w:r>
      <w:r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  <w:t>。</w:t>
      </w:r>
    </w:p>
    <w:p w14:paraId="1B0292FB">
      <w:pPr>
        <w:spacing w:line="440" w:lineRule="exact"/>
        <w:ind w:firstLine="482" w:firstLineChars="200"/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  <w:t>2.23-25届：</w:t>
      </w:r>
    </w:p>
    <w:p w14:paraId="20BF94B4">
      <w:pPr>
        <w:spacing w:line="440" w:lineRule="exact"/>
        <w:ind w:firstLine="482" w:firstLineChars="200"/>
        <w:rPr>
          <w:rFonts w:hint="default" w:ascii="宋体" w:hAnsi="宋体" w:eastAsia="宋体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  <w:highlight w:val="none"/>
          <w:lang w:val="en-US" w:eastAsia="zh-CN"/>
        </w:rPr>
        <w:t>（1）</w:t>
      </w:r>
      <w:r>
        <w:rPr>
          <w:rFonts w:hint="default" w:ascii="宋体" w:hAnsi="宋体" w:eastAsia="宋体"/>
          <w:b/>
          <w:bCs/>
          <w:color w:val="auto"/>
          <w:sz w:val="24"/>
          <w:szCs w:val="24"/>
          <w:highlight w:val="none"/>
          <w:lang w:val="en-US" w:eastAsia="zh-CN"/>
        </w:rPr>
        <w:t>培养：</w:t>
      </w:r>
      <w:r>
        <w:rPr>
          <w:rFonts w:hint="eastAsia" w:ascii="宋体" w:hAnsi="宋体" w:eastAsia="宋体"/>
          <w:b w:val="0"/>
          <w:bCs w:val="0"/>
          <w:color w:val="auto"/>
          <w:sz w:val="24"/>
          <w:szCs w:val="24"/>
          <w:highlight w:val="none"/>
          <w:lang w:val="en-US" w:eastAsia="zh-CN"/>
        </w:rPr>
        <w:t>对于</w:t>
      </w:r>
      <w:r>
        <w:rPr>
          <w:rFonts w:hint="eastAsia" w:ascii="宋体" w:hAnsi="宋体" w:eastAsia="宋体"/>
          <w:color w:val="auto"/>
          <w:sz w:val="24"/>
          <w:szCs w:val="24"/>
          <w:highlight w:val="none"/>
          <w:lang w:val="en-US" w:eastAsia="zh-CN"/>
        </w:rPr>
        <w:t>在</w:t>
      </w:r>
      <w:r>
        <w:rPr>
          <w:rFonts w:hint="default" w:ascii="宋体" w:hAnsi="宋体" w:eastAsia="宋体"/>
          <w:color w:val="auto"/>
          <w:sz w:val="24"/>
          <w:szCs w:val="24"/>
          <w:highlight w:val="none"/>
          <w:lang w:val="en-US" w:eastAsia="zh-CN"/>
        </w:rPr>
        <w:t>总部轮岗的，</w:t>
      </w:r>
      <w:r>
        <w:rPr>
          <w:rFonts w:hint="eastAsia" w:ascii="宋体" w:hAnsi="宋体" w:eastAsia="宋体"/>
          <w:color w:val="auto"/>
          <w:sz w:val="24"/>
          <w:szCs w:val="24"/>
          <w:highlight w:val="none"/>
          <w:lang w:val="en-US" w:eastAsia="zh-CN"/>
        </w:rPr>
        <w:t>提供</w:t>
      </w:r>
      <w:r>
        <w:rPr>
          <w:rFonts w:hint="default" w:ascii="宋体" w:hAnsi="宋体" w:eastAsia="宋体"/>
          <w:color w:val="auto"/>
          <w:sz w:val="24"/>
          <w:szCs w:val="24"/>
          <w:highlight w:val="none"/>
          <w:lang w:val="en-US" w:eastAsia="zh-CN"/>
        </w:rPr>
        <w:t>一线轮岗双选</w:t>
      </w:r>
      <w:r>
        <w:rPr>
          <w:rFonts w:hint="eastAsia" w:ascii="宋体" w:hAnsi="宋体" w:eastAsia="宋体"/>
          <w:color w:val="auto"/>
          <w:sz w:val="24"/>
          <w:szCs w:val="24"/>
          <w:highlight w:val="none"/>
          <w:lang w:val="en-US" w:eastAsia="zh-CN"/>
        </w:rPr>
        <w:t>机会；</w:t>
      </w:r>
      <w:r>
        <w:rPr>
          <w:rFonts w:hint="default" w:ascii="宋体" w:hAnsi="宋体" w:eastAsia="宋体"/>
          <w:color w:val="auto"/>
          <w:sz w:val="24"/>
          <w:szCs w:val="24"/>
          <w:highlight w:val="none"/>
          <w:lang w:val="en-US" w:eastAsia="zh-CN"/>
        </w:rPr>
        <w:t>轮岗单位根据方案要求调整轮岗安排、建立年度任务清单（非营销/非生产方向，由BP征询业务部门负责人意见后制定）；学创中心组织线上线下培训赋能。</w:t>
      </w:r>
    </w:p>
    <w:p w14:paraId="4D6F502C">
      <w:pPr>
        <w:spacing w:line="440" w:lineRule="exact"/>
        <w:ind w:firstLine="482" w:firstLineChars="200"/>
        <w:rPr>
          <w:rFonts w:hint="default" w:ascii="宋体" w:hAnsi="宋体" w:eastAsia="宋体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  <w:highlight w:val="none"/>
          <w:lang w:val="en-US" w:eastAsia="zh-CN"/>
        </w:rPr>
        <w:t>（2）</w:t>
      </w:r>
      <w:r>
        <w:rPr>
          <w:rFonts w:hint="default" w:ascii="宋体" w:hAnsi="宋体" w:eastAsia="宋体"/>
          <w:b/>
          <w:bCs/>
          <w:color w:val="auto"/>
          <w:sz w:val="24"/>
          <w:szCs w:val="24"/>
          <w:highlight w:val="none"/>
          <w:lang w:val="en-US" w:eastAsia="zh-CN"/>
        </w:rPr>
        <w:t>评估：</w:t>
      </w:r>
      <w:r>
        <w:rPr>
          <w:rFonts w:hint="default" w:ascii="宋体" w:hAnsi="宋体" w:eastAsia="宋体"/>
          <w:color w:val="auto"/>
          <w:sz w:val="24"/>
          <w:szCs w:val="24"/>
          <w:highlight w:val="none"/>
          <w:lang w:val="en-US" w:eastAsia="zh-CN"/>
        </w:rPr>
        <w:t>取消职级评定，轮岗单位自26年6月起，按季度组织事业部/片区级汇报（总部轮岗的管培生向部门负责人汇报），啤酒人力于12月组织总部级汇报和年度评估。</w:t>
      </w:r>
    </w:p>
    <w:p w14:paraId="7A057D74">
      <w:pPr>
        <w:spacing w:line="440" w:lineRule="exact"/>
        <w:ind w:firstLine="482" w:firstLineChars="200"/>
        <w:rPr>
          <w:rFonts w:hint="default" w:ascii="宋体" w:hAnsi="宋体" w:eastAsia="宋体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  <w:highlight w:val="none"/>
          <w:lang w:val="en-US" w:eastAsia="zh-CN"/>
        </w:rPr>
        <w:t>（3）</w:t>
      </w:r>
      <w:r>
        <w:rPr>
          <w:rFonts w:hint="default" w:ascii="宋体" w:hAnsi="宋体" w:eastAsia="宋体"/>
          <w:b/>
          <w:bCs/>
          <w:color w:val="auto"/>
          <w:sz w:val="24"/>
          <w:szCs w:val="24"/>
          <w:highlight w:val="none"/>
          <w:lang w:val="en-US" w:eastAsia="zh-CN"/>
        </w:rPr>
        <w:t>定岗：</w:t>
      </w:r>
      <w:r>
        <w:rPr>
          <w:rFonts w:hint="default" w:ascii="宋体" w:hAnsi="宋体" w:eastAsia="宋体"/>
          <w:color w:val="auto"/>
          <w:sz w:val="24"/>
          <w:szCs w:val="24"/>
          <w:highlight w:val="none"/>
          <w:lang w:val="en-US" w:eastAsia="zh-CN"/>
        </w:rPr>
        <w:t>根据年度评估结果确定晋升/退出。上年度绩效B及以上的23届管培生，</w:t>
      </w:r>
      <w:r>
        <w:rPr>
          <w:rFonts w:hint="eastAsia" w:ascii="宋体" w:hAnsi="宋体" w:eastAsia="宋体"/>
          <w:color w:val="auto"/>
          <w:sz w:val="24"/>
          <w:szCs w:val="24"/>
          <w:highlight w:val="none"/>
          <w:lang w:val="en-US" w:eastAsia="zh-CN"/>
        </w:rPr>
        <w:t>可参加</w:t>
      </w:r>
      <w:r>
        <w:rPr>
          <w:rFonts w:hint="default" w:ascii="宋体" w:hAnsi="宋体" w:eastAsia="宋体"/>
          <w:color w:val="auto"/>
          <w:sz w:val="24"/>
          <w:szCs w:val="24"/>
          <w:highlight w:val="none"/>
          <w:lang w:val="en-US" w:eastAsia="zh-CN"/>
        </w:rPr>
        <w:t>全国中层竞聘，竞聘成功的提前晋升定岗，未竞聘成功</w:t>
      </w:r>
      <w:r>
        <w:rPr>
          <w:rFonts w:hint="eastAsia" w:ascii="宋体" w:hAnsi="宋体" w:eastAsia="宋体"/>
          <w:color w:val="auto"/>
          <w:sz w:val="24"/>
          <w:szCs w:val="24"/>
          <w:highlight w:val="none"/>
          <w:lang w:val="en-US" w:eastAsia="zh-CN"/>
        </w:rPr>
        <w:t>/未报名</w:t>
      </w:r>
      <w:r>
        <w:rPr>
          <w:rFonts w:hint="default" w:ascii="宋体" w:hAnsi="宋体" w:eastAsia="宋体"/>
          <w:color w:val="auto"/>
          <w:sz w:val="24"/>
          <w:szCs w:val="24"/>
          <w:highlight w:val="none"/>
          <w:lang w:val="en-US" w:eastAsia="zh-CN"/>
        </w:rPr>
        <w:t>的继续培养。</w:t>
      </w:r>
    </w:p>
    <w:p w14:paraId="44808CB1">
      <w:pPr>
        <w:spacing w:line="440" w:lineRule="exact"/>
        <w:ind w:firstLine="482" w:firstLineChars="200"/>
        <w:rPr>
          <w:rFonts w:hint="default" w:ascii="宋体" w:hAnsi="宋体" w:eastAsia="宋体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/>
          <w:bCs/>
          <w:color w:val="auto"/>
          <w:sz w:val="24"/>
          <w:szCs w:val="24"/>
          <w:highlight w:val="none"/>
          <w:lang w:val="en-US" w:eastAsia="zh-CN"/>
        </w:rPr>
        <w:t>（4）</w:t>
      </w:r>
      <w:r>
        <w:rPr>
          <w:rFonts w:hint="default" w:ascii="宋体" w:hAnsi="宋体" w:eastAsia="宋体"/>
          <w:b/>
          <w:bCs/>
          <w:color w:val="auto"/>
          <w:sz w:val="24"/>
          <w:szCs w:val="24"/>
          <w:highlight w:val="none"/>
          <w:lang w:val="en-US" w:eastAsia="zh-CN"/>
        </w:rPr>
        <w:t>薪酬福利：</w:t>
      </w:r>
      <w:r>
        <w:rPr>
          <w:rFonts w:hint="default" w:ascii="宋体" w:hAnsi="宋体" w:eastAsia="宋体"/>
          <w:color w:val="auto"/>
          <w:sz w:val="24"/>
          <w:szCs w:val="24"/>
          <w:highlight w:val="none"/>
          <w:lang w:val="en-US" w:eastAsia="zh-CN"/>
        </w:rPr>
        <w:t>按</w:t>
      </w:r>
      <w:r>
        <w:rPr>
          <w:rFonts w:hint="eastAsia" w:ascii="宋体" w:hAnsi="宋体" w:eastAsia="宋体"/>
          <w:color w:val="auto"/>
          <w:sz w:val="24"/>
          <w:szCs w:val="24"/>
          <w:highlight w:val="none"/>
          <w:lang w:val="en-US" w:eastAsia="zh-CN"/>
        </w:rPr>
        <w:t>管培生</w:t>
      </w:r>
      <w:r>
        <w:rPr>
          <w:rFonts w:hint="default" w:ascii="宋体" w:hAnsi="宋体" w:eastAsia="宋体"/>
          <w:color w:val="auto"/>
          <w:sz w:val="24"/>
          <w:szCs w:val="24"/>
          <w:highlight w:val="none"/>
          <w:lang w:val="en-US" w:eastAsia="zh-CN"/>
        </w:rPr>
        <w:t>新方案执行（自26年6月1日起生效），其中一线轮岗的由轮岗单位安排经理级标准的异地周转住房，其他按常驻工作地要求执行；23-24届绩效调薪和总部调薪方案一致，25届按照管培生新方案执行；目标培养期内晋升至中层/储备中层的，按照新</w:t>
      </w:r>
      <w:r>
        <w:rPr>
          <w:rFonts w:hint="eastAsia" w:ascii="宋体" w:hAnsi="宋体" w:eastAsia="宋体"/>
          <w:color w:val="auto"/>
          <w:sz w:val="24"/>
          <w:szCs w:val="24"/>
          <w:highlight w:val="none"/>
          <w:lang w:val="en-US" w:eastAsia="zh-CN"/>
        </w:rPr>
        <w:t>规则</w:t>
      </w:r>
      <w:r>
        <w:rPr>
          <w:rFonts w:hint="default" w:ascii="宋体" w:hAnsi="宋体" w:eastAsia="宋体"/>
          <w:color w:val="auto"/>
          <w:sz w:val="24"/>
          <w:szCs w:val="24"/>
          <w:highlight w:val="none"/>
          <w:lang w:val="en-US" w:eastAsia="zh-CN"/>
        </w:rPr>
        <w:t>定薪。</w:t>
      </w:r>
    </w:p>
    <w:p w14:paraId="74BDEF34">
      <w:pPr>
        <w:spacing w:line="440" w:lineRule="exact"/>
        <w:ind w:firstLine="482" w:firstLineChars="200"/>
        <w:rPr>
          <w:rFonts w:hint="default" w:ascii="宋体" w:hAnsi="宋体" w:eastAsia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  <w:t>///</w:t>
      </w:r>
    </w:p>
    <w:p w14:paraId="56CC29E8">
      <w:pPr>
        <w:spacing w:line="440" w:lineRule="exact"/>
        <w:ind w:firstLine="482" w:firstLineChars="200"/>
        <w:rPr>
          <w:rFonts w:hint="default" w:ascii="宋体" w:hAnsi="宋体" w:eastAsia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  <w:t>（二）26年推进计划</w:t>
      </w:r>
    </w:p>
    <w:p w14:paraId="3EF5DFEF">
      <w:pPr>
        <w:spacing w:line="440" w:lineRule="exact"/>
        <w:ind w:firstLine="480" w:firstLineChars="200"/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26年4月10日前，完成管培生优化方案宣贯。</w:t>
      </w:r>
    </w:p>
    <w:p w14:paraId="656FE221">
      <w:pPr>
        <w:spacing w:line="440" w:lineRule="exact"/>
        <w:ind w:firstLine="480" w:firstLineChars="200"/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26年5月15日前，完成21-25届存量管培生政策衔接落地相关工作。</w:t>
      </w:r>
    </w:p>
    <w:p w14:paraId="75C00152">
      <w:pPr>
        <w:spacing w:line="440" w:lineRule="exact"/>
        <w:ind w:firstLine="480" w:firstLineChars="200"/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26年5月起，按培训进度开展管培生线上学习和线下集训。</w:t>
      </w:r>
    </w:p>
    <w:p w14:paraId="56EA1469">
      <w:pPr>
        <w:spacing w:line="440" w:lineRule="exact"/>
        <w:ind w:firstLine="480" w:firstLineChars="200"/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26年6月起，按季度开展事业部/片区级汇报，12月开展总部级汇报和年度评估。</w:t>
      </w:r>
    </w:p>
    <w:p w14:paraId="17824331">
      <w:pPr>
        <w:spacing w:line="440" w:lineRule="exact"/>
        <w:ind w:firstLine="480" w:firstLineChars="200"/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26年7月，开展管培生导师集中赋能。</w:t>
      </w:r>
    </w:p>
    <w:p w14:paraId="0893EE76">
      <w:pPr>
        <w:spacing w:line="440" w:lineRule="exact"/>
        <w:ind w:firstLine="480" w:firstLineChars="200"/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26年7月中旬，开展26届管培生入职保温。</w:t>
      </w:r>
    </w:p>
    <w:p w14:paraId="507354C3">
      <w:pPr>
        <w:spacing w:line="440" w:lineRule="exact"/>
        <w:ind w:firstLine="482" w:firstLineChars="200"/>
        <w:rPr>
          <w:rFonts w:hint="default" w:ascii="宋体" w:hAnsi="宋体" w:eastAsia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  <w:t>///</w:t>
      </w:r>
    </w:p>
    <w:p w14:paraId="06F6F7FE">
      <w:pPr>
        <w:spacing w:line="440" w:lineRule="exact"/>
        <w:ind w:firstLine="482" w:firstLineChars="200"/>
        <w:rPr>
          <w:rFonts w:hint="default" w:ascii="宋体" w:hAnsi="宋体" w:eastAsia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  <w:t>（三）成立管培生工作联络组</w:t>
      </w:r>
    </w:p>
    <w:p w14:paraId="204EFF62">
      <w:pPr>
        <w:spacing w:line="440" w:lineRule="exact"/>
        <w:ind w:firstLine="480" w:firstLineChars="200"/>
        <w:rPr>
          <w:rFonts w:hint="default" w:ascii="宋体" w:hAnsi="宋体" w:eastAsia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为促进管培生体系的高效运转、便于总部与培养单位的沟通，总部将成立管培生工作联络组，请各事业部、供应链人力、职能人力部、酒业项目公司各明确1位管培生工作联络人，负责对接总部政策执行、具体培养落地及问题反馈。</w:t>
      </w:r>
      <w:r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  <w:t>请各单位于2026年4月3日前反馈联络人信息至啤酒人力部柳凤翎（liufengling11@crb.cn)处。</w:t>
      </w:r>
    </w:p>
    <w:p w14:paraId="496329C0">
      <w:pPr>
        <w:spacing w:line="440" w:lineRule="exact"/>
        <w:ind w:firstLine="482" w:firstLineChars="200"/>
        <w:rPr>
          <w:rFonts w:hint="default" w:ascii="宋体" w:hAnsi="宋体" w:eastAsia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  <w:t>///</w:t>
      </w:r>
    </w:p>
    <w:p w14:paraId="556F6116">
      <w:pPr>
        <w:spacing w:line="440" w:lineRule="exact"/>
        <w:ind w:firstLine="482" w:firstLineChars="200"/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  <w:t>（四）宣贯安排</w:t>
      </w:r>
    </w:p>
    <w:p w14:paraId="471AB210">
      <w:pPr>
        <w:keepNext w:val="0"/>
        <w:keepLines w:val="0"/>
        <w:widowControl w:val="0"/>
        <w:suppressLineNumbers w:val="0"/>
        <w:spacing w:before="0" w:beforeAutospacing="0" w:after="0" w:afterAutospacing="0" w:line="420" w:lineRule="exact"/>
        <w:ind w:left="0" w:right="0" w:firstLine="420" w:firstLineChars="175"/>
        <w:jc w:val="both"/>
        <w:rPr>
          <w:rFonts w:hint="eastAsia" w:ascii="宋体" w:hAnsi="宋体" w:eastAsia="宋体" w:cs="宋体"/>
          <w:kern w:val="2"/>
          <w:sz w:val="24"/>
          <w:szCs w:val="24"/>
          <w:highlight w:val="none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4"/>
          <w:szCs w:val="24"/>
          <w:highlight w:val="none"/>
          <w:lang w:val="en-US" w:eastAsia="zh-CN" w:bidi="ar"/>
        </w:rPr>
        <w:t>本方案由华润啤酒人力资源部、学创中心组织人力系统及管培生分别宣贯并答疑，宣贯安排如下：</w:t>
      </w:r>
    </w:p>
    <w:p w14:paraId="5FECF02B">
      <w:pPr>
        <w:keepNext w:val="0"/>
        <w:keepLines w:val="0"/>
        <w:widowControl w:val="0"/>
        <w:suppressLineNumbers w:val="0"/>
        <w:spacing w:before="0" w:beforeAutospacing="0" w:after="0" w:afterAutospacing="0" w:line="420" w:lineRule="exact"/>
        <w:ind w:left="0" w:right="0" w:firstLine="422" w:firstLineChars="175"/>
        <w:jc w:val="both"/>
        <w:rPr>
          <w:rFonts w:hint="default" w:ascii="宋体" w:hAnsi="宋体" w:eastAsia="宋体" w:cs="宋体"/>
          <w:b/>
          <w:bCs/>
          <w:kern w:val="2"/>
          <w:sz w:val="24"/>
          <w:szCs w:val="24"/>
          <w:highlight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highlight w:val="none"/>
          <w:lang w:val="en-US" w:eastAsia="zh-CN" w:bidi="ar"/>
        </w:rPr>
        <w:t>1.人力系统宣贯</w:t>
      </w:r>
    </w:p>
    <w:p w14:paraId="014B5EE0">
      <w:pPr>
        <w:keepNext w:val="0"/>
        <w:keepLines w:val="0"/>
        <w:widowControl w:val="0"/>
        <w:suppressLineNumbers w:val="0"/>
        <w:spacing w:before="0" w:beforeAutospacing="0" w:after="0" w:afterAutospacing="0" w:line="420" w:lineRule="exact"/>
        <w:ind w:left="0" w:right="0" w:firstLine="420" w:firstLineChars="175"/>
        <w:jc w:val="both"/>
        <w:rPr>
          <w:rFonts w:hint="eastAsia" w:ascii="宋体" w:hAnsi="宋体" w:eastAsia="宋体" w:cs="宋体"/>
          <w:kern w:val="2"/>
          <w:sz w:val="24"/>
          <w:szCs w:val="24"/>
          <w:highlight w:val="none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4"/>
          <w:szCs w:val="24"/>
          <w:highlight w:val="none"/>
          <w:lang w:val="en-US" w:eastAsia="zh-CN" w:bidi="ar"/>
        </w:rPr>
        <w:t>宣贯时间：2026年4月8日下午14：00</w:t>
      </w:r>
    </w:p>
    <w:p w14:paraId="6094CFAE">
      <w:pPr>
        <w:keepNext w:val="0"/>
        <w:keepLines w:val="0"/>
        <w:widowControl w:val="0"/>
        <w:suppressLineNumbers w:val="0"/>
        <w:spacing w:before="0" w:beforeAutospacing="0" w:after="0" w:afterAutospacing="0" w:line="420" w:lineRule="exact"/>
        <w:ind w:left="0" w:right="0" w:firstLine="420" w:firstLineChars="175"/>
        <w:jc w:val="both"/>
        <w:rPr>
          <w:rFonts w:hint="eastAsia" w:ascii="宋体" w:hAnsi="宋体" w:eastAsia="宋体" w:cs="宋体"/>
          <w:kern w:val="2"/>
          <w:sz w:val="24"/>
          <w:szCs w:val="24"/>
          <w:highlight w:val="none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4"/>
          <w:szCs w:val="24"/>
          <w:highlight w:val="none"/>
          <w:lang w:val="en-US" w:eastAsia="zh-CN" w:bidi="ar"/>
        </w:rPr>
        <w:t>会议号：332103549</w:t>
      </w:r>
    </w:p>
    <w:p w14:paraId="4B17C771">
      <w:pPr>
        <w:keepNext w:val="0"/>
        <w:keepLines w:val="0"/>
        <w:widowControl w:val="0"/>
        <w:suppressLineNumbers w:val="0"/>
        <w:spacing w:before="0" w:beforeAutospacing="0" w:after="0" w:afterAutospacing="0" w:line="420" w:lineRule="exact"/>
        <w:ind w:left="0" w:right="0" w:firstLine="420" w:firstLineChars="175"/>
        <w:jc w:val="both"/>
        <w:rPr>
          <w:rFonts w:hint="eastAsia" w:ascii="宋体" w:hAnsi="宋体" w:eastAsia="宋体" w:cs="宋体"/>
          <w:kern w:val="2"/>
          <w:sz w:val="24"/>
          <w:szCs w:val="24"/>
          <w:highlight w:val="none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4"/>
          <w:szCs w:val="24"/>
          <w:highlight w:val="none"/>
          <w:lang w:val="en-US" w:eastAsia="zh-CN" w:bidi="ar"/>
        </w:rPr>
        <w:t>参会人：各单位人力资源负责人、管培生工作联络人、HRBP、人力资源共享中心员工</w:t>
      </w:r>
    </w:p>
    <w:p w14:paraId="13553FF6">
      <w:pPr>
        <w:keepNext w:val="0"/>
        <w:keepLines w:val="0"/>
        <w:widowControl w:val="0"/>
        <w:suppressLineNumbers w:val="0"/>
        <w:spacing w:before="0" w:beforeAutospacing="0" w:after="0" w:afterAutospacing="0" w:line="420" w:lineRule="exact"/>
        <w:ind w:right="0" w:firstLine="482" w:firstLineChars="200"/>
        <w:jc w:val="both"/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highlight w:val="none"/>
          <w:lang w:val="en-US" w:eastAsia="zh-CN"/>
        </w:rPr>
        <w:t>2.管培生宣贯</w:t>
      </w:r>
    </w:p>
    <w:p w14:paraId="57AF9F28">
      <w:pPr>
        <w:keepNext w:val="0"/>
        <w:keepLines w:val="0"/>
        <w:widowControl w:val="0"/>
        <w:suppressLineNumbers w:val="0"/>
        <w:spacing w:before="0" w:beforeAutospacing="0" w:after="0" w:afterAutospacing="0" w:line="420" w:lineRule="exact"/>
        <w:ind w:left="0" w:right="0" w:firstLine="420" w:firstLineChars="175"/>
        <w:jc w:val="both"/>
        <w:rPr>
          <w:rFonts w:hint="eastAsia" w:ascii="宋体" w:hAnsi="宋体" w:eastAsia="宋体" w:cs="宋体"/>
          <w:kern w:val="2"/>
          <w:sz w:val="24"/>
          <w:szCs w:val="24"/>
          <w:highlight w:val="none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4"/>
          <w:szCs w:val="24"/>
          <w:highlight w:val="none"/>
          <w:lang w:val="en-US" w:eastAsia="zh-CN" w:bidi="ar"/>
        </w:rPr>
        <w:t>宣贯时间：2026年4月9日下午14：00</w:t>
      </w:r>
    </w:p>
    <w:p w14:paraId="2D4DD28E">
      <w:pPr>
        <w:keepNext w:val="0"/>
        <w:keepLines w:val="0"/>
        <w:widowControl w:val="0"/>
        <w:suppressLineNumbers w:val="0"/>
        <w:spacing w:before="0" w:beforeAutospacing="0" w:after="0" w:afterAutospacing="0" w:line="420" w:lineRule="exact"/>
        <w:ind w:left="0" w:right="0" w:firstLine="420" w:firstLineChars="175"/>
        <w:jc w:val="both"/>
        <w:rPr>
          <w:rFonts w:hint="eastAsia" w:ascii="宋体" w:hAnsi="宋体" w:eastAsia="宋体" w:cs="宋体"/>
          <w:kern w:val="2"/>
          <w:sz w:val="24"/>
          <w:szCs w:val="24"/>
          <w:highlight w:val="none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4"/>
          <w:szCs w:val="24"/>
          <w:highlight w:val="none"/>
          <w:lang w:val="en-US" w:eastAsia="zh-CN" w:bidi="ar"/>
        </w:rPr>
        <w:t>会议号：440883909</w:t>
      </w:r>
    </w:p>
    <w:p w14:paraId="6670C653">
      <w:pPr>
        <w:keepNext w:val="0"/>
        <w:keepLines w:val="0"/>
        <w:widowControl w:val="0"/>
        <w:suppressLineNumbers w:val="0"/>
        <w:spacing w:before="0" w:beforeAutospacing="0" w:after="0" w:afterAutospacing="0" w:line="420" w:lineRule="exact"/>
        <w:ind w:left="0" w:right="0" w:firstLine="420" w:firstLineChars="175"/>
        <w:jc w:val="both"/>
        <w:rPr>
          <w:rFonts w:hint="eastAsia" w:ascii="宋体" w:hAnsi="宋体" w:eastAsia="宋体" w:cs="宋体"/>
          <w:kern w:val="2"/>
          <w:sz w:val="24"/>
          <w:szCs w:val="24"/>
          <w:highlight w:val="none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4"/>
          <w:szCs w:val="24"/>
          <w:highlight w:val="none"/>
          <w:lang w:val="en-US" w:eastAsia="zh-CN" w:bidi="ar"/>
        </w:rPr>
        <w:t>参会人：21-25届全体管培生</w:t>
      </w:r>
    </w:p>
    <w:p w14:paraId="152CA556">
      <w:pPr>
        <w:keepNext w:val="0"/>
        <w:keepLines w:val="0"/>
        <w:widowControl w:val="0"/>
        <w:suppressLineNumbers w:val="0"/>
        <w:spacing w:before="0" w:beforeAutospacing="0" w:after="0" w:afterAutospacing="0" w:line="420" w:lineRule="exact"/>
        <w:ind w:right="0" w:firstLine="480" w:firstLineChars="200"/>
        <w:jc w:val="both"/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</w:pPr>
    </w:p>
    <w:p w14:paraId="7F981876">
      <w:pPr>
        <w:spacing w:line="440" w:lineRule="exact"/>
        <w:ind w:firstLine="480" w:firstLineChars="200"/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特此通知！</w:t>
      </w:r>
    </w:p>
    <w:p w14:paraId="69CB1021">
      <w:pPr>
        <w:spacing w:line="440" w:lineRule="exact"/>
        <w:ind w:firstLine="480" w:firstLineChars="200"/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</w:pPr>
    </w:p>
    <w:p w14:paraId="3B295B36">
      <w:pPr>
        <w:spacing w:line="440" w:lineRule="exact"/>
        <w:ind w:firstLine="480" w:firstLineChars="200"/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</w:pPr>
    </w:p>
    <w:p w14:paraId="7AE3DA93">
      <w:pPr>
        <w:spacing w:line="440" w:lineRule="exact"/>
        <w:ind w:firstLine="480" w:firstLineChars="200"/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附件：</w:t>
      </w:r>
    </w:p>
    <w:p w14:paraId="2536DA96">
      <w:pPr>
        <w:spacing w:line="440" w:lineRule="exact"/>
        <w:ind w:firstLine="480" w:firstLineChars="200"/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1.华润啤酒管培生体系优化方案</w:t>
      </w:r>
    </w:p>
    <w:p w14:paraId="03A4B8DA">
      <w:pPr>
        <w:spacing w:line="440" w:lineRule="exact"/>
        <w:ind w:firstLine="480" w:firstLineChars="200"/>
        <w:rPr>
          <w:rFonts w:hint="default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2.管培生课程清单</w:t>
      </w:r>
    </w:p>
    <w:p w14:paraId="1905A494">
      <w:pPr>
        <w:spacing w:line="440" w:lineRule="exact"/>
        <w:ind w:firstLine="480" w:firstLineChars="200"/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3.管培生任务清单</w:t>
      </w:r>
    </w:p>
    <w:p w14:paraId="7B5E64A8">
      <w:pPr>
        <w:spacing w:line="440" w:lineRule="exact"/>
        <w:ind w:firstLine="480" w:firstLineChars="200"/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</w:pPr>
    </w:p>
    <w:p w14:paraId="68913549">
      <w:pPr>
        <w:spacing w:line="440" w:lineRule="exact"/>
        <w:ind w:firstLine="480" w:firstLineChars="200"/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</w:pPr>
    </w:p>
    <w:p w14:paraId="5DEE5DBD">
      <w:pPr>
        <w:spacing w:line="440" w:lineRule="exact"/>
        <w:ind w:firstLine="480" w:firstLineChars="200"/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</w:pPr>
    </w:p>
    <w:p w14:paraId="055C6C6C">
      <w:pPr>
        <w:spacing w:line="440" w:lineRule="exact"/>
        <w:ind w:firstLine="480" w:firstLineChars="200"/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</w:pPr>
    </w:p>
    <w:p w14:paraId="4B2F8D87">
      <w:pPr>
        <w:spacing w:line="360" w:lineRule="auto"/>
        <w:ind w:left="420"/>
        <w:jc w:val="right"/>
        <w:rPr>
          <w:rFonts w:ascii="宋体" w:hAnsi="宋体" w:eastAsia="宋体" w:cs="宋体"/>
          <w:sz w:val="24"/>
          <w:highlight w:val="none"/>
        </w:rPr>
      </w:pPr>
      <w:r>
        <w:rPr>
          <w:rFonts w:hint="eastAsia" w:ascii="宋体" w:hAnsi="宋体" w:eastAsia="宋体" w:cs="宋体"/>
          <w:sz w:val="24"/>
          <w:highlight w:val="none"/>
        </w:rPr>
        <w:t>华润啤酒（控股）有限公司</w:t>
      </w:r>
    </w:p>
    <w:p w14:paraId="7A554291">
      <w:pPr>
        <w:spacing w:line="360" w:lineRule="auto"/>
        <w:ind w:left="420"/>
        <w:jc w:val="right"/>
        <w:rPr>
          <w:rFonts w:hint="default" w:ascii="宋体" w:hAnsi="宋体" w:eastAsia="宋体" w:cs="宋体"/>
          <w:sz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highlight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highlight w:val="none"/>
        </w:rPr>
        <w:t xml:space="preserve">人力资源部 </w:t>
      </w:r>
      <w:r>
        <w:rPr>
          <w:rFonts w:ascii="宋体" w:hAnsi="宋体" w:eastAsia="宋体" w:cs="宋体"/>
          <w:sz w:val="24"/>
          <w:highlight w:val="none"/>
        </w:rPr>
        <w:t xml:space="preserve"> </w:t>
      </w:r>
      <w:r>
        <w:rPr>
          <w:rFonts w:hint="eastAsia" w:ascii="宋体" w:hAnsi="宋体" w:eastAsia="宋体" w:cs="宋体"/>
          <w:sz w:val="24"/>
          <w:highlight w:val="none"/>
          <w:lang w:val="en-US" w:eastAsia="zh-CN"/>
        </w:rPr>
        <w:t>学习与创新中心</w:t>
      </w:r>
    </w:p>
    <w:p w14:paraId="66596C9A">
      <w:pPr>
        <w:spacing w:line="360" w:lineRule="auto"/>
        <w:ind w:left="420"/>
        <w:jc w:val="right"/>
        <w:rPr>
          <w:rFonts w:hint="eastAsia" w:ascii="黑体" w:hAnsi="黑体" w:eastAsia="黑体" w:cs="Arial"/>
          <w:b/>
          <w:sz w:val="30"/>
          <w:szCs w:val="30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highlight w:val="none"/>
        </w:rPr>
        <w:t>二○二</w:t>
      </w:r>
      <w:r>
        <w:rPr>
          <w:rFonts w:hint="eastAsia" w:ascii="宋体" w:hAnsi="宋体" w:eastAsia="宋体" w:cs="宋体"/>
          <w:sz w:val="24"/>
          <w:highlight w:val="none"/>
          <w:lang w:val="en-US" w:eastAsia="zh-CN"/>
        </w:rPr>
        <w:t>六</w:t>
      </w:r>
      <w:r>
        <w:rPr>
          <w:rFonts w:hint="eastAsia" w:ascii="宋体" w:hAnsi="宋体" w:eastAsia="宋体" w:cs="宋体"/>
          <w:sz w:val="24"/>
          <w:highlight w:val="none"/>
        </w:rPr>
        <w:t>年</w:t>
      </w:r>
      <w:r>
        <w:rPr>
          <w:rFonts w:hint="eastAsia" w:ascii="宋体" w:hAnsi="宋体" w:eastAsia="宋体" w:cs="宋体"/>
          <w:sz w:val="24"/>
          <w:highlight w:val="none"/>
          <w:lang w:val="en-US" w:eastAsia="zh-CN"/>
        </w:rPr>
        <w:t>三</w:t>
      </w:r>
      <w:r>
        <w:rPr>
          <w:rFonts w:hint="eastAsia" w:ascii="宋体" w:hAnsi="宋体" w:eastAsia="宋体" w:cs="宋体"/>
          <w:sz w:val="24"/>
          <w:highlight w:val="none"/>
        </w:rPr>
        <w:t>月</w:t>
      </w:r>
      <w:r>
        <w:rPr>
          <w:rFonts w:hint="eastAsia" w:ascii="宋体" w:hAnsi="宋体" w:eastAsia="宋体" w:cs="宋体"/>
          <w:sz w:val="24"/>
          <w:highlight w:val="none"/>
          <w:lang w:val="en-US" w:eastAsia="zh-CN"/>
        </w:rPr>
        <w:t>二十七</w:t>
      </w:r>
      <w:r>
        <w:rPr>
          <w:rFonts w:hint="eastAsia" w:ascii="宋体" w:hAnsi="宋体" w:eastAsia="宋体" w:cs="宋体"/>
          <w:sz w:val="24"/>
          <w:highlight w:val="none"/>
        </w:rPr>
        <w:t>日</w:t>
      </w:r>
    </w:p>
    <w:p w14:paraId="0BF45A21"/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86438446"/>
      <w:docPartObj>
        <w:docPartGallery w:val="autotext"/>
      </w:docPartObj>
    </w:sdtPr>
    <w:sdtEndPr>
      <w:rPr>
        <w:sz w:val="20"/>
        <w:szCs w:val="20"/>
      </w:rPr>
    </w:sdtEndPr>
    <w:sdtContent>
      <w:p w14:paraId="107C8C02">
        <w:pPr>
          <w:pStyle w:val="3"/>
          <w:jc w:val="right"/>
        </w:pPr>
        <w:r>
          <w:rPr>
            <w:sz w:val="20"/>
            <w:szCs w:val="20"/>
          </w:rPr>
          <mc:AlternateContent>
            <mc:Choice Requires="wps">
              <w:drawing>
                <wp:anchor distT="45720" distB="45720" distL="114300" distR="114300" simplePos="0" relativeHeight="251659264" behindDoc="1" locked="0" layoutInCell="1" allowOverlap="1">
                  <wp:simplePos x="0" y="0"/>
                  <wp:positionH relativeFrom="column">
                    <wp:posOffset>-38100</wp:posOffset>
                  </wp:positionH>
                  <wp:positionV relativeFrom="paragraph">
                    <wp:posOffset>0</wp:posOffset>
                  </wp:positionV>
                  <wp:extent cx="1981200" cy="1404620"/>
                  <wp:effectExtent l="0" t="0" r="0" b="5080"/>
                  <wp:wrapNone/>
                  <wp:docPr id="7" name="文本框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981200" cy="14046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46C9674"/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margin">
                    <wp14:pctHeight>20000</wp14:pctHeight>
                  </wp14:sizeRelV>
                </wp:anchor>
              </w:drawing>
            </mc:Choice>
            <mc:Fallback>
              <w:pict>
                <v:shape id="文本框 2" o:spid="_x0000_s1026" o:spt="202" type="#_x0000_t202" style="position:absolute;left:0pt;margin-left:-3pt;margin-top:0pt;height:110.6pt;width:156pt;z-index:-251657216;mso-width-relative:page;mso-height-relative:margin;mso-height-percent:200;" fillcolor="#FFFFFF" filled="t" stroked="f" coordsize="21600,21600" o:gfxdata="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DuGboy1QAAAAcBAAAPAAAAAAAAAAEAIAAAACIAAABkcnMvZG93bnJl&#10;di54bWxQSwECFAAUAAAACACHTuJAl8SLHDkCAABTBAAADgAAAAAAAAABACAAAAAkAQAAZHJzL2Uy&#10;b0RvYy54bWxQSwUGAAAAAAYABgBZAQAAzwUAAAAA&#10;">
                  <v:fill on="t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346C9674"/>
                    </w:txbxContent>
                  </v:textbox>
                </v:shape>
              </w:pict>
            </mc:Fallback>
          </mc:AlternateContent>
        </w:r>
      </w:p>
    </w:sdtContent>
  </w:sdt>
  <w:p w14:paraId="2E0039DA">
    <w:pPr>
      <w:pStyle w:val="3"/>
    </w:pPr>
  </w:p>
</w:ft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咨询组">
    <w15:presenceInfo w15:providerId="None" w15:userId="咨询组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6A17BA"/>
    <w:rsid w:val="17AC6E44"/>
    <w:rsid w:val="2C6A17BA"/>
    <w:rsid w:val="329F6B99"/>
    <w:rsid w:val="3411487C"/>
    <w:rsid w:val="5B4C57D4"/>
    <w:rsid w:val="623D5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6">
    <w:name w:val="Title"/>
    <w:basedOn w:val="1"/>
    <w:next w:val="1"/>
    <w:link w:val="13"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table" w:styleId="8">
    <w:name w:val="Table Grid"/>
    <w:basedOn w:val="7"/>
    <w:qFormat/>
    <w:uiPriority w:val="0"/>
    <w:pPr>
      <w:widowControl w:val="0"/>
      <w:jc w:val="both"/>
    </w:pPr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眉 字符"/>
    <w:basedOn w:val="9"/>
    <w:link w:val="4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页脚 字符"/>
    <w:basedOn w:val="9"/>
    <w:link w:val="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批注框文本 字符"/>
    <w:basedOn w:val="9"/>
    <w:link w:val="2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3">
    <w:name w:val="标题 字符"/>
    <w:basedOn w:val="9"/>
    <w:link w:val="6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paragraph" w:styleId="15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0"/>
      <w:szCs w:val="20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6107</TotalTime>
  <ScaleCrop>false</ScaleCrop>
  <LinksUpToDate>false</LinksUpToDate>
  <CharactersWithSpaces>0</CharactersWithSpaces>
  <Application>WPS Office_12.8.2.21215_F1E327BC-269C-435d-A152-05C5408002CA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2026-04-22T01:36:00Z</dcterms:created>
  <dc:creator>咨询组</dc:creator>
  <cp:lastModifiedBy>咨询组</cp:lastModifiedBy>
  <dcterms:modified xsi:type="dcterms:W3CDTF">2026-04-28T07:00:14Z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2052-12.8.2.21215</vt:lpwstr>
  </property>
  <property fmtid="{D5CDD505-2E9C-101B-9397-08002B2CF9AE}" pid="3" name="ICV">
    <vt:lpwstr>BC9AD2CBA668457681D18C5AE00AD167_11</vt:lpwstr>
  </property>
</Properties>
</file>
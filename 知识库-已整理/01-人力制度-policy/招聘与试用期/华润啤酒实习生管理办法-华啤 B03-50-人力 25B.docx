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4D88A">
      <w:pPr>
        <w:spacing w:after="0" w:line="240" w:lineRule="auto"/>
        <w:jc w:val="center"/>
        <w:rPr>
          <w:del w:id="0" w:author="咨询组" w:date="2025-12-09T09:55:59Z"/>
          <w:rFonts w:ascii="华文中宋" w:hAnsi="华文中宋" w:eastAsia="华文中宋"/>
          <w:sz w:val="24"/>
          <w:highlight w:val="none"/>
        </w:rPr>
      </w:pPr>
      <w:del w:id="1" w:author="咨询组" w:date="2025-12-09T09:55:59Z">
        <w:r>
          <w:rPr>
            <w:rFonts w:hint="eastAsia" w:ascii="华文中宋" w:hAnsi="华文中宋" w:eastAsia="华文中宋"/>
            <w:sz w:val="24"/>
            <w:highlight w:val="none"/>
          </w:rPr>
          <w:delText>华润啤酒制度信息表</w:delText>
        </w:r>
      </w:del>
    </w:p>
    <w:p w14:paraId="7432E0AC">
      <w:pPr>
        <w:spacing w:after="0" w:line="240" w:lineRule="auto"/>
        <w:rPr>
          <w:del w:id="2" w:author="咨询组" w:date="2025-12-09T09:55:59Z"/>
          <w:sz w:val="21"/>
          <w:highlight w:val="none"/>
        </w:rPr>
      </w:pPr>
      <w:del w:id="3" w:author="咨询组" w:date="2025-12-09T09:55:59Z">
        <w:r>
          <w:rPr>
            <w:rFonts w:hint="eastAsia"/>
            <w:sz w:val="21"/>
            <w:highlight w:val="none"/>
          </w:rPr>
          <w:delText>制度基本信息</w:delText>
        </w:r>
      </w:del>
    </w:p>
    <w:p w14:paraId="5EE21201">
      <w:pPr>
        <w:pStyle w:val="31"/>
        <w:framePr w:w="0" w:hRule="auto" w:wrap="auto" w:vAnchor="margin" w:hAnchor="text" w:xAlign="left" w:yAlign="inline"/>
        <w:spacing w:line="400" w:lineRule="exact"/>
        <w:rPr>
          <w:del w:id="4" w:author="咨询组" w:date="2025-12-09T09:55:59Z"/>
          <w:highlight w:val="none"/>
        </w:rPr>
      </w:pPr>
      <w:del w:id="5" w:author="咨询组" w:date="2025-12-09T09:55:59Z">
        <w:r>
          <w:rPr>
            <w:highlight w:val="none"/>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61E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7" w:author="咨询组" w:date="2025-12-09T09:55:59Z"/>
        </w:trPr>
        <w:tc>
          <w:tcPr>
            <w:tcW w:w="1696" w:type="dxa"/>
            <w:shd w:val="clear" w:color="auto" w:fill="D0CECE" w:themeFill="background2" w:themeFillShade="E6"/>
            <w:vAlign w:val="center"/>
          </w:tcPr>
          <w:p w14:paraId="21D9A361">
            <w:pPr>
              <w:pStyle w:val="12"/>
              <w:spacing w:before="0" w:beforeAutospacing="0" w:after="0" w:afterAutospacing="0"/>
              <w:jc w:val="center"/>
              <w:rPr>
                <w:del w:id="8" w:author="咨询组" w:date="2025-12-09T09:55:59Z"/>
                <w:rFonts w:hAnsi="Times New Roman" w:cs="Times New Roman"/>
                <w:sz w:val="21"/>
                <w:szCs w:val="21"/>
                <w:highlight w:val="none"/>
              </w:rPr>
            </w:pPr>
            <w:del w:id="9" w:author="咨询组" w:date="2025-12-09T09:55:59Z">
              <w:r>
                <w:rPr>
                  <w:rFonts w:hint="eastAsia" w:hAnsi="Times New Roman" w:cs="Times New Roman"/>
                  <w:sz w:val="21"/>
                  <w:szCs w:val="21"/>
                  <w:highlight w:val="none"/>
                </w:rPr>
                <w:delText>制度名称</w:delText>
              </w:r>
            </w:del>
          </w:p>
        </w:tc>
        <w:tc>
          <w:tcPr>
            <w:tcW w:w="6600" w:type="dxa"/>
            <w:vAlign w:val="center"/>
          </w:tcPr>
          <w:p w14:paraId="355D931C">
            <w:pPr>
              <w:pStyle w:val="12"/>
              <w:spacing w:before="0" w:beforeAutospacing="0" w:after="0" w:afterAutospacing="0"/>
              <w:rPr>
                <w:del w:id="10" w:author="咨询组" w:date="2025-12-09T09:55:59Z"/>
                <w:rFonts w:hint="default" w:hAnsi="Times New Roman" w:eastAsia="宋体" w:cs="Times New Roman"/>
                <w:sz w:val="21"/>
                <w:szCs w:val="21"/>
                <w:highlight w:val="none"/>
                <w:lang w:val="en-US" w:eastAsia="zh-CN"/>
              </w:rPr>
            </w:pPr>
            <w:del w:id="11" w:author="咨询组" w:date="2025-12-09T09:55:59Z">
              <w:r>
                <w:rPr>
                  <w:rFonts w:hint="eastAsia"/>
                  <w:sz w:val="21"/>
                  <w:szCs w:val="21"/>
                  <w:highlight w:val="none"/>
                </w:rPr>
                <w:delText>华润啤酒</w:delText>
              </w:r>
            </w:del>
            <w:del w:id="12" w:author="咨询组" w:date="2025-12-09T09:55:59Z">
              <w:r>
                <w:rPr>
                  <w:rFonts w:hint="eastAsia"/>
                  <w:sz w:val="21"/>
                  <w:szCs w:val="21"/>
                  <w:highlight w:val="none"/>
                  <w:lang w:val="en-US" w:eastAsia="zh-CN"/>
                </w:rPr>
                <w:delText>实习生管理办法</w:delText>
              </w:r>
            </w:del>
          </w:p>
        </w:tc>
      </w:tr>
      <w:tr w14:paraId="1ECE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3" w:author="咨询组" w:date="2025-12-09T09:55:59Z"/>
        </w:trPr>
        <w:tc>
          <w:tcPr>
            <w:tcW w:w="1696" w:type="dxa"/>
            <w:shd w:val="clear" w:color="auto" w:fill="D0CECE" w:themeFill="background2" w:themeFillShade="E6"/>
            <w:vAlign w:val="center"/>
          </w:tcPr>
          <w:p w14:paraId="206AD2BF">
            <w:pPr>
              <w:pStyle w:val="12"/>
              <w:spacing w:before="0" w:beforeAutospacing="0" w:after="0" w:afterAutospacing="0"/>
              <w:jc w:val="center"/>
              <w:rPr>
                <w:del w:id="14" w:author="咨询组" w:date="2025-12-09T09:55:59Z"/>
                <w:rFonts w:hAnsi="Times New Roman" w:cs="Times New Roman"/>
                <w:sz w:val="21"/>
                <w:szCs w:val="21"/>
                <w:highlight w:val="none"/>
              </w:rPr>
            </w:pPr>
            <w:del w:id="15" w:author="咨询组" w:date="2025-12-09T09:55:59Z">
              <w:r>
                <w:rPr>
                  <w:rFonts w:hint="eastAsia" w:hAnsi="Times New Roman" w:cs="Times New Roman"/>
                  <w:sz w:val="21"/>
                  <w:szCs w:val="21"/>
                  <w:highlight w:val="none"/>
                </w:rPr>
                <w:delText>制度级别</w:delText>
              </w:r>
            </w:del>
          </w:p>
        </w:tc>
        <w:tc>
          <w:tcPr>
            <w:tcW w:w="6600" w:type="dxa"/>
            <w:vAlign w:val="center"/>
          </w:tcPr>
          <w:p w14:paraId="3D23BB22">
            <w:pPr>
              <w:pStyle w:val="12"/>
              <w:spacing w:before="0" w:beforeAutospacing="0" w:after="0" w:afterAutospacing="0"/>
              <w:rPr>
                <w:del w:id="16" w:author="咨询组" w:date="2025-12-09T09:55:59Z"/>
                <w:sz w:val="21"/>
                <w:szCs w:val="21"/>
                <w:highlight w:val="none"/>
              </w:rPr>
            </w:pPr>
            <w:del w:id="17" w:author="咨询组" w:date="2025-12-09T09:55:59Z">
              <w:r>
                <w:rPr>
                  <w:rFonts w:hint="eastAsia"/>
                  <w:sz w:val="21"/>
                  <w:szCs w:val="21"/>
                  <w:highlight w:val="none"/>
                  <w:lang w:val="en-US" w:eastAsia="zh-CN"/>
                </w:rPr>
                <w:delText>管理办法</w:delText>
              </w:r>
            </w:del>
            <w:del w:id="18" w:author="咨询组" w:date="2025-12-09T09:55:59Z">
              <w:r>
                <w:rPr>
                  <w:rFonts w:hint="eastAsia"/>
                  <w:sz w:val="21"/>
                  <w:szCs w:val="21"/>
                  <w:highlight w:val="none"/>
                </w:rPr>
                <w:delText>（</w:delText>
              </w:r>
            </w:del>
            <w:del w:id="19" w:author="咨询组" w:date="2025-12-09T09:55:59Z">
              <w:r>
                <w:rPr>
                  <w:rFonts w:hint="eastAsia"/>
                  <w:sz w:val="21"/>
                  <w:szCs w:val="21"/>
                  <w:highlight w:val="none"/>
                  <w:lang w:val="en-US" w:eastAsia="zh-CN"/>
                </w:rPr>
                <w:delText>二</w:delText>
              </w:r>
            </w:del>
            <w:del w:id="20" w:author="咨询组" w:date="2025-12-09T09:55:59Z">
              <w:r>
                <w:rPr>
                  <w:rFonts w:hint="eastAsia"/>
                  <w:sz w:val="21"/>
                  <w:szCs w:val="21"/>
                  <w:highlight w:val="none"/>
                </w:rPr>
                <w:delText>级制度）</w:delText>
              </w:r>
            </w:del>
          </w:p>
        </w:tc>
      </w:tr>
      <w:tr w14:paraId="1678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1" w:author="咨询组" w:date="2025-12-09T09:55:59Z"/>
        </w:trPr>
        <w:tc>
          <w:tcPr>
            <w:tcW w:w="1696" w:type="dxa"/>
            <w:shd w:val="clear" w:color="auto" w:fill="D0CECE" w:themeFill="background2" w:themeFillShade="E6"/>
            <w:vAlign w:val="center"/>
          </w:tcPr>
          <w:p w14:paraId="029BFB3A">
            <w:pPr>
              <w:pStyle w:val="12"/>
              <w:spacing w:before="0" w:beforeAutospacing="0" w:after="0" w:afterAutospacing="0"/>
              <w:jc w:val="center"/>
              <w:rPr>
                <w:del w:id="22" w:author="咨询组" w:date="2025-12-09T09:55:59Z"/>
                <w:rFonts w:hAnsi="Times New Roman" w:cs="Times New Roman"/>
                <w:sz w:val="21"/>
                <w:szCs w:val="21"/>
                <w:highlight w:val="none"/>
              </w:rPr>
            </w:pPr>
            <w:del w:id="23" w:author="咨询组" w:date="2025-12-09T09:55:59Z">
              <w:r>
                <w:rPr>
                  <w:rFonts w:hint="eastAsia" w:hAnsi="Times New Roman" w:cs="Times New Roman"/>
                  <w:sz w:val="21"/>
                  <w:szCs w:val="21"/>
                  <w:highlight w:val="none"/>
                </w:rPr>
                <w:delText>制度编号</w:delText>
              </w:r>
            </w:del>
          </w:p>
        </w:tc>
        <w:tc>
          <w:tcPr>
            <w:tcW w:w="6600" w:type="dxa"/>
            <w:vAlign w:val="center"/>
          </w:tcPr>
          <w:p w14:paraId="350185D6">
            <w:pPr>
              <w:pStyle w:val="12"/>
              <w:spacing w:before="0" w:beforeAutospacing="0" w:after="0" w:afterAutospacing="0"/>
              <w:rPr>
                <w:del w:id="24" w:author="咨询组" w:date="2025-12-09T09:55:59Z"/>
                <w:rFonts w:hAnsi="Times New Roman" w:cs="Times New Roman"/>
                <w:sz w:val="21"/>
                <w:szCs w:val="21"/>
                <w:highlight w:val="none"/>
              </w:rPr>
            </w:pPr>
            <w:del w:id="25" w:author="咨询组" w:date="2025-12-09T09:55:59Z">
              <w:r>
                <w:rPr>
                  <w:rFonts w:hint="eastAsia" w:hAnsi="Times New Roman" w:cs="Times New Roman"/>
                  <w:sz w:val="21"/>
                  <w:szCs w:val="21"/>
                  <w:highlight w:val="none"/>
                  <w:lang w:val="en-US" w:eastAsia="zh-CN"/>
                </w:rPr>
                <w:delText>华啤B03-50-人力25B</w:delText>
              </w:r>
            </w:del>
          </w:p>
        </w:tc>
      </w:tr>
      <w:tr w14:paraId="61F2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6" w:author="咨询组" w:date="2025-12-09T09:55:59Z"/>
        </w:trPr>
        <w:tc>
          <w:tcPr>
            <w:tcW w:w="1696" w:type="dxa"/>
            <w:shd w:val="clear" w:color="auto" w:fill="D0CECE" w:themeFill="background2" w:themeFillShade="E6"/>
            <w:vAlign w:val="center"/>
          </w:tcPr>
          <w:p w14:paraId="1B1E26CF">
            <w:pPr>
              <w:pStyle w:val="12"/>
              <w:spacing w:before="0" w:beforeAutospacing="0" w:after="0" w:afterAutospacing="0"/>
              <w:jc w:val="center"/>
              <w:rPr>
                <w:del w:id="27" w:author="咨询组" w:date="2025-12-09T09:55:59Z"/>
                <w:rFonts w:hAnsi="Times New Roman" w:cs="Times New Roman"/>
                <w:sz w:val="21"/>
                <w:szCs w:val="21"/>
                <w:highlight w:val="none"/>
              </w:rPr>
            </w:pPr>
            <w:del w:id="28" w:author="咨询组" w:date="2025-12-09T09:55:59Z">
              <w:r>
                <w:rPr>
                  <w:rFonts w:hint="eastAsia" w:hAnsi="Times New Roman" w:cs="Times New Roman"/>
                  <w:sz w:val="21"/>
                  <w:szCs w:val="21"/>
                  <w:highlight w:val="none"/>
                </w:rPr>
                <w:delText>制度批准者</w:delText>
              </w:r>
            </w:del>
          </w:p>
        </w:tc>
        <w:tc>
          <w:tcPr>
            <w:tcW w:w="6600" w:type="dxa"/>
            <w:vAlign w:val="center"/>
          </w:tcPr>
          <w:p w14:paraId="6EC3A086">
            <w:pPr>
              <w:pStyle w:val="12"/>
              <w:spacing w:before="0" w:beforeAutospacing="0" w:after="0" w:afterAutospacing="0"/>
              <w:rPr>
                <w:del w:id="29" w:author="咨询组" w:date="2025-12-09T09:55:59Z"/>
                <w:rFonts w:hAnsi="Times New Roman" w:cs="Times New Roman"/>
                <w:sz w:val="21"/>
                <w:szCs w:val="21"/>
                <w:highlight w:val="none"/>
              </w:rPr>
            </w:pPr>
            <w:del w:id="30" w:author="咨询组" w:date="2025-12-09T09:55:59Z">
              <w:r>
                <w:rPr>
                  <w:rFonts w:hint="eastAsia" w:hAnsi="Times New Roman" w:cs="Times New Roman"/>
                  <w:sz w:val="21"/>
                  <w:szCs w:val="21"/>
                  <w:highlight w:val="none"/>
                </w:rPr>
                <w:delText>华润啤酒</w:delText>
              </w:r>
            </w:del>
          </w:p>
        </w:tc>
      </w:tr>
      <w:tr w14:paraId="7A4D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31" w:author="咨询组" w:date="2025-12-09T09:55:59Z"/>
        </w:trPr>
        <w:tc>
          <w:tcPr>
            <w:tcW w:w="1696" w:type="dxa"/>
            <w:shd w:val="clear" w:color="auto" w:fill="D0CECE" w:themeFill="background2" w:themeFillShade="E6"/>
            <w:vAlign w:val="center"/>
          </w:tcPr>
          <w:p w14:paraId="20BEB810">
            <w:pPr>
              <w:pStyle w:val="12"/>
              <w:spacing w:before="0" w:beforeAutospacing="0" w:after="0" w:afterAutospacing="0"/>
              <w:jc w:val="center"/>
              <w:rPr>
                <w:del w:id="32" w:author="咨询组" w:date="2025-12-09T09:55:59Z"/>
                <w:rFonts w:hAnsi="Times New Roman" w:cs="Times New Roman"/>
                <w:sz w:val="21"/>
                <w:szCs w:val="21"/>
                <w:highlight w:val="none"/>
              </w:rPr>
            </w:pPr>
            <w:del w:id="33" w:author="咨询组" w:date="2025-12-09T09:55:59Z">
              <w:r>
                <w:rPr>
                  <w:rFonts w:hint="eastAsia" w:hAnsi="Times New Roman" w:cs="Times New Roman"/>
                  <w:sz w:val="21"/>
                  <w:szCs w:val="21"/>
                  <w:highlight w:val="none"/>
                </w:rPr>
                <w:delText>制度制订者</w:delText>
              </w:r>
            </w:del>
          </w:p>
        </w:tc>
        <w:tc>
          <w:tcPr>
            <w:tcW w:w="6600" w:type="dxa"/>
            <w:vAlign w:val="center"/>
          </w:tcPr>
          <w:p w14:paraId="4FA7FACE">
            <w:pPr>
              <w:pStyle w:val="12"/>
              <w:spacing w:before="0" w:beforeAutospacing="0" w:after="0" w:afterAutospacing="0"/>
              <w:rPr>
                <w:del w:id="34" w:author="咨询组" w:date="2025-12-09T09:55:59Z"/>
                <w:rFonts w:hAnsi="Times New Roman" w:cs="Times New Roman"/>
                <w:sz w:val="21"/>
                <w:szCs w:val="21"/>
                <w:highlight w:val="none"/>
              </w:rPr>
            </w:pPr>
            <w:del w:id="35" w:author="咨询组" w:date="2025-12-09T09:55:59Z">
              <w:r>
                <w:rPr>
                  <w:rFonts w:hint="eastAsia" w:hAnsi="Times New Roman" w:cs="Times New Roman"/>
                  <w:sz w:val="21"/>
                  <w:szCs w:val="21"/>
                  <w:highlight w:val="none"/>
                </w:rPr>
                <w:delText>华润啤酒</w:delText>
              </w:r>
            </w:del>
            <w:del w:id="36" w:author="咨询组" w:date="2025-12-09T09:55:59Z">
              <w:r>
                <w:rPr>
                  <w:rFonts w:hint="eastAsia" w:hAnsi="Times New Roman" w:cs="Times New Roman"/>
                  <w:sz w:val="21"/>
                  <w:szCs w:val="21"/>
                  <w:highlight w:val="none"/>
                  <w:lang w:val="en-US" w:eastAsia="zh-CN"/>
                </w:rPr>
                <w:delText>人力资源</w:delText>
              </w:r>
            </w:del>
            <w:del w:id="37" w:author="咨询组" w:date="2025-12-09T09:55:59Z">
              <w:r>
                <w:rPr>
                  <w:rFonts w:hint="eastAsia" w:hAnsi="Times New Roman" w:cs="Times New Roman"/>
                  <w:sz w:val="21"/>
                  <w:szCs w:val="21"/>
                  <w:highlight w:val="none"/>
                </w:rPr>
                <w:delText>部</w:delText>
              </w:r>
            </w:del>
          </w:p>
        </w:tc>
      </w:tr>
    </w:tbl>
    <w:p w14:paraId="0AF92A18">
      <w:pPr>
        <w:pStyle w:val="31"/>
        <w:framePr w:w="0" w:hRule="auto" w:wrap="auto" w:vAnchor="margin" w:hAnchor="text" w:xAlign="left" w:yAlign="inline"/>
        <w:spacing w:line="360" w:lineRule="auto"/>
        <w:rPr>
          <w:del w:id="38" w:author="咨询组" w:date="2025-12-09T09:55:59Z"/>
          <w:sz w:val="21"/>
          <w:highlight w:val="none"/>
        </w:rPr>
      </w:pPr>
    </w:p>
    <w:p w14:paraId="13D08BCD">
      <w:pPr>
        <w:spacing w:after="0" w:line="240" w:lineRule="auto"/>
        <w:rPr>
          <w:del w:id="39" w:author="咨询组" w:date="2025-12-09T09:55:59Z"/>
          <w:sz w:val="21"/>
          <w:highlight w:val="none"/>
        </w:rPr>
      </w:pPr>
      <w:del w:id="40" w:author="咨询组" w:date="2025-12-09T09:55:59Z">
        <w:r>
          <w:rPr>
            <w:rFonts w:hint="eastAsia"/>
            <w:sz w:val="21"/>
            <w:highlight w:val="none"/>
          </w:rPr>
          <w:delText>制度版本记录</w:delText>
        </w:r>
      </w:del>
    </w:p>
    <w:p w14:paraId="428FE9F9">
      <w:pPr>
        <w:pStyle w:val="31"/>
        <w:framePr w:w="0" w:hRule="auto" w:wrap="auto" w:vAnchor="margin" w:hAnchor="text" w:xAlign="left" w:yAlign="inline"/>
        <w:spacing w:line="400" w:lineRule="exact"/>
        <w:rPr>
          <w:del w:id="41" w:author="咨询组" w:date="2025-12-09T09:55:59Z"/>
          <w:highlight w:val="none"/>
        </w:rPr>
      </w:pPr>
      <w:del w:id="42" w:author="咨询组" w:date="2025-12-09T09:55:59Z">
        <w:r>
          <w:rPr>
            <w:highlight w:val="none"/>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290F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44" w:author="咨询组" w:date="2025-12-09T09:55:59Z"/>
        </w:trPr>
        <w:tc>
          <w:tcPr>
            <w:tcW w:w="1980" w:type="dxa"/>
            <w:shd w:val="clear" w:color="auto" w:fill="D0CECE" w:themeFill="background2" w:themeFillShade="E6"/>
            <w:vAlign w:val="center"/>
          </w:tcPr>
          <w:p w14:paraId="260FDFA2">
            <w:pPr>
              <w:pStyle w:val="12"/>
              <w:spacing w:before="0" w:beforeAutospacing="0" w:after="0" w:afterAutospacing="0"/>
              <w:jc w:val="center"/>
              <w:rPr>
                <w:del w:id="45" w:author="咨询组" w:date="2025-12-09T09:55:59Z"/>
                <w:rFonts w:hAnsi="Times New Roman" w:cs="Times New Roman"/>
                <w:sz w:val="21"/>
                <w:szCs w:val="20"/>
                <w:highlight w:val="none"/>
              </w:rPr>
            </w:pPr>
            <w:del w:id="46" w:author="咨询组" w:date="2025-12-09T09:55:59Z">
              <w:r>
                <w:rPr>
                  <w:rFonts w:hint="eastAsia" w:hAnsi="Times New Roman" w:cs="Times New Roman"/>
                  <w:sz w:val="21"/>
                  <w:szCs w:val="20"/>
                  <w:highlight w:val="none"/>
                </w:rPr>
                <w:delText>生效日期</w:delText>
              </w:r>
            </w:del>
          </w:p>
        </w:tc>
        <w:tc>
          <w:tcPr>
            <w:tcW w:w="1276" w:type="dxa"/>
            <w:shd w:val="clear" w:color="auto" w:fill="D0CECE" w:themeFill="background2" w:themeFillShade="E6"/>
            <w:vAlign w:val="center"/>
          </w:tcPr>
          <w:p w14:paraId="4A030C16">
            <w:pPr>
              <w:pStyle w:val="12"/>
              <w:spacing w:before="0" w:beforeAutospacing="0" w:after="0" w:afterAutospacing="0"/>
              <w:jc w:val="center"/>
              <w:rPr>
                <w:del w:id="47" w:author="咨询组" w:date="2025-12-09T09:55:59Z"/>
                <w:rFonts w:hAnsi="Times New Roman" w:cs="Times New Roman"/>
                <w:sz w:val="21"/>
                <w:szCs w:val="20"/>
                <w:highlight w:val="none"/>
              </w:rPr>
            </w:pPr>
            <w:del w:id="48" w:author="咨询组" w:date="2025-12-09T09:55:59Z">
              <w:r>
                <w:rPr>
                  <w:rFonts w:hint="eastAsia" w:hAnsi="Times New Roman" w:cs="Times New Roman"/>
                  <w:sz w:val="21"/>
                  <w:szCs w:val="20"/>
                  <w:highlight w:val="none"/>
                </w:rPr>
                <w:delText>制度起草人</w:delText>
              </w:r>
            </w:del>
          </w:p>
        </w:tc>
        <w:tc>
          <w:tcPr>
            <w:tcW w:w="4913" w:type="dxa"/>
            <w:shd w:val="clear" w:color="auto" w:fill="D0CECE" w:themeFill="background2" w:themeFillShade="E6"/>
            <w:vAlign w:val="center"/>
          </w:tcPr>
          <w:p w14:paraId="71F397B5">
            <w:pPr>
              <w:pStyle w:val="12"/>
              <w:spacing w:before="0" w:beforeAutospacing="0" w:after="0" w:afterAutospacing="0"/>
              <w:jc w:val="center"/>
              <w:rPr>
                <w:del w:id="49" w:author="咨询组" w:date="2025-12-09T09:55:59Z"/>
                <w:rFonts w:hAnsi="Times New Roman" w:cs="Times New Roman"/>
                <w:sz w:val="21"/>
                <w:szCs w:val="20"/>
                <w:highlight w:val="none"/>
              </w:rPr>
            </w:pPr>
            <w:del w:id="50" w:author="咨询组" w:date="2025-12-09T09:55:59Z">
              <w:r>
                <w:rPr>
                  <w:rFonts w:hint="eastAsia" w:hAnsi="Times New Roman" w:cs="Times New Roman"/>
                  <w:sz w:val="21"/>
                  <w:szCs w:val="20"/>
                  <w:highlight w:val="none"/>
                </w:rPr>
                <w:delText>变更说明</w:delText>
              </w:r>
            </w:del>
          </w:p>
        </w:tc>
      </w:tr>
      <w:tr w14:paraId="1E26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51" w:author="咨询组" w:date="2025-12-09T09:55:59Z"/>
        </w:trPr>
        <w:tc>
          <w:tcPr>
            <w:tcW w:w="1980" w:type="dxa"/>
            <w:vAlign w:val="center"/>
          </w:tcPr>
          <w:p w14:paraId="641B8655">
            <w:pPr>
              <w:pStyle w:val="12"/>
              <w:spacing w:before="0" w:beforeAutospacing="0" w:after="0" w:afterAutospacing="0"/>
              <w:jc w:val="center"/>
              <w:rPr>
                <w:del w:id="52" w:author="咨询组" w:date="2025-12-09T09:55:59Z"/>
                <w:rFonts w:hAnsi="Times New Roman" w:cs="Times New Roman"/>
                <w:sz w:val="21"/>
                <w:szCs w:val="20"/>
                <w:highlight w:val="none"/>
              </w:rPr>
            </w:pPr>
            <w:del w:id="53" w:author="咨询组" w:date="2025-12-09T09:55:59Z">
              <w:r>
                <w:rPr>
                  <w:rFonts w:hint="eastAsia" w:hAnsi="Times New Roman" w:cs="Times New Roman"/>
                  <w:sz w:val="21"/>
                  <w:szCs w:val="20"/>
                  <w:highlight w:val="none"/>
                  <w:lang w:val="en-US" w:eastAsia="zh-CN"/>
                </w:rPr>
                <w:delText>2022</w:delText>
              </w:r>
            </w:del>
            <w:del w:id="54" w:author="咨询组" w:date="2025-12-09T09:55:59Z">
              <w:r>
                <w:rPr>
                  <w:rFonts w:hint="eastAsia" w:hAnsi="Times New Roman" w:cs="Times New Roman"/>
                  <w:sz w:val="21"/>
                  <w:szCs w:val="20"/>
                  <w:highlight w:val="none"/>
                </w:rPr>
                <w:delText>年</w:delText>
              </w:r>
            </w:del>
            <w:del w:id="55" w:author="咨询组" w:date="2025-12-09T09:55:59Z">
              <w:r>
                <w:rPr>
                  <w:rFonts w:hint="eastAsia" w:hAnsi="Times New Roman" w:cs="Times New Roman"/>
                  <w:sz w:val="21"/>
                  <w:szCs w:val="20"/>
                  <w:highlight w:val="none"/>
                  <w:lang w:val="en-US" w:eastAsia="zh-CN"/>
                </w:rPr>
                <w:delText>5</w:delText>
              </w:r>
            </w:del>
            <w:del w:id="56" w:author="咨询组" w:date="2025-12-09T09:55:59Z">
              <w:r>
                <w:rPr>
                  <w:rFonts w:hint="eastAsia" w:hAnsi="Times New Roman" w:cs="Times New Roman"/>
                  <w:sz w:val="21"/>
                  <w:szCs w:val="20"/>
                  <w:highlight w:val="none"/>
                </w:rPr>
                <w:delText>月</w:delText>
              </w:r>
            </w:del>
            <w:del w:id="57" w:author="咨询组" w:date="2025-12-09T09:55:59Z">
              <w:r>
                <w:rPr>
                  <w:rFonts w:hint="eastAsia" w:hAnsi="Times New Roman" w:cs="Times New Roman"/>
                  <w:sz w:val="21"/>
                  <w:szCs w:val="20"/>
                  <w:highlight w:val="none"/>
                  <w:lang w:val="en-US" w:eastAsia="zh-CN"/>
                </w:rPr>
                <w:delText>7</w:delText>
              </w:r>
            </w:del>
            <w:del w:id="58" w:author="咨询组" w:date="2025-12-09T09:55:59Z">
              <w:r>
                <w:rPr>
                  <w:rFonts w:hint="eastAsia" w:hAnsi="Times New Roman" w:cs="Times New Roman"/>
                  <w:sz w:val="21"/>
                  <w:szCs w:val="20"/>
                  <w:highlight w:val="none"/>
                </w:rPr>
                <w:delText>日</w:delText>
              </w:r>
            </w:del>
          </w:p>
        </w:tc>
        <w:tc>
          <w:tcPr>
            <w:tcW w:w="1276" w:type="dxa"/>
            <w:vAlign w:val="center"/>
          </w:tcPr>
          <w:p w14:paraId="0EFD67B6">
            <w:pPr>
              <w:pStyle w:val="12"/>
              <w:spacing w:before="0" w:beforeAutospacing="0" w:after="0" w:afterAutospacing="0"/>
              <w:jc w:val="center"/>
              <w:rPr>
                <w:del w:id="59" w:author="咨询组" w:date="2025-12-09T09:55:59Z"/>
                <w:rFonts w:hint="default" w:hAnsi="Times New Roman" w:eastAsia="宋体" w:cs="Times New Roman"/>
                <w:sz w:val="21"/>
                <w:szCs w:val="20"/>
                <w:highlight w:val="none"/>
                <w:lang w:val="en-US" w:eastAsia="zh-CN"/>
              </w:rPr>
            </w:pPr>
            <w:del w:id="60" w:author="咨询组" w:date="2025-12-09T09:55:59Z">
              <w:r>
                <w:rPr>
                  <w:rFonts w:hint="eastAsia" w:hAnsi="Times New Roman" w:cs="Times New Roman"/>
                  <w:sz w:val="21"/>
                  <w:szCs w:val="20"/>
                  <w:highlight w:val="none"/>
                  <w:lang w:val="en-US" w:eastAsia="zh-CN"/>
                </w:rPr>
                <w:delText>张乐</w:delText>
              </w:r>
            </w:del>
          </w:p>
        </w:tc>
        <w:tc>
          <w:tcPr>
            <w:tcW w:w="4913" w:type="dxa"/>
            <w:vAlign w:val="center"/>
          </w:tcPr>
          <w:p w14:paraId="2A807C1F">
            <w:pPr>
              <w:pStyle w:val="12"/>
              <w:spacing w:before="0" w:beforeAutospacing="0" w:after="0" w:afterAutospacing="0"/>
              <w:rPr>
                <w:del w:id="61" w:author="咨询组" w:date="2025-12-09T09:55:59Z"/>
                <w:rFonts w:hAnsi="Times New Roman" w:cs="Times New Roman"/>
                <w:sz w:val="21"/>
                <w:szCs w:val="20"/>
                <w:highlight w:val="none"/>
              </w:rPr>
            </w:pPr>
            <w:del w:id="62" w:author="咨询组" w:date="2025-12-09T09:55:59Z">
              <w:r>
                <w:rPr>
                  <w:rFonts w:hint="eastAsia"/>
                  <w:sz w:val="21"/>
                  <w:highlight w:val="none"/>
                </w:rPr>
                <w:delText>首次制定</w:delText>
              </w:r>
            </w:del>
          </w:p>
        </w:tc>
      </w:tr>
      <w:tr w14:paraId="44D6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63" w:author="咨询组" w:date="2025-12-09T09:55:59Z"/>
        </w:trPr>
        <w:tc>
          <w:tcPr>
            <w:tcW w:w="1980" w:type="dxa"/>
            <w:vAlign w:val="center"/>
          </w:tcPr>
          <w:p w14:paraId="46ADA1E3">
            <w:pPr>
              <w:pStyle w:val="12"/>
              <w:spacing w:before="0" w:beforeAutospacing="0" w:after="0" w:afterAutospacing="0"/>
              <w:jc w:val="center"/>
              <w:rPr>
                <w:del w:id="64" w:author="咨询组" w:date="2025-12-09T09:55:59Z"/>
                <w:rFonts w:hAnsi="Times New Roman" w:cs="Times New Roman"/>
                <w:sz w:val="21"/>
                <w:szCs w:val="20"/>
                <w:highlight w:val="none"/>
              </w:rPr>
            </w:pPr>
            <w:del w:id="65" w:author="咨询组" w:date="2025-12-09T09:55:59Z">
              <w:r>
                <w:rPr>
                  <w:rFonts w:hint="eastAsia" w:hAnsi="Times New Roman" w:cs="Times New Roman"/>
                  <w:sz w:val="21"/>
                  <w:szCs w:val="20"/>
                  <w:highlight w:val="none"/>
                  <w:lang w:val="en-US" w:eastAsia="zh-CN"/>
                </w:rPr>
                <w:delText>2025</w:delText>
              </w:r>
            </w:del>
            <w:del w:id="66" w:author="咨询组" w:date="2025-12-09T09:55:59Z">
              <w:r>
                <w:rPr>
                  <w:rFonts w:hint="eastAsia" w:hAnsi="Times New Roman" w:cs="Times New Roman"/>
                  <w:sz w:val="21"/>
                  <w:szCs w:val="20"/>
                  <w:highlight w:val="none"/>
                </w:rPr>
                <w:delText>年</w:delText>
              </w:r>
            </w:del>
            <w:del w:id="67" w:author="咨询组" w:date="2025-12-09T09:55:59Z">
              <w:r>
                <w:rPr>
                  <w:rFonts w:hint="eastAsia" w:hAnsi="Times New Roman" w:cs="Times New Roman"/>
                  <w:sz w:val="21"/>
                  <w:szCs w:val="20"/>
                  <w:highlight w:val="none"/>
                  <w:lang w:val="en-US" w:eastAsia="zh-CN"/>
                </w:rPr>
                <w:delText>11</w:delText>
              </w:r>
            </w:del>
            <w:del w:id="68" w:author="咨询组" w:date="2025-12-09T09:55:59Z">
              <w:r>
                <w:rPr>
                  <w:rFonts w:hint="eastAsia" w:hAnsi="Times New Roman" w:cs="Times New Roman"/>
                  <w:sz w:val="21"/>
                  <w:szCs w:val="20"/>
                  <w:highlight w:val="none"/>
                </w:rPr>
                <w:delText>月</w:delText>
              </w:r>
            </w:del>
            <w:del w:id="69" w:author="咨询组" w:date="2025-12-09T09:55:59Z">
              <w:r>
                <w:rPr>
                  <w:rFonts w:hint="eastAsia" w:hAnsi="Times New Roman" w:cs="Times New Roman"/>
                  <w:sz w:val="21"/>
                  <w:szCs w:val="20"/>
                  <w:highlight w:val="none"/>
                  <w:lang w:val="en-US" w:eastAsia="zh-CN"/>
                </w:rPr>
                <w:delText>6</w:delText>
              </w:r>
            </w:del>
            <w:del w:id="70" w:author="咨询组" w:date="2025-12-09T09:55:59Z">
              <w:r>
                <w:rPr>
                  <w:rFonts w:hint="eastAsia" w:hAnsi="Times New Roman" w:cs="Times New Roman"/>
                  <w:sz w:val="21"/>
                  <w:szCs w:val="20"/>
                  <w:highlight w:val="none"/>
                </w:rPr>
                <w:delText>日</w:delText>
              </w:r>
            </w:del>
          </w:p>
        </w:tc>
        <w:tc>
          <w:tcPr>
            <w:tcW w:w="1276" w:type="dxa"/>
            <w:vAlign w:val="center"/>
          </w:tcPr>
          <w:p w14:paraId="0E28523E">
            <w:pPr>
              <w:pStyle w:val="12"/>
              <w:spacing w:before="0" w:beforeAutospacing="0" w:after="0" w:afterAutospacing="0"/>
              <w:jc w:val="center"/>
              <w:rPr>
                <w:del w:id="71" w:author="咨询组" w:date="2025-12-09T09:55:59Z"/>
                <w:rFonts w:hint="default" w:hAnsi="Times New Roman" w:eastAsia="宋体" w:cs="Times New Roman"/>
                <w:sz w:val="21"/>
                <w:szCs w:val="20"/>
                <w:highlight w:val="none"/>
                <w:lang w:val="en-US" w:eastAsia="zh-CN"/>
              </w:rPr>
            </w:pPr>
            <w:del w:id="72" w:author="咨询组" w:date="2025-12-09T09:55:59Z">
              <w:r>
                <w:rPr>
                  <w:rFonts w:hint="eastAsia" w:hAnsi="Times New Roman" w:cs="Times New Roman"/>
                  <w:sz w:val="21"/>
                  <w:szCs w:val="20"/>
                  <w:highlight w:val="none"/>
                  <w:lang w:val="en-US" w:eastAsia="zh-CN"/>
                </w:rPr>
                <w:delText>柳凤翎</w:delText>
              </w:r>
            </w:del>
          </w:p>
        </w:tc>
        <w:tc>
          <w:tcPr>
            <w:tcW w:w="4913" w:type="dxa"/>
            <w:vAlign w:val="center"/>
          </w:tcPr>
          <w:p w14:paraId="3BE7C0A8">
            <w:pPr>
              <w:pStyle w:val="12"/>
              <w:spacing w:before="0" w:beforeAutospacing="0" w:after="0" w:afterAutospacing="0"/>
              <w:rPr>
                <w:del w:id="73" w:author="咨询组" w:date="2025-12-09T09:55:59Z"/>
                <w:rFonts w:hint="default" w:hAnsi="Times New Roman" w:eastAsia="宋体" w:cs="Times New Roman"/>
                <w:sz w:val="21"/>
                <w:szCs w:val="20"/>
                <w:highlight w:val="none"/>
                <w:lang w:val="en-US" w:eastAsia="zh-CN"/>
              </w:rPr>
            </w:pPr>
            <w:del w:id="74" w:author="咨询组" w:date="2025-12-09T09:55:59Z">
              <w:r>
                <w:rPr>
                  <w:rFonts w:hint="eastAsia"/>
                  <w:sz w:val="21"/>
                  <w:highlight w:val="none"/>
                </w:rPr>
                <w:delText>第</w:delText>
              </w:r>
            </w:del>
            <w:del w:id="75" w:author="咨询组" w:date="2025-12-09T09:55:59Z">
              <w:r>
                <w:rPr>
                  <w:rFonts w:hint="eastAsia"/>
                  <w:sz w:val="21"/>
                  <w:highlight w:val="none"/>
                  <w:lang w:val="en-US" w:eastAsia="zh-CN"/>
                </w:rPr>
                <w:delText>1</w:delText>
              </w:r>
            </w:del>
            <w:del w:id="76" w:author="咨询组" w:date="2025-12-09T09:55:59Z">
              <w:r>
                <w:rPr>
                  <w:rFonts w:hint="eastAsia"/>
                  <w:sz w:val="21"/>
                  <w:highlight w:val="none"/>
                </w:rPr>
                <w:delText>次修订，修订</w:delText>
              </w:r>
            </w:del>
            <w:del w:id="77" w:author="咨询组" w:date="2025-12-09T09:55:59Z">
              <w:r>
                <w:rPr>
                  <w:rFonts w:hint="eastAsia"/>
                  <w:sz w:val="21"/>
                  <w:szCs w:val="21"/>
                  <w:highlight w:val="none"/>
                  <w:lang w:val="en-US" w:eastAsia="zh-CN"/>
                </w:rPr>
                <w:delText>实习生招聘、实习评估、实习生考勤、实习津贴发放</w:delText>
              </w:r>
            </w:del>
            <w:del w:id="78" w:author="咨询组" w:date="2025-12-09T09:55:59Z">
              <w:r>
                <w:rPr>
                  <w:rFonts w:hint="eastAsia"/>
                  <w:sz w:val="21"/>
                  <w:highlight w:val="none"/>
                </w:rPr>
                <w:delText>部分内容；更名</w:delText>
              </w:r>
            </w:del>
            <w:del w:id="79" w:author="咨询组" w:date="2025-12-09T09:55:59Z">
              <w:r>
                <w:rPr>
                  <w:rFonts w:hint="eastAsia"/>
                  <w:sz w:val="21"/>
                  <w:highlight w:val="none"/>
                  <w:lang w:eastAsia="zh-CN"/>
                </w:rPr>
                <w:delText>《</w:delText>
              </w:r>
            </w:del>
            <w:del w:id="80" w:author="咨询组" w:date="2025-12-09T09:55:59Z">
              <w:r>
                <w:rPr>
                  <w:rFonts w:hint="eastAsia"/>
                  <w:sz w:val="21"/>
                  <w:highlight w:val="none"/>
                  <w:lang w:val="en-US" w:eastAsia="zh-CN"/>
                </w:rPr>
                <w:delText>华润啤酒实习生管理办法》</w:delText>
              </w:r>
            </w:del>
          </w:p>
        </w:tc>
      </w:tr>
    </w:tbl>
    <w:p w14:paraId="7E840B96">
      <w:pPr>
        <w:pStyle w:val="31"/>
        <w:framePr w:w="0" w:hRule="auto" w:wrap="auto" w:vAnchor="margin" w:hAnchor="text" w:xAlign="left" w:yAlign="inline"/>
        <w:spacing w:line="360" w:lineRule="auto"/>
        <w:rPr>
          <w:del w:id="81" w:author="咨询组" w:date="2025-12-09T09:55:59Z"/>
          <w:sz w:val="21"/>
          <w:highlight w:val="none"/>
        </w:rPr>
      </w:pPr>
    </w:p>
    <w:p w14:paraId="2ABD6FBB">
      <w:pPr>
        <w:spacing w:after="0" w:line="240" w:lineRule="auto"/>
        <w:rPr>
          <w:del w:id="82" w:author="咨询组" w:date="2025-12-09T09:55:59Z"/>
          <w:sz w:val="21"/>
          <w:highlight w:val="none"/>
        </w:rPr>
      </w:pPr>
      <w:del w:id="83" w:author="咨询组" w:date="2025-12-09T09:55:59Z">
        <w:r>
          <w:rPr>
            <w:rFonts w:hint="eastAsia"/>
            <w:sz w:val="21"/>
            <w:highlight w:val="none"/>
          </w:rPr>
          <w:delText>制度说明</w:delText>
        </w:r>
      </w:del>
    </w:p>
    <w:p w14:paraId="407424B0">
      <w:pPr>
        <w:pStyle w:val="31"/>
        <w:framePr w:w="0" w:hRule="auto" w:wrap="auto" w:vAnchor="margin" w:hAnchor="text" w:xAlign="left" w:yAlign="inline"/>
        <w:spacing w:line="400" w:lineRule="exact"/>
        <w:rPr>
          <w:del w:id="84" w:author="咨询组" w:date="2025-12-09T09:55:59Z"/>
          <w:highlight w:val="none"/>
        </w:rPr>
      </w:pPr>
      <w:del w:id="85" w:author="咨询组" w:date="2025-12-09T09:55:59Z">
        <w:r>
          <w:rPr>
            <w:highlight w:val="none"/>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7BB3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87" w:author="咨询组" w:date="2025-12-09T09:55:59Z"/>
        </w:trPr>
        <w:tc>
          <w:tcPr>
            <w:tcW w:w="1696" w:type="dxa"/>
            <w:shd w:val="clear" w:color="auto" w:fill="D0CECE" w:themeFill="background2" w:themeFillShade="E6"/>
            <w:vAlign w:val="center"/>
          </w:tcPr>
          <w:p w14:paraId="1544035A">
            <w:pPr>
              <w:pStyle w:val="12"/>
              <w:spacing w:before="0" w:beforeAutospacing="0" w:after="0" w:afterAutospacing="0"/>
              <w:jc w:val="center"/>
              <w:rPr>
                <w:del w:id="88" w:author="咨询组" w:date="2025-12-09T09:55:59Z"/>
                <w:rFonts w:hAnsi="Times New Roman" w:cs="Times New Roman"/>
                <w:sz w:val="21"/>
                <w:szCs w:val="20"/>
                <w:highlight w:val="none"/>
              </w:rPr>
            </w:pPr>
            <w:del w:id="89" w:author="咨询组" w:date="2025-12-09T09:55:59Z">
              <w:r>
                <w:rPr>
                  <w:rFonts w:hint="eastAsia" w:hAnsi="Times New Roman" w:cs="Times New Roman"/>
                  <w:sz w:val="21"/>
                  <w:szCs w:val="20"/>
                  <w:highlight w:val="none"/>
                </w:rPr>
                <w:delText>目的</w:delText>
              </w:r>
            </w:del>
          </w:p>
        </w:tc>
        <w:tc>
          <w:tcPr>
            <w:tcW w:w="6600" w:type="dxa"/>
            <w:vAlign w:val="center"/>
          </w:tcPr>
          <w:p w14:paraId="6D4142F9">
            <w:pPr>
              <w:pStyle w:val="12"/>
              <w:spacing w:before="0" w:beforeAutospacing="0" w:after="0" w:afterAutospacing="0"/>
              <w:rPr>
                <w:del w:id="90" w:author="咨询组" w:date="2025-12-09T09:55:59Z"/>
                <w:rFonts w:hAnsi="Times New Roman" w:cs="Times New Roman"/>
                <w:sz w:val="21"/>
                <w:szCs w:val="21"/>
                <w:highlight w:val="none"/>
              </w:rPr>
            </w:pPr>
            <w:del w:id="91" w:author="咨询组" w:date="2025-12-09T09:55:59Z">
              <w:r>
                <w:rPr>
                  <w:rFonts w:hint="eastAsia" w:hAnsi="Times New Roman" w:cs="Times New Roman"/>
                  <w:sz w:val="21"/>
                  <w:szCs w:val="21"/>
                  <w:highlight w:val="none"/>
                </w:rPr>
                <w:delText>为有效指导和规范实习生管理，维护学生、学校和实习单位合法权益，提高实习生培养质量，结合华润</w:delText>
              </w:r>
            </w:del>
            <w:del w:id="92" w:author="咨询组" w:date="2025-12-09T09:55:59Z">
              <w:r>
                <w:rPr>
                  <w:rFonts w:hint="eastAsia" w:hAnsi="Times New Roman" w:cs="Times New Roman"/>
                  <w:sz w:val="21"/>
                  <w:szCs w:val="21"/>
                  <w:highlight w:val="none"/>
                  <w:lang w:val="en-US" w:eastAsia="zh-CN"/>
                </w:rPr>
                <w:delText>啤酒</w:delText>
              </w:r>
            </w:del>
            <w:del w:id="93" w:author="咨询组" w:date="2025-12-09T09:55:59Z">
              <w:r>
                <w:rPr>
                  <w:rFonts w:hint="eastAsia" w:hAnsi="Times New Roman" w:cs="Times New Roman"/>
                  <w:sz w:val="21"/>
                  <w:szCs w:val="21"/>
                  <w:highlight w:val="none"/>
                </w:rPr>
                <w:delText>实际，特制定《华润</w:delText>
              </w:r>
            </w:del>
            <w:del w:id="94" w:author="咨询组" w:date="2025-12-09T09:55:59Z">
              <w:r>
                <w:rPr>
                  <w:rFonts w:hint="eastAsia" w:hAnsi="Times New Roman" w:cs="Times New Roman"/>
                  <w:sz w:val="21"/>
                  <w:szCs w:val="21"/>
                  <w:highlight w:val="none"/>
                  <w:lang w:val="en-US" w:eastAsia="zh-CN"/>
                </w:rPr>
                <w:delText>啤酒</w:delText>
              </w:r>
            </w:del>
            <w:del w:id="95" w:author="咨询组" w:date="2025-12-09T09:55:59Z">
              <w:r>
                <w:rPr>
                  <w:rFonts w:hint="eastAsia" w:hAnsi="Times New Roman" w:cs="Times New Roman"/>
                  <w:sz w:val="21"/>
                  <w:szCs w:val="21"/>
                  <w:highlight w:val="none"/>
                </w:rPr>
                <w:delText>实习生管理办法》。</w:delText>
              </w:r>
            </w:del>
          </w:p>
        </w:tc>
      </w:tr>
      <w:tr w14:paraId="1B22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96" w:author="咨询组" w:date="2025-12-09T09:55:59Z"/>
        </w:trPr>
        <w:tc>
          <w:tcPr>
            <w:tcW w:w="1696" w:type="dxa"/>
            <w:shd w:val="clear" w:color="auto" w:fill="D0CECE" w:themeFill="background2" w:themeFillShade="E6"/>
            <w:vAlign w:val="center"/>
          </w:tcPr>
          <w:p w14:paraId="260DC0B2">
            <w:pPr>
              <w:pStyle w:val="12"/>
              <w:spacing w:before="0" w:beforeAutospacing="0" w:after="0" w:afterAutospacing="0"/>
              <w:jc w:val="center"/>
              <w:rPr>
                <w:del w:id="97" w:author="咨询组" w:date="2025-12-09T09:55:59Z"/>
                <w:rFonts w:hAnsi="Times New Roman" w:cs="Times New Roman"/>
                <w:sz w:val="21"/>
                <w:szCs w:val="20"/>
                <w:highlight w:val="none"/>
              </w:rPr>
            </w:pPr>
            <w:del w:id="98" w:author="咨询组" w:date="2025-12-09T09:55:59Z">
              <w:r>
                <w:rPr>
                  <w:rFonts w:hint="eastAsia" w:hAnsi="Times New Roman" w:cs="Times New Roman"/>
                  <w:sz w:val="21"/>
                  <w:szCs w:val="20"/>
                  <w:highlight w:val="none"/>
                </w:rPr>
                <w:delText>适用范围</w:delText>
              </w:r>
            </w:del>
          </w:p>
        </w:tc>
        <w:tc>
          <w:tcPr>
            <w:tcW w:w="6600" w:type="dxa"/>
            <w:vAlign w:val="center"/>
          </w:tcPr>
          <w:p w14:paraId="78A633EB">
            <w:pPr>
              <w:pStyle w:val="12"/>
              <w:spacing w:before="0" w:beforeAutospacing="0" w:after="0" w:afterAutospacing="0"/>
              <w:rPr>
                <w:del w:id="99" w:author="咨询组" w:date="2025-12-09T09:55:59Z"/>
                <w:rFonts w:hAnsi="Times New Roman" w:cs="Times New Roman"/>
                <w:sz w:val="21"/>
                <w:szCs w:val="21"/>
                <w:highlight w:val="none"/>
              </w:rPr>
            </w:pPr>
            <w:del w:id="100" w:author="咨询组" w:date="2025-12-09T09:55:59Z">
              <w:r>
                <w:rPr>
                  <w:rFonts w:hint="eastAsia" w:hAnsi="Times New Roman" w:cs="Times New Roman"/>
                  <w:sz w:val="21"/>
                  <w:szCs w:val="21"/>
                  <w:highlight w:val="none"/>
                </w:rPr>
                <w:delText>适用于华润啤酒（控股）有限公司及其下属各级子公司、分公司</w:delText>
              </w:r>
            </w:del>
          </w:p>
        </w:tc>
      </w:tr>
      <w:tr w14:paraId="5272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01" w:author="咨询组" w:date="2025-12-09T09:55:59Z"/>
        </w:trPr>
        <w:tc>
          <w:tcPr>
            <w:tcW w:w="1696" w:type="dxa"/>
            <w:shd w:val="clear" w:color="auto" w:fill="D0CECE" w:themeFill="background2" w:themeFillShade="E6"/>
            <w:vAlign w:val="center"/>
          </w:tcPr>
          <w:p w14:paraId="1D77906D">
            <w:pPr>
              <w:pStyle w:val="12"/>
              <w:spacing w:before="0" w:beforeAutospacing="0" w:after="0" w:afterAutospacing="0"/>
              <w:jc w:val="center"/>
              <w:rPr>
                <w:del w:id="102" w:author="咨询组" w:date="2025-12-09T09:55:59Z"/>
                <w:rFonts w:hAnsi="Times New Roman" w:cs="Times New Roman"/>
                <w:sz w:val="21"/>
                <w:szCs w:val="20"/>
                <w:highlight w:val="none"/>
              </w:rPr>
            </w:pPr>
            <w:del w:id="103" w:author="咨询组" w:date="2025-12-09T09:55:59Z">
              <w:r>
                <w:rPr>
                  <w:rFonts w:hint="eastAsia" w:hAnsi="Times New Roman" w:cs="Times New Roman"/>
                  <w:sz w:val="21"/>
                  <w:szCs w:val="20"/>
                  <w:highlight w:val="none"/>
                </w:rPr>
                <w:delText>主要关联制度</w:delText>
              </w:r>
            </w:del>
          </w:p>
          <w:p w14:paraId="0EEC7194">
            <w:pPr>
              <w:pStyle w:val="12"/>
              <w:spacing w:before="0" w:beforeAutospacing="0" w:after="0" w:afterAutospacing="0"/>
              <w:jc w:val="center"/>
              <w:rPr>
                <w:del w:id="104" w:author="咨询组" w:date="2025-12-09T09:55:59Z"/>
                <w:rFonts w:hAnsi="Times New Roman" w:cs="Times New Roman"/>
                <w:sz w:val="21"/>
                <w:szCs w:val="20"/>
                <w:highlight w:val="none"/>
              </w:rPr>
            </w:pPr>
            <w:del w:id="105" w:author="咨询组" w:date="2025-12-09T09:55:59Z">
              <w:r>
                <w:rPr>
                  <w:rFonts w:hint="eastAsia" w:hAnsi="Times New Roman" w:cs="Times New Roman"/>
                  <w:sz w:val="21"/>
                  <w:szCs w:val="20"/>
                  <w:highlight w:val="none"/>
                </w:rPr>
                <w:delText>（指一级、二级制度）</w:delText>
              </w:r>
            </w:del>
          </w:p>
        </w:tc>
        <w:tc>
          <w:tcPr>
            <w:tcW w:w="6600" w:type="dxa"/>
            <w:vAlign w:val="center"/>
          </w:tcPr>
          <w:p w14:paraId="1FCDF549">
            <w:pPr>
              <w:pStyle w:val="12"/>
              <w:spacing w:before="0" w:beforeAutospacing="0" w:after="0" w:afterAutospacing="0"/>
              <w:rPr>
                <w:del w:id="106" w:author="咨询组" w:date="2025-12-09T09:55:59Z"/>
                <w:sz w:val="21"/>
                <w:szCs w:val="21"/>
                <w:highlight w:val="none"/>
              </w:rPr>
            </w:pPr>
            <w:del w:id="107" w:author="咨询组" w:date="2025-12-09T09:55:59Z">
              <w:r>
                <w:rPr>
                  <w:rFonts w:hint="eastAsia"/>
                  <w:sz w:val="21"/>
                  <w:szCs w:val="21"/>
                  <w:highlight w:val="none"/>
                </w:rPr>
                <w:delText>华润啤酒</w:delText>
              </w:r>
            </w:del>
            <w:del w:id="108" w:author="咨询组" w:date="2025-12-09T09:55:59Z">
              <w:r>
                <w:rPr>
                  <w:rFonts w:hint="eastAsia"/>
                  <w:sz w:val="21"/>
                  <w:szCs w:val="21"/>
                  <w:highlight w:val="none"/>
                  <w:lang w:val="en-US" w:eastAsia="zh-CN"/>
                </w:rPr>
                <w:delText>招聘管理</w:delText>
              </w:r>
            </w:del>
            <w:del w:id="109" w:author="咨询组" w:date="2025-12-09T09:55:59Z">
              <w:r>
                <w:rPr>
                  <w:rFonts w:hint="eastAsia"/>
                  <w:sz w:val="21"/>
                  <w:szCs w:val="21"/>
                  <w:highlight w:val="none"/>
                </w:rPr>
                <w:delText>制度</w:delText>
              </w:r>
            </w:del>
          </w:p>
          <w:p w14:paraId="4B854347">
            <w:pPr>
              <w:pStyle w:val="12"/>
              <w:spacing w:before="0" w:beforeAutospacing="0" w:after="0" w:afterAutospacing="0"/>
              <w:rPr>
                <w:del w:id="110" w:author="咨询组" w:date="2025-12-09T09:55:59Z"/>
                <w:rFonts w:hint="default" w:eastAsia="宋体"/>
                <w:sz w:val="21"/>
                <w:szCs w:val="21"/>
                <w:highlight w:val="none"/>
                <w:lang w:val="en-US" w:eastAsia="zh-CN"/>
              </w:rPr>
            </w:pPr>
            <w:del w:id="111" w:author="咨询组" w:date="2025-12-09T09:55:59Z">
              <w:r>
                <w:rPr>
                  <w:rFonts w:hint="eastAsia"/>
                  <w:sz w:val="21"/>
                  <w:szCs w:val="21"/>
                  <w:highlight w:val="none"/>
                </w:rPr>
                <w:delText>华润啤酒</w:delText>
              </w:r>
            </w:del>
            <w:del w:id="112" w:author="咨询组" w:date="2025-12-09T09:55:59Z">
              <w:r>
                <w:rPr>
                  <w:rFonts w:hint="eastAsia"/>
                  <w:sz w:val="21"/>
                  <w:szCs w:val="21"/>
                  <w:highlight w:val="none"/>
                  <w:lang w:val="en-US" w:eastAsia="zh-CN"/>
                </w:rPr>
                <w:delText>考勤休假管理制度</w:delText>
              </w:r>
            </w:del>
          </w:p>
        </w:tc>
      </w:tr>
    </w:tbl>
    <w:p w14:paraId="181DD601">
      <w:pPr>
        <w:rPr>
          <w:del w:id="113" w:author="咨询组" w:date="2025-12-09T09:55:59Z"/>
          <w:rFonts w:ascii="华文中宋" w:hAnsi="华文中宋" w:eastAsia="华文中宋"/>
          <w:bCs/>
          <w:sz w:val="44"/>
          <w:szCs w:val="44"/>
          <w:highlight w:val="none"/>
        </w:rPr>
      </w:pPr>
      <w:del w:id="114" w:author="咨询组" w:date="2025-12-09T09:55:59Z">
        <w:r>
          <w:rPr>
            <w:rFonts w:ascii="华文中宋" w:hAnsi="华文中宋" w:eastAsia="华文中宋"/>
            <w:bCs/>
            <w:sz w:val="44"/>
            <w:szCs w:val="44"/>
            <w:highlight w:val="none"/>
          </w:rPr>
          <w:br w:type="page"/>
        </w:r>
      </w:del>
    </w:p>
    <w:customXmlDelRangeStart w:id="115" w:author="咨询组" w:date="2025-12-09T09:55:59Z"/>
    <w:sdt>
      <w:sdtPr>
        <w:rPr>
          <w:rFonts w:ascii="Georgia" w:hAnsi="Georgia" w:eastAsia="宋体" w:cstheme="minorBidi"/>
          <w:color w:val="auto"/>
          <w:sz w:val="22"/>
          <w:szCs w:val="22"/>
          <w:highlight w:val="none"/>
          <w:lang w:val="zh-CN"/>
        </w:rPr>
        <w:id w:val="720252795"/>
        <w:docPartObj>
          <w:docPartGallery w:val="Table of Contents"/>
          <w:docPartUnique/>
        </w:docPartObj>
      </w:sdtPr>
      <w:sdtEndPr>
        <w:rPr>
          <w:rFonts w:hint="eastAsia" w:ascii="仿宋_GB2312" w:eastAsia="仿宋_GB2312" w:hAnsiTheme="majorHAnsi" w:cstheme="majorBidi"/>
          <w:b w:val="0"/>
          <w:bCs w:val="0"/>
          <w:color w:val="auto"/>
          <w:kern w:val="0"/>
          <w:sz w:val="32"/>
          <w:szCs w:val="32"/>
          <w:highlight w:val="none"/>
          <w:lang w:val="zh-CN" w:eastAsia="zh-CN" w:bidi="ar-SA"/>
        </w:rPr>
      </w:sdtEndPr>
      <w:sdtContent>
        <w:customXmlDelRangeEnd w:id="115"/>
        <w:p w14:paraId="4225C9FE">
          <w:pPr>
            <w:pStyle w:val="49"/>
            <w:jc w:val="center"/>
            <w:rPr>
              <w:del w:id="117" w:author="咨询组" w:date="2025-12-09T09:55:59Z"/>
              <w:rFonts w:ascii="仿宋_GB2312" w:eastAsia="仿宋_GB2312"/>
              <w:color w:val="auto"/>
              <w:highlight w:val="none"/>
            </w:rPr>
          </w:pPr>
          <w:del w:id="119" w:author="咨询组" w:date="2025-12-09T09:55:59Z">
            <w:r>
              <w:rPr>
                <w:rFonts w:hint="eastAsia" w:ascii="仿宋_GB2312" w:eastAsia="仿宋_GB2312"/>
                <w:color w:val="auto"/>
                <w:highlight w:val="none"/>
                <w:lang w:val="zh-CN"/>
              </w:rPr>
              <w:delText>目录</w:delText>
            </w:r>
          </w:del>
        </w:p>
        <w:p w14:paraId="62BFB9F2">
          <w:pPr>
            <w:pStyle w:val="9"/>
            <w:tabs>
              <w:tab w:val="right" w:leader="dot" w:pos="8306"/>
              <w:tab w:val="clear" w:pos="9242"/>
            </w:tabs>
            <w:rPr>
              <w:del w:id="120"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2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2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TOC \o "1-3" \h \z \u </w:delInstrText>
            </w:r>
          </w:del>
          <w:del w:id="12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2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2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HYPERLINK \l _Toc2985 </w:delInstrText>
            </w:r>
          </w:del>
          <w:del w:id="126"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2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第一章 总则</w:delText>
            </w:r>
          </w:del>
          <w:del w:id="128"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tab/>
            </w:r>
          </w:del>
          <w:del w:id="12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30"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PAGEREF _Toc2985 \h </w:delInstrText>
            </w:r>
          </w:del>
          <w:del w:id="13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3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1</w:delText>
            </w:r>
          </w:del>
          <w:del w:id="13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del w:id="13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p w14:paraId="41389E09">
          <w:pPr>
            <w:pStyle w:val="9"/>
            <w:tabs>
              <w:tab w:val="right" w:leader="dot" w:pos="8306"/>
              <w:tab w:val="clear" w:pos="9242"/>
            </w:tabs>
            <w:rPr>
              <w:del w:id="135"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36"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3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HYPERLINK \l _Toc31068 </w:delInstrText>
            </w:r>
          </w:del>
          <w:del w:id="138"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3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 xml:space="preserve">第二章 </w:delText>
            </w:r>
          </w:del>
          <w:del w:id="140" w:author="咨询组" w:date="2025-12-09T09:55:59Z">
            <w:r>
              <w:rPr>
                <w:rFonts w:hint="eastAsia" w:ascii="仿宋_GB2312" w:eastAsia="仿宋_GB2312" w:hAnsiTheme="majorHAnsi" w:cstheme="majorBidi"/>
                <w:b w:val="0"/>
                <w:bCs w:val="0"/>
                <w:color w:val="auto"/>
                <w:kern w:val="0"/>
                <w:sz w:val="32"/>
                <w:szCs w:val="32"/>
                <w:highlight w:val="none"/>
                <w:lang w:val="en-US" w:eastAsia="zh-CN" w:bidi="ar-SA"/>
              </w:rPr>
              <w:delText>实习生招聘</w:delText>
            </w:r>
          </w:del>
          <w:del w:id="14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tab/>
            </w:r>
          </w:del>
          <w:del w:id="14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4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PAGEREF _Toc31068 \h </w:delInstrText>
            </w:r>
          </w:del>
          <w:del w:id="14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4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2</w:delText>
            </w:r>
          </w:del>
          <w:del w:id="146"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del w:id="14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p w14:paraId="541B4BBC">
          <w:pPr>
            <w:pStyle w:val="9"/>
            <w:tabs>
              <w:tab w:val="right" w:leader="dot" w:pos="8306"/>
              <w:tab w:val="clear" w:pos="9242"/>
            </w:tabs>
            <w:rPr>
              <w:del w:id="148"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4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50"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HYPERLINK \l _Toc9026 </w:delInstrText>
            </w:r>
          </w:del>
          <w:del w:id="15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5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 xml:space="preserve">第三章 </w:delText>
            </w:r>
          </w:del>
          <w:del w:id="153" w:author="咨询组" w:date="2025-12-09T09:55:59Z">
            <w:r>
              <w:rPr>
                <w:rFonts w:hint="eastAsia" w:ascii="仿宋_GB2312" w:eastAsia="仿宋_GB2312" w:hAnsiTheme="majorHAnsi" w:cstheme="majorBidi"/>
                <w:b w:val="0"/>
                <w:bCs w:val="0"/>
                <w:color w:val="auto"/>
                <w:kern w:val="0"/>
                <w:sz w:val="32"/>
                <w:szCs w:val="32"/>
                <w:highlight w:val="none"/>
                <w:lang w:val="en-US" w:eastAsia="zh-CN" w:bidi="ar-SA"/>
              </w:rPr>
              <w:delText>实习生管理</w:delText>
            </w:r>
          </w:del>
          <w:del w:id="15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tab/>
            </w:r>
          </w:del>
          <w:del w:id="15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56"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PAGEREF _Toc9026 \h </w:delInstrText>
            </w:r>
          </w:del>
          <w:del w:id="15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58"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2</w:delText>
            </w:r>
          </w:del>
          <w:del w:id="15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del w:id="160"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p w14:paraId="469CB11D">
          <w:pPr>
            <w:pStyle w:val="9"/>
            <w:tabs>
              <w:tab w:val="right" w:leader="dot" w:pos="8306"/>
              <w:tab w:val="clear" w:pos="9242"/>
            </w:tabs>
            <w:rPr>
              <w:del w:id="161"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6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6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HYPERLINK \l _Toc24958 </w:delInstrText>
            </w:r>
          </w:del>
          <w:del w:id="16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6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 xml:space="preserve">第四章 </w:delText>
            </w:r>
          </w:del>
          <w:del w:id="166" w:author="咨询组" w:date="2025-12-09T09:55:59Z">
            <w:r>
              <w:rPr>
                <w:rFonts w:hint="eastAsia" w:ascii="仿宋_GB2312" w:eastAsia="仿宋_GB2312" w:hAnsiTheme="majorHAnsi" w:cstheme="majorBidi"/>
                <w:b w:val="0"/>
                <w:bCs w:val="0"/>
                <w:color w:val="auto"/>
                <w:kern w:val="0"/>
                <w:sz w:val="32"/>
                <w:szCs w:val="32"/>
                <w:highlight w:val="none"/>
                <w:lang w:val="en-US" w:eastAsia="zh-CN" w:bidi="ar-SA"/>
              </w:rPr>
              <w:delText>实习生待遇</w:delText>
            </w:r>
          </w:del>
          <w:del w:id="16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tab/>
            </w:r>
          </w:del>
          <w:del w:id="168"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6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PAGEREF _Toc24958 \h </w:delInstrText>
            </w:r>
          </w:del>
          <w:del w:id="170"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7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4</w:delText>
            </w:r>
          </w:del>
          <w:del w:id="17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del w:id="17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p w14:paraId="13B9D6C7">
          <w:pPr>
            <w:pStyle w:val="9"/>
            <w:tabs>
              <w:tab w:val="right" w:leader="dot" w:pos="8306"/>
              <w:tab w:val="clear" w:pos="9242"/>
            </w:tabs>
            <w:rPr>
              <w:del w:id="174"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7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76"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HYPERLINK \l _Toc29743 </w:delInstrText>
            </w:r>
          </w:del>
          <w:del w:id="17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78"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第五章 附则</w:delText>
            </w:r>
          </w:del>
          <w:del w:id="17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tab/>
            </w:r>
          </w:del>
          <w:del w:id="180"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8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PAGEREF _Toc29743 \h </w:delInstrText>
            </w:r>
          </w:del>
          <w:del w:id="18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8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5</w:delText>
            </w:r>
          </w:del>
          <w:del w:id="18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del w:id="18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p w14:paraId="26E8167C">
          <w:pPr>
            <w:pStyle w:val="9"/>
            <w:tabs>
              <w:tab w:val="right" w:leader="dot" w:pos="8306"/>
              <w:tab w:val="clear" w:pos="9242"/>
            </w:tabs>
            <w:rPr>
              <w:del w:id="186"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8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88"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HYPERLINK \l _Toc4192 </w:delInstrText>
            </w:r>
          </w:del>
          <w:del w:id="18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90"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附件</w:delText>
            </w:r>
          </w:del>
          <w:del w:id="191"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tab/>
            </w:r>
          </w:del>
          <w:del w:id="192"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begin"/>
            </w:r>
          </w:del>
          <w:del w:id="193"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InstrText xml:space="preserve"> PAGEREF _Toc4192 \h </w:delInstrText>
            </w:r>
          </w:del>
          <w:del w:id="194"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separate"/>
            </w:r>
          </w:del>
          <w:del w:id="195"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delText>6</w:delText>
            </w:r>
          </w:del>
          <w:del w:id="196"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del w:id="197"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p w14:paraId="3EC2DDF4">
          <w:pPr>
            <w:pStyle w:val="9"/>
            <w:tabs>
              <w:tab w:val="right" w:leader="dot" w:pos="8306"/>
              <w:tab w:val="clear" w:pos="9242"/>
            </w:tabs>
            <w:rPr>
              <w:del w:id="198" w:author="咨询组" w:date="2025-12-09T09:55:59Z"/>
              <w:rFonts w:hint="eastAsia" w:ascii="仿宋_GB2312" w:eastAsia="仿宋_GB2312" w:hAnsiTheme="majorHAnsi" w:cstheme="majorBidi"/>
              <w:b w:val="0"/>
              <w:bCs w:val="0"/>
              <w:color w:val="auto"/>
              <w:kern w:val="0"/>
              <w:sz w:val="32"/>
              <w:szCs w:val="32"/>
              <w:highlight w:val="none"/>
              <w:lang w:val="zh-CN" w:eastAsia="zh-CN" w:bidi="ar-SA"/>
            </w:rPr>
          </w:pPr>
          <w:del w:id="199" w:author="咨询组" w:date="2025-12-09T09:55:59Z">
            <w:r>
              <w:rPr>
                <w:rFonts w:hint="eastAsia" w:ascii="仿宋_GB2312" w:eastAsia="仿宋_GB2312" w:hAnsiTheme="majorHAnsi" w:cstheme="majorBidi"/>
                <w:b w:val="0"/>
                <w:bCs w:val="0"/>
                <w:color w:val="auto"/>
                <w:kern w:val="0"/>
                <w:sz w:val="32"/>
                <w:szCs w:val="32"/>
                <w:highlight w:val="none"/>
                <w:lang w:val="zh-CN" w:eastAsia="zh-CN" w:bidi="ar-SA"/>
              </w:rPr>
              <w:fldChar w:fldCharType="end"/>
            </w:r>
          </w:del>
        </w:p>
        <w:customXmlDelRangeStart w:id="201" w:author="咨询组" w:date="2025-12-09T09:55:59Z"/>
      </w:sdtContent>
    </w:sdt>
    <w:customXmlDelRangeEnd w:id="201"/>
    <w:p w14:paraId="3BCD9BF6">
      <w:pPr>
        <w:spacing w:after="0" w:line="240" w:lineRule="auto"/>
        <w:rPr>
          <w:del w:id="202" w:author="咨询组" w:date="2025-12-09T09:55:59Z"/>
          <w:rFonts w:ascii="仿宋" w:hAnsi="仿宋" w:eastAsia="仿宋"/>
          <w:bCs/>
          <w:sz w:val="32"/>
          <w:szCs w:val="32"/>
          <w:highlight w:val="none"/>
        </w:rPr>
      </w:pPr>
      <w:del w:id="203" w:author="咨询组" w:date="2025-12-09T09:55:59Z">
        <w:r>
          <w:rPr>
            <w:rFonts w:ascii="仿宋" w:hAnsi="仿宋" w:eastAsia="仿宋"/>
            <w:bCs/>
            <w:sz w:val="32"/>
            <w:szCs w:val="32"/>
            <w:highlight w:val="none"/>
          </w:rPr>
          <w:br w:type="page"/>
        </w:r>
      </w:del>
    </w:p>
    <w:p w14:paraId="4D435E44">
      <w:pPr>
        <w:spacing w:after="0" w:line="560" w:lineRule="exact"/>
        <w:jc w:val="center"/>
        <w:rPr>
          <w:del w:id="204" w:author="咨询组" w:date="2025-12-09T09:55:59Z"/>
          <w:rFonts w:ascii="华文中宋" w:hAnsi="华文中宋" w:eastAsia="华文中宋"/>
          <w:bCs/>
          <w:sz w:val="36"/>
          <w:szCs w:val="36"/>
          <w:highlight w:val="none"/>
        </w:rPr>
        <w:sectPr>
          <w:footerReference r:id="rId5" w:type="default"/>
          <w:pgSz w:w="11906" w:h="16838"/>
          <w:pgMar w:top="1440" w:right="1800" w:bottom="1440" w:left="1800" w:header="992" w:footer="567" w:gutter="0"/>
          <w:pgNumType w:start="1"/>
          <w:cols w:space="425" w:num="1"/>
          <w:docGrid w:type="lines" w:linePitch="312" w:charSpace="0"/>
        </w:sectPr>
      </w:pPr>
    </w:p>
    <w:p w14:paraId="59E50FA5">
      <w:pPr>
        <w:spacing w:after="0" w:line="560" w:lineRule="exact"/>
        <w:jc w:val="center"/>
        <w:rPr>
          <w:rFonts w:hint="eastAsia" w:ascii="华文中宋" w:hAnsi="华文中宋" w:eastAsia="华文中宋"/>
          <w:bCs/>
          <w:sz w:val="32"/>
          <w:szCs w:val="32"/>
          <w:highlight w:val="none"/>
          <w:lang w:val="en-US" w:eastAsia="zh-CN"/>
        </w:rPr>
      </w:pPr>
      <w:r>
        <w:rPr>
          <w:rFonts w:hint="eastAsia" w:ascii="华文中宋" w:hAnsi="华文中宋" w:eastAsia="华文中宋"/>
          <w:bCs/>
          <w:sz w:val="36"/>
          <w:szCs w:val="36"/>
          <w:highlight w:val="none"/>
        </w:rPr>
        <w:t>华润啤酒</w:t>
      </w:r>
      <w:r>
        <w:rPr>
          <w:rFonts w:hint="eastAsia" w:ascii="华文中宋" w:hAnsi="华文中宋" w:eastAsia="华文中宋" w:cs="仿宋"/>
          <w:color w:val="000000"/>
          <w:sz w:val="36"/>
          <w:szCs w:val="36"/>
          <w:highlight w:val="none"/>
          <w:lang w:val="en-US" w:eastAsia="zh-CN"/>
        </w:rPr>
        <w:t>实习生管理办法</w:t>
      </w:r>
      <w:r>
        <w:rPr>
          <w:rFonts w:hint="eastAsia" w:ascii="华文中宋" w:hAnsi="华文中宋" w:eastAsia="华文中宋"/>
          <w:bCs/>
          <w:sz w:val="32"/>
          <w:szCs w:val="32"/>
          <w:highlight w:val="none"/>
          <w:lang w:val="en-US" w:eastAsia="zh-CN"/>
        </w:rPr>
        <w:t>（华啤B03-50-人力25B）</w:t>
      </w:r>
    </w:p>
    <w:p w14:paraId="5A108AB3">
      <w:pPr>
        <w:spacing w:after="0" w:line="560" w:lineRule="exact"/>
        <w:jc w:val="left"/>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716EABB5">
      <w:pPr>
        <w:pStyle w:val="28"/>
        <w:numPr>
          <w:ilvl w:val="0"/>
          <w:numId w:val="0"/>
        </w:numPr>
        <w:ind w:left="0" w:leftChars="0" w:firstLine="0" w:firstLineChars="0"/>
        <w:jc w:val="center"/>
        <w:rPr>
          <w:rFonts w:ascii="黑体" w:hAnsi="黑体" w:eastAsia="黑体"/>
          <w:bCs/>
          <w:highlight w:val="none"/>
        </w:rPr>
      </w:pPr>
      <w:bookmarkStart w:id="0" w:name="_Toc2985"/>
      <w:bookmarkStart w:id="1" w:name="_Toc121147701"/>
      <w:bookmarkStart w:id="2" w:name="_Toc121055810"/>
      <w:r>
        <w:rPr>
          <w:rFonts w:hint="eastAsia" w:ascii="黑体" w:hAnsi="黑体" w:eastAsia="黑体" w:cs="Times New Roman"/>
          <w:b w:val="0"/>
          <w:bCs/>
          <w:kern w:val="2"/>
          <w:sz w:val="32"/>
          <w:szCs w:val="32"/>
          <w:lang w:val="en-US" w:eastAsia="zh-CN" w:bidi="ar-SA"/>
        </w:rPr>
        <w:t>第一章</w:t>
      </w:r>
      <w:r>
        <w:rPr>
          <w:rFonts w:hint="eastAsia" w:ascii="黑体" w:hAnsi="黑体" w:eastAsia="黑体"/>
          <w:highlight w:val="none"/>
        </w:rPr>
        <w:t>总则</w:t>
      </w:r>
      <w:bookmarkEnd w:id="0"/>
      <w:bookmarkEnd w:id="1"/>
      <w:bookmarkEnd w:id="2"/>
    </w:p>
    <w:p w14:paraId="3DBE3C2F">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第一条</w:t>
      </w:r>
      <w:r>
        <w:rPr>
          <w:rFonts w:hint="eastAsia" w:ascii="仿宋_GB2312" w:hAnsi="仿宋" w:eastAsia="仿宋_GB2312" w:cs="仿宋"/>
          <w:color w:val="000000"/>
          <w:sz w:val="32"/>
          <w:szCs w:val="32"/>
          <w:highlight w:val="none"/>
        </w:rPr>
        <w:t>为有效指导和规范实习生管理，维护学生、学校和实习单位合法权益，提高实习生培养质量，根据国家有关法律法规、监管规定，制定本制度。</w:t>
      </w:r>
    </w:p>
    <w:p w14:paraId="27DE81CB">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bookmarkStart w:id="3" w:name="_Toc297970561"/>
      <w:bookmarkStart w:id="4" w:name="_Toc261680071"/>
      <w:r>
        <w:rPr>
          <w:rFonts w:hint="eastAsia" w:ascii="黑体" w:hAnsi="黑体" w:eastAsia="黑体" w:cs="仿宋"/>
          <w:b w:val="0"/>
          <w:color w:val="000000"/>
          <w:kern w:val="0"/>
          <w:sz w:val="32"/>
          <w:szCs w:val="32"/>
          <w:lang w:val="en-US" w:eastAsia="zh-CN" w:bidi="ar-SA"/>
        </w:rPr>
        <w:t>第二条</w:t>
      </w:r>
      <w:r>
        <w:rPr>
          <w:rFonts w:hint="eastAsia" w:ascii="仿宋_GB2312" w:hAnsi="仿宋" w:eastAsia="仿宋_GB2312" w:cs="仿宋"/>
          <w:color w:val="000000"/>
          <w:sz w:val="32"/>
          <w:szCs w:val="32"/>
          <w:highlight w:val="none"/>
        </w:rPr>
        <w:t>本制度适用于华润啤酒及下属单位的</w:t>
      </w:r>
      <w:r>
        <w:rPr>
          <w:rFonts w:hint="eastAsia" w:ascii="仿宋_GB2312" w:hAnsi="仿宋" w:eastAsia="仿宋_GB2312" w:cs="仿宋"/>
          <w:color w:val="000000"/>
          <w:sz w:val="32"/>
          <w:szCs w:val="32"/>
          <w:highlight w:val="none"/>
          <w:lang w:val="en-US" w:eastAsia="zh-CN"/>
        </w:rPr>
        <w:t>实习生管理</w:t>
      </w:r>
      <w:r>
        <w:rPr>
          <w:rFonts w:hint="eastAsia" w:ascii="仿宋_GB2312" w:hAnsi="仿宋" w:eastAsia="仿宋_GB2312" w:cs="仿宋"/>
          <w:color w:val="000000"/>
          <w:sz w:val="32"/>
          <w:szCs w:val="32"/>
          <w:highlight w:val="none"/>
        </w:rPr>
        <w:t>工作。</w:t>
      </w:r>
    </w:p>
    <w:p w14:paraId="4C0C2341">
      <w:pPr>
        <w:spacing w:after="0" w:line="560" w:lineRule="exact"/>
        <w:jc w:val="left"/>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62270CC3">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第三条</w:t>
      </w:r>
      <w:r>
        <w:rPr>
          <w:rFonts w:hint="eastAsia" w:ascii="仿宋_GB2312" w:hAnsi="仿宋" w:eastAsia="仿宋_GB2312" w:cs="仿宋"/>
          <w:color w:val="000000"/>
          <w:sz w:val="32"/>
          <w:szCs w:val="32"/>
          <w:highlight w:val="none"/>
        </w:rPr>
        <w:t>实习生是指全日制学历教育的中职学校、高职专科学校、高职本科学校、本科及以上</w:t>
      </w:r>
      <w:r>
        <w:rPr>
          <w:rFonts w:hint="eastAsia" w:ascii="仿宋_GB2312" w:hAnsi="仿宋" w:eastAsia="仿宋_GB2312" w:cs="仿宋"/>
          <w:color w:val="000000"/>
          <w:sz w:val="32"/>
          <w:szCs w:val="32"/>
          <w:highlight w:val="none"/>
          <w:lang w:val="en-US" w:eastAsia="zh-CN"/>
        </w:rPr>
        <w:t>院校</w:t>
      </w:r>
      <w:r>
        <w:rPr>
          <w:rFonts w:hint="eastAsia" w:ascii="仿宋_GB2312" w:hAnsi="仿宋" w:eastAsia="仿宋_GB2312" w:cs="仿宋"/>
          <w:color w:val="000000"/>
          <w:sz w:val="32"/>
          <w:szCs w:val="32"/>
          <w:highlight w:val="none"/>
        </w:rPr>
        <w:t xml:space="preserve">在读学生，出于学习实践的需要，到各单位从事相关工作的人员。实习生包括： </w:t>
      </w:r>
      <w:r>
        <w:rPr>
          <w:rFonts w:hint="eastAsia" w:ascii="仿宋_GB2312" w:hAnsi="仿宋" w:eastAsia="仿宋_GB2312" w:cs="仿宋"/>
          <w:color w:val="000000"/>
          <w:sz w:val="32"/>
          <w:szCs w:val="32"/>
          <w:highlight w:val="none"/>
          <w:lang w:val="en-US" w:eastAsia="zh-CN"/>
        </w:rPr>
        <w:t xml:space="preserve">  </w:t>
      </w:r>
    </w:p>
    <w:p w14:paraId="779DCE1F">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一）</w:t>
      </w:r>
      <w:r>
        <w:rPr>
          <w:rFonts w:hint="eastAsia" w:ascii="仿宋_GB2312" w:hAnsi="仿宋" w:eastAsia="仿宋_GB2312" w:cs="仿宋"/>
          <w:color w:val="000000"/>
          <w:sz w:val="32"/>
          <w:szCs w:val="32"/>
          <w:highlight w:val="none"/>
        </w:rPr>
        <w:t>签约实习生</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通过</w:t>
      </w:r>
      <w:r>
        <w:rPr>
          <w:rFonts w:hint="eastAsia" w:ascii="仿宋_GB2312" w:hAnsi="仿宋" w:eastAsia="仿宋_GB2312" w:cs="仿宋"/>
          <w:color w:val="000000"/>
          <w:sz w:val="32"/>
          <w:szCs w:val="32"/>
          <w:highlight w:val="none"/>
          <w:lang w:val="en-US" w:eastAsia="zh-CN"/>
        </w:rPr>
        <w:t>校招</w:t>
      </w:r>
      <w:r>
        <w:rPr>
          <w:rFonts w:hint="eastAsia" w:ascii="仿宋_GB2312" w:hAnsi="仿宋" w:eastAsia="仿宋_GB2312" w:cs="仿宋"/>
          <w:color w:val="000000"/>
          <w:sz w:val="32"/>
          <w:szCs w:val="32"/>
          <w:highlight w:val="none"/>
        </w:rPr>
        <w:t>与公司正式签约，</w:t>
      </w:r>
      <w:r>
        <w:rPr>
          <w:rFonts w:hint="eastAsia" w:ascii="仿宋_GB2312" w:hAnsi="仿宋" w:eastAsia="仿宋_GB2312" w:cs="仿宋"/>
          <w:color w:val="000000"/>
          <w:sz w:val="32"/>
          <w:szCs w:val="32"/>
          <w:highlight w:val="none"/>
          <w:lang w:val="en-US" w:eastAsia="zh-CN"/>
        </w:rPr>
        <w:t>并</w:t>
      </w:r>
      <w:r>
        <w:rPr>
          <w:rFonts w:hint="eastAsia" w:ascii="仿宋_GB2312" w:hAnsi="仿宋" w:eastAsia="仿宋_GB2312" w:cs="仿宋"/>
          <w:color w:val="000000"/>
          <w:sz w:val="32"/>
          <w:szCs w:val="32"/>
          <w:highlight w:val="none"/>
        </w:rPr>
        <w:t>提前来公司实习；普通实习生中表现优异</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已获得留用资格，并与公司正式签约</w:t>
      </w:r>
      <w:r>
        <w:rPr>
          <w:rFonts w:hint="eastAsia" w:ascii="仿宋_GB2312" w:hAnsi="仿宋" w:eastAsia="仿宋_GB2312" w:cs="仿宋"/>
          <w:color w:val="000000"/>
          <w:sz w:val="32"/>
          <w:szCs w:val="32"/>
          <w:highlight w:val="none"/>
          <w:lang w:eastAsia="zh-CN"/>
        </w:rPr>
        <w:t>。</w:t>
      </w:r>
    </w:p>
    <w:p w14:paraId="77CDA3BE">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二）</w:t>
      </w:r>
      <w:r>
        <w:rPr>
          <w:rFonts w:hint="eastAsia" w:ascii="仿宋_GB2312" w:hAnsi="仿宋" w:eastAsia="仿宋_GB2312" w:cs="仿宋"/>
          <w:color w:val="000000"/>
          <w:sz w:val="32"/>
          <w:szCs w:val="32"/>
          <w:highlight w:val="none"/>
        </w:rPr>
        <w:t>非签约实习生：通过常规实习生招聘进入公司实习</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未与公司签约；因雇主品牌或校企合作的需要</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参加公司暑期实习项目等</w:t>
      </w:r>
      <w:r>
        <w:rPr>
          <w:rFonts w:hint="eastAsia" w:ascii="仿宋_GB2312" w:hAnsi="仿宋" w:eastAsia="仿宋_GB2312" w:cs="仿宋"/>
          <w:color w:val="000000"/>
          <w:sz w:val="32"/>
          <w:szCs w:val="32"/>
          <w:highlight w:val="none"/>
          <w:lang w:eastAsia="zh-CN"/>
        </w:rPr>
        <w:t>。</w:t>
      </w:r>
    </w:p>
    <w:p w14:paraId="5BB4775B">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三）</w:t>
      </w:r>
      <w:r>
        <w:rPr>
          <w:rFonts w:hint="eastAsia" w:ascii="仿宋_GB2312" w:hAnsi="仿宋" w:eastAsia="仿宋_GB2312" w:cs="仿宋"/>
          <w:color w:val="000000"/>
          <w:sz w:val="32"/>
          <w:szCs w:val="32"/>
          <w:highlight w:val="none"/>
        </w:rPr>
        <w:t>签约是指实习生接受公司发送的正式录用通知书（offer）。</w:t>
      </w:r>
    </w:p>
    <w:p w14:paraId="14150AFD">
      <w:pPr>
        <w:pStyle w:val="2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1A9AF8C">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第四条</w:t>
      </w:r>
      <w:r>
        <w:rPr>
          <w:rFonts w:hint="eastAsia" w:ascii="仿宋_GB2312" w:hAnsi="仿宋" w:eastAsia="仿宋_GB2312" w:cs="仿宋"/>
          <w:color w:val="000000"/>
          <w:sz w:val="32"/>
          <w:szCs w:val="32"/>
          <w:highlight w:val="none"/>
          <w:lang w:val="en-US" w:eastAsia="zh-CN"/>
        </w:rPr>
        <w:t>本办法</w:t>
      </w:r>
      <w:r>
        <w:rPr>
          <w:rFonts w:hint="eastAsia" w:ascii="仿宋_GB2312" w:hAnsi="仿宋" w:eastAsia="仿宋_GB2312" w:cs="仿宋"/>
          <w:color w:val="000000"/>
          <w:sz w:val="32"/>
          <w:szCs w:val="32"/>
          <w:highlight w:val="none"/>
        </w:rPr>
        <w:t>实习为岗位实习，即具备一定实践岗位工作能力的学生，在专业人员指导下，辅助或相对独立参与实际工作的活动。</w:t>
      </w:r>
    </w:p>
    <w:p w14:paraId="15451945">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A4FC9D0">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第五条</w:t>
      </w:r>
      <w:r>
        <w:rPr>
          <w:rFonts w:hint="eastAsia" w:ascii="仿宋_GB2312" w:hAnsi="仿宋" w:eastAsia="仿宋_GB2312" w:cs="仿宋"/>
          <w:color w:val="000000"/>
          <w:sz w:val="32"/>
          <w:szCs w:val="32"/>
          <w:highlight w:val="none"/>
          <w:lang w:val="en-US" w:eastAsia="zh-CN"/>
        </w:rPr>
        <w:t>实习期≤2个月时，实习生</w:t>
      </w:r>
      <w:r>
        <w:rPr>
          <w:rFonts w:hint="eastAsia" w:ascii="仿宋_GB2312" w:hAnsi="仿宋" w:eastAsia="仿宋_GB2312" w:cs="仿宋"/>
          <w:color w:val="000000"/>
          <w:sz w:val="32"/>
          <w:szCs w:val="32"/>
          <w:highlight w:val="none"/>
        </w:rPr>
        <w:t>不占用所在单位人员编制</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实习期＞2个月时，从实习期满2个月的次日起</w:t>
      </w:r>
      <w:r>
        <w:rPr>
          <w:rFonts w:hint="eastAsia" w:ascii="仿宋_GB2312" w:hAnsi="仿宋" w:eastAsia="仿宋_GB2312" w:cs="仿宋"/>
          <w:color w:val="000000"/>
          <w:sz w:val="32"/>
          <w:szCs w:val="32"/>
          <w:highlight w:val="none"/>
        </w:rPr>
        <w:t>占用所在单位整体人员编制（含储备编制）。由华润</w:t>
      </w:r>
      <w:r>
        <w:rPr>
          <w:rFonts w:hint="eastAsia" w:ascii="仿宋_GB2312" w:hAnsi="仿宋" w:eastAsia="仿宋_GB2312" w:cs="仿宋"/>
          <w:color w:val="000000"/>
          <w:sz w:val="32"/>
          <w:szCs w:val="32"/>
          <w:highlight w:val="none"/>
          <w:lang w:val="en-US" w:eastAsia="zh-CN"/>
        </w:rPr>
        <w:t>啤酒</w:t>
      </w:r>
      <w:r>
        <w:rPr>
          <w:rFonts w:hint="eastAsia" w:ascii="仿宋_GB2312" w:hAnsi="仿宋" w:eastAsia="仿宋_GB2312" w:cs="仿宋"/>
          <w:color w:val="000000"/>
          <w:sz w:val="32"/>
          <w:szCs w:val="32"/>
          <w:highlight w:val="none"/>
        </w:rPr>
        <w:t>统筹开展的校企合作实习生另行方案规定。</w:t>
      </w:r>
    </w:p>
    <w:p w14:paraId="75531504">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bookmarkEnd w:id="3"/>
    <w:bookmarkEnd w:id="4"/>
    <w:p w14:paraId="3A320AD2">
      <w:pPr>
        <w:pStyle w:val="28"/>
        <w:numPr>
          <w:ilvl w:val="0"/>
          <w:numId w:val="0"/>
        </w:numPr>
        <w:ind w:left="0" w:leftChars="0" w:firstLine="0" w:firstLineChars="0"/>
        <w:jc w:val="center"/>
        <w:rPr>
          <w:rFonts w:ascii="黑体" w:hAnsi="黑体" w:eastAsia="黑体"/>
          <w:highlight w:val="none"/>
        </w:rPr>
      </w:pPr>
      <w:bookmarkStart w:id="5" w:name="_Toc31068"/>
      <w:r>
        <w:rPr>
          <w:rFonts w:hint="eastAsia" w:ascii="黑体" w:hAnsi="黑体" w:eastAsia="黑体" w:cs="Times New Roman"/>
          <w:b w:val="0"/>
          <w:kern w:val="2"/>
          <w:sz w:val="32"/>
          <w:szCs w:val="32"/>
          <w:lang w:val="en-US" w:eastAsia="zh-CN" w:bidi="ar-SA"/>
        </w:rPr>
        <w:t>第二章</w:t>
      </w:r>
      <w:r>
        <w:rPr>
          <w:rFonts w:hint="eastAsia" w:ascii="黑体" w:hAnsi="黑体" w:eastAsia="黑体"/>
          <w:highlight w:val="none"/>
          <w:lang w:val="en-US" w:eastAsia="zh-CN"/>
        </w:rPr>
        <w:t>实习生招聘</w:t>
      </w:r>
      <w:bookmarkEnd w:id="5"/>
    </w:p>
    <w:p w14:paraId="25571AEE">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第六条</w:t>
      </w:r>
      <w:r>
        <w:rPr>
          <w:rFonts w:hint="eastAsia" w:ascii="仿宋_GB2312" w:hAnsi="仿宋" w:eastAsia="仿宋_GB2312" w:cs="仿宋"/>
          <w:color w:val="000000"/>
          <w:sz w:val="32"/>
          <w:szCs w:val="32"/>
          <w:highlight w:val="none"/>
          <w:lang w:val="en-US" w:eastAsia="zh-CN"/>
        </w:rPr>
        <w:t>无拟录用人选时，实习生招聘流程参照正式工招聘流程执行；已有拟录用人选时（如已签约校招生提前实习、校企合作统一安排等），可直接进入录用审批流程。</w:t>
      </w:r>
    </w:p>
    <w:p w14:paraId="5FDE545D">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7D4FD9C">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第七条</w:t>
      </w:r>
      <w:r>
        <w:rPr>
          <w:rFonts w:hint="eastAsia" w:ascii="仿宋_GB2312" w:hAnsi="仿宋" w:eastAsia="仿宋_GB2312" w:cs="仿宋"/>
          <w:color w:val="000000"/>
          <w:sz w:val="32"/>
          <w:szCs w:val="32"/>
          <w:highlight w:val="none"/>
          <w:lang w:val="en-US" w:eastAsia="zh-CN"/>
        </w:rPr>
        <w:t>录用及offer发放。</w:t>
      </w:r>
      <w:r>
        <w:rPr>
          <w:rFonts w:hint="eastAsia" w:ascii="仿宋_GB2312" w:hAnsi="仿宋" w:eastAsia="仿宋_GB2312" w:cs="仿宋"/>
          <w:color w:val="000000"/>
          <w:sz w:val="32"/>
          <w:szCs w:val="32"/>
          <w:highlight w:val="none"/>
        </w:rPr>
        <w:t>用人部门确定拟录用人选</w:t>
      </w:r>
      <w:r>
        <w:rPr>
          <w:rFonts w:hint="eastAsia" w:ascii="仿宋_GB2312" w:hAnsi="仿宋" w:eastAsia="仿宋_GB2312" w:cs="仿宋"/>
          <w:color w:val="000000"/>
          <w:sz w:val="32"/>
          <w:szCs w:val="32"/>
          <w:highlight w:val="none"/>
          <w:lang w:val="en-US" w:eastAsia="zh-CN"/>
        </w:rPr>
        <w:t>后</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HRBP进行</w:t>
      </w:r>
      <w:r>
        <w:rPr>
          <w:rFonts w:hint="eastAsia" w:ascii="仿宋_GB2312" w:hAnsi="仿宋" w:eastAsia="仿宋_GB2312" w:cs="仿宋"/>
          <w:color w:val="000000"/>
          <w:sz w:val="32"/>
          <w:szCs w:val="32"/>
          <w:highlight w:val="none"/>
        </w:rPr>
        <w:t>录用材料的收集</w:t>
      </w:r>
      <w:r>
        <w:rPr>
          <w:rFonts w:hint="eastAsia" w:ascii="仿宋_GB2312" w:hAnsi="仿宋" w:eastAsia="仿宋_GB2312" w:cs="仿宋"/>
          <w:color w:val="000000"/>
          <w:sz w:val="32"/>
          <w:szCs w:val="32"/>
          <w:highlight w:val="none"/>
          <w:lang w:val="en-US" w:eastAsia="zh-CN"/>
        </w:rPr>
        <w:t>与审核（签约实习生无需收集与审核材料）。实习生</w:t>
      </w:r>
      <w:r>
        <w:rPr>
          <w:rFonts w:hint="eastAsia" w:ascii="仿宋_GB2312" w:hAnsi="仿宋" w:eastAsia="仿宋_GB2312" w:cs="仿宋"/>
          <w:color w:val="000000"/>
          <w:sz w:val="32"/>
          <w:szCs w:val="32"/>
          <w:highlight w:val="none"/>
        </w:rPr>
        <w:t>录用附件材料包括：候选人</w:t>
      </w:r>
      <w:r>
        <w:rPr>
          <w:rFonts w:hint="eastAsia" w:ascii="仿宋_GB2312" w:hAnsi="仿宋" w:eastAsia="仿宋_GB2312" w:cs="仿宋"/>
          <w:color w:val="000000"/>
          <w:sz w:val="32"/>
          <w:szCs w:val="32"/>
          <w:highlight w:val="none"/>
          <w:lang w:val="en-US" w:eastAsia="zh-CN"/>
        </w:rPr>
        <w:t>简历、</w:t>
      </w:r>
      <w:r>
        <w:rPr>
          <w:rFonts w:hint="eastAsia" w:ascii="仿宋_GB2312" w:hAnsi="仿宋" w:eastAsia="仿宋_GB2312" w:cs="仿宋"/>
          <w:color w:val="000000"/>
          <w:sz w:val="32"/>
          <w:szCs w:val="32"/>
          <w:highlight w:val="none"/>
        </w:rPr>
        <w:t>身份证正反面</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教育部学籍在线验证报告（优先）或学生证（海外高校的学生可提供官方在读证明）。</w:t>
      </w:r>
    </w:p>
    <w:p w14:paraId="5688A173">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材料收集并确认后，由HRBP发起实习生录用审批。所有实习生入职前均须走实习生录用审批流程，任何人员不得私自安排人员实习。</w:t>
      </w:r>
    </w:p>
    <w:p w14:paraId="7FC8E0F1">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rPr>
        <w:t>审批通过后，由</w:t>
      </w:r>
      <w:r>
        <w:rPr>
          <w:rFonts w:ascii="仿宋_GB2312" w:hAnsi="仿宋" w:eastAsia="仿宋_GB2312" w:cs="仿宋"/>
          <w:color w:val="000000"/>
          <w:sz w:val="32"/>
          <w:szCs w:val="32"/>
          <w:highlight w:val="none"/>
        </w:rPr>
        <w:t>SSC</w:t>
      </w:r>
      <w:r>
        <w:rPr>
          <w:rFonts w:hint="eastAsia" w:ascii="仿宋_GB2312" w:hAnsi="仿宋" w:eastAsia="仿宋_GB2312" w:cs="仿宋"/>
          <w:color w:val="000000"/>
          <w:sz w:val="32"/>
          <w:szCs w:val="32"/>
          <w:highlight w:val="none"/>
        </w:rPr>
        <w:t>招聘</w:t>
      </w:r>
      <w:r>
        <w:rPr>
          <w:rFonts w:hint="eastAsia" w:ascii="仿宋_GB2312" w:hAnsi="仿宋" w:eastAsia="仿宋_GB2312" w:cs="仿宋"/>
          <w:color w:val="000000"/>
          <w:sz w:val="32"/>
          <w:szCs w:val="32"/>
          <w:highlight w:val="none"/>
          <w:lang w:val="en-US" w:eastAsia="zh-CN"/>
        </w:rPr>
        <w:t>人员</w:t>
      </w:r>
      <w:r>
        <w:rPr>
          <w:rFonts w:hint="eastAsia" w:ascii="仿宋_GB2312" w:hAnsi="仿宋" w:eastAsia="仿宋_GB2312" w:cs="仿宋"/>
          <w:color w:val="000000"/>
          <w:sz w:val="32"/>
          <w:szCs w:val="32"/>
          <w:highlight w:val="none"/>
        </w:rPr>
        <w:t>拟定《</w:t>
      </w:r>
      <w:r>
        <w:rPr>
          <w:rFonts w:hint="eastAsia" w:ascii="仿宋_GB2312" w:hAnsi="仿宋" w:eastAsia="仿宋_GB2312" w:cs="仿宋"/>
          <w:color w:val="000000"/>
          <w:sz w:val="32"/>
          <w:szCs w:val="32"/>
          <w:highlight w:val="none"/>
          <w:lang w:val="en-US" w:eastAsia="zh-CN"/>
        </w:rPr>
        <w:t>实习生</w:t>
      </w:r>
      <w:r>
        <w:rPr>
          <w:rFonts w:hint="eastAsia" w:ascii="仿宋_GB2312" w:hAnsi="仿宋" w:eastAsia="仿宋_GB2312" w:cs="仿宋"/>
          <w:color w:val="000000"/>
          <w:sz w:val="32"/>
          <w:szCs w:val="32"/>
          <w:highlight w:val="none"/>
        </w:rPr>
        <w:t>录用通知书》</w:t>
      </w:r>
      <w:del w:id="205" w:author="咨询组" w:date="2025-12-09T09:59:49Z">
        <w:r>
          <w:rPr>
            <w:rFonts w:hint="eastAsia" w:ascii="仿宋_GB2312" w:hAnsi="仿宋" w:eastAsia="仿宋_GB2312" w:cs="仿宋"/>
            <w:color w:val="000000"/>
            <w:sz w:val="32"/>
            <w:szCs w:val="32"/>
            <w:highlight w:val="none"/>
          </w:rPr>
          <w:delText>（附件</w:delText>
        </w:r>
      </w:del>
      <w:del w:id="206" w:author="咨询组" w:date="2025-12-09T09:59:49Z">
        <w:r>
          <w:rPr>
            <w:rFonts w:hint="eastAsia" w:ascii="仿宋_GB2312" w:hAnsi="仿宋" w:eastAsia="仿宋_GB2312" w:cs="仿宋"/>
            <w:color w:val="000000"/>
            <w:sz w:val="32"/>
            <w:szCs w:val="32"/>
            <w:highlight w:val="none"/>
            <w:lang w:val="en-US" w:eastAsia="zh-CN"/>
          </w:rPr>
          <w:delText>1</w:delText>
        </w:r>
      </w:del>
      <w:del w:id="207" w:author="咨询组" w:date="2025-12-09T09:59:49Z">
        <w:r>
          <w:rPr>
            <w:rFonts w:hint="eastAsia" w:ascii="仿宋_GB2312" w:hAnsi="仿宋" w:eastAsia="仿宋_GB2312" w:cs="仿宋"/>
            <w:color w:val="000000"/>
            <w:sz w:val="32"/>
            <w:szCs w:val="32"/>
            <w:highlight w:val="none"/>
          </w:rPr>
          <w:delText>）</w:delText>
        </w:r>
      </w:del>
      <w:r>
        <w:rPr>
          <w:rFonts w:hint="eastAsia" w:ascii="仿宋_GB2312" w:hAnsi="仿宋" w:eastAsia="仿宋_GB2312" w:cs="仿宋"/>
          <w:color w:val="000000"/>
          <w:sz w:val="32"/>
          <w:szCs w:val="32"/>
          <w:highlight w:val="none"/>
        </w:rPr>
        <w:t>并通过邮件形式发放</w:t>
      </w:r>
      <w:r>
        <w:rPr>
          <w:rFonts w:hint="eastAsia" w:ascii="仿宋_GB2312" w:hAnsi="仿宋" w:eastAsia="仿宋_GB2312" w:cs="仿宋"/>
          <w:color w:val="000000"/>
          <w:sz w:val="32"/>
          <w:szCs w:val="32"/>
          <w:highlight w:val="none"/>
          <w:lang w:eastAsia="zh-CN"/>
        </w:rPr>
        <w:t>。</w:t>
      </w:r>
    </w:p>
    <w:p w14:paraId="27116A5C">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59E99BB">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val="en-US" w:eastAsia="zh-CN"/>
        </w:rPr>
        <w:t>体检。实习生体检按照</w:t>
      </w:r>
      <w:r>
        <w:rPr>
          <w:rFonts w:hint="default" w:ascii="仿宋_GB2312" w:hAnsi="仿宋" w:eastAsia="仿宋_GB2312" w:cs="仿宋"/>
          <w:color w:val="000000"/>
          <w:sz w:val="32"/>
          <w:szCs w:val="32"/>
          <w:highlight w:val="none"/>
          <w:lang w:val="en-US" w:eastAsia="zh-CN"/>
        </w:rPr>
        <w:t>正式工入职体检相关要求执行</w:t>
      </w:r>
      <w:r>
        <w:rPr>
          <w:rFonts w:hint="eastAsia" w:ascii="仿宋_GB2312" w:hAnsi="仿宋" w:eastAsia="仿宋_GB2312" w:cs="仿宋"/>
          <w:color w:val="000000"/>
          <w:sz w:val="32"/>
          <w:szCs w:val="32"/>
          <w:highlight w:val="none"/>
          <w:lang w:val="en-US" w:eastAsia="zh-CN"/>
        </w:rPr>
        <w:t>，实习期满正式入职所在单位的，不再另行安排入职体检。实习生体检费用在实习期内予以报销，报销标准和正式工一致。</w:t>
      </w:r>
      <w:ins w:id="208" w:author="咨询组" w:date="2025-12-09T10:03:35Z">
        <w:r>
          <w:rPr>
            <w:rFonts w:hint="eastAsia" w:ascii="仿宋_GB2312" w:hAnsi="仿宋" w:eastAsia="仿宋_GB2312" w:cs="仿宋"/>
            <w:color w:val="000000"/>
            <w:sz w:val="32"/>
            <w:szCs w:val="32"/>
            <w:highlight w:val="none"/>
            <w:lang w:val="en-US" w:eastAsia="zh-CN"/>
          </w:rPr>
          <w:t>即</w:t>
        </w:r>
      </w:ins>
      <w:ins w:id="209" w:author="咨询组" w:date="2025-12-09T10:03:42Z">
        <w:r>
          <w:rPr>
            <w:rFonts w:hint="eastAsia" w:ascii="仿宋_GB2312" w:hAnsi="仿宋" w:eastAsia="仿宋_GB2312" w:cs="仿宋"/>
            <w:color w:val="000000"/>
            <w:sz w:val="32"/>
            <w:szCs w:val="32"/>
            <w:highlight w:val="none"/>
            <w:lang w:eastAsia="zh-CN"/>
          </w:rPr>
          <w:t>，</w:t>
        </w:r>
      </w:ins>
      <w:ins w:id="210" w:author="咨询组" w:date="2025-12-09T10:03:36Z">
        <w:r>
          <w:rPr>
            <w:rFonts w:hint="eastAsia" w:ascii="仿宋_GB2312" w:hAnsi="仿宋" w:eastAsia="仿宋_GB2312" w:cs="仿宋"/>
            <w:color w:val="000000"/>
            <w:sz w:val="32"/>
            <w:szCs w:val="32"/>
            <w:highlight w:val="none"/>
          </w:rPr>
          <w:t>常规入职体检报销费用不高于500元，健康证、职业健康体检费根据各单位指定机构标准报销。</w:t>
        </w:r>
      </w:ins>
    </w:p>
    <w:p w14:paraId="02EA0665">
      <w:pPr>
        <w:widowControl w:val="0"/>
        <w:spacing w:after="0" w:line="240" w:lineRule="auto"/>
        <w:ind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62E1484B">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仿宋"/>
          <w:b w:val="0"/>
          <w:color w:val="000000"/>
          <w:kern w:val="0"/>
          <w:sz w:val="32"/>
          <w:szCs w:val="32"/>
          <w:lang w:val="en-US" w:eastAsia="zh-CN" w:bidi="ar-SA"/>
        </w:rPr>
        <w:t>第八条</w:t>
      </w:r>
      <w:r>
        <w:rPr>
          <w:rFonts w:hint="eastAsia" w:ascii="仿宋_GB2312" w:hAnsi="仿宋" w:eastAsia="仿宋_GB2312" w:cs="仿宋"/>
          <w:color w:val="000000"/>
          <w:sz w:val="32"/>
          <w:szCs w:val="32"/>
          <w:highlight w:val="none"/>
          <w:lang w:val="en-US" w:eastAsia="zh-CN"/>
        </w:rPr>
        <w:t>入职手续办理。</w:t>
      </w:r>
      <w:r>
        <w:rPr>
          <w:rFonts w:hint="eastAsia" w:ascii="仿宋_GB2312" w:hAnsi="仿宋" w:eastAsia="仿宋_GB2312" w:cs="仿宋"/>
          <w:color w:val="000000"/>
          <w:kern w:val="0"/>
          <w:sz w:val="32"/>
          <w:szCs w:val="32"/>
          <w:highlight w:val="none"/>
          <w:lang w:val="en-US" w:eastAsia="zh-CN" w:bidi="ar-SA"/>
        </w:rPr>
        <w:t>实习生上岗后5个工作日（含当日）内应完成实习协议</w:t>
      </w:r>
      <w:del w:id="211" w:author="咨询组" w:date="2025-12-09T10:04:28Z">
        <w:r>
          <w:rPr>
            <w:rFonts w:hint="eastAsia" w:ascii="仿宋_GB2312" w:hAnsi="仿宋" w:eastAsia="仿宋_GB2312" w:cs="仿宋"/>
            <w:color w:val="000000"/>
            <w:kern w:val="0"/>
            <w:sz w:val="32"/>
            <w:szCs w:val="32"/>
            <w:highlight w:val="none"/>
            <w:lang w:val="en-US" w:eastAsia="zh-CN" w:bidi="ar-SA"/>
          </w:rPr>
          <w:delText>（附件2）</w:delText>
        </w:r>
      </w:del>
      <w:r>
        <w:rPr>
          <w:rFonts w:hint="eastAsia" w:ascii="仿宋_GB2312" w:hAnsi="仿宋" w:eastAsia="仿宋_GB2312" w:cs="仿宋"/>
          <w:color w:val="000000"/>
          <w:kern w:val="0"/>
          <w:sz w:val="32"/>
          <w:szCs w:val="32"/>
          <w:highlight w:val="none"/>
          <w:lang w:val="en-US" w:eastAsia="zh-CN" w:bidi="ar-SA"/>
        </w:rPr>
        <w:t>及保密承诺书的签订。</w:t>
      </w:r>
    </w:p>
    <w:p w14:paraId="5F7E1122">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2BC71DF4">
      <w:pPr>
        <w:pStyle w:val="28"/>
        <w:numPr>
          <w:ilvl w:val="0"/>
          <w:numId w:val="0"/>
        </w:numPr>
        <w:ind w:left="0" w:leftChars="0" w:firstLine="0" w:firstLineChars="0"/>
        <w:jc w:val="center"/>
        <w:rPr>
          <w:rFonts w:ascii="黑体" w:hAnsi="黑体" w:eastAsia="黑体" w:cs="仿宋"/>
          <w:color w:val="000000"/>
          <w:highlight w:val="none"/>
        </w:rPr>
      </w:pPr>
      <w:bookmarkStart w:id="6" w:name="_Toc9026"/>
      <w:r>
        <w:rPr>
          <w:rFonts w:hint="eastAsia" w:ascii="黑体" w:hAnsi="黑体" w:eastAsia="黑体" w:cs="仿宋"/>
          <w:b w:val="0"/>
          <w:color w:val="000000"/>
          <w:kern w:val="2"/>
          <w:sz w:val="32"/>
          <w:szCs w:val="32"/>
          <w:lang w:val="en-US" w:eastAsia="zh-CN" w:bidi="ar-SA"/>
        </w:rPr>
        <w:t>第三章</w:t>
      </w:r>
      <w:r>
        <w:rPr>
          <w:rFonts w:hint="eastAsia" w:ascii="黑体" w:hAnsi="黑体" w:eastAsia="黑体" w:cs="仿宋"/>
          <w:color w:val="000000"/>
          <w:highlight w:val="none"/>
          <w:lang w:val="en-US" w:eastAsia="zh-CN"/>
        </w:rPr>
        <w:t>实习生管理</w:t>
      </w:r>
      <w:bookmarkEnd w:id="6"/>
    </w:p>
    <w:p w14:paraId="636BD235">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第九条</w:t>
      </w:r>
      <w:r>
        <w:rPr>
          <w:rFonts w:hint="eastAsia" w:ascii="仿宋_GB2312" w:hAnsi="仿宋" w:eastAsia="仿宋_GB2312" w:cs="仿宋"/>
          <w:color w:val="000000"/>
          <w:sz w:val="32"/>
          <w:szCs w:val="32"/>
          <w:highlight w:val="none"/>
          <w:lang w:val="en-US" w:eastAsia="zh-CN"/>
        </w:rPr>
        <w:t>考核管理</w:t>
      </w:r>
    </w:p>
    <w:p w14:paraId="04C9DAB5">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（一）实习期间各单位可按需开展实习生绩效考核，考核指标由实习所在单位自行制定，考核结果仅作为实习生留用为正式工的参考依据。</w:t>
      </w:r>
    </w:p>
    <w:p w14:paraId="10D4F176">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 xml:space="preserve"> </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二）</w:t>
      </w:r>
      <w:r>
        <w:rPr>
          <w:rFonts w:hint="eastAsia" w:ascii="仿宋_GB2312" w:hAnsi="仿宋" w:eastAsia="仿宋_GB2312" w:cs="仿宋"/>
          <w:color w:val="000000"/>
          <w:kern w:val="0"/>
          <w:sz w:val="32"/>
          <w:szCs w:val="32"/>
          <w:highlight w:val="none"/>
          <w:lang w:val="en-US" w:eastAsia="zh-CN" w:bidi="ar-SA"/>
        </w:rPr>
        <w:t>实习生所在单位应安排专人指导实习生的工作，以评估实习生工作完成情况并予以指导改进。</w:t>
      </w:r>
    </w:p>
    <w:p w14:paraId="10ECDFAF">
      <w:pPr>
        <w:pStyle w:val="22"/>
        <w:widowControl w:val="0"/>
        <w:numPr>
          <w:ilvl w:val="0"/>
          <w:numId w:val="0"/>
        </w:numPr>
        <w:spacing w:after="0" w:line="240" w:lineRule="auto"/>
        <w:ind w:firstLine="0" w:firstLineChars="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543FEAD9">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第十条</w:t>
      </w:r>
      <w:r>
        <w:rPr>
          <w:rFonts w:hint="eastAsia" w:ascii="仿宋_GB2312" w:hAnsi="仿宋" w:eastAsia="仿宋_GB2312" w:cs="仿宋"/>
          <w:color w:val="000000"/>
          <w:sz w:val="32"/>
          <w:szCs w:val="32"/>
          <w:highlight w:val="none"/>
          <w:lang w:val="en-US" w:eastAsia="zh-CN"/>
        </w:rPr>
        <w:t>考勤管理</w:t>
      </w:r>
    </w:p>
    <w:p w14:paraId="007D776A">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一）实习生出勤应遵守国家关于工作时间和休息休假的规定及所在单位考勤管理要求。标准工时制及不定时工时制岗位全天出勤时间不应超过8小时。实习生上班、下班均须进行考勤打卡，HRBP应协助用人部门做好实习生的出勤记录。</w:t>
      </w:r>
    </w:p>
    <w:p w14:paraId="31F7E91D">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（二）实习生迟到、早退、旷工的情形判定按照《华润啤酒考勤休假管理制度》执行。</w:t>
      </w:r>
    </w:p>
    <w:p w14:paraId="318BD60F">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（三）实习生请假统一按事假类别进行提报，不受正式工事假天数上限限制，审批后方可休假。</w:t>
      </w:r>
    </w:p>
    <w:p w14:paraId="1246D152">
      <w:pPr>
        <w:pStyle w:val="22"/>
        <w:widowControl w:val="0"/>
        <w:numPr>
          <w:ilvl w:val="0"/>
          <w:numId w:val="0"/>
        </w:numPr>
        <w:spacing w:after="0" w:line="240" w:lineRule="auto"/>
        <w:ind w:firstLine="0" w:firstLineChars="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59027271">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仿宋"/>
          <w:b w:val="0"/>
          <w:color w:val="000000"/>
          <w:kern w:val="0"/>
          <w:sz w:val="32"/>
          <w:szCs w:val="32"/>
          <w:lang w:val="en-US" w:eastAsia="zh-CN" w:bidi="ar-SA"/>
        </w:rPr>
        <w:t>第十一条</w:t>
      </w:r>
      <w:r>
        <w:rPr>
          <w:rFonts w:hint="eastAsia" w:ascii="仿宋_GB2312" w:hAnsi="仿宋" w:eastAsia="仿宋_GB2312" w:cs="仿宋"/>
          <w:color w:val="000000"/>
          <w:sz w:val="32"/>
          <w:szCs w:val="32"/>
          <w:highlight w:val="none"/>
          <w:lang w:val="en-US" w:eastAsia="zh-CN"/>
        </w:rPr>
        <w:t>安全管理。</w:t>
      </w:r>
      <w:r>
        <w:rPr>
          <w:rFonts w:hint="eastAsia" w:ascii="仿宋_GB2312" w:hAnsi="仿宋" w:eastAsia="仿宋_GB2312" w:cs="仿宋"/>
          <w:color w:val="000000"/>
          <w:kern w:val="0"/>
          <w:sz w:val="32"/>
          <w:szCs w:val="32"/>
          <w:highlight w:val="none"/>
          <w:lang w:val="en-US" w:eastAsia="zh-CN" w:bidi="ar-SA"/>
        </w:rPr>
        <w:t>实习生的安全管理参照所在单位正式工安全管理要求执行，落实安全教育培训要求，为实习生配备必要的安全保障器材和劳动防护用品，保障学生实习期间的人身安全和健康。</w:t>
      </w:r>
    </w:p>
    <w:p w14:paraId="28B72A73">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38921015">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仿宋"/>
          <w:b w:val="0"/>
          <w:color w:val="000000"/>
          <w:kern w:val="0"/>
          <w:sz w:val="32"/>
          <w:szCs w:val="32"/>
          <w:lang w:val="en-US" w:eastAsia="zh-CN" w:bidi="ar-SA"/>
        </w:rPr>
        <w:t>第十二条</w:t>
      </w:r>
      <w:r>
        <w:rPr>
          <w:rFonts w:hint="eastAsia" w:ascii="仿宋_GB2312" w:hAnsi="仿宋" w:eastAsia="仿宋_GB2312" w:cs="仿宋"/>
          <w:color w:val="000000"/>
          <w:kern w:val="0"/>
          <w:sz w:val="32"/>
          <w:szCs w:val="32"/>
          <w:highlight w:val="none"/>
          <w:lang w:val="en-US" w:eastAsia="zh-CN" w:bidi="ar-SA"/>
        </w:rPr>
        <w:t>实习生因工作需要，申请开通非涉密的信息系统账号权限的，应由用人部门评估风险，按系统管理权限提报申请。对于涉及公司生产经营机密的信息系统，不可对实习生开放。</w:t>
      </w:r>
    </w:p>
    <w:p w14:paraId="499768A4">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01E87D45">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第十三条</w:t>
      </w:r>
      <w:r>
        <w:rPr>
          <w:rFonts w:hint="eastAsia" w:ascii="仿宋_GB2312" w:hAnsi="仿宋" w:eastAsia="仿宋_GB2312" w:cs="仿宋"/>
          <w:color w:val="000000"/>
          <w:kern w:val="0"/>
          <w:sz w:val="32"/>
          <w:szCs w:val="32"/>
          <w:highlight w:val="none"/>
          <w:lang w:val="en-US" w:eastAsia="zh-CN" w:bidi="ar-SA"/>
        </w:rPr>
        <w:t>实习结束及留用</w:t>
      </w:r>
    </w:p>
    <w:p w14:paraId="65921559">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u w:val="none"/>
          <w:shd w:val="clear"/>
          <w:lang w:val="en-US" w:eastAsia="zh-CN" w:bidi="ar-SA"/>
        </w:rPr>
        <w:t>（一）实习生有下列情形之一时，取消实习资格，所在单位解除实习协议，且不支付任何形式的经济补偿：</w:t>
      </w:r>
    </w:p>
    <w:p w14:paraId="33D1EBF0">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1.向公司提供的与履行实习协议相关的材料和信息内容有虚假或有隐瞒事实行为的；</w:t>
      </w:r>
    </w:p>
    <w:p w14:paraId="4CA1543E">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2.在实习期间严重违反所在单位规章制度的；</w:t>
      </w:r>
    </w:p>
    <w:p w14:paraId="50FC6992">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3.实习生无正当理由，拒绝履行合法、合理的工作安排或严重失职的；</w:t>
      </w:r>
    </w:p>
    <w:p w14:paraId="3FFF7350">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bookmarkStart w:id="7" w:name="bookmark44"/>
      <w:bookmarkEnd w:id="7"/>
      <w:bookmarkStart w:id="8" w:name="bookmark40"/>
      <w:bookmarkEnd w:id="8"/>
      <w:r>
        <w:rPr>
          <w:rFonts w:hint="eastAsia" w:ascii="仿宋_GB2312" w:hAnsi="仿宋" w:eastAsia="仿宋_GB2312" w:cs="仿宋"/>
          <w:color w:val="000000"/>
          <w:kern w:val="0"/>
          <w:sz w:val="32"/>
          <w:szCs w:val="32"/>
          <w:highlight w:val="none"/>
          <w:lang w:val="en-US" w:eastAsia="zh-CN" w:bidi="ar-SA"/>
        </w:rPr>
        <w:t>4.月度内实习生累计迟到/早退3次的或实习期内累计迟到/早退5次的（迟到与早退次数合并计算）；</w:t>
      </w:r>
    </w:p>
    <w:p w14:paraId="6711A995">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highlight w:val="none"/>
          <w:lang w:val="en-US" w:eastAsia="zh-CN" w:bidi="ar-SA"/>
        </w:rPr>
        <w:t>5.实习生连续旷工3天或累计旷工5天；</w:t>
      </w:r>
    </w:p>
    <w:p w14:paraId="32E416A6">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6.实习生因身体健康原因无法正常履职的；</w:t>
      </w:r>
    </w:p>
    <w:p w14:paraId="38906AFB">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sz w:val="32"/>
          <w:szCs w:val="32"/>
          <w:highlight w:val="none"/>
          <w:lang w:val="en-US" w:eastAsia="zh-CN"/>
        </w:rPr>
        <w:t>7.存在不满足实习协议及公司规章制度中规定的其它情形的。</w:t>
      </w:r>
    </w:p>
    <w:p w14:paraId="729E2DAC">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（二）实习期间因个人原因拟解除实习协议，实习生应提前3天通知用人单位。实习协议到期前离职，HRBP应发起提前终止的流程，经审批后离职。</w:t>
      </w:r>
    </w:p>
    <w:p w14:paraId="5CA54463">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（三）实习期满前一周，HRBP可根据实习生需要，协助实习生开具实习证明</w:t>
      </w:r>
      <w:del w:id="212" w:author="咨询组" w:date="2025-12-09T10:05:29Z">
        <w:r>
          <w:rPr>
            <w:rFonts w:hint="eastAsia" w:ascii="仿宋_GB2312" w:hAnsi="仿宋" w:eastAsia="仿宋_GB2312" w:cs="仿宋"/>
            <w:color w:val="000000"/>
            <w:kern w:val="0"/>
            <w:sz w:val="32"/>
            <w:szCs w:val="32"/>
            <w:highlight w:val="none"/>
            <w:lang w:val="en-US" w:eastAsia="zh-CN" w:bidi="ar-SA"/>
          </w:rPr>
          <w:delText xml:space="preserve"> （附件3）</w:delText>
        </w:r>
      </w:del>
      <w:r>
        <w:rPr>
          <w:rFonts w:hint="eastAsia" w:ascii="仿宋_GB2312" w:hAnsi="仿宋" w:eastAsia="仿宋_GB2312" w:cs="仿宋"/>
          <w:color w:val="000000"/>
          <w:kern w:val="0"/>
          <w:sz w:val="32"/>
          <w:szCs w:val="32"/>
          <w:highlight w:val="none"/>
          <w:lang w:val="en-US" w:eastAsia="zh-CN" w:bidi="ar-SA"/>
        </w:rPr>
        <w:t>、完成实习评价</w:t>
      </w:r>
      <w:del w:id="213" w:author="咨询组" w:date="2025-12-09T10:05:32Z">
        <w:r>
          <w:rPr>
            <w:rFonts w:hint="eastAsia" w:ascii="仿宋_GB2312" w:hAnsi="仿宋" w:eastAsia="仿宋_GB2312" w:cs="仿宋"/>
            <w:color w:val="000000"/>
            <w:kern w:val="0"/>
            <w:sz w:val="32"/>
            <w:szCs w:val="32"/>
            <w:highlight w:val="none"/>
            <w:lang w:val="en-US" w:eastAsia="zh-CN" w:bidi="ar-SA"/>
          </w:rPr>
          <w:delText>（附件4）</w:delText>
        </w:r>
      </w:del>
      <w:r>
        <w:rPr>
          <w:rFonts w:hint="eastAsia" w:ascii="仿宋_GB2312" w:hAnsi="仿宋" w:eastAsia="仿宋_GB2312" w:cs="仿宋"/>
          <w:color w:val="000000"/>
          <w:kern w:val="0"/>
          <w:sz w:val="32"/>
          <w:szCs w:val="32"/>
          <w:highlight w:val="none"/>
          <w:lang w:val="en-US" w:eastAsia="zh-CN" w:bidi="ar-SA"/>
        </w:rPr>
        <w:t>。</w:t>
      </w:r>
    </w:p>
    <w:p w14:paraId="7A96C576">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（四）实习生所在单位若有意留用优秀实习生，须按公司正式工的录用、入职流程执行。</w:t>
      </w:r>
    </w:p>
    <w:p w14:paraId="3F15D37A">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（五）实习生取得毕业证书并被留用后，须与留用单位签订劳动合同，进入试用期，具体按照《华润啤酒试用期管理办法》执行。</w:t>
      </w:r>
    </w:p>
    <w:p w14:paraId="6AF08EFD">
      <w:pPr>
        <w:pStyle w:val="22"/>
        <w:widowControl w:val="0"/>
        <w:numPr>
          <w:ilvl w:val="0"/>
          <w:numId w:val="0"/>
        </w:numPr>
        <w:spacing w:after="0" w:line="240" w:lineRule="auto"/>
        <w:ind w:firstLine="0" w:firstLineChars="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0E0EDC28">
      <w:pPr>
        <w:pStyle w:val="28"/>
        <w:numPr>
          <w:ilvl w:val="0"/>
          <w:numId w:val="0"/>
        </w:numPr>
        <w:ind w:left="0" w:leftChars="0" w:firstLine="0" w:firstLineChars="0"/>
        <w:jc w:val="center"/>
        <w:rPr>
          <w:rFonts w:ascii="黑体" w:hAnsi="黑体" w:eastAsia="黑体" w:cs="仿宋"/>
          <w:color w:val="000000"/>
          <w:highlight w:val="none"/>
        </w:rPr>
      </w:pPr>
      <w:bookmarkStart w:id="9" w:name="_Toc24958"/>
      <w:r>
        <w:rPr>
          <w:rFonts w:hint="eastAsia" w:ascii="黑体" w:hAnsi="黑体" w:eastAsia="黑体" w:cs="仿宋"/>
          <w:b w:val="0"/>
          <w:color w:val="000000"/>
          <w:kern w:val="2"/>
          <w:sz w:val="32"/>
          <w:szCs w:val="32"/>
          <w:lang w:val="en-US" w:eastAsia="zh-CN" w:bidi="ar-SA"/>
        </w:rPr>
        <w:t>第四章</w:t>
      </w:r>
      <w:r>
        <w:rPr>
          <w:rFonts w:hint="eastAsia" w:ascii="黑体" w:hAnsi="黑体" w:eastAsia="黑体" w:cs="仿宋"/>
          <w:color w:val="000000"/>
          <w:highlight w:val="none"/>
          <w:lang w:val="en-US" w:eastAsia="zh-CN"/>
        </w:rPr>
        <w:t>实习生待遇</w:t>
      </w:r>
      <w:bookmarkEnd w:id="9"/>
    </w:p>
    <w:p w14:paraId="6B20A366">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第十四条</w:t>
      </w:r>
      <w:r>
        <w:rPr>
          <w:rFonts w:hint="eastAsia" w:ascii="仿宋_GB2312" w:hAnsi="仿宋" w:eastAsia="仿宋_GB2312" w:cs="仿宋"/>
          <w:color w:val="000000"/>
          <w:sz w:val="32"/>
          <w:szCs w:val="32"/>
          <w:highlight w:val="none"/>
          <w:lang w:val="en-US" w:eastAsia="zh-CN"/>
        </w:rPr>
        <w:t>实习津贴</w:t>
      </w:r>
    </w:p>
    <w:p w14:paraId="76D09E6C">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一）实习津贴按实际出勤日计算按月发放，以实习协议规定的实习起始时间计发。实习津贴标准由实习生的（在读）学历确定，大专及以下学历实习津贴标准为130元/天，本科及以上学历为150元/天。具体计算方法如下：</w:t>
      </w:r>
    </w:p>
    <w:p w14:paraId="0CD15259">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当月实习津贴 = 实习津贴日标准</w:t>
      </w:r>
      <w:r>
        <w:rPr>
          <w:rFonts w:hint="default" w:ascii="仿宋_GB2312" w:hAnsi="仿宋" w:eastAsia="仿宋_GB2312" w:cs="仿宋"/>
          <w:color w:val="000000"/>
          <w:kern w:val="0"/>
          <w:sz w:val="32"/>
          <w:szCs w:val="32"/>
          <w:highlight w:val="none"/>
          <w:lang w:val="en-US" w:eastAsia="zh-CN" w:bidi="ar-SA"/>
        </w:rPr>
        <w:t>×</w:t>
      </w:r>
      <w:r>
        <w:rPr>
          <w:rFonts w:hint="eastAsia" w:ascii="仿宋_GB2312" w:hAnsi="仿宋" w:eastAsia="仿宋_GB2312" w:cs="仿宋"/>
          <w:color w:val="000000"/>
          <w:kern w:val="0"/>
          <w:sz w:val="32"/>
          <w:szCs w:val="32"/>
          <w:highlight w:val="none"/>
          <w:lang w:val="en-US" w:eastAsia="zh-CN" w:bidi="ar-SA"/>
        </w:rPr>
        <w:t>当月实习天数</w:t>
      </w:r>
    </w:p>
    <w:p w14:paraId="47A2BECD">
      <w:pPr>
        <w:pStyle w:val="22"/>
        <w:widowControl w:val="0"/>
        <w:numPr>
          <w:ilvl w:val="0"/>
          <w:numId w:val="0"/>
        </w:numPr>
        <w:spacing w:after="0" w:line="560" w:lineRule="exact"/>
        <w:ind w:firstLine="640" w:firstLineChars="200"/>
        <w:jc w:val="both"/>
        <w:rPr>
          <w:ins w:id="214" w:author="咨询组" w:date="2025-12-09T10:20:21Z"/>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当月实习天数 = 当月实际出勤时数</w:t>
      </w:r>
      <w:r>
        <w:rPr>
          <w:rFonts w:hint="default" w:ascii="仿宋_GB2312" w:hAnsi="仿宋" w:eastAsia="仿宋_GB2312" w:cs="仿宋"/>
          <w:color w:val="000000"/>
          <w:kern w:val="0"/>
          <w:sz w:val="32"/>
          <w:szCs w:val="32"/>
          <w:highlight w:val="none"/>
          <w:lang w:val="en-US" w:eastAsia="zh-CN" w:bidi="ar-SA"/>
        </w:rPr>
        <w:t>÷</w:t>
      </w:r>
      <w:r>
        <w:rPr>
          <w:rFonts w:hint="eastAsia" w:ascii="仿宋_GB2312" w:hAnsi="仿宋" w:eastAsia="仿宋_GB2312" w:cs="仿宋"/>
          <w:color w:val="000000"/>
          <w:kern w:val="0"/>
          <w:sz w:val="32"/>
          <w:szCs w:val="32"/>
          <w:highlight w:val="none"/>
          <w:lang w:val="en-US" w:eastAsia="zh-CN" w:bidi="ar-SA"/>
        </w:rPr>
        <w:t>8小时</w:t>
      </w:r>
    </w:p>
    <w:p w14:paraId="0EF6DE5D">
      <w:pPr>
        <w:pStyle w:val="22"/>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ins w:id="215" w:author="咨询组" w:date="2025-12-09T10:20:25Z">
        <w:r>
          <w:rPr>
            <w:rFonts w:hint="eastAsia" w:ascii="仿宋_GB2312" w:hAnsi="仿宋" w:eastAsia="仿宋_GB2312" w:cs="仿宋"/>
            <w:color w:val="000000"/>
            <w:kern w:val="0"/>
            <w:sz w:val="32"/>
            <w:szCs w:val="32"/>
            <w:highlight w:val="none"/>
            <w:lang w:val="en-US" w:eastAsia="zh-CN" w:bidi="ar-SA"/>
          </w:rPr>
          <w:t>（</w:t>
        </w:r>
      </w:ins>
      <w:ins w:id="216" w:author="咨询组" w:date="2025-12-09T10:20:27Z">
        <w:r>
          <w:rPr>
            <w:rFonts w:hint="eastAsia" w:ascii="仿宋_GB2312" w:hAnsi="仿宋" w:eastAsia="仿宋_GB2312" w:cs="仿宋"/>
            <w:color w:val="000000"/>
            <w:kern w:val="0"/>
            <w:sz w:val="32"/>
            <w:szCs w:val="32"/>
            <w:highlight w:val="none"/>
            <w:lang w:val="en-US" w:eastAsia="zh-CN" w:bidi="ar-SA"/>
          </w:rPr>
          <w:t>二）</w:t>
        </w:r>
      </w:ins>
      <w:ins w:id="217" w:author="咨询组" w:date="2025-12-09T10:20:31Z">
        <w:r>
          <w:rPr>
            <w:rFonts w:hint="eastAsia" w:ascii="仿宋_GB2312" w:hAnsi="仿宋" w:eastAsia="仿宋_GB2312" w:cs="仿宋"/>
            <w:color w:val="000000"/>
            <w:kern w:val="0"/>
            <w:sz w:val="32"/>
            <w:szCs w:val="32"/>
            <w:highlight w:val="none"/>
            <w:lang w:val="en-US" w:eastAsia="zh-CN" w:bidi="ar-SA"/>
          </w:rPr>
          <w:t>迟到</w:t>
        </w:r>
      </w:ins>
      <w:ins w:id="218" w:author="咨询组" w:date="2025-12-09T10:20:32Z">
        <w:r>
          <w:rPr>
            <w:rFonts w:hint="eastAsia" w:ascii="仿宋_GB2312" w:hAnsi="仿宋" w:eastAsia="仿宋_GB2312" w:cs="仿宋"/>
            <w:color w:val="000000"/>
            <w:kern w:val="0"/>
            <w:sz w:val="32"/>
            <w:szCs w:val="32"/>
            <w:highlight w:val="none"/>
            <w:lang w:val="en-US" w:eastAsia="zh-CN" w:bidi="ar-SA"/>
          </w:rPr>
          <w:t>/</w:t>
        </w:r>
      </w:ins>
      <w:ins w:id="219" w:author="咨询组" w:date="2025-12-09T10:20:37Z">
        <w:r>
          <w:rPr>
            <w:rFonts w:hint="eastAsia" w:ascii="仿宋_GB2312" w:hAnsi="仿宋" w:eastAsia="仿宋_GB2312" w:cs="仿宋"/>
            <w:color w:val="000000"/>
            <w:kern w:val="0"/>
            <w:sz w:val="32"/>
            <w:szCs w:val="32"/>
            <w:highlight w:val="none"/>
            <w:lang w:val="en-US" w:eastAsia="zh-CN" w:bidi="ar-SA"/>
          </w:rPr>
          <w:t>早退</w:t>
        </w:r>
      </w:ins>
      <w:ins w:id="220" w:author="咨询组" w:date="2025-12-09T10:20:39Z">
        <w:r>
          <w:rPr>
            <w:rFonts w:hint="eastAsia" w:ascii="仿宋_GB2312" w:hAnsi="仿宋" w:eastAsia="仿宋_GB2312" w:cs="仿宋"/>
            <w:color w:val="000000"/>
            <w:kern w:val="0"/>
            <w:sz w:val="32"/>
            <w:szCs w:val="32"/>
            <w:highlight w:val="none"/>
            <w:lang w:val="en-US" w:eastAsia="zh-CN" w:bidi="ar-SA"/>
          </w:rPr>
          <w:t>扣款</w:t>
        </w:r>
      </w:ins>
      <w:ins w:id="221" w:author="咨询组" w:date="2025-12-09T10:20:40Z">
        <w:r>
          <w:rPr>
            <w:rFonts w:hint="eastAsia" w:ascii="仿宋_GB2312" w:hAnsi="仿宋" w:eastAsia="仿宋_GB2312" w:cs="仿宋"/>
            <w:color w:val="000000"/>
            <w:kern w:val="0"/>
            <w:sz w:val="32"/>
            <w:szCs w:val="32"/>
            <w:highlight w:val="none"/>
            <w:lang w:val="en-US" w:eastAsia="zh-CN" w:bidi="ar-SA"/>
          </w:rPr>
          <w:t>规则</w:t>
        </w:r>
      </w:ins>
    </w:p>
    <w:p w14:paraId="6C387370">
      <w:pPr>
        <w:pStyle w:val="22"/>
        <w:widowControl w:val="0"/>
        <w:numPr>
          <w:ilvl w:val="0"/>
          <w:numId w:val="0"/>
        </w:numPr>
        <w:spacing w:after="0" w:line="560" w:lineRule="exact"/>
        <w:ind w:firstLine="640" w:firstLineChars="200"/>
        <w:jc w:val="both"/>
        <w:rPr>
          <w:ins w:id="222" w:author="咨询组" w:date="2025-12-09T10:20:15Z"/>
          <w:rFonts w:hint="eastAsia" w:ascii="仿宋_GB2312" w:hAnsi="仿宋" w:eastAsia="仿宋_GB2312" w:cs="仿宋"/>
          <w:color w:val="000000"/>
          <w:kern w:val="0"/>
          <w:sz w:val="32"/>
          <w:szCs w:val="32"/>
          <w:highlight w:val="none"/>
          <w:lang w:val="en-US" w:eastAsia="zh-CN" w:bidi="ar-SA"/>
        </w:rPr>
      </w:pPr>
      <w:ins w:id="223" w:author="咨询组" w:date="2025-12-09T10:20:15Z">
        <w:r>
          <w:rPr>
            <w:rFonts w:hint="eastAsia" w:ascii="仿宋_GB2312" w:hAnsi="仿宋" w:eastAsia="仿宋_GB2312" w:cs="仿宋"/>
            <w:color w:val="000000"/>
            <w:kern w:val="0"/>
            <w:sz w:val="32"/>
            <w:szCs w:val="32"/>
            <w:lang w:val="en-US" w:eastAsia="zh-CN" w:bidi="ar-SA"/>
          </w:rPr>
          <w:t>1.</w:t>
        </w:r>
      </w:ins>
      <w:ins w:id="224" w:author="咨询组" w:date="2025-12-09T10:20:15Z">
        <w:r>
          <w:rPr>
            <w:rFonts w:hint="eastAsia" w:ascii="仿宋_GB2312" w:hAnsi="仿宋" w:eastAsia="仿宋_GB2312" w:cs="仿宋"/>
            <w:color w:val="000000"/>
            <w:kern w:val="0"/>
            <w:sz w:val="32"/>
            <w:szCs w:val="32"/>
            <w:highlight w:val="none"/>
            <w:lang w:val="en-US" w:eastAsia="zh-CN" w:bidi="ar-SA"/>
          </w:rPr>
          <w:t>迟到1小时以内，</w:t>
        </w:r>
      </w:ins>
      <w:ins w:id="225" w:author="咨询组" w:date="2025-12-09T10:20:15Z">
        <w:r>
          <w:rPr>
            <w:rFonts w:hint="eastAsia" w:ascii="仿宋_GB2312" w:hAnsi="仿宋" w:eastAsia="仿宋_GB2312" w:cs="仿宋"/>
            <w:color w:val="000000" w:themeColor="text1"/>
            <w:kern w:val="0"/>
            <w:sz w:val="32"/>
            <w:szCs w:val="32"/>
            <w:highlight w:val="none"/>
            <w:lang w:val="en-US" w:eastAsia="zh-CN" w:bidi="ar-SA"/>
            <w14:textFill>
              <w14:solidFill>
                <w14:schemeClr w14:val="tx1"/>
              </w14:solidFill>
            </w14:textFill>
          </w:rPr>
          <w:t>实际出勤时数视为满勤，但</w:t>
        </w:r>
      </w:ins>
      <w:ins w:id="226" w:author="咨询组" w:date="2025-12-09T10:20:15Z">
        <w:r>
          <w:rPr>
            <w:rFonts w:hint="eastAsia" w:ascii="仿宋_GB2312" w:hAnsi="仿宋" w:eastAsia="仿宋_GB2312" w:cs="仿宋"/>
            <w:color w:val="000000"/>
            <w:kern w:val="0"/>
            <w:sz w:val="32"/>
            <w:szCs w:val="32"/>
            <w:highlight w:val="none"/>
            <w:lang w:val="en-US" w:eastAsia="zh-CN" w:bidi="ar-SA"/>
          </w:rPr>
          <w:t>在满勤津贴标准基础上，每迟到10分钟扣发10元实习津贴（不足10分钟的按10分钟计）；迟到达1小时（含）以上等旷工情形，旷工期间不计发实习津贴。</w:t>
        </w:r>
      </w:ins>
    </w:p>
    <w:p w14:paraId="45B393EE">
      <w:pPr>
        <w:pStyle w:val="22"/>
        <w:widowControl w:val="0"/>
        <w:numPr>
          <w:ilvl w:val="0"/>
          <w:numId w:val="0"/>
        </w:numPr>
        <w:spacing w:after="0" w:line="560" w:lineRule="exact"/>
        <w:ind w:firstLine="640" w:firstLineChars="200"/>
        <w:jc w:val="both"/>
        <w:rPr>
          <w:ins w:id="227" w:author="咨询组" w:date="2025-12-09T10:20:15Z"/>
          <w:rFonts w:hint="default" w:ascii="仿宋_GB2312" w:hAnsi="仿宋" w:eastAsia="仿宋_GB2312" w:cs="仿宋"/>
          <w:color w:val="000000"/>
          <w:kern w:val="0"/>
          <w:sz w:val="32"/>
          <w:szCs w:val="32"/>
          <w:highlight w:val="none"/>
          <w:lang w:val="en-US" w:eastAsia="zh-CN" w:bidi="ar-SA"/>
        </w:rPr>
      </w:pPr>
      <w:ins w:id="228" w:author="咨询组" w:date="2025-12-09T10:20:15Z">
        <w:r>
          <w:rPr>
            <w:rFonts w:hint="default" w:ascii="仿宋_GB2312" w:hAnsi="仿宋" w:eastAsia="仿宋_GB2312" w:cs="仿宋"/>
            <w:color w:val="000000"/>
            <w:kern w:val="0"/>
            <w:sz w:val="32"/>
            <w:szCs w:val="32"/>
            <w:lang w:val="en-US" w:eastAsia="zh-CN" w:bidi="ar-SA"/>
          </w:rPr>
          <w:t>2.</w:t>
        </w:r>
      </w:ins>
      <w:ins w:id="229" w:author="咨询组" w:date="2025-12-09T10:20:15Z">
        <w:r>
          <w:rPr>
            <w:rFonts w:hint="eastAsia" w:ascii="仿宋_GB2312" w:hAnsi="仿宋" w:eastAsia="仿宋_GB2312" w:cs="仿宋"/>
            <w:color w:val="000000"/>
            <w:kern w:val="0"/>
            <w:sz w:val="32"/>
            <w:szCs w:val="32"/>
            <w:highlight w:val="none"/>
            <w:lang w:val="en-US" w:eastAsia="zh-CN" w:bidi="ar-SA"/>
          </w:rPr>
          <w:t>早退1小时以内，</w:t>
        </w:r>
      </w:ins>
      <w:ins w:id="230" w:author="咨询组" w:date="2025-12-09T10:20:15Z">
        <w:r>
          <w:rPr>
            <w:rFonts w:hint="eastAsia" w:ascii="仿宋_GB2312" w:hAnsi="仿宋" w:eastAsia="仿宋_GB2312" w:cs="仿宋"/>
            <w:color w:val="000000" w:themeColor="text1"/>
            <w:kern w:val="0"/>
            <w:sz w:val="32"/>
            <w:szCs w:val="32"/>
            <w:highlight w:val="none"/>
            <w:lang w:val="en-US" w:eastAsia="zh-CN" w:bidi="ar-SA"/>
            <w14:textFill>
              <w14:solidFill>
                <w14:schemeClr w14:val="tx1"/>
              </w14:solidFill>
            </w14:textFill>
          </w:rPr>
          <w:t>实际出勤时数视为满勤，但</w:t>
        </w:r>
      </w:ins>
      <w:ins w:id="231" w:author="咨询组" w:date="2025-12-09T10:20:15Z">
        <w:r>
          <w:rPr>
            <w:rFonts w:hint="eastAsia" w:ascii="仿宋_GB2312" w:hAnsi="仿宋" w:eastAsia="仿宋_GB2312" w:cs="仿宋"/>
            <w:color w:val="000000"/>
            <w:kern w:val="0"/>
            <w:sz w:val="32"/>
            <w:szCs w:val="32"/>
            <w:highlight w:val="none"/>
            <w:lang w:val="en-US" w:eastAsia="zh-CN" w:bidi="ar-SA"/>
          </w:rPr>
          <w:t>在满勤津贴标准基础上，每早退10分钟扣发10元实习津贴（不足10分钟的按10分钟计）；早退达1小时（含）以上等旷工情形，旷工期间不计发实习津贴。</w:t>
        </w:r>
      </w:ins>
    </w:p>
    <w:p w14:paraId="21F26392">
      <w:pPr>
        <w:pStyle w:val="22"/>
        <w:widowControl w:val="0"/>
        <w:numPr>
          <w:ilvl w:val="0"/>
          <w:numId w:val="4"/>
        </w:numPr>
        <w:spacing w:after="0" w:line="560" w:lineRule="exact"/>
        <w:ind w:firstLine="640" w:firstLineChars="200"/>
        <w:jc w:val="both"/>
        <w:rPr>
          <w:del w:id="232" w:author="咨询组" w:date="2025-12-09T10:20:15Z"/>
          <w:rFonts w:hint="eastAsia" w:ascii="仿宋_GB2312" w:hAnsi="仿宋" w:eastAsia="仿宋_GB2312" w:cs="仿宋"/>
          <w:color w:val="000000"/>
          <w:kern w:val="0"/>
          <w:sz w:val="32"/>
          <w:szCs w:val="32"/>
          <w:highlight w:val="none"/>
          <w:lang w:val="en-US" w:eastAsia="zh-CN" w:bidi="ar-SA"/>
        </w:rPr>
      </w:pPr>
      <w:del w:id="233" w:author="咨询组" w:date="2025-12-09T10:20:15Z">
        <w:r>
          <w:rPr>
            <w:rFonts w:hint="eastAsia" w:ascii="仿宋_GB2312" w:hAnsi="仿宋" w:eastAsia="仿宋_GB2312" w:cs="仿宋"/>
            <w:color w:val="000000"/>
            <w:kern w:val="0"/>
            <w:sz w:val="32"/>
            <w:szCs w:val="32"/>
            <w:highlight w:val="none"/>
            <w:lang w:val="en-US" w:eastAsia="zh-CN" w:bidi="ar-SA"/>
          </w:rPr>
          <w:delText>对于1小时以内的迟到/早退，</w:delText>
        </w:r>
      </w:del>
      <w:del w:id="234" w:author="咨询组" w:date="2025-12-09T10:20:15Z">
        <w:r>
          <w:rPr>
            <w:rFonts w:hint="eastAsia" w:ascii="仿宋_GB2312" w:hAnsi="仿宋" w:eastAsia="仿宋_GB2312" w:cs="仿宋"/>
            <w:color w:val="000000" w:themeColor="text1"/>
            <w:kern w:val="0"/>
            <w:sz w:val="32"/>
            <w:szCs w:val="32"/>
            <w:highlight w:val="none"/>
            <w:lang w:val="en-US" w:eastAsia="zh-CN" w:bidi="ar-SA"/>
            <w14:textFill>
              <w14:solidFill>
                <w14:schemeClr w14:val="tx1"/>
              </w14:solidFill>
            </w14:textFill>
          </w:rPr>
          <w:delText>实际出勤时数视为满勤，但</w:delText>
        </w:r>
      </w:del>
      <w:del w:id="235" w:author="咨询组" w:date="2025-12-09T10:20:15Z">
        <w:r>
          <w:rPr>
            <w:rFonts w:hint="eastAsia" w:ascii="仿宋_GB2312" w:hAnsi="仿宋" w:eastAsia="仿宋_GB2312" w:cs="仿宋"/>
            <w:color w:val="000000"/>
            <w:kern w:val="0"/>
            <w:sz w:val="32"/>
            <w:szCs w:val="32"/>
            <w:highlight w:val="none"/>
            <w:lang w:val="en-US" w:eastAsia="zh-CN" w:bidi="ar-SA"/>
          </w:rPr>
          <w:delText>在满勤津贴标准基础上，按照每迟到/早退10分钟扣发10元实习津贴（不足10分钟的按10分钟计）执行。对于迟到/早退达1小时（含）以上等旷工情形，按照旷工期间不计发实习津贴执行。</w:delText>
        </w:r>
      </w:del>
    </w:p>
    <w:p w14:paraId="32453334">
      <w:pPr>
        <w:pStyle w:val="22"/>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kern w:val="0"/>
          <w:sz w:val="32"/>
          <w:szCs w:val="32"/>
          <w:highlight w:val="none"/>
          <w:lang w:val="en-US" w:eastAsia="zh-CN" w:bidi="ar-SA"/>
        </w:rPr>
        <w:t>实习津贴发放日期与所在单位发薪日期保持一致，并按规定代扣代缴其个人所得税。</w:t>
      </w:r>
    </w:p>
    <w:p w14:paraId="68FF2389">
      <w:pPr>
        <w:pStyle w:val="22"/>
        <w:widowControl w:val="0"/>
        <w:numPr>
          <w:numId w:val="0"/>
        </w:numPr>
        <w:spacing w:after="0" w:line="560" w:lineRule="exact"/>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5E297B16">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第十五条</w:t>
      </w:r>
      <w:r>
        <w:rPr>
          <w:rFonts w:hint="eastAsia" w:ascii="仿宋_GB2312" w:hAnsi="仿宋" w:eastAsia="仿宋_GB2312" w:cs="仿宋"/>
          <w:color w:val="000000"/>
          <w:sz w:val="32"/>
          <w:szCs w:val="32"/>
          <w:highlight w:val="none"/>
        </w:rPr>
        <w:t>实习生除享受实习津贴外</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不享受其他福利待遇</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有宿舍的单位根据实际需要提供住宿，无宿舍的单位原则</w:t>
      </w:r>
      <w:r>
        <w:rPr>
          <w:rFonts w:hint="eastAsia" w:ascii="仿宋_GB2312" w:hAnsi="仿宋" w:eastAsia="仿宋_GB2312" w:cs="仿宋"/>
          <w:color w:val="000000"/>
          <w:sz w:val="32"/>
          <w:szCs w:val="32"/>
          <w:highlight w:val="none"/>
          <w:lang w:val="en-US" w:eastAsia="zh-CN"/>
        </w:rPr>
        <w:t>上</w:t>
      </w:r>
      <w:r>
        <w:rPr>
          <w:rFonts w:hint="eastAsia" w:ascii="仿宋_GB2312" w:hAnsi="仿宋" w:eastAsia="仿宋_GB2312" w:cs="仿宋"/>
          <w:color w:val="000000"/>
          <w:sz w:val="32"/>
          <w:szCs w:val="32"/>
          <w:highlight w:val="none"/>
        </w:rPr>
        <w:t>不提供住宿。</w:t>
      </w:r>
    </w:p>
    <w:p w14:paraId="572A35A3">
      <w:pPr>
        <w:pStyle w:val="22"/>
        <w:widowControl w:val="0"/>
        <w:numPr>
          <w:ilvl w:val="0"/>
          <w:numId w:val="0"/>
        </w:numPr>
        <w:spacing w:after="0" w:line="560" w:lineRule="exact"/>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highlight w:val="none"/>
          <w:lang w:val="en-US" w:eastAsia="zh-CN" w:bidi="ar-SA"/>
        </w:rPr>
        <w:t>///</w:t>
      </w:r>
    </w:p>
    <w:p w14:paraId="34DCB939">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eastAsia="zh-CN"/>
        </w:rPr>
      </w:pPr>
      <w:r>
        <w:rPr>
          <w:rFonts w:hint="eastAsia" w:ascii="黑体" w:hAnsi="黑体" w:eastAsia="黑体" w:cs="仿宋"/>
          <w:b w:val="0"/>
          <w:color w:val="000000"/>
          <w:kern w:val="0"/>
          <w:sz w:val="32"/>
          <w:szCs w:val="32"/>
          <w:lang w:val="en-US" w:eastAsia="zh-CN" w:bidi="ar-SA"/>
        </w:rPr>
        <w:t>第十六条</w:t>
      </w:r>
      <w:r>
        <w:rPr>
          <w:rFonts w:hint="eastAsia" w:ascii="仿宋_GB2312" w:hAnsi="仿宋" w:eastAsia="仿宋_GB2312" w:cs="仿宋"/>
          <w:color w:val="000000"/>
          <w:sz w:val="32"/>
          <w:szCs w:val="32"/>
          <w:highlight w:val="none"/>
        </w:rPr>
        <w:t>实习生实习期间，纳入补充商业保险中的雇主责任险投保范围</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若</w:t>
      </w:r>
      <w:r>
        <w:rPr>
          <w:rFonts w:hint="eastAsia" w:ascii="仿宋_GB2312" w:hAnsi="仿宋" w:eastAsia="仿宋_GB2312" w:cs="仿宋"/>
          <w:color w:val="000000"/>
          <w:sz w:val="32"/>
          <w:szCs w:val="32"/>
          <w:highlight w:val="none"/>
        </w:rPr>
        <w:t>当地人力资源和社会保障机构允许为实习生缴纳工伤保险，原则上须为其缴纳工伤保险，不参加其他社会保险、住房公积金及企业年金</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当地政策有其他特殊要求的，按当地政策执行</w:t>
      </w:r>
      <w:r>
        <w:rPr>
          <w:rFonts w:hint="eastAsia" w:ascii="仿宋_GB2312" w:hAnsi="仿宋" w:eastAsia="仿宋_GB2312" w:cs="仿宋"/>
          <w:color w:val="000000"/>
          <w:sz w:val="32"/>
          <w:szCs w:val="32"/>
          <w:highlight w:val="none"/>
          <w:lang w:eastAsia="zh-CN"/>
        </w:rPr>
        <w:t>。</w:t>
      </w:r>
    </w:p>
    <w:p w14:paraId="14ED948F">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FBD9ACF">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第十七条</w:t>
      </w:r>
      <w:r>
        <w:rPr>
          <w:rFonts w:hint="eastAsia" w:ascii="仿宋_GB2312" w:hAnsi="仿宋" w:eastAsia="仿宋_GB2312" w:cs="仿宋"/>
          <w:color w:val="000000"/>
          <w:sz w:val="32"/>
          <w:szCs w:val="32"/>
          <w:highlight w:val="none"/>
          <w:lang w:val="en-US" w:eastAsia="zh-CN"/>
        </w:rPr>
        <w:t>实</w:t>
      </w:r>
      <w:r>
        <w:rPr>
          <w:rFonts w:hint="eastAsia" w:ascii="仿宋_GB2312" w:hAnsi="仿宋" w:eastAsia="仿宋_GB2312" w:cs="仿宋"/>
          <w:color w:val="000000"/>
          <w:sz w:val="32"/>
          <w:szCs w:val="32"/>
          <w:highlight w:val="none"/>
        </w:rPr>
        <w:t>习生</w:t>
      </w:r>
      <w:r>
        <w:rPr>
          <w:rFonts w:hint="eastAsia" w:ascii="仿宋_GB2312" w:hAnsi="仿宋" w:eastAsia="仿宋_GB2312" w:cs="仿宋"/>
          <w:color w:val="000000"/>
          <w:sz w:val="32"/>
          <w:szCs w:val="32"/>
          <w:highlight w:val="none"/>
          <w:lang w:val="en-US" w:eastAsia="zh-CN"/>
        </w:rPr>
        <w:t>产生</w:t>
      </w:r>
      <w:r>
        <w:rPr>
          <w:rFonts w:hint="eastAsia" w:ascii="仿宋_GB2312" w:hAnsi="仿宋" w:eastAsia="仿宋_GB2312" w:cs="仿宋"/>
          <w:color w:val="000000"/>
          <w:sz w:val="32"/>
          <w:szCs w:val="32"/>
          <w:highlight w:val="none"/>
        </w:rPr>
        <w:t>的实习津贴</w:t>
      </w:r>
      <w:r>
        <w:rPr>
          <w:rFonts w:hint="eastAsia" w:ascii="仿宋_GB2312" w:hAnsi="仿宋" w:eastAsia="仿宋_GB2312" w:cs="仿宋"/>
          <w:color w:val="000000"/>
          <w:sz w:val="32"/>
          <w:szCs w:val="32"/>
          <w:highlight w:val="none"/>
          <w:lang w:val="en-US" w:eastAsia="zh-CN"/>
        </w:rPr>
        <w:t>等</w:t>
      </w:r>
      <w:r>
        <w:rPr>
          <w:rFonts w:hint="eastAsia" w:ascii="仿宋_GB2312" w:hAnsi="仿宋" w:eastAsia="仿宋_GB2312" w:cs="仿宋"/>
          <w:color w:val="000000"/>
          <w:sz w:val="32"/>
          <w:szCs w:val="32"/>
          <w:highlight w:val="none"/>
        </w:rPr>
        <w:t>成本</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纳入所在单位人工成本费用</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雇主责任险纳入所在单位保险费。</w:t>
      </w:r>
    </w:p>
    <w:p w14:paraId="368BA9DA">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13B69DDE">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第十八条</w:t>
      </w:r>
      <w:r>
        <w:rPr>
          <w:rFonts w:hint="eastAsia" w:ascii="仿宋_GB2312" w:hAnsi="仿宋" w:eastAsia="仿宋_GB2312" w:cs="仿宋"/>
          <w:color w:val="000000"/>
          <w:sz w:val="32"/>
          <w:szCs w:val="32"/>
          <w:highlight w:val="none"/>
        </w:rPr>
        <w:t>原则上不安排实习生出差或借款。如确</w:t>
      </w:r>
      <w:r>
        <w:rPr>
          <w:rFonts w:hint="eastAsia" w:ascii="仿宋_GB2312" w:hAnsi="仿宋" w:eastAsia="仿宋_GB2312" w:cs="仿宋"/>
          <w:color w:val="000000"/>
          <w:sz w:val="32"/>
          <w:szCs w:val="32"/>
          <w:highlight w:val="none"/>
          <w:lang w:val="en-US" w:eastAsia="zh-CN"/>
        </w:rPr>
        <w:t>需</w:t>
      </w:r>
      <w:r>
        <w:rPr>
          <w:rFonts w:hint="eastAsia" w:ascii="仿宋_GB2312" w:hAnsi="仿宋" w:eastAsia="仿宋_GB2312" w:cs="仿宋"/>
          <w:color w:val="000000"/>
          <w:sz w:val="32"/>
          <w:szCs w:val="32"/>
          <w:highlight w:val="none"/>
        </w:rPr>
        <w:t>出差</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按所在单位基层员工差旅标准执行</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不享受出差补贴。</w:t>
      </w:r>
    </w:p>
    <w:p w14:paraId="591C65C5">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bookmarkStart w:id="16" w:name="_GoBack"/>
      <w:bookmarkEnd w:id="16"/>
    </w:p>
    <w:p w14:paraId="28A74FB4">
      <w:pPr>
        <w:pStyle w:val="28"/>
        <w:numPr>
          <w:ilvl w:val="0"/>
          <w:numId w:val="0"/>
        </w:numPr>
        <w:ind w:left="0" w:leftChars="0" w:firstLine="0" w:firstLineChars="0"/>
        <w:jc w:val="center"/>
        <w:rPr>
          <w:rFonts w:ascii="黑体" w:hAnsi="黑体" w:eastAsia="黑体" w:cs="仿宋"/>
          <w:color w:val="000000"/>
          <w:highlight w:val="none"/>
        </w:rPr>
      </w:pPr>
      <w:bookmarkStart w:id="10" w:name="_Toc29743"/>
      <w:bookmarkStart w:id="11" w:name="_Toc121055816"/>
      <w:bookmarkStart w:id="12" w:name="_Toc121147707"/>
      <w:r>
        <w:rPr>
          <w:rFonts w:hint="eastAsia" w:ascii="黑体" w:hAnsi="黑体" w:eastAsia="黑体" w:cs="仿宋"/>
          <w:b w:val="0"/>
          <w:color w:val="000000"/>
          <w:kern w:val="2"/>
          <w:sz w:val="32"/>
          <w:szCs w:val="32"/>
          <w:lang w:val="en-US" w:eastAsia="zh-CN" w:bidi="ar-SA"/>
        </w:rPr>
        <w:t>第五章</w:t>
      </w:r>
      <w:r>
        <w:rPr>
          <w:rFonts w:hint="eastAsia" w:ascii="黑体" w:hAnsi="黑体" w:eastAsia="黑体" w:cs="仿宋"/>
          <w:color w:val="000000"/>
          <w:highlight w:val="none"/>
        </w:rPr>
        <w:t>附则</w:t>
      </w:r>
      <w:bookmarkEnd w:id="10"/>
      <w:bookmarkEnd w:id="11"/>
      <w:bookmarkEnd w:id="12"/>
    </w:p>
    <w:p w14:paraId="333FDEFE">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第十九条</w:t>
      </w:r>
      <w:r>
        <w:rPr>
          <w:rFonts w:hint="eastAsia" w:ascii="仿宋_GB2312" w:hAnsi="仿宋" w:eastAsia="仿宋_GB2312" w:cs="仿宋"/>
          <w:color w:val="000000"/>
          <w:sz w:val="32"/>
          <w:szCs w:val="32"/>
          <w:highlight w:val="none"/>
        </w:rPr>
        <w:t>法律法规、监管规定或政策文件另有规定的，从其规定。</w:t>
      </w:r>
    </w:p>
    <w:p w14:paraId="4C0FA09F">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w:t>
      </w:r>
      <w:r>
        <w:rPr>
          <w:rFonts w:hint="eastAsia" w:ascii="仿宋_GB2312" w:hAnsi="仿宋" w:eastAsia="仿宋_GB2312" w:cs="仿宋"/>
          <w:color w:val="000000"/>
          <w:sz w:val="32"/>
          <w:szCs w:val="32"/>
          <w:highlight w:val="none"/>
        </w:rPr>
        <w:t>为华润啤酒</w:t>
      </w:r>
      <w:r>
        <w:rPr>
          <w:rFonts w:hint="eastAsia" w:ascii="仿宋_GB2312" w:hAnsi="仿宋" w:eastAsia="仿宋_GB2312" w:cs="仿宋"/>
          <w:color w:val="000000"/>
          <w:sz w:val="32"/>
          <w:szCs w:val="32"/>
          <w:highlight w:val="none"/>
          <w:lang w:val="en-US" w:eastAsia="zh-CN"/>
        </w:rPr>
        <w:t>二级</w:t>
      </w:r>
      <w:r>
        <w:rPr>
          <w:rFonts w:hint="eastAsia" w:ascii="仿宋_GB2312" w:hAnsi="仿宋" w:eastAsia="仿宋_GB2312" w:cs="仿宋"/>
          <w:color w:val="000000"/>
          <w:sz w:val="32"/>
          <w:szCs w:val="32"/>
          <w:highlight w:val="none"/>
        </w:rPr>
        <w:t>制度</w:t>
      </w:r>
      <w:r>
        <w:rPr>
          <w:rFonts w:hint="eastAsia" w:ascii="仿宋_GB2312" w:hAnsi="仿宋" w:eastAsia="仿宋_GB2312" w:cs="仿宋"/>
          <w:color w:val="000000"/>
          <w:sz w:val="32"/>
          <w:szCs w:val="32"/>
          <w:highlight w:val="none"/>
          <w:lang w:eastAsia="zh-CN"/>
        </w:rPr>
        <w:t>。</w:t>
      </w:r>
    </w:p>
    <w:p w14:paraId="49123CE1">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第二十一条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w:t>
      </w:r>
      <w:r>
        <w:rPr>
          <w:rFonts w:hint="eastAsia" w:ascii="仿宋_GB2312" w:hAnsi="仿宋" w:eastAsia="仿宋_GB2312" w:cs="仿宋"/>
          <w:color w:val="000000"/>
          <w:sz w:val="32"/>
          <w:szCs w:val="32"/>
          <w:highlight w:val="none"/>
        </w:rPr>
        <w:t>由华润啤酒</w:t>
      </w:r>
      <w:r>
        <w:rPr>
          <w:rFonts w:hint="eastAsia" w:ascii="仿宋_GB2312" w:hAnsi="仿宋" w:eastAsia="仿宋_GB2312" w:cs="仿宋"/>
          <w:color w:val="000000"/>
          <w:sz w:val="32"/>
          <w:szCs w:val="32"/>
          <w:highlight w:val="none"/>
          <w:lang w:val="en-US" w:eastAsia="zh-CN"/>
        </w:rPr>
        <w:t>人力资源</w:t>
      </w:r>
      <w:r>
        <w:rPr>
          <w:rFonts w:hint="eastAsia" w:ascii="仿宋_GB2312" w:hAnsi="仿宋" w:eastAsia="仿宋_GB2312" w:cs="仿宋"/>
          <w:color w:val="000000"/>
          <w:sz w:val="32"/>
          <w:szCs w:val="32"/>
          <w:highlight w:val="none"/>
        </w:rPr>
        <w:t>部负责制订、修订和解释。</w:t>
      </w:r>
    </w:p>
    <w:p w14:paraId="6CEF6AF2">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bookmarkStart w:id="13" w:name="_Toc121147708"/>
      <w:bookmarkStart w:id="14" w:name="_Toc121055817"/>
      <w:r>
        <w:rPr>
          <w:rFonts w:hint="eastAsia" w:ascii="黑体" w:hAnsi="黑体" w:eastAsia="黑体" w:cs="仿宋"/>
          <w:b w:val="0"/>
          <w:color w:val="000000"/>
          <w:kern w:val="0"/>
          <w:sz w:val="32"/>
          <w:szCs w:val="32"/>
          <w:lang w:val="en-US" w:eastAsia="zh-CN" w:bidi="ar-SA"/>
        </w:rPr>
        <w:t>第二十二条</w:t>
      </w:r>
      <w:r>
        <w:rPr>
          <w:rFonts w:hint="eastAsia" w:ascii="仿宋_GB2312" w:hAnsi="仿宋" w:eastAsia="仿宋_GB2312" w:cs="仿宋"/>
          <w:color w:val="000000"/>
          <w:sz w:val="32"/>
          <w:szCs w:val="32"/>
          <w:highlight w:val="none"/>
        </w:rPr>
        <w:t>本</w:t>
      </w:r>
      <w:r>
        <w:rPr>
          <w:rFonts w:hint="eastAsia" w:ascii="仿宋_GB2312" w:hAnsi="仿宋" w:eastAsia="仿宋_GB2312" w:cs="仿宋"/>
          <w:color w:val="000000"/>
          <w:sz w:val="32"/>
          <w:szCs w:val="32"/>
          <w:highlight w:val="none"/>
          <w:lang w:val="en-US" w:eastAsia="zh-CN"/>
        </w:rPr>
        <w:t>办法下发之日</w:t>
      </w:r>
      <w:r>
        <w:rPr>
          <w:rFonts w:hint="eastAsia" w:ascii="仿宋_GB2312" w:hAnsi="仿宋" w:eastAsia="仿宋_GB2312" w:cs="仿宋"/>
          <w:color w:val="000000"/>
          <w:sz w:val="32"/>
          <w:szCs w:val="32"/>
          <w:highlight w:val="none"/>
        </w:rPr>
        <w:t>起施行。</w:t>
      </w:r>
      <w:r>
        <w:rPr>
          <w:rFonts w:hint="eastAsia" w:ascii="仿宋_GB2312" w:hAnsi="仿宋" w:eastAsia="仿宋_GB2312" w:cs="仿宋"/>
          <w:color w:val="000000"/>
          <w:sz w:val="32"/>
          <w:szCs w:val="32"/>
          <w:highlight w:val="none"/>
          <w:lang w:val="en-US" w:eastAsia="zh-CN"/>
        </w:rPr>
        <w:t>原《华润雪花实习生管理办法》（华啤B03-87RL22A )同时废止。</w:t>
      </w:r>
    </w:p>
    <w:p w14:paraId="1EA02B91">
      <w:pPr>
        <w:rPr>
          <w:del w:id="236" w:author="咨询组" w:date="2025-12-09T10:08:25Z"/>
          <w:highlight w:val="none"/>
        </w:rPr>
      </w:pPr>
    </w:p>
    <w:p w14:paraId="108B6364">
      <w:pPr>
        <w:pStyle w:val="2"/>
        <w:spacing w:before="0" w:after="0" w:line="560" w:lineRule="exact"/>
        <w:rPr>
          <w:del w:id="237" w:author="咨询组" w:date="2025-12-09T10:08:25Z"/>
          <w:rFonts w:ascii="黑体" w:hAnsi="黑体" w:eastAsia="黑体" w:cs="仿宋"/>
          <w:b w:val="0"/>
          <w:bCs w:val="0"/>
          <w:color w:val="000000"/>
          <w:sz w:val="32"/>
          <w:szCs w:val="32"/>
          <w:highlight w:val="none"/>
        </w:rPr>
      </w:pPr>
      <w:del w:id="238" w:author="咨询组" w:date="2025-12-09T10:08:25Z">
        <w:bookmarkStart w:id="15" w:name="_Toc4192"/>
        <w:r>
          <w:rPr>
            <w:rFonts w:hint="eastAsia" w:ascii="黑体" w:hAnsi="黑体" w:eastAsia="黑体" w:cs="仿宋"/>
            <w:b w:val="0"/>
            <w:bCs w:val="0"/>
            <w:color w:val="000000"/>
            <w:sz w:val="32"/>
            <w:szCs w:val="32"/>
            <w:highlight w:val="none"/>
          </w:rPr>
          <w:delText>附件</w:delText>
        </w:r>
        <w:bookmarkEnd w:id="13"/>
        <w:bookmarkEnd w:id="14"/>
        <w:bookmarkEnd w:id="15"/>
      </w:del>
    </w:p>
    <w:p w14:paraId="3C581555">
      <w:pPr>
        <w:spacing w:after="0" w:line="560" w:lineRule="exact"/>
        <w:rPr>
          <w:del w:id="239" w:author="咨询组" w:date="2025-12-09T10:08:25Z"/>
          <w:rFonts w:hint="default" w:ascii="仿宋_GB2312" w:hAnsi="仿宋" w:eastAsia="仿宋_GB2312" w:cs="仿宋"/>
          <w:color w:val="000000"/>
          <w:sz w:val="32"/>
          <w:szCs w:val="32"/>
          <w:highlight w:val="none"/>
          <w:lang w:val="en-US" w:eastAsia="zh-CN"/>
        </w:rPr>
      </w:pPr>
      <w:del w:id="240" w:author="咨询组" w:date="2025-12-09T10:08:25Z">
        <w:r>
          <w:rPr>
            <w:rFonts w:hint="eastAsia" w:ascii="仿宋_GB2312" w:hAnsi="仿宋" w:eastAsia="仿宋_GB2312" w:cs="仿宋"/>
            <w:color w:val="000000"/>
            <w:sz w:val="32"/>
            <w:szCs w:val="32"/>
            <w:highlight w:val="none"/>
          </w:rPr>
          <w:delText>附件1：</w:delText>
        </w:r>
      </w:del>
      <w:del w:id="241" w:author="咨询组" w:date="2025-12-09T10:08:25Z">
        <w:r>
          <w:rPr>
            <w:rFonts w:hint="eastAsia" w:ascii="仿宋_GB2312" w:hAnsi="仿宋" w:eastAsia="仿宋_GB2312" w:cs="仿宋"/>
            <w:color w:val="000000"/>
            <w:sz w:val="32"/>
            <w:szCs w:val="32"/>
            <w:highlight w:val="none"/>
            <w:lang w:val="en-US" w:eastAsia="zh-CN"/>
          </w:rPr>
          <w:delText>实习生录用通知书模板</w:delText>
        </w:r>
      </w:del>
    </w:p>
    <w:p w14:paraId="7E33D497">
      <w:pPr>
        <w:spacing w:after="0" w:line="560" w:lineRule="exact"/>
        <w:rPr>
          <w:del w:id="242" w:author="咨询组" w:date="2025-12-09T10:08:25Z"/>
          <w:rFonts w:hint="default" w:ascii="仿宋_GB2312" w:hAnsi="仿宋" w:eastAsia="仿宋_GB2312" w:cs="仿宋"/>
          <w:color w:val="000000"/>
          <w:sz w:val="32"/>
          <w:szCs w:val="32"/>
          <w:highlight w:val="none"/>
          <w:lang w:val="en-US" w:eastAsia="zh-CN"/>
        </w:rPr>
      </w:pPr>
      <w:del w:id="243" w:author="咨询组" w:date="2025-12-09T10:08:25Z">
        <w:r>
          <w:rPr>
            <w:rFonts w:hint="eastAsia" w:ascii="仿宋_GB2312" w:hAnsi="仿宋" w:eastAsia="仿宋_GB2312" w:cs="仿宋"/>
            <w:color w:val="000000"/>
            <w:sz w:val="32"/>
            <w:szCs w:val="32"/>
            <w:highlight w:val="none"/>
          </w:rPr>
          <w:delText>附件2：</w:delText>
        </w:r>
      </w:del>
      <w:del w:id="244" w:author="咨询组" w:date="2025-12-09T10:08:25Z">
        <w:r>
          <w:rPr>
            <w:rFonts w:hint="eastAsia" w:ascii="仿宋_GB2312" w:hAnsi="仿宋" w:eastAsia="仿宋_GB2312" w:cs="仿宋"/>
            <w:color w:val="000000"/>
            <w:sz w:val="32"/>
            <w:szCs w:val="32"/>
            <w:highlight w:val="none"/>
            <w:lang w:val="en-US" w:eastAsia="zh-CN"/>
          </w:rPr>
          <w:delText>实习协议</w:delText>
        </w:r>
      </w:del>
    </w:p>
    <w:p w14:paraId="761B9BA4">
      <w:pPr>
        <w:spacing w:after="0" w:line="560" w:lineRule="exact"/>
        <w:rPr>
          <w:del w:id="245" w:author="咨询组" w:date="2025-12-09T10:08:25Z"/>
          <w:rFonts w:hint="eastAsia" w:ascii="仿宋_GB2312" w:hAnsi="仿宋" w:eastAsia="仿宋_GB2312" w:cs="仿宋"/>
          <w:color w:val="000000"/>
          <w:sz w:val="32"/>
          <w:szCs w:val="32"/>
          <w:highlight w:val="none"/>
          <w:lang w:val="en-US" w:eastAsia="zh-CN"/>
        </w:rPr>
      </w:pPr>
      <w:del w:id="246" w:author="咨询组" w:date="2025-12-09T10:08:25Z">
        <w:r>
          <w:rPr>
            <w:rFonts w:hint="eastAsia" w:ascii="仿宋_GB2312" w:hAnsi="仿宋" w:eastAsia="仿宋_GB2312" w:cs="仿宋"/>
            <w:color w:val="000000"/>
            <w:sz w:val="32"/>
            <w:szCs w:val="32"/>
            <w:highlight w:val="none"/>
          </w:rPr>
          <w:delText>附件</w:delText>
        </w:r>
      </w:del>
      <w:del w:id="247" w:author="咨询组" w:date="2025-12-09T10:08:25Z">
        <w:r>
          <w:rPr>
            <w:rFonts w:hint="eastAsia" w:ascii="仿宋_GB2312" w:hAnsi="仿宋" w:eastAsia="仿宋_GB2312" w:cs="仿宋"/>
            <w:color w:val="000000"/>
            <w:sz w:val="32"/>
            <w:szCs w:val="32"/>
            <w:highlight w:val="none"/>
            <w:lang w:val="en-US" w:eastAsia="zh-CN"/>
          </w:rPr>
          <w:delText>3</w:delText>
        </w:r>
      </w:del>
      <w:del w:id="248" w:author="咨询组" w:date="2025-12-09T10:08:25Z">
        <w:r>
          <w:rPr>
            <w:rFonts w:hint="eastAsia" w:ascii="仿宋_GB2312" w:hAnsi="仿宋" w:eastAsia="仿宋_GB2312" w:cs="仿宋"/>
            <w:color w:val="000000"/>
            <w:sz w:val="32"/>
            <w:szCs w:val="32"/>
            <w:highlight w:val="none"/>
          </w:rPr>
          <w:delText>：</w:delText>
        </w:r>
      </w:del>
      <w:del w:id="249" w:author="咨询组" w:date="2025-12-09T10:08:25Z">
        <w:r>
          <w:rPr>
            <w:rFonts w:hint="eastAsia" w:ascii="仿宋_GB2312" w:hAnsi="仿宋" w:eastAsia="仿宋_GB2312" w:cs="仿宋"/>
            <w:color w:val="000000"/>
            <w:sz w:val="32"/>
            <w:szCs w:val="32"/>
            <w:highlight w:val="none"/>
            <w:lang w:val="en-US" w:eastAsia="zh-CN"/>
          </w:rPr>
          <w:delText>实习证明</w:delText>
        </w:r>
      </w:del>
    </w:p>
    <w:p w14:paraId="35FF7882">
      <w:pPr>
        <w:spacing w:after="0" w:line="560" w:lineRule="exact"/>
        <w:rPr>
          <w:del w:id="250" w:author="咨询组" w:date="2025-12-09T10:08:25Z"/>
          <w:rFonts w:hint="default" w:ascii="仿宋_GB2312" w:hAnsi="仿宋" w:eastAsia="仿宋_GB2312" w:cs="仿宋"/>
          <w:color w:val="000000"/>
          <w:sz w:val="32"/>
          <w:szCs w:val="32"/>
          <w:highlight w:val="none"/>
          <w:lang w:val="en-US" w:eastAsia="zh-CN"/>
        </w:rPr>
      </w:pPr>
      <w:del w:id="251" w:author="咨询组" w:date="2025-12-09T10:08:25Z">
        <w:r>
          <w:rPr>
            <w:rFonts w:hint="eastAsia" w:ascii="仿宋_GB2312" w:hAnsi="仿宋" w:eastAsia="仿宋_GB2312" w:cs="仿宋"/>
            <w:color w:val="000000"/>
            <w:sz w:val="32"/>
            <w:szCs w:val="32"/>
            <w:highlight w:val="none"/>
          </w:rPr>
          <w:delText>附件</w:delText>
        </w:r>
      </w:del>
      <w:del w:id="252" w:author="咨询组" w:date="2025-12-09T10:08:25Z">
        <w:r>
          <w:rPr>
            <w:rFonts w:hint="eastAsia" w:ascii="仿宋_GB2312" w:hAnsi="仿宋" w:eastAsia="仿宋_GB2312" w:cs="仿宋"/>
            <w:color w:val="000000"/>
            <w:sz w:val="32"/>
            <w:szCs w:val="32"/>
            <w:highlight w:val="none"/>
            <w:lang w:val="en-US" w:eastAsia="zh-CN"/>
          </w:rPr>
          <w:delText>4</w:delText>
        </w:r>
      </w:del>
      <w:del w:id="253" w:author="咨询组" w:date="2025-12-09T10:08:25Z">
        <w:r>
          <w:rPr>
            <w:rFonts w:hint="eastAsia" w:ascii="仿宋_GB2312" w:hAnsi="仿宋" w:eastAsia="仿宋_GB2312" w:cs="仿宋"/>
            <w:color w:val="000000"/>
            <w:sz w:val="32"/>
            <w:szCs w:val="32"/>
            <w:highlight w:val="none"/>
          </w:rPr>
          <w:delText>：</w:delText>
        </w:r>
      </w:del>
      <w:del w:id="254" w:author="咨询组" w:date="2025-12-09T10:08:25Z">
        <w:r>
          <w:rPr>
            <w:rFonts w:hint="eastAsia" w:ascii="仿宋_GB2312" w:hAnsi="仿宋" w:eastAsia="仿宋_GB2312" w:cs="仿宋"/>
            <w:color w:val="000000"/>
            <w:sz w:val="32"/>
            <w:szCs w:val="32"/>
            <w:highlight w:val="none"/>
            <w:lang w:val="en-US" w:eastAsia="zh-CN"/>
          </w:rPr>
          <w:delText>实习评价</w:delText>
        </w:r>
      </w:del>
    </w:p>
    <w:p w14:paraId="3CCDE49F">
      <w:pPr>
        <w:spacing w:after="0" w:line="560" w:lineRule="exact"/>
        <w:rPr>
          <w:del w:id="255" w:author="咨询组" w:date="2025-12-09T10:08:25Z"/>
          <w:rFonts w:hint="eastAsia" w:ascii="仿宋_GB2312" w:hAnsi="仿宋" w:eastAsia="仿宋_GB2312" w:cs="仿宋"/>
          <w:i/>
          <w:color w:val="000000"/>
          <w:sz w:val="32"/>
          <w:szCs w:val="32"/>
          <w:highlight w:val="none"/>
        </w:rPr>
      </w:pPr>
    </w:p>
    <w:p w14:paraId="4DF13515">
      <w:pPr>
        <w:spacing w:after="0" w:line="560" w:lineRule="exact"/>
        <w:rPr>
          <w:del w:id="256" w:author="咨询组" w:date="2025-12-09T10:08:25Z"/>
          <w:rFonts w:ascii="仿宋_GB2312" w:hAnsi="黑体" w:eastAsia="仿宋_GB2312"/>
          <w:bCs/>
          <w:kern w:val="2"/>
          <w:sz w:val="32"/>
          <w:szCs w:val="32"/>
          <w:highlight w:val="none"/>
        </w:rPr>
      </w:pPr>
    </w:p>
    <w:p w14:paraId="235D78D4">
      <w:pPr>
        <w:spacing w:after="0" w:line="560" w:lineRule="exact"/>
        <w:rPr>
          <w:del w:id="257" w:author="咨询组" w:date="2025-12-09T10:08:25Z"/>
          <w:rFonts w:ascii="仿宋_GB2312" w:hAnsi="黑体" w:eastAsia="仿宋_GB2312"/>
          <w:bCs/>
          <w:kern w:val="2"/>
          <w:sz w:val="32"/>
          <w:szCs w:val="32"/>
          <w:highlight w:val="none"/>
        </w:rPr>
      </w:pPr>
    </w:p>
    <w:p w14:paraId="359B6417">
      <w:pPr>
        <w:spacing w:after="0" w:line="560" w:lineRule="exact"/>
        <w:jc w:val="right"/>
        <w:rPr>
          <w:del w:id="258" w:author="咨询组" w:date="2025-12-09T10:08:25Z"/>
          <w:rFonts w:ascii="仿宋_GB2312" w:hAnsi="仿宋" w:eastAsia="仿宋_GB2312" w:cs="仿宋"/>
          <w:color w:val="000000"/>
          <w:sz w:val="32"/>
          <w:szCs w:val="32"/>
          <w:highlight w:val="none"/>
        </w:rPr>
      </w:pPr>
      <w:del w:id="259" w:author="咨询组" w:date="2025-12-09T10:08:25Z">
        <w:r>
          <w:rPr>
            <w:rFonts w:hint="eastAsia" w:ascii="仿宋_GB2312" w:hAnsi="仿宋" w:eastAsia="仿宋_GB2312" w:cs="仿宋"/>
            <w:color w:val="000000"/>
            <w:sz w:val="32"/>
            <w:szCs w:val="32"/>
            <w:highlight w:val="none"/>
          </w:rPr>
          <w:delText>华润啤酒（控股）有限公司</w:delText>
        </w:r>
      </w:del>
    </w:p>
    <w:p w14:paraId="2BA6F6D0">
      <w:pPr>
        <w:spacing w:after="0" w:line="560" w:lineRule="exact"/>
        <w:jc w:val="right"/>
        <w:rPr>
          <w:del w:id="260" w:author="咨询组" w:date="2025-12-09T10:08:25Z"/>
          <w:rFonts w:ascii="仿宋_GB2312" w:hAnsi="仿宋" w:eastAsia="仿宋_GB2312" w:cs="仿宋"/>
          <w:color w:val="000000"/>
          <w:sz w:val="32"/>
          <w:szCs w:val="32"/>
          <w:highlight w:val="none"/>
        </w:rPr>
      </w:pPr>
      <w:del w:id="261" w:author="咨询组" w:date="2025-12-09T10:08:25Z">
        <w:r>
          <w:rPr>
            <w:rFonts w:hint="eastAsia" w:ascii="仿宋_GB2312" w:hAnsi="仿宋" w:eastAsia="仿宋_GB2312" w:cs="仿宋"/>
            <w:color w:val="000000"/>
            <w:sz w:val="32"/>
            <w:szCs w:val="32"/>
            <w:highlight w:val="none"/>
          </w:rPr>
          <w:delText>二○二</w:delText>
        </w:r>
      </w:del>
      <w:del w:id="262" w:author="咨询组" w:date="2025-12-09T10:08:25Z">
        <w:r>
          <w:rPr>
            <w:rFonts w:hint="eastAsia" w:ascii="仿宋_GB2312" w:hAnsi="仿宋" w:eastAsia="仿宋_GB2312" w:cs="仿宋"/>
            <w:color w:val="000000"/>
            <w:sz w:val="32"/>
            <w:szCs w:val="32"/>
            <w:highlight w:val="none"/>
            <w:lang w:val="en-US" w:eastAsia="zh-CN"/>
          </w:rPr>
          <w:delText>五</w:delText>
        </w:r>
      </w:del>
      <w:del w:id="263" w:author="咨询组" w:date="2025-12-09T10:08:25Z">
        <w:r>
          <w:rPr>
            <w:rFonts w:hint="eastAsia" w:ascii="仿宋_GB2312" w:hAnsi="仿宋" w:eastAsia="仿宋_GB2312" w:cs="仿宋"/>
            <w:color w:val="000000"/>
            <w:sz w:val="32"/>
            <w:szCs w:val="32"/>
            <w:highlight w:val="none"/>
          </w:rPr>
          <w:delText>年</w:delText>
        </w:r>
      </w:del>
      <w:del w:id="264" w:author="咨询组" w:date="2025-12-09T10:08:25Z">
        <w:r>
          <w:rPr>
            <w:rFonts w:hint="eastAsia" w:ascii="仿宋_GB2312" w:hAnsi="仿宋" w:eastAsia="仿宋_GB2312" w:cs="仿宋"/>
            <w:color w:val="000000"/>
            <w:sz w:val="32"/>
            <w:szCs w:val="32"/>
            <w:highlight w:val="none"/>
            <w:lang w:val="en-US" w:eastAsia="zh-CN"/>
          </w:rPr>
          <w:delText>十一</w:delText>
        </w:r>
      </w:del>
      <w:del w:id="265" w:author="咨询组" w:date="2025-12-09T10:08:25Z">
        <w:r>
          <w:rPr>
            <w:rFonts w:hint="eastAsia" w:ascii="仿宋_GB2312" w:hAnsi="仿宋" w:eastAsia="仿宋_GB2312" w:cs="仿宋"/>
            <w:color w:val="000000"/>
            <w:sz w:val="32"/>
            <w:szCs w:val="32"/>
            <w:highlight w:val="none"/>
          </w:rPr>
          <w:delText>月</w:delText>
        </w:r>
      </w:del>
      <w:del w:id="266" w:author="咨询组" w:date="2025-12-09T10:08:25Z">
        <w:r>
          <w:rPr>
            <w:rFonts w:hint="eastAsia" w:ascii="仿宋_GB2312" w:hAnsi="仿宋" w:eastAsia="仿宋_GB2312" w:cs="仿宋"/>
            <w:color w:val="000000"/>
            <w:sz w:val="32"/>
            <w:szCs w:val="32"/>
            <w:highlight w:val="none"/>
            <w:lang w:val="en-US" w:eastAsia="zh-CN"/>
          </w:rPr>
          <w:delText>六</w:delText>
        </w:r>
      </w:del>
      <w:del w:id="267" w:author="咨询组" w:date="2025-12-09T10:08:25Z">
        <w:r>
          <w:rPr>
            <w:rFonts w:hint="eastAsia" w:ascii="仿宋_GB2312" w:hAnsi="仿宋" w:eastAsia="仿宋_GB2312" w:cs="仿宋"/>
            <w:color w:val="000000"/>
            <w:sz w:val="32"/>
            <w:szCs w:val="32"/>
            <w:highlight w:val="none"/>
          </w:rPr>
          <w:delText>日</w:delText>
        </w:r>
      </w:del>
    </w:p>
    <w:p w14:paraId="08E1E5DD">
      <w:pPr>
        <w:spacing w:after="0" w:line="560" w:lineRule="exact"/>
        <w:rPr>
          <w:rFonts w:ascii="仿宋_GB2312" w:hAnsi="黑体" w:eastAsia="仿宋_GB2312"/>
          <w:bCs/>
          <w:kern w:val="2"/>
          <w:sz w:val="32"/>
          <w:szCs w:val="32"/>
          <w:highlight w:val="none"/>
        </w:rPr>
      </w:pPr>
    </w:p>
    <w:p w14:paraId="5D4CA292">
      <w:pPr>
        <w:spacing w:after="0" w:line="560" w:lineRule="exact"/>
        <w:rPr>
          <w:rFonts w:ascii="仿宋_GB2312" w:hAnsi="仿宋" w:eastAsia="仿宋_GB2312" w:cs="仿宋"/>
          <w:sz w:val="32"/>
          <w:szCs w:val="32"/>
          <w:highlight w:val="none"/>
        </w:rPr>
      </w:pPr>
    </w:p>
    <w:sectPr>
      <w:footerReference r:id="rId6"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5355A">
    <w:pPr>
      <w:pStyle w:val="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7A768">
    <w:pPr>
      <w:pStyle w:val="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2A9C6"/>
    <w:multiLevelType w:val="singleLevel"/>
    <w:tmpl w:val="BED2A9C6"/>
    <w:lvl w:ilvl="0" w:tentative="0">
      <w:start w:val="2"/>
      <w:numFmt w:val="chineseCounting"/>
      <w:suff w:val="nothing"/>
      <w:lvlText w:val="（%1）"/>
      <w:lvlJc w:val="left"/>
      <w:rPr>
        <w:rFonts w:hint="eastAsia"/>
      </w:rPr>
    </w:lvl>
  </w:abstractNum>
  <w:abstractNum w:abstractNumId="1">
    <w:nsid w:val="1A9F77DB"/>
    <w:multiLevelType w:val="multilevel"/>
    <w:tmpl w:val="1A9F77DB"/>
    <w:lvl w:ilvl="0" w:tentative="0">
      <w:start w:val="1"/>
      <w:numFmt w:val="japaneseCounting"/>
      <w:pStyle w:val="28"/>
      <w:lvlText w:val="第%1章"/>
      <w:lvlJc w:val="left"/>
      <w:pPr>
        <w:ind w:left="1647"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trackedChanges"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DF"/>
    <w:rsid w:val="00000F41"/>
    <w:rsid w:val="000033BB"/>
    <w:rsid w:val="00005DB0"/>
    <w:rsid w:val="00007CCB"/>
    <w:rsid w:val="000105FD"/>
    <w:rsid w:val="00011072"/>
    <w:rsid w:val="0001206E"/>
    <w:rsid w:val="00020E6F"/>
    <w:rsid w:val="000211FF"/>
    <w:rsid w:val="00022600"/>
    <w:rsid w:val="00030275"/>
    <w:rsid w:val="000304F8"/>
    <w:rsid w:val="000305FE"/>
    <w:rsid w:val="00030B6D"/>
    <w:rsid w:val="00031F4C"/>
    <w:rsid w:val="000323EE"/>
    <w:rsid w:val="000358C4"/>
    <w:rsid w:val="00036A53"/>
    <w:rsid w:val="0005090C"/>
    <w:rsid w:val="00052670"/>
    <w:rsid w:val="0005316A"/>
    <w:rsid w:val="00061468"/>
    <w:rsid w:val="00061DF5"/>
    <w:rsid w:val="00064CC9"/>
    <w:rsid w:val="00066F52"/>
    <w:rsid w:val="00067113"/>
    <w:rsid w:val="000678E6"/>
    <w:rsid w:val="00070732"/>
    <w:rsid w:val="00071A58"/>
    <w:rsid w:val="00072459"/>
    <w:rsid w:val="000724E8"/>
    <w:rsid w:val="000734F3"/>
    <w:rsid w:val="00073646"/>
    <w:rsid w:val="0007529C"/>
    <w:rsid w:val="00076190"/>
    <w:rsid w:val="0007687C"/>
    <w:rsid w:val="00077798"/>
    <w:rsid w:val="00080FF2"/>
    <w:rsid w:val="00081BE8"/>
    <w:rsid w:val="00081F41"/>
    <w:rsid w:val="000837FE"/>
    <w:rsid w:val="00090336"/>
    <w:rsid w:val="00090CEC"/>
    <w:rsid w:val="00093EBA"/>
    <w:rsid w:val="000945B0"/>
    <w:rsid w:val="00096101"/>
    <w:rsid w:val="000A055B"/>
    <w:rsid w:val="000A0F1F"/>
    <w:rsid w:val="000A31C9"/>
    <w:rsid w:val="000A3A83"/>
    <w:rsid w:val="000A49C4"/>
    <w:rsid w:val="000A7DED"/>
    <w:rsid w:val="000B2863"/>
    <w:rsid w:val="000C03B5"/>
    <w:rsid w:val="000C1684"/>
    <w:rsid w:val="000C4EC6"/>
    <w:rsid w:val="000C66B0"/>
    <w:rsid w:val="000C7C18"/>
    <w:rsid w:val="000D0399"/>
    <w:rsid w:val="000D7A57"/>
    <w:rsid w:val="000E22E4"/>
    <w:rsid w:val="000E2A52"/>
    <w:rsid w:val="000E4F85"/>
    <w:rsid w:val="000E7AF4"/>
    <w:rsid w:val="000F0EFC"/>
    <w:rsid w:val="000F287D"/>
    <w:rsid w:val="000F28EC"/>
    <w:rsid w:val="000F426A"/>
    <w:rsid w:val="000F45B1"/>
    <w:rsid w:val="000F5D32"/>
    <w:rsid w:val="00104C8A"/>
    <w:rsid w:val="00105D41"/>
    <w:rsid w:val="00107707"/>
    <w:rsid w:val="0011079C"/>
    <w:rsid w:val="0011111D"/>
    <w:rsid w:val="00112828"/>
    <w:rsid w:val="00113599"/>
    <w:rsid w:val="001135CC"/>
    <w:rsid w:val="00113B0D"/>
    <w:rsid w:val="00113C3F"/>
    <w:rsid w:val="001172C0"/>
    <w:rsid w:val="001206AC"/>
    <w:rsid w:val="00125D75"/>
    <w:rsid w:val="00126CED"/>
    <w:rsid w:val="001325FE"/>
    <w:rsid w:val="00133E4C"/>
    <w:rsid w:val="00134374"/>
    <w:rsid w:val="0013790E"/>
    <w:rsid w:val="0014185A"/>
    <w:rsid w:val="00141DF4"/>
    <w:rsid w:val="00142B37"/>
    <w:rsid w:val="00142FB7"/>
    <w:rsid w:val="001433FE"/>
    <w:rsid w:val="00143D5E"/>
    <w:rsid w:val="00145148"/>
    <w:rsid w:val="0014602E"/>
    <w:rsid w:val="00146121"/>
    <w:rsid w:val="00146A92"/>
    <w:rsid w:val="00147555"/>
    <w:rsid w:val="00151C1C"/>
    <w:rsid w:val="0015603D"/>
    <w:rsid w:val="00160743"/>
    <w:rsid w:val="00161981"/>
    <w:rsid w:val="00161DA6"/>
    <w:rsid w:val="00162E4A"/>
    <w:rsid w:val="00163472"/>
    <w:rsid w:val="001642E8"/>
    <w:rsid w:val="00164767"/>
    <w:rsid w:val="00166D88"/>
    <w:rsid w:val="001711BC"/>
    <w:rsid w:val="001721DE"/>
    <w:rsid w:val="001748C7"/>
    <w:rsid w:val="0017697C"/>
    <w:rsid w:val="0018186A"/>
    <w:rsid w:val="00182955"/>
    <w:rsid w:val="001841C7"/>
    <w:rsid w:val="00187AB3"/>
    <w:rsid w:val="00187D3A"/>
    <w:rsid w:val="0019290E"/>
    <w:rsid w:val="0019567D"/>
    <w:rsid w:val="00196C56"/>
    <w:rsid w:val="00196CBA"/>
    <w:rsid w:val="001A3A49"/>
    <w:rsid w:val="001A3E90"/>
    <w:rsid w:val="001B0026"/>
    <w:rsid w:val="001B123B"/>
    <w:rsid w:val="001B28DB"/>
    <w:rsid w:val="001B3866"/>
    <w:rsid w:val="001B75B2"/>
    <w:rsid w:val="001B7AFC"/>
    <w:rsid w:val="001C2C1C"/>
    <w:rsid w:val="001C30B1"/>
    <w:rsid w:val="001C44D9"/>
    <w:rsid w:val="001D1F10"/>
    <w:rsid w:val="001D2DCF"/>
    <w:rsid w:val="001D3C98"/>
    <w:rsid w:val="001D49A3"/>
    <w:rsid w:val="001E2A3B"/>
    <w:rsid w:val="001E3733"/>
    <w:rsid w:val="001E3A27"/>
    <w:rsid w:val="001E5D90"/>
    <w:rsid w:val="001F1036"/>
    <w:rsid w:val="001F26D2"/>
    <w:rsid w:val="001F4236"/>
    <w:rsid w:val="001F62B0"/>
    <w:rsid w:val="001F7A14"/>
    <w:rsid w:val="00200B5F"/>
    <w:rsid w:val="00205A17"/>
    <w:rsid w:val="00205DBE"/>
    <w:rsid w:val="00210AD4"/>
    <w:rsid w:val="00210EAD"/>
    <w:rsid w:val="00214296"/>
    <w:rsid w:val="002143CD"/>
    <w:rsid w:val="00214DC6"/>
    <w:rsid w:val="002172D6"/>
    <w:rsid w:val="002206D4"/>
    <w:rsid w:val="00222B54"/>
    <w:rsid w:val="0022424E"/>
    <w:rsid w:val="002244F1"/>
    <w:rsid w:val="00227E40"/>
    <w:rsid w:val="00230078"/>
    <w:rsid w:val="00236676"/>
    <w:rsid w:val="00236BF4"/>
    <w:rsid w:val="00241A6B"/>
    <w:rsid w:val="00250E61"/>
    <w:rsid w:val="00253DEF"/>
    <w:rsid w:val="00254F91"/>
    <w:rsid w:val="00257531"/>
    <w:rsid w:val="0026139F"/>
    <w:rsid w:val="002622F9"/>
    <w:rsid w:val="00263BE7"/>
    <w:rsid w:val="00264BCB"/>
    <w:rsid w:val="002657AA"/>
    <w:rsid w:val="002668D1"/>
    <w:rsid w:val="00266A86"/>
    <w:rsid w:val="00276098"/>
    <w:rsid w:val="00280A9F"/>
    <w:rsid w:val="00283141"/>
    <w:rsid w:val="00283176"/>
    <w:rsid w:val="0028455C"/>
    <w:rsid w:val="00284A2D"/>
    <w:rsid w:val="00285B5F"/>
    <w:rsid w:val="002875A7"/>
    <w:rsid w:val="00291148"/>
    <w:rsid w:val="0029189B"/>
    <w:rsid w:val="002933C2"/>
    <w:rsid w:val="00293644"/>
    <w:rsid w:val="00294A0C"/>
    <w:rsid w:val="00295736"/>
    <w:rsid w:val="002A0BDA"/>
    <w:rsid w:val="002A5D90"/>
    <w:rsid w:val="002A6960"/>
    <w:rsid w:val="002A6F0E"/>
    <w:rsid w:val="002B125C"/>
    <w:rsid w:val="002B1A52"/>
    <w:rsid w:val="002B1C8D"/>
    <w:rsid w:val="002B72EE"/>
    <w:rsid w:val="002B7C8D"/>
    <w:rsid w:val="002C4405"/>
    <w:rsid w:val="002C6109"/>
    <w:rsid w:val="002C6A0B"/>
    <w:rsid w:val="002D7834"/>
    <w:rsid w:val="002E3327"/>
    <w:rsid w:val="002E348C"/>
    <w:rsid w:val="002E7158"/>
    <w:rsid w:val="002F4C23"/>
    <w:rsid w:val="002F600E"/>
    <w:rsid w:val="002F6458"/>
    <w:rsid w:val="002F6B59"/>
    <w:rsid w:val="002F77CB"/>
    <w:rsid w:val="00301C20"/>
    <w:rsid w:val="00303567"/>
    <w:rsid w:val="00304A72"/>
    <w:rsid w:val="00307082"/>
    <w:rsid w:val="003116B4"/>
    <w:rsid w:val="00313841"/>
    <w:rsid w:val="00320647"/>
    <w:rsid w:val="00321693"/>
    <w:rsid w:val="00323B37"/>
    <w:rsid w:val="00325558"/>
    <w:rsid w:val="00325EA2"/>
    <w:rsid w:val="00326D4B"/>
    <w:rsid w:val="0033185C"/>
    <w:rsid w:val="00331E22"/>
    <w:rsid w:val="00332233"/>
    <w:rsid w:val="00333E2B"/>
    <w:rsid w:val="00336E1F"/>
    <w:rsid w:val="00343A72"/>
    <w:rsid w:val="003440E5"/>
    <w:rsid w:val="00346536"/>
    <w:rsid w:val="003513D3"/>
    <w:rsid w:val="003536FC"/>
    <w:rsid w:val="00360019"/>
    <w:rsid w:val="00360600"/>
    <w:rsid w:val="003608A6"/>
    <w:rsid w:val="0037205F"/>
    <w:rsid w:val="00373544"/>
    <w:rsid w:val="00377D35"/>
    <w:rsid w:val="003806BF"/>
    <w:rsid w:val="00390847"/>
    <w:rsid w:val="0039187F"/>
    <w:rsid w:val="00395CEC"/>
    <w:rsid w:val="003A511B"/>
    <w:rsid w:val="003A5AA7"/>
    <w:rsid w:val="003A7F21"/>
    <w:rsid w:val="003B0084"/>
    <w:rsid w:val="003B1A27"/>
    <w:rsid w:val="003B3980"/>
    <w:rsid w:val="003C0E6E"/>
    <w:rsid w:val="003D25EE"/>
    <w:rsid w:val="003D571E"/>
    <w:rsid w:val="003D62F1"/>
    <w:rsid w:val="003D78EB"/>
    <w:rsid w:val="003D7A76"/>
    <w:rsid w:val="003E7EC9"/>
    <w:rsid w:val="003F0BA0"/>
    <w:rsid w:val="003F4929"/>
    <w:rsid w:val="003F7E8D"/>
    <w:rsid w:val="00400043"/>
    <w:rsid w:val="004001F6"/>
    <w:rsid w:val="00400506"/>
    <w:rsid w:val="004013CA"/>
    <w:rsid w:val="00403A19"/>
    <w:rsid w:val="00410CA3"/>
    <w:rsid w:val="00412470"/>
    <w:rsid w:val="00412559"/>
    <w:rsid w:val="00415426"/>
    <w:rsid w:val="004168E5"/>
    <w:rsid w:val="00421C87"/>
    <w:rsid w:val="00423C1B"/>
    <w:rsid w:val="00423C73"/>
    <w:rsid w:val="0042567F"/>
    <w:rsid w:val="0042623A"/>
    <w:rsid w:val="00426245"/>
    <w:rsid w:val="00427117"/>
    <w:rsid w:val="00431B85"/>
    <w:rsid w:val="00434678"/>
    <w:rsid w:val="004355FA"/>
    <w:rsid w:val="00435A8E"/>
    <w:rsid w:val="00436A1E"/>
    <w:rsid w:val="00436DF1"/>
    <w:rsid w:val="004441B3"/>
    <w:rsid w:val="00444448"/>
    <w:rsid w:val="00445129"/>
    <w:rsid w:val="00446D29"/>
    <w:rsid w:val="0044701F"/>
    <w:rsid w:val="004476E9"/>
    <w:rsid w:val="00451CCC"/>
    <w:rsid w:val="0045204F"/>
    <w:rsid w:val="00453801"/>
    <w:rsid w:val="004543CB"/>
    <w:rsid w:val="00461DB5"/>
    <w:rsid w:val="004622CA"/>
    <w:rsid w:val="004624CE"/>
    <w:rsid w:val="00462532"/>
    <w:rsid w:val="00463983"/>
    <w:rsid w:val="0046533A"/>
    <w:rsid w:val="004803E5"/>
    <w:rsid w:val="00481A16"/>
    <w:rsid w:val="00482FAD"/>
    <w:rsid w:val="00485B44"/>
    <w:rsid w:val="00486F52"/>
    <w:rsid w:val="0049448C"/>
    <w:rsid w:val="004A2F00"/>
    <w:rsid w:val="004A6EA9"/>
    <w:rsid w:val="004B2F09"/>
    <w:rsid w:val="004C0015"/>
    <w:rsid w:val="004C1E40"/>
    <w:rsid w:val="004C4AF3"/>
    <w:rsid w:val="004C53FD"/>
    <w:rsid w:val="004D09FD"/>
    <w:rsid w:val="004D2C84"/>
    <w:rsid w:val="004D3AF0"/>
    <w:rsid w:val="004D4698"/>
    <w:rsid w:val="004E03BF"/>
    <w:rsid w:val="004E129A"/>
    <w:rsid w:val="004E373E"/>
    <w:rsid w:val="004E4CE4"/>
    <w:rsid w:val="004E6F6D"/>
    <w:rsid w:val="004E74AC"/>
    <w:rsid w:val="004F3F99"/>
    <w:rsid w:val="004F5978"/>
    <w:rsid w:val="004F6659"/>
    <w:rsid w:val="004F6BFB"/>
    <w:rsid w:val="004F75D1"/>
    <w:rsid w:val="00501D18"/>
    <w:rsid w:val="005031AF"/>
    <w:rsid w:val="0050339D"/>
    <w:rsid w:val="005053A4"/>
    <w:rsid w:val="0050605C"/>
    <w:rsid w:val="005062AF"/>
    <w:rsid w:val="0050715B"/>
    <w:rsid w:val="0051195F"/>
    <w:rsid w:val="005133E9"/>
    <w:rsid w:val="00513540"/>
    <w:rsid w:val="00516B4A"/>
    <w:rsid w:val="00517240"/>
    <w:rsid w:val="00517EF0"/>
    <w:rsid w:val="005209B6"/>
    <w:rsid w:val="00522CA6"/>
    <w:rsid w:val="00523712"/>
    <w:rsid w:val="00524C94"/>
    <w:rsid w:val="00530DB7"/>
    <w:rsid w:val="00533218"/>
    <w:rsid w:val="00535B19"/>
    <w:rsid w:val="00536EF8"/>
    <w:rsid w:val="0054010F"/>
    <w:rsid w:val="00540872"/>
    <w:rsid w:val="005419BD"/>
    <w:rsid w:val="005421C8"/>
    <w:rsid w:val="00544CF8"/>
    <w:rsid w:val="00547737"/>
    <w:rsid w:val="00552108"/>
    <w:rsid w:val="00553C93"/>
    <w:rsid w:val="00553D9C"/>
    <w:rsid w:val="00554277"/>
    <w:rsid w:val="00555713"/>
    <w:rsid w:val="005602E1"/>
    <w:rsid w:val="00561128"/>
    <w:rsid w:val="005639B7"/>
    <w:rsid w:val="00563B6D"/>
    <w:rsid w:val="00567B0A"/>
    <w:rsid w:val="0057165D"/>
    <w:rsid w:val="00571783"/>
    <w:rsid w:val="00571BED"/>
    <w:rsid w:val="00572684"/>
    <w:rsid w:val="005726A4"/>
    <w:rsid w:val="00581C4B"/>
    <w:rsid w:val="00581F1D"/>
    <w:rsid w:val="0058627A"/>
    <w:rsid w:val="00586ADE"/>
    <w:rsid w:val="00587709"/>
    <w:rsid w:val="005877BD"/>
    <w:rsid w:val="00587BC9"/>
    <w:rsid w:val="005915C8"/>
    <w:rsid w:val="00591938"/>
    <w:rsid w:val="00591AAA"/>
    <w:rsid w:val="005931BB"/>
    <w:rsid w:val="00593491"/>
    <w:rsid w:val="005957F2"/>
    <w:rsid w:val="005A0E9C"/>
    <w:rsid w:val="005A3D67"/>
    <w:rsid w:val="005A4682"/>
    <w:rsid w:val="005A4D15"/>
    <w:rsid w:val="005A6E11"/>
    <w:rsid w:val="005B0F20"/>
    <w:rsid w:val="005B284F"/>
    <w:rsid w:val="005B51D1"/>
    <w:rsid w:val="005B5A64"/>
    <w:rsid w:val="005C4A30"/>
    <w:rsid w:val="005C55C2"/>
    <w:rsid w:val="005C6211"/>
    <w:rsid w:val="005C7650"/>
    <w:rsid w:val="005D0330"/>
    <w:rsid w:val="005D4B94"/>
    <w:rsid w:val="005D4E66"/>
    <w:rsid w:val="005D600E"/>
    <w:rsid w:val="005D74A7"/>
    <w:rsid w:val="005D7A7E"/>
    <w:rsid w:val="005E02C6"/>
    <w:rsid w:val="005E0AA8"/>
    <w:rsid w:val="005E1144"/>
    <w:rsid w:val="005E2C0A"/>
    <w:rsid w:val="005E33EC"/>
    <w:rsid w:val="005E515C"/>
    <w:rsid w:val="005E6387"/>
    <w:rsid w:val="005F4E8A"/>
    <w:rsid w:val="005F5E6F"/>
    <w:rsid w:val="005F6CDA"/>
    <w:rsid w:val="005F7343"/>
    <w:rsid w:val="00603828"/>
    <w:rsid w:val="0060409B"/>
    <w:rsid w:val="00605437"/>
    <w:rsid w:val="0060747B"/>
    <w:rsid w:val="006115F1"/>
    <w:rsid w:val="0061452B"/>
    <w:rsid w:val="006161A3"/>
    <w:rsid w:val="006204AA"/>
    <w:rsid w:val="006211FC"/>
    <w:rsid w:val="006237E7"/>
    <w:rsid w:val="00630F90"/>
    <w:rsid w:val="00632232"/>
    <w:rsid w:val="00634DE1"/>
    <w:rsid w:val="00643282"/>
    <w:rsid w:val="00643436"/>
    <w:rsid w:val="006451B1"/>
    <w:rsid w:val="00645624"/>
    <w:rsid w:val="006514E6"/>
    <w:rsid w:val="00655034"/>
    <w:rsid w:val="00655195"/>
    <w:rsid w:val="006601CE"/>
    <w:rsid w:val="006653BD"/>
    <w:rsid w:val="0067564F"/>
    <w:rsid w:val="00676D51"/>
    <w:rsid w:val="00677D0C"/>
    <w:rsid w:val="006816D8"/>
    <w:rsid w:val="00682D20"/>
    <w:rsid w:val="00685118"/>
    <w:rsid w:val="00685F57"/>
    <w:rsid w:val="00692438"/>
    <w:rsid w:val="00692572"/>
    <w:rsid w:val="006928FE"/>
    <w:rsid w:val="00695741"/>
    <w:rsid w:val="0069713F"/>
    <w:rsid w:val="00697765"/>
    <w:rsid w:val="006A2A10"/>
    <w:rsid w:val="006A5176"/>
    <w:rsid w:val="006B08DF"/>
    <w:rsid w:val="006B1C39"/>
    <w:rsid w:val="006B20BB"/>
    <w:rsid w:val="006B650C"/>
    <w:rsid w:val="006C1114"/>
    <w:rsid w:val="006C2E3B"/>
    <w:rsid w:val="006D4622"/>
    <w:rsid w:val="006E23B1"/>
    <w:rsid w:val="006E3874"/>
    <w:rsid w:val="006F23EB"/>
    <w:rsid w:val="006F29AC"/>
    <w:rsid w:val="006F3FC6"/>
    <w:rsid w:val="00701719"/>
    <w:rsid w:val="00701D88"/>
    <w:rsid w:val="007074E1"/>
    <w:rsid w:val="00707ECB"/>
    <w:rsid w:val="0071014F"/>
    <w:rsid w:val="0071026F"/>
    <w:rsid w:val="00711A29"/>
    <w:rsid w:val="00715D9A"/>
    <w:rsid w:val="007207E3"/>
    <w:rsid w:val="007218B1"/>
    <w:rsid w:val="007237F1"/>
    <w:rsid w:val="007247A3"/>
    <w:rsid w:val="00724C72"/>
    <w:rsid w:val="007259FA"/>
    <w:rsid w:val="00727426"/>
    <w:rsid w:val="007304BE"/>
    <w:rsid w:val="00732F4F"/>
    <w:rsid w:val="0073722F"/>
    <w:rsid w:val="00740074"/>
    <w:rsid w:val="007401B1"/>
    <w:rsid w:val="00742396"/>
    <w:rsid w:val="00742CAF"/>
    <w:rsid w:val="00743744"/>
    <w:rsid w:val="007524F8"/>
    <w:rsid w:val="00756580"/>
    <w:rsid w:val="00757FB6"/>
    <w:rsid w:val="00766591"/>
    <w:rsid w:val="007673C7"/>
    <w:rsid w:val="00767C46"/>
    <w:rsid w:val="00774229"/>
    <w:rsid w:val="00777E26"/>
    <w:rsid w:val="00790C41"/>
    <w:rsid w:val="00791253"/>
    <w:rsid w:val="00791E4B"/>
    <w:rsid w:val="00791ECF"/>
    <w:rsid w:val="00794EA5"/>
    <w:rsid w:val="00796CC5"/>
    <w:rsid w:val="00797B97"/>
    <w:rsid w:val="007A14A5"/>
    <w:rsid w:val="007B05A7"/>
    <w:rsid w:val="007B09CA"/>
    <w:rsid w:val="007B1DB4"/>
    <w:rsid w:val="007B40A1"/>
    <w:rsid w:val="007B6081"/>
    <w:rsid w:val="007B71BE"/>
    <w:rsid w:val="007B749E"/>
    <w:rsid w:val="007C06AB"/>
    <w:rsid w:val="007C5B26"/>
    <w:rsid w:val="007C5F8B"/>
    <w:rsid w:val="007D19E8"/>
    <w:rsid w:val="007D25FA"/>
    <w:rsid w:val="007D4547"/>
    <w:rsid w:val="007D5664"/>
    <w:rsid w:val="007D7419"/>
    <w:rsid w:val="007D7C34"/>
    <w:rsid w:val="007E1191"/>
    <w:rsid w:val="007E1BC8"/>
    <w:rsid w:val="007E3000"/>
    <w:rsid w:val="007E506D"/>
    <w:rsid w:val="007E7D48"/>
    <w:rsid w:val="007F0D72"/>
    <w:rsid w:val="007F183F"/>
    <w:rsid w:val="007F212F"/>
    <w:rsid w:val="007F3449"/>
    <w:rsid w:val="007F4C37"/>
    <w:rsid w:val="007F77C9"/>
    <w:rsid w:val="00802D8D"/>
    <w:rsid w:val="00804D20"/>
    <w:rsid w:val="00804DC6"/>
    <w:rsid w:val="00812DEB"/>
    <w:rsid w:val="00813DA1"/>
    <w:rsid w:val="00816A3C"/>
    <w:rsid w:val="008179D5"/>
    <w:rsid w:val="00830465"/>
    <w:rsid w:val="00830788"/>
    <w:rsid w:val="00830B5F"/>
    <w:rsid w:val="0083183B"/>
    <w:rsid w:val="008337C0"/>
    <w:rsid w:val="00833B05"/>
    <w:rsid w:val="00834E47"/>
    <w:rsid w:val="00835740"/>
    <w:rsid w:val="0084490A"/>
    <w:rsid w:val="00844D6D"/>
    <w:rsid w:val="00850567"/>
    <w:rsid w:val="008522F7"/>
    <w:rsid w:val="00852D1C"/>
    <w:rsid w:val="0085579E"/>
    <w:rsid w:val="008567C0"/>
    <w:rsid w:val="0085798E"/>
    <w:rsid w:val="00864222"/>
    <w:rsid w:val="00865520"/>
    <w:rsid w:val="00866986"/>
    <w:rsid w:val="00870575"/>
    <w:rsid w:val="00870E08"/>
    <w:rsid w:val="008715DD"/>
    <w:rsid w:val="008716BD"/>
    <w:rsid w:val="00871AAD"/>
    <w:rsid w:val="00871E5F"/>
    <w:rsid w:val="00872514"/>
    <w:rsid w:val="008734B9"/>
    <w:rsid w:val="00874E19"/>
    <w:rsid w:val="00877263"/>
    <w:rsid w:val="0087791D"/>
    <w:rsid w:val="0088795C"/>
    <w:rsid w:val="00891A7B"/>
    <w:rsid w:val="00893689"/>
    <w:rsid w:val="00893948"/>
    <w:rsid w:val="00895447"/>
    <w:rsid w:val="008A2F21"/>
    <w:rsid w:val="008A3280"/>
    <w:rsid w:val="008A41BD"/>
    <w:rsid w:val="008A544A"/>
    <w:rsid w:val="008A5F8C"/>
    <w:rsid w:val="008B2970"/>
    <w:rsid w:val="008C5339"/>
    <w:rsid w:val="008C5872"/>
    <w:rsid w:val="008C5877"/>
    <w:rsid w:val="008C68E5"/>
    <w:rsid w:val="008D1785"/>
    <w:rsid w:val="008D2992"/>
    <w:rsid w:val="008D48D4"/>
    <w:rsid w:val="008E147A"/>
    <w:rsid w:val="008E2A89"/>
    <w:rsid w:val="008E4E0F"/>
    <w:rsid w:val="008E78F5"/>
    <w:rsid w:val="008F1116"/>
    <w:rsid w:val="008F2AAD"/>
    <w:rsid w:val="008F5656"/>
    <w:rsid w:val="008F56E9"/>
    <w:rsid w:val="008F7799"/>
    <w:rsid w:val="008F7B2A"/>
    <w:rsid w:val="00910079"/>
    <w:rsid w:val="00913DEB"/>
    <w:rsid w:val="00914491"/>
    <w:rsid w:val="00916A15"/>
    <w:rsid w:val="0091757F"/>
    <w:rsid w:val="009175E9"/>
    <w:rsid w:val="00917EA8"/>
    <w:rsid w:val="00921F96"/>
    <w:rsid w:val="00922C36"/>
    <w:rsid w:val="00924F24"/>
    <w:rsid w:val="00925DF1"/>
    <w:rsid w:val="0092799A"/>
    <w:rsid w:val="009341D5"/>
    <w:rsid w:val="00935476"/>
    <w:rsid w:val="00937DA4"/>
    <w:rsid w:val="00940FAA"/>
    <w:rsid w:val="00942E65"/>
    <w:rsid w:val="009436C6"/>
    <w:rsid w:val="00943703"/>
    <w:rsid w:val="00944449"/>
    <w:rsid w:val="0094571A"/>
    <w:rsid w:val="00947D69"/>
    <w:rsid w:val="00947DDF"/>
    <w:rsid w:val="00952EB1"/>
    <w:rsid w:val="00953644"/>
    <w:rsid w:val="00953AFB"/>
    <w:rsid w:val="00954264"/>
    <w:rsid w:val="00954827"/>
    <w:rsid w:val="00957CF4"/>
    <w:rsid w:val="00957F34"/>
    <w:rsid w:val="00971009"/>
    <w:rsid w:val="00973A78"/>
    <w:rsid w:val="00974C03"/>
    <w:rsid w:val="00976D7C"/>
    <w:rsid w:val="00977FE8"/>
    <w:rsid w:val="009858EF"/>
    <w:rsid w:val="009864E3"/>
    <w:rsid w:val="00992001"/>
    <w:rsid w:val="00993164"/>
    <w:rsid w:val="00993C1D"/>
    <w:rsid w:val="0099605F"/>
    <w:rsid w:val="009A1F8B"/>
    <w:rsid w:val="009B2E20"/>
    <w:rsid w:val="009B399E"/>
    <w:rsid w:val="009B7BFB"/>
    <w:rsid w:val="009C3D61"/>
    <w:rsid w:val="009C5DF0"/>
    <w:rsid w:val="009C726C"/>
    <w:rsid w:val="009D0434"/>
    <w:rsid w:val="009D3763"/>
    <w:rsid w:val="009D6F3D"/>
    <w:rsid w:val="009D720D"/>
    <w:rsid w:val="009E00FA"/>
    <w:rsid w:val="009E2DBF"/>
    <w:rsid w:val="009E45FD"/>
    <w:rsid w:val="009E4669"/>
    <w:rsid w:val="009F0B4C"/>
    <w:rsid w:val="009F51A3"/>
    <w:rsid w:val="009F5DC7"/>
    <w:rsid w:val="00A04C0F"/>
    <w:rsid w:val="00A06991"/>
    <w:rsid w:val="00A14863"/>
    <w:rsid w:val="00A15FE5"/>
    <w:rsid w:val="00A16BEC"/>
    <w:rsid w:val="00A23BC4"/>
    <w:rsid w:val="00A25BB6"/>
    <w:rsid w:val="00A33339"/>
    <w:rsid w:val="00A34747"/>
    <w:rsid w:val="00A34B7F"/>
    <w:rsid w:val="00A35372"/>
    <w:rsid w:val="00A406D5"/>
    <w:rsid w:val="00A4299B"/>
    <w:rsid w:val="00A46574"/>
    <w:rsid w:val="00A46A1A"/>
    <w:rsid w:val="00A47789"/>
    <w:rsid w:val="00A50AA0"/>
    <w:rsid w:val="00A50B76"/>
    <w:rsid w:val="00A533AB"/>
    <w:rsid w:val="00A53D1B"/>
    <w:rsid w:val="00A554A1"/>
    <w:rsid w:val="00A60368"/>
    <w:rsid w:val="00A60B9B"/>
    <w:rsid w:val="00A661B8"/>
    <w:rsid w:val="00A701CC"/>
    <w:rsid w:val="00A74C8F"/>
    <w:rsid w:val="00A77227"/>
    <w:rsid w:val="00A77409"/>
    <w:rsid w:val="00A809D0"/>
    <w:rsid w:val="00A80D11"/>
    <w:rsid w:val="00A82ED6"/>
    <w:rsid w:val="00A83043"/>
    <w:rsid w:val="00A83EDF"/>
    <w:rsid w:val="00A85CB4"/>
    <w:rsid w:val="00A86FE4"/>
    <w:rsid w:val="00A90BFC"/>
    <w:rsid w:val="00A91C46"/>
    <w:rsid w:val="00A976E2"/>
    <w:rsid w:val="00AA3B8D"/>
    <w:rsid w:val="00AA6473"/>
    <w:rsid w:val="00AB0282"/>
    <w:rsid w:val="00AB4794"/>
    <w:rsid w:val="00AB5586"/>
    <w:rsid w:val="00AB584D"/>
    <w:rsid w:val="00AB7BBB"/>
    <w:rsid w:val="00AC08C9"/>
    <w:rsid w:val="00AC4349"/>
    <w:rsid w:val="00AC62ED"/>
    <w:rsid w:val="00AC7DBF"/>
    <w:rsid w:val="00AD0D27"/>
    <w:rsid w:val="00AD211B"/>
    <w:rsid w:val="00AD3B9E"/>
    <w:rsid w:val="00AD4123"/>
    <w:rsid w:val="00AD730C"/>
    <w:rsid w:val="00AE243E"/>
    <w:rsid w:val="00AE34B1"/>
    <w:rsid w:val="00AE3AF6"/>
    <w:rsid w:val="00AE6F68"/>
    <w:rsid w:val="00AF23D0"/>
    <w:rsid w:val="00AF370D"/>
    <w:rsid w:val="00AF38B2"/>
    <w:rsid w:val="00AF3A11"/>
    <w:rsid w:val="00AF6A7B"/>
    <w:rsid w:val="00B0176A"/>
    <w:rsid w:val="00B03161"/>
    <w:rsid w:val="00B06E75"/>
    <w:rsid w:val="00B072DB"/>
    <w:rsid w:val="00B1025D"/>
    <w:rsid w:val="00B107EB"/>
    <w:rsid w:val="00B14716"/>
    <w:rsid w:val="00B14B6C"/>
    <w:rsid w:val="00B200FD"/>
    <w:rsid w:val="00B2325D"/>
    <w:rsid w:val="00B249FD"/>
    <w:rsid w:val="00B2646D"/>
    <w:rsid w:val="00B26F67"/>
    <w:rsid w:val="00B27BFF"/>
    <w:rsid w:val="00B34C22"/>
    <w:rsid w:val="00B34ED7"/>
    <w:rsid w:val="00B361D6"/>
    <w:rsid w:val="00B46AC8"/>
    <w:rsid w:val="00B46E48"/>
    <w:rsid w:val="00B47BEA"/>
    <w:rsid w:val="00B52202"/>
    <w:rsid w:val="00B5490D"/>
    <w:rsid w:val="00B55C06"/>
    <w:rsid w:val="00B57A5F"/>
    <w:rsid w:val="00B62946"/>
    <w:rsid w:val="00B643BE"/>
    <w:rsid w:val="00B6476E"/>
    <w:rsid w:val="00B6519C"/>
    <w:rsid w:val="00B66B05"/>
    <w:rsid w:val="00B71920"/>
    <w:rsid w:val="00B72F18"/>
    <w:rsid w:val="00B773D9"/>
    <w:rsid w:val="00B81567"/>
    <w:rsid w:val="00B82E65"/>
    <w:rsid w:val="00B858EB"/>
    <w:rsid w:val="00B87E39"/>
    <w:rsid w:val="00B9002A"/>
    <w:rsid w:val="00B9281A"/>
    <w:rsid w:val="00B94848"/>
    <w:rsid w:val="00BA16D3"/>
    <w:rsid w:val="00BA1BC0"/>
    <w:rsid w:val="00BA34AF"/>
    <w:rsid w:val="00BA418A"/>
    <w:rsid w:val="00BA637E"/>
    <w:rsid w:val="00BB19AD"/>
    <w:rsid w:val="00BB4420"/>
    <w:rsid w:val="00BB4474"/>
    <w:rsid w:val="00BB6797"/>
    <w:rsid w:val="00BB7EEC"/>
    <w:rsid w:val="00BC0DEA"/>
    <w:rsid w:val="00BC1070"/>
    <w:rsid w:val="00BC303F"/>
    <w:rsid w:val="00BC4FFD"/>
    <w:rsid w:val="00BD0518"/>
    <w:rsid w:val="00BD2316"/>
    <w:rsid w:val="00BD3785"/>
    <w:rsid w:val="00BD439F"/>
    <w:rsid w:val="00BD5E9F"/>
    <w:rsid w:val="00BF04FF"/>
    <w:rsid w:val="00BF1462"/>
    <w:rsid w:val="00BF2DD2"/>
    <w:rsid w:val="00C0130E"/>
    <w:rsid w:val="00C01A7A"/>
    <w:rsid w:val="00C02398"/>
    <w:rsid w:val="00C024D6"/>
    <w:rsid w:val="00C10830"/>
    <w:rsid w:val="00C12C9D"/>
    <w:rsid w:val="00C1402B"/>
    <w:rsid w:val="00C15E91"/>
    <w:rsid w:val="00C17B45"/>
    <w:rsid w:val="00C23719"/>
    <w:rsid w:val="00C24B04"/>
    <w:rsid w:val="00C256B5"/>
    <w:rsid w:val="00C26616"/>
    <w:rsid w:val="00C27078"/>
    <w:rsid w:val="00C332B3"/>
    <w:rsid w:val="00C35006"/>
    <w:rsid w:val="00C40C4B"/>
    <w:rsid w:val="00C433BD"/>
    <w:rsid w:val="00C45663"/>
    <w:rsid w:val="00C5321F"/>
    <w:rsid w:val="00C5581F"/>
    <w:rsid w:val="00C60286"/>
    <w:rsid w:val="00C6061A"/>
    <w:rsid w:val="00C61E8E"/>
    <w:rsid w:val="00C64C6B"/>
    <w:rsid w:val="00C6719F"/>
    <w:rsid w:val="00C70C5D"/>
    <w:rsid w:val="00C74454"/>
    <w:rsid w:val="00C80F9B"/>
    <w:rsid w:val="00C83CE6"/>
    <w:rsid w:val="00C85E90"/>
    <w:rsid w:val="00C92587"/>
    <w:rsid w:val="00C92D75"/>
    <w:rsid w:val="00C94AF2"/>
    <w:rsid w:val="00C95D3C"/>
    <w:rsid w:val="00C95EBC"/>
    <w:rsid w:val="00CA1227"/>
    <w:rsid w:val="00CA4B7A"/>
    <w:rsid w:val="00CA5246"/>
    <w:rsid w:val="00CA71D9"/>
    <w:rsid w:val="00CB0109"/>
    <w:rsid w:val="00CB2371"/>
    <w:rsid w:val="00CB30DF"/>
    <w:rsid w:val="00CB4F71"/>
    <w:rsid w:val="00CC02BB"/>
    <w:rsid w:val="00CC3134"/>
    <w:rsid w:val="00CD4607"/>
    <w:rsid w:val="00CE0341"/>
    <w:rsid w:val="00CE12F1"/>
    <w:rsid w:val="00CE2493"/>
    <w:rsid w:val="00CE2516"/>
    <w:rsid w:val="00CE3E20"/>
    <w:rsid w:val="00CE4CB5"/>
    <w:rsid w:val="00CE65E4"/>
    <w:rsid w:val="00CE72AC"/>
    <w:rsid w:val="00CF2DA2"/>
    <w:rsid w:val="00CF6AE9"/>
    <w:rsid w:val="00CF6BFE"/>
    <w:rsid w:val="00CF72D6"/>
    <w:rsid w:val="00D0074A"/>
    <w:rsid w:val="00D01721"/>
    <w:rsid w:val="00D02663"/>
    <w:rsid w:val="00D05244"/>
    <w:rsid w:val="00D142F4"/>
    <w:rsid w:val="00D15010"/>
    <w:rsid w:val="00D15C8B"/>
    <w:rsid w:val="00D16AEF"/>
    <w:rsid w:val="00D17116"/>
    <w:rsid w:val="00D301BA"/>
    <w:rsid w:val="00D31B12"/>
    <w:rsid w:val="00D326F1"/>
    <w:rsid w:val="00D3297D"/>
    <w:rsid w:val="00D3512E"/>
    <w:rsid w:val="00D3578D"/>
    <w:rsid w:val="00D36D3E"/>
    <w:rsid w:val="00D442D5"/>
    <w:rsid w:val="00D463BB"/>
    <w:rsid w:val="00D50533"/>
    <w:rsid w:val="00D523A3"/>
    <w:rsid w:val="00D52583"/>
    <w:rsid w:val="00D5280F"/>
    <w:rsid w:val="00D57C98"/>
    <w:rsid w:val="00D617D1"/>
    <w:rsid w:val="00D63DDF"/>
    <w:rsid w:val="00D66E25"/>
    <w:rsid w:val="00D7132A"/>
    <w:rsid w:val="00D71CF7"/>
    <w:rsid w:val="00D73ED9"/>
    <w:rsid w:val="00D75506"/>
    <w:rsid w:val="00D75D7F"/>
    <w:rsid w:val="00D77B3A"/>
    <w:rsid w:val="00D82A2F"/>
    <w:rsid w:val="00D850E9"/>
    <w:rsid w:val="00D93D69"/>
    <w:rsid w:val="00D94723"/>
    <w:rsid w:val="00DA0A2B"/>
    <w:rsid w:val="00DA0FFF"/>
    <w:rsid w:val="00DA250D"/>
    <w:rsid w:val="00DA298E"/>
    <w:rsid w:val="00DA5727"/>
    <w:rsid w:val="00DA6899"/>
    <w:rsid w:val="00DB3311"/>
    <w:rsid w:val="00DB46BD"/>
    <w:rsid w:val="00DB4F70"/>
    <w:rsid w:val="00DB7C96"/>
    <w:rsid w:val="00DC2AC2"/>
    <w:rsid w:val="00DD1C98"/>
    <w:rsid w:val="00DD2535"/>
    <w:rsid w:val="00DD301D"/>
    <w:rsid w:val="00DD40CF"/>
    <w:rsid w:val="00DD55BC"/>
    <w:rsid w:val="00DE1469"/>
    <w:rsid w:val="00DE1638"/>
    <w:rsid w:val="00DF06A8"/>
    <w:rsid w:val="00DF0736"/>
    <w:rsid w:val="00DF1061"/>
    <w:rsid w:val="00DF2675"/>
    <w:rsid w:val="00DF4501"/>
    <w:rsid w:val="00DF6592"/>
    <w:rsid w:val="00DF74C1"/>
    <w:rsid w:val="00E0273F"/>
    <w:rsid w:val="00E106F1"/>
    <w:rsid w:val="00E1127F"/>
    <w:rsid w:val="00E1152C"/>
    <w:rsid w:val="00E16113"/>
    <w:rsid w:val="00E174C3"/>
    <w:rsid w:val="00E20290"/>
    <w:rsid w:val="00E234DC"/>
    <w:rsid w:val="00E242D7"/>
    <w:rsid w:val="00E246DE"/>
    <w:rsid w:val="00E25850"/>
    <w:rsid w:val="00E26B02"/>
    <w:rsid w:val="00E30456"/>
    <w:rsid w:val="00E33595"/>
    <w:rsid w:val="00E3380E"/>
    <w:rsid w:val="00E34BF3"/>
    <w:rsid w:val="00E36B6F"/>
    <w:rsid w:val="00E371D4"/>
    <w:rsid w:val="00E46970"/>
    <w:rsid w:val="00E559DF"/>
    <w:rsid w:val="00E56678"/>
    <w:rsid w:val="00E57014"/>
    <w:rsid w:val="00E60F70"/>
    <w:rsid w:val="00E61B95"/>
    <w:rsid w:val="00E624F9"/>
    <w:rsid w:val="00E62B94"/>
    <w:rsid w:val="00E63DBC"/>
    <w:rsid w:val="00E658CE"/>
    <w:rsid w:val="00E659BA"/>
    <w:rsid w:val="00E6723F"/>
    <w:rsid w:val="00E7081D"/>
    <w:rsid w:val="00E730DB"/>
    <w:rsid w:val="00E7352E"/>
    <w:rsid w:val="00E76170"/>
    <w:rsid w:val="00E8189F"/>
    <w:rsid w:val="00E81E5C"/>
    <w:rsid w:val="00E82889"/>
    <w:rsid w:val="00E82BA4"/>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4305"/>
    <w:rsid w:val="00EB5833"/>
    <w:rsid w:val="00EB5F22"/>
    <w:rsid w:val="00EB6CE0"/>
    <w:rsid w:val="00EC14C3"/>
    <w:rsid w:val="00EC4017"/>
    <w:rsid w:val="00EC66F7"/>
    <w:rsid w:val="00EC725A"/>
    <w:rsid w:val="00ED09FC"/>
    <w:rsid w:val="00ED0FF6"/>
    <w:rsid w:val="00ED2421"/>
    <w:rsid w:val="00ED611A"/>
    <w:rsid w:val="00ED73A6"/>
    <w:rsid w:val="00EE0976"/>
    <w:rsid w:val="00EE1F3C"/>
    <w:rsid w:val="00EE4A80"/>
    <w:rsid w:val="00EE5FC5"/>
    <w:rsid w:val="00EE6F67"/>
    <w:rsid w:val="00EF08EA"/>
    <w:rsid w:val="00EF398C"/>
    <w:rsid w:val="00EF4063"/>
    <w:rsid w:val="00F00D63"/>
    <w:rsid w:val="00F00E37"/>
    <w:rsid w:val="00F0189F"/>
    <w:rsid w:val="00F01FFA"/>
    <w:rsid w:val="00F02E43"/>
    <w:rsid w:val="00F05A9F"/>
    <w:rsid w:val="00F07547"/>
    <w:rsid w:val="00F122CB"/>
    <w:rsid w:val="00F1700B"/>
    <w:rsid w:val="00F22AD2"/>
    <w:rsid w:val="00F24B10"/>
    <w:rsid w:val="00F31BA6"/>
    <w:rsid w:val="00F3233B"/>
    <w:rsid w:val="00F34240"/>
    <w:rsid w:val="00F368AE"/>
    <w:rsid w:val="00F42E3B"/>
    <w:rsid w:val="00F43CED"/>
    <w:rsid w:val="00F43FF0"/>
    <w:rsid w:val="00F440D2"/>
    <w:rsid w:val="00F47A7C"/>
    <w:rsid w:val="00F508B7"/>
    <w:rsid w:val="00F50F80"/>
    <w:rsid w:val="00F5208A"/>
    <w:rsid w:val="00F5351B"/>
    <w:rsid w:val="00F564FE"/>
    <w:rsid w:val="00F604C5"/>
    <w:rsid w:val="00F62207"/>
    <w:rsid w:val="00F641AB"/>
    <w:rsid w:val="00F648A0"/>
    <w:rsid w:val="00F66067"/>
    <w:rsid w:val="00F670DA"/>
    <w:rsid w:val="00F71E00"/>
    <w:rsid w:val="00F76307"/>
    <w:rsid w:val="00F76901"/>
    <w:rsid w:val="00F81760"/>
    <w:rsid w:val="00F86E5E"/>
    <w:rsid w:val="00F87034"/>
    <w:rsid w:val="00F8772A"/>
    <w:rsid w:val="00F91EE1"/>
    <w:rsid w:val="00FA02A3"/>
    <w:rsid w:val="00FA0FCE"/>
    <w:rsid w:val="00FA51B9"/>
    <w:rsid w:val="00FA6E81"/>
    <w:rsid w:val="00FA7084"/>
    <w:rsid w:val="00FA7DEF"/>
    <w:rsid w:val="00FB0D24"/>
    <w:rsid w:val="00FB5B6F"/>
    <w:rsid w:val="00FC1157"/>
    <w:rsid w:val="00FC3236"/>
    <w:rsid w:val="00FC3D05"/>
    <w:rsid w:val="00FC5B0F"/>
    <w:rsid w:val="00FD1941"/>
    <w:rsid w:val="00FD1D9B"/>
    <w:rsid w:val="00FE003D"/>
    <w:rsid w:val="00FE18AF"/>
    <w:rsid w:val="00FE27E5"/>
    <w:rsid w:val="00FE7572"/>
    <w:rsid w:val="00FF013E"/>
    <w:rsid w:val="00FF2CA9"/>
    <w:rsid w:val="016853DB"/>
    <w:rsid w:val="022C1CA1"/>
    <w:rsid w:val="03820F4E"/>
    <w:rsid w:val="048168F2"/>
    <w:rsid w:val="04B73549"/>
    <w:rsid w:val="050D64D6"/>
    <w:rsid w:val="060025E6"/>
    <w:rsid w:val="07797F74"/>
    <w:rsid w:val="07D956F0"/>
    <w:rsid w:val="08352586"/>
    <w:rsid w:val="085E20C5"/>
    <w:rsid w:val="08DF719C"/>
    <w:rsid w:val="08E1269F"/>
    <w:rsid w:val="098708AE"/>
    <w:rsid w:val="09D32F2C"/>
    <w:rsid w:val="0A53127C"/>
    <w:rsid w:val="0B0C1D2F"/>
    <w:rsid w:val="0B6C77CA"/>
    <w:rsid w:val="0C58134A"/>
    <w:rsid w:val="0C5B04E8"/>
    <w:rsid w:val="0D3B1FC4"/>
    <w:rsid w:val="0D737F1F"/>
    <w:rsid w:val="0D9E67E5"/>
    <w:rsid w:val="0DB20D09"/>
    <w:rsid w:val="0DB97166"/>
    <w:rsid w:val="0DCD7334"/>
    <w:rsid w:val="0E434D74"/>
    <w:rsid w:val="0EE3107B"/>
    <w:rsid w:val="0F5A7DC0"/>
    <w:rsid w:val="0F787370"/>
    <w:rsid w:val="10320858"/>
    <w:rsid w:val="107734BE"/>
    <w:rsid w:val="117635B2"/>
    <w:rsid w:val="11C0052E"/>
    <w:rsid w:val="12521AED"/>
    <w:rsid w:val="1277445A"/>
    <w:rsid w:val="129A3715"/>
    <w:rsid w:val="13340090"/>
    <w:rsid w:val="139B0D39"/>
    <w:rsid w:val="13BA5D6B"/>
    <w:rsid w:val="13F549B3"/>
    <w:rsid w:val="14962256"/>
    <w:rsid w:val="149C635D"/>
    <w:rsid w:val="15250D61"/>
    <w:rsid w:val="177C0994"/>
    <w:rsid w:val="18465E5E"/>
    <w:rsid w:val="1856197C"/>
    <w:rsid w:val="1A746473"/>
    <w:rsid w:val="1AAD1AD0"/>
    <w:rsid w:val="1AE31FAA"/>
    <w:rsid w:val="1C215235"/>
    <w:rsid w:val="1C4231EC"/>
    <w:rsid w:val="1C492B76"/>
    <w:rsid w:val="1D916391"/>
    <w:rsid w:val="1DBD4C56"/>
    <w:rsid w:val="1E233701"/>
    <w:rsid w:val="1E34141D"/>
    <w:rsid w:val="1EA60457"/>
    <w:rsid w:val="1F0B237A"/>
    <w:rsid w:val="1F111D05"/>
    <w:rsid w:val="1F50506D"/>
    <w:rsid w:val="1F996766"/>
    <w:rsid w:val="204A5285"/>
    <w:rsid w:val="21A110B9"/>
    <w:rsid w:val="21DD349D"/>
    <w:rsid w:val="22E07847"/>
    <w:rsid w:val="23050980"/>
    <w:rsid w:val="242C1A68"/>
    <w:rsid w:val="242C61E4"/>
    <w:rsid w:val="24667F94"/>
    <w:rsid w:val="24D6447F"/>
    <w:rsid w:val="25452535"/>
    <w:rsid w:val="254C7941"/>
    <w:rsid w:val="25CE6C15"/>
    <w:rsid w:val="26257624"/>
    <w:rsid w:val="267442D0"/>
    <w:rsid w:val="287C7778"/>
    <w:rsid w:val="289A6D28"/>
    <w:rsid w:val="28A91541"/>
    <w:rsid w:val="28D02A86"/>
    <w:rsid w:val="28DA3395"/>
    <w:rsid w:val="29560760"/>
    <w:rsid w:val="2A7975BE"/>
    <w:rsid w:val="2B642A3F"/>
    <w:rsid w:val="2BC01AD4"/>
    <w:rsid w:val="2BFF06BF"/>
    <w:rsid w:val="2C280A8B"/>
    <w:rsid w:val="2C3E23A2"/>
    <w:rsid w:val="2CE42D08"/>
    <w:rsid w:val="2CE65139"/>
    <w:rsid w:val="2D7D0B30"/>
    <w:rsid w:val="2DA232EE"/>
    <w:rsid w:val="2DB30290"/>
    <w:rsid w:val="2F010CAC"/>
    <w:rsid w:val="2F850F05"/>
    <w:rsid w:val="2FB20AD0"/>
    <w:rsid w:val="300A1801"/>
    <w:rsid w:val="303654A5"/>
    <w:rsid w:val="311A6D9D"/>
    <w:rsid w:val="322B245D"/>
    <w:rsid w:val="32323FE6"/>
    <w:rsid w:val="328F68FE"/>
    <w:rsid w:val="335453C3"/>
    <w:rsid w:val="339B5B37"/>
    <w:rsid w:val="347D19AD"/>
    <w:rsid w:val="34C752A4"/>
    <w:rsid w:val="34D67ABD"/>
    <w:rsid w:val="34F23B6A"/>
    <w:rsid w:val="35F36F90"/>
    <w:rsid w:val="360A6BB5"/>
    <w:rsid w:val="369A0A23"/>
    <w:rsid w:val="36BC445A"/>
    <w:rsid w:val="36E5781D"/>
    <w:rsid w:val="37591D5A"/>
    <w:rsid w:val="37697DF6"/>
    <w:rsid w:val="39BF24C9"/>
    <w:rsid w:val="39DB1DF9"/>
    <w:rsid w:val="3AD34590"/>
    <w:rsid w:val="3B3336B0"/>
    <w:rsid w:val="3B617677"/>
    <w:rsid w:val="3CBD4717"/>
    <w:rsid w:val="3CE477F3"/>
    <w:rsid w:val="3E5B60DB"/>
    <w:rsid w:val="3EE71542"/>
    <w:rsid w:val="3F2F51B9"/>
    <w:rsid w:val="3FC10EA5"/>
    <w:rsid w:val="41FE1AD4"/>
    <w:rsid w:val="429A3B51"/>
    <w:rsid w:val="439E377F"/>
    <w:rsid w:val="43B9436C"/>
    <w:rsid w:val="4428205E"/>
    <w:rsid w:val="442B2FE3"/>
    <w:rsid w:val="44667944"/>
    <w:rsid w:val="44757F5F"/>
    <w:rsid w:val="44E63716"/>
    <w:rsid w:val="452D770D"/>
    <w:rsid w:val="45B253E8"/>
    <w:rsid w:val="45E226B4"/>
    <w:rsid w:val="464B6860"/>
    <w:rsid w:val="46B92717"/>
    <w:rsid w:val="46C929B2"/>
    <w:rsid w:val="472033C0"/>
    <w:rsid w:val="478F28C0"/>
    <w:rsid w:val="48054938"/>
    <w:rsid w:val="48071DB2"/>
    <w:rsid w:val="487600EF"/>
    <w:rsid w:val="48CF4000"/>
    <w:rsid w:val="49E8254F"/>
    <w:rsid w:val="49E97FD0"/>
    <w:rsid w:val="4A154318"/>
    <w:rsid w:val="4A9329E8"/>
    <w:rsid w:val="4AB94E26"/>
    <w:rsid w:val="4AD66398"/>
    <w:rsid w:val="4AE536EB"/>
    <w:rsid w:val="4BA4482B"/>
    <w:rsid w:val="4C6C226D"/>
    <w:rsid w:val="4C791583"/>
    <w:rsid w:val="4CCB3847"/>
    <w:rsid w:val="4D0C4375"/>
    <w:rsid w:val="4D7F68B2"/>
    <w:rsid w:val="4DCF7936"/>
    <w:rsid w:val="4E2E5752"/>
    <w:rsid w:val="4EAA2B1D"/>
    <w:rsid w:val="4EE82601"/>
    <w:rsid w:val="4EF72C1C"/>
    <w:rsid w:val="4F483DF9"/>
    <w:rsid w:val="4FA904C1"/>
    <w:rsid w:val="506F6F85"/>
    <w:rsid w:val="51272EB1"/>
    <w:rsid w:val="515C5909"/>
    <w:rsid w:val="521F5647"/>
    <w:rsid w:val="524E3F98"/>
    <w:rsid w:val="53327A8E"/>
    <w:rsid w:val="533C039D"/>
    <w:rsid w:val="559304F1"/>
    <w:rsid w:val="559A1DFE"/>
    <w:rsid w:val="559A58FE"/>
    <w:rsid w:val="55A70B38"/>
    <w:rsid w:val="56743063"/>
    <w:rsid w:val="56EE4F2B"/>
    <w:rsid w:val="571E5A7A"/>
    <w:rsid w:val="580C7901"/>
    <w:rsid w:val="58C625B2"/>
    <w:rsid w:val="590A40B3"/>
    <w:rsid w:val="598474ED"/>
    <w:rsid w:val="59854F6F"/>
    <w:rsid w:val="59B469B8"/>
    <w:rsid w:val="59C44A54"/>
    <w:rsid w:val="59EA4C93"/>
    <w:rsid w:val="59F1681C"/>
    <w:rsid w:val="5A4C5C31"/>
    <w:rsid w:val="5A540ABF"/>
    <w:rsid w:val="5A933E27"/>
    <w:rsid w:val="5AB3215E"/>
    <w:rsid w:val="5AC82FFD"/>
    <w:rsid w:val="5BA57168"/>
    <w:rsid w:val="5C083989"/>
    <w:rsid w:val="5CB0091F"/>
    <w:rsid w:val="5CEE6205"/>
    <w:rsid w:val="5E490A40"/>
    <w:rsid w:val="5EEC0249"/>
    <w:rsid w:val="5F4A0678"/>
    <w:rsid w:val="5F952C60"/>
    <w:rsid w:val="60680A3A"/>
    <w:rsid w:val="609D48C4"/>
    <w:rsid w:val="611543D6"/>
    <w:rsid w:val="61302A02"/>
    <w:rsid w:val="620D6B6D"/>
    <w:rsid w:val="622C1455"/>
    <w:rsid w:val="625F7870"/>
    <w:rsid w:val="626F590C"/>
    <w:rsid w:val="62E70A4E"/>
    <w:rsid w:val="633678D4"/>
    <w:rsid w:val="634642EB"/>
    <w:rsid w:val="638650D4"/>
    <w:rsid w:val="63B523A0"/>
    <w:rsid w:val="645D7336"/>
    <w:rsid w:val="647D1DE9"/>
    <w:rsid w:val="648B4982"/>
    <w:rsid w:val="65C91E0B"/>
    <w:rsid w:val="65E826C0"/>
    <w:rsid w:val="663F0E9E"/>
    <w:rsid w:val="664E58E8"/>
    <w:rsid w:val="67371FE2"/>
    <w:rsid w:val="678B74EE"/>
    <w:rsid w:val="68BD30E3"/>
    <w:rsid w:val="69E90652"/>
    <w:rsid w:val="6A02377A"/>
    <w:rsid w:val="6B3A6CFA"/>
    <w:rsid w:val="6C3C1DA0"/>
    <w:rsid w:val="6D016666"/>
    <w:rsid w:val="6D131E03"/>
    <w:rsid w:val="6D400E76"/>
    <w:rsid w:val="6D506A1B"/>
    <w:rsid w:val="6E010407"/>
    <w:rsid w:val="6E635F0B"/>
    <w:rsid w:val="6E694D5A"/>
    <w:rsid w:val="6EBC693B"/>
    <w:rsid w:val="6F085FC8"/>
    <w:rsid w:val="6F2D20F2"/>
    <w:rsid w:val="6F7B7C73"/>
    <w:rsid w:val="6F846384"/>
    <w:rsid w:val="6FE93B2A"/>
    <w:rsid w:val="6FF269B8"/>
    <w:rsid w:val="702B7E17"/>
    <w:rsid w:val="71914E99"/>
    <w:rsid w:val="71962BD6"/>
    <w:rsid w:val="728B087B"/>
    <w:rsid w:val="72C5775B"/>
    <w:rsid w:val="72F8342D"/>
    <w:rsid w:val="735C549D"/>
    <w:rsid w:val="73D10333"/>
    <w:rsid w:val="73E20E2C"/>
    <w:rsid w:val="74E62C58"/>
    <w:rsid w:val="75FC27A0"/>
    <w:rsid w:val="764928A0"/>
    <w:rsid w:val="7698261F"/>
    <w:rsid w:val="76A41CB5"/>
    <w:rsid w:val="76EB4627"/>
    <w:rsid w:val="770167CB"/>
    <w:rsid w:val="771244E7"/>
    <w:rsid w:val="79761752"/>
    <w:rsid w:val="79DA1477"/>
    <w:rsid w:val="7A4C04B1"/>
    <w:rsid w:val="7A851910"/>
    <w:rsid w:val="7A8B49B0"/>
    <w:rsid w:val="7AFE15D9"/>
    <w:rsid w:val="7B1E2496"/>
    <w:rsid w:val="7B425546"/>
    <w:rsid w:val="7BE86FD9"/>
    <w:rsid w:val="7BF043E5"/>
    <w:rsid w:val="7CB72B29"/>
    <w:rsid w:val="7DC43066"/>
    <w:rsid w:val="7EA271D1"/>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kern w:val="0"/>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semiHidden/>
    <w:unhideWhenUsed/>
    <w:qFormat/>
    <w:uiPriority w:val="99"/>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ind w:left="1080"/>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kern w:val="0"/>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kern w:val="0"/>
      <w:sz w:val="21"/>
      <w:szCs w:val="20"/>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kern w:val="0"/>
      <w:sz w:val="21"/>
      <w:szCs w:val="20"/>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kern w:val="0"/>
      <w:sz w:val="21"/>
      <w:szCs w:val="20"/>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semiHidden/>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1063</Words>
  <Characters>1093</Characters>
  <Lines>15</Lines>
  <Paragraphs>4</Paragraphs>
  <TotalTime>8</TotalTime>
  <ScaleCrop>false</ScaleCrop>
  <LinksUpToDate>false</LinksUpToDate>
  <CharactersWithSpaces>1132</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2023-06-27T13:44:00Z</dcterms:created>
  <dc:creator>Jiao Peng 焦鹏</dc:creator>
  <cp:lastModifiedBy>咨询组</cp:lastModifiedBy>
  <cp:lastPrinted>2022-12-28T03:00:00Z</cp:lastPrinted>
  <dcterms:modified xsi:type="dcterms:W3CDTF">2025-12-17T07:44:46Z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151C7829EEDF464895E6E324C4AF0618_12</vt:lpwstr>
  </property>
  <property fmtid="{D5CDD505-2E9C-101B-9397-08002B2CF9AE}" pid="4" name="DocID">
    <vt:lpwstr>414330675814</vt:lpwstr>
  </property>
  <property fmtid="{D5CDD505-2E9C-101B-9397-08002B2CF9AE}" pid="5" name="KSOTemplateDocerSaveRecord">
    <vt:lpwstr>eyJoZGlkIjoiMmYzZTNkMDA1NDE2Mjk0OTI4YTRlN2NlYjU3YTI1YmQiLCJ1c2VySWQiOiIyNTg5NzkzODIifQ==</vt:lpwstr>
  </property>
</Properties>
</file>
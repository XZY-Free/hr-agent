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578C5">
      <w:pPr>
        <w:spacing w:after="0" w:line="240" w:lineRule="auto"/>
        <w:jc w:val="center"/>
        <w:rPr>
          <w:rFonts w:hint="eastAsia" w:ascii="华文中宋" w:hAnsi="华文中宋" w:eastAsia="华文中宋"/>
          <w:sz w:val="24"/>
          <w:highlight w:val="none"/>
        </w:rPr>
      </w:pPr>
      <w:r>
        <w:rPr>
          <w:rFonts w:hint="eastAsia" w:ascii="华文中宋" w:hAnsi="华文中宋" w:eastAsia="华文中宋"/>
          <w:sz w:val="24"/>
          <w:highlight w:val="none"/>
        </w:rPr>
        <w:t>华润啤酒制度信息表</w:t>
      </w:r>
    </w:p>
    <w:p w14:paraId="06DE10D9">
      <w:pPr>
        <w:spacing w:after="0" w:line="240" w:lineRule="auto"/>
        <w:rPr>
          <w:sz w:val="21"/>
          <w:highlight w:val="none"/>
        </w:rPr>
      </w:pPr>
      <w:r>
        <w:rPr>
          <w:rFonts w:hint="eastAsia"/>
          <w:sz w:val="21"/>
          <w:highlight w:val="none"/>
        </w:rPr>
        <w:t>制度基本信息</w:t>
      </w:r>
    </w:p>
    <w:p w14:paraId="292D86C2">
      <w:pPr>
        <w:pStyle w:val="32"/>
        <w:framePr w:w="0" w:hRule="auto" w:wrap="auto" w:vAnchor="margin" w:hAnchor="text" w:xAlign="left" w:yAlign="inline"/>
        <w:spacing w:line="400" w:lineRule="exact"/>
        <w:rPr>
          <w:highlight w:val="none"/>
        </w:rPr>
      </w:pPr>
      <w:r>
        <w:rPr>
          <w:highlight w:val="none"/>
        </w:rPr>
        <mc:AlternateContent>
          <mc:Choice Requires="wps">
            <w:drawing>
              <wp:anchor distT="0" distB="0" distL="114300" distR="114300" simplePos="0" relativeHeight="251659264"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8" name="直接连接符 8"/>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59264;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UGyV/2AAAAAgBAAAPAAAAAAAAAAEAIAAAACIAAABkcnMvZG93bnJl&#10;di54bWxQSwECFAAUAAAACACHTuJAzJKP5/0BAADeAwAADgAAAAAAAAABACAAAAAnAQAAZHJzL2Uy&#10;b0RvYy54bWxQSwUGAAAAAAYABgBZAQAAlgUAAAAA&#10;">
                <v:fill on="f" focussize="0,0"/>
                <v:stroke weight="4.5pt" color="#767171 [1614]" miterlimit="8" joinstyle="miter"/>
                <v:imagedata o:title=""/>
                <o:lock v:ext="edit" aspectratio="f"/>
              </v:line>
            </w:pict>
          </mc:Fallback>
        </mc:AlternateConten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0D1F7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0E6CE471">
            <w:pPr>
              <w:pStyle w:val="13"/>
              <w:spacing w:before="0" w:beforeAutospacing="0" w:after="0" w:afterAutospacing="0"/>
              <w:jc w:val="center"/>
              <w:rPr>
                <w:rFonts w:hAnsi="Times New Roman" w:cs="Times New Roman"/>
                <w:sz w:val="21"/>
                <w:szCs w:val="21"/>
                <w:highlight w:val="none"/>
              </w:rPr>
            </w:pPr>
            <w:r>
              <w:rPr>
                <w:rFonts w:hint="eastAsia" w:hAnsi="Times New Roman" w:cs="Times New Roman"/>
                <w:sz w:val="21"/>
                <w:szCs w:val="21"/>
                <w:highlight w:val="none"/>
              </w:rPr>
              <w:t>制度名称</w:t>
            </w:r>
          </w:p>
        </w:tc>
        <w:tc>
          <w:tcPr>
            <w:tcW w:w="6600" w:type="dxa"/>
            <w:vAlign w:val="center"/>
          </w:tcPr>
          <w:p w14:paraId="782569B1">
            <w:pPr>
              <w:pStyle w:val="13"/>
              <w:spacing w:before="0" w:beforeAutospacing="0" w:after="0" w:afterAutospacing="0"/>
              <w:rPr>
                <w:rFonts w:hAnsi="Times New Roman" w:cs="Times New Roman"/>
                <w:sz w:val="21"/>
                <w:szCs w:val="21"/>
                <w:highlight w:val="none"/>
              </w:rPr>
            </w:pPr>
            <w:r>
              <w:rPr>
                <w:rFonts w:hint="eastAsia"/>
                <w:sz w:val="21"/>
                <w:szCs w:val="21"/>
                <w:highlight w:val="none"/>
              </w:rPr>
              <w:t>华润啤酒</w:t>
            </w:r>
            <w:r>
              <w:rPr>
                <w:rFonts w:hint="eastAsia"/>
                <w:sz w:val="21"/>
                <w:szCs w:val="21"/>
                <w:highlight w:val="none"/>
                <w:lang w:val="en-US" w:eastAsia="zh-CN"/>
              </w:rPr>
              <w:t>招聘管理</w:t>
            </w:r>
            <w:r>
              <w:rPr>
                <w:rFonts w:hint="eastAsia"/>
                <w:sz w:val="21"/>
                <w:szCs w:val="21"/>
                <w:highlight w:val="none"/>
              </w:rPr>
              <w:t>制度</w:t>
            </w:r>
          </w:p>
        </w:tc>
      </w:tr>
      <w:tr w14:paraId="023DB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48A63945">
            <w:pPr>
              <w:pStyle w:val="13"/>
              <w:spacing w:before="0" w:beforeAutospacing="0" w:after="0" w:afterAutospacing="0"/>
              <w:jc w:val="center"/>
              <w:rPr>
                <w:rFonts w:hAnsi="Times New Roman" w:cs="Times New Roman"/>
                <w:sz w:val="21"/>
                <w:szCs w:val="21"/>
                <w:highlight w:val="none"/>
              </w:rPr>
            </w:pPr>
            <w:r>
              <w:rPr>
                <w:rFonts w:hint="eastAsia" w:hAnsi="Times New Roman" w:cs="Times New Roman"/>
                <w:sz w:val="21"/>
                <w:szCs w:val="21"/>
                <w:highlight w:val="none"/>
              </w:rPr>
              <w:t>制度级别</w:t>
            </w:r>
          </w:p>
        </w:tc>
        <w:tc>
          <w:tcPr>
            <w:tcW w:w="6600" w:type="dxa"/>
            <w:vAlign w:val="center"/>
          </w:tcPr>
          <w:p w14:paraId="7EE0E091">
            <w:pPr>
              <w:pStyle w:val="13"/>
              <w:spacing w:before="0" w:beforeAutospacing="0" w:after="0" w:afterAutospacing="0"/>
              <w:rPr>
                <w:rFonts w:hint="eastAsia"/>
                <w:sz w:val="21"/>
                <w:szCs w:val="21"/>
                <w:highlight w:val="none"/>
              </w:rPr>
            </w:pPr>
            <w:r>
              <w:rPr>
                <w:rFonts w:hint="eastAsia"/>
                <w:sz w:val="21"/>
                <w:szCs w:val="21"/>
                <w:highlight w:val="none"/>
              </w:rPr>
              <w:t>基本制度（一级制度）</w:t>
            </w:r>
          </w:p>
        </w:tc>
      </w:tr>
      <w:tr w14:paraId="7FE15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0B00954F">
            <w:pPr>
              <w:pStyle w:val="13"/>
              <w:spacing w:before="0" w:beforeAutospacing="0" w:after="0" w:afterAutospacing="0"/>
              <w:jc w:val="center"/>
              <w:rPr>
                <w:rFonts w:hAnsi="Times New Roman" w:cs="Times New Roman"/>
                <w:sz w:val="21"/>
                <w:szCs w:val="21"/>
                <w:highlight w:val="none"/>
              </w:rPr>
            </w:pPr>
            <w:r>
              <w:rPr>
                <w:rFonts w:hint="eastAsia" w:hAnsi="Times New Roman" w:cs="Times New Roman"/>
                <w:sz w:val="21"/>
                <w:szCs w:val="21"/>
                <w:highlight w:val="none"/>
              </w:rPr>
              <w:t>制度编号</w:t>
            </w:r>
          </w:p>
        </w:tc>
        <w:tc>
          <w:tcPr>
            <w:tcW w:w="6600" w:type="dxa"/>
            <w:vAlign w:val="center"/>
          </w:tcPr>
          <w:p w14:paraId="67CD21C3">
            <w:pPr>
              <w:pStyle w:val="13"/>
              <w:spacing w:before="0" w:beforeAutospacing="0" w:after="0" w:afterAutospacing="0"/>
              <w:rPr>
                <w:rFonts w:hint="default" w:hAnsi="Times New Roman" w:eastAsia="宋体" w:cs="Times New Roman"/>
                <w:sz w:val="21"/>
                <w:szCs w:val="21"/>
                <w:highlight w:val="none"/>
                <w:lang w:val="en-US" w:eastAsia="zh-CN"/>
              </w:rPr>
            </w:pPr>
            <w:r>
              <w:rPr>
                <w:rFonts w:hint="eastAsia" w:hAnsi="Times New Roman" w:cs="Times New Roman"/>
                <w:sz w:val="21"/>
                <w:szCs w:val="21"/>
                <w:highlight w:val="none"/>
                <w:lang w:val="en-US" w:eastAsia="zh-CN"/>
              </w:rPr>
              <w:t>华啤A03-48-人力26C</w:t>
            </w:r>
          </w:p>
        </w:tc>
      </w:tr>
      <w:tr w14:paraId="3262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69147C29">
            <w:pPr>
              <w:pStyle w:val="13"/>
              <w:spacing w:before="0" w:beforeAutospacing="0" w:after="0" w:afterAutospacing="0"/>
              <w:jc w:val="center"/>
              <w:rPr>
                <w:rFonts w:hAnsi="Times New Roman" w:cs="Times New Roman"/>
                <w:sz w:val="21"/>
                <w:szCs w:val="21"/>
                <w:highlight w:val="none"/>
              </w:rPr>
            </w:pPr>
            <w:r>
              <w:rPr>
                <w:rFonts w:hint="eastAsia" w:hAnsi="Times New Roman" w:cs="Times New Roman"/>
                <w:sz w:val="21"/>
                <w:szCs w:val="21"/>
                <w:highlight w:val="none"/>
              </w:rPr>
              <w:t>制度批准者</w:t>
            </w:r>
          </w:p>
        </w:tc>
        <w:tc>
          <w:tcPr>
            <w:tcW w:w="6600" w:type="dxa"/>
            <w:vAlign w:val="center"/>
          </w:tcPr>
          <w:p w14:paraId="4FDBABC0">
            <w:pPr>
              <w:pStyle w:val="13"/>
              <w:spacing w:before="0" w:beforeAutospacing="0" w:after="0" w:afterAutospacing="0"/>
              <w:rPr>
                <w:rFonts w:hAnsi="Times New Roman" w:cs="Times New Roman"/>
                <w:sz w:val="21"/>
                <w:szCs w:val="21"/>
                <w:highlight w:val="none"/>
              </w:rPr>
            </w:pPr>
            <w:r>
              <w:rPr>
                <w:rFonts w:hint="eastAsia" w:hAnsi="Times New Roman" w:cs="Times New Roman"/>
                <w:sz w:val="21"/>
                <w:szCs w:val="21"/>
                <w:highlight w:val="none"/>
              </w:rPr>
              <w:t>华润啤酒</w:t>
            </w:r>
          </w:p>
        </w:tc>
      </w:tr>
      <w:tr w14:paraId="5257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5E2676F0">
            <w:pPr>
              <w:pStyle w:val="13"/>
              <w:spacing w:before="0" w:beforeAutospacing="0" w:after="0" w:afterAutospacing="0"/>
              <w:jc w:val="center"/>
              <w:rPr>
                <w:rFonts w:hAnsi="Times New Roman" w:cs="Times New Roman"/>
                <w:sz w:val="21"/>
                <w:szCs w:val="21"/>
                <w:highlight w:val="none"/>
              </w:rPr>
            </w:pPr>
            <w:r>
              <w:rPr>
                <w:rFonts w:hint="eastAsia" w:hAnsi="Times New Roman" w:cs="Times New Roman"/>
                <w:sz w:val="21"/>
                <w:szCs w:val="21"/>
                <w:highlight w:val="none"/>
              </w:rPr>
              <w:t>制度制订者</w:t>
            </w:r>
          </w:p>
        </w:tc>
        <w:tc>
          <w:tcPr>
            <w:tcW w:w="6600" w:type="dxa"/>
            <w:vAlign w:val="center"/>
          </w:tcPr>
          <w:p w14:paraId="21354FF1">
            <w:pPr>
              <w:pStyle w:val="13"/>
              <w:spacing w:before="0" w:beforeAutospacing="0" w:after="0" w:afterAutospacing="0"/>
              <w:rPr>
                <w:rFonts w:hAnsi="Times New Roman" w:cs="Times New Roman"/>
                <w:sz w:val="21"/>
                <w:szCs w:val="21"/>
                <w:highlight w:val="none"/>
              </w:rPr>
            </w:pPr>
            <w:r>
              <w:rPr>
                <w:rFonts w:hint="eastAsia" w:hAnsi="Times New Roman" w:cs="Times New Roman"/>
                <w:sz w:val="21"/>
                <w:szCs w:val="21"/>
                <w:highlight w:val="none"/>
              </w:rPr>
              <w:t>华润啤酒</w:t>
            </w:r>
            <w:r>
              <w:rPr>
                <w:rFonts w:hint="eastAsia" w:hAnsi="Times New Roman" w:cs="Times New Roman"/>
                <w:sz w:val="21"/>
                <w:szCs w:val="21"/>
                <w:highlight w:val="none"/>
                <w:lang w:val="en-US" w:eastAsia="zh-CN"/>
              </w:rPr>
              <w:t>人力资源</w:t>
            </w:r>
            <w:r>
              <w:rPr>
                <w:rFonts w:hint="eastAsia" w:hAnsi="Times New Roman" w:cs="Times New Roman"/>
                <w:sz w:val="21"/>
                <w:szCs w:val="21"/>
                <w:highlight w:val="none"/>
              </w:rPr>
              <w:t>部</w:t>
            </w:r>
          </w:p>
        </w:tc>
      </w:tr>
    </w:tbl>
    <w:p w14:paraId="10DD3D7E">
      <w:pPr>
        <w:pStyle w:val="32"/>
        <w:framePr w:w="0" w:hRule="auto" w:wrap="auto" w:vAnchor="margin" w:hAnchor="text" w:xAlign="left" w:yAlign="inline"/>
        <w:spacing w:line="360" w:lineRule="auto"/>
        <w:rPr>
          <w:sz w:val="21"/>
          <w:highlight w:val="none"/>
        </w:rPr>
      </w:pPr>
    </w:p>
    <w:p w14:paraId="5D54E7A2">
      <w:pPr>
        <w:spacing w:after="0" w:line="240" w:lineRule="auto"/>
        <w:rPr>
          <w:sz w:val="21"/>
          <w:highlight w:val="none"/>
        </w:rPr>
      </w:pPr>
      <w:r>
        <w:rPr>
          <w:rFonts w:hint="eastAsia"/>
          <w:sz w:val="21"/>
          <w:highlight w:val="none"/>
        </w:rPr>
        <w:t>制度版本记录</w:t>
      </w:r>
    </w:p>
    <w:p w14:paraId="616D2B7B">
      <w:pPr>
        <w:pStyle w:val="32"/>
        <w:framePr w:w="0" w:hRule="auto" w:wrap="auto" w:vAnchor="margin" w:hAnchor="text" w:xAlign="left" w:yAlign="inline"/>
        <w:spacing w:line="400" w:lineRule="exact"/>
        <w:rPr>
          <w:highlight w:val="none"/>
        </w:rPr>
      </w:pPr>
      <w:r>
        <w:rPr>
          <w:highlight w:val="none"/>
        </w:rPr>
        <mc:AlternateContent>
          <mc:Choice Requires="wps">
            <w:drawing>
              <wp:anchor distT="0" distB="0" distL="114300" distR="114300" simplePos="0" relativeHeight="251660288"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9" name="直接连接符 9"/>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0288;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AyEd/+AQAA3gMAAA4AAAAAAAAAAQAgAAAAJwEAAGRycy9l&#10;Mm9Eb2MueG1sUEsFBgAAAAAGAAYAWQEAAJcFAAAAAA==&#10;">
                <v:fill on="f" focussize="0,0"/>
                <v:stroke weight="4.5pt" color="#767171 [1614]" miterlimit="8" joinstyle="miter"/>
                <v:imagedata o:title=""/>
                <o:lock v:ext="edit" aspectratio="f"/>
              </v:line>
            </w:pict>
          </mc:Fallback>
        </mc:AlternateConten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276"/>
        <w:gridCol w:w="4913"/>
      </w:tblGrid>
      <w:tr w14:paraId="7D69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shd w:val="clear" w:color="auto" w:fill="D0CECE" w:themeFill="background2" w:themeFillShade="E6"/>
            <w:vAlign w:val="center"/>
          </w:tcPr>
          <w:p w14:paraId="02FB4785">
            <w:pPr>
              <w:pStyle w:val="13"/>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生效日期</w:t>
            </w:r>
          </w:p>
        </w:tc>
        <w:tc>
          <w:tcPr>
            <w:tcW w:w="1276" w:type="dxa"/>
            <w:shd w:val="clear" w:color="auto" w:fill="D0CECE" w:themeFill="background2" w:themeFillShade="E6"/>
            <w:vAlign w:val="center"/>
          </w:tcPr>
          <w:p w14:paraId="0F721457">
            <w:pPr>
              <w:pStyle w:val="13"/>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制度起草人</w:t>
            </w:r>
          </w:p>
        </w:tc>
        <w:tc>
          <w:tcPr>
            <w:tcW w:w="4913" w:type="dxa"/>
            <w:shd w:val="clear" w:color="auto" w:fill="D0CECE" w:themeFill="background2" w:themeFillShade="E6"/>
            <w:vAlign w:val="center"/>
          </w:tcPr>
          <w:p w14:paraId="3A6F2C93">
            <w:pPr>
              <w:pStyle w:val="13"/>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变更说明</w:t>
            </w:r>
          </w:p>
        </w:tc>
      </w:tr>
      <w:tr w14:paraId="12138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36AABBA9">
            <w:pPr>
              <w:pStyle w:val="13"/>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lang w:val="en-US" w:eastAsia="zh-CN"/>
              </w:rPr>
              <w:t>2022</w:t>
            </w:r>
            <w:r>
              <w:rPr>
                <w:rFonts w:hint="eastAsia" w:hAnsi="Times New Roman" w:cs="Times New Roman"/>
                <w:sz w:val="21"/>
                <w:szCs w:val="20"/>
                <w:highlight w:val="none"/>
              </w:rPr>
              <w:t>年</w:t>
            </w:r>
            <w:r>
              <w:rPr>
                <w:rFonts w:hint="eastAsia" w:hAnsi="Times New Roman" w:cs="Times New Roman"/>
                <w:sz w:val="21"/>
                <w:szCs w:val="20"/>
                <w:highlight w:val="none"/>
                <w:lang w:val="en-US" w:eastAsia="zh-CN"/>
              </w:rPr>
              <w:t>1</w:t>
            </w:r>
            <w:r>
              <w:rPr>
                <w:rFonts w:hint="eastAsia" w:hAnsi="Times New Roman" w:cs="Times New Roman"/>
                <w:sz w:val="21"/>
                <w:szCs w:val="20"/>
                <w:highlight w:val="none"/>
              </w:rPr>
              <w:t>月</w:t>
            </w:r>
            <w:r>
              <w:rPr>
                <w:rFonts w:hint="eastAsia" w:hAnsi="Times New Roman" w:cs="Times New Roman"/>
                <w:sz w:val="21"/>
                <w:szCs w:val="20"/>
                <w:highlight w:val="none"/>
                <w:lang w:val="en-US" w:eastAsia="zh-CN"/>
              </w:rPr>
              <w:t>18</w:t>
            </w:r>
            <w:r>
              <w:rPr>
                <w:rFonts w:hint="eastAsia" w:hAnsi="Times New Roman" w:cs="Times New Roman"/>
                <w:sz w:val="21"/>
                <w:szCs w:val="20"/>
                <w:highlight w:val="none"/>
              </w:rPr>
              <w:t>日</w:t>
            </w:r>
          </w:p>
        </w:tc>
        <w:tc>
          <w:tcPr>
            <w:tcW w:w="1276" w:type="dxa"/>
            <w:vAlign w:val="center"/>
          </w:tcPr>
          <w:p w14:paraId="66B7B141">
            <w:pPr>
              <w:pStyle w:val="13"/>
              <w:spacing w:before="0" w:beforeAutospacing="0" w:after="0" w:afterAutospacing="0"/>
              <w:jc w:val="center"/>
              <w:rPr>
                <w:rFonts w:hint="default" w:hAnsi="Times New Roman" w:eastAsia="宋体" w:cs="Times New Roman"/>
                <w:sz w:val="21"/>
                <w:szCs w:val="20"/>
                <w:highlight w:val="none"/>
                <w:lang w:val="en-US" w:eastAsia="zh-CN"/>
              </w:rPr>
            </w:pPr>
            <w:r>
              <w:rPr>
                <w:rFonts w:hint="eastAsia" w:hAnsi="Times New Roman" w:cs="Times New Roman"/>
                <w:sz w:val="21"/>
                <w:szCs w:val="20"/>
                <w:highlight w:val="none"/>
                <w:lang w:val="en-US" w:eastAsia="zh-CN"/>
              </w:rPr>
              <w:t>郝帅</w:t>
            </w:r>
          </w:p>
        </w:tc>
        <w:tc>
          <w:tcPr>
            <w:tcW w:w="4913" w:type="dxa"/>
            <w:vAlign w:val="center"/>
          </w:tcPr>
          <w:p w14:paraId="101E626F">
            <w:pPr>
              <w:pStyle w:val="13"/>
              <w:spacing w:before="0" w:beforeAutospacing="0" w:after="0" w:afterAutospacing="0"/>
              <w:rPr>
                <w:rFonts w:hAnsi="Times New Roman" w:cs="Times New Roman"/>
                <w:sz w:val="21"/>
                <w:szCs w:val="20"/>
                <w:highlight w:val="none"/>
              </w:rPr>
            </w:pPr>
            <w:r>
              <w:rPr>
                <w:rFonts w:hint="eastAsia"/>
                <w:sz w:val="21"/>
                <w:highlight w:val="none"/>
              </w:rPr>
              <w:t>首次制定</w:t>
            </w:r>
          </w:p>
        </w:tc>
      </w:tr>
      <w:tr w14:paraId="644D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27763030">
            <w:pPr>
              <w:pStyle w:val="13"/>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lang w:val="en-US" w:eastAsia="zh-CN"/>
              </w:rPr>
              <w:t>2025</w:t>
            </w:r>
            <w:r>
              <w:rPr>
                <w:rFonts w:hint="eastAsia" w:hAnsi="Times New Roman" w:cs="Times New Roman"/>
                <w:sz w:val="21"/>
                <w:szCs w:val="20"/>
                <w:highlight w:val="none"/>
              </w:rPr>
              <w:t>年</w:t>
            </w:r>
            <w:r>
              <w:rPr>
                <w:rFonts w:hint="eastAsia" w:hAnsi="Times New Roman" w:cs="Times New Roman"/>
                <w:sz w:val="21"/>
                <w:szCs w:val="20"/>
                <w:highlight w:val="none"/>
                <w:lang w:val="en-US" w:eastAsia="zh-CN"/>
              </w:rPr>
              <w:t>8</w:t>
            </w:r>
            <w:r>
              <w:rPr>
                <w:rFonts w:hint="eastAsia" w:hAnsi="Times New Roman" w:cs="Times New Roman"/>
                <w:sz w:val="21"/>
                <w:szCs w:val="20"/>
                <w:highlight w:val="none"/>
              </w:rPr>
              <w:t>月</w:t>
            </w:r>
            <w:r>
              <w:rPr>
                <w:rFonts w:hint="eastAsia" w:hAnsi="Times New Roman" w:cs="Times New Roman"/>
                <w:sz w:val="21"/>
                <w:szCs w:val="20"/>
                <w:highlight w:val="none"/>
                <w:lang w:val="en-US" w:eastAsia="zh-CN"/>
              </w:rPr>
              <w:t>1</w:t>
            </w:r>
            <w:r>
              <w:rPr>
                <w:rFonts w:hint="eastAsia" w:hAnsi="Times New Roman" w:cs="Times New Roman"/>
                <w:sz w:val="21"/>
                <w:szCs w:val="20"/>
                <w:highlight w:val="none"/>
              </w:rPr>
              <w:t>日</w:t>
            </w:r>
          </w:p>
        </w:tc>
        <w:tc>
          <w:tcPr>
            <w:tcW w:w="1276" w:type="dxa"/>
            <w:vAlign w:val="center"/>
          </w:tcPr>
          <w:p w14:paraId="69D1779D">
            <w:pPr>
              <w:pStyle w:val="13"/>
              <w:spacing w:before="0" w:beforeAutospacing="0" w:after="0" w:afterAutospacing="0"/>
              <w:jc w:val="center"/>
              <w:rPr>
                <w:rFonts w:hint="default" w:hAnsi="Times New Roman" w:eastAsia="宋体" w:cs="Times New Roman"/>
                <w:sz w:val="21"/>
                <w:szCs w:val="20"/>
                <w:highlight w:val="none"/>
                <w:lang w:val="en-US" w:eastAsia="zh-CN"/>
              </w:rPr>
            </w:pPr>
            <w:r>
              <w:rPr>
                <w:rFonts w:hint="eastAsia"/>
                <w:sz w:val="21"/>
                <w:szCs w:val="21"/>
                <w:highlight w:val="none"/>
                <w:lang w:val="en-US" w:eastAsia="zh-CN"/>
              </w:rPr>
              <w:t>柳凤翎</w:t>
            </w:r>
          </w:p>
        </w:tc>
        <w:tc>
          <w:tcPr>
            <w:tcW w:w="4913" w:type="dxa"/>
            <w:vAlign w:val="center"/>
          </w:tcPr>
          <w:p w14:paraId="7439F938">
            <w:pPr>
              <w:pStyle w:val="13"/>
              <w:spacing w:before="0" w:beforeAutospacing="0" w:after="0" w:afterAutospacing="0"/>
              <w:rPr>
                <w:rFonts w:hint="default" w:hAnsi="Times New Roman" w:eastAsia="宋体" w:cs="Times New Roman"/>
                <w:sz w:val="21"/>
                <w:szCs w:val="20"/>
                <w:highlight w:val="none"/>
                <w:lang w:val="en-US" w:eastAsia="zh-CN"/>
              </w:rPr>
            </w:pPr>
            <w:r>
              <w:rPr>
                <w:rFonts w:hint="eastAsia"/>
                <w:sz w:val="21"/>
                <w:highlight w:val="none"/>
              </w:rPr>
              <w:t>第</w:t>
            </w:r>
            <w:r>
              <w:rPr>
                <w:rFonts w:hint="eastAsia"/>
                <w:sz w:val="21"/>
                <w:highlight w:val="none"/>
                <w:lang w:val="en-US" w:eastAsia="zh-CN"/>
              </w:rPr>
              <w:t>1</w:t>
            </w:r>
            <w:r>
              <w:rPr>
                <w:rFonts w:hint="eastAsia"/>
                <w:sz w:val="21"/>
                <w:highlight w:val="none"/>
              </w:rPr>
              <w:t>次修订</w:t>
            </w:r>
            <w:r>
              <w:rPr>
                <w:rFonts w:hint="eastAsia"/>
                <w:sz w:val="21"/>
                <w:highlight w:val="none"/>
                <w:lang w:eastAsia="zh-CN"/>
              </w:rPr>
              <w:t>：</w:t>
            </w:r>
            <w:r>
              <w:rPr>
                <w:rFonts w:hint="eastAsia"/>
                <w:sz w:val="21"/>
                <w:highlight w:val="none"/>
              </w:rPr>
              <w:t>修订</w:t>
            </w:r>
            <w:r>
              <w:rPr>
                <w:rFonts w:hint="eastAsia"/>
                <w:sz w:val="21"/>
                <w:highlight w:val="none"/>
                <w:lang w:val="en-US" w:eastAsia="zh-CN"/>
              </w:rPr>
              <w:t>招聘计划与预算、招聘渠道及类型、招聘实施管理等</w:t>
            </w:r>
            <w:r>
              <w:rPr>
                <w:rFonts w:hint="eastAsia"/>
                <w:sz w:val="21"/>
                <w:highlight w:val="none"/>
              </w:rPr>
              <w:t>内容；</w:t>
            </w:r>
            <w:r>
              <w:rPr>
                <w:rFonts w:hint="eastAsia"/>
                <w:sz w:val="21"/>
                <w:highlight w:val="none"/>
                <w:lang w:val="en-US" w:eastAsia="zh-CN"/>
              </w:rPr>
              <w:t>更名为《华润啤酒招聘管理制度》</w:t>
            </w:r>
          </w:p>
        </w:tc>
      </w:tr>
      <w:tr w14:paraId="5709D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42DD5A80">
            <w:pPr>
              <w:pStyle w:val="13"/>
              <w:spacing w:before="0" w:beforeAutospacing="0" w:after="0" w:afterAutospacing="0"/>
              <w:jc w:val="center"/>
              <w:rPr>
                <w:rFonts w:hint="default" w:hAnsi="Times New Roman" w:cs="Times New Roman"/>
                <w:sz w:val="21"/>
                <w:szCs w:val="20"/>
                <w:highlight w:val="none"/>
                <w:lang w:val="en-US" w:eastAsia="zh-CN"/>
              </w:rPr>
            </w:pPr>
            <w:r>
              <w:rPr>
                <w:rFonts w:hint="eastAsia" w:hAnsi="Times New Roman" w:cs="Times New Roman"/>
                <w:sz w:val="21"/>
                <w:szCs w:val="20"/>
                <w:highlight w:val="none"/>
                <w:lang w:val="en-US" w:eastAsia="zh-CN"/>
              </w:rPr>
              <w:t>2026年4月1日</w:t>
            </w:r>
          </w:p>
        </w:tc>
        <w:tc>
          <w:tcPr>
            <w:tcW w:w="1276" w:type="dxa"/>
            <w:vAlign w:val="center"/>
          </w:tcPr>
          <w:p w14:paraId="345990F9">
            <w:pPr>
              <w:pStyle w:val="13"/>
              <w:spacing w:before="0" w:beforeAutospacing="0" w:after="0" w:afterAutospacing="0"/>
              <w:jc w:val="center"/>
              <w:rPr>
                <w:rFonts w:hint="default"/>
                <w:sz w:val="21"/>
                <w:szCs w:val="21"/>
                <w:highlight w:val="none"/>
                <w:lang w:val="en-US" w:eastAsia="zh-CN"/>
              </w:rPr>
            </w:pPr>
            <w:r>
              <w:rPr>
                <w:rFonts w:hint="eastAsia"/>
                <w:sz w:val="21"/>
                <w:szCs w:val="21"/>
                <w:highlight w:val="none"/>
                <w:lang w:val="en-US" w:eastAsia="zh-CN"/>
              </w:rPr>
              <w:t>柳凤翎</w:t>
            </w:r>
          </w:p>
        </w:tc>
        <w:tc>
          <w:tcPr>
            <w:tcW w:w="4913" w:type="dxa"/>
            <w:vAlign w:val="center"/>
          </w:tcPr>
          <w:p w14:paraId="6D3FEDC3">
            <w:pPr>
              <w:pStyle w:val="13"/>
              <w:spacing w:before="0" w:beforeAutospacing="0" w:after="0" w:afterAutospacing="0"/>
              <w:rPr>
                <w:rFonts w:hint="default" w:eastAsia="宋体"/>
                <w:sz w:val="21"/>
                <w:highlight w:val="none"/>
                <w:lang w:val="en-US" w:eastAsia="zh-CN"/>
              </w:rPr>
            </w:pPr>
            <w:r>
              <w:rPr>
                <w:rFonts w:hint="eastAsia"/>
                <w:sz w:val="21"/>
                <w:highlight w:val="none"/>
                <w:lang w:val="en-US" w:eastAsia="zh-CN"/>
              </w:rPr>
              <w:t>第2次修订：修订涉及职级体系套改的相关内容、招聘渠道、应聘登记表相关内容。</w:t>
            </w:r>
          </w:p>
        </w:tc>
      </w:tr>
    </w:tbl>
    <w:p w14:paraId="6959D5C8">
      <w:pPr>
        <w:pStyle w:val="32"/>
        <w:framePr w:w="0" w:hRule="auto" w:wrap="auto" w:vAnchor="margin" w:hAnchor="text" w:xAlign="left" w:yAlign="inline"/>
        <w:spacing w:line="360" w:lineRule="auto"/>
        <w:rPr>
          <w:sz w:val="21"/>
          <w:highlight w:val="none"/>
        </w:rPr>
      </w:pPr>
    </w:p>
    <w:p w14:paraId="04A925E9">
      <w:pPr>
        <w:spacing w:after="0" w:line="240" w:lineRule="auto"/>
        <w:rPr>
          <w:sz w:val="21"/>
          <w:highlight w:val="none"/>
        </w:rPr>
      </w:pPr>
      <w:r>
        <w:rPr>
          <w:rFonts w:hint="eastAsia"/>
          <w:sz w:val="21"/>
          <w:highlight w:val="none"/>
        </w:rPr>
        <w:t>制度说明</w:t>
      </w:r>
    </w:p>
    <w:p w14:paraId="7170B9FB">
      <w:pPr>
        <w:pStyle w:val="32"/>
        <w:framePr w:w="0" w:hRule="auto" w:wrap="auto" w:vAnchor="margin" w:hAnchor="text" w:xAlign="left" w:yAlign="inline"/>
        <w:spacing w:line="400" w:lineRule="exact"/>
        <w:rPr>
          <w:highlight w:val="none"/>
        </w:rPr>
      </w:pPr>
      <w:r>
        <w:rPr>
          <w:highlight w:val="none"/>
        </w:rPr>
        <mc:AlternateContent>
          <mc:Choice Requires="wps">
            <w:drawing>
              <wp:anchor distT="0" distB="0" distL="114300" distR="114300" simplePos="0" relativeHeight="251661312"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11" name="直接连接符 11"/>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1312;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KTOtP+AQAA4AMAAA4AAAAAAAAAAQAgAAAAJwEAAGRycy9l&#10;Mm9Eb2MueG1sUEsFBgAAAAAGAAYAWQEAAJcFAAAAAA==&#10;">
                <v:fill on="f" focussize="0,0"/>
                <v:stroke weight="4.5pt" color="#767171 [1614]" miterlimit="8" joinstyle="miter"/>
                <v:imagedata o:title=""/>
                <o:lock v:ext="edit" aspectratio="f"/>
              </v:line>
            </w:pict>
          </mc:Fallback>
        </mc:AlternateConten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61C4C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3AD9A08E">
            <w:pPr>
              <w:pStyle w:val="13"/>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目的</w:t>
            </w:r>
          </w:p>
        </w:tc>
        <w:tc>
          <w:tcPr>
            <w:tcW w:w="6600" w:type="dxa"/>
            <w:vAlign w:val="center"/>
          </w:tcPr>
          <w:p w14:paraId="4057CD09">
            <w:pPr>
              <w:pStyle w:val="13"/>
              <w:spacing w:before="0" w:beforeAutospacing="0" w:after="0" w:afterAutospacing="0"/>
              <w:rPr>
                <w:rFonts w:hint="eastAsia" w:hAnsi="Times New Roman" w:eastAsia="宋体" w:cs="Times New Roman"/>
                <w:sz w:val="21"/>
                <w:szCs w:val="21"/>
                <w:highlight w:val="none"/>
                <w:lang w:eastAsia="zh-CN"/>
              </w:rPr>
            </w:pPr>
            <w:r>
              <w:rPr>
                <w:rFonts w:hint="eastAsia" w:hAnsi="Times New Roman" w:cs="Times New Roman"/>
                <w:sz w:val="21"/>
                <w:szCs w:val="21"/>
                <w:highlight w:val="none"/>
              </w:rPr>
              <w:t>规范合理的招聘体系，促进人才的招聘引进，确保人才选拔的科学性、公平性、高效性、合规性</w:t>
            </w:r>
            <w:r>
              <w:rPr>
                <w:rFonts w:hint="eastAsia" w:hAnsi="Times New Roman" w:cs="Times New Roman"/>
                <w:sz w:val="21"/>
                <w:szCs w:val="21"/>
                <w:highlight w:val="none"/>
                <w:lang w:eastAsia="zh-CN"/>
              </w:rPr>
              <w:t>。</w:t>
            </w:r>
          </w:p>
        </w:tc>
      </w:tr>
      <w:tr w14:paraId="643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32D2411A">
            <w:pPr>
              <w:pStyle w:val="13"/>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适用范围</w:t>
            </w:r>
          </w:p>
        </w:tc>
        <w:tc>
          <w:tcPr>
            <w:tcW w:w="6600" w:type="dxa"/>
            <w:vAlign w:val="center"/>
          </w:tcPr>
          <w:p w14:paraId="79D532C4">
            <w:pPr>
              <w:pStyle w:val="13"/>
              <w:spacing w:before="0" w:beforeAutospacing="0" w:after="0" w:afterAutospacing="0"/>
              <w:rPr>
                <w:rFonts w:hAnsi="Times New Roman" w:cs="Times New Roman"/>
                <w:sz w:val="21"/>
                <w:szCs w:val="21"/>
                <w:highlight w:val="none"/>
              </w:rPr>
            </w:pPr>
            <w:r>
              <w:rPr>
                <w:rFonts w:hint="eastAsia" w:hAnsi="Times New Roman" w:cs="Times New Roman"/>
                <w:sz w:val="21"/>
                <w:szCs w:val="21"/>
                <w:highlight w:val="none"/>
              </w:rPr>
              <w:t>适用于华润啤酒（控股）有限公司及其下属各级子公司、分公司</w:t>
            </w:r>
          </w:p>
        </w:tc>
      </w:tr>
      <w:tr w14:paraId="6421C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25C98683">
            <w:pPr>
              <w:pStyle w:val="13"/>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主要关联制度</w:t>
            </w:r>
          </w:p>
          <w:p w14:paraId="35C9149E">
            <w:pPr>
              <w:pStyle w:val="13"/>
              <w:spacing w:before="0" w:beforeAutospacing="0" w:after="0" w:afterAutospacing="0"/>
              <w:jc w:val="center"/>
              <w:rPr>
                <w:rFonts w:hAnsi="Times New Roman" w:cs="Times New Roman"/>
                <w:sz w:val="21"/>
                <w:szCs w:val="20"/>
                <w:highlight w:val="none"/>
              </w:rPr>
            </w:pPr>
            <w:r>
              <w:rPr>
                <w:rFonts w:hint="eastAsia" w:hAnsi="Times New Roman" w:cs="Times New Roman"/>
                <w:sz w:val="21"/>
                <w:szCs w:val="20"/>
                <w:highlight w:val="none"/>
              </w:rPr>
              <w:t>（指一级、二级制度）</w:t>
            </w:r>
          </w:p>
        </w:tc>
        <w:tc>
          <w:tcPr>
            <w:tcW w:w="6600" w:type="dxa"/>
            <w:vAlign w:val="center"/>
          </w:tcPr>
          <w:p w14:paraId="41C55BF7">
            <w:pPr>
              <w:pStyle w:val="13"/>
              <w:spacing w:before="0" w:beforeAutospacing="0" w:after="0" w:afterAutospacing="0"/>
              <w:rPr>
                <w:rFonts w:hint="eastAsia"/>
                <w:sz w:val="21"/>
                <w:szCs w:val="21"/>
                <w:highlight w:val="none"/>
              </w:rPr>
            </w:pPr>
            <w:r>
              <w:rPr>
                <w:rFonts w:hint="eastAsia"/>
                <w:sz w:val="21"/>
                <w:szCs w:val="21"/>
                <w:highlight w:val="none"/>
              </w:rPr>
              <w:t>华润啤酒直管干部管理规定</w:t>
            </w:r>
          </w:p>
          <w:p w14:paraId="12FF0375">
            <w:pPr>
              <w:pStyle w:val="13"/>
              <w:spacing w:before="0" w:beforeAutospacing="0" w:after="0" w:afterAutospacing="0"/>
              <w:rPr>
                <w:rFonts w:hint="eastAsia"/>
                <w:sz w:val="21"/>
                <w:szCs w:val="21"/>
                <w:highlight w:val="none"/>
              </w:rPr>
            </w:pPr>
            <w:r>
              <w:rPr>
                <w:rFonts w:hint="eastAsia"/>
                <w:sz w:val="21"/>
                <w:szCs w:val="21"/>
                <w:highlight w:val="none"/>
              </w:rPr>
              <w:t>华润啤酒</w:t>
            </w:r>
            <w:r>
              <w:rPr>
                <w:rFonts w:hint="eastAsia"/>
                <w:sz w:val="21"/>
                <w:szCs w:val="21"/>
                <w:highlight w:val="none"/>
                <w:lang w:val="en-US" w:eastAsia="zh-CN"/>
              </w:rPr>
              <w:t>资深管理人员</w:t>
            </w:r>
            <w:r>
              <w:rPr>
                <w:rFonts w:hint="eastAsia"/>
                <w:sz w:val="21"/>
                <w:szCs w:val="21"/>
                <w:highlight w:val="none"/>
              </w:rPr>
              <w:t>管理办法</w:t>
            </w:r>
          </w:p>
          <w:p w14:paraId="25F86080">
            <w:pPr>
              <w:pStyle w:val="13"/>
              <w:spacing w:before="0" w:beforeAutospacing="0" w:after="0" w:afterAutospacing="0"/>
              <w:rPr>
                <w:rFonts w:hint="eastAsia"/>
                <w:sz w:val="21"/>
                <w:szCs w:val="21"/>
                <w:highlight w:val="none"/>
              </w:rPr>
            </w:pPr>
            <w:r>
              <w:rPr>
                <w:rFonts w:hint="eastAsia"/>
                <w:sz w:val="21"/>
                <w:szCs w:val="21"/>
                <w:highlight w:val="none"/>
              </w:rPr>
              <w:t>华润啤酒经理级员工职务聘任管理办法</w:t>
            </w:r>
          </w:p>
          <w:p w14:paraId="775F7FC5">
            <w:pPr>
              <w:pStyle w:val="13"/>
              <w:spacing w:before="0" w:beforeAutospacing="0" w:after="0" w:afterAutospacing="0"/>
              <w:rPr>
                <w:rFonts w:hint="eastAsia"/>
                <w:sz w:val="21"/>
                <w:szCs w:val="21"/>
                <w:highlight w:val="none"/>
                <w:lang w:val="en-US" w:eastAsia="zh-CN"/>
              </w:rPr>
            </w:pPr>
            <w:r>
              <w:rPr>
                <w:rFonts w:hint="eastAsia"/>
                <w:sz w:val="21"/>
                <w:szCs w:val="21"/>
                <w:highlight w:val="none"/>
                <w:lang w:val="en-US" w:eastAsia="zh-CN"/>
              </w:rPr>
              <w:t>华润啤酒试用期管理办法</w:t>
            </w:r>
          </w:p>
          <w:p w14:paraId="72ED6F9F">
            <w:pPr>
              <w:pStyle w:val="13"/>
              <w:spacing w:before="0" w:beforeAutospacing="0" w:after="0" w:afterAutospacing="0"/>
              <w:rPr>
                <w:rFonts w:hint="eastAsia"/>
                <w:sz w:val="21"/>
                <w:szCs w:val="21"/>
                <w:highlight w:val="none"/>
              </w:rPr>
            </w:pPr>
            <w:r>
              <w:rPr>
                <w:rFonts w:hint="eastAsia"/>
                <w:sz w:val="21"/>
                <w:szCs w:val="21"/>
                <w:highlight w:val="none"/>
              </w:rPr>
              <w:t>华润啤酒防止利益冲突管理办法</w:t>
            </w:r>
          </w:p>
          <w:p w14:paraId="0B5BC255">
            <w:pPr>
              <w:pStyle w:val="13"/>
              <w:spacing w:before="0" w:beforeAutospacing="0" w:after="0" w:afterAutospacing="0"/>
              <w:rPr>
                <w:rFonts w:hint="default"/>
                <w:sz w:val="21"/>
                <w:szCs w:val="21"/>
                <w:highlight w:val="none"/>
                <w:lang w:val="en-US" w:eastAsia="zh-CN"/>
              </w:rPr>
            </w:pPr>
            <w:r>
              <w:rPr>
                <w:rFonts w:hint="default"/>
                <w:sz w:val="21"/>
                <w:szCs w:val="21"/>
                <w:highlight w:val="none"/>
                <w:lang w:val="en-US" w:eastAsia="zh-CN"/>
              </w:rPr>
              <w:t>华润啤酒啤白双赋能人才共建管理办法</w:t>
            </w:r>
          </w:p>
        </w:tc>
      </w:tr>
    </w:tbl>
    <w:p w14:paraId="6460209A">
      <w:pPr>
        <w:rPr>
          <w:rFonts w:hint="eastAsia" w:ascii="华文中宋" w:hAnsi="华文中宋" w:eastAsia="华文中宋"/>
          <w:bCs/>
          <w:sz w:val="44"/>
          <w:szCs w:val="44"/>
          <w:highlight w:val="none"/>
        </w:rPr>
      </w:pPr>
      <w:r>
        <w:rPr>
          <w:rFonts w:ascii="华文中宋" w:hAnsi="华文中宋" w:eastAsia="华文中宋"/>
          <w:bCs/>
          <w:sz w:val="44"/>
          <w:szCs w:val="44"/>
          <w:highlight w:val="none"/>
        </w:rPr>
        <w:br w:type="page"/>
      </w:r>
    </w:p>
    <w:sdt>
      <w:sdtPr>
        <w:rPr>
          <w:rFonts w:hint="eastAsia" w:ascii="仿宋" w:hAnsi="仿宋" w:eastAsia="仿宋" w:cs="仿宋"/>
          <w:color w:val="auto"/>
          <w:sz w:val="32"/>
          <w:szCs w:val="32"/>
          <w:highlight w:val="none"/>
          <w:lang w:val="zh-CN"/>
        </w:rPr>
        <w:id w:val="720252795"/>
        <w:docPartObj>
          <w:docPartGallery w:val="Table of Contents"/>
          <w:docPartUnique/>
        </w:docPartObj>
      </w:sdtPr>
      <w:sdtEndPr>
        <w:rPr>
          <w:rFonts w:hint="eastAsia" w:ascii="仿宋" w:hAnsi="仿宋" w:eastAsia="仿宋" w:cs="仿宋"/>
          <w:bCs/>
          <w:color w:val="auto"/>
          <w:sz w:val="32"/>
          <w:szCs w:val="32"/>
          <w:highlight w:val="none"/>
          <w:lang w:val="zh-CN"/>
        </w:rPr>
      </w:sdtEndPr>
      <w:sdtContent>
        <w:p w14:paraId="17700392">
          <w:pPr>
            <w:pStyle w:val="50"/>
            <w:jc w:val="center"/>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zh-CN"/>
            </w:rPr>
            <w:t>目录</w:t>
          </w:r>
        </w:p>
        <w:p w14:paraId="1DCCA246">
          <w:pPr>
            <w:pStyle w:val="10"/>
            <w:tabs>
              <w:tab w:val="right" w:leader="dot" w:pos="8306"/>
              <w:tab w:val="clear" w:pos="9242"/>
            </w:tabs>
          </w:pPr>
          <w:r>
            <w:rPr>
              <w:rFonts w:hint="eastAsia" w:ascii="仿宋_GB2312" w:hAnsi="仿宋_GB2312" w:eastAsia="仿宋_GB2312" w:cs="仿宋_GB2312"/>
              <w:b w:val="0"/>
              <w:sz w:val="32"/>
              <w:szCs w:val="32"/>
              <w:highlight w:val="none"/>
            </w:rPr>
            <w:fldChar w:fldCharType="begin"/>
          </w:r>
          <w:r>
            <w:rPr>
              <w:rFonts w:hint="eastAsia" w:ascii="仿宋_GB2312" w:hAnsi="仿宋_GB2312" w:eastAsia="仿宋_GB2312" w:cs="仿宋_GB2312"/>
              <w:b w:val="0"/>
              <w:sz w:val="32"/>
              <w:szCs w:val="32"/>
              <w:highlight w:val="none"/>
            </w:rPr>
            <w:instrText xml:space="preserve"> TOC \o "1-3" \h \z \u </w:instrText>
          </w:r>
          <w:r>
            <w:rPr>
              <w:rFonts w:hint="eastAsia" w:ascii="仿宋_GB2312" w:hAnsi="仿宋_GB2312" w:eastAsia="仿宋_GB2312" w:cs="仿宋_GB2312"/>
              <w:b w:val="0"/>
              <w:sz w:val="32"/>
              <w:szCs w:val="32"/>
              <w:highlight w:val="none"/>
            </w:rPr>
            <w:fldChar w:fldCharType="separate"/>
          </w:r>
          <w:r>
            <w:rPr>
              <w:rFonts w:hint="eastAsia" w:ascii="仿宋" w:hAnsi="仿宋" w:eastAsia="仿宋" w:cs="仿宋"/>
              <w:b w:val="0"/>
              <w:bCs w:val="0"/>
              <w:color w:val="auto"/>
              <w:kern w:val="0"/>
              <w:sz w:val="32"/>
              <w:szCs w:val="32"/>
              <w:highlight w:val="none"/>
              <w:lang w:val="zh-CN" w:eastAsia="zh-CN" w:bidi="ar-SA"/>
            </w:rPr>
            <w:fldChar w:fldCharType="begin"/>
          </w:r>
          <w:r>
            <w:rPr>
              <w:rFonts w:hint="eastAsia" w:ascii="仿宋" w:hAnsi="仿宋" w:eastAsia="仿宋" w:cs="仿宋"/>
              <w:b w:val="0"/>
              <w:bCs w:val="0"/>
              <w:color w:val="auto"/>
              <w:kern w:val="0"/>
              <w:sz w:val="32"/>
              <w:szCs w:val="32"/>
              <w:highlight w:val="none"/>
              <w:lang w:val="zh-CN" w:eastAsia="zh-CN" w:bidi="ar-SA"/>
            </w:rPr>
            <w:instrText xml:space="preserve"> HYPERLINK \l _Toc3645 </w:instrText>
          </w:r>
          <w:r>
            <w:rPr>
              <w:rFonts w:hint="eastAsia" w:ascii="仿宋" w:hAnsi="仿宋" w:eastAsia="仿宋" w:cs="仿宋"/>
              <w:b w:val="0"/>
              <w:bCs w:val="0"/>
              <w:color w:val="auto"/>
              <w:kern w:val="0"/>
              <w:sz w:val="32"/>
              <w:szCs w:val="32"/>
              <w:highlight w:val="none"/>
              <w:lang w:val="zh-CN" w:eastAsia="zh-CN" w:bidi="ar-SA"/>
            </w:rPr>
            <w:fldChar w:fldCharType="separate"/>
          </w:r>
          <w:r>
            <w:rPr>
              <w:rFonts w:hint="eastAsia" w:ascii="仿宋" w:hAnsi="仿宋" w:eastAsia="仿宋" w:cs="仿宋"/>
              <w:b w:val="0"/>
              <w:bCs w:val="0"/>
              <w:color w:val="auto"/>
              <w:kern w:val="0"/>
              <w:sz w:val="32"/>
              <w:szCs w:val="32"/>
              <w:highlight w:val="none"/>
              <w:lang w:val="zh-CN" w:eastAsia="zh-CN" w:bidi="ar-SA"/>
            </w:rPr>
            <w:t>第一章 总则</w:t>
          </w:r>
          <w:r>
            <w:rPr>
              <w:rFonts w:hint="eastAsia" w:ascii="仿宋" w:hAnsi="仿宋" w:eastAsia="仿宋" w:cs="仿宋"/>
              <w:b w:val="0"/>
              <w:bCs w:val="0"/>
              <w:color w:val="auto"/>
              <w:kern w:val="0"/>
              <w:sz w:val="32"/>
              <w:szCs w:val="32"/>
              <w:highlight w:val="none"/>
              <w:lang w:val="zh-CN" w:eastAsia="zh-CN" w:bidi="ar-SA"/>
            </w:rPr>
            <w:tab/>
          </w:r>
          <w:r>
            <w:rPr>
              <w:rFonts w:hint="eastAsia" w:ascii="仿宋" w:hAnsi="仿宋" w:eastAsia="仿宋" w:cs="仿宋"/>
              <w:b w:val="0"/>
              <w:bCs w:val="0"/>
              <w:color w:val="auto"/>
              <w:kern w:val="0"/>
              <w:sz w:val="32"/>
              <w:szCs w:val="32"/>
              <w:highlight w:val="none"/>
              <w:lang w:val="zh-CN" w:eastAsia="zh-CN" w:bidi="ar-SA"/>
            </w:rPr>
            <w:fldChar w:fldCharType="begin"/>
          </w:r>
          <w:r>
            <w:rPr>
              <w:rFonts w:hint="eastAsia" w:ascii="仿宋" w:hAnsi="仿宋" w:eastAsia="仿宋" w:cs="仿宋"/>
              <w:b w:val="0"/>
              <w:bCs w:val="0"/>
              <w:color w:val="auto"/>
              <w:kern w:val="0"/>
              <w:sz w:val="32"/>
              <w:szCs w:val="32"/>
              <w:highlight w:val="none"/>
              <w:lang w:val="zh-CN" w:eastAsia="zh-CN" w:bidi="ar-SA"/>
            </w:rPr>
            <w:instrText xml:space="preserve"> PAGEREF _Toc3645 \h </w:instrText>
          </w:r>
          <w:r>
            <w:rPr>
              <w:rFonts w:hint="eastAsia" w:ascii="仿宋" w:hAnsi="仿宋" w:eastAsia="仿宋" w:cs="仿宋"/>
              <w:b w:val="0"/>
              <w:bCs w:val="0"/>
              <w:color w:val="auto"/>
              <w:kern w:val="0"/>
              <w:sz w:val="32"/>
              <w:szCs w:val="32"/>
              <w:highlight w:val="none"/>
              <w:lang w:val="zh-CN" w:eastAsia="zh-CN" w:bidi="ar-SA"/>
            </w:rPr>
            <w:fldChar w:fldCharType="separate"/>
          </w:r>
          <w:r>
            <w:rPr>
              <w:rFonts w:hint="eastAsia" w:ascii="仿宋" w:hAnsi="仿宋" w:eastAsia="仿宋" w:cs="仿宋"/>
              <w:b w:val="0"/>
              <w:bCs w:val="0"/>
              <w:color w:val="auto"/>
              <w:kern w:val="0"/>
              <w:sz w:val="32"/>
              <w:szCs w:val="32"/>
              <w:highlight w:val="none"/>
              <w:lang w:val="zh-CN" w:eastAsia="zh-CN" w:bidi="ar-SA"/>
            </w:rPr>
            <w:t>1</w:t>
          </w:r>
          <w:r>
            <w:rPr>
              <w:rFonts w:hint="eastAsia" w:ascii="仿宋" w:hAnsi="仿宋" w:eastAsia="仿宋" w:cs="仿宋"/>
              <w:b w:val="0"/>
              <w:bCs w:val="0"/>
              <w:color w:val="auto"/>
              <w:kern w:val="0"/>
              <w:sz w:val="32"/>
              <w:szCs w:val="32"/>
              <w:highlight w:val="none"/>
              <w:lang w:val="zh-CN" w:eastAsia="zh-CN" w:bidi="ar-SA"/>
            </w:rPr>
            <w:fldChar w:fldCharType="end"/>
          </w:r>
          <w:r>
            <w:rPr>
              <w:rFonts w:hint="eastAsia" w:ascii="仿宋" w:hAnsi="仿宋" w:eastAsia="仿宋" w:cs="仿宋"/>
              <w:b w:val="0"/>
              <w:bCs w:val="0"/>
              <w:color w:val="auto"/>
              <w:kern w:val="0"/>
              <w:sz w:val="32"/>
              <w:szCs w:val="32"/>
              <w:highlight w:val="none"/>
              <w:lang w:val="zh-CN" w:eastAsia="zh-CN" w:bidi="ar-SA"/>
            </w:rPr>
            <w:fldChar w:fldCharType="end"/>
          </w:r>
        </w:p>
        <w:p w14:paraId="431009B5">
          <w:pPr>
            <w:pStyle w:val="10"/>
            <w:tabs>
              <w:tab w:val="right" w:leader="dot" w:pos="8306"/>
              <w:tab w:val="clear" w:pos="9242"/>
            </w:tabs>
            <w:rPr>
              <w:rFonts w:hint="eastAsia" w:ascii="仿宋" w:hAnsi="仿宋" w:eastAsia="仿宋" w:cs="仿宋"/>
              <w:b w:val="0"/>
              <w:bCs w:val="0"/>
              <w:color w:val="auto"/>
              <w:kern w:val="0"/>
              <w:sz w:val="32"/>
              <w:szCs w:val="32"/>
              <w:highlight w:val="none"/>
              <w:lang w:val="zh-CN" w:eastAsia="zh-CN" w:bidi="ar-SA"/>
            </w:rPr>
          </w:pPr>
          <w:r>
            <w:rPr>
              <w:rFonts w:hint="eastAsia" w:ascii="仿宋" w:hAnsi="仿宋" w:eastAsia="仿宋" w:cs="仿宋"/>
              <w:b w:val="0"/>
              <w:bCs w:val="0"/>
              <w:color w:val="auto"/>
              <w:kern w:val="0"/>
              <w:sz w:val="32"/>
              <w:szCs w:val="32"/>
              <w:highlight w:val="none"/>
              <w:lang w:val="zh-CN" w:eastAsia="zh-CN" w:bidi="ar-SA"/>
            </w:rPr>
            <w:fldChar w:fldCharType="begin"/>
          </w:r>
          <w:r>
            <w:rPr>
              <w:rFonts w:hint="eastAsia" w:ascii="仿宋" w:hAnsi="仿宋" w:eastAsia="仿宋" w:cs="仿宋"/>
              <w:b w:val="0"/>
              <w:bCs w:val="0"/>
              <w:color w:val="auto"/>
              <w:kern w:val="0"/>
              <w:sz w:val="32"/>
              <w:szCs w:val="32"/>
              <w:highlight w:val="none"/>
              <w:lang w:val="zh-CN" w:eastAsia="zh-CN" w:bidi="ar-SA"/>
            </w:rPr>
            <w:instrText xml:space="preserve"> HYPERLINK \l _Toc30682 </w:instrText>
          </w:r>
          <w:r>
            <w:rPr>
              <w:rFonts w:hint="eastAsia" w:ascii="仿宋" w:hAnsi="仿宋" w:eastAsia="仿宋" w:cs="仿宋"/>
              <w:b w:val="0"/>
              <w:bCs w:val="0"/>
              <w:color w:val="auto"/>
              <w:kern w:val="0"/>
              <w:sz w:val="32"/>
              <w:szCs w:val="32"/>
              <w:highlight w:val="none"/>
              <w:lang w:val="zh-CN" w:eastAsia="zh-CN" w:bidi="ar-SA"/>
            </w:rPr>
            <w:fldChar w:fldCharType="separate"/>
          </w:r>
          <w:r>
            <w:rPr>
              <w:rFonts w:hint="eastAsia" w:ascii="仿宋" w:hAnsi="仿宋" w:eastAsia="仿宋" w:cs="仿宋"/>
              <w:b w:val="0"/>
              <w:bCs w:val="0"/>
              <w:color w:val="auto"/>
              <w:kern w:val="0"/>
              <w:sz w:val="32"/>
              <w:szCs w:val="32"/>
              <w:highlight w:val="none"/>
              <w:lang w:val="zh-CN" w:eastAsia="zh-CN" w:bidi="ar-SA"/>
            </w:rPr>
            <w:t>第二章 招聘类型及渠道</w:t>
          </w:r>
          <w:r>
            <w:rPr>
              <w:rFonts w:hint="eastAsia" w:ascii="仿宋" w:hAnsi="仿宋" w:eastAsia="仿宋" w:cs="仿宋"/>
              <w:b w:val="0"/>
              <w:bCs w:val="0"/>
              <w:color w:val="auto"/>
              <w:kern w:val="0"/>
              <w:sz w:val="32"/>
              <w:szCs w:val="32"/>
              <w:highlight w:val="none"/>
              <w:lang w:val="zh-CN" w:eastAsia="zh-CN" w:bidi="ar-SA"/>
            </w:rPr>
            <w:tab/>
          </w:r>
          <w:r>
            <w:rPr>
              <w:rFonts w:hint="eastAsia" w:ascii="仿宋" w:hAnsi="仿宋" w:eastAsia="仿宋" w:cs="仿宋"/>
              <w:b w:val="0"/>
              <w:bCs w:val="0"/>
              <w:color w:val="auto"/>
              <w:kern w:val="0"/>
              <w:sz w:val="32"/>
              <w:szCs w:val="32"/>
              <w:highlight w:val="none"/>
              <w:lang w:val="zh-CN" w:eastAsia="zh-CN" w:bidi="ar-SA"/>
            </w:rPr>
            <w:fldChar w:fldCharType="begin"/>
          </w:r>
          <w:r>
            <w:rPr>
              <w:rFonts w:hint="eastAsia" w:ascii="仿宋" w:hAnsi="仿宋" w:eastAsia="仿宋" w:cs="仿宋"/>
              <w:b w:val="0"/>
              <w:bCs w:val="0"/>
              <w:color w:val="auto"/>
              <w:kern w:val="0"/>
              <w:sz w:val="32"/>
              <w:szCs w:val="32"/>
              <w:highlight w:val="none"/>
              <w:lang w:val="zh-CN" w:eastAsia="zh-CN" w:bidi="ar-SA"/>
            </w:rPr>
            <w:instrText xml:space="preserve"> PAGEREF _Toc30682 \h </w:instrText>
          </w:r>
          <w:r>
            <w:rPr>
              <w:rFonts w:hint="eastAsia" w:ascii="仿宋" w:hAnsi="仿宋" w:eastAsia="仿宋" w:cs="仿宋"/>
              <w:b w:val="0"/>
              <w:bCs w:val="0"/>
              <w:color w:val="auto"/>
              <w:kern w:val="0"/>
              <w:sz w:val="32"/>
              <w:szCs w:val="32"/>
              <w:highlight w:val="none"/>
              <w:lang w:val="zh-CN" w:eastAsia="zh-CN" w:bidi="ar-SA"/>
            </w:rPr>
            <w:fldChar w:fldCharType="separate"/>
          </w:r>
          <w:r>
            <w:rPr>
              <w:rFonts w:hint="eastAsia" w:ascii="仿宋" w:hAnsi="仿宋" w:eastAsia="仿宋" w:cs="仿宋"/>
              <w:b w:val="0"/>
              <w:bCs w:val="0"/>
              <w:color w:val="auto"/>
              <w:kern w:val="0"/>
              <w:sz w:val="32"/>
              <w:szCs w:val="32"/>
              <w:highlight w:val="none"/>
              <w:lang w:val="zh-CN" w:eastAsia="zh-CN" w:bidi="ar-SA"/>
            </w:rPr>
            <w:t>3</w:t>
          </w:r>
          <w:r>
            <w:rPr>
              <w:rFonts w:hint="eastAsia" w:ascii="仿宋" w:hAnsi="仿宋" w:eastAsia="仿宋" w:cs="仿宋"/>
              <w:b w:val="0"/>
              <w:bCs w:val="0"/>
              <w:color w:val="auto"/>
              <w:kern w:val="0"/>
              <w:sz w:val="32"/>
              <w:szCs w:val="32"/>
              <w:highlight w:val="none"/>
              <w:lang w:val="zh-CN" w:eastAsia="zh-CN" w:bidi="ar-SA"/>
            </w:rPr>
            <w:fldChar w:fldCharType="end"/>
          </w:r>
          <w:r>
            <w:rPr>
              <w:rFonts w:hint="eastAsia" w:ascii="仿宋" w:hAnsi="仿宋" w:eastAsia="仿宋" w:cs="仿宋"/>
              <w:b w:val="0"/>
              <w:bCs w:val="0"/>
              <w:color w:val="auto"/>
              <w:kern w:val="0"/>
              <w:sz w:val="32"/>
              <w:szCs w:val="32"/>
              <w:highlight w:val="none"/>
              <w:lang w:val="zh-CN" w:eastAsia="zh-CN" w:bidi="ar-SA"/>
            </w:rPr>
            <w:fldChar w:fldCharType="end"/>
          </w:r>
        </w:p>
        <w:p w14:paraId="2C4A8216">
          <w:pPr>
            <w:pStyle w:val="10"/>
            <w:tabs>
              <w:tab w:val="right" w:leader="dot" w:pos="8306"/>
              <w:tab w:val="clear" w:pos="9242"/>
            </w:tabs>
            <w:rPr>
              <w:rFonts w:hint="eastAsia" w:ascii="仿宋" w:hAnsi="仿宋" w:eastAsia="仿宋" w:cs="仿宋"/>
              <w:b w:val="0"/>
              <w:bCs w:val="0"/>
              <w:color w:val="auto"/>
              <w:kern w:val="0"/>
              <w:sz w:val="32"/>
              <w:szCs w:val="32"/>
              <w:highlight w:val="none"/>
              <w:lang w:val="zh-CN" w:eastAsia="zh-CN" w:bidi="ar-SA"/>
            </w:rPr>
          </w:pPr>
          <w:r>
            <w:rPr>
              <w:rFonts w:hint="eastAsia" w:ascii="仿宋" w:hAnsi="仿宋" w:eastAsia="仿宋" w:cs="仿宋"/>
              <w:b w:val="0"/>
              <w:bCs w:val="0"/>
              <w:color w:val="auto"/>
              <w:kern w:val="0"/>
              <w:sz w:val="32"/>
              <w:szCs w:val="32"/>
              <w:highlight w:val="none"/>
              <w:lang w:val="zh-CN" w:eastAsia="zh-CN" w:bidi="ar-SA"/>
            </w:rPr>
            <w:fldChar w:fldCharType="begin"/>
          </w:r>
          <w:r>
            <w:rPr>
              <w:rFonts w:hint="eastAsia" w:ascii="仿宋" w:hAnsi="仿宋" w:eastAsia="仿宋" w:cs="仿宋"/>
              <w:b w:val="0"/>
              <w:bCs w:val="0"/>
              <w:color w:val="auto"/>
              <w:kern w:val="0"/>
              <w:sz w:val="32"/>
              <w:szCs w:val="32"/>
              <w:highlight w:val="none"/>
              <w:lang w:val="zh-CN" w:eastAsia="zh-CN" w:bidi="ar-SA"/>
            </w:rPr>
            <w:instrText xml:space="preserve"> HYPERLINK \l _Toc11319 </w:instrText>
          </w:r>
          <w:r>
            <w:rPr>
              <w:rFonts w:hint="eastAsia" w:ascii="仿宋" w:hAnsi="仿宋" w:eastAsia="仿宋" w:cs="仿宋"/>
              <w:b w:val="0"/>
              <w:bCs w:val="0"/>
              <w:color w:val="auto"/>
              <w:kern w:val="0"/>
              <w:sz w:val="32"/>
              <w:szCs w:val="32"/>
              <w:highlight w:val="none"/>
              <w:lang w:val="zh-CN" w:eastAsia="zh-CN" w:bidi="ar-SA"/>
            </w:rPr>
            <w:fldChar w:fldCharType="separate"/>
          </w:r>
          <w:r>
            <w:rPr>
              <w:rFonts w:hint="eastAsia" w:ascii="仿宋" w:hAnsi="仿宋" w:eastAsia="仿宋" w:cs="仿宋"/>
              <w:b w:val="0"/>
              <w:bCs w:val="0"/>
              <w:color w:val="auto"/>
              <w:kern w:val="0"/>
              <w:sz w:val="32"/>
              <w:szCs w:val="32"/>
              <w:highlight w:val="none"/>
              <w:lang w:val="zh-CN" w:eastAsia="zh-CN" w:bidi="ar-SA"/>
            </w:rPr>
            <w:t>第三章 招聘实施管理</w:t>
          </w:r>
          <w:r>
            <w:rPr>
              <w:rFonts w:hint="eastAsia" w:ascii="仿宋" w:hAnsi="仿宋" w:eastAsia="仿宋" w:cs="仿宋"/>
              <w:b w:val="0"/>
              <w:bCs w:val="0"/>
              <w:color w:val="auto"/>
              <w:kern w:val="0"/>
              <w:sz w:val="32"/>
              <w:szCs w:val="32"/>
              <w:highlight w:val="none"/>
              <w:lang w:val="zh-CN" w:eastAsia="zh-CN" w:bidi="ar-SA"/>
            </w:rPr>
            <w:tab/>
          </w:r>
          <w:r>
            <w:rPr>
              <w:rFonts w:hint="eastAsia" w:ascii="仿宋" w:hAnsi="仿宋" w:eastAsia="仿宋" w:cs="仿宋"/>
              <w:b w:val="0"/>
              <w:bCs w:val="0"/>
              <w:color w:val="auto"/>
              <w:kern w:val="0"/>
              <w:sz w:val="32"/>
              <w:szCs w:val="32"/>
              <w:highlight w:val="none"/>
              <w:lang w:val="zh-CN" w:eastAsia="zh-CN" w:bidi="ar-SA"/>
            </w:rPr>
            <w:fldChar w:fldCharType="begin"/>
          </w:r>
          <w:r>
            <w:rPr>
              <w:rFonts w:hint="eastAsia" w:ascii="仿宋" w:hAnsi="仿宋" w:eastAsia="仿宋" w:cs="仿宋"/>
              <w:b w:val="0"/>
              <w:bCs w:val="0"/>
              <w:color w:val="auto"/>
              <w:kern w:val="0"/>
              <w:sz w:val="32"/>
              <w:szCs w:val="32"/>
              <w:highlight w:val="none"/>
              <w:lang w:val="zh-CN" w:eastAsia="zh-CN" w:bidi="ar-SA"/>
            </w:rPr>
            <w:instrText xml:space="preserve"> PAGEREF _Toc11319 \h </w:instrText>
          </w:r>
          <w:r>
            <w:rPr>
              <w:rFonts w:hint="eastAsia" w:ascii="仿宋" w:hAnsi="仿宋" w:eastAsia="仿宋" w:cs="仿宋"/>
              <w:b w:val="0"/>
              <w:bCs w:val="0"/>
              <w:color w:val="auto"/>
              <w:kern w:val="0"/>
              <w:sz w:val="32"/>
              <w:szCs w:val="32"/>
              <w:highlight w:val="none"/>
              <w:lang w:val="zh-CN" w:eastAsia="zh-CN" w:bidi="ar-SA"/>
            </w:rPr>
            <w:fldChar w:fldCharType="separate"/>
          </w:r>
          <w:r>
            <w:rPr>
              <w:rFonts w:hint="eastAsia" w:ascii="仿宋" w:hAnsi="仿宋" w:eastAsia="仿宋" w:cs="仿宋"/>
              <w:b w:val="0"/>
              <w:bCs w:val="0"/>
              <w:color w:val="auto"/>
              <w:kern w:val="0"/>
              <w:sz w:val="32"/>
              <w:szCs w:val="32"/>
              <w:highlight w:val="none"/>
              <w:lang w:val="zh-CN" w:eastAsia="zh-CN" w:bidi="ar-SA"/>
            </w:rPr>
            <w:t>4</w:t>
          </w:r>
          <w:r>
            <w:rPr>
              <w:rFonts w:hint="eastAsia" w:ascii="仿宋" w:hAnsi="仿宋" w:eastAsia="仿宋" w:cs="仿宋"/>
              <w:b w:val="0"/>
              <w:bCs w:val="0"/>
              <w:color w:val="auto"/>
              <w:kern w:val="0"/>
              <w:sz w:val="32"/>
              <w:szCs w:val="32"/>
              <w:highlight w:val="none"/>
              <w:lang w:val="zh-CN" w:eastAsia="zh-CN" w:bidi="ar-SA"/>
            </w:rPr>
            <w:fldChar w:fldCharType="end"/>
          </w:r>
          <w:r>
            <w:rPr>
              <w:rFonts w:hint="eastAsia" w:ascii="仿宋" w:hAnsi="仿宋" w:eastAsia="仿宋" w:cs="仿宋"/>
              <w:b w:val="0"/>
              <w:bCs w:val="0"/>
              <w:color w:val="auto"/>
              <w:kern w:val="0"/>
              <w:sz w:val="32"/>
              <w:szCs w:val="32"/>
              <w:highlight w:val="none"/>
              <w:lang w:val="zh-CN" w:eastAsia="zh-CN" w:bidi="ar-SA"/>
            </w:rPr>
            <w:fldChar w:fldCharType="end"/>
          </w:r>
        </w:p>
        <w:p w14:paraId="58488CD8">
          <w:pPr>
            <w:pStyle w:val="10"/>
            <w:tabs>
              <w:tab w:val="right" w:leader="dot" w:pos="8306"/>
              <w:tab w:val="clear" w:pos="9242"/>
            </w:tabs>
            <w:rPr>
              <w:rFonts w:hint="eastAsia" w:ascii="仿宋" w:hAnsi="仿宋" w:eastAsia="仿宋" w:cs="仿宋"/>
              <w:b w:val="0"/>
              <w:bCs w:val="0"/>
              <w:color w:val="auto"/>
              <w:kern w:val="0"/>
              <w:sz w:val="32"/>
              <w:szCs w:val="32"/>
              <w:highlight w:val="none"/>
              <w:lang w:val="zh-CN" w:eastAsia="zh-CN" w:bidi="ar-SA"/>
            </w:rPr>
          </w:pPr>
          <w:r>
            <w:rPr>
              <w:rFonts w:hint="eastAsia" w:ascii="仿宋" w:hAnsi="仿宋" w:eastAsia="仿宋" w:cs="仿宋"/>
              <w:b w:val="0"/>
              <w:bCs w:val="0"/>
              <w:color w:val="auto"/>
              <w:kern w:val="0"/>
              <w:sz w:val="32"/>
              <w:szCs w:val="32"/>
              <w:highlight w:val="none"/>
              <w:lang w:val="zh-CN" w:eastAsia="zh-CN" w:bidi="ar-SA"/>
            </w:rPr>
            <w:fldChar w:fldCharType="begin"/>
          </w:r>
          <w:r>
            <w:rPr>
              <w:rFonts w:hint="eastAsia" w:ascii="仿宋" w:hAnsi="仿宋" w:eastAsia="仿宋" w:cs="仿宋"/>
              <w:b w:val="0"/>
              <w:bCs w:val="0"/>
              <w:color w:val="auto"/>
              <w:kern w:val="0"/>
              <w:sz w:val="32"/>
              <w:szCs w:val="32"/>
              <w:highlight w:val="none"/>
              <w:lang w:val="zh-CN" w:eastAsia="zh-CN" w:bidi="ar-SA"/>
            </w:rPr>
            <w:instrText xml:space="preserve"> HYPERLINK \l _Toc29685 </w:instrText>
          </w:r>
          <w:r>
            <w:rPr>
              <w:rFonts w:hint="eastAsia" w:ascii="仿宋" w:hAnsi="仿宋" w:eastAsia="仿宋" w:cs="仿宋"/>
              <w:b w:val="0"/>
              <w:bCs w:val="0"/>
              <w:color w:val="auto"/>
              <w:kern w:val="0"/>
              <w:sz w:val="32"/>
              <w:szCs w:val="32"/>
              <w:highlight w:val="none"/>
              <w:lang w:val="zh-CN" w:eastAsia="zh-CN" w:bidi="ar-SA"/>
            </w:rPr>
            <w:fldChar w:fldCharType="separate"/>
          </w:r>
          <w:r>
            <w:rPr>
              <w:rFonts w:hint="eastAsia" w:ascii="仿宋" w:hAnsi="仿宋" w:eastAsia="仿宋" w:cs="仿宋"/>
              <w:b w:val="0"/>
              <w:bCs w:val="0"/>
              <w:color w:val="auto"/>
              <w:kern w:val="0"/>
              <w:sz w:val="32"/>
              <w:szCs w:val="32"/>
              <w:highlight w:val="none"/>
              <w:lang w:val="zh-CN" w:eastAsia="zh-CN" w:bidi="ar-SA"/>
            </w:rPr>
            <w:t xml:space="preserve">第四章 </w:t>
          </w:r>
          <w:r>
            <w:rPr>
              <w:rFonts w:hint="eastAsia" w:ascii="仿宋" w:hAnsi="仿宋" w:eastAsia="仿宋" w:cs="仿宋"/>
              <w:b w:val="0"/>
              <w:bCs w:val="0"/>
              <w:color w:val="auto"/>
              <w:kern w:val="0"/>
              <w:sz w:val="32"/>
              <w:szCs w:val="32"/>
              <w:highlight w:val="none"/>
              <w:lang w:val="en-US" w:eastAsia="zh-CN" w:bidi="ar-SA"/>
            </w:rPr>
            <w:t>其他规定</w:t>
          </w:r>
          <w:r>
            <w:rPr>
              <w:rFonts w:hint="eastAsia" w:ascii="仿宋" w:hAnsi="仿宋" w:eastAsia="仿宋" w:cs="仿宋"/>
              <w:b w:val="0"/>
              <w:bCs w:val="0"/>
              <w:color w:val="auto"/>
              <w:kern w:val="0"/>
              <w:sz w:val="32"/>
              <w:szCs w:val="32"/>
              <w:highlight w:val="none"/>
              <w:lang w:val="zh-CN" w:eastAsia="zh-CN" w:bidi="ar-SA"/>
            </w:rPr>
            <w:tab/>
          </w:r>
          <w:r>
            <w:rPr>
              <w:rFonts w:hint="eastAsia" w:ascii="仿宋" w:hAnsi="仿宋" w:eastAsia="仿宋" w:cs="仿宋"/>
              <w:b w:val="0"/>
              <w:bCs w:val="0"/>
              <w:color w:val="auto"/>
              <w:kern w:val="0"/>
              <w:sz w:val="32"/>
              <w:szCs w:val="32"/>
              <w:highlight w:val="none"/>
              <w:lang w:val="zh-CN" w:eastAsia="zh-CN" w:bidi="ar-SA"/>
            </w:rPr>
            <w:fldChar w:fldCharType="begin"/>
          </w:r>
          <w:r>
            <w:rPr>
              <w:rFonts w:hint="eastAsia" w:ascii="仿宋" w:hAnsi="仿宋" w:eastAsia="仿宋" w:cs="仿宋"/>
              <w:b w:val="0"/>
              <w:bCs w:val="0"/>
              <w:color w:val="auto"/>
              <w:kern w:val="0"/>
              <w:sz w:val="32"/>
              <w:szCs w:val="32"/>
              <w:highlight w:val="none"/>
              <w:lang w:val="zh-CN" w:eastAsia="zh-CN" w:bidi="ar-SA"/>
            </w:rPr>
            <w:instrText xml:space="preserve"> PAGEREF _Toc29685 \h </w:instrText>
          </w:r>
          <w:r>
            <w:rPr>
              <w:rFonts w:hint="eastAsia" w:ascii="仿宋" w:hAnsi="仿宋" w:eastAsia="仿宋" w:cs="仿宋"/>
              <w:b w:val="0"/>
              <w:bCs w:val="0"/>
              <w:color w:val="auto"/>
              <w:kern w:val="0"/>
              <w:sz w:val="32"/>
              <w:szCs w:val="32"/>
              <w:highlight w:val="none"/>
              <w:lang w:val="zh-CN" w:eastAsia="zh-CN" w:bidi="ar-SA"/>
            </w:rPr>
            <w:fldChar w:fldCharType="separate"/>
          </w:r>
          <w:r>
            <w:rPr>
              <w:rFonts w:hint="eastAsia" w:ascii="仿宋" w:hAnsi="仿宋" w:eastAsia="仿宋" w:cs="仿宋"/>
              <w:b w:val="0"/>
              <w:bCs w:val="0"/>
              <w:color w:val="auto"/>
              <w:kern w:val="0"/>
              <w:sz w:val="32"/>
              <w:szCs w:val="32"/>
              <w:highlight w:val="none"/>
              <w:lang w:val="zh-CN" w:eastAsia="zh-CN" w:bidi="ar-SA"/>
            </w:rPr>
            <w:t>18</w:t>
          </w:r>
          <w:r>
            <w:rPr>
              <w:rFonts w:hint="eastAsia" w:ascii="仿宋" w:hAnsi="仿宋" w:eastAsia="仿宋" w:cs="仿宋"/>
              <w:b w:val="0"/>
              <w:bCs w:val="0"/>
              <w:color w:val="auto"/>
              <w:kern w:val="0"/>
              <w:sz w:val="32"/>
              <w:szCs w:val="32"/>
              <w:highlight w:val="none"/>
              <w:lang w:val="zh-CN" w:eastAsia="zh-CN" w:bidi="ar-SA"/>
            </w:rPr>
            <w:fldChar w:fldCharType="end"/>
          </w:r>
          <w:r>
            <w:rPr>
              <w:rFonts w:hint="eastAsia" w:ascii="仿宋" w:hAnsi="仿宋" w:eastAsia="仿宋" w:cs="仿宋"/>
              <w:b w:val="0"/>
              <w:bCs w:val="0"/>
              <w:color w:val="auto"/>
              <w:kern w:val="0"/>
              <w:sz w:val="32"/>
              <w:szCs w:val="32"/>
              <w:highlight w:val="none"/>
              <w:lang w:val="zh-CN" w:eastAsia="zh-CN" w:bidi="ar-SA"/>
            </w:rPr>
            <w:fldChar w:fldCharType="end"/>
          </w:r>
        </w:p>
        <w:p w14:paraId="30A3DC81">
          <w:pPr>
            <w:pStyle w:val="10"/>
            <w:tabs>
              <w:tab w:val="right" w:leader="dot" w:pos="8306"/>
              <w:tab w:val="clear" w:pos="9242"/>
            </w:tabs>
            <w:rPr>
              <w:rFonts w:hint="eastAsia" w:ascii="仿宋" w:hAnsi="仿宋" w:eastAsia="仿宋" w:cs="仿宋"/>
              <w:b w:val="0"/>
              <w:bCs w:val="0"/>
              <w:color w:val="auto"/>
              <w:kern w:val="0"/>
              <w:sz w:val="32"/>
              <w:szCs w:val="32"/>
              <w:highlight w:val="none"/>
              <w:lang w:val="zh-CN" w:eastAsia="zh-CN" w:bidi="ar-SA"/>
            </w:rPr>
          </w:pPr>
          <w:r>
            <w:rPr>
              <w:rFonts w:hint="eastAsia" w:ascii="仿宋" w:hAnsi="仿宋" w:eastAsia="仿宋" w:cs="仿宋"/>
              <w:b w:val="0"/>
              <w:bCs w:val="0"/>
              <w:color w:val="auto"/>
              <w:kern w:val="0"/>
              <w:sz w:val="32"/>
              <w:szCs w:val="32"/>
              <w:highlight w:val="none"/>
              <w:lang w:val="zh-CN" w:eastAsia="zh-CN" w:bidi="ar-SA"/>
            </w:rPr>
            <w:fldChar w:fldCharType="begin"/>
          </w:r>
          <w:r>
            <w:rPr>
              <w:rFonts w:hint="eastAsia" w:ascii="仿宋" w:hAnsi="仿宋" w:eastAsia="仿宋" w:cs="仿宋"/>
              <w:b w:val="0"/>
              <w:bCs w:val="0"/>
              <w:color w:val="auto"/>
              <w:kern w:val="0"/>
              <w:sz w:val="32"/>
              <w:szCs w:val="32"/>
              <w:highlight w:val="none"/>
              <w:lang w:val="zh-CN" w:eastAsia="zh-CN" w:bidi="ar-SA"/>
            </w:rPr>
            <w:instrText xml:space="preserve"> HYPERLINK \l _Toc1259 </w:instrText>
          </w:r>
          <w:r>
            <w:rPr>
              <w:rFonts w:hint="eastAsia" w:ascii="仿宋" w:hAnsi="仿宋" w:eastAsia="仿宋" w:cs="仿宋"/>
              <w:b w:val="0"/>
              <w:bCs w:val="0"/>
              <w:color w:val="auto"/>
              <w:kern w:val="0"/>
              <w:sz w:val="32"/>
              <w:szCs w:val="32"/>
              <w:highlight w:val="none"/>
              <w:lang w:val="zh-CN" w:eastAsia="zh-CN" w:bidi="ar-SA"/>
            </w:rPr>
            <w:fldChar w:fldCharType="separate"/>
          </w:r>
          <w:r>
            <w:rPr>
              <w:rFonts w:hint="eastAsia" w:ascii="仿宋" w:hAnsi="仿宋" w:eastAsia="仿宋" w:cs="仿宋"/>
              <w:b w:val="0"/>
              <w:bCs w:val="0"/>
              <w:color w:val="auto"/>
              <w:kern w:val="0"/>
              <w:sz w:val="32"/>
              <w:szCs w:val="32"/>
              <w:highlight w:val="none"/>
              <w:lang w:val="zh-CN" w:eastAsia="zh-CN" w:bidi="ar-SA"/>
            </w:rPr>
            <w:t>第五章 附则</w:t>
          </w:r>
          <w:r>
            <w:rPr>
              <w:rFonts w:hint="eastAsia" w:ascii="仿宋" w:hAnsi="仿宋" w:eastAsia="仿宋" w:cs="仿宋"/>
              <w:b w:val="0"/>
              <w:bCs w:val="0"/>
              <w:color w:val="auto"/>
              <w:kern w:val="0"/>
              <w:sz w:val="32"/>
              <w:szCs w:val="32"/>
              <w:highlight w:val="none"/>
              <w:lang w:val="zh-CN" w:eastAsia="zh-CN" w:bidi="ar-SA"/>
            </w:rPr>
            <w:tab/>
          </w:r>
          <w:r>
            <w:rPr>
              <w:rFonts w:hint="eastAsia" w:ascii="仿宋" w:hAnsi="仿宋" w:eastAsia="仿宋" w:cs="仿宋"/>
              <w:b w:val="0"/>
              <w:bCs w:val="0"/>
              <w:color w:val="auto"/>
              <w:kern w:val="0"/>
              <w:sz w:val="32"/>
              <w:szCs w:val="32"/>
              <w:highlight w:val="none"/>
              <w:lang w:val="zh-CN" w:eastAsia="zh-CN" w:bidi="ar-SA"/>
            </w:rPr>
            <w:fldChar w:fldCharType="begin"/>
          </w:r>
          <w:r>
            <w:rPr>
              <w:rFonts w:hint="eastAsia" w:ascii="仿宋" w:hAnsi="仿宋" w:eastAsia="仿宋" w:cs="仿宋"/>
              <w:b w:val="0"/>
              <w:bCs w:val="0"/>
              <w:color w:val="auto"/>
              <w:kern w:val="0"/>
              <w:sz w:val="32"/>
              <w:szCs w:val="32"/>
              <w:highlight w:val="none"/>
              <w:lang w:val="zh-CN" w:eastAsia="zh-CN" w:bidi="ar-SA"/>
            </w:rPr>
            <w:instrText xml:space="preserve"> PAGEREF _Toc1259 \h </w:instrText>
          </w:r>
          <w:r>
            <w:rPr>
              <w:rFonts w:hint="eastAsia" w:ascii="仿宋" w:hAnsi="仿宋" w:eastAsia="仿宋" w:cs="仿宋"/>
              <w:b w:val="0"/>
              <w:bCs w:val="0"/>
              <w:color w:val="auto"/>
              <w:kern w:val="0"/>
              <w:sz w:val="32"/>
              <w:szCs w:val="32"/>
              <w:highlight w:val="none"/>
              <w:lang w:val="zh-CN" w:eastAsia="zh-CN" w:bidi="ar-SA"/>
            </w:rPr>
            <w:fldChar w:fldCharType="separate"/>
          </w:r>
          <w:r>
            <w:rPr>
              <w:rFonts w:hint="eastAsia" w:ascii="仿宋" w:hAnsi="仿宋" w:eastAsia="仿宋" w:cs="仿宋"/>
              <w:b w:val="0"/>
              <w:bCs w:val="0"/>
              <w:color w:val="auto"/>
              <w:kern w:val="0"/>
              <w:sz w:val="32"/>
              <w:szCs w:val="32"/>
              <w:highlight w:val="none"/>
              <w:lang w:val="zh-CN" w:eastAsia="zh-CN" w:bidi="ar-SA"/>
            </w:rPr>
            <w:t>19</w:t>
          </w:r>
          <w:r>
            <w:rPr>
              <w:rFonts w:hint="eastAsia" w:ascii="仿宋" w:hAnsi="仿宋" w:eastAsia="仿宋" w:cs="仿宋"/>
              <w:b w:val="0"/>
              <w:bCs w:val="0"/>
              <w:color w:val="auto"/>
              <w:kern w:val="0"/>
              <w:sz w:val="32"/>
              <w:szCs w:val="32"/>
              <w:highlight w:val="none"/>
              <w:lang w:val="zh-CN" w:eastAsia="zh-CN" w:bidi="ar-SA"/>
            </w:rPr>
            <w:fldChar w:fldCharType="end"/>
          </w:r>
          <w:r>
            <w:rPr>
              <w:rFonts w:hint="eastAsia" w:ascii="仿宋" w:hAnsi="仿宋" w:eastAsia="仿宋" w:cs="仿宋"/>
              <w:b w:val="0"/>
              <w:bCs w:val="0"/>
              <w:color w:val="auto"/>
              <w:kern w:val="0"/>
              <w:sz w:val="32"/>
              <w:szCs w:val="32"/>
              <w:highlight w:val="none"/>
              <w:lang w:val="zh-CN" w:eastAsia="zh-CN" w:bidi="ar-SA"/>
            </w:rPr>
            <w:fldChar w:fldCharType="end"/>
          </w:r>
        </w:p>
        <w:p w14:paraId="473ADFD8">
          <w:pPr>
            <w:pStyle w:val="10"/>
            <w:tabs>
              <w:tab w:val="right" w:leader="dot" w:pos="8306"/>
              <w:tab w:val="clear" w:pos="9242"/>
            </w:tabs>
          </w:pPr>
          <w:r>
            <w:rPr>
              <w:rFonts w:hint="eastAsia" w:ascii="仿宋" w:hAnsi="仿宋" w:eastAsia="仿宋" w:cs="仿宋"/>
              <w:b w:val="0"/>
              <w:bCs w:val="0"/>
              <w:color w:val="auto"/>
              <w:kern w:val="0"/>
              <w:sz w:val="32"/>
              <w:szCs w:val="32"/>
              <w:highlight w:val="none"/>
              <w:lang w:val="zh-CN" w:eastAsia="zh-CN" w:bidi="ar-SA"/>
            </w:rPr>
            <w:fldChar w:fldCharType="begin"/>
          </w:r>
          <w:r>
            <w:rPr>
              <w:rFonts w:hint="eastAsia" w:ascii="仿宋" w:hAnsi="仿宋" w:eastAsia="仿宋" w:cs="仿宋"/>
              <w:b w:val="0"/>
              <w:bCs w:val="0"/>
              <w:color w:val="auto"/>
              <w:kern w:val="0"/>
              <w:sz w:val="32"/>
              <w:szCs w:val="32"/>
              <w:highlight w:val="none"/>
              <w:lang w:val="zh-CN" w:eastAsia="zh-CN" w:bidi="ar-SA"/>
            </w:rPr>
            <w:instrText xml:space="preserve"> HYPERLINK \l _Toc5486 </w:instrText>
          </w:r>
          <w:r>
            <w:rPr>
              <w:rFonts w:hint="eastAsia" w:ascii="仿宋" w:hAnsi="仿宋" w:eastAsia="仿宋" w:cs="仿宋"/>
              <w:b w:val="0"/>
              <w:bCs w:val="0"/>
              <w:color w:val="auto"/>
              <w:kern w:val="0"/>
              <w:sz w:val="32"/>
              <w:szCs w:val="32"/>
              <w:highlight w:val="none"/>
              <w:lang w:val="zh-CN" w:eastAsia="zh-CN" w:bidi="ar-SA"/>
            </w:rPr>
            <w:fldChar w:fldCharType="separate"/>
          </w:r>
          <w:r>
            <w:rPr>
              <w:rFonts w:hint="eastAsia" w:ascii="仿宋" w:hAnsi="仿宋" w:eastAsia="仿宋" w:cs="仿宋"/>
              <w:b w:val="0"/>
              <w:bCs w:val="0"/>
              <w:color w:val="auto"/>
              <w:kern w:val="0"/>
              <w:sz w:val="32"/>
              <w:szCs w:val="32"/>
              <w:highlight w:val="none"/>
              <w:lang w:val="zh-CN" w:eastAsia="zh-CN" w:bidi="ar-SA"/>
            </w:rPr>
            <w:t>附件</w:t>
          </w:r>
          <w:r>
            <w:rPr>
              <w:rFonts w:hint="eastAsia" w:ascii="仿宋" w:hAnsi="仿宋" w:eastAsia="仿宋" w:cs="仿宋"/>
              <w:b w:val="0"/>
              <w:bCs w:val="0"/>
              <w:color w:val="auto"/>
              <w:kern w:val="0"/>
              <w:sz w:val="32"/>
              <w:szCs w:val="32"/>
              <w:highlight w:val="none"/>
              <w:lang w:val="zh-CN" w:eastAsia="zh-CN" w:bidi="ar-SA"/>
            </w:rPr>
            <w:tab/>
          </w:r>
          <w:r>
            <w:rPr>
              <w:rFonts w:hint="eastAsia" w:ascii="仿宋" w:hAnsi="仿宋" w:eastAsia="仿宋" w:cs="仿宋"/>
              <w:b w:val="0"/>
              <w:bCs w:val="0"/>
              <w:color w:val="auto"/>
              <w:kern w:val="0"/>
              <w:sz w:val="32"/>
              <w:szCs w:val="32"/>
              <w:highlight w:val="none"/>
              <w:lang w:val="zh-CN" w:eastAsia="zh-CN" w:bidi="ar-SA"/>
            </w:rPr>
            <w:fldChar w:fldCharType="begin"/>
          </w:r>
          <w:r>
            <w:rPr>
              <w:rFonts w:hint="eastAsia" w:ascii="仿宋" w:hAnsi="仿宋" w:eastAsia="仿宋" w:cs="仿宋"/>
              <w:b w:val="0"/>
              <w:bCs w:val="0"/>
              <w:color w:val="auto"/>
              <w:kern w:val="0"/>
              <w:sz w:val="32"/>
              <w:szCs w:val="32"/>
              <w:highlight w:val="none"/>
              <w:lang w:val="zh-CN" w:eastAsia="zh-CN" w:bidi="ar-SA"/>
            </w:rPr>
            <w:instrText xml:space="preserve"> PAGEREF _Toc5486 \h </w:instrText>
          </w:r>
          <w:r>
            <w:rPr>
              <w:rFonts w:hint="eastAsia" w:ascii="仿宋" w:hAnsi="仿宋" w:eastAsia="仿宋" w:cs="仿宋"/>
              <w:b w:val="0"/>
              <w:bCs w:val="0"/>
              <w:color w:val="auto"/>
              <w:kern w:val="0"/>
              <w:sz w:val="32"/>
              <w:szCs w:val="32"/>
              <w:highlight w:val="none"/>
              <w:lang w:val="zh-CN" w:eastAsia="zh-CN" w:bidi="ar-SA"/>
            </w:rPr>
            <w:fldChar w:fldCharType="separate"/>
          </w:r>
          <w:r>
            <w:rPr>
              <w:rFonts w:hint="eastAsia" w:ascii="仿宋" w:hAnsi="仿宋" w:eastAsia="仿宋" w:cs="仿宋"/>
              <w:b w:val="0"/>
              <w:bCs w:val="0"/>
              <w:color w:val="auto"/>
              <w:kern w:val="0"/>
              <w:sz w:val="32"/>
              <w:szCs w:val="32"/>
              <w:highlight w:val="none"/>
              <w:lang w:val="zh-CN" w:eastAsia="zh-CN" w:bidi="ar-SA"/>
            </w:rPr>
            <w:t>19</w:t>
          </w:r>
          <w:r>
            <w:rPr>
              <w:rFonts w:hint="eastAsia" w:ascii="仿宋" w:hAnsi="仿宋" w:eastAsia="仿宋" w:cs="仿宋"/>
              <w:b w:val="0"/>
              <w:bCs w:val="0"/>
              <w:color w:val="auto"/>
              <w:kern w:val="0"/>
              <w:sz w:val="32"/>
              <w:szCs w:val="32"/>
              <w:highlight w:val="none"/>
              <w:lang w:val="zh-CN" w:eastAsia="zh-CN" w:bidi="ar-SA"/>
            </w:rPr>
            <w:fldChar w:fldCharType="end"/>
          </w:r>
          <w:r>
            <w:rPr>
              <w:rFonts w:hint="eastAsia" w:ascii="仿宋" w:hAnsi="仿宋" w:eastAsia="仿宋" w:cs="仿宋"/>
              <w:b w:val="0"/>
              <w:bCs w:val="0"/>
              <w:color w:val="auto"/>
              <w:kern w:val="0"/>
              <w:sz w:val="32"/>
              <w:szCs w:val="32"/>
              <w:highlight w:val="none"/>
              <w:lang w:val="zh-CN" w:eastAsia="zh-CN" w:bidi="ar-SA"/>
            </w:rPr>
            <w:fldChar w:fldCharType="end"/>
          </w:r>
        </w:p>
        <w:p w14:paraId="6D8AA3B4">
          <w:pPr>
            <w:rPr>
              <w:rFonts w:hint="eastAsia" w:ascii="仿宋" w:hAnsi="仿宋" w:eastAsia="仿宋" w:cs="仿宋"/>
              <w:sz w:val="32"/>
              <w:szCs w:val="32"/>
              <w:highlight w:val="none"/>
            </w:rPr>
          </w:pPr>
          <w:r>
            <w:rPr>
              <w:rFonts w:hint="eastAsia" w:ascii="仿宋_GB2312" w:hAnsi="仿宋_GB2312" w:eastAsia="仿宋_GB2312" w:cs="仿宋_GB2312"/>
              <w:bCs/>
              <w:szCs w:val="32"/>
              <w:highlight w:val="none"/>
              <w:lang w:val="zh-CN"/>
            </w:rPr>
            <w:fldChar w:fldCharType="end"/>
          </w:r>
        </w:p>
      </w:sdtContent>
    </w:sdt>
    <w:p w14:paraId="5168452D">
      <w:pPr>
        <w:spacing w:after="0" w:line="240" w:lineRule="auto"/>
        <w:rPr>
          <w:rFonts w:hint="eastAsia" w:ascii="华文中宋" w:hAnsi="华文中宋" w:eastAsia="华文中宋"/>
          <w:bCs/>
          <w:sz w:val="36"/>
          <w:szCs w:val="36"/>
          <w:highlight w:val="none"/>
        </w:rPr>
        <w:sectPr>
          <w:headerReference r:id="rId5" w:type="first"/>
          <w:footerReference r:id="rId6" w:type="default"/>
          <w:pgSz w:w="11906" w:h="16838"/>
          <w:pgMar w:top="1440" w:right="1800" w:bottom="1440" w:left="1800" w:header="992" w:footer="992" w:gutter="0"/>
          <w:cols w:space="425" w:num="1"/>
          <w:docGrid w:type="lines" w:linePitch="312" w:charSpace="0"/>
        </w:sectPr>
      </w:pPr>
      <w:r>
        <w:rPr>
          <w:rFonts w:ascii="仿宋" w:hAnsi="仿宋" w:eastAsia="仿宋"/>
          <w:bCs/>
          <w:sz w:val="32"/>
          <w:szCs w:val="32"/>
          <w:highlight w:val="none"/>
        </w:rPr>
        <w:br w:type="page"/>
      </w:r>
    </w:p>
    <w:p w14:paraId="6C094F69">
      <w:pPr>
        <w:spacing w:after="0" w:line="560" w:lineRule="exact"/>
        <w:jc w:val="center"/>
        <w:rPr>
          <w:rFonts w:hint="eastAsia" w:ascii="华文中宋" w:hAnsi="华文中宋" w:eastAsia="华文中宋" w:cs="仿宋"/>
          <w:color w:val="000000"/>
          <w:sz w:val="36"/>
          <w:szCs w:val="36"/>
          <w:highlight w:val="none"/>
          <w:lang w:eastAsia="zh-CN"/>
        </w:rPr>
      </w:pPr>
      <w:r>
        <w:rPr>
          <w:rFonts w:hint="eastAsia" w:ascii="华文中宋" w:hAnsi="华文中宋" w:eastAsia="华文中宋"/>
          <w:bCs/>
          <w:sz w:val="36"/>
          <w:szCs w:val="36"/>
          <w:highlight w:val="none"/>
        </w:rPr>
        <w:t>华润啤酒</w:t>
      </w:r>
      <w:r>
        <w:rPr>
          <w:rFonts w:hint="eastAsia" w:ascii="华文中宋" w:hAnsi="华文中宋" w:eastAsia="华文中宋" w:cs="仿宋"/>
          <w:color w:val="000000"/>
          <w:sz w:val="36"/>
          <w:szCs w:val="36"/>
          <w:highlight w:val="none"/>
        </w:rPr>
        <w:t>招聘管理</w:t>
      </w:r>
      <w:r>
        <w:rPr>
          <w:rFonts w:hint="eastAsia" w:ascii="华文中宋" w:hAnsi="华文中宋" w:eastAsia="华文中宋"/>
          <w:bCs/>
          <w:sz w:val="36"/>
          <w:szCs w:val="36"/>
          <w:highlight w:val="none"/>
        </w:rPr>
        <w:t>制度</w:t>
      </w:r>
      <w:r>
        <w:rPr>
          <w:rFonts w:hint="eastAsia" w:ascii="华文中宋" w:hAnsi="华文中宋" w:eastAsia="华文中宋"/>
          <w:bCs/>
          <w:sz w:val="36"/>
          <w:szCs w:val="36"/>
          <w:highlight w:val="none"/>
          <w:lang w:eastAsia="zh-CN"/>
        </w:rPr>
        <w:t>（</w:t>
      </w:r>
      <w:r>
        <w:rPr>
          <w:rFonts w:hint="eastAsia" w:ascii="华文中宋" w:hAnsi="华文中宋" w:eastAsia="华文中宋" w:cs="仿宋"/>
          <w:color w:val="000000"/>
          <w:sz w:val="36"/>
          <w:szCs w:val="36"/>
          <w:highlight w:val="none"/>
          <w:lang w:val="en-US" w:eastAsia="zh-CN"/>
        </w:rPr>
        <w:t>华啤A03-48-人力26C</w:t>
      </w:r>
      <w:r>
        <w:rPr>
          <w:rFonts w:hint="eastAsia" w:ascii="华文中宋" w:hAnsi="华文中宋" w:eastAsia="华文中宋" w:cs="仿宋"/>
          <w:color w:val="000000"/>
          <w:sz w:val="36"/>
          <w:szCs w:val="36"/>
          <w:highlight w:val="none"/>
          <w:lang w:eastAsia="zh-CN"/>
        </w:rPr>
        <w:t>）</w:t>
      </w:r>
    </w:p>
    <w:p w14:paraId="6A2D28BB">
      <w:pPr>
        <w:spacing w:after="0" w:line="560" w:lineRule="exact"/>
        <w:jc w:val="left"/>
        <w:rPr>
          <w:rFonts w:hint="default" w:ascii="华文中宋" w:hAnsi="华文中宋" w:eastAsia="华文中宋" w:cs="仿宋"/>
          <w:b w:val="0"/>
          <w:bCs w:val="0"/>
          <w:color w:val="000000"/>
          <w:sz w:val="36"/>
          <w:szCs w:val="36"/>
          <w:highlight w:val="none"/>
          <w:lang w:val="en-US" w:eastAsia="zh-CN"/>
        </w:rPr>
      </w:pPr>
      <w:r>
        <w:rPr>
          <w:rFonts w:hint="eastAsia" w:ascii="华文中宋" w:hAnsi="华文中宋" w:eastAsia="华文中宋" w:cs="仿宋"/>
          <w:b w:val="0"/>
          <w:bCs w:val="0"/>
          <w:color w:val="000000"/>
          <w:sz w:val="36"/>
          <w:szCs w:val="36"/>
          <w:highlight w:val="none"/>
          <w:lang w:val="en-US" w:eastAsia="zh-CN"/>
        </w:rPr>
        <w:t>///</w:t>
      </w:r>
    </w:p>
    <w:p w14:paraId="0DB8779C">
      <w:pPr>
        <w:pStyle w:val="29"/>
        <w:numPr>
          <w:ilvl w:val="0"/>
          <w:numId w:val="0"/>
        </w:numPr>
        <w:ind w:left="0" w:leftChars="0" w:firstLine="0" w:firstLineChars="0"/>
        <w:jc w:val="center"/>
        <w:rPr>
          <w:rFonts w:hint="eastAsia" w:ascii="黑体" w:hAnsi="黑体" w:eastAsia="黑体"/>
          <w:highlight w:val="none"/>
        </w:rPr>
      </w:pPr>
      <w:bookmarkStart w:id="0" w:name="_Toc3645"/>
      <w:bookmarkStart w:id="1" w:name="_Toc121147701"/>
      <w:bookmarkStart w:id="2" w:name="_Toc121055810"/>
      <w:r>
        <w:rPr>
          <w:rFonts w:hint="eastAsia" w:ascii="黑体" w:hAnsi="黑体" w:eastAsia="黑体" w:cs="Times New Roman"/>
          <w:b w:val="0"/>
          <w:bCs/>
          <w:kern w:val="2"/>
          <w:sz w:val="32"/>
          <w:szCs w:val="32"/>
          <w:lang w:val="en-US" w:eastAsia="zh-CN" w:bidi="ar-SA"/>
        </w:rPr>
        <w:t>第一章</w:t>
      </w:r>
      <w:r>
        <w:rPr>
          <w:rFonts w:hint="eastAsia" w:ascii="黑体" w:hAnsi="黑体" w:eastAsia="黑体"/>
          <w:highlight w:val="none"/>
        </w:rPr>
        <w:t>总则</w:t>
      </w:r>
      <w:bookmarkEnd w:id="0"/>
      <w:bookmarkEnd w:id="1"/>
      <w:bookmarkEnd w:id="2"/>
    </w:p>
    <w:p w14:paraId="7B87AE78">
      <w:pPr>
        <w:pStyle w:val="29"/>
        <w:numPr>
          <w:ilvl w:val="0"/>
          <w:numId w:val="0"/>
        </w:numPr>
        <w:ind w:left="0" w:leftChars="0" w:firstLine="0" w:firstLineChars="0"/>
        <w:jc w:val="left"/>
        <w:rPr>
          <w:rFonts w:hint="default" w:ascii="黑体" w:hAnsi="黑体" w:eastAsia="黑体"/>
          <w:highlight w:val="none"/>
          <w:lang w:val="en-US" w:eastAsia="zh-CN"/>
        </w:rPr>
      </w:pPr>
      <w:r>
        <w:rPr>
          <w:rFonts w:hint="eastAsia" w:ascii="黑体" w:hAnsi="黑体" w:eastAsia="黑体"/>
          <w:highlight w:val="none"/>
          <w:lang w:val="en-US" w:eastAsia="zh-CN"/>
        </w:rPr>
        <w:t>///</w:t>
      </w:r>
    </w:p>
    <w:p w14:paraId="28FB7CA5">
      <w:pPr>
        <w:pStyle w:val="23"/>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第一条</w:t>
      </w:r>
      <w:r>
        <w:rPr>
          <w:rFonts w:hint="eastAsia" w:ascii="仿宋_GB2312" w:hAnsi="仿宋" w:eastAsia="仿宋_GB2312" w:cs="仿宋"/>
          <w:color w:val="000000"/>
          <w:sz w:val="32"/>
          <w:szCs w:val="32"/>
          <w:highlight w:val="none"/>
        </w:rPr>
        <w:t>为了</w:t>
      </w:r>
      <w:r>
        <w:rPr>
          <w:rFonts w:ascii="仿宋_GB2312" w:hAnsi="仿宋" w:eastAsia="仿宋_GB2312" w:cs="仿宋"/>
          <w:color w:val="000000"/>
          <w:sz w:val="32"/>
          <w:szCs w:val="32"/>
          <w:highlight w:val="none"/>
        </w:rPr>
        <w:t>建立规范合理的招聘体系，促进人才的招聘引进，</w:t>
      </w:r>
      <w:r>
        <w:rPr>
          <w:rFonts w:hint="eastAsia" w:ascii="仿宋_GB2312" w:hAnsi="仿宋" w:eastAsia="仿宋_GB2312" w:cs="仿宋"/>
          <w:color w:val="000000"/>
          <w:sz w:val="32"/>
          <w:szCs w:val="32"/>
          <w:highlight w:val="none"/>
        </w:rPr>
        <w:t>确保人才选拔的科学性、公平性、高效性、合规性，</w:t>
      </w:r>
      <w:r>
        <w:rPr>
          <w:rFonts w:ascii="仿宋_GB2312" w:hAnsi="仿宋" w:eastAsia="仿宋_GB2312" w:cs="仿宋"/>
          <w:color w:val="000000"/>
          <w:sz w:val="32"/>
          <w:szCs w:val="32"/>
          <w:highlight w:val="none"/>
        </w:rPr>
        <w:t>制定本制度。</w:t>
      </w:r>
    </w:p>
    <w:p w14:paraId="5CA82235">
      <w:pPr>
        <w:pStyle w:val="23"/>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27DE81CB">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lang w:eastAsia="zh-CN"/>
        </w:rPr>
      </w:pPr>
      <w:bookmarkStart w:id="3" w:name="_Toc261680071"/>
      <w:bookmarkStart w:id="4" w:name="_Toc297970561"/>
      <w:r>
        <w:rPr>
          <w:rFonts w:hint="eastAsia" w:ascii="黑体" w:hAnsi="黑体" w:eastAsia="黑体" w:cs="仿宋"/>
          <w:b w:val="0"/>
          <w:color w:val="000000"/>
          <w:kern w:val="0"/>
          <w:sz w:val="32"/>
          <w:szCs w:val="32"/>
          <w:lang w:val="en-US" w:eastAsia="zh-CN" w:bidi="ar-SA"/>
        </w:rPr>
        <w:t>第二条</w:t>
      </w:r>
      <w:r>
        <w:rPr>
          <w:rFonts w:hint="eastAsia" w:ascii="仿宋_GB2312" w:hAnsi="仿宋" w:eastAsia="仿宋_GB2312" w:cs="仿宋"/>
          <w:color w:val="000000"/>
          <w:sz w:val="32"/>
          <w:szCs w:val="32"/>
          <w:highlight w:val="none"/>
        </w:rPr>
        <w:t>本制度适用于华润啤酒及下属单位的人才招聘工作</w:t>
      </w:r>
      <w:r>
        <w:rPr>
          <w:rFonts w:hint="eastAsia" w:ascii="仿宋_GB2312" w:hAnsi="仿宋" w:eastAsia="仿宋_GB2312" w:cs="仿宋"/>
          <w:color w:val="000000"/>
          <w:sz w:val="32"/>
          <w:szCs w:val="32"/>
          <w:highlight w:val="none"/>
          <w:lang w:eastAsia="zh-CN"/>
        </w:rPr>
        <w:t>。</w:t>
      </w:r>
    </w:p>
    <w:p w14:paraId="38F82221">
      <w:pPr>
        <w:pStyle w:val="23"/>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68DE1BF5">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第三条</w:t>
      </w:r>
      <w:r>
        <w:rPr>
          <w:rFonts w:hint="eastAsia" w:ascii="仿宋_GB2312" w:hAnsi="仿宋" w:eastAsia="仿宋_GB2312" w:cs="仿宋"/>
          <w:color w:val="000000"/>
          <w:sz w:val="32"/>
          <w:szCs w:val="32"/>
          <w:highlight w:val="none"/>
        </w:rPr>
        <w:t>招聘录用原则</w:t>
      </w:r>
    </w:p>
    <w:p w14:paraId="2B566A07">
      <w:pPr>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kern w:val="0"/>
          <w:sz w:val="32"/>
          <w:szCs w:val="32"/>
          <w:lang w:val="en-US" w:eastAsia="zh-CN" w:bidi="ar-SA"/>
        </w:rPr>
        <w:t>（一）</w:t>
      </w:r>
      <w:r>
        <w:rPr>
          <w:rFonts w:hint="eastAsia" w:ascii="仿宋_GB2312" w:hAnsi="仿宋" w:eastAsia="仿宋_GB2312" w:cs="仿宋"/>
          <w:color w:val="000000"/>
          <w:sz w:val="32"/>
          <w:szCs w:val="32"/>
          <w:highlight w:val="none"/>
        </w:rPr>
        <w:t>公平公正原则</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人才招聘应严格遵守招聘制度，确保招聘流程及甄选标准的一致性。</w:t>
      </w:r>
    </w:p>
    <w:p w14:paraId="452D42CC">
      <w:pPr>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kern w:val="0"/>
          <w:sz w:val="32"/>
          <w:szCs w:val="32"/>
          <w:lang w:val="en-US" w:eastAsia="zh-CN" w:bidi="ar-SA"/>
        </w:rPr>
        <w:t>（二）</w:t>
      </w:r>
      <w:r>
        <w:rPr>
          <w:rFonts w:hint="eastAsia" w:ascii="仿宋_GB2312" w:hAnsi="仿宋" w:eastAsia="仿宋_GB2312" w:cs="仿宋"/>
          <w:color w:val="000000"/>
          <w:sz w:val="32"/>
          <w:szCs w:val="32"/>
          <w:highlight w:val="none"/>
        </w:rPr>
        <w:t>编制管控原则。各单位招聘应按年度人员编制计划组织开展。</w:t>
      </w:r>
    </w:p>
    <w:p w14:paraId="13A72CBA">
      <w:pPr>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highlight w:val="none"/>
        </w:rPr>
        <w:t>人才标准匹配原则。在公司统一的人才标准框架下，</w:t>
      </w:r>
      <w:r>
        <w:rPr>
          <w:rFonts w:hint="eastAsia" w:ascii="仿宋_GB2312" w:hAnsi="仿宋" w:eastAsia="仿宋_GB2312" w:cs="仿宋"/>
          <w:color w:val="000000"/>
          <w:sz w:val="32"/>
          <w:szCs w:val="32"/>
          <w:highlight w:val="none"/>
          <w:lang w:val="en-US" w:eastAsia="zh-CN"/>
        </w:rPr>
        <w:t>招聘</w:t>
      </w:r>
      <w:r>
        <w:rPr>
          <w:rFonts w:hint="eastAsia" w:ascii="仿宋_GB2312" w:hAnsi="仿宋" w:eastAsia="仿宋_GB2312" w:cs="仿宋"/>
          <w:color w:val="000000"/>
          <w:sz w:val="32"/>
          <w:szCs w:val="32"/>
          <w:highlight w:val="none"/>
        </w:rPr>
        <w:t xml:space="preserve">录用与各序列人才标准匹配的优秀人才。 </w:t>
      </w:r>
    </w:p>
    <w:p w14:paraId="529C7F79">
      <w:pPr>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kern w:val="0"/>
          <w:sz w:val="32"/>
          <w:szCs w:val="32"/>
          <w:lang w:val="en-US" w:eastAsia="zh-CN" w:bidi="ar-SA"/>
        </w:rPr>
        <w:t>（四）</w:t>
      </w:r>
      <w:r>
        <w:rPr>
          <w:rFonts w:hint="eastAsia" w:ascii="仿宋_GB2312" w:hAnsi="仿宋" w:eastAsia="仿宋_GB2312" w:cs="仿宋"/>
          <w:color w:val="000000"/>
          <w:sz w:val="32"/>
          <w:szCs w:val="32"/>
          <w:highlight w:val="none"/>
        </w:rPr>
        <w:t>效率最优原则。选择合适的招聘渠道和方法，提升人员招聘效率并合理控制招聘成本。</w:t>
      </w:r>
    </w:p>
    <w:p w14:paraId="5D671EE3">
      <w:pPr>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kern w:val="0"/>
          <w:sz w:val="32"/>
          <w:szCs w:val="32"/>
          <w:lang w:val="en-US" w:eastAsia="zh-CN" w:bidi="ar-SA"/>
        </w:rPr>
        <w:t>（五）</w:t>
      </w:r>
      <w:r>
        <w:rPr>
          <w:rFonts w:hint="eastAsia" w:ascii="仿宋_GB2312" w:hAnsi="仿宋" w:eastAsia="仿宋_GB2312" w:cs="仿宋"/>
          <w:color w:val="000000"/>
          <w:sz w:val="32"/>
          <w:szCs w:val="32"/>
          <w:highlight w:val="none"/>
        </w:rPr>
        <w:t>任职回避原则。依据《</w:t>
      </w:r>
      <w:r>
        <w:rPr>
          <w:rFonts w:ascii="仿宋_GB2312" w:hAnsi="仿宋" w:eastAsia="仿宋_GB2312" w:cs="仿宋"/>
          <w:color w:val="000000"/>
          <w:sz w:val="32"/>
          <w:szCs w:val="32"/>
          <w:highlight w:val="none"/>
        </w:rPr>
        <w:t>华润啤酒直管干部管理规定</w:t>
      </w:r>
      <w:r>
        <w:rPr>
          <w:rFonts w:hint="eastAsia" w:ascii="仿宋_GB2312" w:hAnsi="仿宋" w:eastAsia="仿宋_GB2312" w:cs="仿宋"/>
          <w:color w:val="000000"/>
          <w:sz w:val="32"/>
          <w:szCs w:val="32"/>
          <w:highlight w:val="none"/>
        </w:rPr>
        <w:t>》《</w:t>
      </w:r>
      <w:r>
        <w:rPr>
          <w:rFonts w:ascii="仿宋_GB2312" w:hAnsi="仿宋" w:eastAsia="仿宋_GB2312" w:cs="仿宋"/>
          <w:color w:val="000000"/>
          <w:sz w:val="32"/>
          <w:szCs w:val="32"/>
          <w:highlight w:val="none"/>
        </w:rPr>
        <w:t>华润啤酒</w:t>
      </w:r>
      <w:r>
        <w:rPr>
          <w:rFonts w:hint="eastAsia" w:ascii="仿宋_GB2312" w:hAnsi="仿宋" w:eastAsia="仿宋_GB2312" w:cs="仿宋"/>
          <w:color w:val="000000"/>
          <w:sz w:val="32"/>
          <w:szCs w:val="32"/>
          <w:highlight w:val="none"/>
          <w:lang w:val="en-US" w:eastAsia="zh-CN"/>
        </w:rPr>
        <w:t>资深管理人员</w:t>
      </w:r>
      <w:r>
        <w:rPr>
          <w:rFonts w:ascii="仿宋_GB2312" w:hAnsi="仿宋" w:eastAsia="仿宋_GB2312" w:cs="仿宋"/>
          <w:color w:val="000000"/>
          <w:sz w:val="32"/>
          <w:szCs w:val="32"/>
          <w:highlight w:val="none"/>
        </w:rPr>
        <w:t>管理办法</w:t>
      </w:r>
      <w:r>
        <w:rPr>
          <w:rFonts w:hint="eastAsia" w:ascii="仿宋_GB2312" w:hAnsi="仿宋" w:eastAsia="仿宋_GB2312" w:cs="仿宋"/>
          <w:color w:val="000000"/>
          <w:sz w:val="32"/>
          <w:szCs w:val="32"/>
          <w:highlight w:val="none"/>
        </w:rPr>
        <w:t>》《</w:t>
      </w:r>
      <w:r>
        <w:rPr>
          <w:rFonts w:ascii="仿宋_GB2312" w:hAnsi="仿宋" w:eastAsia="仿宋_GB2312" w:cs="仿宋"/>
          <w:color w:val="000000"/>
          <w:sz w:val="32"/>
          <w:szCs w:val="32"/>
          <w:highlight w:val="none"/>
        </w:rPr>
        <w:t>华润啤酒经理级员工职务聘任管理办法</w:t>
      </w:r>
      <w:r>
        <w:rPr>
          <w:rFonts w:hint="eastAsia" w:ascii="仿宋_GB2312" w:hAnsi="仿宋" w:eastAsia="仿宋_GB2312" w:cs="仿宋"/>
          <w:color w:val="000000"/>
          <w:sz w:val="32"/>
          <w:szCs w:val="32"/>
          <w:highlight w:val="none"/>
        </w:rPr>
        <w:t>》相关要求执行。</w:t>
      </w:r>
    </w:p>
    <w:p w14:paraId="0EA17807">
      <w:pPr>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48B72BD9">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第四条</w:t>
      </w:r>
      <w:r>
        <w:rPr>
          <w:rFonts w:hint="eastAsia" w:ascii="仿宋_GB2312" w:hAnsi="仿宋" w:eastAsia="仿宋_GB2312" w:cs="仿宋"/>
          <w:color w:val="000000"/>
          <w:sz w:val="32"/>
          <w:szCs w:val="32"/>
          <w:highlight w:val="none"/>
        </w:rPr>
        <w:t>职责分工</w:t>
      </w:r>
    </w:p>
    <w:bookmarkEnd w:id="3"/>
    <w:bookmarkEnd w:id="4"/>
    <w:p w14:paraId="09A7897A">
      <w:pPr>
        <w:pStyle w:val="47"/>
        <w:ind w:left="0" w:leftChars="0" w:firstLine="640" w:firstLineChars="200"/>
        <w:outlineLvl w:val="9"/>
        <w:rPr>
          <w:rFonts w:hint="eastAsia"/>
          <w:highlight w:val="none"/>
        </w:rPr>
      </w:pPr>
      <w:r>
        <w:rPr>
          <w:rFonts w:hint="eastAsia"/>
          <w:highlight w:val="none"/>
        </w:rPr>
        <w:t>（一）</w:t>
      </w:r>
      <w:r>
        <w:rPr>
          <w:highlight w:val="none"/>
        </w:rPr>
        <w:t>HRCOE</w:t>
      </w:r>
      <w:ins w:id="0" w:author="咨询组" w:date="2026-04-07T09:21:51Z">
        <w:r>
          <w:rPr>
            <w:rFonts w:hint="eastAsia" w:ascii="仿宋_GB2312" w:hAnsi="仿宋" w:eastAsia="仿宋_GB2312" w:cs="仿宋"/>
            <w:color w:val="000000"/>
            <w:sz w:val="32"/>
            <w:szCs w:val="32"/>
            <w:highlight w:val="none"/>
          </w:rPr>
          <w:t>职责</w:t>
        </w:r>
      </w:ins>
    </w:p>
    <w:p w14:paraId="5AEFD7D1">
      <w:pPr>
        <w:pStyle w:val="47"/>
        <w:ind w:left="0" w:leftChars="0" w:firstLine="640" w:firstLineChars="200"/>
        <w:outlineLvl w:val="9"/>
        <w:rPr>
          <w:rFonts w:hint="eastAsia" w:eastAsia="仿宋_GB2312"/>
          <w:highlight w:val="none"/>
          <w:lang w:eastAsia="zh-CN"/>
        </w:rPr>
      </w:pPr>
      <w:r>
        <w:rPr>
          <w:rFonts w:hint="eastAsia"/>
          <w:highlight w:val="none"/>
        </w:rPr>
        <w:t>1.</w:t>
      </w:r>
      <w:r>
        <w:rPr>
          <w:highlight w:val="none"/>
        </w:rPr>
        <w:t>负责制定、</w:t>
      </w:r>
      <w:r>
        <w:rPr>
          <w:rFonts w:hint="eastAsia"/>
          <w:highlight w:val="none"/>
        </w:rPr>
        <w:t>修订</w:t>
      </w:r>
      <w:r>
        <w:rPr>
          <w:highlight w:val="none"/>
        </w:rPr>
        <w:t>招聘</w:t>
      </w:r>
      <w:r>
        <w:rPr>
          <w:rFonts w:hint="eastAsia"/>
          <w:highlight w:val="none"/>
        </w:rPr>
        <w:t>配置相关</w:t>
      </w:r>
      <w:r>
        <w:rPr>
          <w:highlight w:val="none"/>
        </w:rPr>
        <w:t>制度、指引，规范招聘流程，提升招聘效率</w:t>
      </w:r>
      <w:r>
        <w:rPr>
          <w:rFonts w:hint="eastAsia"/>
          <w:highlight w:val="none"/>
          <w:lang w:eastAsia="zh-CN"/>
        </w:rPr>
        <w:t>。</w:t>
      </w:r>
    </w:p>
    <w:p w14:paraId="0F7ABFD8">
      <w:pPr>
        <w:pStyle w:val="47"/>
        <w:ind w:left="0" w:leftChars="0" w:firstLine="640" w:firstLineChars="200"/>
        <w:outlineLvl w:val="9"/>
        <w:rPr>
          <w:rFonts w:hint="eastAsia" w:eastAsia="仿宋_GB2312"/>
          <w:highlight w:val="none"/>
          <w:lang w:eastAsia="zh-CN"/>
        </w:rPr>
      </w:pPr>
      <w:r>
        <w:rPr>
          <w:rFonts w:hint="eastAsia"/>
          <w:highlight w:val="none"/>
        </w:rPr>
        <w:t>2.</w:t>
      </w:r>
      <w:r>
        <w:rPr>
          <w:highlight w:val="none"/>
        </w:rPr>
        <w:t>负责统筹面试官的选拔与培养</w:t>
      </w:r>
      <w:r>
        <w:rPr>
          <w:rFonts w:hint="eastAsia"/>
          <w:highlight w:val="none"/>
          <w:lang w:eastAsia="zh-CN"/>
        </w:rPr>
        <w:t>。</w:t>
      </w:r>
    </w:p>
    <w:p w14:paraId="4BF3A5FA">
      <w:pPr>
        <w:pStyle w:val="47"/>
        <w:ind w:left="0" w:leftChars="0" w:firstLine="640" w:firstLineChars="200"/>
        <w:outlineLvl w:val="9"/>
        <w:rPr>
          <w:rFonts w:hint="eastAsia" w:eastAsia="仿宋_GB2312"/>
          <w:highlight w:val="none"/>
          <w:lang w:eastAsia="zh-CN"/>
        </w:rPr>
      </w:pPr>
      <w:r>
        <w:rPr>
          <w:rFonts w:hint="eastAsia"/>
          <w:highlight w:val="none"/>
        </w:rPr>
        <w:t>3.负责统筹雇主品牌建设，促进人才的吸引与保留</w:t>
      </w:r>
      <w:r>
        <w:rPr>
          <w:rFonts w:hint="eastAsia"/>
          <w:highlight w:val="none"/>
          <w:lang w:eastAsia="zh-CN"/>
        </w:rPr>
        <w:t>。</w:t>
      </w:r>
    </w:p>
    <w:p w14:paraId="455ACD34">
      <w:pPr>
        <w:pStyle w:val="47"/>
        <w:ind w:left="0" w:leftChars="0" w:firstLine="640" w:firstLineChars="200"/>
        <w:outlineLvl w:val="9"/>
        <w:rPr>
          <w:rFonts w:hint="eastAsia"/>
          <w:highlight w:val="none"/>
        </w:rPr>
      </w:pPr>
      <w:r>
        <w:rPr>
          <w:rFonts w:hint="eastAsia"/>
          <w:highlight w:val="none"/>
        </w:rPr>
        <w:t>4.负责</w:t>
      </w:r>
      <w:r>
        <w:rPr>
          <w:highlight w:val="none"/>
        </w:rPr>
        <w:t>招聘评价工具的开发、赋能、培训及推广</w:t>
      </w:r>
      <w:r>
        <w:rPr>
          <w:rFonts w:hint="eastAsia"/>
          <w:highlight w:val="none"/>
          <w:lang w:eastAsia="zh-CN"/>
        </w:rPr>
        <w:t>。</w:t>
      </w:r>
      <w:r>
        <w:rPr>
          <w:highlight w:val="none"/>
        </w:rPr>
        <w:t xml:space="preserve"> </w:t>
      </w:r>
    </w:p>
    <w:p w14:paraId="51F86E01">
      <w:pPr>
        <w:pStyle w:val="47"/>
        <w:ind w:left="0" w:leftChars="0" w:firstLine="640" w:firstLineChars="200"/>
        <w:outlineLvl w:val="9"/>
        <w:rPr>
          <w:rFonts w:hint="eastAsia"/>
          <w:highlight w:val="none"/>
        </w:rPr>
      </w:pPr>
      <w:r>
        <w:rPr>
          <w:rFonts w:hint="eastAsia"/>
          <w:highlight w:val="none"/>
        </w:rPr>
        <w:t>5.参与</w:t>
      </w:r>
      <w:r>
        <w:rPr>
          <w:highlight w:val="none"/>
        </w:rPr>
        <w:t>招聘渠道的</w:t>
      </w:r>
      <w:r>
        <w:rPr>
          <w:rFonts w:hint="eastAsia"/>
          <w:highlight w:val="none"/>
        </w:rPr>
        <w:t>管理与评估</w:t>
      </w:r>
      <w:r>
        <w:rPr>
          <w:highlight w:val="none"/>
        </w:rPr>
        <w:t>，监督招聘渠道</w:t>
      </w:r>
      <w:r>
        <w:rPr>
          <w:rFonts w:hint="eastAsia"/>
          <w:highlight w:val="none"/>
        </w:rPr>
        <w:t>使用规范性。</w:t>
      </w:r>
    </w:p>
    <w:p w14:paraId="580068F7">
      <w:pPr>
        <w:pStyle w:val="47"/>
        <w:ind w:left="0" w:leftChars="0" w:firstLine="640" w:firstLineChars="200"/>
        <w:outlineLvl w:val="9"/>
        <w:rPr>
          <w:rFonts w:hint="default" w:eastAsia="仿宋_GB2312"/>
          <w:highlight w:val="none"/>
          <w:lang w:val="en-US" w:eastAsia="zh-CN"/>
        </w:rPr>
      </w:pPr>
      <w:r>
        <w:rPr>
          <w:rFonts w:hint="eastAsia"/>
          <w:highlight w:val="none"/>
          <w:lang w:val="en-US" w:eastAsia="zh-CN"/>
        </w:rPr>
        <w:t>///</w:t>
      </w:r>
    </w:p>
    <w:p w14:paraId="2E52768D">
      <w:pPr>
        <w:pStyle w:val="47"/>
        <w:ind w:left="0" w:leftChars="0" w:firstLine="640" w:firstLineChars="200"/>
        <w:outlineLvl w:val="9"/>
        <w:rPr>
          <w:rFonts w:hint="eastAsia"/>
          <w:highlight w:val="none"/>
        </w:rPr>
      </w:pPr>
      <w:r>
        <w:rPr>
          <w:rFonts w:hint="eastAsia"/>
          <w:highlight w:val="none"/>
        </w:rPr>
        <w:t>（二）</w:t>
      </w:r>
      <w:r>
        <w:rPr>
          <w:highlight w:val="none"/>
        </w:rPr>
        <w:t>HRSS</w:t>
      </w:r>
      <w:r>
        <w:rPr>
          <w:rFonts w:hint="eastAsia"/>
          <w:highlight w:val="none"/>
        </w:rPr>
        <w:t>C</w:t>
      </w:r>
      <w:ins w:id="1" w:author="咨询组" w:date="2026-04-07T09:21:53Z">
        <w:r>
          <w:rPr>
            <w:rFonts w:hint="eastAsia" w:ascii="仿宋_GB2312" w:hAnsi="仿宋" w:eastAsia="仿宋_GB2312" w:cs="仿宋"/>
            <w:color w:val="000000"/>
            <w:sz w:val="32"/>
            <w:szCs w:val="32"/>
            <w:highlight w:val="none"/>
          </w:rPr>
          <w:t>职责</w:t>
        </w:r>
      </w:ins>
    </w:p>
    <w:p w14:paraId="4A432F02">
      <w:pPr>
        <w:pStyle w:val="47"/>
        <w:ind w:left="0" w:leftChars="0" w:firstLine="640" w:firstLineChars="200"/>
        <w:outlineLvl w:val="9"/>
        <w:rPr>
          <w:rFonts w:hint="eastAsia" w:eastAsia="仿宋_GB2312"/>
          <w:highlight w:val="none"/>
          <w:lang w:eastAsia="zh-CN"/>
        </w:rPr>
      </w:pPr>
      <w:r>
        <w:rPr>
          <w:rFonts w:hint="eastAsia"/>
          <w:highlight w:val="none"/>
        </w:rPr>
        <w:t>1.</w:t>
      </w:r>
      <w:r>
        <w:rPr>
          <w:highlight w:val="none"/>
        </w:rPr>
        <w:t>负责全国</w:t>
      </w:r>
      <w:r>
        <w:rPr>
          <w:rFonts w:hint="eastAsia"/>
          <w:highlight w:val="none"/>
        </w:rPr>
        <w:t>性</w:t>
      </w:r>
      <w:r>
        <w:rPr>
          <w:highlight w:val="none"/>
        </w:rPr>
        <w:t>招聘渠道</w:t>
      </w:r>
      <w:r>
        <w:rPr>
          <w:rFonts w:hint="eastAsia"/>
          <w:highlight w:val="none"/>
        </w:rPr>
        <w:t>(包括全国性网络招聘平台、猎头、RPO、媒介广告等)的甄选评估</w:t>
      </w:r>
      <w:r>
        <w:rPr>
          <w:highlight w:val="none"/>
        </w:rPr>
        <w:t>与</w:t>
      </w:r>
      <w:r>
        <w:rPr>
          <w:rFonts w:hint="eastAsia"/>
          <w:highlight w:val="none"/>
        </w:rPr>
        <w:t>管理</w:t>
      </w:r>
      <w:r>
        <w:rPr>
          <w:highlight w:val="none"/>
        </w:rPr>
        <w:t>维护</w:t>
      </w:r>
      <w:r>
        <w:rPr>
          <w:rFonts w:hint="eastAsia"/>
          <w:highlight w:val="none"/>
          <w:lang w:eastAsia="zh-CN"/>
        </w:rPr>
        <w:t>。</w:t>
      </w:r>
    </w:p>
    <w:p w14:paraId="0372EB7A">
      <w:pPr>
        <w:pStyle w:val="47"/>
        <w:ind w:left="0" w:leftChars="0" w:firstLine="640" w:firstLineChars="200"/>
        <w:outlineLvl w:val="9"/>
        <w:rPr>
          <w:rFonts w:hint="eastAsia" w:eastAsia="仿宋_GB2312"/>
          <w:highlight w:val="none"/>
          <w:lang w:eastAsia="zh-CN"/>
        </w:rPr>
      </w:pPr>
      <w:r>
        <w:rPr>
          <w:rFonts w:hint="eastAsia"/>
          <w:highlight w:val="none"/>
        </w:rPr>
        <w:t>2.</w:t>
      </w:r>
      <w:r>
        <w:rPr>
          <w:highlight w:val="none"/>
        </w:rPr>
        <w:t>负责</w:t>
      </w:r>
      <w:r>
        <w:rPr>
          <w:rFonts w:hint="eastAsia"/>
          <w:highlight w:val="none"/>
        </w:rPr>
        <w:t>依据</w:t>
      </w:r>
      <w:r>
        <w:rPr>
          <w:highlight w:val="none"/>
        </w:rPr>
        <w:t>招聘</w:t>
      </w:r>
      <w:r>
        <w:rPr>
          <w:rFonts w:hint="eastAsia"/>
          <w:highlight w:val="none"/>
        </w:rPr>
        <w:t>配置</w:t>
      </w:r>
      <w:r>
        <w:rPr>
          <w:highlight w:val="none"/>
        </w:rPr>
        <w:t>相关制度及指引开展招聘活动，包括招聘信息发布</w:t>
      </w:r>
      <w:r>
        <w:rPr>
          <w:rFonts w:hint="eastAsia"/>
          <w:highlight w:val="none"/>
        </w:rPr>
        <w:t>、</w:t>
      </w:r>
      <w:r>
        <w:rPr>
          <w:highlight w:val="none"/>
        </w:rPr>
        <w:t>简历初筛、线上笔试及测评</w:t>
      </w:r>
      <w:r>
        <w:rPr>
          <w:rFonts w:hint="eastAsia"/>
          <w:highlight w:val="none"/>
          <w:lang w:val="en-US" w:eastAsia="zh-CN"/>
        </w:rPr>
        <w:t>、录用材料收集及信息核实、</w:t>
      </w:r>
      <w:r>
        <w:rPr>
          <w:highlight w:val="none"/>
        </w:rPr>
        <w:t>录用通知书发放、背景调查、体检通知发放、入职手续</w:t>
      </w:r>
      <w:r>
        <w:rPr>
          <w:rFonts w:hint="eastAsia"/>
          <w:highlight w:val="none"/>
          <w:lang w:val="en-US" w:eastAsia="zh-CN"/>
        </w:rPr>
        <w:t>办理</w:t>
      </w:r>
      <w:r>
        <w:rPr>
          <w:highlight w:val="none"/>
        </w:rPr>
        <w:t>等</w:t>
      </w:r>
      <w:r>
        <w:rPr>
          <w:rFonts w:hint="eastAsia"/>
          <w:highlight w:val="none"/>
          <w:lang w:eastAsia="zh-CN"/>
        </w:rPr>
        <w:t>。</w:t>
      </w:r>
    </w:p>
    <w:p w14:paraId="104D252F">
      <w:pPr>
        <w:pStyle w:val="47"/>
        <w:ind w:left="0" w:leftChars="0" w:firstLine="640" w:firstLineChars="200"/>
        <w:outlineLvl w:val="9"/>
        <w:rPr>
          <w:rFonts w:hint="eastAsia" w:eastAsia="仿宋_GB2312"/>
          <w:highlight w:val="none"/>
          <w:lang w:eastAsia="zh-CN"/>
        </w:rPr>
      </w:pPr>
      <w:r>
        <w:rPr>
          <w:rFonts w:hint="eastAsia"/>
          <w:highlight w:val="none"/>
        </w:rPr>
        <w:t>3.</w:t>
      </w:r>
      <w:r>
        <w:rPr>
          <w:highlight w:val="none"/>
        </w:rPr>
        <w:t>负责华润</w:t>
      </w:r>
      <w:r>
        <w:rPr>
          <w:rFonts w:hint="eastAsia"/>
          <w:highlight w:val="none"/>
        </w:rPr>
        <w:t>啤酒全国</w:t>
      </w:r>
      <w:r>
        <w:rPr>
          <w:highlight w:val="none"/>
        </w:rPr>
        <w:t>校园招聘</w:t>
      </w:r>
      <w:r>
        <w:rPr>
          <w:rFonts w:hint="eastAsia"/>
          <w:highlight w:val="none"/>
        </w:rPr>
        <w:t>项目</w:t>
      </w:r>
      <w:r>
        <w:rPr>
          <w:highlight w:val="none"/>
        </w:rPr>
        <w:t>的</w:t>
      </w:r>
      <w:r>
        <w:rPr>
          <w:rFonts w:hint="eastAsia"/>
          <w:highlight w:val="none"/>
        </w:rPr>
        <w:t>方案制定与</w:t>
      </w:r>
      <w:r>
        <w:rPr>
          <w:highlight w:val="none"/>
        </w:rPr>
        <w:t>组织实施</w:t>
      </w:r>
      <w:r>
        <w:rPr>
          <w:rFonts w:hint="eastAsia"/>
          <w:highlight w:val="none"/>
          <w:lang w:eastAsia="zh-CN"/>
        </w:rPr>
        <w:t>。</w:t>
      </w:r>
    </w:p>
    <w:p w14:paraId="3369EFBA">
      <w:pPr>
        <w:pStyle w:val="47"/>
        <w:ind w:left="0" w:leftChars="0" w:firstLine="640" w:firstLineChars="200"/>
        <w:outlineLvl w:val="9"/>
        <w:rPr>
          <w:rFonts w:hint="eastAsia" w:eastAsia="仿宋_GB2312"/>
          <w:highlight w:val="none"/>
          <w:lang w:eastAsia="zh-CN"/>
        </w:rPr>
      </w:pPr>
      <w:r>
        <w:rPr>
          <w:rFonts w:hint="eastAsia"/>
          <w:highlight w:val="none"/>
        </w:rPr>
        <w:t>4.参与雇主品牌建设活动的落地实施</w:t>
      </w:r>
      <w:r>
        <w:rPr>
          <w:rFonts w:hint="eastAsia"/>
          <w:highlight w:val="none"/>
          <w:lang w:eastAsia="zh-CN"/>
        </w:rPr>
        <w:t>。</w:t>
      </w:r>
    </w:p>
    <w:p w14:paraId="0C37110A">
      <w:pPr>
        <w:pStyle w:val="47"/>
        <w:ind w:left="0" w:leftChars="0" w:firstLine="640" w:firstLineChars="200"/>
        <w:outlineLvl w:val="9"/>
        <w:rPr>
          <w:highlight w:val="none"/>
        </w:rPr>
      </w:pPr>
      <w:r>
        <w:rPr>
          <w:rFonts w:hint="eastAsia"/>
          <w:highlight w:val="none"/>
        </w:rPr>
        <w:t>5.</w:t>
      </w:r>
      <w:r>
        <w:rPr>
          <w:highlight w:val="none"/>
        </w:rPr>
        <w:t>开展招聘流程</w:t>
      </w:r>
      <w:r>
        <w:rPr>
          <w:rFonts w:hint="eastAsia"/>
          <w:highlight w:val="none"/>
          <w:lang w:eastAsia="zh-CN"/>
        </w:rPr>
        <w:t>、</w:t>
      </w:r>
      <w:r>
        <w:rPr>
          <w:rFonts w:hint="eastAsia"/>
          <w:highlight w:val="none"/>
          <w:lang w:val="en-US" w:eastAsia="zh-CN"/>
        </w:rPr>
        <w:t>招聘渠道</w:t>
      </w:r>
      <w:r>
        <w:rPr>
          <w:highlight w:val="none"/>
        </w:rPr>
        <w:t>评估，出具</w:t>
      </w:r>
      <w:r>
        <w:rPr>
          <w:rFonts w:hint="eastAsia"/>
          <w:highlight w:val="none"/>
          <w:lang w:val="en-US" w:eastAsia="zh-CN"/>
        </w:rPr>
        <w:t>相关</w:t>
      </w:r>
      <w:r>
        <w:rPr>
          <w:highlight w:val="none"/>
        </w:rPr>
        <w:t xml:space="preserve">招聘分析报告，提出改进实施建议。 </w:t>
      </w:r>
    </w:p>
    <w:p w14:paraId="66211476">
      <w:pPr>
        <w:pStyle w:val="47"/>
        <w:ind w:left="0" w:leftChars="0" w:firstLine="640" w:firstLineChars="200"/>
        <w:outlineLvl w:val="9"/>
        <w:rPr>
          <w:rFonts w:hint="default" w:eastAsia="仿宋_GB2312"/>
          <w:highlight w:val="none"/>
          <w:lang w:val="en-US" w:eastAsia="zh-CN"/>
        </w:rPr>
      </w:pPr>
      <w:r>
        <w:rPr>
          <w:rFonts w:hint="eastAsia"/>
          <w:highlight w:val="none"/>
          <w:lang w:val="en-US" w:eastAsia="zh-CN"/>
        </w:rPr>
        <w:t>///</w:t>
      </w:r>
    </w:p>
    <w:p w14:paraId="4F152AA4">
      <w:pPr>
        <w:pStyle w:val="47"/>
        <w:ind w:left="0" w:leftChars="0" w:firstLine="640" w:firstLineChars="200"/>
        <w:outlineLvl w:val="9"/>
        <w:rPr>
          <w:highlight w:val="none"/>
        </w:rPr>
      </w:pPr>
      <w:r>
        <w:rPr>
          <w:rFonts w:hint="eastAsia"/>
          <w:highlight w:val="none"/>
        </w:rPr>
        <w:t>（三）</w:t>
      </w:r>
      <w:r>
        <w:rPr>
          <w:highlight w:val="none"/>
        </w:rPr>
        <w:t>HRBP</w:t>
      </w:r>
      <w:ins w:id="2" w:author="咨询组" w:date="2026-04-07T09:21:55Z">
        <w:r>
          <w:rPr>
            <w:rFonts w:hint="eastAsia" w:ascii="仿宋_GB2312" w:hAnsi="仿宋" w:eastAsia="仿宋_GB2312" w:cs="仿宋"/>
            <w:color w:val="000000"/>
            <w:sz w:val="32"/>
            <w:szCs w:val="32"/>
            <w:highlight w:val="none"/>
          </w:rPr>
          <w:t>职责</w:t>
        </w:r>
      </w:ins>
    </w:p>
    <w:p w14:paraId="37A37B9F">
      <w:pPr>
        <w:pStyle w:val="47"/>
        <w:ind w:left="0" w:leftChars="0" w:firstLine="640" w:firstLineChars="200"/>
        <w:outlineLvl w:val="9"/>
        <w:rPr>
          <w:rFonts w:hint="eastAsia" w:eastAsia="仿宋_GB2312"/>
          <w:highlight w:val="none"/>
          <w:lang w:eastAsia="zh-CN"/>
        </w:rPr>
      </w:pPr>
      <w:r>
        <w:rPr>
          <w:rFonts w:hint="eastAsia"/>
          <w:highlight w:val="none"/>
        </w:rPr>
        <w:t>1.</w:t>
      </w:r>
      <w:r>
        <w:rPr>
          <w:highlight w:val="none"/>
        </w:rPr>
        <w:t>负责编制本单位年度招聘费用</w:t>
      </w:r>
      <w:r>
        <w:rPr>
          <w:rFonts w:hint="eastAsia"/>
          <w:highlight w:val="none"/>
        </w:rPr>
        <w:t>预算及岗位编制计划</w:t>
      </w:r>
      <w:r>
        <w:rPr>
          <w:rFonts w:hint="eastAsia"/>
          <w:highlight w:val="none"/>
          <w:lang w:eastAsia="zh-CN"/>
        </w:rPr>
        <w:t>。</w:t>
      </w:r>
    </w:p>
    <w:p w14:paraId="17339D8E">
      <w:pPr>
        <w:pStyle w:val="47"/>
        <w:ind w:left="0" w:leftChars="0" w:firstLine="640" w:firstLineChars="200"/>
        <w:outlineLvl w:val="9"/>
        <w:rPr>
          <w:rFonts w:hint="eastAsia" w:eastAsia="仿宋_GB2312"/>
          <w:highlight w:val="none"/>
          <w:lang w:eastAsia="zh-CN"/>
        </w:rPr>
      </w:pPr>
      <w:r>
        <w:rPr>
          <w:rFonts w:hint="eastAsia"/>
          <w:highlight w:val="none"/>
        </w:rPr>
        <w:t>2.</w:t>
      </w:r>
      <w:r>
        <w:rPr>
          <w:highlight w:val="none"/>
        </w:rPr>
        <w:t>负责本单位所在地线下招聘活动的开展，</w:t>
      </w:r>
      <w:r>
        <w:rPr>
          <w:rFonts w:hint="eastAsia"/>
          <w:highlight w:val="none"/>
        </w:rPr>
        <w:t>并</w:t>
      </w:r>
      <w:r>
        <w:rPr>
          <w:highlight w:val="none"/>
        </w:rPr>
        <w:t>拓展</w:t>
      </w:r>
      <w:r>
        <w:rPr>
          <w:rFonts w:hint="eastAsia"/>
          <w:highlight w:val="none"/>
        </w:rPr>
        <w:t>、维护地方性</w:t>
      </w:r>
      <w:r>
        <w:rPr>
          <w:highlight w:val="none"/>
        </w:rPr>
        <w:t>招聘渠道</w:t>
      </w:r>
      <w:r>
        <w:rPr>
          <w:rFonts w:hint="eastAsia"/>
          <w:highlight w:val="none"/>
          <w:lang w:eastAsia="zh-CN"/>
        </w:rPr>
        <w:t>。</w:t>
      </w:r>
    </w:p>
    <w:p w14:paraId="44578675">
      <w:pPr>
        <w:pStyle w:val="47"/>
        <w:ind w:left="0" w:leftChars="0" w:firstLine="640" w:firstLineChars="200"/>
        <w:outlineLvl w:val="9"/>
        <w:rPr>
          <w:rFonts w:hint="eastAsia"/>
          <w:highlight w:val="none"/>
        </w:rPr>
      </w:pPr>
      <w:r>
        <w:rPr>
          <w:rFonts w:hint="eastAsia"/>
          <w:highlight w:val="none"/>
        </w:rPr>
        <w:t>3.</w:t>
      </w:r>
      <w:r>
        <w:rPr>
          <w:highlight w:val="none"/>
        </w:rPr>
        <w:t>负责</w:t>
      </w:r>
      <w:r>
        <w:rPr>
          <w:rFonts w:hint="eastAsia"/>
          <w:highlight w:val="none"/>
        </w:rPr>
        <w:t>依据</w:t>
      </w:r>
      <w:r>
        <w:rPr>
          <w:highlight w:val="none"/>
        </w:rPr>
        <w:t>招聘</w:t>
      </w:r>
      <w:r>
        <w:rPr>
          <w:rFonts w:hint="eastAsia"/>
          <w:highlight w:val="none"/>
        </w:rPr>
        <w:t>配置</w:t>
      </w:r>
      <w:r>
        <w:rPr>
          <w:highlight w:val="none"/>
        </w:rPr>
        <w:t>相关制度及指引开展招聘活动，包括招聘需求提报</w:t>
      </w:r>
      <w:r>
        <w:rPr>
          <w:rFonts w:hint="eastAsia"/>
          <w:highlight w:val="none"/>
        </w:rPr>
        <w:t>、</w:t>
      </w:r>
      <w:r>
        <w:rPr>
          <w:highlight w:val="none"/>
        </w:rPr>
        <w:t>简历复筛、</w:t>
      </w:r>
      <w:r>
        <w:rPr>
          <w:rFonts w:hint="eastAsia"/>
          <w:highlight w:val="none"/>
        </w:rPr>
        <w:t>应聘登记表填写跟进</w:t>
      </w:r>
      <w:r>
        <w:rPr>
          <w:rFonts w:hint="eastAsia"/>
          <w:highlight w:val="none"/>
          <w:lang w:val="en-US" w:eastAsia="zh-CN"/>
        </w:rPr>
        <w:t>及审核、</w:t>
      </w:r>
      <w:r>
        <w:rPr>
          <w:rFonts w:hint="eastAsia"/>
          <w:highlight w:val="none"/>
        </w:rPr>
        <w:t>线下笔试、</w:t>
      </w:r>
      <w:r>
        <w:rPr>
          <w:rFonts w:hint="eastAsia"/>
          <w:highlight w:val="none"/>
          <w:lang w:val="en-US" w:eastAsia="zh-CN"/>
        </w:rPr>
        <w:t>面试邀约及实施、</w:t>
      </w:r>
      <w:r>
        <w:rPr>
          <w:highlight w:val="none"/>
        </w:rPr>
        <w:t>录用</w:t>
      </w:r>
      <w:r>
        <w:rPr>
          <w:rFonts w:hint="eastAsia"/>
          <w:highlight w:val="none"/>
          <w:lang w:val="en-US" w:eastAsia="zh-CN"/>
        </w:rPr>
        <w:t>定薪</w:t>
      </w:r>
      <w:r>
        <w:rPr>
          <w:rFonts w:hint="eastAsia"/>
          <w:highlight w:val="none"/>
          <w:lang w:eastAsia="zh-CN"/>
        </w:rPr>
        <w:t>、</w:t>
      </w:r>
      <w:r>
        <w:rPr>
          <w:rFonts w:hint="eastAsia"/>
          <w:highlight w:val="none"/>
        </w:rPr>
        <w:t>普通校招签约、</w:t>
      </w:r>
      <w:r>
        <w:rPr>
          <w:highlight w:val="none"/>
        </w:rPr>
        <w:t>协助办理入职手续并开展入职引导</w:t>
      </w:r>
      <w:r>
        <w:rPr>
          <w:rFonts w:hint="eastAsia"/>
          <w:highlight w:val="none"/>
          <w:lang w:eastAsia="zh-CN"/>
        </w:rPr>
        <w:t>、</w:t>
      </w:r>
      <w:r>
        <w:rPr>
          <w:highlight w:val="none"/>
        </w:rPr>
        <w:t>协助用人部门进行试用期管理</w:t>
      </w:r>
      <w:r>
        <w:rPr>
          <w:rFonts w:hint="eastAsia"/>
          <w:highlight w:val="none"/>
          <w:lang w:val="en-US" w:eastAsia="zh-CN"/>
        </w:rPr>
        <w:t>等</w:t>
      </w:r>
      <w:r>
        <w:rPr>
          <w:rFonts w:hint="eastAsia"/>
          <w:highlight w:val="none"/>
        </w:rPr>
        <w:t>。</w:t>
      </w:r>
    </w:p>
    <w:p w14:paraId="4BAFD479">
      <w:pPr>
        <w:pStyle w:val="47"/>
        <w:ind w:left="0" w:leftChars="0" w:firstLine="640" w:firstLineChars="200"/>
        <w:outlineLvl w:val="9"/>
        <w:rPr>
          <w:rFonts w:hint="default" w:eastAsia="仿宋_GB2312"/>
          <w:highlight w:val="none"/>
          <w:lang w:val="en-US" w:eastAsia="zh-CN"/>
        </w:rPr>
      </w:pPr>
      <w:r>
        <w:rPr>
          <w:rFonts w:hint="eastAsia"/>
          <w:highlight w:val="none"/>
          <w:lang w:val="en-US" w:eastAsia="zh-CN"/>
        </w:rPr>
        <w:t>///</w:t>
      </w:r>
    </w:p>
    <w:p w14:paraId="405AD426">
      <w:pPr>
        <w:pStyle w:val="47"/>
        <w:ind w:left="0" w:leftChars="0" w:firstLine="640" w:firstLineChars="200"/>
        <w:outlineLvl w:val="9"/>
        <w:rPr>
          <w:rFonts w:hint="eastAsia"/>
          <w:highlight w:val="none"/>
        </w:rPr>
      </w:pPr>
      <w:r>
        <w:rPr>
          <w:rFonts w:hint="eastAsia"/>
          <w:highlight w:val="none"/>
        </w:rPr>
        <w:t>（四）</w:t>
      </w:r>
      <w:r>
        <w:rPr>
          <w:highlight w:val="none"/>
        </w:rPr>
        <w:t>用人部门</w:t>
      </w:r>
      <w:ins w:id="3" w:author="咨询组" w:date="2026-04-07T09:21:59Z">
        <w:r>
          <w:rPr>
            <w:rFonts w:hint="eastAsia" w:ascii="仿宋_GB2312" w:hAnsi="仿宋" w:eastAsia="仿宋_GB2312" w:cs="仿宋"/>
            <w:color w:val="000000"/>
            <w:sz w:val="32"/>
            <w:szCs w:val="32"/>
            <w:highlight w:val="none"/>
          </w:rPr>
          <w:t>职责</w:t>
        </w:r>
      </w:ins>
    </w:p>
    <w:p w14:paraId="560ADC4B">
      <w:pPr>
        <w:pStyle w:val="47"/>
        <w:ind w:left="0" w:leftChars="0" w:firstLine="640" w:firstLineChars="200"/>
        <w:outlineLvl w:val="9"/>
        <w:rPr>
          <w:rFonts w:hint="eastAsia" w:eastAsia="仿宋_GB2312"/>
          <w:highlight w:val="none"/>
          <w:lang w:eastAsia="zh-CN"/>
        </w:rPr>
      </w:pPr>
      <w:r>
        <w:rPr>
          <w:rFonts w:hint="eastAsia"/>
          <w:highlight w:val="none"/>
        </w:rPr>
        <w:t>1.</w:t>
      </w:r>
      <w:r>
        <w:rPr>
          <w:highlight w:val="none"/>
        </w:rPr>
        <w:t>负责提出招聘</w:t>
      </w:r>
      <w:r>
        <w:rPr>
          <w:rFonts w:hint="eastAsia"/>
          <w:highlight w:val="none"/>
        </w:rPr>
        <w:t>需求</w:t>
      </w:r>
      <w:r>
        <w:rPr>
          <w:rFonts w:hint="eastAsia"/>
          <w:highlight w:val="none"/>
          <w:lang w:eastAsia="zh-CN"/>
        </w:rPr>
        <w:t>，</w:t>
      </w:r>
      <w:r>
        <w:rPr>
          <w:rFonts w:hint="eastAsia"/>
          <w:highlight w:val="none"/>
          <w:lang w:val="en-US" w:eastAsia="zh-CN"/>
        </w:rPr>
        <w:t>明确人才标准</w:t>
      </w:r>
      <w:r>
        <w:rPr>
          <w:rFonts w:hint="eastAsia"/>
          <w:highlight w:val="none"/>
          <w:lang w:eastAsia="zh-CN"/>
        </w:rPr>
        <w:t>。</w:t>
      </w:r>
    </w:p>
    <w:p w14:paraId="76BBDD9E">
      <w:pPr>
        <w:pStyle w:val="47"/>
        <w:ind w:left="0" w:leftChars="0" w:firstLine="640" w:firstLineChars="200"/>
        <w:outlineLvl w:val="9"/>
        <w:rPr>
          <w:rFonts w:hint="eastAsia" w:eastAsia="仿宋_GB2312"/>
          <w:highlight w:val="none"/>
          <w:lang w:eastAsia="zh-CN"/>
        </w:rPr>
      </w:pPr>
      <w:r>
        <w:rPr>
          <w:rFonts w:hint="eastAsia"/>
          <w:highlight w:val="none"/>
        </w:rPr>
        <w:t>2.</w:t>
      </w:r>
      <w:r>
        <w:rPr>
          <w:highlight w:val="none"/>
        </w:rPr>
        <w:t>负责根据人才标准，开展人才甄选与录用决策</w:t>
      </w:r>
      <w:r>
        <w:rPr>
          <w:rFonts w:hint="eastAsia"/>
          <w:highlight w:val="none"/>
          <w:lang w:eastAsia="zh-CN"/>
        </w:rPr>
        <w:t>。</w:t>
      </w:r>
    </w:p>
    <w:p w14:paraId="5606F205">
      <w:pPr>
        <w:pStyle w:val="47"/>
        <w:ind w:left="0" w:leftChars="0" w:firstLine="640" w:firstLineChars="200"/>
        <w:outlineLvl w:val="9"/>
        <w:rPr>
          <w:highlight w:val="none"/>
        </w:rPr>
      </w:pPr>
      <w:r>
        <w:rPr>
          <w:rFonts w:hint="eastAsia"/>
          <w:highlight w:val="none"/>
        </w:rPr>
        <w:t>3.</w:t>
      </w:r>
      <w:r>
        <w:rPr>
          <w:highlight w:val="none"/>
        </w:rPr>
        <w:t>负责新员工试用期管理与人才保留工作。</w:t>
      </w:r>
    </w:p>
    <w:p w14:paraId="5986E524">
      <w:pPr>
        <w:pStyle w:val="47"/>
        <w:ind w:left="0" w:leftChars="0" w:firstLine="640" w:firstLineChars="200"/>
        <w:outlineLvl w:val="9"/>
        <w:rPr>
          <w:rFonts w:hint="default" w:eastAsia="仿宋_GB2312"/>
          <w:highlight w:val="none"/>
          <w:lang w:val="en-US" w:eastAsia="zh-CN"/>
        </w:rPr>
      </w:pPr>
      <w:r>
        <w:rPr>
          <w:rFonts w:hint="eastAsia"/>
          <w:highlight w:val="none"/>
          <w:lang w:val="en-US" w:eastAsia="zh-CN"/>
        </w:rPr>
        <w:t>///</w:t>
      </w:r>
    </w:p>
    <w:p w14:paraId="4B007C81">
      <w:pPr>
        <w:pStyle w:val="29"/>
        <w:numPr>
          <w:ilvl w:val="0"/>
          <w:numId w:val="0"/>
        </w:numPr>
        <w:ind w:left="0" w:leftChars="0" w:firstLine="0" w:firstLineChars="0"/>
        <w:jc w:val="center"/>
        <w:rPr>
          <w:rFonts w:hint="eastAsia" w:ascii="黑体" w:hAnsi="黑体" w:eastAsia="黑体" w:cs="仿宋"/>
          <w:color w:val="000000"/>
          <w:highlight w:val="none"/>
        </w:rPr>
      </w:pPr>
      <w:bookmarkStart w:id="5" w:name="_Toc30682"/>
      <w:r>
        <w:rPr>
          <w:rFonts w:hint="eastAsia" w:ascii="黑体" w:hAnsi="黑体" w:eastAsia="黑体" w:cs="Times New Roman"/>
          <w:b w:val="0"/>
          <w:kern w:val="2"/>
          <w:sz w:val="32"/>
          <w:szCs w:val="32"/>
          <w:lang w:val="en-US" w:eastAsia="zh-CN" w:bidi="ar-SA"/>
        </w:rPr>
        <w:t>第二章</w:t>
      </w:r>
      <w:r>
        <w:rPr>
          <w:rFonts w:hint="eastAsia" w:ascii="黑体" w:hAnsi="黑体" w:eastAsia="黑体" w:cs="仿宋"/>
          <w:color w:val="000000"/>
          <w:highlight w:val="none"/>
        </w:rPr>
        <w:t>招聘类型及渠道</w:t>
      </w:r>
      <w:bookmarkEnd w:id="5"/>
    </w:p>
    <w:p w14:paraId="53E21410">
      <w:pPr>
        <w:pStyle w:val="29"/>
        <w:numPr>
          <w:ilvl w:val="0"/>
          <w:numId w:val="0"/>
        </w:numPr>
        <w:ind w:left="0" w:leftChars="0" w:firstLine="0" w:firstLineChars="0"/>
        <w:jc w:val="left"/>
        <w:rPr>
          <w:rFonts w:hint="default" w:ascii="黑体" w:hAnsi="黑体" w:eastAsia="黑体" w:cs="仿宋"/>
          <w:color w:val="000000"/>
          <w:highlight w:val="none"/>
          <w:lang w:val="en-US" w:eastAsia="zh-CN"/>
        </w:rPr>
      </w:pPr>
      <w:r>
        <w:rPr>
          <w:rFonts w:hint="eastAsia" w:ascii="黑体" w:hAnsi="黑体" w:eastAsia="黑体" w:cs="仿宋"/>
          <w:color w:val="000000"/>
          <w:highlight w:val="none"/>
          <w:lang w:val="en-US" w:eastAsia="zh-CN"/>
        </w:rPr>
        <w:t>///</w:t>
      </w:r>
    </w:p>
    <w:p w14:paraId="00CB88DA">
      <w:pPr>
        <w:pStyle w:val="23"/>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第五条</w:t>
      </w:r>
      <w:r>
        <w:rPr>
          <w:rFonts w:hint="eastAsia" w:ascii="仿宋_GB2312" w:hAnsi="仿宋" w:eastAsia="仿宋_GB2312" w:cs="仿宋"/>
          <w:color w:val="000000"/>
          <w:sz w:val="32"/>
          <w:szCs w:val="32"/>
          <w:highlight w:val="none"/>
        </w:rPr>
        <w:t>招聘类型。</w:t>
      </w:r>
      <w:r>
        <w:rPr>
          <w:rFonts w:ascii="仿宋_GB2312" w:hAnsi="仿宋" w:eastAsia="仿宋_GB2312" w:cs="仿宋"/>
          <w:color w:val="000000"/>
          <w:sz w:val="32"/>
          <w:szCs w:val="32"/>
          <w:highlight w:val="none"/>
        </w:rPr>
        <w:t xml:space="preserve">分为内部招聘和外部招聘。 </w:t>
      </w:r>
    </w:p>
    <w:p w14:paraId="7A37F883">
      <w:pPr>
        <w:pStyle w:val="23"/>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538181B7">
      <w:pPr>
        <w:widowControl w:val="0"/>
        <w:numPr>
          <w:ilvl w:val="0"/>
          <w:numId w:val="0"/>
        </w:numPr>
        <w:spacing w:after="0" w:line="560" w:lineRule="exact"/>
        <w:ind w:left="0" w:leftChars="0" w:firstLine="640" w:firstLineChars="200"/>
        <w:jc w:val="both"/>
        <w:rPr>
          <w:rFonts w:ascii="仿宋_GB2312" w:hAnsi="仿宋" w:eastAsia="仿宋_GB2312" w:cs="仿宋"/>
          <w:color w:val="000000"/>
          <w:sz w:val="32"/>
          <w:szCs w:val="32"/>
          <w:highlight w:val="none"/>
        </w:rPr>
      </w:pPr>
      <w:r>
        <w:rPr>
          <w:rFonts w:hint="eastAsia" w:ascii="仿宋_GB2312" w:hAnsi="仿宋" w:eastAsia="仿宋_GB2312" w:cs="仿宋"/>
          <w:color w:val="000000"/>
          <w:kern w:val="0"/>
          <w:sz w:val="32"/>
          <w:szCs w:val="32"/>
          <w:lang w:val="en-US" w:eastAsia="zh-CN" w:bidi="ar-SA"/>
        </w:rPr>
        <w:t>（一）</w:t>
      </w:r>
      <w:r>
        <w:rPr>
          <w:rFonts w:ascii="仿宋_GB2312" w:hAnsi="仿宋" w:eastAsia="仿宋_GB2312" w:cs="仿宋"/>
          <w:color w:val="000000"/>
          <w:sz w:val="32"/>
          <w:szCs w:val="32"/>
          <w:highlight w:val="none"/>
        </w:rPr>
        <w:t>内部招聘。包括专业人才（P/S/O）内部招聘、经理级员工内部招聘。</w:t>
      </w:r>
    </w:p>
    <w:p w14:paraId="7D3E575B">
      <w:pPr>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rPr>
      </w:pPr>
      <w:r>
        <w:rPr>
          <w:rFonts w:hint="eastAsia" w:ascii="仿宋_GB2312" w:hAnsi="仿宋" w:eastAsia="仿宋_GB2312" w:cs="仿宋"/>
          <w:color w:val="000000"/>
          <w:sz w:val="32"/>
          <w:szCs w:val="32"/>
          <w:highlight w:val="none"/>
          <w:lang w:val="en-US" w:eastAsia="zh-CN"/>
        </w:rPr>
        <w:t>///</w:t>
      </w:r>
    </w:p>
    <w:p w14:paraId="0E32DBCB">
      <w:pPr>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（二）</w:t>
      </w:r>
      <w:r>
        <w:rPr>
          <w:rFonts w:ascii="仿宋_GB2312" w:hAnsi="仿宋" w:eastAsia="仿宋_GB2312" w:cs="仿宋"/>
          <w:color w:val="000000"/>
          <w:sz w:val="32"/>
          <w:szCs w:val="32"/>
          <w:highlight w:val="none"/>
        </w:rPr>
        <w:t>外部招聘。包括社会招聘和校园招聘</w:t>
      </w:r>
      <w:r>
        <w:rPr>
          <w:rFonts w:hint="eastAsia" w:ascii="仿宋_GB2312" w:hAnsi="仿宋" w:eastAsia="仿宋_GB2312" w:cs="仿宋"/>
          <w:color w:val="000000"/>
          <w:sz w:val="32"/>
          <w:szCs w:val="32"/>
          <w:highlight w:val="none"/>
          <w:lang w:val="en-US" w:eastAsia="zh-CN"/>
        </w:rPr>
        <w:t>。社会招聘是企业面向</w:t>
      </w:r>
      <w:r>
        <w:rPr>
          <w:rFonts w:hint="default" w:ascii="仿宋_GB2312" w:hAnsi="仿宋" w:eastAsia="仿宋_GB2312" w:cs="仿宋"/>
          <w:color w:val="000000"/>
          <w:sz w:val="32"/>
          <w:szCs w:val="32"/>
          <w:highlight w:val="none"/>
          <w:lang w:val="en-US" w:eastAsia="zh-CN"/>
        </w:rPr>
        <w:t>社会全人群（含应届生）开放的常态化招聘活动，以岗位需求为导向，侧重填补企业当前业务所需的即时性岗位空缺。</w:t>
      </w:r>
      <w:r>
        <w:rPr>
          <w:rFonts w:hint="eastAsia" w:ascii="仿宋_GB2312" w:hAnsi="仿宋" w:eastAsia="仿宋_GB2312" w:cs="仿宋"/>
          <w:color w:val="000000"/>
          <w:sz w:val="32"/>
          <w:szCs w:val="32"/>
          <w:highlight w:val="none"/>
          <w:lang w:val="en-US" w:eastAsia="zh-CN"/>
        </w:rPr>
        <w:t>社会招聘分为专业人才（P/S/O/F）社会招聘、经理级员工社会招聘、资深管理人员社会招聘。校园招聘是企业面向</w:t>
      </w:r>
      <w:r>
        <w:rPr>
          <w:rFonts w:hint="default" w:ascii="仿宋_GB2312" w:hAnsi="仿宋" w:eastAsia="仿宋_GB2312" w:cs="仿宋"/>
          <w:color w:val="000000"/>
          <w:sz w:val="32"/>
          <w:szCs w:val="32"/>
          <w:highlight w:val="none"/>
          <w:lang w:val="en-US" w:eastAsia="zh-CN"/>
        </w:rPr>
        <w:t>应届生开展的集中</w:t>
      </w:r>
      <w:r>
        <w:rPr>
          <w:rFonts w:hint="eastAsia" w:ascii="仿宋_GB2312" w:hAnsi="仿宋" w:eastAsia="仿宋_GB2312" w:cs="仿宋"/>
          <w:color w:val="000000"/>
          <w:sz w:val="32"/>
          <w:szCs w:val="32"/>
          <w:highlight w:val="none"/>
          <w:lang w:val="en-US" w:eastAsia="zh-CN"/>
        </w:rPr>
        <w:t>性、周期性的专项</w:t>
      </w:r>
      <w:r>
        <w:rPr>
          <w:rFonts w:hint="default" w:ascii="仿宋_GB2312" w:hAnsi="仿宋" w:eastAsia="仿宋_GB2312" w:cs="仿宋"/>
          <w:color w:val="000000"/>
          <w:sz w:val="32"/>
          <w:szCs w:val="32"/>
          <w:highlight w:val="none"/>
          <w:lang w:val="en-US" w:eastAsia="zh-CN"/>
        </w:rPr>
        <w:t>招聘活动，以人才储备和雇主品牌建设为核心，通过系统化流程筛选具有潜力的未来人才</w:t>
      </w:r>
      <w:r>
        <w:rPr>
          <w:rFonts w:hint="eastAsia" w:ascii="仿宋_GB2312" w:hAnsi="仿宋" w:eastAsia="仿宋_GB2312" w:cs="仿宋"/>
          <w:color w:val="000000"/>
          <w:sz w:val="32"/>
          <w:szCs w:val="32"/>
          <w:highlight w:val="none"/>
          <w:lang w:val="en-US" w:eastAsia="zh-CN"/>
        </w:rPr>
        <w:t>。校园招聘分为管培生招聘及普通校园招聘。</w:t>
      </w:r>
    </w:p>
    <w:p w14:paraId="69195C4F">
      <w:pPr>
        <w:widowControl w:val="0"/>
        <w:numPr>
          <w:numId w:val="0"/>
        </w:numPr>
        <w:spacing w:after="0" w:line="560" w:lineRule="exact"/>
        <w:ind w:left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7086E62E">
      <w:pPr>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kern w:val="0"/>
          <w:sz w:val="32"/>
          <w:szCs w:val="32"/>
          <w:lang w:val="en-US" w:eastAsia="zh-CN" w:bidi="ar-SA"/>
        </w:rPr>
        <w:t>（三）</w:t>
      </w:r>
      <w:r>
        <w:rPr>
          <w:rFonts w:hint="eastAsia" w:ascii="仿宋_GB2312" w:hAnsi="仿宋" w:eastAsia="仿宋_GB2312" w:cs="仿宋"/>
          <w:color w:val="000000"/>
          <w:sz w:val="32"/>
          <w:szCs w:val="32"/>
          <w:highlight w:val="none"/>
        </w:rPr>
        <w:t>干部的</w:t>
      </w:r>
      <w:r>
        <w:rPr>
          <w:rFonts w:ascii="仿宋_GB2312" w:hAnsi="仿宋" w:eastAsia="仿宋_GB2312" w:cs="仿宋"/>
          <w:color w:val="000000"/>
          <w:sz w:val="32"/>
          <w:szCs w:val="32"/>
          <w:highlight w:val="none"/>
        </w:rPr>
        <w:t>内部竞聘、外部引进</w:t>
      </w:r>
      <w:r>
        <w:rPr>
          <w:rFonts w:hint="eastAsia" w:ascii="仿宋_GB2312" w:hAnsi="仿宋" w:eastAsia="仿宋_GB2312" w:cs="仿宋"/>
          <w:color w:val="000000"/>
          <w:sz w:val="32"/>
          <w:szCs w:val="32"/>
          <w:highlight w:val="none"/>
        </w:rPr>
        <w:t>依据</w:t>
      </w:r>
      <w:r>
        <w:rPr>
          <w:rFonts w:ascii="仿宋_GB2312" w:hAnsi="仿宋" w:eastAsia="仿宋_GB2312" w:cs="仿宋"/>
          <w:color w:val="000000"/>
          <w:sz w:val="32"/>
          <w:szCs w:val="32"/>
          <w:highlight w:val="none"/>
        </w:rPr>
        <w:t>《华润啤酒干部选拔任用操作指引》执行</w:t>
      </w:r>
      <w:r>
        <w:rPr>
          <w:rFonts w:hint="eastAsia"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资深管理人员内部选拔依据《华润啤酒资深管理人员管理办法》执行。</w:t>
      </w:r>
    </w:p>
    <w:p w14:paraId="64AADACA">
      <w:pPr>
        <w:widowControl w:val="0"/>
        <w:numPr>
          <w:numId w:val="0"/>
        </w:numPr>
        <w:spacing w:after="0" w:line="560" w:lineRule="exact"/>
        <w:ind w:left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05F0A580">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第六条</w:t>
      </w:r>
      <w:r>
        <w:rPr>
          <w:rFonts w:ascii="仿宋_GB2312" w:hAnsi="仿宋" w:eastAsia="仿宋_GB2312" w:cs="仿宋"/>
          <w:color w:val="000000"/>
          <w:sz w:val="32"/>
          <w:szCs w:val="32"/>
          <w:highlight w:val="none"/>
        </w:rPr>
        <w:t>招聘</w:t>
      </w:r>
      <w:r>
        <w:rPr>
          <w:rFonts w:hint="eastAsia" w:ascii="仿宋_GB2312" w:hAnsi="仿宋" w:eastAsia="仿宋_GB2312" w:cs="仿宋"/>
          <w:color w:val="000000"/>
          <w:sz w:val="32"/>
          <w:szCs w:val="32"/>
          <w:highlight w:val="none"/>
        </w:rPr>
        <w:t>渠道</w:t>
      </w:r>
    </w:p>
    <w:p w14:paraId="08A84E9F">
      <w:pPr>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kern w:val="0"/>
          <w:sz w:val="32"/>
          <w:szCs w:val="32"/>
          <w:lang w:val="en-US" w:eastAsia="zh-CN" w:bidi="ar-SA"/>
        </w:rPr>
        <w:t>（一）</w:t>
      </w:r>
      <w:r>
        <w:rPr>
          <w:rFonts w:ascii="仿宋_GB2312" w:hAnsi="仿宋" w:eastAsia="仿宋_GB2312" w:cs="仿宋"/>
          <w:color w:val="000000"/>
          <w:sz w:val="32"/>
          <w:szCs w:val="32"/>
          <w:highlight w:val="none"/>
        </w:rPr>
        <w:t>华润</w:t>
      </w:r>
      <w:r>
        <w:rPr>
          <w:rFonts w:hint="eastAsia" w:ascii="仿宋_GB2312" w:hAnsi="仿宋" w:eastAsia="仿宋_GB2312" w:cs="仿宋"/>
          <w:color w:val="000000"/>
          <w:sz w:val="32"/>
          <w:szCs w:val="32"/>
          <w:highlight w:val="none"/>
        </w:rPr>
        <w:t>啤酒</w:t>
      </w:r>
      <w:r>
        <w:rPr>
          <w:rFonts w:ascii="仿宋_GB2312" w:hAnsi="仿宋" w:eastAsia="仿宋_GB2312" w:cs="仿宋"/>
          <w:color w:val="000000"/>
          <w:sz w:val="32"/>
          <w:szCs w:val="32"/>
          <w:highlight w:val="none"/>
        </w:rPr>
        <w:t>招聘渠道包括以下类型：网络招聘平台、猎头公司、</w:t>
      </w:r>
      <w:r>
        <w:rPr>
          <w:rFonts w:hint="eastAsia" w:ascii="仿宋_GB2312" w:hAnsi="仿宋" w:eastAsia="仿宋_GB2312" w:cs="仿宋"/>
          <w:color w:val="000000"/>
          <w:sz w:val="32"/>
          <w:szCs w:val="32"/>
          <w:highlight w:val="none"/>
        </w:rPr>
        <w:t>RPO、</w:t>
      </w:r>
      <w:r>
        <w:rPr>
          <w:rFonts w:ascii="仿宋_GB2312" w:hAnsi="仿宋" w:eastAsia="仿宋_GB2312" w:cs="仿宋"/>
          <w:color w:val="000000"/>
          <w:sz w:val="32"/>
          <w:szCs w:val="32"/>
          <w:highlight w:val="none"/>
        </w:rPr>
        <w:t xml:space="preserve">媒体广告、校园招聘、内部招聘等。 </w:t>
      </w:r>
    </w:p>
    <w:p w14:paraId="05410435">
      <w:pPr>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kern w:val="0"/>
          <w:sz w:val="32"/>
          <w:szCs w:val="32"/>
          <w:lang w:val="en-US" w:eastAsia="zh-CN" w:bidi="ar-SA"/>
        </w:rPr>
        <w:t>（二）</w:t>
      </w:r>
      <w:r>
        <w:rPr>
          <w:rFonts w:ascii="仿宋_GB2312" w:hAnsi="仿宋" w:eastAsia="仿宋_GB2312" w:cs="仿宋"/>
          <w:color w:val="000000"/>
          <w:sz w:val="32"/>
          <w:szCs w:val="32"/>
          <w:highlight w:val="none"/>
        </w:rPr>
        <w:t>招聘渠道选择主要考虑因素：渠道的覆盖面、针对性、渠道成本及效率</w:t>
      </w:r>
      <w:r>
        <w:rPr>
          <w:rFonts w:hint="eastAsia" w:ascii="仿宋_GB2312" w:hAnsi="仿宋" w:eastAsia="仿宋_GB2312" w:cs="仿宋"/>
          <w:color w:val="000000"/>
          <w:sz w:val="32"/>
          <w:szCs w:val="32"/>
          <w:highlight w:val="none"/>
        </w:rPr>
        <w:t>。</w:t>
      </w:r>
    </w:p>
    <w:p w14:paraId="014FE725">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（三）猎头及RPO管理</w:t>
      </w:r>
    </w:p>
    <w:p w14:paraId="2A51FBBC">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1.根据业务需求，HRBP在需求提报时明确是否开通猎头/RPO渠道，经主责流程审批后执行。</w:t>
      </w:r>
    </w:p>
    <w:p w14:paraId="6462D82B">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2.招聘途中需开通或取消猎头/RPO渠道，HRBP系统变更招聘需求，经主责流程审批后执行。</w:t>
      </w:r>
    </w:p>
    <w:p w14:paraId="46E8D248">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3.猎头及RPO费用由实际用人单位承担。</w:t>
      </w:r>
    </w:p>
    <w:p w14:paraId="44063875">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4.用人单位录用猎头/RPO推荐保护期内的人，也需支付费用（保护期：自乙方首次推荐候选人之日起一定期限内，若甲方录用该候选人，均视为乙方有效推荐成果）。</w:t>
      </w:r>
    </w:p>
    <w:p w14:paraId="1564ABC4">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7EA4E7A9">
      <w:pPr>
        <w:pStyle w:val="29"/>
        <w:numPr>
          <w:ilvl w:val="0"/>
          <w:numId w:val="0"/>
        </w:numPr>
        <w:ind w:left="0" w:leftChars="0" w:firstLine="0" w:firstLineChars="0"/>
        <w:jc w:val="center"/>
        <w:rPr>
          <w:rFonts w:hint="eastAsia" w:ascii="黑体" w:hAnsi="黑体" w:eastAsia="黑体" w:cs="仿宋"/>
          <w:color w:val="000000"/>
          <w:highlight w:val="none"/>
        </w:rPr>
      </w:pPr>
      <w:bookmarkStart w:id="6" w:name="_Toc11319"/>
      <w:r>
        <w:rPr>
          <w:rFonts w:hint="eastAsia" w:ascii="黑体" w:hAnsi="黑体" w:eastAsia="黑体" w:cs="仿宋"/>
          <w:b w:val="0"/>
          <w:color w:val="000000"/>
          <w:kern w:val="2"/>
          <w:sz w:val="32"/>
          <w:szCs w:val="32"/>
          <w:lang w:val="en-US" w:eastAsia="zh-CN" w:bidi="ar-SA"/>
        </w:rPr>
        <w:t>第三章</w:t>
      </w:r>
      <w:r>
        <w:rPr>
          <w:rFonts w:hint="eastAsia" w:ascii="黑体" w:hAnsi="黑体" w:eastAsia="黑体" w:cs="仿宋"/>
          <w:color w:val="000000"/>
          <w:highlight w:val="none"/>
        </w:rPr>
        <w:t>招聘实施管理</w:t>
      </w:r>
      <w:bookmarkEnd w:id="6"/>
    </w:p>
    <w:p w14:paraId="06F31E8A">
      <w:pPr>
        <w:pStyle w:val="23"/>
        <w:widowControl w:val="0"/>
        <w:numPr>
          <w:ilvl w:val="0"/>
          <w:numId w:val="0"/>
        </w:numPr>
        <w:spacing w:after="0" w:line="560" w:lineRule="exact"/>
        <w:ind w:left="0" w:leftChars="0" w:firstLine="0" w:firstLineChars="0"/>
        <w:jc w:val="center"/>
        <w:rPr>
          <w:rFonts w:hint="eastAsia" w:ascii="宋体" w:hAnsi="宋体" w:cs="仿宋"/>
          <w:color w:val="000000"/>
          <w:sz w:val="32"/>
          <w:szCs w:val="32"/>
          <w:highlight w:val="none"/>
        </w:rPr>
      </w:pPr>
      <w:r>
        <w:rPr>
          <w:rFonts w:hint="default" w:ascii="宋体" w:hAnsi="宋体" w:eastAsia="宋体" w:cstheme="minorBidi"/>
          <w:bCs/>
          <w:kern w:val="2"/>
          <w:sz w:val="32"/>
          <w:szCs w:val="32"/>
          <w:lang w:val="en-US" w:eastAsia="zh-CN" w:bidi="ar-SA"/>
        </w:rPr>
        <w:t>第一节</w:t>
      </w:r>
      <w:r>
        <w:rPr>
          <w:rFonts w:hint="eastAsia" w:ascii="宋体" w:hAnsi="宋体" w:cs="仿宋"/>
          <w:color w:val="000000"/>
          <w:sz w:val="32"/>
          <w:szCs w:val="32"/>
          <w:highlight w:val="none"/>
        </w:rPr>
        <w:t>社会招聘</w:t>
      </w:r>
    </w:p>
    <w:p w14:paraId="3210500B">
      <w:pPr>
        <w:pStyle w:val="23"/>
        <w:widowControl w:val="0"/>
        <w:numPr>
          <w:ilvl w:val="0"/>
          <w:numId w:val="0"/>
        </w:numPr>
        <w:spacing w:after="0" w:line="560" w:lineRule="exact"/>
        <w:ind w:left="0" w:leftChars="0" w:firstLine="0" w:firstLineChars="0"/>
        <w:jc w:val="left"/>
        <w:rPr>
          <w:rFonts w:hint="default" w:ascii="宋体" w:hAnsi="宋体" w:eastAsia="宋体" w:cs="仿宋"/>
          <w:color w:val="000000"/>
          <w:sz w:val="32"/>
          <w:szCs w:val="32"/>
          <w:highlight w:val="none"/>
          <w:lang w:val="en-US" w:eastAsia="zh-CN"/>
        </w:rPr>
      </w:pPr>
      <w:r>
        <w:rPr>
          <w:rFonts w:hint="eastAsia" w:ascii="宋体" w:hAnsi="宋体" w:cs="仿宋"/>
          <w:color w:val="000000"/>
          <w:sz w:val="32"/>
          <w:szCs w:val="32"/>
          <w:highlight w:val="none"/>
          <w:lang w:val="en-US" w:eastAsia="zh-CN"/>
        </w:rPr>
        <w:t>///</w:t>
      </w:r>
    </w:p>
    <w:p w14:paraId="3ABB92CA">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第七条</w:t>
      </w:r>
      <w:ins w:id="4" w:author="咨询组" w:date="2026-04-03T19:47:01Z">
        <w:r>
          <w:rPr>
            <w:rFonts w:hint="eastAsia" w:ascii="黑体" w:hAnsi="黑体" w:eastAsia="黑体" w:cs="仿宋"/>
            <w:b w:val="0"/>
            <w:color w:val="000000"/>
            <w:kern w:val="0"/>
            <w:sz w:val="32"/>
            <w:szCs w:val="32"/>
            <w:lang w:val="en-US" w:eastAsia="zh-CN" w:bidi="ar-SA"/>
          </w:rPr>
          <w:t>社会</w:t>
        </w:r>
      </w:ins>
      <w:r>
        <w:rPr>
          <w:rFonts w:hint="eastAsia" w:ascii="仿宋_GB2312" w:hAnsi="仿宋" w:eastAsia="仿宋_GB2312" w:cs="仿宋"/>
          <w:color w:val="000000"/>
          <w:sz w:val="32"/>
          <w:szCs w:val="32"/>
          <w:highlight w:val="none"/>
        </w:rPr>
        <w:t>招聘需求管理</w:t>
      </w:r>
    </w:p>
    <w:p w14:paraId="1A6EAC15">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（一）</w:t>
      </w:r>
      <w:r>
        <w:rPr>
          <w:rFonts w:ascii="仿宋_GB2312" w:hAnsi="仿宋" w:eastAsia="仿宋_GB2312" w:cs="仿宋"/>
          <w:color w:val="000000"/>
          <w:sz w:val="32"/>
          <w:szCs w:val="32"/>
          <w:highlight w:val="none"/>
        </w:rPr>
        <w:t>招聘需求源于缺编补员或因业务变化提出的临时</w:t>
      </w:r>
      <w:r>
        <w:rPr>
          <w:rFonts w:hint="eastAsia" w:ascii="仿宋_GB2312" w:hAnsi="仿宋" w:eastAsia="仿宋_GB2312" w:cs="仿宋"/>
          <w:color w:val="000000"/>
          <w:sz w:val="32"/>
          <w:szCs w:val="32"/>
          <w:highlight w:val="none"/>
        </w:rPr>
        <w:t>人员储备，</w:t>
      </w:r>
      <w:r>
        <w:rPr>
          <w:rFonts w:ascii="仿宋_GB2312" w:hAnsi="仿宋" w:eastAsia="仿宋_GB2312" w:cs="仿宋"/>
          <w:color w:val="000000"/>
          <w:sz w:val="32"/>
          <w:szCs w:val="32"/>
          <w:highlight w:val="none"/>
        </w:rPr>
        <w:t>由</w:t>
      </w:r>
      <w:r>
        <w:rPr>
          <w:rFonts w:hint="eastAsia" w:ascii="仿宋_GB2312" w:hAnsi="仿宋" w:eastAsia="仿宋_GB2312" w:cs="仿宋"/>
          <w:color w:val="000000"/>
          <w:sz w:val="32"/>
          <w:szCs w:val="32"/>
          <w:highlight w:val="none"/>
        </w:rPr>
        <w:t>所在单位HRBP</w:t>
      </w:r>
      <w:r>
        <w:rPr>
          <w:rFonts w:ascii="仿宋_GB2312" w:hAnsi="仿宋" w:eastAsia="仿宋_GB2312" w:cs="仿宋"/>
          <w:color w:val="000000"/>
          <w:sz w:val="32"/>
          <w:szCs w:val="32"/>
          <w:highlight w:val="none"/>
        </w:rPr>
        <w:t>提出，</w:t>
      </w:r>
      <w:r>
        <w:rPr>
          <w:rFonts w:hint="eastAsia" w:ascii="仿宋_GB2312" w:hAnsi="仿宋" w:eastAsia="仿宋_GB2312" w:cs="仿宋"/>
          <w:color w:val="000000"/>
          <w:sz w:val="32"/>
          <w:szCs w:val="32"/>
          <w:highlight w:val="none"/>
          <w:lang w:val="en-US" w:eastAsia="zh-CN"/>
        </w:rPr>
        <w:t>经审批</w:t>
      </w:r>
      <w:r>
        <w:rPr>
          <w:rFonts w:ascii="仿宋_GB2312" w:hAnsi="仿宋" w:eastAsia="仿宋_GB2312" w:cs="仿宋"/>
          <w:color w:val="000000"/>
          <w:sz w:val="32"/>
          <w:szCs w:val="32"/>
          <w:highlight w:val="none"/>
        </w:rPr>
        <w:t>后</w:t>
      </w:r>
      <w:r>
        <w:rPr>
          <w:rFonts w:hint="eastAsia" w:ascii="仿宋_GB2312" w:hAnsi="仿宋" w:eastAsia="仿宋_GB2312" w:cs="仿宋"/>
          <w:color w:val="000000"/>
          <w:sz w:val="32"/>
          <w:szCs w:val="32"/>
          <w:highlight w:val="none"/>
        </w:rPr>
        <w:t>执行</w:t>
      </w:r>
      <w:r>
        <w:rPr>
          <w:rFonts w:ascii="仿宋_GB2312" w:hAnsi="仿宋" w:eastAsia="仿宋_GB2312" w:cs="仿宋"/>
          <w:color w:val="000000"/>
          <w:sz w:val="32"/>
          <w:szCs w:val="32"/>
          <w:highlight w:val="none"/>
        </w:rPr>
        <w:t>。</w:t>
      </w:r>
    </w:p>
    <w:p w14:paraId="1617B487">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（二）招聘需求应清晰明确，任职资格原则上应符合人才规划要求，确因特殊情况超标准招聘的，需求提报时</w:t>
      </w:r>
      <w:r>
        <w:rPr>
          <w:rFonts w:hint="eastAsia" w:ascii="仿宋_GB2312" w:hAnsi="仿宋" w:eastAsia="仿宋_GB2312" w:cs="仿宋"/>
          <w:color w:val="000000"/>
          <w:sz w:val="32"/>
          <w:szCs w:val="32"/>
          <w:highlight w:val="none"/>
          <w:lang w:val="en-US" w:eastAsia="zh-CN"/>
        </w:rPr>
        <w:t>HRBP</w:t>
      </w:r>
      <w:r>
        <w:rPr>
          <w:rFonts w:hint="eastAsia" w:ascii="仿宋_GB2312" w:hAnsi="仿宋" w:eastAsia="仿宋_GB2312" w:cs="仿宋"/>
          <w:color w:val="000000"/>
          <w:sz w:val="32"/>
          <w:szCs w:val="32"/>
          <w:highlight w:val="none"/>
        </w:rPr>
        <w:t>应详细说明原因。</w:t>
      </w:r>
    </w:p>
    <w:p w14:paraId="0C448DB1">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（三）当招聘需求数量减少</w:t>
      </w:r>
      <w:r>
        <w:rPr>
          <w:rFonts w:hint="eastAsia" w:ascii="仿宋_GB2312" w:hAnsi="仿宋" w:eastAsia="仿宋_GB2312" w:cs="仿宋"/>
          <w:color w:val="000000"/>
          <w:sz w:val="32"/>
          <w:szCs w:val="32"/>
          <w:highlight w:val="none"/>
          <w:lang w:val="en-US" w:eastAsia="zh-CN"/>
        </w:rPr>
        <w:t>或取消</w:t>
      </w:r>
      <w:r>
        <w:rPr>
          <w:rFonts w:hint="eastAsia" w:ascii="仿宋_GB2312" w:hAnsi="仿宋" w:eastAsia="仿宋_GB2312" w:cs="仿宋"/>
          <w:color w:val="000000"/>
          <w:sz w:val="32"/>
          <w:szCs w:val="32"/>
          <w:highlight w:val="none"/>
        </w:rPr>
        <w:t>时，HRBP须在2个工作日内</w:t>
      </w:r>
      <w:r>
        <w:rPr>
          <w:rFonts w:hint="eastAsia" w:ascii="仿宋_GB2312" w:hAnsi="仿宋" w:eastAsia="仿宋_GB2312" w:cs="仿宋"/>
          <w:color w:val="000000"/>
          <w:sz w:val="32"/>
          <w:szCs w:val="32"/>
          <w:highlight w:val="none"/>
          <w:lang w:val="en-US" w:eastAsia="zh-CN"/>
        </w:rPr>
        <w:t>通过系统</w:t>
      </w:r>
      <w:r>
        <w:rPr>
          <w:rFonts w:hint="eastAsia" w:ascii="仿宋_GB2312" w:hAnsi="仿宋" w:eastAsia="仿宋_GB2312" w:cs="仿宋"/>
          <w:color w:val="000000"/>
          <w:sz w:val="32"/>
          <w:szCs w:val="32"/>
          <w:highlight w:val="none"/>
        </w:rPr>
        <w:t>变更招聘需求，人才标准变化时，HRBP应及时知悉SSC招聘组进行更新。</w:t>
      </w:r>
    </w:p>
    <w:p w14:paraId="6BBEBE23">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（四）针对预计在2个月内暂缓招聘的需求（即相关职位暂无需推荐简历、无面试安排），HRBP</w:t>
      </w:r>
      <w:r>
        <w:rPr>
          <w:rFonts w:hint="eastAsia" w:ascii="仿宋_GB2312" w:hAnsi="仿宋" w:eastAsia="仿宋_GB2312" w:cs="仿宋"/>
          <w:color w:val="000000"/>
          <w:sz w:val="32"/>
          <w:szCs w:val="32"/>
          <w:highlight w:val="none"/>
          <w:lang w:val="en-US" w:eastAsia="zh-CN"/>
        </w:rPr>
        <w:t>可</w:t>
      </w:r>
      <w:r>
        <w:rPr>
          <w:rFonts w:hint="eastAsia" w:ascii="仿宋_GB2312" w:hAnsi="仿宋" w:eastAsia="仿宋_GB2312" w:cs="仿宋"/>
          <w:color w:val="000000"/>
          <w:sz w:val="32"/>
          <w:szCs w:val="32"/>
          <w:highlight w:val="none"/>
        </w:rPr>
        <w:t>通过邮件向SSC招聘组提出暂缓招聘的安排。暂缓招聘时间超过2个月</w:t>
      </w:r>
      <w:r>
        <w:rPr>
          <w:rFonts w:hint="eastAsia" w:ascii="仿宋_GB2312" w:hAnsi="仿宋" w:eastAsia="仿宋_GB2312" w:cs="仿宋"/>
          <w:color w:val="000000"/>
          <w:sz w:val="32"/>
          <w:szCs w:val="32"/>
          <w:highlight w:val="none"/>
          <w:lang w:val="en-US" w:eastAsia="zh-CN"/>
        </w:rPr>
        <w:t>或同一需求连续暂缓2次以上</w:t>
      </w:r>
      <w:r>
        <w:rPr>
          <w:rFonts w:hint="eastAsia" w:ascii="仿宋_GB2312" w:hAnsi="仿宋" w:eastAsia="仿宋_GB2312" w:cs="仿宋"/>
          <w:color w:val="000000"/>
          <w:sz w:val="32"/>
          <w:szCs w:val="32"/>
          <w:highlight w:val="none"/>
        </w:rPr>
        <w:t>时，HRBP须取消招聘需求。</w:t>
      </w:r>
    </w:p>
    <w:p w14:paraId="3D2D6A1E">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0769C9FE">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第八条</w:t>
      </w:r>
      <w:ins w:id="5" w:author="咨询组" w:date="2026-04-03T19:47:10Z">
        <w:r>
          <w:rPr>
            <w:rFonts w:hint="eastAsia" w:ascii="黑体" w:hAnsi="黑体" w:eastAsia="黑体" w:cs="仿宋"/>
            <w:b w:val="0"/>
            <w:color w:val="000000"/>
            <w:kern w:val="0"/>
            <w:sz w:val="32"/>
            <w:szCs w:val="32"/>
            <w:lang w:val="en-US" w:eastAsia="zh-CN" w:bidi="ar-SA"/>
          </w:rPr>
          <w:t>社会</w:t>
        </w:r>
      </w:ins>
      <w:r>
        <w:rPr>
          <w:rFonts w:hint="eastAsia" w:ascii="仿宋_GB2312" w:hAnsi="仿宋" w:eastAsia="仿宋_GB2312" w:cs="仿宋"/>
          <w:color w:val="000000"/>
          <w:sz w:val="32"/>
          <w:szCs w:val="32"/>
          <w:highlight w:val="none"/>
        </w:rPr>
        <w:t>招聘信息发布</w:t>
      </w:r>
    </w:p>
    <w:p w14:paraId="43515855">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（一）招聘需求审批通过后1个工作日内，SSC招聘组须对外发布招聘信息。</w:t>
      </w:r>
    </w:p>
    <w:p w14:paraId="79675EF9">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（二）招聘信息变更时，SSC招聘组应</w:t>
      </w:r>
      <w:r>
        <w:rPr>
          <w:rFonts w:hint="eastAsia" w:ascii="仿宋_GB2312" w:hAnsi="仿宋" w:eastAsia="仿宋_GB2312" w:cs="仿宋"/>
          <w:color w:val="000000"/>
          <w:sz w:val="32"/>
          <w:szCs w:val="32"/>
          <w:highlight w:val="none"/>
          <w:lang w:val="en-US" w:eastAsia="zh-CN"/>
        </w:rPr>
        <w:t>在变更后1个工作日内</w:t>
      </w:r>
      <w:r>
        <w:rPr>
          <w:rFonts w:hint="eastAsia" w:ascii="仿宋_GB2312" w:hAnsi="仿宋" w:eastAsia="仿宋_GB2312" w:cs="仿宋"/>
          <w:color w:val="000000"/>
          <w:sz w:val="32"/>
          <w:szCs w:val="32"/>
          <w:highlight w:val="none"/>
        </w:rPr>
        <w:t>更新。</w:t>
      </w:r>
    </w:p>
    <w:p w14:paraId="43B597D6">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（三）职位招满（指候选人已入职）、确定取消/暂缓后</w:t>
      </w:r>
      <w:r>
        <w:rPr>
          <w:rFonts w:hint="eastAsia" w:ascii="仿宋_GB2312" w:hAnsi="仿宋" w:eastAsia="仿宋_GB2312" w:cs="仿宋"/>
          <w:color w:val="000000"/>
          <w:sz w:val="32"/>
          <w:szCs w:val="32"/>
          <w:highlight w:val="none"/>
          <w:lang w:val="en-US" w:eastAsia="zh-CN"/>
        </w:rPr>
        <w:t>3</w:t>
      </w:r>
      <w:r>
        <w:rPr>
          <w:rFonts w:hint="eastAsia" w:ascii="仿宋_GB2312" w:hAnsi="仿宋" w:eastAsia="仿宋_GB2312" w:cs="仿宋"/>
          <w:color w:val="000000"/>
          <w:sz w:val="32"/>
          <w:szCs w:val="32"/>
          <w:highlight w:val="none"/>
        </w:rPr>
        <w:t>个工作日内，SSC招聘组应关闭职位，暂缓职位可仅关闭外部渠道职位。</w:t>
      </w:r>
    </w:p>
    <w:p w14:paraId="140C3376">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565A390D">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lang w:val="en-US" w:eastAsia="zh-CN"/>
        </w:rPr>
      </w:pPr>
      <w:r>
        <w:rPr>
          <w:rFonts w:hint="eastAsia" w:ascii="黑体" w:hAnsi="黑体" w:eastAsia="黑体" w:cs="仿宋"/>
          <w:b w:val="0"/>
          <w:color w:val="000000"/>
          <w:kern w:val="0"/>
          <w:sz w:val="32"/>
          <w:szCs w:val="32"/>
          <w:lang w:val="en-US" w:eastAsia="zh-CN" w:bidi="ar-SA"/>
        </w:rPr>
        <w:t>第九条</w:t>
      </w:r>
      <w:ins w:id="6" w:author="咨询组" w:date="2026-04-03T19:47:12Z">
        <w:r>
          <w:rPr>
            <w:rFonts w:hint="eastAsia" w:ascii="黑体" w:hAnsi="黑体" w:eastAsia="黑体" w:cs="仿宋"/>
            <w:b w:val="0"/>
            <w:color w:val="000000"/>
            <w:kern w:val="0"/>
            <w:sz w:val="32"/>
            <w:szCs w:val="32"/>
            <w:lang w:val="en-US" w:eastAsia="zh-CN" w:bidi="ar-SA"/>
          </w:rPr>
          <w:t>社会</w:t>
        </w:r>
      </w:ins>
      <w:ins w:id="7" w:author="咨询组" w:date="2026-04-03T19:47:18Z">
        <w:r>
          <w:rPr>
            <w:rFonts w:hint="eastAsia" w:ascii="黑体" w:hAnsi="黑体" w:eastAsia="黑体" w:cs="仿宋"/>
            <w:b w:val="0"/>
            <w:color w:val="000000"/>
            <w:kern w:val="0"/>
            <w:sz w:val="32"/>
            <w:szCs w:val="32"/>
            <w:lang w:val="en-US" w:eastAsia="zh-CN" w:bidi="ar-SA"/>
          </w:rPr>
          <w:t>招聘</w:t>
        </w:r>
      </w:ins>
      <w:r>
        <w:rPr>
          <w:rFonts w:hint="eastAsia" w:ascii="仿宋_GB2312" w:hAnsi="仿宋" w:eastAsia="仿宋_GB2312" w:cs="仿宋"/>
          <w:color w:val="000000"/>
          <w:sz w:val="32"/>
          <w:szCs w:val="32"/>
          <w:highlight w:val="none"/>
        </w:rPr>
        <w:t>简历筛选。</w:t>
      </w:r>
      <w:r>
        <w:rPr>
          <w:rFonts w:ascii="仿宋_GB2312" w:hAnsi="仿宋" w:eastAsia="仿宋_GB2312" w:cs="仿宋"/>
          <w:color w:val="000000"/>
          <w:sz w:val="32"/>
          <w:szCs w:val="32"/>
          <w:highlight w:val="none"/>
        </w:rPr>
        <w:t>SS</w:t>
      </w:r>
      <w:r>
        <w:rPr>
          <w:rFonts w:hint="eastAsia" w:ascii="仿宋_GB2312" w:hAnsi="仿宋" w:eastAsia="仿宋_GB2312" w:cs="仿宋"/>
          <w:color w:val="000000"/>
          <w:sz w:val="32"/>
          <w:szCs w:val="32"/>
          <w:highlight w:val="none"/>
        </w:rPr>
        <w:t>C按照招聘需求对简历进行筛选、电话沟通，初步</w:t>
      </w:r>
      <w:r>
        <w:rPr>
          <w:rFonts w:hint="eastAsia" w:ascii="仿宋_GB2312" w:hAnsi="仿宋" w:eastAsia="仿宋_GB2312" w:cs="仿宋"/>
          <w:color w:val="000000"/>
          <w:sz w:val="32"/>
          <w:szCs w:val="32"/>
          <w:highlight w:val="none"/>
          <w:lang w:val="en-US" w:eastAsia="zh-CN"/>
        </w:rPr>
        <w:t>考察</w:t>
      </w:r>
      <w:r>
        <w:rPr>
          <w:rFonts w:hint="eastAsia" w:ascii="仿宋_GB2312" w:hAnsi="仿宋" w:eastAsia="仿宋_GB2312" w:cs="仿宋"/>
          <w:color w:val="000000"/>
          <w:sz w:val="32"/>
          <w:szCs w:val="32"/>
          <w:highlight w:val="none"/>
        </w:rPr>
        <w:t>候选人的</w:t>
      </w:r>
      <w:r>
        <w:rPr>
          <w:rFonts w:hint="eastAsia" w:ascii="仿宋_GB2312" w:hAnsi="仿宋" w:eastAsia="仿宋_GB2312" w:cs="仿宋"/>
          <w:color w:val="000000"/>
          <w:sz w:val="32"/>
          <w:szCs w:val="32"/>
          <w:highlight w:val="none"/>
          <w:lang w:val="en-US" w:eastAsia="zh-CN"/>
        </w:rPr>
        <w:t>基本条件、</w:t>
      </w:r>
      <w:r>
        <w:rPr>
          <w:rFonts w:hint="eastAsia" w:ascii="仿宋_GB2312" w:hAnsi="仿宋" w:eastAsia="仿宋_GB2312" w:cs="仿宋"/>
          <w:color w:val="000000"/>
          <w:sz w:val="32"/>
          <w:szCs w:val="32"/>
          <w:highlight w:val="none"/>
        </w:rPr>
        <w:t>素质及意愿</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对于需进行复筛的单位，</w:t>
      </w:r>
      <w:r>
        <w:rPr>
          <w:rFonts w:hint="eastAsia" w:ascii="仿宋_GB2312" w:hAnsi="仿宋" w:eastAsia="仿宋_GB2312" w:cs="仿宋"/>
          <w:color w:val="000000"/>
          <w:sz w:val="32"/>
          <w:szCs w:val="32"/>
          <w:highlight w:val="none"/>
        </w:rPr>
        <w:t>HRBP</w:t>
      </w:r>
      <w:r>
        <w:rPr>
          <w:rFonts w:hint="eastAsia" w:ascii="仿宋_GB2312" w:hAnsi="仿宋" w:eastAsia="仿宋_GB2312" w:cs="仿宋"/>
          <w:color w:val="000000"/>
          <w:sz w:val="32"/>
          <w:szCs w:val="32"/>
          <w:highlight w:val="none"/>
          <w:lang w:val="en-US" w:eastAsia="zh-CN"/>
        </w:rPr>
        <w:t>应在收到简历后3个工作日内完成复筛并反馈淘汰原因</w:t>
      </w:r>
      <w:r>
        <w:rPr>
          <w:rFonts w:hint="eastAsia"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若无需复筛，SSC推荐的简历可直接进入后续流程。</w:t>
      </w:r>
    </w:p>
    <w:p w14:paraId="57659F74">
      <w:pPr>
        <w:pStyle w:val="23"/>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22FC83A7">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第十条</w:t>
      </w:r>
      <w:ins w:id="8" w:author="咨询组" w:date="2026-04-03T19:47:22Z">
        <w:r>
          <w:rPr>
            <w:rFonts w:hint="eastAsia" w:ascii="黑体" w:hAnsi="黑体" w:eastAsia="黑体" w:cs="仿宋"/>
            <w:b w:val="0"/>
            <w:color w:val="000000"/>
            <w:kern w:val="0"/>
            <w:sz w:val="32"/>
            <w:szCs w:val="32"/>
            <w:lang w:val="en-US" w:eastAsia="zh-CN" w:bidi="ar-SA"/>
          </w:rPr>
          <w:t>社会</w:t>
        </w:r>
      </w:ins>
      <w:ins w:id="9" w:author="咨询组" w:date="2026-04-03T19:47:26Z">
        <w:r>
          <w:rPr>
            <w:rFonts w:hint="eastAsia" w:ascii="黑体" w:hAnsi="黑体" w:eastAsia="黑体" w:cs="仿宋"/>
            <w:b w:val="0"/>
            <w:color w:val="000000"/>
            <w:kern w:val="0"/>
            <w:sz w:val="32"/>
            <w:szCs w:val="32"/>
            <w:lang w:val="en-US" w:eastAsia="zh-CN" w:bidi="ar-SA"/>
          </w:rPr>
          <w:t>招聘</w:t>
        </w:r>
      </w:ins>
      <w:r>
        <w:rPr>
          <w:rFonts w:hint="eastAsia" w:ascii="仿宋_GB2312" w:hAnsi="仿宋" w:eastAsia="仿宋_GB2312" w:cs="仿宋"/>
          <w:color w:val="000000"/>
          <w:sz w:val="32"/>
          <w:szCs w:val="32"/>
          <w:highlight w:val="none"/>
        </w:rPr>
        <w:t>《应聘登记表》填写。</w:t>
      </w:r>
    </w:p>
    <w:p w14:paraId="45418FFB">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rPr>
        <w:t>（一）</w:t>
      </w:r>
      <w:r>
        <w:rPr>
          <w:rFonts w:hint="eastAsia" w:ascii="仿宋_GB2312" w:hAnsi="仿宋" w:eastAsia="仿宋_GB2312" w:cs="仿宋"/>
          <w:color w:val="000000"/>
          <w:sz w:val="32"/>
          <w:szCs w:val="32"/>
          <w:highlight w:val="none"/>
          <w:lang w:val="en-US" w:eastAsia="zh-CN"/>
        </w:rPr>
        <w:t>《应聘登记表》</w:t>
      </w:r>
      <w:del w:id="10" w:author="咨询组" w:date="2026-04-03T17:44:37Z">
        <w:r>
          <w:rPr>
            <w:rFonts w:hint="eastAsia" w:ascii="仿宋_GB2312" w:hAnsi="仿宋" w:eastAsia="仿宋_GB2312" w:cs="仿宋"/>
            <w:color w:val="000000"/>
            <w:sz w:val="32"/>
            <w:szCs w:val="32"/>
            <w:highlight w:val="none"/>
            <w:lang w:val="en-US" w:eastAsia="zh-CN"/>
          </w:rPr>
          <w:delText>（附件1）</w:delText>
        </w:r>
      </w:del>
      <w:r>
        <w:rPr>
          <w:rFonts w:hint="eastAsia" w:ascii="仿宋_GB2312" w:hAnsi="仿宋" w:eastAsia="仿宋_GB2312" w:cs="仿宋"/>
          <w:color w:val="000000"/>
          <w:sz w:val="32"/>
          <w:szCs w:val="32"/>
          <w:highlight w:val="none"/>
          <w:lang w:val="en-US" w:eastAsia="zh-CN"/>
        </w:rPr>
        <w:t>作为面试阶段的信息采集表，HRBP须督促候选人在初试前完成填写，录用定薪审批前完成电子签，如候选人拒绝签署，需终止后续流程。</w:t>
      </w:r>
    </w:p>
    <w:p w14:paraId="657DDB0B">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二）《应聘登记表》的所有字段均为必填项，HRBP须检查候选人填写的完整性、规范性，如发现信息偏差，由HRBP评估后重新推送电子签，已通过录用审批的不再重新推送，若后续流程仍发现信息偏差，由HRBP、用人部门评估后确定是否取消录用。</w:t>
      </w:r>
    </w:p>
    <w:p w14:paraId="1935CCC7">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（三）如候选人存在近亲属关系申报，HRBP须对照《华润集团经理人任职回避相关释义》</w:t>
      </w:r>
      <w:del w:id="11" w:author="咨询组" w:date="2026-04-03T17:45:02Z">
        <w:r>
          <w:rPr>
            <w:rFonts w:hint="eastAsia" w:ascii="仿宋_GB2312" w:hAnsi="仿宋" w:eastAsia="仿宋_GB2312" w:cs="仿宋"/>
            <w:color w:val="000000"/>
            <w:sz w:val="32"/>
            <w:szCs w:val="32"/>
            <w:highlight w:val="none"/>
          </w:rPr>
          <w:delText>（附件2）</w:delText>
        </w:r>
      </w:del>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依据《</w:t>
      </w:r>
      <w:r>
        <w:rPr>
          <w:rFonts w:ascii="仿宋_GB2312" w:hAnsi="仿宋" w:eastAsia="仿宋_GB2312" w:cs="仿宋"/>
          <w:color w:val="000000"/>
          <w:sz w:val="32"/>
          <w:szCs w:val="32"/>
          <w:highlight w:val="none"/>
        </w:rPr>
        <w:t>华润啤酒直管干部管理规定</w:t>
      </w:r>
      <w:r>
        <w:rPr>
          <w:rFonts w:hint="eastAsia" w:ascii="仿宋_GB2312" w:hAnsi="仿宋" w:eastAsia="仿宋_GB2312" w:cs="仿宋"/>
          <w:color w:val="000000"/>
          <w:sz w:val="32"/>
          <w:szCs w:val="32"/>
          <w:highlight w:val="none"/>
        </w:rPr>
        <w:t>》《</w:t>
      </w:r>
      <w:r>
        <w:rPr>
          <w:rFonts w:ascii="仿宋_GB2312" w:hAnsi="仿宋" w:eastAsia="仿宋_GB2312" w:cs="仿宋"/>
          <w:color w:val="000000"/>
          <w:sz w:val="32"/>
          <w:szCs w:val="32"/>
          <w:highlight w:val="none"/>
        </w:rPr>
        <w:t>华润啤酒</w:t>
      </w:r>
      <w:r>
        <w:rPr>
          <w:rFonts w:hint="eastAsia" w:ascii="仿宋_GB2312" w:hAnsi="仿宋" w:eastAsia="仿宋_GB2312" w:cs="仿宋"/>
          <w:color w:val="000000"/>
          <w:sz w:val="32"/>
          <w:szCs w:val="32"/>
          <w:highlight w:val="none"/>
          <w:lang w:val="en-US" w:eastAsia="zh-CN"/>
        </w:rPr>
        <w:t>资深管理人员</w:t>
      </w:r>
      <w:r>
        <w:rPr>
          <w:rFonts w:ascii="仿宋_GB2312" w:hAnsi="仿宋" w:eastAsia="仿宋_GB2312" w:cs="仿宋"/>
          <w:color w:val="000000"/>
          <w:sz w:val="32"/>
          <w:szCs w:val="32"/>
          <w:highlight w:val="none"/>
        </w:rPr>
        <w:t>管理办法</w:t>
      </w:r>
      <w:r>
        <w:rPr>
          <w:rFonts w:hint="eastAsia" w:ascii="仿宋_GB2312" w:hAnsi="仿宋" w:eastAsia="仿宋_GB2312" w:cs="仿宋"/>
          <w:color w:val="000000"/>
          <w:sz w:val="32"/>
          <w:szCs w:val="32"/>
          <w:highlight w:val="none"/>
        </w:rPr>
        <w:t>》《</w:t>
      </w:r>
      <w:r>
        <w:rPr>
          <w:rFonts w:ascii="仿宋_GB2312" w:hAnsi="仿宋" w:eastAsia="仿宋_GB2312" w:cs="仿宋"/>
          <w:color w:val="000000"/>
          <w:sz w:val="32"/>
          <w:szCs w:val="32"/>
          <w:highlight w:val="none"/>
        </w:rPr>
        <w:t>华润啤酒经理级员工职务聘任管理办法</w:t>
      </w:r>
      <w:r>
        <w:rPr>
          <w:rFonts w:hint="eastAsia" w:ascii="仿宋_GB2312" w:hAnsi="仿宋" w:eastAsia="仿宋_GB2312" w:cs="仿宋"/>
          <w:color w:val="000000"/>
          <w:sz w:val="32"/>
          <w:szCs w:val="32"/>
          <w:highlight w:val="none"/>
        </w:rPr>
        <w:t>》判断是否予以准入，如需入职回避的，不得进入后续招聘流程。</w:t>
      </w:r>
    </w:p>
    <w:p w14:paraId="3F6EF9F5">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060337D1">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第十一条</w:t>
      </w:r>
      <w:ins w:id="12" w:author="咨询组" w:date="2026-04-03T19:47:32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面试</w:t>
      </w:r>
    </w:p>
    <w:p w14:paraId="232397B3">
      <w:pPr>
        <w:widowControl w:val="0"/>
        <w:numPr>
          <w:ilvl w:val="0"/>
          <w:numId w:val="0"/>
        </w:numPr>
        <w:spacing w:after="0" w:line="560" w:lineRule="exact"/>
        <w:ind w:firstLine="640" w:firstLineChars="200"/>
        <w:jc w:val="both"/>
        <w:rPr>
          <w:rFonts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一）</w:t>
      </w:r>
      <w:r>
        <w:rPr>
          <w:rFonts w:ascii="仿宋_GB2312" w:hAnsi="仿宋" w:eastAsia="仿宋_GB2312" w:cs="仿宋"/>
          <w:color w:val="000000"/>
          <w:sz w:val="32"/>
          <w:szCs w:val="32"/>
          <w:highlight w:val="none"/>
        </w:rPr>
        <w:t>面试</w:t>
      </w:r>
      <w:r>
        <w:rPr>
          <w:rFonts w:hint="eastAsia" w:ascii="仿宋_GB2312" w:hAnsi="仿宋" w:eastAsia="仿宋_GB2312" w:cs="仿宋"/>
          <w:color w:val="000000"/>
          <w:sz w:val="32"/>
          <w:szCs w:val="32"/>
          <w:highlight w:val="none"/>
        </w:rPr>
        <w:t>一般分为初面和复面，HRBP可根据业务需求减少/增加面试轮次</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但整体面试轮次不超过3轮（干部及资深管理人员可按需求适当增加面试轮次），</w:t>
      </w:r>
      <w:r>
        <w:rPr>
          <w:rFonts w:hint="eastAsia" w:ascii="仿宋_GB2312" w:hAnsi="仿宋" w:eastAsia="仿宋_GB2312" w:cs="仿宋"/>
          <w:color w:val="000000"/>
          <w:sz w:val="32"/>
          <w:szCs w:val="32"/>
          <w:highlight w:val="none"/>
        </w:rPr>
        <w:t>P</w:t>
      </w:r>
      <w:r>
        <w:rPr>
          <w:rFonts w:hint="eastAsia" w:ascii="仿宋_GB2312" w:hAnsi="仿宋" w:eastAsia="仿宋_GB2312" w:cs="仿宋"/>
          <w:color w:val="000000"/>
          <w:sz w:val="32"/>
          <w:szCs w:val="32"/>
          <w:highlight w:val="none"/>
          <w:lang w:val="en-US" w:eastAsia="zh-CN"/>
        </w:rPr>
        <w:t>3</w:t>
      </w:r>
      <w:r>
        <w:rPr>
          <w:rFonts w:hint="eastAsia" w:ascii="仿宋_GB2312" w:hAnsi="仿宋" w:eastAsia="仿宋_GB2312" w:cs="仿宋"/>
          <w:color w:val="000000"/>
          <w:sz w:val="32"/>
          <w:szCs w:val="32"/>
          <w:highlight w:val="none"/>
        </w:rPr>
        <w:t>/S3/O4及以</w:t>
      </w:r>
      <w:r>
        <w:rPr>
          <w:rFonts w:hint="eastAsia" w:ascii="仿宋_GB2312" w:hAnsi="仿宋" w:eastAsia="仿宋_GB2312" w:cs="仿宋"/>
          <w:color w:val="000000"/>
          <w:sz w:val="32"/>
          <w:szCs w:val="32"/>
          <w:highlight w:val="none"/>
          <w:lang w:val="en-US" w:eastAsia="zh-CN"/>
        </w:rPr>
        <w:t>上不少于2轮。</w:t>
      </w:r>
    </w:p>
    <w:p w14:paraId="7440D42F">
      <w:pPr>
        <w:widowControl w:val="0"/>
        <w:numPr>
          <w:ilvl w:val="0"/>
          <w:numId w:val="0"/>
        </w:numPr>
        <w:spacing w:after="0" w:line="560" w:lineRule="exact"/>
        <w:ind w:firstLine="640" w:firstLineChars="200"/>
        <w:jc w:val="both"/>
        <w:rPr>
          <w:rFonts w:hint="default" w:ascii="仿宋_GB2312" w:hAnsi="仿宋" w:eastAsia="仿宋_GB2312" w:cs="仿宋"/>
          <w:color w:val="000000"/>
          <w:sz w:val="32"/>
          <w:szCs w:val="32"/>
          <w:highlight w:val="none"/>
          <w:lang w:val="en-US"/>
        </w:rPr>
      </w:pPr>
      <w:r>
        <w:rPr>
          <w:rFonts w:hint="eastAsia" w:ascii="仿宋_GB2312" w:hAnsi="仿宋" w:eastAsia="仿宋_GB2312" w:cs="仿宋"/>
          <w:color w:val="000000"/>
          <w:sz w:val="32"/>
          <w:szCs w:val="32"/>
          <w:highlight w:val="none"/>
        </w:rPr>
        <w:t>（二）针对筛选通过的简历，HRBP</w:t>
      </w:r>
      <w:r>
        <w:rPr>
          <w:rFonts w:hint="eastAsia" w:ascii="仿宋_GB2312" w:hAnsi="仿宋" w:eastAsia="仿宋_GB2312" w:cs="仿宋"/>
          <w:color w:val="000000"/>
          <w:sz w:val="32"/>
          <w:szCs w:val="32"/>
          <w:highlight w:val="none"/>
          <w:lang w:val="en-US" w:eastAsia="zh-CN"/>
        </w:rPr>
        <w:t>须</w:t>
      </w:r>
      <w:r>
        <w:rPr>
          <w:rFonts w:hint="eastAsia" w:ascii="仿宋_GB2312" w:hAnsi="仿宋" w:eastAsia="仿宋_GB2312" w:cs="仿宋"/>
          <w:color w:val="000000"/>
          <w:sz w:val="32"/>
          <w:szCs w:val="32"/>
          <w:highlight w:val="none"/>
        </w:rPr>
        <w:t>邀约面试官</w:t>
      </w:r>
      <w:r>
        <w:rPr>
          <w:rFonts w:hint="eastAsia" w:ascii="仿宋_GB2312" w:hAnsi="仿宋" w:eastAsia="仿宋_GB2312" w:cs="仿宋"/>
          <w:color w:val="000000"/>
          <w:sz w:val="32"/>
          <w:szCs w:val="32"/>
          <w:highlight w:val="none"/>
          <w:lang w:val="en-US" w:eastAsia="zh-CN"/>
        </w:rPr>
        <w:t>及候选人</w:t>
      </w:r>
      <w:r>
        <w:rPr>
          <w:rFonts w:hint="eastAsia" w:ascii="仿宋_GB2312" w:hAnsi="仿宋" w:eastAsia="仿宋_GB2312" w:cs="仿宋"/>
          <w:color w:val="000000"/>
          <w:sz w:val="32"/>
          <w:szCs w:val="32"/>
          <w:highlight w:val="none"/>
        </w:rPr>
        <w:t>时间，提前将面试相关材料（简历、应聘登记表等）发送至面试官并组织面试实施。</w:t>
      </w:r>
    </w:p>
    <w:p w14:paraId="5F3C28D7">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（三）为提升候选人应聘体验，候选人每一轮面试等待周期原则上不能超过7个工作日，如因客观原因导致暂时无法安排面试的，HRBP</w:t>
      </w:r>
      <w:r>
        <w:rPr>
          <w:rFonts w:hint="eastAsia" w:ascii="仿宋_GB2312" w:hAnsi="仿宋" w:eastAsia="仿宋_GB2312" w:cs="仿宋"/>
          <w:color w:val="000000"/>
          <w:sz w:val="32"/>
          <w:szCs w:val="32"/>
          <w:highlight w:val="none"/>
          <w:lang w:val="en-US" w:eastAsia="zh-CN"/>
        </w:rPr>
        <w:t>须在知悉</w:t>
      </w:r>
      <w:r>
        <w:rPr>
          <w:rFonts w:hint="eastAsia" w:ascii="仿宋_GB2312" w:hAnsi="仿宋" w:eastAsia="仿宋_GB2312" w:cs="仿宋"/>
          <w:color w:val="000000"/>
          <w:sz w:val="32"/>
          <w:szCs w:val="32"/>
          <w:highlight w:val="none"/>
        </w:rPr>
        <w:t>无法安排面试</w:t>
      </w:r>
      <w:r>
        <w:rPr>
          <w:rFonts w:hint="eastAsia" w:ascii="仿宋_GB2312" w:hAnsi="仿宋" w:eastAsia="仿宋_GB2312" w:cs="仿宋"/>
          <w:color w:val="000000"/>
          <w:sz w:val="32"/>
          <w:szCs w:val="32"/>
          <w:highlight w:val="none"/>
          <w:lang w:val="en-US" w:eastAsia="zh-CN"/>
        </w:rPr>
        <w:t>的</w:t>
      </w:r>
      <w:r>
        <w:rPr>
          <w:rFonts w:hint="eastAsia" w:ascii="仿宋_GB2312" w:hAnsi="仿宋" w:eastAsia="仿宋_GB2312" w:cs="仿宋"/>
          <w:color w:val="000000"/>
          <w:sz w:val="32"/>
          <w:szCs w:val="32"/>
          <w:highlight w:val="none"/>
        </w:rPr>
        <w:t>当日</w:t>
      </w:r>
      <w:r>
        <w:rPr>
          <w:rFonts w:hint="eastAsia" w:ascii="仿宋_GB2312" w:hAnsi="仿宋" w:eastAsia="仿宋_GB2312" w:cs="仿宋"/>
          <w:color w:val="000000"/>
          <w:sz w:val="32"/>
          <w:szCs w:val="32"/>
          <w:highlight w:val="none"/>
          <w:lang w:val="en-US" w:eastAsia="zh-CN"/>
        </w:rPr>
        <w:t>通知候选人及</w:t>
      </w:r>
      <w:r>
        <w:rPr>
          <w:rFonts w:hint="eastAsia" w:ascii="仿宋_GB2312" w:hAnsi="仿宋" w:eastAsia="仿宋_GB2312" w:cs="仿宋"/>
          <w:color w:val="000000"/>
          <w:sz w:val="32"/>
          <w:szCs w:val="32"/>
          <w:highlight w:val="none"/>
        </w:rPr>
        <w:t>SSC招聘人员。</w:t>
      </w:r>
    </w:p>
    <w:p w14:paraId="56C29AFC">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四）各单位可按需要开展现场面试，参加现场面试的经理级及以上（含同等职级）人员，可按照</w:t>
      </w:r>
      <w:r>
        <w:rPr>
          <w:rFonts w:hint="default" w:ascii="仿宋_GB2312" w:hAnsi="仿宋" w:eastAsia="仿宋_GB2312" w:cs="仿宋"/>
          <w:color w:val="000000"/>
          <w:sz w:val="32"/>
          <w:szCs w:val="32"/>
          <w:highlight w:val="none"/>
        </w:rPr>
        <w:t>外招高职级人员现场面试差旅费用</w:t>
      </w:r>
      <w:r>
        <w:rPr>
          <w:rFonts w:hint="eastAsia" w:ascii="仿宋_GB2312" w:hAnsi="仿宋" w:eastAsia="仿宋_GB2312" w:cs="仿宋"/>
          <w:color w:val="000000"/>
          <w:sz w:val="32"/>
          <w:szCs w:val="32"/>
          <w:highlight w:val="none"/>
          <w:lang w:val="en-US" w:eastAsia="zh-CN"/>
        </w:rPr>
        <w:t>报销流程进行路程费及住宿费用报销。</w:t>
      </w:r>
    </w:p>
    <w:p w14:paraId="55517E7F">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4949B56B">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五</w:t>
      </w:r>
      <w:r>
        <w:rPr>
          <w:rFonts w:hint="eastAsia" w:ascii="仿宋_GB2312" w:hAnsi="仿宋" w:eastAsia="仿宋_GB2312" w:cs="仿宋"/>
          <w:color w:val="000000"/>
          <w:sz w:val="32"/>
          <w:szCs w:val="32"/>
          <w:highlight w:val="none"/>
        </w:rPr>
        <w:t>）</w:t>
      </w:r>
      <w:ins w:id="13" w:author="咨询组" w:date="2026-04-03T19:48:15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面试官选择</w:t>
      </w:r>
    </w:p>
    <w:tbl>
      <w:tblPr>
        <w:tblStyle w:val="15"/>
        <w:tblW w:w="5000" w:type="pct"/>
        <w:tblInd w:w="0" w:type="dxa"/>
        <w:tblLayout w:type="fixed"/>
        <w:tblCellMar>
          <w:top w:w="0" w:type="dxa"/>
          <w:left w:w="108" w:type="dxa"/>
          <w:bottom w:w="0" w:type="dxa"/>
          <w:right w:w="108" w:type="dxa"/>
        </w:tblCellMar>
      </w:tblPr>
      <w:tblGrid>
        <w:gridCol w:w="931"/>
        <w:gridCol w:w="1526"/>
        <w:gridCol w:w="3252"/>
        <w:gridCol w:w="2813"/>
      </w:tblGrid>
      <w:tr w14:paraId="7EB6A473">
        <w:tblPrEx>
          <w:tblCellMar>
            <w:top w:w="0" w:type="dxa"/>
            <w:left w:w="108" w:type="dxa"/>
            <w:bottom w:w="0" w:type="dxa"/>
            <w:right w:w="108" w:type="dxa"/>
          </w:tblCellMar>
        </w:tblPrEx>
        <w:trPr>
          <w:trHeight w:val="438" w:hRule="atLeast"/>
          <w:tblHeader/>
        </w:trPr>
        <w:tc>
          <w:tcPr>
            <w:tcW w:w="54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EBA5CFE">
            <w:pPr>
              <w:spacing w:after="0" w:line="240" w:lineRule="auto"/>
              <w:jc w:val="center"/>
              <w:rPr>
                <w:rFonts w:hint="eastAsia" w:ascii="仿宋_GB2312" w:hAnsi="仿宋" w:eastAsia="仿宋_GB2312" w:cs="仿宋"/>
                <w:b/>
                <w:bCs/>
                <w:color w:val="000000"/>
                <w:sz w:val="24"/>
                <w:szCs w:val="24"/>
                <w:highlight w:val="none"/>
              </w:rPr>
            </w:pPr>
            <w:r>
              <w:rPr>
                <w:rFonts w:hint="eastAsia" w:ascii="仿宋_GB2312" w:hAnsi="仿宋" w:eastAsia="仿宋_GB2312" w:cs="仿宋"/>
                <w:b/>
                <w:bCs/>
                <w:color w:val="000000"/>
                <w:sz w:val="24"/>
                <w:szCs w:val="24"/>
                <w:highlight w:val="none"/>
              </w:rPr>
              <w:t>面试轮次</w:t>
            </w:r>
          </w:p>
        </w:tc>
        <w:tc>
          <w:tcPr>
            <w:tcW w:w="895" w:type="pct"/>
            <w:tcBorders>
              <w:top w:val="single" w:color="auto" w:sz="4" w:space="0"/>
              <w:left w:val="nil"/>
              <w:bottom w:val="single" w:color="auto" w:sz="4" w:space="0"/>
              <w:right w:val="single" w:color="auto" w:sz="4" w:space="0"/>
            </w:tcBorders>
            <w:shd w:val="clear" w:color="auto" w:fill="auto"/>
            <w:noWrap/>
            <w:vAlign w:val="center"/>
          </w:tcPr>
          <w:p w14:paraId="2FAF9343">
            <w:pPr>
              <w:spacing w:after="0" w:line="240" w:lineRule="auto"/>
              <w:jc w:val="center"/>
              <w:rPr>
                <w:rFonts w:hint="eastAsia" w:ascii="仿宋_GB2312" w:hAnsi="仿宋" w:eastAsia="仿宋_GB2312" w:cs="仿宋"/>
                <w:b/>
                <w:bCs/>
                <w:color w:val="000000"/>
                <w:sz w:val="24"/>
                <w:szCs w:val="24"/>
                <w:highlight w:val="none"/>
              </w:rPr>
            </w:pPr>
            <w:r>
              <w:rPr>
                <w:rFonts w:hint="eastAsia" w:ascii="仿宋_GB2312" w:hAnsi="仿宋" w:eastAsia="仿宋_GB2312" w:cs="仿宋"/>
                <w:b/>
                <w:bCs/>
                <w:color w:val="000000"/>
                <w:sz w:val="24"/>
                <w:szCs w:val="24"/>
                <w:highlight w:val="none"/>
              </w:rPr>
              <w:t>职位层级</w:t>
            </w:r>
          </w:p>
        </w:tc>
        <w:tc>
          <w:tcPr>
            <w:tcW w:w="1908" w:type="pct"/>
            <w:tcBorders>
              <w:top w:val="single" w:color="auto" w:sz="4" w:space="0"/>
              <w:left w:val="nil"/>
              <w:bottom w:val="single" w:color="auto" w:sz="4" w:space="0"/>
              <w:right w:val="single" w:color="auto" w:sz="4" w:space="0"/>
            </w:tcBorders>
            <w:shd w:val="clear" w:color="auto" w:fill="auto"/>
            <w:noWrap/>
            <w:vAlign w:val="center"/>
          </w:tcPr>
          <w:p w14:paraId="1C6E270D">
            <w:pPr>
              <w:spacing w:after="0" w:line="240" w:lineRule="auto"/>
              <w:jc w:val="center"/>
              <w:rPr>
                <w:rFonts w:hint="eastAsia" w:ascii="仿宋_GB2312" w:hAnsi="仿宋" w:eastAsia="仿宋_GB2312" w:cs="仿宋"/>
                <w:b/>
                <w:bCs/>
                <w:color w:val="000000"/>
                <w:sz w:val="24"/>
                <w:szCs w:val="24"/>
                <w:highlight w:val="none"/>
              </w:rPr>
            </w:pPr>
            <w:r>
              <w:rPr>
                <w:rFonts w:hint="eastAsia" w:ascii="仿宋_GB2312" w:hAnsi="仿宋" w:eastAsia="仿宋_GB2312" w:cs="仿宋"/>
                <w:b/>
                <w:bCs/>
                <w:color w:val="000000"/>
                <w:sz w:val="24"/>
                <w:szCs w:val="24"/>
                <w:highlight w:val="none"/>
              </w:rPr>
              <w:t>面试官要求</w:t>
            </w:r>
          </w:p>
        </w:tc>
        <w:tc>
          <w:tcPr>
            <w:tcW w:w="1650" w:type="pct"/>
            <w:tcBorders>
              <w:top w:val="single" w:color="auto" w:sz="4" w:space="0"/>
              <w:left w:val="nil"/>
              <w:bottom w:val="single" w:color="auto" w:sz="4" w:space="0"/>
              <w:right w:val="single" w:color="auto" w:sz="4" w:space="0"/>
            </w:tcBorders>
            <w:shd w:val="clear" w:color="auto" w:fill="auto"/>
            <w:noWrap/>
            <w:vAlign w:val="center"/>
          </w:tcPr>
          <w:p w14:paraId="09EFA37C">
            <w:pPr>
              <w:spacing w:after="0" w:line="240" w:lineRule="auto"/>
              <w:jc w:val="center"/>
              <w:rPr>
                <w:rFonts w:hint="eastAsia" w:ascii="仿宋_GB2312" w:hAnsi="仿宋" w:eastAsia="仿宋_GB2312" w:cs="仿宋"/>
                <w:b/>
                <w:bCs/>
                <w:color w:val="000000"/>
                <w:sz w:val="24"/>
                <w:szCs w:val="24"/>
                <w:highlight w:val="none"/>
              </w:rPr>
            </w:pPr>
            <w:r>
              <w:rPr>
                <w:rFonts w:hint="eastAsia" w:ascii="仿宋_GB2312" w:hAnsi="仿宋" w:eastAsia="仿宋_GB2312" w:cs="仿宋"/>
                <w:b/>
                <w:bCs/>
                <w:color w:val="000000"/>
                <w:sz w:val="24"/>
                <w:szCs w:val="24"/>
                <w:highlight w:val="none"/>
              </w:rPr>
              <w:t>备注</w:t>
            </w:r>
          </w:p>
        </w:tc>
      </w:tr>
      <w:tr w14:paraId="034C946A">
        <w:tblPrEx>
          <w:tblCellMar>
            <w:top w:w="0" w:type="dxa"/>
            <w:left w:w="108" w:type="dxa"/>
            <w:bottom w:w="0" w:type="dxa"/>
            <w:right w:w="108" w:type="dxa"/>
          </w:tblCellMar>
        </w:tblPrEx>
        <w:trPr>
          <w:trHeight w:val="412" w:hRule="atLeast"/>
        </w:trPr>
        <w:tc>
          <w:tcPr>
            <w:tcW w:w="546" w:type="pct"/>
            <w:tcBorders>
              <w:top w:val="nil"/>
              <w:left w:val="single" w:color="auto" w:sz="4" w:space="0"/>
              <w:bottom w:val="single" w:color="auto" w:sz="4" w:space="0"/>
              <w:right w:val="single" w:color="auto" w:sz="4" w:space="0"/>
            </w:tcBorders>
            <w:shd w:val="clear" w:color="auto" w:fill="auto"/>
            <w:noWrap/>
            <w:vAlign w:val="center"/>
          </w:tcPr>
          <w:p w14:paraId="11D36704">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初面</w:t>
            </w:r>
          </w:p>
        </w:tc>
        <w:tc>
          <w:tcPr>
            <w:tcW w:w="895" w:type="pct"/>
            <w:tcBorders>
              <w:top w:val="nil"/>
              <w:left w:val="nil"/>
              <w:bottom w:val="single" w:color="auto" w:sz="4" w:space="0"/>
              <w:right w:val="single" w:color="auto" w:sz="4" w:space="0"/>
            </w:tcBorders>
            <w:shd w:val="clear" w:color="auto" w:fill="auto"/>
            <w:noWrap/>
            <w:vAlign w:val="center"/>
          </w:tcPr>
          <w:p w14:paraId="2CEED623">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全部</w:t>
            </w:r>
          </w:p>
        </w:tc>
        <w:tc>
          <w:tcPr>
            <w:tcW w:w="1908" w:type="pct"/>
            <w:tcBorders>
              <w:top w:val="nil"/>
              <w:left w:val="nil"/>
              <w:bottom w:val="single" w:color="auto" w:sz="4" w:space="0"/>
              <w:right w:val="single" w:color="auto" w:sz="4" w:space="0"/>
            </w:tcBorders>
            <w:shd w:val="clear" w:color="auto" w:fill="auto"/>
            <w:noWrap/>
            <w:vAlign w:val="center"/>
          </w:tcPr>
          <w:p w14:paraId="54080241">
            <w:pPr>
              <w:spacing w:after="0" w:line="240" w:lineRule="auto"/>
              <w:jc w:val="center"/>
              <w:rPr>
                <w:rFonts w:hint="default" w:ascii="仿宋_GB2312" w:hAnsi="仿宋" w:eastAsia="仿宋_GB2312" w:cs="仿宋"/>
                <w:color w:val="000000"/>
                <w:sz w:val="24"/>
                <w:szCs w:val="24"/>
                <w:highlight w:val="none"/>
                <w:lang w:val="en-US" w:eastAsia="zh-CN"/>
              </w:rPr>
            </w:pPr>
            <w:r>
              <w:rPr>
                <w:rFonts w:hint="eastAsia" w:ascii="仿宋_GB2312" w:hAnsi="仿宋" w:eastAsia="仿宋_GB2312" w:cs="仿宋"/>
                <w:color w:val="000000"/>
                <w:sz w:val="24"/>
                <w:szCs w:val="24"/>
                <w:highlight w:val="none"/>
              </w:rPr>
              <w:t>直接上级</w:t>
            </w:r>
          </w:p>
        </w:tc>
        <w:tc>
          <w:tcPr>
            <w:tcW w:w="1650" w:type="pct"/>
            <w:tcBorders>
              <w:top w:val="nil"/>
              <w:left w:val="nil"/>
              <w:bottom w:val="single" w:color="auto" w:sz="4" w:space="0"/>
              <w:right w:val="single" w:color="auto" w:sz="4" w:space="0"/>
            </w:tcBorders>
            <w:shd w:val="clear" w:color="auto" w:fill="auto"/>
            <w:noWrap/>
            <w:vAlign w:val="center"/>
          </w:tcPr>
          <w:p w14:paraId="7FDE37E3">
            <w:pPr>
              <w:spacing w:after="0" w:line="240" w:lineRule="auto"/>
              <w:jc w:val="both"/>
              <w:rPr>
                <w:rFonts w:hint="eastAsia" w:ascii="仿宋_GB2312" w:hAnsi="仿宋" w:eastAsia="仿宋_GB2312" w:cs="仿宋"/>
                <w:color w:val="000000"/>
                <w:sz w:val="24"/>
                <w:szCs w:val="24"/>
                <w:highlight w:val="none"/>
                <w:lang w:eastAsia="zh-CN"/>
              </w:rPr>
            </w:pPr>
            <w:r>
              <w:rPr>
                <w:rFonts w:hint="eastAsia" w:ascii="仿宋_GB2312" w:hAnsi="仿宋" w:eastAsia="仿宋_GB2312" w:cs="仿宋"/>
                <w:color w:val="000000"/>
                <w:sz w:val="24"/>
                <w:szCs w:val="24"/>
                <w:highlight w:val="none"/>
                <w:lang w:val="en-US" w:eastAsia="zh-CN"/>
              </w:rPr>
              <w:t>1.</w:t>
            </w:r>
            <w:r>
              <w:rPr>
                <w:rFonts w:hint="eastAsia" w:ascii="仿宋_GB2312" w:hAnsi="仿宋" w:eastAsia="仿宋_GB2312" w:cs="仿宋"/>
                <w:color w:val="000000"/>
                <w:sz w:val="24"/>
                <w:szCs w:val="24"/>
                <w:highlight w:val="none"/>
              </w:rPr>
              <w:t>HRBP可根据业务需求选择性参加</w:t>
            </w:r>
            <w:r>
              <w:rPr>
                <w:rFonts w:hint="eastAsia" w:ascii="仿宋_GB2312" w:hAnsi="仿宋" w:eastAsia="仿宋_GB2312" w:cs="仿宋"/>
                <w:color w:val="000000"/>
                <w:sz w:val="24"/>
                <w:szCs w:val="24"/>
                <w:highlight w:val="none"/>
                <w:lang w:eastAsia="zh-CN"/>
              </w:rPr>
              <w:t>。</w:t>
            </w:r>
          </w:p>
          <w:p w14:paraId="4275AC17">
            <w:pPr>
              <w:widowControl w:val="0"/>
              <w:spacing w:after="0" w:line="240" w:lineRule="auto"/>
              <w:jc w:val="both"/>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lang w:val="en-US" w:eastAsia="zh-CN"/>
              </w:rPr>
              <w:t>2.若整体仅一轮面试，面试官不得低于经理级层级。</w:t>
            </w:r>
          </w:p>
        </w:tc>
      </w:tr>
      <w:tr w14:paraId="03170A9E">
        <w:tblPrEx>
          <w:tblCellMar>
            <w:top w:w="0" w:type="dxa"/>
            <w:left w:w="108" w:type="dxa"/>
            <w:bottom w:w="0" w:type="dxa"/>
            <w:right w:w="108" w:type="dxa"/>
          </w:tblCellMar>
        </w:tblPrEx>
        <w:trPr>
          <w:trHeight w:val="412" w:hRule="atLeast"/>
        </w:trPr>
        <w:tc>
          <w:tcPr>
            <w:tcW w:w="54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B8B0B2F">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复面</w:t>
            </w:r>
          </w:p>
        </w:tc>
        <w:tc>
          <w:tcPr>
            <w:tcW w:w="8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C7063D9">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P</w:t>
            </w:r>
            <w:r>
              <w:rPr>
                <w:rFonts w:hint="eastAsia" w:ascii="仿宋_GB2312" w:hAnsi="仿宋" w:eastAsia="仿宋_GB2312" w:cs="仿宋"/>
                <w:color w:val="000000"/>
                <w:sz w:val="24"/>
                <w:szCs w:val="24"/>
                <w:highlight w:val="none"/>
                <w:lang w:val="en-US" w:eastAsia="zh-CN"/>
              </w:rPr>
              <w:t>4</w:t>
            </w:r>
            <w:r>
              <w:rPr>
                <w:rFonts w:hint="eastAsia" w:ascii="仿宋_GB2312" w:hAnsi="仿宋" w:eastAsia="仿宋_GB2312" w:cs="仿宋"/>
                <w:color w:val="000000"/>
                <w:sz w:val="24"/>
                <w:szCs w:val="24"/>
                <w:highlight w:val="none"/>
              </w:rPr>
              <w:t>/S</w:t>
            </w:r>
            <w:r>
              <w:rPr>
                <w:rFonts w:hint="eastAsia" w:ascii="仿宋_GB2312" w:hAnsi="仿宋" w:eastAsia="仿宋_GB2312" w:cs="仿宋"/>
                <w:color w:val="000000"/>
                <w:sz w:val="24"/>
                <w:szCs w:val="24"/>
                <w:highlight w:val="none"/>
                <w:lang w:val="en-US" w:eastAsia="zh-CN"/>
              </w:rPr>
              <w:t>4</w:t>
            </w:r>
            <w:r>
              <w:rPr>
                <w:rFonts w:hint="eastAsia" w:ascii="仿宋_GB2312" w:hAnsi="仿宋" w:eastAsia="仿宋_GB2312" w:cs="仿宋"/>
                <w:color w:val="000000"/>
                <w:sz w:val="24"/>
                <w:szCs w:val="24"/>
                <w:highlight w:val="none"/>
              </w:rPr>
              <w:t>/O</w:t>
            </w:r>
            <w:r>
              <w:rPr>
                <w:rFonts w:hint="eastAsia" w:ascii="仿宋_GB2312" w:hAnsi="仿宋" w:eastAsia="仿宋_GB2312" w:cs="仿宋"/>
                <w:color w:val="000000"/>
                <w:sz w:val="24"/>
                <w:szCs w:val="24"/>
                <w:highlight w:val="none"/>
                <w:lang w:val="en-US" w:eastAsia="zh-CN"/>
              </w:rPr>
              <w:t>5</w:t>
            </w:r>
            <w:r>
              <w:rPr>
                <w:rFonts w:hint="eastAsia" w:ascii="仿宋_GB2312" w:hAnsi="仿宋" w:eastAsia="仿宋_GB2312" w:cs="仿宋"/>
                <w:color w:val="000000"/>
                <w:sz w:val="24"/>
                <w:szCs w:val="24"/>
                <w:highlight w:val="none"/>
              </w:rPr>
              <w:t>及以下</w:t>
            </w:r>
          </w:p>
        </w:tc>
        <w:tc>
          <w:tcPr>
            <w:tcW w:w="1908" w:type="pct"/>
            <w:tcBorders>
              <w:top w:val="nil"/>
              <w:left w:val="nil"/>
              <w:bottom w:val="single" w:color="auto" w:sz="4" w:space="0"/>
              <w:right w:val="single" w:color="auto" w:sz="4" w:space="0"/>
            </w:tcBorders>
            <w:shd w:val="clear" w:color="auto" w:fill="auto"/>
            <w:noWrap/>
            <w:vAlign w:val="center"/>
          </w:tcPr>
          <w:p w14:paraId="2A5AE433">
            <w:pPr>
              <w:spacing w:after="0" w:line="240" w:lineRule="auto"/>
              <w:jc w:val="center"/>
              <w:rPr>
                <w:rFonts w:hint="default" w:ascii="仿宋_GB2312" w:hAnsi="仿宋" w:eastAsia="仿宋_GB2312" w:cs="仿宋"/>
                <w:color w:val="000000"/>
                <w:sz w:val="24"/>
                <w:szCs w:val="24"/>
                <w:highlight w:val="none"/>
                <w:lang w:val="en-US" w:eastAsia="zh-CN"/>
              </w:rPr>
            </w:pPr>
            <w:r>
              <w:rPr>
                <w:rFonts w:hint="eastAsia" w:ascii="仿宋_GB2312" w:hAnsi="仿宋" w:eastAsia="仿宋_GB2312" w:cs="仿宋"/>
                <w:color w:val="000000"/>
                <w:sz w:val="24"/>
                <w:szCs w:val="24"/>
                <w:highlight w:val="none"/>
              </w:rPr>
              <w:t>间接上级</w:t>
            </w:r>
          </w:p>
        </w:tc>
        <w:tc>
          <w:tcPr>
            <w:tcW w:w="1650" w:type="pct"/>
            <w:tcBorders>
              <w:top w:val="nil"/>
              <w:left w:val="nil"/>
              <w:bottom w:val="single" w:color="auto" w:sz="4" w:space="0"/>
              <w:right w:val="single" w:color="auto" w:sz="4" w:space="0"/>
            </w:tcBorders>
            <w:shd w:val="clear" w:color="auto" w:fill="auto"/>
            <w:noWrap/>
            <w:vAlign w:val="center"/>
          </w:tcPr>
          <w:p w14:paraId="3F5CB749">
            <w:pPr>
              <w:spacing w:after="0" w:line="240" w:lineRule="auto"/>
              <w:jc w:val="center"/>
              <w:rPr>
                <w:rFonts w:hint="eastAsia" w:ascii="仿宋_GB2312" w:hAnsi="仿宋" w:eastAsia="仿宋_GB2312" w:cs="仿宋"/>
                <w:color w:val="000000"/>
                <w:sz w:val="24"/>
                <w:szCs w:val="24"/>
                <w:highlight w:val="none"/>
                <w:lang w:val="en-US" w:eastAsia="zh-CN"/>
              </w:rPr>
            </w:pPr>
            <w:r>
              <w:rPr>
                <w:rFonts w:hint="eastAsia" w:ascii="仿宋_GB2312" w:hAnsi="仿宋" w:eastAsia="仿宋_GB2312" w:cs="仿宋"/>
                <w:color w:val="000000"/>
                <w:sz w:val="24"/>
                <w:szCs w:val="24"/>
                <w:highlight w:val="none"/>
                <w:lang w:val="en-US" w:eastAsia="zh-CN"/>
              </w:rPr>
              <w:t>/</w:t>
            </w:r>
          </w:p>
        </w:tc>
      </w:tr>
      <w:tr w14:paraId="7EBE1770">
        <w:tblPrEx>
          <w:tblCellMar>
            <w:top w:w="0" w:type="dxa"/>
            <w:left w:w="108" w:type="dxa"/>
            <w:bottom w:w="0" w:type="dxa"/>
            <w:right w:w="108" w:type="dxa"/>
          </w:tblCellMar>
        </w:tblPrEx>
        <w:trPr>
          <w:trHeight w:val="1209" w:hRule="atLeast"/>
        </w:trPr>
        <w:tc>
          <w:tcPr>
            <w:tcW w:w="546" w:type="pct"/>
            <w:tcBorders>
              <w:top w:val="single" w:color="auto" w:sz="4" w:space="0"/>
              <w:left w:val="single" w:color="auto" w:sz="4" w:space="0"/>
              <w:bottom w:val="single" w:color="auto" w:sz="4" w:space="0"/>
              <w:right w:val="single" w:color="auto" w:sz="4" w:space="0"/>
            </w:tcBorders>
            <w:vAlign w:val="center"/>
          </w:tcPr>
          <w:p w14:paraId="0CFD28D8">
            <w:pPr>
              <w:spacing w:after="0" w:line="240" w:lineRule="auto"/>
              <w:rPr>
                <w:rFonts w:hint="eastAsia" w:ascii="仿宋_GB2312" w:hAnsi="仿宋" w:eastAsia="仿宋_GB2312" w:cs="仿宋"/>
                <w:color w:val="000000"/>
                <w:sz w:val="24"/>
                <w:szCs w:val="24"/>
                <w:highlight w:val="none"/>
              </w:rPr>
            </w:pPr>
            <w:ins w:id="14" w:author="咨询组" w:date="2026-04-03T17:53:35Z">
              <w:r>
                <w:rPr>
                  <w:rFonts w:hint="eastAsia" w:ascii="仿宋_GB2312" w:hAnsi="仿宋" w:eastAsia="仿宋_GB2312" w:cs="仿宋"/>
                  <w:color w:val="000000"/>
                  <w:sz w:val="24"/>
                  <w:szCs w:val="24"/>
                  <w:highlight w:val="none"/>
                </w:rPr>
                <w:t>复面</w:t>
              </w:r>
            </w:ins>
          </w:p>
        </w:tc>
        <w:tc>
          <w:tcPr>
            <w:tcW w:w="8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320505">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P5/S5/O6及以上、经理级</w:t>
            </w:r>
          </w:p>
        </w:tc>
        <w:tc>
          <w:tcPr>
            <w:tcW w:w="1908" w:type="pct"/>
            <w:tcBorders>
              <w:top w:val="single" w:color="auto" w:sz="4" w:space="0"/>
              <w:left w:val="single" w:color="auto" w:sz="4" w:space="0"/>
              <w:bottom w:val="single" w:color="auto" w:sz="4" w:space="0"/>
              <w:right w:val="single" w:color="auto" w:sz="4" w:space="0"/>
            </w:tcBorders>
            <w:shd w:val="clear" w:color="auto" w:fill="auto"/>
            <w:vAlign w:val="center"/>
          </w:tcPr>
          <w:p w14:paraId="20A80C55">
            <w:pPr>
              <w:spacing w:after="0" w:line="240" w:lineRule="auto"/>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不少于2人，由业务领导（间接上级）+人力领导（M3及以上）构成。</w:t>
            </w:r>
          </w:p>
        </w:tc>
        <w:tc>
          <w:tcPr>
            <w:tcW w:w="1650" w:type="pct"/>
            <w:tcBorders>
              <w:top w:val="single" w:color="auto" w:sz="4" w:space="0"/>
              <w:left w:val="single" w:color="auto" w:sz="4" w:space="0"/>
              <w:bottom w:val="single" w:color="auto" w:sz="4" w:space="0"/>
              <w:right w:val="single" w:color="auto" w:sz="4" w:space="0"/>
            </w:tcBorders>
            <w:shd w:val="clear" w:color="auto" w:fill="auto"/>
            <w:vAlign w:val="center"/>
          </w:tcPr>
          <w:p w14:paraId="196299E3">
            <w:pPr>
              <w:numPr>
                <w:ilvl w:val="0"/>
                <w:numId w:val="0"/>
              </w:numPr>
              <w:spacing w:after="0" w:line="240" w:lineRule="auto"/>
              <w:jc w:val="center"/>
              <w:rPr>
                <w:rFonts w:hint="default" w:ascii="仿宋_GB2312" w:hAnsi="仿宋" w:eastAsia="仿宋_GB2312" w:cs="仿宋"/>
                <w:color w:val="000000"/>
                <w:sz w:val="24"/>
                <w:szCs w:val="24"/>
                <w:highlight w:val="none"/>
                <w:lang w:val="en-US" w:eastAsia="zh-CN"/>
              </w:rPr>
            </w:pPr>
            <w:r>
              <w:rPr>
                <w:rFonts w:hint="eastAsia" w:ascii="仿宋_GB2312" w:hAnsi="仿宋" w:eastAsia="仿宋_GB2312" w:cs="仿宋"/>
                <w:color w:val="000000"/>
                <w:sz w:val="24"/>
                <w:szCs w:val="24"/>
                <w:highlight w:val="none"/>
                <w:lang w:val="en-US" w:eastAsia="zh-CN"/>
              </w:rPr>
              <w:t>/</w:t>
            </w:r>
          </w:p>
        </w:tc>
      </w:tr>
      <w:tr w14:paraId="3F9BF02D">
        <w:tblPrEx>
          <w:tblCellMar>
            <w:top w:w="0" w:type="dxa"/>
            <w:left w:w="108" w:type="dxa"/>
            <w:bottom w:w="0" w:type="dxa"/>
            <w:right w:w="108" w:type="dxa"/>
          </w:tblCellMar>
        </w:tblPrEx>
        <w:trPr>
          <w:trHeight w:val="541" w:hRule="atLeast"/>
        </w:trPr>
        <w:tc>
          <w:tcPr>
            <w:tcW w:w="546" w:type="pct"/>
            <w:tcBorders>
              <w:top w:val="single" w:color="auto" w:sz="4" w:space="0"/>
              <w:left w:val="single" w:color="auto" w:sz="4" w:space="0"/>
              <w:bottom w:val="single" w:color="auto" w:sz="4" w:space="0"/>
              <w:right w:val="single" w:color="auto" w:sz="4" w:space="0"/>
            </w:tcBorders>
            <w:vAlign w:val="center"/>
          </w:tcPr>
          <w:p w14:paraId="342BF258">
            <w:pPr>
              <w:spacing w:after="0" w:line="240" w:lineRule="auto"/>
              <w:rPr>
                <w:rFonts w:hint="eastAsia" w:ascii="仿宋_GB2312" w:hAnsi="仿宋" w:eastAsia="仿宋_GB2312" w:cs="仿宋"/>
                <w:color w:val="000000"/>
                <w:sz w:val="24"/>
                <w:szCs w:val="24"/>
                <w:highlight w:val="none"/>
              </w:rPr>
            </w:pPr>
            <w:ins w:id="15" w:author="咨询组" w:date="2026-04-03T17:53:37Z">
              <w:r>
                <w:rPr>
                  <w:rFonts w:hint="eastAsia" w:ascii="仿宋_GB2312" w:hAnsi="仿宋" w:eastAsia="仿宋_GB2312" w:cs="仿宋"/>
                  <w:color w:val="000000"/>
                  <w:sz w:val="24"/>
                  <w:szCs w:val="24"/>
                  <w:highlight w:val="none"/>
                </w:rPr>
                <w:t>复面</w:t>
              </w:r>
            </w:ins>
          </w:p>
        </w:tc>
        <w:tc>
          <w:tcPr>
            <w:tcW w:w="8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BBC356F">
            <w:pPr>
              <w:spacing w:after="0" w:line="240" w:lineRule="auto"/>
              <w:jc w:val="center"/>
              <w:rPr>
                <w:rFonts w:hint="default" w:ascii="仿宋_GB2312" w:hAnsi="仿宋" w:eastAsia="仿宋_GB2312" w:cs="仿宋"/>
                <w:color w:val="000000"/>
                <w:sz w:val="24"/>
                <w:szCs w:val="24"/>
                <w:highlight w:val="none"/>
                <w:lang w:val="en-US" w:eastAsia="zh-CN"/>
              </w:rPr>
            </w:pPr>
            <w:r>
              <w:rPr>
                <w:rFonts w:hint="eastAsia" w:ascii="仿宋_GB2312" w:hAnsi="仿宋" w:eastAsia="仿宋_GB2312" w:cs="仿宋"/>
                <w:color w:val="000000"/>
                <w:sz w:val="24"/>
                <w:szCs w:val="24"/>
                <w:highlight w:val="none"/>
              </w:rPr>
              <w:t>资深管理人员</w:t>
            </w:r>
          </w:p>
        </w:tc>
        <w:tc>
          <w:tcPr>
            <w:tcW w:w="1908" w:type="pct"/>
            <w:tcBorders>
              <w:top w:val="single" w:color="auto" w:sz="4" w:space="0"/>
              <w:left w:val="single" w:color="auto" w:sz="4" w:space="0"/>
              <w:bottom w:val="single" w:color="auto" w:sz="4" w:space="0"/>
              <w:right w:val="single" w:color="auto" w:sz="4" w:space="0"/>
            </w:tcBorders>
            <w:shd w:val="clear" w:color="auto" w:fill="auto"/>
            <w:vAlign w:val="center"/>
          </w:tcPr>
          <w:p w14:paraId="1797CBD1">
            <w:pPr>
              <w:spacing w:after="0" w:line="240" w:lineRule="auto"/>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不少于2人，由业务领导（间接上级）+人力领导（M5）构成。至少包含1位专委会成员。</w:t>
            </w:r>
          </w:p>
        </w:tc>
        <w:tc>
          <w:tcPr>
            <w:tcW w:w="1650" w:type="pct"/>
            <w:tcBorders>
              <w:top w:val="single" w:color="auto" w:sz="4" w:space="0"/>
              <w:left w:val="single" w:color="auto" w:sz="4" w:space="0"/>
              <w:bottom w:val="single" w:color="auto" w:sz="4" w:space="0"/>
              <w:right w:val="single" w:color="auto" w:sz="4" w:space="0"/>
            </w:tcBorders>
            <w:shd w:val="clear" w:color="auto" w:fill="auto"/>
            <w:vAlign w:val="center"/>
          </w:tcPr>
          <w:p w14:paraId="64E35016">
            <w:pPr>
              <w:numPr>
                <w:ilvl w:val="0"/>
                <w:numId w:val="0"/>
              </w:numPr>
              <w:spacing w:after="0" w:line="240" w:lineRule="auto"/>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lang w:val="en-US" w:eastAsia="zh-CN"/>
              </w:rPr>
              <w:t>1.</w:t>
            </w:r>
            <w:r>
              <w:rPr>
                <w:rFonts w:hint="eastAsia" w:ascii="仿宋_GB2312" w:hAnsi="仿宋" w:eastAsia="仿宋_GB2312" w:cs="仿宋"/>
                <w:color w:val="000000"/>
                <w:sz w:val="24"/>
                <w:szCs w:val="24"/>
                <w:highlight w:val="none"/>
              </w:rPr>
              <w:t>若间接上级为M6以上职级，</w:t>
            </w:r>
            <w:r>
              <w:rPr>
                <w:rFonts w:hint="eastAsia" w:ascii="仿宋_GB2312" w:hAnsi="仿宋" w:eastAsia="仿宋_GB2312" w:cs="仿宋"/>
                <w:color w:val="000000"/>
                <w:sz w:val="24"/>
                <w:szCs w:val="24"/>
                <w:highlight w:val="none"/>
                <w:lang w:val="en-US" w:eastAsia="zh-CN"/>
              </w:rPr>
              <w:t>间接上级也可</w:t>
            </w:r>
            <w:r>
              <w:rPr>
                <w:rFonts w:hint="eastAsia" w:ascii="仿宋_GB2312" w:hAnsi="仿宋" w:eastAsia="仿宋_GB2312" w:cs="仿宋"/>
                <w:color w:val="000000"/>
                <w:sz w:val="24"/>
                <w:szCs w:val="24"/>
                <w:highlight w:val="none"/>
              </w:rPr>
              <w:t>指定</w:t>
            </w:r>
            <w:r>
              <w:rPr>
                <w:rFonts w:hint="eastAsia" w:ascii="仿宋_GB2312" w:hAnsi="仿宋" w:eastAsia="仿宋_GB2312" w:cs="仿宋"/>
                <w:color w:val="000000"/>
                <w:sz w:val="24"/>
                <w:szCs w:val="24"/>
                <w:highlight w:val="none"/>
                <w:lang w:val="en-US" w:eastAsia="zh-CN"/>
              </w:rPr>
              <w:t>其他</w:t>
            </w:r>
            <w:r>
              <w:rPr>
                <w:rFonts w:hint="eastAsia" w:ascii="仿宋_GB2312" w:hAnsi="仿宋" w:eastAsia="仿宋_GB2312" w:cs="仿宋"/>
                <w:color w:val="000000"/>
                <w:sz w:val="24"/>
                <w:szCs w:val="24"/>
                <w:highlight w:val="none"/>
              </w:rPr>
              <w:t>业务</w:t>
            </w:r>
            <w:r>
              <w:rPr>
                <w:rFonts w:hint="eastAsia" w:ascii="仿宋_GB2312" w:hAnsi="仿宋" w:eastAsia="仿宋_GB2312" w:cs="仿宋"/>
                <w:color w:val="000000"/>
                <w:sz w:val="24"/>
                <w:szCs w:val="24"/>
                <w:highlight w:val="none"/>
                <w:lang w:val="en-US" w:eastAsia="zh-CN"/>
              </w:rPr>
              <w:t>领导面试</w:t>
            </w:r>
            <w:r>
              <w:rPr>
                <w:rFonts w:hint="eastAsia" w:ascii="仿宋_GB2312" w:hAnsi="仿宋" w:eastAsia="仿宋_GB2312" w:cs="仿宋"/>
                <w:color w:val="000000"/>
                <w:sz w:val="24"/>
                <w:szCs w:val="24"/>
                <w:highlight w:val="none"/>
              </w:rPr>
              <w:t>（需为专委会成员）。</w:t>
            </w:r>
          </w:p>
          <w:p w14:paraId="70E177AA">
            <w:pPr>
              <w:spacing w:after="0" w:line="240" w:lineRule="auto"/>
              <w:rPr>
                <w:rFonts w:hint="eastAsia" w:ascii="仿宋_GB2312" w:hAnsi="仿宋" w:eastAsia="仿宋_GB2312" w:cs="仿宋"/>
                <w:color w:val="000000"/>
                <w:sz w:val="24"/>
                <w:szCs w:val="24"/>
                <w:highlight w:val="none"/>
                <w:lang w:val="en-US" w:eastAsia="zh-CN"/>
              </w:rPr>
            </w:pPr>
            <w:r>
              <w:rPr>
                <w:rFonts w:hint="eastAsia" w:ascii="仿宋_GB2312" w:hAnsi="仿宋" w:eastAsia="仿宋_GB2312" w:cs="仿宋"/>
                <w:color w:val="000000"/>
                <w:sz w:val="24"/>
                <w:szCs w:val="24"/>
                <w:highlight w:val="none"/>
                <w:lang w:val="en-US" w:eastAsia="zh-CN"/>
              </w:rPr>
              <w:t>2.酒业参照执行。</w:t>
            </w:r>
          </w:p>
        </w:tc>
      </w:tr>
      <w:tr w14:paraId="61558636">
        <w:tblPrEx>
          <w:tblCellMar>
            <w:top w:w="0" w:type="dxa"/>
            <w:left w:w="108" w:type="dxa"/>
            <w:bottom w:w="0" w:type="dxa"/>
            <w:right w:w="108" w:type="dxa"/>
          </w:tblCellMar>
        </w:tblPrEx>
        <w:trPr>
          <w:trHeight w:val="1209" w:hRule="atLeast"/>
        </w:trPr>
        <w:tc>
          <w:tcPr>
            <w:tcW w:w="546" w:type="pct"/>
            <w:tcBorders>
              <w:top w:val="single" w:color="auto" w:sz="4" w:space="0"/>
              <w:left w:val="single" w:color="auto" w:sz="4" w:space="0"/>
              <w:bottom w:val="single" w:color="auto" w:sz="4" w:space="0"/>
              <w:right w:val="single" w:color="auto" w:sz="4" w:space="0"/>
            </w:tcBorders>
            <w:vAlign w:val="center"/>
          </w:tcPr>
          <w:p w14:paraId="4191C0BF">
            <w:pPr>
              <w:spacing w:after="0" w:line="240" w:lineRule="auto"/>
              <w:rPr>
                <w:rFonts w:hint="eastAsia" w:ascii="仿宋_GB2312" w:hAnsi="仿宋" w:eastAsia="仿宋_GB2312" w:cs="仿宋"/>
                <w:color w:val="000000"/>
                <w:sz w:val="24"/>
                <w:szCs w:val="24"/>
                <w:highlight w:val="none"/>
              </w:rPr>
            </w:pPr>
            <w:ins w:id="16" w:author="咨询组" w:date="2026-04-03T17:53:37Z">
              <w:r>
                <w:rPr>
                  <w:rFonts w:hint="eastAsia" w:ascii="仿宋_GB2312" w:hAnsi="仿宋" w:eastAsia="仿宋_GB2312" w:cs="仿宋"/>
                  <w:color w:val="000000"/>
                  <w:sz w:val="24"/>
                  <w:szCs w:val="24"/>
                  <w:highlight w:val="none"/>
                </w:rPr>
                <w:t>复面</w:t>
              </w:r>
            </w:ins>
          </w:p>
        </w:tc>
        <w:tc>
          <w:tcPr>
            <w:tcW w:w="89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6DC15D">
            <w:pPr>
              <w:spacing w:after="0" w:line="240" w:lineRule="auto"/>
              <w:jc w:val="center"/>
              <w:rPr>
                <w:rFonts w:hint="default" w:ascii="仿宋_GB2312" w:hAnsi="仿宋" w:eastAsia="仿宋_GB2312" w:cs="仿宋"/>
                <w:color w:val="000000"/>
                <w:sz w:val="24"/>
                <w:szCs w:val="24"/>
                <w:highlight w:val="none"/>
                <w:lang w:val="en-US" w:eastAsia="zh-CN"/>
              </w:rPr>
            </w:pPr>
            <w:r>
              <w:rPr>
                <w:rFonts w:hint="eastAsia" w:ascii="仿宋_GB2312" w:hAnsi="仿宋" w:eastAsia="仿宋_GB2312" w:cs="仿宋"/>
                <w:color w:val="000000"/>
                <w:sz w:val="24"/>
                <w:szCs w:val="24"/>
                <w:highlight w:val="none"/>
                <w:lang w:val="en-US" w:eastAsia="zh-CN"/>
              </w:rPr>
              <w:t>M5</w:t>
            </w:r>
          </w:p>
        </w:tc>
        <w:tc>
          <w:tcPr>
            <w:tcW w:w="1908" w:type="pct"/>
            <w:tcBorders>
              <w:top w:val="single" w:color="auto" w:sz="4" w:space="0"/>
              <w:left w:val="single" w:color="auto" w:sz="4" w:space="0"/>
              <w:bottom w:val="single" w:color="auto" w:sz="4" w:space="0"/>
              <w:right w:val="single" w:color="auto" w:sz="4" w:space="0"/>
            </w:tcBorders>
            <w:shd w:val="clear" w:color="auto" w:fill="auto"/>
            <w:vAlign w:val="center"/>
          </w:tcPr>
          <w:p w14:paraId="1B14C6FD">
            <w:pPr>
              <w:spacing w:after="0" w:line="240" w:lineRule="auto"/>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不少于2人，由业务领导（间接上级）+人力领导（M5及以上）构成。至少包含1位专委会成员。</w:t>
            </w:r>
          </w:p>
        </w:tc>
        <w:tc>
          <w:tcPr>
            <w:tcW w:w="1650" w:type="pct"/>
            <w:tcBorders>
              <w:top w:val="single" w:color="auto" w:sz="4" w:space="0"/>
              <w:left w:val="single" w:color="auto" w:sz="4" w:space="0"/>
              <w:bottom w:val="single" w:color="auto" w:sz="4" w:space="0"/>
              <w:right w:val="single" w:color="auto" w:sz="4" w:space="0"/>
            </w:tcBorders>
            <w:shd w:val="clear" w:color="auto" w:fill="auto"/>
            <w:vAlign w:val="center"/>
          </w:tcPr>
          <w:p w14:paraId="486E5E32">
            <w:pPr>
              <w:numPr>
                <w:ilvl w:val="0"/>
                <w:numId w:val="0"/>
              </w:numPr>
              <w:spacing w:after="0" w:line="240" w:lineRule="auto"/>
              <w:rPr>
                <w:ins w:id="17" w:author="咨询组" w:date="2026-04-03T17:54:07Z"/>
                <w:rFonts w:hint="eastAsia" w:ascii="仿宋_GB2312" w:hAnsi="仿宋" w:eastAsia="仿宋_GB2312" w:cs="仿宋"/>
                <w:color w:val="000000"/>
                <w:sz w:val="24"/>
                <w:szCs w:val="24"/>
                <w:highlight w:val="none"/>
              </w:rPr>
            </w:pPr>
            <w:ins w:id="18" w:author="咨询组" w:date="2026-04-03T17:54:07Z">
              <w:r>
                <w:rPr>
                  <w:rFonts w:hint="eastAsia" w:ascii="仿宋_GB2312" w:hAnsi="仿宋" w:eastAsia="仿宋_GB2312" w:cs="仿宋"/>
                  <w:color w:val="000000"/>
                  <w:sz w:val="24"/>
                  <w:szCs w:val="24"/>
                  <w:highlight w:val="none"/>
                  <w:lang w:val="en-US" w:eastAsia="zh-CN"/>
                </w:rPr>
                <w:t>1.</w:t>
              </w:r>
            </w:ins>
            <w:ins w:id="19" w:author="咨询组" w:date="2026-04-03T17:54:07Z">
              <w:r>
                <w:rPr>
                  <w:rFonts w:hint="eastAsia" w:ascii="仿宋_GB2312" w:hAnsi="仿宋" w:eastAsia="仿宋_GB2312" w:cs="仿宋"/>
                  <w:color w:val="000000"/>
                  <w:sz w:val="24"/>
                  <w:szCs w:val="24"/>
                  <w:highlight w:val="none"/>
                </w:rPr>
                <w:t>若间接上级为M6以上职级，</w:t>
              </w:r>
            </w:ins>
            <w:ins w:id="20" w:author="咨询组" w:date="2026-04-03T17:54:07Z">
              <w:r>
                <w:rPr>
                  <w:rFonts w:hint="eastAsia" w:ascii="仿宋_GB2312" w:hAnsi="仿宋" w:eastAsia="仿宋_GB2312" w:cs="仿宋"/>
                  <w:color w:val="000000"/>
                  <w:sz w:val="24"/>
                  <w:szCs w:val="24"/>
                  <w:highlight w:val="none"/>
                  <w:lang w:val="en-US" w:eastAsia="zh-CN"/>
                </w:rPr>
                <w:t>间接上级也可</w:t>
              </w:r>
            </w:ins>
            <w:ins w:id="21" w:author="咨询组" w:date="2026-04-03T17:54:07Z">
              <w:r>
                <w:rPr>
                  <w:rFonts w:hint="eastAsia" w:ascii="仿宋_GB2312" w:hAnsi="仿宋" w:eastAsia="仿宋_GB2312" w:cs="仿宋"/>
                  <w:color w:val="000000"/>
                  <w:sz w:val="24"/>
                  <w:szCs w:val="24"/>
                  <w:highlight w:val="none"/>
                </w:rPr>
                <w:t>指定</w:t>
              </w:r>
            </w:ins>
            <w:ins w:id="22" w:author="咨询组" w:date="2026-04-03T17:54:07Z">
              <w:r>
                <w:rPr>
                  <w:rFonts w:hint="eastAsia" w:ascii="仿宋_GB2312" w:hAnsi="仿宋" w:eastAsia="仿宋_GB2312" w:cs="仿宋"/>
                  <w:color w:val="000000"/>
                  <w:sz w:val="24"/>
                  <w:szCs w:val="24"/>
                  <w:highlight w:val="none"/>
                  <w:lang w:val="en-US" w:eastAsia="zh-CN"/>
                </w:rPr>
                <w:t>其他</w:t>
              </w:r>
            </w:ins>
            <w:ins w:id="23" w:author="咨询组" w:date="2026-04-03T17:54:07Z">
              <w:r>
                <w:rPr>
                  <w:rFonts w:hint="eastAsia" w:ascii="仿宋_GB2312" w:hAnsi="仿宋" w:eastAsia="仿宋_GB2312" w:cs="仿宋"/>
                  <w:color w:val="000000"/>
                  <w:sz w:val="24"/>
                  <w:szCs w:val="24"/>
                  <w:highlight w:val="none"/>
                </w:rPr>
                <w:t>业务</w:t>
              </w:r>
            </w:ins>
            <w:ins w:id="24" w:author="咨询组" w:date="2026-04-03T17:54:07Z">
              <w:r>
                <w:rPr>
                  <w:rFonts w:hint="eastAsia" w:ascii="仿宋_GB2312" w:hAnsi="仿宋" w:eastAsia="仿宋_GB2312" w:cs="仿宋"/>
                  <w:color w:val="000000"/>
                  <w:sz w:val="24"/>
                  <w:szCs w:val="24"/>
                  <w:highlight w:val="none"/>
                  <w:lang w:val="en-US" w:eastAsia="zh-CN"/>
                </w:rPr>
                <w:t>领导面试</w:t>
              </w:r>
            </w:ins>
            <w:ins w:id="25" w:author="咨询组" w:date="2026-04-03T17:54:07Z">
              <w:r>
                <w:rPr>
                  <w:rFonts w:hint="eastAsia" w:ascii="仿宋_GB2312" w:hAnsi="仿宋" w:eastAsia="仿宋_GB2312" w:cs="仿宋"/>
                  <w:color w:val="000000"/>
                  <w:sz w:val="24"/>
                  <w:szCs w:val="24"/>
                  <w:highlight w:val="none"/>
                </w:rPr>
                <w:t>（需为专委会成员）。</w:t>
              </w:r>
            </w:ins>
          </w:p>
          <w:p w14:paraId="4D54E051">
            <w:pPr>
              <w:spacing w:after="0" w:line="240" w:lineRule="auto"/>
              <w:rPr>
                <w:rFonts w:hint="eastAsia" w:ascii="仿宋_GB2312" w:hAnsi="仿宋" w:eastAsia="仿宋_GB2312" w:cs="仿宋"/>
                <w:color w:val="000000"/>
                <w:sz w:val="24"/>
                <w:szCs w:val="24"/>
                <w:highlight w:val="none"/>
                <w:lang w:val="en-US" w:eastAsia="zh-CN"/>
              </w:rPr>
            </w:pPr>
            <w:ins w:id="26" w:author="咨询组" w:date="2026-04-03T17:54:07Z">
              <w:r>
                <w:rPr>
                  <w:rFonts w:hint="eastAsia" w:ascii="仿宋_GB2312" w:hAnsi="仿宋" w:eastAsia="仿宋_GB2312" w:cs="仿宋"/>
                  <w:color w:val="000000"/>
                  <w:sz w:val="24"/>
                  <w:szCs w:val="24"/>
                  <w:highlight w:val="none"/>
                  <w:lang w:val="en-US" w:eastAsia="zh-CN"/>
                </w:rPr>
                <w:t>2.酒业参照执行。</w:t>
              </w:r>
            </w:ins>
          </w:p>
        </w:tc>
      </w:tr>
    </w:tbl>
    <w:p w14:paraId="62B2E99E">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4F77FED0">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六</w:t>
      </w:r>
      <w:r>
        <w:rPr>
          <w:rFonts w:hint="eastAsia" w:ascii="仿宋_GB2312" w:hAnsi="仿宋" w:eastAsia="仿宋_GB2312" w:cs="仿宋"/>
          <w:color w:val="000000"/>
          <w:sz w:val="32"/>
          <w:szCs w:val="32"/>
          <w:highlight w:val="none"/>
        </w:rPr>
        <w:t>）</w:t>
      </w:r>
      <w:ins w:id="27" w:author="咨询组" w:date="2026-04-03T19:47:57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面试评分</w:t>
      </w:r>
    </w:p>
    <w:p w14:paraId="1644B3E2">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rPr>
        <w:t>面试结束后3个工作日内，面试官</w:t>
      </w:r>
      <w:r>
        <w:rPr>
          <w:rFonts w:hint="eastAsia" w:ascii="仿宋_GB2312" w:hAnsi="仿宋" w:eastAsia="仿宋_GB2312" w:cs="仿宋"/>
          <w:color w:val="000000"/>
          <w:sz w:val="32"/>
          <w:szCs w:val="32"/>
          <w:highlight w:val="none"/>
          <w:lang w:val="en-US" w:eastAsia="zh-CN"/>
        </w:rPr>
        <w:t>应结合</w:t>
      </w:r>
      <w:r>
        <w:rPr>
          <w:rFonts w:hint="eastAsia" w:ascii="仿宋_GB2312" w:hAnsi="仿宋" w:eastAsia="仿宋_GB2312" w:cs="仿宋"/>
          <w:color w:val="000000"/>
          <w:sz w:val="32"/>
          <w:szCs w:val="32"/>
          <w:highlight w:val="none"/>
        </w:rPr>
        <w:t>相关序列人才标准</w:t>
      </w:r>
      <w:r>
        <w:rPr>
          <w:rFonts w:hint="eastAsia" w:ascii="仿宋_GB2312" w:hAnsi="仿宋" w:eastAsia="仿宋_GB2312" w:cs="仿宋"/>
          <w:color w:val="000000"/>
          <w:sz w:val="32"/>
          <w:szCs w:val="32"/>
          <w:highlight w:val="none"/>
          <w:lang w:val="en-US" w:eastAsia="zh-CN"/>
        </w:rPr>
        <w:t>及岗位需求</w:t>
      </w:r>
      <w:r>
        <w:rPr>
          <w:rFonts w:hint="eastAsia" w:ascii="仿宋_GB2312" w:hAnsi="仿宋" w:eastAsia="仿宋_GB2312" w:cs="仿宋"/>
          <w:color w:val="000000"/>
          <w:sz w:val="32"/>
          <w:szCs w:val="32"/>
          <w:highlight w:val="none"/>
        </w:rPr>
        <w:t>进行公平、公正的打分及评价。</w:t>
      </w:r>
      <w:r>
        <w:rPr>
          <w:rFonts w:hint="eastAsia" w:ascii="仿宋_GB2312" w:hAnsi="仿宋" w:eastAsia="仿宋_GB2312" w:cs="仿宋"/>
          <w:color w:val="000000"/>
          <w:sz w:val="32"/>
          <w:szCs w:val="32"/>
          <w:highlight w:val="none"/>
          <w:lang w:val="en-US" w:eastAsia="zh-CN"/>
        </w:rPr>
        <w:t>面试评分构成如下：</w:t>
      </w:r>
    </w:p>
    <w:p w14:paraId="4E901D8D">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P/S/O</w:t>
      </w:r>
      <w:r>
        <w:rPr>
          <w:rFonts w:hint="eastAsia" w:ascii="仿宋_GB2312" w:hAnsi="仿宋" w:eastAsia="仿宋_GB2312" w:cs="仿宋"/>
          <w:color w:val="000000"/>
          <w:sz w:val="32"/>
          <w:szCs w:val="32"/>
          <w:highlight w:val="none"/>
          <w:lang w:val="en-US" w:eastAsia="zh-CN"/>
        </w:rPr>
        <w:t>/F</w:t>
      </w:r>
      <w:r>
        <w:rPr>
          <w:rFonts w:hint="eastAsia" w:ascii="仿宋_GB2312" w:hAnsi="仿宋" w:eastAsia="仿宋_GB2312" w:cs="仿宋"/>
          <w:color w:val="000000"/>
          <w:sz w:val="32"/>
          <w:szCs w:val="32"/>
          <w:highlight w:val="none"/>
        </w:rPr>
        <w:t>序列：单个面试官评价总成绩中能力素质得分占比30%、专业技能得分占比70%，候选人初面最终得分为所有面试官评分的平均值。</w:t>
      </w:r>
    </w:p>
    <w:p w14:paraId="6F83B799">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M序列：单个面试官评价总成绩中能力素质得分占比50%、专业技能得分占比50%，候选人初面最终得分为所有面试官评分的平均值。</w:t>
      </w:r>
    </w:p>
    <w:p w14:paraId="6FD20CD3">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kern w:val="0"/>
          <w:sz w:val="32"/>
          <w:szCs w:val="32"/>
          <w:highlight w:val="none"/>
          <w:u w:val="none"/>
          <w:shd w:val="clear"/>
          <w:lang w:val="en-US" w:eastAsia="zh-CN" w:bidi="ar-SA"/>
        </w:rPr>
        <w:t>针对M序列的专业技能评价，可根据岗位所在专业条线所在序列的专业技能标准、职级对应关系进行替换。对于综合性</w:t>
      </w:r>
      <w:r>
        <w:rPr>
          <w:rFonts w:hint="eastAsia" w:ascii="仿宋_GB2312" w:hAnsi="仿宋" w:eastAsia="仿宋_GB2312" w:cs="仿宋"/>
          <w:color w:val="000000"/>
          <w:sz w:val="32"/>
          <w:szCs w:val="32"/>
          <w:highlight w:val="none"/>
        </w:rPr>
        <w:t>管理岗位，建议专业技能的评价模块由直接上级或部门负责人根据岗位的核心职责进行确定。</w:t>
      </w:r>
    </w:p>
    <w:p w14:paraId="42AB41CF">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3D8118FF">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七</w:t>
      </w:r>
      <w:r>
        <w:rPr>
          <w:rFonts w:hint="eastAsia" w:ascii="仿宋_GB2312" w:hAnsi="仿宋" w:eastAsia="仿宋_GB2312" w:cs="仿宋"/>
          <w:color w:val="000000"/>
          <w:sz w:val="32"/>
          <w:szCs w:val="32"/>
          <w:highlight w:val="none"/>
        </w:rPr>
        <w:t>）</w:t>
      </w:r>
      <w:ins w:id="28" w:author="咨询组" w:date="2026-04-03T19:48:19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面试决策</w:t>
      </w:r>
    </w:p>
    <w:p w14:paraId="110475C3">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lang w:val="en-US" w:eastAsia="zh-CN"/>
        </w:rPr>
        <w:t>面试官根据面试情况打分，并确认面试结果（通过/不通过/待定），</w:t>
      </w:r>
      <w:r>
        <w:rPr>
          <w:rFonts w:hint="eastAsia" w:ascii="仿宋_GB2312" w:hAnsi="仿宋" w:eastAsia="仿宋_GB2312" w:cs="仿宋"/>
          <w:color w:val="000000"/>
          <w:sz w:val="32"/>
          <w:szCs w:val="32"/>
          <w:highlight w:val="none"/>
        </w:rPr>
        <w:t>多位面试官参与面试时，</w:t>
      </w:r>
      <w:r>
        <w:rPr>
          <w:rFonts w:hint="eastAsia" w:ascii="仿宋_GB2312" w:hAnsi="仿宋" w:eastAsia="仿宋_GB2312" w:cs="仿宋"/>
          <w:color w:val="000000"/>
          <w:sz w:val="32"/>
          <w:szCs w:val="32"/>
          <w:highlight w:val="none"/>
          <w:lang w:val="en-US" w:eastAsia="zh-CN"/>
        </w:rPr>
        <w:t>须</w:t>
      </w:r>
      <w:r>
        <w:rPr>
          <w:rFonts w:hint="eastAsia" w:ascii="仿宋_GB2312" w:hAnsi="仿宋" w:eastAsia="仿宋_GB2312" w:cs="仿宋"/>
          <w:color w:val="000000"/>
          <w:sz w:val="32"/>
          <w:szCs w:val="32"/>
          <w:highlight w:val="none"/>
        </w:rPr>
        <w:t>指定1名主面试官，当</w:t>
      </w:r>
      <w:r>
        <w:rPr>
          <w:rFonts w:hint="eastAsia" w:ascii="仿宋_GB2312" w:hAnsi="仿宋" w:eastAsia="仿宋_GB2312" w:cs="仿宋"/>
          <w:color w:val="000000"/>
          <w:sz w:val="32"/>
          <w:szCs w:val="32"/>
          <w:highlight w:val="none"/>
          <w:lang w:val="en-US" w:eastAsia="zh-CN"/>
        </w:rPr>
        <w:t>候选人整体面试平均分不低于60分且主</w:t>
      </w:r>
      <w:r>
        <w:rPr>
          <w:rFonts w:hint="eastAsia" w:ascii="仿宋_GB2312" w:hAnsi="仿宋" w:eastAsia="仿宋_GB2312" w:cs="仿宋"/>
          <w:color w:val="000000"/>
          <w:sz w:val="32"/>
          <w:szCs w:val="32"/>
          <w:highlight w:val="none"/>
        </w:rPr>
        <w:t>面试官</w:t>
      </w:r>
      <w:r>
        <w:rPr>
          <w:rFonts w:hint="eastAsia" w:ascii="仿宋_GB2312" w:hAnsi="仿宋" w:eastAsia="仿宋_GB2312" w:cs="仿宋"/>
          <w:color w:val="000000"/>
          <w:sz w:val="32"/>
          <w:szCs w:val="32"/>
          <w:highlight w:val="none"/>
          <w:lang w:val="en-US" w:eastAsia="zh-CN"/>
        </w:rPr>
        <w:t>给予面试通过时，视为候选人面试通过</w:t>
      </w:r>
      <w:r>
        <w:rPr>
          <w:rFonts w:hint="eastAsia" w:ascii="仿宋_GB2312" w:hAnsi="仿宋" w:eastAsia="仿宋_GB2312" w:cs="仿宋"/>
          <w:color w:val="000000"/>
          <w:sz w:val="32"/>
          <w:szCs w:val="32"/>
          <w:highlight w:val="none"/>
        </w:rPr>
        <w:t>。</w:t>
      </w:r>
    </w:p>
    <w:p w14:paraId="1C35D44D">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面试结果出来后1个工作日内，</w:t>
      </w:r>
      <w:r>
        <w:rPr>
          <w:rFonts w:hint="eastAsia" w:ascii="仿宋_GB2312" w:hAnsi="仿宋" w:eastAsia="仿宋_GB2312" w:cs="仿宋"/>
          <w:color w:val="000000"/>
          <w:sz w:val="32"/>
          <w:szCs w:val="32"/>
          <w:highlight w:val="none"/>
          <w:lang w:val="en-US" w:eastAsia="zh-CN"/>
        </w:rPr>
        <w:t>HRBP</w:t>
      </w:r>
      <w:r>
        <w:rPr>
          <w:rFonts w:hint="eastAsia" w:ascii="仿宋_GB2312" w:hAnsi="仿宋" w:eastAsia="仿宋_GB2312" w:cs="仿宋"/>
          <w:color w:val="000000"/>
          <w:sz w:val="32"/>
          <w:szCs w:val="32"/>
          <w:highlight w:val="none"/>
        </w:rPr>
        <w:t>须及时</w:t>
      </w:r>
      <w:r>
        <w:rPr>
          <w:rFonts w:hint="eastAsia" w:ascii="仿宋_GB2312" w:hAnsi="仿宋" w:eastAsia="仿宋_GB2312" w:cs="仿宋"/>
          <w:color w:val="000000"/>
          <w:sz w:val="32"/>
          <w:szCs w:val="32"/>
          <w:highlight w:val="none"/>
          <w:lang w:val="en-US" w:eastAsia="zh-CN"/>
        </w:rPr>
        <w:t>通知</w:t>
      </w:r>
      <w:r>
        <w:rPr>
          <w:rFonts w:hint="eastAsia" w:ascii="仿宋_GB2312" w:hAnsi="仿宋" w:eastAsia="仿宋_GB2312" w:cs="仿宋"/>
          <w:color w:val="000000"/>
          <w:sz w:val="32"/>
          <w:szCs w:val="32"/>
          <w:highlight w:val="none"/>
        </w:rPr>
        <w:t>候选人</w:t>
      </w:r>
      <w:r>
        <w:rPr>
          <w:rFonts w:hint="eastAsia" w:ascii="仿宋_GB2312" w:hAnsi="仿宋" w:eastAsia="仿宋_GB2312" w:cs="仿宋"/>
          <w:color w:val="000000"/>
          <w:sz w:val="32"/>
          <w:szCs w:val="32"/>
          <w:highlight w:val="none"/>
          <w:lang w:val="en-US" w:eastAsia="zh-CN"/>
        </w:rPr>
        <w:t>及</w:t>
      </w:r>
      <w:r>
        <w:rPr>
          <w:rFonts w:hint="eastAsia" w:ascii="仿宋_GB2312" w:hAnsi="仿宋" w:eastAsia="仿宋_GB2312" w:cs="仿宋"/>
          <w:color w:val="000000"/>
          <w:sz w:val="32"/>
          <w:szCs w:val="32"/>
          <w:highlight w:val="none"/>
        </w:rPr>
        <w:t>SSC招聘人员面试通过情况。</w:t>
      </w:r>
    </w:p>
    <w:p w14:paraId="22C4D133">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7A594ED3">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第十二条</w:t>
      </w:r>
      <w:ins w:id="29" w:author="咨询组" w:date="2026-04-03T19:48:23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人才测评</w:t>
      </w:r>
    </w:p>
    <w:p w14:paraId="5EF87635">
      <w:pPr>
        <w:pStyle w:val="23"/>
        <w:widowControl w:val="0"/>
        <w:spacing w:after="0" w:line="560" w:lineRule="exact"/>
        <w:ind w:left="640" w:firstLine="0" w:firstLineChars="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（一）</w:t>
      </w:r>
      <w:ins w:id="30" w:author="咨询组" w:date="2026-04-03T19:48:33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认知测评</w:t>
      </w:r>
    </w:p>
    <w:p w14:paraId="3DBA141F">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1.测评对象：社招场景下，仅P/M序列需做认知测评。</w:t>
      </w:r>
    </w:p>
    <w:p w14:paraId="5B02A062">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2.测评环节：初试通过后，</w:t>
      </w:r>
      <w:r>
        <w:rPr>
          <w:rFonts w:ascii="仿宋_GB2312" w:hAnsi="仿宋" w:eastAsia="仿宋_GB2312" w:cs="仿宋"/>
          <w:color w:val="000000"/>
          <w:sz w:val="32"/>
          <w:szCs w:val="32"/>
          <w:highlight w:val="none"/>
        </w:rPr>
        <w:t>由SS</w:t>
      </w:r>
      <w:r>
        <w:rPr>
          <w:rFonts w:hint="eastAsia" w:ascii="仿宋_GB2312" w:hAnsi="仿宋" w:eastAsia="仿宋_GB2312" w:cs="仿宋"/>
          <w:color w:val="000000"/>
          <w:sz w:val="32"/>
          <w:szCs w:val="32"/>
          <w:highlight w:val="none"/>
        </w:rPr>
        <w:t>C</w:t>
      </w:r>
      <w:r>
        <w:rPr>
          <w:rFonts w:ascii="仿宋_GB2312" w:hAnsi="仿宋" w:eastAsia="仿宋_GB2312" w:cs="仿宋"/>
          <w:color w:val="000000"/>
          <w:sz w:val="32"/>
          <w:szCs w:val="32"/>
          <w:highlight w:val="none"/>
        </w:rPr>
        <w:t>招聘组</w:t>
      </w:r>
      <w:r>
        <w:rPr>
          <w:rFonts w:hint="eastAsia" w:ascii="仿宋_GB2312" w:hAnsi="仿宋" w:eastAsia="仿宋_GB2312" w:cs="仿宋"/>
          <w:color w:val="000000"/>
          <w:sz w:val="32"/>
          <w:szCs w:val="32"/>
          <w:highlight w:val="none"/>
        </w:rPr>
        <w:t>发送</w:t>
      </w:r>
      <w:r>
        <w:rPr>
          <w:rFonts w:ascii="仿宋_GB2312" w:hAnsi="仿宋" w:eastAsia="仿宋_GB2312" w:cs="仿宋"/>
          <w:color w:val="000000"/>
          <w:sz w:val="32"/>
          <w:szCs w:val="32"/>
          <w:highlight w:val="none"/>
        </w:rPr>
        <w:t>测评</w:t>
      </w:r>
      <w:r>
        <w:rPr>
          <w:rFonts w:hint="eastAsia" w:ascii="仿宋_GB2312" w:hAnsi="仿宋" w:eastAsia="仿宋_GB2312" w:cs="仿宋"/>
          <w:color w:val="000000"/>
          <w:sz w:val="32"/>
          <w:szCs w:val="32"/>
          <w:highlight w:val="none"/>
        </w:rPr>
        <w:t>链接。</w:t>
      </w:r>
    </w:p>
    <w:p w14:paraId="6955EBC6">
      <w:pPr>
        <w:widowControl w:val="0"/>
        <w:spacing w:after="0" w:line="560" w:lineRule="exact"/>
        <w:ind w:firstLine="640" w:firstLineChars="200"/>
        <w:jc w:val="both"/>
        <w:rPr>
          <w:ins w:id="31" w:author="咨询组" w:date="2026-04-03T17:57:05Z"/>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3.</w:t>
      </w:r>
      <w:r>
        <w:rPr>
          <w:rFonts w:ascii="仿宋_GB2312" w:hAnsi="仿宋" w:eastAsia="仿宋_GB2312" w:cs="仿宋"/>
          <w:color w:val="000000"/>
          <w:sz w:val="32"/>
          <w:szCs w:val="32"/>
          <w:highlight w:val="none"/>
        </w:rPr>
        <w:t>测评</w:t>
      </w:r>
      <w:r>
        <w:rPr>
          <w:rFonts w:hint="eastAsia" w:ascii="仿宋_GB2312" w:hAnsi="仿宋" w:eastAsia="仿宋_GB2312" w:cs="仿宋"/>
          <w:color w:val="000000"/>
          <w:sz w:val="32"/>
          <w:szCs w:val="32"/>
          <w:highlight w:val="none"/>
        </w:rPr>
        <w:t>分数线：</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84"/>
        <w:gridCol w:w="1105"/>
        <w:gridCol w:w="2011"/>
        <w:gridCol w:w="2011"/>
        <w:gridCol w:w="2011"/>
      </w:tblGrid>
      <w:tr w14:paraId="424AA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 w:author="咨询组" w:date="2026-04-03T17:57:07Z"/>
        </w:trPr>
        <w:tc>
          <w:tcPr>
            <w:tcW w:w="1384" w:type="dxa"/>
            <w:tcBorders>
              <w:top w:val="single" w:color="auto" w:sz="4" w:space="0"/>
              <w:left w:val="single" w:color="auto" w:sz="4" w:space="0"/>
              <w:bottom w:val="single" w:color="auto" w:sz="4" w:space="0"/>
              <w:right w:val="single" w:color="auto" w:sz="4" w:space="0"/>
            </w:tcBorders>
            <w:shd w:val="clear" w:color="auto" w:fill="auto"/>
            <w:vAlign w:val="top"/>
          </w:tcPr>
          <w:p w14:paraId="041961A9">
            <w:pPr>
              <w:keepNext w:val="0"/>
              <w:keepLines w:val="0"/>
              <w:widowControl/>
              <w:suppressLineNumbers w:val="0"/>
              <w:spacing w:before="0" w:beforeAutospacing="0" w:after="160" w:afterAutospacing="0" w:line="256" w:lineRule="auto"/>
              <w:ind w:left="0" w:right="0"/>
              <w:jc w:val="left"/>
              <w:rPr>
                <w:ins w:id="33" w:author="咨询组" w:date="2026-04-03T17:57:07Z"/>
                <w:rFonts w:hint="default"/>
                <w:lang w:val="en-US"/>
              </w:rPr>
            </w:pPr>
            <w:ins w:id="34" w:author="咨询组" w:date="2026-04-03T17:57:07Z">
              <w:r>
                <w:rPr>
                  <w:rFonts w:hint="eastAsia" w:ascii="仿宋_GB2312" w:hAnsi="仿宋" w:eastAsia="仿宋_GB2312" w:cs="仿宋"/>
                  <w:color w:val="000000"/>
                  <w:kern w:val="0"/>
                  <w:sz w:val="28"/>
                  <w:szCs w:val="28"/>
                  <w:lang w:val="en-US" w:eastAsia="zh-CN" w:bidi="ar"/>
                </w:rPr>
                <w:t>是否应届</w:t>
              </w:r>
            </w:ins>
          </w:p>
        </w:tc>
        <w:tc>
          <w:tcPr>
            <w:tcW w:w="1105" w:type="dxa"/>
            <w:tcBorders>
              <w:top w:val="single" w:color="auto" w:sz="4" w:space="0"/>
              <w:left w:val="single" w:color="auto" w:sz="4" w:space="0"/>
              <w:bottom w:val="single" w:color="auto" w:sz="4" w:space="0"/>
              <w:right w:val="single" w:color="auto" w:sz="4" w:space="0"/>
            </w:tcBorders>
            <w:shd w:val="clear" w:color="auto" w:fill="auto"/>
            <w:vAlign w:val="top"/>
          </w:tcPr>
          <w:p w14:paraId="4312CC75">
            <w:pPr>
              <w:keepNext w:val="0"/>
              <w:keepLines w:val="0"/>
              <w:widowControl/>
              <w:suppressLineNumbers w:val="0"/>
              <w:spacing w:before="0" w:beforeAutospacing="0" w:after="160" w:afterAutospacing="0" w:line="256" w:lineRule="auto"/>
              <w:ind w:left="0" w:right="0"/>
              <w:jc w:val="center"/>
              <w:rPr>
                <w:ins w:id="35" w:author="咨询组" w:date="2026-04-03T17:57:07Z"/>
                <w:rFonts w:hint="eastAsia" w:ascii="仿宋_GB2312" w:hAnsi="仿宋" w:eastAsia="仿宋_GB2312" w:cs="仿宋"/>
                <w:color w:val="000000"/>
                <w:sz w:val="28"/>
                <w:szCs w:val="28"/>
                <w:lang w:val="en-US"/>
              </w:rPr>
            </w:pPr>
            <w:ins w:id="36" w:author="咨询组" w:date="2026-04-03T17:57:07Z">
              <w:r>
                <w:rPr>
                  <w:rFonts w:hint="eastAsia" w:ascii="仿宋_GB2312" w:hAnsi="仿宋" w:eastAsia="仿宋_GB2312" w:cs="仿宋"/>
                  <w:color w:val="000000"/>
                  <w:kern w:val="0"/>
                  <w:sz w:val="28"/>
                  <w:szCs w:val="28"/>
                  <w:lang w:val="en-US" w:eastAsia="zh-CN" w:bidi="ar"/>
                </w:rPr>
                <w:t>序列</w:t>
              </w:r>
            </w:ins>
          </w:p>
        </w:tc>
        <w:tc>
          <w:tcPr>
            <w:tcW w:w="2011" w:type="dxa"/>
            <w:tcBorders>
              <w:top w:val="single" w:color="auto" w:sz="4" w:space="0"/>
              <w:left w:val="single" w:color="auto" w:sz="4" w:space="0"/>
              <w:bottom w:val="single" w:color="auto" w:sz="4" w:space="0"/>
              <w:right w:val="single" w:color="auto" w:sz="4" w:space="0"/>
            </w:tcBorders>
            <w:shd w:val="clear" w:color="auto" w:fill="auto"/>
            <w:vAlign w:val="top"/>
          </w:tcPr>
          <w:p w14:paraId="20BED1AF">
            <w:pPr>
              <w:keepNext w:val="0"/>
              <w:keepLines w:val="0"/>
              <w:widowControl/>
              <w:suppressLineNumbers w:val="0"/>
              <w:spacing w:before="0" w:beforeAutospacing="0" w:after="160" w:afterAutospacing="0" w:line="256" w:lineRule="auto"/>
              <w:ind w:left="0" w:right="0"/>
              <w:jc w:val="center"/>
              <w:rPr>
                <w:ins w:id="37" w:author="咨询组" w:date="2026-04-03T17:57:07Z"/>
                <w:rFonts w:hint="eastAsia" w:ascii="仿宋_GB2312" w:hAnsi="仿宋" w:eastAsia="仿宋_GB2312" w:cs="仿宋"/>
                <w:color w:val="000000"/>
                <w:sz w:val="28"/>
                <w:szCs w:val="28"/>
                <w:lang w:val="en-US"/>
              </w:rPr>
            </w:pPr>
            <w:ins w:id="38" w:author="咨询组" w:date="2026-04-03T17:57:07Z">
              <w:r>
                <w:rPr>
                  <w:rFonts w:hint="eastAsia" w:ascii="仿宋_GB2312" w:hAnsi="仿宋" w:eastAsia="仿宋_GB2312" w:cs="仿宋"/>
                  <w:color w:val="000000"/>
                  <w:kern w:val="0"/>
                  <w:sz w:val="28"/>
                  <w:szCs w:val="28"/>
                  <w:lang w:val="en-US" w:eastAsia="zh-CN" w:bidi="ar"/>
                </w:rPr>
                <w:t>劣汰</w:t>
              </w:r>
            </w:ins>
          </w:p>
        </w:tc>
        <w:tc>
          <w:tcPr>
            <w:tcW w:w="2011" w:type="dxa"/>
            <w:tcBorders>
              <w:top w:val="single" w:color="auto" w:sz="4" w:space="0"/>
              <w:left w:val="single" w:color="auto" w:sz="4" w:space="0"/>
              <w:bottom w:val="single" w:color="auto" w:sz="4" w:space="0"/>
              <w:right w:val="single" w:color="auto" w:sz="4" w:space="0"/>
            </w:tcBorders>
            <w:shd w:val="clear" w:color="auto" w:fill="auto"/>
            <w:vAlign w:val="top"/>
          </w:tcPr>
          <w:p w14:paraId="3D806F48">
            <w:pPr>
              <w:keepNext w:val="0"/>
              <w:keepLines w:val="0"/>
              <w:widowControl/>
              <w:suppressLineNumbers w:val="0"/>
              <w:spacing w:before="0" w:beforeAutospacing="0" w:after="160" w:afterAutospacing="0" w:line="256" w:lineRule="auto"/>
              <w:ind w:left="0" w:right="0"/>
              <w:jc w:val="center"/>
              <w:rPr>
                <w:ins w:id="39" w:author="咨询组" w:date="2026-04-03T17:57:07Z"/>
                <w:rFonts w:hint="default"/>
                <w:lang w:val="en-US"/>
              </w:rPr>
            </w:pPr>
            <w:ins w:id="40" w:author="咨询组" w:date="2026-04-03T17:57:07Z">
              <w:r>
                <w:rPr>
                  <w:rFonts w:hint="eastAsia" w:ascii="仿宋_GB2312" w:hAnsi="仿宋" w:eastAsia="仿宋_GB2312" w:cs="仿宋"/>
                  <w:color w:val="000000"/>
                  <w:kern w:val="0"/>
                  <w:sz w:val="28"/>
                  <w:szCs w:val="28"/>
                  <w:lang w:val="en-US" w:eastAsia="zh-CN" w:bidi="ar"/>
                </w:rPr>
                <w:t>择优</w:t>
              </w:r>
            </w:ins>
          </w:p>
        </w:tc>
        <w:tc>
          <w:tcPr>
            <w:tcW w:w="2011" w:type="dxa"/>
            <w:tcBorders>
              <w:top w:val="single" w:color="auto" w:sz="4" w:space="0"/>
              <w:left w:val="single" w:color="auto" w:sz="4" w:space="0"/>
              <w:bottom w:val="single" w:color="auto" w:sz="4" w:space="0"/>
              <w:right w:val="single" w:color="auto" w:sz="4" w:space="0"/>
            </w:tcBorders>
            <w:shd w:val="clear" w:color="auto" w:fill="auto"/>
            <w:vAlign w:val="top"/>
          </w:tcPr>
          <w:p w14:paraId="74C07429">
            <w:pPr>
              <w:keepNext w:val="0"/>
              <w:keepLines w:val="0"/>
              <w:widowControl/>
              <w:suppressLineNumbers w:val="0"/>
              <w:spacing w:before="0" w:beforeAutospacing="0" w:after="160" w:afterAutospacing="0" w:line="256" w:lineRule="auto"/>
              <w:ind w:left="0" w:right="0"/>
              <w:jc w:val="center"/>
              <w:rPr>
                <w:ins w:id="41" w:author="咨询组" w:date="2026-04-03T17:57:07Z"/>
                <w:rFonts w:hint="default"/>
                <w:lang w:val="en-US"/>
              </w:rPr>
            </w:pPr>
            <w:ins w:id="42" w:author="咨询组" w:date="2026-04-03T17:57:07Z">
              <w:r>
                <w:rPr>
                  <w:rFonts w:hint="eastAsia" w:ascii="仿宋_GB2312" w:hAnsi="仿宋" w:eastAsia="仿宋_GB2312" w:cs="仿宋"/>
                  <w:color w:val="000000"/>
                  <w:kern w:val="0"/>
                  <w:sz w:val="28"/>
                  <w:szCs w:val="28"/>
                  <w:lang w:val="en-US" w:eastAsia="zh-CN" w:bidi="ar"/>
                </w:rPr>
                <w:t>常模</w:t>
              </w:r>
            </w:ins>
          </w:p>
        </w:tc>
      </w:tr>
      <w:tr w14:paraId="44B7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 w:author="咨询组" w:date="2026-04-03T17:57:07Z"/>
        </w:trPr>
        <w:tc>
          <w:tcPr>
            <w:tcW w:w="1384" w:type="dxa"/>
            <w:tcBorders>
              <w:top w:val="single" w:color="auto" w:sz="4" w:space="0"/>
              <w:left w:val="single" w:color="auto" w:sz="4" w:space="0"/>
              <w:bottom w:val="single" w:color="auto" w:sz="4" w:space="0"/>
              <w:right w:val="single" w:color="auto" w:sz="4" w:space="0"/>
            </w:tcBorders>
            <w:shd w:val="clear" w:color="auto" w:fill="auto"/>
            <w:vAlign w:val="top"/>
          </w:tcPr>
          <w:p w14:paraId="76EF0294">
            <w:pPr>
              <w:keepNext w:val="0"/>
              <w:keepLines w:val="0"/>
              <w:widowControl/>
              <w:suppressLineNumbers w:val="0"/>
              <w:spacing w:before="0" w:beforeAutospacing="0" w:after="160" w:afterAutospacing="0" w:line="256" w:lineRule="auto"/>
              <w:ind w:left="0" w:right="0"/>
              <w:jc w:val="left"/>
              <w:rPr>
                <w:ins w:id="44" w:author="咨询组" w:date="2026-04-03T17:57:07Z"/>
                <w:rFonts w:hint="default"/>
                <w:lang w:val="en-US"/>
              </w:rPr>
            </w:pPr>
            <w:ins w:id="45" w:author="咨询组" w:date="2026-04-03T17:57:07Z">
              <w:r>
                <w:rPr>
                  <w:rFonts w:hint="eastAsia" w:ascii="仿宋_GB2312" w:hAnsi="仿宋" w:eastAsia="仿宋_GB2312" w:cs="仿宋"/>
                  <w:color w:val="000000"/>
                  <w:kern w:val="0"/>
                  <w:sz w:val="28"/>
                  <w:szCs w:val="28"/>
                  <w:lang w:val="en-US" w:eastAsia="zh-CN" w:bidi="ar"/>
                </w:rPr>
                <w:t>应届生</w:t>
              </w:r>
            </w:ins>
          </w:p>
        </w:tc>
        <w:tc>
          <w:tcPr>
            <w:tcW w:w="1105" w:type="dxa"/>
            <w:tcBorders>
              <w:top w:val="single" w:color="auto" w:sz="4" w:space="0"/>
              <w:left w:val="single" w:color="auto" w:sz="4" w:space="0"/>
              <w:bottom w:val="single" w:color="auto" w:sz="4" w:space="0"/>
              <w:right w:val="single" w:color="auto" w:sz="4" w:space="0"/>
            </w:tcBorders>
            <w:shd w:val="clear" w:color="auto" w:fill="auto"/>
            <w:vAlign w:val="top"/>
          </w:tcPr>
          <w:p w14:paraId="3CAE5518">
            <w:pPr>
              <w:keepNext w:val="0"/>
              <w:keepLines w:val="0"/>
              <w:widowControl/>
              <w:suppressLineNumbers w:val="0"/>
              <w:spacing w:before="0" w:beforeAutospacing="0" w:after="160" w:afterAutospacing="0" w:line="256" w:lineRule="auto"/>
              <w:ind w:left="0" w:right="0"/>
              <w:jc w:val="left"/>
              <w:rPr>
                <w:ins w:id="46" w:author="咨询组" w:date="2026-04-03T17:57:07Z"/>
                <w:rFonts w:hint="default"/>
                <w:lang w:val="en-US"/>
              </w:rPr>
            </w:pPr>
            <w:ins w:id="47" w:author="咨询组" w:date="2026-04-03T17:57:07Z">
              <w:r>
                <w:rPr>
                  <w:rFonts w:hint="eastAsia" w:ascii="仿宋_GB2312" w:hAnsi="仿宋" w:eastAsia="仿宋_GB2312" w:cs="仿宋"/>
                  <w:color w:val="000000"/>
                  <w:kern w:val="0"/>
                  <w:sz w:val="28"/>
                  <w:szCs w:val="28"/>
                  <w:lang w:val="en-US" w:eastAsia="zh-CN" w:bidi="ar"/>
                </w:rPr>
                <w:t>P序列</w:t>
              </w:r>
            </w:ins>
          </w:p>
        </w:tc>
        <w:tc>
          <w:tcPr>
            <w:tcW w:w="2011" w:type="dxa"/>
            <w:tcBorders>
              <w:top w:val="single" w:color="auto" w:sz="4" w:space="0"/>
              <w:left w:val="single" w:color="auto" w:sz="4" w:space="0"/>
              <w:bottom w:val="single" w:color="auto" w:sz="4" w:space="0"/>
              <w:right w:val="single" w:color="auto" w:sz="4" w:space="0"/>
            </w:tcBorders>
            <w:shd w:val="clear" w:color="auto" w:fill="auto"/>
            <w:vAlign w:val="top"/>
          </w:tcPr>
          <w:p w14:paraId="1F276E80">
            <w:pPr>
              <w:keepNext w:val="0"/>
              <w:keepLines w:val="0"/>
              <w:widowControl/>
              <w:suppressLineNumbers w:val="0"/>
              <w:spacing w:before="0" w:beforeAutospacing="0" w:after="160" w:afterAutospacing="0" w:line="256" w:lineRule="auto"/>
              <w:ind w:left="0" w:right="0"/>
              <w:jc w:val="left"/>
              <w:rPr>
                <w:ins w:id="48" w:author="咨询组" w:date="2026-04-03T17:57:07Z"/>
                <w:rFonts w:hint="default"/>
                <w:lang w:val="en-US"/>
              </w:rPr>
            </w:pPr>
            <w:ins w:id="49" w:author="咨询组" w:date="2026-04-03T17:57:07Z">
              <w:r>
                <w:rPr>
                  <w:rFonts w:hint="eastAsia" w:ascii="仿宋_GB2312" w:hAnsi="仿宋" w:eastAsia="仿宋_GB2312" w:cs="仿宋"/>
                  <w:color w:val="000000"/>
                  <w:kern w:val="0"/>
                  <w:sz w:val="28"/>
                  <w:szCs w:val="28"/>
                  <w:lang w:val="en-US" w:eastAsia="zh-CN" w:bidi="ar"/>
                </w:rPr>
                <w:t>&gt;=61百分位</w:t>
              </w:r>
            </w:ins>
          </w:p>
        </w:tc>
        <w:tc>
          <w:tcPr>
            <w:tcW w:w="2011" w:type="dxa"/>
            <w:tcBorders>
              <w:top w:val="single" w:color="auto" w:sz="4" w:space="0"/>
              <w:left w:val="single" w:color="auto" w:sz="4" w:space="0"/>
              <w:bottom w:val="single" w:color="auto" w:sz="4" w:space="0"/>
              <w:right w:val="single" w:color="auto" w:sz="4" w:space="0"/>
            </w:tcBorders>
            <w:shd w:val="clear" w:color="auto" w:fill="auto"/>
            <w:vAlign w:val="top"/>
          </w:tcPr>
          <w:p w14:paraId="29DE1F1E">
            <w:pPr>
              <w:keepNext w:val="0"/>
              <w:keepLines w:val="0"/>
              <w:widowControl/>
              <w:suppressLineNumbers w:val="0"/>
              <w:spacing w:before="0" w:beforeAutospacing="0" w:after="160" w:afterAutospacing="0" w:line="256" w:lineRule="auto"/>
              <w:ind w:left="0" w:right="0" w:firstLine="560" w:firstLineChars="200"/>
              <w:jc w:val="left"/>
              <w:rPr>
                <w:ins w:id="50" w:author="咨询组" w:date="2026-04-03T17:57:07Z"/>
                <w:rFonts w:hint="default"/>
                <w:lang w:val="en-US"/>
              </w:rPr>
            </w:pPr>
            <w:ins w:id="51" w:author="咨询组" w:date="2026-04-03T17:57:07Z">
              <w:r>
                <w:rPr>
                  <w:rFonts w:hint="eastAsia" w:ascii="仿宋_GB2312" w:hAnsi="仿宋" w:eastAsia="仿宋_GB2312" w:cs="仿宋"/>
                  <w:color w:val="auto"/>
                  <w:kern w:val="0"/>
                  <w:sz w:val="28"/>
                  <w:szCs w:val="28"/>
                  <w:lang w:val="en-US" w:eastAsia="zh-CN" w:bidi="ar"/>
                </w:rPr>
                <w:t>——</w:t>
              </w:r>
            </w:ins>
          </w:p>
        </w:tc>
        <w:tc>
          <w:tcPr>
            <w:tcW w:w="2011" w:type="dxa"/>
            <w:tcBorders>
              <w:top w:val="single" w:color="auto" w:sz="4" w:space="0"/>
              <w:left w:val="single" w:color="auto" w:sz="4" w:space="0"/>
              <w:bottom w:val="single" w:color="auto" w:sz="4" w:space="0"/>
              <w:right w:val="single" w:color="auto" w:sz="4" w:space="0"/>
            </w:tcBorders>
            <w:shd w:val="clear" w:color="auto" w:fill="auto"/>
            <w:vAlign w:val="top"/>
          </w:tcPr>
          <w:p w14:paraId="4FD3B5F7">
            <w:pPr>
              <w:keepNext w:val="0"/>
              <w:keepLines w:val="0"/>
              <w:widowControl/>
              <w:suppressLineNumbers w:val="0"/>
              <w:spacing w:before="0" w:beforeAutospacing="0" w:after="160" w:afterAutospacing="0" w:line="256" w:lineRule="auto"/>
              <w:ind w:left="0" w:right="0"/>
              <w:jc w:val="left"/>
              <w:rPr>
                <w:ins w:id="52" w:author="咨询组" w:date="2026-04-03T17:57:07Z"/>
                <w:rFonts w:hint="default"/>
                <w:lang w:val="en-US"/>
              </w:rPr>
            </w:pPr>
            <w:ins w:id="53" w:author="咨询组" w:date="2026-04-03T17:57:07Z">
              <w:r>
                <w:rPr>
                  <w:rFonts w:hint="eastAsia" w:ascii="仿宋_GB2312" w:hAnsi="仿宋" w:eastAsia="仿宋_GB2312" w:cs="仿宋"/>
                  <w:color w:val="000000"/>
                  <w:kern w:val="0"/>
                  <w:sz w:val="28"/>
                  <w:szCs w:val="28"/>
                  <w:lang w:val="en-US" w:eastAsia="zh-CN" w:bidi="ar"/>
                </w:rPr>
                <w:t>毕业生常模</w:t>
              </w:r>
            </w:ins>
          </w:p>
        </w:tc>
      </w:tr>
      <w:tr w14:paraId="6BA5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54" w:author="咨询组" w:date="2026-04-03T17:57:07Z"/>
        </w:trPr>
        <w:tc>
          <w:tcPr>
            <w:tcW w:w="1384" w:type="dxa"/>
            <w:tcBorders>
              <w:top w:val="single" w:color="auto" w:sz="4" w:space="0"/>
              <w:left w:val="single" w:color="auto" w:sz="4" w:space="0"/>
              <w:bottom w:val="single" w:color="auto" w:sz="4" w:space="0"/>
              <w:right w:val="single" w:color="auto" w:sz="4" w:space="0"/>
            </w:tcBorders>
            <w:shd w:val="clear" w:color="auto" w:fill="auto"/>
            <w:vAlign w:val="top"/>
          </w:tcPr>
          <w:p w14:paraId="44F47CFC">
            <w:pPr>
              <w:keepNext w:val="0"/>
              <w:keepLines w:val="0"/>
              <w:widowControl/>
              <w:suppressLineNumbers w:val="0"/>
              <w:spacing w:before="0" w:beforeAutospacing="0" w:after="160" w:afterAutospacing="0" w:line="256" w:lineRule="auto"/>
              <w:ind w:left="0" w:right="0"/>
              <w:jc w:val="left"/>
              <w:rPr>
                <w:ins w:id="55" w:author="咨询组" w:date="2026-04-03T17:57:07Z"/>
                <w:rFonts w:hint="default"/>
                <w:lang w:val="en-US"/>
              </w:rPr>
            </w:pPr>
            <w:ins w:id="56" w:author="咨询组" w:date="2026-04-03T17:57:07Z">
              <w:r>
                <w:rPr>
                  <w:rFonts w:hint="eastAsia" w:ascii="仿宋_GB2312" w:hAnsi="仿宋" w:eastAsia="仿宋_GB2312" w:cs="仿宋"/>
                  <w:color w:val="000000"/>
                  <w:kern w:val="0"/>
                  <w:sz w:val="28"/>
                  <w:szCs w:val="28"/>
                  <w:lang w:val="en-US" w:eastAsia="zh-CN" w:bidi="ar"/>
                </w:rPr>
                <w:t>非应届生</w:t>
              </w:r>
            </w:ins>
          </w:p>
        </w:tc>
        <w:tc>
          <w:tcPr>
            <w:tcW w:w="1105" w:type="dxa"/>
            <w:tcBorders>
              <w:top w:val="single" w:color="auto" w:sz="4" w:space="0"/>
              <w:left w:val="single" w:color="auto" w:sz="4" w:space="0"/>
              <w:bottom w:val="single" w:color="auto" w:sz="4" w:space="0"/>
              <w:right w:val="single" w:color="auto" w:sz="4" w:space="0"/>
            </w:tcBorders>
            <w:shd w:val="clear" w:color="auto" w:fill="auto"/>
            <w:vAlign w:val="top"/>
          </w:tcPr>
          <w:p w14:paraId="22D7C2A4">
            <w:pPr>
              <w:keepNext w:val="0"/>
              <w:keepLines w:val="0"/>
              <w:widowControl/>
              <w:suppressLineNumbers w:val="0"/>
              <w:spacing w:before="0" w:beforeAutospacing="0" w:after="160" w:afterAutospacing="0" w:line="256" w:lineRule="auto"/>
              <w:ind w:left="0" w:right="0"/>
              <w:jc w:val="left"/>
              <w:rPr>
                <w:ins w:id="57" w:author="咨询组" w:date="2026-04-03T17:57:07Z"/>
                <w:rFonts w:hint="default"/>
                <w:lang w:val="en-US"/>
              </w:rPr>
            </w:pPr>
            <w:ins w:id="58" w:author="咨询组" w:date="2026-04-03T17:57:07Z">
              <w:r>
                <w:rPr>
                  <w:rFonts w:hint="eastAsia" w:ascii="仿宋_GB2312" w:hAnsi="仿宋" w:eastAsia="仿宋_GB2312" w:cs="仿宋"/>
                  <w:color w:val="000000"/>
                  <w:kern w:val="0"/>
                  <w:sz w:val="28"/>
                  <w:szCs w:val="28"/>
                  <w:lang w:val="en-US" w:eastAsia="zh-CN" w:bidi="ar"/>
                </w:rPr>
                <w:t>M序列</w:t>
              </w:r>
            </w:ins>
          </w:p>
        </w:tc>
        <w:tc>
          <w:tcPr>
            <w:tcW w:w="2011" w:type="dxa"/>
            <w:tcBorders>
              <w:top w:val="single" w:color="auto" w:sz="4" w:space="0"/>
              <w:left w:val="single" w:color="auto" w:sz="4" w:space="0"/>
              <w:bottom w:val="single" w:color="auto" w:sz="4" w:space="0"/>
              <w:right w:val="single" w:color="auto" w:sz="4" w:space="0"/>
            </w:tcBorders>
            <w:shd w:val="clear" w:color="auto" w:fill="auto"/>
            <w:vAlign w:val="top"/>
          </w:tcPr>
          <w:p w14:paraId="679E7992">
            <w:pPr>
              <w:keepNext w:val="0"/>
              <w:keepLines w:val="0"/>
              <w:widowControl/>
              <w:suppressLineNumbers w:val="0"/>
              <w:spacing w:before="0" w:beforeAutospacing="0" w:after="160" w:afterAutospacing="0" w:line="256" w:lineRule="auto"/>
              <w:ind w:left="0" w:right="0"/>
              <w:jc w:val="left"/>
              <w:rPr>
                <w:ins w:id="59" w:author="咨询组" w:date="2026-04-03T17:57:07Z"/>
                <w:rFonts w:hint="default"/>
                <w:lang w:val="en-US"/>
              </w:rPr>
            </w:pPr>
            <w:ins w:id="60" w:author="咨询组" w:date="2026-04-03T17:57:07Z">
              <w:r>
                <w:rPr>
                  <w:rFonts w:hint="eastAsia" w:ascii="仿宋_GB2312" w:hAnsi="仿宋" w:eastAsia="仿宋_GB2312" w:cs="仿宋"/>
                  <w:color w:val="000000"/>
                  <w:kern w:val="0"/>
                  <w:sz w:val="28"/>
                  <w:szCs w:val="28"/>
                  <w:lang w:val="en-US" w:eastAsia="zh-CN" w:bidi="ar"/>
                </w:rPr>
                <w:t>&gt;=41百分位</w:t>
              </w:r>
            </w:ins>
          </w:p>
        </w:tc>
        <w:tc>
          <w:tcPr>
            <w:tcW w:w="2011" w:type="dxa"/>
            <w:tcBorders>
              <w:top w:val="single" w:color="auto" w:sz="4" w:space="0"/>
              <w:left w:val="single" w:color="auto" w:sz="4" w:space="0"/>
              <w:bottom w:val="single" w:color="auto" w:sz="4" w:space="0"/>
              <w:right w:val="single" w:color="auto" w:sz="4" w:space="0"/>
            </w:tcBorders>
            <w:shd w:val="clear" w:color="auto" w:fill="auto"/>
            <w:vAlign w:val="top"/>
          </w:tcPr>
          <w:p w14:paraId="7B0BDC4E">
            <w:pPr>
              <w:keepNext w:val="0"/>
              <w:keepLines w:val="0"/>
              <w:widowControl/>
              <w:suppressLineNumbers w:val="0"/>
              <w:spacing w:before="0" w:beforeAutospacing="0" w:after="160" w:afterAutospacing="0" w:line="256" w:lineRule="auto"/>
              <w:ind w:left="0" w:right="0"/>
              <w:jc w:val="left"/>
              <w:rPr>
                <w:ins w:id="61" w:author="咨询组" w:date="2026-04-03T17:57:07Z"/>
                <w:rFonts w:hint="default"/>
                <w:lang w:val="en-US"/>
              </w:rPr>
            </w:pPr>
            <w:ins w:id="62" w:author="咨询组" w:date="2026-04-03T17:57:07Z">
              <w:r>
                <w:rPr>
                  <w:rFonts w:hint="eastAsia" w:ascii="仿宋_GB2312" w:hAnsi="仿宋" w:eastAsia="仿宋_GB2312" w:cs="仿宋"/>
                  <w:color w:val="000000"/>
                  <w:kern w:val="0"/>
                  <w:sz w:val="28"/>
                  <w:szCs w:val="28"/>
                  <w:lang w:val="en-US" w:eastAsia="zh-CN" w:bidi="ar"/>
                </w:rPr>
                <w:t>&gt;=61百分位</w:t>
              </w:r>
            </w:ins>
          </w:p>
        </w:tc>
        <w:tc>
          <w:tcPr>
            <w:tcW w:w="2011" w:type="dxa"/>
            <w:tcBorders>
              <w:top w:val="single" w:color="auto" w:sz="4" w:space="0"/>
              <w:left w:val="single" w:color="auto" w:sz="4" w:space="0"/>
              <w:bottom w:val="single" w:color="auto" w:sz="4" w:space="0"/>
              <w:right w:val="single" w:color="auto" w:sz="4" w:space="0"/>
            </w:tcBorders>
            <w:shd w:val="clear" w:color="auto" w:fill="auto"/>
            <w:vAlign w:val="top"/>
          </w:tcPr>
          <w:p w14:paraId="6B55FDAB">
            <w:pPr>
              <w:keepNext w:val="0"/>
              <w:keepLines w:val="0"/>
              <w:widowControl/>
              <w:suppressLineNumbers w:val="0"/>
              <w:spacing w:before="0" w:beforeAutospacing="0" w:after="160" w:afterAutospacing="0" w:line="256" w:lineRule="auto"/>
              <w:ind w:left="0" w:right="0"/>
              <w:jc w:val="left"/>
              <w:rPr>
                <w:ins w:id="63" w:author="咨询组" w:date="2026-04-03T17:57:07Z"/>
                <w:rFonts w:hint="default"/>
                <w:lang w:val="en-US"/>
              </w:rPr>
            </w:pPr>
            <w:ins w:id="64" w:author="咨询组" w:date="2026-04-03T17:57:07Z">
              <w:r>
                <w:rPr>
                  <w:rFonts w:hint="eastAsia" w:ascii="仿宋_GB2312" w:hAnsi="仿宋" w:eastAsia="仿宋_GB2312" w:cs="仿宋"/>
                  <w:color w:val="000000"/>
                  <w:kern w:val="0"/>
                  <w:sz w:val="28"/>
                  <w:szCs w:val="28"/>
                  <w:lang w:val="en-US" w:eastAsia="zh-CN" w:bidi="ar"/>
                </w:rPr>
                <w:t>管理者常模</w:t>
              </w:r>
            </w:ins>
          </w:p>
        </w:tc>
      </w:tr>
      <w:tr w14:paraId="0630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65" w:author="咨询组" w:date="2026-04-03T17:57:07Z"/>
        </w:trPr>
        <w:tc>
          <w:tcPr>
            <w:tcW w:w="1384" w:type="dxa"/>
            <w:tcBorders>
              <w:top w:val="single" w:color="auto" w:sz="4" w:space="0"/>
              <w:left w:val="single" w:color="auto" w:sz="4" w:space="0"/>
              <w:bottom w:val="single" w:color="auto" w:sz="4" w:space="0"/>
              <w:right w:val="single" w:color="auto" w:sz="4" w:space="0"/>
            </w:tcBorders>
            <w:shd w:val="clear" w:color="auto" w:fill="auto"/>
            <w:vAlign w:val="top"/>
          </w:tcPr>
          <w:p w14:paraId="43A9DEFB">
            <w:pPr>
              <w:keepNext w:val="0"/>
              <w:keepLines w:val="0"/>
              <w:widowControl/>
              <w:suppressLineNumbers w:val="0"/>
              <w:spacing w:before="0" w:beforeAutospacing="0" w:after="160" w:afterAutospacing="0" w:line="256" w:lineRule="auto"/>
              <w:ind w:left="0" w:right="0"/>
              <w:jc w:val="left"/>
              <w:rPr>
                <w:ins w:id="66" w:author="咨询组" w:date="2026-04-03T17:57:07Z"/>
                <w:rFonts w:hint="default"/>
                <w:lang w:val="en-US"/>
              </w:rPr>
            </w:pPr>
            <w:ins w:id="67" w:author="咨询组" w:date="2026-04-03T17:57:07Z">
              <w:r>
                <w:rPr>
                  <w:rFonts w:hint="eastAsia" w:ascii="仿宋_GB2312" w:hAnsi="仿宋" w:eastAsia="仿宋_GB2312" w:cs="仿宋"/>
                  <w:color w:val="000000"/>
                  <w:kern w:val="0"/>
                  <w:sz w:val="28"/>
                  <w:szCs w:val="28"/>
                  <w:lang w:val="en-US" w:eastAsia="zh-CN" w:bidi="ar"/>
                </w:rPr>
                <w:t>非应届生</w:t>
              </w:r>
            </w:ins>
          </w:p>
        </w:tc>
        <w:tc>
          <w:tcPr>
            <w:tcW w:w="1105" w:type="dxa"/>
            <w:tcBorders>
              <w:top w:val="single" w:color="auto" w:sz="4" w:space="0"/>
              <w:left w:val="single" w:color="auto" w:sz="4" w:space="0"/>
              <w:bottom w:val="single" w:color="auto" w:sz="4" w:space="0"/>
              <w:right w:val="single" w:color="auto" w:sz="4" w:space="0"/>
            </w:tcBorders>
            <w:shd w:val="clear" w:color="auto" w:fill="auto"/>
            <w:vAlign w:val="top"/>
          </w:tcPr>
          <w:p w14:paraId="2DD13C19">
            <w:pPr>
              <w:keepNext w:val="0"/>
              <w:keepLines w:val="0"/>
              <w:widowControl/>
              <w:suppressLineNumbers w:val="0"/>
              <w:spacing w:before="0" w:beforeAutospacing="0" w:after="160" w:afterAutospacing="0" w:line="256" w:lineRule="auto"/>
              <w:ind w:left="0" w:right="0"/>
              <w:jc w:val="left"/>
              <w:rPr>
                <w:ins w:id="68" w:author="咨询组" w:date="2026-04-03T17:57:07Z"/>
                <w:rFonts w:hint="default"/>
                <w:lang w:val="en-US"/>
              </w:rPr>
            </w:pPr>
            <w:ins w:id="69" w:author="咨询组" w:date="2026-04-03T17:57:07Z">
              <w:r>
                <w:rPr>
                  <w:rFonts w:hint="eastAsia" w:ascii="仿宋_GB2312" w:hAnsi="仿宋" w:eastAsia="仿宋_GB2312" w:cs="仿宋"/>
                  <w:color w:val="000000"/>
                  <w:kern w:val="0"/>
                  <w:sz w:val="28"/>
                  <w:szCs w:val="28"/>
                  <w:lang w:val="en-US" w:eastAsia="zh-CN" w:bidi="ar"/>
                </w:rPr>
                <w:t>P序列</w:t>
              </w:r>
            </w:ins>
          </w:p>
        </w:tc>
        <w:tc>
          <w:tcPr>
            <w:tcW w:w="2011" w:type="dxa"/>
            <w:tcBorders>
              <w:top w:val="single" w:color="auto" w:sz="4" w:space="0"/>
              <w:left w:val="single" w:color="auto" w:sz="4" w:space="0"/>
              <w:bottom w:val="single" w:color="auto" w:sz="4" w:space="0"/>
              <w:right w:val="single" w:color="auto" w:sz="4" w:space="0"/>
            </w:tcBorders>
            <w:shd w:val="clear" w:color="auto" w:fill="auto"/>
            <w:vAlign w:val="top"/>
          </w:tcPr>
          <w:p w14:paraId="0D89FAE2">
            <w:pPr>
              <w:keepNext w:val="0"/>
              <w:keepLines w:val="0"/>
              <w:widowControl/>
              <w:suppressLineNumbers w:val="0"/>
              <w:spacing w:before="0" w:beforeAutospacing="0" w:after="160" w:afterAutospacing="0" w:line="256" w:lineRule="auto"/>
              <w:ind w:left="0" w:right="0"/>
              <w:jc w:val="left"/>
              <w:rPr>
                <w:ins w:id="70" w:author="咨询组" w:date="2026-04-03T17:57:07Z"/>
                <w:rFonts w:hint="default"/>
                <w:lang w:val="en-US"/>
              </w:rPr>
            </w:pPr>
            <w:ins w:id="71" w:author="咨询组" w:date="2026-04-03T17:57:07Z">
              <w:r>
                <w:rPr>
                  <w:rFonts w:hint="eastAsia" w:ascii="仿宋_GB2312" w:hAnsi="仿宋" w:eastAsia="仿宋_GB2312" w:cs="仿宋"/>
                  <w:color w:val="000000"/>
                  <w:kern w:val="0"/>
                  <w:sz w:val="28"/>
                  <w:szCs w:val="28"/>
                  <w:lang w:val="en-US" w:eastAsia="zh-CN" w:bidi="ar"/>
                </w:rPr>
                <w:t>&gt;=41百分位</w:t>
              </w:r>
            </w:ins>
          </w:p>
        </w:tc>
        <w:tc>
          <w:tcPr>
            <w:tcW w:w="2011" w:type="dxa"/>
            <w:tcBorders>
              <w:top w:val="single" w:color="auto" w:sz="4" w:space="0"/>
              <w:left w:val="single" w:color="auto" w:sz="4" w:space="0"/>
              <w:bottom w:val="single" w:color="auto" w:sz="4" w:space="0"/>
              <w:right w:val="single" w:color="auto" w:sz="4" w:space="0"/>
            </w:tcBorders>
            <w:shd w:val="clear" w:color="auto" w:fill="auto"/>
            <w:vAlign w:val="top"/>
          </w:tcPr>
          <w:p w14:paraId="4EF963C4">
            <w:pPr>
              <w:keepNext w:val="0"/>
              <w:keepLines w:val="0"/>
              <w:widowControl/>
              <w:suppressLineNumbers w:val="0"/>
              <w:spacing w:before="0" w:beforeAutospacing="0" w:after="160" w:afterAutospacing="0" w:line="256" w:lineRule="auto"/>
              <w:ind w:left="0" w:right="0"/>
              <w:jc w:val="left"/>
              <w:rPr>
                <w:ins w:id="72" w:author="咨询组" w:date="2026-04-03T17:57:07Z"/>
                <w:rFonts w:hint="default"/>
                <w:lang w:val="en-US"/>
              </w:rPr>
            </w:pPr>
            <w:ins w:id="73" w:author="咨询组" w:date="2026-04-03T17:57:07Z">
              <w:r>
                <w:rPr>
                  <w:rFonts w:hint="eastAsia" w:ascii="仿宋_GB2312" w:hAnsi="仿宋" w:eastAsia="仿宋_GB2312" w:cs="仿宋"/>
                  <w:color w:val="000000"/>
                  <w:kern w:val="0"/>
                  <w:sz w:val="28"/>
                  <w:szCs w:val="28"/>
                  <w:lang w:val="en-US" w:eastAsia="zh-CN" w:bidi="ar"/>
                </w:rPr>
                <w:t>&gt;=61百分位</w:t>
              </w:r>
            </w:ins>
          </w:p>
        </w:tc>
        <w:tc>
          <w:tcPr>
            <w:tcW w:w="2011" w:type="dxa"/>
            <w:tcBorders>
              <w:top w:val="single" w:color="auto" w:sz="4" w:space="0"/>
              <w:left w:val="single" w:color="auto" w:sz="4" w:space="0"/>
              <w:bottom w:val="single" w:color="auto" w:sz="4" w:space="0"/>
              <w:right w:val="single" w:color="auto" w:sz="4" w:space="0"/>
            </w:tcBorders>
            <w:shd w:val="clear" w:color="auto" w:fill="auto"/>
            <w:vAlign w:val="top"/>
          </w:tcPr>
          <w:p w14:paraId="355FA570">
            <w:pPr>
              <w:keepNext w:val="0"/>
              <w:keepLines w:val="0"/>
              <w:widowControl/>
              <w:suppressLineNumbers w:val="0"/>
              <w:spacing w:before="0" w:beforeAutospacing="0" w:after="160" w:afterAutospacing="0" w:line="256" w:lineRule="auto"/>
              <w:ind w:left="0" w:right="0"/>
              <w:jc w:val="left"/>
              <w:rPr>
                <w:ins w:id="74" w:author="咨询组" w:date="2026-04-03T17:57:07Z"/>
                <w:rFonts w:hint="default"/>
                <w:lang w:val="en-US"/>
              </w:rPr>
            </w:pPr>
            <w:ins w:id="75" w:author="咨询组" w:date="2026-04-03T17:57:07Z">
              <w:r>
                <w:rPr>
                  <w:rFonts w:hint="eastAsia" w:ascii="仿宋_GB2312" w:hAnsi="仿宋" w:eastAsia="仿宋_GB2312" w:cs="仿宋"/>
                  <w:color w:val="000000"/>
                  <w:kern w:val="0"/>
                  <w:sz w:val="28"/>
                  <w:szCs w:val="28"/>
                  <w:lang w:val="en-US" w:eastAsia="zh-CN" w:bidi="ar"/>
                </w:rPr>
                <w:t>专业人士常模</w:t>
              </w:r>
            </w:ins>
          </w:p>
        </w:tc>
      </w:tr>
    </w:tbl>
    <w:tbl>
      <w:tblPr>
        <w:tblStyle w:val="15"/>
        <w:tblW w:w="4999" w:type="pct"/>
        <w:tblInd w:w="0" w:type="dxa"/>
        <w:tblLayout w:type="autofit"/>
        <w:tblCellMar>
          <w:top w:w="0" w:type="dxa"/>
          <w:left w:w="108" w:type="dxa"/>
          <w:bottom w:w="0" w:type="dxa"/>
          <w:right w:w="108" w:type="dxa"/>
        </w:tblCellMar>
      </w:tblPr>
      <w:tblGrid>
        <w:gridCol w:w="1557"/>
        <w:gridCol w:w="1989"/>
        <w:gridCol w:w="1846"/>
        <w:gridCol w:w="3128"/>
      </w:tblGrid>
      <w:tr w14:paraId="109812F6">
        <w:tblPrEx>
          <w:tblCellMar>
            <w:top w:w="0" w:type="dxa"/>
            <w:left w:w="108" w:type="dxa"/>
            <w:bottom w:w="0" w:type="dxa"/>
            <w:right w:w="108" w:type="dxa"/>
          </w:tblCellMar>
        </w:tblPrEx>
        <w:trPr>
          <w:trHeight w:val="283" w:hRule="atLeast"/>
          <w:del w:id="76" w:author="咨询组" w:date="2026-04-03T17:57:03Z"/>
        </w:trPr>
        <w:tc>
          <w:tcPr>
            <w:tcW w:w="914"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31F80816">
            <w:pPr>
              <w:widowControl w:val="0"/>
              <w:spacing w:after="0" w:line="560" w:lineRule="exact"/>
              <w:jc w:val="center"/>
              <w:rPr>
                <w:del w:id="77" w:author="咨询组" w:date="2026-04-03T17:57:03Z"/>
                <w:rFonts w:hint="eastAsia" w:ascii="仿宋_GB2312" w:hAnsi="仿宋" w:eastAsia="仿宋_GB2312" w:cs="仿宋"/>
                <w:color w:val="000000"/>
                <w:sz w:val="28"/>
                <w:szCs w:val="28"/>
                <w:highlight w:val="none"/>
              </w:rPr>
            </w:pPr>
            <w:del w:id="78" w:author="咨询组" w:date="2026-04-03T17:57:03Z">
              <w:r>
                <w:rPr>
                  <w:rFonts w:hint="eastAsia" w:ascii="仿宋_GB2312" w:hAnsi="仿宋" w:eastAsia="仿宋_GB2312" w:cs="仿宋"/>
                  <w:color w:val="000000"/>
                  <w:sz w:val="28"/>
                  <w:szCs w:val="28"/>
                  <w:highlight w:val="none"/>
                </w:rPr>
                <w:delText>类别</w:delText>
              </w:r>
            </w:del>
          </w:p>
        </w:tc>
        <w:tc>
          <w:tcPr>
            <w:tcW w:w="116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547EEB56">
            <w:pPr>
              <w:widowControl w:val="0"/>
              <w:spacing w:after="0" w:line="560" w:lineRule="exact"/>
              <w:jc w:val="center"/>
              <w:rPr>
                <w:del w:id="79" w:author="咨询组" w:date="2026-04-03T17:57:03Z"/>
                <w:rFonts w:hint="eastAsia" w:ascii="仿宋_GB2312" w:hAnsi="仿宋" w:eastAsia="仿宋_GB2312" w:cs="仿宋"/>
                <w:color w:val="000000"/>
                <w:sz w:val="28"/>
                <w:szCs w:val="28"/>
                <w:highlight w:val="none"/>
              </w:rPr>
            </w:pPr>
            <w:del w:id="80" w:author="咨询组" w:date="2026-04-03T17:57:03Z">
              <w:r>
                <w:rPr>
                  <w:rFonts w:hint="eastAsia" w:ascii="仿宋_GB2312" w:hAnsi="仿宋" w:eastAsia="仿宋_GB2312" w:cs="仿宋"/>
                  <w:color w:val="000000"/>
                  <w:sz w:val="28"/>
                  <w:szCs w:val="28"/>
                  <w:highlight w:val="none"/>
                </w:rPr>
                <w:delText>应届生</w:delText>
              </w:r>
            </w:del>
          </w:p>
        </w:tc>
        <w:tc>
          <w:tcPr>
            <w:tcW w:w="2918" w:type="pct"/>
            <w:gridSpan w:val="2"/>
            <w:tcBorders>
              <w:top w:val="single" w:color="auto" w:sz="4" w:space="0"/>
              <w:left w:val="nil"/>
              <w:bottom w:val="single" w:color="auto" w:sz="4" w:space="0"/>
              <w:right w:val="single" w:color="000000" w:sz="4" w:space="0"/>
            </w:tcBorders>
            <w:shd w:val="clear" w:color="auto" w:fill="auto"/>
            <w:noWrap/>
            <w:vAlign w:val="center"/>
          </w:tcPr>
          <w:p w14:paraId="6D55AC17">
            <w:pPr>
              <w:widowControl w:val="0"/>
              <w:spacing w:after="0" w:line="560" w:lineRule="exact"/>
              <w:ind w:firstLine="560" w:firstLineChars="200"/>
              <w:jc w:val="center"/>
              <w:rPr>
                <w:del w:id="81" w:author="咨询组" w:date="2026-04-03T17:57:03Z"/>
                <w:rFonts w:hint="eastAsia" w:ascii="仿宋_GB2312" w:hAnsi="仿宋" w:eastAsia="仿宋_GB2312" w:cs="仿宋"/>
                <w:color w:val="000000"/>
                <w:sz w:val="28"/>
                <w:szCs w:val="28"/>
                <w:highlight w:val="none"/>
              </w:rPr>
            </w:pPr>
            <w:del w:id="82" w:author="咨询组" w:date="2026-04-03T17:57:03Z">
              <w:r>
                <w:rPr>
                  <w:rFonts w:hint="eastAsia" w:ascii="仿宋_GB2312" w:hAnsi="仿宋" w:eastAsia="仿宋_GB2312" w:cs="仿宋"/>
                  <w:color w:val="000000"/>
                  <w:sz w:val="28"/>
                  <w:szCs w:val="28"/>
                  <w:highlight w:val="none"/>
                </w:rPr>
                <w:delText>非应届生</w:delText>
              </w:r>
            </w:del>
          </w:p>
        </w:tc>
      </w:tr>
      <w:tr w14:paraId="6646C3EF">
        <w:tblPrEx>
          <w:tblCellMar>
            <w:top w:w="0" w:type="dxa"/>
            <w:left w:w="108" w:type="dxa"/>
            <w:bottom w:w="0" w:type="dxa"/>
            <w:right w:w="108" w:type="dxa"/>
          </w:tblCellMar>
        </w:tblPrEx>
        <w:trPr>
          <w:trHeight w:val="283" w:hRule="atLeast"/>
          <w:del w:id="83" w:author="咨询组" w:date="2026-04-03T17:57:03Z"/>
        </w:trPr>
        <w:tc>
          <w:tcPr>
            <w:tcW w:w="914" w:type="pct"/>
            <w:vMerge w:val="continue"/>
            <w:tcBorders>
              <w:top w:val="single" w:color="auto" w:sz="4" w:space="0"/>
              <w:left w:val="single" w:color="auto" w:sz="4" w:space="0"/>
              <w:bottom w:val="single" w:color="auto" w:sz="4" w:space="0"/>
              <w:right w:val="single" w:color="auto" w:sz="4" w:space="0"/>
            </w:tcBorders>
            <w:vAlign w:val="center"/>
          </w:tcPr>
          <w:p w14:paraId="6DC02335">
            <w:pPr>
              <w:widowControl w:val="0"/>
              <w:spacing w:after="0" w:line="560" w:lineRule="exact"/>
              <w:ind w:firstLine="560" w:firstLineChars="200"/>
              <w:jc w:val="center"/>
              <w:rPr>
                <w:del w:id="84" w:author="咨询组" w:date="2026-04-03T17:57:03Z"/>
                <w:rFonts w:hint="eastAsia" w:ascii="仿宋_GB2312" w:hAnsi="仿宋" w:eastAsia="仿宋_GB2312" w:cs="仿宋"/>
                <w:color w:val="000000"/>
                <w:sz w:val="28"/>
                <w:szCs w:val="28"/>
                <w:highlight w:val="none"/>
              </w:rPr>
            </w:pPr>
          </w:p>
        </w:tc>
        <w:tc>
          <w:tcPr>
            <w:tcW w:w="1167" w:type="pct"/>
            <w:tcBorders>
              <w:top w:val="single" w:color="auto" w:sz="4" w:space="0"/>
              <w:left w:val="single" w:color="auto" w:sz="4" w:space="0"/>
              <w:bottom w:val="single" w:color="auto" w:sz="4" w:space="0"/>
              <w:right w:val="single" w:color="auto" w:sz="4" w:space="0"/>
            </w:tcBorders>
            <w:shd w:val="clear" w:color="auto" w:fill="auto"/>
            <w:vAlign w:val="center"/>
          </w:tcPr>
          <w:p w14:paraId="0D01220F">
            <w:pPr>
              <w:widowControl w:val="0"/>
              <w:spacing w:after="0" w:line="560" w:lineRule="exact"/>
              <w:jc w:val="center"/>
              <w:rPr>
                <w:del w:id="85" w:author="咨询组" w:date="2026-04-03T17:57:03Z"/>
                <w:rFonts w:hint="eastAsia" w:ascii="仿宋_GB2312" w:hAnsi="仿宋" w:eastAsia="仿宋_GB2312" w:cs="仿宋"/>
                <w:color w:val="000000"/>
                <w:sz w:val="28"/>
                <w:szCs w:val="28"/>
                <w:highlight w:val="none"/>
              </w:rPr>
            </w:pPr>
            <w:del w:id="86" w:author="咨询组" w:date="2026-04-03T17:57:03Z">
              <w:r>
                <w:rPr>
                  <w:rFonts w:hint="eastAsia" w:ascii="仿宋_GB2312" w:hAnsi="仿宋" w:eastAsia="仿宋_GB2312" w:cs="仿宋"/>
                  <w:color w:val="000000"/>
                  <w:sz w:val="28"/>
                  <w:szCs w:val="28"/>
                  <w:highlight w:val="none"/>
                </w:rPr>
                <w:delText>P序列</w:delText>
              </w:r>
            </w:del>
          </w:p>
        </w:tc>
        <w:tc>
          <w:tcPr>
            <w:tcW w:w="1083" w:type="pct"/>
            <w:tcBorders>
              <w:top w:val="nil"/>
              <w:left w:val="nil"/>
              <w:bottom w:val="single" w:color="auto" w:sz="4" w:space="0"/>
              <w:right w:val="single" w:color="auto" w:sz="4" w:space="0"/>
            </w:tcBorders>
            <w:shd w:val="clear" w:color="auto" w:fill="auto"/>
            <w:noWrap/>
            <w:vAlign w:val="center"/>
          </w:tcPr>
          <w:p w14:paraId="50110C2C">
            <w:pPr>
              <w:widowControl w:val="0"/>
              <w:spacing w:after="0" w:line="560" w:lineRule="exact"/>
              <w:jc w:val="center"/>
              <w:rPr>
                <w:del w:id="87" w:author="咨询组" w:date="2026-04-03T17:57:03Z"/>
                <w:rFonts w:hint="eastAsia" w:ascii="仿宋_GB2312" w:hAnsi="仿宋" w:eastAsia="仿宋_GB2312" w:cs="仿宋"/>
                <w:color w:val="000000"/>
                <w:sz w:val="28"/>
                <w:szCs w:val="28"/>
                <w:highlight w:val="none"/>
              </w:rPr>
            </w:pPr>
            <w:del w:id="88" w:author="咨询组" w:date="2026-04-03T17:57:03Z">
              <w:r>
                <w:rPr>
                  <w:rFonts w:hint="eastAsia" w:ascii="仿宋_GB2312" w:hAnsi="仿宋" w:eastAsia="仿宋_GB2312" w:cs="仿宋"/>
                  <w:color w:val="000000"/>
                  <w:sz w:val="28"/>
                  <w:szCs w:val="28"/>
                  <w:highlight w:val="none"/>
                </w:rPr>
                <w:delText>M序列</w:delText>
              </w:r>
            </w:del>
          </w:p>
        </w:tc>
        <w:tc>
          <w:tcPr>
            <w:tcW w:w="1834" w:type="pct"/>
            <w:tcBorders>
              <w:top w:val="nil"/>
              <w:left w:val="nil"/>
              <w:bottom w:val="single" w:color="auto" w:sz="4" w:space="0"/>
              <w:right w:val="single" w:color="auto" w:sz="4" w:space="0"/>
            </w:tcBorders>
            <w:shd w:val="clear" w:color="auto" w:fill="auto"/>
            <w:noWrap/>
            <w:vAlign w:val="center"/>
          </w:tcPr>
          <w:p w14:paraId="631E9537">
            <w:pPr>
              <w:widowControl w:val="0"/>
              <w:spacing w:after="0" w:line="560" w:lineRule="exact"/>
              <w:jc w:val="center"/>
              <w:rPr>
                <w:del w:id="89" w:author="咨询组" w:date="2026-04-03T17:57:03Z"/>
                <w:rFonts w:hint="eastAsia" w:ascii="仿宋_GB2312" w:hAnsi="仿宋" w:eastAsia="仿宋_GB2312" w:cs="仿宋"/>
                <w:color w:val="000000"/>
                <w:sz w:val="28"/>
                <w:szCs w:val="28"/>
                <w:highlight w:val="none"/>
              </w:rPr>
            </w:pPr>
            <w:del w:id="90" w:author="咨询组" w:date="2026-04-03T17:57:03Z">
              <w:r>
                <w:rPr>
                  <w:rFonts w:hint="eastAsia" w:ascii="仿宋_GB2312" w:hAnsi="仿宋" w:eastAsia="仿宋_GB2312" w:cs="仿宋"/>
                  <w:color w:val="000000"/>
                  <w:sz w:val="28"/>
                  <w:szCs w:val="28"/>
                  <w:highlight w:val="none"/>
                </w:rPr>
                <w:delText>P序列</w:delText>
              </w:r>
            </w:del>
          </w:p>
        </w:tc>
      </w:tr>
      <w:tr w14:paraId="19B74F88">
        <w:tblPrEx>
          <w:tblCellMar>
            <w:top w:w="0" w:type="dxa"/>
            <w:left w:w="108" w:type="dxa"/>
            <w:bottom w:w="0" w:type="dxa"/>
            <w:right w:w="108" w:type="dxa"/>
          </w:tblCellMar>
        </w:tblPrEx>
        <w:trPr>
          <w:trHeight w:val="283" w:hRule="atLeast"/>
          <w:del w:id="91" w:author="咨询组" w:date="2026-04-03T17:57:03Z"/>
        </w:trPr>
        <w:tc>
          <w:tcPr>
            <w:tcW w:w="914" w:type="pct"/>
            <w:tcBorders>
              <w:top w:val="nil"/>
              <w:left w:val="single" w:color="auto" w:sz="4" w:space="0"/>
              <w:bottom w:val="single" w:color="auto" w:sz="4" w:space="0"/>
              <w:right w:val="single" w:color="auto" w:sz="4" w:space="0"/>
            </w:tcBorders>
            <w:shd w:val="clear" w:color="auto" w:fill="auto"/>
            <w:noWrap/>
            <w:vAlign w:val="center"/>
          </w:tcPr>
          <w:p w14:paraId="2F81FEF2">
            <w:pPr>
              <w:widowControl w:val="0"/>
              <w:spacing w:after="0" w:line="560" w:lineRule="exact"/>
              <w:jc w:val="center"/>
              <w:rPr>
                <w:del w:id="92" w:author="咨询组" w:date="2026-04-03T17:57:03Z"/>
                <w:rFonts w:hint="eastAsia" w:ascii="仿宋_GB2312" w:hAnsi="仿宋" w:eastAsia="仿宋_GB2312" w:cs="仿宋"/>
                <w:color w:val="000000"/>
                <w:sz w:val="28"/>
                <w:szCs w:val="28"/>
                <w:highlight w:val="none"/>
              </w:rPr>
            </w:pPr>
            <w:del w:id="93" w:author="咨询组" w:date="2026-04-03T17:57:03Z">
              <w:r>
                <w:rPr>
                  <w:rFonts w:hint="eastAsia" w:ascii="仿宋_GB2312" w:hAnsi="仿宋" w:eastAsia="仿宋_GB2312" w:cs="仿宋"/>
                  <w:color w:val="000000"/>
                  <w:sz w:val="28"/>
                  <w:szCs w:val="28"/>
                  <w:highlight w:val="none"/>
                </w:rPr>
                <w:delText>劣汰</w:delText>
              </w:r>
            </w:del>
          </w:p>
        </w:tc>
        <w:tc>
          <w:tcPr>
            <w:tcW w:w="1167" w:type="pct"/>
            <w:tcBorders>
              <w:top w:val="nil"/>
              <w:left w:val="nil"/>
              <w:bottom w:val="single" w:color="auto" w:sz="4" w:space="0"/>
              <w:right w:val="single" w:color="auto" w:sz="4" w:space="0"/>
            </w:tcBorders>
            <w:shd w:val="clear" w:color="auto" w:fill="auto"/>
            <w:noWrap/>
            <w:vAlign w:val="center"/>
          </w:tcPr>
          <w:p w14:paraId="6EEBBED4">
            <w:pPr>
              <w:widowControl w:val="0"/>
              <w:spacing w:after="0" w:line="560" w:lineRule="exact"/>
              <w:jc w:val="center"/>
              <w:rPr>
                <w:del w:id="94" w:author="咨询组" w:date="2026-04-03T17:57:03Z"/>
                <w:rFonts w:hint="eastAsia" w:ascii="仿宋_GB2312" w:hAnsi="仿宋" w:eastAsia="仿宋_GB2312" w:cs="仿宋"/>
                <w:color w:val="000000"/>
                <w:sz w:val="28"/>
                <w:szCs w:val="28"/>
                <w:highlight w:val="none"/>
              </w:rPr>
            </w:pPr>
            <w:del w:id="95" w:author="咨询组" w:date="2026-04-03T17:57:03Z">
              <w:r>
                <w:rPr>
                  <w:rFonts w:hint="eastAsia" w:ascii="仿宋_GB2312" w:hAnsi="仿宋" w:eastAsia="仿宋_GB2312" w:cs="仿宋"/>
                  <w:color w:val="000000"/>
                  <w:sz w:val="28"/>
                  <w:szCs w:val="28"/>
                  <w:highlight w:val="none"/>
                </w:rPr>
                <w:delText>&gt;=61百分位</w:delText>
              </w:r>
            </w:del>
          </w:p>
        </w:tc>
        <w:tc>
          <w:tcPr>
            <w:tcW w:w="2918" w:type="pct"/>
            <w:gridSpan w:val="2"/>
            <w:tcBorders>
              <w:top w:val="single" w:color="auto" w:sz="4" w:space="0"/>
              <w:left w:val="nil"/>
              <w:bottom w:val="single" w:color="auto" w:sz="4" w:space="0"/>
              <w:right w:val="single" w:color="auto" w:sz="4" w:space="0"/>
            </w:tcBorders>
            <w:shd w:val="clear" w:color="auto" w:fill="auto"/>
            <w:noWrap/>
            <w:vAlign w:val="center"/>
          </w:tcPr>
          <w:p w14:paraId="0002BC15">
            <w:pPr>
              <w:widowControl w:val="0"/>
              <w:spacing w:after="0" w:line="560" w:lineRule="exact"/>
              <w:ind w:firstLine="560" w:firstLineChars="200"/>
              <w:jc w:val="center"/>
              <w:rPr>
                <w:del w:id="96" w:author="咨询组" w:date="2026-04-03T17:57:03Z"/>
                <w:rFonts w:hint="eastAsia" w:ascii="仿宋_GB2312" w:hAnsi="仿宋" w:eastAsia="仿宋_GB2312" w:cs="仿宋"/>
                <w:color w:val="000000"/>
                <w:sz w:val="28"/>
                <w:szCs w:val="28"/>
                <w:highlight w:val="none"/>
              </w:rPr>
            </w:pPr>
            <w:del w:id="97" w:author="咨询组" w:date="2026-04-03T17:57:03Z">
              <w:r>
                <w:rPr>
                  <w:rFonts w:hint="eastAsia" w:ascii="仿宋_GB2312" w:hAnsi="仿宋" w:eastAsia="仿宋_GB2312" w:cs="仿宋"/>
                  <w:color w:val="000000"/>
                  <w:sz w:val="28"/>
                  <w:szCs w:val="28"/>
                  <w:highlight w:val="none"/>
                </w:rPr>
                <w:delText>&gt;=41百分位</w:delText>
              </w:r>
            </w:del>
          </w:p>
        </w:tc>
      </w:tr>
      <w:tr w14:paraId="2D29CA21">
        <w:tblPrEx>
          <w:tblCellMar>
            <w:top w:w="0" w:type="dxa"/>
            <w:left w:w="108" w:type="dxa"/>
            <w:bottom w:w="0" w:type="dxa"/>
            <w:right w:w="108" w:type="dxa"/>
          </w:tblCellMar>
        </w:tblPrEx>
        <w:trPr>
          <w:trHeight w:val="283" w:hRule="atLeast"/>
          <w:del w:id="98" w:author="咨询组" w:date="2026-04-03T17:57:03Z"/>
        </w:trPr>
        <w:tc>
          <w:tcPr>
            <w:tcW w:w="914" w:type="pct"/>
            <w:tcBorders>
              <w:top w:val="nil"/>
              <w:left w:val="single" w:color="auto" w:sz="4" w:space="0"/>
              <w:bottom w:val="single" w:color="auto" w:sz="4" w:space="0"/>
              <w:right w:val="single" w:color="auto" w:sz="4" w:space="0"/>
            </w:tcBorders>
            <w:shd w:val="clear" w:color="auto" w:fill="auto"/>
            <w:noWrap/>
            <w:vAlign w:val="center"/>
          </w:tcPr>
          <w:p w14:paraId="4A9E30FE">
            <w:pPr>
              <w:widowControl w:val="0"/>
              <w:spacing w:after="0" w:line="560" w:lineRule="exact"/>
              <w:jc w:val="center"/>
              <w:rPr>
                <w:del w:id="99" w:author="咨询组" w:date="2026-04-03T17:57:03Z"/>
                <w:rFonts w:hint="eastAsia" w:ascii="仿宋_GB2312" w:hAnsi="仿宋" w:eastAsia="仿宋_GB2312" w:cs="仿宋"/>
                <w:color w:val="000000"/>
                <w:sz w:val="28"/>
                <w:szCs w:val="28"/>
                <w:highlight w:val="none"/>
              </w:rPr>
            </w:pPr>
            <w:del w:id="100" w:author="咨询组" w:date="2026-04-03T17:57:03Z">
              <w:r>
                <w:rPr>
                  <w:rFonts w:hint="eastAsia" w:ascii="仿宋_GB2312" w:hAnsi="仿宋" w:eastAsia="仿宋_GB2312" w:cs="仿宋"/>
                  <w:color w:val="000000"/>
                  <w:sz w:val="28"/>
                  <w:szCs w:val="28"/>
                  <w:highlight w:val="none"/>
                </w:rPr>
                <w:delText>择优</w:delText>
              </w:r>
            </w:del>
          </w:p>
        </w:tc>
        <w:tc>
          <w:tcPr>
            <w:tcW w:w="1167" w:type="pct"/>
            <w:tcBorders>
              <w:top w:val="nil"/>
              <w:left w:val="nil"/>
              <w:bottom w:val="single" w:color="auto" w:sz="4" w:space="0"/>
              <w:right w:val="single" w:color="auto" w:sz="4" w:space="0"/>
            </w:tcBorders>
            <w:shd w:val="clear" w:color="auto" w:fill="auto"/>
            <w:noWrap/>
            <w:vAlign w:val="center"/>
          </w:tcPr>
          <w:p w14:paraId="46BE0C8B">
            <w:pPr>
              <w:widowControl w:val="0"/>
              <w:spacing w:after="0" w:line="560" w:lineRule="exact"/>
              <w:jc w:val="center"/>
              <w:rPr>
                <w:del w:id="101" w:author="咨询组" w:date="2026-04-03T17:57:03Z"/>
                <w:rFonts w:hint="eastAsia" w:ascii="仿宋_GB2312" w:hAnsi="仿宋" w:eastAsia="仿宋_GB2312" w:cs="仿宋"/>
                <w:color w:val="000000"/>
                <w:sz w:val="28"/>
                <w:szCs w:val="28"/>
                <w:highlight w:val="none"/>
              </w:rPr>
            </w:pPr>
            <w:del w:id="102" w:author="咨询组" w:date="2026-04-03T17:57:03Z">
              <w:r>
                <w:rPr>
                  <w:rFonts w:hint="eastAsia" w:ascii="仿宋_GB2312" w:hAnsi="仿宋" w:eastAsia="仿宋_GB2312" w:cs="仿宋"/>
                  <w:color w:val="000000"/>
                  <w:sz w:val="28"/>
                  <w:szCs w:val="28"/>
                  <w:highlight w:val="none"/>
                </w:rPr>
                <w:delText>——</w:delText>
              </w:r>
            </w:del>
          </w:p>
        </w:tc>
        <w:tc>
          <w:tcPr>
            <w:tcW w:w="2918" w:type="pct"/>
            <w:gridSpan w:val="2"/>
            <w:tcBorders>
              <w:top w:val="single" w:color="auto" w:sz="4" w:space="0"/>
              <w:left w:val="nil"/>
              <w:bottom w:val="single" w:color="auto" w:sz="4" w:space="0"/>
              <w:right w:val="single" w:color="auto" w:sz="4" w:space="0"/>
            </w:tcBorders>
            <w:shd w:val="clear" w:color="auto" w:fill="auto"/>
            <w:noWrap/>
            <w:vAlign w:val="center"/>
          </w:tcPr>
          <w:p w14:paraId="6EE79BF4">
            <w:pPr>
              <w:widowControl w:val="0"/>
              <w:spacing w:after="0" w:line="560" w:lineRule="exact"/>
              <w:ind w:firstLine="560" w:firstLineChars="200"/>
              <w:jc w:val="center"/>
              <w:rPr>
                <w:del w:id="103" w:author="咨询组" w:date="2026-04-03T17:57:03Z"/>
                <w:rFonts w:hint="eastAsia" w:ascii="仿宋_GB2312" w:hAnsi="仿宋" w:eastAsia="仿宋_GB2312" w:cs="仿宋"/>
                <w:color w:val="000000"/>
                <w:sz w:val="28"/>
                <w:szCs w:val="28"/>
                <w:highlight w:val="none"/>
              </w:rPr>
            </w:pPr>
            <w:del w:id="104" w:author="咨询组" w:date="2026-04-03T17:57:03Z">
              <w:r>
                <w:rPr>
                  <w:rFonts w:hint="eastAsia" w:ascii="仿宋_GB2312" w:hAnsi="仿宋" w:eastAsia="仿宋_GB2312" w:cs="仿宋"/>
                  <w:color w:val="000000"/>
                  <w:sz w:val="28"/>
                  <w:szCs w:val="28"/>
                  <w:highlight w:val="none"/>
                </w:rPr>
                <w:delText>&gt;=61百分位</w:delText>
              </w:r>
            </w:del>
          </w:p>
        </w:tc>
      </w:tr>
      <w:tr w14:paraId="3CD9591B">
        <w:tblPrEx>
          <w:tblCellMar>
            <w:top w:w="0" w:type="dxa"/>
            <w:left w:w="108" w:type="dxa"/>
            <w:bottom w:w="0" w:type="dxa"/>
            <w:right w:w="108" w:type="dxa"/>
          </w:tblCellMar>
        </w:tblPrEx>
        <w:trPr>
          <w:trHeight w:val="283" w:hRule="atLeast"/>
          <w:del w:id="105" w:author="咨询组" w:date="2026-04-03T17:57:03Z"/>
        </w:trPr>
        <w:tc>
          <w:tcPr>
            <w:tcW w:w="914" w:type="pct"/>
            <w:tcBorders>
              <w:top w:val="nil"/>
              <w:left w:val="single" w:color="auto" w:sz="4" w:space="0"/>
              <w:bottom w:val="single" w:color="auto" w:sz="4" w:space="0"/>
              <w:right w:val="single" w:color="auto" w:sz="4" w:space="0"/>
            </w:tcBorders>
            <w:shd w:val="clear" w:color="auto" w:fill="auto"/>
            <w:noWrap/>
            <w:vAlign w:val="center"/>
          </w:tcPr>
          <w:p w14:paraId="2A60DB82">
            <w:pPr>
              <w:widowControl w:val="0"/>
              <w:spacing w:after="0" w:line="560" w:lineRule="exact"/>
              <w:jc w:val="center"/>
              <w:rPr>
                <w:del w:id="106" w:author="咨询组" w:date="2026-04-03T17:57:03Z"/>
                <w:rFonts w:hint="eastAsia" w:ascii="仿宋_GB2312" w:hAnsi="仿宋" w:eastAsia="仿宋_GB2312" w:cs="仿宋"/>
                <w:color w:val="000000"/>
                <w:sz w:val="28"/>
                <w:szCs w:val="28"/>
                <w:highlight w:val="none"/>
              </w:rPr>
            </w:pPr>
            <w:del w:id="107" w:author="咨询组" w:date="2026-04-03T17:57:03Z">
              <w:r>
                <w:rPr>
                  <w:rFonts w:hint="eastAsia" w:ascii="仿宋_GB2312" w:hAnsi="仿宋" w:eastAsia="仿宋_GB2312" w:cs="仿宋"/>
                  <w:color w:val="000000"/>
                  <w:sz w:val="28"/>
                  <w:szCs w:val="28"/>
                  <w:highlight w:val="none"/>
                </w:rPr>
                <w:delText>常模</w:delText>
              </w:r>
            </w:del>
          </w:p>
        </w:tc>
        <w:tc>
          <w:tcPr>
            <w:tcW w:w="1167" w:type="pct"/>
            <w:tcBorders>
              <w:top w:val="nil"/>
              <w:left w:val="nil"/>
              <w:bottom w:val="single" w:color="auto" w:sz="4" w:space="0"/>
              <w:right w:val="single" w:color="auto" w:sz="4" w:space="0"/>
            </w:tcBorders>
            <w:shd w:val="clear" w:color="auto" w:fill="auto"/>
            <w:noWrap/>
            <w:vAlign w:val="center"/>
          </w:tcPr>
          <w:p w14:paraId="107E5688">
            <w:pPr>
              <w:widowControl w:val="0"/>
              <w:spacing w:after="0" w:line="560" w:lineRule="exact"/>
              <w:jc w:val="center"/>
              <w:rPr>
                <w:del w:id="108" w:author="咨询组" w:date="2026-04-03T17:57:03Z"/>
                <w:rFonts w:hint="eastAsia" w:ascii="仿宋_GB2312" w:hAnsi="仿宋" w:eastAsia="仿宋_GB2312" w:cs="仿宋"/>
                <w:color w:val="000000"/>
                <w:sz w:val="28"/>
                <w:szCs w:val="28"/>
                <w:highlight w:val="none"/>
              </w:rPr>
            </w:pPr>
            <w:del w:id="109" w:author="咨询组" w:date="2026-04-03T17:57:03Z">
              <w:r>
                <w:rPr>
                  <w:rFonts w:hint="eastAsia" w:ascii="仿宋_GB2312" w:hAnsi="仿宋" w:eastAsia="仿宋_GB2312" w:cs="仿宋"/>
                  <w:color w:val="000000"/>
                  <w:sz w:val="28"/>
                  <w:szCs w:val="28"/>
                  <w:highlight w:val="none"/>
                </w:rPr>
                <w:delText>毕业生常模</w:delText>
              </w:r>
            </w:del>
          </w:p>
        </w:tc>
        <w:tc>
          <w:tcPr>
            <w:tcW w:w="1083" w:type="pct"/>
            <w:tcBorders>
              <w:top w:val="nil"/>
              <w:left w:val="nil"/>
              <w:bottom w:val="single" w:color="auto" w:sz="4" w:space="0"/>
              <w:right w:val="single" w:color="auto" w:sz="4" w:space="0"/>
            </w:tcBorders>
            <w:shd w:val="clear" w:color="auto" w:fill="auto"/>
            <w:noWrap/>
            <w:vAlign w:val="center"/>
          </w:tcPr>
          <w:p w14:paraId="3E7C4657">
            <w:pPr>
              <w:widowControl w:val="0"/>
              <w:spacing w:after="0" w:line="560" w:lineRule="exact"/>
              <w:jc w:val="center"/>
              <w:rPr>
                <w:del w:id="110" w:author="咨询组" w:date="2026-04-03T17:57:03Z"/>
                <w:rFonts w:hint="eastAsia" w:ascii="仿宋_GB2312" w:hAnsi="仿宋" w:eastAsia="仿宋_GB2312" w:cs="仿宋"/>
                <w:color w:val="000000"/>
                <w:sz w:val="28"/>
                <w:szCs w:val="28"/>
                <w:highlight w:val="none"/>
              </w:rPr>
            </w:pPr>
            <w:del w:id="111" w:author="咨询组" w:date="2026-04-03T17:57:03Z">
              <w:r>
                <w:rPr>
                  <w:rFonts w:hint="eastAsia" w:ascii="仿宋_GB2312" w:hAnsi="仿宋" w:eastAsia="仿宋_GB2312" w:cs="仿宋"/>
                  <w:color w:val="000000"/>
                  <w:sz w:val="28"/>
                  <w:szCs w:val="28"/>
                  <w:highlight w:val="none"/>
                </w:rPr>
                <w:delText>管理者常模</w:delText>
              </w:r>
            </w:del>
          </w:p>
        </w:tc>
        <w:tc>
          <w:tcPr>
            <w:tcW w:w="1834" w:type="pct"/>
            <w:tcBorders>
              <w:top w:val="nil"/>
              <w:left w:val="nil"/>
              <w:bottom w:val="single" w:color="auto" w:sz="4" w:space="0"/>
              <w:right w:val="single" w:color="auto" w:sz="4" w:space="0"/>
            </w:tcBorders>
            <w:shd w:val="clear" w:color="auto" w:fill="auto"/>
            <w:noWrap/>
            <w:vAlign w:val="center"/>
          </w:tcPr>
          <w:p w14:paraId="6C712F5B">
            <w:pPr>
              <w:widowControl w:val="0"/>
              <w:spacing w:after="0" w:line="560" w:lineRule="exact"/>
              <w:jc w:val="center"/>
              <w:rPr>
                <w:del w:id="112" w:author="咨询组" w:date="2026-04-03T17:57:03Z"/>
                <w:rFonts w:hint="eastAsia" w:ascii="仿宋_GB2312" w:hAnsi="仿宋" w:eastAsia="仿宋_GB2312" w:cs="仿宋"/>
                <w:color w:val="000000"/>
                <w:sz w:val="28"/>
                <w:szCs w:val="28"/>
                <w:highlight w:val="none"/>
              </w:rPr>
            </w:pPr>
            <w:del w:id="113" w:author="咨询组" w:date="2026-04-03T17:57:03Z">
              <w:r>
                <w:rPr>
                  <w:rFonts w:hint="eastAsia" w:ascii="仿宋_GB2312" w:hAnsi="仿宋" w:eastAsia="仿宋_GB2312" w:cs="仿宋"/>
                  <w:color w:val="000000"/>
                  <w:sz w:val="28"/>
                  <w:szCs w:val="28"/>
                  <w:highlight w:val="none"/>
                </w:rPr>
                <w:delText>专业人士常模</w:delText>
              </w:r>
            </w:del>
          </w:p>
        </w:tc>
      </w:tr>
    </w:tbl>
    <w:p w14:paraId="554A3D4D">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注：应届生为毕业1年内且无工作经验的全日制毕业生，</w:t>
      </w:r>
    </w:p>
    <w:p w14:paraId="3BF99D5A">
      <w:pPr>
        <w:widowControl w:val="0"/>
        <w:spacing w:after="0" w:line="560" w:lineRule="exact"/>
        <w:ind w:firstLine="640" w:firstLineChars="200"/>
        <w:jc w:val="both"/>
        <w:rPr>
          <w:ins w:id="114" w:author="咨询组" w:date="2026-04-03T18:00:14Z"/>
          <w:rFonts w:hint="eastAsia" w:ascii="仿宋_GB2312" w:hAnsi="仿宋" w:eastAsia="仿宋_GB2312" w:cs="仿宋"/>
          <w:color w:val="000000"/>
          <w:sz w:val="32"/>
          <w:szCs w:val="32"/>
          <w:highlight w:val="none"/>
        </w:rPr>
      </w:pPr>
      <w:ins w:id="115" w:author="咨询组" w:date="2026-04-03T18:00:14Z">
        <w:r>
          <w:rPr>
            <w:rFonts w:hint="eastAsia" w:ascii="仿宋_GB2312" w:hAnsi="仿宋" w:eastAsia="仿宋_GB2312" w:cs="仿宋"/>
            <w:color w:val="000000"/>
            <w:sz w:val="32"/>
            <w:szCs w:val="32"/>
            <w:highlight w:val="none"/>
            <w:lang w:eastAsia="zh-CN"/>
          </w:rPr>
          <w:t>如获取最高学历之前有工作经验，在获取</w:t>
        </w:r>
      </w:ins>
      <w:ins w:id="116" w:author="咨询组" w:date="2026-04-03T18:00:14Z">
        <w:r>
          <w:rPr>
            <w:rFonts w:hint="eastAsia" w:ascii="仿宋_GB2312" w:hAnsi="仿宋" w:eastAsia="仿宋_GB2312" w:cs="仿宋"/>
            <w:color w:val="000000"/>
            <w:sz w:val="32"/>
            <w:szCs w:val="32"/>
            <w:highlight w:val="none"/>
            <w:lang w:val="en-US" w:eastAsia="zh-CN"/>
          </w:rPr>
          <w:t>全日制</w:t>
        </w:r>
      </w:ins>
      <w:ins w:id="117" w:author="咨询组" w:date="2026-04-03T18:00:14Z">
        <w:r>
          <w:rPr>
            <w:rFonts w:hint="eastAsia" w:ascii="仿宋_GB2312" w:hAnsi="仿宋" w:eastAsia="仿宋_GB2312" w:cs="仿宋"/>
            <w:color w:val="000000"/>
            <w:sz w:val="32"/>
            <w:szCs w:val="32"/>
            <w:highlight w:val="none"/>
            <w:lang w:eastAsia="zh-CN"/>
          </w:rPr>
          <w:t>最高学历后1年内</w:t>
        </w:r>
      </w:ins>
      <w:ins w:id="118" w:author="咨询组" w:date="2026-04-03T18:00:14Z">
        <w:r>
          <w:rPr>
            <w:rFonts w:hint="eastAsia" w:ascii="仿宋_GB2312" w:hAnsi="仿宋" w:eastAsia="仿宋_GB2312" w:cs="仿宋"/>
            <w:color w:val="000000"/>
            <w:sz w:val="32"/>
            <w:szCs w:val="32"/>
            <w:highlight w:val="none"/>
            <w:lang w:val="en-US" w:eastAsia="zh-CN"/>
          </w:rPr>
          <w:t>无工作经验的</w:t>
        </w:r>
      </w:ins>
      <w:ins w:id="119" w:author="咨询组" w:date="2026-04-03T18:00:14Z">
        <w:r>
          <w:rPr>
            <w:rFonts w:hint="eastAsia" w:ascii="仿宋_GB2312" w:hAnsi="仿宋" w:eastAsia="仿宋_GB2312" w:cs="仿宋"/>
            <w:color w:val="000000"/>
            <w:sz w:val="32"/>
            <w:szCs w:val="32"/>
            <w:highlight w:val="none"/>
            <w:lang w:eastAsia="zh-CN"/>
          </w:rPr>
          <w:t>仍属于应届生。</w:t>
        </w:r>
      </w:ins>
    </w:p>
    <w:p w14:paraId="1109ED49">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与人才规划2</w:t>
      </w:r>
      <w:r>
        <w:rPr>
          <w:rFonts w:ascii="仿宋_GB2312" w:hAnsi="仿宋" w:eastAsia="仿宋_GB2312" w:cs="仿宋"/>
          <w:color w:val="000000"/>
          <w:sz w:val="32"/>
          <w:szCs w:val="32"/>
          <w:highlight w:val="none"/>
        </w:rPr>
        <w:t>.0</w:t>
      </w:r>
      <w:r>
        <w:rPr>
          <w:rFonts w:hint="eastAsia" w:ascii="仿宋_GB2312" w:hAnsi="仿宋" w:eastAsia="仿宋_GB2312" w:cs="仿宋"/>
          <w:color w:val="000000"/>
          <w:sz w:val="32"/>
          <w:szCs w:val="32"/>
          <w:highlight w:val="none"/>
        </w:rPr>
        <w:t>口径保持一致，包含校招渠道应届生与社招渠道应届生（下同）。</w:t>
      </w:r>
    </w:p>
    <w:p w14:paraId="0F1B16D7">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ascii="仿宋_GB2312" w:hAnsi="仿宋" w:eastAsia="仿宋_GB2312" w:cs="仿宋"/>
          <w:color w:val="000000"/>
          <w:sz w:val="32"/>
          <w:szCs w:val="32"/>
          <w:highlight w:val="none"/>
        </w:rPr>
        <w:t>劣汰分数线以上可进入复试环节。</w:t>
      </w:r>
      <w:r>
        <w:rPr>
          <w:rFonts w:hint="eastAsia" w:ascii="仿宋_GB2312" w:hAnsi="仿宋" w:eastAsia="仿宋_GB2312" w:cs="仿宋"/>
          <w:color w:val="000000"/>
          <w:sz w:val="32"/>
          <w:szCs w:val="32"/>
          <w:highlight w:val="none"/>
        </w:rPr>
        <w:t>若候选人特别优秀或因工作特殊需要，可放宽分数线要求，由HRBP向上级单位人力负责人提请破格招聘报告（应充分说明市场开拓前沿、生产一线攻坚、重大项目攻关等业务亟需理由，及其个人过往履历与能力突出表现），经同意后执行录用。</w:t>
      </w:r>
    </w:p>
    <w:p w14:paraId="738D2AD2">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4.测评结果有效期：1年，有效期内若候选人重复投递职位，已通过同</w:t>
      </w:r>
      <w:r>
        <w:rPr>
          <w:rFonts w:hint="eastAsia" w:ascii="仿宋_GB2312" w:hAnsi="仿宋" w:eastAsia="仿宋_GB2312" w:cs="仿宋"/>
          <w:color w:val="000000"/>
          <w:sz w:val="32"/>
          <w:szCs w:val="32"/>
          <w:highlight w:val="none"/>
          <w:lang w:val="en-US" w:eastAsia="zh-CN"/>
        </w:rPr>
        <w:t>常模类型</w:t>
      </w:r>
      <w:r>
        <w:rPr>
          <w:rFonts w:hint="eastAsia" w:ascii="仿宋_GB2312" w:hAnsi="仿宋" w:eastAsia="仿宋_GB2312" w:cs="仿宋"/>
          <w:color w:val="000000"/>
          <w:sz w:val="32"/>
          <w:szCs w:val="32"/>
          <w:highlight w:val="none"/>
        </w:rPr>
        <w:t>测评分数线的，</w:t>
      </w:r>
      <w:r>
        <w:rPr>
          <w:rFonts w:hint="eastAsia" w:ascii="仿宋_GB2312" w:hAnsi="仿宋" w:eastAsia="仿宋_GB2312" w:cs="仿宋"/>
          <w:color w:val="000000"/>
          <w:sz w:val="32"/>
          <w:szCs w:val="32"/>
          <w:highlight w:val="none"/>
          <w:lang w:val="en-US" w:eastAsia="zh-CN"/>
        </w:rPr>
        <w:t>无需</w:t>
      </w:r>
      <w:r>
        <w:rPr>
          <w:rFonts w:hint="eastAsia" w:ascii="仿宋_GB2312" w:hAnsi="仿宋" w:eastAsia="仿宋_GB2312" w:cs="仿宋"/>
          <w:color w:val="000000"/>
          <w:sz w:val="32"/>
          <w:szCs w:val="32"/>
          <w:highlight w:val="none"/>
        </w:rPr>
        <w:t>重复测评。</w:t>
      </w:r>
    </w:p>
    <w:p w14:paraId="3E217E76">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5.复测流程：若因候选人操作问题等特殊情况导致测评结果无法应用，由HRBP视情况判断是否复测，第</w:t>
      </w:r>
      <w:r>
        <w:rPr>
          <w:rFonts w:ascii="仿宋_GB2312" w:hAnsi="仿宋" w:eastAsia="仿宋_GB2312" w:cs="仿宋"/>
          <w:color w:val="000000"/>
          <w:sz w:val="32"/>
          <w:szCs w:val="32"/>
          <w:highlight w:val="none"/>
        </w:rPr>
        <w:t>1</w:t>
      </w:r>
      <w:r>
        <w:rPr>
          <w:rFonts w:hint="eastAsia" w:ascii="仿宋_GB2312" w:hAnsi="仿宋" w:eastAsia="仿宋_GB2312" w:cs="仿宋"/>
          <w:color w:val="000000"/>
          <w:sz w:val="32"/>
          <w:szCs w:val="32"/>
          <w:highlight w:val="none"/>
        </w:rPr>
        <w:t>次复测无需审批，</w:t>
      </w:r>
      <w:r>
        <w:rPr>
          <w:rFonts w:hint="eastAsia" w:ascii="仿宋_GB2312" w:hAnsi="仿宋" w:eastAsia="仿宋_GB2312" w:cs="仿宋"/>
          <w:color w:val="000000"/>
          <w:sz w:val="32"/>
          <w:szCs w:val="32"/>
          <w:highlight w:val="none"/>
          <w:lang w:val="en-US" w:eastAsia="zh-CN"/>
        </w:rPr>
        <w:t>后续</w:t>
      </w:r>
      <w:r>
        <w:rPr>
          <w:rFonts w:hint="eastAsia" w:ascii="仿宋_GB2312" w:hAnsi="仿宋" w:eastAsia="仿宋_GB2312" w:cs="仿宋"/>
          <w:color w:val="000000"/>
          <w:sz w:val="32"/>
          <w:szCs w:val="32"/>
          <w:highlight w:val="none"/>
        </w:rPr>
        <w:t>复测须经</w:t>
      </w:r>
      <w:r>
        <w:rPr>
          <w:rFonts w:hint="eastAsia" w:ascii="仿宋_GB2312" w:hAnsi="仿宋" w:eastAsia="仿宋_GB2312" w:cs="仿宋"/>
          <w:color w:val="000000"/>
          <w:sz w:val="32"/>
          <w:szCs w:val="32"/>
          <w:highlight w:val="none"/>
          <w:lang w:val="en-US" w:eastAsia="zh-CN"/>
        </w:rPr>
        <w:t>应聘岗位</w:t>
      </w:r>
      <w:r>
        <w:rPr>
          <w:rFonts w:hint="eastAsia" w:ascii="仿宋_GB2312" w:hAnsi="仿宋" w:eastAsia="仿宋_GB2312" w:cs="仿宋"/>
          <w:color w:val="000000"/>
          <w:sz w:val="32"/>
          <w:szCs w:val="32"/>
          <w:highlight w:val="none"/>
        </w:rPr>
        <w:t>的</w:t>
      </w:r>
      <w:r>
        <w:rPr>
          <w:rFonts w:hint="eastAsia" w:ascii="仿宋_GB2312" w:hAnsi="仿宋" w:eastAsia="仿宋_GB2312" w:cs="仿宋"/>
          <w:color w:val="000000"/>
          <w:sz w:val="32"/>
          <w:szCs w:val="32"/>
          <w:highlight w:val="none"/>
          <w:lang w:val="en-US" w:eastAsia="zh-CN"/>
        </w:rPr>
        <w:t>直接</w:t>
      </w:r>
      <w:r>
        <w:rPr>
          <w:rFonts w:hint="eastAsia" w:ascii="仿宋_GB2312" w:hAnsi="仿宋" w:eastAsia="仿宋_GB2312" w:cs="仿宋"/>
          <w:color w:val="000000"/>
          <w:sz w:val="32"/>
          <w:szCs w:val="32"/>
          <w:highlight w:val="none"/>
        </w:rPr>
        <w:t>上级邮件同意后，由SSC招聘组再次推送测评。</w:t>
      </w:r>
    </w:p>
    <w:p w14:paraId="7BAB5A8F">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4E873310">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（二）</w:t>
      </w:r>
      <w:ins w:id="120" w:author="咨询组" w:date="2026-04-03T19:48:37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领导力测评</w:t>
      </w:r>
    </w:p>
    <w:p w14:paraId="0DF00DB1">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各单位根据</w:t>
      </w:r>
      <w:r>
        <w:rPr>
          <w:rFonts w:hint="eastAsia" w:ascii="仿宋_GB2312" w:hAnsi="仿宋" w:eastAsia="仿宋_GB2312" w:cs="仿宋"/>
          <w:color w:val="000000"/>
          <w:sz w:val="32"/>
          <w:szCs w:val="32"/>
          <w:highlight w:val="none"/>
          <w:lang w:val="en-US" w:eastAsia="zh-CN"/>
        </w:rPr>
        <w:t>用人</w:t>
      </w:r>
      <w:r>
        <w:rPr>
          <w:rFonts w:hint="eastAsia" w:ascii="仿宋_GB2312" w:hAnsi="仿宋" w:eastAsia="仿宋_GB2312" w:cs="仿宋"/>
          <w:color w:val="000000"/>
          <w:sz w:val="32"/>
          <w:szCs w:val="32"/>
          <w:highlight w:val="none"/>
        </w:rPr>
        <w:t>需求</w:t>
      </w:r>
      <w:r>
        <w:rPr>
          <w:rFonts w:hint="eastAsia" w:ascii="仿宋_GB2312" w:hAnsi="仿宋" w:eastAsia="仿宋_GB2312" w:cs="仿宋"/>
          <w:color w:val="000000"/>
          <w:sz w:val="32"/>
          <w:szCs w:val="32"/>
          <w:highlight w:val="none"/>
          <w:lang w:val="en-US" w:eastAsia="zh-CN"/>
        </w:rPr>
        <w:t>选择性开展领导力测评，由SSC招聘组</w:t>
      </w:r>
      <w:r>
        <w:rPr>
          <w:rFonts w:hint="eastAsia" w:ascii="仿宋_GB2312" w:hAnsi="仿宋" w:eastAsia="仿宋_GB2312" w:cs="仿宋"/>
          <w:color w:val="000000"/>
          <w:sz w:val="32"/>
          <w:szCs w:val="32"/>
          <w:highlight w:val="none"/>
        </w:rPr>
        <w:t>推送测评，测评结果供面试及用人决策时参考使用。</w:t>
      </w:r>
    </w:p>
    <w:p w14:paraId="32F51277">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针对不同群体应使用对应的领导力测评问卷：</w:t>
      </w:r>
    </w:p>
    <w:p w14:paraId="6551A123">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1.L</w:t>
      </w:r>
      <w:r>
        <w:rPr>
          <w:rFonts w:ascii="仿宋_GB2312" w:hAnsi="仿宋" w:eastAsia="仿宋_GB2312" w:cs="仿宋"/>
          <w:color w:val="000000"/>
          <w:sz w:val="32"/>
          <w:szCs w:val="32"/>
          <w:highlight w:val="none"/>
        </w:rPr>
        <w:t>1</w:t>
      </w:r>
      <w:r>
        <w:rPr>
          <w:rFonts w:hint="eastAsia" w:ascii="仿宋_GB2312" w:hAnsi="仿宋" w:eastAsia="仿宋_GB2312" w:cs="仿宋"/>
          <w:color w:val="000000"/>
          <w:sz w:val="32"/>
          <w:szCs w:val="32"/>
          <w:highlight w:val="none"/>
          <w:lang w:val="en-US" w:eastAsia="zh-CN"/>
        </w:rPr>
        <w:t>层级管理者测评</w:t>
      </w:r>
      <w:r>
        <w:rPr>
          <w:rFonts w:hint="eastAsia" w:ascii="仿宋_GB2312" w:hAnsi="仿宋" w:eastAsia="仿宋_GB2312" w:cs="仿宋"/>
          <w:color w:val="000000"/>
          <w:sz w:val="32"/>
          <w:szCs w:val="32"/>
          <w:highlight w:val="none"/>
        </w:rPr>
        <w:t>：经理级；</w:t>
      </w:r>
    </w:p>
    <w:p w14:paraId="58DAB5B7">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2.L</w:t>
      </w:r>
      <w:r>
        <w:rPr>
          <w:rFonts w:ascii="仿宋_GB2312" w:hAnsi="仿宋" w:eastAsia="仿宋_GB2312" w:cs="仿宋"/>
          <w:color w:val="000000"/>
          <w:sz w:val="32"/>
          <w:szCs w:val="32"/>
          <w:highlight w:val="none"/>
        </w:rPr>
        <w:t>2</w:t>
      </w:r>
      <w:r>
        <w:rPr>
          <w:rFonts w:hint="eastAsia" w:ascii="仿宋_GB2312" w:hAnsi="仿宋" w:eastAsia="仿宋_GB2312" w:cs="仿宋"/>
          <w:color w:val="000000"/>
          <w:sz w:val="32"/>
          <w:szCs w:val="32"/>
          <w:highlight w:val="none"/>
          <w:lang w:val="en-US" w:eastAsia="zh-CN"/>
        </w:rPr>
        <w:t>层级管理者测评</w:t>
      </w:r>
      <w:r>
        <w:rPr>
          <w:rFonts w:hint="eastAsia" w:ascii="仿宋_GB2312" w:hAnsi="仿宋" w:eastAsia="仿宋_GB2312" w:cs="仿宋"/>
          <w:color w:val="000000"/>
          <w:sz w:val="32"/>
          <w:szCs w:val="32"/>
          <w:highlight w:val="none"/>
        </w:rPr>
        <w:t>：资深管理人员、M5；</w:t>
      </w:r>
    </w:p>
    <w:p w14:paraId="762BF091">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3.L</w:t>
      </w:r>
      <w:r>
        <w:rPr>
          <w:rFonts w:ascii="仿宋_GB2312" w:hAnsi="仿宋" w:eastAsia="仿宋_GB2312" w:cs="仿宋"/>
          <w:color w:val="000000"/>
          <w:sz w:val="32"/>
          <w:szCs w:val="32"/>
          <w:highlight w:val="none"/>
        </w:rPr>
        <w:t>3</w:t>
      </w:r>
      <w:r>
        <w:rPr>
          <w:rFonts w:hint="eastAsia" w:ascii="仿宋_GB2312" w:hAnsi="仿宋" w:eastAsia="仿宋_GB2312" w:cs="仿宋"/>
          <w:color w:val="000000"/>
          <w:sz w:val="32"/>
          <w:szCs w:val="32"/>
          <w:highlight w:val="none"/>
          <w:lang w:val="en-US" w:eastAsia="zh-CN"/>
        </w:rPr>
        <w:t>层级管理者测评</w:t>
      </w:r>
      <w:r>
        <w:rPr>
          <w:rFonts w:hint="eastAsia" w:ascii="仿宋_GB2312" w:hAnsi="仿宋" w:eastAsia="仿宋_GB2312" w:cs="仿宋"/>
          <w:color w:val="000000"/>
          <w:sz w:val="32"/>
          <w:szCs w:val="32"/>
          <w:highlight w:val="none"/>
        </w:rPr>
        <w:t>：M</w:t>
      </w:r>
      <w:r>
        <w:rPr>
          <w:rFonts w:ascii="仿宋_GB2312" w:hAnsi="仿宋" w:eastAsia="仿宋_GB2312" w:cs="仿宋"/>
          <w:color w:val="000000"/>
          <w:sz w:val="32"/>
          <w:szCs w:val="32"/>
          <w:highlight w:val="none"/>
        </w:rPr>
        <w:t>6</w:t>
      </w:r>
      <w:r>
        <w:rPr>
          <w:rFonts w:hint="eastAsia" w:ascii="仿宋_GB2312" w:hAnsi="仿宋" w:eastAsia="仿宋_GB2312" w:cs="仿宋"/>
          <w:color w:val="000000"/>
          <w:sz w:val="32"/>
          <w:szCs w:val="32"/>
          <w:highlight w:val="none"/>
        </w:rPr>
        <w:t>。</w:t>
      </w:r>
    </w:p>
    <w:p w14:paraId="3DCAF3CA">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603564E7">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第十三条</w:t>
      </w:r>
      <w:r>
        <w:rPr>
          <w:rFonts w:hint="eastAsia" w:ascii="仿宋_GB2312" w:hAnsi="仿宋" w:eastAsia="仿宋_GB2312" w:cs="仿宋"/>
          <w:color w:val="000000"/>
          <w:sz w:val="32"/>
          <w:szCs w:val="32"/>
          <w:highlight w:val="none"/>
        </w:rPr>
        <w:t>笔试</w:t>
      </w:r>
    </w:p>
    <w:p w14:paraId="76970B84">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外招笔试以行业和专业知识考查为主，不应涉及公司内部制度、流程等方面内容。</w:t>
      </w:r>
    </w:p>
    <w:p w14:paraId="4100E029">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各单位</w:t>
      </w:r>
      <w:r>
        <w:rPr>
          <w:rFonts w:hint="eastAsia" w:ascii="仿宋_GB2312" w:hAnsi="仿宋" w:eastAsia="仿宋_GB2312" w:cs="仿宋"/>
          <w:color w:val="000000"/>
          <w:sz w:val="32"/>
          <w:szCs w:val="32"/>
          <w:highlight w:val="none"/>
          <w:lang w:val="en-US" w:eastAsia="zh-CN"/>
        </w:rPr>
        <w:t>/各序列</w:t>
      </w:r>
      <w:r>
        <w:rPr>
          <w:rFonts w:hint="eastAsia" w:ascii="仿宋_GB2312" w:hAnsi="仿宋" w:eastAsia="仿宋_GB2312" w:cs="仿宋"/>
          <w:color w:val="000000"/>
          <w:sz w:val="32"/>
          <w:szCs w:val="32"/>
          <w:highlight w:val="none"/>
        </w:rPr>
        <w:t>根据用人需求选择性开展笔试，笔试的环节、题目、分数线等要求由各单位</w:t>
      </w:r>
      <w:r>
        <w:rPr>
          <w:rFonts w:hint="eastAsia" w:ascii="仿宋_GB2312" w:hAnsi="仿宋" w:eastAsia="仿宋_GB2312" w:cs="仿宋"/>
          <w:color w:val="000000"/>
          <w:sz w:val="32"/>
          <w:szCs w:val="32"/>
          <w:highlight w:val="none"/>
          <w:lang w:val="en-US" w:eastAsia="zh-CN"/>
        </w:rPr>
        <w:t>/各专业序列</w:t>
      </w:r>
      <w:r>
        <w:rPr>
          <w:rFonts w:hint="eastAsia" w:ascii="仿宋_GB2312" w:hAnsi="仿宋" w:eastAsia="仿宋_GB2312" w:cs="仿宋"/>
          <w:color w:val="000000"/>
          <w:sz w:val="32"/>
          <w:szCs w:val="32"/>
          <w:highlight w:val="none"/>
        </w:rPr>
        <w:t>自行确定。</w:t>
      </w:r>
    </w:p>
    <w:p w14:paraId="0C5F7585">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线上笔试由SSC招聘组推送笔试链接，线下笔试由HRBP组织实施。</w:t>
      </w:r>
    </w:p>
    <w:p w14:paraId="5CB7A641">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3AE22BD7">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第十四条</w:t>
      </w:r>
      <w:ins w:id="121" w:author="咨询组" w:date="2026-04-03T19:48:47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录用及offer发放</w:t>
      </w:r>
    </w:p>
    <w:p w14:paraId="0A4D08C6">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eastAsia="zh-CN"/>
        </w:rPr>
      </w:pPr>
      <w:r>
        <w:rPr>
          <w:rFonts w:hint="eastAsia" w:ascii="仿宋_GB2312" w:hAnsi="仿宋" w:eastAsia="仿宋_GB2312" w:cs="仿宋"/>
          <w:color w:val="000000"/>
          <w:sz w:val="32"/>
          <w:szCs w:val="32"/>
          <w:highlight w:val="none"/>
        </w:rPr>
        <w:t>用人部门根据测评、笔试、面试的综合结果做出录用判断，确定拟录用人选</w:t>
      </w:r>
      <w:r>
        <w:rPr>
          <w:rFonts w:hint="eastAsia" w:ascii="仿宋_GB2312" w:hAnsi="仿宋" w:eastAsia="仿宋_GB2312" w:cs="仿宋"/>
          <w:color w:val="000000"/>
          <w:sz w:val="32"/>
          <w:szCs w:val="32"/>
          <w:highlight w:val="none"/>
          <w:lang w:eastAsia="zh-CN"/>
        </w:rPr>
        <w:t>。</w:t>
      </w:r>
    </w:p>
    <w:p w14:paraId="4B1DD377">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eastAsia="zh-CN"/>
        </w:rPr>
      </w:pPr>
      <w:r>
        <w:rPr>
          <w:rFonts w:hint="eastAsia" w:ascii="仿宋_GB2312" w:hAnsi="仿宋" w:eastAsia="仿宋_GB2312" w:cs="仿宋"/>
          <w:color w:val="000000"/>
          <w:sz w:val="32"/>
          <w:szCs w:val="32"/>
          <w:highlight w:val="none"/>
        </w:rPr>
        <w:t>SSC</w:t>
      </w:r>
      <w:r>
        <w:rPr>
          <w:rFonts w:hint="eastAsia" w:ascii="仿宋_GB2312" w:hAnsi="仿宋" w:eastAsia="仿宋_GB2312" w:cs="仿宋"/>
          <w:color w:val="000000"/>
          <w:sz w:val="32"/>
          <w:szCs w:val="32"/>
          <w:highlight w:val="none"/>
          <w:lang w:val="en-US" w:eastAsia="zh-CN"/>
        </w:rPr>
        <w:t>招聘人员负责</w:t>
      </w:r>
      <w:r>
        <w:rPr>
          <w:rFonts w:hint="eastAsia" w:ascii="仿宋_GB2312" w:hAnsi="仿宋" w:eastAsia="仿宋_GB2312" w:cs="仿宋"/>
          <w:color w:val="000000"/>
          <w:sz w:val="32"/>
          <w:szCs w:val="32"/>
          <w:highlight w:val="none"/>
        </w:rPr>
        <w:t>录用</w:t>
      </w:r>
      <w:r>
        <w:rPr>
          <w:rFonts w:hint="eastAsia" w:ascii="仿宋_GB2312" w:hAnsi="仿宋" w:eastAsia="仿宋_GB2312" w:cs="仿宋"/>
          <w:color w:val="000000"/>
          <w:sz w:val="32"/>
          <w:szCs w:val="32"/>
          <w:highlight w:val="none"/>
          <w:lang w:val="en-US" w:eastAsia="zh-CN"/>
        </w:rPr>
        <w:t>定薪</w:t>
      </w:r>
      <w:r>
        <w:rPr>
          <w:rFonts w:hint="eastAsia" w:ascii="仿宋_GB2312" w:hAnsi="仿宋" w:eastAsia="仿宋_GB2312" w:cs="仿宋"/>
          <w:color w:val="000000"/>
          <w:sz w:val="32"/>
          <w:szCs w:val="32"/>
          <w:highlight w:val="none"/>
        </w:rPr>
        <w:t>材料的收集，</w:t>
      </w:r>
      <w:r>
        <w:rPr>
          <w:rFonts w:hint="eastAsia" w:ascii="仿宋_GB2312" w:hAnsi="仿宋" w:eastAsia="仿宋_GB2312" w:cs="仿宋"/>
          <w:color w:val="000000"/>
          <w:sz w:val="32"/>
          <w:szCs w:val="32"/>
          <w:highlight w:val="none"/>
          <w:lang w:val="en-US" w:eastAsia="zh-CN"/>
        </w:rPr>
        <w:t>并</w:t>
      </w:r>
      <w:r>
        <w:rPr>
          <w:rFonts w:hint="eastAsia" w:ascii="仿宋_GB2312" w:hAnsi="仿宋" w:eastAsia="仿宋_GB2312" w:cs="仿宋"/>
          <w:color w:val="000000"/>
          <w:sz w:val="32"/>
          <w:szCs w:val="32"/>
          <w:highlight w:val="none"/>
        </w:rPr>
        <w:t>基本核实候选人身份信息、学历信息（关注</w:t>
      </w:r>
      <w:r>
        <w:rPr>
          <w:rFonts w:ascii="仿宋_GB2312" w:hAnsi="仿宋" w:eastAsia="仿宋_GB2312" w:cs="仿宋"/>
          <w:color w:val="000000"/>
          <w:sz w:val="32"/>
          <w:szCs w:val="32"/>
          <w:highlight w:val="none"/>
        </w:rPr>
        <w:t>身份证信息与候选人提供的其他资料是否一致</w:t>
      </w:r>
      <w:r>
        <w:rPr>
          <w:rFonts w:hint="eastAsia" w:ascii="仿宋_GB2312" w:hAnsi="仿宋" w:eastAsia="仿宋_GB2312" w:cs="仿宋"/>
          <w:color w:val="000000"/>
          <w:sz w:val="32"/>
          <w:szCs w:val="32"/>
          <w:highlight w:val="none"/>
        </w:rPr>
        <w:t>，学历可通过学信网验证）</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录用定薪附件材料包括：候选人身份证正反面、</w:t>
      </w:r>
      <w:r>
        <w:rPr>
          <w:rFonts w:hint="eastAsia" w:ascii="仿宋_GB2312" w:hAnsi="仿宋" w:eastAsia="仿宋_GB2312" w:cs="仿宋"/>
          <w:color w:val="000000"/>
          <w:sz w:val="32"/>
          <w:szCs w:val="32"/>
          <w:highlight w:val="none"/>
          <w:lang w:val="en-US" w:eastAsia="zh-CN"/>
        </w:rPr>
        <w:t>毕业</w:t>
      </w:r>
      <w:r>
        <w:rPr>
          <w:rFonts w:hint="eastAsia" w:ascii="仿宋_GB2312" w:hAnsi="仿宋" w:eastAsia="仿宋_GB2312" w:cs="仿宋"/>
          <w:color w:val="000000"/>
          <w:sz w:val="32"/>
          <w:szCs w:val="32"/>
          <w:highlight w:val="none"/>
        </w:rPr>
        <w:t>证（如有）、学位证（如有）、应聘登记表、测评报告（如有）、笔试报告（如有）、背调报告（仅针对干部及</w:t>
      </w:r>
      <w:r>
        <w:rPr>
          <w:rFonts w:hint="eastAsia" w:ascii="仿宋_GB2312" w:hAnsi="仿宋" w:eastAsia="仿宋_GB2312" w:cs="仿宋"/>
          <w:color w:val="000000"/>
          <w:sz w:val="32"/>
          <w:szCs w:val="32"/>
          <w:highlight w:val="none"/>
          <w:lang w:val="en-US" w:eastAsia="zh-CN"/>
        </w:rPr>
        <w:t>资深管理人员</w:t>
      </w:r>
      <w:r>
        <w:rPr>
          <w:rFonts w:hint="eastAsia"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若</w:t>
      </w:r>
      <w:r>
        <w:rPr>
          <w:rFonts w:hint="eastAsia" w:ascii="仿宋_GB2312" w:hAnsi="仿宋" w:eastAsia="仿宋_GB2312" w:cs="仿宋"/>
          <w:color w:val="000000"/>
          <w:sz w:val="32"/>
          <w:szCs w:val="32"/>
          <w:highlight w:val="none"/>
        </w:rPr>
        <w:t>因</w:t>
      </w:r>
      <w:r>
        <w:rPr>
          <w:rFonts w:hint="eastAsia" w:ascii="仿宋_GB2312" w:hAnsi="仿宋" w:eastAsia="仿宋_GB2312" w:cs="仿宋"/>
          <w:color w:val="000000"/>
          <w:sz w:val="32"/>
          <w:szCs w:val="32"/>
          <w:highlight w:val="none"/>
          <w:lang w:val="en-US" w:eastAsia="zh-CN"/>
        </w:rPr>
        <w:t>丢失、损毁</w:t>
      </w:r>
      <w:r>
        <w:rPr>
          <w:rFonts w:hint="eastAsia" w:ascii="仿宋_GB2312" w:hAnsi="仿宋" w:eastAsia="仿宋_GB2312" w:cs="仿宋"/>
          <w:color w:val="000000"/>
          <w:sz w:val="32"/>
          <w:szCs w:val="32"/>
          <w:highlight w:val="none"/>
        </w:rPr>
        <w:t>、院校限制等客观原因导致无毕业证/学位证，提供学历学位在线验证报告（即《教育部学历证书电子注册备案表》和《中国高等教育学位在线验证报告》）也可入职</w:t>
      </w:r>
      <w:r>
        <w:rPr>
          <w:rFonts w:hint="eastAsia" w:ascii="仿宋_GB2312" w:hAnsi="仿宋" w:eastAsia="仿宋_GB2312" w:cs="仿宋"/>
          <w:color w:val="000000"/>
          <w:sz w:val="32"/>
          <w:szCs w:val="32"/>
          <w:highlight w:val="none"/>
          <w:lang w:eastAsia="zh-CN"/>
        </w:rPr>
        <w:t>。</w:t>
      </w:r>
    </w:p>
    <w:p w14:paraId="7E4FC4FC">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lang w:val="en-US" w:eastAsia="zh-CN"/>
        </w:rPr>
        <w:t>材料收集并确认后，根据主责流程发起录用定薪</w:t>
      </w:r>
      <w:r>
        <w:rPr>
          <w:rFonts w:hint="eastAsia" w:ascii="仿宋_GB2312" w:hAnsi="仿宋" w:eastAsia="仿宋_GB2312" w:cs="仿宋"/>
          <w:color w:val="000000"/>
          <w:sz w:val="32"/>
          <w:szCs w:val="32"/>
          <w:highlight w:val="none"/>
        </w:rPr>
        <w:t>审批。若存在信息故意造假的情况，不得提交录用。</w:t>
      </w:r>
    </w:p>
    <w:p w14:paraId="79AB29AD">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录用</w:t>
      </w:r>
      <w:r>
        <w:rPr>
          <w:rFonts w:hint="eastAsia" w:ascii="仿宋_GB2312" w:hAnsi="仿宋" w:eastAsia="仿宋_GB2312" w:cs="仿宋"/>
          <w:color w:val="000000"/>
          <w:sz w:val="32"/>
          <w:szCs w:val="32"/>
          <w:highlight w:val="none"/>
          <w:lang w:val="en-US" w:eastAsia="zh-CN"/>
        </w:rPr>
        <w:t>定薪</w:t>
      </w:r>
      <w:r>
        <w:rPr>
          <w:rFonts w:hint="eastAsia" w:ascii="仿宋_GB2312" w:hAnsi="仿宋" w:eastAsia="仿宋_GB2312" w:cs="仿宋"/>
          <w:color w:val="000000"/>
          <w:sz w:val="32"/>
          <w:szCs w:val="32"/>
          <w:highlight w:val="none"/>
        </w:rPr>
        <w:t>审批通过后，由</w:t>
      </w:r>
      <w:r>
        <w:rPr>
          <w:rFonts w:ascii="仿宋_GB2312" w:hAnsi="仿宋" w:eastAsia="仿宋_GB2312" w:cs="仿宋"/>
          <w:color w:val="000000"/>
          <w:sz w:val="32"/>
          <w:szCs w:val="32"/>
          <w:highlight w:val="none"/>
        </w:rPr>
        <w:t>SSC</w:t>
      </w:r>
      <w:r>
        <w:rPr>
          <w:rFonts w:hint="eastAsia" w:ascii="仿宋_GB2312" w:hAnsi="仿宋" w:eastAsia="仿宋_GB2312" w:cs="仿宋"/>
          <w:color w:val="000000"/>
          <w:sz w:val="32"/>
          <w:szCs w:val="32"/>
          <w:highlight w:val="none"/>
        </w:rPr>
        <w:t>招聘组拟定《录用通知书》并通过邮件形式发放。</w:t>
      </w:r>
    </w:p>
    <w:p w14:paraId="69D743C3">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6675CA4A">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第十五条</w:t>
      </w:r>
      <w:ins w:id="122" w:author="咨询组" w:date="2026-04-03T19:48:51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背景调查</w:t>
      </w:r>
    </w:p>
    <w:p w14:paraId="480D0BEC">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（一）</w:t>
      </w:r>
      <w:ins w:id="123" w:author="咨询组" w:date="2026-04-07T09:36:00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背调对象及环节</w:t>
      </w:r>
    </w:p>
    <w:tbl>
      <w:tblPr>
        <w:tblStyle w:val="15"/>
        <w:tblW w:w="5000" w:type="pct"/>
        <w:tblInd w:w="0" w:type="dxa"/>
        <w:tblLayout w:type="fixed"/>
        <w:tblCellMar>
          <w:top w:w="0" w:type="dxa"/>
          <w:left w:w="108" w:type="dxa"/>
          <w:bottom w:w="0" w:type="dxa"/>
          <w:right w:w="108" w:type="dxa"/>
        </w:tblCellMar>
      </w:tblPr>
      <w:tblGrid>
        <w:gridCol w:w="2049"/>
        <w:gridCol w:w="1308"/>
        <w:gridCol w:w="2088"/>
        <w:gridCol w:w="3077"/>
      </w:tblGrid>
      <w:tr w14:paraId="226BFEAA">
        <w:tblPrEx>
          <w:tblCellMar>
            <w:top w:w="0" w:type="dxa"/>
            <w:left w:w="108" w:type="dxa"/>
            <w:bottom w:w="0" w:type="dxa"/>
            <w:right w:w="108" w:type="dxa"/>
          </w:tblCellMar>
        </w:tblPrEx>
        <w:trPr>
          <w:trHeight w:val="283" w:hRule="atLeast"/>
        </w:trPr>
        <w:tc>
          <w:tcPr>
            <w:tcW w:w="120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9B1D3BF">
            <w:pPr>
              <w:spacing w:after="0" w:line="240" w:lineRule="auto"/>
              <w:jc w:val="center"/>
              <w:rPr>
                <w:rFonts w:hint="eastAsia" w:ascii="仿宋_GB2312" w:hAnsi="仿宋" w:eastAsia="仿宋_GB2312" w:cs="仿宋"/>
                <w:b/>
                <w:bCs/>
                <w:color w:val="000000"/>
                <w:sz w:val="24"/>
                <w:szCs w:val="24"/>
                <w:highlight w:val="none"/>
              </w:rPr>
            </w:pPr>
            <w:r>
              <w:rPr>
                <w:rFonts w:hint="eastAsia" w:ascii="仿宋_GB2312" w:hAnsi="仿宋" w:eastAsia="仿宋_GB2312" w:cs="仿宋"/>
                <w:b/>
                <w:bCs/>
                <w:color w:val="000000"/>
                <w:sz w:val="24"/>
                <w:szCs w:val="24"/>
                <w:highlight w:val="none"/>
              </w:rPr>
              <w:t>职位层级</w:t>
            </w:r>
          </w:p>
        </w:tc>
        <w:tc>
          <w:tcPr>
            <w:tcW w:w="767" w:type="pct"/>
            <w:tcBorders>
              <w:top w:val="single" w:color="auto" w:sz="4" w:space="0"/>
              <w:left w:val="nil"/>
              <w:bottom w:val="single" w:color="auto" w:sz="4" w:space="0"/>
              <w:right w:val="single" w:color="auto" w:sz="4" w:space="0"/>
            </w:tcBorders>
            <w:shd w:val="clear" w:color="auto" w:fill="auto"/>
            <w:noWrap/>
            <w:vAlign w:val="center"/>
          </w:tcPr>
          <w:p w14:paraId="5E68E008">
            <w:pPr>
              <w:spacing w:after="0" w:line="240" w:lineRule="auto"/>
              <w:jc w:val="center"/>
              <w:rPr>
                <w:rFonts w:hint="eastAsia" w:ascii="仿宋_GB2312" w:hAnsi="仿宋" w:eastAsia="仿宋_GB2312" w:cs="仿宋"/>
                <w:b/>
                <w:bCs/>
                <w:color w:val="000000"/>
                <w:sz w:val="24"/>
                <w:szCs w:val="24"/>
                <w:highlight w:val="none"/>
              </w:rPr>
            </w:pPr>
            <w:r>
              <w:rPr>
                <w:rFonts w:hint="eastAsia" w:ascii="仿宋_GB2312" w:hAnsi="仿宋" w:eastAsia="仿宋_GB2312" w:cs="仿宋"/>
                <w:b/>
                <w:bCs/>
                <w:color w:val="000000"/>
                <w:sz w:val="24"/>
                <w:szCs w:val="24"/>
                <w:highlight w:val="none"/>
              </w:rPr>
              <w:t>是否需背调</w:t>
            </w:r>
          </w:p>
        </w:tc>
        <w:tc>
          <w:tcPr>
            <w:tcW w:w="1225" w:type="pct"/>
            <w:tcBorders>
              <w:top w:val="single" w:color="auto" w:sz="4" w:space="0"/>
              <w:left w:val="nil"/>
              <w:bottom w:val="single" w:color="auto" w:sz="4" w:space="0"/>
              <w:right w:val="single" w:color="auto" w:sz="4" w:space="0"/>
            </w:tcBorders>
            <w:shd w:val="clear" w:color="auto" w:fill="auto"/>
            <w:noWrap/>
            <w:vAlign w:val="center"/>
          </w:tcPr>
          <w:p w14:paraId="165A1196">
            <w:pPr>
              <w:spacing w:after="0" w:line="240" w:lineRule="auto"/>
              <w:jc w:val="center"/>
              <w:rPr>
                <w:rFonts w:hint="eastAsia" w:ascii="仿宋_GB2312" w:hAnsi="仿宋" w:eastAsia="仿宋_GB2312" w:cs="仿宋"/>
                <w:b/>
                <w:bCs/>
                <w:color w:val="000000"/>
                <w:sz w:val="24"/>
                <w:szCs w:val="24"/>
                <w:highlight w:val="none"/>
              </w:rPr>
            </w:pPr>
            <w:r>
              <w:rPr>
                <w:rFonts w:hint="eastAsia" w:ascii="仿宋_GB2312" w:hAnsi="仿宋" w:eastAsia="仿宋_GB2312" w:cs="仿宋"/>
                <w:b/>
                <w:bCs/>
                <w:color w:val="000000"/>
                <w:sz w:val="24"/>
                <w:szCs w:val="24"/>
                <w:highlight w:val="none"/>
              </w:rPr>
              <w:t>背调启动环节</w:t>
            </w:r>
          </w:p>
        </w:tc>
        <w:tc>
          <w:tcPr>
            <w:tcW w:w="1805" w:type="pct"/>
            <w:tcBorders>
              <w:top w:val="single" w:color="auto" w:sz="4" w:space="0"/>
              <w:left w:val="nil"/>
              <w:bottom w:val="single" w:color="auto" w:sz="4" w:space="0"/>
              <w:right w:val="single" w:color="auto" w:sz="4" w:space="0"/>
            </w:tcBorders>
            <w:shd w:val="clear" w:color="auto" w:fill="auto"/>
            <w:noWrap/>
            <w:vAlign w:val="center"/>
          </w:tcPr>
          <w:p w14:paraId="32BE9AC6">
            <w:pPr>
              <w:spacing w:after="0" w:line="240" w:lineRule="auto"/>
              <w:jc w:val="center"/>
              <w:rPr>
                <w:rFonts w:hint="eastAsia" w:ascii="仿宋_GB2312" w:hAnsi="仿宋" w:eastAsia="仿宋_GB2312" w:cs="仿宋"/>
                <w:b/>
                <w:bCs/>
                <w:color w:val="000000"/>
                <w:sz w:val="24"/>
                <w:szCs w:val="24"/>
                <w:highlight w:val="none"/>
              </w:rPr>
            </w:pPr>
            <w:r>
              <w:rPr>
                <w:rFonts w:hint="eastAsia" w:ascii="仿宋_GB2312" w:hAnsi="仿宋" w:eastAsia="仿宋_GB2312" w:cs="仿宋"/>
                <w:b/>
                <w:bCs/>
                <w:color w:val="000000"/>
                <w:sz w:val="24"/>
                <w:szCs w:val="24"/>
                <w:highlight w:val="none"/>
              </w:rPr>
              <w:t>备注</w:t>
            </w:r>
          </w:p>
        </w:tc>
      </w:tr>
      <w:tr w14:paraId="7B44D2EC">
        <w:tblPrEx>
          <w:tblCellMar>
            <w:top w:w="0" w:type="dxa"/>
            <w:left w:w="108" w:type="dxa"/>
            <w:bottom w:w="0" w:type="dxa"/>
            <w:right w:w="108" w:type="dxa"/>
          </w:tblCellMar>
        </w:tblPrEx>
        <w:trPr>
          <w:trHeight w:val="566" w:hRule="atLeast"/>
        </w:trPr>
        <w:tc>
          <w:tcPr>
            <w:tcW w:w="1202" w:type="pct"/>
            <w:tcBorders>
              <w:top w:val="nil"/>
              <w:left w:val="single" w:color="auto" w:sz="4" w:space="0"/>
              <w:bottom w:val="single" w:color="auto" w:sz="4" w:space="0"/>
              <w:right w:val="single" w:color="auto" w:sz="4" w:space="0"/>
            </w:tcBorders>
            <w:shd w:val="clear" w:color="auto" w:fill="auto"/>
            <w:noWrap/>
            <w:vAlign w:val="center"/>
          </w:tcPr>
          <w:p w14:paraId="224002BC">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干部及资深管理人员</w:t>
            </w:r>
          </w:p>
        </w:tc>
        <w:tc>
          <w:tcPr>
            <w:tcW w:w="767" w:type="pct"/>
            <w:tcBorders>
              <w:top w:val="nil"/>
              <w:left w:val="nil"/>
              <w:bottom w:val="single" w:color="auto" w:sz="4" w:space="0"/>
              <w:right w:val="single" w:color="auto" w:sz="4" w:space="0"/>
            </w:tcBorders>
            <w:shd w:val="clear" w:color="auto" w:fill="auto"/>
            <w:noWrap/>
            <w:vAlign w:val="center"/>
          </w:tcPr>
          <w:p w14:paraId="6C55C5CD">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是</w:t>
            </w:r>
          </w:p>
        </w:tc>
        <w:tc>
          <w:tcPr>
            <w:tcW w:w="1225" w:type="pct"/>
            <w:tcBorders>
              <w:top w:val="nil"/>
              <w:left w:val="nil"/>
              <w:bottom w:val="single" w:color="auto" w:sz="4" w:space="0"/>
              <w:right w:val="single" w:color="auto" w:sz="4" w:space="0"/>
            </w:tcBorders>
            <w:shd w:val="clear" w:color="auto" w:fill="auto"/>
            <w:noWrap/>
            <w:vAlign w:val="center"/>
          </w:tcPr>
          <w:p w14:paraId="0826A955">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面试通过后</w:t>
            </w:r>
          </w:p>
          <w:p w14:paraId="70763E1D">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录用定薪审批前</w:t>
            </w:r>
          </w:p>
        </w:tc>
        <w:tc>
          <w:tcPr>
            <w:tcW w:w="1805" w:type="pct"/>
            <w:tcBorders>
              <w:top w:val="nil"/>
              <w:left w:val="nil"/>
              <w:bottom w:val="single" w:color="auto" w:sz="4" w:space="0"/>
              <w:right w:val="single" w:color="auto" w:sz="4" w:space="0"/>
            </w:tcBorders>
            <w:shd w:val="clear" w:color="auto" w:fill="auto"/>
            <w:vAlign w:val="center"/>
          </w:tcPr>
          <w:p w14:paraId="3B764418">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若面试通过后候选人仅能配合阶段背调</w:t>
            </w:r>
            <w:r>
              <w:rPr>
                <w:rFonts w:hint="eastAsia" w:ascii="仿宋_GB2312" w:hAnsi="仿宋" w:eastAsia="仿宋_GB2312" w:cs="仿宋"/>
                <w:color w:val="000000"/>
                <w:sz w:val="24"/>
                <w:szCs w:val="24"/>
                <w:highlight w:val="none"/>
                <w:lang w:eastAsia="zh-CN"/>
              </w:rPr>
              <w:t>（</w:t>
            </w:r>
            <w:r>
              <w:rPr>
                <w:rFonts w:hint="eastAsia" w:ascii="仿宋_GB2312" w:hAnsi="仿宋" w:eastAsia="仿宋_GB2312" w:cs="仿宋"/>
                <w:color w:val="000000"/>
                <w:sz w:val="24"/>
                <w:szCs w:val="24"/>
                <w:highlight w:val="none"/>
                <w:lang w:val="en-US" w:eastAsia="zh-CN"/>
              </w:rPr>
              <w:t>即现工作单位以外的背调）</w:t>
            </w:r>
            <w:r>
              <w:rPr>
                <w:rFonts w:hint="eastAsia" w:ascii="仿宋_GB2312" w:hAnsi="仿宋" w:eastAsia="仿宋_GB2312" w:cs="仿宋"/>
                <w:color w:val="000000"/>
                <w:sz w:val="24"/>
                <w:szCs w:val="24"/>
                <w:highlight w:val="none"/>
              </w:rPr>
              <w:t>，</w:t>
            </w:r>
            <w:r>
              <w:rPr>
                <w:rFonts w:hint="eastAsia" w:ascii="仿宋_GB2312" w:hAnsi="仿宋" w:eastAsia="仿宋_GB2312" w:cs="仿宋"/>
                <w:color w:val="000000"/>
                <w:sz w:val="24"/>
                <w:szCs w:val="24"/>
                <w:highlight w:val="none"/>
              </w:rPr>
              <w:br w:type="textWrapping"/>
            </w:r>
            <w:r>
              <w:rPr>
                <w:rFonts w:hint="eastAsia" w:ascii="仿宋_GB2312" w:hAnsi="仿宋" w:eastAsia="仿宋_GB2312" w:cs="仿宋"/>
                <w:color w:val="000000"/>
                <w:sz w:val="24"/>
                <w:szCs w:val="24"/>
                <w:highlight w:val="none"/>
              </w:rPr>
              <w:t>则接受offer后须继续开展完整背调</w:t>
            </w:r>
          </w:p>
        </w:tc>
      </w:tr>
      <w:tr w14:paraId="122D0742">
        <w:tblPrEx>
          <w:tblCellMar>
            <w:top w:w="0" w:type="dxa"/>
            <w:left w:w="108" w:type="dxa"/>
            <w:bottom w:w="0" w:type="dxa"/>
            <w:right w:w="108" w:type="dxa"/>
          </w:tblCellMar>
        </w:tblPrEx>
        <w:trPr>
          <w:trHeight w:val="1298" w:hRule="atLeast"/>
        </w:trPr>
        <w:tc>
          <w:tcPr>
            <w:tcW w:w="1202" w:type="pct"/>
            <w:tcBorders>
              <w:top w:val="nil"/>
              <w:left w:val="single" w:color="auto" w:sz="4" w:space="0"/>
              <w:bottom w:val="single" w:color="auto" w:sz="4" w:space="0"/>
              <w:right w:val="single" w:color="auto" w:sz="4" w:space="0"/>
            </w:tcBorders>
            <w:shd w:val="clear" w:color="auto" w:fill="auto"/>
            <w:noWrap/>
            <w:vAlign w:val="center"/>
          </w:tcPr>
          <w:p w14:paraId="0FD72249">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经理级、P4/S4/O5及以上</w:t>
            </w:r>
          </w:p>
        </w:tc>
        <w:tc>
          <w:tcPr>
            <w:tcW w:w="767" w:type="pct"/>
            <w:tcBorders>
              <w:top w:val="nil"/>
              <w:left w:val="nil"/>
              <w:bottom w:val="single" w:color="auto" w:sz="4" w:space="0"/>
              <w:right w:val="single" w:color="auto" w:sz="4" w:space="0"/>
            </w:tcBorders>
            <w:shd w:val="clear" w:color="auto" w:fill="auto"/>
            <w:noWrap/>
            <w:vAlign w:val="center"/>
          </w:tcPr>
          <w:p w14:paraId="647A366B">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是</w:t>
            </w:r>
          </w:p>
        </w:tc>
        <w:tc>
          <w:tcPr>
            <w:tcW w:w="1225" w:type="pct"/>
            <w:tcBorders>
              <w:top w:val="nil"/>
              <w:left w:val="nil"/>
              <w:bottom w:val="single" w:color="auto" w:sz="4" w:space="0"/>
              <w:right w:val="single" w:color="auto" w:sz="4" w:space="0"/>
            </w:tcBorders>
            <w:shd w:val="clear" w:color="auto" w:fill="auto"/>
            <w:noWrap/>
            <w:vAlign w:val="center"/>
          </w:tcPr>
          <w:p w14:paraId="28617E5C">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接受offer后</w:t>
            </w:r>
          </w:p>
        </w:tc>
        <w:tc>
          <w:tcPr>
            <w:tcW w:w="1805" w:type="pct"/>
            <w:tcBorders>
              <w:top w:val="nil"/>
              <w:left w:val="nil"/>
              <w:bottom w:val="single" w:color="auto" w:sz="4" w:space="0"/>
              <w:right w:val="single" w:color="auto" w:sz="4" w:space="0"/>
            </w:tcBorders>
            <w:shd w:val="clear" w:color="auto" w:fill="auto"/>
            <w:noWrap/>
            <w:vAlign w:val="center"/>
          </w:tcPr>
          <w:p w14:paraId="0D8B624A">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w:t>
            </w:r>
          </w:p>
        </w:tc>
      </w:tr>
      <w:tr w14:paraId="1EEE0687">
        <w:tblPrEx>
          <w:tblCellMar>
            <w:top w:w="0" w:type="dxa"/>
            <w:left w:w="108" w:type="dxa"/>
            <w:bottom w:w="0" w:type="dxa"/>
            <w:right w:w="108" w:type="dxa"/>
          </w:tblCellMar>
        </w:tblPrEx>
        <w:trPr>
          <w:trHeight w:val="510" w:hRule="atLeast"/>
        </w:trPr>
        <w:tc>
          <w:tcPr>
            <w:tcW w:w="1202" w:type="pct"/>
            <w:tcBorders>
              <w:top w:val="nil"/>
              <w:left w:val="single" w:color="auto" w:sz="4" w:space="0"/>
              <w:bottom w:val="single" w:color="auto" w:sz="4" w:space="0"/>
              <w:right w:val="single" w:color="auto" w:sz="4" w:space="0"/>
            </w:tcBorders>
            <w:shd w:val="clear" w:color="auto" w:fill="auto"/>
            <w:noWrap/>
            <w:vAlign w:val="center"/>
          </w:tcPr>
          <w:p w14:paraId="4D19A0A6">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P3/S3/04及以下</w:t>
            </w:r>
          </w:p>
        </w:tc>
        <w:tc>
          <w:tcPr>
            <w:tcW w:w="767" w:type="pct"/>
            <w:tcBorders>
              <w:top w:val="nil"/>
              <w:left w:val="nil"/>
              <w:bottom w:val="single" w:color="auto" w:sz="4" w:space="0"/>
              <w:right w:val="single" w:color="auto" w:sz="4" w:space="0"/>
            </w:tcBorders>
            <w:shd w:val="clear" w:color="auto" w:fill="auto"/>
            <w:noWrap/>
            <w:vAlign w:val="center"/>
          </w:tcPr>
          <w:p w14:paraId="2BED35F9">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否</w:t>
            </w:r>
          </w:p>
        </w:tc>
        <w:tc>
          <w:tcPr>
            <w:tcW w:w="1225" w:type="pct"/>
            <w:tcBorders>
              <w:top w:val="nil"/>
              <w:left w:val="nil"/>
              <w:bottom w:val="single" w:color="auto" w:sz="4" w:space="0"/>
              <w:right w:val="single" w:color="auto" w:sz="4" w:space="0"/>
            </w:tcBorders>
            <w:shd w:val="clear" w:color="auto" w:fill="auto"/>
            <w:noWrap/>
            <w:vAlign w:val="center"/>
          </w:tcPr>
          <w:p w14:paraId="2AF5E3C1">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w:t>
            </w:r>
          </w:p>
        </w:tc>
        <w:tc>
          <w:tcPr>
            <w:tcW w:w="1805" w:type="pct"/>
            <w:tcBorders>
              <w:top w:val="nil"/>
              <w:left w:val="nil"/>
              <w:bottom w:val="single" w:color="auto" w:sz="4" w:space="0"/>
              <w:right w:val="single" w:color="auto" w:sz="4" w:space="0"/>
            </w:tcBorders>
            <w:shd w:val="clear" w:color="auto" w:fill="auto"/>
            <w:noWrap/>
            <w:vAlign w:val="center"/>
          </w:tcPr>
          <w:p w14:paraId="44D0EFC6">
            <w:pPr>
              <w:spacing w:after="0" w:line="240" w:lineRule="auto"/>
              <w:jc w:val="center"/>
              <w:rPr>
                <w:rFonts w:hint="eastAsia" w:ascii="仿宋_GB2312" w:hAnsi="仿宋" w:eastAsia="宋体" w:cs="仿宋"/>
                <w:color w:val="000000"/>
                <w:sz w:val="24"/>
                <w:szCs w:val="24"/>
                <w:highlight w:val="none"/>
                <w:lang w:eastAsia="zh-CN"/>
              </w:rPr>
            </w:pPr>
            <w:r>
              <w:rPr>
                <w:rFonts w:hint="eastAsia" w:ascii="仿宋_GB2312" w:hAnsi="仿宋" w:eastAsia="仿宋_GB2312" w:cs="仿宋"/>
                <w:color w:val="000000"/>
                <w:sz w:val="24"/>
                <w:szCs w:val="24"/>
                <w:highlight w:val="none"/>
              </w:rPr>
              <w:t>——</w:t>
            </w:r>
          </w:p>
        </w:tc>
      </w:tr>
    </w:tbl>
    <w:p w14:paraId="054156C5">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6AC5A362">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（二）</w:t>
      </w:r>
      <w:ins w:id="124" w:author="咨询组" w:date="2026-04-07T09:36:03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背调内容</w:t>
      </w:r>
    </w:p>
    <w:p w14:paraId="34E9DB6F">
      <w:pPr>
        <w:keepNext w:val="0"/>
        <w:keepLines w:val="0"/>
        <w:pageBreakBefore w:val="0"/>
        <w:widowControl/>
        <w:suppressLineNumbers w:val="0"/>
        <w:kinsoku/>
        <w:wordWrap/>
        <w:overflowPunct/>
        <w:topLinePunct w:val="0"/>
        <w:autoSpaceDE/>
        <w:autoSpaceDN/>
        <w:bidi w:val="0"/>
        <w:adjustRightInd/>
        <w:snapToGrid/>
        <w:spacing w:after="0" w:line="560" w:lineRule="exact"/>
        <w:ind w:firstLine="640" w:firstLineChars="200"/>
        <w:jc w:val="left"/>
        <w:textAlignment w:val="auto"/>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背景调查包含以下内容：身份验证、教育背景验证、诉讼记录查询、信用风险查询、借贷行为查询、重要人员</w:t>
      </w:r>
      <w:r>
        <w:rPr>
          <w:rFonts w:hint="eastAsia" w:ascii="仿宋_GB2312" w:hAnsi="仿宋" w:eastAsia="仿宋_GB2312" w:cs="仿宋"/>
          <w:color w:val="000000"/>
          <w:sz w:val="32"/>
          <w:szCs w:val="32"/>
          <w:highlight w:val="none"/>
          <w:lang w:val="en-US" w:eastAsia="zh-CN"/>
        </w:rPr>
        <w:t>及其近亲属</w:t>
      </w:r>
      <w:r>
        <w:rPr>
          <w:rFonts w:hint="eastAsia" w:ascii="仿宋_GB2312" w:hAnsi="仿宋" w:eastAsia="仿宋_GB2312" w:cs="仿宋"/>
          <w:color w:val="000000"/>
          <w:sz w:val="32"/>
          <w:szCs w:val="32"/>
          <w:highlight w:val="none"/>
        </w:rPr>
        <w:t>利益冲突查询、过往工作履历核实、过往工作表现鉴定、德政素养。依据《华润啤酒防止利益冲突管理办法》，利益冲突查询仅针对干部及关键岗位开展，关键岗位</w:t>
      </w:r>
      <w:r>
        <w:rPr>
          <w:rFonts w:hint="eastAsia" w:ascii="仿宋_GB2312" w:hAnsi="仿宋" w:eastAsia="仿宋_GB2312" w:cs="仿宋"/>
          <w:color w:val="000000"/>
          <w:sz w:val="32"/>
          <w:szCs w:val="32"/>
          <w:highlight w:val="none"/>
          <w:lang w:val="en-US" w:eastAsia="zh-CN"/>
        </w:rPr>
        <w:t>按照华润啤酒法律合规部要求执行</w:t>
      </w:r>
      <w:r>
        <w:rPr>
          <w:rFonts w:hint="eastAsia" w:ascii="仿宋_GB2312" w:hAnsi="仿宋" w:eastAsia="仿宋_GB2312" w:cs="仿宋"/>
          <w:color w:val="000000"/>
          <w:sz w:val="32"/>
          <w:szCs w:val="32"/>
          <w:highlight w:val="none"/>
        </w:rPr>
        <w:t>。</w:t>
      </w:r>
    </w:p>
    <w:p w14:paraId="4CFAC903">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51FAD598">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（三）</w:t>
      </w:r>
      <w:ins w:id="125" w:author="咨询组" w:date="2026-04-07T09:36:06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背调履历</w:t>
      </w:r>
    </w:p>
    <w:p w14:paraId="2793E69A">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仿宋" w:eastAsia="仿宋_GB2312" w:cs="仿宋"/>
          <w:color w:val="000000"/>
          <w:sz w:val="32"/>
          <w:szCs w:val="32"/>
          <w:highlight w:val="none"/>
          <w:lang w:eastAsia="zh-CN"/>
        </w:rPr>
      </w:pPr>
      <w:r>
        <w:rPr>
          <w:rFonts w:hint="eastAsia" w:ascii="仿宋_GB2312" w:hAnsi="仿宋" w:eastAsia="仿宋_GB2312" w:cs="仿宋"/>
          <w:color w:val="000000"/>
          <w:sz w:val="32"/>
          <w:szCs w:val="32"/>
          <w:highlight w:val="none"/>
          <w:lang w:val="en-US" w:eastAsia="zh-CN"/>
        </w:rPr>
        <w:t>1.干部及资深管理人员：资深管理人员</w:t>
      </w:r>
      <w:r>
        <w:rPr>
          <w:rFonts w:ascii="仿宋_GB2312" w:hAnsi="仿宋" w:eastAsia="仿宋_GB2312" w:cs="仿宋"/>
          <w:color w:val="000000"/>
          <w:sz w:val="32"/>
          <w:szCs w:val="32"/>
          <w:highlight w:val="none"/>
        </w:rPr>
        <w:t>背调近8年工作</w:t>
      </w:r>
      <w:r>
        <w:rPr>
          <w:rFonts w:hint="eastAsia" w:ascii="仿宋_GB2312" w:hAnsi="仿宋" w:eastAsia="仿宋_GB2312" w:cs="仿宋"/>
          <w:color w:val="000000"/>
          <w:sz w:val="32"/>
          <w:szCs w:val="32"/>
          <w:highlight w:val="none"/>
          <w:lang w:val="en-US" w:eastAsia="zh-CN"/>
        </w:rPr>
        <w:t>履历，</w:t>
      </w:r>
      <w:r>
        <w:rPr>
          <w:rFonts w:ascii="仿宋_GB2312" w:hAnsi="仿宋" w:eastAsia="仿宋_GB2312" w:cs="仿宋"/>
          <w:color w:val="000000"/>
          <w:sz w:val="32"/>
          <w:szCs w:val="32"/>
          <w:highlight w:val="none"/>
        </w:rPr>
        <w:t>干部背调近10年工作</w:t>
      </w:r>
      <w:r>
        <w:rPr>
          <w:rFonts w:hint="eastAsia" w:ascii="仿宋_GB2312" w:hAnsi="仿宋" w:eastAsia="仿宋_GB2312" w:cs="仿宋"/>
          <w:color w:val="000000"/>
          <w:sz w:val="32"/>
          <w:szCs w:val="32"/>
          <w:highlight w:val="none"/>
          <w:lang w:val="en-US" w:eastAsia="zh-CN"/>
        </w:rPr>
        <w:t>履历</w:t>
      </w:r>
      <w:r>
        <w:rPr>
          <w:rFonts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若</w:t>
      </w:r>
      <w:r>
        <w:rPr>
          <w:rFonts w:ascii="仿宋_GB2312" w:hAnsi="仿宋" w:eastAsia="仿宋_GB2312" w:cs="仿宋"/>
          <w:color w:val="000000"/>
          <w:sz w:val="32"/>
          <w:szCs w:val="32"/>
          <w:highlight w:val="none"/>
        </w:rPr>
        <w:t>实际工作</w:t>
      </w:r>
      <w:r>
        <w:rPr>
          <w:rFonts w:hint="eastAsia" w:ascii="仿宋_GB2312" w:hAnsi="仿宋" w:eastAsia="仿宋_GB2312" w:cs="仿宋"/>
          <w:color w:val="000000"/>
          <w:sz w:val="32"/>
          <w:szCs w:val="32"/>
          <w:highlight w:val="none"/>
          <w:lang w:val="en-US" w:eastAsia="zh-CN"/>
        </w:rPr>
        <w:t>履历</w:t>
      </w:r>
      <w:r>
        <w:rPr>
          <w:rFonts w:ascii="仿宋_GB2312" w:hAnsi="仿宋" w:eastAsia="仿宋_GB2312" w:cs="仿宋"/>
          <w:color w:val="000000"/>
          <w:sz w:val="32"/>
          <w:szCs w:val="32"/>
          <w:highlight w:val="none"/>
        </w:rPr>
        <w:t>不足相应年限，按全部</w:t>
      </w:r>
      <w:r>
        <w:rPr>
          <w:rFonts w:hint="eastAsia" w:ascii="仿宋_GB2312" w:hAnsi="仿宋" w:eastAsia="仿宋_GB2312" w:cs="仿宋"/>
          <w:color w:val="000000"/>
          <w:sz w:val="32"/>
          <w:szCs w:val="32"/>
          <w:highlight w:val="none"/>
          <w:lang w:val="en-US" w:eastAsia="zh-CN"/>
        </w:rPr>
        <w:t>履历</w:t>
      </w:r>
      <w:r>
        <w:rPr>
          <w:rFonts w:ascii="仿宋_GB2312" w:hAnsi="仿宋" w:eastAsia="仿宋_GB2312" w:cs="仿宋"/>
          <w:color w:val="000000"/>
          <w:sz w:val="32"/>
          <w:szCs w:val="32"/>
          <w:highlight w:val="none"/>
        </w:rPr>
        <w:t>背调。</w:t>
      </w:r>
      <w:r>
        <w:rPr>
          <w:rFonts w:hint="eastAsia" w:ascii="仿宋_GB2312" w:hAnsi="仿宋" w:eastAsia="仿宋_GB2312" w:cs="仿宋"/>
          <w:color w:val="000000"/>
          <w:sz w:val="32"/>
          <w:szCs w:val="32"/>
          <w:highlight w:val="none"/>
          <w:lang w:val="en-US" w:eastAsia="zh-CN"/>
        </w:rPr>
        <w:t>每家公司背调最后一段职务经历，但当最后一家公司的</w:t>
      </w:r>
      <w:r>
        <w:rPr>
          <w:rFonts w:hint="eastAsia" w:ascii="仿宋_GB2312" w:hAnsi="仿宋" w:eastAsia="仿宋_GB2312" w:cs="仿宋"/>
          <w:color w:val="000000"/>
          <w:sz w:val="32"/>
          <w:szCs w:val="32"/>
          <w:highlight w:val="none"/>
        </w:rPr>
        <w:t>最后一段职务经历不足6个月</w:t>
      </w:r>
      <w:r>
        <w:rPr>
          <w:rFonts w:hint="eastAsia" w:ascii="仿宋_GB2312" w:hAnsi="仿宋" w:eastAsia="仿宋_GB2312" w:cs="仿宋"/>
          <w:color w:val="000000"/>
          <w:sz w:val="32"/>
          <w:szCs w:val="32"/>
          <w:highlight w:val="none"/>
          <w:lang w:val="en-US" w:eastAsia="zh-CN"/>
        </w:rPr>
        <w:t>时</w:t>
      </w:r>
      <w:r>
        <w:rPr>
          <w:rFonts w:hint="eastAsia" w:ascii="仿宋_GB2312" w:hAnsi="仿宋" w:eastAsia="仿宋_GB2312" w:cs="仿宋"/>
          <w:color w:val="000000"/>
          <w:sz w:val="32"/>
          <w:szCs w:val="32"/>
          <w:highlight w:val="none"/>
        </w:rPr>
        <w:t>，则背调能够覆盖6个月的全部职务经历</w:t>
      </w:r>
      <w:r>
        <w:rPr>
          <w:rFonts w:hint="eastAsia" w:ascii="仿宋_GB2312" w:hAnsi="仿宋" w:eastAsia="仿宋_GB2312" w:cs="仿宋"/>
          <w:color w:val="000000"/>
          <w:sz w:val="32"/>
          <w:szCs w:val="32"/>
          <w:highlight w:val="none"/>
          <w:lang w:eastAsia="zh-CN"/>
        </w:rPr>
        <w:t>。</w:t>
      </w:r>
    </w:p>
    <w:p w14:paraId="1535360B">
      <w:pPr>
        <w:widowControl w:val="0"/>
        <w:spacing w:after="0" w:line="560" w:lineRule="exact"/>
        <w:ind w:firstLine="640" w:firstLineChars="200"/>
        <w:jc w:val="both"/>
        <w:rPr>
          <w:rFonts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lang w:val="en-US" w:eastAsia="zh-CN"/>
        </w:rPr>
        <w:t>2.</w:t>
      </w:r>
      <w:r>
        <w:rPr>
          <w:rFonts w:hint="eastAsia" w:ascii="仿宋_GB2312" w:hAnsi="仿宋" w:eastAsia="仿宋_GB2312" w:cs="仿宋"/>
          <w:color w:val="000000"/>
          <w:sz w:val="32"/>
          <w:szCs w:val="32"/>
          <w:highlight w:val="none"/>
        </w:rPr>
        <w:t>经理级</w:t>
      </w:r>
      <w:r>
        <w:rPr>
          <w:rFonts w:hint="eastAsia" w:ascii="仿宋_GB2312" w:hAnsi="仿宋" w:eastAsia="仿宋_GB2312" w:cs="仿宋"/>
          <w:color w:val="000000"/>
          <w:sz w:val="32"/>
          <w:szCs w:val="32"/>
          <w:highlight w:val="none"/>
          <w:lang w:val="en-US" w:eastAsia="zh-CN"/>
        </w:rPr>
        <w:t>、</w:t>
      </w:r>
      <w:r>
        <w:rPr>
          <w:rFonts w:hint="eastAsia" w:ascii="仿宋_GB2312" w:hAnsi="仿宋" w:eastAsia="仿宋_GB2312" w:cs="仿宋"/>
          <w:color w:val="000000"/>
          <w:sz w:val="32"/>
          <w:szCs w:val="32"/>
          <w:highlight w:val="none"/>
        </w:rPr>
        <w:t>P4/S4/O5及以上</w:t>
      </w:r>
      <w:r>
        <w:rPr>
          <w:rFonts w:hint="eastAsia" w:ascii="仿宋_GB2312" w:hAnsi="仿宋" w:eastAsia="仿宋_GB2312" w:cs="仿宋"/>
          <w:color w:val="000000"/>
          <w:sz w:val="32"/>
          <w:szCs w:val="32"/>
          <w:highlight w:val="none"/>
          <w:lang w:val="en-US" w:eastAsia="zh-CN"/>
        </w:rPr>
        <w:t>：</w:t>
      </w:r>
      <w:r>
        <w:rPr>
          <w:rFonts w:ascii="仿宋_GB2312" w:hAnsi="仿宋" w:eastAsia="仿宋_GB2312" w:cs="仿宋"/>
          <w:color w:val="000000"/>
          <w:sz w:val="32"/>
          <w:szCs w:val="32"/>
          <w:highlight w:val="none"/>
          <w:lang w:val="en-US" w:eastAsia="zh-CN"/>
        </w:rPr>
        <w:t>背调近2家长期任职过的公司工作履历（长期指工作时间≥2个月），若最近一家公司工作时间超过</w:t>
      </w:r>
      <w:r>
        <w:rPr>
          <w:rFonts w:hint="eastAsia" w:ascii="仿宋_GB2312" w:hAnsi="仿宋" w:eastAsia="仿宋_GB2312" w:cs="仿宋"/>
          <w:color w:val="000000"/>
          <w:sz w:val="32"/>
          <w:szCs w:val="32"/>
          <w:highlight w:val="none"/>
          <w:lang w:val="en-US" w:eastAsia="zh-CN"/>
        </w:rPr>
        <w:t>6</w:t>
      </w:r>
      <w:r>
        <w:rPr>
          <w:rFonts w:ascii="仿宋_GB2312" w:hAnsi="仿宋" w:eastAsia="仿宋_GB2312" w:cs="仿宋"/>
          <w:color w:val="000000"/>
          <w:sz w:val="32"/>
          <w:szCs w:val="32"/>
          <w:highlight w:val="none"/>
          <w:lang w:val="en-US" w:eastAsia="zh-CN"/>
        </w:rPr>
        <w:t>年，则仅背调最近一家公司工作履历。每家公司仅背调最后一段职务经历。</w:t>
      </w:r>
    </w:p>
    <w:p w14:paraId="2D2D58F8">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3.特殊情形：针对被公司（含外部公司）重新雇佣的候选人，在目标访谈人员及最后职务一致的情形下，该公司的两段工作经历视为一段。针对自本单位离职日起1年内重新雇佣至华润啤酒及下属单位的候选人，除首次入职已背调过的工作履历无需重复背调外，其他部分均应重新背调。若候选人两次雇佣的本单位岗位直接上级为同一人，则本单位工作履历无需背调。</w:t>
      </w:r>
    </w:p>
    <w:p w14:paraId="4DAA5EED">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03F05267">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（四）</w:t>
      </w:r>
      <w:ins w:id="126" w:author="咨询组" w:date="2026-04-07T09:36:09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背调访谈人员范围</w:t>
      </w:r>
    </w:p>
    <w:p w14:paraId="23036EA5">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干部及资深管理人员：访谈人数</w:t>
      </w:r>
      <w:r>
        <w:rPr>
          <w:rFonts w:hint="eastAsia" w:ascii="仿宋_GB2312" w:hAnsi="仿宋" w:eastAsia="仿宋_GB2312" w:cs="仿宋"/>
          <w:color w:val="000000"/>
          <w:sz w:val="32"/>
          <w:szCs w:val="32"/>
          <w:highlight w:val="none"/>
          <w:lang w:val="en-US" w:eastAsia="zh-CN"/>
        </w:rPr>
        <w:t>为</w:t>
      </w:r>
      <w:r>
        <w:rPr>
          <w:rFonts w:hint="eastAsia" w:ascii="仿宋_GB2312" w:hAnsi="仿宋" w:eastAsia="仿宋_GB2312" w:cs="仿宋"/>
          <w:color w:val="000000"/>
          <w:sz w:val="32"/>
          <w:szCs w:val="32"/>
          <w:highlight w:val="none"/>
        </w:rPr>
        <w:t>4人，原则上应包含直接上级、下属、</w:t>
      </w:r>
      <w:r>
        <w:rPr>
          <w:rFonts w:hint="eastAsia" w:ascii="仿宋_GB2312" w:hAnsi="仿宋" w:eastAsia="仿宋_GB2312" w:cs="仿宋"/>
          <w:color w:val="000000"/>
          <w:sz w:val="32"/>
          <w:szCs w:val="32"/>
          <w:highlight w:val="none"/>
          <w:lang w:val="en-US" w:eastAsia="zh-CN"/>
        </w:rPr>
        <w:t>平级</w:t>
      </w:r>
      <w:r>
        <w:rPr>
          <w:rFonts w:hint="eastAsia" w:ascii="仿宋_GB2312" w:hAnsi="仿宋" w:eastAsia="仿宋_GB2312" w:cs="仿宋"/>
          <w:color w:val="000000"/>
          <w:sz w:val="32"/>
          <w:szCs w:val="32"/>
          <w:highlight w:val="none"/>
        </w:rPr>
        <w:t>同事、人力资源部同事。</w:t>
      </w:r>
    </w:p>
    <w:p w14:paraId="70023CF3">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经理级</w:t>
      </w:r>
      <w:r>
        <w:rPr>
          <w:rFonts w:hint="eastAsia" w:ascii="仿宋_GB2312" w:hAnsi="仿宋" w:eastAsia="仿宋_GB2312" w:cs="仿宋"/>
          <w:color w:val="000000"/>
          <w:sz w:val="32"/>
          <w:szCs w:val="32"/>
          <w:highlight w:val="none"/>
          <w:lang w:val="en-US" w:eastAsia="zh-CN"/>
        </w:rPr>
        <w:t>、</w:t>
      </w:r>
      <w:r>
        <w:rPr>
          <w:rFonts w:hint="eastAsia" w:ascii="仿宋_GB2312" w:hAnsi="仿宋" w:eastAsia="仿宋_GB2312" w:cs="仿宋"/>
          <w:color w:val="000000"/>
          <w:sz w:val="32"/>
          <w:szCs w:val="32"/>
          <w:highlight w:val="none"/>
        </w:rPr>
        <w:t>P4/S4/O5及以上：访谈人数</w:t>
      </w:r>
      <w:r>
        <w:rPr>
          <w:rFonts w:hint="eastAsia" w:ascii="仿宋_GB2312" w:hAnsi="仿宋" w:eastAsia="仿宋_GB2312" w:cs="仿宋"/>
          <w:color w:val="000000"/>
          <w:sz w:val="32"/>
          <w:szCs w:val="32"/>
          <w:highlight w:val="none"/>
          <w:lang w:val="en-US" w:eastAsia="zh-CN"/>
        </w:rPr>
        <w:t>为</w:t>
      </w:r>
      <w:r>
        <w:rPr>
          <w:rFonts w:hint="eastAsia" w:ascii="仿宋_GB2312" w:hAnsi="仿宋" w:eastAsia="仿宋_GB2312" w:cs="仿宋"/>
          <w:color w:val="000000"/>
          <w:sz w:val="32"/>
          <w:szCs w:val="32"/>
          <w:highlight w:val="none"/>
        </w:rPr>
        <w:t>3人，原则上应包含直接上级、</w:t>
      </w:r>
      <w:r>
        <w:rPr>
          <w:rFonts w:hint="eastAsia" w:ascii="仿宋_GB2312" w:hAnsi="仿宋" w:eastAsia="仿宋_GB2312" w:cs="仿宋"/>
          <w:color w:val="000000"/>
          <w:sz w:val="32"/>
          <w:szCs w:val="32"/>
          <w:highlight w:val="none"/>
          <w:lang w:val="en-US" w:eastAsia="zh-CN"/>
        </w:rPr>
        <w:t>平级</w:t>
      </w:r>
      <w:r>
        <w:rPr>
          <w:rFonts w:hint="eastAsia" w:ascii="仿宋_GB2312" w:hAnsi="仿宋" w:eastAsia="仿宋_GB2312" w:cs="仿宋"/>
          <w:color w:val="000000"/>
          <w:sz w:val="32"/>
          <w:szCs w:val="32"/>
          <w:highlight w:val="none"/>
        </w:rPr>
        <w:t>同事、人力资源部同事。</w:t>
      </w:r>
    </w:p>
    <w:p w14:paraId="40D7AE4D">
      <w:pPr>
        <w:widowControl w:val="0"/>
        <w:spacing w:after="0" w:line="560" w:lineRule="exact"/>
        <w:ind w:firstLine="640" w:firstLineChars="200"/>
        <w:jc w:val="both"/>
        <w:rPr>
          <w:rFonts w:hint="eastAsia" w:ascii="宋体" w:hAnsi="宋体"/>
          <w:highlight w:val="none"/>
        </w:rPr>
      </w:pPr>
      <w:r>
        <w:rPr>
          <w:rFonts w:hint="eastAsia" w:ascii="仿宋_GB2312" w:hAnsi="仿宋" w:eastAsia="仿宋_GB2312" w:cs="仿宋"/>
          <w:color w:val="000000"/>
          <w:sz w:val="32"/>
          <w:szCs w:val="32"/>
          <w:highlight w:val="none"/>
        </w:rPr>
        <w:t>若因客观原因无法联系以上访谈对象（如目标访谈对象拒绝配合、移民、身故等），可对候选人其他有工作关联的人员进行访谈，必要时可委托背调公司增加自主寻访环节。</w:t>
      </w:r>
      <w:r>
        <w:rPr>
          <w:rFonts w:hint="eastAsia" w:ascii="宋体" w:hAnsi="宋体"/>
          <w:highlight w:val="none"/>
        </w:rPr>
        <w:t xml:space="preserve"> </w:t>
      </w:r>
    </w:p>
    <w:p w14:paraId="15E83511">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5F36A087">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（五）</w:t>
      </w:r>
      <w:ins w:id="127" w:author="咨询组" w:date="2026-04-07T09:36:11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背调授权及实施</w:t>
      </w:r>
    </w:p>
    <w:p w14:paraId="6435730D">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获取应聘者本人的书面《背景调查授权书》后方可执行背调，由SSC招聘组启用专业背调公司进行全面背调（背调授权书、背景调查表及背调报告模板均使用供应商提供的版本）。</w:t>
      </w:r>
    </w:p>
    <w:p w14:paraId="0CDD7A69">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针对干部及关键岗位，背调授权阶段，SSC招聘组须同步发送《华润啤酒外部引进重要人员及其近亲属利益冲突信息申报表》</w:t>
      </w:r>
      <w:del w:id="128" w:author="咨询组" w:date="2026-04-03T18:02:21Z">
        <w:r>
          <w:rPr>
            <w:rFonts w:hint="eastAsia" w:ascii="仿宋_GB2312" w:hAnsi="仿宋" w:eastAsia="仿宋_GB2312" w:cs="仿宋"/>
            <w:color w:val="000000"/>
            <w:sz w:val="32"/>
            <w:szCs w:val="32"/>
            <w:highlight w:val="none"/>
            <w:lang w:val="en-US" w:eastAsia="zh-CN"/>
          </w:rPr>
          <w:delText>（附件3，以下简称利益冲突信息申报表）</w:delText>
        </w:r>
      </w:del>
      <w:r>
        <w:rPr>
          <w:rFonts w:hint="eastAsia" w:ascii="仿宋_GB2312" w:hAnsi="仿宋" w:eastAsia="仿宋_GB2312" w:cs="仿宋"/>
          <w:color w:val="000000"/>
          <w:sz w:val="32"/>
          <w:szCs w:val="32"/>
          <w:highlight w:val="none"/>
          <w:lang w:val="en-US" w:eastAsia="zh-CN"/>
        </w:rPr>
        <w:t>至候选人填写并签字回传，签字版申报表由SSC招聘组发送至背调公司进一步验证。</w:t>
      </w:r>
    </w:p>
    <w:p w14:paraId="5F337FFB">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5E019109">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（六）</w:t>
      </w:r>
      <w:ins w:id="129" w:author="咨询组" w:date="2026-04-07T09:36:17Z">
        <w:r>
          <w:rPr>
            <w:rFonts w:hint="eastAsia" w:ascii="黑体" w:hAnsi="黑体" w:eastAsia="黑体" w:cs="仿宋"/>
            <w:b w:val="0"/>
            <w:color w:val="000000"/>
            <w:kern w:val="0"/>
            <w:sz w:val="32"/>
            <w:szCs w:val="32"/>
            <w:lang w:val="en-US" w:eastAsia="zh-CN" w:bidi="ar-SA"/>
          </w:rPr>
          <w:t>社会招聘</w:t>
        </w:r>
      </w:ins>
      <w:r>
        <w:rPr>
          <w:rFonts w:hint="eastAsia" w:ascii="仿宋_GB2312" w:hAnsi="仿宋" w:eastAsia="仿宋_GB2312" w:cs="仿宋"/>
          <w:color w:val="000000"/>
          <w:sz w:val="32"/>
          <w:szCs w:val="32"/>
          <w:highlight w:val="none"/>
        </w:rPr>
        <w:t>背调结果判定及应用</w:t>
      </w:r>
    </w:p>
    <w:p w14:paraId="035B29D9">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背调结果等级分为绿色、蓝色、黄色、红色四个等级。具体判</w:t>
      </w:r>
      <w:r>
        <w:rPr>
          <w:rFonts w:hint="eastAsia" w:ascii="仿宋_GB2312" w:hAnsi="仿宋" w:eastAsia="仿宋_GB2312" w:cs="仿宋"/>
          <w:color w:val="000000"/>
          <w:sz w:val="32"/>
          <w:szCs w:val="32"/>
          <w:highlight w:val="none"/>
          <w:lang w:val="en-US" w:eastAsia="zh-CN"/>
        </w:rPr>
        <w:t>灯</w:t>
      </w:r>
      <w:r>
        <w:rPr>
          <w:rFonts w:hint="eastAsia" w:ascii="仿宋_GB2312" w:hAnsi="仿宋" w:eastAsia="仿宋_GB2312" w:cs="仿宋"/>
          <w:color w:val="000000"/>
          <w:sz w:val="32"/>
          <w:szCs w:val="32"/>
          <w:highlight w:val="none"/>
        </w:rPr>
        <w:t>标准</w:t>
      </w:r>
      <w:r>
        <w:rPr>
          <w:rFonts w:hint="eastAsia" w:ascii="仿宋_GB2312" w:hAnsi="仿宋" w:eastAsia="仿宋_GB2312" w:cs="仿宋"/>
          <w:color w:val="000000"/>
          <w:sz w:val="32"/>
          <w:szCs w:val="32"/>
          <w:highlight w:val="none"/>
          <w:lang w:val="en-US" w:eastAsia="zh-CN"/>
        </w:rPr>
        <w:t>按照</w:t>
      </w:r>
      <w:r>
        <w:rPr>
          <w:rFonts w:hint="eastAsia" w:ascii="仿宋_GB2312" w:hAnsi="仿宋" w:eastAsia="仿宋_GB2312" w:cs="仿宋"/>
          <w:color w:val="000000"/>
          <w:sz w:val="32"/>
          <w:szCs w:val="32"/>
          <w:highlight w:val="none"/>
        </w:rPr>
        <w:t>《背调判断标准》</w:t>
      </w:r>
      <w:r>
        <w:rPr>
          <w:rFonts w:hint="eastAsia" w:ascii="仿宋_GB2312" w:hAnsi="仿宋" w:eastAsia="仿宋_GB2312" w:cs="仿宋"/>
          <w:color w:val="000000"/>
          <w:sz w:val="32"/>
          <w:szCs w:val="32"/>
          <w:highlight w:val="none"/>
          <w:lang w:val="en-US" w:eastAsia="zh-CN"/>
        </w:rPr>
        <w:t>执行</w:t>
      </w:r>
      <w:del w:id="130" w:author="咨询组" w:date="2026-04-03T18:02:26Z">
        <w:r>
          <w:rPr>
            <w:rFonts w:hint="eastAsia" w:ascii="仿宋_GB2312" w:hAnsi="仿宋" w:eastAsia="仿宋_GB2312" w:cs="仿宋"/>
            <w:color w:val="000000"/>
            <w:sz w:val="32"/>
            <w:szCs w:val="32"/>
            <w:highlight w:val="none"/>
          </w:rPr>
          <w:delText>（附件</w:delText>
        </w:r>
      </w:del>
      <w:del w:id="131" w:author="咨询组" w:date="2026-04-03T18:02:26Z">
        <w:r>
          <w:rPr>
            <w:rFonts w:hint="eastAsia" w:ascii="仿宋_GB2312" w:hAnsi="仿宋" w:eastAsia="仿宋_GB2312" w:cs="仿宋"/>
            <w:color w:val="000000"/>
            <w:sz w:val="32"/>
            <w:szCs w:val="32"/>
            <w:highlight w:val="none"/>
            <w:lang w:val="en-US" w:eastAsia="zh-CN"/>
          </w:rPr>
          <w:delText>4</w:delText>
        </w:r>
      </w:del>
      <w:del w:id="132" w:author="咨询组" w:date="2026-04-03T18:02:26Z">
        <w:r>
          <w:rPr>
            <w:rFonts w:hint="eastAsia" w:ascii="仿宋_GB2312" w:hAnsi="仿宋" w:eastAsia="仿宋_GB2312" w:cs="仿宋"/>
            <w:color w:val="000000"/>
            <w:sz w:val="32"/>
            <w:szCs w:val="32"/>
            <w:highlight w:val="none"/>
          </w:rPr>
          <w:delText>）</w:delText>
        </w:r>
      </w:del>
      <w:r>
        <w:rPr>
          <w:rFonts w:hint="eastAsia" w:ascii="仿宋_GB2312" w:hAnsi="仿宋" w:eastAsia="仿宋_GB2312" w:cs="仿宋"/>
          <w:color w:val="000000"/>
          <w:sz w:val="32"/>
          <w:szCs w:val="32"/>
          <w:highlight w:val="none"/>
        </w:rPr>
        <w:t>。</w:t>
      </w:r>
    </w:p>
    <w:p w14:paraId="674E80A6">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背调结果等级为绿色、蓝色时，视为背调通过。</w:t>
      </w:r>
    </w:p>
    <w:p w14:paraId="629ADC27">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背调结果等级为黄色时，视为谨慎决策，由HRBP向用人部门沟通，确认是否录用。</w:t>
      </w:r>
    </w:p>
    <w:p w14:paraId="7886EFB9">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背调结果等级为红色时，原则上不予</w:t>
      </w:r>
      <w:r>
        <w:rPr>
          <w:rFonts w:hint="eastAsia" w:ascii="仿宋_GB2312" w:hAnsi="仿宋" w:eastAsia="仿宋_GB2312" w:cs="仿宋"/>
          <w:color w:val="000000"/>
          <w:sz w:val="32"/>
          <w:szCs w:val="32"/>
          <w:highlight w:val="none"/>
          <w:lang w:val="en-US" w:eastAsia="zh-CN"/>
        </w:rPr>
        <w:t>录用</w:t>
      </w:r>
      <w:r>
        <w:rPr>
          <w:rFonts w:hint="eastAsia" w:ascii="仿宋_GB2312" w:hAnsi="仿宋" w:eastAsia="仿宋_GB2312" w:cs="仿宋"/>
          <w:color w:val="000000"/>
          <w:sz w:val="32"/>
          <w:szCs w:val="32"/>
          <w:highlight w:val="none"/>
        </w:rPr>
        <w:t>，如仍考虑录用，由HRBP向用人部门沟通（至少沟通至应聘岗位的间接上级层级），确认是否录用。</w:t>
      </w:r>
    </w:p>
    <w:p w14:paraId="6214723B">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针对干部及</w:t>
      </w:r>
      <w:r>
        <w:rPr>
          <w:rFonts w:hint="eastAsia" w:ascii="仿宋_GB2312" w:hAnsi="仿宋" w:eastAsia="仿宋_GB2312" w:cs="仿宋"/>
          <w:color w:val="000000"/>
          <w:sz w:val="32"/>
          <w:szCs w:val="32"/>
          <w:highlight w:val="none"/>
          <w:lang w:val="en-US" w:eastAsia="zh-CN"/>
        </w:rPr>
        <w:t>资深管理人员</w:t>
      </w:r>
      <w:r>
        <w:rPr>
          <w:rFonts w:hint="eastAsia" w:ascii="仿宋_GB2312" w:hAnsi="仿宋" w:eastAsia="仿宋_GB2312" w:cs="仿宋"/>
          <w:color w:val="000000"/>
          <w:sz w:val="32"/>
          <w:szCs w:val="32"/>
          <w:highlight w:val="none"/>
        </w:rPr>
        <w:t>的背调，当后续完整背调较前期阶段背调出现新的黄色、红色等级事项时，HRBP须就新增事项与用人部门再次沟通，确认是否录用。</w:t>
      </w:r>
    </w:p>
    <w:p w14:paraId="7BFDD605">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lang w:val="en-US" w:eastAsia="zh-CN"/>
        </w:rPr>
        <w:t>针对干部及关键岗位，</w:t>
      </w:r>
      <w:r>
        <w:rPr>
          <w:rFonts w:hint="eastAsia" w:ascii="仿宋_GB2312" w:hAnsi="仿宋" w:eastAsia="仿宋_GB2312" w:cs="仿宋"/>
          <w:color w:val="000000"/>
          <w:sz w:val="32"/>
          <w:szCs w:val="32"/>
          <w:highlight w:val="none"/>
        </w:rPr>
        <w:t>依据《华润啤酒防止利益冲突管理办法》</w:t>
      </w:r>
      <w:r>
        <w:rPr>
          <w:rFonts w:hint="eastAsia" w:ascii="仿宋_GB2312" w:hAnsi="仿宋" w:eastAsia="仿宋_GB2312" w:cs="仿宋"/>
          <w:color w:val="000000"/>
          <w:sz w:val="32"/>
          <w:szCs w:val="32"/>
          <w:highlight w:val="none"/>
          <w:lang w:val="en-US" w:eastAsia="zh-CN"/>
        </w:rPr>
        <w:t>相关</w:t>
      </w:r>
      <w:r>
        <w:rPr>
          <w:rFonts w:hint="eastAsia" w:ascii="仿宋_GB2312" w:hAnsi="仿宋" w:eastAsia="仿宋_GB2312" w:cs="仿宋"/>
          <w:color w:val="000000"/>
          <w:sz w:val="32"/>
          <w:szCs w:val="32"/>
          <w:highlight w:val="none"/>
        </w:rPr>
        <w:t>要求</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由SSC</w:t>
      </w:r>
      <w:r>
        <w:rPr>
          <w:rFonts w:hint="eastAsia" w:ascii="仿宋_GB2312" w:hAnsi="仿宋" w:eastAsia="仿宋_GB2312" w:cs="仿宋"/>
          <w:color w:val="000000"/>
          <w:sz w:val="32"/>
          <w:szCs w:val="32"/>
          <w:highlight w:val="none"/>
          <w:lang w:val="en-US" w:eastAsia="zh-CN"/>
        </w:rPr>
        <w:t>招聘组</w:t>
      </w:r>
      <w:r>
        <w:rPr>
          <w:rFonts w:hint="eastAsia" w:ascii="仿宋_GB2312" w:hAnsi="仿宋" w:eastAsia="仿宋_GB2312" w:cs="仿宋"/>
          <w:color w:val="000000"/>
          <w:sz w:val="32"/>
          <w:szCs w:val="32"/>
          <w:highlight w:val="none"/>
        </w:rPr>
        <w:t>邮件发送利益冲突</w:t>
      </w:r>
      <w:r>
        <w:rPr>
          <w:rFonts w:hint="eastAsia" w:ascii="仿宋_GB2312" w:hAnsi="仿宋" w:eastAsia="仿宋_GB2312" w:cs="仿宋"/>
          <w:color w:val="000000"/>
          <w:sz w:val="32"/>
          <w:szCs w:val="32"/>
          <w:highlight w:val="none"/>
          <w:lang w:val="en-US" w:eastAsia="zh-CN"/>
        </w:rPr>
        <w:t>背调报告详情及利益冲突信息申报表</w:t>
      </w:r>
      <w:r>
        <w:rPr>
          <w:rFonts w:hint="eastAsia" w:ascii="仿宋_GB2312" w:hAnsi="仿宋" w:eastAsia="仿宋_GB2312" w:cs="仿宋"/>
          <w:color w:val="000000"/>
          <w:sz w:val="32"/>
          <w:szCs w:val="32"/>
          <w:highlight w:val="none"/>
        </w:rPr>
        <w:t>至华润啤酒法律合规部（CRB_LEGAL@crb.cn），</w:t>
      </w:r>
      <w:r>
        <w:rPr>
          <w:rFonts w:hint="eastAsia" w:ascii="仿宋_GB2312" w:hAnsi="仿宋" w:eastAsia="仿宋_GB2312" w:cs="仿宋"/>
          <w:color w:val="000000"/>
          <w:sz w:val="32"/>
          <w:szCs w:val="32"/>
          <w:highlight w:val="none"/>
          <w:lang w:val="en-US" w:eastAsia="zh-CN"/>
        </w:rPr>
        <w:t>询问利益冲突情况，</w:t>
      </w:r>
      <w:r>
        <w:rPr>
          <w:rFonts w:hint="eastAsia" w:ascii="仿宋_GB2312" w:hAnsi="仿宋" w:eastAsia="仿宋_GB2312" w:cs="仿宋"/>
          <w:color w:val="000000"/>
          <w:sz w:val="32"/>
          <w:szCs w:val="32"/>
          <w:highlight w:val="none"/>
        </w:rPr>
        <w:t>华润啤酒法律合规部在</w:t>
      </w:r>
      <w:r>
        <w:rPr>
          <w:rFonts w:hint="eastAsia" w:ascii="仿宋_GB2312" w:hAnsi="仿宋" w:eastAsia="仿宋_GB2312" w:cs="仿宋"/>
          <w:color w:val="000000"/>
          <w:sz w:val="32"/>
          <w:szCs w:val="32"/>
          <w:highlight w:val="none"/>
          <w:lang w:val="en-US" w:eastAsia="zh-CN"/>
        </w:rPr>
        <w:t>收到邮件后的3个工作日内向SSC招聘组</w:t>
      </w:r>
      <w:r>
        <w:rPr>
          <w:rFonts w:hint="eastAsia" w:ascii="仿宋_GB2312" w:hAnsi="仿宋" w:eastAsia="仿宋_GB2312" w:cs="仿宋"/>
          <w:color w:val="000000"/>
          <w:sz w:val="32"/>
          <w:szCs w:val="32"/>
          <w:highlight w:val="none"/>
        </w:rPr>
        <w:t>（CRB_ZHAOPIN_ZY@crb.cn）反馈是否构成利益冲突。</w:t>
      </w:r>
      <w:r>
        <w:rPr>
          <w:rFonts w:hint="eastAsia" w:ascii="仿宋_GB2312" w:hAnsi="仿宋" w:eastAsia="仿宋_GB2312" w:cs="仿宋"/>
          <w:color w:val="000000"/>
          <w:sz w:val="32"/>
          <w:szCs w:val="32"/>
          <w:highlight w:val="none"/>
          <w:lang w:val="en-US" w:eastAsia="zh-CN"/>
        </w:rPr>
        <w:t>若</w:t>
      </w:r>
      <w:r>
        <w:rPr>
          <w:rFonts w:hint="eastAsia" w:ascii="仿宋_GB2312" w:hAnsi="仿宋" w:eastAsia="仿宋_GB2312" w:cs="仿宋"/>
          <w:color w:val="000000"/>
          <w:sz w:val="32"/>
          <w:szCs w:val="32"/>
          <w:highlight w:val="none"/>
        </w:rPr>
        <w:t>不存在利益冲突，可</w:t>
      </w:r>
      <w:r>
        <w:rPr>
          <w:rFonts w:hint="eastAsia" w:ascii="仿宋_GB2312" w:hAnsi="仿宋" w:eastAsia="仿宋_GB2312" w:cs="仿宋"/>
          <w:color w:val="000000"/>
          <w:sz w:val="32"/>
          <w:szCs w:val="32"/>
          <w:highlight w:val="none"/>
          <w:lang w:val="en-US" w:eastAsia="zh-CN"/>
        </w:rPr>
        <w:t>直接进入后续流程。若存在</w:t>
      </w:r>
      <w:r>
        <w:rPr>
          <w:rFonts w:hint="eastAsia" w:ascii="仿宋_GB2312" w:hAnsi="仿宋" w:eastAsia="仿宋_GB2312" w:cs="仿宋"/>
          <w:color w:val="000000"/>
          <w:sz w:val="32"/>
          <w:szCs w:val="32"/>
          <w:highlight w:val="none"/>
        </w:rPr>
        <w:t>利益冲突，</w:t>
      </w:r>
      <w:r>
        <w:rPr>
          <w:rFonts w:hint="eastAsia" w:ascii="仿宋_GB2312" w:hAnsi="仿宋" w:eastAsia="仿宋_GB2312" w:cs="仿宋"/>
          <w:color w:val="000000"/>
          <w:sz w:val="32"/>
          <w:szCs w:val="32"/>
          <w:highlight w:val="none"/>
          <w:lang w:val="en-US" w:eastAsia="zh-CN"/>
        </w:rPr>
        <w:t>SSC招聘组应跟进候选人</w:t>
      </w:r>
      <w:r>
        <w:rPr>
          <w:rFonts w:hint="eastAsia" w:ascii="仿宋_GB2312" w:hAnsi="仿宋" w:eastAsia="仿宋_GB2312" w:cs="仿宋"/>
          <w:color w:val="000000"/>
          <w:sz w:val="32"/>
          <w:szCs w:val="32"/>
          <w:highlight w:val="none"/>
        </w:rPr>
        <w:t>消除利益冲突</w:t>
      </w:r>
      <w:r>
        <w:rPr>
          <w:rFonts w:hint="eastAsia" w:ascii="仿宋_GB2312" w:hAnsi="仿宋" w:eastAsia="仿宋_GB2312" w:cs="仿宋"/>
          <w:color w:val="000000"/>
          <w:sz w:val="32"/>
          <w:szCs w:val="32"/>
          <w:highlight w:val="none"/>
          <w:lang w:val="en-US" w:eastAsia="zh-CN"/>
        </w:rPr>
        <w:t>后再进入后续流程。若</w:t>
      </w:r>
      <w:r>
        <w:rPr>
          <w:rFonts w:hint="eastAsia" w:ascii="仿宋_GB2312" w:hAnsi="仿宋" w:eastAsia="仿宋_GB2312" w:cs="仿宋"/>
          <w:color w:val="000000"/>
          <w:sz w:val="32"/>
          <w:szCs w:val="32"/>
          <w:highlight w:val="none"/>
        </w:rPr>
        <w:t>利益冲突无法消除的，</w:t>
      </w:r>
      <w:r>
        <w:rPr>
          <w:rFonts w:hint="eastAsia" w:ascii="仿宋_GB2312" w:hAnsi="仿宋" w:eastAsia="仿宋_GB2312" w:cs="仿宋"/>
          <w:color w:val="000000"/>
          <w:sz w:val="32"/>
          <w:szCs w:val="32"/>
          <w:highlight w:val="none"/>
          <w:lang w:val="en-US" w:eastAsia="zh-CN"/>
        </w:rPr>
        <w:t>SSC招聘组应终止录用流程</w:t>
      </w:r>
      <w:r>
        <w:rPr>
          <w:rFonts w:hint="eastAsia" w:ascii="仿宋_GB2312" w:hAnsi="仿宋" w:eastAsia="仿宋_GB2312" w:cs="仿宋"/>
          <w:color w:val="000000"/>
          <w:sz w:val="32"/>
          <w:szCs w:val="32"/>
          <w:highlight w:val="none"/>
        </w:rPr>
        <w:t>并反馈</w:t>
      </w:r>
      <w:r>
        <w:rPr>
          <w:rFonts w:hint="eastAsia" w:ascii="仿宋_GB2312" w:hAnsi="仿宋" w:eastAsia="仿宋_GB2312" w:cs="仿宋"/>
          <w:color w:val="000000"/>
          <w:sz w:val="32"/>
          <w:szCs w:val="32"/>
          <w:highlight w:val="none"/>
          <w:lang w:val="en-US" w:eastAsia="zh-CN"/>
        </w:rPr>
        <w:t>HRBP，涉及干部的应同步反馈SSC干部管理组</w:t>
      </w:r>
      <w:r>
        <w:rPr>
          <w:rFonts w:hint="eastAsia" w:ascii="仿宋_GB2312" w:hAnsi="仿宋" w:eastAsia="仿宋_GB2312" w:cs="仿宋"/>
          <w:color w:val="000000"/>
          <w:sz w:val="32"/>
          <w:szCs w:val="32"/>
          <w:highlight w:val="none"/>
        </w:rPr>
        <w:t>。</w:t>
      </w:r>
    </w:p>
    <w:p w14:paraId="49819228">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095C3C1D">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七</w:t>
      </w:r>
      <w:r>
        <w:rPr>
          <w:rFonts w:hint="eastAsia"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特殊说明</w:t>
      </w:r>
    </w:p>
    <w:p w14:paraId="22F26FA6">
      <w:pPr>
        <w:pStyle w:val="23"/>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华润酒业及项目公司重新雇佣具有华润啤酒或华润雪花过往工作经历的人员时，P3/S3/04及以下人员应开展内部背景调查，具体按照《华润啤酒啤白双赋能人才共建管理办法》相关要求执行。</w:t>
      </w:r>
    </w:p>
    <w:p w14:paraId="6E8501F3">
      <w:pPr>
        <w:pStyle w:val="23"/>
        <w:widowControl w:val="0"/>
        <w:numPr>
          <w:ilvl w:val="0"/>
          <w:numId w:val="0"/>
        </w:numPr>
        <w:spacing w:after="0" w:line="560" w:lineRule="exact"/>
        <w:ind w:firstLine="640" w:firstLineChars="20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42669E45">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第十六条</w:t>
      </w:r>
      <w:r>
        <w:rPr>
          <w:rFonts w:hint="eastAsia" w:ascii="仿宋_GB2312" w:hAnsi="仿宋" w:eastAsia="仿宋_GB2312" w:cs="仿宋"/>
          <w:color w:val="000000"/>
          <w:sz w:val="32"/>
          <w:szCs w:val="32"/>
          <w:highlight w:val="none"/>
        </w:rPr>
        <w:t>体检</w:t>
      </w:r>
    </w:p>
    <w:p w14:paraId="0EF13EA7">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lang w:val="en-US" w:eastAsia="zh-CN"/>
        </w:rPr>
        <w:t>候选人接受offer后，由SSC招聘组发送体检通知，候选人将体检结果回传至系统后，由HRBP做出是否符合录用的判断。针对已与当地体检机构建立合作的单位，HRBP可根据业务操作便捷性选择自行通知员工体检。</w:t>
      </w:r>
      <w:r>
        <w:rPr>
          <w:rFonts w:hint="eastAsia" w:ascii="仿宋_GB2312" w:hAnsi="仿宋" w:eastAsia="仿宋_GB2312" w:cs="仿宋"/>
          <w:color w:val="000000"/>
          <w:sz w:val="32"/>
          <w:szCs w:val="32"/>
          <w:highlight w:val="none"/>
        </w:rPr>
        <w:t>新员工入职体检要求如下：</w:t>
      </w:r>
    </w:p>
    <w:p w14:paraId="3532116E">
      <w:pPr>
        <w:widowControl w:val="0"/>
        <w:spacing w:after="0" w:line="560" w:lineRule="exact"/>
        <w:ind w:firstLine="640" w:firstLineChars="200"/>
        <w:jc w:val="both"/>
        <w:rPr>
          <w:rFonts w:hint="eastAsia" w:ascii="宋体" w:hAnsi="宋体" w:cs="宋体"/>
          <w:color w:val="000000"/>
          <w:sz w:val="18"/>
          <w:szCs w:val="18"/>
          <w:highlight w:val="none"/>
        </w:rPr>
      </w:pPr>
      <w:r>
        <w:rPr>
          <w:rFonts w:hint="eastAsia"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一</w:t>
      </w:r>
      <w:r>
        <w:rPr>
          <w:rFonts w:hint="eastAsia" w:ascii="仿宋_GB2312" w:hAnsi="仿宋" w:eastAsia="仿宋_GB2312" w:cs="仿宋"/>
          <w:color w:val="000000"/>
          <w:sz w:val="32"/>
          <w:szCs w:val="32"/>
          <w:highlight w:val="none"/>
        </w:rPr>
        <w:t>）涉及职业健康风险的岗位须在入职前进行职业健康体检，具体体检项目由所在</w:t>
      </w:r>
      <w:r>
        <w:rPr>
          <w:rFonts w:hint="eastAsia" w:ascii="仿宋_GB2312" w:hAnsi="仿宋" w:eastAsia="仿宋_GB2312" w:cs="仿宋"/>
          <w:color w:val="000000"/>
          <w:sz w:val="32"/>
          <w:szCs w:val="32"/>
          <w:highlight w:val="none"/>
          <w:lang w:val="en-US" w:eastAsia="zh-CN"/>
        </w:rPr>
        <w:t>单位</w:t>
      </w:r>
      <w:r>
        <w:rPr>
          <w:rFonts w:hint="eastAsia" w:ascii="仿宋_GB2312" w:hAnsi="仿宋" w:eastAsia="仿宋_GB2312" w:cs="仿宋"/>
          <w:color w:val="000000"/>
          <w:sz w:val="32"/>
          <w:szCs w:val="32"/>
          <w:highlight w:val="none"/>
        </w:rPr>
        <w:t>EH</w:t>
      </w:r>
      <w:r>
        <w:rPr>
          <w:rFonts w:hint="eastAsia" w:ascii="仿宋_GB2312" w:hAnsi="仿宋" w:eastAsia="仿宋_GB2312" w:cs="仿宋"/>
          <w:color w:val="000000"/>
          <w:sz w:val="32"/>
          <w:szCs w:val="32"/>
          <w:highlight w:val="none"/>
          <w:lang w:val="en-US" w:eastAsia="zh-CN"/>
        </w:rPr>
        <w:t>S</w:t>
      </w:r>
      <w:r>
        <w:rPr>
          <w:rFonts w:hint="eastAsia" w:ascii="仿宋_GB2312" w:hAnsi="仿宋" w:eastAsia="仿宋_GB2312" w:cs="仿宋"/>
          <w:color w:val="000000"/>
          <w:sz w:val="32"/>
          <w:szCs w:val="32"/>
          <w:highlight w:val="none"/>
        </w:rPr>
        <w:t>部确认</w:t>
      </w:r>
      <w:r>
        <w:rPr>
          <w:rFonts w:hint="eastAsia" w:ascii="宋体" w:hAnsi="宋体" w:cs="宋体"/>
          <w:color w:val="000000"/>
          <w:sz w:val="18"/>
          <w:szCs w:val="18"/>
          <w:highlight w:val="none"/>
        </w:rPr>
        <w:t>。</w:t>
      </w:r>
    </w:p>
    <w:p w14:paraId="74958558">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二</w:t>
      </w:r>
      <w:r>
        <w:rPr>
          <w:rFonts w:hint="eastAsia" w:ascii="仿宋_GB2312" w:hAnsi="仿宋" w:eastAsia="仿宋_GB2312" w:cs="仿宋"/>
          <w:color w:val="000000"/>
          <w:sz w:val="32"/>
          <w:szCs w:val="32"/>
          <w:highlight w:val="none"/>
        </w:rPr>
        <w:t>）</w:t>
      </w:r>
      <w:r>
        <w:rPr>
          <w:rFonts w:ascii="仿宋_GB2312" w:hAnsi="仿宋" w:eastAsia="仿宋_GB2312" w:cs="仿宋"/>
          <w:color w:val="000000"/>
          <w:sz w:val="32"/>
          <w:szCs w:val="32"/>
          <w:highlight w:val="none"/>
        </w:rPr>
        <w:t>从事接触直接入口食品工作的食品生产经营人员</w:t>
      </w:r>
      <w:r>
        <w:rPr>
          <w:rFonts w:hint="eastAsia" w:ascii="仿宋_GB2312" w:hAnsi="仿宋" w:eastAsia="仿宋_GB2312" w:cs="仿宋"/>
          <w:color w:val="000000"/>
          <w:sz w:val="32"/>
          <w:szCs w:val="32"/>
          <w:highlight w:val="none"/>
        </w:rPr>
        <w:t>须</w:t>
      </w:r>
      <w:r>
        <w:rPr>
          <w:rFonts w:ascii="仿宋_GB2312" w:hAnsi="仿宋" w:eastAsia="仿宋_GB2312" w:cs="仿宋"/>
          <w:color w:val="000000"/>
          <w:sz w:val="32"/>
          <w:szCs w:val="32"/>
          <w:highlight w:val="none"/>
        </w:rPr>
        <w:t>取得健康证后方可上岗</w:t>
      </w:r>
      <w:r>
        <w:rPr>
          <w:rFonts w:hint="eastAsia" w:ascii="仿宋_GB2312" w:hAnsi="仿宋" w:eastAsia="仿宋_GB2312" w:cs="仿宋"/>
          <w:color w:val="000000"/>
          <w:sz w:val="32"/>
          <w:szCs w:val="32"/>
          <w:highlight w:val="none"/>
        </w:rPr>
        <w:t>，需要健康证的具体岗位由所在单位</w:t>
      </w:r>
      <w:r>
        <w:rPr>
          <w:rFonts w:ascii="仿宋_GB2312" w:hAnsi="仿宋" w:eastAsia="仿宋_GB2312" w:cs="仿宋"/>
          <w:color w:val="000000"/>
          <w:sz w:val="32"/>
          <w:szCs w:val="32"/>
          <w:highlight w:val="none"/>
        </w:rPr>
        <w:t>食品安全监管部门</w:t>
      </w:r>
      <w:r>
        <w:rPr>
          <w:rFonts w:hint="eastAsia" w:ascii="仿宋_GB2312" w:hAnsi="仿宋" w:eastAsia="仿宋_GB2312" w:cs="仿宋"/>
          <w:color w:val="000000"/>
          <w:sz w:val="32"/>
          <w:szCs w:val="32"/>
          <w:highlight w:val="none"/>
        </w:rPr>
        <w:t>确认（如品控部、EH</w:t>
      </w:r>
      <w:r>
        <w:rPr>
          <w:rFonts w:hint="eastAsia" w:ascii="仿宋_GB2312" w:hAnsi="仿宋" w:eastAsia="仿宋_GB2312" w:cs="仿宋"/>
          <w:color w:val="000000"/>
          <w:sz w:val="32"/>
          <w:szCs w:val="32"/>
          <w:highlight w:val="none"/>
          <w:lang w:val="en-US" w:eastAsia="zh-CN"/>
        </w:rPr>
        <w:t>S</w:t>
      </w:r>
      <w:r>
        <w:rPr>
          <w:rFonts w:hint="eastAsia" w:ascii="仿宋_GB2312" w:hAnsi="仿宋" w:eastAsia="仿宋_GB2312" w:cs="仿宋"/>
          <w:color w:val="000000"/>
          <w:sz w:val="32"/>
          <w:szCs w:val="32"/>
          <w:highlight w:val="none"/>
        </w:rPr>
        <w:t>部）。</w:t>
      </w:r>
    </w:p>
    <w:p w14:paraId="73EE20AF">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eastAsia="zh-CN"/>
        </w:rPr>
      </w:pP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三）</w:t>
      </w:r>
      <w:r>
        <w:rPr>
          <w:rFonts w:hint="eastAsia" w:ascii="仿宋_GB2312" w:hAnsi="仿宋" w:eastAsia="仿宋_GB2312" w:cs="仿宋"/>
          <w:color w:val="000000"/>
          <w:sz w:val="32"/>
          <w:szCs w:val="32"/>
          <w:highlight w:val="none"/>
        </w:rPr>
        <w:t>录用岗位不涉及职业健康</w:t>
      </w:r>
      <w:r>
        <w:rPr>
          <w:rFonts w:hint="eastAsia" w:ascii="仿宋_GB2312" w:hAnsi="仿宋" w:eastAsia="仿宋_GB2312" w:cs="仿宋"/>
          <w:color w:val="000000"/>
          <w:sz w:val="32"/>
          <w:szCs w:val="32"/>
          <w:highlight w:val="none"/>
          <w:lang w:val="en-US" w:eastAsia="zh-CN"/>
        </w:rPr>
        <w:t>风险</w:t>
      </w:r>
      <w:r>
        <w:rPr>
          <w:rFonts w:hint="eastAsia" w:ascii="仿宋_GB2312" w:hAnsi="仿宋" w:eastAsia="仿宋_GB2312" w:cs="仿宋"/>
          <w:color w:val="000000"/>
          <w:sz w:val="32"/>
          <w:szCs w:val="32"/>
          <w:highlight w:val="none"/>
        </w:rPr>
        <w:t>且</w:t>
      </w:r>
      <w:r>
        <w:rPr>
          <w:rFonts w:hint="eastAsia" w:ascii="仿宋_GB2312" w:hAnsi="仿宋" w:eastAsia="仿宋_GB2312" w:cs="仿宋"/>
          <w:color w:val="000000"/>
          <w:sz w:val="32"/>
          <w:szCs w:val="32"/>
          <w:highlight w:val="none"/>
          <w:lang w:val="en-US" w:eastAsia="zh-CN"/>
        </w:rPr>
        <w:t>无需</w:t>
      </w:r>
      <w:r>
        <w:rPr>
          <w:rFonts w:hint="eastAsia" w:ascii="仿宋_GB2312" w:hAnsi="仿宋" w:eastAsia="仿宋_GB2312" w:cs="仿宋"/>
          <w:color w:val="000000"/>
          <w:sz w:val="32"/>
          <w:szCs w:val="32"/>
          <w:highlight w:val="none"/>
        </w:rPr>
        <w:t>办理健康证</w:t>
      </w:r>
      <w:r>
        <w:rPr>
          <w:rFonts w:hint="eastAsia" w:ascii="仿宋_GB2312" w:hAnsi="仿宋" w:eastAsia="仿宋_GB2312" w:cs="仿宋"/>
          <w:color w:val="000000"/>
          <w:sz w:val="32"/>
          <w:szCs w:val="32"/>
          <w:highlight w:val="none"/>
          <w:lang w:val="en-US" w:eastAsia="zh-CN"/>
        </w:rPr>
        <w:t>的</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按新员工常规入职体检项目检查</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录用岗位不涉及职业健康</w:t>
      </w:r>
      <w:r>
        <w:rPr>
          <w:rFonts w:hint="eastAsia" w:ascii="仿宋_GB2312" w:hAnsi="仿宋" w:eastAsia="仿宋_GB2312" w:cs="仿宋"/>
          <w:color w:val="000000"/>
          <w:sz w:val="32"/>
          <w:szCs w:val="32"/>
          <w:highlight w:val="none"/>
          <w:lang w:val="en-US" w:eastAsia="zh-CN"/>
        </w:rPr>
        <w:t>风险</w:t>
      </w:r>
      <w:r>
        <w:rPr>
          <w:rFonts w:hint="eastAsia" w:ascii="仿宋_GB2312" w:hAnsi="仿宋" w:eastAsia="仿宋_GB2312" w:cs="仿宋"/>
          <w:color w:val="000000"/>
          <w:sz w:val="32"/>
          <w:szCs w:val="32"/>
          <w:highlight w:val="none"/>
        </w:rPr>
        <w:t>但需办理健康证</w:t>
      </w:r>
      <w:r>
        <w:rPr>
          <w:rFonts w:hint="eastAsia" w:ascii="仿宋_GB2312" w:hAnsi="仿宋" w:eastAsia="仿宋_GB2312" w:cs="仿宋"/>
          <w:color w:val="000000"/>
          <w:sz w:val="32"/>
          <w:szCs w:val="32"/>
          <w:highlight w:val="none"/>
          <w:lang w:val="en-US" w:eastAsia="zh-CN"/>
        </w:rPr>
        <w:t>的</w:t>
      </w:r>
      <w:r>
        <w:rPr>
          <w:rFonts w:hint="eastAsia"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在办理</w:t>
      </w:r>
      <w:r>
        <w:rPr>
          <w:rFonts w:hint="eastAsia" w:ascii="仿宋_GB2312" w:hAnsi="仿宋" w:eastAsia="仿宋_GB2312" w:cs="仿宋"/>
          <w:color w:val="000000"/>
          <w:sz w:val="32"/>
          <w:szCs w:val="32"/>
          <w:highlight w:val="none"/>
        </w:rPr>
        <w:t>健康证</w:t>
      </w:r>
      <w:r>
        <w:rPr>
          <w:rFonts w:hint="eastAsia" w:ascii="仿宋_GB2312" w:hAnsi="仿宋" w:eastAsia="仿宋_GB2312" w:cs="仿宋"/>
          <w:color w:val="000000"/>
          <w:sz w:val="32"/>
          <w:szCs w:val="32"/>
          <w:highlight w:val="none"/>
          <w:lang w:val="en-US" w:eastAsia="zh-CN"/>
        </w:rPr>
        <w:t>的</w:t>
      </w:r>
      <w:r>
        <w:rPr>
          <w:rFonts w:hint="eastAsia" w:ascii="仿宋_GB2312" w:hAnsi="仿宋" w:eastAsia="仿宋_GB2312" w:cs="仿宋"/>
          <w:color w:val="000000"/>
          <w:sz w:val="32"/>
          <w:szCs w:val="32"/>
          <w:highlight w:val="none"/>
        </w:rPr>
        <w:t>同时按新员工常规入职体检项目检查</w:t>
      </w:r>
      <w:r>
        <w:rPr>
          <w:rFonts w:hint="eastAsia" w:ascii="仿宋_GB2312" w:hAnsi="仿宋" w:eastAsia="仿宋_GB2312" w:cs="仿宋"/>
          <w:color w:val="000000"/>
          <w:sz w:val="32"/>
          <w:szCs w:val="32"/>
          <w:highlight w:val="none"/>
          <w:lang w:eastAsia="zh-CN"/>
        </w:rPr>
        <w:t>。</w:t>
      </w:r>
    </w:p>
    <w:p w14:paraId="0C0B2EFE">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eastAsia="zh-CN"/>
        </w:rPr>
      </w:pP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四）</w:t>
      </w:r>
      <w:r>
        <w:rPr>
          <w:rFonts w:hint="eastAsia" w:ascii="仿宋_GB2312" w:hAnsi="仿宋" w:eastAsia="仿宋_GB2312" w:cs="仿宋"/>
          <w:color w:val="000000"/>
          <w:sz w:val="32"/>
          <w:szCs w:val="32"/>
          <w:highlight w:val="none"/>
        </w:rPr>
        <w:t>若</w:t>
      </w:r>
      <w:r>
        <w:rPr>
          <w:rFonts w:hint="eastAsia" w:ascii="仿宋_GB2312" w:hAnsi="仿宋" w:eastAsia="仿宋_GB2312" w:cs="仿宋"/>
          <w:color w:val="000000"/>
          <w:sz w:val="32"/>
          <w:szCs w:val="32"/>
          <w:highlight w:val="none"/>
          <w:lang w:val="en-US" w:eastAsia="zh-CN"/>
        </w:rPr>
        <w:t>候选人</w:t>
      </w:r>
      <w:r>
        <w:rPr>
          <w:rFonts w:hint="eastAsia" w:ascii="仿宋_GB2312" w:hAnsi="仿宋" w:eastAsia="仿宋_GB2312" w:cs="仿宋"/>
          <w:color w:val="000000"/>
          <w:sz w:val="32"/>
          <w:szCs w:val="32"/>
          <w:highlight w:val="none"/>
        </w:rPr>
        <w:t>可提供符合要求的3个月以内</w:t>
      </w:r>
      <w:r>
        <w:rPr>
          <w:rFonts w:hint="eastAsia" w:ascii="仿宋_GB2312" w:hAnsi="仿宋" w:eastAsia="仿宋_GB2312" w:cs="仿宋"/>
          <w:color w:val="000000"/>
          <w:sz w:val="32"/>
          <w:szCs w:val="32"/>
          <w:highlight w:val="none"/>
          <w:lang w:val="en-US" w:eastAsia="zh-CN"/>
        </w:rPr>
        <w:t>的体检报告</w:t>
      </w:r>
      <w:r>
        <w:rPr>
          <w:rFonts w:hint="eastAsia" w:ascii="仿宋_GB2312" w:hAnsi="仿宋" w:eastAsia="仿宋_GB2312" w:cs="仿宋"/>
          <w:color w:val="000000"/>
          <w:sz w:val="32"/>
          <w:szCs w:val="32"/>
          <w:highlight w:val="none"/>
        </w:rPr>
        <w:t>（以</w:t>
      </w:r>
      <w:r>
        <w:rPr>
          <w:rFonts w:hint="eastAsia" w:ascii="仿宋_GB2312" w:hAnsi="仿宋" w:eastAsia="仿宋_GB2312" w:cs="仿宋"/>
          <w:color w:val="000000"/>
          <w:sz w:val="32"/>
          <w:szCs w:val="32"/>
          <w:highlight w:val="none"/>
          <w:lang w:val="en-US" w:eastAsia="zh-CN"/>
        </w:rPr>
        <w:t>入职时间</w:t>
      </w:r>
      <w:r>
        <w:rPr>
          <w:rFonts w:hint="eastAsia" w:ascii="仿宋_GB2312" w:hAnsi="仿宋" w:eastAsia="仿宋_GB2312" w:cs="仿宋"/>
          <w:color w:val="000000"/>
          <w:sz w:val="32"/>
          <w:szCs w:val="32"/>
          <w:highlight w:val="none"/>
        </w:rPr>
        <w:t>往前的3个月），可作为体检依据，不再另行入职体检</w:t>
      </w:r>
      <w:r>
        <w:rPr>
          <w:rFonts w:hint="eastAsia" w:ascii="仿宋_GB2312" w:hAnsi="仿宋" w:eastAsia="仿宋_GB2312" w:cs="仿宋"/>
          <w:color w:val="000000"/>
          <w:sz w:val="32"/>
          <w:szCs w:val="32"/>
          <w:highlight w:val="none"/>
          <w:lang w:eastAsia="zh-CN"/>
        </w:rPr>
        <w:t>。</w:t>
      </w:r>
    </w:p>
    <w:p w14:paraId="7D39C442">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五</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rPr>
        <w:t>体检单位应为二级及以上正规医院或正规体检机构，新员工入职后按标准凭发票报销。新员工常规入职体检报销费用不高于500元，健康证、职业健康体检费根据各单位指定机构标准报销。</w:t>
      </w:r>
    </w:p>
    <w:p w14:paraId="55C6BE3F">
      <w:pPr>
        <w:widowControl w:val="0"/>
        <w:spacing w:after="0" w:line="560" w:lineRule="exact"/>
        <w:ind w:firstLine="640" w:firstLineChars="200"/>
        <w:jc w:val="both"/>
        <w:rPr>
          <w:rFonts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六</w:t>
      </w:r>
      <w:r>
        <w:rPr>
          <w:rFonts w:hint="eastAsia" w:ascii="仿宋_GB2312" w:hAnsi="仿宋" w:eastAsia="仿宋_GB2312" w:cs="仿宋"/>
          <w:color w:val="000000"/>
          <w:sz w:val="32"/>
          <w:szCs w:val="32"/>
          <w:highlight w:val="none"/>
        </w:rPr>
        <w:t>）</w:t>
      </w:r>
      <w:ins w:id="133" w:author="咨询组" w:date="2026-04-07T09:41:38Z">
        <w:r>
          <w:rPr>
            <w:rFonts w:hint="eastAsia" w:ascii="仿宋_GB2312" w:hAnsi="仿宋" w:eastAsia="仿宋_GB2312" w:cs="仿宋"/>
            <w:color w:val="000000"/>
            <w:sz w:val="32"/>
            <w:szCs w:val="32"/>
            <w:highlight w:val="none"/>
          </w:rPr>
          <w:t>新入职员工按不高于500元报销入职体检费</w:t>
        </w:r>
      </w:ins>
      <w:del w:id="134" w:author="咨询组" w:date="2026-04-07T09:41:38Z">
        <w:r>
          <w:rPr>
            <w:rFonts w:ascii="仿宋_GB2312" w:hAnsi="仿宋" w:eastAsia="仿宋_GB2312" w:cs="仿宋"/>
            <w:color w:val="000000"/>
            <w:sz w:val="32"/>
            <w:szCs w:val="32"/>
            <w:highlight w:val="none"/>
          </w:rPr>
          <w:delText>已参加入职体检的员工</w:delText>
        </w:r>
      </w:del>
      <w:r>
        <w:rPr>
          <w:rFonts w:ascii="仿宋_GB2312" w:hAnsi="仿宋" w:eastAsia="仿宋_GB2312" w:cs="仿宋"/>
          <w:color w:val="000000"/>
          <w:sz w:val="32"/>
          <w:szCs w:val="32"/>
          <w:highlight w:val="none"/>
        </w:rPr>
        <w:t>，不再另行参加当年度员工体检。</w:t>
      </w:r>
    </w:p>
    <w:p w14:paraId="7C586006">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79E8D391">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第十七条</w:t>
      </w:r>
      <w:r>
        <w:rPr>
          <w:rFonts w:hint="eastAsia" w:ascii="仿宋_GB2312" w:hAnsi="仿宋" w:eastAsia="仿宋_GB2312" w:cs="仿宋"/>
          <w:color w:val="000000"/>
          <w:sz w:val="32"/>
          <w:szCs w:val="32"/>
          <w:highlight w:val="none"/>
        </w:rPr>
        <w:t>入职及试用期管理</w:t>
      </w:r>
    </w:p>
    <w:p w14:paraId="0C54193F">
      <w:pPr>
        <w:widowControl w:val="0"/>
        <w:spacing w:after="0" w:line="560" w:lineRule="exact"/>
        <w:ind w:firstLine="640" w:firstLineChars="200"/>
        <w:jc w:val="both"/>
        <w:rPr>
          <w:rFonts w:ascii="仿宋_GB2312" w:hAnsi="仿宋" w:eastAsia="仿宋_GB2312" w:cs="仿宋"/>
          <w:color w:val="000000"/>
          <w:sz w:val="32"/>
          <w:szCs w:val="32"/>
          <w:highlight w:val="none"/>
        </w:rPr>
      </w:pPr>
      <w:r>
        <w:rPr>
          <w:rFonts w:ascii="仿宋_GB2312" w:hAnsi="仿宋" w:eastAsia="仿宋_GB2312" w:cs="仿宋"/>
          <w:color w:val="000000"/>
          <w:sz w:val="32"/>
          <w:szCs w:val="32"/>
          <w:highlight w:val="none"/>
        </w:rPr>
        <w:t>新员工入职、试用期管理，按《试用期管理办法》执行。</w:t>
      </w:r>
    </w:p>
    <w:p w14:paraId="78F1C80B">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19E31371">
      <w:pPr>
        <w:pStyle w:val="23"/>
        <w:widowControl w:val="0"/>
        <w:numPr>
          <w:ilvl w:val="0"/>
          <w:numId w:val="0"/>
        </w:numPr>
        <w:spacing w:after="0" w:line="560" w:lineRule="exact"/>
        <w:ind w:left="0" w:leftChars="0" w:firstLine="0" w:firstLineChars="0"/>
        <w:jc w:val="center"/>
        <w:rPr>
          <w:rFonts w:hint="eastAsia" w:ascii="宋体" w:hAnsi="宋体" w:cs="仿宋"/>
          <w:color w:val="000000"/>
          <w:sz w:val="32"/>
          <w:szCs w:val="32"/>
          <w:highlight w:val="none"/>
        </w:rPr>
      </w:pPr>
      <w:r>
        <w:rPr>
          <w:rFonts w:hint="default" w:ascii="宋体" w:hAnsi="宋体" w:eastAsia="宋体" w:cs="仿宋"/>
          <w:color w:val="000000"/>
          <w:kern w:val="0"/>
          <w:sz w:val="32"/>
          <w:szCs w:val="32"/>
          <w:lang w:val="en-US" w:eastAsia="zh-CN" w:bidi="ar-SA"/>
        </w:rPr>
        <w:t>第二节</w:t>
      </w:r>
      <w:r>
        <w:rPr>
          <w:rFonts w:hint="eastAsia" w:ascii="宋体" w:hAnsi="宋体" w:cs="仿宋"/>
          <w:color w:val="000000"/>
          <w:sz w:val="32"/>
          <w:szCs w:val="32"/>
          <w:highlight w:val="none"/>
        </w:rPr>
        <w:t>普通校招</w:t>
      </w:r>
    </w:p>
    <w:p w14:paraId="61BE7CAA">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第十八条</w:t>
      </w:r>
      <w:r>
        <w:rPr>
          <w:rFonts w:hint="eastAsia" w:ascii="仿宋_GB2312" w:hAnsi="仿宋" w:eastAsia="仿宋_GB2312" w:cs="仿宋"/>
          <w:color w:val="000000"/>
          <w:sz w:val="32"/>
          <w:szCs w:val="32"/>
          <w:highlight w:val="none"/>
        </w:rPr>
        <w:t>招聘需求管理</w:t>
      </w:r>
    </w:p>
    <w:p w14:paraId="63EDBF4F">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普通校招需求由SSC招聘组在每年校招季发布通知统一收集，各单位应结合人才规划的目标要求、实际用人需求，充分论证、审慎提报普通校招需求（不含实习生需求），避免需求数量的大幅、频繁调整。各单位应在通知发布后的2周内完成校招需求的提报、审批。</w:t>
      </w:r>
    </w:p>
    <w:p w14:paraId="7BF0BCFF">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eastAsia="zh-CN"/>
        </w:rPr>
      </w:pPr>
      <w:r>
        <w:rPr>
          <w:rFonts w:hint="eastAsia" w:ascii="仿宋_GB2312" w:hAnsi="仿宋" w:eastAsia="仿宋_GB2312" w:cs="仿宋"/>
          <w:color w:val="000000"/>
          <w:sz w:val="32"/>
          <w:szCs w:val="32"/>
          <w:highlight w:val="none"/>
          <w:lang w:val="en-US" w:eastAsia="zh-CN"/>
        </w:rPr>
        <w:t>校招对象：应届生，</w:t>
      </w:r>
      <w:r>
        <w:rPr>
          <w:rFonts w:hint="eastAsia" w:ascii="仿宋_GB2312" w:hAnsi="仿宋" w:eastAsia="仿宋_GB2312" w:cs="仿宋"/>
          <w:color w:val="000000"/>
          <w:sz w:val="32"/>
          <w:szCs w:val="32"/>
          <w:highlight w:val="none"/>
        </w:rPr>
        <w:t>毕业1年内且无工作经验的全日制毕业生，</w:t>
      </w:r>
      <w:ins w:id="135" w:author="咨询组" w:date="2026-04-03T18:05:28Z">
        <w:r>
          <w:rPr>
            <w:rFonts w:hint="eastAsia" w:ascii="仿宋_GB2312" w:hAnsi="仿宋" w:eastAsia="仿宋_GB2312" w:cs="仿宋"/>
            <w:color w:val="000000"/>
            <w:sz w:val="32"/>
            <w:szCs w:val="32"/>
            <w:highlight w:val="none"/>
            <w:lang w:eastAsia="zh-CN"/>
          </w:rPr>
          <w:t>如获取最高学历之前有工作经验，在获取</w:t>
        </w:r>
      </w:ins>
      <w:ins w:id="136" w:author="咨询组" w:date="2026-04-03T18:05:28Z">
        <w:r>
          <w:rPr>
            <w:rFonts w:hint="eastAsia" w:ascii="仿宋_GB2312" w:hAnsi="仿宋" w:eastAsia="仿宋_GB2312" w:cs="仿宋"/>
            <w:color w:val="000000"/>
            <w:sz w:val="32"/>
            <w:szCs w:val="32"/>
            <w:highlight w:val="none"/>
            <w:lang w:val="en-US" w:eastAsia="zh-CN"/>
          </w:rPr>
          <w:t>全日制</w:t>
        </w:r>
      </w:ins>
      <w:ins w:id="137" w:author="咨询组" w:date="2026-04-03T18:05:28Z">
        <w:r>
          <w:rPr>
            <w:rFonts w:hint="eastAsia" w:ascii="仿宋_GB2312" w:hAnsi="仿宋" w:eastAsia="仿宋_GB2312" w:cs="仿宋"/>
            <w:color w:val="000000"/>
            <w:sz w:val="32"/>
            <w:szCs w:val="32"/>
            <w:highlight w:val="none"/>
            <w:lang w:eastAsia="zh-CN"/>
          </w:rPr>
          <w:t>最高学历后1年内</w:t>
        </w:r>
      </w:ins>
      <w:ins w:id="138" w:author="咨询组" w:date="2026-04-03T18:05:28Z">
        <w:r>
          <w:rPr>
            <w:rFonts w:hint="eastAsia" w:ascii="仿宋_GB2312" w:hAnsi="仿宋" w:eastAsia="仿宋_GB2312" w:cs="仿宋"/>
            <w:color w:val="000000"/>
            <w:sz w:val="32"/>
            <w:szCs w:val="32"/>
            <w:highlight w:val="none"/>
            <w:lang w:val="en-US" w:eastAsia="zh-CN"/>
          </w:rPr>
          <w:t>无工作经验的</w:t>
        </w:r>
      </w:ins>
      <w:ins w:id="139" w:author="咨询组" w:date="2026-04-03T18:05:28Z">
        <w:r>
          <w:rPr>
            <w:rFonts w:hint="eastAsia" w:ascii="仿宋_GB2312" w:hAnsi="仿宋" w:eastAsia="仿宋_GB2312" w:cs="仿宋"/>
            <w:color w:val="000000"/>
            <w:sz w:val="32"/>
            <w:szCs w:val="32"/>
            <w:highlight w:val="none"/>
            <w:lang w:eastAsia="zh-CN"/>
          </w:rPr>
          <w:t>仍属于应届生。</w:t>
        </w:r>
      </w:ins>
      <w:r>
        <w:rPr>
          <w:rFonts w:hint="eastAsia" w:ascii="仿宋_GB2312" w:hAnsi="仿宋" w:eastAsia="仿宋_GB2312" w:cs="仿宋"/>
          <w:color w:val="000000"/>
          <w:sz w:val="32"/>
          <w:szCs w:val="32"/>
          <w:highlight w:val="none"/>
        </w:rPr>
        <w:t>与人才规划2</w:t>
      </w:r>
      <w:r>
        <w:rPr>
          <w:rFonts w:ascii="仿宋_GB2312" w:hAnsi="仿宋" w:eastAsia="仿宋_GB2312" w:cs="仿宋"/>
          <w:color w:val="000000"/>
          <w:sz w:val="32"/>
          <w:szCs w:val="32"/>
          <w:highlight w:val="none"/>
        </w:rPr>
        <w:t>.0</w:t>
      </w:r>
      <w:r>
        <w:rPr>
          <w:rFonts w:hint="eastAsia" w:ascii="仿宋_GB2312" w:hAnsi="仿宋" w:eastAsia="仿宋_GB2312" w:cs="仿宋"/>
          <w:color w:val="000000"/>
          <w:sz w:val="32"/>
          <w:szCs w:val="32"/>
          <w:highlight w:val="none"/>
        </w:rPr>
        <w:t>口径保持一致</w:t>
      </w:r>
      <w:r>
        <w:rPr>
          <w:rFonts w:hint="eastAsia" w:ascii="仿宋_GB2312" w:hAnsi="仿宋" w:eastAsia="仿宋_GB2312" w:cs="仿宋"/>
          <w:color w:val="000000"/>
          <w:sz w:val="32"/>
          <w:szCs w:val="32"/>
          <w:highlight w:val="none"/>
          <w:lang w:eastAsia="zh-CN"/>
        </w:rPr>
        <w:t>。</w:t>
      </w:r>
    </w:p>
    <w:p w14:paraId="067124EA">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0F34FEEC">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第十九条</w:t>
      </w:r>
      <w:r>
        <w:rPr>
          <w:rFonts w:hint="eastAsia" w:ascii="仿宋_GB2312" w:hAnsi="仿宋" w:eastAsia="仿宋_GB2312" w:cs="仿宋"/>
          <w:color w:val="000000"/>
          <w:sz w:val="32"/>
          <w:szCs w:val="32"/>
          <w:highlight w:val="none"/>
        </w:rPr>
        <w:t>宣传</w:t>
      </w:r>
      <w:r>
        <w:rPr>
          <w:rFonts w:hint="eastAsia" w:ascii="仿宋_GB2312" w:hAnsi="仿宋" w:eastAsia="仿宋_GB2312" w:cs="仿宋"/>
          <w:color w:val="000000"/>
          <w:sz w:val="32"/>
          <w:szCs w:val="32"/>
          <w:highlight w:val="none"/>
          <w:lang w:val="en-US" w:eastAsia="zh-CN"/>
        </w:rPr>
        <w:t>推广</w:t>
      </w:r>
    </w:p>
    <w:p w14:paraId="63ACDB87">
      <w:pPr>
        <w:pStyle w:val="47"/>
        <w:ind w:left="0" w:leftChars="0" w:firstLine="640" w:firstLineChars="200"/>
        <w:outlineLvl w:val="9"/>
        <w:rPr>
          <w:highlight w:val="none"/>
        </w:rPr>
      </w:pPr>
      <w:r>
        <w:rPr>
          <w:rFonts w:hint="eastAsia"/>
          <w:highlight w:val="none"/>
        </w:rPr>
        <w:t>SSC招聘组统筹组织校招宣传</w:t>
      </w:r>
      <w:r>
        <w:rPr>
          <w:rFonts w:hint="eastAsia"/>
          <w:highlight w:val="none"/>
          <w:lang w:val="en-US" w:eastAsia="zh-CN"/>
        </w:rPr>
        <w:t>推广</w:t>
      </w:r>
      <w:r>
        <w:rPr>
          <w:rFonts w:hint="eastAsia"/>
          <w:highlight w:val="none"/>
        </w:rPr>
        <w:t>工作，</w:t>
      </w:r>
      <w:r>
        <w:rPr>
          <w:highlight w:val="none"/>
        </w:rPr>
        <w:t>通过整合高校资源、</w:t>
      </w:r>
      <w:r>
        <w:rPr>
          <w:rFonts w:hint="eastAsia"/>
          <w:highlight w:val="none"/>
        </w:rPr>
        <w:t>统一宣传渠道、制定宣传策略、实施线上线下</w:t>
      </w:r>
      <w:r>
        <w:rPr>
          <w:highlight w:val="none"/>
        </w:rPr>
        <w:t>宣传等措施，发挥</w:t>
      </w:r>
      <w:r>
        <w:rPr>
          <w:rFonts w:hint="eastAsia"/>
          <w:highlight w:val="none"/>
        </w:rPr>
        <w:t>华润啤酒</w:t>
      </w:r>
      <w:r>
        <w:rPr>
          <w:highlight w:val="none"/>
        </w:rPr>
        <w:t>雇主品牌优势。各</w:t>
      </w:r>
      <w:r>
        <w:rPr>
          <w:rFonts w:hint="eastAsia"/>
          <w:highlight w:val="none"/>
        </w:rPr>
        <w:t>单位</w:t>
      </w:r>
      <w:r>
        <w:rPr>
          <w:highlight w:val="none"/>
        </w:rPr>
        <w:t>可根据</w:t>
      </w:r>
      <w:r>
        <w:rPr>
          <w:rFonts w:hint="eastAsia"/>
          <w:highlight w:val="none"/>
        </w:rPr>
        <w:t>需求选择性拓展</w:t>
      </w:r>
      <w:r>
        <w:rPr>
          <w:highlight w:val="none"/>
        </w:rPr>
        <w:t>本单位的校招</w:t>
      </w:r>
      <w:r>
        <w:rPr>
          <w:rFonts w:hint="eastAsia"/>
          <w:highlight w:val="none"/>
        </w:rPr>
        <w:t>宣传渠道</w:t>
      </w:r>
      <w:r>
        <w:rPr>
          <w:highlight w:val="none"/>
        </w:rPr>
        <w:t>，</w:t>
      </w:r>
      <w:r>
        <w:rPr>
          <w:rFonts w:hint="eastAsia"/>
          <w:highlight w:val="none"/>
        </w:rPr>
        <w:t>如参加当地高校宣讲会、双选会等</w:t>
      </w:r>
      <w:r>
        <w:rPr>
          <w:highlight w:val="none"/>
        </w:rPr>
        <w:t>。</w:t>
      </w:r>
    </w:p>
    <w:p w14:paraId="4CE9064E">
      <w:pPr>
        <w:pStyle w:val="47"/>
        <w:ind w:left="0" w:leftChars="0" w:firstLine="640" w:firstLineChars="200"/>
        <w:outlineLvl w:val="9"/>
        <w:rPr>
          <w:rFonts w:hint="default" w:eastAsia="仿宋_GB2312"/>
          <w:highlight w:val="none"/>
          <w:lang w:val="en-US" w:eastAsia="zh-CN"/>
        </w:rPr>
      </w:pPr>
      <w:r>
        <w:rPr>
          <w:rFonts w:hint="eastAsia"/>
          <w:highlight w:val="none"/>
          <w:lang w:val="en-US" w:eastAsia="zh-CN"/>
        </w:rPr>
        <w:t>///</w:t>
      </w:r>
    </w:p>
    <w:p w14:paraId="1518C737">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第二十条</w:t>
      </w:r>
      <w:r>
        <w:rPr>
          <w:rFonts w:hint="eastAsia" w:ascii="仿宋_GB2312" w:hAnsi="仿宋" w:eastAsia="仿宋_GB2312" w:cs="仿宋"/>
          <w:color w:val="000000"/>
          <w:sz w:val="32"/>
          <w:szCs w:val="32"/>
          <w:highlight w:val="none"/>
        </w:rPr>
        <w:t>甄选录用</w:t>
      </w:r>
    </w:p>
    <w:p w14:paraId="570990A0">
      <w:pPr>
        <w:widowControl w:val="0"/>
        <w:spacing w:after="0" w:line="560" w:lineRule="exact"/>
        <w:ind w:firstLine="640" w:firstLineChars="200"/>
        <w:jc w:val="both"/>
        <w:rPr>
          <w:rFonts w:hint="eastAsia" w:ascii="仿宋_GB2312" w:hAnsi="华文楷体" w:eastAsia="仿宋_GB2312" w:cs="Times New Roman"/>
          <w:kern w:val="2"/>
          <w:sz w:val="32"/>
          <w:szCs w:val="32"/>
          <w:highlight w:val="none"/>
          <w:lang w:val="en-US" w:eastAsia="zh-CN" w:bidi="ar-SA"/>
        </w:rPr>
      </w:pPr>
      <w:r>
        <w:rPr>
          <w:rFonts w:hint="eastAsia" w:ascii="仿宋_GB2312" w:hAnsi="华文楷体" w:eastAsia="仿宋_GB2312" w:cs="Times New Roman"/>
          <w:kern w:val="2"/>
          <w:sz w:val="32"/>
          <w:szCs w:val="32"/>
          <w:highlight w:val="none"/>
          <w:lang w:val="en-US" w:eastAsia="zh-CN" w:bidi="ar-SA"/>
        </w:rPr>
        <w:t>普通校招甄选录用流程为：招聘信息发布-&gt;简历筛选-&gt;认知测评(如有）-&gt;应聘登记表填写-&gt;初面-&gt;复面-&gt;录用及offer发放-&gt;签约-&gt;体检-&gt;入职。其中除认知测评、签约环节，其他环节的要求和社招一致。</w:t>
      </w:r>
    </w:p>
    <w:p w14:paraId="1B381D16">
      <w:pPr>
        <w:pStyle w:val="47"/>
        <w:ind w:left="0" w:leftChars="0" w:firstLine="640" w:firstLineChars="200"/>
        <w:outlineLvl w:val="9"/>
        <w:rPr>
          <w:rFonts w:hint="eastAsia" w:hAnsi="仿宋" w:cs="仿宋"/>
          <w:color w:val="000000"/>
          <w:highlight w:val="none"/>
          <w:lang w:val="en-US" w:eastAsia="zh-CN"/>
        </w:rPr>
      </w:pPr>
      <w:r>
        <w:rPr>
          <w:rFonts w:hint="eastAsia" w:hAnsi="仿宋" w:cs="仿宋"/>
          <w:color w:val="000000"/>
          <w:highlight w:val="none"/>
        </w:rPr>
        <w:t>（</w:t>
      </w:r>
      <w:r>
        <w:rPr>
          <w:rFonts w:hint="eastAsia" w:hAnsi="仿宋" w:cs="仿宋"/>
          <w:color w:val="000000"/>
          <w:highlight w:val="none"/>
          <w:lang w:val="en-US" w:eastAsia="zh-CN"/>
        </w:rPr>
        <w:t>一</w:t>
      </w:r>
      <w:r>
        <w:rPr>
          <w:rFonts w:hint="eastAsia" w:hAnsi="仿宋" w:cs="仿宋"/>
          <w:color w:val="000000"/>
          <w:highlight w:val="none"/>
        </w:rPr>
        <w:t>）</w:t>
      </w:r>
      <w:r>
        <w:rPr>
          <w:rFonts w:hint="eastAsia" w:hAnsi="仿宋" w:cs="仿宋"/>
          <w:color w:val="000000"/>
          <w:highlight w:val="none"/>
          <w:lang w:val="en-US" w:eastAsia="zh-CN"/>
        </w:rPr>
        <w:t>认知测评</w:t>
      </w:r>
    </w:p>
    <w:p w14:paraId="2D0784FD">
      <w:pPr>
        <w:pStyle w:val="47"/>
        <w:ind w:left="0" w:leftChars="0" w:firstLine="640" w:firstLineChars="200"/>
        <w:outlineLvl w:val="9"/>
        <w:rPr>
          <w:rFonts w:hint="eastAsia" w:hAnsi="仿宋" w:cs="仿宋"/>
          <w:color w:val="000000"/>
          <w:highlight w:val="none"/>
        </w:rPr>
      </w:pPr>
      <w:r>
        <w:rPr>
          <w:rFonts w:hint="eastAsia" w:hAnsi="仿宋" w:cs="仿宋"/>
          <w:color w:val="000000"/>
          <w:highlight w:val="none"/>
        </w:rPr>
        <w:t>普通校招场景下，仅P序列需做认知测评</w:t>
      </w:r>
      <w:r>
        <w:rPr>
          <w:rFonts w:hint="eastAsia" w:hAnsi="仿宋" w:cs="仿宋"/>
          <w:color w:val="000000"/>
          <w:highlight w:val="none"/>
          <w:lang w:eastAsia="zh-CN"/>
        </w:rPr>
        <w:t>，</w:t>
      </w:r>
      <w:r>
        <w:rPr>
          <w:rFonts w:hint="eastAsia" w:hAnsi="仿宋" w:cs="仿宋"/>
          <w:color w:val="000000"/>
          <w:highlight w:val="none"/>
          <w:lang w:val="en-US" w:eastAsia="zh-CN"/>
        </w:rPr>
        <w:t>使用毕业生常模</w:t>
      </w:r>
      <w:r>
        <w:rPr>
          <w:rFonts w:hint="eastAsia" w:hAnsi="仿宋" w:cs="仿宋"/>
          <w:color w:val="000000"/>
          <w:highlight w:val="none"/>
        </w:rPr>
        <w:t>。简历筛选通过后，</w:t>
      </w:r>
      <w:r>
        <w:rPr>
          <w:rFonts w:hAnsi="仿宋" w:cs="仿宋"/>
          <w:color w:val="000000"/>
          <w:highlight w:val="none"/>
        </w:rPr>
        <w:t>由SS</w:t>
      </w:r>
      <w:r>
        <w:rPr>
          <w:rFonts w:hint="eastAsia" w:hAnsi="仿宋" w:cs="仿宋"/>
          <w:color w:val="000000"/>
          <w:highlight w:val="none"/>
        </w:rPr>
        <w:t>C</w:t>
      </w:r>
      <w:r>
        <w:rPr>
          <w:rFonts w:hAnsi="仿宋" w:cs="仿宋"/>
          <w:color w:val="000000"/>
          <w:highlight w:val="none"/>
        </w:rPr>
        <w:t>招聘组</w:t>
      </w:r>
      <w:r>
        <w:rPr>
          <w:rFonts w:hint="eastAsia" w:hAnsi="仿宋" w:cs="仿宋"/>
          <w:color w:val="000000"/>
          <w:highlight w:val="none"/>
        </w:rPr>
        <w:t>发送</w:t>
      </w:r>
      <w:r>
        <w:rPr>
          <w:rFonts w:hAnsi="仿宋" w:cs="仿宋"/>
          <w:color w:val="000000"/>
          <w:highlight w:val="none"/>
        </w:rPr>
        <w:t>测评</w:t>
      </w:r>
      <w:r>
        <w:rPr>
          <w:rFonts w:hint="eastAsia" w:hAnsi="仿宋" w:cs="仿宋"/>
          <w:color w:val="000000"/>
          <w:highlight w:val="none"/>
        </w:rPr>
        <w:t>链接，劣汰分数线</w:t>
      </w:r>
      <w:r>
        <w:rPr>
          <w:rFonts w:hint="eastAsia"/>
          <w:highlight w:val="none"/>
        </w:rPr>
        <w:t>以上</w:t>
      </w:r>
      <w:r>
        <w:rPr>
          <w:rFonts w:hint="eastAsia" w:hAnsi="仿宋" w:cs="仿宋"/>
          <w:color w:val="000000"/>
          <w:highlight w:val="none"/>
        </w:rPr>
        <w:t>（</w:t>
      </w:r>
      <w:r>
        <w:rPr>
          <w:rFonts w:hint="eastAsia" w:hAnsi="仿宋" w:cs="仿宋"/>
          <w:color w:val="000000"/>
          <w:highlight w:val="none"/>
          <w:lang w:val="en-US" w:eastAsia="zh-CN"/>
        </w:rPr>
        <w:t>≥</w:t>
      </w:r>
      <w:r>
        <w:rPr>
          <w:rFonts w:hint="eastAsia" w:hAnsi="仿宋" w:cs="仿宋"/>
          <w:color w:val="000000"/>
          <w:highlight w:val="none"/>
        </w:rPr>
        <w:t>61百分位）</w:t>
      </w:r>
      <w:r>
        <w:rPr>
          <w:rFonts w:hint="eastAsia"/>
          <w:highlight w:val="none"/>
        </w:rPr>
        <w:t>可</w:t>
      </w:r>
      <w:r>
        <w:rPr>
          <w:rFonts w:hint="eastAsia" w:hAnsi="仿宋" w:cs="仿宋"/>
          <w:color w:val="000000"/>
          <w:highlight w:val="none"/>
        </w:rPr>
        <w:t>进入面试环节。分数线放宽要求、测评结果有效期、复测流程和社招一致。</w:t>
      </w:r>
    </w:p>
    <w:p w14:paraId="42243CA4">
      <w:pPr>
        <w:pStyle w:val="47"/>
        <w:ind w:left="0" w:leftChars="0" w:firstLine="640" w:firstLineChars="200"/>
        <w:outlineLvl w:val="9"/>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lang w:eastAsia="zh-CN"/>
        </w:rPr>
        <w:t>（</w:t>
      </w:r>
      <w:r>
        <w:rPr>
          <w:rFonts w:hint="eastAsia" w:hAnsi="仿宋" w:cs="仿宋"/>
          <w:color w:val="000000"/>
          <w:sz w:val="32"/>
          <w:szCs w:val="32"/>
          <w:highlight w:val="none"/>
          <w:lang w:val="en-US" w:eastAsia="zh-CN"/>
        </w:rPr>
        <w:t>二</w:t>
      </w:r>
      <w:r>
        <w:rPr>
          <w:rFonts w:hint="eastAsia" w:ascii="仿宋_GB2312" w:hAnsi="仿宋" w:eastAsia="仿宋_GB2312" w:cs="仿宋"/>
          <w:color w:val="000000"/>
          <w:sz w:val="32"/>
          <w:szCs w:val="32"/>
          <w:highlight w:val="none"/>
          <w:lang w:val="en-US" w:eastAsia="zh-CN"/>
        </w:rPr>
        <w:t>）</w:t>
      </w:r>
      <w:r>
        <w:rPr>
          <w:rFonts w:hint="eastAsia" w:ascii="仿宋_GB2312" w:hAnsi="仿宋" w:eastAsia="仿宋_GB2312" w:cs="仿宋"/>
          <w:color w:val="000000"/>
          <w:sz w:val="32"/>
          <w:szCs w:val="32"/>
          <w:highlight w:val="none"/>
        </w:rPr>
        <w:t>签约管理</w:t>
      </w:r>
    </w:p>
    <w:p w14:paraId="76482BFC">
      <w:pPr>
        <w:pStyle w:val="47"/>
        <w:ind w:left="0" w:leftChars="0" w:firstLine="640" w:firstLineChars="200"/>
        <w:outlineLvl w:val="9"/>
        <w:rPr>
          <w:rFonts w:hint="eastAsia"/>
          <w:highlight w:val="none"/>
        </w:rPr>
      </w:pPr>
      <w:r>
        <w:rPr>
          <w:rFonts w:hint="eastAsia"/>
          <w:highlight w:val="none"/>
        </w:rPr>
        <w:t>为提高校招生接受o</w:t>
      </w:r>
      <w:r>
        <w:rPr>
          <w:highlight w:val="none"/>
        </w:rPr>
        <w:t>ffer</w:t>
      </w:r>
      <w:r>
        <w:rPr>
          <w:rFonts w:hint="eastAsia"/>
          <w:highlight w:val="none"/>
        </w:rPr>
        <w:t>后的入职率，候选人接受offer后3个工作日内，HRBP应组织三方/两方签约。</w:t>
      </w:r>
    </w:p>
    <w:p w14:paraId="3236F5A3">
      <w:pPr>
        <w:pStyle w:val="47"/>
        <w:ind w:left="0" w:leftChars="0" w:firstLine="640" w:firstLineChars="200"/>
        <w:outlineLvl w:val="9"/>
        <w:rPr>
          <w:rFonts w:hint="eastAsia"/>
          <w:highlight w:val="none"/>
        </w:rPr>
      </w:pPr>
      <w:r>
        <w:rPr>
          <w:rFonts w:hint="eastAsia"/>
          <w:highlight w:val="none"/>
        </w:rPr>
        <w:t>非海外学生签约材料：学校出具的</w:t>
      </w:r>
      <w:r>
        <w:rPr>
          <w:highlight w:val="none"/>
        </w:rPr>
        <w:t>《全国普通高等学校毕业生就业协议书》</w:t>
      </w:r>
      <w:r>
        <w:rPr>
          <w:rFonts w:hint="eastAsia"/>
          <w:highlight w:val="none"/>
        </w:rPr>
        <w:t>（简称《就业协议书》）；海外学生（含港澳台）签约材料</w:t>
      </w:r>
      <w:r>
        <w:rPr>
          <w:rFonts w:hint="eastAsia"/>
          <w:highlight w:val="none"/>
          <w:lang w:eastAsia="zh-CN"/>
        </w:rPr>
        <w:t>：</w:t>
      </w:r>
      <w:r>
        <w:rPr>
          <w:rFonts w:hint="eastAsia"/>
          <w:highlight w:val="none"/>
        </w:rPr>
        <w:t>公司出具的《就业意向协议书》（附件</w:t>
      </w:r>
      <w:r>
        <w:rPr>
          <w:rFonts w:hint="eastAsia"/>
          <w:highlight w:val="none"/>
          <w:lang w:val="en-US" w:eastAsia="zh-CN"/>
        </w:rPr>
        <w:t>5</w:t>
      </w:r>
      <w:r>
        <w:rPr>
          <w:rFonts w:hint="eastAsia"/>
          <w:highlight w:val="none"/>
        </w:rPr>
        <w:t>）。</w:t>
      </w:r>
    </w:p>
    <w:p w14:paraId="5365BD9A">
      <w:pPr>
        <w:pStyle w:val="47"/>
        <w:numPr>
          <w:ilvl w:val="0"/>
          <w:numId w:val="0"/>
        </w:numPr>
        <w:ind w:left="0" w:leftChars="0" w:firstLine="640" w:firstLineChars="200"/>
        <w:outlineLvl w:val="9"/>
        <w:rPr>
          <w:highlight w:val="none"/>
        </w:rPr>
      </w:pPr>
      <w:r>
        <w:rPr>
          <w:rFonts w:hint="eastAsia" w:ascii="仿宋_GB2312" w:hAnsi="华文楷体" w:eastAsia="仿宋_GB2312" w:cs="Times New Roman"/>
          <w:kern w:val="2"/>
          <w:sz w:val="32"/>
          <w:szCs w:val="32"/>
          <w:lang w:val="en-US" w:eastAsia="zh-CN" w:bidi="ar-SA"/>
        </w:rPr>
        <w:t>（三）</w:t>
      </w:r>
      <w:r>
        <w:rPr>
          <w:rFonts w:hint="eastAsia"/>
          <w:highlight w:val="none"/>
        </w:rPr>
        <w:t>为加速校招优质人才抢夺，同时提升学生应聘体验感、避免影响雇主品牌形象，原则上应在校招生面试通过后7个工作日内完成offer发放。</w:t>
      </w:r>
      <w:r>
        <w:rPr>
          <w:rFonts w:hint="eastAsia"/>
          <w:highlight w:val="none"/>
          <w:lang w:val="en-US" w:eastAsia="zh-CN"/>
        </w:rPr>
        <w:t>校招</w:t>
      </w:r>
      <w:r>
        <w:rPr>
          <w:rFonts w:hint="eastAsia"/>
          <w:highlight w:val="none"/>
        </w:rPr>
        <w:t>场景下，</w:t>
      </w:r>
      <w:r>
        <w:rPr>
          <w:highlight w:val="none"/>
        </w:rPr>
        <w:t>不允许先实习/试岗再发</w:t>
      </w:r>
      <w:r>
        <w:rPr>
          <w:rFonts w:hint="eastAsia"/>
          <w:highlight w:val="none"/>
        </w:rPr>
        <w:t>正式工</w:t>
      </w:r>
      <w:r>
        <w:rPr>
          <w:highlight w:val="none"/>
        </w:rPr>
        <w:t>offer的操作。</w:t>
      </w:r>
    </w:p>
    <w:p w14:paraId="0FBE55E6">
      <w:pPr>
        <w:pStyle w:val="47"/>
        <w:numPr>
          <w:numId w:val="0"/>
        </w:numPr>
        <w:ind w:leftChars="200"/>
        <w:outlineLvl w:val="9"/>
        <w:rPr>
          <w:rFonts w:hint="default" w:eastAsia="仿宋_GB2312"/>
          <w:highlight w:val="none"/>
          <w:lang w:val="en-US" w:eastAsia="zh-CN"/>
        </w:rPr>
      </w:pPr>
      <w:r>
        <w:rPr>
          <w:rFonts w:hint="eastAsia"/>
          <w:highlight w:val="none"/>
          <w:lang w:val="en-US" w:eastAsia="zh-CN"/>
        </w:rPr>
        <w:t>///</w:t>
      </w:r>
    </w:p>
    <w:p w14:paraId="0778F23F">
      <w:pPr>
        <w:pStyle w:val="23"/>
        <w:widowControl w:val="0"/>
        <w:numPr>
          <w:ilvl w:val="0"/>
          <w:numId w:val="0"/>
        </w:numPr>
        <w:spacing w:after="0" w:line="560" w:lineRule="exact"/>
        <w:ind w:left="0" w:leftChars="0" w:firstLine="0" w:firstLineChars="0"/>
        <w:jc w:val="center"/>
        <w:rPr>
          <w:rFonts w:hint="eastAsia" w:ascii="宋体" w:hAnsi="宋体" w:cs="仿宋"/>
          <w:color w:val="000000"/>
          <w:sz w:val="32"/>
          <w:szCs w:val="32"/>
          <w:highlight w:val="none"/>
        </w:rPr>
      </w:pPr>
      <w:r>
        <w:rPr>
          <w:rFonts w:hint="default" w:ascii="宋体" w:hAnsi="宋体" w:eastAsia="宋体" w:cs="仿宋"/>
          <w:color w:val="000000"/>
          <w:kern w:val="0"/>
          <w:sz w:val="32"/>
          <w:szCs w:val="32"/>
          <w:lang w:val="en-US" w:eastAsia="zh-CN" w:bidi="ar-SA"/>
        </w:rPr>
        <w:t>第三节</w:t>
      </w:r>
      <w:r>
        <w:rPr>
          <w:rFonts w:hint="eastAsia" w:ascii="宋体" w:hAnsi="宋体" w:cs="仿宋"/>
          <w:color w:val="000000"/>
          <w:sz w:val="32"/>
          <w:szCs w:val="32"/>
          <w:highlight w:val="none"/>
          <w:lang w:val="en-US" w:eastAsia="zh-CN"/>
        </w:rPr>
        <w:t>内部招聘</w:t>
      </w:r>
    </w:p>
    <w:p w14:paraId="2DB58AEE">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第二十一条</w:t>
      </w:r>
      <w:ins w:id="140" w:author="咨询组" w:date="2026-04-03T19:11:41Z">
        <w:r>
          <w:rPr>
            <w:rFonts w:hint="eastAsia" w:ascii="仿宋_GB2312" w:hAnsi="仿宋" w:eastAsia="仿宋_GB2312" w:cs="仿宋"/>
            <w:color w:val="000000"/>
            <w:sz w:val="32"/>
            <w:szCs w:val="32"/>
            <w:highlight w:val="none"/>
            <w:lang w:val="en-US" w:eastAsia="zh-CN"/>
          </w:rPr>
          <w:t>内部</w:t>
        </w:r>
      </w:ins>
      <w:r>
        <w:rPr>
          <w:rFonts w:hint="eastAsia" w:ascii="仿宋_GB2312" w:hAnsi="仿宋" w:eastAsia="仿宋_GB2312" w:cs="仿宋"/>
          <w:color w:val="000000"/>
          <w:sz w:val="32"/>
          <w:szCs w:val="32"/>
          <w:highlight w:val="none"/>
          <w:lang w:val="en-US" w:eastAsia="zh-CN"/>
        </w:rPr>
        <w:t>招聘需求管理</w:t>
      </w:r>
    </w:p>
    <w:p w14:paraId="797AF68E">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（一）</w:t>
      </w:r>
      <w:r>
        <w:rPr>
          <w:rFonts w:hint="eastAsia" w:ascii="仿宋_GB2312" w:hAnsi="仿宋" w:eastAsia="仿宋_GB2312" w:cs="仿宋"/>
          <w:color w:val="000000"/>
          <w:sz w:val="32"/>
          <w:szCs w:val="32"/>
          <w:highlight w:val="none"/>
          <w:lang w:val="en-US" w:eastAsia="zh-CN"/>
        </w:rPr>
        <w:t>内招</w:t>
      </w:r>
      <w:r>
        <w:rPr>
          <w:rFonts w:hint="eastAsia" w:ascii="仿宋_GB2312" w:hAnsi="仿宋" w:eastAsia="仿宋_GB2312" w:cs="仿宋"/>
          <w:color w:val="000000"/>
          <w:sz w:val="32"/>
          <w:szCs w:val="32"/>
          <w:highlight w:val="none"/>
        </w:rPr>
        <w:t>需求由所在单位HRBP提出，</w:t>
      </w:r>
      <w:r>
        <w:rPr>
          <w:rFonts w:hint="eastAsia" w:ascii="仿宋_GB2312" w:hAnsi="仿宋" w:eastAsia="仿宋_GB2312" w:cs="仿宋"/>
          <w:color w:val="000000"/>
          <w:sz w:val="32"/>
          <w:szCs w:val="32"/>
          <w:highlight w:val="none"/>
          <w:lang w:val="en-US" w:eastAsia="zh-CN"/>
        </w:rPr>
        <w:t>经审批后执行</w:t>
      </w:r>
      <w:r>
        <w:rPr>
          <w:rFonts w:hint="eastAsia" w:ascii="仿宋_GB2312" w:hAnsi="仿宋" w:eastAsia="仿宋_GB2312" w:cs="仿宋"/>
          <w:color w:val="000000"/>
          <w:sz w:val="32"/>
          <w:szCs w:val="32"/>
          <w:highlight w:val="none"/>
        </w:rPr>
        <w:t>。</w:t>
      </w:r>
    </w:p>
    <w:p w14:paraId="3E5F2171">
      <w:pPr>
        <w:widowControl w:val="0"/>
        <w:spacing w:after="0" w:line="560" w:lineRule="exact"/>
        <w:ind w:firstLine="640" w:firstLineChars="2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（二）</w:t>
      </w:r>
      <w:r>
        <w:rPr>
          <w:rFonts w:hint="eastAsia" w:ascii="仿宋_GB2312" w:hAnsi="仿宋" w:eastAsia="仿宋_GB2312" w:cs="仿宋"/>
          <w:color w:val="000000"/>
          <w:sz w:val="32"/>
          <w:szCs w:val="32"/>
          <w:highlight w:val="none"/>
          <w:lang w:val="en-US" w:eastAsia="zh-CN"/>
        </w:rPr>
        <w:t>内招</w:t>
      </w:r>
      <w:r>
        <w:rPr>
          <w:rFonts w:hint="eastAsia" w:ascii="仿宋_GB2312" w:hAnsi="仿宋" w:eastAsia="仿宋_GB2312" w:cs="仿宋"/>
          <w:color w:val="000000"/>
          <w:sz w:val="32"/>
          <w:szCs w:val="32"/>
          <w:highlight w:val="none"/>
        </w:rPr>
        <w:t>任职资格原则上应符合人才规划要求，</w:t>
      </w:r>
      <w:r>
        <w:rPr>
          <w:rFonts w:hint="eastAsia" w:ascii="仿宋_GB2312" w:hAnsi="仿宋" w:eastAsia="仿宋_GB2312" w:cs="仿宋"/>
          <w:color w:val="000000"/>
          <w:sz w:val="32"/>
          <w:szCs w:val="32"/>
          <w:highlight w:val="none"/>
          <w:lang w:val="en-US" w:eastAsia="zh-CN"/>
        </w:rPr>
        <w:t>经理级员工任职资格还须遵循《华润啤酒经理级员工职务聘任管理办法》，</w:t>
      </w:r>
      <w:r>
        <w:rPr>
          <w:rFonts w:hint="eastAsia" w:ascii="仿宋_GB2312" w:hAnsi="仿宋" w:eastAsia="仿宋_GB2312" w:cs="仿宋"/>
          <w:color w:val="000000"/>
          <w:sz w:val="32"/>
          <w:szCs w:val="32"/>
          <w:highlight w:val="none"/>
        </w:rPr>
        <w:t>确因特殊情况超标准招聘的，需求提报时应详细说明原因。</w:t>
      </w:r>
    </w:p>
    <w:p w14:paraId="389FFE01">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463586DD">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第二十二条</w:t>
      </w:r>
      <w:ins w:id="141" w:author="咨询组" w:date="2026-04-03T19:11:38Z">
        <w:r>
          <w:rPr>
            <w:rFonts w:hint="eastAsia" w:ascii="仿宋_GB2312" w:hAnsi="仿宋" w:eastAsia="仿宋_GB2312" w:cs="仿宋"/>
            <w:color w:val="000000"/>
            <w:sz w:val="32"/>
            <w:szCs w:val="32"/>
            <w:highlight w:val="none"/>
            <w:lang w:val="en-US" w:eastAsia="zh-CN"/>
          </w:rPr>
          <w:t>内部</w:t>
        </w:r>
      </w:ins>
      <w:r>
        <w:rPr>
          <w:rFonts w:hint="eastAsia" w:ascii="仿宋_GB2312" w:hAnsi="仿宋" w:eastAsia="仿宋_GB2312" w:cs="仿宋"/>
          <w:color w:val="000000"/>
          <w:sz w:val="32"/>
          <w:szCs w:val="32"/>
          <w:highlight w:val="none"/>
          <w:lang w:val="en-US" w:eastAsia="zh-CN"/>
        </w:rPr>
        <w:t>招聘信息发布</w:t>
      </w:r>
    </w:p>
    <w:p w14:paraId="11C9FCFE">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需求审批通过后，由HRBP</w:t>
      </w:r>
      <w:r>
        <w:rPr>
          <w:rFonts w:hint="eastAsia" w:ascii="仿宋_GB2312" w:hAnsi="仿宋" w:eastAsia="仿宋_GB2312" w:cs="仿宋"/>
          <w:color w:val="000000"/>
          <w:sz w:val="32"/>
          <w:szCs w:val="32"/>
          <w:highlight w:val="none"/>
        </w:rPr>
        <w:t>起草内部招聘</w:t>
      </w:r>
      <w:r>
        <w:rPr>
          <w:rFonts w:hint="eastAsia" w:ascii="仿宋_GB2312" w:hAnsi="仿宋" w:eastAsia="仿宋_GB2312" w:cs="仿宋"/>
          <w:color w:val="000000"/>
          <w:sz w:val="32"/>
          <w:szCs w:val="32"/>
          <w:highlight w:val="none"/>
          <w:lang w:val="en-US" w:eastAsia="zh-CN"/>
        </w:rPr>
        <w:t>通知并发布。内招结束后1个工作日内HRBP须停止职位发布。</w:t>
      </w:r>
    </w:p>
    <w:p w14:paraId="5D60DD35">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27C5E419">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第二十三条</w:t>
      </w:r>
      <w:ins w:id="142" w:author="咨询组" w:date="2026-04-03T19:11:48Z">
        <w:r>
          <w:rPr>
            <w:rFonts w:hint="eastAsia" w:ascii="仿宋_GB2312" w:hAnsi="仿宋" w:eastAsia="仿宋_GB2312" w:cs="仿宋"/>
            <w:color w:val="000000"/>
            <w:sz w:val="32"/>
            <w:szCs w:val="32"/>
            <w:highlight w:val="none"/>
            <w:lang w:val="en-US" w:eastAsia="zh-CN"/>
          </w:rPr>
          <w:t>内部</w:t>
        </w:r>
      </w:ins>
      <w:ins w:id="143" w:author="咨询组" w:date="2026-04-03T19:11:49Z">
        <w:r>
          <w:rPr>
            <w:rFonts w:hint="eastAsia" w:ascii="仿宋_GB2312" w:hAnsi="仿宋" w:eastAsia="仿宋_GB2312" w:cs="仿宋"/>
            <w:color w:val="000000"/>
            <w:sz w:val="32"/>
            <w:szCs w:val="32"/>
            <w:highlight w:val="none"/>
            <w:lang w:val="en-US" w:eastAsia="zh-CN"/>
          </w:rPr>
          <w:t>招聘</w:t>
        </w:r>
      </w:ins>
      <w:r>
        <w:rPr>
          <w:rFonts w:hint="eastAsia" w:ascii="仿宋_GB2312" w:hAnsi="仿宋" w:eastAsia="仿宋_GB2312" w:cs="仿宋"/>
          <w:color w:val="000000"/>
          <w:sz w:val="32"/>
          <w:szCs w:val="32"/>
          <w:highlight w:val="none"/>
          <w:lang w:val="en-US" w:eastAsia="zh-CN"/>
        </w:rPr>
        <w:t>报名及资质审核</w:t>
      </w:r>
    </w:p>
    <w:p w14:paraId="47C20917">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报名内招的员工，应符合应聘岗位的任职资格，经本单位部门负责人（或直接上级）的审批同意后报名生效。HRBP对报名人员进行资质审核，审核通过人员可进入后续流程。</w:t>
      </w:r>
    </w:p>
    <w:p w14:paraId="0B09A4EE">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default" w:ascii="仿宋_GB2312" w:hAnsi="仿宋" w:eastAsia="仿宋_GB2312" w:cs="仿宋"/>
          <w:color w:val="000000"/>
          <w:sz w:val="32"/>
          <w:szCs w:val="32"/>
          <w:highlight w:val="none"/>
          <w:lang w:val="en-US" w:eastAsia="zh-CN"/>
        </w:rPr>
        <w:t>报名条件中</w:t>
      </w:r>
      <w:r>
        <w:rPr>
          <w:rFonts w:hint="eastAsia" w:ascii="仿宋_GB2312" w:hAnsi="仿宋" w:eastAsia="仿宋_GB2312" w:cs="仿宋"/>
          <w:color w:val="000000"/>
          <w:sz w:val="32"/>
          <w:szCs w:val="32"/>
          <w:highlight w:val="none"/>
          <w:lang w:val="en-US" w:eastAsia="zh-CN"/>
        </w:rPr>
        <w:t>若存在</w:t>
      </w:r>
      <w:r>
        <w:rPr>
          <w:rFonts w:hint="default" w:ascii="仿宋_GB2312" w:hAnsi="仿宋" w:eastAsia="仿宋_GB2312" w:cs="仿宋"/>
          <w:color w:val="000000"/>
          <w:sz w:val="32"/>
          <w:szCs w:val="32"/>
          <w:highlight w:val="none"/>
          <w:lang w:val="en-US" w:eastAsia="zh-CN"/>
        </w:rPr>
        <w:t>绩效等级要求，新员工入职当年绩效等级低于B或因特殊情况导致无绩效时统一应用B等级。</w:t>
      </w:r>
    </w:p>
    <w:p w14:paraId="77F9D044">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133CB6D7">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第二十四条</w:t>
      </w:r>
      <w:ins w:id="144" w:author="咨询组" w:date="2026-04-03T19:11:21Z">
        <w:r>
          <w:rPr>
            <w:rFonts w:hint="eastAsia" w:ascii="仿宋_GB2312" w:hAnsi="仿宋" w:eastAsia="仿宋_GB2312" w:cs="仿宋"/>
            <w:color w:val="000000"/>
            <w:sz w:val="32"/>
            <w:szCs w:val="32"/>
            <w:highlight w:val="none"/>
            <w:lang w:val="en-US" w:eastAsia="zh-CN"/>
          </w:rPr>
          <w:t>内部招聘</w:t>
        </w:r>
      </w:ins>
      <w:r>
        <w:rPr>
          <w:rFonts w:hint="eastAsia" w:ascii="仿宋_GB2312" w:hAnsi="仿宋" w:eastAsia="仿宋_GB2312" w:cs="仿宋"/>
          <w:color w:val="000000"/>
          <w:sz w:val="32"/>
          <w:szCs w:val="32"/>
          <w:highlight w:val="none"/>
          <w:lang w:val="en-US" w:eastAsia="zh-CN"/>
        </w:rPr>
        <w:t>人才甄选</w:t>
      </w:r>
    </w:p>
    <w:p w14:paraId="73A552A8">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（一）</w:t>
      </w:r>
      <w:ins w:id="145" w:author="咨询组" w:date="2026-04-03T19:11:21Z">
        <w:r>
          <w:rPr>
            <w:rFonts w:hint="eastAsia" w:ascii="仿宋_GB2312" w:hAnsi="仿宋" w:eastAsia="仿宋_GB2312" w:cs="仿宋"/>
            <w:color w:val="000000"/>
            <w:sz w:val="32"/>
            <w:szCs w:val="32"/>
            <w:highlight w:val="none"/>
            <w:lang w:val="en-US" w:eastAsia="zh-CN"/>
          </w:rPr>
          <w:t>内部招聘</w:t>
        </w:r>
      </w:ins>
      <w:r>
        <w:rPr>
          <w:rFonts w:hint="eastAsia" w:ascii="仿宋_GB2312" w:hAnsi="仿宋" w:eastAsia="仿宋_GB2312" w:cs="仿宋"/>
          <w:color w:val="000000"/>
          <w:sz w:val="32"/>
          <w:szCs w:val="32"/>
          <w:highlight w:val="none"/>
          <w:lang w:val="en-US" w:eastAsia="zh-CN"/>
        </w:rPr>
        <w:t>笔试</w:t>
      </w:r>
    </w:p>
    <w:p w14:paraId="6F8756A9">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内招</w:t>
      </w:r>
      <w:r>
        <w:rPr>
          <w:rFonts w:hint="eastAsia" w:ascii="仿宋_GB2312" w:hAnsi="仿宋" w:eastAsia="仿宋_GB2312" w:cs="仿宋"/>
          <w:color w:val="000000"/>
          <w:sz w:val="32"/>
          <w:szCs w:val="32"/>
          <w:highlight w:val="none"/>
        </w:rPr>
        <w:t>笔试</w:t>
      </w:r>
      <w:r>
        <w:rPr>
          <w:rFonts w:hint="eastAsia" w:ascii="仿宋_GB2312" w:hAnsi="仿宋" w:eastAsia="仿宋_GB2312" w:cs="仿宋"/>
          <w:color w:val="000000"/>
          <w:sz w:val="32"/>
          <w:szCs w:val="32"/>
          <w:highlight w:val="none"/>
          <w:lang w:val="en-US" w:eastAsia="zh-CN"/>
        </w:rPr>
        <w:t>可考察</w:t>
      </w:r>
      <w:r>
        <w:rPr>
          <w:rFonts w:hint="eastAsia" w:ascii="仿宋_GB2312" w:hAnsi="仿宋" w:eastAsia="仿宋_GB2312" w:cs="仿宋"/>
          <w:color w:val="000000"/>
          <w:sz w:val="32"/>
          <w:szCs w:val="32"/>
          <w:highlight w:val="none"/>
        </w:rPr>
        <w:t>行业</w:t>
      </w:r>
      <w:r>
        <w:rPr>
          <w:rFonts w:hint="eastAsia" w:ascii="仿宋_GB2312" w:hAnsi="仿宋" w:eastAsia="仿宋_GB2312" w:cs="仿宋"/>
          <w:color w:val="000000"/>
          <w:sz w:val="32"/>
          <w:szCs w:val="32"/>
          <w:highlight w:val="none"/>
          <w:lang w:val="en-US" w:eastAsia="zh-CN"/>
        </w:rPr>
        <w:t>知识、</w:t>
      </w:r>
      <w:r>
        <w:rPr>
          <w:rFonts w:hint="eastAsia" w:ascii="仿宋_GB2312" w:hAnsi="仿宋" w:eastAsia="仿宋_GB2312" w:cs="仿宋"/>
          <w:color w:val="000000"/>
          <w:sz w:val="32"/>
          <w:szCs w:val="32"/>
          <w:highlight w:val="none"/>
        </w:rPr>
        <w:t>专业知识</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公司知识，</w:t>
      </w:r>
      <w:r>
        <w:rPr>
          <w:rFonts w:hint="eastAsia" w:ascii="仿宋_GB2312" w:hAnsi="仿宋" w:eastAsia="仿宋_GB2312" w:cs="仿宋"/>
          <w:color w:val="000000"/>
          <w:sz w:val="32"/>
          <w:szCs w:val="32"/>
          <w:highlight w:val="none"/>
        </w:rPr>
        <w:t>各单位</w:t>
      </w:r>
      <w:r>
        <w:rPr>
          <w:rFonts w:hint="eastAsia" w:ascii="仿宋_GB2312" w:hAnsi="仿宋" w:eastAsia="仿宋_GB2312" w:cs="仿宋"/>
          <w:color w:val="000000"/>
          <w:sz w:val="32"/>
          <w:szCs w:val="32"/>
          <w:highlight w:val="none"/>
          <w:lang w:val="en-US" w:eastAsia="zh-CN"/>
        </w:rPr>
        <w:t>/各序列</w:t>
      </w:r>
      <w:r>
        <w:rPr>
          <w:rFonts w:hint="eastAsia" w:ascii="仿宋_GB2312" w:hAnsi="仿宋" w:eastAsia="仿宋_GB2312" w:cs="仿宋"/>
          <w:color w:val="000000"/>
          <w:sz w:val="32"/>
          <w:szCs w:val="32"/>
          <w:highlight w:val="none"/>
        </w:rPr>
        <w:t>根据用人需求选择性开展笔试，笔试的环节、题目、分数线等要求由各单位/各专业序列自行确定</w:t>
      </w:r>
      <w:r>
        <w:rPr>
          <w:rFonts w:hint="eastAsia" w:ascii="仿宋_GB2312" w:hAnsi="仿宋" w:eastAsia="仿宋_GB2312" w:cs="仿宋"/>
          <w:color w:val="000000"/>
          <w:sz w:val="32"/>
          <w:szCs w:val="32"/>
          <w:highlight w:val="none"/>
          <w:lang w:eastAsia="zh-CN"/>
        </w:rPr>
        <w:t>，</w:t>
      </w:r>
      <w:r>
        <w:rPr>
          <w:rFonts w:hint="eastAsia" w:ascii="仿宋_GB2312" w:hAnsi="仿宋" w:eastAsia="仿宋_GB2312" w:cs="仿宋"/>
          <w:color w:val="000000"/>
          <w:sz w:val="32"/>
          <w:szCs w:val="32"/>
          <w:highlight w:val="none"/>
          <w:lang w:val="en-US" w:eastAsia="zh-CN"/>
        </w:rPr>
        <w:t>由HRBP发布笔试通知并组织实施。</w:t>
      </w:r>
    </w:p>
    <w:p w14:paraId="2AA4F560">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0CD7442D">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（二）</w:t>
      </w:r>
      <w:ins w:id="146" w:author="咨询组" w:date="2026-04-03T19:11:54Z">
        <w:r>
          <w:rPr>
            <w:rFonts w:hint="eastAsia" w:ascii="仿宋_GB2312" w:hAnsi="仿宋" w:eastAsia="仿宋_GB2312" w:cs="仿宋"/>
            <w:color w:val="000000"/>
            <w:sz w:val="32"/>
            <w:szCs w:val="32"/>
            <w:highlight w:val="none"/>
            <w:lang w:val="en-US" w:eastAsia="zh-CN"/>
          </w:rPr>
          <w:t>内部招聘</w:t>
        </w:r>
      </w:ins>
      <w:r>
        <w:rPr>
          <w:rFonts w:hint="eastAsia" w:ascii="仿宋_GB2312" w:hAnsi="仿宋" w:eastAsia="仿宋_GB2312" w:cs="仿宋"/>
          <w:color w:val="000000"/>
          <w:sz w:val="32"/>
          <w:szCs w:val="32"/>
          <w:highlight w:val="none"/>
          <w:lang w:val="en-US" w:eastAsia="zh-CN"/>
        </w:rPr>
        <w:t>领导力测评</w:t>
      </w:r>
    </w:p>
    <w:p w14:paraId="3C642116">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rPr>
        <w:t>各单位根据</w:t>
      </w:r>
      <w:r>
        <w:rPr>
          <w:rFonts w:hint="eastAsia" w:ascii="仿宋_GB2312" w:hAnsi="仿宋" w:eastAsia="仿宋_GB2312" w:cs="仿宋"/>
          <w:color w:val="000000"/>
          <w:sz w:val="32"/>
          <w:szCs w:val="32"/>
          <w:highlight w:val="none"/>
          <w:lang w:val="en-US" w:eastAsia="zh-CN"/>
        </w:rPr>
        <w:t>用人</w:t>
      </w:r>
      <w:r>
        <w:rPr>
          <w:rFonts w:hint="eastAsia" w:ascii="仿宋_GB2312" w:hAnsi="仿宋" w:eastAsia="仿宋_GB2312" w:cs="仿宋"/>
          <w:color w:val="000000"/>
          <w:sz w:val="32"/>
          <w:szCs w:val="32"/>
          <w:highlight w:val="none"/>
        </w:rPr>
        <w:t>需求</w:t>
      </w:r>
      <w:r>
        <w:rPr>
          <w:rFonts w:hint="eastAsia" w:ascii="仿宋_GB2312" w:hAnsi="仿宋" w:eastAsia="仿宋_GB2312" w:cs="仿宋"/>
          <w:color w:val="000000"/>
          <w:sz w:val="32"/>
          <w:szCs w:val="32"/>
          <w:highlight w:val="none"/>
          <w:lang w:val="en-US" w:eastAsia="zh-CN"/>
        </w:rPr>
        <w:t>选择性开展领导力测评，由HRBP使用本单位账号推送测评，测评问卷应用规则和社招一致。</w:t>
      </w:r>
    </w:p>
    <w:p w14:paraId="5634DECE">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w:t>
      </w:r>
    </w:p>
    <w:p w14:paraId="6C8F78FB">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（三）</w:t>
      </w:r>
      <w:ins w:id="147" w:author="咨询组" w:date="2026-04-03T19:11:57Z">
        <w:r>
          <w:rPr>
            <w:rFonts w:hint="eastAsia" w:ascii="仿宋_GB2312" w:hAnsi="仿宋" w:eastAsia="仿宋_GB2312" w:cs="仿宋"/>
            <w:color w:val="000000"/>
            <w:sz w:val="32"/>
            <w:szCs w:val="32"/>
            <w:highlight w:val="none"/>
            <w:lang w:val="en-US" w:eastAsia="zh-CN"/>
          </w:rPr>
          <w:t>内部招聘</w:t>
        </w:r>
      </w:ins>
      <w:r>
        <w:rPr>
          <w:rFonts w:hint="eastAsia" w:ascii="仿宋_GB2312" w:hAnsi="仿宋" w:eastAsia="仿宋_GB2312" w:cs="仿宋"/>
          <w:color w:val="000000"/>
          <w:sz w:val="32"/>
          <w:szCs w:val="32"/>
          <w:highlight w:val="none"/>
          <w:lang w:val="en-US" w:eastAsia="zh-CN"/>
        </w:rPr>
        <w:t>面试</w:t>
      </w:r>
    </w:p>
    <w:p w14:paraId="4467913F">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内招面试评分要求和社招一致，由HRBP发布面试通知并组织实施。内招面试官要求如下：</w:t>
      </w:r>
    </w:p>
    <w:tbl>
      <w:tblPr>
        <w:tblStyle w:val="15"/>
        <w:tblW w:w="8325" w:type="dxa"/>
        <w:jc w:val="center"/>
        <w:tblLayout w:type="fixed"/>
        <w:tblCellMar>
          <w:top w:w="0" w:type="dxa"/>
          <w:left w:w="108" w:type="dxa"/>
          <w:bottom w:w="0" w:type="dxa"/>
          <w:right w:w="108" w:type="dxa"/>
        </w:tblCellMar>
      </w:tblPr>
      <w:tblGrid>
        <w:gridCol w:w="1935"/>
        <w:gridCol w:w="3450"/>
        <w:gridCol w:w="2940"/>
      </w:tblGrid>
      <w:tr w14:paraId="0D4CBCC3">
        <w:tblPrEx>
          <w:tblCellMar>
            <w:top w:w="0" w:type="dxa"/>
            <w:left w:w="108" w:type="dxa"/>
            <w:bottom w:w="0" w:type="dxa"/>
            <w:right w:w="108" w:type="dxa"/>
          </w:tblCellMar>
        </w:tblPrEx>
        <w:trPr>
          <w:trHeight w:val="438" w:hRule="atLeast"/>
          <w:jc w:val="center"/>
        </w:trPr>
        <w:tc>
          <w:tcPr>
            <w:tcW w:w="19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DE8630">
            <w:pPr>
              <w:spacing w:after="0" w:line="240" w:lineRule="auto"/>
              <w:jc w:val="center"/>
              <w:rPr>
                <w:rFonts w:hint="eastAsia" w:ascii="仿宋_GB2312" w:hAnsi="仿宋" w:eastAsia="仿宋_GB2312" w:cs="仿宋"/>
                <w:b/>
                <w:bCs/>
                <w:color w:val="000000"/>
                <w:sz w:val="24"/>
                <w:szCs w:val="24"/>
                <w:highlight w:val="none"/>
              </w:rPr>
            </w:pPr>
            <w:r>
              <w:rPr>
                <w:rFonts w:hint="eastAsia" w:ascii="仿宋_GB2312" w:hAnsi="仿宋" w:eastAsia="仿宋_GB2312" w:cs="仿宋"/>
                <w:b/>
                <w:bCs/>
                <w:color w:val="000000"/>
                <w:sz w:val="24"/>
                <w:szCs w:val="24"/>
                <w:highlight w:val="none"/>
              </w:rPr>
              <w:t>职位层级</w:t>
            </w:r>
          </w:p>
        </w:tc>
        <w:tc>
          <w:tcPr>
            <w:tcW w:w="34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569E5B">
            <w:pPr>
              <w:spacing w:after="0" w:line="240" w:lineRule="auto"/>
              <w:jc w:val="center"/>
              <w:rPr>
                <w:rFonts w:hint="eastAsia" w:ascii="仿宋_GB2312" w:hAnsi="仿宋" w:eastAsia="仿宋_GB2312" w:cs="仿宋"/>
                <w:b/>
                <w:bCs/>
                <w:color w:val="000000"/>
                <w:sz w:val="24"/>
                <w:szCs w:val="24"/>
                <w:highlight w:val="none"/>
              </w:rPr>
            </w:pPr>
            <w:r>
              <w:rPr>
                <w:rFonts w:hint="eastAsia" w:ascii="仿宋_GB2312" w:hAnsi="仿宋" w:eastAsia="仿宋_GB2312" w:cs="仿宋"/>
                <w:b/>
                <w:bCs/>
                <w:color w:val="000000"/>
                <w:sz w:val="24"/>
                <w:szCs w:val="24"/>
                <w:highlight w:val="none"/>
              </w:rPr>
              <w:t>面试官要求</w:t>
            </w:r>
          </w:p>
        </w:tc>
        <w:tc>
          <w:tcPr>
            <w:tcW w:w="29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93DB1D">
            <w:pPr>
              <w:spacing w:after="0" w:line="240" w:lineRule="auto"/>
              <w:jc w:val="center"/>
              <w:rPr>
                <w:rFonts w:hint="eastAsia" w:ascii="仿宋_GB2312" w:hAnsi="仿宋" w:eastAsia="仿宋_GB2312" w:cs="仿宋"/>
                <w:b/>
                <w:bCs/>
                <w:color w:val="000000"/>
                <w:sz w:val="24"/>
                <w:szCs w:val="24"/>
                <w:highlight w:val="none"/>
              </w:rPr>
            </w:pPr>
            <w:r>
              <w:rPr>
                <w:rFonts w:hint="eastAsia" w:ascii="仿宋_GB2312" w:hAnsi="仿宋" w:eastAsia="仿宋_GB2312" w:cs="仿宋"/>
                <w:b/>
                <w:bCs/>
                <w:color w:val="000000"/>
                <w:sz w:val="24"/>
                <w:szCs w:val="24"/>
                <w:highlight w:val="none"/>
              </w:rPr>
              <w:t>备注</w:t>
            </w:r>
          </w:p>
        </w:tc>
      </w:tr>
      <w:tr w14:paraId="57CD6561">
        <w:tblPrEx>
          <w:tblCellMar>
            <w:top w:w="0" w:type="dxa"/>
            <w:left w:w="108" w:type="dxa"/>
            <w:bottom w:w="0" w:type="dxa"/>
            <w:right w:w="108" w:type="dxa"/>
          </w:tblCellMar>
        </w:tblPrEx>
        <w:trPr>
          <w:trHeight w:val="412" w:hRule="atLeast"/>
          <w:jc w:val="center"/>
        </w:trPr>
        <w:tc>
          <w:tcPr>
            <w:tcW w:w="19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987B4D">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P4/S4/O5 及以下</w:t>
            </w:r>
          </w:p>
        </w:tc>
        <w:tc>
          <w:tcPr>
            <w:tcW w:w="34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FB2295">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lang w:val="en-US" w:eastAsia="zh-CN"/>
              </w:rPr>
              <w:t>直接上级+</w:t>
            </w:r>
            <w:r>
              <w:rPr>
                <w:rFonts w:hint="eastAsia" w:ascii="仿宋_GB2312" w:hAnsi="仿宋" w:eastAsia="仿宋_GB2312" w:cs="仿宋"/>
                <w:color w:val="000000"/>
                <w:sz w:val="24"/>
                <w:szCs w:val="24"/>
                <w:highlight w:val="none"/>
              </w:rPr>
              <w:t>间接上级</w:t>
            </w:r>
          </w:p>
        </w:tc>
        <w:tc>
          <w:tcPr>
            <w:tcW w:w="29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018D1D">
            <w:pPr>
              <w:spacing w:after="0" w:line="240" w:lineRule="auto"/>
              <w:jc w:val="center"/>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w:t>
            </w:r>
          </w:p>
        </w:tc>
      </w:tr>
      <w:tr w14:paraId="17C6DB07">
        <w:tblPrEx>
          <w:tblCellMar>
            <w:top w:w="0" w:type="dxa"/>
            <w:left w:w="108" w:type="dxa"/>
            <w:bottom w:w="0" w:type="dxa"/>
            <w:right w:w="108" w:type="dxa"/>
          </w:tblCellMar>
        </w:tblPrEx>
        <w:trPr>
          <w:trHeight w:val="2426" w:hRule="atLeast"/>
          <w:jc w:val="center"/>
        </w:trPr>
        <w:tc>
          <w:tcPr>
            <w:tcW w:w="19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FEC156">
            <w:pPr>
              <w:spacing w:after="0" w:line="240" w:lineRule="auto"/>
              <w:jc w:val="center"/>
              <w:rPr>
                <w:rFonts w:hint="default" w:ascii="仿宋_GB2312" w:hAnsi="仿宋" w:eastAsia="仿宋_GB2312" w:cs="仿宋"/>
                <w:color w:val="000000"/>
                <w:sz w:val="24"/>
                <w:szCs w:val="24"/>
                <w:highlight w:val="none"/>
                <w:lang w:val="en-US" w:eastAsia="zh-CN"/>
              </w:rPr>
            </w:pPr>
            <w:r>
              <w:rPr>
                <w:rFonts w:hint="eastAsia" w:ascii="仿宋_GB2312" w:hAnsi="仿宋" w:eastAsia="仿宋_GB2312" w:cs="仿宋"/>
                <w:color w:val="000000"/>
                <w:sz w:val="24"/>
                <w:szCs w:val="24"/>
                <w:highlight w:val="none"/>
              </w:rPr>
              <w:t>P5/S5/O6及以上、经理级</w:t>
            </w:r>
          </w:p>
        </w:tc>
        <w:tc>
          <w:tcPr>
            <w:tcW w:w="3450" w:type="dxa"/>
            <w:tcBorders>
              <w:top w:val="single" w:color="auto" w:sz="4" w:space="0"/>
              <w:left w:val="single" w:color="auto" w:sz="4" w:space="0"/>
              <w:bottom w:val="single" w:color="auto" w:sz="4" w:space="0"/>
              <w:right w:val="single" w:color="auto" w:sz="4" w:space="0"/>
            </w:tcBorders>
            <w:shd w:val="clear" w:color="auto" w:fill="auto"/>
            <w:vAlign w:val="center"/>
          </w:tcPr>
          <w:p w14:paraId="0F50620E">
            <w:pPr>
              <w:spacing w:after="0" w:line="240" w:lineRule="auto"/>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不少于3人，由业务领导（直接上级、间接上级）+人力领导（M3及以上）构成。</w:t>
            </w:r>
          </w:p>
        </w:tc>
        <w:tc>
          <w:tcPr>
            <w:tcW w:w="2940" w:type="dxa"/>
            <w:tcBorders>
              <w:top w:val="single" w:color="auto" w:sz="4" w:space="0"/>
              <w:left w:val="single" w:color="auto" w:sz="4" w:space="0"/>
              <w:bottom w:val="single" w:color="auto" w:sz="4" w:space="0"/>
              <w:right w:val="single" w:color="auto" w:sz="4" w:space="0"/>
            </w:tcBorders>
            <w:shd w:val="clear" w:color="auto" w:fill="auto"/>
            <w:vAlign w:val="center"/>
          </w:tcPr>
          <w:p w14:paraId="0BB49D68">
            <w:pPr>
              <w:spacing w:after="0" w:line="240" w:lineRule="auto"/>
              <w:jc w:val="center"/>
              <w:rPr>
                <w:rFonts w:hint="eastAsia" w:ascii="仿宋_GB2312" w:hAnsi="仿宋" w:eastAsia="仿宋_GB2312" w:cs="仿宋"/>
                <w:color w:val="000000"/>
                <w:sz w:val="24"/>
                <w:szCs w:val="24"/>
                <w:highlight w:val="none"/>
                <w:lang w:val="en-US" w:eastAsia="zh-CN"/>
              </w:rPr>
            </w:pPr>
            <w:r>
              <w:rPr>
                <w:rFonts w:hint="eastAsia" w:ascii="仿宋_GB2312" w:hAnsi="仿宋" w:eastAsia="仿宋_GB2312" w:cs="仿宋"/>
                <w:color w:val="000000"/>
                <w:sz w:val="24"/>
                <w:szCs w:val="24"/>
                <w:highlight w:val="none"/>
                <w:lang w:val="en-US" w:eastAsia="zh-CN"/>
              </w:rPr>
              <w:t>/</w:t>
            </w:r>
          </w:p>
        </w:tc>
      </w:tr>
      <w:tr w14:paraId="0515D74B">
        <w:tblPrEx>
          <w:tblCellMar>
            <w:top w:w="0" w:type="dxa"/>
            <w:left w:w="108" w:type="dxa"/>
            <w:bottom w:w="0" w:type="dxa"/>
            <w:right w:w="108" w:type="dxa"/>
          </w:tblCellMar>
        </w:tblPrEx>
        <w:trPr>
          <w:trHeight w:val="1209" w:hRule="atLeast"/>
          <w:jc w:val="center"/>
        </w:trPr>
        <w:tc>
          <w:tcPr>
            <w:tcW w:w="193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C5BFEE">
            <w:pPr>
              <w:spacing w:after="0" w:line="240" w:lineRule="auto"/>
              <w:jc w:val="center"/>
              <w:rPr>
                <w:rFonts w:hint="default" w:ascii="仿宋_GB2312" w:hAnsi="仿宋" w:eastAsia="仿宋_GB2312" w:cs="仿宋"/>
                <w:color w:val="000000"/>
                <w:sz w:val="24"/>
                <w:szCs w:val="24"/>
                <w:highlight w:val="none"/>
                <w:lang w:val="en-US" w:eastAsia="zh-CN"/>
              </w:rPr>
            </w:pPr>
            <w:r>
              <w:rPr>
                <w:rFonts w:hint="eastAsia" w:ascii="仿宋_GB2312" w:hAnsi="仿宋" w:eastAsia="仿宋_GB2312" w:cs="仿宋"/>
                <w:color w:val="000000"/>
                <w:sz w:val="24"/>
                <w:szCs w:val="24"/>
                <w:highlight w:val="none"/>
                <w:lang w:val="en-US" w:eastAsia="zh-CN"/>
              </w:rPr>
              <w:t>资深管理人员</w:t>
            </w:r>
          </w:p>
        </w:tc>
        <w:tc>
          <w:tcPr>
            <w:tcW w:w="3450" w:type="dxa"/>
            <w:tcBorders>
              <w:top w:val="single" w:color="auto" w:sz="4" w:space="0"/>
              <w:left w:val="single" w:color="auto" w:sz="4" w:space="0"/>
              <w:bottom w:val="single" w:color="auto" w:sz="4" w:space="0"/>
              <w:right w:val="single" w:color="auto" w:sz="4" w:space="0"/>
            </w:tcBorders>
            <w:shd w:val="clear" w:color="auto" w:fill="auto"/>
            <w:vAlign w:val="center"/>
          </w:tcPr>
          <w:p w14:paraId="393CD852">
            <w:pPr>
              <w:spacing w:after="0" w:line="240" w:lineRule="auto"/>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rPr>
              <w:t>1.不少于3人，由业务领导（直接上级、间接上级）+人力领导（M5）构成。2.至少包含1位专委会成员。</w:t>
            </w:r>
          </w:p>
        </w:tc>
        <w:tc>
          <w:tcPr>
            <w:tcW w:w="2940" w:type="dxa"/>
            <w:tcBorders>
              <w:top w:val="single" w:color="auto" w:sz="4" w:space="0"/>
              <w:left w:val="single" w:color="auto" w:sz="4" w:space="0"/>
              <w:bottom w:val="single" w:color="auto" w:sz="4" w:space="0"/>
              <w:right w:val="single" w:color="auto" w:sz="4" w:space="0"/>
            </w:tcBorders>
            <w:shd w:val="clear" w:color="auto" w:fill="auto"/>
            <w:vAlign w:val="center"/>
          </w:tcPr>
          <w:p w14:paraId="03DD776C">
            <w:pPr>
              <w:spacing w:after="0" w:line="240" w:lineRule="auto"/>
              <w:rPr>
                <w:rFonts w:hint="eastAsia" w:ascii="仿宋_GB2312" w:hAnsi="仿宋" w:eastAsia="仿宋_GB2312" w:cs="仿宋"/>
                <w:color w:val="000000"/>
                <w:sz w:val="24"/>
                <w:szCs w:val="24"/>
                <w:highlight w:val="none"/>
              </w:rPr>
            </w:pPr>
            <w:r>
              <w:rPr>
                <w:rFonts w:hint="eastAsia" w:ascii="仿宋_GB2312" w:hAnsi="仿宋" w:eastAsia="仿宋_GB2312" w:cs="仿宋"/>
                <w:color w:val="000000"/>
                <w:sz w:val="24"/>
                <w:szCs w:val="24"/>
                <w:highlight w:val="none"/>
                <w:lang w:val="en-US" w:eastAsia="zh-CN"/>
              </w:rPr>
              <w:t>1.</w:t>
            </w:r>
            <w:r>
              <w:rPr>
                <w:rFonts w:hint="eastAsia" w:ascii="仿宋_GB2312" w:hAnsi="仿宋" w:eastAsia="仿宋_GB2312" w:cs="仿宋"/>
                <w:color w:val="000000"/>
                <w:sz w:val="24"/>
                <w:szCs w:val="24"/>
                <w:highlight w:val="none"/>
              </w:rPr>
              <w:t>若间接上级为M6以上职级，</w:t>
            </w:r>
            <w:r>
              <w:rPr>
                <w:rFonts w:hint="eastAsia" w:ascii="仿宋_GB2312" w:hAnsi="仿宋" w:eastAsia="仿宋_GB2312" w:cs="仿宋"/>
                <w:color w:val="000000"/>
                <w:sz w:val="24"/>
                <w:szCs w:val="24"/>
                <w:highlight w:val="none"/>
                <w:lang w:val="en-US" w:eastAsia="zh-CN"/>
              </w:rPr>
              <w:t>间接上级也可</w:t>
            </w:r>
            <w:r>
              <w:rPr>
                <w:rFonts w:hint="eastAsia" w:ascii="仿宋_GB2312" w:hAnsi="仿宋" w:eastAsia="仿宋_GB2312" w:cs="仿宋"/>
                <w:color w:val="000000"/>
                <w:sz w:val="24"/>
                <w:szCs w:val="24"/>
                <w:highlight w:val="none"/>
              </w:rPr>
              <w:t>指定</w:t>
            </w:r>
            <w:r>
              <w:rPr>
                <w:rFonts w:hint="eastAsia" w:ascii="仿宋_GB2312" w:hAnsi="仿宋" w:eastAsia="仿宋_GB2312" w:cs="仿宋"/>
                <w:color w:val="000000"/>
                <w:sz w:val="24"/>
                <w:szCs w:val="24"/>
                <w:highlight w:val="none"/>
                <w:lang w:val="en-US" w:eastAsia="zh-CN"/>
              </w:rPr>
              <w:t>其他</w:t>
            </w:r>
            <w:r>
              <w:rPr>
                <w:rFonts w:hint="eastAsia" w:ascii="仿宋_GB2312" w:hAnsi="仿宋" w:eastAsia="仿宋_GB2312" w:cs="仿宋"/>
                <w:color w:val="000000"/>
                <w:sz w:val="24"/>
                <w:szCs w:val="24"/>
                <w:highlight w:val="none"/>
              </w:rPr>
              <w:t>业务</w:t>
            </w:r>
            <w:r>
              <w:rPr>
                <w:rFonts w:hint="eastAsia" w:ascii="仿宋_GB2312" w:hAnsi="仿宋" w:eastAsia="仿宋_GB2312" w:cs="仿宋"/>
                <w:color w:val="000000"/>
                <w:sz w:val="24"/>
                <w:szCs w:val="24"/>
                <w:highlight w:val="none"/>
                <w:lang w:val="en-US" w:eastAsia="zh-CN"/>
              </w:rPr>
              <w:t>领导面试</w:t>
            </w:r>
            <w:r>
              <w:rPr>
                <w:rFonts w:hint="eastAsia" w:ascii="仿宋_GB2312" w:hAnsi="仿宋" w:eastAsia="仿宋_GB2312" w:cs="仿宋"/>
                <w:color w:val="000000"/>
                <w:sz w:val="24"/>
                <w:szCs w:val="24"/>
                <w:highlight w:val="none"/>
              </w:rPr>
              <w:t>（需为专委会成员）。</w:t>
            </w:r>
          </w:p>
          <w:p w14:paraId="412B200D">
            <w:pPr>
              <w:spacing w:after="0" w:line="240" w:lineRule="auto"/>
              <w:rPr>
                <w:rFonts w:hint="eastAsia" w:ascii="仿宋_GB2312" w:hAnsi="仿宋" w:eastAsia="仿宋_GB2312" w:cs="仿宋"/>
                <w:color w:val="000000"/>
                <w:sz w:val="24"/>
                <w:szCs w:val="24"/>
                <w:highlight w:val="none"/>
                <w:lang w:val="en-US" w:eastAsia="zh-CN"/>
              </w:rPr>
            </w:pPr>
            <w:r>
              <w:rPr>
                <w:rFonts w:hint="eastAsia" w:ascii="仿宋_GB2312" w:hAnsi="仿宋" w:eastAsia="仿宋_GB2312" w:cs="仿宋"/>
                <w:color w:val="000000"/>
                <w:sz w:val="24"/>
                <w:szCs w:val="24"/>
                <w:highlight w:val="none"/>
                <w:lang w:val="en-US" w:eastAsia="zh-CN"/>
              </w:rPr>
              <w:t>2.酒业参照执行。</w:t>
            </w:r>
          </w:p>
        </w:tc>
      </w:tr>
    </w:tbl>
    <w:p w14:paraId="182F5B9E">
      <w:pPr>
        <w:pStyle w:val="23"/>
        <w:widowControl w:val="0"/>
        <w:numPr>
          <w:ilvl w:val="0"/>
          <w:numId w:val="0"/>
        </w:numPr>
        <w:spacing w:after="0" w:line="560" w:lineRule="exact"/>
        <w:ind w:left="0" w:leftChars="0" w:firstLine="640" w:firstLineChars="200"/>
        <w:jc w:val="both"/>
        <w:rPr>
          <w:rFonts w:hint="default" w:ascii="黑体" w:hAnsi="黑体" w:eastAsia="黑体" w:cs="仿宋"/>
          <w:b w:val="0"/>
          <w:color w:val="000000"/>
          <w:kern w:val="0"/>
          <w:sz w:val="32"/>
          <w:szCs w:val="32"/>
          <w:lang w:val="en-US" w:eastAsia="zh-CN" w:bidi="ar-SA"/>
        </w:rPr>
      </w:pPr>
      <w:r>
        <w:rPr>
          <w:rFonts w:hint="eastAsia" w:ascii="黑体" w:hAnsi="黑体" w:eastAsia="黑体" w:cs="仿宋"/>
          <w:b w:val="0"/>
          <w:color w:val="000000"/>
          <w:kern w:val="0"/>
          <w:sz w:val="32"/>
          <w:szCs w:val="32"/>
          <w:lang w:val="en-US" w:eastAsia="zh-CN" w:bidi="ar-SA"/>
        </w:rPr>
        <w:t>///</w:t>
      </w:r>
    </w:p>
    <w:p w14:paraId="59E8D4B8">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第二十五条</w:t>
      </w:r>
      <w:ins w:id="148" w:author="咨询组" w:date="2026-04-03T19:12:04Z">
        <w:r>
          <w:rPr>
            <w:rFonts w:hint="eastAsia" w:ascii="仿宋_GB2312" w:hAnsi="仿宋" w:eastAsia="仿宋_GB2312" w:cs="仿宋"/>
            <w:color w:val="000000"/>
            <w:sz w:val="32"/>
            <w:szCs w:val="32"/>
            <w:highlight w:val="none"/>
            <w:lang w:val="en-US" w:eastAsia="zh-CN"/>
          </w:rPr>
          <w:t>内部招聘</w:t>
        </w:r>
      </w:ins>
      <w:r>
        <w:rPr>
          <w:rFonts w:hint="eastAsia" w:ascii="仿宋_GB2312" w:hAnsi="仿宋" w:eastAsia="仿宋_GB2312" w:cs="仿宋"/>
          <w:color w:val="000000"/>
          <w:sz w:val="32"/>
          <w:szCs w:val="32"/>
          <w:highlight w:val="none"/>
          <w:lang w:val="en-US" w:eastAsia="zh-CN"/>
        </w:rPr>
        <w:t>综合评价报告</w:t>
      </w:r>
    </w:p>
    <w:p w14:paraId="1FF9FFC4">
      <w:pPr>
        <w:widowControl w:val="0"/>
        <w:spacing w:after="0" w:line="560" w:lineRule="exact"/>
        <w:ind w:firstLine="640" w:firstLineChars="200"/>
        <w:jc w:val="both"/>
        <w:rPr>
          <w:rFonts w:hint="default"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内招甄选完成后，由HRBP与用人部门沟通确认录用人员，起草内招综合评价报告并审批，综合评价报告包括所有候选人的各项得分、综合得分、录用建议等。综合得分低于60分的候选人原则上不予录用，候选人综合得分构成如下：</w:t>
      </w:r>
    </w:p>
    <w:p w14:paraId="6AAF9F5A">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有笔试：综合得分=绩效得分×30%+笔试得分×20%+面试得分×50%。</w:t>
      </w:r>
    </w:p>
    <w:p w14:paraId="252A0F5B">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无笔试：综合得分=绩效得分×40%+面试得分×60%。</w:t>
      </w:r>
    </w:p>
    <w:p w14:paraId="52A0E3D3">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其中绩效得分取近2年年度绩效等级转化得分的平均值，</w:t>
      </w:r>
      <w:r>
        <w:rPr>
          <w:rFonts w:hint="default" w:ascii="仿宋_GB2312" w:hAnsi="仿宋" w:eastAsia="仿宋_GB2312" w:cs="仿宋"/>
          <w:color w:val="000000"/>
          <w:sz w:val="32"/>
          <w:szCs w:val="32"/>
          <w:highlight w:val="none"/>
          <w:lang w:val="en-US" w:eastAsia="zh-CN"/>
        </w:rPr>
        <w:t>新员工入职当年绩效等级低于B或因特殊情况导致无绩效时统一应用B等级。</w:t>
      </w:r>
      <w:r>
        <w:rPr>
          <w:rFonts w:hint="eastAsia" w:ascii="仿宋_GB2312" w:hAnsi="仿宋" w:eastAsia="仿宋_GB2312" w:cs="仿宋"/>
          <w:color w:val="000000"/>
          <w:sz w:val="32"/>
          <w:szCs w:val="32"/>
          <w:highlight w:val="none"/>
          <w:lang w:val="en-US" w:eastAsia="zh-CN"/>
        </w:rPr>
        <w:t>绩效等级转化得分方式为：绩效等级A+为100分，A为90分，B为80分，C为70分。</w:t>
      </w:r>
    </w:p>
    <w:p w14:paraId="306D02FB">
      <w:pPr>
        <w:pStyle w:val="23"/>
        <w:widowControl w:val="0"/>
        <w:numPr>
          <w:ilvl w:val="0"/>
          <w:numId w:val="0"/>
        </w:numPr>
        <w:spacing w:after="0" w:line="560" w:lineRule="exact"/>
        <w:ind w:left="0" w:leftChars="0" w:firstLine="640" w:firstLineChars="200"/>
        <w:jc w:val="both"/>
        <w:rPr>
          <w:rFonts w:hint="default" w:ascii="黑体" w:hAnsi="黑体" w:eastAsia="黑体" w:cs="仿宋"/>
          <w:b w:val="0"/>
          <w:color w:val="000000"/>
          <w:kern w:val="0"/>
          <w:sz w:val="32"/>
          <w:szCs w:val="32"/>
          <w:lang w:val="en-US" w:eastAsia="zh-CN" w:bidi="ar-SA"/>
        </w:rPr>
      </w:pPr>
      <w:r>
        <w:rPr>
          <w:rFonts w:hint="eastAsia" w:ascii="黑体" w:hAnsi="黑体" w:eastAsia="黑体" w:cs="仿宋"/>
          <w:b w:val="0"/>
          <w:color w:val="000000"/>
          <w:kern w:val="0"/>
          <w:sz w:val="32"/>
          <w:szCs w:val="32"/>
          <w:lang w:val="en-US" w:eastAsia="zh-CN" w:bidi="ar-SA"/>
        </w:rPr>
        <w:t>///</w:t>
      </w:r>
    </w:p>
    <w:p w14:paraId="0355AB98">
      <w:pPr>
        <w:pStyle w:val="23"/>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sz w:val="32"/>
          <w:szCs w:val="32"/>
          <w:highlight w:val="none"/>
          <w:lang w:val="en-US" w:eastAsia="zh-CN"/>
        </w:rPr>
      </w:pPr>
      <w:r>
        <w:rPr>
          <w:rFonts w:hint="eastAsia" w:ascii="黑体" w:hAnsi="黑体" w:eastAsia="黑体" w:cs="仿宋"/>
          <w:b w:val="0"/>
          <w:color w:val="000000"/>
          <w:kern w:val="0"/>
          <w:sz w:val="32"/>
          <w:szCs w:val="32"/>
          <w:lang w:val="en-US" w:eastAsia="zh-CN" w:bidi="ar-SA"/>
        </w:rPr>
        <w:t>第二十六条</w:t>
      </w:r>
      <w:r>
        <w:rPr>
          <w:rFonts w:hint="eastAsia" w:ascii="仿宋_GB2312" w:hAnsi="仿宋" w:eastAsia="仿宋_GB2312" w:cs="仿宋"/>
          <w:color w:val="000000"/>
          <w:sz w:val="32"/>
          <w:szCs w:val="32"/>
          <w:highlight w:val="none"/>
          <w:lang w:val="en-US" w:eastAsia="zh-CN"/>
        </w:rPr>
        <w:t>内招结果应用</w:t>
      </w:r>
    </w:p>
    <w:p w14:paraId="3A4F8430">
      <w:pPr>
        <w:widowControl w:val="0"/>
        <w:spacing w:after="0" w:line="560" w:lineRule="exact"/>
        <w:ind w:firstLine="640" w:firstLineChars="200"/>
        <w:jc w:val="both"/>
        <w:rPr>
          <w:rFonts w:hint="eastAsia" w:ascii="仿宋_GB2312" w:hAnsi="仿宋" w:eastAsia="仿宋_GB2312" w:cs="仿宋"/>
          <w:color w:val="000000"/>
          <w:sz w:val="32"/>
          <w:szCs w:val="32"/>
          <w:highlight w:val="none"/>
          <w:lang w:val="en-US" w:eastAsia="zh-CN"/>
        </w:rPr>
      </w:pPr>
      <w:r>
        <w:rPr>
          <w:rFonts w:hint="eastAsia" w:ascii="仿宋_GB2312" w:hAnsi="仿宋" w:eastAsia="仿宋_GB2312" w:cs="仿宋"/>
          <w:color w:val="000000"/>
          <w:sz w:val="32"/>
          <w:szCs w:val="32"/>
          <w:highlight w:val="none"/>
          <w:lang w:val="en-US" w:eastAsia="zh-CN"/>
        </w:rPr>
        <w:t>综合评价报告审批通过后，由调入单位HRBP根据报告建议对录用人员发起异动审批。针对经理级岗位，异动审批通过后，由SSC人事管理岗发布人事聘任通知。</w:t>
      </w:r>
    </w:p>
    <w:p w14:paraId="3FF4148B">
      <w:pPr>
        <w:pStyle w:val="23"/>
        <w:widowControl w:val="0"/>
        <w:numPr>
          <w:ilvl w:val="0"/>
          <w:numId w:val="0"/>
        </w:numPr>
        <w:spacing w:after="0" w:line="560" w:lineRule="exact"/>
        <w:ind w:left="0" w:leftChars="0" w:firstLine="640" w:firstLineChars="200"/>
        <w:jc w:val="both"/>
        <w:rPr>
          <w:rFonts w:hint="default" w:ascii="黑体" w:hAnsi="黑体" w:eastAsia="黑体" w:cs="仿宋"/>
          <w:b w:val="0"/>
          <w:color w:val="000000"/>
          <w:kern w:val="0"/>
          <w:sz w:val="32"/>
          <w:szCs w:val="32"/>
          <w:lang w:val="en-US" w:eastAsia="zh-CN" w:bidi="ar-SA"/>
        </w:rPr>
      </w:pPr>
      <w:r>
        <w:rPr>
          <w:rFonts w:hint="eastAsia" w:ascii="黑体" w:hAnsi="黑体" w:eastAsia="黑体" w:cs="仿宋"/>
          <w:b w:val="0"/>
          <w:color w:val="000000"/>
          <w:kern w:val="0"/>
          <w:sz w:val="32"/>
          <w:szCs w:val="32"/>
          <w:lang w:val="en-US" w:eastAsia="zh-CN" w:bidi="ar-SA"/>
        </w:rPr>
        <w:t>///</w:t>
      </w:r>
    </w:p>
    <w:p w14:paraId="5AC1A0E1">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黑体" w:hAnsi="黑体" w:eastAsia="黑体" w:cs="仿宋"/>
          <w:b w:val="0"/>
          <w:color w:val="000000"/>
          <w:kern w:val="0"/>
          <w:sz w:val="32"/>
          <w:szCs w:val="32"/>
          <w:lang w:val="en-US" w:eastAsia="zh-CN" w:bidi="ar-SA"/>
        </w:rPr>
        <w:t>第二十七条</w:t>
      </w:r>
      <w:r>
        <w:rPr>
          <w:rFonts w:hint="eastAsia" w:ascii="仿宋_GB2312" w:hAnsi="仿宋" w:eastAsia="仿宋_GB2312" w:cs="仿宋"/>
          <w:color w:val="000000"/>
          <w:sz w:val="32"/>
          <w:szCs w:val="32"/>
          <w:highlight w:val="none"/>
          <w:lang w:val="en-US" w:eastAsia="zh-CN"/>
        </w:rPr>
        <w:t>啤白人才共建岗位内部招聘</w:t>
      </w:r>
      <w:r>
        <w:rPr>
          <w:rFonts w:hint="eastAsia" w:ascii="仿宋_GB2312" w:hAnsi="仿宋" w:eastAsia="仿宋_GB2312" w:cs="仿宋"/>
          <w:color w:val="000000"/>
          <w:kern w:val="0"/>
          <w:sz w:val="32"/>
          <w:szCs w:val="32"/>
          <w:highlight w:val="none"/>
          <w:lang w:val="en-US" w:eastAsia="zh-CN" w:bidi="ar-SA"/>
        </w:rPr>
        <w:t>依据《华润啤酒啤白双赋能人才共建管理办法》相关要求执行。</w:t>
      </w:r>
    </w:p>
    <w:p w14:paraId="72F33969">
      <w:pPr>
        <w:pStyle w:val="23"/>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4BFA046F">
      <w:pPr>
        <w:pStyle w:val="29"/>
        <w:numPr>
          <w:ilvl w:val="0"/>
          <w:numId w:val="0"/>
        </w:numPr>
        <w:ind w:left="0" w:leftChars="0" w:firstLine="0" w:firstLineChars="0"/>
        <w:jc w:val="center"/>
        <w:rPr>
          <w:rFonts w:hint="eastAsia" w:ascii="黑体" w:hAnsi="黑体" w:eastAsia="黑体" w:cs="仿宋"/>
          <w:color w:val="000000"/>
          <w:highlight w:val="none"/>
        </w:rPr>
      </w:pPr>
      <w:bookmarkStart w:id="7" w:name="_Toc29685"/>
      <w:r>
        <w:rPr>
          <w:rFonts w:hint="eastAsia" w:ascii="黑体" w:hAnsi="黑体" w:eastAsia="黑体" w:cs="仿宋"/>
          <w:b w:val="0"/>
          <w:color w:val="000000"/>
          <w:kern w:val="2"/>
          <w:sz w:val="32"/>
          <w:szCs w:val="32"/>
          <w:lang w:val="en-US" w:eastAsia="zh-CN" w:bidi="ar-SA"/>
        </w:rPr>
        <w:t>第四章</w:t>
      </w:r>
      <w:r>
        <w:rPr>
          <w:rFonts w:hint="eastAsia" w:ascii="黑体" w:hAnsi="黑体" w:eastAsia="黑体" w:cs="仿宋"/>
          <w:color w:val="000000"/>
          <w:highlight w:val="none"/>
          <w:lang w:val="en-US" w:eastAsia="zh-CN"/>
        </w:rPr>
        <w:t>其他规定</w:t>
      </w:r>
      <w:bookmarkEnd w:id="7"/>
    </w:p>
    <w:p w14:paraId="5C4A3F20">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第二十八条</w:t>
      </w:r>
      <w:r>
        <w:rPr>
          <w:rFonts w:hint="eastAsia" w:ascii="仿宋_GB2312" w:hAnsi="仿宋" w:eastAsia="仿宋_GB2312" w:cs="仿宋"/>
          <w:color w:val="000000"/>
          <w:kern w:val="0"/>
          <w:sz w:val="32"/>
          <w:szCs w:val="32"/>
          <w:highlight w:val="none"/>
          <w:lang w:val="en-US" w:eastAsia="zh-CN" w:bidi="ar-SA"/>
        </w:rPr>
        <w:t>出现以下情形时，华润啤酒及下属单位不得在员工离职后重新雇佣：</w:t>
      </w:r>
    </w:p>
    <w:p w14:paraId="3A64F733">
      <w:pPr>
        <w:pStyle w:val="23"/>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（一）由华润啤酒及下属单位支付经济补偿金离职的员工，自离职日起5年内不得重新雇佣。</w:t>
      </w:r>
    </w:p>
    <w:p w14:paraId="5952E5EE">
      <w:pPr>
        <w:pStyle w:val="23"/>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（二）员工因违规违纪被单方解除劳动合同。</w:t>
      </w:r>
    </w:p>
    <w:p w14:paraId="52003FD9">
      <w:pPr>
        <w:pStyle w:val="23"/>
        <w:widowControl w:val="0"/>
        <w:numPr>
          <w:ilvl w:val="0"/>
          <w:numId w:val="0"/>
        </w:numPr>
        <w:spacing w:after="0" w:line="560" w:lineRule="exact"/>
        <w:ind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（三）员工离职后违反竞业限制协议。</w:t>
      </w:r>
    </w:p>
    <w:p w14:paraId="55DA505E">
      <w:pPr>
        <w:pStyle w:val="23"/>
        <w:widowControl w:val="0"/>
        <w:numPr>
          <w:ilvl w:val="0"/>
          <w:numId w:val="0"/>
        </w:numPr>
        <w:spacing w:after="0" w:line="560" w:lineRule="exact"/>
        <w:ind w:firstLine="640" w:firstLineChars="20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（四）员工离职后对本公司发起</w:t>
      </w:r>
      <w:r>
        <w:rPr>
          <w:rFonts w:hint="default" w:ascii="仿宋_GB2312" w:hAnsi="仿宋" w:eastAsia="仿宋_GB2312" w:cs="仿宋"/>
          <w:color w:val="000000"/>
          <w:kern w:val="0"/>
          <w:sz w:val="32"/>
          <w:szCs w:val="32"/>
          <w:highlight w:val="none"/>
          <w:lang w:val="en-US" w:eastAsia="zh-CN" w:bidi="ar-SA"/>
        </w:rPr>
        <w:t>恶意劳动仲裁或诉讼。</w:t>
      </w:r>
    </w:p>
    <w:p w14:paraId="0439FD65">
      <w:pPr>
        <w:pStyle w:val="23"/>
        <w:widowControl w:val="0"/>
        <w:numPr>
          <w:ilvl w:val="0"/>
          <w:numId w:val="0"/>
        </w:numPr>
        <w:spacing w:after="0" w:line="560" w:lineRule="exact"/>
        <w:ind w:firstLine="640" w:firstLineChars="20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52AC08F8">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黑体" w:hAnsi="黑体" w:eastAsia="黑体" w:cs="仿宋"/>
          <w:b w:val="0"/>
          <w:color w:val="000000"/>
          <w:kern w:val="0"/>
          <w:sz w:val="32"/>
          <w:szCs w:val="32"/>
          <w:lang w:val="en-US" w:eastAsia="zh-CN" w:bidi="ar-SA"/>
        </w:rPr>
        <w:t>第二十九条</w:t>
      </w:r>
      <w:r>
        <w:rPr>
          <w:rFonts w:hint="eastAsia" w:ascii="仿宋_GB2312" w:hAnsi="仿宋" w:eastAsia="仿宋_GB2312" w:cs="仿宋"/>
          <w:color w:val="000000"/>
          <w:kern w:val="0"/>
          <w:sz w:val="32"/>
          <w:szCs w:val="32"/>
          <w:highlight w:val="none"/>
          <w:lang w:val="en-US" w:eastAsia="zh-CN" w:bidi="ar-SA"/>
        </w:rPr>
        <w:t>招聘参与人员应始终维护和宣传企业形象，端正态度、实事求是、公平公正地对待每位应聘者。</w:t>
      </w:r>
    </w:p>
    <w:p w14:paraId="63522CEA">
      <w:pPr>
        <w:pStyle w:val="23"/>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23CB92D2">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黑体" w:hAnsi="黑体" w:eastAsia="黑体" w:cstheme="minorBidi"/>
          <w:b w:val="0"/>
          <w:kern w:val="0"/>
          <w:sz w:val="32"/>
          <w:szCs w:val="32"/>
          <w:lang w:val="en-US" w:eastAsia="zh-CN" w:bidi="ar-SA"/>
        </w:rPr>
        <w:t>第三十条</w:t>
      </w:r>
      <w:r>
        <w:rPr>
          <w:rFonts w:hint="eastAsia" w:ascii="仿宋_GB2312" w:hAnsi="仿宋" w:eastAsia="仿宋_GB2312" w:cs="仿宋"/>
          <w:color w:val="000000"/>
          <w:kern w:val="0"/>
          <w:sz w:val="32"/>
          <w:szCs w:val="32"/>
          <w:highlight w:val="none"/>
          <w:lang w:val="en-US" w:eastAsia="zh-CN" w:bidi="ar-SA"/>
        </w:rPr>
        <w:t>面试官如与应聘者有近亲属/朋友/同学/旧同事等较近关系的，应主动回避，不得参加面试或影响招聘人员正常工作。</w:t>
      </w:r>
    </w:p>
    <w:p w14:paraId="0BC707DE">
      <w:pPr>
        <w:pStyle w:val="23"/>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p>
    <w:p w14:paraId="1A178117">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kern w:val="0"/>
          <w:sz w:val="32"/>
          <w:szCs w:val="32"/>
          <w:highlight w:val="none"/>
          <w:lang w:val="en-US" w:eastAsia="zh-CN" w:bidi="ar-SA"/>
        </w:rPr>
      </w:pPr>
      <w:r>
        <w:rPr>
          <w:rFonts w:hint="eastAsia" w:ascii="黑体" w:hAnsi="黑体" w:eastAsia="黑体" w:cstheme="minorBidi"/>
          <w:b w:val="0"/>
          <w:kern w:val="0"/>
          <w:sz w:val="32"/>
          <w:szCs w:val="32"/>
          <w:lang w:val="en-US" w:eastAsia="zh-CN" w:bidi="ar-SA"/>
        </w:rPr>
        <w:t>第三十一条</w:t>
      </w:r>
      <w:r>
        <w:rPr>
          <w:rFonts w:hint="eastAsia" w:ascii="仿宋_GB2312" w:hAnsi="仿宋" w:eastAsia="仿宋_GB2312" w:cs="仿宋"/>
          <w:color w:val="000000"/>
          <w:kern w:val="0"/>
          <w:sz w:val="32"/>
          <w:szCs w:val="32"/>
          <w:highlight w:val="none"/>
          <w:lang w:val="en-US" w:eastAsia="zh-CN" w:bidi="ar-SA"/>
        </w:rPr>
        <w:t>招聘参与人员在招聘过程中违反公司相关制度或造成损失的，一经查实，将按《员工违规违纪处理办法》进行追责。</w:t>
      </w:r>
    </w:p>
    <w:p w14:paraId="5D7B6C38">
      <w:pPr>
        <w:pStyle w:val="23"/>
        <w:widowControl w:val="0"/>
        <w:numPr>
          <w:ilvl w:val="0"/>
          <w:numId w:val="0"/>
        </w:numPr>
        <w:spacing w:after="0" w:line="560" w:lineRule="exact"/>
        <w:ind w:left="0" w:leftChars="0" w:firstLine="640" w:firstLineChars="200"/>
        <w:jc w:val="both"/>
        <w:rPr>
          <w:rFonts w:hint="default" w:ascii="仿宋_GB2312" w:hAnsi="仿宋" w:eastAsia="仿宋_GB2312" w:cs="仿宋"/>
          <w:color w:val="000000"/>
          <w:kern w:val="0"/>
          <w:sz w:val="32"/>
          <w:szCs w:val="32"/>
          <w:highlight w:val="none"/>
          <w:lang w:val="en-US" w:eastAsia="zh-CN" w:bidi="ar-SA"/>
        </w:rPr>
      </w:pPr>
      <w:r>
        <w:rPr>
          <w:rFonts w:hint="eastAsia" w:ascii="仿宋_GB2312" w:hAnsi="仿宋" w:eastAsia="仿宋_GB2312" w:cs="仿宋"/>
          <w:color w:val="000000"/>
          <w:kern w:val="0"/>
          <w:sz w:val="32"/>
          <w:szCs w:val="32"/>
          <w:highlight w:val="none"/>
          <w:lang w:val="en-US" w:eastAsia="zh-CN" w:bidi="ar-SA"/>
        </w:rPr>
        <w:t>///</w:t>
      </w:r>
      <w:bookmarkStart w:id="14" w:name="_GoBack"/>
      <w:bookmarkEnd w:id="14"/>
    </w:p>
    <w:p w14:paraId="4AA0DF95">
      <w:pPr>
        <w:pStyle w:val="29"/>
        <w:numPr>
          <w:ilvl w:val="0"/>
          <w:numId w:val="0"/>
        </w:numPr>
        <w:ind w:left="0" w:leftChars="0" w:firstLine="0" w:firstLineChars="0"/>
        <w:jc w:val="center"/>
        <w:rPr>
          <w:rFonts w:hint="eastAsia" w:ascii="黑体" w:hAnsi="黑体" w:eastAsia="黑体" w:cs="仿宋"/>
          <w:color w:val="000000"/>
          <w:highlight w:val="none"/>
        </w:rPr>
      </w:pPr>
      <w:bookmarkStart w:id="8" w:name="_Toc1259"/>
      <w:bookmarkStart w:id="9" w:name="_Toc121147707"/>
      <w:bookmarkStart w:id="10" w:name="_Toc121055816"/>
      <w:r>
        <w:rPr>
          <w:rFonts w:hint="eastAsia" w:ascii="黑体" w:hAnsi="黑体" w:eastAsia="黑体" w:cs="仿宋"/>
          <w:b w:val="0"/>
          <w:color w:val="000000"/>
          <w:kern w:val="2"/>
          <w:sz w:val="32"/>
          <w:szCs w:val="32"/>
          <w:lang w:val="en-US" w:eastAsia="zh-CN" w:bidi="ar-SA"/>
        </w:rPr>
        <w:t>第五章</w:t>
      </w:r>
      <w:r>
        <w:rPr>
          <w:rFonts w:hint="eastAsia" w:ascii="黑体" w:hAnsi="黑体" w:eastAsia="黑体" w:cs="仿宋"/>
          <w:color w:val="000000"/>
          <w:highlight w:val="none"/>
        </w:rPr>
        <w:t>附则</w:t>
      </w:r>
      <w:bookmarkEnd w:id="8"/>
      <w:bookmarkEnd w:id="9"/>
      <w:bookmarkEnd w:id="10"/>
    </w:p>
    <w:p w14:paraId="5DD2F898">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第三十二条</w:t>
      </w:r>
      <w:r>
        <w:rPr>
          <w:rFonts w:hint="eastAsia" w:ascii="仿宋_GB2312" w:hAnsi="仿宋" w:eastAsia="仿宋_GB2312" w:cs="仿宋"/>
          <w:color w:val="000000"/>
          <w:sz w:val="32"/>
          <w:szCs w:val="32"/>
          <w:highlight w:val="none"/>
        </w:rPr>
        <w:t>法律法规、监管规定或政策文件另有规定的，从其规定。</w:t>
      </w:r>
    </w:p>
    <w:p w14:paraId="5AAAEB6D">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第三十三条</w:t>
      </w:r>
      <w:r>
        <w:rPr>
          <w:rFonts w:hint="eastAsia" w:ascii="仿宋_GB2312" w:hAnsi="仿宋" w:eastAsia="仿宋_GB2312" w:cs="仿宋"/>
          <w:color w:val="000000"/>
          <w:sz w:val="32"/>
          <w:szCs w:val="32"/>
          <w:highlight w:val="none"/>
        </w:rPr>
        <w:t>本制度为华润啤酒一级制度。</w:t>
      </w:r>
    </w:p>
    <w:p w14:paraId="0B7F6253">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第三十四条</w:t>
      </w:r>
      <w:r>
        <w:rPr>
          <w:rFonts w:hint="eastAsia" w:ascii="仿宋_GB2312" w:hAnsi="仿宋" w:eastAsia="仿宋_GB2312" w:cs="仿宋"/>
          <w:color w:val="000000"/>
          <w:sz w:val="32"/>
          <w:szCs w:val="32"/>
          <w:highlight w:val="none"/>
        </w:rPr>
        <w:t>本制度由华润啤酒</w:t>
      </w:r>
      <w:r>
        <w:rPr>
          <w:rFonts w:hint="eastAsia" w:ascii="仿宋_GB2312" w:hAnsi="仿宋" w:eastAsia="仿宋_GB2312" w:cs="仿宋"/>
          <w:color w:val="000000"/>
          <w:sz w:val="32"/>
          <w:szCs w:val="32"/>
          <w:highlight w:val="none"/>
          <w:lang w:val="en-US" w:eastAsia="zh-CN"/>
        </w:rPr>
        <w:t>人力资源</w:t>
      </w:r>
      <w:r>
        <w:rPr>
          <w:rFonts w:hint="eastAsia" w:ascii="仿宋_GB2312" w:hAnsi="仿宋" w:eastAsia="仿宋_GB2312" w:cs="仿宋"/>
          <w:color w:val="000000"/>
          <w:sz w:val="32"/>
          <w:szCs w:val="32"/>
          <w:highlight w:val="none"/>
        </w:rPr>
        <w:t>部负责制订、修订和解释。</w:t>
      </w:r>
    </w:p>
    <w:p w14:paraId="033B8C59">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color w:val="000000"/>
          <w:sz w:val="32"/>
          <w:szCs w:val="32"/>
          <w:highlight w:val="none"/>
        </w:rPr>
      </w:pPr>
      <w:r>
        <w:rPr>
          <w:rFonts w:hint="eastAsia" w:ascii="黑体" w:hAnsi="黑体" w:eastAsia="黑体" w:cs="仿宋"/>
          <w:b w:val="0"/>
          <w:color w:val="000000"/>
          <w:kern w:val="0"/>
          <w:sz w:val="32"/>
          <w:szCs w:val="32"/>
          <w:lang w:val="en-US" w:eastAsia="zh-CN" w:bidi="ar-SA"/>
        </w:rPr>
        <w:t>第三十五条</w:t>
      </w:r>
      <w:r>
        <w:rPr>
          <w:rFonts w:hint="eastAsia" w:ascii="仿宋_GB2312" w:hAnsi="仿宋" w:eastAsia="仿宋_GB2312" w:cs="仿宋"/>
          <w:color w:val="000000"/>
          <w:sz w:val="32"/>
          <w:szCs w:val="32"/>
          <w:highlight w:val="none"/>
        </w:rPr>
        <w:t>本制度</w:t>
      </w:r>
      <w:r>
        <w:rPr>
          <w:rFonts w:hint="eastAsia" w:ascii="仿宋_GB2312" w:hAnsi="仿宋" w:eastAsia="仿宋_GB2312" w:cs="仿宋"/>
          <w:color w:val="000000"/>
          <w:sz w:val="32"/>
          <w:szCs w:val="32"/>
          <w:highlight w:val="none"/>
          <w:lang w:val="en-US" w:eastAsia="zh-CN"/>
        </w:rPr>
        <w:t>自2026年4月1日起执行</w:t>
      </w:r>
      <w:r>
        <w:rPr>
          <w:rFonts w:hint="eastAsia" w:ascii="仿宋_GB2312" w:hAnsi="仿宋" w:eastAsia="仿宋_GB2312" w:cs="仿宋"/>
          <w:color w:val="000000"/>
          <w:sz w:val="32"/>
          <w:szCs w:val="32"/>
          <w:highlight w:val="none"/>
        </w:rPr>
        <w:t>。</w:t>
      </w:r>
      <w:r>
        <w:rPr>
          <w:rFonts w:hint="eastAsia" w:ascii="仿宋_GB2312" w:hAnsi="仿宋" w:eastAsia="仿宋_GB2312" w:cs="仿宋"/>
          <w:color w:val="000000"/>
          <w:sz w:val="32"/>
          <w:szCs w:val="32"/>
          <w:highlight w:val="none"/>
          <w:lang w:val="en-US" w:eastAsia="zh-CN"/>
        </w:rPr>
        <w:t>原《华润啤酒招聘管理制度》（华啤A03-48-人力25B）</w:t>
      </w:r>
      <w:r>
        <w:rPr>
          <w:rFonts w:hint="eastAsia" w:ascii="仿宋_GB2312" w:hAnsi="仿宋" w:eastAsia="仿宋_GB2312" w:cs="仿宋"/>
          <w:color w:val="000000"/>
          <w:sz w:val="32"/>
          <w:szCs w:val="32"/>
          <w:highlight w:val="none"/>
        </w:rPr>
        <w:t>同时废止。</w:t>
      </w:r>
      <w:bookmarkStart w:id="11" w:name="_Toc121055817"/>
      <w:bookmarkStart w:id="12" w:name="_Toc121147708"/>
    </w:p>
    <w:p w14:paraId="50DD6688">
      <w:pPr>
        <w:rPr>
          <w:highlight w:val="none"/>
        </w:rPr>
      </w:pPr>
    </w:p>
    <w:p w14:paraId="71A2B42E">
      <w:pPr>
        <w:pStyle w:val="2"/>
        <w:spacing w:before="0" w:after="0" w:line="560" w:lineRule="exact"/>
        <w:rPr>
          <w:del w:id="149" w:author="咨询组" w:date="2026-04-03T19:17:18Z"/>
          <w:rFonts w:hint="eastAsia" w:ascii="黑体" w:hAnsi="黑体" w:eastAsia="黑体" w:cs="仿宋"/>
          <w:b w:val="0"/>
          <w:bCs w:val="0"/>
          <w:color w:val="000000"/>
          <w:sz w:val="32"/>
          <w:szCs w:val="32"/>
          <w:highlight w:val="none"/>
        </w:rPr>
      </w:pPr>
      <w:del w:id="150" w:author="咨询组" w:date="2026-04-03T19:17:18Z">
        <w:bookmarkStart w:id="13" w:name="_Toc5486"/>
        <w:r>
          <w:rPr>
            <w:rFonts w:hint="eastAsia" w:ascii="黑体" w:hAnsi="黑体" w:eastAsia="黑体" w:cs="仿宋"/>
            <w:b w:val="0"/>
            <w:bCs w:val="0"/>
            <w:color w:val="000000"/>
            <w:sz w:val="32"/>
            <w:szCs w:val="32"/>
            <w:highlight w:val="none"/>
          </w:rPr>
          <w:delText>附件</w:delText>
        </w:r>
        <w:bookmarkEnd w:id="11"/>
        <w:bookmarkEnd w:id="12"/>
        <w:bookmarkEnd w:id="13"/>
      </w:del>
    </w:p>
    <w:p w14:paraId="410D8C4D">
      <w:pPr>
        <w:spacing w:after="0" w:line="560" w:lineRule="exact"/>
        <w:rPr>
          <w:del w:id="151" w:author="咨询组" w:date="2026-04-03T19:17:18Z"/>
          <w:rFonts w:hint="default" w:ascii="仿宋_GB2312" w:hAnsi="仿宋" w:eastAsia="仿宋_GB2312" w:cs="仿宋"/>
          <w:color w:val="000000"/>
          <w:kern w:val="0"/>
          <w:sz w:val="32"/>
          <w:szCs w:val="32"/>
          <w:highlight w:val="none"/>
          <w:lang w:val="en-US" w:eastAsia="zh-CN" w:bidi="ar-SA"/>
        </w:rPr>
      </w:pPr>
      <w:del w:id="152" w:author="咨询组" w:date="2026-04-03T19:17:18Z">
        <w:r>
          <w:rPr>
            <w:rFonts w:hint="eastAsia" w:ascii="仿宋_GB2312" w:hAnsi="仿宋" w:eastAsia="仿宋_GB2312" w:cs="仿宋"/>
            <w:color w:val="000000"/>
            <w:kern w:val="0"/>
            <w:sz w:val="32"/>
            <w:szCs w:val="32"/>
            <w:highlight w:val="none"/>
            <w:lang w:val="en-US" w:eastAsia="zh-CN" w:bidi="ar-SA"/>
          </w:rPr>
          <w:delText>附件1：应聘登记表</w:delText>
        </w:r>
      </w:del>
    </w:p>
    <w:p w14:paraId="70263F10">
      <w:pPr>
        <w:spacing w:after="0" w:line="560" w:lineRule="exact"/>
        <w:rPr>
          <w:del w:id="153" w:author="咨询组" w:date="2026-04-03T19:17:18Z"/>
          <w:rFonts w:hint="eastAsia" w:ascii="仿宋_GB2312" w:hAnsi="仿宋" w:eastAsia="仿宋_GB2312" w:cs="仿宋"/>
          <w:color w:val="000000"/>
          <w:kern w:val="0"/>
          <w:sz w:val="32"/>
          <w:szCs w:val="32"/>
          <w:highlight w:val="none"/>
          <w:lang w:val="en-US" w:eastAsia="zh-CN" w:bidi="ar-SA"/>
        </w:rPr>
      </w:pPr>
      <w:del w:id="154" w:author="咨询组" w:date="2026-04-03T19:17:18Z">
        <w:r>
          <w:rPr>
            <w:rFonts w:hint="eastAsia" w:ascii="仿宋_GB2312" w:hAnsi="仿宋" w:eastAsia="仿宋_GB2312" w:cs="仿宋"/>
            <w:color w:val="000000"/>
            <w:kern w:val="0"/>
            <w:sz w:val="32"/>
            <w:szCs w:val="32"/>
            <w:highlight w:val="none"/>
            <w:lang w:val="en-US" w:eastAsia="zh-CN" w:bidi="ar-SA"/>
          </w:rPr>
          <w:delText>附件2：华润集团经理人任职回避相关释义</w:delText>
        </w:r>
      </w:del>
    </w:p>
    <w:p w14:paraId="4989CC20">
      <w:pPr>
        <w:spacing w:after="0" w:line="560" w:lineRule="exact"/>
        <w:rPr>
          <w:del w:id="155" w:author="咨询组" w:date="2026-04-03T19:17:18Z"/>
          <w:rFonts w:hint="default" w:ascii="仿宋_GB2312" w:hAnsi="仿宋" w:eastAsia="仿宋_GB2312" w:cs="仿宋"/>
          <w:color w:val="000000"/>
          <w:kern w:val="0"/>
          <w:sz w:val="32"/>
          <w:szCs w:val="32"/>
          <w:highlight w:val="none"/>
          <w:lang w:val="en-US" w:eastAsia="zh-CN" w:bidi="ar-SA"/>
        </w:rPr>
      </w:pPr>
      <w:del w:id="156" w:author="咨询组" w:date="2026-04-03T19:17:18Z">
        <w:r>
          <w:rPr>
            <w:rFonts w:hint="eastAsia" w:ascii="仿宋_GB2312" w:hAnsi="仿宋" w:eastAsia="仿宋_GB2312" w:cs="仿宋"/>
            <w:color w:val="000000"/>
            <w:kern w:val="0"/>
            <w:sz w:val="32"/>
            <w:szCs w:val="32"/>
            <w:highlight w:val="none"/>
            <w:lang w:val="en-US" w:eastAsia="zh-CN" w:bidi="ar-SA"/>
          </w:rPr>
          <w:delText>附件3：华润啤酒外部引进重要人员及其近亲属利益冲突信息申报表</w:delText>
        </w:r>
      </w:del>
    </w:p>
    <w:p w14:paraId="6646D3CC">
      <w:pPr>
        <w:spacing w:after="0" w:line="560" w:lineRule="exact"/>
        <w:rPr>
          <w:del w:id="157" w:author="咨询组" w:date="2026-04-03T19:17:18Z"/>
          <w:rFonts w:hint="eastAsia" w:ascii="仿宋_GB2312" w:hAnsi="仿宋" w:eastAsia="仿宋_GB2312" w:cs="仿宋"/>
          <w:color w:val="000000"/>
          <w:kern w:val="0"/>
          <w:sz w:val="32"/>
          <w:szCs w:val="32"/>
          <w:highlight w:val="none"/>
          <w:lang w:val="en-US" w:eastAsia="zh-CN" w:bidi="ar-SA"/>
        </w:rPr>
      </w:pPr>
      <w:del w:id="158" w:author="咨询组" w:date="2026-04-03T19:17:18Z">
        <w:r>
          <w:rPr>
            <w:rFonts w:hint="eastAsia" w:ascii="仿宋_GB2312" w:hAnsi="仿宋" w:eastAsia="仿宋_GB2312" w:cs="仿宋"/>
            <w:color w:val="000000"/>
            <w:kern w:val="0"/>
            <w:sz w:val="32"/>
            <w:szCs w:val="32"/>
            <w:highlight w:val="none"/>
            <w:lang w:val="en-US" w:eastAsia="zh-CN" w:bidi="ar-SA"/>
          </w:rPr>
          <w:delText>附件4：背调判断标准</w:delText>
        </w:r>
      </w:del>
    </w:p>
    <w:p w14:paraId="6B9B1964">
      <w:pPr>
        <w:spacing w:after="0" w:line="560" w:lineRule="exact"/>
        <w:rPr>
          <w:del w:id="159" w:author="咨询组" w:date="2026-04-03T19:17:18Z"/>
          <w:rFonts w:hint="eastAsia" w:ascii="仿宋_GB2312" w:hAnsi="仿宋" w:eastAsia="仿宋_GB2312" w:cs="仿宋"/>
          <w:color w:val="000000"/>
          <w:kern w:val="0"/>
          <w:sz w:val="32"/>
          <w:szCs w:val="32"/>
          <w:highlight w:val="none"/>
          <w:lang w:val="en-US" w:eastAsia="zh-CN" w:bidi="ar-SA"/>
        </w:rPr>
      </w:pPr>
      <w:del w:id="160" w:author="咨询组" w:date="2026-04-03T19:17:18Z">
        <w:r>
          <w:rPr>
            <w:rFonts w:hint="eastAsia" w:ascii="仿宋_GB2312" w:hAnsi="仿宋" w:eastAsia="仿宋_GB2312" w:cs="仿宋"/>
            <w:color w:val="000000"/>
            <w:kern w:val="0"/>
            <w:sz w:val="32"/>
            <w:szCs w:val="32"/>
            <w:highlight w:val="none"/>
            <w:lang w:val="en-US" w:eastAsia="zh-CN" w:bidi="ar-SA"/>
          </w:rPr>
          <w:delText>附件5：就业意向协议书模板</w:delText>
        </w:r>
      </w:del>
    </w:p>
    <w:p w14:paraId="6BD3350B">
      <w:pPr>
        <w:spacing w:after="0" w:line="560" w:lineRule="exact"/>
        <w:rPr>
          <w:rFonts w:hint="eastAsia" w:ascii="仿宋_GB2312" w:hAnsi="仿宋" w:eastAsia="仿宋_GB2312" w:cs="仿宋"/>
          <w:color w:val="000000"/>
          <w:kern w:val="0"/>
          <w:sz w:val="32"/>
          <w:szCs w:val="32"/>
          <w:highlight w:val="none"/>
          <w:lang w:val="en-US" w:eastAsia="zh-CN" w:bidi="ar-SA"/>
        </w:rPr>
      </w:pPr>
    </w:p>
    <w:p w14:paraId="3D14B6FB">
      <w:pPr>
        <w:spacing w:after="0" w:line="560" w:lineRule="exact"/>
        <w:ind w:firstLine="4480" w:firstLineChars="1400"/>
        <w:jc w:val="both"/>
        <w:rPr>
          <w:rFonts w:hint="eastAsia" w:ascii="仿宋_GB2312" w:hAnsi="仿宋" w:eastAsia="仿宋_GB2312" w:cs="仿宋"/>
          <w:color w:val="000000"/>
          <w:sz w:val="32"/>
          <w:szCs w:val="32"/>
          <w:highlight w:val="none"/>
        </w:rPr>
      </w:pPr>
      <w:r>
        <w:rPr>
          <w:rFonts w:hint="eastAsia" w:ascii="仿宋_GB2312" w:hAnsi="仿宋" w:eastAsia="仿宋_GB2312" w:cs="仿宋"/>
          <w:color w:val="000000"/>
          <w:sz w:val="32"/>
          <w:szCs w:val="32"/>
          <w:highlight w:val="none"/>
        </w:rPr>
        <w:t>华润啤酒（控股）有限公司</w:t>
      </w:r>
    </w:p>
    <w:p w14:paraId="5C697231">
      <w:pPr>
        <w:spacing w:after="0" w:line="560" w:lineRule="exact"/>
        <w:jc w:val="right"/>
        <w:rPr>
          <w:rFonts w:hint="eastAsia" w:ascii="仿宋_GB2312" w:hAnsi="仿宋" w:eastAsia="仿宋_GB2312" w:cs="仿宋"/>
          <w:sz w:val="32"/>
          <w:szCs w:val="32"/>
          <w:highlight w:val="none"/>
        </w:rPr>
      </w:pPr>
      <w:r>
        <w:rPr>
          <w:rFonts w:hint="eastAsia" w:ascii="仿宋_GB2312" w:hAnsi="仿宋" w:eastAsia="仿宋_GB2312" w:cs="仿宋"/>
          <w:color w:val="000000"/>
          <w:sz w:val="32"/>
          <w:szCs w:val="32"/>
          <w:highlight w:val="none"/>
        </w:rPr>
        <w:t>二○二</w:t>
      </w:r>
      <w:r>
        <w:rPr>
          <w:rFonts w:hint="eastAsia" w:ascii="仿宋_GB2312" w:hAnsi="仿宋" w:eastAsia="仿宋_GB2312" w:cs="仿宋"/>
          <w:color w:val="000000"/>
          <w:sz w:val="32"/>
          <w:szCs w:val="32"/>
          <w:highlight w:val="none"/>
          <w:lang w:val="en-US" w:eastAsia="zh-CN"/>
        </w:rPr>
        <w:t>六</w:t>
      </w:r>
      <w:r>
        <w:rPr>
          <w:rFonts w:hint="eastAsia" w:ascii="仿宋_GB2312" w:hAnsi="仿宋" w:eastAsia="仿宋_GB2312" w:cs="仿宋"/>
          <w:color w:val="000000"/>
          <w:sz w:val="32"/>
          <w:szCs w:val="32"/>
          <w:highlight w:val="none"/>
        </w:rPr>
        <w:t>年</w:t>
      </w:r>
      <w:r>
        <w:rPr>
          <w:rFonts w:hint="eastAsia" w:ascii="仿宋_GB2312" w:hAnsi="仿宋" w:eastAsia="仿宋_GB2312" w:cs="仿宋"/>
          <w:color w:val="000000"/>
          <w:sz w:val="32"/>
          <w:szCs w:val="32"/>
          <w:highlight w:val="none"/>
          <w:lang w:val="en-US" w:eastAsia="zh-CN"/>
        </w:rPr>
        <w:t>四</w:t>
      </w:r>
      <w:r>
        <w:rPr>
          <w:rFonts w:hint="eastAsia" w:ascii="仿宋_GB2312" w:hAnsi="仿宋" w:eastAsia="仿宋_GB2312" w:cs="仿宋"/>
          <w:color w:val="000000"/>
          <w:sz w:val="32"/>
          <w:szCs w:val="32"/>
          <w:highlight w:val="none"/>
        </w:rPr>
        <w:t>月</w:t>
      </w:r>
      <w:r>
        <w:rPr>
          <w:rFonts w:hint="eastAsia" w:ascii="仿宋_GB2312" w:hAnsi="仿宋" w:eastAsia="仿宋_GB2312" w:cs="仿宋"/>
          <w:color w:val="000000"/>
          <w:sz w:val="32"/>
          <w:szCs w:val="32"/>
          <w:highlight w:val="none"/>
          <w:lang w:val="en-US" w:eastAsia="zh-CN"/>
        </w:rPr>
        <w:t>一</w:t>
      </w:r>
      <w:r>
        <w:rPr>
          <w:rFonts w:hint="eastAsia" w:ascii="仿宋_GB2312" w:hAnsi="仿宋" w:eastAsia="仿宋_GB2312" w:cs="仿宋"/>
          <w:color w:val="000000"/>
          <w:sz w:val="32"/>
          <w:szCs w:val="32"/>
          <w:highlight w:val="none"/>
        </w:rPr>
        <w:t>日</w:t>
      </w:r>
    </w:p>
    <w:sectPr>
      <w:footerReference r:id="rId7" w:type="default"/>
      <w:pgSz w:w="11906" w:h="16838"/>
      <w:pgMar w:top="1440" w:right="1800" w:bottom="1440" w:left="1800" w:header="992"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876F12E-884B-4846-B4ED-D599FDE4BC3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embedRegular r:id="rId2" w:fontKey="{3539A3C1-77B6-4AC9-98FA-0067B2F9A9C1}"/>
  </w:font>
  <w:font w:name="MicrosoftYaHei-Bold">
    <w:altName w:val="Times New Roman"/>
    <w:panose1 w:val="00000000000000000000"/>
    <w:charset w:val="00"/>
    <w:family w:val="roman"/>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embedRegular r:id="rId3" w:fontKey="{1EBAD2D1-D5CB-4A8B-A192-BB03DF559307}"/>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embedRegular r:id="rId4" w:fontKey="{09DDB56E-F6CE-47CB-BEC5-D6CD1089AC50}"/>
  </w:font>
  <w:font w:name="仿宋">
    <w:panose1 w:val="02010609060101010101"/>
    <w:charset w:val="86"/>
    <w:family w:val="modern"/>
    <w:pitch w:val="default"/>
    <w:sig w:usb0="800002BF" w:usb1="38CF7CFA" w:usb2="00000016" w:usb3="00000000" w:csb0="00040001" w:csb1="00000000"/>
    <w:embedRegular r:id="rId5" w:fontKey="{5317DD5D-28F1-4EFF-BDE7-E56BD7D35B9C}"/>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30ADD">
    <w:pPr>
      <w:pStyle w:val="8"/>
      <w:jc w:val="center"/>
    </w:pPr>
  </w:p>
  <w:p w14:paraId="5B9AB58F">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8286556"/>
      <w:docPartObj>
        <w:docPartGallery w:val="autotext"/>
      </w:docPartObj>
    </w:sdtPr>
    <w:sdtContent>
      <w:p w14:paraId="6A7C4079">
        <w:pPr>
          <w:pStyle w:val="8"/>
          <w:jc w:val="center"/>
        </w:pPr>
        <w:r>
          <w:rPr>
            <w:rFonts w:ascii="仿宋" w:hAnsi="仿宋" w:eastAsia="仿宋"/>
          </w:rPr>
          <w:fldChar w:fldCharType="begin"/>
        </w:r>
        <w:r>
          <w:rPr>
            <w:rFonts w:ascii="仿宋" w:hAnsi="仿宋" w:eastAsia="仿宋"/>
          </w:rPr>
          <w:instrText xml:space="preserve">PAGE   \* MERGEFORMAT</w:instrText>
        </w:r>
        <w:r>
          <w:rPr>
            <w:rFonts w:ascii="仿宋" w:hAnsi="仿宋" w:eastAsia="仿宋"/>
          </w:rPr>
          <w:fldChar w:fldCharType="separate"/>
        </w:r>
        <w:r>
          <w:rPr>
            <w:rFonts w:ascii="仿宋" w:hAnsi="仿宋" w:eastAsia="仿宋"/>
            <w:lang w:val="zh-CN"/>
          </w:rPr>
          <w:t>2</w:t>
        </w:r>
        <w:r>
          <w:rPr>
            <w:rFonts w:ascii="仿宋" w:hAnsi="仿宋" w:eastAsia="仿宋"/>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1363512"/>
      <w:placeholder>
        <w:docPart w:val="F2EB5BA70E9049EC8FFB4D03021B6556"/>
      </w:placeholder>
      <w:temporary/>
      <w:showingPlcHdr/>
      <w15:appearance w15:val="hidden"/>
    </w:sdtPr>
    <w:sdtContent>
      <w:p w14:paraId="253FE613">
        <w:pPr>
          <w:pStyle w:val="9"/>
          <w:spacing w:before="120" w:after="120"/>
        </w:pPr>
        <w:r>
          <w:rPr>
            <w:lang w:val="zh-CN"/>
          </w:rPr>
          <w:t>[在此处键入]</w:t>
        </w:r>
      </w:p>
    </w:sdtContent>
  </w:sdt>
  <w:p w14:paraId="2803A191">
    <w:pPr>
      <w:pStyle w:val="9"/>
      <w:jc w:val="right"/>
    </w:pPr>
    <w:r>
      <w:drawing>
        <wp:inline distT="0" distB="0" distL="0" distR="0">
          <wp:extent cx="1206500" cy="292735"/>
          <wp:effectExtent l="0" t="0" r="0" b="0"/>
          <wp:docPr id="13" name="图片 13" descr="https://www.crc.com.hk/images/cr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www.crc.com.hk/images/crc-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3595" cy="31398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F77DB"/>
    <w:multiLevelType w:val="multilevel"/>
    <w:tmpl w:val="1A9F77DB"/>
    <w:lvl w:ilvl="0" w:tentative="0">
      <w:start w:val="1"/>
      <w:numFmt w:val="japaneseCounting"/>
      <w:pStyle w:val="29"/>
      <w:lvlText w:val="第%1章"/>
      <w:lvlJc w:val="left"/>
      <w:pPr>
        <w:ind w:left="1647" w:hanging="1080"/>
      </w:pPr>
      <w:rPr>
        <w:rFonts w:hint="eastAsia" w:ascii="黑体" w:hAnsi="黑体" w:eastAsia="黑体"/>
        <w:b w:val="0"/>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FC91163"/>
    <w:multiLevelType w:val="multilevel"/>
    <w:tmpl w:val="1FC91163"/>
    <w:lvl w:ilvl="0" w:tentative="0">
      <w:start w:val="1"/>
      <w:numFmt w:val="decimal"/>
      <w:pStyle w:val="37"/>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6"/>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38"/>
      <w:suff w:val="nothing"/>
      <w:lvlText w:val="%1.%2.%3　"/>
      <w:lvlJc w:val="left"/>
      <w:pPr>
        <w:ind w:left="0" w:firstLine="0"/>
      </w:pPr>
      <w:rPr>
        <w:rFonts w:hint="eastAsia" w:ascii="黑体" w:hAnsi="Times New Roman" w:eastAsia="黑体"/>
        <w:b w:val="0"/>
        <w:i w:val="0"/>
        <w:sz w:val="21"/>
      </w:rPr>
    </w:lvl>
    <w:lvl w:ilvl="3" w:tentative="0">
      <w:start w:val="1"/>
      <w:numFmt w:val="decimal"/>
      <w:pStyle w:val="41"/>
      <w:suff w:val="nothing"/>
      <w:lvlText w:val="%1.%2.%3.%4　"/>
      <w:lvlJc w:val="left"/>
      <w:pPr>
        <w:ind w:left="0" w:firstLine="0"/>
      </w:pPr>
      <w:rPr>
        <w:rFonts w:hint="eastAsia" w:ascii="黑体" w:hAnsi="Times New Roman" w:eastAsia="黑体"/>
        <w:b w:val="0"/>
        <w:i w:val="0"/>
        <w:sz w:val="21"/>
      </w:rPr>
    </w:lvl>
    <w:lvl w:ilvl="4" w:tentative="0">
      <w:start w:val="1"/>
      <w:numFmt w:val="decimal"/>
      <w:pStyle w:val="42"/>
      <w:suff w:val="nothing"/>
      <w:lvlText w:val="%1.%2.%3.%4.%5　"/>
      <w:lvlJc w:val="left"/>
      <w:pPr>
        <w:ind w:left="0" w:firstLine="0"/>
      </w:pPr>
      <w:rPr>
        <w:rFonts w:hint="eastAsia" w:ascii="黑体" w:hAnsi="Times New Roman" w:eastAsia="黑体"/>
        <w:b w:val="0"/>
        <w:i w:val="0"/>
        <w:sz w:val="21"/>
      </w:rPr>
    </w:lvl>
    <w:lvl w:ilvl="5" w:tentative="0">
      <w:start w:val="1"/>
      <w:numFmt w:val="decimal"/>
      <w:pStyle w:val="43"/>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2C5917C3"/>
    <w:multiLevelType w:val="multilevel"/>
    <w:tmpl w:val="2C5917C3"/>
    <w:lvl w:ilvl="0" w:tentative="0">
      <w:start w:val="1"/>
      <w:numFmt w:val="none"/>
      <w:pStyle w:val="39"/>
      <w:suff w:val="nothing"/>
      <w:lvlText w:val="%1——"/>
      <w:lvlJc w:val="left"/>
      <w:pPr>
        <w:ind w:left="833" w:hanging="408"/>
      </w:pPr>
      <w:rPr>
        <w:rFonts w:hint="eastAsia"/>
      </w:rPr>
    </w:lvl>
    <w:lvl w:ilvl="1" w:tentative="0">
      <w:start w:val="1"/>
      <w:numFmt w:val="bullet"/>
      <w:pStyle w:val="40"/>
      <w:lvlText w:val=""/>
      <w:lvlJc w:val="left"/>
      <w:pPr>
        <w:tabs>
          <w:tab w:val="left" w:pos="760"/>
        </w:tabs>
        <w:ind w:left="1264" w:hanging="413"/>
      </w:pPr>
      <w:rPr>
        <w:rFonts w:hint="default" w:ascii="Symbol" w:hAnsi="Symbol"/>
        <w:color w:val="auto"/>
      </w:rPr>
    </w:lvl>
    <w:lvl w:ilvl="2" w:tentative="0">
      <w:start w:val="1"/>
      <w:numFmt w:val="bullet"/>
      <w:pStyle w:val="44"/>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3">
    <w:nsid w:val="6A8D66D9"/>
    <w:multiLevelType w:val="multilevel"/>
    <w:tmpl w:val="6A8D66D9"/>
    <w:lvl w:ilvl="0" w:tentative="0">
      <w:start w:val="1"/>
      <w:numFmt w:val="chineseCountingThousand"/>
      <w:pStyle w:val="54"/>
      <w:lvlText w:val="(%1)"/>
      <w:lvlJc w:val="left"/>
      <w:pPr>
        <w:ind w:left="840" w:hanging="420"/>
      </w:pPr>
      <w:rPr>
        <w:rFonts w:hint="eastAsia"/>
      </w:rPr>
    </w:lvl>
    <w:lvl w:ilvl="1" w:tentative="0">
      <w:start w:val="2"/>
      <w:numFmt w:val="decimal"/>
      <w:lvlText w:val="%2、"/>
      <w:lvlJc w:val="left"/>
      <w:pPr>
        <w:ind w:left="1200" w:hanging="36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dit="trackedChanges"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DDF"/>
    <w:rsid w:val="00000F41"/>
    <w:rsid w:val="000028EB"/>
    <w:rsid w:val="000033BB"/>
    <w:rsid w:val="00005B3D"/>
    <w:rsid w:val="00005DB0"/>
    <w:rsid w:val="000065E8"/>
    <w:rsid w:val="00007CCB"/>
    <w:rsid w:val="000105FD"/>
    <w:rsid w:val="00011072"/>
    <w:rsid w:val="00011D9D"/>
    <w:rsid w:val="0001206E"/>
    <w:rsid w:val="00012B2D"/>
    <w:rsid w:val="0001716E"/>
    <w:rsid w:val="00017CED"/>
    <w:rsid w:val="00020E6F"/>
    <w:rsid w:val="000211FF"/>
    <w:rsid w:val="00021A03"/>
    <w:rsid w:val="00022600"/>
    <w:rsid w:val="00030275"/>
    <w:rsid w:val="000304F8"/>
    <w:rsid w:val="000305FE"/>
    <w:rsid w:val="00030B6D"/>
    <w:rsid w:val="00031F4C"/>
    <w:rsid w:val="000323EE"/>
    <w:rsid w:val="000358C4"/>
    <w:rsid w:val="00035ABA"/>
    <w:rsid w:val="0003639E"/>
    <w:rsid w:val="0003641E"/>
    <w:rsid w:val="00036A53"/>
    <w:rsid w:val="0004316B"/>
    <w:rsid w:val="0005090C"/>
    <w:rsid w:val="00052670"/>
    <w:rsid w:val="0005316A"/>
    <w:rsid w:val="00061468"/>
    <w:rsid w:val="00061DF5"/>
    <w:rsid w:val="00063B37"/>
    <w:rsid w:val="00064CC9"/>
    <w:rsid w:val="00066F52"/>
    <w:rsid w:val="00067113"/>
    <w:rsid w:val="000678E6"/>
    <w:rsid w:val="00070732"/>
    <w:rsid w:val="00071A58"/>
    <w:rsid w:val="00072459"/>
    <w:rsid w:val="000724E8"/>
    <w:rsid w:val="000734F3"/>
    <w:rsid w:val="00073646"/>
    <w:rsid w:val="0007529C"/>
    <w:rsid w:val="00076190"/>
    <w:rsid w:val="0007687C"/>
    <w:rsid w:val="00076912"/>
    <w:rsid w:val="00077798"/>
    <w:rsid w:val="00080FF2"/>
    <w:rsid w:val="00081BE8"/>
    <w:rsid w:val="00081C1B"/>
    <w:rsid w:val="00081F41"/>
    <w:rsid w:val="000837FE"/>
    <w:rsid w:val="00085BE8"/>
    <w:rsid w:val="00086F06"/>
    <w:rsid w:val="00090336"/>
    <w:rsid w:val="00090CEC"/>
    <w:rsid w:val="00093BAC"/>
    <w:rsid w:val="00093EBA"/>
    <w:rsid w:val="000945B0"/>
    <w:rsid w:val="00094A5B"/>
    <w:rsid w:val="00095432"/>
    <w:rsid w:val="00096101"/>
    <w:rsid w:val="0009646E"/>
    <w:rsid w:val="000A055B"/>
    <w:rsid w:val="000A0F1F"/>
    <w:rsid w:val="000A31C9"/>
    <w:rsid w:val="000A3A83"/>
    <w:rsid w:val="000A49C4"/>
    <w:rsid w:val="000A7DED"/>
    <w:rsid w:val="000B2863"/>
    <w:rsid w:val="000B5871"/>
    <w:rsid w:val="000C03B5"/>
    <w:rsid w:val="000C1684"/>
    <w:rsid w:val="000C2618"/>
    <w:rsid w:val="000C346B"/>
    <w:rsid w:val="000C47AE"/>
    <w:rsid w:val="000C4EC6"/>
    <w:rsid w:val="000C66B0"/>
    <w:rsid w:val="000C7C18"/>
    <w:rsid w:val="000D0399"/>
    <w:rsid w:val="000D15EA"/>
    <w:rsid w:val="000D3061"/>
    <w:rsid w:val="000D3909"/>
    <w:rsid w:val="000D6B95"/>
    <w:rsid w:val="000D7A57"/>
    <w:rsid w:val="000E1651"/>
    <w:rsid w:val="000E1F96"/>
    <w:rsid w:val="000E22E4"/>
    <w:rsid w:val="000E2A52"/>
    <w:rsid w:val="000E3F29"/>
    <w:rsid w:val="000E4F85"/>
    <w:rsid w:val="000E7AF4"/>
    <w:rsid w:val="000F0EFC"/>
    <w:rsid w:val="000F287D"/>
    <w:rsid w:val="000F28EC"/>
    <w:rsid w:val="000F426A"/>
    <w:rsid w:val="000F45B1"/>
    <w:rsid w:val="000F5D32"/>
    <w:rsid w:val="00104C8A"/>
    <w:rsid w:val="00105D41"/>
    <w:rsid w:val="00107707"/>
    <w:rsid w:val="0011079C"/>
    <w:rsid w:val="0011111D"/>
    <w:rsid w:val="00112828"/>
    <w:rsid w:val="00113599"/>
    <w:rsid w:val="001135CC"/>
    <w:rsid w:val="00113B0D"/>
    <w:rsid w:val="00113C3F"/>
    <w:rsid w:val="001158E4"/>
    <w:rsid w:val="001172C0"/>
    <w:rsid w:val="00117651"/>
    <w:rsid w:val="001206AC"/>
    <w:rsid w:val="00125D75"/>
    <w:rsid w:val="00126CED"/>
    <w:rsid w:val="00127F1F"/>
    <w:rsid w:val="001325FE"/>
    <w:rsid w:val="00133E4C"/>
    <w:rsid w:val="00134374"/>
    <w:rsid w:val="0013790E"/>
    <w:rsid w:val="0014185A"/>
    <w:rsid w:val="00141DF4"/>
    <w:rsid w:val="00142B37"/>
    <w:rsid w:val="00142FB7"/>
    <w:rsid w:val="001433FE"/>
    <w:rsid w:val="00143D5E"/>
    <w:rsid w:val="00145148"/>
    <w:rsid w:val="0014602E"/>
    <w:rsid w:val="00146121"/>
    <w:rsid w:val="00146A92"/>
    <w:rsid w:val="00147555"/>
    <w:rsid w:val="00150E0E"/>
    <w:rsid w:val="00151C1C"/>
    <w:rsid w:val="0015603D"/>
    <w:rsid w:val="00160743"/>
    <w:rsid w:val="00161981"/>
    <w:rsid w:val="00161DA6"/>
    <w:rsid w:val="00162E4A"/>
    <w:rsid w:val="00163472"/>
    <w:rsid w:val="001642E8"/>
    <w:rsid w:val="00164767"/>
    <w:rsid w:val="00166D88"/>
    <w:rsid w:val="001711BC"/>
    <w:rsid w:val="00171FBD"/>
    <w:rsid w:val="00172022"/>
    <w:rsid w:val="001721DE"/>
    <w:rsid w:val="001748C7"/>
    <w:rsid w:val="0017697C"/>
    <w:rsid w:val="0018186A"/>
    <w:rsid w:val="00182955"/>
    <w:rsid w:val="001841C7"/>
    <w:rsid w:val="00187610"/>
    <w:rsid w:val="00187AB3"/>
    <w:rsid w:val="00187D3A"/>
    <w:rsid w:val="00191DF0"/>
    <w:rsid w:val="0019290E"/>
    <w:rsid w:val="0019567D"/>
    <w:rsid w:val="00196C56"/>
    <w:rsid w:val="00196CBA"/>
    <w:rsid w:val="001A3A49"/>
    <w:rsid w:val="001A3E90"/>
    <w:rsid w:val="001B0026"/>
    <w:rsid w:val="001B123B"/>
    <w:rsid w:val="001B28DB"/>
    <w:rsid w:val="001B2CEE"/>
    <w:rsid w:val="001B3866"/>
    <w:rsid w:val="001B40BA"/>
    <w:rsid w:val="001B7589"/>
    <w:rsid w:val="001B75B2"/>
    <w:rsid w:val="001B7AFC"/>
    <w:rsid w:val="001C2C1C"/>
    <w:rsid w:val="001C30B1"/>
    <w:rsid w:val="001C44D9"/>
    <w:rsid w:val="001C65EE"/>
    <w:rsid w:val="001D1F10"/>
    <w:rsid w:val="001D2DCF"/>
    <w:rsid w:val="001D3C98"/>
    <w:rsid w:val="001D49A3"/>
    <w:rsid w:val="001E2A3B"/>
    <w:rsid w:val="001E3733"/>
    <w:rsid w:val="001E3A27"/>
    <w:rsid w:val="001E5C25"/>
    <w:rsid w:val="001E5D90"/>
    <w:rsid w:val="001F1036"/>
    <w:rsid w:val="001F26D2"/>
    <w:rsid w:val="001F4236"/>
    <w:rsid w:val="001F62B0"/>
    <w:rsid w:val="001F7A14"/>
    <w:rsid w:val="00200B5F"/>
    <w:rsid w:val="00205A17"/>
    <w:rsid w:val="00205DBE"/>
    <w:rsid w:val="00206DCF"/>
    <w:rsid w:val="00207B5E"/>
    <w:rsid w:val="00210AD4"/>
    <w:rsid w:val="00210EAD"/>
    <w:rsid w:val="002115C3"/>
    <w:rsid w:val="00213DC4"/>
    <w:rsid w:val="00214010"/>
    <w:rsid w:val="00214296"/>
    <w:rsid w:val="002143CD"/>
    <w:rsid w:val="00214DC6"/>
    <w:rsid w:val="00214DE0"/>
    <w:rsid w:val="00215B8C"/>
    <w:rsid w:val="002172D6"/>
    <w:rsid w:val="00217EFD"/>
    <w:rsid w:val="002206D4"/>
    <w:rsid w:val="00222B54"/>
    <w:rsid w:val="002234B8"/>
    <w:rsid w:val="0022424E"/>
    <w:rsid w:val="002244F1"/>
    <w:rsid w:val="00225BDD"/>
    <w:rsid w:val="00227E40"/>
    <w:rsid w:val="00230078"/>
    <w:rsid w:val="00231831"/>
    <w:rsid w:val="00236676"/>
    <w:rsid w:val="00236BF4"/>
    <w:rsid w:val="00241A6B"/>
    <w:rsid w:val="00250E61"/>
    <w:rsid w:val="00253DEF"/>
    <w:rsid w:val="00254F91"/>
    <w:rsid w:val="00257531"/>
    <w:rsid w:val="0026139F"/>
    <w:rsid w:val="002622F9"/>
    <w:rsid w:val="00263BE7"/>
    <w:rsid w:val="00264BCB"/>
    <w:rsid w:val="002657AA"/>
    <w:rsid w:val="002668D1"/>
    <w:rsid w:val="00266A86"/>
    <w:rsid w:val="00273EC9"/>
    <w:rsid w:val="00276098"/>
    <w:rsid w:val="0027794F"/>
    <w:rsid w:val="00280A9F"/>
    <w:rsid w:val="00282905"/>
    <w:rsid w:val="00283141"/>
    <w:rsid w:val="00283176"/>
    <w:rsid w:val="0028455C"/>
    <w:rsid w:val="00284A2D"/>
    <w:rsid w:val="00285B5F"/>
    <w:rsid w:val="002875A7"/>
    <w:rsid w:val="00290D4A"/>
    <w:rsid w:val="00291148"/>
    <w:rsid w:val="0029189B"/>
    <w:rsid w:val="002933C2"/>
    <w:rsid w:val="00293644"/>
    <w:rsid w:val="00294A0C"/>
    <w:rsid w:val="00295736"/>
    <w:rsid w:val="00295DE6"/>
    <w:rsid w:val="002A083D"/>
    <w:rsid w:val="002A0BDA"/>
    <w:rsid w:val="002A2546"/>
    <w:rsid w:val="002A5D90"/>
    <w:rsid w:val="002A6960"/>
    <w:rsid w:val="002A6F0E"/>
    <w:rsid w:val="002B125C"/>
    <w:rsid w:val="002B1A52"/>
    <w:rsid w:val="002B1C8D"/>
    <w:rsid w:val="002B6C1F"/>
    <w:rsid w:val="002B72EE"/>
    <w:rsid w:val="002B799A"/>
    <w:rsid w:val="002B7C8D"/>
    <w:rsid w:val="002C1405"/>
    <w:rsid w:val="002C3421"/>
    <w:rsid w:val="002C4405"/>
    <w:rsid w:val="002C6109"/>
    <w:rsid w:val="002C6A0B"/>
    <w:rsid w:val="002D40BD"/>
    <w:rsid w:val="002D5691"/>
    <w:rsid w:val="002D7397"/>
    <w:rsid w:val="002D7834"/>
    <w:rsid w:val="002E0EFE"/>
    <w:rsid w:val="002E3327"/>
    <w:rsid w:val="002E348C"/>
    <w:rsid w:val="002E48F7"/>
    <w:rsid w:val="002E7158"/>
    <w:rsid w:val="002F2AFC"/>
    <w:rsid w:val="002F4C23"/>
    <w:rsid w:val="002F600E"/>
    <w:rsid w:val="002F61AE"/>
    <w:rsid w:val="002F6458"/>
    <w:rsid w:val="002F6B59"/>
    <w:rsid w:val="002F77CB"/>
    <w:rsid w:val="00301C20"/>
    <w:rsid w:val="00303567"/>
    <w:rsid w:val="00303938"/>
    <w:rsid w:val="00304A72"/>
    <w:rsid w:val="00305AFF"/>
    <w:rsid w:val="00307082"/>
    <w:rsid w:val="0031028A"/>
    <w:rsid w:val="003116B4"/>
    <w:rsid w:val="0031274E"/>
    <w:rsid w:val="00313827"/>
    <w:rsid w:val="00313841"/>
    <w:rsid w:val="00320647"/>
    <w:rsid w:val="00321693"/>
    <w:rsid w:val="00321ACA"/>
    <w:rsid w:val="00323074"/>
    <w:rsid w:val="00323B37"/>
    <w:rsid w:val="00325558"/>
    <w:rsid w:val="00325EA2"/>
    <w:rsid w:val="00326323"/>
    <w:rsid w:val="00326D4B"/>
    <w:rsid w:val="00330E69"/>
    <w:rsid w:val="0033185C"/>
    <w:rsid w:val="00331E22"/>
    <w:rsid w:val="00332233"/>
    <w:rsid w:val="00333E2B"/>
    <w:rsid w:val="003369FD"/>
    <w:rsid w:val="00336E1F"/>
    <w:rsid w:val="003372DE"/>
    <w:rsid w:val="00341819"/>
    <w:rsid w:val="00343A72"/>
    <w:rsid w:val="00346536"/>
    <w:rsid w:val="003513D3"/>
    <w:rsid w:val="003536FC"/>
    <w:rsid w:val="00353B86"/>
    <w:rsid w:val="00355CC9"/>
    <w:rsid w:val="00360019"/>
    <w:rsid w:val="00360600"/>
    <w:rsid w:val="003608A6"/>
    <w:rsid w:val="00366BEA"/>
    <w:rsid w:val="00370809"/>
    <w:rsid w:val="0037205F"/>
    <w:rsid w:val="00372966"/>
    <w:rsid w:val="00373544"/>
    <w:rsid w:val="00377D35"/>
    <w:rsid w:val="003806BF"/>
    <w:rsid w:val="00390847"/>
    <w:rsid w:val="0039187F"/>
    <w:rsid w:val="003929C1"/>
    <w:rsid w:val="003947F5"/>
    <w:rsid w:val="00395CEC"/>
    <w:rsid w:val="003A16D7"/>
    <w:rsid w:val="003A3516"/>
    <w:rsid w:val="003A511B"/>
    <w:rsid w:val="003A5AA7"/>
    <w:rsid w:val="003A75B3"/>
    <w:rsid w:val="003A7F21"/>
    <w:rsid w:val="003B0084"/>
    <w:rsid w:val="003B1A27"/>
    <w:rsid w:val="003B3980"/>
    <w:rsid w:val="003B3BF6"/>
    <w:rsid w:val="003B5945"/>
    <w:rsid w:val="003C0E6E"/>
    <w:rsid w:val="003C2249"/>
    <w:rsid w:val="003C2CF5"/>
    <w:rsid w:val="003D25EE"/>
    <w:rsid w:val="003D571E"/>
    <w:rsid w:val="003D62F1"/>
    <w:rsid w:val="003D78EB"/>
    <w:rsid w:val="003D7A76"/>
    <w:rsid w:val="003E2283"/>
    <w:rsid w:val="003E2A1D"/>
    <w:rsid w:val="003E7EC9"/>
    <w:rsid w:val="003F0BA0"/>
    <w:rsid w:val="003F4929"/>
    <w:rsid w:val="003F7E8D"/>
    <w:rsid w:val="00400043"/>
    <w:rsid w:val="004001F6"/>
    <w:rsid w:val="00400506"/>
    <w:rsid w:val="004013CA"/>
    <w:rsid w:val="00403A19"/>
    <w:rsid w:val="00410CA3"/>
    <w:rsid w:val="004121FE"/>
    <w:rsid w:val="00412470"/>
    <w:rsid w:val="00412559"/>
    <w:rsid w:val="00413F44"/>
    <w:rsid w:val="00415426"/>
    <w:rsid w:val="004168E5"/>
    <w:rsid w:val="00421C87"/>
    <w:rsid w:val="00423C1B"/>
    <w:rsid w:val="00423C73"/>
    <w:rsid w:val="0042405F"/>
    <w:rsid w:val="0042567F"/>
    <w:rsid w:val="0042623A"/>
    <w:rsid w:val="00426245"/>
    <w:rsid w:val="00427117"/>
    <w:rsid w:val="00431B85"/>
    <w:rsid w:val="00434678"/>
    <w:rsid w:val="004355FA"/>
    <w:rsid w:val="00435A8E"/>
    <w:rsid w:val="00436A1E"/>
    <w:rsid w:val="00436DF1"/>
    <w:rsid w:val="004409C0"/>
    <w:rsid w:val="00442C55"/>
    <w:rsid w:val="004441B3"/>
    <w:rsid w:val="00444448"/>
    <w:rsid w:val="00445129"/>
    <w:rsid w:val="00446D29"/>
    <w:rsid w:val="0044701F"/>
    <w:rsid w:val="004476E9"/>
    <w:rsid w:val="00450B41"/>
    <w:rsid w:val="00451B73"/>
    <w:rsid w:val="00451CCC"/>
    <w:rsid w:val="0045204F"/>
    <w:rsid w:val="004527BE"/>
    <w:rsid w:val="00453801"/>
    <w:rsid w:val="004543CB"/>
    <w:rsid w:val="00461DB5"/>
    <w:rsid w:val="004622CA"/>
    <w:rsid w:val="004624CE"/>
    <w:rsid w:val="00462532"/>
    <w:rsid w:val="00463983"/>
    <w:rsid w:val="0046533A"/>
    <w:rsid w:val="004803E5"/>
    <w:rsid w:val="00481A16"/>
    <w:rsid w:val="00482FAD"/>
    <w:rsid w:val="00484355"/>
    <w:rsid w:val="00484846"/>
    <w:rsid w:val="0048599D"/>
    <w:rsid w:val="00485B44"/>
    <w:rsid w:val="00486F52"/>
    <w:rsid w:val="00493694"/>
    <w:rsid w:val="00493895"/>
    <w:rsid w:val="0049448C"/>
    <w:rsid w:val="00496091"/>
    <w:rsid w:val="00497B88"/>
    <w:rsid w:val="004A08AF"/>
    <w:rsid w:val="004A2F00"/>
    <w:rsid w:val="004A3081"/>
    <w:rsid w:val="004A4992"/>
    <w:rsid w:val="004A6EA9"/>
    <w:rsid w:val="004B1062"/>
    <w:rsid w:val="004B2F09"/>
    <w:rsid w:val="004B61FD"/>
    <w:rsid w:val="004C0015"/>
    <w:rsid w:val="004C0C74"/>
    <w:rsid w:val="004C1E40"/>
    <w:rsid w:val="004C4AF3"/>
    <w:rsid w:val="004C53FD"/>
    <w:rsid w:val="004D09FD"/>
    <w:rsid w:val="004D2663"/>
    <w:rsid w:val="004D2C84"/>
    <w:rsid w:val="004D3AF0"/>
    <w:rsid w:val="004D4698"/>
    <w:rsid w:val="004D683B"/>
    <w:rsid w:val="004E03BF"/>
    <w:rsid w:val="004E129A"/>
    <w:rsid w:val="004E373E"/>
    <w:rsid w:val="004E4CE4"/>
    <w:rsid w:val="004E6F6D"/>
    <w:rsid w:val="004E74AC"/>
    <w:rsid w:val="004E7760"/>
    <w:rsid w:val="004F2B09"/>
    <w:rsid w:val="004F3F99"/>
    <w:rsid w:val="004F4D2C"/>
    <w:rsid w:val="004F57A0"/>
    <w:rsid w:val="004F5978"/>
    <w:rsid w:val="004F5CF8"/>
    <w:rsid w:val="004F6659"/>
    <w:rsid w:val="004F6BFB"/>
    <w:rsid w:val="004F75D1"/>
    <w:rsid w:val="005014F7"/>
    <w:rsid w:val="00501D18"/>
    <w:rsid w:val="005031AF"/>
    <w:rsid w:val="0050339D"/>
    <w:rsid w:val="005053A4"/>
    <w:rsid w:val="0050605C"/>
    <w:rsid w:val="005062AF"/>
    <w:rsid w:val="0050715B"/>
    <w:rsid w:val="00510BFB"/>
    <w:rsid w:val="0051195F"/>
    <w:rsid w:val="005133E9"/>
    <w:rsid w:val="00513521"/>
    <w:rsid w:val="00513540"/>
    <w:rsid w:val="00516B4A"/>
    <w:rsid w:val="00517240"/>
    <w:rsid w:val="00517EF0"/>
    <w:rsid w:val="005209B6"/>
    <w:rsid w:val="00522037"/>
    <w:rsid w:val="00522CA6"/>
    <w:rsid w:val="00523611"/>
    <w:rsid w:val="00523712"/>
    <w:rsid w:val="00524C94"/>
    <w:rsid w:val="005253A8"/>
    <w:rsid w:val="00530DB7"/>
    <w:rsid w:val="00533218"/>
    <w:rsid w:val="00534552"/>
    <w:rsid w:val="00535B19"/>
    <w:rsid w:val="00536EF8"/>
    <w:rsid w:val="0054010F"/>
    <w:rsid w:val="00540872"/>
    <w:rsid w:val="00540A0E"/>
    <w:rsid w:val="005419BD"/>
    <w:rsid w:val="005421C8"/>
    <w:rsid w:val="00542D78"/>
    <w:rsid w:val="00544CF8"/>
    <w:rsid w:val="00547737"/>
    <w:rsid w:val="00552108"/>
    <w:rsid w:val="0055337D"/>
    <w:rsid w:val="00553635"/>
    <w:rsid w:val="00553C93"/>
    <w:rsid w:val="00553D9C"/>
    <w:rsid w:val="00554277"/>
    <w:rsid w:val="00555713"/>
    <w:rsid w:val="005602E1"/>
    <w:rsid w:val="00561128"/>
    <w:rsid w:val="00561579"/>
    <w:rsid w:val="00561DBB"/>
    <w:rsid w:val="00562405"/>
    <w:rsid w:val="005639B7"/>
    <w:rsid w:val="00563B6D"/>
    <w:rsid w:val="00563F73"/>
    <w:rsid w:val="00564299"/>
    <w:rsid w:val="00567B0A"/>
    <w:rsid w:val="00567B1C"/>
    <w:rsid w:val="0057096B"/>
    <w:rsid w:val="0057147C"/>
    <w:rsid w:val="0057165D"/>
    <w:rsid w:val="00571783"/>
    <w:rsid w:val="00571BED"/>
    <w:rsid w:val="00572684"/>
    <w:rsid w:val="005726A4"/>
    <w:rsid w:val="00574C5A"/>
    <w:rsid w:val="0057567E"/>
    <w:rsid w:val="00581C4B"/>
    <w:rsid w:val="00581F1D"/>
    <w:rsid w:val="00585632"/>
    <w:rsid w:val="0058627A"/>
    <w:rsid w:val="00586ADE"/>
    <w:rsid w:val="00587709"/>
    <w:rsid w:val="005877BD"/>
    <w:rsid w:val="00587BC9"/>
    <w:rsid w:val="005915C8"/>
    <w:rsid w:val="00591938"/>
    <w:rsid w:val="00591AAA"/>
    <w:rsid w:val="005931BB"/>
    <w:rsid w:val="00593491"/>
    <w:rsid w:val="005957F2"/>
    <w:rsid w:val="005A0E9C"/>
    <w:rsid w:val="005A17E0"/>
    <w:rsid w:val="005A3792"/>
    <w:rsid w:val="005A3D67"/>
    <w:rsid w:val="005A4682"/>
    <w:rsid w:val="005A4D15"/>
    <w:rsid w:val="005A6E11"/>
    <w:rsid w:val="005B0F20"/>
    <w:rsid w:val="005B1ACE"/>
    <w:rsid w:val="005B284F"/>
    <w:rsid w:val="005B45F3"/>
    <w:rsid w:val="005B51D1"/>
    <w:rsid w:val="005B5A64"/>
    <w:rsid w:val="005B7146"/>
    <w:rsid w:val="005C4A30"/>
    <w:rsid w:val="005C55C2"/>
    <w:rsid w:val="005C59C9"/>
    <w:rsid w:val="005C6211"/>
    <w:rsid w:val="005C7650"/>
    <w:rsid w:val="005D0330"/>
    <w:rsid w:val="005D4B94"/>
    <w:rsid w:val="005D4E66"/>
    <w:rsid w:val="005D600E"/>
    <w:rsid w:val="005D7A7E"/>
    <w:rsid w:val="005E02C6"/>
    <w:rsid w:val="005E0AA8"/>
    <w:rsid w:val="005E1144"/>
    <w:rsid w:val="005E24A2"/>
    <w:rsid w:val="005E2C0A"/>
    <w:rsid w:val="005E33EC"/>
    <w:rsid w:val="005E515C"/>
    <w:rsid w:val="005E6387"/>
    <w:rsid w:val="005F011E"/>
    <w:rsid w:val="005F17FD"/>
    <w:rsid w:val="005F277A"/>
    <w:rsid w:val="005F4E8A"/>
    <w:rsid w:val="005F5E6F"/>
    <w:rsid w:val="005F6CDA"/>
    <w:rsid w:val="005F7343"/>
    <w:rsid w:val="0060038A"/>
    <w:rsid w:val="00603828"/>
    <w:rsid w:val="0060409B"/>
    <w:rsid w:val="00605437"/>
    <w:rsid w:val="0060747B"/>
    <w:rsid w:val="00607A4B"/>
    <w:rsid w:val="006115F1"/>
    <w:rsid w:val="00612FC4"/>
    <w:rsid w:val="006140B4"/>
    <w:rsid w:val="0061452B"/>
    <w:rsid w:val="006161A3"/>
    <w:rsid w:val="006165E1"/>
    <w:rsid w:val="006204AA"/>
    <w:rsid w:val="006211FC"/>
    <w:rsid w:val="006237E7"/>
    <w:rsid w:val="0062392F"/>
    <w:rsid w:val="00630F90"/>
    <w:rsid w:val="00632232"/>
    <w:rsid w:val="00632BEE"/>
    <w:rsid w:val="00633C8F"/>
    <w:rsid w:val="00634DE1"/>
    <w:rsid w:val="00637851"/>
    <w:rsid w:val="00643282"/>
    <w:rsid w:val="00643436"/>
    <w:rsid w:val="00643A70"/>
    <w:rsid w:val="00644D8B"/>
    <w:rsid w:val="006451B1"/>
    <w:rsid w:val="00645624"/>
    <w:rsid w:val="006514E6"/>
    <w:rsid w:val="00655034"/>
    <w:rsid w:val="00655195"/>
    <w:rsid w:val="006554E7"/>
    <w:rsid w:val="006601CE"/>
    <w:rsid w:val="006653BD"/>
    <w:rsid w:val="0067564F"/>
    <w:rsid w:val="006761D4"/>
    <w:rsid w:val="00676D51"/>
    <w:rsid w:val="00677D0C"/>
    <w:rsid w:val="006816D8"/>
    <w:rsid w:val="00682D20"/>
    <w:rsid w:val="00685118"/>
    <w:rsid w:val="00685F57"/>
    <w:rsid w:val="00692438"/>
    <w:rsid w:val="00692572"/>
    <w:rsid w:val="006928FE"/>
    <w:rsid w:val="006949E7"/>
    <w:rsid w:val="00695741"/>
    <w:rsid w:val="0069672D"/>
    <w:rsid w:val="0069713F"/>
    <w:rsid w:val="00697765"/>
    <w:rsid w:val="006A2A10"/>
    <w:rsid w:val="006A46FB"/>
    <w:rsid w:val="006A5176"/>
    <w:rsid w:val="006A5DDE"/>
    <w:rsid w:val="006B08DF"/>
    <w:rsid w:val="006B1C39"/>
    <w:rsid w:val="006B20BB"/>
    <w:rsid w:val="006B3CC6"/>
    <w:rsid w:val="006B650C"/>
    <w:rsid w:val="006C1114"/>
    <w:rsid w:val="006C2E3B"/>
    <w:rsid w:val="006C67A3"/>
    <w:rsid w:val="006D32CC"/>
    <w:rsid w:val="006D4622"/>
    <w:rsid w:val="006E0EDC"/>
    <w:rsid w:val="006E1C91"/>
    <w:rsid w:val="006E23B1"/>
    <w:rsid w:val="006E3874"/>
    <w:rsid w:val="006F1B5A"/>
    <w:rsid w:val="006F23EB"/>
    <w:rsid w:val="006F29AC"/>
    <w:rsid w:val="006F3FC6"/>
    <w:rsid w:val="006F4A68"/>
    <w:rsid w:val="00701719"/>
    <w:rsid w:val="00701D88"/>
    <w:rsid w:val="007058A5"/>
    <w:rsid w:val="007074E1"/>
    <w:rsid w:val="00707ECB"/>
    <w:rsid w:val="0071014F"/>
    <w:rsid w:val="0071026F"/>
    <w:rsid w:val="00711A29"/>
    <w:rsid w:val="0071407A"/>
    <w:rsid w:val="00715D9A"/>
    <w:rsid w:val="007207E3"/>
    <w:rsid w:val="007218B1"/>
    <w:rsid w:val="007237F1"/>
    <w:rsid w:val="00723A35"/>
    <w:rsid w:val="007247A3"/>
    <w:rsid w:val="00724C72"/>
    <w:rsid w:val="00724D66"/>
    <w:rsid w:val="007259FA"/>
    <w:rsid w:val="00727426"/>
    <w:rsid w:val="00727430"/>
    <w:rsid w:val="007304BE"/>
    <w:rsid w:val="00732F4F"/>
    <w:rsid w:val="0073722F"/>
    <w:rsid w:val="00740074"/>
    <w:rsid w:val="007401B1"/>
    <w:rsid w:val="00742396"/>
    <w:rsid w:val="00742CAF"/>
    <w:rsid w:val="00743744"/>
    <w:rsid w:val="00744C97"/>
    <w:rsid w:val="007524F8"/>
    <w:rsid w:val="00756580"/>
    <w:rsid w:val="00757FB6"/>
    <w:rsid w:val="00766591"/>
    <w:rsid w:val="007673C7"/>
    <w:rsid w:val="00767C46"/>
    <w:rsid w:val="00767D87"/>
    <w:rsid w:val="00774229"/>
    <w:rsid w:val="00777E26"/>
    <w:rsid w:val="00781DCB"/>
    <w:rsid w:val="00782DBC"/>
    <w:rsid w:val="00790C41"/>
    <w:rsid w:val="00791253"/>
    <w:rsid w:val="00791E4B"/>
    <w:rsid w:val="00791ECF"/>
    <w:rsid w:val="00793560"/>
    <w:rsid w:val="00794EA5"/>
    <w:rsid w:val="00796CC5"/>
    <w:rsid w:val="00797B97"/>
    <w:rsid w:val="007A14A5"/>
    <w:rsid w:val="007A2D15"/>
    <w:rsid w:val="007A631E"/>
    <w:rsid w:val="007A745E"/>
    <w:rsid w:val="007B05A7"/>
    <w:rsid w:val="007B09CA"/>
    <w:rsid w:val="007B1DB4"/>
    <w:rsid w:val="007B40A1"/>
    <w:rsid w:val="007B6081"/>
    <w:rsid w:val="007B71BE"/>
    <w:rsid w:val="007B749E"/>
    <w:rsid w:val="007C06AB"/>
    <w:rsid w:val="007C0B50"/>
    <w:rsid w:val="007C31CD"/>
    <w:rsid w:val="007C3857"/>
    <w:rsid w:val="007C5B26"/>
    <w:rsid w:val="007C5F8B"/>
    <w:rsid w:val="007C6B6E"/>
    <w:rsid w:val="007C7874"/>
    <w:rsid w:val="007D19E8"/>
    <w:rsid w:val="007D1FD1"/>
    <w:rsid w:val="007D25FA"/>
    <w:rsid w:val="007D39AC"/>
    <w:rsid w:val="007D4547"/>
    <w:rsid w:val="007D5664"/>
    <w:rsid w:val="007D7419"/>
    <w:rsid w:val="007D7C34"/>
    <w:rsid w:val="007E1191"/>
    <w:rsid w:val="007E1BC8"/>
    <w:rsid w:val="007E3000"/>
    <w:rsid w:val="007E506D"/>
    <w:rsid w:val="007E7D48"/>
    <w:rsid w:val="007F0D72"/>
    <w:rsid w:val="007F183F"/>
    <w:rsid w:val="007F212F"/>
    <w:rsid w:val="007F3449"/>
    <w:rsid w:val="007F4C37"/>
    <w:rsid w:val="007F7663"/>
    <w:rsid w:val="007F77C9"/>
    <w:rsid w:val="0080061D"/>
    <w:rsid w:val="00802D8D"/>
    <w:rsid w:val="00803B3A"/>
    <w:rsid w:val="00804D20"/>
    <w:rsid w:val="00804DC6"/>
    <w:rsid w:val="00804F40"/>
    <w:rsid w:val="00812DEB"/>
    <w:rsid w:val="00813DA1"/>
    <w:rsid w:val="00816A3C"/>
    <w:rsid w:val="008179D5"/>
    <w:rsid w:val="00820D19"/>
    <w:rsid w:val="00830465"/>
    <w:rsid w:val="00830788"/>
    <w:rsid w:val="00830B5F"/>
    <w:rsid w:val="0083183B"/>
    <w:rsid w:val="008337C0"/>
    <w:rsid w:val="00833B05"/>
    <w:rsid w:val="00834E47"/>
    <w:rsid w:val="00835740"/>
    <w:rsid w:val="008435AC"/>
    <w:rsid w:val="0084490A"/>
    <w:rsid w:val="00844D6D"/>
    <w:rsid w:val="00845CB0"/>
    <w:rsid w:val="00850567"/>
    <w:rsid w:val="008522F7"/>
    <w:rsid w:val="008525D1"/>
    <w:rsid w:val="00852D1C"/>
    <w:rsid w:val="0085579E"/>
    <w:rsid w:val="008567C0"/>
    <w:rsid w:val="0085798E"/>
    <w:rsid w:val="00864222"/>
    <w:rsid w:val="00865520"/>
    <w:rsid w:val="0086610F"/>
    <w:rsid w:val="00866986"/>
    <w:rsid w:val="00870575"/>
    <w:rsid w:val="00870E08"/>
    <w:rsid w:val="008711FB"/>
    <w:rsid w:val="008715DD"/>
    <w:rsid w:val="008716BD"/>
    <w:rsid w:val="00871AAD"/>
    <w:rsid w:val="00871E5F"/>
    <w:rsid w:val="00872514"/>
    <w:rsid w:val="00872C5E"/>
    <w:rsid w:val="008734B9"/>
    <w:rsid w:val="00873E89"/>
    <w:rsid w:val="00874E19"/>
    <w:rsid w:val="00874E28"/>
    <w:rsid w:val="00877263"/>
    <w:rsid w:val="0087791D"/>
    <w:rsid w:val="008831F5"/>
    <w:rsid w:val="0088680A"/>
    <w:rsid w:val="0088795C"/>
    <w:rsid w:val="00891A7B"/>
    <w:rsid w:val="008926FC"/>
    <w:rsid w:val="00892776"/>
    <w:rsid w:val="00893689"/>
    <w:rsid w:val="00893948"/>
    <w:rsid w:val="00895447"/>
    <w:rsid w:val="00897480"/>
    <w:rsid w:val="008A1270"/>
    <w:rsid w:val="008A2F21"/>
    <w:rsid w:val="008A3280"/>
    <w:rsid w:val="008A41BD"/>
    <w:rsid w:val="008A544A"/>
    <w:rsid w:val="008A5F8C"/>
    <w:rsid w:val="008A6DA3"/>
    <w:rsid w:val="008B2970"/>
    <w:rsid w:val="008B552E"/>
    <w:rsid w:val="008C5339"/>
    <w:rsid w:val="008C5872"/>
    <w:rsid w:val="008C5877"/>
    <w:rsid w:val="008C68E5"/>
    <w:rsid w:val="008D1785"/>
    <w:rsid w:val="008D2992"/>
    <w:rsid w:val="008D48D4"/>
    <w:rsid w:val="008D599A"/>
    <w:rsid w:val="008D604F"/>
    <w:rsid w:val="008E147A"/>
    <w:rsid w:val="008E2A89"/>
    <w:rsid w:val="008E4E0F"/>
    <w:rsid w:val="008E78F5"/>
    <w:rsid w:val="008F1116"/>
    <w:rsid w:val="008F2AAD"/>
    <w:rsid w:val="008F5656"/>
    <w:rsid w:val="008F56E9"/>
    <w:rsid w:val="008F7799"/>
    <w:rsid w:val="008F7B2A"/>
    <w:rsid w:val="00910079"/>
    <w:rsid w:val="00913DEB"/>
    <w:rsid w:val="00914491"/>
    <w:rsid w:val="00914ED5"/>
    <w:rsid w:val="00915800"/>
    <w:rsid w:val="00916A15"/>
    <w:rsid w:val="0091757F"/>
    <w:rsid w:val="009175E9"/>
    <w:rsid w:val="00917EA8"/>
    <w:rsid w:val="00921F96"/>
    <w:rsid w:val="0092292C"/>
    <w:rsid w:val="00922C36"/>
    <w:rsid w:val="009236EA"/>
    <w:rsid w:val="00924F24"/>
    <w:rsid w:val="00925DF1"/>
    <w:rsid w:val="0092799A"/>
    <w:rsid w:val="009341D5"/>
    <w:rsid w:val="00935476"/>
    <w:rsid w:val="00937DA4"/>
    <w:rsid w:val="00940FAA"/>
    <w:rsid w:val="00942E65"/>
    <w:rsid w:val="009436C6"/>
    <w:rsid w:val="00943703"/>
    <w:rsid w:val="00944449"/>
    <w:rsid w:val="0094571A"/>
    <w:rsid w:val="009479FB"/>
    <w:rsid w:val="00947D69"/>
    <w:rsid w:val="00947DDF"/>
    <w:rsid w:val="00952EB1"/>
    <w:rsid w:val="00953644"/>
    <w:rsid w:val="00953AFB"/>
    <w:rsid w:val="00954264"/>
    <w:rsid w:val="00954827"/>
    <w:rsid w:val="00957CF4"/>
    <w:rsid w:val="00957F34"/>
    <w:rsid w:val="00962ACB"/>
    <w:rsid w:val="00963153"/>
    <w:rsid w:val="00964C82"/>
    <w:rsid w:val="00971009"/>
    <w:rsid w:val="00972B04"/>
    <w:rsid w:val="00973A78"/>
    <w:rsid w:val="00974C03"/>
    <w:rsid w:val="00976D7C"/>
    <w:rsid w:val="00977FE8"/>
    <w:rsid w:val="009815E4"/>
    <w:rsid w:val="00982461"/>
    <w:rsid w:val="009858EF"/>
    <w:rsid w:val="009864E3"/>
    <w:rsid w:val="00992001"/>
    <w:rsid w:val="00993164"/>
    <w:rsid w:val="00993C1D"/>
    <w:rsid w:val="0099605F"/>
    <w:rsid w:val="009A1F8B"/>
    <w:rsid w:val="009A22A1"/>
    <w:rsid w:val="009B0154"/>
    <w:rsid w:val="009B2B9C"/>
    <w:rsid w:val="009B2BF7"/>
    <w:rsid w:val="009B2E20"/>
    <w:rsid w:val="009B399E"/>
    <w:rsid w:val="009B43EB"/>
    <w:rsid w:val="009B5AF1"/>
    <w:rsid w:val="009B7BFB"/>
    <w:rsid w:val="009C3D61"/>
    <w:rsid w:val="009C4A4A"/>
    <w:rsid w:val="009C5DF0"/>
    <w:rsid w:val="009C726C"/>
    <w:rsid w:val="009D0434"/>
    <w:rsid w:val="009D1343"/>
    <w:rsid w:val="009D3445"/>
    <w:rsid w:val="009D3763"/>
    <w:rsid w:val="009D6F3D"/>
    <w:rsid w:val="009D720D"/>
    <w:rsid w:val="009D7417"/>
    <w:rsid w:val="009E00FA"/>
    <w:rsid w:val="009E16D7"/>
    <w:rsid w:val="009E2DBF"/>
    <w:rsid w:val="009E45FD"/>
    <w:rsid w:val="009E4669"/>
    <w:rsid w:val="009E549A"/>
    <w:rsid w:val="009F0B4C"/>
    <w:rsid w:val="009F3CFA"/>
    <w:rsid w:val="009F51A3"/>
    <w:rsid w:val="009F5DC7"/>
    <w:rsid w:val="00A012CE"/>
    <w:rsid w:val="00A04C0F"/>
    <w:rsid w:val="00A06991"/>
    <w:rsid w:val="00A14863"/>
    <w:rsid w:val="00A15268"/>
    <w:rsid w:val="00A159AE"/>
    <w:rsid w:val="00A15FE5"/>
    <w:rsid w:val="00A16BEC"/>
    <w:rsid w:val="00A23BC4"/>
    <w:rsid w:val="00A25BB6"/>
    <w:rsid w:val="00A33339"/>
    <w:rsid w:val="00A34747"/>
    <w:rsid w:val="00A34B7F"/>
    <w:rsid w:val="00A35372"/>
    <w:rsid w:val="00A37640"/>
    <w:rsid w:val="00A406D5"/>
    <w:rsid w:val="00A41A63"/>
    <w:rsid w:val="00A4299B"/>
    <w:rsid w:val="00A46574"/>
    <w:rsid w:val="00A46A1A"/>
    <w:rsid w:val="00A46CF1"/>
    <w:rsid w:val="00A47789"/>
    <w:rsid w:val="00A503F0"/>
    <w:rsid w:val="00A50AA0"/>
    <w:rsid w:val="00A50B76"/>
    <w:rsid w:val="00A533AB"/>
    <w:rsid w:val="00A53D1B"/>
    <w:rsid w:val="00A554A1"/>
    <w:rsid w:val="00A57396"/>
    <w:rsid w:val="00A60368"/>
    <w:rsid w:val="00A60B9B"/>
    <w:rsid w:val="00A652CC"/>
    <w:rsid w:val="00A661B8"/>
    <w:rsid w:val="00A66F73"/>
    <w:rsid w:val="00A701CC"/>
    <w:rsid w:val="00A72349"/>
    <w:rsid w:val="00A73D04"/>
    <w:rsid w:val="00A74C8F"/>
    <w:rsid w:val="00A77227"/>
    <w:rsid w:val="00A77343"/>
    <w:rsid w:val="00A77409"/>
    <w:rsid w:val="00A807D4"/>
    <w:rsid w:val="00A809D0"/>
    <w:rsid w:val="00A80D11"/>
    <w:rsid w:val="00A81EBA"/>
    <w:rsid w:val="00A82ED6"/>
    <w:rsid w:val="00A83043"/>
    <w:rsid w:val="00A83EDF"/>
    <w:rsid w:val="00A85CB4"/>
    <w:rsid w:val="00A86FE4"/>
    <w:rsid w:val="00A90BFC"/>
    <w:rsid w:val="00A91C46"/>
    <w:rsid w:val="00A976E2"/>
    <w:rsid w:val="00AA3B8D"/>
    <w:rsid w:val="00AA5192"/>
    <w:rsid w:val="00AA6473"/>
    <w:rsid w:val="00AB0282"/>
    <w:rsid w:val="00AB4794"/>
    <w:rsid w:val="00AB5586"/>
    <w:rsid w:val="00AB584D"/>
    <w:rsid w:val="00AB6112"/>
    <w:rsid w:val="00AB7BBB"/>
    <w:rsid w:val="00AB7CD9"/>
    <w:rsid w:val="00AC08C9"/>
    <w:rsid w:val="00AC4349"/>
    <w:rsid w:val="00AC62ED"/>
    <w:rsid w:val="00AC7AF3"/>
    <w:rsid w:val="00AC7DBF"/>
    <w:rsid w:val="00AD0D27"/>
    <w:rsid w:val="00AD211B"/>
    <w:rsid w:val="00AD3211"/>
    <w:rsid w:val="00AD3B9E"/>
    <w:rsid w:val="00AD4123"/>
    <w:rsid w:val="00AD4D44"/>
    <w:rsid w:val="00AD730C"/>
    <w:rsid w:val="00AE240D"/>
    <w:rsid w:val="00AE243E"/>
    <w:rsid w:val="00AE34B1"/>
    <w:rsid w:val="00AE3AF6"/>
    <w:rsid w:val="00AE63C1"/>
    <w:rsid w:val="00AE6F68"/>
    <w:rsid w:val="00AF23D0"/>
    <w:rsid w:val="00AF2C06"/>
    <w:rsid w:val="00AF370D"/>
    <w:rsid w:val="00AF38B2"/>
    <w:rsid w:val="00AF3A11"/>
    <w:rsid w:val="00AF6A7B"/>
    <w:rsid w:val="00B0176A"/>
    <w:rsid w:val="00B03161"/>
    <w:rsid w:val="00B06E75"/>
    <w:rsid w:val="00B072DB"/>
    <w:rsid w:val="00B1025D"/>
    <w:rsid w:val="00B107EB"/>
    <w:rsid w:val="00B1140E"/>
    <w:rsid w:val="00B14716"/>
    <w:rsid w:val="00B14B6C"/>
    <w:rsid w:val="00B200FD"/>
    <w:rsid w:val="00B2285D"/>
    <w:rsid w:val="00B2325D"/>
    <w:rsid w:val="00B24853"/>
    <w:rsid w:val="00B249FD"/>
    <w:rsid w:val="00B26159"/>
    <w:rsid w:val="00B2646D"/>
    <w:rsid w:val="00B26F67"/>
    <w:rsid w:val="00B27BFF"/>
    <w:rsid w:val="00B30E37"/>
    <w:rsid w:val="00B34C22"/>
    <w:rsid w:val="00B34ED7"/>
    <w:rsid w:val="00B361D6"/>
    <w:rsid w:val="00B46AC8"/>
    <w:rsid w:val="00B46E48"/>
    <w:rsid w:val="00B47122"/>
    <w:rsid w:val="00B47BEA"/>
    <w:rsid w:val="00B52202"/>
    <w:rsid w:val="00B5490D"/>
    <w:rsid w:val="00B55A13"/>
    <w:rsid w:val="00B55C06"/>
    <w:rsid w:val="00B56825"/>
    <w:rsid w:val="00B57A5F"/>
    <w:rsid w:val="00B57FA9"/>
    <w:rsid w:val="00B62946"/>
    <w:rsid w:val="00B63032"/>
    <w:rsid w:val="00B643BE"/>
    <w:rsid w:val="00B6476E"/>
    <w:rsid w:val="00B6519C"/>
    <w:rsid w:val="00B66B05"/>
    <w:rsid w:val="00B674B3"/>
    <w:rsid w:val="00B676EF"/>
    <w:rsid w:val="00B71920"/>
    <w:rsid w:val="00B72D7E"/>
    <w:rsid w:val="00B72F18"/>
    <w:rsid w:val="00B773D9"/>
    <w:rsid w:val="00B81567"/>
    <w:rsid w:val="00B82A8F"/>
    <w:rsid w:val="00B82E65"/>
    <w:rsid w:val="00B858EB"/>
    <w:rsid w:val="00B87E39"/>
    <w:rsid w:val="00B9002A"/>
    <w:rsid w:val="00B9281A"/>
    <w:rsid w:val="00B94848"/>
    <w:rsid w:val="00B97E0A"/>
    <w:rsid w:val="00BA16D3"/>
    <w:rsid w:val="00BA1BC0"/>
    <w:rsid w:val="00BA34AF"/>
    <w:rsid w:val="00BA418A"/>
    <w:rsid w:val="00BA45E7"/>
    <w:rsid w:val="00BA637E"/>
    <w:rsid w:val="00BB19AD"/>
    <w:rsid w:val="00BB2FF9"/>
    <w:rsid w:val="00BB4420"/>
    <w:rsid w:val="00BB4474"/>
    <w:rsid w:val="00BB6797"/>
    <w:rsid w:val="00BB7EEC"/>
    <w:rsid w:val="00BC0DEA"/>
    <w:rsid w:val="00BC1070"/>
    <w:rsid w:val="00BC1B8D"/>
    <w:rsid w:val="00BC303F"/>
    <w:rsid w:val="00BC4FFD"/>
    <w:rsid w:val="00BD0518"/>
    <w:rsid w:val="00BD2316"/>
    <w:rsid w:val="00BD3785"/>
    <w:rsid w:val="00BD439F"/>
    <w:rsid w:val="00BD5765"/>
    <w:rsid w:val="00BD5E9F"/>
    <w:rsid w:val="00BD7844"/>
    <w:rsid w:val="00BF04FF"/>
    <w:rsid w:val="00BF06A8"/>
    <w:rsid w:val="00BF1462"/>
    <w:rsid w:val="00BF2DD2"/>
    <w:rsid w:val="00C0074D"/>
    <w:rsid w:val="00C0130E"/>
    <w:rsid w:val="00C018C6"/>
    <w:rsid w:val="00C01A7A"/>
    <w:rsid w:val="00C02398"/>
    <w:rsid w:val="00C024D6"/>
    <w:rsid w:val="00C03B29"/>
    <w:rsid w:val="00C10830"/>
    <w:rsid w:val="00C12C9D"/>
    <w:rsid w:val="00C1402B"/>
    <w:rsid w:val="00C15E91"/>
    <w:rsid w:val="00C17B45"/>
    <w:rsid w:val="00C219AC"/>
    <w:rsid w:val="00C2212E"/>
    <w:rsid w:val="00C22702"/>
    <w:rsid w:val="00C23226"/>
    <w:rsid w:val="00C23719"/>
    <w:rsid w:val="00C24B04"/>
    <w:rsid w:val="00C256B5"/>
    <w:rsid w:val="00C25C8B"/>
    <w:rsid w:val="00C26616"/>
    <w:rsid w:val="00C27078"/>
    <w:rsid w:val="00C332B3"/>
    <w:rsid w:val="00C33AEA"/>
    <w:rsid w:val="00C35006"/>
    <w:rsid w:val="00C40714"/>
    <w:rsid w:val="00C40C4B"/>
    <w:rsid w:val="00C41789"/>
    <w:rsid w:val="00C433BD"/>
    <w:rsid w:val="00C45663"/>
    <w:rsid w:val="00C4652B"/>
    <w:rsid w:val="00C5321F"/>
    <w:rsid w:val="00C5581F"/>
    <w:rsid w:val="00C60286"/>
    <w:rsid w:val="00C6061A"/>
    <w:rsid w:val="00C61E8E"/>
    <w:rsid w:val="00C64B4D"/>
    <w:rsid w:val="00C64C52"/>
    <w:rsid w:val="00C64C6B"/>
    <w:rsid w:val="00C64CFB"/>
    <w:rsid w:val="00C6719F"/>
    <w:rsid w:val="00C70C5D"/>
    <w:rsid w:val="00C74454"/>
    <w:rsid w:val="00C80F9B"/>
    <w:rsid w:val="00C83CE6"/>
    <w:rsid w:val="00C85E90"/>
    <w:rsid w:val="00C8790B"/>
    <w:rsid w:val="00C92587"/>
    <w:rsid w:val="00C92D75"/>
    <w:rsid w:val="00C94AF2"/>
    <w:rsid w:val="00C95D3C"/>
    <w:rsid w:val="00C95EBC"/>
    <w:rsid w:val="00CA1227"/>
    <w:rsid w:val="00CA3C51"/>
    <w:rsid w:val="00CA4B7A"/>
    <w:rsid w:val="00CA5246"/>
    <w:rsid w:val="00CA71D9"/>
    <w:rsid w:val="00CB0109"/>
    <w:rsid w:val="00CB1B64"/>
    <w:rsid w:val="00CB2371"/>
    <w:rsid w:val="00CB30DF"/>
    <w:rsid w:val="00CB40AD"/>
    <w:rsid w:val="00CB4F71"/>
    <w:rsid w:val="00CB5A2E"/>
    <w:rsid w:val="00CC02BB"/>
    <w:rsid w:val="00CC3134"/>
    <w:rsid w:val="00CD4607"/>
    <w:rsid w:val="00CD5CC9"/>
    <w:rsid w:val="00CE0341"/>
    <w:rsid w:val="00CE12F1"/>
    <w:rsid w:val="00CE2493"/>
    <w:rsid w:val="00CE2516"/>
    <w:rsid w:val="00CE347D"/>
    <w:rsid w:val="00CE3E20"/>
    <w:rsid w:val="00CE4865"/>
    <w:rsid w:val="00CE4CB5"/>
    <w:rsid w:val="00CE65E4"/>
    <w:rsid w:val="00CE72AC"/>
    <w:rsid w:val="00CF2DA2"/>
    <w:rsid w:val="00CF2E5C"/>
    <w:rsid w:val="00CF53AC"/>
    <w:rsid w:val="00CF6AE9"/>
    <w:rsid w:val="00CF6BFE"/>
    <w:rsid w:val="00CF72D6"/>
    <w:rsid w:val="00D0074A"/>
    <w:rsid w:val="00D01721"/>
    <w:rsid w:val="00D02663"/>
    <w:rsid w:val="00D05244"/>
    <w:rsid w:val="00D142F4"/>
    <w:rsid w:val="00D1481B"/>
    <w:rsid w:val="00D14CB5"/>
    <w:rsid w:val="00D15010"/>
    <w:rsid w:val="00D15C8B"/>
    <w:rsid w:val="00D16AEF"/>
    <w:rsid w:val="00D17116"/>
    <w:rsid w:val="00D301BA"/>
    <w:rsid w:val="00D30DB7"/>
    <w:rsid w:val="00D30E90"/>
    <w:rsid w:val="00D31B12"/>
    <w:rsid w:val="00D326F1"/>
    <w:rsid w:val="00D3297D"/>
    <w:rsid w:val="00D3512E"/>
    <w:rsid w:val="00D3578D"/>
    <w:rsid w:val="00D36D3E"/>
    <w:rsid w:val="00D4088D"/>
    <w:rsid w:val="00D42F9C"/>
    <w:rsid w:val="00D43A32"/>
    <w:rsid w:val="00D442D5"/>
    <w:rsid w:val="00D45123"/>
    <w:rsid w:val="00D463BB"/>
    <w:rsid w:val="00D50533"/>
    <w:rsid w:val="00D523A3"/>
    <w:rsid w:val="00D52583"/>
    <w:rsid w:val="00D5280F"/>
    <w:rsid w:val="00D53522"/>
    <w:rsid w:val="00D55E6C"/>
    <w:rsid w:val="00D57137"/>
    <w:rsid w:val="00D57C98"/>
    <w:rsid w:val="00D610F2"/>
    <w:rsid w:val="00D617D1"/>
    <w:rsid w:val="00D63DDF"/>
    <w:rsid w:val="00D66E25"/>
    <w:rsid w:val="00D7132A"/>
    <w:rsid w:val="00D71CF7"/>
    <w:rsid w:val="00D73D1C"/>
    <w:rsid w:val="00D73ED9"/>
    <w:rsid w:val="00D75506"/>
    <w:rsid w:val="00D75D7F"/>
    <w:rsid w:val="00D77B3A"/>
    <w:rsid w:val="00D82A2F"/>
    <w:rsid w:val="00D850E9"/>
    <w:rsid w:val="00D869BB"/>
    <w:rsid w:val="00D93D69"/>
    <w:rsid w:val="00D94723"/>
    <w:rsid w:val="00DA0A2B"/>
    <w:rsid w:val="00DA0FFF"/>
    <w:rsid w:val="00DA24E1"/>
    <w:rsid w:val="00DA250D"/>
    <w:rsid w:val="00DA2840"/>
    <w:rsid w:val="00DA298E"/>
    <w:rsid w:val="00DA5727"/>
    <w:rsid w:val="00DA6899"/>
    <w:rsid w:val="00DB3311"/>
    <w:rsid w:val="00DB46BD"/>
    <w:rsid w:val="00DB4F70"/>
    <w:rsid w:val="00DB7C96"/>
    <w:rsid w:val="00DC2AC2"/>
    <w:rsid w:val="00DC7160"/>
    <w:rsid w:val="00DC7D99"/>
    <w:rsid w:val="00DD1C98"/>
    <w:rsid w:val="00DD2535"/>
    <w:rsid w:val="00DD301D"/>
    <w:rsid w:val="00DD40CF"/>
    <w:rsid w:val="00DD5327"/>
    <w:rsid w:val="00DD55BC"/>
    <w:rsid w:val="00DE1469"/>
    <w:rsid w:val="00DE1638"/>
    <w:rsid w:val="00DF06A8"/>
    <w:rsid w:val="00DF0736"/>
    <w:rsid w:val="00DF1061"/>
    <w:rsid w:val="00DF2675"/>
    <w:rsid w:val="00DF4501"/>
    <w:rsid w:val="00DF6592"/>
    <w:rsid w:val="00DF74C1"/>
    <w:rsid w:val="00E0273F"/>
    <w:rsid w:val="00E106F1"/>
    <w:rsid w:val="00E10BD4"/>
    <w:rsid w:val="00E1127F"/>
    <w:rsid w:val="00E1144B"/>
    <w:rsid w:val="00E1152C"/>
    <w:rsid w:val="00E12250"/>
    <w:rsid w:val="00E1304A"/>
    <w:rsid w:val="00E159BD"/>
    <w:rsid w:val="00E16113"/>
    <w:rsid w:val="00E174C3"/>
    <w:rsid w:val="00E17A8D"/>
    <w:rsid w:val="00E20290"/>
    <w:rsid w:val="00E234DC"/>
    <w:rsid w:val="00E23F42"/>
    <w:rsid w:val="00E242D7"/>
    <w:rsid w:val="00E245D6"/>
    <w:rsid w:val="00E246DE"/>
    <w:rsid w:val="00E25850"/>
    <w:rsid w:val="00E26B02"/>
    <w:rsid w:val="00E30456"/>
    <w:rsid w:val="00E31D33"/>
    <w:rsid w:val="00E32691"/>
    <w:rsid w:val="00E33595"/>
    <w:rsid w:val="00E3380E"/>
    <w:rsid w:val="00E34BF3"/>
    <w:rsid w:val="00E34D3A"/>
    <w:rsid w:val="00E359DA"/>
    <w:rsid w:val="00E36B6F"/>
    <w:rsid w:val="00E371D4"/>
    <w:rsid w:val="00E46970"/>
    <w:rsid w:val="00E47485"/>
    <w:rsid w:val="00E47CC8"/>
    <w:rsid w:val="00E50029"/>
    <w:rsid w:val="00E559DF"/>
    <w:rsid w:val="00E56678"/>
    <w:rsid w:val="00E57014"/>
    <w:rsid w:val="00E57769"/>
    <w:rsid w:val="00E6084A"/>
    <w:rsid w:val="00E60F70"/>
    <w:rsid w:val="00E61B95"/>
    <w:rsid w:val="00E624F9"/>
    <w:rsid w:val="00E62B94"/>
    <w:rsid w:val="00E63DBC"/>
    <w:rsid w:val="00E658CE"/>
    <w:rsid w:val="00E659BA"/>
    <w:rsid w:val="00E6723F"/>
    <w:rsid w:val="00E67766"/>
    <w:rsid w:val="00E7081D"/>
    <w:rsid w:val="00E730DB"/>
    <w:rsid w:val="00E7352E"/>
    <w:rsid w:val="00E757BF"/>
    <w:rsid w:val="00E76170"/>
    <w:rsid w:val="00E8189F"/>
    <w:rsid w:val="00E81E5C"/>
    <w:rsid w:val="00E82889"/>
    <w:rsid w:val="00E82BA4"/>
    <w:rsid w:val="00E86221"/>
    <w:rsid w:val="00E902C8"/>
    <w:rsid w:val="00E92595"/>
    <w:rsid w:val="00E9269F"/>
    <w:rsid w:val="00E9280A"/>
    <w:rsid w:val="00E937AB"/>
    <w:rsid w:val="00E93B3B"/>
    <w:rsid w:val="00E97CE1"/>
    <w:rsid w:val="00EA0FAE"/>
    <w:rsid w:val="00EA1085"/>
    <w:rsid w:val="00EA3114"/>
    <w:rsid w:val="00EA4B69"/>
    <w:rsid w:val="00EA65A9"/>
    <w:rsid w:val="00EB0302"/>
    <w:rsid w:val="00EB067A"/>
    <w:rsid w:val="00EB08A6"/>
    <w:rsid w:val="00EB0A98"/>
    <w:rsid w:val="00EB4305"/>
    <w:rsid w:val="00EB51C7"/>
    <w:rsid w:val="00EB5833"/>
    <w:rsid w:val="00EB5F22"/>
    <w:rsid w:val="00EB6CE0"/>
    <w:rsid w:val="00EC14C3"/>
    <w:rsid w:val="00EC4017"/>
    <w:rsid w:val="00EC66F7"/>
    <w:rsid w:val="00EC725A"/>
    <w:rsid w:val="00ED09FC"/>
    <w:rsid w:val="00ED0FF6"/>
    <w:rsid w:val="00ED2421"/>
    <w:rsid w:val="00ED44C0"/>
    <w:rsid w:val="00ED611A"/>
    <w:rsid w:val="00ED73A6"/>
    <w:rsid w:val="00EE0976"/>
    <w:rsid w:val="00EE1F3C"/>
    <w:rsid w:val="00EE4A80"/>
    <w:rsid w:val="00EE5FC5"/>
    <w:rsid w:val="00EE6A46"/>
    <w:rsid w:val="00EE6F67"/>
    <w:rsid w:val="00EF08EA"/>
    <w:rsid w:val="00EF14BC"/>
    <w:rsid w:val="00EF398C"/>
    <w:rsid w:val="00EF4063"/>
    <w:rsid w:val="00EF7883"/>
    <w:rsid w:val="00F00D63"/>
    <w:rsid w:val="00F00E37"/>
    <w:rsid w:val="00F0189F"/>
    <w:rsid w:val="00F01FFA"/>
    <w:rsid w:val="00F02E43"/>
    <w:rsid w:val="00F05A9F"/>
    <w:rsid w:val="00F07547"/>
    <w:rsid w:val="00F122CB"/>
    <w:rsid w:val="00F13A29"/>
    <w:rsid w:val="00F15153"/>
    <w:rsid w:val="00F1700B"/>
    <w:rsid w:val="00F22AD2"/>
    <w:rsid w:val="00F24B10"/>
    <w:rsid w:val="00F31BA6"/>
    <w:rsid w:val="00F3233B"/>
    <w:rsid w:val="00F34240"/>
    <w:rsid w:val="00F368AE"/>
    <w:rsid w:val="00F36D39"/>
    <w:rsid w:val="00F42E3B"/>
    <w:rsid w:val="00F43CED"/>
    <w:rsid w:val="00F43FF0"/>
    <w:rsid w:val="00F440D2"/>
    <w:rsid w:val="00F47A7C"/>
    <w:rsid w:val="00F508B7"/>
    <w:rsid w:val="00F50F80"/>
    <w:rsid w:val="00F5208A"/>
    <w:rsid w:val="00F5351B"/>
    <w:rsid w:val="00F564FE"/>
    <w:rsid w:val="00F604C5"/>
    <w:rsid w:val="00F62207"/>
    <w:rsid w:val="00F641AB"/>
    <w:rsid w:val="00F648A0"/>
    <w:rsid w:val="00F64F25"/>
    <w:rsid w:val="00F66067"/>
    <w:rsid w:val="00F66736"/>
    <w:rsid w:val="00F66D78"/>
    <w:rsid w:val="00F670DA"/>
    <w:rsid w:val="00F71B3C"/>
    <w:rsid w:val="00F71E00"/>
    <w:rsid w:val="00F76307"/>
    <w:rsid w:val="00F76901"/>
    <w:rsid w:val="00F779BA"/>
    <w:rsid w:val="00F77D82"/>
    <w:rsid w:val="00F81760"/>
    <w:rsid w:val="00F86E5E"/>
    <w:rsid w:val="00F87034"/>
    <w:rsid w:val="00F8772A"/>
    <w:rsid w:val="00F91EE1"/>
    <w:rsid w:val="00F93A47"/>
    <w:rsid w:val="00F95BB8"/>
    <w:rsid w:val="00F95F69"/>
    <w:rsid w:val="00FA02A3"/>
    <w:rsid w:val="00FA0FCE"/>
    <w:rsid w:val="00FA2409"/>
    <w:rsid w:val="00FA269C"/>
    <w:rsid w:val="00FA51B9"/>
    <w:rsid w:val="00FA6E81"/>
    <w:rsid w:val="00FA7084"/>
    <w:rsid w:val="00FA7DEF"/>
    <w:rsid w:val="00FB0D24"/>
    <w:rsid w:val="00FB5B6F"/>
    <w:rsid w:val="00FB6ECC"/>
    <w:rsid w:val="00FC1157"/>
    <w:rsid w:val="00FC3236"/>
    <w:rsid w:val="00FC3D05"/>
    <w:rsid w:val="00FC5B0F"/>
    <w:rsid w:val="00FC6FBA"/>
    <w:rsid w:val="00FC7A2F"/>
    <w:rsid w:val="00FD0DE9"/>
    <w:rsid w:val="00FD1941"/>
    <w:rsid w:val="00FD1D9B"/>
    <w:rsid w:val="00FD2CBF"/>
    <w:rsid w:val="00FD31AC"/>
    <w:rsid w:val="00FE003D"/>
    <w:rsid w:val="00FE18AF"/>
    <w:rsid w:val="00FE27E5"/>
    <w:rsid w:val="00FE2E2F"/>
    <w:rsid w:val="00FE5214"/>
    <w:rsid w:val="00FE567D"/>
    <w:rsid w:val="00FE7572"/>
    <w:rsid w:val="00FF013E"/>
    <w:rsid w:val="00FF1B29"/>
    <w:rsid w:val="00FF29EB"/>
    <w:rsid w:val="00FF2CA9"/>
    <w:rsid w:val="0125366D"/>
    <w:rsid w:val="01343C87"/>
    <w:rsid w:val="014C132E"/>
    <w:rsid w:val="015C4E4C"/>
    <w:rsid w:val="01933CA1"/>
    <w:rsid w:val="01B14C06"/>
    <w:rsid w:val="01C35AF5"/>
    <w:rsid w:val="01C66A79"/>
    <w:rsid w:val="01CD6404"/>
    <w:rsid w:val="01D63491"/>
    <w:rsid w:val="01FB23CB"/>
    <w:rsid w:val="025F20F0"/>
    <w:rsid w:val="026F018C"/>
    <w:rsid w:val="0282283C"/>
    <w:rsid w:val="02890D36"/>
    <w:rsid w:val="03051984"/>
    <w:rsid w:val="036D7252"/>
    <w:rsid w:val="038012CE"/>
    <w:rsid w:val="03990B73"/>
    <w:rsid w:val="042B1767"/>
    <w:rsid w:val="042D13E6"/>
    <w:rsid w:val="043851F9"/>
    <w:rsid w:val="04452310"/>
    <w:rsid w:val="044D4E66"/>
    <w:rsid w:val="04510321"/>
    <w:rsid w:val="04AD51B8"/>
    <w:rsid w:val="04F419D9"/>
    <w:rsid w:val="04FC07BA"/>
    <w:rsid w:val="052B1309"/>
    <w:rsid w:val="055E32F7"/>
    <w:rsid w:val="05603D62"/>
    <w:rsid w:val="056B15F0"/>
    <w:rsid w:val="05906AAF"/>
    <w:rsid w:val="05C9468B"/>
    <w:rsid w:val="05C950B7"/>
    <w:rsid w:val="05E929C1"/>
    <w:rsid w:val="05E9713E"/>
    <w:rsid w:val="060B0977"/>
    <w:rsid w:val="06110302"/>
    <w:rsid w:val="06233AA0"/>
    <w:rsid w:val="064E48E4"/>
    <w:rsid w:val="06565574"/>
    <w:rsid w:val="066E73CC"/>
    <w:rsid w:val="070369FF"/>
    <w:rsid w:val="07824CE1"/>
    <w:rsid w:val="07986E84"/>
    <w:rsid w:val="079E2BEF"/>
    <w:rsid w:val="07C97654"/>
    <w:rsid w:val="07D46B6A"/>
    <w:rsid w:val="07E301FD"/>
    <w:rsid w:val="08331281"/>
    <w:rsid w:val="086F3665"/>
    <w:rsid w:val="0891161B"/>
    <w:rsid w:val="089A7D2C"/>
    <w:rsid w:val="089B218C"/>
    <w:rsid w:val="08A92545"/>
    <w:rsid w:val="08AB5A48"/>
    <w:rsid w:val="08AD56C8"/>
    <w:rsid w:val="08EE77B6"/>
    <w:rsid w:val="08FE7A50"/>
    <w:rsid w:val="090F1EE9"/>
    <w:rsid w:val="091031EE"/>
    <w:rsid w:val="093E253C"/>
    <w:rsid w:val="094E0AD4"/>
    <w:rsid w:val="09551BEB"/>
    <w:rsid w:val="096628F8"/>
    <w:rsid w:val="09992C2F"/>
    <w:rsid w:val="09FA0BED"/>
    <w:rsid w:val="0A0A3406"/>
    <w:rsid w:val="0A4444E4"/>
    <w:rsid w:val="0A665D1E"/>
    <w:rsid w:val="0A8119D2"/>
    <w:rsid w:val="0A9E16FB"/>
    <w:rsid w:val="0AA51086"/>
    <w:rsid w:val="0AA74589"/>
    <w:rsid w:val="0AA84209"/>
    <w:rsid w:val="0AB97D26"/>
    <w:rsid w:val="0AC43C12"/>
    <w:rsid w:val="0AFC3C93"/>
    <w:rsid w:val="0B002699"/>
    <w:rsid w:val="0B067E26"/>
    <w:rsid w:val="0B163F20"/>
    <w:rsid w:val="0B2B77D7"/>
    <w:rsid w:val="0B4A7615"/>
    <w:rsid w:val="0B4B7295"/>
    <w:rsid w:val="0B661144"/>
    <w:rsid w:val="0B6A7B4A"/>
    <w:rsid w:val="0B904506"/>
    <w:rsid w:val="0B9D0776"/>
    <w:rsid w:val="0BD26275"/>
    <w:rsid w:val="0C1B7856"/>
    <w:rsid w:val="0C4D013D"/>
    <w:rsid w:val="0C510578"/>
    <w:rsid w:val="0C840297"/>
    <w:rsid w:val="0CA35F2E"/>
    <w:rsid w:val="0CFB6FDC"/>
    <w:rsid w:val="0D166265"/>
    <w:rsid w:val="0D7F17B3"/>
    <w:rsid w:val="0D8B55C6"/>
    <w:rsid w:val="0D8B77C4"/>
    <w:rsid w:val="0DB40989"/>
    <w:rsid w:val="0DBC72A9"/>
    <w:rsid w:val="0DD359BA"/>
    <w:rsid w:val="0E4D3106"/>
    <w:rsid w:val="0E53178C"/>
    <w:rsid w:val="0E6E363A"/>
    <w:rsid w:val="0E891C66"/>
    <w:rsid w:val="0EC465C7"/>
    <w:rsid w:val="0EE51FA7"/>
    <w:rsid w:val="0EEA4289"/>
    <w:rsid w:val="0EF86346"/>
    <w:rsid w:val="0EFA0CA0"/>
    <w:rsid w:val="0EFA6AA1"/>
    <w:rsid w:val="0EFE7C23"/>
    <w:rsid w:val="0F09601D"/>
    <w:rsid w:val="0F2862EC"/>
    <w:rsid w:val="0F833182"/>
    <w:rsid w:val="0F9D3D2C"/>
    <w:rsid w:val="0FB571D5"/>
    <w:rsid w:val="0FE04666"/>
    <w:rsid w:val="0FE77623"/>
    <w:rsid w:val="0FF05D35"/>
    <w:rsid w:val="101B23FC"/>
    <w:rsid w:val="10437D3D"/>
    <w:rsid w:val="104D284B"/>
    <w:rsid w:val="10640272"/>
    <w:rsid w:val="107D0A44"/>
    <w:rsid w:val="10815624"/>
    <w:rsid w:val="108230A5"/>
    <w:rsid w:val="10B50F76"/>
    <w:rsid w:val="10E55348"/>
    <w:rsid w:val="10F63064"/>
    <w:rsid w:val="11057DFB"/>
    <w:rsid w:val="11543174"/>
    <w:rsid w:val="117A5F84"/>
    <w:rsid w:val="118925D3"/>
    <w:rsid w:val="11B67C1F"/>
    <w:rsid w:val="11BE2DE9"/>
    <w:rsid w:val="11C53A14"/>
    <w:rsid w:val="11CB5D9D"/>
    <w:rsid w:val="11DD23BF"/>
    <w:rsid w:val="122327D1"/>
    <w:rsid w:val="122946DB"/>
    <w:rsid w:val="12364FD1"/>
    <w:rsid w:val="123F730C"/>
    <w:rsid w:val="124C5B94"/>
    <w:rsid w:val="124D3615"/>
    <w:rsid w:val="1251201C"/>
    <w:rsid w:val="126976C2"/>
    <w:rsid w:val="12750F57"/>
    <w:rsid w:val="127C66E3"/>
    <w:rsid w:val="1287133B"/>
    <w:rsid w:val="12CF75E2"/>
    <w:rsid w:val="12E4700C"/>
    <w:rsid w:val="132248F2"/>
    <w:rsid w:val="133A1F99"/>
    <w:rsid w:val="135875D7"/>
    <w:rsid w:val="137974FF"/>
    <w:rsid w:val="1382549E"/>
    <w:rsid w:val="1385424E"/>
    <w:rsid w:val="13A825CD"/>
    <w:rsid w:val="13B0325D"/>
    <w:rsid w:val="13B67364"/>
    <w:rsid w:val="13D92D9C"/>
    <w:rsid w:val="13EE2D42"/>
    <w:rsid w:val="13FA6B54"/>
    <w:rsid w:val="141A4D9F"/>
    <w:rsid w:val="144A7BD8"/>
    <w:rsid w:val="147677A3"/>
    <w:rsid w:val="14787422"/>
    <w:rsid w:val="14827D32"/>
    <w:rsid w:val="149C415F"/>
    <w:rsid w:val="150712B5"/>
    <w:rsid w:val="15166027"/>
    <w:rsid w:val="15200B35"/>
    <w:rsid w:val="15576A90"/>
    <w:rsid w:val="157250BC"/>
    <w:rsid w:val="15771544"/>
    <w:rsid w:val="158A2763"/>
    <w:rsid w:val="158F246E"/>
    <w:rsid w:val="159B19FD"/>
    <w:rsid w:val="15A90E19"/>
    <w:rsid w:val="15C23F41"/>
    <w:rsid w:val="162561E4"/>
    <w:rsid w:val="164E15A7"/>
    <w:rsid w:val="165556AF"/>
    <w:rsid w:val="16764CEA"/>
    <w:rsid w:val="169C3C7F"/>
    <w:rsid w:val="169C7128"/>
    <w:rsid w:val="169D1326"/>
    <w:rsid w:val="16AB3EBF"/>
    <w:rsid w:val="16B447CE"/>
    <w:rsid w:val="16BC1081"/>
    <w:rsid w:val="16CB61A2"/>
    <w:rsid w:val="16FF3949"/>
    <w:rsid w:val="17246310"/>
    <w:rsid w:val="176410EF"/>
    <w:rsid w:val="1772540B"/>
    <w:rsid w:val="17745B06"/>
    <w:rsid w:val="17D271A5"/>
    <w:rsid w:val="17D96B2F"/>
    <w:rsid w:val="18021EF2"/>
    <w:rsid w:val="1831400C"/>
    <w:rsid w:val="18702526"/>
    <w:rsid w:val="189C686D"/>
    <w:rsid w:val="18AB3604"/>
    <w:rsid w:val="18AC4909"/>
    <w:rsid w:val="18FE652B"/>
    <w:rsid w:val="190E58A7"/>
    <w:rsid w:val="19170735"/>
    <w:rsid w:val="191A4F3D"/>
    <w:rsid w:val="19297756"/>
    <w:rsid w:val="19332518"/>
    <w:rsid w:val="19353569"/>
    <w:rsid w:val="194D3ADD"/>
    <w:rsid w:val="19682ABE"/>
    <w:rsid w:val="196B3A43"/>
    <w:rsid w:val="197020C9"/>
    <w:rsid w:val="19A07911"/>
    <w:rsid w:val="19C553D6"/>
    <w:rsid w:val="19C87CE4"/>
    <w:rsid w:val="19D133E7"/>
    <w:rsid w:val="19D4213B"/>
    <w:rsid w:val="19DB757A"/>
    <w:rsid w:val="1A221EEC"/>
    <w:rsid w:val="1A4D4035"/>
    <w:rsid w:val="1A6D6AE8"/>
    <w:rsid w:val="1A7C7103"/>
    <w:rsid w:val="1A865494"/>
    <w:rsid w:val="1A95442A"/>
    <w:rsid w:val="1AD35D17"/>
    <w:rsid w:val="1ADF676A"/>
    <w:rsid w:val="1AF225C5"/>
    <w:rsid w:val="1AF26D42"/>
    <w:rsid w:val="1B01155A"/>
    <w:rsid w:val="1B155971"/>
    <w:rsid w:val="1B3D0DC7"/>
    <w:rsid w:val="1B4A33AE"/>
    <w:rsid w:val="1B6824B1"/>
    <w:rsid w:val="1B7B1224"/>
    <w:rsid w:val="1B802AAB"/>
    <w:rsid w:val="1B8967FE"/>
    <w:rsid w:val="1B9E3FF5"/>
    <w:rsid w:val="1C393D1E"/>
    <w:rsid w:val="1C3C5A5F"/>
    <w:rsid w:val="1CC659C3"/>
    <w:rsid w:val="1CCC78CC"/>
    <w:rsid w:val="1CD63B05"/>
    <w:rsid w:val="1CFA299A"/>
    <w:rsid w:val="1D41530D"/>
    <w:rsid w:val="1D472A99"/>
    <w:rsid w:val="1D5A0435"/>
    <w:rsid w:val="1D86257E"/>
    <w:rsid w:val="1D870000"/>
    <w:rsid w:val="1DC24961"/>
    <w:rsid w:val="1DEA22A2"/>
    <w:rsid w:val="1E143FCC"/>
    <w:rsid w:val="1E192DF2"/>
    <w:rsid w:val="1E464BBA"/>
    <w:rsid w:val="1E620C67"/>
    <w:rsid w:val="1E9B6843"/>
    <w:rsid w:val="1E9E304B"/>
    <w:rsid w:val="1EAE131F"/>
    <w:rsid w:val="1ED81F2B"/>
    <w:rsid w:val="1EFF6567"/>
    <w:rsid w:val="1F142C89"/>
    <w:rsid w:val="1F1C4129"/>
    <w:rsid w:val="1F1E6E1C"/>
    <w:rsid w:val="1F214FA5"/>
    <w:rsid w:val="1F774B72"/>
    <w:rsid w:val="1F805BBC"/>
    <w:rsid w:val="1F921359"/>
    <w:rsid w:val="1FB94A9C"/>
    <w:rsid w:val="2000198D"/>
    <w:rsid w:val="202B3AD6"/>
    <w:rsid w:val="20392DEC"/>
    <w:rsid w:val="204A5285"/>
    <w:rsid w:val="206E5844"/>
    <w:rsid w:val="20916CFE"/>
    <w:rsid w:val="20920EFC"/>
    <w:rsid w:val="20AA6F98"/>
    <w:rsid w:val="20CB5604"/>
    <w:rsid w:val="212725D3"/>
    <w:rsid w:val="21461CA4"/>
    <w:rsid w:val="217911FA"/>
    <w:rsid w:val="21805301"/>
    <w:rsid w:val="21B45B5C"/>
    <w:rsid w:val="21CA7CFF"/>
    <w:rsid w:val="21E32E28"/>
    <w:rsid w:val="222C0C9D"/>
    <w:rsid w:val="224772C9"/>
    <w:rsid w:val="225464D8"/>
    <w:rsid w:val="227C7B23"/>
    <w:rsid w:val="229D2256"/>
    <w:rsid w:val="22BE600E"/>
    <w:rsid w:val="230279FC"/>
    <w:rsid w:val="23054204"/>
    <w:rsid w:val="232006F0"/>
    <w:rsid w:val="23241235"/>
    <w:rsid w:val="23256CB7"/>
    <w:rsid w:val="2348514E"/>
    <w:rsid w:val="23567486"/>
    <w:rsid w:val="2359040B"/>
    <w:rsid w:val="23682C23"/>
    <w:rsid w:val="236C162A"/>
    <w:rsid w:val="236D292E"/>
    <w:rsid w:val="237C76C6"/>
    <w:rsid w:val="239E30FD"/>
    <w:rsid w:val="23AD39A9"/>
    <w:rsid w:val="23BF3B94"/>
    <w:rsid w:val="23D92050"/>
    <w:rsid w:val="23DA1C5E"/>
    <w:rsid w:val="23F35BD7"/>
    <w:rsid w:val="240B253D"/>
    <w:rsid w:val="242D74E9"/>
    <w:rsid w:val="24304BEB"/>
    <w:rsid w:val="243954FA"/>
    <w:rsid w:val="24423C0B"/>
    <w:rsid w:val="244A5795"/>
    <w:rsid w:val="248C2D86"/>
    <w:rsid w:val="248E6BB9"/>
    <w:rsid w:val="24A06E95"/>
    <w:rsid w:val="24E228D1"/>
    <w:rsid w:val="24F15604"/>
    <w:rsid w:val="24FB212D"/>
    <w:rsid w:val="250B5853"/>
    <w:rsid w:val="253C4222"/>
    <w:rsid w:val="255B46D8"/>
    <w:rsid w:val="25637566"/>
    <w:rsid w:val="25CC3712"/>
    <w:rsid w:val="25EB0744"/>
    <w:rsid w:val="26136085"/>
    <w:rsid w:val="261F1E98"/>
    <w:rsid w:val="26274D25"/>
    <w:rsid w:val="265213ED"/>
    <w:rsid w:val="26731922"/>
    <w:rsid w:val="26D406C1"/>
    <w:rsid w:val="27077C17"/>
    <w:rsid w:val="273B4BEE"/>
    <w:rsid w:val="274A6102"/>
    <w:rsid w:val="27CD66DB"/>
    <w:rsid w:val="27CE635B"/>
    <w:rsid w:val="27D43E21"/>
    <w:rsid w:val="27D946EC"/>
    <w:rsid w:val="27E1537C"/>
    <w:rsid w:val="28017E2F"/>
    <w:rsid w:val="28377363"/>
    <w:rsid w:val="2857083D"/>
    <w:rsid w:val="285D2747"/>
    <w:rsid w:val="28606BFB"/>
    <w:rsid w:val="286C41B3"/>
    <w:rsid w:val="289E0FB2"/>
    <w:rsid w:val="28E33CA5"/>
    <w:rsid w:val="28E967B3"/>
    <w:rsid w:val="28FF44CE"/>
    <w:rsid w:val="2903193C"/>
    <w:rsid w:val="29105A6E"/>
    <w:rsid w:val="2937372F"/>
    <w:rsid w:val="294065BD"/>
    <w:rsid w:val="2941403E"/>
    <w:rsid w:val="295B7611"/>
    <w:rsid w:val="295E35EE"/>
    <w:rsid w:val="29714AF7"/>
    <w:rsid w:val="29997F50"/>
    <w:rsid w:val="29A1535C"/>
    <w:rsid w:val="29B1237D"/>
    <w:rsid w:val="2A0B6F8A"/>
    <w:rsid w:val="2A120B13"/>
    <w:rsid w:val="2A1B39A1"/>
    <w:rsid w:val="2A2036AC"/>
    <w:rsid w:val="2A2158AB"/>
    <w:rsid w:val="2A234631"/>
    <w:rsid w:val="2A4B1F72"/>
    <w:rsid w:val="2A5C57A7"/>
    <w:rsid w:val="2A673E21"/>
    <w:rsid w:val="2A691522"/>
    <w:rsid w:val="2A6A6FA4"/>
    <w:rsid w:val="2A6D4728"/>
    <w:rsid w:val="2A783D3B"/>
    <w:rsid w:val="2A947DE8"/>
    <w:rsid w:val="2AA30402"/>
    <w:rsid w:val="2AAC548F"/>
    <w:rsid w:val="2AB22C1B"/>
    <w:rsid w:val="2AB916AA"/>
    <w:rsid w:val="2B3C72FC"/>
    <w:rsid w:val="2B524D23"/>
    <w:rsid w:val="2B66244D"/>
    <w:rsid w:val="2B6D7ACB"/>
    <w:rsid w:val="2B7703DB"/>
    <w:rsid w:val="2B9A264F"/>
    <w:rsid w:val="2BB74E3E"/>
    <w:rsid w:val="2BB824C9"/>
    <w:rsid w:val="2BBE1E54"/>
    <w:rsid w:val="2BBF3D96"/>
    <w:rsid w:val="2BC901E5"/>
    <w:rsid w:val="2BF15B26"/>
    <w:rsid w:val="2C056CA8"/>
    <w:rsid w:val="2C4B5EA5"/>
    <w:rsid w:val="2C6D2EF1"/>
    <w:rsid w:val="2C9021AC"/>
    <w:rsid w:val="2CD803A2"/>
    <w:rsid w:val="2CFE004B"/>
    <w:rsid w:val="2D05216B"/>
    <w:rsid w:val="2D1676BD"/>
    <w:rsid w:val="2D300A31"/>
    <w:rsid w:val="2D660F0B"/>
    <w:rsid w:val="2D8C63A3"/>
    <w:rsid w:val="2DA6045E"/>
    <w:rsid w:val="2DC434A2"/>
    <w:rsid w:val="2DC81EA9"/>
    <w:rsid w:val="2DD83FB3"/>
    <w:rsid w:val="2E090714"/>
    <w:rsid w:val="2E2D764F"/>
    <w:rsid w:val="2E824B5A"/>
    <w:rsid w:val="2E906A7F"/>
    <w:rsid w:val="2EC543D8"/>
    <w:rsid w:val="2ED410E1"/>
    <w:rsid w:val="2EDA6E9C"/>
    <w:rsid w:val="2EF8259B"/>
    <w:rsid w:val="2F2D14C0"/>
    <w:rsid w:val="2F6625F7"/>
    <w:rsid w:val="2F92601C"/>
    <w:rsid w:val="2FB60385"/>
    <w:rsid w:val="2FD64187"/>
    <w:rsid w:val="2FD9098F"/>
    <w:rsid w:val="2FFA0EC4"/>
    <w:rsid w:val="300E33E8"/>
    <w:rsid w:val="304170BA"/>
    <w:rsid w:val="30684772"/>
    <w:rsid w:val="30D540AA"/>
    <w:rsid w:val="314630E4"/>
    <w:rsid w:val="315423FA"/>
    <w:rsid w:val="315B61CA"/>
    <w:rsid w:val="31964168"/>
    <w:rsid w:val="31994BEB"/>
    <w:rsid w:val="31B53264"/>
    <w:rsid w:val="31F151F6"/>
    <w:rsid w:val="3250281F"/>
    <w:rsid w:val="32590DFE"/>
    <w:rsid w:val="326571C3"/>
    <w:rsid w:val="32992A91"/>
    <w:rsid w:val="329E1117"/>
    <w:rsid w:val="32A07E9E"/>
    <w:rsid w:val="333E321F"/>
    <w:rsid w:val="337051B6"/>
    <w:rsid w:val="337A5602"/>
    <w:rsid w:val="341F3B92"/>
    <w:rsid w:val="34727D99"/>
    <w:rsid w:val="347E742F"/>
    <w:rsid w:val="348E10B1"/>
    <w:rsid w:val="349D0BDD"/>
    <w:rsid w:val="34E8105C"/>
    <w:rsid w:val="34FE3D74"/>
    <w:rsid w:val="35041886"/>
    <w:rsid w:val="35083B0F"/>
    <w:rsid w:val="351A72AD"/>
    <w:rsid w:val="351E1B01"/>
    <w:rsid w:val="35717CBC"/>
    <w:rsid w:val="35771BC5"/>
    <w:rsid w:val="35AE1D1F"/>
    <w:rsid w:val="35B900B0"/>
    <w:rsid w:val="360601AF"/>
    <w:rsid w:val="360A2438"/>
    <w:rsid w:val="360F68C0"/>
    <w:rsid w:val="36293BE7"/>
    <w:rsid w:val="364A2958"/>
    <w:rsid w:val="364E2D1B"/>
    <w:rsid w:val="36643DCC"/>
    <w:rsid w:val="367F45F6"/>
    <w:rsid w:val="36B77FD3"/>
    <w:rsid w:val="36BC445A"/>
    <w:rsid w:val="36C02E61"/>
    <w:rsid w:val="36C450EA"/>
    <w:rsid w:val="36C572E8"/>
    <w:rsid w:val="36D14E27"/>
    <w:rsid w:val="37366323"/>
    <w:rsid w:val="37504CCE"/>
    <w:rsid w:val="37604FA0"/>
    <w:rsid w:val="376C67FD"/>
    <w:rsid w:val="3776710C"/>
    <w:rsid w:val="37822F1F"/>
    <w:rsid w:val="378F33EC"/>
    <w:rsid w:val="37904DBC"/>
    <w:rsid w:val="37CD4298"/>
    <w:rsid w:val="37F244D7"/>
    <w:rsid w:val="37FC5D56"/>
    <w:rsid w:val="383C7DCF"/>
    <w:rsid w:val="385E4E8B"/>
    <w:rsid w:val="387C3E53"/>
    <w:rsid w:val="387C443B"/>
    <w:rsid w:val="38B36B14"/>
    <w:rsid w:val="38C90610"/>
    <w:rsid w:val="38D23B45"/>
    <w:rsid w:val="38E1635E"/>
    <w:rsid w:val="39217148"/>
    <w:rsid w:val="39471586"/>
    <w:rsid w:val="39A12F19"/>
    <w:rsid w:val="39A90325"/>
    <w:rsid w:val="39BA27EC"/>
    <w:rsid w:val="39C51E54"/>
    <w:rsid w:val="39C9665C"/>
    <w:rsid w:val="39CA62DC"/>
    <w:rsid w:val="39FD1D3E"/>
    <w:rsid w:val="3A0C5813"/>
    <w:rsid w:val="3A181C5E"/>
    <w:rsid w:val="3A775E1A"/>
    <w:rsid w:val="3A7C3B81"/>
    <w:rsid w:val="3A883217"/>
    <w:rsid w:val="3A954AAB"/>
    <w:rsid w:val="3AA85CCA"/>
    <w:rsid w:val="3ADA779E"/>
    <w:rsid w:val="3AFB1ED1"/>
    <w:rsid w:val="3B0935C3"/>
    <w:rsid w:val="3B1A4D04"/>
    <w:rsid w:val="3B27789D"/>
    <w:rsid w:val="3B3C3FBF"/>
    <w:rsid w:val="3B4C09D6"/>
    <w:rsid w:val="3B6B3809"/>
    <w:rsid w:val="3BCA70A6"/>
    <w:rsid w:val="3BD34132"/>
    <w:rsid w:val="3BDD426E"/>
    <w:rsid w:val="3C237042"/>
    <w:rsid w:val="3C26613B"/>
    <w:rsid w:val="3C2E6DCB"/>
    <w:rsid w:val="3C3663D5"/>
    <w:rsid w:val="3C7030B7"/>
    <w:rsid w:val="3C8464D4"/>
    <w:rsid w:val="3C8C1F1C"/>
    <w:rsid w:val="3C9035EC"/>
    <w:rsid w:val="3C9A0678"/>
    <w:rsid w:val="3CB13B21"/>
    <w:rsid w:val="3CDC01E8"/>
    <w:rsid w:val="3CDE36EB"/>
    <w:rsid w:val="3CF84295"/>
    <w:rsid w:val="3CFB2C9B"/>
    <w:rsid w:val="3D22095C"/>
    <w:rsid w:val="3D262438"/>
    <w:rsid w:val="3D65276D"/>
    <w:rsid w:val="3D98059B"/>
    <w:rsid w:val="3D9E6DE1"/>
    <w:rsid w:val="3DB21145"/>
    <w:rsid w:val="3DC34C62"/>
    <w:rsid w:val="3DEB25A4"/>
    <w:rsid w:val="3DF022AF"/>
    <w:rsid w:val="3DF918B9"/>
    <w:rsid w:val="3E0334CE"/>
    <w:rsid w:val="3E1C65F6"/>
    <w:rsid w:val="3E2326FD"/>
    <w:rsid w:val="3E3C10A9"/>
    <w:rsid w:val="3E5541D1"/>
    <w:rsid w:val="3E585156"/>
    <w:rsid w:val="3E692E67"/>
    <w:rsid w:val="3E725D00"/>
    <w:rsid w:val="3E741203"/>
    <w:rsid w:val="3E900B33"/>
    <w:rsid w:val="3E924036"/>
    <w:rsid w:val="3EB93EF6"/>
    <w:rsid w:val="3F275F2C"/>
    <w:rsid w:val="3F92745C"/>
    <w:rsid w:val="3FC41FBB"/>
    <w:rsid w:val="3FF24EF7"/>
    <w:rsid w:val="403F4FF6"/>
    <w:rsid w:val="405A3622"/>
    <w:rsid w:val="40616830"/>
    <w:rsid w:val="408D50F6"/>
    <w:rsid w:val="40973487"/>
    <w:rsid w:val="40BD7E43"/>
    <w:rsid w:val="40D82725"/>
    <w:rsid w:val="40EA548F"/>
    <w:rsid w:val="410732AE"/>
    <w:rsid w:val="413C1A14"/>
    <w:rsid w:val="41520337"/>
    <w:rsid w:val="415E1BCB"/>
    <w:rsid w:val="41640397"/>
    <w:rsid w:val="41765073"/>
    <w:rsid w:val="41973029"/>
    <w:rsid w:val="41BA6A61"/>
    <w:rsid w:val="42165DE4"/>
    <w:rsid w:val="42744F96"/>
    <w:rsid w:val="428C42F8"/>
    <w:rsid w:val="42C02EB8"/>
    <w:rsid w:val="42C34D15"/>
    <w:rsid w:val="432205B2"/>
    <w:rsid w:val="43367252"/>
    <w:rsid w:val="43552086"/>
    <w:rsid w:val="43962E9C"/>
    <w:rsid w:val="43D96AA7"/>
    <w:rsid w:val="440442B1"/>
    <w:rsid w:val="4407632C"/>
    <w:rsid w:val="440A2AAE"/>
    <w:rsid w:val="440F4D37"/>
    <w:rsid w:val="44266B5B"/>
    <w:rsid w:val="4435013F"/>
    <w:rsid w:val="44515E5E"/>
    <w:rsid w:val="44531FA9"/>
    <w:rsid w:val="447C1AE8"/>
    <w:rsid w:val="44DB5385"/>
    <w:rsid w:val="45310312"/>
    <w:rsid w:val="457345FE"/>
    <w:rsid w:val="457553FE"/>
    <w:rsid w:val="4579257A"/>
    <w:rsid w:val="459F0946"/>
    <w:rsid w:val="45A40651"/>
    <w:rsid w:val="45BC2474"/>
    <w:rsid w:val="45C046FE"/>
    <w:rsid w:val="45E745BD"/>
    <w:rsid w:val="46117980"/>
    <w:rsid w:val="46184D8C"/>
    <w:rsid w:val="46220F1F"/>
    <w:rsid w:val="462753A7"/>
    <w:rsid w:val="462E174A"/>
    <w:rsid w:val="462E4906"/>
    <w:rsid w:val="46390B44"/>
    <w:rsid w:val="465700F4"/>
    <w:rsid w:val="466C2618"/>
    <w:rsid w:val="467A3B2C"/>
    <w:rsid w:val="46C35225"/>
    <w:rsid w:val="46C77DD7"/>
    <w:rsid w:val="46F25D74"/>
    <w:rsid w:val="46FC37FA"/>
    <w:rsid w:val="4722459A"/>
    <w:rsid w:val="4730365B"/>
    <w:rsid w:val="47382C65"/>
    <w:rsid w:val="473A07C7"/>
    <w:rsid w:val="474E4E09"/>
    <w:rsid w:val="476837B5"/>
    <w:rsid w:val="47783A4F"/>
    <w:rsid w:val="478D2CB4"/>
    <w:rsid w:val="47BD0CC0"/>
    <w:rsid w:val="47DB5CF2"/>
    <w:rsid w:val="480004B0"/>
    <w:rsid w:val="48043633"/>
    <w:rsid w:val="48151210"/>
    <w:rsid w:val="48226466"/>
    <w:rsid w:val="482B34F2"/>
    <w:rsid w:val="483A3B0D"/>
    <w:rsid w:val="484C7CAB"/>
    <w:rsid w:val="488C5052"/>
    <w:rsid w:val="48981928"/>
    <w:rsid w:val="48B02852"/>
    <w:rsid w:val="48BF75E9"/>
    <w:rsid w:val="48CA7133"/>
    <w:rsid w:val="48F30D3D"/>
    <w:rsid w:val="490B241B"/>
    <w:rsid w:val="4911281B"/>
    <w:rsid w:val="491A0BFD"/>
    <w:rsid w:val="49202B06"/>
    <w:rsid w:val="492F1BC7"/>
    <w:rsid w:val="49537410"/>
    <w:rsid w:val="496322F6"/>
    <w:rsid w:val="49C37D91"/>
    <w:rsid w:val="49C51095"/>
    <w:rsid w:val="49CC38CD"/>
    <w:rsid w:val="49EC5AFF"/>
    <w:rsid w:val="49F41BE5"/>
    <w:rsid w:val="49FE5ADB"/>
    <w:rsid w:val="4A013479"/>
    <w:rsid w:val="4A03697C"/>
    <w:rsid w:val="4A144698"/>
    <w:rsid w:val="4A163170"/>
    <w:rsid w:val="4A187AA1"/>
    <w:rsid w:val="4A1B2693"/>
    <w:rsid w:val="4A4B6D70"/>
    <w:rsid w:val="4A5E2406"/>
    <w:rsid w:val="4A7A78BF"/>
    <w:rsid w:val="4A7E04C4"/>
    <w:rsid w:val="4A7F3D47"/>
    <w:rsid w:val="4A955EEB"/>
    <w:rsid w:val="4AAC5B10"/>
    <w:rsid w:val="4AC96C88"/>
    <w:rsid w:val="4AD9315C"/>
    <w:rsid w:val="4B123099"/>
    <w:rsid w:val="4B3E2640"/>
    <w:rsid w:val="4B851076"/>
    <w:rsid w:val="4B8F7407"/>
    <w:rsid w:val="4BBA024C"/>
    <w:rsid w:val="4BC04353"/>
    <w:rsid w:val="4BE64593"/>
    <w:rsid w:val="4BEB0A1B"/>
    <w:rsid w:val="4BF6482D"/>
    <w:rsid w:val="4BF76E7B"/>
    <w:rsid w:val="4C095A4C"/>
    <w:rsid w:val="4C39659B"/>
    <w:rsid w:val="4C5600CA"/>
    <w:rsid w:val="4C7649AB"/>
    <w:rsid w:val="4C850C19"/>
    <w:rsid w:val="4C9124AD"/>
    <w:rsid w:val="4CC12FFC"/>
    <w:rsid w:val="4CD751A0"/>
    <w:rsid w:val="4CDC3C81"/>
    <w:rsid w:val="4CE0002E"/>
    <w:rsid w:val="4CE36A34"/>
    <w:rsid w:val="4CEB05BD"/>
    <w:rsid w:val="4D1F0E18"/>
    <w:rsid w:val="4D2D012D"/>
    <w:rsid w:val="4D402CA6"/>
    <w:rsid w:val="4D44414D"/>
    <w:rsid w:val="4D935553"/>
    <w:rsid w:val="4D9D5E63"/>
    <w:rsid w:val="4DA25B6E"/>
    <w:rsid w:val="4E1D1C34"/>
    <w:rsid w:val="4E4E5C86"/>
    <w:rsid w:val="4E586596"/>
    <w:rsid w:val="4E6942B2"/>
    <w:rsid w:val="4E8A006A"/>
    <w:rsid w:val="4E9D1D67"/>
    <w:rsid w:val="4EA9509B"/>
    <w:rsid w:val="4EDA586A"/>
    <w:rsid w:val="4EEC6E09"/>
    <w:rsid w:val="4EF00B9F"/>
    <w:rsid w:val="4EF22F11"/>
    <w:rsid w:val="4EFA46BE"/>
    <w:rsid w:val="4F1F055D"/>
    <w:rsid w:val="4F234D65"/>
    <w:rsid w:val="4F354C7F"/>
    <w:rsid w:val="4F355BCF"/>
    <w:rsid w:val="4F43529A"/>
    <w:rsid w:val="4F4B26A6"/>
    <w:rsid w:val="4F4F32AA"/>
    <w:rsid w:val="4F642884"/>
    <w:rsid w:val="4F99079D"/>
    <w:rsid w:val="4FA252B3"/>
    <w:rsid w:val="4FE373A1"/>
    <w:rsid w:val="4FEC69AC"/>
    <w:rsid w:val="4FEF3C2A"/>
    <w:rsid w:val="4FF26337"/>
    <w:rsid w:val="4FF62B3F"/>
    <w:rsid w:val="501A73E7"/>
    <w:rsid w:val="50365B27"/>
    <w:rsid w:val="50583ADD"/>
    <w:rsid w:val="505D59E6"/>
    <w:rsid w:val="506143EC"/>
    <w:rsid w:val="508323A3"/>
    <w:rsid w:val="508F3C37"/>
    <w:rsid w:val="509129BD"/>
    <w:rsid w:val="509C1BAA"/>
    <w:rsid w:val="50AC0E03"/>
    <w:rsid w:val="50B15470"/>
    <w:rsid w:val="50B618F8"/>
    <w:rsid w:val="50BD1283"/>
    <w:rsid w:val="50BF0009"/>
    <w:rsid w:val="50F93666"/>
    <w:rsid w:val="512D283B"/>
    <w:rsid w:val="516F6B28"/>
    <w:rsid w:val="51B3212C"/>
    <w:rsid w:val="51DA69EF"/>
    <w:rsid w:val="52341F69"/>
    <w:rsid w:val="523D047A"/>
    <w:rsid w:val="5245110A"/>
    <w:rsid w:val="52466B8B"/>
    <w:rsid w:val="52597DAA"/>
    <w:rsid w:val="526770C0"/>
    <w:rsid w:val="52A64626"/>
    <w:rsid w:val="52EA6014"/>
    <w:rsid w:val="53106254"/>
    <w:rsid w:val="533E38A0"/>
    <w:rsid w:val="53867518"/>
    <w:rsid w:val="538D60F1"/>
    <w:rsid w:val="53A9467A"/>
    <w:rsid w:val="53AB0A7A"/>
    <w:rsid w:val="53B15F47"/>
    <w:rsid w:val="53D17DBD"/>
    <w:rsid w:val="53D43F85"/>
    <w:rsid w:val="53D7279A"/>
    <w:rsid w:val="54244A97"/>
    <w:rsid w:val="543F0EC5"/>
    <w:rsid w:val="54687B0A"/>
    <w:rsid w:val="546F6837"/>
    <w:rsid w:val="547E7F44"/>
    <w:rsid w:val="547F114C"/>
    <w:rsid w:val="54CB652A"/>
    <w:rsid w:val="54D75BC0"/>
    <w:rsid w:val="54D95840"/>
    <w:rsid w:val="54E106CE"/>
    <w:rsid w:val="54F26714"/>
    <w:rsid w:val="550B7314"/>
    <w:rsid w:val="55110DB9"/>
    <w:rsid w:val="551D6334"/>
    <w:rsid w:val="55245CBF"/>
    <w:rsid w:val="553B58E4"/>
    <w:rsid w:val="5556068C"/>
    <w:rsid w:val="55594E94"/>
    <w:rsid w:val="5562211F"/>
    <w:rsid w:val="55627D22"/>
    <w:rsid w:val="556357A4"/>
    <w:rsid w:val="55853555"/>
    <w:rsid w:val="55995C7E"/>
    <w:rsid w:val="55A95F18"/>
    <w:rsid w:val="55CE28D5"/>
    <w:rsid w:val="560F1140"/>
    <w:rsid w:val="562B25C0"/>
    <w:rsid w:val="565B7F3A"/>
    <w:rsid w:val="567E3972"/>
    <w:rsid w:val="56A41633"/>
    <w:rsid w:val="56BF7C5F"/>
    <w:rsid w:val="56EB1DA8"/>
    <w:rsid w:val="570064CA"/>
    <w:rsid w:val="570A485B"/>
    <w:rsid w:val="572D7A00"/>
    <w:rsid w:val="573669A4"/>
    <w:rsid w:val="57435CBA"/>
    <w:rsid w:val="574A1DC1"/>
    <w:rsid w:val="576158FB"/>
    <w:rsid w:val="57722F85"/>
    <w:rsid w:val="578C1931"/>
    <w:rsid w:val="57AE1AE6"/>
    <w:rsid w:val="57D83FAF"/>
    <w:rsid w:val="57E41FC0"/>
    <w:rsid w:val="58262DCD"/>
    <w:rsid w:val="58A04E91"/>
    <w:rsid w:val="58A57E7F"/>
    <w:rsid w:val="58AA6505"/>
    <w:rsid w:val="58AC1A08"/>
    <w:rsid w:val="591F6937"/>
    <w:rsid w:val="592D1F39"/>
    <w:rsid w:val="5955311B"/>
    <w:rsid w:val="59882670"/>
    <w:rsid w:val="59D86F77"/>
    <w:rsid w:val="5A0667C2"/>
    <w:rsid w:val="5A1E2538"/>
    <w:rsid w:val="5A6E1669"/>
    <w:rsid w:val="5A7B2EFD"/>
    <w:rsid w:val="5A9E21B8"/>
    <w:rsid w:val="5AAF3758"/>
    <w:rsid w:val="5AD43C8A"/>
    <w:rsid w:val="5B081868"/>
    <w:rsid w:val="5B28211D"/>
    <w:rsid w:val="5B325E63"/>
    <w:rsid w:val="5B363630"/>
    <w:rsid w:val="5B6231FB"/>
    <w:rsid w:val="5B767BC7"/>
    <w:rsid w:val="5B780C22"/>
    <w:rsid w:val="5B81698B"/>
    <w:rsid w:val="5B821F17"/>
    <w:rsid w:val="5BB47F86"/>
    <w:rsid w:val="5BC47A1C"/>
    <w:rsid w:val="5BD347B4"/>
    <w:rsid w:val="5BD70733"/>
    <w:rsid w:val="5BE96957"/>
    <w:rsid w:val="5BF949F3"/>
    <w:rsid w:val="5C0F0664"/>
    <w:rsid w:val="5C2147C7"/>
    <w:rsid w:val="5C626B59"/>
    <w:rsid w:val="5C7907C5"/>
    <w:rsid w:val="5C8567D6"/>
    <w:rsid w:val="5C997FF6"/>
    <w:rsid w:val="5CB06720"/>
    <w:rsid w:val="5CEC2D02"/>
    <w:rsid w:val="5CF72DBD"/>
    <w:rsid w:val="5D122F42"/>
    <w:rsid w:val="5D1928CC"/>
    <w:rsid w:val="5D194ACB"/>
    <w:rsid w:val="5D2378DB"/>
    <w:rsid w:val="5D2E6FEF"/>
    <w:rsid w:val="5D766C50"/>
    <w:rsid w:val="5D8131F5"/>
    <w:rsid w:val="5D957C98"/>
    <w:rsid w:val="5D9E05A7"/>
    <w:rsid w:val="5DA424B0"/>
    <w:rsid w:val="5DAA4B4D"/>
    <w:rsid w:val="5DAF0841"/>
    <w:rsid w:val="5DD83C04"/>
    <w:rsid w:val="5E325597"/>
    <w:rsid w:val="5EA7685B"/>
    <w:rsid w:val="5EBB3B43"/>
    <w:rsid w:val="5EBD2F7D"/>
    <w:rsid w:val="5EDB741F"/>
    <w:rsid w:val="5EE11EB8"/>
    <w:rsid w:val="5F14140D"/>
    <w:rsid w:val="5F2B63A5"/>
    <w:rsid w:val="5F3B5A4A"/>
    <w:rsid w:val="5F4C5CE4"/>
    <w:rsid w:val="5F4D6FE9"/>
    <w:rsid w:val="5F9F3570"/>
    <w:rsid w:val="5FAB1581"/>
    <w:rsid w:val="5FAC2886"/>
    <w:rsid w:val="5FE63799"/>
    <w:rsid w:val="5FFA3418"/>
    <w:rsid w:val="5FFC2665"/>
    <w:rsid w:val="600F70A7"/>
    <w:rsid w:val="60104B28"/>
    <w:rsid w:val="6030361F"/>
    <w:rsid w:val="6037544B"/>
    <w:rsid w:val="60825D61"/>
    <w:rsid w:val="60913E6F"/>
    <w:rsid w:val="609E5691"/>
    <w:rsid w:val="60BE0144"/>
    <w:rsid w:val="61174364"/>
    <w:rsid w:val="612358EA"/>
    <w:rsid w:val="61277B74"/>
    <w:rsid w:val="61335B85"/>
    <w:rsid w:val="613F521A"/>
    <w:rsid w:val="618A6A1C"/>
    <w:rsid w:val="619F2CB5"/>
    <w:rsid w:val="61D06D08"/>
    <w:rsid w:val="61E16FA2"/>
    <w:rsid w:val="61F24230"/>
    <w:rsid w:val="620826E5"/>
    <w:rsid w:val="6219297F"/>
    <w:rsid w:val="621A0401"/>
    <w:rsid w:val="621F230A"/>
    <w:rsid w:val="62246792"/>
    <w:rsid w:val="624A69D1"/>
    <w:rsid w:val="62782999"/>
    <w:rsid w:val="62A03B5D"/>
    <w:rsid w:val="62A94050"/>
    <w:rsid w:val="62CA145F"/>
    <w:rsid w:val="62CC5CA6"/>
    <w:rsid w:val="62D91738"/>
    <w:rsid w:val="6303037E"/>
    <w:rsid w:val="63122B97"/>
    <w:rsid w:val="63AF3D1A"/>
    <w:rsid w:val="63BC55AE"/>
    <w:rsid w:val="63E541F4"/>
    <w:rsid w:val="63FC771D"/>
    <w:rsid w:val="642207D6"/>
    <w:rsid w:val="64382979"/>
    <w:rsid w:val="644F259F"/>
    <w:rsid w:val="64520270"/>
    <w:rsid w:val="64777EE0"/>
    <w:rsid w:val="647C7BEB"/>
    <w:rsid w:val="648E5907"/>
    <w:rsid w:val="649C269E"/>
    <w:rsid w:val="649F3623"/>
    <w:rsid w:val="64BC5151"/>
    <w:rsid w:val="64BD2BD3"/>
    <w:rsid w:val="64BE0654"/>
    <w:rsid w:val="64C869E5"/>
    <w:rsid w:val="653B34A1"/>
    <w:rsid w:val="654D4A40"/>
    <w:rsid w:val="656D2D76"/>
    <w:rsid w:val="656E627A"/>
    <w:rsid w:val="659009AD"/>
    <w:rsid w:val="659D3FA3"/>
    <w:rsid w:val="65A50E2A"/>
    <w:rsid w:val="65AC4A59"/>
    <w:rsid w:val="65D05019"/>
    <w:rsid w:val="65EF204B"/>
    <w:rsid w:val="65F870D7"/>
    <w:rsid w:val="6618540E"/>
    <w:rsid w:val="661F281A"/>
    <w:rsid w:val="662F5033"/>
    <w:rsid w:val="665068C2"/>
    <w:rsid w:val="66894448"/>
    <w:rsid w:val="66A23F66"/>
    <w:rsid w:val="66EE3915"/>
    <w:rsid w:val="67053D91"/>
    <w:rsid w:val="671E7365"/>
    <w:rsid w:val="672777C9"/>
    <w:rsid w:val="672B1A53"/>
    <w:rsid w:val="672C3C51"/>
    <w:rsid w:val="6731233A"/>
    <w:rsid w:val="67356ADF"/>
    <w:rsid w:val="6764762E"/>
    <w:rsid w:val="67681934"/>
    <w:rsid w:val="6788436B"/>
    <w:rsid w:val="678E0472"/>
    <w:rsid w:val="679C7788"/>
    <w:rsid w:val="67AD0D27"/>
    <w:rsid w:val="67AF422A"/>
    <w:rsid w:val="67B32C30"/>
    <w:rsid w:val="681D485E"/>
    <w:rsid w:val="6836320A"/>
    <w:rsid w:val="685A0E40"/>
    <w:rsid w:val="68637551"/>
    <w:rsid w:val="68783C73"/>
    <w:rsid w:val="68B51559"/>
    <w:rsid w:val="68C04067"/>
    <w:rsid w:val="68C86EF5"/>
    <w:rsid w:val="690A6A65"/>
    <w:rsid w:val="691567DE"/>
    <w:rsid w:val="6936532B"/>
    <w:rsid w:val="69562DE6"/>
    <w:rsid w:val="698E59B9"/>
    <w:rsid w:val="69AD29EB"/>
    <w:rsid w:val="69BE3F8A"/>
    <w:rsid w:val="6A4F7FF6"/>
    <w:rsid w:val="6A5F3B13"/>
    <w:rsid w:val="6A703DAE"/>
    <w:rsid w:val="6AAB290E"/>
    <w:rsid w:val="6AAF2695"/>
    <w:rsid w:val="6AB22299"/>
    <w:rsid w:val="6ACC66C6"/>
    <w:rsid w:val="6AEC1179"/>
    <w:rsid w:val="6AF74F8C"/>
    <w:rsid w:val="6B410883"/>
    <w:rsid w:val="6B62243D"/>
    <w:rsid w:val="6B635940"/>
    <w:rsid w:val="6B6B74C9"/>
    <w:rsid w:val="6B745BDA"/>
    <w:rsid w:val="6B8918D2"/>
    <w:rsid w:val="6BD239F5"/>
    <w:rsid w:val="6BE66E12"/>
    <w:rsid w:val="6BE74894"/>
    <w:rsid w:val="6C01543E"/>
    <w:rsid w:val="6C190077"/>
    <w:rsid w:val="6C2E2A8A"/>
    <w:rsid w:val="6C523F43"/>
    <w:rsid w:val="6C666467"/>
    <w:rsid w:val="6C891E9F"/>
    <w:rsid w:val="6CC30D7F"/>
    <w:rsid w:val="6CE77CBA"/>
    <w:rsid w:val="6CED1BC3"/>
    <w:rsid w:val="6CFB475C"/>
    <w:rsid w:val="6D002DE2"/>
    <w:rsid w:val="6D172A07"/>
    <w:rsid w:val="6D270AA3"/>
    <w:rsid w:val="6D596CF4"/>
    <w:rsid w:val="6D6B0293"/>
    <w:rsid w:val="6D6F091A"/>
    <w:rsid w:val="6D9248D0"/>
    <w:rsid w:val="6DD37D71"/>
    <w:rsid w:val="6DE36C58"/>
    <w:rsid w:val="6DFA687D"/>
    <w:rsid w:val="6E021177"/>
    <w:rsid w:val="6E2501EB"/>
    <w:rsid w:val="6E2C0351"/>
    <w:rsid w:val="6E58099B"/>
    <w:rsid w:val="6EB45CAC"/>
    <w:rsid w:val="6EB96D28"/>
    <w:rsid w:val="6EC33D48"/>
    <w:rsid w:val="6F4B4F26"/>
    <w:rsid w:val="6F734DE5"/>
    <w:rsid w:val="6F77706F"/>
    <w:rsid w:val="6F8D279B"/>
    <w:rsid w:val="6F911E17"/>
    <w:rsid w:val="6FA7614A"/>
    <w:rsid w:val="6FCF76FD"/>
    <w:rsid w:val="6FEA5D29"/>
    <w:rsid w:val="6FED7240"/>
    <w:rsid w:val="6FEE472F"/>
    <w:rsid w:val="6FEF5A34"/>
    <w:rsid w:val="6FFA5FC3"/>
    <w:rsid w:val="701F0781"/>
    <w:rsid w:val="702526C1"/>
    <w:rsid w:val="70276B55"/>
    <w:rsid w:val="708539A9"/>
    <w:rsid w:val="70E43DA4"/>
    <w:rsid w:val="70FB13E9"/>
    <w:rsid w:val="710E5D1A"/>
    <w:rsid w:val="71167A14"/>
    <w:rsid w:val="714317DD"/>
    <w:rsid w:val="715507FE"/>
    <w:rsid w:val="715C0189"/>
    <w:rsid w:val="716A2D22"/>
    <w:rsid w:val="719402E3"/>
    <w:rsid w:val="719A5A6F"/>
    <w:rsid w:val="71B20DD6"/>
    <w:rsid w:val="71C07EAD"/>
    <w:rsid w:val="71C730BB"/>
    <w:rsid w:val="71CB623E"/>
    <w:rsid w:val="71D16081"/>
    <w:rsid w:val="71D4494F"/>
    <w:rsid w:val="71D904FE"/>
    <w:rsid w:val="71E52F59"/>
    <w:rsid w:val="71F8388A"/>
    <w:rsid w:val="71FB0F8C"/>
    <w:rsid w:val="722C4FDE"/>
    <w:rsid w:val="723D0AFC"/>
    <w:rsid w:val="72AA112F"/>
    <w:rsid w:val="72D026ED"/>
    <w:rsid w:val="72E21289"/>
    <w:rsid w:val="72E83193"/>
    <w:rsid w:val="72FC2DCA"/>
    <w:rsid w:val="73064472"/>
    <w:rsid w:val="730936C7"/>
    <w:rsid w:val="73131A58"/>
    <w:rsid w:val="73532842"/>
    <w:rsid w:val="735B7C4E"/>
    <w:rsid w:val="73792A82"/>
    <w:rsid w:val="738C041D"/>
    <w:rsid w:val="73AE76D8"/>
    <w:rsid w:val="73E23ACB"/>
    <w:rsid w:val="740C41EF"/>
    <w:rsid w:val="740E2F75"/>
    <w:rsid w:val="74294E24"/>
    <w:rsid w:val="74722C9A"/>
    <w:rsid w:val="74B16002"/>
    <w:rsid w:val="74EB4E92"/>
    <w:rsid w:val="74F42836"/>
    <w:rsid w:val="75427AEF"/>
    <w:rsid w:val="757C314C"/>
    <w:rsid w:val="759D1102"/>
    <w:rsid w:val="75D356A4"/>
    <w:rsid w:val="75E93780"/>
    <w:rsid w:val="75EE7C07"/>
    <w:rsid w:val="760C3B05"/>
    <w:rsid w:val="760F0385"/>
    <w:rsid w:val="766F145A"/>
    <w:rsid w:val="767955ED"/>
    <w:rsid w:val="76897E06"/>
    <w:rsid w:val="76BE285E"/>
    <w:rsid w:val="76C629D2"/>
    <w:rsid w:val="76F44F37"/>
    <w:rsid w:val="76F971C0"/>
    <w:rsid w:val="773B1E28"/>
    <w:rsid w:val="775A5F60"/>
    <w:rsid w:val="776D191C"/>
    <w:rsid w:val="777E4E9B"/>
    <w:rsid w:val="77AA3761"/>
    <w:rsid w:val="77D942B0"/>
    <w:rsid w:val="77E90CC7"/>
    <w:rsid w:val="77EA751B"/>
    <w:rsid w:val="782E20BF"/>
    <w:rsid w:val="784F737E"/>
    <w:rsid w:val="78630991"/>
    <w:rsid w:val="787A05B6"/>
    <w:rsid w:val="78BA359E"/>
    <w:rsid w:val="78C93026"/>
    <w:rsid w:val="790B20A3"/>
    <w:rsid w:val="791D69FF"/>
    <w:rsid w:val="79321F63"/>
    <w:rsid w:val="796A1E78"/>
    <w:rsid w:val="79A2131D"/>
    <w:rsid w:val="79F26B1E"/>
    <w:rsid w:val="79F42021"/>
    <w:rsid w:val="7A1328D6"/>
    <w:rsid w:val="7A3E119B"/>
    <w:rsid w:val="7A564644"/>
    <w:rsid w:val="7A5C3FCF"/>
    <w:rsid w:val="7A726172"/>
    <w:rsid w:val="7A9750AD"/>
    <w:rsid w:val="7AB114DA"/>
    <w:rsid w:val="7AB65962"/>
    <w:rsid w:val="7ABE2D6E"/>
    <w:rsid w:val="7AFB4DD2"/>
    <w:rsid w:val="7B182183"/>
    <w:rsid w:val="7B56651E"/>
    <w:rsid w:val="7B6A2351"/>
    <w:rsid w:val="7B71585E"/>
    <w:rsid w:val="7B76471B"/>
    <w:rsid w:val="7B7B3E73"/>
    <w:rsid w:val="7B8A11BD"/>
    <w:rsid w:val="7B8C46C1"/>
    <w:rsid w:val="7BE56054"/>
    <w:rsid w:val="7BFA1473"/>
    <w:rsid w:val="7C1F16B1"/>
    <w:rsid w:val="7C354ADD"/>
    <w:rsid w:val="7C482875"/>
    <w:rsid w:val="7C6543A4"/>
    <w:rsid w:val="7CE710FA"/>
    <w:rsid w:val="7CF30790"/>
    <w:rsid w:val="7D0107D4"/>
    <w:rsid w:val="7D1448A9"/>
    <w:rsid w:val="7D345976"/>
    <w:rsid w:val="7D6464C5"/>
    <w:rsid w:val="7D830F78"/>
    <w:rsid w:val="7DA9221F"/>
    <w:rsid w:val="7DB00B43"/>
    <w:rsid w:val="7DC93C6B"/>
    <w:rsid w:val="7DD31FFC"/>
    <w:rsid w:val="7DE9671E"/>
    <w:rsid w:val="7E05761F"/>
    <w:rsid w:val="7E446E38"/>
    <w:rsid w:val="7E695D73"/>
    <w:rsid w:val="7E8B75AC"/>
    <w:rsid w:val="7E9D2D4A"/>
    <w:rsid w:val="7EA271D1"/>
    <w:rsid w:val="7EA448D3"/>
    <w:rsid w:val="7F0439F3"/>
    <w:rsid w:val="7F107805"/>
    <w:rsid w:val="7F4334D7"/>
    <w:rsid w:val="7F482D79"/>
    <w:rsid w:val="7F630B5A"/>
    <w:rsid w:val="7F941FDD"/>
    <w:rsid w:val="7FA112F3"/>
    <w:rsid w:val="7FBC791E"/>
    <w:rsid w:val="7FC70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Georgia" w:hAnsi="Georgia" w:eastAsia="宋体" w:cstheme="minorBidi"/>
      <w:kern w:val="0"/>
      <w:sz w:val="22"/>
      <w:szCs w:val="22"/>
      <w:lang w:val="en-US" w:eastAsia="zh-CN" w:bidi="ar-SA"/>
    </w:rPr>
  </w:style>
  <w:style w:type="paragraph" w:styleId="2">
    <w:name w:val="heading 1"/>
    <w:basedOn w:val="1"/>
    <w:next w:val="1"/>
    <w:link w:val="4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6"/>
    <w:semiHidden/>
    <w:unhideWhenUsed/>
    <w:qFormat/>
    <w:uiPriority w:val="0"/>
    <w:pPr>
      <w:keepNext/>
      <w:keepLines/>
      <w:widowControl w:val="0"/>
      <w:spacing w:before="260" w:after="260" w:line="415" w:lineRule="auto"/>
      <w:jc w:val="both"/>
      <w:outlineLvl w:val="1"/>
    </w:pPr>
    <w:rPr>
      <w:rFonts w:ascii="Arial" w:hAnsi="Arial" w:eastAsia="黑体" w:cs="Times New Roman"/>
      <w:b/>
      <w:bCs/>
      <w:kern w:val="2"/>
      <w:sz w:val="32"/>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52"/>
    <w:unhideWhenUsed/>
    <w:qFormat/>
    <w:uiPriority w:val="99"/>
  </w:style>
  <w:style w:type="paragraph" w:styleId="6">
    <w:name w:val="toc 3"/>
    <w:basedOn w:val="1"/>
    <w:next w:val="1"/>
    <w:qFormat/>
    <w:uiPriority w:val="39"/>
    <w:pPr>
      <w:widowControl w:val="0"/>
      <w:tabs>
        <w:tab w:val="right" w:leader="dot" w:pos="9241"/>
      </w:tabs>
      <w:spacing w:after="0" w:line="240" w:lineRule="auto"/>
      <w:ind w:firstLine="100" w:firstLineChars="100"/>
    </w:pPr>
    <w:rPr>
      <w:rFonts w:ascii="宋体" w:hAnsi="Times New Roman" w:cs="Times New Roman"/>
      <w:kern w:val="2"/>
      <w:sz w:val="21"/>
      <w:szCs w:val="21"/>
    </w:rPr>
  </w:style>
  <w:style w:type="paragraph" w:styleId="7">
    <w:name w:val="Balloon Text"/>
    <w:basedOn w:val="1"/>
    <w:link w:val="31"/>
    <w:semiHidden/>
    <w:unhideWhenUsed/>
    <w:qFormat/>
    <w:uiPriority w:val="99"/>
    <w:pPr>
      <w:spacing w:after="0" w:line="240" w:lineRule="auto"/>
    </w:pPr>
    <w:rPr>
      <w:sz w:val="18"/>
      <w:szCs w:val="18"/>
    </w:rPr>
  </w:style>
  <w:style w:type="paragraph" w:styleId="8">
    <w:name w:val="footer"/>
    <w:basedOn w:val="1"/>
    <w:link w:val="26"/>
    <w:unhideWhenUsed/>
    <w:qFormat/>
    <w:uiPriority w:val="99"/>
    <w:pPr>
      <w:tabs>
        <w:tab w:val="center" w:pos="4153"/>
        <w:tab w:val="right" w:pos="8306"/>
      </w:tabs>
      <w:snapToGrid w:val="0"/>
      <w:spacing w:line="240" w:lineRule="auto"/>
    </w:pPr>
    <w:rPr>
      <w:sz w:val="18"/>
      <w:szCs w:val="18"/>
    </w:rPr>
  </w:style>
  <w:style w:type="paragraph" w:styleId="9">
    <w:name w:val="header"/>
    <w:basedOn w:val="1"/>
    <w:link w:val="25"/>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0">
    <w:name w:val="toc 1"/>
    <w:basedOn w:val="1"/>
    <w:next w:val="1"/>
    <w:qFormat/>
    <w:uiPriority w:val="39"/>
    <w:pPr>
      <w:widowControl w:val="0"/>
      <w:tabs>
        <w:tab w:val="right" w:leader="dot" w:pos="9242"/>
      </w:tabs>
      <w:spacing w:after="0" w:line="560" w:lineRule="exact"/>
      <w:jc w:val="center"/>
    </w:pPr>
    <w:rPr>
      <w:rFonts w:ascii="宋体" w:hAnsi="Times New Roman" w:cs="Times New Roman"/>
      <w:b/>
      <w:kern w:val="2"/>
      <w:sz w:val="44"/>
      <w:szCs w:val="44"/>
    </w:rPr>
  </w:style>
  <w:style w:type="paragraph" w:styleId="11">
    <w:name w:val="Subtitle"/>
    <w:basedOn w:val="1"/>
    <w:next w:val="1"/>
    <w:link w:val="51"/>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12">
    <w:name w:val="toc 2"/>
    <w:basedOn w:val="1"/>
    <w:next w:val="1"/>
    <w:unhideWhenUsed/>
    <w:qFormat/>
    <w:uiPriority w:val="39"/>
    <w:pPr>
      <w:spacing w:after="100"/>
      <w:ind w:left="220"/>
    </w:pPr>
    <w:rPr>
      <w:rFonts w:cs="Times New Roman" w:asciiTheme="minorHAnsi" w:hAnsiTheme="minorHAnsi" w:eastAsiaTheme="minorEastAsia"/>
    </w:rPr>
  </w:style>
  <w:style w:type="paragraph" w:styleId="13">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14">
    <w:name w:val="annotation subject"/>
    <w:basedOn w:val="5"/>
    <w:next w:val="5"/>
    <w:link w:val="53"/>
    <w:semiHidden/>
    <w:unhideWhenUsed/>
    <w:qFormat/>
    <w:uiPriority w:val="99"/>
    <w:rPr>
      <w:b/>
      <w:bC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bCs/>
    </w:rPr>
  </w:style>
  <w:style w:type="character" w:styleId="19">
    <w:name w:val="FollowedHyperlink"/>
    <w:basedOn w:val="17"/>
    <w:semiHidden/>
    <w:unhideWhenUsed/>
    <w:qFormat/>
    <w:uiPriority w:val="99"/>
    <w:rPr>
      <w:color w:val="954F72" w:themeColor="followedHyperlink"/>
      <w:u w:val="single"/>
      <w14:textFill>
        <w14:solidFill>
          <w14:schemeClr w14:val="folHlink"/>
        </w14:solidFill>
      </w14:textFill>
    </w:rPr>
  </w:style>
  <w:style w:type="character" w:styleId="20">
    <w:name w:val="Emphasis"/>
    <w:basedOn w:val="17"/>
    <w:qFormat/>
    <w:uiPriority w:val="20"/>
    <w:rPr>
      <w:i/>
      <w:iCs/>
    </w:rPr>
  </w:style>
  <w:style w:type="character" w:styleId="21">
    <w:name w:val="Hyperlink"/>
    <w:basedOn w:val="17"/>
    <w:unhideWhenUsed/>
    <w:qFormat/>
    <w:uiPriority w:val="99"/>
    <w:rPr>
      <w:color w:val="0000FF"/>
      <w:u w:val="single"/>
    </w:rPr>
  </w:style>
  <w:style w:type="character" w:styleId="22">
    <w:name w:val="annotation reference"/>
    <w:basedOn w:val="17"/>
    <w:semiHidden/>
    <w:unhideWhenUsed/>
    <w:qFormat/>
    <w:uiPriority w:val="99"/>
    <w:rPr>
      <w:sz w:val="21"/>
      <w:szCs w:val="21"/>
    </w:rPr>
  </w:style>
  <w:style w:type="paragraph" w:styleId="23">
    <w:name w:val="List Paragraph"/>
    <w:basedOn w:val="1"/>
    <w:qFormat/>
    <w:uiPriority w:val="34"/>
    <w:pPr>
      <w:ind w:firstLine="420" w:firstLineChars="200"/>
    </w:pPr>
  </w:style>
  <w:style w:type="paragraph" w:customStyle="1" w:styleId="24">
    <w:name w:val="Default"/>
    <w:qFormat/>
    <w:uiPriority w:val="0"/>
    <w:pPr>
      <w:widowControl w:val="0"/>
      <w:autoSpaceDE w:val="0"/>
      <w:autoSpaceDN w:val="0"/>
      <w:adjustRightInd w:val="0"/>
    </w:pPr>
    <w:rPr>
      <w:rFonts w:ascii="仿宋_GB2312" w:eastAsia="仿宋_GB2312" w:cs="仿宋_GB2312" w:hAnsiTheme="minorHAnsi"/>
      <w:color w:val="000000"/>
      <w:kern w:val="0"/>
      <w:sz w:val="24"/>
      <w:szCs w:val="24"/>
      <w:lang w:val="en-US" w:eastAsia="zh-CN" w:bidi="ar-SA"/>
    </w:rPr>
  </w:style>
  <w:style w:type="character" w:customStyle="1" w:styleId="25">
    <w:name w:val="页眉 字符"/>
    <w:basedOn w:val="17"/>
    <w:link w:val="9"/>
    <w:qFormat/>
    <w:uiPriority w:val="99"/>
    <w:rPr>
      <w:rFonts w:ascii="Georgia" w:hAnsi="Georgia" w:eastAsia="宋体"/>
      <w:kern w:val="0"/>
      <w:sz w:val="18"/>
      <w:szCs w:val="18"/>
    </w:rPr>
  </w:style>
  <w:style w:type="character" w:customStyle="1" w:styleId="26">
    <w:name w:val="页脚 字符"/>
    <w:basedOn w:val="17"/>
    <w:link w:val="8"/>
    <w:qFormat/>
    <w:uiPriority w:val="99"/>
    <w:rPr>
      <w:rFonts w:ascii="Georgia" w:hAnsi="Georgia" w:eastAsia="宋体"/>
      <w:kern w:val="0"/>
      <w:sz w:val="18"/>
      <w:szCs w:val="18"/>
    </w:rPr>
  </w:style>
  <w:style w:type="character" w:customStyle="1" w:styleId="27">
    <w:name w:val="fontstyle01"/>
    <w:basedOn w:val="17"/>
    <w:qFormat/>
    <w:uiPriority w:val="0"/>
    <w:rPr>
      <w:rFonts w:hint="default" w:ascii="MicrosoftYaHei-Bold" w:hAnsi="MicrosoftYaHei-Bold"/>
      <w:b/>
      <w:bCs/>
      <w:color w:val="FFFFFF"/>
      <w:sz w:val="32"/>
      <w:szCs w:val="32"/>
    </w:rPr>
  </w:style>
  <w:style w:type="character" w:customStyle="1" w:styleId="28">
    <w:name w:val="fontstyle21"/>
    <w:basedOn w:val="17"/>
    <w:qFormat/>
    <w:uiPriority w:val="0"/>
    <w:rPr>
      <w:rFonts w:hint="eastAsia" w:ascii="华文楷体" w:hAnsi="华文楷体" w:eastAsia="华文楷体"/>
      <w:color w:val="000000"/>
      <w:sz w:val="28"/>
      <w:szCs w:val="28"/>
    </w:rPr>
  </w:style>
  <w:style w:type="paragraph" w:customStyle="1" w:styleId="29">
    <w:name w:val="规章制度"/>
    <w:basedOn w:val="1"/>
    <w:link w:val="30"/>
    <w:qFormat/>
    <w:uiPriority w:val="0"/>
    <w:pPr>
      <w:widowControl w:val="0"/>
      <w:numPr>
        <w:ilvl w:val="0"/>
        <w:numId w:val="1"/>
      </w:numPr>
      <w:snapToGrid w:val="0"/>
      <w:spacing w:after="0" w:line="560" w:lineRule="exact"/>
      <w:ind w:left="1080"/>
      <w:jc w:val="both"/>
      <w:outlineLvl w:val="0"/>
    </w:pPr>
    <w:rPr>
      <w:rFonts w:ascii="仿宋_GB2312" w:hAnsi="华文楷体" w:eastAsia="仿宋_GB2312" w:cs="Times New Roman"/>
      <w:kern w:val="2"/>
      <w:sz w:val="32"/>
      <w:szCs w:val="32"/>
    </w:rPr>
  </w:style>
  <w:style w:type="character" w:customStyle="1" w:styleId="30">
    <w:name w:val="规章制度 Char"/>
    <w:basedOn w:val="17"/>
    <w:link w:val="29"/>
    <w:qFormat/>
    <w:uiPriority w:val="0"/>
    <w:rPr>
      <w:rFonts w:ascii="仿宋_GB2312" w:hAnsi="华文楷体" w:eastAsia="仿宋_GB2312" w:cs="Times New Roman"/>
      <w:sz w:val="32"/>
      <w:szCs w:val="32"/>
    </w:rPr>
  </w:style>
  <w:style w:type="character" w:customStyle="1" w:styleId="31">
    <w:name w:val="批注框文本 字符"/>
    <w:basedOn w:val="17"/>
    <w:link w:val="7"/>
    <w:semiHidden/>
    <w:qFormat/>
    <w:uiPriority w:val="99"/>
    <w:rPr>
      <w:rFonts w:ascii="Georgia" w:hAnsi="Georgia" w:eastAsia="宋体"/>
      <w:kern w:val="0"/>
      <w:sz w:val="18"/>
      <w:szCs w:val="18"/>
    </w:rPr>
  </w:style>
  <w:style w:type="paragraph" w:customStyle="1" w:styleId="32">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kern w:val="0"/>
      <w:sz w:val="52"/>
      <w:szCs w:val="20"/>
      <w:lang w:val="en-US" w:eastAsia="zh-CN" w:bidi="ar-SA"/>
    </w:rPr>
  </w:style>
  <w:style w:type="paragraph" w:customStyle="1" w:styleId="33">
    <w:name w:val="段"/>
    <w:link w:val="34"/>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kern w:val="0"/>
      <w:sz w:val="21"/>
      <w:szCs w:val="20"/>
      <w:lang w:val="en-US" w:eastAsia="zh-CN" w:bidi="ar-SA"/>
    </w:rPr>
  </w:style>
  <w:style w:type="character" w:customStyle="1" w:styleId="34">
    <w:name w:val="段 Char"/>
    <w:basedOn w:val="17"/>
    <w:link w:val="33"/>
    <w:qFormat/>
    <w:uiPriority w:val="0"/>
    <w:rPr>
      <w:rFonts w:ascii="宋体" w:hAnsi="Times New Roman" w:eastAsia="宋体" w:cs="Times New Roman"/>
      <w:kern w:val="0"/>
      <w:szCs w:val="20"/>
    </w:rPr>
  </w:style>
  <w:style w:type="paragraph" w:customStyle="1" w:styleId="35">
    <w:name w:val="目次、标准名称标题"/>
    <w:basedOn w:val="1"/>
    <w:next w:val="33"/>
    <w:qFormat/>
    <w:uiPriority w:val="0"/>
    <w:pPr>
      <w:keepNext/>
      <w:pageBreakBefore/>
      <w:shd w:val="clear" w:color="FFFFFF" w:fill="FFFFFF"/>
      <w:spacing w:before="640" w:after="560" w:line="460" w:lineRule="exact"/>
      <w:jc w:val="center"/>
      <w:outlineLvl w:val="0"/>
    </w:pPr>
    <w:rPr>
      <w:rFonts w:ascii="黑体" w:hAnsi="Times New Roman" w:eastAsia="黑体" w:cs="Times New Roman"/>
      <w:sz w:val="32"/>
      <w:szCs w:val="20"/>
    </w:rPr>
  </w:style>
  <w:style w:type="paragraph" w:customStyle="1" w:styleId="36">
    <w:name w:val="一级条标题"/>
    <w:next w:val="33"/>
    <w:qFormat/>
    <w:uiPriority w:val="0"/>
    <w:pPr>
      <w:numPr>
        <w:ilvl w:val="1"/>
        <w:numId w:val="2"/>
      </w:numPr>
      <w:spacing w:beforeLines="50" w:afterLines="50"/>
      <w:outlineLvl w:val="2"/>
    </w:pPr>
    <w:rPr>
      <w:rFonts w:ascii="黑体" w:hAnsi="Times New Roman" w:eastAsia="黑体" w:cs="Times New Roman"/>
      <w:kern w:val="0"/>
      <w:sz w:val="21"/>
      <w:szCs w:val="21"/>
      <w:lang w:val="en-US" w:eastAsia="zh-CN" w:bidi="ar-SA"/>
    </w:rPr>
  </w:style>
  <w:style w:type="paragraph" w:customStyle="1" w:styleId="37">
    <w:name w:val="章标题"/>
    <w:next w:val="33"/>
    <w:qFormat/>
    <w:uiPriority w:val="0"/>
    <w:pPr>
      <w:numPr>
        <w:ilvl w:val="0"/>
        <w:numId w:val="2"/>
      </w:numPr>
      <w:spacing w:beforeLines="100" w:afterLines="100"/>
      <w:jc w:val="both"/>
      <w:outlineLvl w:val="1"/>
    </w:pPr>
    <w:rPr>
      <w:rFonts w:ascii="黑体" w:hAnsi="Times New Roman" w:eastAsia="黑体" w:cs="Times New Roman"/>
      <w:kern w:val="0"/>
      <w:sz w:val="21"/>
      <w:szCs w:val="20"/>
      <w:lang w:val="en-US" w:eastAsia="zh-CN" w:bidi="ar-SA"/>
    </w:rPr>
  </w:style>
  <w:style w:type="paragraph" w:customStyle="1" w:styleId="38">
    <w:name w:val="二级条标题"/>
    <w:basedOn w:val="36"/>
    <w:next w:val="33"/>
    <w:qFormat/>
    <w:uiPriority w:val="0"/>
    <w:pPr>
      <w:numPr>
        <w:ilvl w:val="2"/>
      </w:numPr>
      <w:spacing w:before="50" w:after="50"/>
      <w:outlineLvl w:val="3"/>
    </w:pPr>
  </w:style>
  <w:style w:type="paragraph" w:customStyle="1" w:styleId="39">
    <w:name w:val="列项——（一级）"/>
    <w:qFormat/>
    <w:uiPriority w:val="0"/>
    <w:pPr>
      <w:widowControl w:val="0"/>
      <w:numPr>
        <w:ilvl w:val="0"/>
        <w:numId w:val="3"/>
      </w:numPr>
      <w:jc w:val="both"/>
    </w:pPr>
    <w:rPr>
      <w:rFonts w:ascii="宋体" w:hAnsi="Times New Roman" w:eastAsia="宋体" w:cs="Times New Roman"/>
      <w:kern w:val="0"/>
      <w:sz w:val="21"/>
      <w:szCs w:val="20"/>
      <w:lang w:val="en-US" w:eastAsia="zh-CN" w:bidi="ar-SA"/>
    </w:rPr>
  </w:style>
  <w:style w:type="paragraph" w:customStyle="1" w:styleId="40">
    <w:name w:val="列项●（二级）"/>
    <w:qFormat/>
    <w:uiPriority w:val="0"/>
    <w:pPr>
      <w:numPr>
        <w:ilvl w:val="1"/>
        <w:numId w:val="3"/>
      </w:numPr>
      <w:tabs>
        <w:tab w:val="left" w:pos="840"/>
      </w:tabs>
      <w:jc w:val="both"/>
    </w:pPr>
    <w:rPr>
      <w:rFonts w:ascii="宋体" w:hAnsi="Times New Roman" w:eastAsia="宋体" w:cs="Times New Roman"/>
      <w:kern w:val="0"/>
      <w:sz w:val="21"/>
      <w:szCs w:val="20"/>
      <w:lang w:val="en-US" w:eastAsia="zh-CN" w:bidi="ar-SA"/>
    </w:rPr>
  </w:style>
  <w:style w:type="paragraph" w:customStyle="1" w:styleId="41">
    <w:name w:val="三级条标题"/>
    <w:basedOn w:val="38"/>
    <w:next w:val="33"/>
    <w:qFormat/>
    <w:uiPriority w:val="0"/>
    <w:pPr>
      <w:numPr>
        <w:ilvl w:val="3"/>
      </w:numPr>
      <w:outlineLvl w:val="4"/>
    </w:pPr>
  </w:style>
  <w:style w:type="paragraph" w:customStyle="1" w:styleId="42">
    <w:name w:val="四级条标题"/>
    <w:basedOn w:val="41"/>
    <w:next w:val="33"/>
    <w:qFormat/>
    <w:uiPriority w:val="0"/>
    <w:pPr>
      <w:numPr>
        <w:ilvl w:val="4"/>
      </w:numPr>
      <w:outlineLvl w:val="5"/>
    </w:pPr>
  </w:style>
  <w:style w:type="paragraph" w:customStyle="1" w:styleId="43">
    <w:name w:val="五级条标题"/>
    <w:basedOn w:val="42"/>
    <w:next w:val="33"/>
    <w:qFormat/>
    <w:uiPriority w:val="0"/>
    <w:pPr>
      <w:numPr>
        <w:ilvl w:val="5"/>
      </w:numPr>
      <w:outlineLvl w:val="6"/>
    </w:pPr>
  </w:style>
  <w:style w:type="paragraph" w:customStyle="1" w:styleId="44">
    <w:name w:val="列项◆（三级）"/>
    <w:basedOn w:val="1"/>
    <w:qFormat/>
    <w:uiPriority w:val="0"/>
    <w:pPr>
      <w:widowControl w:val="0"/>
      <w:numPr>
        <w:ilvl w:val="2"/>
        <w:numId w:val="3"/>
      </w:numPr>
      <w:spacing w:after="0" w:line="240" w:lineRule="auto"/>
      <w:jc w:val="both"/>
    </w:pPr>
    <w:rPr>
      <w:rFonts w:ascii="宋体" w:hAnsi="Times New Roman" w:cs="Times New Roman"/>
      <w:kern w:val="2"/>
      <w:sz w:val="21"/>
      <w:szCs w:val="21"/>
    </w:rPr>
  </w:style>
  <w:style w:type="paragraph" w:customStyle="1" w:styleId="45">
    <w:name w:val="一级无"/>
    <w:basedOn w:val="36"/>
    <w:qFormat/>
    <w:uiPriority w:val="0"/>
    <w:pPr>
      <w:spacing w:beforeLines="0" w:afterLines="0"/>
    </w:pPr>
    <w:rPr>
      <w:rFonts w:ascii="宋体" w:eastAsia="宋体"/>
    </w:rPr>
  </w:style>
  <w:style w:type="character" w:customStyle="1" w:styleId="46">
    <w:name w:val="标题 2 字符"/>
    <w:basedOn w:val="17"/>
    <w:link w:val="3"/>
    <w:semiHidden/>
    <w:qFormat/>
    <w:uiPriority w:val="0"/>
    <w:rPr>
      <w:rFonts w:ascii="Arial" w:hAnsi="Arial" w:eastAsia="黑体" w:cs="Times New Roman"/>
      <w:b/>
      <w:bCs/>
      <w:sz w:val="32"/>
      <w:szCs w:val="32"/>
    </w:rPr>
  </w:style>
  <w:style w:type="paragraph" w:customStyle="1" w:styleId="47">
    <w:name w:val="条文"/>
    <w:basedOn w:val="29"/>
    <w:link w:val="48"/>
    <w:qFormat/>
    <w:uiPriority w:val="0"/>
    <w:pPr>
      <w:numPr>
        <w:numId w:val="0"/>
      </w:numPr>
      <w:ind w:firstLine="640" w:firstLineChars="200"/>
    </w:pPr>
  </w:style>
  <w:style w:type="character" w:customStyle="1" w:styleId="48">
    <w:name w:val="条文 Char"/>
    <w:basedOn w:val="30"/>
    <w:link w:val="47"/>
    <w:qFormat/>
    <w:uiPriority w:val="0"/>
    <w:rPr>
      <w:rFonts w:ascii="仿宋_GB2312" w:hAnsi="华文楷体" w:eastAsia="仿宋_GB2312" w:cs="Times New Roman"/>
      <w:sz w:val="32"/>
      <w:szCs w:val="32"/>
    </w:rPr>
  </w:style>
  <w:style w:type="character" w:customStyle="1" w:styleId="49">
    <w:name w:val="标题 1 字符"/>
    <w:basedOn w:val="17"/>
    <w:link w:val="2"/>
    <w:qFormat/>
    <w:uiPriority w:val="9"/>
    <w:rPr>
      <w:rFonts w:ascii="Georgia" w:hAnsi="Georgia" w:eastAsia="宋体"/>
      <w:b/>
      <w:bCs/>
      <w:kern w:val="44"/>
      <w:sz w:val="44"/>
      <w:szCs w:val="44"/>
    </w:rPr>
  </w:style>
  <w:style w:type="paragraph" w:customStyle="1" w:styleId="50">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1">
    <w:name w:val="副标题 字符"/>
    <w:basedOn w:val="17"/>
    <w:link w:val="11"/>
    <w:qFormat/>
    <w:uiPriority w:val="11"/>
    <w:rPr>
      <w:b/>
      <w:bCs/>
      <w:kern w:val="28"/>
      <w:sz w:val="32"/>
      <w:szCs w:val="32"/>
    </w:rPr>
  </w:style>
  <w:style w:type="character" w:customStyle="1" w:styleId="52">
    <w:name w:val="批注文字 字符"/>
    <w:basedOn w:val="17"/>
    <w:link w:val="5"/>
    <w:semiHidden/>
    <w:qFormat/>
    <w:uiPriority w:val="99"/>
    <w:rPr>
      <w:rFonts w:ascii="Georgia" w:hAnsi="Georgia" w:eastAsia="宋体"/>
      <w:kern w:val="0"/>
      <w:sz w:val="22"/>
    </w:rPr>
  </w:style>
  <w:style w:type="character" w:customStyle="1" w:styleId="53">
    <w:name w:val="批注主题 字符"/>
    <w:basedOn w:val="52"/>
    <w:link w:val="14"/>
    <w:semiHidden/>
    <w:qFormat/>
    <w:uiPriority w:val="99"/>
    <w:rPr>
      <w:rFonts w:ascii="Georgia" w:hAnsi="Georgia" w:eastAsia="宋体"/>
      <w:b/>
      <w:bCs/>
      <w:kern w:val="0"/>
      <w:sz w:val="22"/>
    </w:rPr>
  </w:style>
  <w:style w:type="paragraph" w:customStyle="1" w:styleId="54">
    <w:name w:val="常用样式"/>
    <w:basedOn w:val="23"/>
    <w:link w:val="55"/>
    <w:qFormat/>
    <w:uiPriority w:val="0"/>
    <w:pPr>
      <w:widowControl w:val="0"/>
      <w:numPr>
        <w:ilvl w:val="0"/>
        <w:numId w:val="4"/>
      </w:numPr>
      <w:spacing w:after="0" w:line="420" w:lineRule="exact"/>
      <w:ind w:firstLine="0" w:firstLineChars="0"/>
      <w:jc w:val="both"/>
    </w:pPr>
    <w:rPr>
      <w:rFonts w:ascii="宋体" w:hAnsi="宋体"/>
      <w:kern w:val="2"/>
      <w:sz w:val="24"/>
      <w:szCs w:val="24"/>
    </w:rPr>
  </w:style>
  <w:style w:type="character" w:customStyle="1" w:styleId="55">
    <w:name w:val="常用样式 字符"/>
    <w:basedOn w:val="17"/>
    <w:link w:val="54"/>
    <w:qFormat/>
    <w:uiPriority w:val="0"/>
    <w:rPr>
      <w:rFonts w:ascii="宋体" w:hAnsi="宋体" w:eastAsia="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glossaryDocument" Target="glossary/document.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2EB5BA70E9049EC8FFB4D03021B6556"/>
        <w:style w:val=""/>
        <w:category>
          <w:name w:val="常规"/>
          <w:gallery w:val="placeholder"/>
        </w:category>
        <w:types>
          <w:type w:val="bbPlcHdr"/>
        </w:types>
        <w:behaviors>
          <w:behavior w:val="content"/>
        </w:behaviors>
        <w:description w:val=""/>
        <w:guid w:val="{132CE08D-D885-411E-B6CD-BAB81694FA0C}"/>
      </w:docPartPr>
      <w:docPartBody>
        <w:p w14:paraId="15F54FDB">
          <w:pPr>
            <w:pStyle w:val="4"/>
            <w:rPr>
              <w:rFonts w:hint="eastAsia"/>
            </w:rPr>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5B7"/>
    <w:rsid w:val="00002ECE"/>
    <w:rsid w:val="00122240"/>
    <w:rsid w:val="00172022"/>
    <w:rsid w:val="001C65EE"/>
    <w:rsid w:val="00215847"/>
    <w:rsid w:val="002B5A87"/>
    <w:rsid w:val="002B6C1F"/>
    <w:rsid w:val="002E699E"/>
    <w:rsid w:val="002F61B1"/>
    <w:rsid w:val="003A7938"/>
    <w:rsid w:val="004616F7"/>
    <w:rsid w:val="004F1DF8"/>
    <w:rsid w:val="005128D7"/>
    <w:rsid w:val="005917CF"/>
    <w:rsid w:val="005D5339"/>
    <w:rsid w:val="005E1B64"/>
    <w:rsid w:val="00611FC7"/>
    <w:rsid w:val="006314E5"/>
    <w:rsid w:val="00631B42"/>
    <w:rsid w:val="00643E69"/>
    <w:rsid w:val="00687561"/>
    <w:rsid w:val="006949E7"/>
    <w:rsid w:val="006A1FC6"/>
    <w:rsid w:val="006A4D4E"/>
    <w:rsid w:val="006E7E96"/>
    <w:rsid w:val="00710447"/>
    <w:rsid w:val="0071684C"/>
    <w:rsid w:val="00724577"/>
    <w:rsid w:val="00745BD5"/>
    <w:rsid w:val="00763D23"/>
    <w:rsid w:val="007668D9"/>
    <w:rsid w:val="00782BCB"/>
    <w:rsid w:val="007A0404"/>
    <w:rsid w:val="007D1FD1"/>
    <w:rsid w:val="008259D0"/>
    <w:rsid w:val="008401EE"/>
    <w:rsid w:val="008A6DA3"/>
    <w:rsid w:val="008E12D9"/>
    <w:rsid w:val="009C7750"/>
    <w:rsid w:val="009D37F0"/>
    <w:rsid w:val="00A27410"/>
    <w:rsid w:val="00A31FAD"/>
    <w:rsid w:val="00A54A38"/>
    <w:rsid w:val="00A57396"/>
    <w:rsid w:val="00AE63C1"/>
    <w:rsid w:val="00B0230B"/>
    <w:rsid w:val="00B63801"/>
    <w:rsid w:val="00B674B3"/>
    <w:rsid w:val="00B723AA"/>
    <w:rsid w:val="00B747FB"/>
    <w:rsid w:val="00BA3919"/>
    <w:rsid w:val="00BE3845"/>
    <w:rsid w:val="00BF33B8"/>
    <w:rsid w:val="00C75CB4"/>
    <w:rsid w:val="00CB50E6"/>
    <w:rsid w:val="00D211AB"/>
    <w:rsid w:val="00D81096"/>
    <w:rsid w:val="00DC6C3B"/>
    <w:rsid w:val="00DC6E79"/>
    <w:rsid w:val="00E849D1"/>
    <w:rsid w:val="00EA42FF"/>
    <w:rsid w:val="00EC70C2"/>
    <w:rsid w:val="00ED6032"/>
    <w:rsid w:val="00F64704"/>
    <w:rsid w:val="00F66D78"/>
    <w:rsid w:val="00F6776F"/>
    <w:rsid w:val="00FC05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F2EB5BA70E9049EC8FFB4D03021B6556"/>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8580</Words>
  <Characters>9134</Characters>
  <Lines>63</Lines>
  <Paragraphs>17</Paragraphs>
  <TotalTime>6</TotalTime>
  <ScaleCrop>false</ScaleCrop>
  <LinksUpToDate>false</LinksUpToDate>
  <CharactersWithSpaces>9176</CharactersWithSpaces>
  <Application>WPS Office_12.8.2.21215_F1E327BC-269C-435d-A152-05C5408002CA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2023-06-27T13:44:00Z</dcterms:created>
  <dc:creator>Jiao Peng 焦鹏</dc:creator>
  <cp:lastModifiedBy>咨询组</cp:lastModifiedBy>
  <cp:lastPrinted>2022-12-28T03:00:00Z</cp:lastPrinted>
  <dcterms:modified xsi:type="dcterms:W3CDTF">2026-04-07T01:48:15Z</dcterms:modified>
  <cp:revision>371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2052-12.8.2.21215</vt:lpwstr>
  </property>
  <property fmtid="{D5CDD505-2E9C-101B-9397-08002B2CF9AE}" pid="3" name="KSOTemplateDocerSaveRecord">
    <vt:lpwstr>eyJoZGlkIjoiMzczZTZkZjhlNzE3YTYyMjZmNTk5OWIyZGQ3NGUzOTUiLCJ1c2VySWQiOiI4Njc5OTExODUifQ==</vt:lpwstr>
  </property>
  <property fmtid="{D5CDD505-2E9C-101B-9397-08002B2CF9AE}" pid="4" name="ICV">
    <vt:lpwstr>CD026208465B4721AFC35216C91A8BA7_12</vt:lpwstr>
  </property>
  <property fmtid="{D5CDD505-2E9C-101B-9397-08002B2CF9AE}" pid="5" name="DocID">
    <vt:lpwstr>424581393095</vt:lpwstr>
  </property>
</Properties>
</file>
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4D88A">
      <w:pPr>
        <w:spacing w:after="0" w:line="240" w:lineRule="auto"/>
        <w:jc w:val="center"/>
        <w:rPr>
          <w:rFonts w:ascii="华文中宋" w:hAnsi="华文中宋" w:eastAsia="华文中宋"/>
          <w:sz w:val="24"/>
          <w:highlight w:val="none"/>
        </w:rPr>
      </w:pPr>
      <w:r>
        <w:rPr>
          <w:rFonts w:hint="eastAsia" w:ascii="华文中宋" w:hAnsi="华文中宋" w:eastAsia="华文中宋"/>
          <w:sz w:val="24"/>
          <w:highlight w:val="none"/>
        </w:rPr>
        <w:t>华润啤酒制度信息表</w:t>
      </w:r>
    </w:p>
    <w:p w14:paraId="7432E0AC">
      <w:pPr>
        <w:spacing w:after="0" w:line="240" w:lineRule="auto"/>
        <w:rPr>
          <w:sz w:val="21"/>
          <w:highlight w:val="none"/>
        </w:rPr>
      </w:pPr>
      <w:r>
        <w:rPr>
          <w:rFonts w:hint="eastAsia"/>
          <w:sz w:val="21"/>
          <w:highlight w:val="none"/>
        </w:rPr>
        <w:t>制度基本信息</w:t>
      </w:r>
    </w:p>
    <w:p w14:paraId="5EE21201">
      <w:pPr>
        <w:pStyle w:val="31"/>
        <w:framePr w:w="0" w:hRule="auto" w:wrap="auto" w:vAnchor="margin" w:hAnchor="text" w:xAlign="left" w:yAlign="inline"/>
        <w:spacing w:line="400" w:lineRule="exact"/>
        <w:rPr>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61E1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21D9A361">
            <w:pPr>
              <w:pStyle w:val="12"/>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制度名称</w:t>
            </w:r>
          </w:p>
        </w:tc>
        <w:tc>
          <w:tcPr>
            <w:tcW w:w="6600" w:type="dxa"/>
            <w:vAlign w:val="center"/>
          </w:tcPr>
          <w:p w14:paraId="355D931C">
            <w:pPr>
              <w:pStyle w:val="12"/>
              <w:spacing w:before="0" w:beforeAutospacing="0" w:after="0" w:afterAutospacing="0"/>
              <w:rPr>
                <w:rFonts w:hint="default" w:hAnsi="Times New Roman" w:cs="Times New Roman"/>
                <w:sz w:val="21"/>
                <w:szCs w:val="21"/>
                <w:highlight w:val="none"/>
                <w:lang w:val="en-US"/>
              </w:rPr>
            </w:pPr>
            <w:r>
              <w:rPr>
                <w:rFonts w:hint="eastAsia"/>
                <w:sz w:val="21"/>
                <w:szCs w:val="21"/>
                <w:highlight w:val="none"/>
              </w:rPr>
              <w:t>华润啤酒</w:t>
            </w:r>
            <w:r>
              <w:rPr>
                <w:rFonts w:hint="eastAsia"/>
                <w:sz w:val="21"/>
                <w:szCs w:val="21"/>
                <w:highlight w:val="none"/>
                <w:lang w:val="en-US" w:eastAsia="zh-CN"/>
              </w:rPr>
              <w:t>试用期管理办法</w:t>
            </w:r>
          </w:p>
        </w:tc>
      </w:tr>
      <w:tr w14:paraId="1ECEE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206AD2BF">
            <w:pPr>
              <w:pStyle w:val="12"/>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制度级别</w:t>
            </w:r>
          </w:p>
        </w:tc>
        <w:tc>
          <w:tcPr>
            <w:tcW w:w="6600" w:type="dxa"/>
            <w:vAlign w:val="center"/>
          </w:tcPr>
          <w:p w14:paraId="3D23BB22">
            <w:pPr>
              <w:pStyle w:val="12"/>
              <w:spacing w:before="0" w:beforeAutospacing="0" w:after="0" w:afterAutospacing="0"/>
              <w:rPr>
                <w:sz w:val="21"/>
                <w:szCs w:val="21"/>
                <w:highlight w:val="none"/>
              </w:rPr>
            </w:pPr>
            <w:r>
              <w:rPr>
                <w:rFonts w:hint="eastAsia"/>
                <w:sz w:val="21"/>
                <w:szCs w:val="21"/>
                <w:highlight w:val="none"/>
                <w:lang w:val="en-US" w:eastAsia="zh-CN"/>
              </w:rPr>
              <w:t>管理办法</w:t>
            </w:r>
            <w:r>
              <w:rPr>
                <w:rFonts w:hint="eastAsia"/>
                <w:sz w:val="21"/>
                <w:szCs w:val="21"/>
                <w:highlight w:val="none"/>
              </w:rPr>
              <w:t>（</w:t>
            </w:r>
            <w:r>
              <w:rPr>
                <w:rFonts w:hint="eastAsia"/>
                <w:sz w:val="21"/>
                <w:szCs w:val="21"/>
                <w:highlight w:val="none"/>
                <w:lang w:val="en-US" w:eastAsia="zh-CN"/>
              </w:rPr>
              <w:t>二</w:t>
            </w:r>
            <w:r>
              <w:rPr>
                <w:rFonts w:hint="eastAsia"/>
                <w:sz w:val="21"/>
                <w:szCs w:val="21"/>
                <w:highlight w:val="none"/>
              </w:rPr>
              <w:t>级制度）</w:t>
            </w:r>
          </w:p>
        </w:tc>
      </w:tr>
      <w:tr w14:paraId="1678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029BFB3A">
            <w:pPr>
              <w:pStyle w:val="12"/>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制度编号</w:t>
            </w:r>
          </w:p>
        </w:tc>
        <w:tc>
          <w:tcPr>
            <w:tcW w:w="6600" w:type="dxa"/>
            <w:vAlign w:val="center"/>
          </w:tcPr>
          <w:p w14:paraId="350185D6">
            <w:pPr>
              <w:pStyle w:val="12"/>
              <w:spacing w:before="0" w:beforeAutospacing="0" w:after="0" w:afterAutospacing="0"/>
              <w:rPr>
                <w:rFonts w:hAnsi="Times New Roman" w:cs="Times New Roman"/>
                <w:sz w:val="21"/>
                <w:szCs w:val="21"/>
                <w:highlight w:val="none"/>
              </w:rPr>
            </w:pPr>
            <w:r>
              <w:rPr>
                <w:rFonts w:hint="eastAsia" w:hAnsi="Times New Roman" w:cs="Times New Roman"/>
                <w:sz w:val="21"/>
                <w:szCs w:val="21"/>
                <w:highlight w:val="none"/>
                <w:lang w:val="en-US" w:eastAsia="zh-CN"/>
              </w:rPr>
              <w:t>华啤B03-49-人力26C</w:t>
            </w:r>
          </w:p>
        </w:tc>
      </w:tr>
      <w:tr w14:paraId="61F2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1B1E26CF">
            <w:pPr>
              <w:pStyle w:val="12"/>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制度批准者</w:t>
            </w:r>
          </w:p>
        </w:tc>
        <w:tc>
          <w:tcPr>
            <w:tcW w:w="6600" w:type="dxa"/>
            <w:vAlign w:val="center"/>
          </w:tcPr>
          <w:p w14:paraId="6EC3A086">
            <w:pPr>
              <w:pStyle w:val="12"/>
              <w:spacing w:before="0" w:beforeAutospacing="0" w:after="0" w:afterAutospacing="0"/>
              <w:rPr>
                <w:rFonts w:hAnsi="Times New Roman" w:cs="Times New Roman"/>
                <w:sz w:val="21"/>
                <w:szCs w:val="21"/>
                <w:highlight w:val="none"/>
              </w:rPr>
            </w:pPr>
            <w:r>
              <w:rPr>
                <w:rFonts w:hint="eastAsia" w:hAnsi="Times New Roman" w:cs="Times New Roman"/>
                <w:sz w:val="21"/>
                <w:szCs w:val="21"/>
                <w:highlight w:val="none"/>
              </w:rPr>
              <w:t>华润啤酒</w:t>
            </w:r>
          </w:p>
        </w:tc>
      </w:tr>
      <w:tr w14:paraId="7A4D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20BEB810">
            <w:pPr>
              <w:pStyle w:val="12"/>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制度制订者</w:t>
            </w:r>
          </w:p>
        </w:tc>
        <w:tc>
          <w:tcPr>
            <w:tcW w:w="6600" w:type="dxa"/>
            <w:vAlign w:val="center"/>
          </w:tcPr>
          <w:p w14:paraId="4FA7FACE">
            <w:pPr>
              <w:pStyle w:val="12"/>
              <w:spacing w:before="0" w:beforeAutospacing="0" w:after="0" w:afterAutospacing="0"/>
              <w:rPr>
                <w:rFonts w:hAnsi="Times New Roman" w:cs="Times New Roman"/>
                <w:sz w:val="21"/>
                <w:szCs w:val="21"/>
                <w:highlight w:val="none"/>
              </w:rPr>
            </w:pPr>
            <w:r>
              <w:rPr>
                <w:rFonts w:hint="eastAsia" w:hAnsi="Times New Roman" w:cs="Times New Roman"/>
                <w:sz w:val="21"/>
                <w:szCs w:val="21"/>
                <w:highlight w:val="none"/>
              </w:rPr>
              <w:t>华润啤酒</w:t>
            </w:r>
            <w:r>
              <w:rPr>
                <w:rFonts w:hint="eastAsia" w:hAnsi="Times New Roman" w:cs="Times New Roman"/>
                <w:sz w:val="21"/>
                <w:szCs w:val="21"/>
                <w:highlight w:val="none"/>
                <w:lang w:val="en-US" w:eastAsia="zh-CN"/>
              </w:rPr>
              <w:t>人力资源</w:t>
            </w:r>
            <w:r>
              <w:rPr>
                <w:rFonts w:hint="eastAsia" w:hAnsi="Times New Roman" w:cs="Times New Roman"/>
                <w:sz w:val="21"/>
                <w:szCs w:val="21"/>
                <w:highlight w:val="none"/>
              </w:rPr>
              <w:t>部</w:t>
            </w:r>
          </w:p>
        </w:tc>
      </w:tr>
    </w:tbl>
    <w:p w14:paraId="0AF92A18">
      <w:pPr>
        <w:pStyle w:val="31"/>
        <w:framePr w:w="0" w:hRule="auto" w:wrap="auto" w:vAnchor="margin" w:hAnchor="text" w:xAlign="left" w:yAlign="inline"/>
        <w:spacing w:line="360" w:lineRule="auto"/>
        <w:rPr>
          <w:sz w:val="21"/>
          <w:highlight w:val="none"/>
        </w:rPr>
      </w:pPr>
    </w:p>
    <w:p w14:paraId="13D08BCD">
      <w:pPr>
        <w:spacing w:after="0" w:line="240" w:lineRule="auto"/>
        <w:rPr>
          <w:sz w:val="21"/>
          <w:highlight w:val="none"/>
        </w:rPr>
      </w:pPr>
      <w:r>
        <w:rPr>
          <w:rFonts w:hint="eastAsia"/>
          <w:sz w:val="21"/>
          <w:highlight w:val="none"/>
        </w:rPr>
        <w:t>制度版本记录</w:t>
      </w:r>
    </w:p>
    <w:p w14:paraId="428FE9F9">
      <w:pPr>
        <w:pStyle w:val="31"/>
        <w:framePr w:w="0" w:hRule="auto" w:wrap="auto" w:vAnchor="margin" w:hAnchor="text" w:xAlign="left" w:yAlign="inline"/>
        <w:spacing w:line="400" w:lineRule="exact"/>
        <w:rPr>
          <w:highlight w:val="none"/>
        </w:rPr>
      </w:pPr>
      <w:r>
        <w:rPr>
          <w:highlight w:val="none"/>
        </w:rP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290F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shd w:val="clear" w:color="auto" w:fill="D0CECE" w:themeFill="background2" w:themeFillShade="E6"/>
            <w:vAlign w:val="center"/>
          </w:tcPr>
          <w:p w14:paraId="260FDFA2">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生效日期</w:t>
            </w:r>
          </w:p>
        </w:tc>
        <w:tc>
          <w:tcPr>
            <w:tcW w:w="1276" w:type="dxa"/>
            <w:shd w:val="clear" w:color="auto" w:fill="D0CECE" w:themeFill="background2" w:themeFillShade="E6"/>
            <w:vAlign w:val="center"/>
          </w:tcPr>
          <w:p w14:paraId="4A030C16">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制度起草人</w:t>
            </w:r>
          </w:p>
        </w:tc>
        <w:tc>
          <w:tcPr>
            <w:tcW w:w="4913" w:type="dxa"/>
            <w:shd w:val="clear" w:color="auto" w:fill="D0CECE" w:themeFill="background2" w:themeFillShade="E6"/>
            <w:vAlign w:val="center"/>
          </w:tcPr>
          <w:p w14:paraId="71F397B5">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变更说明</w:t>
            </w:r>
          </w:p>
        </w:tc>
      </w:tr>
      <w:tr w14:paraId="1E26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641B8655">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lang w:val="en-US" w:eastAsia="zh-CN"/>
              </w:rPr>
              <w:t>2021</w:t>
            </w:r>
            <w:r>
              <w:rPr>
                <w:rFonts w:hint="eastAsia" w:hAnsi="Times New Roman" w:cs="Times New Roman"/>
                <w:sz w:val="21"/>
                <w:szCs w:val="20"/>
                <w:highlight w:val="none"/>
              </w:rPr>
              <w:t>年</w:t>
            </w:r>
            <w:r>
              <w:rPr>
                <w:rFonts w:hint="eastAsia" w:hAnsi="Times New Roman" w:cs="Times New Roman"/>
                <w:sz w:val="21"/>
                <w:szCs w:val="20"/>
                <w:highlight w:val="none"/>
                <w:lang w:val="en-US" w:eastAsia="zh-CN"/>
              </w:rPr>
              <w:t>12</w:t>
            </w:r>
            <w:r>
              <w:rPr>
                <w:rFonts w:hint="eastAsia" w:hAnsi="Times New Roman" w:cs="Times New Roman"/>
                <w:sz w:val="21"/>
                <w:szCs w:val="20"/>
                <w:highlight w:val="none"/>
              </w:rPr>
              <w:t>月</w:t>
            </w:r>
            <w:r>
              <w:rPr>
                <w:rFonts w:hint="eastAsia" w:hAnsi="Times New Roman" w:cs="Times New Roman"/>
                <w:sz w:val="21"/>
                <w:szCs w:val="20"/>
                <w:highlight w:val="none"/>
                <w:lang w:val="en-US" w:eastAsia="zh-CN"/>
              </w:rPr>
              <w:t>31</w:t>
            </w:r>
            <w:r>
              <w:rPr>
                <w:rFonts w:hint="eastAsia" w:hAnsi="Times New Roman" w:cs="Times New Roman"/>
                <w:sz w:val="21"/>
                <w:szCs w:val="20"/>
                <w:highlight w:val="none"/>
              </w:rPr>
              <w:t>日</w:t>
            </w:r>
          </w:p>
        </w:tc>
        <w:tc>
          <w:tcPr>
            <w:tcW w:w="1276" w:type="dxa"/>
            <w:vAlign w:val="center"/>
          </w:tcPr>
          <w:p w14:paraId="0EFD67B6">
            <w:pPr>
              <w:pStyle w:val="12"/>
              <w:spacing w:before="0" w:beforeAutospacing="0" w:after="0" w:afterAutospacing="0"/>
              <w:jc w:val="center"/>
              <w:rPr>
                <w:rFonts w:hint="default" w:hAnsi="Times New Roman" w:eastAsia="宋体" w:cs="Times New Roman"/>
                <w:sz w:val="21"/>
                <w:szCs w:val="20"/>
                <w:highlight w:val="none"/>
                <w:lang w:val="en-US" w:eastAsia="zh-CN"/>
              </w:rPr>
            </w:pPr>
            <w:r>
              <w:rPr>
                <w:rFonts w:hint="eastAsia" w:hAnsi="Times New Roman" w:cs="Times New Roman"/>
                <w:sz w:val="21"/>
                <w:szCs w:val="20"/>
                <w:highlight w:val="none"/>
                <w:lang w:val="en-US" w:eastAsia="zh-CN"/>
              </w:rPr>
              <w:t>黄宇</w:t>
            </w:r>
          </w:p>
        </w:tc>
        <w:tc>
          <w:tcPr>
            <w:tcW w:w="4913" w:type="dxa"/>
            <w:vAlign w:val="center"/>
          </w:tcPr>
          <w:p w14:paraId="2A807C1F">
            <w:pPr>
              <w:pStyle w:val="12"/>
              <w:spacing w:before="0" w:beforeAutospacing="0" w:after="0" w:afterAutospacing="0"/>
              <w:rPr>
                <w:rFonts w:hAnsi="Times New Roman" w:cs="Times New Roman"/>
                <w:sz w:val="21"/>
                <w:szCs w:val="20"/>
                <w:highlight w:val="none"/>
              </w:rPr>
            </w:pPr>
            <w:r>
              <w:rPr>
                <w:rFonts w:hint="eastAsia"/>
                <w:sz w:val="21"/>
                <w:highlight w:val="none"/>
              </w:rPr>
              <w:t>首次制定</w:t>
            </w:r>
          </w:p>
        </w:tc>
      </w:tr>
      <w:tr w14:paraId="44D6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46ADA1E3">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lang w:val="en-US" w:eastAsia="zh-CN"/>
              </w:rPr>
              <w:t>2025</w:t>
            </w:r>
            <w:r>
              <w:rPr>
                <w:rFonts w:hint="eastAsia" w:hAnsi="Times New Roman" w:cs="Times New Roman"/>
                <w:sz w:val="21"/>
                <w:szCs w:val="20"/>
                <w:highlight w:val="none"/>
              </w:rPr>
              <w:t>年</w:t>
            </w:r>
            <w:r>
              <w:rPr>
                <w:rFonts w:hint="eastAsia" w:hAnsi="Times New Roman" w:cs="Times New Roman"/>
                <w:sz w:val="21"/>
                <w:szCs w:val="20"/>
                <w:highlight w:val="none"/>
                <w:lang w:val="en-US" w:eastAsia="zh-CN"/>
              </w:rPr>
              <w:t>10</w:t>
            </w:r>
            <w:r>
              <w:rPr>
                <w:rFonts w:hint="eastAsia" w:hAnsi="Times New Roman" w:cs="Times New Roman"/>
                <w:sz w:val="21"/>
                <w:szCs w:val="20"/>
                <w:highlight w:val="none"/>
              </w:rPr>
              <w:t>月</w:t>
            </w:r>
            <w:r>
              <w:rPr>
                <w:rFonts w:hint="eastAsia" w:hAnsi="Times New Roman" w:cs="Times New Roman"/>
                <w:sz w:val="21"/>
                <w:szCs w:val="20"/>
                <w:highlight w:val="none"/>
                <w:lang w:val="en-US" w:eastAsia="zh-CN"/>
              </w:rPr>
              <w:t>18</w:t>
            </w:r>
            <w:r>
              <w:rPr>
                <w:rFonts w:hint="eastAsia" w:hAnsi="Times New Roman" w:cs="Times New Roman"/>
                <w:sz w:val="21"/>
                <w:szCs w:val="20"/>
                <w:highlight w:val="none"/>
              </w:rPr>
              <w:t>日</w:t>
            </w:r>
          </w:p>
        </w:tc>
        <w:tc>
          <w:tcPr>
            <w:tcW w:w="1276" w:type="dxa"/>
            <w:vAlign w:val="center"/>
          </w:tcPr>
          <w:p w14:paraId="0E28523E">
            <w:pPr>
              <w:pStyle w:val="12"/>
              <w:spacing w:before="0" w:beforeAutospacing="0" w:after="0" w:afterAutospacing="0"/>
              <w:jc w:val="center"/>
              <w:rPr>
                <w:rFonts w:hint="default" w:hAnsi="Times New Roman" w:eastAsia="宋体" w:cs="Times New Roman"/>
                <w:sz w:val="21"/>
                <w:szCs w:val="20"/>
                <w:highlight w:val="none"/>
                <w:lang w:val="en-US" w:eastAsia="zh-CN"/>
              </w:rPr>
            </w:pPr>
            <w:r>
              <w:rPr>
                <w:rFonts w:hint="eastAsia" w:hAnsi="Times New Roman" w:cs="Times New Roman"/>
                <w:sz w:val="21"/>
                <w:szCs w:val="20"/>
                <w:highlight w:val="none"/>
                <w:lang w:val="en-US" w:eastAsia="zh-CN"/>
              </w:rPr>
              <w:t>柳凤翎</w:t>
            </w:r>
          </w:p>
        </w:tc>
        <w:tc>
          <w:tcPr>
            <w:tcW w:w="4913" w:type="dxa"/>
            <w:vAlign w:val="center"/>
          </w:tcPr>
          <w:p w14:paraId="3BE7C0A8">
            <w:pPr>
              <w:pStyle w:val="12"/>
              <w:spacing w:before="0" w:beforeAutospacing="0" w:after="0" w:afterAutospacing="0"/>
              <w:rPr>
                <w:rFonts w:hint="default" w:hAnsi="Times New Roman" w:eastAsia="宋体" w:cs="Times New Roman"/>
                <w:sz w:val="21"/>
                <w:szCs w:val="20"/>
                <w:highlight w:val="none"/>
                <w:lang w:val="en-US" w:eastAsia="zh-CN"/>
              </w:rPr>
            </w:pPr>
            <w:r>
              <w:rPr>
                <w:rFonts w:hint="eastAsia"/>
                <w:sz w:val="21"/>
                <w:highlight w:val="none"/>
              </w:rPr>
              <w:t>第</w:t>
            </w:r>
            <w:r>
              <w:rPr>
                <w:rFonts w:hint="eastAsia"/>
                <w:sz w:val="21"/>
                <w:highlight w:val="none"/>
                <w:lang w:val="en-US" w:eastAsia="zh-CN"/>
              </w:rPr>
              <w:t>1</w:t>
            </w:r>
            <w:r>
              <w:rPr>
                <w:rFonts w:hint="eastAsia"/>
                <w:sz w:val="21"/>
                <w:highlight w:val="none"/>
              </w:rPr>
              <w:t>次修订，修订</w:t>
            </w:r>
            <w:r>
              <w:rPr>
                <w:rFonts w:hint="eastAsia"/>
                <w:sz w:val="21"/>
                <w:szCs w:val="21"/>
                <w:highlight w:val="none"/>
                <w:lang w:val="en-US" w:eastAsia="zh-CN"/>
              </w:rPr>
              <w:t>试用期培养、转正评价、取消录用</w:t>
            </w:r>
            <w:r>
              <w:rPr>
                <w:rFonts w:hint="eastAsia"/>
                <w:sz w:val="21"/>
                <w:highlight w:val="none"/>
              </w:rPr>
              <w:t>部分内容；更名</w:t>
            </w:r>
            <w:r>
              <w:rPr>
                <w:rFonts w:hint="eastAsia"/>
                <w:sz w:val="21"/>
                <w:highlight w:val="none"/>
                <w:lang w:eastAsia="zh-CN"/>
              </w:rPr>
              <w:t>《</w:t>
            </w:r>
            <w:r>
              <w:rPr>
                <w:rFonts w:hint="eastAsia"/>
                <w:sz w:val="21"/>
                <w:highlight w:val="none"/>
                <w:lang w:val="en-US" w:eastAsia="zh-CN"/>
              </w:rPr>
              <w:t>华润啤酒试用期管理办法》</w:t>
            </w:r>
          </w:p>
        </w:tc>
      </w:tr>
      <w:tr w14:paraId="6614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5F49A6D2">
            <w:pPr>
              <w:pStyle w:val="12"/>
              <w:spacing w:before="0" w:beforeAutospacing="0" w:after="0" w:afterAutospacing="0"/>
              <w:jc w:val="center"/>
              <w:rPr>
                <w:rFonts w:hint="eastAsia" w:hAnsi="Times New Roman" w:cs="Times New Roman"/>
                <w:sz w:val="21"/>
                <w:szCs w:val="20"/>
                <w:highlight w:val="none"/>
                <w:lang w:val="en-US" w:eastAsia="zh-CN"/>
              </w:rPr>
            </w:pPr>
            <w:r>
              <w:rPr>
                <w:rFonts w:hint="eastAsia" w:hAnsi="Times New Roman" w:cs="Times New Roman"/>
                <w:sz w:val="21"/>
                <w:szCs w:val="20"/>
                <w:highlight w:val="none"/>
                <w:lang w:val="en-US" w:eastAsia="zh-CN"/>
              </w:rPr>
              <w:t>2026年4月1日</w:t>
            </w:r>
          </w:p>
        </w:tc>
        <w:tc>
          <w:tcPr>
            <w:tcW w:w="1276" w:type="dxa"/>
            <w:vAlign w:val="center"/>
          </w:tcPr>
          <w:p w14:paraId="4EE46573">
            <w:pPr>
              <w:pStyle w:val="12"/>
              <w:spacing w:before="0" w:beforeAutospacing="0" w:after="0" w:afterAutospacing="0"/>
              <w:jc w:val="center"/>
              <w:rPr>
                <w:rFonts w:hint="eastAsia" w:hAnsi="Times New Roman" w:cs="Times New Roman"/>
                <w:sz w:val="21"/>
                <w:szCs w:val="20"/>
                <w:highlight w:val="none"/>
                <w:lang w:val="en-US" w:eastAsia="zh-CN"/>
              </w:rPr>
            </w:pPr>
            <w:r>
              <w:rPr>
                <w:rFonts w:hint="eastAsia"/>
                <w:sz w:val="21"/>
                <w:szCs w:val="21"/>
                <w:highlight w:val="none"/>
                <w:lang w:val="en-US" w:eastAsia="zh-CN"/>
              </w:rPr>
              <w:t>柳凤翎</w:t>
            </w:r>
          </w:p>
        </w:tc>
        <w:tc>
          <w:tcPr>
            <w:tcW w:w="4913" w:type="dxa"/>
            <w:vAlign w:val="center"/>
          </w:tcPr>
          <w:p w14:paraId="56C18241">
            <w:pPr>
              <w:pStyle w:val="12"/>
              <w:spacing w:before="0" w:beforeAutospacing="0" w:after="0" w:afterAutospacing="0"/>
              <w:rPr>
                <w:rFonts w:hint="eastAsia"/>
                <w:sz w:val="21"/>
                <w:highlight w:val="none"/>
              </w:rPr>
            </w:pPr>
            <w:r>
              <w:rPr>
                <w:rFonts w:hint="eastAsia"/>
                <w:sz w:val="21"/>
                <w:highlight w:val="none"/>
                <w:lang w:val="en-US" w:eastAsia="zh-CN"/>
              </w:rPr>
              <w:t>第2次修订：修订涉及职级体系套改的相关内容。</w:t>
            </w:r>
          </w:p>
        </w:tc>
      </w:tr>
    </w:tbl>
    <w:p w14:paraId="46DB46AE">
      <w:pPr>
        <w:pStyle w:val="31"/>
        <w:framePr w:w="0" w:hRule="auto" w:wrap="auto" w:vAnchor="margin" w:hAnchor="text" w:xAlign="left" w:yAlign="inline"/>
        <w:spacing w:line="360" w:lineRule="auto"/>
        <w:rPr>
          <w:sz w:val="21"/>
          <w:highlight w:val="none"/>
        </w:rPr>
      </w:pPr>
    </w:p>
    <w:p w14:paraId="2ABD6FBB">
      <w:pPr>
        <w:spacing w:after="0" w:line="240" w:lineRule="auto"/>
        <w:rPr>
          <w:sz w:val="21"/>
          <w:highlight w:val="none"/>
        </w:rPr>
      </w:pPr>
      <w:r>
        <w:rPr>
          <w:rFonts w:hint="eastAsia"/>
          <w:sz w:val="21"/>
          <w:highlight w:val="none"/>
        </w:rPr>
        <w:t>制度说明</w:t>
      </w:r>
    </w:p>
    <w:p w14:paraId="407424B0">
      <w:pPr>
        <w:pStyle w:val="31"/>
        <w:framePr w:w="0" w:hRule="auto" w:wrap="auto" w:vAnchor="margin" w:hAnchor="text" w:xAlign="left" w:yAlign="inline"/>
        <w:spacing w:line="400" w:lineRule="exact"/>
        <w:rPr>
          <w:highlight w:val="none"/>
        </w:rPr>
      </w:pPr>
      <w:r>
        <w:rPr>
          <w:highlight w:val="none"/>
        </w:rP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7BB3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696" w:type="dxa"/>
            <w:shd w:val="clear" w:color="auto" w:fill="D0CECE" w:themeFill="background2" w:themeFillShade="E6"/>
            <w:vAlign w:val="center"/>
          </w:tcPr>
          <w:p w14:paraId="1544035A">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目的</w:t>
            </w:r>
          </w:p>
        </w:tc>
        <w:tc>
          <w:tcPr>
            <w:tcW w:w="6600" w:type="dxa"/>
            <w:vAlign w:val="center"/>
          </w:tcPr>
          <w:p w14:paraId="6D4142F9">
            <w:pPr>
              <w:pStyle w:val="12"/>
              <w:spacing w:before="0" w:beforeAutospacing="0" w:after="0" w:afterAutospacing="0"/>
              <w:rPr>
                <w:rFonts w:hAnsi="Times New Roman" w:cs="Times New Roman"/>
                <w:sz w:val="21"/>
                <w:szCs w:val="21"/>
                <w:highlight w:val="none"/>
              </w:rPr>
            </w:pPr>
            <w:r>
              <w:rPr>
                <w:rFonts w:hint="eastAsia" w:hAnsi="Times New Roman" w:cs="Times New Roman"/>
                <w:sz w:val="21"/>
                <w:szCs w:val="21"/>
                <w:highlight w:val="none"/>
                <w:lang w:val="en-US" w:eastAsia="zh-CN"/>
              </w:rPr>
              <w:t>规范新员工入职及试用期管理，促进新员工快速适应岗位要求并确保人岗匹配</w:t>
            </w:r>
            <w:r>
              <w:rPr>
                <w:rFonts w:hint="eastAsia" w:hAnsi="Times New Roman" w:cs="Times New Roman"/>
                <w:sz w:val="21"/>
                <w:szCs w:val="21"/>
                <w:highlight w:val="none"/>
              </w:rPr>
              <w:t>。</w:t>
            </w:r>
          </w:p>
        </w:tc>
      </w:tr>
      <w:tr w14:paraId="1B22B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260DC0B2">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适用范围</w:t>
            </w:r>
          </w:p>
        </w:tc>
        <w:tc>
          <w:tcPr>
            <w:tcW w:w="6600" w:type="dxa"/>
            <w:vAlign w:val="center"/>
          </w:tcPr>
          <w:p w14:paraId="78A633EB">
            <w:pPr>
              <w:pStyle w:val="12"/>
              <w:spacing w:before="0" w:beforeAutospacing="0" w:after="0" w:afterAutospacing="0"/>
              <w:rPr>
                <w:rFonts w:hAnsi="Times New Roman" w:cs="Times New Roman"/>
                <w:sz w:val="21"/>
                <w:szCs w:val="21"/>
                <w:highlight w:val="none"/>
              </w:rPr>
            </w:pPr>
            <w:r>
              <w:rPr>
                <w:rFonts w:hint="eastAsia" w:hAnsi="Times New Roman" w:cs="Times New Roman"/>
                <w:sz w:val="21"/>
                <w:szCs w:val="21"/>
                <w:highlight w:val="none"/>
              </w:rPr>
              <w:t>适用于华润啤酒（控股）有限公司及其下属各级子公司、分公司</w:t>
            </w:r>
          </w:p>
        </w:tc>
      </w:tr>
      <w:tr w14:paraId="5272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1D77906D">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主要关联制度</w:t>
            </w:r>
          </w:p>
          <w:p w14:paraId="0EEC7194">
            <w:pPr>
              <w:pStyle w:val="12"/>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（指一级、二级制度）</w:t>
            </w:r>
          </w:p>
        </w:tc>
        <w:tc>
          <w:tcPr>
            <w:tcW w:w="6600" w:type="dxa"/>
            <w:vAlign w:val="center"/>
          </w:tcPr>
          <w:p w14:paraId="4B854347">
            <w:pPr>
              <w:pStyle w:val="12"/>
              <w:spacing w:before="0" w:beforeAutospacing="0" w:after="0" w:afterAutospacing="0"/>
              <w:rPr>
                <w:sz w:val="21"/>
                <w:szCs w:val="21"/>
                <w:highlight w:val="none"/>
              </w:rPr>
            </w:pPr>
            <w:r>
              <w:rPr>
                <w:rFonts w:hint="eastAsia"/>
                <w:sz w:val="21"/>
                <w:szCs w:val="21"/>
                <w:highlight w:val="none"/>
              </w:rPr>
              <w:t>华润啤酒</w:t>
            </w:r>
            <w:r>
              <w:rPr>
                <w:rFonts w:hint="eastAsia"/>
                <w:sz w:val="21"/>
                <w:szCs w:val="21"/>
                <w:highlight w:val="none"/>
                <w:lang w:val="en-US" w:eastAsia="zh-CN"/>
              </w:rPr>
              <w:t>招聘管理</w:t>
            </w:r>
            <w:r>
              <w:rPr>
                <w:rFonts w:hint="eastAsia"/>
                <w:sz w:val="21"/>
                <w:szCs w:val="21"/>
                <w:highlight w:val="none"/>
              </w:rPr>
              <w:t>制度</w:t>
            </w:r>
          </w:p>
        </w:tc>
      </w:tr>
    </w:tbl>
    <w:p w14:paraId="181DD601">
      <w:pPr>
        <w:rPr>
          <w:rFonts w:ascii="华文中宋" w:hAnsi="华文中宋" w:eastAsia="华文中宋"/>
          <w:bCs/>
          <w:sz w:val="44"/>
          <w:szCs w:val="44"/>
          <w:highlight w:val="none"/>
        </w:rPr>
      </w:pPr>
      <w:r>
        <w:rPr>
          <w:rFonts w:ascii="华文中宋" w:hAnsi="华文中宋" w:eastAsia="华文中宋"/>
          <w:bCs/>
          <w:sz w:val="44"/>
          <w:szCs w:val="44"/>
          <w:highlight w:val="none"/>
        </w:rPr>
        <w:br w:type="page"/>
      </w:r>
    </w:p>
    <w:sdt>
      <w:sdtPr>
        <w:rPr>
          <w:rFonts w:ascii="Georgia" w:hAnsi="Georgia" w:eastAsia="宋体" w:cstheme="minorBidi"/>
          <w:color w:val="auto"/>
          <w:sz w:val="22"/>
          <w:szCs w:val="22"/>
          <w:highlight w:val="none"/>
          <w:lang w:val="zh-CN"/>
        </w:rPr>
        <w:id w:val="720252795"/>
        <w:docPartObj>
          <w:docPartGallery w:val="Table of Contents"/>
          <w:docPartUnique/>
        </w:docPartObj>
      </w:sdtPr>
      <w:sdtEndPr>
        <w:rPr>
          <w:rFonts w:hint="eastAsia" w:ascii="仿宋_GB2312" w:hAnsi="Georgia" w:eastAsia="仿宋_GB2312" w:cstheme="minorBidi"/>
          <w:bCs/>
          <w:color w:val="auto"/>
          <w:sz w:val="22"/>
          <w:szCs w:val="22"/>
          <w:highlight w:val="none"/>
          <w:lang w:val="zh-CN"/>
        </w:rPr>
      </w:sdtEndPr>
      <w:sdtContent>
        <w:p w14:paraId="4225C9FE">
          <w:pPr>
            <w:pStyle w:val="49"/>
            <w:jc w:val="center"/>
            <w:rPr>
              <w:rFonts w:ascii="仿宋_GB2312" w:eastAsia="仿宋_GB2312"/>
              <w:color w:val="auto"/>
              <w:highlight w:val="none"/>
            </w:rPr>
          </w:pPr>
          <w:r>
            <w:rPr>
              <w:rFonts w:hint="eastAsia" w:ascii="仿宋_GB2312" w:eastAsia="仿宋_GB2312"/>
              <w:color w:val="auto"/>
              <w:highlight w:val="none"/>
              <w:lang w:val="zh-CN"/>
            </w:rPr>
            <w:t>目录</w:t>
          </w:r>
        </w:p>
        <w:p w14:paraId="7F5350D0">
          <w:pPr>
            <w:pStyle w:val="9"/>
            <w:tabs>
              <w:tab w:val="right" w:leader="dot" w:pos="8306"/>
              <w:tab w:val="clear" w:pos="9242"/>
            </w:tabs>
            <w:rPr>
              <w:highlight w:val="none"/>
            </w:rPr>
          </w:pPr>
          <w:r>
            <w:rPr>
              <w:rFonts w:hint="eastAsia" w:ascii="仿宋_GB2312" w:eastAsia="仿宋_GB2312"/>
              <w:b w:val="0"/>
              <w:sz w:val="32"/>
              <w:szCs w:val="32"/>
              <w:highlight w:val="none"/>
            </w:rPr>
            <w:fldChar w:fldCharType="begin"/>
          </w:r>
          <w:r>
            <w:rPr>
              <w:rFonts w:hint="eastAsia" w:ascii="仿宋_GB2312" w:eastAsia="仿宋_GB2312"/>
              <w:b w:val="0"/>
              <w:sz w:val="32"/>
              <w:szCs w:val="32"/>
              <w:highlight w:val="none"/>
            </w:rPr>
            <w:instrText xml:space="preserve"> TOC \o "1-3" \h \z \u </w:instrText>
          </w:r>
          <w:r>
            <w:rPr>
              <w:rFonts w:hint="eastAsia" w:ascii="仿宋_GB2312" w:eastAsia="仿宋_GB2312"/>
              <w:b w:val="0"/>
              <w:sz w:val="32"/>
              <w:szCs w:val="32"/>
              <w:highlight w:val="none"/>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HYPERLINK \l _Toc18873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第一章 总则</w:t>
          </w:r>
          <w:r>
            <w:rPr>
              <w:rFonts w:hint="eastAsia" w:ascii="仿宋_GB2312" w:eastAsia="仿宋_GB2312" w:hAnsiTheme="majorHAnsi" w:cstheme="majorBidi"/>
              <w:b w:val="0"/>
              <w:bCs w:val="0"/>
              <w:color w:val="auto"/>
              <w:kern w:val="0"/>
              <w:sz w:val="32"/>
              <w:szCs w:val="32"/>
              <w:highlight w:val="none"/>
              <w:lang w:val="zh-CN" w:eastAsia="zh-CN" w:bidi="ar-SA"/>
            </w:rPr>
            <w:tab/>
          </w: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PAGEREF _Toc18873 \h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1</w:t>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p>
        <w:p w14:paraId="6A242CA3">
          <w:pPr>
            <w:pStyle w:val="9"/>
            <w:tabs>
              <w:tab w:val="right" w:leader="dot" w:pos="8306"/>
              <w:tab w:val="clear" w:pos="9242"/>
            </w:tabs>
            <w:rPr>
              <w:rFonts w:hint="eastAsia" w:ascii="仿宋_GB2312" w:eastAsia="仿宋_GB2312" w:hAnsiTheme="majorHAnsi" w:cstheme="majorBidi"/>
              <w:b w:val="0"/>
              <w:bCs w:val="0"/>
              <w:color w:val="auto"/>
              <w:kern w:val="0"/>
              <w:sz w:val="32"/>
              <w:szCs w:val="32"/>
              <w:highlight w:val="none"/>
              <w:lang w:val="zh-CN" w:eastAsia="zh-CN" w:bidi="ar-SA"/>
            </w:rPr>
          </w:pP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HYPERLINK \l _Toc32403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 xml:space="preserve">第二章 </w:t>
          </w:r>
          <w:r>
            <w:rPr>
              <w:rFonts w:hint="eastAsia" w:ascii="仿宋_GB2312" w:eastAsia="仿宋_GB2312" w:hAnsiTheme="majorHAnsi" w:cstheme="majorBidi"/>
              <w:b w:val="0"/>
              <w:bCs w:val="0"/>
              <w:color w:val="auto"/>
              <w:kern w:val="0"/>
              <w:sz w:val="32"/>
              <w:szCs w:val="32"/>
              <w:highlight w:val="none"/>
              <w:lang w:val="en-US" w:eastAsia="zh-CN" w:bidi="ar-SA"/>
            </w:rPr>
            <w:t>试用期培养</w:t>
          </w:r>
          <w:r>
            <w:rPr>
              <w:rFonts w:hint="eastAsia" w:ascii="仿宋_GB2312" w:eastAsia="仿宋_GB2312" w:hAnsiTheme="majorHAnsi" w:cstheme="majorBidi"/>
              <w:b w:val="0"/>
              <w:bCs w:val="0"/>
              <w:color w:val="auto"/>
              <w:kern w:val="0"/>
              <w:sz w:val="32"/>
              <w:szCs w:val="32"/>
              <w:highlight w:val="none"/>
              <w:lang w:val="zh-CN" w:eastAsia="zh-CN" w:bidi="ar-SA"/>
            </w:rPr>
            <w:tab/>
          </w: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PAGEREF _Toc32403 \h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2</w:t>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p>
        <w:p w14:paraId="1EE56705">
          <w:pPr>
            <w:pStyle w:val="9"/>
            <w:tabs>
              <w:tab w:val="right" w:leader="dot" w:pos="8306"/>
              <w:tab w:val="clear" w:pos="9242"/>
            </w:tabs>
            <w:rPr>
              <w:rFonts w:hint="eastAsia" w:ascii="仿宋_GB2312" w:eastAsia="仿宋_GB2312" w:hAnsiTheme="majorHAnsi" w:cstheme="majorBidi"/>
              <w:b w:val="0"/>
              <w:bCs w:val="0"/>
              <w:color w:val="auto"/>
              <w:kern w:val="0"/>
              <w:sz w:val="32"/>
              <w:szCs w:val="32"/>
              <w:highlight w:val="none"/>
              <w:lang w:val="zh-CN" w:eastAsia="zh-CN" w:bidi="ar-SA"/>
            </w:rPr>
          </w:pP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HYPERLINK \l _Toc7291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 xml:space="preserve">第三章 </w:t>
          </w:r>
          <w:r>
            <w:rPr>
              <w:rFonts w:hint="eastAsia" w:ascii="仿宋_GB2312" w:eastAsia="仿宋_GB2312" w:hAnsiTheme="majorHAnsi" w:cstheme="majorBidi"/>
              <w:b w:val="0"/>
              <w:bCs w:val="0"/>
              <w:color w:val="auto"/>
              <w:kern w:val="0"/>
              <w:sz w:val="32"/>
              <w:szCs w:val="32"/>
              <w:highlight w:val="none"/>
              <w:lang w:val="en-US" w:eastAsia="zh-CN" w:bidi="ar-SA"/>
            </w:rPr>
            <w:t>试用期转正评价</w:t>
          </w:r>
          <w:r>
            <w:rPr>
              <w:rFonts w:hint="eastAsia" w:ascii="仿宋_GB2312" w:eastAsia="仿宋_GB2312" w:hAnsiTheme="majorHAnsi" w:cstheme="majorBidi"/>
              <w:b w:val="0"/>
              <w:bCs w:val="0"/>
              <w:color w:val="auto"/>
              <w:kern w:val="0"/>
              <w:sz w:val="32"/>
              <w:szCs w:val="32"/>
              <w:highlight w:val="none"/>
              <w:lang w:val="zh-CN" w:eastAsia="zh-CN" w:bidi="ar-SA"/>
            </w:rPr>
            <w:tab/>
          </w: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PAGEREF _Toc7291 \h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3</w:t>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p>
        <w:p w14:paraId="7C472FDD">
          <w:pPr>
            <w:pStyle w:val="9"/>
            <w:tabs>
              <w:tab w:val="right" w:leader="dot" w:pos="8306"/>
              <w:tab w:val="clear" w:pos="9242"/>
            </w:tabs>
            <w:rPr>
              <w:rFonts w:hint="eastAsia" w:ascii="仿宋_GB2312" w:eastAsia="仿宋_GB2312" w:hAnsiTheme="majorHAnsi" w:cstheme="majorBidi"/>
              <w:b w:val="0"/>
              <w:bCs w:val="0"/>
              <w:color w:val="auto"/>
              <w:kern w:val="0"/>
              <w:sz w:val="32"/>
              <w:szCs w:val="32"/>
              <w:highlight w:val="none"/>
              <w:lang w:val="zh-CN" w:eastAsia="zh-CN" w:bidi="ar-SA"/>
            </w:rPr>
          </w:pP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HYPERLINK \l _Toc17934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 xml:space="preserve">第四章 </w:t>
          </w:r>
          <w:r>
            <w:rPr>
              <w:rFonts w:hint="eastAsia" w:ascii="仿宋_GB2312" w:eastAsia="仿宋_GB2312" w:hAnsiTheme="majorHAnsi" w:cstheme="majorBidi"/>
              <w:b w:val="0"/>
              <w:bCs w:val="0"/>
              <w:color w:val="auto"/>
              <w:kern w:val="0"/>
              <w:sz w:val="32"/>
              <w:szCs w:val="32"/>
              <w:highlight w:val="none"/>
              <w:lang w:val="en-US" w:eastAsia="zh-CN" w:bidi="ar-SA"/>
            </w:rPr>
            <w:t>取消录用</w:t>
          </w:r>
          <w:r>
            <w:rPr>
              <w:rFonts w:hint="eastAsia" w:ascii="仿宋_GB2312" w:eastAsia="仿宋_GB2312" w:hAnsiTheme="majorHAnsi" w:cstheme="majorBidi"/>
              <w:b w:val="0"/>
              <w:bCs w:val="0"/>
              <w:color w:val="auto"/>
              <w:kern w:val="0"/>
              <w:sz w:val="32"/>
              <w:szCs w:val="32"/>
              <w:highlight w:val="none"/>
              <w:lang w:val="zh-CN" w:eastAsia="zh-CN" w:bidi="ar-SA"/>
            </w:rPr>
            <w:tab/>
          </w: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PAGEREF _Toc17934 \h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5</w:t>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p>
        <w:p w14:paraId="42A991BF">
          <w:pPr>
            <w:pStyle w:val="9"/>
            <w:tabs>
              <w:tab w:val="right" w:leader="dot" w:pos="8306"/>
              <w:tab w:val="clear" w:pos="9242"/>
            </w:tabs>
            <w:rPr>
              <w:rFonts w:hint="eastAsia" w:ascii="仿宋_GB2312" w:eastAsia="仿宋_GB2312" w:hAnsiTheme="majorHAnsi" w:cstheme="majorBidi"/>
              <w:b w:val="0"/>
              <w:bCs w:val="0"/>
              <w:color w:val="auto"/>
              <w:kern w:val="0"/>
              <w:sz w:val="32"/>
              <w:szCs w:val="32"/>
              <w:highlight w:val="none"/>
              <w:lang w:val="zh-CN" w:eastAsia="zh-CN" w:bidi="ar-SA"/>
            </w:rPr>
          </w:pP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HYPERLINK \l _Toc21855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 xml:space="preserve">第五章 </w:t>
          </w:r>
          <w:r>
            <w:rPr>
              <w:rFonts w:hint="eastAsia" w:ascii="仿宋_GB2312" w:eastAsia="仿宋_GB2312" w:hAnsiTheme="majorHAnsi" w:cstheme="majorBidi"/>
              <w:b w:val="0"/>
              <w:bCs w:val="0"/>
              <w:color w:val="auto"/>
              <w:kern w:val="0"/>
              <w:sz w:val="32"/>
              <w:szCs w:val="32"/>
              <w:highlight w:val="none"/>
              <w:lang w:val="en-US" w:eastAsia="zh-CN" w:bidi="ar-SA"/>
            </w:rPr>
            <w:t>试用期相关事项调整</w:t>
          </w:r>
          <w:r>
            <w:rPr>
              <w:rFonts w:hint="eastAsia" w:ascii="仿宋_GB2312" w:eastAsia="仿宋_GB2312" w:hAnsiTheme="majorHAnsi" w:cstheme="majorBidi"/>
              <w:b w:val="0"/>
              <w:bCs w:val="0"/>
              <w:color w:val="auto"/>
              <w:kern w:val="0"/>
              <w:sz w:val="32"/>
              <w:szCs w:val="32"/>
              <w:highlight w:val="none"/>
              <w:lang w:val="zh-CN" w:eastAsia="zh-CN" w:bidi="ar-SA"/>
            </w:rPr>
            <w:tab/>
          </w: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PAGEREF _Toc21855 \h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6</w:t>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p>
        <w:p w14:paraId="1B12883A">
          <w:pPr>
            <w:pStyle w:val="9"/>
            <w:tabs>
              <w:tab w:val="right" w:leader="dot" w:pos="8306"/>
              <w:tab w:val="clear" w:pos="9242"/>
            </w:tabs>
            <w:rPr>
              <w:rFonts w:hint="eastAsia" w:ascii="仿宋_GB2312" w:eastAsia="仿宋_GB2312" w:hAnsiTheme="majorHAnsi" w:cstheme="majorBidi"/>
              <w:b w:val="0"/>
              <w:bCs w:val="0"/>
              <w:color w:val="auto"/>
              <w:kern w:val="0"/>
              <w:sz w:val="32"/>
              <w:szCs w:val="32"/>
              <w:highlight w:val="none"/>
              <w:lang w:val="zh-CN" w:eastAsia="zh-CN" w:bidi="ar-SA"/>
            </w:rPr>
          </w:pP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HYPERLINK \l _Toc383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第六章 附则</w:t>
          </w:r>
          <w:r>
            <w:rPr>
              <w:rFonts w:hint="eastAsia" w:ascii="仿宋_GB2312" w:eastAsia="仿宋_GB2312" w:hAnsiTheme="majorHAnsi" w:cstheme="majorBidi"/>
              <w:b w:val="0"/>
              <w:bCs w:val="0"/>
              <w:color w:val="auto"/>
              <w:kern w:val="0"/>
              <w:sz w:val="32"/>
              <w:szCs w:val="32"/>
              <w:highlight w:val="none"/>
              <w:lang w:val="zh-CN" w:eastAsia="zh-CN" w:bidi="ar-SA"/>
            </w:rPr>
            <w:tab/>
          </w: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PAGEREF _Toc383 \h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7</w:t>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p>
        <w:p w14:paraId="3C294B28">
          <w:pPr>
            <w:pStyle w:val="9"/>
            <w:tabs>
              <w:tab w:val="right" w:leader="dot" w:pos="8306"/>
              <w:tab w:val="clear" w:pos="9242"/>
            </w:tabs>
            <w:rPr>
              <w:highlight w:val="none"/>
            </w:rPr>
          </w:pP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HYPERLINK \l _Toc13399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附件</w:t>
          </w:r>
          <w:r>
            <w:rPr>
              <w:rFonts w:hint="eastAsia" w:ascii="仿宋_GB2312" w:eastAsia="仿宋_GB2312" w:hAnsiTheme="majorHAnsi" w:cstheme="majorBidi"/>
              <w:b w:val="0"/>
              <w:bCs w:val="0"/>
              <w:color w:val="auto"/>
              <w:kern w:val="0"/>
              <w:sz w:val="32"/>
              <w:szCs w:val="32"/>
              <w:highlight w:val="none"/>
              <w:lang w:val="zh-CN" w:eastAsia="zh-CN" w:bidi="ar-SA"/>
            </w:rPr>
            <w:tab/>
          </w:r>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r>
            <w:rPr>
              <w:rFonts w:hint="eastAsia" w:ascii="仿宋_GB2312" w:eastAsia="仿宋_GB2312" w:hAnsiTheme="majorHAnsi" w:cstheme="majorBidi"/>
              <w:b w:val="0"/>
              <w:bCs w:val="0"/>
              <w:color w:val="auto"/>
              <w:kern w:val="0"/>
              <w:sz w:val="32"/>
              <w:szCs w:val="32"/>
              <w:highlight w:val="none"/>
              <w:lang w:val="zh-CN" w:eastAsia="zh-CN" w:bidi="ar-SA"/>
            </w:rPr>
            <w:instrText xml:space="preserve"> PAGEREF _Toc13399 \h </w:instrText>
          </w:r>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r>
            <w:rPr>
              <w:rFonts w:hint="eastAsia" w:ascii="仿宋_GB2312" w:eastAsia="仿宋_GB2312" w:hAnsiTheme="majorHAnsi" w:cstheme="majorBidi"/>
              <w:b w:val="0"/>
              <w:bCs w:val="0"/>
              <w:color w:val="auto"/>
              <w:kern w:val="0"/>
              <w:sz w:val="32"/>
              <w:szCs w:val="32"/>
              <w:highlight w:val="none"/>
              <w:lang w:val="zh-CN" w:eastAsia="zh-CN" w:bidi="ar-SA"/>
            </w:rPr>
            <w:t>8</w:t>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r>
            <w:rPr>
              <w:rFonts w:hint="eastAsia" w:ascii="仿宋_GB2312" w:eastAsia="仿宋_GB2312" w:hAnsiTheme="majorHAnsi" w:cstheme="majorBidi"/>
              <w:b w:val="0"/>
              <w:bCs w:val="0"/>
              <w:color w:val="auto"/>
              <w:kern w:val="0"/>
              <w:sz w:val="32"/>
              <w:szCs w:val="32"/>
              <w:highlight w:val="none"/>
              <w:lang w:val="zh-CN" w:eastAsia="zh-CN" w:bidi="ar-SA"/>
            </w:rPr>
            <w:fldChar w:fldCharType="end"/>
          </w:r>
        </w:p>
        <w:p w14:paraId="3EC2DDF4">
          <w:pPr>
            <w:rPr>
              <w:rFonts w:ascii="仿宋_GB2312" w:eastAsia="仿宋_GB2312"/>
              <w:sz w:val="32"/>
              <w:szCs w:val="32"/>
              <w:highlight w:val="none"/>
            </w:rPr>
          </w:pPr>
          <w:r>
            <w:rPr>
              <w:rFonts w:hint="eastAsia" w:ascii="仿宋_GB2312" w:eastAsia="仿宋_GB2312"/>
              <w:bCs/>
              <w:szCs w:val="32"/>
              <w:highlight w:val="none"/>
              <w:lang w:val="zh-CN"/>
            </w:rPr>
            <w:fldChar w:fldCharType="end"/>
          </w:r>
        </w:p>
      </w:sdtContent>
    </w:sdt>
    <w:p w14:paraId="3BCD9BF6">
      <w:pPr>
        <w:spacing w:after="0" w:line="240" w:lineRule="auto"/>
        <w:rPr>
          <w:rFonts w:ascii="仿宋" w:hAnsi="仿宋" w:eastAsia="仿宋"/>
          <w:bCs/>
          <w:sz w:val="32"/>
          <w:szCs w:val="32"/>
          <w:highlight w:val="none"/>
        </w:rPr>
      </w:pPr>
      <w:r>
        <w:rPr>
          <w:rFonts w:ascii="仿宋" w:hAnsi="仿宋" w:eastAsia="仿宋"/>
          <w:bCs/>
          <w:sz w:val="32"/>
          <w:szCs w:val="32"/>
          <w:highlight w:val="none"/>
        </w:rPr>
        <w:br w:type="page"/>
      </w:r>
    </w:p>
    <w:p w14:paraId="07C078F5">
      <w:pPr>
        <w:spacing w:after="0" w:line="560" w:lineRule="exact"/>
        <w:jc w:val="center"/>
        <w:rPr>
          <w:rFonts w:ascii="华文中宋" w:hAnsi="华文中宋" w:eastAsia="华文中宋"/>
          <w:bCs/>
          <w:sz w:val="36"/>
          <w:szCs w:val="36"/>
          <w:highlight w:val="none"/>
        </w:rPr>
        <w:sectPr>
          <w:headerReference r:id="rId5" w:type="first"/>
          <w:footerReference r:id="rId6" w:type="default"/>
          <w:pgSz w:w="11906" w:h="16838"/>
          <w:pgMar w:top="1440" w:right="1800" w:bottom="1440" w:left="1800" w:header="992" w:footer="992" w:gutter="0"/>
          <w:cols w:space="425" w:num="1"/>
          <w:docGrid w:type="lines" w:linePitch="312" w:charSpace="0"/>
        </w:sectPr>
      </w:pPr>
    </w:p>
    <w:p w14:paraId="59E50FA5">
      <w:pPr>
        <w:spacing w:after="0" w:line="560" w:lineRule="exact"/>
        <w:jc w:val="center"/>
        <w:rPr>
          <w:rFonts w:hint="eastAsia" w:ascii="华文中宋" w:hAnsi="华文中宋" w:eastAsia="华文中宋"/>
          <w:bCs/>
          <w:sz w:val="32"/>
          <w:szCs w:val="32"/>
          <w:highlight w:val="none"/>
          <w:lang w:val="en-US" w:eastAsia="zh-CN"/>
        </w:rPr>
      </w:pPr>
      <w:r>
        <w:rPr>
          <w:rFonts w:hint="eastAsia" w:ascii="华文中宋" w:hAnsi="华文中宋" w:eastAsia="华文中宋"/>
          <w:bCs/>
          <w:sz w:val="36"/>
          <w:szCs w:val="36"/>
          <w:highlight w:val="none"/>
        </w:rPr>
        <w:t>华润啤酒</w:t>
      </w:r>
      <w:r>
        <w:rPr>
          <w:rFonts w:hint="eastAsia" w:ascii="华文中宋" w:hAnsi="华文中宋" w:eastAsia="华文中宋"/>
          <w:bCs/>
          <w:sz w:val="36"/>
          <w:szCs w:val="36"/>
          <w:highlight w:val="none"/>
          <w:lang w:val="en-US" w:eastAsia="zh-CN"/>
        </w:rPr>
        <w:t>试用期管理办法</w:t>
      </w:r>
      <w:r>
        <w:rPr>
          <w:rFonts w:hint="eastAsia" w:ascii="华文中宋" w:hAnsi="华文中宋" w:eastAsia="华文中宋"/>
          <w:bCs/>
          <w:sz w:val="32"/>
          <w:szCs w:val="32"/>
          <w:highlight w:val="none"/>
          <w:lang w:val="en-US" w:eastAsia="zh-CN"/>
        </w:rPr>
        <w:t>（华啤 B03-49-人力 26C）</w:t>
      </w:r>
    </w:p>
    <w:p w14:paraId="603CFCA8">
      <w:pPr>
        <w:spacing w:after="0" w:line="560" w:lineRule="exact"/>
        <w:jc w:val="left"/>
        <w:rPr>
          <w:rFonts w:hint="default" w:ascii="华文中宋" w:hAnsi="华文中宋" w:eastAsia="华文中宋"/>
          <w:bCs/>
          <w:sz w:val="32"/>
          <w:szCs w:val="32"/>
          <w:highlight w:val="none"/>
          <w:lang w:val="en-US" w:eastAsia="zh-CN"/>
        </w:rPr>
      </w:pPr>
      <w:r>
        <w:rPr>
          <w:rFonts w:hint="eastAsia" w:ascii="华文中宋" w:hAnsi="华文中宋" w:eastAsia="华文中宋"/>
          <w:bCs/>
          <w:sz w:val="32"/>
          <w:szCs w:val="32"/>
          <w:highlight w:val="none"/>
          <w:lang w:val="en-US" w:eastAsia="zh-CN"/>
        </w:rPr>
        <w:t>///</w:t>
      </w:r>
    </w:p>
    <w:p w14:paraId="716EABB5">
      <w:pPr>
        <w:pStyle w:val="28"/>
        <w:numPr>
          <w:ilvl w:val="0"/>
          <w:numId w:val="0"/>
        </w:numPr>
        <w:ind w:left="0" w:leftChars="0" w:firstLine="0" w:firstLineChars="0"/>
        <w:jc w:val="center"/>
        <w:rPr>
          <w:rFonts w:hint="eastAsia" w:ascii="黑体" w:hAnsi="黑体" w:eastAsia="黑体"/>
          <w:highlight w:val="none"/>
        </w:rPr>
      </w:pPr>
      <w:bookmarkStart w:id="0" w:name="_Toc18873"/>
      <w:bookmarkStart w:id="1" w:name="_Toc121147701"/>
      <w:bookmarkStart w:id="2" w:name="_Toc121055810"/>
      <w:r>
        <w:rPr>
          <w:rFonts w:hint="eastAsia" w:ascii="黑体" w:hAnsi="黑体" w:eastAsia="黑体" w:cs="Times New Roman"/>
          <w:b w:val="0"/>
          <w:bCs/>
          <w:kern w:val="2"/>
          <w:sz w:val="32"/>
          <w:szCs w:val="32"/>
          <w:lang w:val="en-US" w:eastAsia="zh-CN" w:bidi="ar-SA"/>
        </w:rPr>
        <w:t>第一章</w:t>
      </w:r>
      <w:r>
        <w:rPr>
          <w:rFonts w:hint="eastAsia" w:ascii="黑体" w:hAnsi="黑体" w:eastAsia="黑体"/>
          <w:highlight w:val="none"/>
        </w:rPr>
        <w:t>总则</w:t>
      </w:r>
      <w:bookmarkEnd w:id="0"/>
      <w:bookmarkEnd w:id="1"/>
      <w:bookmarkEnd w:id="2"/>
    </w:p>
    <w:p w14:paraId="1956A955">
      <w:pPr>
        <w:pStyle w:val="28"/>
        <w:numPr>
          <w:ilvl w:val="0"/>
          <w:numId w:val="0"/>
        </w:numPr>
        <w:ind w:left="0" w:leftChars="0" w:firstLine="0" w:firstLineChars="0"/>
        <w:jc w:val="left"/>
        <w:rPr>
          <w:rFonts w:hint="default" w:ascii="黑体" w:hAnsi="黑体" w:eastAsia="黑体"/>
          <w:highlight w:val="none"/>
          <w:lang w:val="en-US" w:eastAsia="zh-CN"/>
        </w:rPr>
      </w:pPr>
      <w:r>
        <w:rPr>
          <w:rFonts w:hint="eastAsia" w:ascii="黑体" w:hAnsi="黑体" w:eastAsia="黑体"/>
          <w:highlight w:val="none"/>
          <w:lang w:val="en-US" w:eastAsia="zh-CN"/>
        </w:rPr>
        <w:t>///</w:t>
      </w:r>
    </w:p>
    <w:p w14:paraId="3DBE3C2F">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第一条</w:t>
      </w:r>
      <w:r>
        <w:rPr>
          <w:rFonts w:hint="eastAsia" w:ascii="仿宋_GB2312" w:hAnsi="仿宋" w:eastAsia="仿宋_GB2312" w:cs="仿宋"/>
          <w:color w:val="000000"/>
          <w:sz w:val="32"/>
          <w:szCs w:val="32"/>
          <w:highlight w:val="none"/>
        </w:rPr>
        <w:t>为</w:t>
      </w:r>
      <w:r>
        <w:rPr>
          <w:rFonts w:hint="eastAsia" w:ascii="仿宋_GB2312" w:hAnsi="仿宋" w:eastAsia="仿宋_GB2312" w:cs="仿宋"/>
          <w:color w:val="000000"/>
          <w:sz w:val="32"/>
          <w:szCs w:val="32"/>
          <w:highlight w:val="none"/>
          <w:lang w:val="en-US" w:eastAsia="zh-CN"/>
        </w:rPr>
        <w:t>规范新员工入职及试用期管理，促进新员工快速适应岗位要求并确保人岗匹配,</w:t>
      </w:r>
      <w:r>
        <w:rPr>
          <w:rFonts w:hint="eastAsia" w:ascii="仿宋_GB2312" w:hAnsi="仿宋" w:eastAsia="仿宋_GB2312" w:cs="仿宋"/>
          <w:color w:val="000000"/>
          <w:sz w:val="32"/>
          <w:szCs w:val="32"/>
          <w:highlight w:val="none"/>
        </w:rPr>
        <w:t>制定本</w:t>
      </w:r>
      <w:r>
        <w:rPr>
          <w:rFonts w:hint="eastAsia" w:ascii="仿宋_GB2312" w:hAnsi="仿宋" w:eastAsia="仿宋_GB2312" w:cs="仿宋"/>
          <w:color w:val="000000"/>
          <w:sz w:val="32"/>
          <w:szCs w:val="32"/>
          <w:highlight w:val="none"/>
          <w:lang w:val="en-US" w:eastAsia="zh-CN"/>
        </w:rPr>
        <w:t>办法</w:t>
      </w:r>
      <w:r>
        <w:rPr>
          <w:rFonts w:hint="eastAsia" w:ascii="仿宋_GB2312" w:hAnsi="仿宋" w:eastAsia="仿宋_GB2312" w:cs="仿宋"/>
          <w:color w:val="000000"/>
          <w:sz w:val="32"/>
          <w:szCs w:val="32"/>
          <w:highlight w:val="none"/>
        </w:rPr>
        <w:t>。</w:t>
      </w:r>
    </w:p>
    <w:p w14:paraId="372F8E0F">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7DE81CB">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bookmarkStart w:id="3" w:name="_Toc297970561"/>
      <w:bookmarkStart w:id="4" w:name="_Toc261680071"/>
      <w:r>
        <w:rPr>
          <w:rFonts w:hint="eastAsia" w:ascii="黑体" w:hAnsi="黑体" w:eastAsia="黑体" w:cs="仿宋"/>
          <w:b w:val="0"/>
          <w:color w:val="000000"/>
          <w:kern w:val="0"/>
          <w:sz w:val="32"/>
          <w:szCs w:val="32"/>
          <w:lang w:val="en-US" w:eastAsia="zh-CN" w:bidi="ar-SA"/>
        </w:rPr>
        <w:t>第二条</w:t>
      </w:r>
      <w:r>
        <w:rPr>
          <w:rFonts w:hint="eastAsia" w:ascii="仿宋_GB2312" w:hAnsi="仿宋" w:eastAsia="仿宋_GB2312" w:cs="仿宋"/>
          <w:color w:val="000000"/>
          <w:sz w:val="32"/>
          <w:szCs w:val="32"/>
          <w:highlight w:val="none"/>
        </w:rPr>
        <w:t>本</w:t>
      </w:r>
      <w:r>
        <w:rPr>
          <w:rFonts w:hint="eastAsia" w:ascii="仿宋_GB2312" w:hAnsi="仿宋" w:eastAsia="仿宋_GB2312" w:cs="仿宋"/>
          <w:color w:val="000000"/>
          <w:sz w:val="32"/>
          <w:szCs w:val="32"/>
          <w:highlight w:val="none"/>
          <w:lang w:val="en-US" w:eastAsia="zh-CN"/>
        </w:rPr>
        <w:t>办法</w:t>
      </w:r>
      <w:r>
        <w:rPr>
          <w:rFonts w:hint="eastAsia" w:ascii="仿宋_GB2312" w:hAnsi="仿宋" w:eastAsia="仿宋_GB2312" w:cs="仿宋"/>
          <w:color w:val="000000"/>
          <w:sz w:val="32"/>
          <w:szCs w:val="32"/>
          <w:highlight w:val="none"/>
        </w:rPr>
        <w:t>适用于华润啤酒及下属单位的</w:t>
      </w:r>
      <w:r>
        <w:rPr>
          <w:rFonts w:hint="eastAsia" w:ascii="仿宋_GB2312" w:hAnsi="仿宋" w:eastAsia="仿宋_GB2312" w:cs="仿宋"/>
          <w:color w:val="000000"/>
          <w:sz w:val="32"/>
          <w:szCs w:val="32"/>
          <w:highlight w:val="none"/>
          <w:lang w:val="en-US" w:eastAsia="zh-CN"/>
        </w:rPr>
        <w:t>新员工试用期管理</w:t>
      </w:r>
      <w:r>
        <w:rPr>
          <w:rFonts w:hint="eastAsia" w:ascii="仿宋_GB2312" w:hAnsi="仿宋" w:eastAsia="仿宋_GB2312" w:cs="仿宋"/>
          <w:color w:val="000000"/>
          <w:sz w:val="32"/>
          <w:szCs w:val="32"/>
          <w:highlight w:val="none"/>
        </w:rPr>
        <w:t>工作。</w:t>
      </w:r>
    </w:p>
    <w:p w14:paraId="5AFB4D72">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1E0FAC8">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第三条</w:t>
      </w:r>
      <w:r>
        <w:rPr>
          <w:rFonts w:hint="eastAsia" w:ascii="仿宋_GB2312" w:hAnsi="仿宋" w:eastAsia="仿宋_GB2312" w:cs="仿宋"/>
          <w:color w:val="000000"/>
          <w:sz w:val="32"/>
          <w:szCs w:val="32"/>
          <w:highlight w:val="none"/>
          <w:lang w:val="en-US" w:eastAsia="zh-CN"/>
        </w:rPr>
        <w:t>试用期管理原则</w:t>
      </w:r>
    </w:p>
    <w:p w14:paraId="2BE7E963">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bookmarkStart w:id="5" w:name="bookmark19"/>
      <w:r>
        <w:rPr>
          <w:rFonts w:hint="eastAsia" w:ascii="仿宋_GB2312" w:hAnsi="仿宋" w:eastAsia="仿宋_GB2312" w:cs="仿宋"/>
          <w:color w:val="000000"/>
          <w:sz w:val="32"/>
          <w:szCs w:val="32"/>
          <w:highlight w:val="none"/>
        </w:rPr>
        <w:t>（</w:t>
      </w:r>
      <w:bookmarkEnd w:id="5"/>
      <w:r>
        <w:rPr>
          <w:rFonts w:hint="eastAsia" w:ascii="仿宋_GB2312" w:hAnsi="仿宋" w:eastAsia="仿宋_GB2312" w:cs="仿宋"/>
          <w:color w:val="000000"/>
          <w:sz w:val="32"/>
          <w:szCs w:val="32"/>
          <w:highlight w:val="none"/>
        </w:rPr>
        <w:t>一）培养原则。各单位通过完善入职引导体系、培训政策，使新员工快速适应公司文化，融入团队。</w:t>
      </w:r>
    </w:p>
    <w:p w14:paraId="5B94DBCC">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bookmarkStart w:id="6" w:name="bookmark20"/>
      <w:r>
        <w:rPr>
          <w:rFonts w:hint="eastAsia" w:ascii="仿宋_GB2312" w:hAnsi="仿宋" w:eastAsia="仿宋_GB2312" w:cs="仿宋"/>
          <w:color w:val="000000"/>
          <w:sz w:val="32"/>
          <w:szCs w:val="32"/>
          <w:highlight w:val="none"/>
        </w:rPr>
        <w:t>（</w:t>
      </w:r>
      <w:bookmarkEnd w:id="6"/>
      <w:r>
        <w:rPr>
          <w:rFonts w:hint="eastAsia" w:ascii="仿宋_GB2312" w:hAnsi="仿宋" w:eastAsia="仿宋_GB2312" w:cs="仿宋"/>
          <w:color w:val="000000"/>
          <w:sz w:val="32"/>
          <w:szCs w:val="32"/>
          <w:highlight w:val="none"/>
        </w:rPr>
        <w:t>二）择优原则</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各单位通过全面的绩效管理体系，对新员工进行综合考察，为岗位选择高匹配的优秀人才。</w:t>
      </w:r>
    </w:p>
    <w:p w14:paraId="43391D0A">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8205A9A">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第四条</w:t>
      </w:r>
      <w:r>
        <w:rPr>
          <w:rFonts w:hint="eastAsia" w:ascii="仿宋_GB2312" w:hAnsi="仿宋" w:eastAsia="仿宋_GB2312" w:cs="仿宋"/>
          <w:color w:val="000000"/>
          <w:sz w:val="32"/>
          <w:szCs w:val="32"/>
          <w:highlight w:val="none"/>
        </w:rPr>
        <w:t>新员工试用期自实际用工之日起计算，根据《劳动合同法》及公司《</w:t>
      </w:r>
      <w:r>
        <w:rPr>
          <w:rFonts w:hint="eastAsia" w:ascii="仿宋_GB2312" w:hAnsi="仿宋" w:eastAsia="仿宋_GB2312" w:cs="仿宋"/>
          <w:color w:val="000000"/>
          <w:sz w:val="32"/>
          <w:szCs w:val="32"/>
          <w:highlight w:val="none"/>
          <w:lang w:val="en-US" w:eastAsia="zh-CN"/>
        </w:rPr>
        <w:t>华润啤酒</w:t>
      </w:r>
      <w:r>
        <w:rPr>
          <w:rFonts w:hint="eastAsia" w:ascii="仿宋_GB2312" w:hAnsi="仿宋" w:eastAsia="仿宋_GB2312" w:cs="仿宋"/>
          <w:color w:val="000000"/>
          <w:sz w:val="32"/>
          <w:szCs w:val="32"/>
          <w:highlight w:val="none"/>
        </w:rPr>
        <w:t>劳动合同管理制度》，新员工首次</w:t>
      </w:r>
      <w:r>
        <w:rPr>
          <w:rFonts w:hint="eastAsia" w:ascii="仿宋_GB2312" w:hAnsi="仿宋" w:eastAsia="仿宋_GB2312" w:cs="仿宋"/>
          <w:color w:val="000000"/>
          <w:sz w:val="32"/>
          <w:szCs w:val="32"/>
          <w:highlight w:val="none"/>
          <w:lang w:val="en-US" w:eastAsia="zh-CN"/>
        </w:rPr>
        <w:t>签订</w:t>
      </w:r>
      <w:r>
        <w:rPr>
          <w:rFonts w:hint="eastAsia" w:ascii="仿宋_GB2312" w:hAnsi="仿宋" w:eastAsia="仿宋_GB2312" w:cs="仿宋"/>
          <w:color w:val="000000"/>
          <w:sz w:val="32"/>
          <w:szCs w:val="32"/>
          <w:highlight w:val="none"/>
        </w:rPr>
        <w:t>劳动合同的期限为3年，按法规可约定试用期上限为6个月。</w:t>
      </w:r>
      <w:r>
        <w:rPr>
          <w:rFonts w:hint="eastAsia" w:ascii="仿宋_GB2312" w:hAnsi="仿宋" w:eastAsia="仿宋_GB2312" w:cs="仿宋"/>
          <w:color w:val="000000"/>
          <w:sz w:val="32"/>
          <w:szCs w:val="32"/>
          <w:highlight w:val="none"/>
          <w:lang w:val="en-US" w:eastAsia="zh-CN"/>
        </w:rPr>
        <w:t>P/S/M序列</w:t>
      </w:r>
      <w:r>
        <w:rPr>
          <w:rFonts w:hint="eastAsia" w:ascii="仿宋_GB2312" w:hAnsi="仿宋" w:eastAsia="仿宋_GB2312" w:cs="仿宋"/>
          <w:color w:val="000000"/>
          <w:sz w:val="32"/>
          <w:szCs w:val="32"/>
          <w:highlight w:val="none"/>
        </w:rPr>
        <w:t>约定试用期为6个月；</w:t>
      </w:r>
      <w:r>
        <w:rPr>
          <w:rFonts w:hint="eastAsia" w:ascii="仿宋_GB2312" w:hAnsi="仿宋" w:eastAsia="仿宋_GB2312" w:cs="仿宋"/>
          <w:color w:val="000000"/>
          <w:sz w:val="32"/>
          <w:szCs w:val="32"/>
          <w:highlight w:val="none"/>
          <w:lang w:val="en-US" w:eastAsia="zh-CN"/>
        </w:rPr>
        <w:t>O/F序列</w:t>
      </w:r>
      <w:r>
        <w:rPr>
          <w:rFonts w:hint="eastAsia" w:ascii="仿宋_GB2312" w:hAnsi="仿宋" w:eastAsia="仿宋_GB2312" w:cs="仿宋"/>
          <w:color w:val="000000"/>
          <w:sz w:val="32"/>
          <w:szCs w:val="32"/>
          <w:highlight w:val="none"/>
        </w:rPr>
        <w:t>约定试用期为3个月。</w:t>
      </w:r>
      <w:r>
        <w:rPr>
          <w:rFonts w:hint="eastAsia" w:ascii="仿宋_GB2312" w:hAnsi="仿宋" w:eastAsia="仿宋_GB2312" w:cs="仿宋"/>
          <w:color w:val="000000"/>
          <w:sz w:val="32"/>
          <w:szCs w:val="32"/>
          <w:highlight w:val="none"/>
          <w:lang w:val="en-US" w:eastAsia="zh-CN"/>
        </w:rPr>
        <w:t>若因特殊业务需求导致实际签订劳动合同期限不足3年的，劳动合同期限三个月以上不满一年的，试用期为1个月；劳动合同期限一年以上不满三年的，试用期为2个月;以完成一定工作任务为期限的劳动合同或者劳动合同期限不满三个月的，不得约定试用期。同</w:t>
      </w:r>
      <w:r>
        <w:rPr>
          <w:rFonts w:hint="default" w:ascii="仿宋_GB2312" w:hAnsi="仿宋" w:eastAsia="仿宋_GB2312" w:cs="仿宋"/>
          <w:color w:val="000000"/>
          <w:sz w:val="32"/>
          <w:szCs w:val="32"/>
          <w:highlight w:val="none"/>
          <w:lang w:val="en-US" w:eastAsia="zh-CN"/>
        </w:rPr>
        <w:t>一用人单位与同一劳动者只能约定一次试用期。</w:t>
      </w:r>
    </w:p>
    <w:p w14:paraId="04CC55DE">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7F2D854">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第五条</w:t>
      </w:r>
      <w:r>
        <w:rPr>
          <w:rFonts w:hint="eastAsia" w:ascii="仿宋_GB2312" w:hAnsi="仿宋" w:eastAsia="仿宋_GB2312" w:cs="仿宋"/>
          <w:color w:val="000000"/>
          <w:sz w:val="32"/>
          <w:szCs w:val="32"/>
          <w:highlight w:val="none"/>
        </w:rPr>
        <w:t>人力资源部为新员工试用期管理的统筹部门；用人部门</w:t>
      </w:r>
      <w:r>
        <w:rPr>
          <w:rFonts w:hint="eastAsia" w:ascii="仿宋_GB2312" w:hAnsi="仿宋" w:eastAsia="仿宋_GB2312" w:cs="仿宋"/>
          <w:color w:val="000000"/>
          <w:sz w:val="32"/>
          <w:szCs w:val="32"/>
          <w:highlight w:val="none"/>
          <w:lang w:val="en-US" w:eastAsia="zh-CN"/>
        </w:rPr>
        <w:t>负责</w:t>
      </w:r>
      <w:r>
        <w:rPr>
          <w:rFonts w:hint="eastAsia" w:ascii="仿宋_GB2312" w:hAnsi="仿宋" w:eastAsia="仿宋_GB2312" w:cs="仿宋"/>
          <w:color w:val="000000"/>
          <w:sz w:val="32"/>
          <w:szCs w:val="32"/>
          <w:highlight w:val="none"/>
        </w:rPr>
        <w:t>促进新员工的融入和学习成长</w:t>
      </w:r>
      <w:r>
        <w:rPr>
          <w:rFonts w:hint="eastAsia" w:ascii="仿宋_GB2312" w:hAnsi="仿宋" w:eastAsia="仿宋_GB2312" w:cs="仿宋"/>
          <w:color w:val="000000"/>
          <w:sz w:val="32"/>
          <w:szCs w:val="32"/>
          <w:highlight w:val="none"/>
          <w:lang w:val="en-US" w:eastAsia="zh-CN"/>
        </w:rPr>
        <w:t>,</w:t>
      </w:r>
      <w:r>
        <w:rPr>
          <w:rFonts w:hint="eastAsia" w:ascii="仿宋_GB2312" w:hAnsi="仿宋" w:eastAsia="仿宋_GB2312" w:cs="仿宋"/>
          <w:color w:val="000000"/>
          <w:sz w:val="32"/>
          <w:szCs w:val="32"/>
          <w:highlight w:val="none"/>
        </w:rPr>
        <w:t>开展试用期评价，人力资源部协助。</w:t>
      </w:r>
    </w:p>
    <w:p w14:paraId="27F6B2C5">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bookmarkEnd w:id="3"/>
    <w:bookmarkEnd w:id="4"/>
    <w:p w14:paraId="3A320AD2">
      <w:pPr>
        <w:pStyle w:val="28"/>
        <w:numPr>
          <w:ilvl w:val="0"/>
          <w:numId w:val="0"/>
        </w:numPr>
        <w:ind w:left="0" w:leftChars="0" w:firstLine="0" w:firstLineChars="0"/>
        <w:jc w:val="center"/>
        <w:rPr>
          <w:rFonts w:hint="eastAsia" w:ascii="黑体" w:hAnsi="黑体" w:eastAsia="黑体" w:cs="仿宋"/>
          <w:color w:val="000000"/>
          <w:highlight w:val="none"/>
          <w:lang w:val="en-US" w:eastAsia="zh-CN"/>
        </w:rPr>
      </w:pPr>
      <w:bookmarkStart w:id="7" w:name="_Toc32403"/>
      <w:r>
        <w:rPr>
          <w:rFonts w:hint="eastAsia" w:ascii="黑体" w:hAnsi="黑体" w:eastAsia="黑体" w:cs="Times New Roman"/>
          <w:b w:val="0"/>
          <w:kern w:val="2"/>
          <w:sz w:val="32"/>
          <w:szCs w:val="32"/>
          <w:lang w:val="en-US" w:eastAsia="zh-CN" w:bidi="ar-SA"/>
        </w:rPr>
        <w:t>第二章</w:t>
      </w:r>
      <w:r>
        <w:rPr>
          <w:rFonts w:hint="eastAsia" w:ascii="黑体" w:hAnsi="黑体" w:eastAsia="黑体" w:cs="仿宋"/>
          <w:color w:val="000000"/>
          <w:highlight w:val="none"/>
          <w:lang w:val="en-US" w:eastAsia="zh-CN"/>
        </w:rPr>
        <w:t>试用期培养</w:t>
      </w:r>
      <w:bookmarkEnd w:id="7"/>
    </w:p>
    <w:p w14:paraId="22AD87F7">
      <w:pPr>
        <w:pStyle w:val="28"/>
        <w:numPr>
          <w:ilvl w:val="0"/>
          <w:numId w:val="0"/>
        </w:numPr>
        <w:ind w:left="0" w:leftChars="0" w:firstLine="0" w:firstLineChars="0"/>
        <w:jc w:val="left"/>
        <w:rPr>
          <w:rFonts w:hint="default" w:ascii="黑体" w:hAnsi="黑体" w:eastAsia="黑体" w:cs="仿宋"/>
          <w:color w:val="000000"/>
          <w:highlight w:val="none"/>
          <w:lang w:val="en-US" w:eastAsia="zh-CN"/>
        </w:rPr>
      </w:pPr>
      <w:r>
        <w:rPr>
          <w:rFonts w:hint="eastAsia" w:ascii="黑体" w:hAnsi="黑体" w:eastAsia="黑体" w:cs="仿宋"/>
          <w:color w:val="000000"/>
          <w:highlight w:val="none"/>
          <w:lang w:val="en-US" w:eastAsia="zh-CN"/>
        </w:rPr>
        <w:t>///</w:t>
      </w:r>
    </w:p>
    <w:p w14:paraId="4EDFED8E">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u w:val="none"/>
          <w:shd w:val="clear"/>
          <w:lang w:val="en-US" w:eastAsia="zh-CN" w:bidi="ar-SA"/>
        </w:rPr>
      </w:pPr>
      <w:r>
        <w:rPr>
          <w:rFonts w:hint="eastAsia" w:ascii="黑体" w:hAnsi="黑体" w:eastAsia="黑体" w:cs="仿宋"/>
          <w:b w:val="0"/>
          <w:color w:val="000000"/>
          <w:kern w:val="0"/>
          <w:sz w:val="32"/>
          <w:szCs w:val="32"/>
          <w:shd w:val="clear"/>
          <w:lang w:val="en-US" w:eastAsia="zh-CN" w:bidi="ar-SA"/>
        </w:rPr>
        <w:t>第六条</w:t>
      </w:r>
      <w:r>
        <w:rPr>
          <w:rFonts w:hint="eastAsia" w:ascii="仿宋_GB2312" w:hAnsi="仿宋" w:eastAsia="仿宋_GB2312" w:cs="仿宋"/>
          <w:color w:val="000000"/>
          <w:kern w:val="0"/>
          <w:sz w:val="32"/>
          <w:szCs w:val="32"/>
          <w:highlight w:val="none"/>
          <w:u w:val="none"/>
          <w:shd w:val="clear"/>
          <w:lang w:val="en-US" w:eastAsia="zh-CN" w:bidi="ar-SA"/>
        </w:rPr>
        <w:t>各单位应做好新员工入职引导工作，从成长、生活、情感方面关爱新员工,提升新员工试用期体验，帮助其快速熟悉环境、掌握制度、明确绩效目标,使新员工尽快独立开展工作。入职引导包括入职指引和工作引导两个方面，各单位人力资源部应联合用人部门，结合本单位实际情况制定相应的入职引导机制。</w:t>
      </w:r>
    </w:p>
    <w:p w14:paraId="18841D5C">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u w:val="none"/>
          <w:shd w:val="clear"/>
          <w:lang w:val="en-US" w:eastAsia="zh-CN" w:bidi="ar-SA"/>
        </w:rPr>
      </w:pPr>
      <w:r>
        <w:rPr>
          <w:rFonts w:hint="eastAsia" w:ascii="仿宋_GB2312" w:hAnsi="仿宋" w:eastAsia="仿宋_GB2312" w:cs="仿宋"/>
          <w:color w:val="000000"/>
          <w:kern w:val="0"/>
          <w:sz w:val="32"/>
          <w:szCs w:val="32"/>
          <w:highlight w:val="none"/>
          <w:u w:val="none"/>
          <w:shd w:val="clear"/>
          <w:lang w:val="en-US" w:eastAsia="zh-CN" w:bidi="ar-SA"/>
        </w:rPr>
        <w:t>（一）入职指引由各单位</w:t>
      </w:r>
      <w:r>
        <w:rPr>
          <w:rFonts w:hint="eastAsia" w:ascii="仿宋_GB2312" w:hAnsi="仿宋" w:eastAsia="仿宋_GB2312" w:cs="仿宋"/>
          <w:color w:val="000000"/>
          <w:kern w:val="0"/>
          <w:sz w:val="32"/>
          <w:szCs w:val="32"/>
          <w:highlight w:val="none"/>
          <w:u w:val="none"/>
          <w:shd w:val="clear"/>
          <w:lang w:val="en-US" w:eastAsia="en-US" w:bidi="ar-SA"/>
        </w:rPr>
        <w:t>HRBP</w:t>
      </w:r>
      <w:r>
        <w:rPr>
          <w:rFonts w:hint="eastAsia" w:ascii="仿宋_GB2312" w:hAnsi="仿宋" w:eastAsia="仿宋_GB2312" w:cs="仿宋"/>
          <w:color w:val="000000"/>
          <w:kern w:val="0"/>
          <w:sz w:val="32"/>
          <w:szCs w:val="32"/>
          <w:highlight w:val="none"/>
          <w:u w:val="none"/>
          <w:shd w:val="clear"/>
          <w:lang w:val="en-US" w:eastAsia="zh-CN" w:bidi="ar-SA"/>
        </w:rPr>
        <w:t>负责，主要在试用期间协助新员工办理入职手续、进行入职培训、熟悉公司制度及办公环境。</w:t>
      </w:r>
    </w:p>
    <w:p w14:paraId="4244A4AC">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u w:val="none"/>
          <w:shd w:val="clear"/>
          <w:lang w:val="en-US" w:eastAsia="zh-CN" w:bidi="ar-SA"/>
        </w:rPr>
      </w:pPr>
      <w:r>
        <w:rPr>
          <w:rFonts w:hint="eastAsia" w:ascii="仿宋_GB2312" w:hAnsi="仿宋" w:eastAsia="仿宋_GB2312" w:cs="仿宋"/>
          <w:color w:val="000000"/>
          <w:kern w:val="0"/>
          <w:sz w:val="32"/>
          <w:szCs w:val="32"/>
          <w:highlight w:val="none"/>
          <w:u w:val="none"/>
          <w:shd w:val="clear"/>
          <w:lang w:val="en-US" w:eastAsia="zh-CN" w:bidi="ar-SA"/>
        </w:rPr>
        <w:t>（二）工作引导由用人部门指定专人负责，主要在试用期间帮助新员工熟悉部门工作环境、工作职责；进行现场专业培训；同时积极与新员工沟通，在工作方式方法上给予指导和帮助，使新员工尽早掌握工作技能并独立开展工作。</w:t>
      </w:r>
    </w:p>
    <w:p w14:paraId="406B87AB">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u w:val="none"/>
          <w:shd w:val="clear"/>
          <w:lang w:val="en-US" w:eastAsia="zh-CN" w:bidi="ar-SA"/>
        </w:rPr>
      </w:pPr>
      <w:r>
        <w:rPr>
          <w:rFonts w:hint="eastAsia" w:ascii="仿宋_GB2312" w:hAnsi="仿宋" w:eastAsia="仿宋_GB2312" w:cs="仿宋"/>
          <w:color w:val="000000"/>
          <w:kern w:val="0"/>
          <w:sz w:val="32"/>
          <w:szCs w:val="32"/>
          <w:highlight w:val="none"/>
          <w:u w:val="none"/>
          <w:shd w:val="clear"/>
          <w:lang w:val="en-US" w:eastAsia="zh-CN" w:bidi="ar-SA"/>
        </w:rPr>
        <w:t>///</w:t>
      </w:r>
    </w:p>
    <w:p w14:paraId="0FE9DB9C">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kern w:val="0"/>
          <w:sz w:val="32"/>
          <w:szCs w:val="32"/>
          <w:highlight w:val="none"/>
          <w:u w:val="none"/>
          <w:shd w:val="clear"/>
          <w:lang w:val="en-US" w:eastAsia="zh-CN" w:bidi="ar-SA"/>
        </w:rPr>
      </w:pPr>
      <w:r>
        <w:rPr>
          <w:rFonts w:hint="eastAsia" w:ascii="黑体" w:hAnsi="黑体" w:eastAsia="黑体" w:cs="仿宋"/>
          <w:b w:val="0"/>
          <w:color w:val="000000"/>
          <w:kern w:val="0"/>
          <w:sz w:val="32"/>
          <w:szCs w:val="32"/>
          <w:shd w:val="clear"/>
          <w:lang w:val="en-US" w:eastAsia="zh-CN" w:bidi="ar-SA"/>
        </w:rPr>
        <w:t>第七条</w:t>
      </w:r>
      <w:r>
        <w:rPr>
          <w:rFonts w:hint="eastAsia" w:ascii="仿宋_GB2312" w:hAnsi="仿宋" w:eastAsia="仿宋_GB2312" w:cs="仿宋"/>
          <w:color w:val="000000"/>
          <w:kern w:val="0"/>
          <w:sz w:val="32"/>
          <w:szCs w:val="32"/>
          <w:highlight w:val="none"/>
          <w:u w:val="none"/>
          <w:shd w:val="clear"/>
          <w:lang w:val="en-US" w:eastAsia="zh-CN" w:bidi="ar-SA"/>
        </w:rPr>
        <w:t>各单位应规范新员工试用期培训管理，新员工应积极参与并按时完成培训课程的学习。试用期培训由公司级培训和部门级培训组成，培训要求如下：</w:t>
      </w:r>
    </w:p>
    <w:tbl>
      <w:tblPr>
        <w:tblStyle w:val="14"/>
        <w:tblW w:w="4998" w:type="pct"/>
        <w:jc w:val="center"/>
        <w:tblLayout w:type="autofit"/>
        <w:tblCellMar>
          <w:top w:w="0" w:type="dxa"/>
          <w:left w:w="10" w:type="dxa"/>
          <w:bottom w:w="0" w:type="dxa"/>
          <w:right w:w="10" w:type="dxa"/>
        </w:tblCellMar>
      </w:tblPr>
      <w:tblGrid>
        <w:gridCol w:w="959"/>
        <w:gridCol w:w="1001"/>
        <w:gridCol w:w="1126"/>
        <w:gridCol w:w="3692"/>
        <w:gridCol w:w="1545"/>
      </w:tblGrid>
      <w:tr w14:paraId="0065EF72">
        <w:tblPrEx>
          <w:tblCellMar>
            <w:top w:w="0" w:type="dxa"/>
            <w:left w:w="10" w:type="dxa"/>
            <w:bottom w:w="0" w:type="dxa"/>
            <w:right w:w="10" w:type="dxa"/>
          </w:tblCellMar>
        </w:tblPrEx>
        <w:trPr>
          <w:trHeight w:val="510" w:hRule="exact"/>
          <w:jc w:val="center"/>
        </w:trPr>
        <w:tc>
          <w:tcPr>
            <w:tcW w:w="576" w:type="pct"/>
            <w:tcBorders>
              <w:top w:val="single" w:color="auto" w:sz="4" w:space="0"/>
              <w:left w:val="single" w:color="auto" w:sz="4" w:space="0"/>
            </w:tcBorders>
            <w:shd w:val="clear" w:color="auto" w:fill="FFFFFF"/>
            <w:vAlign w:val="center"/>
          </w:tcPr>
          <w:p w14:paraId="7015BD5D">
            <w:pPr>
              <w:pStyle w:val="22"/>
              <w:widowControl w:val="0"/>
              <w:numPr>
                <w:ilvl w:val="0"/>
                <w:numId w:val="0"/>
              </w:numPr>
              <w:spacing w:after="0" w:line="400" w:lineRule="exact"/>
              <w:jc w:val="center"/>
              <w:rPr>
                <w:rFonts w:hint="eastAsia" w:ascii="仿宋_GB2312" w:hAnsi="仿宋" w:eastAsia="仿宋_GB2312" w:cs="仿宋"/>
                <w:b/>
                <w:bCs/>
                <w:color w:val="000000"/>
                <w:kern w:val="0"/>
                <w:sz w:val="28"/>
                <w:szCs w:val="28"/>
                <w:highlight w:val="none"/>
                <w:u w:val="none"/>
                <w:shd w:val="clear"/>
                <w:lang w:val="en-US" w:eastAsia="zh-CN" w:bidi="ar-SA"/>
              </w:rPr>
            </w:pPr>
            <w:r>
              <w:rPr>
                <w:rFonts w:hint="eastAsia" w:ascii="仿宋_GB2312" w:hAnsi="仿宋" w:eastAsia="仿宋_GB2312" w:cs="仿宋"/>
                <w:b/>
                <w:bCs/>
                <w:color w:val="000000"/>
                <w:kern w:val="0"/>
                <w:sz w:val="28"/>
                <w:szCs w:val="28"/>
                <w:highlight w:val="none"/>
                <w:u w:val="none"/>
                <w:shd w:val="clear"/>
                <w:lang w:val="en-US" w:eastAsia="zh-CN" w:bidi="ar-SA"/>
              </w:rPr>
              <w:t>培训</w:t>
            </w:r>
          </w:p>
        </w:tc>
        <w:tc>
          <w:tcPr>
            <w:tcW w:w="601" w:type="pct"/>
            <w:tcBorders>
              <w:top w:val="single" w:color="auto" w:sz="4" w:space="0"/>
              <w:left w:val="single" w:color="auto" w:sz="4" w:space="0"/>
            </w:tcBorders>
            <w:shd w:val="clear" w:color="auto" w:fill="FFFFFF"/>
            <w:vAlign w:val="center"/>
          </w:tcPr>
          <w:p w14:paraId="12345992">
            <w:pPr>
              <w:pStyle w:val="22"/>
              <w:widowControl w:val="0"/>
              <w:numPr>
                <w:ilvl w:val="0"/>
                <w:numId w:val="0"/>
              </w:numPr>
              <w:spacing w:after="0" w:line="400" w:lineRule="exact"/>
              <w:jc w:val="center"/>
              <w:rPr>
                <w:rFonts w:hint="default" w:ascii="仿宋_GB2312" w:hAnsi="仿宋" w:eastAsia="仿宋_GB2312" w:cs="仿宋"/>
                <w:b/>
                <w:bCs/>
                <w:color w:val="000000"/>
                <w:kern w:val="0"/>
                <w:sz w:val="28"/>
                <w:szCs w:val="28"/>
                <w:highlight w:val="none"/>
                <w:u w:val="none"/>
                <w:shd w:val="clear"/>
                <w:lang w:val="en-US" w:eastAsia="zh-CN" w:bidi="ar-SA"/>
              </w:rPr>
            </w:pPr>
            <w:r>
              <w:rPr>
                <w:rFonts w:hint="eastAsia" w:ascii="仿宋_GB2312" w:hAnsi="仿宋" w:eastAsia="仿宋_GB2312" w:cs="仿宋"/>
                <w:b/>
                <w:bCs/>
                <w:color w:val="000000"/>
                <w:kern w:val="0"/>
                <w:sz w:val="28"/>
                <w:szCs w:val="28"/>
                <w:highlight w:val="none"/>
                <w:u w:val="none"/>
                <w:shd w:val="clear"/>
                <w:lang w:val="en-US" w:eastAsia="zh-CN" w:bidi="ar-SA"/>
              </w:rPr>
              <w:t>负责人</w:t>
            </w:r>
          </w:p>
        </w:tc>
        <w:tc>
          <w:tcPr>
            <w:tcW w:w="676" w:type="pct"/>
            <w:tcBorders>
              <w:top w:val="single" w:color="auto" w:sz="4" w:space="0"/>
              <w:left w:val="single" w:color="auto" w:sz="4" w:space="0"/>
            </w:tcBorders>
            <w:shd w:val="clear" w:color="auto" w:fill="FFFFFF"/>
            <w:vAlign w:val="center"/>
          </w:tcPr>
          <w:p w14:paraId="1DC5A77A">
            <w:pPr>
              <w:pStyle w:val="22"/>
              <w:widowControl w:val="0"/>
              <w:numPr>
                <w:ilvl w:val="0"/>
                <w:numId w:val="0"/>
              </w:numPr>
              <w:spacing w:after="0" w:line="400" w:lineRule="exact"/>
              <w:jc w:val="center"/>
              <w:rPr>
                <w:rFonts w:hint="eastAsia" w:ascii="仿宋_GB2312" w:hAnsi="仿宋" w:eastAsia="仿宋_GB2312" w:cs="仿宋"/>
                <w:b/>
                <w:bCs/>
                <w:color w:val="000000"/>
                <w:kern w:val="0"/>
                <w:sz w:val="28"/>
                <w:szCs w:val="28"/>
                <w:highlight w:val="none"/>
                <w:u w:val="none"/>
                <w:shd w:val="clear"/>
                <w:lang w:val="en-US" w:eastAsia="zh-CN" w:bidi="ar-SA"/>
              </w:rPr>
            </w:pPr>
            <w:r>
              <w:rPr>
                <w:rFonts w:hint="eastAsia" w:ascii="仿宋_GB2312" w:hAnsi="仿宋" w:eastAsia="仿宋_GB2312" w:cs="仿宋"/>
                <w:b/>
                <w:bCs/>
                <w:color w:val="000000"/>
                <w:kern w:val="0"/>
                <w:sz w:val="28"/>
                <w:szCs w:val="28"/>
                <w:highlight w:val="none"/>
                <w:u w:val="none"/>
                <w:shd w:val="clear"/>
                <w:lang w:val="en-US" w:eastAsia="zh-CN" w:bidi="ar-SA"/>
              </w:rPr>
              <w:t>类型</w:t>
            </w:r>
          </w:p>
        </w:tc>
        <w:tc>
          <w:tcPr>
            <w:tcW w:w="2217" w:type="pct"/>
            <w:tcBorders>
              <w:top w:val="single" w:color="auto" w:sz="4" w:space="0"/>
              <w:left w:val="single" w:color="auto" w:sz="4" w:space="0"/>
            </w:tcBorders>
            <w:shd w:val="clear" w:color="auto" w:fill="FFFFFF"/>
            <w:vAlign w:val="center"/>
          </w:tcPr>
          <w:p w14:paraId="3ADBFA7E">
            <w:pPr>
              <w:pStyle w:val="22"/>
              <w:widowControl w:val="0"/>
              <w:numPr>
                <w:ilvl w:val="0"/>
                <w:numId w:val="0"/>
              </w:numPr>
              <w:spacing w:after="0" w:line="400" w:lineRule="exact"/>
              <w:jc w:val="center"/>
              <w:rPr>
                <w:rFonts w:hint="eastAsia" w:ascii="仿宋_GB2312" w:hAnsi="仿宋" w:eastAsia="仿宋_GB2312" w:cs="仿宋"/>
                <w:b/>
                <w:bCs/>
                <w:color w:val="000000"/>
                <w:kern w:val="0"/>
                <w:sz w:val="28"/>
                <w:szCs w:val="28"/>
                <w:highlight w:val="none"/>
                <w:u w:val="none"/>
                <w:shd w:val="clear"/>
                <w:lang w:val="en-US" w:eastAsia="zh-CN" w:bidi="ar-SA"/>
              </w:rPr>
            </w:pPr>
            <w:r>
              <w:rPr>
                <w:rFonts w:hint="eastAsia" w:ascii="仿宋_GB2312" w:hAnsi="仿宋" w:eastAsia="仿宋_GB2312" w:cs="仿宋"/>
                <w:b/>
                <w:bCs/>
                <w:color w:val="000000"/>
                <w:kern w:val="0"/>
                <w:sz w:val="28"/>
                <w:szCs w:val="28"/>
                <w:highlight w:val="none"/>
                <w:u w:val="none"/>
                <w:shd w:val="clear"/>
                <w:lang w:val="en-US" w:eastAsia="zh-CN" w:bidi="ar-SA"/>
              </w:rPr>
              <w:t>基础培训内容</w:t>
            </w:r>
          </w:p>
        </w:tc>
        <w:tc>
          <w:tcPr>
            <w:tcW w:w="928" w:type="pct"/>
            <w:tcBorders>
              <w:top w:val="single" w:color="auto" w:sz="4" w:space="0"/>
              <w:left w:val="single" w:color="auto" w:sz="4" w:space="0"/>
              <w:right w:val="single" w:color="auto" w:sz="4" w:space="0"/>
            </w:tcBorders>
            <w:shd w:val="clear" w:color="auto" w:fill="FFFFFF"/>
            <w:vAlign w:val="center"/>
          </w:tcPr>
          <w:p w14:paraId="5BC47304">
            <w:pPr>
              <w:pStyle w:val="22"/>
              <w:widowControl w:val="0"/>
              <w:numPr>
                <w:ilvl w:val="0"/>
                <w:numId w:val="0"/>
              </w:numPr>
              <w:spacing w:after="0" w:line="400" w:lineRule="exact"/>
              <w:jc w:val="center"/>
              <w:rPr>
                <w:rFonts w:hint="eastAsia" w:ascii="仿宋_GB2312" w:hAnsi="仿宋" w:eastAsia="仿宋_GB2312" w:cs="仿宋"/>
                <w:b/>
                <w:bCs/>
                <w:color w:val="000000"/>
                <w:kern w:val="0"/>
                <w:sz w:val="28"/>
                <w:szCs w:val="28"/>
                <w:highlight w:val="none"/>
                <w:u w:val="none"/>
                <w:shd w:val="clear"/>
                <w:lang w:val="en-US" w:eastAsia="zh-CN" w:bidi="ar-SA"/>
              </w:rPr>
            </w:pPr>
            <w:r>
              <w:rPr>
                <w:rFonts w:hint="eastAsia" w:ascii="仿宋_GB2312" w:hAnsi="仿宋" w:eastAsia="仿宋_GB2312" w:cs="仿宋"/>
                <w:b/>
                <w:bCs/>
                <w:color w:val="000000"/>
                <w:kern w:val="0"/>
                <w:sz w:val="28"/>
                <w:szCs w:val="28"/>
                <w:highlight w:val="none"/>
                <w:u w:val="none"/>
                <w:shd w:val="clear"/>
                <w:lang w:val="en-US" w:eastAsia="zh-CN" w:bidi="ar-SA"/>
              </w:rPr>
              <w:t>完成时间</w:t>
            </w:r>
          </w:p>
        </w:tc>
      </w:tr>
      <w:tr w14:paraId="54957272">
        <w:tblPrEx>
          <w:tblCellMar>
            <w:top w:w="0" w:type="dxa"/>
            <w:left w:w="10" w:type="dxa"/>
            <w:bottom w:w="0" w:type="dxa"/>
            <w:right w:w="10" w:type="dxa"/>
          </w:tblCellMar>
        </w:tblPrEx>
        <w:trPr>
          <w:trHeight w:val="850" w:hRule="atLeast"/>
          <w:jc w:val="center"/>
        </w:trPr>
        <w:tc>
          <w:tcPr>
            <w:tcW w:w="576" w:type="pct"/>
            <w:tcBorders>
              <w:top w:val="single" w:color="auto" w:sz="4" w:space="0"/>
              <w:left w:val="single" w:color="auto" w:sz="4" w:space="0"/>
              <w:bottom w:val="single" w:color="auto" w:sz="4" w:space="0"/>
            </w:tcBorders>
            <w:shd w:val="clear" w:color="auto" w:fill="FFFFFF"/>
            <w:vAlign w:val="center"/>
          </w:tcPr>
          <w:p w14:paraId="5749858F">
            <w:pPr>
              <w:pStyle w:val="22"/>
              <w:widowControl w:val="0"/>
              <w:numPr>
                <w:ilvl w:val="0"/>
                <w:numId w:val="0"/>
              </w:numPr>
              <w:spacing w:after="0" w:line="400" w:lineRule="exact"/>
              <w:jc w:val="center"/>
              <w:rPr>
                <w:rFonts w:hint="eastAsia" w:ascii="仿宋_GB2312" w:hAnsi="仿宋" w:eastAsia="仿宋_GB2312" w:cs="仿宋"/>
                <w:color w:val="000000"/>
                <w:kern w:val="0"/>
                <w:sz w:val="28"/>
                <w:szCs w:val="28"/>
                <w:highlight w:val="none"/>
                <w:u w:val="none"/>
                <w:shd w:val="clear"/>
                <w:lang w:val="en-US" w:eastAsia="zh-CN" w:bidi="ar-SA"/>
              </w:rPr>
            </w:pPr>
            <w:r>
              <w:rPr>
                <w:rFonts w:hint="eastAsia" w:ascii="仿宋_GB2312" w:hAnsi="仿宋" w:eastAsia="仿宋_GB2312" w:cs="仿宋"/>
                <w:color w:val="000000"/>
                <w:kern w:val="0"/>
                <w:sz w:val="28"/>
                <w:szCs w:val="28"/>
                <w:highlight w:val="none"/>
                <w:u w:val="none"/>
                <w:shd w:val="clear"/>
                <w:lang w:val="en-US" w:eastAsia="zh-CN" w:bidi="ar-SA"/>
              </w:rPr>
              <w:t>公司级</w:t>
            </w:r>
          </w:p>
        </w:tc>
        <w:tc>
          <w:tcPr>
            <w:tcW w:w="601" w:type="pct"/>
            <w:tcBorders>
              <w:top w:val="single" w:color="auto" w:sz="4" w:space="0"/>
              <w:left w:val="single" w:color="auto" w:sz="4" w:space="0"/>
              <w:bottom w:val="single" w:color="auto" w:sz="4" w:space="0"/>
            </w:tcBorders>
            <w:shd w:val="clear" w:color="auto" w:fill="FFFFFF"/>
            <w:vAlign w:val="center"/>
          </w:tcPr>
          <w:p w14:paraId="2517F8D2">
            <w:pPr>
              <w:pStyle w:val="22"/>
              <w:widowControl w:val="0"/>
              <w:numPr>
                <w:ilvl w:val="0"/>
                <w:numId w:val="0"/>
              </w:numPr>
              <w:spacing w:after="0" w:line="400" w:lineRule="exact"/>
              <w:jc w:val="center"/>
              <w:rPr>
                <w:rFonts w:hint="default" w:ascii="仿宋_GB2312" w:hAnsi="仿宋" w:eastAsia="仿宋_GB2312" w:cs="仿宋"/>
                <w:color w:val="000000"/>
                <w:kern w:val="0"/>
                <w:sz w:val="28"/>
                <w:szCs w:val="28"/>
                <w:highlight w:val="none"/>
                <w:u w:val="none"/>
                <w:shd w:val="clear"/>
                <w:lang w:val="en-US" w:eastAsia="zh-CN" w:bidi="ar-SA"/>
              </w:rPr>
            </w:pPr>
            <w:r>
              <w:rPr>
                <w:rFonts w:hint="eastAsia" w:ascii="仿宋_GB2312" w:hAnsi="仿宋" w:eastAsia="仿宋_GB2312" w:cs="仿宋"/>
                <w:color w:val="000000"/>
                <w:kern w:val="0"/>
                <w:sz w:val="28"/>
                <w:szCs w:val="28"/>
                <w:highlight w:val="none"/>
                <w:u w:val="none"/>
                <w:shd w:val="clear"/>
                <w:lang w:val="en-US" w:eastAsia="zh-CN" w:bidi="ar-SA"/>
              </w:rPr>
              <w:t>HRBP</w:t>
            </w:r>
          </w:p>
        </w:tc>
        <w:tc>
          <w:tcPr>
            <w:tcW w:w="676" w:type="pct"/>
            <w:tcBorders>
              <w:top w:val="single" w:color="auto" w:sz="4" w:space="0"/>
              <w:left w:val="single" w:color="auto" w:sz="4" w:space="0"/>
              <w:bottom w:val="single" w:color="auto" w:sz="4" w:space="0"/>
            </w:tcBorders>
            <w:shd w:val="clear" w:color="auto" w:fill="FFFFFF"/>
            <w:vAlign w:val="center"/>
          </w:tcPr>
          <w:p w14:paraId="7795022F">
            <w:pPr>
              <w:pStyle w:val="22"/>
              <w:widowControl w:val="0"/>
              <w:numPr>
                <w:ilvl w:val="0"/>
                <w:numId w:val="0"/>
              </w:numPr>
              <w:spacing w:after="0" w:line="400" w:lineRule="exact"/>
              <w:jc w:val="center"/>
              <w:rPr>
                <w:rFonts w:hint="eastAsia" w:ascii="仿宋_GB2312" w:hAnsi="仿宋" w:eastAsia="仿宋_GB2312" w:cs="仿宋"/>
                <w:color w:val="000000"/>
                <w:kern w:val="0"/>
                <w:sz w:val="28"/>
                <w:szCs w:val="28"/>
                <w:highlight w:val="none"/>
                <w:u w:val="none"/>
                <w:shd w:val="clear"/>
                <w:lang w:val="en-US" w:eastAsia="zh-CN" w:bidi="ar-SA"/>
              </w:rPr>
            </w:pPr>
            <w:r>
              <w:rPr>
                <w:rFonts w:hint="eastAsia" w:ascii="仿宋_GB2312" w:hAnsi="仿宋" w:eastAsia="仿宋_GB2312" w:cs="仿宋"/>
                <w:color w:val="000000"/>
                <w:kern w:val="0"/>
                <w:sz w:val="28"/>
                <w:szCs w:val="28"/>
                <w:highlight w:val="none"/>
                <w:u w:val="none"/>
                <w:shd w:val="clear"/>
                <w:lang w:val="en-US" w:eastAsia="zh-CN" w:bidi="ar-SA"/>
              </w:rPr>
              <w:t>新员工入职基础培训</w:t>
            </w:r>
          </w:p>
        </w:tc>
        <w:tc>
          <w:tcPr>
            <w:tcW w:w="2217" w:type="pct"/>
            <w:tcBorders>
              <w:top w:val="single" w:color="auto" w:sz="4" w:space="0"/>
              <w:left w:val="single" w:color="auto" w:sz="4" w:space="0"/>
            </w:tcBorders>
            <w:shd w:val="clear" w:color="auto" w:fill="FFFFFF"/>
            <w:vAlign w:val="center"/>
          </w:tcPr>
          <w:p w14:paraId="244625C4">
            <w:pPr>
              <w:pStyle w:val="22"/>
              <w:widowControl w:val="0"/>
              <w:numPr>
                <w:ilvl w:val="0"/>
                <w:numId w:val="0"/>
              </w:numPr>
              <w:spacing w:after="0" w:line="400" w:lineRule="exact"/>
              <w:jc w:val="center"/>
              <w:rPr>
                <w:rFonts w:hint="eastAsia" w:ascii="仿宋_GB2312" w:hAnsi="仿宋" w:eastAsia="仿宋_GB2312" w:cs="仿宋"/>
                <w:color w:val="auto"/>
                <w:kern w:val="0"/>
                <w:sz w:val="28"/>
                <w:szCs w:val="28"/>
                <w:highlight w:val="none"/>
                <w:u w:val="none"/>
                <w:shd w:val="clear"/>
                <w:lang w:val="en-US" w:eastAsia="zh-CN" w:bidi="ar-SA"/>
              </w:rPr>
            </w:pPr>
            <w:r>
              <w:rPr>
                <w:rFonts w:hint="eastAsia" w:ascii="仿宋_GB2312" w:hAnsi="仿宋" w:eastAsia="仿宋_GB2312" w:cs="仿宋"/>
                <w:color w:val="auto"/>
                <w:kern w:val="0"/>
                <w:sz w:val="28"/>
                <w:szCs w:val="28"/>
                <w:highlight w:val="none"/>
                <w:u w:val="none"/>
                <w:shd w:val="clear"/>
                <w:lang w:val="en-US" w:eastAsia="zh-CN" w:bidi="ar-SA"/>
              </w:rPr>
              <w:t>人力资源相关制度（需包含入职声明相关制度）</w:t>
            </w:r>
          </w:p>
        </w:tc>
        <w:tc>
          <w:tcPr>
            <w:tcW w:w="928" w:type="pct"/>
            <w:tcBorders>
              <w:top w:val="single" w:color="auto" w:sz="4" w:space="0"/>
              <w:left w:val="single" w:color="auto" w:sz="4" w:space="0"/>
              <w:right w:val="single" w:color="auto" w:sz="4" w:space="0"/>
            </w:tcBorders>
            <w:shd w:val="clear" w:color="auto" w:fill="FFFFFF"/>
            <w:vAlign w:val="center"/>
          </w:tcPr>
          <w:p w14:paraId="766DDA2C">
            <w:pPr>
              <w:pStyle w:val="22"/>
              <w:widowControl w:val="0"/>
              <w:numPr>
                <w:ilvl w:val="0"/>
                <w:numId w:val="0"/>
              </w:numPr>
              <w:spacing w:after="0" w:line="400" w:lineRule="exact"/>
              <w:jc w:val="center"/>
              <w:rPr>
                <w:rFonts w:hint="eastAsia" w:ascii="仿宋_GB2312" w:hAnsi="仿宋" w:eastAsia="仿宋_GB2312" w:cs="仿宋"/>
                <w:color w:val="auto"/>
                <w:kern w:val="0"/>
                <w:sz w:val="28"/>
                <w:szCs w:val="28"/>
                <w:highlight w:val="none"/>
                <w:u w:val="none"/>
                <w:shd w:val="clear"/>
                <w:lang w:val="en-US" w:eastAsia="zh-CN" w:bidi="ar-SA"/>
              </w:rPr>
            </w:pPr>
            <w:r>
              <w:rPr>
                <w:rFonts w:hint="eastAsia" w:ascii="仿宋_GB2312" w:hAnsi="仿宋" w:eastAsia="仿宋_GB2312" w:cs="仿宋"/>
                <w:color w:val="auto"/>
                <w:kern w:val="0"/>
                <w:sz w:val="28"/>
                <w:szCs w:val="28"/>
                <w:highlight w:val="none"/>
                <w:u w:val="none"/>
                <w:shd w:val="clear"/>
                <w:lang w:val="en-US" w:eastAsia="zh-CN" w:bidi="ar-SA"/>
              </w:rPr>
              <w:t>新员工报到后1周内</w:t>
            </w:r>
          </w:p>
        </w:tc>
      </w:tr>
      <w:tr w14:paraId="596BA08A">
        <w:tblPrEx>
          <w:tblCellMar>
            <w:top w:w="0" w:type="dxa"/>
            <w:left w:w="10" w:type="dxa"/>
            <w:bottom w:w="0" w:type="dxa"/>
            <w:right w:w="10" w:type="dxa"/>
          </w:tblCellMar>
        </w:tblPrEx>
        <w:trPr>
          <w:trHeight w:val="850" w:hRule="atLeast"/>
          <w:jc w:val="center"/>
        </w:trPr>
        <w:tc>
          <w:tcPr>
            <w:tcW w:w="576" w:type="pct"/>
            <w:tcBorders>
              <w:top w:val="single" w:color="auto" w:sz="4" w:space="0"/>
              <w:left w:val="single" w:color="auto" w:sz="4" w:space="0"/>
            </w:tcBorders>
            <w:shd w:val="clear" w:color="auto" w:fill="FFFFFF"/>
            <w:vAlign w:val="center"/>
          </w:tcPr>
          <w:p w14:paraId="1D5CC18F">
            <w:pPr>
              <w:pStyle w:val="22"/>
              <w:widowControl w:val="0"/>
              <w:numPr>
                <w:ilvl w:val="0"/>
                <w:numId w:val="0"/>
              </w:numPr>
              <w:spacing w:after="0" w:line="400" w:lineRule="exact"/>
              <w:ind w:left="0" w:leftChars="0" w:firstLine="0" w:firstLineChars="0"/>
              <w:jc w:val="center"/>
              <w:rPr>
                <w:ins w:id="0" w:author="咨询组" w:date="2026-04-08T15:11:53Z"/>
                <w:rFonts w:hint="eastAsia" w:ascii="仿宋_GB2312" w:hAnsi="仿宋" w:eastAsia="仿宋_GB2312" w:cs="仿宋"/>
                <w:color w:val="000000"/>
                <w:kern w:val="0"/>
                <w:sz w:val="28"/>
                <w:szCs w:val="28"/>
                <w:highlight w:val="none"/>
                <w:u w:val="none"/>
                <w:shd w:val="clear"/>
                <w:lang w:val="en-US" w:eastAsia="zh-CN" w:bidi="ar-SA"/>
              </w:rPr>
            </w:pPr>
            <w:ins w:id="1" w:author="咨询组" w:date="2026-04-08T15:11:53Z">
              <w:r>
                <w:rPr>
                  <w:rFonts w:hint="eastAsia" w:ascii="仿宋_GB2312" w:hAnsi="仿宋" w:eastAsia="仿宋_GB2312" w:cs="仿宋"/>
                  <w:color w:val="000000"/>
                  <w:kern w:val="0"/>
                  <w:sz w:val="28"/>
                  <w:szCs w:val="28"/>
                  <w:highlight w:val="none"/>
                  <w:u w:val="none"/>
                  <w:shd w:val="clear"/>
                  <w:lang w:val="en-US" w:eastAsia="zh-CN" w:bidi="ar-SA"/>
                </w:rPr>
                <w:t>公司级</w:t>
              </w:r>
            </w:ins>
          </w:p>
        </w:tc>
        <w:tc>
          <w:tcPr>
            <w:tcW w:w="601" w:type="pct"/>
            <w:tcBorders>
              <w:top w:val="single" w:color="auto" w:sz="4" w:space="0"/>
              <w:left w:val="single" w:color="auto" w:sz="4" w:space="0"/>
            </w:tcBorders>
            <w:shd w:val="clear" w:color="auto" w:fill="FFFFFF"/>
            <w:vAlign w:val="center"/>
          </w:tcPr>
          <w:p w14:paraId="3F93575E">
            <w:pPr>
              <w:pStyle w:val="22"/>
              <w:widowControl w:val="0"/>
              <w:numPr>
                <w:ilvl w:val="0"/>
                <w:numId w:val="0"/>
              </w:numPr>
              <w:spacing w:after="0" w:line="400" w:lineRule="exact"/>
              <w:ind w:left="0" w:leftChars="0" w:firstLine="0" w:firstLineChars="0"/>
              <w:jc w:val="center"/>
              <w:rPr>
                <w:ins w:id="2" w:author="咨询组" w:date="2026-04-08T15:11:53Z"/>
                <w:rFonts w:hint="eastAsia" w:ascii="仿宋_GB2312" w:hAnsi="仿宋" w:eastAsia="仿宋_GB2312" w:cs="仿宋"/>
                <w:color w:val="000000"/>
                <w:kern w:val="0"/>
                <w:sz w:val="28"/>
                <w:szCs w:val="28"/>
                <w:highlight w:val="none"/>
                <w:u w:val="none"/>
                <w:shd w:val="clear"/>
                <w:lang w:val="en-US" w:eastAsia="zh-CN" w:bidi="ar-SA"/>
              </w:rPr>
            </w:pPr>
            <w:ins w:id="3" w:author="咨询组" w:date="2026-04-08T15:11:53Z">
              <w:r>
                <w:rPr>
                  <w:rFonts w:hint="eastAsia" w:ascii="仿宋_GB2312" w:hAnsi="仿宋" w:eastAsia="仿宋_GB2312" w:cs="仿宋"/>
                  <w:color w:val="000000"/>
                  <w:kern w:val="0"/>
                  <w:sz w:val="28"/>
                  <w:szCs w:val="28"/>
                  <w:highlight w:val="none"/>
                  <w:u w:val="none"/>
                  <w:shd w:val="clear"/>
                  <w:lang w:val="en-US" w:eastAsia="zh-CN" w:bidi="ar-SA"/>
                </w:rPr>
                <w:t>HRBP</w:t>
              </w:r>
            </w:ins>
          </w:p>
        </w:tc>
        <w:tc>
          <w:tcPr>
            <w:tcW w:w="676" w:type="pct"/>
            <w:tcBorders>
              <w:top w:val="single" w:color="auto" w:sz="4" w:space="0"/>
              <w:left w:val="single" w:color="auto" w:sz="4" w:space="0"/>
            </w:tcBorders>
            <w:shd w:val="clear" w:color="auto" w:fill="FFFFFF"/>
            <w:vAlign w:val="center"/>
          </w:tcPr>
          <w:p w14:paraId="77E55C87">
            <w:pPr>
              <w:pStyle w:val="22"/>
              <w:widowControl w:val="0"/>
              <w:numPr>
                <w:ilvl w:val="0"/>
                <w:numId w:val="0"/>
              </w:numPr>
              <w:spacing w:after="0" w:line="400" w:lineRule="exact"/>
              <w:ind w:left="0" w:leftChars="0" w:firstLine="0" w:firstLineChars="0"/>
              <w:jc w:val="center"/>
              <w:rPr>
                <w:ins w:id="4" w:author="咨询组" w:date="2026-04-08T15:11:53Z"/>
                <w:rFonts w:hint="eastAsia" w:ascii="仿宋_GB2312" w:hAnsi="仿宋" w:eastAsia="仿宋_GB2312" w:cs="仿宋"/>
                <w:color w:val="000000"/>
                <w:kern w:val="0"/>
                <w:sz w:val="28"/>
                <w:szCs w:val="28"/>
                <w:highlight w:val="none"/>
                <w:u w:val="none"/>
                <w:shd w:val="clear"/>
                <w:lang w:val="en-US" w:eastAsia="zh-CN" w:bidi="ar-SA"/>
              </w:rPr>
            </w:pPr>
            <w:ins w:id="5" w:author="咨询组" w:date="2026-04-08T15:11:53Z">
              <w:r>
                <w:rPr>
                  <w:rFonts w:hint="eastAsia" w:ascii="仿宋_GB2312" w:hAnsi="仿宋" w:eastAsia="仿宋_GB2312" w:cs="仿宋"/>
                  <w:color w:val="000000"/>
                  <w:kern w:val="0"/>
                  <w:sz w:val="28"/>
                  <w:szCs w:val="28"/>
                  <w:highlight w:val="none"/>
                  <w:u w:val="none"/>
                  <w:shd w:val="clear"/>
                  <w:lang w:val="en-US" w:eastAsia="zh-CN" w:bidi="ar-SA"/>
                </w:rPr>
                <w:t>新员工入职基础培训</w:t>
              </w:r>
            </w:ins>
          </w:p>
        </w:tc>
        <w:tc>
          <w:tcPr>
            <w:tcW w:w="2217" w:type="pct"/>
            <w:tcBorders>
              <w:top w:val="single" w:color="auto" w:sz="4" w:space="0"/>
              <w:left w:val="single" w:color="auto" w:sz="4" w:space="0"/>
            </w:tcBorders>
            <w:shd w:val="clear" w:color="auto" w:fill="FFFFFF"/>
            <w:vAlign w:val="center"/>
          </w:tcPr>
          <w:p w14:paraId="7DFB4841">
            <w:pPr>
              <w:pStyle w:val="22"/>
              <w:widowControl w:val="0"/>
              <w:numPr>
                <w:ilvl w:val="0"/>
                <w:numId w:val="0"/>
              </w:numPr>
              <w:spacing w:after="0" w:line="400" w:lineRule="exact"/>
              <w:jc w:val="center"/>
              <w:rPr>
                <w:rFonts w:hint="default" w:ascii="仿宋_GB2312" w:hAnsi="仿宋" w:eastAsia="仿宋_GB2312" w:cs="仿宋"/>
                <w:color w:val="FF0000"/>
                <w:kern w:val="0"/>
                <w:sz w:val="28"/>
                <w:szCs w:val="28"/>
                <w:highlight w:val="none"/>
                <w:u w:val="none"/>
                <w:shd w:val="clear"/>
                <w:lang w:val="en-US" w:eastAsia="zh-CN" w:bidi="ar-SA"/>
              </w:rPr>
            </w:pPr>
            <w:r>
              <w:rPr>
                <w:rFonts w:hint="eastAsia" w:ascii="仿宋_GB2312" w:hAnsi="仿宋" w:eastAsia="仿宋_GB2312" w:cs="仿宋"/>
                <w:color w:val="auto"/>
                <w:kern w:val="0"/>
                <w:sz w:val="28"/>
                <w:szCs w:val="28"/>
                <w:highlight w:val="none"/>
                <w:u w:val="none"/>
                <w:shd w:val="clear"/>
                <w:lang w:val="en-US" w:eastAsia="zh-CN" w:bidi="ar-SA"/>
              </w:rPr>
              <w:t>企业介绍、组织架构、环境健康和安全、企业文化等</w:t>
            </w:r>
          </w:p>
        </w:tc>
        <w:tc>
          <w:tcPr>
            <w:tcW w:w="928" w:type="pct"/>
            <w:tcBorders>
              <w:top w:val="single" w:color="auto" w:sz="4" w:space="0"/>
              <w:left w:val="single" w:color="auto" w:sz="4" w:space="0"/>
              <w:right w:val="single" w:color="auto" w:sz="4" w:space="0"/>
            </w:tcBorders>
            <w:shd w:val="clear" w:color="auto" w:fill="FFFFFF"/>
            <w:vAlign w:val="center"/>
          </w:tcPr>
          <w:p w14:paraId="44D1F9E1">
            <w:pPr>
              <w:pStyle w:val="22"/>
              <w:widowControl w:val="0"/>
              <w:numPr>
                <w:ilvl w:val="0"/>
                <w:numId w:val="0"/>
              </w:numPr>
              <w:spacing w:after="0" w:line="400" w:lineRule="exact"/>
              <w:jc w:val="center"/>
              <w:rPr>
                <w:rFonts w:hint="eastAsia" w:ascii="仿宋_GB2312" w:hAnsi="仿宋" w:eastAsia="仿宋_GB2312" w:cs="仿宋"/>
                <w:color w:val="FF0000"/>
                <w:kern w:val="0"/>
                <w:sz w:val="28"/>
                <w:szCs w:val="28"/>
                <w:highlight w:val="none"/>
                <w:u w:val="none"/>
                <w:shd w:val="clear"/>
                <w:lang w:val="en-US" w:eastAsia="zh-CN" w:bidi="ar-SA"/>
              </w:rPr>
            </w:pPr>
            <w:r>
              <w:rPr>
                <w:rFonts w:hint="eastAsia" w:ascii="仿宋_GB2312" w:hAnsi="仿宋" w:eastAsia="仿宋_GB2312" w:cs="仿宋"/>
                <w:color w:val="auto"/>
                <w:kern w:val="0"/>
                <w:sz w:val="28"/>
                <w:szCs w:val="28"/>
                <w:highlight w:val="none"/>
                <w:u w:val="none"/>
                <w:shd w:val="clear"/>
                <w:lang w:val="en-US" w:eastAsia="zh-CN" w:bidi="ar-SA"/>
              </w:rPr>
              <w:t>新员工报到后1个月内</w:t>
            </w:r>
          </w:p>
        </w:tc>
      </w:tr>
      <w:tr w14:paraId="159A8CB8">
        <w:tblPrEx>
          <w:tblCellMar>
            <w:top w:w="0" w:type="dxa"/>
            <w:left w:w="10" w:type="dxa"/>
            <w:bottom w:w="0" w:type="dxa"/>
            <w:right w:w="10" w:type="dxa"/>
          </w:tblCellMar>
        </w:tblPrEx>
        <w:trPr>
          <w:trHeight w:val="850" w:hRule="atLeast"/>
          <w:jc w:val="center"/>
        </w:trPr>
        <w:tc>
          <w:tcPr>
            <w:tcW w:w="576" w:type="pct"/>
            <w:tcBorders>
              <w:top w:val="single" w:color="auto" w:sz="4" w:space="0"/>
              <w:left w:val="single" w:color="auto" w:sz="4" w:space="0"/>
              <w:bottom w:val="single" w:color="auto" w:sz="4" w:space="0"/>
            </w:tcBorders>
            <w:shd w:val="clear" w:color="auto" w:fill="FFFFFF"/>
            <w:vAlign w:val="center"/>
          </w:tcPr>
          <w:p w14:paraId="19D10205">
            <w:pPr>
              <w:pStyle w:val="22"/>
              <w:widowControl w:val="0"/>
              <w:numPr>
                <w:ilvl w:val="0"/>
                <w:numId w:val="0"/>
              </w:numPr>
              <w:spacing w:after="0" w:line="400" w:lineRule="exact"/>
              <w:jc w:val="center"/>
              <w:rPr>
                <w:rFonts w:hint="eastAsia" w:ascii="仿宋_GB2312" w:hAnsi="仿宋" w:eastAsia="仿宋_GB2312" w:cs="仿宋"/>
                <w:color w:val="000000"/>
                <w:kern w:val="0"/>
                <w:sz w:val="28"/>
                <w:szCs w:val="28"/>
                <w:highlight w:val="none"/>
                <w:u w:val="none"/>
                <w:shd w:val="clear"/>
                <w:lang w:val="en-US" w:eastAsia="zh-CN" w:bidi="ar-SA"/>
              </w:rPr>
            </w:pPr>
            <w:r>
              <w:rPr>
                <w:rFonts w:hint="eastAsia" w:ascii="仿宋_GB2312" w:hAnsi="仿宋" w:eastAsia="仿宋_GB2312" w:cs="仿宋"/>
                <w:color w:val="000000"/>
                <w:kern w:val="0"/>
                <w:sz w:val="28"/>
                <w:szCs w:val="28"/>
                <w:highlight w:val="none"/>
                <w:u w:val="none"/>
                <w:shd w:val="clear"/>
                <w:lang w:val="en-US" w:eastAsia="zh-CN" w:bidi="ar-SA"/>
              </w:rPr>
              <w:t>部门级</w:t>
            </w:r>
          </w:p>
        </w:tc>
        <w:tc>
          <w:tcPr>
            <w:tcW w:w="601" w:type="pct"/>
            <w:tcBorders>
              <w:top w:val="single" w:color="auto" w:sz="4" w:space="0"/>
              <w:left w:val="single" w:color="auto" w:sz="4" w:space="0"/>
              <w:bottom w:val="single" w:color="auto" w:sz="4" w:space="0"/>
            </w:tcBorders>
            <w:shd w:val="clear" w:color="auto" w:fill="FFFFFF"/>
            <w:vAlign w:val="center"/>
          </w:tcPr>
          <w:p w14:paraId="3146C594">
            <w:pPr>
              <w:pStyle w:val="22"/>
              <w:widowControl w:val="0"/>
              <w:numPr>
                <w:ilvl w:val="0"/>
                <w:numId w:val="0"/>
              </w:numPr>
              <w:spacing w:after="0" w:line="400" w:lineRule="exact"/>
              <w:jc w:val="center"/>
              <w:rPr>
                <w:rFonts w:hint="default" w:ascii="仿宋_GB2312" w:hAnsi="仿宋" w:eastAsia="仿宋_GB2312" w:cs="仿宋"/>
                <w:color w:val="000000"/>
                <w:kern w:val="0"/>
                <w:sz w:val="28"/>
                <w:szCs w:val="28"/>
                <w:highlight w:val="none"/>
                <w:u w:val="none"/>
                <w:shd w:val="clear"/>
                <w:lang w:val="en-US" w:eastAsia="zh-CN" w:bidi="ar-SA"/>
              </w:rPr>
            </w:pPr>
            <w:r>
              <w:rPr>
                <w:rFonts w:hint="eastAsia" w:ascii="仿宋_GB2312" w:hAnsi="仿宋" w:eastAsia="仿宋_GB2312" w:cs="仿宋"/>
                <w:color w:val="000000"/>
                <w:kern w:val="0"/>
                <w:sz w:val="28"/>
                <w:szCs w:val="28"/>
                <w:highlight w:val="none"/>
                <w:u w:val="none"/>
                <w:shd w:val="clear"/>
                <w:lang w:val="en-US" w:eastAsia="zh-CN" w:bidi="ar-SA"/>
              </w:rPr>
              <w:t>工作辅导员</w:t>
            </w:r>
          </w:p>
        </w:tc>
        <w:tc>
          <w:tcPr>
            <w:tcW w:w="676" w:type="pct"/>
            <w:tcBorders>
              <w:top w:val="single" w:color="auto" w:sz="4" w:space="0"/>
              <w:left w:val="single" w:color="auto" w:sz="4" w:space="0"/>
              <w:bottom w:val="single" w:color="auto" w:sz="4" w:space="0"/>
            </w:tcBorders>
            <w:shd w:val="clear" w:color="auto" w:fill="FFFFFF"/>
            <w:vAlign w:val="center"/>
          </w:tcPr>
          <w:p w14:paraId="2D399084">
            <w:pPr>
              <w:pStyle w:val="22"/>
              <w:widowControl w:val="0"/>
              <w:numPr>
                <w:ilvl w:val="0"/>
                <w:numId w:val="0"/>
              </w:numPr>
              <w:spacing w:after="0" w:line="400" w:lineRule="exact"/>
              <w:jc w:val="center"/>
              <w:rPr>
                <w:rFonts w:hint="eastAsia" w:ascii="仿宋_GB2312" w:hAnsi="仿宋" w:eastAsia="仿宋_GB2312" w:cs="仿宋"/>
                <w:color w:val="000000"/>
                <w:kern w:val="0"/>
                <w:sz w:val="28"/>
                <w:szCs w:val="28"/>
                <w:highlight w:val="none"/>
                <w:u w:val="none"/>
                <w:shd w:val="clear"/>
                <w:lang w:val="en-US" w:eastAsia="zh-CN" w:bidi="ar-SA"/>
              </w:rPr>
            </w:pPr>
            <w:r>
              <w:rPr>
                <w:rFonts w:hint="eastAsia" w:ascii="仿宋_GB2312" w:hAnsi="仿宋" w:eastAsia="仿宋_GB2312" w:cs="仿宋"/>
                <w:color w:val="000000"/>
                <w:kern w:val="0"/>
                <w:sz w:val="28"/>
                <w:szCs w:val="28"/>
                <w:highlight w:val="none"/>
                <w:u w:val="none"/>
                <w:shd w:val="clear"/>
                <w:lang w:val="en-US" w:eastAsia="zh-CN" w:bidi="ar-SA"/>
              </w:rPr>
              <w:t>在岗实操辅导</w:t>
            </w:r>
          </w:p>
        </w:tc>
        <w:tc>
          <w:tcPr>
            <w:tcW w:w="2217" w:type="pct"/>
            <w:tcBorders>
              <w:top w:val="single" w:color="auto" w:sz="4" w:space="0"/>
              <w:left w:val="single" w:color="auto" w:sz="4" w:space="0"/>
              <w:bottom w:val="single" w:color="auto" w:sz="4" w:space="0"/>
            </w:tcBorders>
            <w:shd w:val="clear" w:color="auto" w:fill="FFFFFF"/>
            <w:vAlign w:val="center"/>
          </w:tcPr>
          <w:p w14:paraId="543E11E6">
            <w:pPr>
              <w:pStyle w:val="22"/>
              <w:widowControl w:val="0"/>
              <w:numPr>
                <w:ilvl w:val="0"/>
                <w:numId w:val="0"/>
              </w:numPr>
              <w:spacing w:after="0" w:line="400" w:lineRule="exact"/>
              <w:jc w:val="center"/>
              <w:rPr>
                <w:rFonts w:hint="eastAsia" w:ascii="仿宋_GB2312" w:hAnsi="仿宋" w:eastAsia="仿宋_GB2312" w:cs="仿宋"/>
                <w:color w:val="000000"/>
                <w:kern w:val="0"/>
                <w:sz w:val="28"/>
                <w:szCs w:val="28"/>
                <w:highlight w:val="none"/>
                <w:u w:val="none"/>
                <w:shd w:val="clear"/>
                <w:lang w:val="en-US" w:eastAsia="zh-CN" w:bidi="ar-SA"/>
              </w:rPr>
            </w:pPr>
            <w:r>
              <w:rPr>
                <w:rFonts w:hint="eastAsia" w:ascii="仿宋_GB2312" w:hAnsi="仿宋" w:eastAsia="仿宋_GB2312" w:cs="仿宋"/>
                <w:color w:val="000000"/>
                <w:kern w:val="0"/>
                <w:sz w:val="28"/>
                <w:szCs w:val="28"/>
                <w:highlight w:val="none"/>
                <w:u w:val="none"/>
                <w:shd w:val="clear"/>
                <w:lang w:val="en-US" w:eastAsia="zh-CN" w:bidi="ar-SA"/>
              </w:rPr>
              <w:t>岗位工作职责、流程、操作方法、工作技能等</w:t>
            </w:r>
          </w:p>
        </w:tc>
        <w:tc>
          <w:tcPr>
            <w:tcW w:w="928" w:type="pct"/>
            <w:tcBorders>
              <w:top w:val="single" w:color="auto" w:sz="4" w:space="0"/>
              <w:left w:val="single" w:color="auto" w:sz="4" w:space="0"/>
              <w:bottom w:val="single" w:color="auto" w:sz="4" w:space="0"/>
              <w:right w:val="single" w:color="auto" w:sz="4" w:space="0"/>
            </w:tcBorders>
            <w:shd w:val="clear" w:color="auto" w:fill="FFFFFF"/>
            <w:vAlign w:val="center"/>
          </w:tcPr>
          <w:p w14:paraId="59F3A10C">
            <w:pPr>
              <w:pStyle w:val="22"/>
              <w:widowControl w:val="0"/>
              <w:numPr>
                <w:ilvl w:val="0"/>
                <w:numId w:val="0"/>
              </w:numPr>
              <w:spacing w:after="0" w:line="400" w:lineRule="exact"/>
              <w:jc w:val="center"/>
              <w:rPr>
                <w:rFonts w:hint="eastAsia" w:ascii="仿宋_GB2312" w:hAnsi="仿宋" w:eastAsia="仿宋_GB2312" w:cs="仿宋"/>
                <w:color w:val="000000"/>
                <w:kern w:val="0"/>
                <w:sz w:val="28"/>
                <w:szCs w:val="28"/>
                <w:highlight w:val="none"/>
                <w:u w:val="none"/>
                <w:shd w:val="clear"/>
                <w:lang w:val="en-US" w:eastAsia="zh-CN" w:bidi="ar-SA"/>
              </w:rPr>
            </w:pPr>
            <w:r>
              <w:rPr>
                <w:rFonts w:hint="eastAsia" w:ascii="仿宋_GB2312" w:hAnsi="仿宋" w:eastAsia="仿宋_GB2312" w:cs="仿宋"/>
                <w:color w:val="000000"/>
                <w:kern w:val="0"/>
                <w:sz w:val="28"/>
                <w:szCs w:val="28"/>
                <w:highlight w:val="none"/>
                <w:u w:val="none"/>
                <w:shd w:val="clear"/>
                <w:lang w:val="en-US" w:eastAsia="zh-CN" w:bidi="ar-SA"/>
              </w:rPr>
              <w:t>新员工报到后3个月内</w:t>
            </w:r>
          </w:p>
        </w:tc>
      </w:tr>
    </w:tbl>
    <w:p w14:paraId="0E571995">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u w:val="none"/>
          <w:shd w:val="clear"/>
          <w:lang w:val="en-US" w:eastAsia="zh-CN" w:bidi="ar-SA"/>
        </w:rPr>
      </w:pPr>
      <w:r>
        <w:rPr>
          <w:rFonts w:hint="eastAsia" w:ascii="仿宋_GB2312" w:hAnsi="仿宋" w:eastAsia="仿宋_GB2312" w:cs="仿宋"/>
          <w:color w:val="000000"/>
          <w:kern w:val="0"/>
          <w:sz w:val="32"/>
          <w:szCs w:val="32"/>
          <w:highlight w:val="none"/>
          <w:u w:val="none"/>
          <w:shd w:val="clear"/>
          <w:lang w:val="en-US" w:eastAsia="zh-CN" w:bidi="ar-SA"/>
        </w:rPr>
        <w:t>新员工公司级培训可通过线上、线下的形式开展，课程由</w:t>
      </w:r>
      <w:r>
        <w:rPr>
          <w:rFonts w:hint="eastAsia" w:ascii="仿宋_GB2312" w:hAnsi="仿宋" w:eastAsia="仿宋_GB2312" w:cs="仿宋"/>
          <w:color w:val="000000"/>
          <w:kern w:val="0"/>
          <w:sz w:val="32"/>
          <w:szCs w:val="32"/>
          <w:highlight w:val="none"/>
          <w:u w:val="none"/>
          <w:shd w:val="clear"/>
          <w:lang w:val="en-US" w:eastAsia="en-US" w:bidi="ar-SA"/>
        </w:rPr>
        <w:t>HRBP</w:t>
      </w:r>
      <w:r>
        <w:rPr>
          <w:rFonts w:hint="eastAsia" w:ascii="仿宋_GB2312" w:hAnsi="仿宋" w:eastAsia="仿宋_GB2312" w:cs="仿宋"/>
          <w:color w:val="000000"/>
          <w:kern w:val="0"/>
          <w:sz w:val="32"/>
          <w:szCs w:val="32"/>
          <w:highlight w:val="none"/>
          <w:u w:val="none"/>
          <w:shd w:val="clear"/>
          <w:lang w:val="en-US" w:eastAsia="zh-CN" w:bidi="ar-SA"/>
        </w:rPr>
        <w:t>结合岗位需求安排并跟进学习情况。其中在线课程源于华润啤酒学习与创新中心已开发的课程，线下集中培训可由人力资源部或用人部门视新员工数量、类别、主要需求，有针对性的开发培训课程，包括但不限于新员工入职基础培训、针对应届毕业生的</w:t>
      </w:r>
      <w:r>
        <w:rPr>
          <w:rFonts w:hint="eastAsia" w:ascii="仿宋_GB2312" w:hAnsi="仿宋" w:eastAsia="仿宋_GB2312" w:cs="仿宋"/>
          <w:color w:val="000000"/>
          <w:kern w:val="0"/>
          <w:sz w:val="32"/>
          <w:szCs w:val="32"/>
          <w:highlight w:val="none"/>
          <w:u w:val="none"/>
          <w:shd w:val="clear"/>
          <w:lang w:val="zh-CN" w:eastAsia="zh-CN" w:bidi="ar-SA"/>
        </w:rPr>
        <w:t>“未来</w:t>
      </w:r>
      <w:r>
        <w:rPr>
          <w:rFonts w:hint="eastAsia" w:ascii="仿宋_GB2312" w:hAnsi="仿宋" w:eastAsia="仿宋_GB2312" w:cs="仿宋"/>
          <w:color w:val="000000"/>
          <w:kern w:val="0"/>
          <w:sz w:val="32"/>
          <w:szCs w:val="32"/>
          <w:highlight w:val="none"/>
          <w:u w:val="none"/>
          <w:shd w:val="clear"/>
          <w:lang w:val="en-US" w:eastAsia="zh-CN" w:bidi="ar-SA"/>
        </w:rPr>
        <w:t>之星”新员工训练营以及用人部门组织的员工培训班。</w:t>
      </w:r>
    </w:p>
    <w:p w14:paraId="1607758C">
      <w:pPr>
        <w:pStyle w:val="22"/>
        <w:widowControl w:val="0"/>
        <w:numPr>
          <w:ilvl w:val="0"/>
          <w:numId w:val="0"/>
        </w:numPr>
        <w:spacing w:after="0" w:line="240" w:lineRule="auto"/>
        <w:ind w:firstLine="0" w:firstLineChars="0"/>
        <w:jc w:val="left"/>
        <w:rPr>
          <w:rFonts w:hint="default" w:ascii="仿宋_GB2312" w:hAnsi="仿宋" w:eastAsia="仿宋_GB2312" w:cs="仿宋"/>
          <w:color w:val="000000"/>
          <w:kern w:val="0"/>
          <w:sz w:val="32"/>
          <w:szCs w:val="32"/>
          <w:highlight w:val="none"/>
          <w:u w:val="none"/>
          <w:shd w:val="clear"/>
          <w:lang w:val="en-US" w:eastAsia="zh-CN" w:bidi="ar-SA"/>
        </w:rPr>
      </w:pPr>
      <w:r>
        <w:rPr>
          <w:rFonts w:hint="eastAsia" w:ascii="仿宋_GB2312" w:hAnsi="仿宋" w:eastAsia="仿宋_GB2312" w:cs="仿宋"/>
          <w:color w:val="000000"/>
          <w:kern w:val="0"/>
          <w:sz w:val="32"/>
          <w:szCs w:val="32"/>
          <w:highlight w:val="none"/>
          <w:u w:val="none"/>
          <w:shd w:val="clear"/>
          <w:lang w:val="en-US" w:eastAsia="zh-CN" w:bidi="ar-SA"/>
        </w:rPr>
        <w:t>///</w:t>
      </w:r>
    </w:p>
    <w:p w14:paraId="2BC71DF4">
      <w:pPr>
        <w:pStyle w:val="28"/>
        <w:numPr>
          <w:ilvl w:val="0"/>
          <w:numId w:val="0"/>
        </w:numPr>
        <w:ind w:left="0" w:leftChars="0" w:firstLine="0" w:firstLineChars="0"/>
        <w:jc w:val="center"/>
        <w:rPr>
          <w:rFonts w:hint="eastAsia" w:ascii="黑体" w:hAnsi="黑体" w:eastAsia="黑体" w:cs="仿宋"/>
          <w:color w:val="000000"/>
          <w:highlight w:val="none"/>
          <w:lang w:val="en-US" w:eastAsia="zh-CN"/>
        </w:rPr>
      </w:pPr>
      <w:bookmarkStart w:id="8" w:name="_Toc7291"/>
      <w:r>
        <w:rPr>
          <w:rFonts w:hint="eastAsia" w:ascii="黑体" w:hAnsi="黑体" w:eastAsia="黑体" w:cs="仿宋"/>
          <w:b w:val="0"/>
          <w:color w:val="000000"/>
          <w:kern w:val="2"/>
          <w:sz w:val="32"/>
          <w:szCs w:val="32"/>
          <w:lang w:val="en-US" w:eastAsia="zh-CN" w:bidi="ar-SA"/>
        </w:rPr>
        <w:t>第三章</w:t>
      </w:r>
      <w:r>
        <w:rPr>
          <w:rFonts w:hint="eastAsia" w:ascii="黑体" w:hAnsi="黑体" w:eastAsia="黑体" w:cs="仿宋"/>
          <w:color w:val="000000"/>
          <w:highlight w:val="none"/>
          <w:lang w:val="en-US" w:eastAsia="zh-CN"/>
        </w:rPr>
        <w:t>试用期转正评价</w:t>
      </w:r>
      <w:bookmarkEnd w:id="8"/>
    </w:p>
    <w:p w14:paraId="52B846B2">
      <w:pPr>
        <w:pStyle w:val="28"/>
        <w:numPr>
          <w:ilvl w:val="0"/>
          <w:numId w:val="0"/>
        </w:numPr>
        <w:spacing w:line="240" w:lineRule="auto"/>
        <w:ind w:left="0" w:leftChars="0" w:firstLine="0" w:firstLineChars="0"/>
        <w:jc w:val="left"/>
        <w:rPr>
          <w:rFonts w:hint="default" w:ascii="黑体" w:hAnsi="黑体" w:eastAsia="黑体" w:cs="仿宋"/>
          <w:color w:val="000000"/>
          <w:highlight w:val="none"/>
          <w:lang w:val="en-US" w:eastAsia="zh-CN"/>
        </w:rPr>
      </w:pPr>
      <w:r>
        <w:rPr>
          <w:rFonts w:hint="eastAsia" w:ascii="黑体" w:hAnsi="黑体" w:eastAsia="黑体" w:cs="仿宋"/>
          <w:color w:val="000000"/>
          <w:highlight w:val="none"/>
          <w:lang w:val="en-US" w:eastAsia="zh-CN"/>
        </w:rPr>
        <w:t>///</w:t>
      </w:r>
    </w:p>
    <w:p w14:paraId="2AEAAC20">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第八条</w:t>
      </w:r>
      <w:r>
        <w:rPr>
          <w:rFonts w:hint="eastAsia" w:ascii="仿宋_GB2312" w:hAnsi="仿宋" w:eastAsia="仿宋_GB2312" w:cs="仿宋"/>
          <w:color w:val="000000"/>
          <w:sz w:val="32"/>
          <w:szCs w:val="32"/>
          <w:highlight w:val="none"/>
          <w:lang w:val="en-US" w:eastAsia="zh-CN"/>
        </w:rPr>
        <w:t>新员工转正评价包括试用期综合评价和绩效评价，评价结果为判定试用期转正的标准。</w:t>
      </w:r>
    </w:p>
    <w:p w14:paraId="332126EB">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0EACC80">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第九条</w:t>
      </w:r>
      <w:r>
        <w:rPr>
          <w:rFonts w:hint="eastAsia" w:ascii="仿宋_GB2312" w:hAnsi="仿宋" w:eastAsia="仿宋_GB2312" w:cs="仿宋"/>
          <w:color w:val="000000"/>
          <w:sz w:val="32"/>
          <w:szCs w:val="32"/>
          <w:highlight w:val="none"/>
          <w:lang w:val="en-US" w:eastAsia="zh-CN"/>
        </w:rPr>
        <w:t>试用期综合评价</w:t>
      </w:r>
    </w:p>
    <w:p w14:paraId="69BD2E9E">
      <w:pPr>
        <w:widowControl w:val="0"/>
        <w:spacing w:after="0" w:line="560" w:lineRule="exact"/>
        <w:ind w:firstLine="640" w:firstLineChars="200"/>
        <w:jc w:val="both"/>
        <w:rPr>
          <w:rFonts w:hint="eastAsia" w:ascii="仿宋_GB2312" w:hAnsi="仿宋" w:eastAsia="仿宋_GB2312" w:cs="仿宋"/>
          <w:color w:val="000000"/>
          <w:kern w:val="0"/>
          <w:sz w:val="32"/>
          <w:szCs w:val="32"/>
          <w:highlight w:val="none"/>
          <w:u w:val="none"/>
          <w:shd w:val="clear"/>
          <w:lang w:val="en-US" w:eastAsia="zh-CN" w:bidi="ar-SA"/>
        </w:rPr>
      </w:pPr>
      <w:r>
        <w:rPr>
          <w:rFonts w:hint="eastAsia" w:ascii="仿宋_GB2312" w:hAnsi="仿宋" w:eastAsia="仿宋_GB2312" w:cs="仿宋"/>
          <w:color w:val="000000"/>
          <w:kern w:val="0"/>
          <w:sz w:val="32"/>
          <w:szCs w:val="32"/>
          <w:highlight w:val="none"/>
          <w:u w:val="none"/>
          <w:shd w:val="clear"/>
          <w:lang w:val="en-US" w:eastAsia="zh-CN" w:bidi="ar-SA"/>
        </w:rPr>
        <w:t>试用期综合评价包括专业技能和能力素质评价。具备人才标准的序列，试用期综合评价维度和人才标准保持一致；无人才标准的序列，由所在序列统筹建立试用期综合评价维度，对应专业人力部辅助。</w:t>
      </w:r>
    </w:p>
    <w:p w14:paraId="4303E3B7">
      <w:pPr>
        <w:widowControl w:val="0"/>
        <w:spacing w:after="0" w:line="560" w:lineRule="exact"/>
        <w:ind w:firstLine="640" w:firstLineChars="200"/>
        <w:jc w:val="both"/>
        <w:rPr>
          <w:rFonts w:hint="eastAsia" w:ascii="仿宋_GB2312" w:hAnsi="仿宋" w:eastAsia="仿宋_GB2312" w:cs="仿宋"/>
          <w:color w:val="000000"/>
          <w:kern w:val="0"/>
          <w:sz w:val="32"/>
          <w:szCs w:val="32"/>
          <w:highlight w:val="none"/>
          <w:u w:val="none"/>
          <w:shd w:val="clear"/>
          <w:lang w:val="en-US" w:eastAsia="zh-CN" w:bidi="ar-SA"/>
        </w:rPr>
      </w:pPr>
      <w:r>
        <w:rPr>
          <w:rFonts w:hint="eastAsia" w:ascii="仿宋_GB2312" w:hAnsi="仿宋" w:eastAsia="仿宋_GB2312" w:cs="仿宋"/>
          <w:color w:val="000000"/>
          <w:kern w:val="0"/>
          <w:sz w:val="32"/>
          <w:szCs w:val="32"/>
          <w:highlight w:val="none"/>
          <w:u w:val="none"/>
          <w:shd w:val="clear"/>
          <w:lang w:val="en-US" w:eastAsia="zh-CN" w:bidi="ar-SA"/>
        </w:rPr>
        <w:t>直接上级根据新员工试用期表现进行公平、公正的打分及评价，试用期综合评价得分构成如下:</w:t>
      </w:r>
    </w:p>
    <w:p w14:paraId="4E901D8D">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P/S/O</w:t>
      </w:r>
      <w:r>
        <w:rPr>
          <w:rFonts w:hint="eastAsia" w:ascii="仿宋_GB2312" w:hAnsi="仿宋" w:eastAsia="仿宋_GB2312" w:cs="仿宋"/>
          <w:color w:val="000000"/>
          <w:sz w:val="32"/>
          <w:szCs w:val="32"/>
          <w:highlight w:val="none"/>
          <w:lang w:val="en-US" w:eastAsia="zh-CN"/>
        </w:rPr>
        <w:t>/F</w:t>
      </w:r>
      <w:r>
        <w:rPr>
          <w:rFonts w:hint="eastAsia" w:ascii="仿宋_GB2312" w:hAnsi="仿宋" w:eastAsia="仿宋_GB2312" w:cs="仿宋"/>
          <w:color w:val="000000"/>
          <w:sz w:val="32"/>
          <w:szCs w:val="32"/>
          <w:highlight w:val="none"/>
        </w:rPr>
        <w:t>序列</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能力素质得分占比30%</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专业技能占比70%。</w:t>
      </w:r>
    </w:p>
    <w:p w14:paraId="36BA6DF4">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M序列</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能力素质得分占比50%</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专业技能占比50%。</w:t>
      </w:r>
    </w:p>
    <w:p w14:paraId="689E1B3A">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highlight w:val="none"/>
          <w:u w:val="none"/>
          <w:shd w:val="clear"/>
          <w:lang w:val="en-US" w:eastAsia="zh-CN" w:bidi="ar-SA"/>
        </w:rPr>
        <w:t>针对M序列的专业技能评价，可根据岗位所在专业条线所在序列的专业技能标准、职级对应关系进行替换。对于综合性</w:t>
      </w:r>
      <w:r>
        <w:rPr>
          <w:rFonts w:hint="eastAsia" w:ascii="仿宋_GB2312" w:hAnsi="仿宋" w:eastAsia="仿宋_GB2312" w:cs="仿宋"/>
          <w:color w:val="000000"/>
          <w:sz w:val="32"/>
          <w:szCs w:val="32"/>
          <w:highlight w:val="none"/>
        </w:rPr>
        <w:t>管理岗位，建议专业技能的评价模块由直接上级或部门负责人根据岗位的核心职责进行确定。</w:t>
      </w:r>
    </w:p>
    <w:p w14:paraId="2EB80A6F">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1B896008">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第十条</w:t>
      </w:r>
      <w:r>
        <w:rPr>
          <w:rFonts w:hint="eastAsia" w:ascii="仿宋_GB2312" w:hAnsi="仿宋" w:eastAsia="仿宋_GB2312" w:cs="仿宋"/>
          <w:color w:val="000000"/>
          <w:kern w:val="0"/>
          <w:sz w:val="32"/>
          <w:szCs w:val="32"/>
          <w:highlight w:val="none"/>
          <w:u w:val="none"/>
          <w:shd w:val="clear"/>
          <w:lang w:val="en-US" w:eastAsia="zh-CN" w:bidi="ar-SA"/>
        </w:rPr>
        <w:t>绩效评价按</w:t>
      </w:r>
      <w:r>
        <w:rPr>
          <w:rFonts w:hint="eastAsia" w:ascii="仿宋_GB2312" w:hAnsi="仿宋" w:eastAsia="仿宋_GB2312" w:cs="仿宋"/>
          <w:color w:val="000000"/>
          <w:sz w:val="32"/>
          <w:szCs w:val="32"/>
          <w:highlight w:val="none"/>
          <w:lang w:val="en-US" w:eastAsia="zh-CN"/>
        </w:rPr>
        <w:t>公司绩效管理制度执行。</w:t>
      </w:r>
    </w:p>
    <w:p w14:paraId="3C9F5ADA">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9" w:name="bookmark27"/>
      <w:r>
        <w:rPr>
          <w:rFonts w:hint="eastAsia" w:ascii="仿宋_GB2312" w:hAnsi="仿宋" w:eastAsia="仿宋_GB2312" w:cs="仿宋"/>
          <w:color w:val="000000"/>
          <w:sz w:val="32"/>
          <w:szCs w:val="32"/>
          <w:highlight w:val="none"/>
          <w:lang w:val="en-US" w:eastAsia="zh-CN"/>
        </w:rPr>
        <w:t>（</w:t>
      </w:r>
      <w:bookmarkEnd w:id="9"/>
      <w:r>
        <w:rPr>
          <w:rFonts w:hint="eastAsia" w:ascii="仿宋_GB2312" w:hAnsi="仿宋" w:eastAsia="仿宋_GB2312" w:cs="仿宋"/>
          <w:color w:val="000000"/>
          <w:sz w:val="32"/>
          <w:szCs w:val="32"/>
          <w:highlight w:val="none"/>
          <w:lang w:val="en-US" w:eastAsia="zh-CN"/>
        </w:rPr>
        <w:t>一）由直接上级（或部门负责人）与新员工共同商定试用期首月/</w:t>
      </w:r>
      <w:ins w:id="6" w:author="咨询组" w:date="2026-04-08T15:14:22Z">
        <w:r>
          <w:rPr>
            <w:rFonts w:hint="eastAsia" w:ascii="仿宋_GB2312" w:hAnsi="仿宋" w:eastAsia="仿宋_GB2312" w:cs="仿宋"/>
            <w:color w:val="000000"/>
            <w:sz w:val="32"/>
            <w:szCs w:val="32"/>
            <w:highlight w:val="none"/>
            <w:lang w:val="en-US" w:eastAsia="zh-CN"/>
          </w:rPr>
          <w:t>首</w:t>
        </w:r>
      </w:ins>
      <w:r>
        <w:rPr>
          <w:rFonts w:hint="eastAsia" w:ascii="仿宋_GB2312" w:hAnsi="仿宋" w:eastAsia="仿宋_GB2312" w:cs="仿宋"/>
          <w:color w:val="000000"/>
          <w:sz w:val="32"/>
          <w:szCs w:val="32"/>
          <w:highlight w:val="none"/>
          <w:lang w:val="en-US" w:eastAsia="zh-CN"/>
        </w:rPr>
        <w:t>季</w:t>
      </w:r>
      <w:ins w:id="7" w:author="咨询组" w:date="2026-04-08T15:14:26Z">
        <w:r>
          <w:rPr>
            <w:rFonts w:hint="eastAsia" w:ascii="仿宋_GB2312" w:hAnsi="仿宋" w:eastAsia="仿宋_GB2312" w:cs="仿宋"/>
            <w:color w:val="000000"/>
            <w:sz w:val="32"/>
            <w:szCs w:val="32"/>
            <w:highlight w:val="none"/>
            <w:lang w:val="en-US" w:eastAsia="zh-CN"/>
          </w:rPr>
          <w:t>度</w:t>
        </w:r>
      </w:ins>
      <w:r>
        <w:rPr>
          <w:rFonts w:hint="eastAsia" w:ascii="仿宋_GB2312" w:hAnsi="仿宋" w:eastAsia="仿宋_GB2312" w:cs="仿宋"/>
          <w:color w:val="000000"/>
          <w:sz w:val="32"/>
          <w:szCs w:val="32"/>
          <w:highlight w:val="none"/>
          <w:lang w:val="en-US" w:eastAsia="zh-CN"/>
        </w:rPr>
        <w:t>的个人绩效考核表。</w:t>
      </w:r>
    </w:p>
    <w:p w14:paraId="38FF805B">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10" w:name="bookmark28"/>
      <w:r>
        <w:rPr>
          <w:rFonts w:hint="eastAsia" w:ascii="仿宋_GB2312" w:hAnsi="仿宋" w:eastAsia="仿宋_GB2312" w:cs="仿宋"/>
          <w:color w:val="000000"/>
          <w:sz w:val="32"/>
          <w:szCs w:val="32"/>
          <w:highlight w:val="none"/>
          <w:lang w:val="en-US" w:eastAsia="zh-CN"/>
        </w:rPr>
        <w:t>（</w:t>
      </w:r>
      <w:bookmarkEnd w:id="10"/>
      <w:r>
        <w:rPr>
          <w:rFonts w:hint="eastAsia" w:ascii="仿宋_GB2312" w:hAnsi="仿宋" w:eastAsia="仿宋_GB2312" w:cs="仿宋"/>
          <w:color w:val="000000"/>
          <w:sz w:val="32"/>
          <w:szCs w:val="32"/>
          <w:highlight w:val="none"/>
          <w:lang w:val="en-US" w:eastAsia="zh-CN"/>
        </w:rPr>
        <w:t>二）新员工入职2个月内，用人部门需至少对新员工进行一次深入的绩效辅导，帮助新员工进行绩效改善，包括工作进步、存在不足及改进措施，对存在不足及改进措施需与新员工达成一致。</w:t>
      </w:r>
    </w:p>
    <w:p w14:paraId="2A8DC471">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29671C5">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第十一条</w:t>
      </w:r>
      <w:r>
        <w:rPr>
          <w:rFonts w:hint="eastAsia" w:ascii="仿宋_GB2312" w:hAnsi="仿宋" w:eastAsia="仿宋_GB2312" w:cs="仿宋"/>
          <w:color w:val="000000"/>
          <w:sz w:val="32"/>
          <w:szCs w:val="32"/>
          <w:highlight w:val="none"/>
          <w:lang w:val="en-US" w:eastAsia="zh-CN"/>
        </w:rPr>
        <w:t>试用期转正评价要求</w:t>
      </w:r>
    </w:p>
    <w:p w14:paraId="12F328D4">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lang w:val="en-US" w:eastAsia="zh-CN"/>
        </w:rPr>
        <w:t>6个月试用期：用人部门应在新员工试用期满前35天启动转正评价，并在试用期满前1周完成评价结果审批；3个月试用期：用人部门应在新员工试用期满前20天启动转正评价，并在试用期满前3天完成评价结果审批。</w:t>
      </w:r>
    </w:p>
    <w:p w14:paraId="4722DEF9">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11" w:name="bookmark30"/>
      <w:r>
        <w:rPr>
          <w:rFonts w:hint="eastAsia" w:ascii="仿宋_GB2312" w:hAnsi="仿宋" w:eastAsia="仿宋_GB2312" w:cs="仿宋"/>
          <w:color w:val="000000"/>
          <w:sz w:val="32"/>
          <w:szCs w:val="32"/>
          <w:highlight w:val="none"/>
          <w:lang w:val="en-US" w:eastAsia="zh-CN"/>
        </w:rPr>
        <w:t>（</w:t>
      </w:r>
      <w:bookmarkEnd w:id="11"/>
      <w:r>
        <w:rPr>
          <w:rFonts w:hint="eastAsia" w:ascii="仿宋_GB2312" w:hAnsi="仿宋" w:eastAsia="仿宋_GB2312" w:cs="仿宋"/>
          <w:color w:val="000000"/>
          <w:sz w:val="32"/>
          <w:szCs w:val="32"/>
          <w:highlight w:val="none"/>
          <w:lang w:val="en-US" w:eastAsia="zh-CN"/>
        </w:rPr>
        <w:t>二）试用期综合评价得分不低于80分，且试用期内平均绩效得分不低于80分，视为符合录用条件，可予以转正；试用期综合评价得分低于80分，或试用期内平均绩效得分低于80分，视为不符合录用条件，不予以转正，即解除劳动关系。</w:t>
      </w:r>
    </w:p>
    <w:p w14:paraId="487FEE9B">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（三）如因组织绩效承接等客观原因导致试用期平均绩效低于80分但拟转正的，用人部门需充分说明理由，经主责流程审批通过后，可予以转正。</w:t>
      </w:r>
    </w:p>
    <w:p w14:paraId="050D64B7">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E410495">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u w:val="none"/>
          <w:shd w:val="clear"/>
          <w:lang w:val="en-US" w:eastAsia="zh-CN" w:bidi="ar-SA"/>
        </w:rPr>
      </w:pPr>
      <w:r>
        <w:rPr>
          <w:rFonts w:hint="eastAsia" w:ascii="黑体" w:hAnsi="黑体" w:eastAsia="黑体" w:cs="仿宋"/>
          <w:b w:val="0"/>
          <w:color w:val="000000"/>
          <w:kern w:val="0"/>
          <w:sz w:val="32"/>
          <w:szCs w:val="32"/>
          <w:shd w:val="clear"/>
          <w:lang w:val="en-US" w:eastAsia="zh-CN" w:bidi="ar-SA"/>
        </w:rPr>
        <w:t>第十二条</w:t>
      </w:r>
      <w:r>
        <w:rPr>
          <w:rFonts w:hint="eastAsia" w:ascii="仿宋_GB2312" w:hAnsi="仿宋" w:eastAsia="仿宋_GB2312" w:cs="仿宋"/>
          <w:color w:val="000000"/>
          <w:sz w:val="32"/>
          <w:szCs w:val="32"/>
          <w:highlight w:val="none"/>
          <w:lang w:val="en-US" w:eastAsia="zh-CN"/>
        </w:rPr>
        <w:t>试用期转正流程</w:t>
      </w:r>
    </w:p>
    <w:p w14:paraId="71667F26">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（一）转正发起</w:t>
      </w:r>
      <w:ins w:id="8" w:author="咨询组" w:date="2026-04-08T15:15:04Z">
        <w:r>
          <w:rPr>
            <w:rFonts w:hint="eastAsia" w:ascii="仿宋_GB2312" w:hAnsi="仿宋" w:eastAsia="仿宋_GB2312" w:cs="仿宋"/>
            <w:color w:val="000000"/>
            <w:sz w:val="32"/>
            <w:szCs w:val="32"/>
            <w:highlight w:val="none"/>
            <w:lang w:val="en-US" w:eastAsia="zh-CN"/>
          </w:rPr>
          <w:t>流程</w:t>
        </w:r>
      </w:ins>
    </w:p>
    <w:p w14:paraId="32562C15">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新员工试用期满前，系统自动推送转正审批待办至HRBP，其中试用期为6个月的提前35天推送待办，试用期为3个月的提前20天推送待办，HRBP收到待办后应及时和新员工直接上级沟通并发起转正审批流程。</w:t>
      </w:r>
    </w:p>
    <w:p w14:paraId="2D703941">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（二）评价实施</w:t>
      </w:r>
      <w:ins w:id="9" w:author="咨询组" w:date="2026-04-08T15:15:08Z">
        <w:r>
          <w:rPr>
            <w:rFonts w:hint="eastAsia" w:ascii="仿宋_GB2312" w:hAnsi="仿宋" w:eastAsia="仿宋_GB2312" w:cs="仿宋"/>
            <w:color w:val="000000"/>
            <w:sz w:val="32"/>
            <w:szCs w:val="32"/>
            <w:highlight w:val="none"/>
            <w:lang w:val="en-US" w:eastAsia="zh-CN"/>
          </w:rPr>
          <w:t>流程</w:t>
        </w:r>
      </w:ins>
    </w:p>
    <w:p w14:paraId="4A126640">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en-US"/>
        </w:rPr>
        <w:t>HRBP：</w:t>
      </w:r>
      <w:r>
        <w:rPr>
          <w:rFonts w:hint="eastAsia" w:ascii="仿宋_GB2312" w:hAnsi="仿宋" w:eastAsia="仿宋_GB2312" w:cs="仿宋"/>
          <w:color w:val="000000"/>
          <w:sz w:val="32"/>
          <w:szCs w:val="32"/>
          <w:highlight w:val="none"/>
          <w:lang w:val="en-US" w:eastAsia="zh-CN"/>
        </w:rPr>
        <w:t>完成新员工试用期内绩效评分的整理汇总。</w:t>
      </w:r>
    </w:p>
    <w:p w14:paraId="33935AE2">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新员工：通过系统进行自评，</w:t>
      </w:r>
      <w:r>
        <w:rPr>
          <w:rFonts w:hint="eastAsia" w:ascii="仿宋_GB2312" w:hAnsi="仿宋" w:eastAsia="仿宋_GB2312" w:cs="仿宋"/>
          <w:color w:val="000000"/>
          <w:sz w:val="32"/>
          <w:szCs w:val="32"/>
          <w:highlight w:val="none"/>
          <w:lang w:val="en-US" w:eastAsia="en-US"/>
        </w:rPr>
        <w:t>M</w:t>
      </w:r>
      <w:r>
        <w:rPr>
          <w:rFonts w:hint="eastAsia" w:ascii="仿宋_GB2312" w:hAnsi="仿宋" w:eastAsia="仿宋_GB2312" w:cs="仿宋"/>
          <w:color w:val="000000"/>
          <w:sz w:val="32"/>
          <w:szCs w:val="32"/>
          <w:highlight w:val="none"/>
          <w:lang w:val="en-US" w:eastAsia="zh-CN"/>
        </w:rPr>
        <w:t>序列需提交《试用期述职述能报告》</w:t>
      </w:r>
      <w:del w:id="10" w:author="咨询组" w:date="2026-04-08T15:15:29Z">
        <w:r>
          <w:rPr>
            <w:rFonts w:hint="eastAsia" w:ascii="仿宋_GB2312" w:hAnsi="仿宋" w:eastAsia="仿宋_GB2312" w:cs="仿宋"/>
            <w:color w:val="000000"/>
            <w:sz w:val="32"/>
            <w:szCs w:val="32"/>
            <w:highlight w:val="none"/>
            <w:lang w:val="en-US" w:eastAsia="zh-CN"/>
          </w:rPr>
          <w:delText>（附件1）</w:delText>
        </w:r>
      </w:del>
      <w:r>
        <w:rPr>
          <w:rFonts w:hint="eastAsia" w:ascii="仿宋_GB2312" w:hAnsi="仿宋" w:eastAsia="仿宋_GB2312" w:cs="仿宋"/>
          <w:color w:val="000000"/>
          <w:sz w:val="32"/>
          <w:szCs w:val="32"/>
          <w:highlight w:val="none"/>
          <w:lang w:val="en-US" w:eastAsia="zh-CN"/>
        </w:rPr>
        <w:t>，各单位根据需求选择性开展述职述能汇报。</w:t>
      </w:r>
      <w:bookmarkStart w:id="12" w:name="bookmark32"/>
      <w:bookmarkEnd w:id="12"/>
    </w:p>
    <w:p w14:paraId="537A1011">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用人部门：依据新员工试用期表现、述职述能（仅M序列）进行专业技能、能力素质打分。通过试用期综合评分、绩效评分确定转正结果，填写综合评语，并按转正审批流程进行审批。</w:t>
      </w:r>
    </w:p>
    <w:p w14:paraId="5C3D585B">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（三）结果应用</w:t>
      </w:r>
    </w:p>
    <w:p w14:paraId="47E1F028">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根据转正结果分别操作：转正、不予转正（解除劳动合同）。 </w:t>
      </w:r>
    </w:p>
    <w:p w14:paraId="71CE7380">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H</w:t>
      </w:r>
      <w:r>
        <w:rPr>
          <w:rFonts w:hint="eastAsia" w:ascii="仿宋_GB2312" w:hAnsi="仿宋" w:eastAsia="仿宋_GB2312" w:cs="仿宋"/>
          <w:color w:val="000000"/>
          <w:sz w:val="32"/>
          <w:szCs w:val="32"/>
          <w:highlight w:val="none"/>
          <w:lang w:val="en-US" w:eastAsia="en-US"/>
        </w:rPr>
        <w:t>RBP</w:t>
      </w:r>
      <w:r>
        <w:rPr>
          <w:rFonts w:hint="eastAsia" w:ascii="仿宋_GB2312" w:hAnsi="仿宋" w:eastAsia="仿宋_GB2312" w:cs="仿宋"/>
          <w:color w:val="000000"/>
          <w:sz w:val="32"/>
          <w:szCs w:val="32"/>
          <w:highlight w:val="none"/>
          <w:lang w:val="en-US" w:eastAsia="zh-CN"/>
        </w:rPr>
        <w:t>和用人部门应共同与新员工沟通，反馈试用期评价结果，并结束试用期评价流程。</w:t>
      </w:r>
    </w:p>
    <w:p w14:paraId="6BC8DAA2">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E0EDC28">
      <w:pPr>
        <w:pStyle w:val="28"/>
        <w:numPr>
          <w:ilvl w:val="0"/>
          <w:numId w:val="0"/>
        </w:numPr>
        <w:ind w:left="0" w:leftChars="0" w:firstLine="0" w:firstLineChars="0"/>
        <w:jc w:val="center"/>
        <w:rPr>
          <w:rFonts w:hint="eastAsia" w:ascii="黑体" w:hAnsi="黑体" w:eastAsia="黑体" w:cs="仿宋"/>
          <w:color w:val="000000"/>
          <w:highlight w:val="none"/>
          <w:lang w:val="en-US" w:eastAsia="zh-CN"/>
        </w:rPr>
      </w:pPr>
      <w:bookmarkStart w:id="13" w:name="_Toc17934"/>
      <w:r>
        <w:rPr>
          <w:rFonts w:hint="eastAsia" w:ascii="黑体" w:hAnsi="黑体" w:eastAsia="黑体" w:cs="仿宋"/>
          <w:b w:val="0"/>
          <w:color w:val="000000"/>
          <w:kern w:val="2"/>
          <w:sz w:val="32"/>
          <w:szCs w:val="32"/>
          <w:lang w:val="en-US" w:eastAsia="zh-CN" w:bidi="ar-SA"/>
        </w:rPr>
        <w:t>第四章</w:t>
      </w:r>
      <w:r>
        <w:rPr>
          <w:rFonts w:hint="eastAsia" w:ascii="黑体" w:hAnsi="黑体" w:eastAsia="黑体" w:cs="仿宋"/>
          <w:color w:val="000000"/>
          <w:highlight w:val="none"/>
          <w:lang w:val="en-US" w:eastAsia="zh-CN"/>
        </w:rPr>
        <w:t>取消录用</w:t>
      </w:r>
      <w:bookmarkEnd w:id="13"/>
    </w:p>
    <w:p w14:paraId="5B69A26C">
      <w:pPr>
        <w:pStyle w:val="28"/>
        <w:numPr>
          <w:ilvl w:val="0"/>
          <w:numId w:val="0"/>
        </w:numPr>
        <w:spacing w:line="240" w:lineRule="auto"/>
        <w:ind w:left="0" w:leftChars="0" w:firstLine="0" w:firstLineChars="0"/>
        <w:jc w:val="left"/>
        <w:rPr>
          <w:rFonts w:hint="default" w:ascii="黑体" w:hAnsi="黑体" w:eastAsia="黑体" w:cs="仿宋"/>
          <w:color w:val="000000"/>
          <w:highlight w:val="none"/>
          <w:lang w:val="en-US" w:eastAsia="zh-CN"/>
        </w:rPr>
      </w:pPr>
      <w:r>
        <w:rPr>
          <w:rFonts w:hint="eastAsia" w:ascii="黑体" w:hAnsi="黑体" w:eastAsia="黑体" w:cs="仿宋"/>
          <w:color w:val="000000"/>
          <w:highlight w:val="none"/>
          <w:lang w:val="en-US" w:eastAsia="zh-CN"/>
        </w:rPr>
        <w:t>///</w:t>
      </w:r>
    </w:p>
    <w:p w14:paraId="6B20A366">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第十三条</w:t>
      </w:r>
      <w:r>
        <w:rPr>
          <w:rFonts w:hint="eastAsia" w:ascii="仿宋_GB2312" w:hAnsi="仿宋" w:eastAsia="仿宋_GB2312" w:cs="仿宋"/>
          <w:color w:val="000000"/>
          <w:sz w:val="32"/>
          <w:szCs w:val="32"/>
          <w:highlight w:val="none"/>
          <w:lang w:val="en-US" w:eastAsia="zh-CN"/>
        </w:rPr>
        <w:t>新员工入职时需签署《入职声明》</w:t>
      </w:r>
      <w:del w:id="11" w:author="咨询组" w:date="2026-04-08T15:15:49Z">
        <w:r>
          <w:rPr>
            <w:rFonts w:hint="eastAsia" w:ascii="仿宋_GB2312" w:hAnsi="仿宋" w:eastAsia="仿宋_GB2312" w:cs="仿宋"/>
            <w:color w:val="000000"/>
            <w:sz w:val="32"/>
            <w:szCs w:val="32"/>
            <w:highlight w:val="none"/>
            <w:lang w:val="en-US" w:eastAsia="zh-CN"/>
          </w:rPr>
          <w:delText>（附件2）</w:delText>
        </w:r>
      </w:del>
      <w:r>
        <w:rPr>
          <w:rFonts w:hint="eastAsia" w:ascii="仿宋_GB2312" w:hAnsi="仿宋" w:eastAsia="仿宋_GB2312" w:cs="仿宋"/>
          <w:color w:val="000000"/>
          <w:sz w:val="32"/>
          <w:szCs w:val="32"/>
          <w:highlight w:val="none"/>
          <w:lang w:val="en-US" w:eastAsia="zh-CN"/>
        </w:rPr>
        <w:t>,试用期不符合录用条件的，公司有权与其解除劳动关系，且不支付任何形式的经济补偿金。</w:t>
      </w:r>
    </w:p>
    <w:p w14:paraId="181C70E3">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5D860E5B">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u w:val="none"/>
          <w:shd w:val="clear"/>
          <w:lang w:val="en-US" w:eastAsia="zh-CN" w:bidi="ar-SA"/>
        </w:rPr>
      </w:pPr>
      <w:bookmarkStart w:id="14" w:name="_Toc121055814"/>
      <w:bookmarkStart w:id="15" w:name="_Toc121147705"/>
      <w:r>
        <w:rPr>
          <w:rFonts w:hint="eastAsia" w:ascii="黑体" w:hAnsi="黑体" w:eastAsia="黑体" w:cs="仿宋"/>
          <w:b w:val="0"/>
          <w:color w:val="000000"/>
          <w:kern w:val="0"/>
          <w:sz w:val="32"/>
          <w:szCs w:val="32"/>
          <w:shd w:val="clear"/>
          <w:lang w:val="en-US" w:eastAsia="zh-CN" w:bidi="ar-SA"/>
        </w:rPr>
        <w:t>第十四条</w:t>
      </w:r>
      <w:r>
        <w:rPr>
          <w:rFonts w:hint="eastAsia" w:ascii="仿宋_GB2312" w:hAnsi="仿宋" w:eastAsia="仿宋_GB2312" w:cs="仿宋"/>
          <w:color w:val="000000"/>
          <w:kern w:val="0"/>
          <w:sz w:val="32"/>
          <w:szCs w:val="32"/>
          <w:highlight w:val="none"/>
          <w:u w:val="none"/>
          <w:shd w:val="clear"/>
          <w:lang w:val="en-US" w:eastAsia="zh-CN" w:bidi="ar-SA"/>
        </w:rPr>
        <w:t>新员工试用期有下列情形之一时，被视为不符合该岗位的录用条件：</w:t>
      </w:r>
    </w:p>
    <w:p w14:paraId="4C83E4E7">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16" w:name="bookmark36"/>
      <w:bookmarkEnd w:id="16"/>
      <w:r>
        <w:rPr>
          <w:rFonts w:hint="eastAsia" w:ascii="仿宋_GB2312" w:hAnsi="仿宋" w:eastAsia="仿宋_GB2312" w:cs="仿宋"/>
          <w:color w:val="000000"/>
          <w:sz w:val="32"/>
          <w:szCs w:val="32"/>
          <w:highlight w:val="none"/>
          <w:lang w:val="en-US" w:eastAsia="zh-CN"/>
        </w:rPr>
        <w:t>1.不符合公示或约定的招聘条件的；</w:t>
      </w:r>
    </w:p>
    <w:p w14:paraId="223A4C9F">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17" w:name="bookmark37"/>
      <w:bookmarkEnd w:id="17"/>
      <w:r>
        <w:rPr>
          <w:rFonts w:hint="eastAsia" w:ascii="仿宋_GB2312" w:hAnsi="仿宋" w:eastAsia="仿宋_GB2312" w:cs="仿宋"/>
          <w:color w:val="000000"/>
          <w:sz w:val="32"/>
          <w:szCs w:val="32"/>
          <w:highlight w:val="none"/>
          <w:lang w:val="en-US" w:eastAsia="zh-CN"/>
        </w:rPr>
        <w:t>2.无法提供办理录用、社保等所需要材料的或无论因何原因造成公司无法为其办理社保的；</w:t>
      </w:r>
    </w:p>
    <w:p w14:paraId="34577525">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18" w:name="bookmark39"/>
      <w:bookmarkEnd w:id="18"/>
      <w:bookmarkStart w:id="19" w:name="bookmark38"/>
      <w:bookmarkEnd w:id="19"/>
      <w:r>
        <w:rPr>
          <w:rFonts w:hint="eastAsia" w:ascii="仿宋_GB2312" w:hAnsi="仿宋" w:eastAsia="仿宋_GB2312" w:cs="仿宋"/>
          <w:color w:val="000000"/>
          <w:sz w:val="32"/>
          <w:szCs w:val="32"/>
          <w:highlight w:val="none"/>
          <w:lang w:val="en-US" w:eastAsia="zh-CN"/>
        </w:rPr>
        <w:t>3.向公司提供的与履行劳动合同相关的材料和信息内容有虚假或有隐瞒事实行为的；</w:t>
      </w:r>
    </w:p>
    <w:p w14:paraId="7D06193B">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20" w:name="bookmark40"/>
      <w:bookmarkEnd w:id="20"/>
      <w:r>
        <w:rPr>
          <w:rFonts w:hint="eastAsia" w:ascii="仿宋_GB2312" w:hAnsi="仿宋" w:eastAsia="仿宋_GB2312" w:cs="仿宋"/>
          <w:color w:val="000000"/>
          <w:sz w:val="32"/>
          <w:szCs w:val="32"/>
          <w:highlight w:val="none"/>
          <w:lang w:val="en-US" w:eastAsia="zh-CN"/>
        </w:rPr>
        <w:t>4.个人简历、应聘登记表所载内容与真实情况不符的；</w:t>
      </w:r>
    </w:p>
    <w:p w14:paraId="65B32024">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21" w:name="bookmark41"/>
      <w:bookmarkEnd w:id="21"/>
      <w:r>
        <w:rPr>
          <w:rFonts w:hint="eastAsia" w:ascii="仿宋_GB2312" w:hAnsi="仿宋" w:eastAsia="仿宋_GB2312" w:cs="仿宋"/>
          <w:color w:val="000000"/>
          <w:sz w:val="32"/>
          <w:szCs w:val="32"/>
          <w:highlight w:val="none"/>
          <w:lang w:val="en-US" w:eastAsia="zh-CN"/>
        </w:rPr>
        <w:t>5.与其他用人单位未解除、终止劳动关系的；</w:t>
      </w:r>
    </w:p>
    <w:p w14:paraId="6F5B36C5">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22" w:name="bookmark42"/>
      <w:bookmarkEnd w:id="22"/>
      <w:r>
        <w:rPr>
          <w:rFonts w:hint="eastAsia" w:ascii="仿宋_GB2312" w:hAnsi="仿宋" w:eastAsia="仿宋_GB2312" w:cs="仿宋"/>
          <w:color w:val="000000"/>
          <w:sz w:val="32"/>
          <w:szCs w:val="32"/>
          <w:highlight w:val="none"/>
          <w:lang w:val="en-US" w:eastAsia="zh-CN"/>
        </w:rPr>
        <w:t>6.隐瞒曾经受过法律处罚或者纪律处分事实的；</w:t>
      </w:r>
    </w:p>
    <w:p w14:paraId="743A806C">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23" w:name="bookmark43"/>
      <w:bookmarkEnd w:id="23"/>
      <w:r>
        <w:rPr>
          <w:rFonts w:hint="eastAsia" w:ascii="仿宋_GB2312" w:hAnsi="仿宋" w:eastAsia="仿宋_GB2312" w:cs="仿宋"/>
          <w:color w:val="000000"/>
          <w:sz w:val="32"/>
          <w:szCs w:val="32"/>
          <w:highlight w:val="none"/>
          <w:lang w:val="en-US" w:eastAsia="zh-CN"/>
        </w:rPr>
        <w:t>7.试用期综合评价得分低于80分，或试用期内平均绩效得分低于80分，或不配合公司考核的；</w:t>
      </w:r>
    </w:p>
    <w:p w14:paraId="77FEF13A">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bookmarkStart w:id="24" w:name="bookmark44"/>
      <w:bookmarkEnd w:id="24"/>
      <w:r>
        <w:rPr>
          <w:rFonts w:hint="eastAsia" w:ascii="仿宋_GB2312" w:hAnsi="仿宋" w:eastAsia="仿宋_GB2312" w:cs="仿宋"/>
          <w:color w:val="000000"/>
          <w:sz w:val="32"/>
          <w:szCs w:val="32"/>
          <w:highlight w:val="none"/>
          <w:lang w:val="en-US" w:eastAsia="zh-CN"/>
        </w:rPr>
        <w:t>8.因身体健康原因无法正常履职的；</w:t>
      </w:r>
    </w:p>
    <w:p w14:paraId="533177EE">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9.试用期内累计请事假超过10天（6个月试用期）或7天（3个月试用期）的。若由于特殊原因达到请假上限,经员工间接上级及上一单位人力负责人同意后可适当延长请假期限，但延长期不得超过7天，超过延长期限的也</w:t>
      </w:r>
      <w:r>
        <w:rPr>
          <w:rFonts w:hint="eastAsia" w:ascii="仿宋_GB2312" w:hAnsi="仿宋" w:eastAsia="仿宋_GB2312" w:cs="仿宋"/>
          <w:color w:val="000000"/>
          <w:kern w:val="0"/>
          <w:sz w:val="32"/>
          <w:szCs w:val="32"/>
          <w:highlight w:val="none"/>
          <w:u w:val="none"/>
          <w:shd w:val="clear"/>
          <w:lang w:val="en-US" w:eastAsia="zh-CN" w:bidi="ar-SA"/>
        </w:rPr>
        <w:t>被视为不符合录用条件</w:t>
      </w:r>
      <w:r>
        <w:rPr>
          <w:rFonts w:hint="eastAsia" w:ascii="仿宋_GB2312" w:hAnsi="仿宋" w:eastAsia="仿宋_GB2312" w:cs="仿宋"/>
          <w:color w:val="000000"/>
          <w:sz w:val="32"/>
          <w:szCs w:val="32"/>
          <w:highlight w:val="none"/>
          <w:lang w:val="en-US" w:eastAsia="zh-CN"/>
        </w:rPr>
        <w:t>；</w:t>
      </w:r>
    </w:p>
    <w:p w14:paraId="723A7C22">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bookmarkStart w:id="25" w:name="bookmark45"/>
      <w:bookmarkEnd w:id="25"/>
      <w:r>
        <w:rPr>
          <w:rFonts w:hint="eastAsia" w:ascii="仿宋_GB2312" w:hAnsi="仿宋" w:eastAsia="仿宋_GB2312" w:cs="仿宋"/>
          <w:color w:val="000000"/>
          <w:sz w:val="32"/>
          <w:szCs w:val="32"/>
          <w:highlight w:val="none"/>
          <w:lang w:val="en-US" w:eastAsia="zh-CN"/>
        </w:rPr>
        <w:t>10.存在不满足劳动合同及公司规章制度中规定的其它情形的。</w:t>
      </w:r>
    </w:p>
    <w:p w14:paraId="22BCDD83">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bookmarkEnd w:id="14"/>
    <w:bookmarkEnd w:id="15"/>
    <w:p w14:paraId="609182D4">
      <w:pPr>
        <w:pStyle w:val="28"/>
        <w:numPr>
          <w:ilvl w:val="0"/>
          <w:numId w:val="0"/>
        </w:numPr>
        <w:ind w:left="0" w:leftChars="0" w:firstLine="0" w:firstLineChars="0"/>
        <w:jc w:val="center"/>
        <w:rPr>
          <w:rFonts w:hint="eastAsia" w:ascii="黑体" w:hAnsi="黑体" w:eastAsia="黑体" w:cs="仿宋"/>
          <w:color w:val="000000"/>
          <w:highlight w:val="none"/>
          <w:lang w:val="en-US" w:eastAsia="zh-CN"/>
        </w:rPr>
      </w:pPr>
      <w:bookmarkStart w:id="26" w:name="_Toc21855"/>
      <w:r>
        <w:rPr>
          <w:rFonts w:hint="eastAsia" w:ascii="黑体" w:hAnsi="黑体" w:eastAsia="黑体" w:cs="仿宋"/>
          <w:b w:val="0"/>
          <w:color w:val="000000"/>
          <w:kern w:val="2"/>
          <w:sz w:val="32"/>
          <w:szCs w:val="32"/>
          <w:lang w:val="en-US" w:eastAsia="zh-CN" w:bidi="ar-SA"/>
        </w:rPr>
        <w:t>第五章</w:t>
      </w:r>
      <w:r>
        <w:rPr>
          <w:rFonts w:hint="eastAsia" w:ascii="黑体" w:hAnsi="黑体" w:eastAsia="黑体" w:cs="仿宋"/>
          <w:color w:val="000000"/>
          <w:highlight w:val="none"/>
          <w:lang w:val="en-US" w:eastAsia="zh-CN"/>
        </w:rPr>
        <w:t>试用期相关事项调整</w:t>
      </w:r>
      <w:bookmarkEnd w:id="26"/>
    </w:p>
    <w:p w14:paraId="089D4145">
      <w:pPr>
        <w:pStyle w:val="28"/>
        <w:numPr>
          <w:ilvl w:val="0"/>
          <w:numId w:val="0"/>
        </w:numPr>
        <w:ind w:left="0" w:leftChars="0" w:firstLine="0" w:firstLineChars="0"/>
        <w:jc w:val="left"/>
        <w:rPr>
          <w:rFonts w:hint="default" w:ascii="黑体" w:hAnsi="黑体" w:eastAsia="黑体" w:cs="仿宋"/>
          <w:color w:val="000000"/>
          <w:highlight w:val="none"/>
          <w:lang w:val="en-US" w:eastAsia="zh-CN"/>
        </w:rPr>
      </w:pPr>
      <w:r>
        <w:rPr>
          <w:rFonts w:hint="eastAsia" w:ascii="黑体" w:hAnsi="黑体" w:eastAsia="黑体" w:cs="仿宋"/>
          <w:color w:val="000000"/>
          <w:highlight w:val="none"/>
          <w:lang w:val="en-US" w:eastAsia="zh-CN"/>
        </w:rPr>
        <w:t>///</w:t>
      </w:r>
    </w:p>
    <w:p w14:paraId="4D91A8C1">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第十五条</w:t>
      </w:r>
      <w:r>
        <w:rPr>
          <w:rFonts w:hint="eastAsia" w:ascii="仿宋_GB2312" w:hAnsi="仿宋" w:eastAsia="仿宋_GB2312" w:cs="仿宋"/>
          <w:color w:val="000000"/>
          <w:sz w:val="32"/>
          <w:szCs w:val="32"/>
          <w:highlight w:val="none"/>
          <w:lang w:val="en-US" w:eastAsia="zh-CN"/>
        </w:rPr>
        <w:t>各单位应做好新员工试用期管理，不得因试用期考察不充分为由，延长员工试用期。但</w:t>
      </w:r>
      <w:r>
        <w:rPr>
          <w:rFonts w:hint="eastAsia" w:ascii="仿宋_GB2312" w:hAnsi="仿宋" w:eastAsia="仿宋_GB2312" w:cs="仿宋"/>
          <w:color w:val="000000"/>
          <w:kern w:val="0"/>
          <w:sz w:val="32"/>
          <w:szCs w:val="32"/>
          <w:highlight w:val="none"/>
          <w:u w:val="none"/>
          <w:shd w:val="clear"/>
          <w:lang w:val="en-US" w:eastAsia="zh-CN" w:bidi="ar-SA"/>
        </w:rPr>
        <w:t>用人部门可结合实际业务需求提前结束试用期，</w:t>
      </w:r>
      <w:r>
        <w:rPr>
          <w:rFonts w:hint="eastAsia" w:ascii="仿宋_GB2312" w:hAnsi="仿宋" w:eastAsia="仿宋_GB2312" w:cs="仿宋"/>
          <w:color w:val="000000"/>
          <w:sz w:val="32"/>
          <w:szCs w:val="32"/>
          <w:highlight w:val="none"/>
          <w:lang w:val="en-US" w:eastAsia="zh-CN"/>
        </w:rPr>
        <w:t>包括提前转正结束试用期和提前解除劳动合同结束试用期。</w:t>
      </w:r>
    </w:p>
    <w:p w14:paraId="5CF4997D">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（一）提前转正需同时满足以下条件：</w:t>
      </w:r>
    </w:p>
    <w:p w14:paraId="0BE8D081">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1.试用期间连续2个月（月度考评）或1个季度（季度考评）绩效评分在所在单位/系统/部门绩效排名前30%的，排名规则可参照年度绩效等级排名规则执行；</w:t>
      </w:r>
    </w:p>
    <w:p w14:paraId="6859E137">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2.用人部门详细说明理由，并按主责流程完成审批。</w:t>
      </w:r>
    </w:p>
    <w:p w14:paraId="1BFC8BAB">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（二）提前解除劳动合同结束试用期的，需满足新员工至少经过1个完整的绩效评价周期且经过评估，试用期综合评价得分低于80分，或试用期内平均绩效得分低于80分或出现法律法规和本办法规定的其他情形。</w:t>
      </w:r>
    </w:p>
    <w:p w14:paraId="2DAF6FFF">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32018740">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lang w:val="en-US" w:eastAsia="zh-CN" w:bidi="ar-SA"/>
        </w:rPr>
      </w:pPr>
      <w:bookmarkStart w:id="27" w:name="_Toc121055815"/>
      <w:bookmarkStart w:id="28" w:name="_Toc121147706"/>
      <w:r>
        <w:rPr>
          <w:rFonts w:hint="eastAsia" w:ascii="黑体" w:hAnsi="黑体" w:eastAsia="黑体" w:cs="仿宋"/>
          <w:b w:val="0"/>
          <w:color w:val="000000"/>
          <w:kern w:val="0"/>
          <w:sz w:val="32"/>
          <w:szCs w:val="32"/>
          <w:lang w:val="en-US" w:eastAsia="zh-CN" w:bidi="ar-SA"/>
        </w:rPr>
        <w:t>第十六条</w:t>
      </w:r>
      <w:r>
        <w:rPr>
          <w:rFonts w:hint="eastAsia" w:ascii="仿宋_GB2312" w:hAnsi="仿宋" w:eastAsia="仿宋_GB2312" w:cs="仿宋"/>
          <w:color w:val="000000"/>
          <w:kern w:val="0"/>
          <w:sz w:val="32"/>
          <w:szCs w:val="32"/>
          <w:highlight w:val="none"/>
          <w:lang w:val="en-US" w:eastAsia="zh-CN" w:bidi="ar-SA"/>
        </w:rPr>
        <w:t>新员工职级/岗位调整。在新员工试用期满前，若用人部门需对新员工职级/岗位进行调整的，需遵循如下要求：</w:t>
      </w:r>
    </w:p>
    <w:p w14:paraId="085E0A12">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一）谨慎研判，从严管控。用人部门对试用期员工进行全面评估，对于低于现职级人才标准且继续留用的，在遵循《华润啤酒员工职业发展管理办法》及各序列实施细则前提下，应在试用期转正评价时，充分说明理由,经主责流程审批通过后可降低职级，调整后职级及薪资自转正之日起生效。试用期转正评估不允许晋级调整。</w:t>
      </w:r>
    </w:p>
    <w:p w14:paraId="0A2E5A38">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试用期期间考虑调整岗位的，按照《华润啤酒异动管理制度》执行，对应薪酬调整按照相关层级薪酬管理细则执行。</w:t>
      </w:r>
    </w:p>
    <w:p w14:paraId="48FFF570">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（二）协商一致，合理合规。职级/岗位调整需事先与新员工沟通达成一致且需符合新职级/岗位基础条件和职数/职位空缺要求。</w:t>
      </w:r>
    </w:p>
    <w:p w14:paraId="45893282">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（三）鼓励发展，自主选择。在试用期内，员工若参加职级评定，聘任及薪酬标准按照《华润啤酒员工职业发展管理办法》及《华润啤酒薪酬管理制度》相关规则执行。</w:t>
      </w:r>
    </w:p>
    <w:p w14:paraId="42CF101D">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bookmarkStart w:id="35" w:name="_GoBack"/>
      <w:bookmarkEnd w:id="35"/>
    </w:p>
    <w:bookmarkEnd w:id="27"/>
    <w:bookmarkEnd w:id="28"/>
    <w:p w14:paraId="28A74FB4">
      <w:pPr>
        <w:pStyle w:val="28"/>
        <w:numPr>
          <w:ilvl w:val="0"/>
          <w:numId w:val="0"/>
        </w:numPr>
        <w:ind w:left="0" w:leftChars="0" w:firstLine="0" w:firstLineChars="0"/>
        <w:jc w:val="center"/>
        <w:rPr>
          <w:rFonts w:ascii="黑体" w:hAnsi="黑体" w:eastAsia="黑体" w:cs="仿宋"/>
          <w:color w:val="000000"/>
          <w:highlight w:val="none"/>
        </w:rPr>
      </w:pPr>
      <w:bookmarkStart w:id="29" w:name="_Toc121055816"/>
      <w:bookmarkStart w:id="30" w:name="_Toc383"/>
      <w:bookmarkStart w:id="31" w:name="_Toc121147707"/>
      <w:r>
        <w:rPr>
          <w:rFonts w:hint="eastAsia" w:ascii="黑体" w:hAnsi="黑体" w:eastAsia="黑体" w:cs="仿宋"/>
          <w:b w:val="0"/>
          <w:color w:val="000000"/>
          <w:kern w:val="2"/>
          <w:sz w:val="32"/>
          <w:szCs w:val="32"/>
          <w:lang w:val="en-US" w:eastAsia="zh-CN" w:bidi="ar-SA"/>
        </w:rPr>
        <w:t>第六章</w:t>
      </w:r>
      <w:r>
        <w:rPr>
          <w:rFonts w:hint="eastAsia" w:ascii="黑体" w:hAnsi="黑体" w:eastAsia="黑体" w:cs="仿宋"/>
          <w:color w:val="000000"/>
          <w:highlight w:val="none"/>
        </w:rPr>
        <w:t>附则</w:t>
      </w:r>
      <w:bookmarkEnd w:id="29"/>
      <w:bookmarkEnd w:id="30"/>
      <w:bookmarkEnd w:id="31"/>
    </w:p>
    <w:p w14:paraId="333FDEFE">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第十七条</w:t>
      </w:r>
      <w:r>
        <w:rPr>
          <w:rFonts w:hint="eastAsia" w:ascii="仿宋_GB2312" w:hAnsi="仿宋" w:eastAsia="仿宋_GB2312" w:cs="仿宋"/>
          <w:color w:val="000000"/>
          <w:sz w:val="32"/>
          <w:szCs w:val="32"/>
          <w:highlight w:val="none"/>
        </w:rPr>
        <w:t>法律法规、监管规定或政策文件另有规定的，从其规定。</w:t>
      </w:r>
    </w:p>
    <w:p w14:paraId="4C0FA09F">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第十八条</w:t>
      </w:r>
      <w:r>
        <w:rPr>
          <w:rFonts w:hint="eastAsia" w:ascii="仿宋_GB2312" w:hAnsi="仿宋" w:eastAsia="仿宋_GB2312" w:cs="仿宋"/>
          <w:color w:val="000000"/>
          <w:sz w:val="32"/>
          <w:szCs w:val="32"/>
          <w:highlight w:val="none"/>
        </w:rPr>
        <w:t>本</w:t>
      </w:r>
      <w:r>
        <w:rPr>
          <w:rFonts w:hint="eastAsia" w:ascii="仿宋_GB2312" w:hAnsi="仿宋" w:eastAsia="仿宋_GB2312" w:cs="仿宋"/>
          <w:color w:val="000000"/>
          <w:sz w:val="32"/>
          <w:szCs w:val="32"/>
          <w:highlight w:val="none"/>
          <w:lang w:val="en-US" w:eastAsia="zh-CN"/>
        </w:rPr>
        <w:t>办法</w:t>
      </w:r>
      <w:r>
        <w:rPr>
          <w:rFonts w:hint="eastAsia" w:ascii="仿宋_GB2312" w:hAnsi="仿宋" w:eastAsia="仿宋_GB2312" w:cs="仿宋"/>
          <w:color w:val="000000"/>
          <w:sz w:val="32"/>
          <w:szCs w:val="32"/>
          <w:highlight w:val="none"/>
        </w:rPr>
        <w:t>为华润啤酒</w:t>
      </w:r>
      <w:r>
        <w:rPr>
          <w:rFonts w:hint="eastAsia" w:ascii="仿宋_GB2312" w:hAnsi="仿宋" w:eastAsia="仿宋_GB2312" w:cs="仿宋"/>
          <w:color w:val="000000"/>
          <w:sz w:val="32"/>
          <w:szCs w:val="32"/>
          <w:highlight w:val="none"/>
          <w:lang w:val="en-US" w:eastAsia="zh-CN"/>
        </w:rPr>
        <w:t>二级</w:t>
      </w:r>
      <w:r>
        <w:rPr>
          <w:rFonts w:hint="eastAsia" w:ascii="仿宋_GB2312" w:hAnsi="仿宋" w:eastAsia="仿宋_GB2312" w:cs="仿宋"/>
          <w:color w:val="000000"/>
          <w:sz w:val="32"/>
          <w:szCs w:val="32"/>
          <w:highlight w:val="none"/>
        </w:rPr>
        <w:t>制度。</w:t>
      </w:r>
    </w:p>
    <w:p w14:paraId="0CDB1A53">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第十九条</w:t>
      </w:r>
      <w:r>
        <w:rPr>
          <w:rFonts w:hint="eastAsia" w:ascii="仿宋_GB2312" w:hAnsi="仿宋" w:eastAsia="仿宋_GB2312" w:cs="仿宋"/>
          <w:color w:val="000000"/>
          <w:sz w:val="32"/>
          <w:szCs w:val="32"/>
          <w:highlight w:val="none"/>
        </w:rPr>
        <w:t>本</w:t>
      </w:r>
      <w:r>
        <w:rPr>
          <w:rFonts w:hint="eastAsia" w:ascii="仿宋_GB2312" w:hAnsi="仿宋" w:eastAsia="仿宋_GB2312" w:cs="仿宋"/>
          <w:color w:val="000000"/>
          <w:sz w:val="32"/>
          <w:szCs w:val="32"/>
          <w:highlight w:val="none"/>
          <w:lang w:val="en-US" w:eastAsia="zh-CN"/>
        </w:rPr>
        <w:t>办法</w:t>
      </w:r>
      <w:r>
        <w:rPr>
          <w:rFonts w:hint="eastAsia" w:ascii="仿宋_GB2312" w:hAnsi="仿宋" w:eastAsia="仿宋_GB2312" w:cs="仿宋"/>
          <w:color w:val="000000"/>
          <w:sz w:val="32"/>
          <w:szCs w:val="32"/>
          <w:highlight w:val="none"/>
        </w:rPr>
        <w:t>由华润啤酒</w:t>
      </w:r>
      <w:r>
        <w:rPr>
          <w:rFonts w:hint="eastAsia" w:ascii="仿宋_GB2312" w:hAnsi="仿宋" w:eastAsia="仿宋_GB2312" w:cs="仿宋"/>
          <w:color w:val="000000"/>
          <w:sz w:val="32"/>
          <w:szCs w:val="32"/>
          <w:highlight w:val="none"/>
          <w:lang w:val="en-US" w:eastAsia="zh-CN"/>
        </w:rPr>
        <w:t>人力资源</w:t>
      </w:r>
      <w:r>
        <w:rPr>
          <w:rFonts w:hint="eastAsia" w:ascii="仿宋_GB2312" w:hAnsi="仿宋" w:eastAsia="仿宋_GB2312" w:cs="仿宋"/>
          <w:color w:val="000000"/>
          <w:sz w:val="32"/>
          <w:szCs w:val="32"/>
          <w:highlight w:val="none"/>
        </w:rPr>
        <w:t>部负责制订、修订和解释。</w:t>
      </w:r>
    </w:p>
    <w:p w14:paraId="6CEF6AF2">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第二十条</w:t>
      </w:r>
      <w:r>
        <w:rPr>
          <w:rFonts w:hint="eastAsia" w:ascii="仿宋_GB2312" w:hAnsi="仿宋" w:eastAsia="仿宋_GB2312" w:cs="仿宋"/>
          <w:color w:val="000000"/>
          <w:sz w:val="32"/>
          <w:szCs w:val="32"/>
          <w:highlight w:val="none"/>
        </w:rPr>
        <w:t>本</w:t>
      </w:r>
      <w:r>
        <w:rPr>
          <w:rFonts w:hint="eastAsia" w:ascii="仿宋_GB2312" w:hAnsi="仿宋" w:eastAsia="仿宋_GB2312" w:cs="仿宋"/>
          <w:color w:val="000000"/>
          <w:sz w:val="32"/>
          <w:szCs w:val="32"/>
          <w:highlight w:val="none"/>
          <w:lang w:val="en-US" w:eastAsia="zh-CN"/>
        </w:rPr>
        <w:t>办法自2026年4月1日起执行，原《华润啤酒试用期管理办法》（华啤B03-49-人力25B)同时废止。</w:t>
      </w:r>
      <w:bookmarkStart w:id="32" w:name="_Toc121055817"/>
      <w:bookmarkStart w:id="33" w:name="_Toc121147708"/>
    </w:p>
    <w:p w14:paraId="1EA02B91">
      <w:pPr>
        <w:rPr>
          <w:highlight w:val="none"/>
        </w:rPr>
      </w:pPr>
    </w:p>
    <w:p w14:paraId="108B6364">
      <w:pPr>
        <w:pStyle w:val="2"/>
        <w:spacing w:before="0" w:after="0" w:line="560" w:lineRule="exact"/>
        <w:rPr>
          <w:del w:id="12" w:author="咨询组" w:date="2026-04-08T15:17:25Z"/>
          <w:rFonts w:ascii="黑体" w:hAnsi="黑体" w:eastAsia="黑体" w:cs="仿宋"/>
          <w:b w:val="0"/>
          <w:bCs w:val="0"/>
          <w:color w:val="000000"/>
          <w:sz w:val="32"/>
          <w:szCs w:val="32"/>
          <w:highlight w:val="none"/>
        </w:rPr>
      </w:pPr>
      <w:del w:id="13" w:author="咨询组" w:date="2026-04-08T15:17:25Z">
        <w:bookmarkStart w:id="34" w:name="_Toc13399"/>
        <w:r>
          <w:rPr>
            <w:rFonts w:hint="eastAsia" w:ascii="黑体" w:hAnsi="黑体" w:eastAsia="黑体" w:cs="仿宋"/>
            <w:b w:val="0"/>
            <w:bCs w:val="0"/>
            <w:color w:val="000000"/>
            <w:sz w:val="32"/>
            <w:szCs w:val="32"/>
            <w:highlight w:val="none"/>
          </w:rPr>
          <w:delText>附件</w:delText>
        </w:r>
        <w:bookmarkEnd w:id="32"/>
        <w:bookmarkEnd w:id="33"/>
        <w:bookmarkEnd w:id="34"/>
      </w:del>
    </w:p>
    <w:p w14:paraId="3C581555">
      <w:pPr>
        <w:spacing w:after="0" w:line="560" w:lineRule="exact"/>
        <w:rPr>
          <w:del w:id="14" w:author="咨询组" w:date="2026-04-08T15:17:25Z"/>
          <w:rFonts w:hint="default" w:ascii="仿宋_GB2312" w:hAnsi="仿宋" w:eastAsia="仿宋_GB2312" w:cs="仿宋"/>
          <w:color w:val="000000"/>
          <w:sz w:val="32"/>
          <w:szCs w:val="32"/>
          <w:highlight w:val="none"/>
          <w:lang w:val="en-US" w:eastAsia="zh-CN"/>
        </w:rPr>
      </w:pPr>
      <w:del w:id="15" w:author="咨询组" w:date="2026-04-08T15:17:25Z">
        <w:r>
          <w:rPr>
            <w:rFonts w:hint="eastAsia" w:ascii="仿宋_GB2312" w:hAnsi="仿宋" w:eastAsia="仿宋_GB2312" w:cs="仿宋"/>
            <w:color w:val="000000"/>
            <w:sz w:val="32"/>
            <w:szCs w:val="32"/>
            <w:highlight w:val="none"/>
          </w:rPr>
          <w:delText>附件1：</w:delText>
        </w:r>
      </w:del>
      <w:del w:id="16" w:author="咨询组" w:date="2026-04-08T15:17:25Z">
        <w:r>
          <w:rPr>
            <w:rFonts w:hint="eastAsia" w:ascii="仿宋_GB2312" w:hAnsi="仿宋" w:eastAsia="仿宋_GB2312" w:cs="仿宋"/>
            <w:color w:val="000000"/>
            <w:sz w:val="32"/>
            <w:szCs w:val="32"/>
            <w:highlight w:val="none"/>
            <w:lang w:val="en-US" w:eastAsia="zh-CN"/>
          </w:rPr>
          <w:delText>试用期述职述能报告</w:delText>
        </w:r>
      </w:del>
    </w:p>
    <w:p w14:paraId="7E33D497">
      <w:pPr>
        <w:spacing w:after="0" w:line="560" w:lineRule="exact"/>
        <w:rPr>
          <w:del w:id="17" w:author="咨询组" w:date="2026-04-08T15:17:25Z"/>
          <w:rFonts w:hint="default" w:ascii="仿宋_GB2312" w:hAnsi="仿宋" w:eastAsia="仿宋_GB2312" w:cs="仿宋"/>
          <w:color w:val="000000"/>
          <w:sz w:val="32"/>
          <w:szCs w:val="32"/>
          <w:highlight w:val="none"/>
          <w:lang w:val="en-US" w:eastAsia="zh-CN"/>
        </w:rPr>
      </w:pPr>
      <w:del w:id="18" w:author="咨询组" w:date="2026-04-08T15:17:25Z">
        <w:r>
          <w:rPr>
            <w:rFonts w:hint="eastAsia" w:ascii="仿宋_GB2312" w:hAnsi="仿宋" w:eastAsia="仿宋_GB2312" w:cs="仿宋"/>
            <w:color w:val="000000"/>
            <w:sz w:val="32"/>
            <w:szCs w:val="32"/>
            <w:highlight w:val="none"/>
          </w:rPr>
          <w:delText>附件2：</w:delText>
        </w:r>
      </w:del>
      <w:del w:id="19" w:author="咨询组" w:date="2026-04-08T15:17:25Z">
        <w:r>
          <w:rPr>
            <w:rFonts w:hint="eastAsia" w:ascii="仿宋_GB2312" w:hAnsi="仿宋" w:eastAsia="仿宋_GB2312" w:cs="仿宋"/>
            <w:color w:val="000000"/>
            <w:sz w:val="32"/>
            <w:szCs w:val="32"/>
            <w:highlight w:val="none"/>
            <w:lang w:val="en-US" w:eastAsia="zh-CN"/>
          </w:rPr>
          <w:delText>入职声明</w:delText>
        </w:r>
      </w:del>
    </w:p>
    <w:p w14:paraId="63EED7E8">
      <w:pPr>
        <w:spacing w:after="0" w:line="560" w:lineRule="exact"/>
        <w:rPr>
          <w:rFonts w:ascii="仿宋_GB2312" w:hAnsi="黑体" w:eastAsia="仿宋_GB2312"/>
          <w:bCs/>
          <w:kern w:val="2"/>
          <w:sz w:val="32"/>
          <w:szCs w:val="32"/>
          <w:highlight w:val="none"/>
        </w:rPr>
      </w:pPr>
    </w:p>
    <w:p w14:paraId="7CA90455">
      <w:pPr>
        <w:spacing w:after="0" w:line="560" w:lineRule="exact"/>
        <w:jc w:val="left"/>
        <w:rPr>
          <w:rFonts w:hint="eastAsia" w:ascii="仿宋_GB2312" w:hAnsi="仿宋" w:eastAsia="仿宋_GB2312" w:cs="仿宋"/>
          <w:color w:val="000000"/>
          <w:sz w:val="32"/>
          <w:szCs w:val="32"/>
          <w:highlight w:val="none"/>
        </w:rPr>
      </w:pPr>
    </w:p>
    <w:p w14:paraId="4031450D">
      <w:pPr>
        <w:spacing w:after="0" w:line="560" w:lineRule="exact"/>
        <w:jc w:val="left"/>
        <w:rPr>
          <w:rFonts w:hint="eastAsia" w:ascii="仿宋_GB2312" w:hAnsi="仿宋" w:eastAsia="仿宋_GB2312" w:cs="仿宋"/>
          <w:color w:val="000000"/>
          <w:sz w:val="32"/>
          <w:szCs w:val="32"/>
          <w:highlight w:val="none"/>
        </w:rPr>
      </w:pPr>
    </w:p>
    <w:p w14:paraId="289370CC">
      <w:pPr>
        <w:spacing w:after="0" w:line="560" w:lineRule="exact"/>
        <w:jc w:val="left"/>
        <w:rPr>
          <w:rFonts w:hint="eastAsia" w:ascii="仿宋_GB2312" w:hAnsi="仿宋" w:eastAsia="仿宋_GB2312" w:cs="仿宋"/>
          <w:color w:val="000000"/>
          <w:sz w:val="32"/>
          <w:szCs w:val="32"/>
          <w:highlight w:val="none"/>
        </w:rPr>
      </w:pPr>
    </w:p>
    <w:p w14:paraId="5A3BDD45">
      <w:pPr>
        <w:spacing w:after="0" w:line="560" w:lineRule="exact"/>
        <w:jc w:val="left"/>
        <w:rPr>
          <w:rFonts w:hint="eastAsia" w:ascii="仿宋_GB2312" w:hAnsi="仿宋" w:eastAsia="仿宋_GB2312" w:cs="仿宋"/>
          <w:color w:val="000000"/>
          <w:sz w:val="32"/>
          <w:szCs w:val="32"/>
          <w:highlight w:val="none"/>
        </w:rPr>
        <w:sectPr>
          <w:footerReference r:id="rId7" w:type="default"/>
          <w:pgSz w:w="11906" w:h="16838"/>
          <w:pgMar w:top="1440" w:right="1800" w:bottom="1440" w:left="1800" w:header="992" w:footer="567" w:gutter="0"/>
          <w:pgNumType w:start="1"/>
          <w:cols w:space="425" w:num="1"/>
          <w:docGrid w:type="lines" w:linePitch="312" w:charSpace="0"/>
        </w:sectPr>
      </w:pPr>
    </w:p>
    <w:p w14:paraId="3D14B6FB">
      <w:pPr>
        <w:spacing w:after="0" w:line="560" w:lineRule="exact"/>
        <w:ind w:firstLine="4480" w:firstLineChars="14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华润啤酒（控股）有限公司</w:t>
      </w:r>
    </w:p>
    <w:p w14:paraId="5C697231">
      <w:pPr>
        <w:spacing w:after="0" w:line="560" w:lineRule="exact"/>
        <w:jc w:val="right"/>
        <w:rPr>
          <w:rFonts w:hint="eastAsia" w:ascii="仿宋_GB2312" w:hAnsi="仿宋" w:eastAsia="仿宋_GB2312" w:cs="仿宋"/>
          <w:sz w:val="32"/>
          <w:szCs w:val="32"/>
          <w:highlight w:val="none"/>
        </w:rPr>
      </w:pPr>
      <w:r>
        <w:rPr>
          <w:rFonts w:hint="eastAsia" w:ascii="仿宋_GB2312" w:hAnsi="仿宋" w:eastAsia="仿宋_GB2312" w:cs="仿宋"/>
          <w:color w:val="000000"/>
          <w:sz w:val="32"/>
          <w:szCs w:val="32"/>
          <w:highlight w:val="none"/>
        </w:rPr>
        <w:t>二○二</w:t>
      </w:r>
      <w:r>
        <w:rPr>
          <w:rFonts w:hint="eastAsia" w:ascii="仿宋_GB2312" w:hAnsi="仿宋" w:eastAsia="仿宋_GB2312" w:cs="仿宋"/>
          <w:color w:val="000000"/>
          <w:sz w:val="32"/>
          <w:szCs w:val="32"/>
          <w:highlight w:val="none"/>
          <w:lang w:val="en-US" w:eastAsia="zh-CN"/>
        </w:rPr>
        <w:t>六</w:t>
      </w:r>
      <w:r>
        <w:rPr>
          <w:rFonts w:hint="eastAsia" w:ascii="仿宋_GB2312" w:hAnsi="仿宋" w:eastAsia="仿宋_GB2312" w:cs="仿宋"/>
          <w:color w:val="000000"/>
          <w:sz w:val="32"/>
          <w:szCs w:val="32"/>
          <w:highlight w:val="none"/>
        </w:rPr>
        <w:t>年</w:t>
      </w:r>
      <w:r>
        <w:rPr>
          <w:rFonts w:hint="eastAsia" w:ascii="仿宋_GB2312" w:hAnsi="仿宋" w:eastAsia="仿宋_GB2312" w:cs="仿宋"/>
          <w:color w:val="000000"/>
          <w:sz w:val="32"/>
          <w:szCs w:val="32"/>
          <w:highlight w:val="none"/>
          <w:lang w:val="en-US" w:eastAsia="zh-CN"/>
        </w:rPr>
        <w:t>四</w:t>
      </w:r>
      <w:r>
        <w:rPr>
          <w:rFonts w:hint="eastAsia" w:ascii="仿宋_GB2312" w:hAnsi="仿宋" w:eastAsia="仿宋_GB2312" w:cs="仿宋"/>
          <w:color w:val="000000"/>
          <w:sz w:val="32"/>
          <w:szCs w:val="32"/>
          <w:highlight w:val="none"/>
        </w:rPr>
        <w:t>月</w:t>
      </w:r>
      <w:r>
        <w:rPr>
          <w:rFonts w:hint="eastAsia" w:ascii="仿宋_GB2312" w:hAnsi="仿宋" w:eastAsia="仿宋_GB2312" w:cs="仿宋"/>
          <w:color w:val="000000"/>
          <w:sz w:val="32"/>
          <w:szCs w:val="32"/>
          <w:highlight w:val="none"/>
          <w:lang w:val="en-US" w:eastAsia="zh-CN"/>
        </w:rPr>
        <w:t>一</w:t>
      </w:r>
      <w:r>
        <w:rPr>
          <w:rFonts w:hint="eastAsia" w:ascii="仿宋_GB2312" w:hAnsi="仿宋" w:eastAsia="仿宋_GB2312" w:cs="仿宋"/>
          <w:color w:val="000000"/>
          <w:sz w:val="32"/>
          <w:szCs w:val="32"/>
          <w:highlight w:val="none"/>
        </w:rPr>
        <w:t>日</w:t>
      </w:r>
    </w:p>
    <w:p w14:paraId="2610BF45">
      <w:pPr>
        <w:spacing w:after="0" w:line="560" w:lineRule="exact"/>
        <w:jc w:val="left"/>
        <w:rPr>
          <w:rFonts w:ascii="仿宋_GB2312" w:hAnsi="仿宋" w:eastAsia="仿宋_GB2312" w:cs="仿宋"/>
          <w:sz w:val="32"/>
          <w:szCs w:val="32"/>
          <w:highlight w:val="none"/>
        </w:rPr>
      </w:pPr>
    </w:p>
    <w:sectPr>
      <w:footerReference r:id="rId8" w:type="default"/>
      <w:type w:val="continuous"/>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MicrosoftYaHei-Bold">
    <w:altName w:val="Times New Roman"/>
    <w:panose1 w:val="00000000000000000000"/>
    <w:charset w:val="00"/>
    <w:family w:val="roman"/>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25BC0">
    <w:pPr>
      <w:pStyle w:val="7"/>
      <w:jc w:val="center"/>
    </w:pPr>
  </w:p>
  <w:p w14:paraId="5216D028">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8286556"/>
      <w:docPartObj>
        <w:docPartGallery w:val="autotext"/>
      </w:docPartObj>
    </w:sdtPr>
    <w:sdtContent>
      <w:p w14:paraId="326B26CD">
        <w:pPr>
          <w:pStyle w:val="7"/>
          <w:jc w:val="center"/>
        </w:pPr>
        <w:r>
          <w:rPr>
            <w:rFonts w:ascii="仿宋" w:hAnsi="仿宋" w:eastAsia="仿宋"/>
          </w:rPr>
          <w:fldChar w:fldCharType="begin"/>
        </w:r>
        <w:r>
          <w:rPr>
            <w:rFonts w:ascii="仿宋" w:hAnsi="仿宋" w:eastAsia="仿宋"/>
          </w:rPr>
          <w:instrText xml:space="preserve">PAGE   \* MERGEFORMAT</w:instrText>
        </w:r>
        <w:r>
          <w:rPr>
            <w:rFonts w:ascii="仿宋" w:hAnsi="仿宋" w:eastAsia="仿宋"/>
          </w:rPr>
          <w:fldChar w:fldCharType="separate"/>
        </w:r>
        <w:r>
          <w:rPr>
            <w:rFonts w:ascii="仿宋" w:hAnsi="仿宋" w:eastAsia="仿宋"/>
            <w:lang w:val="zh-CN"/>
          </w:rPr>
          <w:t>2</w:t>
        </w:r>
        <w:r>
          <w:rPr>
            <w:rFonts w:ascii="仿宋" w:hAnsi="仿宋" w:eastAsia="仿宋"/>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6956"/>
      <w:docPartObj>
        <w:docPartGallery w:val="autotext"/>
      </w:docPartObj>
    </w:sdtPr>
    <w:sdtContent>
      <w:p w14:paraId="6A7C4079">
        <w:pPr>
          <w:pStyle w:val="7"/>
          <w:jc w:val="center"/>
        </w:pPr>
        <w:r>
          <w:rPr>
            <w:rFonts w:ascii="仿宋" w:hAnsi="仿宋" w:eastAsia="仿宋"/>
          </w:rPr>
          <w:fldChar w:fldCharType="begin"/>
        </w:r>
        <w:r>
          <w:rPr>
            <w:rFonts w:ascii="仿宋" w:hAnsi="仿宋" w:eastAsia="仿宋"/>
          </w:rPr>
          <w:instrText xml:space="preserve">PAGE   \* MERGEFORMAT</w:instrText>
        </w:r>
        <w:r>
          <w:rPr>
            <w:rFonts w:ascii="仿宋" w:hAnsi="仿宋" w:eastAsia="仿宋"/>
          </w:rPr>
          <w:fldChar w:fldCharType="separate"/>
        </w:r>
        <w:r>
          <w:rPr>
            <w:rFonts w:ascii="仿宋" w:hAnsi="仿宋" w:eastAsia="仿宋"/>
            <w:lang w:val="zh-CN"/>
          </w:rPr>
          <w:t>2</w:t>
        </w:r>
        <w:r>
          <w:rPr>
            <w:rFonts w:ascii="仿宋" w:hAnsi="仿宋" w:eastAsia="仿宋"/>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1363512"/>
      <w:placeholder>
        <w:docPart w:val="F2EB5BA70E9049EC8FFB4D03021B6556"/>
      </w:placeholder>
      <w:temporary/>
      <w:showingPlcHdr/>
      <w15:appearance w15:val="hidden"/>
    </w:sdtPr>
    <w:sdtContent>
      <w:p w14:paraId="396B6B73">
        <w:pPr>
          <w:pStyle w:val="8"/>
          <w:spacing w:before="120" w:after="120"/>
        </w:pPr>
        <w:r>
          <w:rPr>
            <w:lang w:val="zh-CN"/>
          </w:rPr>
          <w:t>[在此处键入]</w:t>
        </w:r>
      </w:p>
    </w:sdtContent>
  </w:sdt>
  <w:p w14:paraId="6905F763">
    <w:pPr>
      <w:pStyle w:val="8"/>
      <w:jc w:val="right"/>
    </w:pPr>
    <w:r>
      <w:drawing>
        <wp:inline distT="0" distB="0" distL="0" distR="0">
          <wp:extent cx="1206500" cy="292735"/>
          <wp:effectExtent l="0" t="0" r="0" b="0"/>
          <wp:docPr id="13" name="图片 13" descr="https://www.crc.com.hk/images/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www.crc.com.hk/images/cr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3595" cy="3139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28"/>
      <w:lvlText w:val="第%1章"/>
      <w:lvlJc w:val="left"/>
      <w:pPr>
        <w:ind w:left="1647"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7"/>
      <w:suff w:val="nothing"/>
      <w:lvlText w:val="%1.%2.%3　"/>
      <w:lvlJc w:val="left"/>
      <w:pPr>
        <w:ind w:left="0" w:firstLine="0"/>
      </w:pPr>
      <w:rPr>
        <w:rFonts w:hint="eastAsia" w:ascii="黑体" w:hAnsi="Times New Roman" w:eastAsia="黑体"/>
        <w:b w:val="0"/>
        <w:i w:val="0"/>
        <w:sz w:val="21"/>
      </w:rPr>
    </w:lvl>
    <w:lvl w:ilvl="3" w:tentative="0">
      <w:start w:val="1"/>
      <w:numFmt w:val="decimal"/>
      <w:pStyle w:val="40"/>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38"/>
      <w:suff w:val="nothing"/>
      <w:lvlText w:val="%1——"/>
      <w:lvlJc w:val="left"/>
      <w:pPr>
        <w:ind w:left="833" w:hanging="408"/>
      </w:pPr>
      <w:rPr>
        <w:rFonts w:hint="eastAsia"/>
      </w:rPr>
    </w:lvl>
    <w:lvl w:ilvl="1" w:tentative="0">
      <w:start w:val="1"/>
      <w:numFmt w:val="bullet"/>
      <w:pStyle w:val="39"/>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dit="trackedChanges"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DDF"/>
    <w:rsid w:val="00000F41"/>
    <w:rsid w:val="000033BB"/>
    <w:rsid w:val="00005DB0"/>
    <w:rsid w:val="00007CCB"/>
    <w:rsid w:val="000105FD"/>
    <w:rsid w:val="00011072"/>
    <w:rsid w:val="0001206E"/>
    <w:rsid w:val="00020E6F"/>
    <w:rsid w:val="000211FF"/>
    <w:rsid w:val="00022600"/>
    <w:rsid w:val="00030275"/>
    <w:rsid w:val="000304F8"/>
    <w:rsid w:val="000305FE"/>
    <w:rsid w:val="00030B6D"/>
    <w:rsid w:val="00031F4C"/>
    <w:rsid w:val="000323EE"/>
    <w:rsid w:val="000358C4"/>
    <w:rsid w:val="00036A53"/>
    <w:rsid w:val="0005090C"/>
    <w:rsid w:val="00052670"/>
    <w:rsid w:val="0005316A"/>
    <w:rsid w:val="00061468"/>
    <w:rsid w:val="00061DF5"/>
    <w:rsid w:val="00064CC9"/>
    <w:rsid w:val="00066F52"/>
    <w:rsid w:val="00067113"/>
    <w:rsid w:val="000678E6"/>
    <w:rsid w:val="00070732"/>
    <w:rsid w:val="00071A58"/>
    <w:rsid w:val="00072459"/>
    <w:rsid w:val="000724E8"/>
    <w:rsid w:val="000734F3"/>
    <w:rsid w:val="00073646"/>
    <w:rsid w:val="0007529C"/>
    <w:rsid w:val="00076190"/>
    <w:rsid w:val="0007687C"/>
    <w:rsid w:val="00077798"/>
    <w:rsid w:val="00080FF2"/>
    <w:rsid w:val="00081BE8"/>
    <w:rsid w:val="00081F41"/>
    <w:rsid w:val="000837FE"/>
    <w:rsid w:val="00090336"/>
    <w:rsid w:val="00090CEC"/>
    <w:rsid w:val="00093EBA"/>
    <w:rsid w:val="000945B0"/>
    <w:rsid w:val="00096101"/>
    <w:rsid w:val="000A055B"/>
    <w:rsid w:val="000A0F1F"/>
    <w:rsid w:val="000A31C9"/>
    <w:rsid w:val="000A3A83"/>
    <w:rsid w:val="000A49C4"/>
    <w:rsid w:val="000A7DED"/>
    <w:rsid w:val="000B2863"/>
    <w:rsid w:val="000C03B5"/>
    <w:rsid w:val="000C1684"/>
    <w:rsid w:val="000C4EC6"/>
    <w:rsid w:val="000C66B0"/>
    <w:rsid w:val="000C7C18"/>
    <w:rsid w:val="000D0399"/>
    <w:rsid w:val="000D7A57"/>
    <w:rsid w:val="000E22E4"/>
    <w:rsid w:val="000E2A52"/>
    <w:rsid w:val="000E4F85"/>
    <w:rsid w:val="000E7AF4"/>
    <w:rsid w:val="000F0EFC"/>
    <w:rsid w:val="000F287D"/>
    <w:rsid w:val="000F28EC"/>
    <w:rsid w:val="000F426A"/>
    <w:rsid w:val="000F45B1"/>
    <w:rsid w:val="000F5D32"/>
    <w:rsid w:val="00104C8A"/>
    <w:rsid w:val="00105D41"/>
    <w:rsid w:val="00107707"/>
    <w:rsid w:val="0011079C"/>
    <w:rsid w:val="0011111D"/>
    <w:rsid w:val="00112828"/>
    <w:rsid w:val="00113599"/>
    <w:rsid w:val="001135CC"/>
    <w:rsid w:val="00113B0D"/>
    <w:rsid w:val="00113C3F"/>
    <w:rsid w:val="001172C0"/>
    <w:rsid w:val="001206AC"/>
    <w:rsid w:val="00125D75"/>
    <w:rsid w:val="00126CED"/>
    <w:rsid w:val="001325FE"/>
    <w:rsid w:val="00133E4C"/>
    <w:rsid w:val="00134374"/>
    <w:rsid w:val="0013790E"/>
    <w:rsid w:val="0014185A"/>
    <w:rsid w:val="00141DF4"/>
    <w:rsid w:val="00142B37"/>
    <w:rsid w:val="00142FB7"/>
    <w:rsid w:val="001433FE"/>
    <w:rsid w:val="00143D5E"/>
    <w:rsid w:val="00145148"/>
    <w:rsid w:val="0014602E"/>
    <w:rsid w:val="00146121"/>
    <w:rsid w:val="00146A92"/>
    <w:rsid w:val="00147555"/>
    <w:rsid w:val="00151C1C"/>
    <w:rsid w:val="0015603D"/>
    <w:rsid w:val="00160743"/>
    <w:rsid w:val="00161981"/>
    <w:rsid w:val="00161DA6"/>
    <w:rsid w:val="00162E4A"/>
    <w:rsid w:val="00163472"/>
    <w:rsid w:val="001642E8"/>
    <w:rsid w:val="00164767"/>
    <w:rsid w:val="00166D88"/>
    <w:rsid w:val="001711BC"/>
    <w:rsid w:val="001721DE"/>
    <w:rsid w:val="001748C7"/>
    <w:rsid w:val="0017697C"/>
    <w:rsid w:val="0018186A"/>
    <w:rsid w:val="00182955"/>
    <w:rsid w:val="001841C7"/>
    <w:rsid w:val="00187AB3"/>
    <w:rsid w:val="00187D3A"/>
    <w:rsid w:val="0019290E"/>
    <w:rsid w:val="0019567D"/>
    <w:rsid w:val="00196C56"/>
    <w:rsid w:val="00196CBA"/>
    <w:rsid w:val="001A3A49"/>
    <w:rsid w:val="001A3E90"/>
    <w:rsid w:val="001B0026"/>
    <w:rsid w:val="001B123B"/>
    <w:rsid w:val="001B28DB"/>
    <w:rsid w:val="001B3866"/>
    <w:rsid w:val="001B75B2"/>
    <w:rsid w:val="001B7AFC"/>
    <w:rsid w:val="001C2C1C"/>
    <w:rsid w:val="001C30B1"/>
    <w:rsid w:val="001C44D9"/>
    <w:rsid w:val="001D1F10"/>
    <w:rsid w:val="001D2DCF"/>
    <w:rsid w:val="001D3C98"/>
    <w:rsid w:val="001D49A3"/>
    <w:rsid w:val="001E2A3B"/>
    <w:rsid w:val="001E3733"/>
    <w:rsid w:val="001E3A27"/>
    <w:rsid w:val="001E5D90"/>
    <w:rsid w:val="001F1036"/>
    <w:rsid w:val="001F26D2"/>
    <w:rsid w:val="001F4236"/>
    <w:rsid w:val="001F62B0"/>
    <w:rsid w:val="001F7A14"/>
    <w:rsid w:val="00200B5F"/>
    <w:rsid w:val="00205A17"/>
    <w:rsid w:val="00205DBE"/>
    <w:rsid w:val="00210AD4"/>
    <w:rsid w:val="00210EAD"/>
    <w:rsid w:val="00214296"/>
    <w:rsid w:val="002143CD"/>
    <w:rsid w:val="00214DC6"/>
    <w:rsid w:val="002172D6"/>
    <w:rsid w:val="002206D4"/>
    <w:rsid w:val="00222B54"/>
    <w:rsid w:val="0022424E"/>
    <w:rsid w:val="002244F1"/>
    <w:rsid w:val="00227E40"/>
    <w:rsid w:val="00230078"/>
    <w:rsid w:val="00236676"/>
    <w:rsid w:val="00236BF4"/>
    <w:rsid w:val="00241A6B"/>
    <w:rsid w:val="00250E61"/>
    <w:rsid w:val="00253DEF"/>
    <w:rsid w:val="00254F91"/>
    <w:rsid w:val="00257531"/>
    <w:rsid w:val="0026139F"/>
    <w:rsid w:val="002622F9"/>
    <w:rsid w:val="00263BE7"/>
    <w:rsid w:val="00264BCB"/>
    <w:rsid w:val="002657AA"/>
    <w:rsid w:val="002668D1"/>
    <w:rsid w:val="00266A86"/>
    <w:rsid w:val="00276098"/>
    <w:rsid w:val="00280A9F"/>
    <w:rsid w:val="00283141"/>
    <w:rsid w:val="00283176"/>
    <w:rsid w:val="0028455C"/>
    <w:rsid w:val="00284A2D"/>
    <w:rsid w:val="00285B5F"/>
    <w:rsid w:val="002875A7"/>
    <w:rsid w:val="00291148"/>
    <w:rsid w:val="0029189B"/>
    <w:rsid w:val="002933C2"/>
    <w:rsid w:val="00293644"/>
    <w:rsid w:val="00294A0C"/>
    <w:rsid w:val="00295736"/>
    <w:rsid w:val="002A0BDA"/>
    <w:rsid w:val="002A5D90"/>
    <w:rsid w:val="002A6960"/>
    <w:rsid w:val="002A6F0E"/>
    <w:rsid w:val="002B125C"/>
    <w:rsid w:val="002B1A52"/>
    <w:rsid w:val="002B1C8D"/>
    <w:rsid w:val="002B72EE"/>
    <w:rsid w:val="002B7C8D"/>
    <w:rsid w:val="002C4405"/>
    <w:rsid w:val="002C6109"/>
    <w:rsid w:val="002C6A0B"/>
    <w:rsid w:val="002D7834"/>
    <w:rsid w:val="002E3327"/>
    <w:rsid w:val="002E348C"/>
    <w:rsid w:val="002E7158"/>
    <w:rsid w:val="002F4C23"/>
    <w:rsid w:val="002F600E"/>
    <w:rsid w:val="002F6458"/>
    <w:rsid w:val="002F6B59"/>
    <w:rsid w:val="002F77CB"/>
    <w:rsid w:val="00301C20"/>
    <w:rsid w:val="00303567"/>
    <w:rsid w:val="00304A72"/>
    <w:rsid w:val="00307082"/>
    <w:rsid w:val="003116B4"/>
    <w:rsid w:val="00313841"/>
    <w:rsid w:val="00320647"/>
    <w:rsid w:val="00321693"/>
    <w:rsid w:val="00323B37"/>
    <w:rsid w:val="00325558"/>
    <w:rsid w:val="00325EA2"/>
    <w:rsid w:val="00326D4B"/>
    <w:rsid w:val="0033185C"/>
    <w:rsid w:val="00331E22"/>
    <w:rsid w:val="00332233"/>
    <w:rsid w:val="00333E2B"/>
    <w:rsid w:val="00336E1F"/>
    <w:rsid w:val="00343A72"/>
    <w:rsid w:val="00346536"/>
    <w:rsid w:val="003513D3"/>
    <w:rsid w:val="003536FC"/>
    <w:rsid w:val="00360019"/>
    <w:rsid w:val="00360600"/>
    <w:rsid w:val="003608A6"/>
    <w:rsid w:val="0037205F"/>
    <w:rsid w:val="00373544"/>
    <w:rsid w:val="00377D35"/>
    <w:rsid w:val="003806BF"/>
    <w:rsid w:val="00390847"/>
    <w:rsid w:val="0039187F"/>
    <w:rsid w:val="00395CEC"/>
    <w:rsid w:val="003A511B"/>
    <w:rsid w:val="003A5AA7"/>
    <w:rsid w:val="003A7F21"/>
    <w:rsid w:val="003B0084"/>
    <w:rsid w:val="003B1A27"/>
    <w:rsid w:val="003B3980"/>
    <w:rsid w:val="003C0E6E"/>
    <w:rsid w:val="003D25EE"/>
    <w:rsid w:val="003D571E"/>
    <w:rsid w:val="003D62F1"/>
    <w:rsid w:val="003D78EB"/>
    <w:rsid w:val="003D7A76"/>
    <w:rsid w:val="003E7EC9"/>
    <w:rsid w:val="003F0BA0"/>
    <w:rsid w:val="003F4929"/>
    <w:rsid w:val="003F7E8D"/>
    <w:rsid w:val="00400043"/>
    <w:rsid w:val="004001F6"/>
    <w:rsid w:val="00400506"/>
    <w:rsid w:val="004013CA"/>
    <w:rsid w:val="00403A19"/>
    <w:rsid w:val="00410CA3"/>
    <w:rsid w:val="00412470"/>
    <w:rsid w:val="00412559"/>
    <w:rsid w:val="00415426"/>
    <w:rsid w:val="004168E5"/>
    <w:rsid w:val="00421C87"/>
    <w:rsid w:val="00423C1B"/>
    <w:rsid w:val="00423C73"/>
    <w:rsid w:val="0042567F"/>
    <w:rsid w:val="0042623A"/>
    <w:rsid w:val="00426245"/>
    <w:rsid w:val="00427117"/>
    <w:rsid w:val="00431B85"/>
    <w:rsid w:val="00434678"/>
    <w:rsid w:val="004355FA"/>
    <w:rsid w:val="00435A8E"/>
    <w:rsid w:val="00436A1E"/>
    <w:rsid w:val="00436DF1"/>
    <w:rsid w:val="004441B3"/>
    <w:rsid w:val="00444448"/>
    <w:rsid w:val="00445129"/>
    <w:rsid w:val="00446D29"/>
    <w:rsid w:val="0044701F"/>
    <w:rsid w:val="004476E9"/>
    <w:rsid w:val="00451CCC"/>
    <w:rsid w:val="0045204F"/>
    <w:rsid w:val="00453801"/>
    <w:rsid w:val="004543CB"/>
    <w:rsid w:val="00461DB5"/>
    <w:rsid w:val="004622CA"/>
    <w:rsid w:val="004624CE"/>
    <w:rsid w:val="00462532"/>
    <w:rsid w:val="00463983"/>
    <w:rsid w:val="0046533A"/>
    <w:rsid w:val="004803E5"/>
    <w:rsid w:val="00481A16"/>
    <w:rsid w:val="00482FAD"/>
    <w:rsid w:val="00485B44"/>
    <w:rsid w:val="00486F52"/>
    <w:rsid w:val="0049448C"/>
    <w:rsid w:val="004A2F00"/>
    <w:rsid w:val="004A6EA9"/>
    <w:rsid w:val="004B2F09"/>
    <w:rsid w:val="004C0015"/>
    <w:rsid w:val="004C1E40"/>
    <w:rsid w:val="004C4AF3"/>
    <w:rsid w:val="004C53FD"/>
    <w:rsid w:val="004D09FD"/>
    <w:rsid w:val="004D2C84"/>
    <w:rsid w:val="004D3AF0"/>
    <w:rsid w:val="004D4698"/>
    <w:rsid w:val="004E03BF"/>
    <w:rsid w:val="004E129A"/>
    <w:rsid w:val="004E373E"/>
    <w:rsid w:val="004E4CE4"/>
    <w:rsid w:val="004E6F6D"/>
    <w:rsid w:val="004E74AC"/>
    <w:rsid w:val="004F3F99"/>
    <w:rsid w:val="004F5978"/>
    <w:rsid w:val="004F6659"/>
    <w:rsid w:val="004F6BFB"/>
    <w:rsid w:val="004F75D1"/>
    <w:rsid w:val="00501D18"/>
    <w:rsid w:val="005031AF"/>
    <w:rsid w:val="0050339D"/>
    <w:rsid w:val="005053A4"/>
    <w:rsid w:val="0050605C"/>
    <w:rsid w:val="005062AF"/>
    <w:rsid w:val="0050715B"/>
    <w:rsid w:val="0051195F"/>
    <w:rsid w:val="005133E9"/>
    <w:rsid w:val="00513540"/>
    <w:rsid w:val="00516B4A"/>
    <w:rsid w:val="00517240"/>
    <w:rsid w:val="00517EF0"/>
    <w:rsid w:val="005209B6"/>
    <w:rsid w:val="00522CA6"/>
    <w:rsid w:val="00523712"/>
    <w:rsid w:val="00524C94"/>
    <w:rsid w:val="00530DB7"/>
    <w:rsid w:val="00533218"/>
    <w:rsid w:val="00535B19"/>
    <w:rsid w:val="00536EF8"/>
    <w:rsid w:val="0054010F"/>
    <w:rsid w:val="00540872"/>
    <w:rsid w:val="005419BD"/>
    <w:rsid w:val="005421C8"/>
    <w:rsid w:val="00544CF8"/>
    <w:rsid w:val="00547737"/>
    <w:rsid w:val="00552108"/>
    <w:rsid w:val="00553C93"/>
    <w:rsid w:val="00553D9C"/>
    <w:rsid w:val="00554277"/>
    <w:rsid w:val="00555713"/>
    <w:rsid w:val="005602E1"/>
    <w:rsid w:val="00561128"/>
    <w:rsid w:val="005639B7"/>
    <w:rsid w:val="00563B6D"/>
    <w:rsid w:val="00567B0A"/>
    <w:rsid w:val="0057165D"/>
    <w:rsid w:val="00571783"/>
    <w:rsid w:val="00571BED"/>
    <w:rsid w:val="00572684"/>
    <w:rsid w:val="005726A4"/>
    <w:rsid w:val="00581C4B"/>
    <w:rsid w:val="00581F1D"/>
    <w:rsid w:val="0058627A"/>
    <w:rsid w:val="00586ADE"/>
    <w:rsid w:val="00587709"/>
    <w:rsid w:val="005877BD"/>
    <w:rsid w:val="00587BC9"/>
    <w:rsid w:val="005915C8"/>
    <w:rsid w:val="00591938"/>
    <w:rsid w:val="00591AAA"/>
    <w:rsid w:val="005931BB"/>
    <w:rsid w:val="00593491"/>
    <w:rsid w:val="005957F2"/>
    <w:rsid w:val="005A0E9C"/>
    <w:rsid w:val="005A3D67"/>
    <w:rsid w:val="005A4682"/>
    <w:rsid w:val="005A4D15"/>
    <w:rsid w:val="005A6E11"/>
    <w:rsid w:val="005B0F20"/>
    <w:rsid w:val="005B284F"/>
    <w:rsid w:val="005B51D1"/>
    <w:rsid w:val="005B5A64"/>
    <w:rsid w:val="005C4A30"/>
    <w:rsid w:val="005C55C2"/>
    <w:rsid w:val="005C6211"/>
    <w:rsid w:val="005C7650"/>
    <w:rsid w:val="005D0330"/>
    <w:rsid w:val="005D4B94"/>
    <w:rsid w:val="005D4E66"/>
    <w:rsid w:val="005D600E"/>
    <w:rsid w:val="005D7A7E"/>
    <w:rsid w:val="005E02C6"/>
    <w:rsid w:val="005E0AA8"/>
    <w:rsid w:val="005E1144"/>
    <w:rsid w:val="005E2C0A"/>
    <w:rsid w:val="005E33EC"/>
    <w:rsid w:val="005E515C"/>
    <w:rsid w:val="005E6387"/>
    <w:rsid w:val="005F4E8A"/>
    <w:rsid w:val="005F5E6F"/>
    <w:rsid w:val="005F6CDA"/>
    <w:rsid w:val="005F7343"/>
    <w:rsid w:val="00603828"/>
    <w:rsid w:val="0060409B"/>
    <w:rsid w:val="00605437"/>
    <w:rsid w:val="0060747B"/>
    <w:rsid w:val="006115F1"/>
    <w:rsid w:val="0061452B"/>
    <w:rsid w:val="006161A3"/>
    <w:rsid w:val="006204AA"/>
    <w:rsid w:val="006211FC"/>
    <w:rsid w:val="006237E7"/>
    <w:rsid w:val="00630F90"/>
    <w:rsid w:val="00632232"/>
    <w:rsid w:val="00634DE1"/>
    <w:rsid w:val="00643282"/>
    <w:rsid w:val="00643436"/>
    <w:rsid w:val="006451B1"/>
    <w:rsid w:val="00645624"/>
    <w:rsid w:val="006514E6"/>
    <w:rsid w:val="00655034"/>
    <w:rsid w:val="00655195"/>
    <w:rsid w:val="006601CE"/>
    <w:rsid w:val="006653BD"/>
    <w:rsid w:val="0067564F"/>
    <w:rsid w:val="00676D51"/>
    <w:rsid w:val="00677D0C"/>
    <w:rsid w:val="006816D8"/>
    <w:rsid w:val="00682D20"/>
    <w:rsid w:val="00685118"/>
    <w:rsid w:val="00685F57"/>
    <w:rsid w:val="00692438"/>
    <w:rsid w:val="00692572"/>
    <w:rsid w:val="006928FE"/>
    <w:rsid w:val="00695741"/>
    <w:rsid w:val="0069713F"/>
    <w:rsid w:val="00697765"/>
    <w:rsid w:val="006A2A10"/>
    <w:rsid w:val="006A5176"/>
    <w:rsid w:val="006B08DF"/>
    <w:rsid w:val="006B1C39"/>
    <w:rsid w:val="006B20BB"/>
    <w:rsid w:val="006B650C"/>
    <w:rsid w:val="006C1114"/>
    <w:rsid w:val="006C2E3B"/>
    <w:rsid w:val="006D4622"/>
    <w:rsid w:val="006E23B1"/>
    <w:rsid w:val="006E3874"/>
    <w:rsid w:val="006F23EB"/>
    <w:rsid w:val="006F29AC"/>
    <w:rsid w:val="006F3FC6"/>
    <w:rsid w:val="00701719"/>
    <w:rsid w:val="00701D88"/>
    <w:rsid w:val="007074E1"/>
    <w:rsid w:val="00707ECB"/>
    <w:rsid w:val="0071014F"/>
    <w:rsid w:val="0071026F"/>
    <w:rsid w:val="00711A29"/>
    <w:rsid w:val="00715D9A"/>
    <w:rsid w:val="007207E3"/>
    <w:rsid w:val="007218B1"/>
    <w:rsid w:val="007237F1"/>
    <w:rsid w:val="007247A3"/>
    <w:rsid w:val="00724C72"/>
    <w:rsid w:val="007259FA"/>
    <w:rsid w:val="00727426"/>
    <w:rsid w:val="007304BE"/>
    <w:rsid w:val="00732F4F"/>
    <w:rsid w:val="0073722F"/>
    <w:rsid w:val="00740074"/>
    <w:rsid w:val="007401B1"/>
    <w:rsid w:val="00742396"/>
    <w:rsid w:val="00742CAF"/>
    <w:rsid w:val="00743744"/>
    <w:rsid w:val="007524F8"/>
    <w:rsid w:val="00756580"/>
    <w:rsid w:val="00757FB6"/>
    <w:rsid w:val="00766591"/>
    <w:rsid w:val="007673C7"/>
    <w:rsid w:val="00767C46"/>
    <w:rsid w:val="00774229"/>
    <w:rsid w:val="00777E26"/>
    <w:rsid w:val="00790C41"/>
    <w:rsid w:val="00791253"/>
    <w:rsid w:val="00791E4B"/>
    <w:rsid w:val="00791ECF"/>
    <w:rsid w:val="00794EA5"/>
    <w:rsid w:val="00796CC5"/>
    <w:rsid w:val="00797B97"/>
    <w:rsid w:val="007A14A5"/>
    <w:rsid w:val="007B05A7"/>
    <w:rsid w:val="007B09CA"/>
    <w:rsid w:val="007B1DB4"/>
    <w:rsid w:val="007B40A1"/>
    <w:rsid w:val="007B6081"/>
    <w:rsid w:val="007B71BE"/>
    <w:rsid w:val="007B749E"/>
    <w:rsid w:val="007C06AB"/>
    <w:rsid w:val="007C5B26"/>
    <w:rsid w:val="007C5F8B"/>
    <w:rsid w:val="007D19E8"/>
    <w:rsid w:val="007D25FA"/>
    <w:rsid w:val="007D4547"/>
    <w:rsid w:val="007D5664"/>
    <w:rsid w:val="007D7419"/>
    <w:rsid w:val="007D7C34"/>
    <w:rsid w:val="007E1191"/>
    <w:rsid w:val="007E1BC8"/>
    <w:rsid w:val="007E3000"/>
    <w:rsid w:val="007E506D"/>
    <w:rsid w:val="007E7D48"/>
    <w:rsid w:val="007F0D72"/>
    <w:rsid w:val="007F183F"/>
    <w:rsid w:val="007F212F"/>
    <w:rsid w:val="007F3449"/>
    <w:rsid w:val="007F4C37"/>
    <w:rsid w:val="007F77C9"/>
    <w:rsid w:val="00802D8D"/>
    <w:rsid w:val="00804D20"/>
    <w:rsid w:val="00804DC6"/>
    <w:rsid w:val="00812DEB"/>
    <w:rsid w:val="00813DA1"/>
    <w:rsid w:val="00816A3C"/>
    <w:rsid w:val="008179D5"/>
    <w:rsid w:val="00830465"/>
    <w:rsid w:val="00830788"/>
    <w:rsid w:val="00830B5F"/>
    <w:rsid w:val="0083183B"/>
    <w:rsid w:val="008337C0"/>
    <w:rsid w:val="00833B05"/>
    <w:rsid w:val="00834E47"/>
    <w:rsid w:val="00835740"/>
    <w:rsid w:val="0084490A"/>
    <w:rsid w:val="00844D6D"/>
    <w:rsid w:val="00850567"/>
    <w:rsid w:val="008522F7"/>
    <w:rsid w:val="00852D1C"/>
    <w:rsid w:val="0085579E"/>
    <w:rsid w:val="008567C0"/>
    <w:rsid w:val="0085798E"/>
    <w:rsid w:val="00864222"/>
    <w:rsid w:val="00865520"/>
    <w:rsid w:val="00866986"/>
    <w:rsid w:val="00870575"/>
    <w:rsid w:val="00870E08"/>
    <w:rsid w:val="008715DD"/>
    <w:rsid w:val="008716BD"/>
    <w:rsid w:val="00871AAD"/>
    <w:rsid w:val="00871E5F"/>
    <w:rsid w:val="00872514"/>
    <w:rsid w:val="008734B9"/>
    <w:rsid w:val="00874E19"/>
    <w:rsid w:val="00877263"/>
    <w:rsid w:val="0087791D"/>
    <w:rsid w:val="00885D6D"/>
    <w:rsid w:val="0088795C"/>
    <w:rsid w:val="00891A7B"/>
    <w:rsid w:val="00893689"/>
    <w:rsid w:val="00893948"/>
    <w:rsid w:val="00895447"/>
    <w:rsid w:val="008A2F21"/>
    <w:rsid w:val="008A3280"/>
    <w:rsid w:val="008A41BD"/>
    <w:rsid w:val="008A544A"/>
    <w:rsid w:val="008A5F8C"/>
    <w:rsid w:val="008B2970"/>
    <w:rsid w:val="008C5339"/>
    <w:rsid w:val="008C5872"/>
    <w:rsid w:val="008C5877"/>
    <w:rsid w:val="008C68E5"/>
    <w:rsid w:val="008D1785"/>
    <w:rsid w:val="008D2992"/>
    <w:rsid w:val="008D48D4"/>
    <w:rsid w:val="008E147A"/>
    <w:rsid w:val="008E2A89"/>
    <w:rsid w:val="008E4E0F"/>
    <w:rsid w:val="008E78F5"/>
    <w:rsid w:val="008F1116"/>
    <w:rsid w:val="008F2AAD"/>
    <w:rsid w:val="008F5656"/>
    <w:rsid w:val="008F56E9"/>
    <w:rsid w:val="008F7799"/>
    <w:rsid w:val="008F7B2A"/>
    <w:rsid w:val="00910079"/>
    <w:rsid w:val="00913DEB"/>
    <w:rsid w:val="00914491"/>
    <w:rsid w:val="00916A15"/>
    <w:rsid w:val="0091757F"/>
    <w:rsid w:val="009175E9"/>
    <w:rsid w:val="00917EA8"/>
    <w:rsid w:val="00921F96"/>
    <w:rsid w:val="00922C36"/>
    <w:rsid w:val="00924F24"/>
    <w:rsid w:val="00925DF1"/>
    <w:rsid w:val="0092799A"/>
    <w:rsid w:val="009341D5"/>
    <w:rsid w:val="00935476"/>
    <w:rsid w:val="00937DA4"/>
    <w:rsid w:val="00940FAA"/>
    <w:rsid w:val="00942E65"/>
    <w:rsid w:val="009436C6"/>
    <w:rsid w:val="00943703"/>
    <w:rsid w:val="00944449"/>
    <w:rsid w:val="0094571A"/>
    <w:rsid w:val="00947D69"/>
    <w:rsid w:val="00947DDF"/>
    <w:rsid w:val="00952EB1"/>
    <w:rsid w:val="00953644"/>
    <w:rsid w:val="00953AFB"/>
    <w:rsid w:val="00954264"/>
    <w:rsid w:val="00954827"/>
    <w:rsid w:val="00957CF4"/>
    <w:rsid w:val="00957F34"/>
    <w:rsid w:val="00971009"/>
    <w:rsid w:val="00973A78"/>
    <w:rsid w:val="00974C03"/>
    <w:rsid w:val="00976D7C"/>
    <w:rsid w:val="00977FE8"/>
    <w:rsid w:val="009858EF"/>
    <w:rsid w:val="009864E3"/>
    <w:rsid w:val="00992001"/>
    <w:rsid w:val="00993164"/>
    <w:rsid w:val="00993C1D"/>
    <w:rsid w:val="0099605F"/>
    <w:rsid w:val="009A1F8B"/>
    <w:rsid w:val="009B2E20"/>
    <w:rsid w:val="009B399E"/>
    <w:rsid w:val="009B7BFB"/>
    <w:rsid w:val="009C3D61"/>
    <w:rsid w:val="009C5DF0"/>
    <w:rsid w:val="009C726C"/>
    <w:rsid w:val="009D0434"/>
    <w:rsid w:val="009D3763"/>
    <w:rsid w:val="009D6F3D"/>
    <w:rsid w:val="009D720D"/>
    <w:rsid w:val="009E00FA"/>
    <w:rsid w:val="009E2DBF"/>
    <w:rsid w:val="009E45FD"/>
    <w:rsid w:val="009E4669"/>
    <w:rsid w:val="009F0B4C"/>
    <w:rsid w:val="009F51A3"/>
    <w:rsid w:val="009F5DC7"/>
    <w:rsid w:val="00A04C0F"/>
    <w:rsid w:val="00A06991"/>
    <w:rsid w:val="00A14863"/>
    <w:rsid w:val="00A15FE5"/>
    <w:rsid w:val="00A16BEC"/>
    <w:rsid w:val="00A23BC4"/>
    <w:rsid w:val="00A25BB6"/>
    <w:rsid w:val="00A33339"/>
    <w:rsid w:val="00A34747"/>
    <w:rsid w:val="00A34B7F"/>
    <w:rsid w:val="00A35372"/>
    <w:rsid w:val="00A406D5"/>
    <w:rsid w:val="00A4299B"/>
    <w:rsid w:val="00A46574"/>
    <w:rsid w:val="00A46A1A"/>
    <w:rsid w:val="00A47789"/>
    <w:rsid w:val="00A50AA0"/>
    <w:rsid w:val="00A50B76"/>
    <w:rsid w:val="00A533AB"/>
    <w:rsid w:val="00A53D1B"/>
    <w:rsid w:val="00A554A1"/>
    <w:rsid w:val="00A60368"/>
    <w:rsid w:val="00A60B9B"/>
    <w:rsid w:val="00A661B8"/>
    <w:rsid w:val="00A701CC"/>
    <w:rsid w:val="00A74C8F"/>
    <w:rsid w:val="00A77227"/>
    <w:rsid w:val="00A77409"/>
    <w:rsid w:val="00A809D0"/>
    <w:rsid w:val="00A80D11"/>
    <w:rsid w:val="00A82ED6"/>
    <w:rsid w:val="00A83043"/>
    <w:rsid w:val="00A83EDF"/>
    <w:rsid w:val="00A85CB4"/>
    <w:rsid w:val="00A86FE4"/>
    <w:rsid w:val="00A90BFC"/>
    <w:rsid w:val="00A91C46"/>
    <w:rsid w:val="00A976E2"/>
    <w:rsid w:val="00AA3B8D"/>
    <w:rsid w:val="00AA6473"/>
    <w:rsid w:val="00AB0282"/>
    <w:rsid w:val="00AB4794"/>
    <w:rsid w:val="00AB5586"/>
    <w:rsid w:val="00AB584D"/>
    <w:rsid w:val="00AB7BBB"/>
    <w:rsid w:val="00AC08C9"/>
    <w:rsid w:val="00AC4349"/>
    <w:rsid w:val="00AC62ED"/>
    <w:rsid w:val="00AC7DBF"/>
    <w:rsid w:val="00AD0D27"/>
    <w:rsid w:val="00AD211B"/>
    <w:rsid w:val="00AD3B9E"/>
    <w:rsid w:val="00AD4123"/>
    <w:rsid w:val="00AD730C"/>
    <w:rsid w:val="00AE243E"/>
    <w:rsid w:val="00AE34B1"/>
    <w:rsid w:val="00AE3AF6"/>
    <w:rsid w:val="00AE6F68"/>
    <w:rsid w:val="00AF23D0"/>
    <w:rsid w:val="00AF370D"/>
    <w:rsid w:val="00AF38B2"/>
    <w:rsid w:val="00AF3A11"/>
    <w:rsid w:val="00AF6A7B"/>
    <w:rsid w:val="00B0176A"/>
    <w:rsid w:val="00B03161"/>
    <w:rsid w:val="00B06E75"/>
    <w:rsid w:val="00B072DB"/>
    <w:rsid w:val="00B1025D"/>
    <w:rsid w:val="00B107EB"/>
    <w:rsid w:val="00B14716"/>
    <w:rsid w:val="00B14B6C"/>
    <w:rsid w:val="00B200FD"/>
    <w:rsid w:val="00B2325D"/>
    <w:rsid w:val="00B249FD"/>
    <w:rsid w:val="00B2646D"/>
    <w:rsid w:val="00B26F67"/>
    <w:rsid w:val="00B27BFF"/>
    <w:rsid w:val="00B34C22"/>
    <w:rsid w:val="00B34ED7"/>
    <w:rsid w:val="00B361D6"/>
    <w:rsid w:val="00B46AC8"/>
    <w:rsid w:val="00B46E48"/>
    <w:rsid w:val="00B47BEA"/>
    <w:rsid w:val="00B52202"/>
    <w:rsid w:val="00B5490D"/>
    <w:rsid w:val="00B55C06"/>
    <w:rsid w:val="00B57A5F"/>
    <w:rsid w:val="00B62946"/>
    <w:rsid w:val="00B643BE"/>
    <w:rsid w:val="00B6476E"/>
    <w:rsid w:val="00B6519C"/>
    <w:rsid w:val="00B66B05"/>
    <w:rsid w:val="00B71920"/>
    <w:rsid w:val="00B72F18"/>
    <w:rsid w:val="00B773D9"/>
    <w:rsid w:val="00B81567"/>
    <w:rsid w:val="00B82E65"/>
    <w:rsid w:val="00B858EB"/>
    <w:rsid w:val="00B87E39"/>
    <w:rsid w:val="00B9002A"/>
    <w:rsid w:val="00B9281A"/>
    <w:rsid w:val="00B94848"/>
    <w:rsid w:val="00BA16D3"/>
    <w:rsid w:val="00BA1BC0"/>
    <w:rsid w:val="00BA34AF"/>
    <w:rsid w:val="00BA418A"/>
    <w:rsid w:val="00BA637E"/>
    <w:rsid w:val="00BB19AD"/>
    <w:rsid w:val="00BB4420"/>
    <w:rsid w:val="00BB4474"/>
    <w:rsid w:val="00BB6797"/>
    <w:rsid w:val="00BB7EEC"/>
    <w:rsid w:val="00BC0DEA"/>
    <w:rsid w:val="00BC1070"/>
    <w:rsid w:val="00BC303F"/>
    <w:rsid w:val="00BC4FFD"/>
    <w:rsid w:val="00BD0518"/>
    <w:rsid w:val="00BD2316"/>
    <w:rsid w:val="00BD3785"/>
    <w:rsid w:val="00BD439F"/>
    <w:rsid w:val="00BD5E9F"/>
    <w:rsid w:val="00BF04FF"/>
    <w:rsid w:val="00BF1462"/>
    <w:rsid w:val="00BF2DD2"/>
    <w:rsid w:val="00C0130E"/>
    <w:rsid w:val="00C01A7A"/>
    <w:rsid w:val="00C02398"/>
    <w:rsid w:val="00C024D6"/>
    <w:rsid w:val="00C10830"/>
    <w:rsid w:val="00C12C9D"/>
    <w:rsid w:val="00C1402B"/>
    <w:rsid w:val="00C15E91"/>
    <w:rsid w:val="00C17B45"/>
    <w:rsid w:val="00C23719"/>
    <w:rsid w:val="00C24B04"/>
    <w:rsid w:val="00C256B5"/>
    <w:rsid w:val="00C26616"/>
    <w:rsid w:val="00C27078"/>
    <w:rsid w:val="00C332B3"/>
    <w:rsid w:val="00C35006"/>
    <w:rsid w:val="00C40C4B"/>
    <w:rsid w:val="00C433BD"/>
    <w:rsid w:val="00C45663"/>
    <w:rsid w:val="00C5321F"/>
    <w:rsid w:val="00C5581F"/>
    <w:rsid w:val="00C60286"/>
    <w:rsid w:val="00C6061A"/>
    <w:rsid w:val="00C61E8E"/>
    <w:rsid w:val="00C64C6B"/>
    <w:rsid w:val="00C6719F"/>
    <w:rsid w:val="00C70C5D"/>
    <w:rsid w:val="00C74454"/>
    <w:rsid w:val="00C80F9B"/>
    <w:rsid w:val="00C83CE6"/>
    <w:rsid w:val="00C85E90"/>
    <w:rsid w:val="00C92587"/>
    <w:rsid w:val="00C92D75"/>
    <w:rsid w:val="00C94AF2"/>
    <w:rsid w:val="00C95D3C"/>
    <w:rsid w:val="00C95EBC"/>
    <w:rsid w:val="00CA1227"/>
    <w:rsid w:val="00CA4B7A"/>
    <w:rsid w:val="00CA5246"/>
    <w:rsid w:val="00CA71D9"/>
    <w:rsid w:val="00CB0109"/>
    <w:rsid w:val="00CB2371"/>
    <w:rsid w:val="00CB30DF"/>
    <w:rsid w:val="00CB4F71"/>
    <w:rsid w:val="00CC02BB"/>
    <w:rsid w:val="00CC3134"/>
    <w:rsid w:val="00CD4607"/>
    <w:rsid w:val="00CE0341"/>
    <w:rsid w:val="00CE12F1"/>
    <w:rsid w:val="00CE2493"/>
    <w:rsid w:val="00CE2516"/>
    <w:rsid w:val="00CE3E20"/>
    <w:rsid w:val="00CE4CB5"/>
    <w:rsid w:val="00CE65E4"/>
    <w:rsid w:val="00CE72AC"/>
    <w:rsid w:val="00CF2DA2"/>
    <w:rsid w:val="00CF6AE9"/>
    <w:rsid w:val="00CF6BFE"/>
    <w:rsid w:val="00CF72D6"/>
    <w:rsid w:val="00D0074A"/>
    <w:rsid w:val="00D01721"/>
    <w:rsid w:val="00D02663"/>
    <w:rsid w:val="00D05244"/>
    <w:rsid w:val="00D142F4"/>
    <w:rsid w:val="00D15010"/>
    <w:rsid w:val="00D15C8B"/>
    <w:rsid w:val="00D16AEF"/>
    <w:rsid w:val="00D17116"/>
    <w:rsid w:val="00D301BA"/>
    <w:rsid w:val="00D31B12"/>
    <w:rsid w:val="00D326F1"/>
    <w:rsid w:val="00D3297D"/>
    <w:rsid w:val="00D3512E"/>
    <w:rsid w:val="00D3578D"/>
    <w:rsid w:val="00D36D3E"/>
    <w:rsid w:val="00D442D5"/>
    <w:rsid w:val="00D463BB"/>
    <w:rsid w:val="00D50533"/>
    <w:rsid w:val="00D523A3"/>
    <w:rsid w:val="00D52583"/>
    <w:rsid w:val="00D5280F"/>
    <w:rsid w:val="00D57C98"/>
    <w:rsid w:val="00D617D1"/>
    <w:rsid w:val="00D63DDF"/>
    <w:rsid w:val="00D66E25"/>
    <w:rsid w:val="00D7132A"/>
    <w:rsid w:val="00D71CF7"/>
    <w:rsid w:val="00D73ED9"/>
    <w:rsid w:val="00D75506"/>
    <w:rsid w:val="00D75D7F"/>
    <w:rsid w:val="00D77B3A"/>
    <w:rsid w:val="00D82A2F"/>
    <w:rsid w:val="00D850E9"/>
    <w:rsid w:val="00D93D69"/>
    <w:rsid w:val="00D94723"/>
    <w:rsid w:val="00DA0A2B"/>
    <w:rsid w:val="00DA0FFF"/>
    <w:rsid w:val="00DA250D"/>
    <w:rsid w:val="00DA298E"/>
    <w:rsid w:val="00DA5727"/>
    <w:rsid w:val="00DA6899"/>
    <w:rsid w:val="00DB3311"/>
    <w:rsid w:val="00DB46BD"/>
    <w:rsid w:val="00DB4F70"/>
    <w:rsid w:val="00DB7C96"/>
    <w:rsid w:val="00DC2AC2"/>
    <w:rsid w:val="00DD1C98"/>
    <w:rsid w:val="00DD2535"/>
    <w:rsid w:val="00DD301D"/>
    <w:rsid w:val="00DD40CF"/>
    <w:rsid w:val="00DD55BC"/>
    <w:rsid w:val="00DE1469"/>
    <w:rsid w:val="00DE1638"/>
    <w:rsid w:val="00DF06A8"/>
    <w:rsid w:val="00DF0736"/>
    <w:rsid w:val="00DF1061"/>
    <w:rsid w:val="00DF2675"/>
    <w:rsid w:val="00DF4501"/>
    <w:rsid w:val="00DF6592"/>
    <w:rsid w:val="00DF74C1"/>
    <w:rsid w:val="00E0273F"/>
    <w:rsid w:val="00E106F1"/>
    <w:rsid w:val="00E1127F"/>
    <w:rsid w:val="00E1152C"/>
    <w:rsid w:val="00E16113"/>
    <w:rsid w:val="00E174C3"/>
    <w:rsid w:val="00E20290"/>
    <w:rsid w:val="00E234DC"/>
    <w:rsid w:val="00E242D7"/>
    <w:rsid w:val="00E246DE"/>
    <w:rsid w:val="00E25850"/>
    <w:rsid w:val="00E26B02"/>
    <w:rsid w:val="00E30456"/>
    <w:rsid w:val="00E33595"/>
    <w:rsid w:val="00E3380E"/>
    <w:rsid w:val="00E34BF3"/>
    <w:rsid w:val="00E36B6F"/>
    <w:rsid w:val="00E371D4"/>
    <w:rsid w:val="00E46970"/>
    <w:rsid w:val="00E559DF"/>
    <w:rsid w:val="00E56678"/>
    <w:rsid w:val="00E57014"/>
    <w:rsid w:val="00E60F70"/>
    <w:rsid w:val="00E61B95"/>
    <w:rsid w:val="00E624F9"/>
    <w:rsid w:val="00E62B94"/>
    <w:rsid w:val="00E63DBC"/>
    <w:rsid w:val="00E658CE"/>
    <w:rsid w:val="00E659BA"/>
    <w:rsid w:val="00E6723F"/>
    <w:rsid w:val="00E7081D"/>
    <w:rsid w:val="00E730DB"/>
    <w:rsid w:val="00E7352E"/>
    <w:rsid w:val="00E76170"/>
    <w:rsid w:val="00E8189F"/>
    <w:rsid w:val="00E81E5C"/>
    <w:rsid w:val="00E82889"/>
    <w:rsid w:val="00E82BA4"/>
    <w:rsid w:val="00E86221"/>
    <w:rsid w:val="00E902C8"/>
    <w:rsid w:val="00E92595"/>
    <w:rsid w:val="00E9269F"/>
    <w:rsid w:val="00E9280A"/>
    <w:rsid w:val="00E937AB"/>
    <w:rsid w:val="00E93B3B"/>
    <w:rsid w:val="00E97CE1"/>
    <w:rsid w:val="00EA0FAE"/>
    <w:rsid w:val="00EA1085"/>
    <w:rsid w:val="00EA3114"/>
    <w:rsid w:val="00EA4B69"/>
    <w:rsid w:val="00EA65A9"/>
    <w:rsid w:val="00EB0302"/>
    <w:rsid w:val="00EB067A"/>
    <w:rsid w:val="00EB08A6"/>
    <w:rsid w:val="00EB4305"/>
    <w:rsid w:val="00EB5833"/>
    <w:rsid w:val="00EB5F22"/>
    <w:rsid w:val="00EB6CE0"/>
    <w:rsid w:val="00EC14C3"/>
    <w:rsid w:val="00EC4017"/>
    <w:rsid w:val="00EC66F7"/>
    <w:rsid w:val="00EC725A"/>
    <w:rsid w:val="00ED09FC"/>
    <w:rsid w:val="00ED0FF6"/>
    <w:rsid w:val="00ED2421"/>
    <w:rsid w:val="00ED611A"/>
    <w:rsid w:val="00ED73A6"/>
    <w:rsid w:val="00EE0976"/>
    <w:rsid w:val="00EE1F3C"/>
    <w:rsid w:val="00EE4A80"/>
    <w:rsid w:val="00EE5FC5"/>
    <w:rsid w:val="00EE6F67"/>
    <w:rsid w:val="00EF08EA"/>
    <w:rsid w:val="00EF398C"/>
    <w:rsid w:val="00EF4063"/>
    <w:rsid w:val="00F00D63"/>
    <w:rsid w:val="00F00E37"/>
    <w:rsid w:val="00F0189F"/>
    <w:rsid w:val="00F01FFA"/>
    <w:rsid w:val="00F02E43"/>
    <w:rsid w:val="00F05A9F"/>
    <w:rsid w:val="00F07547"/>
    <w:rsid w:val="00F122CB"/>
    <w:rsid w:val="00F1700B"/>
    <w:rsid w:val="00F22AD2"/>
    <w:rsid w:val="00F24B10"/>
    <w:rsid w:val="00F31BA6"/>
    <w:rsid w:val="00F3233B"/>
    <w:rsid w:val="00F34240"/>
    <w:rsid w:val="00F368AE"/>
    <w:rsid w:val="00F42E3B"/>
    <w:rsid w:val="00F43CED"/>
    <w:rsid w:val="00F43FF0"/>
    <w:rsid w:val="00F440D2"/>
    <w:rsid w:val="00F47A7C"/>
    <w:rsid w:val="00F508B7"/>
    <w:rsid w:val="00F50F80"/>
    <w:rsid w:val="00F5208A"/>
    <w:rsid w:val="00F5351B"/>
    <w:rsid w:val="00F564FE"/>
    <w:rsid w:val="00F604C5"/>
    <w:rsid w:val="00F62207"/>
    <w:rsid w:val="00F641AB"/>
    <w:rsid w:val="00F648A0"/>
    <w:rsid w:val="00F66067"/>
    <w:rsid w:val="00F670DA"/>
    <w:rsid w:val="00F71E00"/>
    <w:rsid w:val="00F76307"/>
    <w:rsid w:val="00F76901"/>
    <w:rsid w:val="00F81760"/>
    <w:rsid w:val="00F86E5E"/>
    <w:rsid w:val="00F87034"/>
    <w:rsid w:val="00F8772A"/>
    <w:rsid w:val="00F91EE1"/>
    <w:rsid w:val="00FA02A3"/>
    <w:rsid w:val="00FA0FCE"/>
    <w:rsid w:val="00FA51B9"/>
    <w:rsid w:val="00FA6E81"/>
    <w:rsid w:val="00FA7084"/>
    <w:rsid w:val="00FA7DEF"/>
    <w:rsid w:val="00FB0D24"/>
    <w:rsid w:val="00FB5B6F"/>
    <w:rsid w:val="00FC1157"/>
    <w:rsid w:val="00FC3236"/>
    <w:rsid w:val="00FC3D05"/>
    <w:rsid w:val="00FC5B0F"/>
    <w:rsid w:val="00FD1941"/>
    <w:rsid w:val="00FD1D9B"/>
    <w:rsid w:val="00FE003D"/>
    <w:rsid w:val="00FE18AF"/>
    <w:rsid w:val="00FE27E5"/>
    <w:rsid w:val="00FE7572"/>
    <w:rsid w:val="00FF013E"/>
    <w:rsid w:val="00FF2CA9"/>
    <w:rsid w:val="01A60743"/>
    <w:rsid w:val="03F01582"/>
    <w:rsid w:val="04EC5FA1"/>
    <w:rsid w:val="04FA52B7"/>
    <w:rsid w:val="06125D84"/>
    <w:rsid w:val="063D464A"/>
    <w:rsid w:val="07013F3A"/>
    <w:rsid w:val="07204C3C"/>
    <w:rsid w:val="07AC00A3"/>
    <w:rsid w:val="081467CE"/>
    <w:rsid w:val="09CA261C"/>
    <w:rsid w:val="09DA06B8"/>
    <w:rsid w:val="0A256191"/>
    <w:rsid w:val="0A2C26C1"/>
    <w:rsid w:val="0A342C2F"/>
    <w:rsid w:val="0A466F21"/>
    <w:rsid w:val="0AE5406E"/>
    <w:rsid w:val="0B8F6A85"/>
    <w:rsid w:val="0CDF2864"/>
    <w:rsid w:val="0D5E59FB"/>
    <w:rsid w:val="0DDA0BC8"/>
    <w:rsid w:val="0E511B0C"/>
    <w:rsid w:val="0F406A89"/>
    <w:rsid w:val="0F634E4C"/>
    <w:rsid w:val="0F684B57"/>
    <w:rsid w:val="0FD079FE"/>
    <w:rsid w:val="104355C3"/>
    <w:rsid w:val="10580BDC"/>
    <w:rsid w:val="10E71EF2"/>
    <w:rsid w:val="1140695B"/>
    <w:rsid w:val="117B32BD"/>
    <w:rsid w:val="11822C48"/>
    <w:rsid w:val="122A435A"/>
    <w:rsid w:val="12313CE5"/>
    <w:rsid w:val="12F7022B"/>
    <w:rsid w:val="137E1789"/>
    <w:rsid w:val="13E923F5"/>
    <w:rsid w:val="13FE555A"/>
    <w:rsid w:val="141916D6"/>
    <w:rsid w:val="14725519"/>
    <w:rsid w:val="14740A1C"/>
    <w:rsid w:val="1513181F"/>
    <w:rsid w:val="15D93B67"/>
    <w:rsid w:val="17A20BD4"/>
    <w:rsid w:val="17B133ED"/>
    <w:rsid w:val="18F87BB4"/>
    <w:rsid w:val="195F7C30"/>
    <w:rsid w:val="197A625B"/>
    <w:rsid w:val="19BE7C49"/>
    <w:rsid w:val="19D618FD"/>
    <w:rsid w:val="1A360B8D"/>
    <w:rsid w:val="1A5A58C9"/>
    <w:rsid w:val="1B8C6F40"/>
    <w:rsid w:val="1C3A035E"/>
    <w:rsid w:val="1CA956F8"/>
    <w:rsid w:val="1CC74F57"/>
    <w:rsid w:val="1D322AF4"/>
    <w:rsid w:val="1D4F6BB3"/>
    <w:rsid w:val="1E4C1929"/>
    <w:rsid w:val="1E8E20FF"/>
    <w:rsid w:val="1ED81F2B"/>
    <w:rsid w:val="1F172EB5"/>
    <w:rsid w:val="20525F14"/>
    <w:rsid w:val="215024C1"/>
    <w:rsid w:val="2171056A"/>
    <w:rsid w:val="21DA3277"/>
    <w:rsid w:val="23AA6F10"/>
    <w:rsid w:val="242341FB"/>
    <w:rsid w:val="24791B67"/>
    <w:rsid w:val="24DC0587"/>
    <w:rsid w:val="255D1DDA"/>
    <w:rsid w:val="263F01CE"/>
    <w:rsid w:val="26C329A6"/>
    <w:rsid w:val="27436777"/>
    <w:rsid w:val="277D7EFC"/>
    <w:rsid w:val="27C32548"/>
    <w:rsid w:val="28932C21"/>
    <w:rsid w:val="28F75508"/>
    <w:rsid w:val="29334D29"/>
    <w:rsid w:val="29C66496"/>
    <w:rsid w:val="29FA2A95"/>
    <w:rsid w:val="2A1D2728"/>
    <w:rsid w:val="2CFB5FD8"/>
    <w:rsid w:val="2D8404BB"/>
    <w:rsid w:val="2DB23588"/>
    <w:rsid w:val="2DF829F8"/>
    <w:rsid w:val="2F1269C8"/>
    <w:rsid w:val="2F7E3AF9"/>
    <w:rsid w:val="2F9E5F1A"/>
    <w:rsid w:val="30653404"/>
    <w:rsid w:val="30DA4830"/>
    <w:rsid w:val="30E11E40"/>
    <w:rsid w:val="32406B7F"/>
    <w:rsid w:val="344062C5"/>
    <w:rsid w:val="34692D0C"/>
    <w:rsid w:val="347A51A5"/>
    <w:rsid w:val="349B56DA"/>
    <w:rsid w:val="34C9402B"/>
    <w:rsid w:val="353436DA"/>
    <w:rsid w:val="358F2AEF"/>
    <w:rsid w:val="35DF02EF"/>
    <w:rsid w:val="361913CE"/>
    <w:rsid w:val="369A3C52"/>
    <w:rsid w:val="371C5779"/>
    <w:rsid w:val="377063EE"/>
    <w:rsid w:val="38650F93"/>
    <w:rsid w:val="386D639F"/>
    <w:rsid w:val="38D96D53"/>
    <w:rsid w:val="39010E11"/>
    <w:rsid w:val="397C544B"/>
    <w:rsid w:val="39943278"/>
    <w:rsid w:val="39E42709"/>
    <w:rsid w:val="3C3E4D0D"/>
    <w:rsid w:val="3D807C7C"/>
    <w:rsid w:val="3D9B1520"/>
    <w:rsid w:val="3EFE11FF"/>
    <w:rsid w:val="3F2226C4"/>
    <w:rsid w:val="3F7E4F38"/>
    <w:rsid w:val="3FFA2304"/>
    <w:rsid w:val="406903B9"/>
    <w:rsid w:val="415B3B3E"/>
    <w:rsid w:val="41780576"/>
    <w:rsid w:val="429E7652"/>
    <w:rsid w:val="42CB6BCE"/>
    <w:rsid w:val="432B58BF"/>
    <w:rsid w:val="439A100D"/>
    <w:rsid w:val="43EE4803"/>
    <w:rsid w:val="44B326AF"/>
    <w:rsid w:val="45161CE6"/>
    <w:rsid w:val="45EB6847"/>
    <w:rsid w:val="45F14ECD"/>
    <w:rsid w:val="46025320"/>
    <w:rsid w:val="46092573"/>
    <w:rsid w:val="46860C43"/>
    <w:rsid w:val="47C118C5"/>
    <w:rsid w:val="47FF2A2E"/>
    <w:rsid w:val="48516FB5"/>
    <w:rsid w:val="48AA50C6"/>
    <w:rsid w:val="48EF2337"/>
    <w:rsid w:val="49BF133E"/>
    <w:rsid w:val="49C97A9C"/>
    <w:rsid w:val="4AF64C8A"/>
    <w:rsid w:val="4B234855"/>
    <w:rsid w:val="4B4C7C18"/>
    <w:rsid w:val="4B61433A"/>
    <w:rsid w:val="4B82486E"/>
    <w:rsid w:val="4B881FFB"/>
    <w:rsid w:val="4B8841F9"/>
    <w:rsid w:val="4B9B7997"/>
    <w:rsid w:val="4C2343F8"/>
    <w:rsid w:val="4CC0176E"/>
    <w:rsid w:val="4DB8448E"/>
    <w:rsid w:val="4E697477"/>
    <w:rsid w:val="4F2833EB"/>
    <w:rsid w:val="4F3D7B0D"/>
    <w:rsid w:val="4F9C11A6"/>
    <w:rsid w:val="4FAD6EC7"/>
    <w:rsid w:val="507E179E"/>
    <w:rsid w:val="52A955AB"/>
    <w:rsid w:val="52B513BE"/>
    <w:rsid w:val="52BF774F"/>
    <w:rsid w:val="533A7098"/>
    <w:rsid w:val="544143C8"/>
    <w:rsid w:val="54560AEA"/>
    <w:rsid w:val="548D2AD4"/>
    <w:rsid w:val="54C83B70"/>
    <w:rsid w:val="54CB1049"/>
    <w:rsid w:val="556D3B35"/>
    <w:rsid w:val="559D6882"/>
    <w:rsid w:val="573D052D"/>
    <w:rsid w:val="576158FB"/>
    <w:rsid w:val="57E37DC1"/>
    <w:rsid w:val="58DB1253"/>
    <w:rsid w:val="592A00D8"/>
    <w:rsid w:val="59A61C20"/>
    <w:rsid w:val="59D75C73"/>
    <w:rsid w:val="5A8C449C"/>
    <w:rsid w:val="5AA9184E"/>
    <w:rsid w:val="5AED79B9"/>
    <w:rsid w:val="5B5773E8"/>
    <w:rsid w:val="5BED0BE1"/>
    <w:rsid w:val="5C216AB1"/>
    <w:rsid w:val="5D230C5E"/>
    <w:rsid w:val="5DBA0DD1"/>
    <w:rsid w:val="5DE16A92"/>
    <w:rsid w:val="5DF20031"/>
    <w:rsid w:val="5E086952"/>
    <w:rsid w:val="5E35651C"/>
    <w:rsid w:val="5ED52822"/>
    <w:rsid w:val="5FD15044"/>
    <w:rsid w:val="60171F35"/>
    <w:rsid w:val="603B3166"/>
    <w:rsid w:val="605B3923"/>
    <w:rsid w:val="60A66321"/>
    <w:rsid w:val="61451322"/>
    <w:rsid w:val="61742A83"/>
    <w:rsid w:val="617B004B"/>
    <w:rsid w:val="617C507F"/>
    <w:rsid w:val="61E821B0"/>
    <w:rsid w:val="628F46FB"/>
    <w:rsid w:val="637C47C5"/>
    <w:rsid w:val="63AA1E11"/>
    <w:rsid w:val="63D84EDF"/>
    <w:rsid w:val="64262AE0"/>
    <w:rsid w:val="642A5BE2"/>
    <w:rsid w:val="65156AE4"/>
    <w:rsid w:val="653A12A3"/>
    <w:rsid w:val="65CC2D90"/>
    <w:rsid w:val="65D35F9E"/>
    <w:rsid w:val="66075173"/>
    <w:rsid w:val="667C18AF"/>
    <w:rsid w:val="66855163"/>
    <w:rsid w:val="66AB5C81"/>
    <w:rsid w:val="672D4F56"/>
    <w:rsid w:val="676705B3"/>
    <w:rsid w:val="680F7AC7"/>
    <w:rsid w:val="68AA1684"/>
    <w:rsid w:val="691910E3"/>
    <w:rsid w:val="69C8489A"/>
    <w:rsid w:val="69F40BE1"/>
    <w:rsid w:val="6A3142C9"/>
    <w:rsid w:val="6A3D0F34"/>
    <w:rsid w:val="6ADB0EDF"/>
    <w:rsid w:val="6B560C49"/>
    <w:rsid w:val="6C0D6CD2"/>
    <w:rsid w:val="6CBA5EF1"/>
    <w:rsid w:val="6E384164"/>
    <w:rsid w:val="6EC923CE"/>
    <w:rsid w:val="6EFF13D1"/>
    <w:rsid w:val="6F285C6B"/>
    <w:rsid w:val="6F3574FF"/>
    <w:rsid w:val="6FA1380A"/>
    <w:rsid w:val="6FC614C4"/>
    <w:rsid w:val="7014496E"/>
    <w:rsid w:val="70153D87"/>
    <w:rsid w:val="70981F36"/>
    <w:rsid w:val="71124891"/>
    <w:rsid w:val="71163298"/>
    <w:rsid w:val="712B4136"/>
    <w:rsid w:val="71C1592F"/>
    <w:rsid w:val="72804A68"/>
    <w:rsid w:val="72907369"/>
    <w:rsid w:val="729B6917"/>
    <w:rsid w:val="72A51424"/>
    <w:rsid w:val="72A95C2C"/>
    <w:rsid w:val="73532842"/>
    <w:rsid w:val="74447BCC"/>
    <w:rsid w:val="74D74BBC"/>
    <w:rsid w:val="74E032CD"/>
    <w:rsid w:val="75080C0F"/>
    <w:rsid w:val="752F68D0"/>
    <w:rsid w:val="75920B73"/>
    <w:rsid w:val="75956274"/>
    <w:rsid w:val="760A6649"/>
    <w:rsid w:val="76F23FB2"/>
    <w:rsid w:val="78353345"/>
    <w:rsid w:val="78846947"/>
    <w:rsid w:val="78855CDA"/>
    <w:rsid w:val="788D5058"/>
    <w:rsid w:val="79345466"/>
    <w:rsid w:val="7A2D6D03"/>
    <w:rsid w:val="7A8141C6"/>
    <w:rsid w:val="7B517D5F"/>
    <w:rsid w:val="7BC86AA4"/>
    <w:rsid w:val="7C6678A7"/>
    <w:rsid w:val="7CB31F25"/>
    <w:rsid w:val="7D25315D"/>
    <w:rsid w:val="7D2953E6"/>
    <w:rsid w:val="7D7654E6"/>
    <w:rsid w:val="7DC55265"/>
    <w:rsid w:val="7DDD290B"/>
    <w:rsid w:val="7EC00980"/>
    <w:rsid w:val="7F1F679B"/>
    <w:rsid w:val="7F3A0649"/>
    <w:rsid w:val="7F476DCD"/>
    <w:rsid w:val="7F662DEB"/>
    <w:rsid w:val="7F6A6C1A"/>
    <w:rsid w:val="7F890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kern w:val="0"/>
      <w:sz w:val="22"/>
      <w:szCs w:val="22"/>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1"/>
    <w:semiHidden/>
    <w:unhideWhenUsed/>
    <w:qFormat/>
    <w:uiPriority w:val="99"/>
  </w:style>
  <w:style w:type="paragraph" w:styleId="5">
    <w:name w:val="toc 3"/>
    <w:basedOn w:val="1"/>
    <w:next w:val="1"/>
    <w:autoRedefine/>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0"/>
    <w:semiHidden/>
    <w:unhideWhenUsed/>
    <w:qFormat/>
    <w:uiPriority w:val="99"/>
    <w:pPr>
      <w:spacing w:after="0" w:line="240" w:lineRule="auto"/>
    </w:pPr>
    <w:rPr>
      <w:sz w:val="18"/>
      <w:szCs w:val="18"/>
    </w:rPr>
  </w:style>
  <w:style w:type="paragraph" w:styleId="7">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0"/>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autoRedefine/>
    <w:unhideWhenUsed/>
    <w:qFormat/>
    <w:uiPriority w:val="39"/>
    <w:pPr>
      <w:spacing w:after="100"/>
      <w:ind w:left="220"/>
    </w:pPr>
    <w:rPr>
      <w:rFonts w:cs="Times New Roman" w:asciiTheme="minorHAnsi" w:hAnsiTheme="minorHAnsi" w:eastAsiaTheme="minorEastAsia"/>
    </w:rPr>
  </w:style>
  <w:style w:type="paragraph" w:styleId="1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3">
    <w:name w:val="annotation subject"/>
    <w:basedOn w:val="4"/>
    <w:next w:val="4"/>
    <w:link w:val="52"/>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0000FF"/>
      <w:u w:val="single"/>
    </w:rPr>
  </w:style>
  <w:style w:type="character" w:styleId="21">
    <w:name w:val="annotation reference"/>
    <w:basedOn w:val="16"/>
    <w:semiHidden/>
    <w:unhideWhenUsed/>
    <w:qFormat/>
    <w:uiPriority w:val="99"/>
    <w:rPr>
      <w:sz w:val="21"/>
      <w:szCs w:val="21"/>
    </w:rPr>
  </w:style>
  <w:style w:type="paragraph" w:styleId="22">
    <w:name w:val="List Paragraph"/>
    <w:basedOn w:val="1"/>
    <w:qFormat/>
    <w:uiPriority w:val="34"/>
    <w:pPr>
      <w:ind w:firstLine="420" w:firstLineChars="200"/>
    </w:pPr>
  </w:style>
  <w:style w:type="paragraph" w:customStyle="1" w:styleId="23">
    <w:name w:val="Default"/>
    <w:qFormat/>
    <w:uiPriority w:val="0"/>
    <w:pPr>
      <w:widowControl w:val="0"/>
      <w:autoSpaceDE w:val="0"/>
      <w:autoSpaceDN w:val="0"/>
      <w:adjustRightInd w:val="0"/>
    </w:pPr>
    <w:rPr>
      <w:rFonts w:ascii="仿宋_GB2312" w:eastAsia="仿宋_GB2312" w:cs="仿宋_GB2312" w:hAnsiTheme="minorHAnsi"/>
      <w:color w:val="000000"/>
      <w:kern w:val="0"/>
      <w:sz w:val="24"/>
      <w:szCs w:val="24"/>
      <w:lang w:val="en-US" w:eastAsia="zh-CN" w:bidi="ar-SA"/>
    </w:rPr>
  </w:style>
  <w:style w:type="character" w:customStyle="1" w:styleId="24">
    <w:name w:val="页眉 字符"/>
    <w:basedOn w:val="16"/>
    <w:link w:val="8"/>
    <w:qFormat/>
    <w:uiPriority w:val="99"/>
    <w:rPr>
      <w:rFonts w:ascii="Georgia" w:hAnsi="Georgia" w:eastAsia="宋体"/>
      <w:kern w:val="0"/>
      <w:sz w:val="18"/>
      <w:szCs w:val="18"/>
    </w:rPr>
  </w:style>
  <w:style w:type="character" w:customStyle="1" w:styleId="25">
    <w:name w:val="页脚 字符"/>
    <w:basedOn w:val="16"/>
    <w:link w:val="7"/>
    <w:qFormat/>
    <w:uiPriority w:val="99"/>
    <w:rPr>
      <w:rFonts w:ascii="Georgia" w:hAnsi="Georgia" w:eastAsia="宋体"/>
      <w:kern w:val="0"/>
      <w:sz w:val="18"/>
      <w:szCs w:val="18"/>
    </w:rPr>
  </w:style>
  <w:style w:type="character" w:customStyle="1" w:styleId="26">
    <w:name w:val="fontstyle01"/>
    <w:basedOn w:val="16"/>
    <w:qFormat/>
    <w:uiPriority w:val="0"/>
    <w:rPr>
      <w:rFonts w:hint="default" w:ascii="MicrosoftYaHei-Bold" w:hAnsi="MicrosoftYaHei-Bold"/>
      <w:b/>
      <w:bCs/>
      <w:color w:val="FFFFFF"/>
      <w:sz w:val="32"/>
      <w:szCs w:val="32"/>
    </w:rPr>
  </w:style>
  <w:style w:type="character" w:customStyle="1" w:styleId="27">
    <w:name w:val="fontstyle21"/>
    <w:basedOn w:val="16"/>
    <w:qFormat/>
    <w:uiPriority w:val="0"/>
    <w:rPr>
      <w:rFonts w:hint="eastAsia" w:ascii="华文楷体" w:hAnsi="华文楷体" w:eastAsia="华文楷体"/>
      <w:color w:val="000000"/>
      <w:sz w:val="28"/>
      <w:szCs w:val="28"/>
    </w:rPr>
  </w:style>
  <w:style w:type="paragraph" w:customStyle="1" w:styleId="28">
    <w:name w:val="规章制度"/>
    <w:basedOn w:val="1"/>
    <w:link w:val="29"/>
    <w:qFormat/>
    <w:uiPriority w:val="0"/>
    <w:pPr>
      <w:widowControl w:val="0"/>
      <w:numPr>
        <w:ilvl w:val="0"/>
        <w:numId w:val="1"/>
      </w:numPr>
      <w:snapToGrid w:val="0"/>
      <w:spacing w:after="0" w:line="560" w:lineRule="exact"/>
      <w:ind w:left="1080"/>
      <w:jc w:val="both"/>
      <w:outlineLvl w:val="0"/>
    </w:pPr>
    <w:rPr>
      <w:rFonts w:ascii="仿宋_GB2312" w:hAnsi="华文楷体" w:eastAsia="仿宋_GB2312" w:cs="Times New Roman"/>
      <w:kern w:val="2"/>
      <w:sz w:val="32"/>
      <w:szCs w:val="32"/>
    </w:rPr>
  </w:style>
  <w:style w:type="character" w:customStyle="1" w:styleId="29">
    <w:name w:val="规章制度 Char"/>
    <w:basedOn w:val="16"/>
    <w:link w:val="28"/>
    <w:qFormat/>
    <w:uiPriority w:val="0"/>
    <w:rPr>
      <w:rFonts w:ascii="仿宋_GB2312" w:hAnsi="华文楷体" w:eastAsia="仿宋_GB2312" w:cs="Times New Roman"/>
      <w:sz w:val="32"/>
      <w:szCs w:val="32"/>
    </w:rPr>
  </w:style>
  <w:style w:type="character" w:customStyle="1" w:styleId="30">
    <w:name w:val="批注框文本 字符"/>
    <w:basedOn w:val="16"/>
    <w:link w:val="6"/>
    <w:semiHidden/>
    <w:qFormat/>
    <w:uiPriority w:val="99"/>
    <w:rPr>
      <w:rFonts w:ascii="Georgia" w:hAnsi="Georgia" w:eastAsia="宋体"/>
      <w:kern w:val="0"/>
      <w:sz w:val="18"/>
      <w:szCs w:val="18"/>
    </w:rPr>
  </w:style>
  <w:style w:type="paragraph" w:customStyle="1" w:styleId="3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32">
    <w:name w:val="段"/>
    <w:link w:val="3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kern w:val="0"/>
      <w:sz w:val="21"/>
      <w:szCs w:val="20"/>
      <w:lang w:val="en-US" w:eastAsia="zh-CN" w:bidi="ar-SA"/>
    </w:rPr>
  </w:style>
  <w:style w:type="character" w:customStyle="1" w:styleId="33">
    <w:name w:val="段 Char"/>
    <w:basedOn w:val="16"/>
    <w:link w:val="32"/>
    <w:qFormat/>
    <w:uiPriority w:val="0"/>
    <w:rPr>
      <w:rFonts w:ascii="宋体" w:hAnsi="Times New Roman" w:eastAsia="宋体" w:cs="Times New Roman"/>
      <w:kern w:val="0"/>
      <w:szCs w:val="20"/>
    </w:rPr>
  </w:style>
  <w:style w:type="paragraph" w:customStyle="1" w:styleId="34">
    <w:name w:val="目次、标准名称标题"/>
    <w:basedOn w:val="1"/>
    <w:next w:val="32"/>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5">
    <w:name w:val="一级条标题"/>
    <w:next w:val="32"/>
    <w:qFormat/>
    <w:uiPriority w:val="0"/>
    <w:pPr>
      <w:numPr>
        <w:ilvl w:val="1"/>
        <w:numId w:val="2"/>
      </w:numPr>
      <w:spacing w:beforeLines="50" w:afterLines="50"/>
      <w:outlineLvl w:val="2"/>
    </w:pPr>
    <w:rPr>
      <w:rFonts w:ascii="黑体" w:hAnsi="Times New Roman" w:eastAsia="黑体" w:cs="Times New Roman"/>
      <w:kern w:val="0"/>
      <w:sz w:val="21"/>
      <w:szCs w:val="21"/>
      <w:lang w:val="en-US" w:eastAsia="zh-CN" w:bidi="ar-SA"/>
    </w:rPr>
  </w:style>
  <w:style w:type="paragraph" w:customStyle="1" w:styleId="36">
    <w:name w:val="章标题"/>
    <w:next w:val="32"/>
    <w:qFormat/>
    <w:uiPriority w:val="0"/>
    <w:pPr>
      <w:numPr>
        <w:ilvl w:val="0"/>
        <w:numId w:val="2"/>
      </w:numPr>
      <w:spacing w:beforeLines="100" w:afterLines="100"/>
      <w:jc w:val="both"/>
      <w:outlineLvl w:val="1"/>
    </w:pPr>
    <w:rPr>
      <w:rFonts w:ascii="黑体" w:hAnsi="Times New Roman" w:eastAsia="黑体" w:cs="Times New Roman"/>
      <w:kern w:val="0"/>
      <w:sz w:val="21"/>
      <w:szCs w:val="20"/>
      <w:lang w:val="en-US" w:eastAsia="zh-CN" w:bidi="ar-SA"/>
    </w:rPr>
  </w:style>
  <w:style w:type="paragraph" w:customStyle="1" w:styleId="37">
    <w:name w:val="二级条标题"/>
    <w:basedOn w:val="35"/>
    <w:next w:val="32"/>
    <w:qFormat/>
    <w:uiPriority w:val="0"/>
    <w:pPr>
      <w:numPr>
        <w:ilvl w:val="2"/>
      </w:numPr>
      <w:spacing w:before="50" w:after="50"/>
      <w:outlineLvl w:val="3"/>
    </w:pPr>
  </w:style>
  <w:style w:type="paragraph" w:customStyle="1" w:styleId="38">
    <w:name w:val="列项——（一级）"/>
    <w:qFormat/>
    <w:uiPriority w:val="0"/>
    <w:pPr>
      <w:widowControl w:val="0"/>
      <w:numPr>
        <w:ilvl w:val="0"/>
        <w:numId w:val="3"/>
      </w:numPr>
      <w:jc w:val="both"/>
    </w:pPr>
    <w:rPr>
      <w:rFonts w:ascii="宋体" w:hAnsi="Times New Roman" w:eastAsia="宋体" w:cs="Times New Roman"/>
      <w:kern w:val="0"/>
      <w:sz w:val="21"/>
      <w:szCs w:val="20"/>
      <w:lang w:val="en-US" w:eastAsia="zh-CN" w:bidi="ar-SA"/>
    </w:rPr>
  </w:style>
  <w:style w:type="paragraph" w:customStyle="1" w:styleId="39">
    <w:name w:val="列项●（二级）"/>
    <w:qFormat/>
    <w:uiPriority w:val="0"/>
    <w:pPr>
      <w:numPr>
        <w:ilvl w:val="1"/>
        <w:numId w:val="3"/>
      </w:numPr>
      <w:tabs>
        <w:tab w:val="left" w:pos="840"/>
      </w:tabs>
      <w:jc w:val="both"/>
    </w:pPr>
    <w:rPr>
      <w:rFonts w:ascii="宋体" w:hAnsi="Times New Roman" w:eastAsia="宋体" w:cs="Times New Roman"/>
      <w:kern w:val="0"/>
      <w:sz w:val="21"/>
      <w:szCs w:val="20"/>
      <w:lang w:val="en-US" w:eastAsia="zh-CN" w:bidi="ar-SA"/>
    </w:rPr>
  </w:style>
  <w:style w:type="paragraph" w:customStyle="1" w:styleId="40">
    <w:name w:val="三级条标题"/>
    <w:basedOn w:val="37"/>
    <w:next w:val="32"/>
    <w:qFormat/>
    <w:uiPriority w:val="0"/>
    <w:pPr>
      <w:numPr>
        <w:ilvl w:val="3"/>
      </w:numPr>
      <w:outlineLvl w:val="4"/>
    </w:pPr>
  </w:style>
  <w:style w:type="paragraph" w:customStyle="1" w:styleId="41">
    <w:name w:val="四级条标题"/>
    <w:basedOn w:val="40"/>
    <w:next w:val="32"/>
    <w:qFormat/>
    <w:uiPriority w:val="0"/>
    <w:pPr>
      <w:numPr>
        <w:ilvl w:val="4"/>
      </w:numPr>
      <w:outlineLvl w:val="5"/>
    </w:pPr>
  </w:style>
  <w:style w:type="paragraph" w:customStyle="1" w:styleId="42">
    <w:name w:val="五级条标题"/>
    <w:basedOn w:val="41"/>
    <w:next w:val="32"/>
    <w:qFormat/>
    <w:uiPriority w:val="0"/>
    <w:pPr>
      <w:numPr>
        <w:ilvl w:val="5"/>
      </w:numPr>
      <w:outlineLvl w:val="6"/>
    </w:pPr>
  </w:style>
  <w:style w:type="paragraph" w:customStyle="1" w:styleId="43">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4">
    <w:name w:val="一级无"/>
    <w:basedOn w:val="35"/>
    <w:qFormat/>
    <w:uiPriority w:val="0"/>
    <w:pPr>
      <w:spacing w:beforeLines="0" w:afterLines="0"/>
    </w:pPr>
    <w:rPr>
      <w:rFonts w:ascii="宋体" w:eastAsia="宋体"/>
    </w:rPr>
  </w:style>
  <w:style w:type="character" w:customStyle="1" w:styleId="45">
    <w:name w:val="标题 2 字符"/>
    <w:basedOn w:val="16"/>
    <w:link w:val="3"/>
    <w:semiHidden/>
    <w:qFormat/>
    <w:uiPriority w:val="0"/>
    <w:rPr>
      <w:rFonts w:ascii="Arial" w:hAnsi="Arial" w:eastAsia="黑体" w:cs="Times New Roman"/>
      <w:b/>
      <w:bCs/>
      <w:sz w:val="32"/>
      <w:szCs w:val="32"/>
    </w:rPr>
  </w:style>
  <w:style w:type="paragraph" w:customStyle="1" w:styleId="46">
    <w:name w:val="条文"/>
    <w:basedOn w:val="28"/>
    <w:link w:val="47"/>
    <w:qFormat/>
    <w:uiPriority w:val="0"/>
    <w:pPr>
      <w:numPr>
        <w:numId w:val="0"/>
      </w:numPr>
      <w:ind w:firstLine="640" w:firstLineChars="200"/>
    </w:pPr>
  </w:style>
  <w:style w:type="character" w:customStyle="1" w:styleId="47">
    <w:name w:val="条文 Char"/>
    <w:basedOn w:val="29"/>
    <w:link w:val="46"/>
    <w:qFormat/>
    <w:uiPriority w:val="0"/>
    <w:rPr>
      <w:rFonts w:ascii="仿宋_GB2312" w:hAnsi="华文楷体" w:eastAsia="仿宋_GB2312" w:cs="Times New Roman"/>
      <w:sz w:val="32"/>
      <w:szCs w:val="32"/>
    </w:rPr>
  </w:style>
  <w:style w:type="character" w:customStyle="1" w:styleId="48">
    <w:name w:val="标题 1 字符"/>
    <w:basedOn w:val="16"/>
    <w:link w:val="2"/>
    <w:qFormat/>
    <w:uiPriority w:val="9"/>
    <w:rPr>
      <w:rFonts w:ascii="Georgia" w:hAnsi="Georgia" w:eastAsia="宋体"/>
      <w:b/>
      <w:bCs/>
      <w:kern w:val="44"/>
      <w:sz w:val="44"/>
      <w:szCs w:val="44"/>
    </w:rPr>
  </w:style>
  <w:style w:type="paragraph" w:customStyle="1" w:styleId="49">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0">
    <w:name w:val="副标题 字符"/>
    <w:basedOn w:val="16"/>
    <w:link w:val="10"/>
    <w:qFormat/>
    <w:uiPriority w:val="11"/>
    <w:rPr>
      <w:b/>
      <w:bCs/>
      <w:kern w:val="28"/>
      <w:sz w:val="32"/>
      <w:szCs w:val="32"/>
    </w:rPr>
  </w:style>
  <w:style w:type="character" w:customStyle="1" w:styleId="51">
    <w:name w:val="批注文字 字符"/>
    <w:basedOn w:val="16"/>
    <w:link w:val="4"/>
    <w:semiHidden/>
    <w:qFormat/>
    <w:uiPriority w:val="99"/>
    <w:rPr>
      <w:rFonts w:ascii="Georgia" w:hAnsi="Georgia" w:eastAsia="宋体"/>
      <w:kern w:val="0"/>
      <w:sz w:val="22"/>
    </w:rPr>
  </w:style>
  <w:style w:type="character" w:customStyle="1" w:styleId="52">
    <w:name w:val="批注主题 字符"/>
    <w:basedOn w:val="51"/>
    <w:link w:val="13"/>
    <w:semiHidden/>
    <w:qFormat/>
    <w:uiPriority w:val="99"/>
    <w:rPr>
      <w:rFonts w:ascii="Georgia" w:hAnsi="Georgia" w:eastAsia="宋体"/>
      <w:b/>
      <w:bCs/>
      <w:kern w:val="0"/>
      <w:sz w:val="22"/>
    </w:rPr>
  </w:style>
  <w:style w:type="paragraph" w:customStyle="1" w:styleId="53">
    <w:name w:val="Body text|1"/>
    <w:basedOn w:val="1"/>
    <w:qFormat/>
    <w:uiPriority w:val="0"/>
    <w:pPr>
      <w:widowControl w:val="0"/>
      <w:shd w:val="clear" w:color="auto" w:fill="auto"/>
      <w:spacing w:line="401" w:lineRule="auto"/>
      <w:ind w:firstLine="400"/>
    </w:pPr>
    <w:rPr>
      <w:rFonts w:ascii="宋体" w:hAnsi="宋体" w:eastAsia="宋体" w:cs="宋体"/>
      <w:sz w:val="22"/>
      <w:szCs w:val="22"/>
      <w:u w:val="none"/>
      <w:shd w:val="clear" w:color="auto" w:fill="auto"/>
      <w:lang w:val="zh-TW" w:eastAsia="zh-TW" w:bidi="zh-TW"/>
    </w:rPr>
  </w:style>
  <w:style w:type="paragraph" w:customStyle="1" w:styleId="54">
    <w:name w:val="Other|1"/>
    <w:basedOn w:val="1"/>
    <w:qFormat/>
    <w:uiPriority w:val="0"/>
    <w:pPr>
      <w:widowControl w:val="0"/>
      <w:shd w:val="clear" w:color="auto" w:fill="auto"/>
      <w:spacing w:line="401" w:lineRule="auto"/>
      <w:ind w:firstLine="400"/>
    </w:pPr>
    <w:rPr>
      <w:rFonts w:ascii="宋体" w:hAnsi="宋体" w:eastAsia="宋体" w:cs="宋体"/>
      <w:sz w:val="22"/>
      <w:szCs w:val="22"/>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EB5BA70E9049EC8FFB4D03021B6556"/>
        <w:style w:val=""/>
        <w:category>
          <w:name w:val="常规"/>
          <w:gallery w:val="placeholder"/>
        </w:category>
        <w:types>
          <w:type w:val="bbPlcHdr"/>
        </w:types>
        <w:behaviors>
          <w:behavior w:val="content"/>
        </w:behaviors>
        <w:description w:val=""/>
        <w:guid w:val="{132CE08D-D885-411E-B6CD-BAB81694FA0C}"/>
      </w:docPartPr>
      <w:docPartBody>
        <w:p w14:paraId="5AB439D9">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B7"/>
    <w:rsid w:val="00002ECE"/>
    <w:rsid w:val="00122240"/>
    <w:rsid w:val="00215847"/>
    <w:rsid w:val="002B5A87"/>
    <w:rsid w:val="002F61B1"/>
    <w:rsid w:val="003A7938"/>
    <w:rsid w:val="004F1DF8"/>
    <w:rsid w:val="005128D7"/>
    <w:rsid w:val="005917CF"/>
    <w:rsid w:val="005D5339"/>
    <w:rsid w:val="00611FC7"/>
    <w:rsid w:val="006314E5"/>
    <w:rsid w:val="00643E69"/>
    <w:rsid w:val="00687561"/>
    <w:rsid w:val="006A1FC6"/>
    <w:rsid w:val="006A4D4E"/>
    <w:rsid w:val="00710447"/>
    <w:rsid w:val="0071684C"/>
    <w:rsid w:val="00724577"/>
    <w:rsid w:val="00745BD5"/>
    <w:rsid w:val="007668D9"/>
    <w:rsid w:val="00782BCB"/>
    <w:rsid w:val="007A0404"/>
    <w:rsid w:val="008259D0"/>
    <w:rsid w:val="008401EE"/>
    <w:rsid w:val="008E12D9"/>
    <w:rsid w:val="009D37F0"/>
    <w:rsid w:val="00A27410"/>
    <w:rsid w:val="00A31FAD"/>
    <w:rsid w:val="00A54A38"/>
    <w:rsid w:val="00B0230B"/>
    <w:rsid w:val="00B63801"/>
    <w:rsid w:val="00B747FB"/>
    <w:rsid w:val="00BA3919"/>
    <w:rsid w:val="00BE3845"/>
    <w:rsid w:val="00BF33B8"/>
    <w:rsid w:val="00CB50E6"/>
    <w:rsid w:val="00D211AB"/>
    <w:rsid w:val="00D81096"/>
    <w:rsid w:val="00DC6C3B"/>
    <w:rsid w:val="00DC6E79"/>
    <w:rsid w:val="00EA42FF"/>
    <w:rsid w:val="00EC70C2"/>
    <w:rsid w:val="00ED6032"/>
    <w:rsid w:val="00F6776F"/>
    <w:rsid w:val="00FC0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2EB5BA70E9049EC8FFB4D03021B6556"/>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3963</Words>
  <Characters>4094</Characters>
  <Lines>15</Lines>
  <Paragraphs>4</Paragraphs>
  <TotalTime>6</TotalTime>
  <ScaleCrop>false</ScaleCrop>
  <LinksUpToDate>false</LinksUpToDate>
  <CharactersWithSpaces>4160</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2023-06-27T13:44:00Z</dcterms:created>
  <dc:creator>Jiao Peng 焦鹏</dc:creator>
  <cp:lastModifiedBy>咨询组</cp:lastModifiedBy>
  <cp:lastPrinted>2022-12-28T03:00:00Z</cp:lastPrinted>
  <dcterms:modified xsi:type="dcterms:W3CDTF">2026-04-08T08:05:51Z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708984BBBCD046108C8D39F3B8588456_12</vt:lpwstr>
  </property>
  <property fmtid="{D5CDD505-2E9C-101B-9397-08002B2CF9AE}" pid="4" name="DocID">
    <vt:lpwstr>421902850387</vt:lpwstr>
  </property>
  <property fmtid="{D5CDD505-2E9C-101B-9397-08002B2CF9AE}" pid="5" name="KSOTemplateDocerSaveRecord">
    <vt:lpwstr>eyJoZGlkIjoiMzczZTZkZjhlNzE3YTYyMjZmNTk5OWIyZGQ3NGUzOTUiLCJ1c2VySWQiOiI4Njc5OTExODUifQ==</vt:lpwstr>
  </property>
</Properties>
</file>
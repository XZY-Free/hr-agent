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03BEA">
      <w:pPr>
        <w:spacing w:before="120" w:after="120" w:line="288" w:lineRule="auto"/>
        <w:ind w:left="0" w:firstLine="0"/>
        <w:jc w:val="center"/>
        <w:rPr>
          <w:rFonts w:hint="eastAsia" w:ascii="宋体" w:hAnsi="宋体" w:eastAsia="宋体" w:cs="宋体"/>
          <w:b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sz w:val="28"/>
          <w:szCs w:val="28"/>
          <w:u w:val="none"/>
        </w:rPr>
        <w:t>关于明确华润啤酒岗位授权管理要求的通知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u w:val="none"/>
          <w:lang w:val="en-US" w:eastAsia="zh-CN"/>
        </w:rPr>
        <w:t>（华啤人力〔2023〕178号）</w:t>
      </w:r>
    </w:p>
    <w:p w14:paraId="13A0A13D">
      <w:pPr>
        <w:spacing w:line="240" w:lineRule="auto"/>
        <w:ind w:left="0" w:firstLine="0"/>
        <w:jc w:val="left"/>
        <w:rPr>
          <w:rFonts w:hint="default" w:ascii="宋体" w:hAnsi="宋体" w:eastAsia="宋体" w:cs="宋体"/>
          <w:b w:val="0"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u w:val="none"/>
          <w:lang w:val="en-US" w:eastAsia="zh-CN"/>
        </w:rPr>
        <w:t>///</w:t>
      </w:r>
    </w:p>
    <w:p w14:paraId="0F7658E0">
      <w:pPr>
        <w:spacing w:before="120" w:after="120" w:line="288" w:lineRule="auto"/>
        <w:ind w:left="0" w:firstLine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华润啤酒职能部门、直属机构，华润雪花、华润酒业：</w:t>
      </w:r>
    </w:p>
    <w:p w14:paraId="518C6A1A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为不断提升公司管理水平，加强内部风险控制，严肃华润啤酒岗位履职与授权管理机制。经公司研究，现将相关管理要求通知如下：</w:t>
      </w:r>
    </w:p>
    <w:p w14:paraId="33FB80EA">
      <w:pPr>
        <w:spacing w:line="240" w:lineRule="auto"/>
        <w:ind w:left="0" w:firstLine="0"/>
        <w:jc w:val="left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///</w:t>
      </w:r>
    </w:p>
    <w:p w14:paraId="7ABF47D0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一、岗位责权管理要求</w:t>
      </w:r>
    </w:p>
    <w:p w14:paraId="5AD7AC83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根据组织设置原则，各级组织及岗位均需承接上级组织分解的职责，按对应权限开展工作，各岗位应保持权责对等、权责一致。</w:t>
      </w:r>
    </w:p>
    <w:p w14:paraId="1795D379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华润啤酒各岗位的职责执行统一规范管理，各岗位应按既定职责行使岗位职权和承担相应责任。</w:t>
      </w:r>
    </w:p>
    <w:p w14:paraId="263E167B">
      <w:pPr>
        <w:spacing w:line="240" w:lineRule="auto"/>
        <w:ind w:left="0" w:firstLine="0"/>
        <w:jc w:val="left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///</w:t>
      </w:r>
    </w:p>
    <w:p w14:paraId="70F272E3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二、岗位授权管理对象</w:t>
      </w:r>
    </w:p>
    <w:p w14:paraId="27834D0D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适用于华润啤酒及下属各单位</w:t>
      </w:r>
      <w:del w:id="0" w:author="咨询组" w:date="2026-01-15T13:29:35Z">
        <w:r>
          <w:rPr>
            <w:rFonts w:hint="default" w:ascii="宋体" w:hAnsi="宋体" w:eastAsia="宋体" w:cs="宋体"/>
            <w:color w:val="auto"/>
            <w:sz w:val="24"/>
            <w:szCs w:val="24"/>
            <w:lang w:val="en-US"/>
          </w:rPr>
          <w:delText>KM2及以下经理人岗</w:delText>
        </w:r>
      </w:del>
      <w:ins w:id="1" w:author="咨询组" w:date="2026-01-15T13:29:39Z">
        <w:r>
          <w:rPr>
            <w:rFonts w:hint="eastAsia" w:ascii="宋体" w:hAnsi="宋体" w:eastAsia="宋体" w:cs="宋体"/>
            <w:color w:val="auto"/>
            <w:sz w:val="24"/>
            <w:szCs w:val="24"/>
            <w:lang w:val="en-US" w:eastAsia="zh-CN"/>
          </w:rPr>
          <w:t>M5</w:t>
        </w:r>
      </w:ins>
      <w:ins w:id="2" w:author="咨询组" w:date="2026-01-15T13:29:42Z">
        <w:r>
          <w:rPr>
            <w:rFonts w:hint="eastAsia" w:ascii="宋体" w:hAnsi="宋体" w:eastAsia="宋体" w:cs="宋体"/>
            <w:color w:val="auto"/>
            <w:sz w:val="24"/>
            <w:szCs w:val="24"/>
            <w:lang w:val="en-US" w:eastAsia="zh-CN"/>
          </w:rPr>
          <w:t>和M</w:t>
        </w:r>
      </w:ins>
      <w:ins w:id="3" w:author="咨询组" w:date="2026-01-15T13:29:43Z">
        <w:r>
          <w:rPr>
            <w:rFonts w:hint="eastAsia" w:ascii="宋体" w:hAnsi="宋体" w:eastAsia="宋体" w:cs="宋体"/>
            <w:color w:val="auto"/>
            <w:sz w:val="24"/>
            <w:szCs w:val="24"/>
            <w:lang w:val="en-US" w:eastAsia="zh-CN"/>
          </w:rPr>
          <w:t>6</w:t>
        </w:r>
      </w:ins>
      <w:ins w:id="4" w:author="咨询组" w:date="2026-01-15T13:29:45Z">
        <w:r>
          <w:rPr>
            <w:rFonts w:hint="eastAsia" w:ascii="宋体" w:hAnsi="宋体" w:eastAsia="宋体" w:cs="宋体"/>
            <w:color w:val="auto"/>
            <w:sz w:val="24"/>
            <w:szCs w:val="24"/>
            <w:lang w:val="en-US" w:eastAsia="zh-CN"/>
          </w:rPr>
          <w:t>干部</w:t>
        </w:r>
      </w:ins>
      <w:ins w:id="5" w:author="咨询组" w:date="2026-01-15T13:29:46Z">
        <w:r>
          <w:rPr>
            <w:rFonts w:hint="eastAsia" w:ascii="宋体" w:hAnsi="宋体" w:eastAsia="宋体" w:cs="宋体"/>
            <w:color w:val="auto"/>
            <w:sz w:val="24"/>
            <w:szCs w:val="24"/>
            <w:lang w:val="en-US" w:eastAsia="zh-CN"/>
          </w:rPr>
          <w:t>、</w:t>
        </w:r>
      </w:ins>
      <w:ins w:id="6" w:author="咨询组" w:date="2026-01-15T13:29:47Z">
        <w:r>
          <w:rPr>
            <w:rFonts w:hint="eastAsia" w:ascii="宋体" w:hAnsi="宋体" w:eastAsia="宋体" w:cs="宋体"/>
            <w:color w:val="auto"/>
            <w:sz w:val="24"/>
            <w:szCs w:val="24"/>
            <w:lang w:val="en-US" w:eastAsia="zh-CN"/>
          </w:rPr>
          <w:t>M4</w:t>
        </w:r>
      </w:ins>
      <w:ins w:id="7" w:author="咨询组" w:date="2026-01-15T13:29:49Z">
        <w:r>
          <w:rPr>
            <w:rFonts w:hint="eastAsia" w:ascii="宋体" w:hAnsi="宋体" w:eastAsia="宋体" w:cs="宋体"/>
            <w:color w:val="auto"/>
            <w:sz w:val="24"/>
            <w:szCs w:val="24"/>
            <w:lang w:val="en-US" w:eastAsia="zh-CN"/>
          </w:rPr>
          <w:t>资深</w:t>
        </w:r>
      </w:ins>
      <w:ins w:id="8" w:author="咨询组" w:date="2026-01-15T13:29:51Z">
        <w:r>
          <w:rPr>
            <w:rFonts w:hint="eastAsia" w:ascii="宋体" w:hAnsi="宋体" w:eastAsia="宋体" w:cs="宋体"/>
            <w:color w:val="auto"/>
            <w:sz w:val="24"/>
            <w:szCs w:val="24"/>
            <w:lang w:val="en-US" w:eastAsia="zh-CN"/>
          </w:rPr>
          <w:t>管理</w:t>
        </w:r>
      </w:ins>
      <w:ins w:id="9" w:author="咨询组" w:date="2026-01-15T13:29:52Z">
        <w:r>
          <w:rPr>
            <w:rFonts w:hint="eastAsia" w:ascii="宋体" w:hAnsi="宋体" w:eastAsia="宋体" w:cs="宋体"/>
            <w:color w:val="auto"/>
            <w:sz w:val="24"/>
            <w:szCs w:val="24"/>
            <w:lang w:val="en-US" w:eastAsia="zh-CN"/>
          </w:rPr>
          <w:t>人员</w:t>
        </w:r>
      </w:ins>
      <w:r>
        <w:rPr>
          <w:rFonts w:hint="eastAsia" w:ascii="宋体" w:hAnsi="宋体" w:eastAsia="宋体" w:cs="宋体"/>
          <w:color w:val="auto"/>
          <w:sz w:val="24"/>
          <w:szCs w:val="24"/>
        </w:rPr>
        <w:t>、专业总监岗、经理级及专业岗。</w:t>
      </w:r>
    </w:p>
    <w:p w14:paraId="08E6D8F3">
      <w:pPr>
        <w:spacing w:line="240" w:lineRule="auto"/>
        <w:ind w:left="0" w:firstLine="0"/>
        <w:jc w:val="left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///</w:t>
      </w:r>
    </w:p>
    <w:p w14:paraId="17A6BB43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三、岗位授权范围</w:t>
      </w:r>
    </w:p>
    <w:p w14:paraId="52C2E14E">
      <w:pPr>
        <w:spacing w:before="120" w:after="120" w:line="288" w:lineRule="auto"/>
        <w:ind w:left="0" w:firstLine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（一）岗位授权情形</w:t>
      </w:r>
    </w:p>
    <w:p w14:paraId="4AA8A413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1.必须授权的情形：在岗人员因长期病假、出国境、停职检查等导致无法履行岗位职责的，需进行岗位授权。</w:t>
      </w:r>
    </w:p>
    <w:p w14:paraId="611E7D97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2.可授权的情形：因岗位空缺、兼岗、休假等原因而无法保证正常履职的，可进行岗位授权。</w:t>
      </w:r>
    </w:p>
    <w:p w14:paraId="511A2381">
      <w:pPr>
        <w:spacing w:line="240" w:lineRule="auto"/>
        <w:ind w:left="0" w:firstLine="0"/>
        <w:jc w:val="left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///</w:t>
      </w:r>
    </w:p>
    <w:p w14:paraId="2A02A567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3.不允许授权的情形：</w:t>
      </w:r>
    </w:p>
    <w:p w14:paraId="63CB8D93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（1）岗位人员能够正常履职的。</w:t>
      </w:r>
    </w:p>
    <w:p w14:paraId="5ABCE6AA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（2）违反公司组织架构统一设置及职责分工的。</w:t>
      </w:r>
    </w:p>
    <w:p w14:paraId="52315490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（3）属于本职岗位应履行的日常工作职责（如休假、报销、出差等审批工作）。</w:t>
      </w:r>
    </w:p>
    <w:p w14:paraId="418CC638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（4）其他违反组织管理原则的情形。</w:t>
      </w:r>
    </w:p>
    <w:p w14:paraId="76342262">
      <w:pPr>
        <w:spacing w:line="240" w:lineRule="auto"/>
        <w:ind w:left="0" w:firstLine="0"/>
        <w:jc w:val="left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///</w:t>
      </w:r>
    </w:p>
    <w:p w14:paraId="533EF11E">
      <w:pPr>
        <w:spacing w:before="120" w:after="120" w:line="288" w:lineRule="auto"/>
        <w:ind w:left="0" w:firstLine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（二）授权基本规则：</w:t>
      </w:r>
    </w:p>
    <w:p w14:paraId="279BE8EC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1.因休假、出国境等原因需授权的，可由授权岗位向同级或直接下级进行授权。</w:t>
      </w:r>
    </w:p>
    <w:p w14:paraId="7CF7E904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2.因长期病假、停职检查、岗位空缺、兼岗等原因需授权的，由授权岗位直接上级向上一级单位负责人请示同意后进行授权。</w:t>
      </w:r>
    </w:p>
    <w:p w14:paraId="4ACB548E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3.对不允许授权的情形，原则上不得进行授权，确因特殊原因需授权的，需逐级审批至华润啤酒总裁。</w:t>
      </w:r>
    </w:p>
    <w:p w14:paraId="46FD6927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4.授权前应当明确授权岗位的责任归属，由授权岗位承担授权期间的主要责任，被授权岗位承担次要责任，被授权岗位考核按照兼职考核规则执行。</w:t>
      </w:r>
    </w:p>
    <w:p w14:paraId="79F33C96">
      <w:pPr>
        <w:spacing w:line="240" w:lineRule="auto"/>
        <w:ind w:left="0" w:firstLine="0"/>
        <w:jc w:val="left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///</w:t>
      </w:r>
    </w:p>
    <w:p w14:paraId="6EFCD301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四、岗位授权期限</w:t>
      </w:r>
    </w:p>
    <w:p w14:paraId="6DD558D7">
      <w:pPr>
        <w:spacing w:before="120" w:after="120" w:line="288" w:lineRule="auto"/>
        <w:ind w:left="0" w:firstLine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（一）长期病假岗位的授权时间不超过6个月。</w:t>
      </w:r>
    </w:p>
    <w:p w14:paraId="3844BB8B">
      <w:pPr>
        <w:spacing w:before="120" w:after="120" w:line="288" w:lineRule="auto"/>
        <w:ind w:left="0" w:firstLine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（二）停职检查岗位单次授权不超过6个月，在停职次日由停职岗位的直接上级进行授权。</w:t>
      </w:r>
    </w:p>
    <w:p w14:paraId="530A6BC6">
      <w:pPr>
        <w:spacing w:before="120" w:after="120" w:line="288" w:lineRule="auto"/>
        <w:ind w:left="0" w:firstLine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（三）出现人员空缺的岗位在不安排人员兼任的情况下，可由空缺岗位的直接上级安排授权，授权时间不超过3个月。</w:t>
      </w:r>
    </w:p>
    <w:p w14:paraId="0CA32750">
      <w:pPr>
        <w:spacing w:before="120" w:after="120" w:line="288" w:lineRule="auto"/>
        <w:ind w:left="0" w:firstLine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（四）兼任其他岗位工作的岗位，为避免同时处理的工作量过大而影响正常履职，可将兼职岗位的部分或者全部进行授权，授权时间不超过3个月；原则上兼职岗位不超过一个，且需要实际履职并承担兼职岗位的绩效考核。</w:t>
      </w:r>
    </w:p>
    <w:p w14:paraId="6B7313E1">
      <w:pPr>
        <w:spacing w:before="120" w:after="120" w:line="288" w:lineRule="auto"/>
        <w:ind w:left="0" w:firstLine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（五）其他情形的授权一般不超过1个月。</w:t>
      </w:r>
    </w:p>
    <w:p w14:paraId="6A6B2C2F">
      <w:pPr>
        <w:spacing w:before="120" w:after="120" w:line="288" w:lineRule="auto"/>
        <w:ind w:left="0" w:firstLine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（六）如因特殊情形需延长授权时间，除</w:t>
      </w:r>
      <w:del w:id="10" w:author="咨询组" w:date="2026-01-15T13:31:26Z">
        <w:r>
          <w:rPr>
            <w:rFonts w:hint="default" w:ascii="宋体" w:hAnsi="宋体" w:eastAsia="宋体" w:cs="宋体"/>
            <w:color w:val="auto"/>
            <w:sz w:val="24"/>
            <w:szCs w:val="24"/>
            <w:lang w:val="en-US"/>
          </w:rPr>
          <w:delText>上述第2条外</w:delText>
        </w:r>
      </w:del>
      <w:ins w:id="11" w:author="咨询组" w:date="2026-01-15T13:31:28Z">
        <w:r>
          <w:rPr>
            <w:rFonts w:hint="eastAsia" w:ascii="宋体" w:hAnsi="宋体" w:eastAsia="宋体" w:cs="宋体"/>
            <w:color w:val="auto"/>
            <w:sz w:val="24"/>
            <w:szCs w:val="24"/>
            <w:lang w:val="en-US" w:eastAsia="zh-CN"/>
          </w:rPr>
          <w:t>停职</w:t>
        </w:r>
      </w:ins>
      <w:ins w:id="12" w:author="咨询组" w:date="2026-01-15T13:31:29Z">
        <w:r>
          <w:rPr>
            <w:rFonts w:hint="eastAsia" w:ascii="宋体" w:hAnsi="宋体" w:eastAsia="宋体" w:cs="宋体"/>
            <w:color w:val="auto"/>
            <w:sz w:val="24"/>
            <w:szCs w:val="24"/>
            <w:lang w:val="en-US" w:eastAsia="zh-CN"/>
          </w:rPr>
          <w:t>检查</w:t>
        </w:r>
      </w:ins>
      <w:ins w:id="13" w:author="咨询组" w:date="2026-01-15T13:31:32Z">
        <w:r>
          <w:rPr>
            <w:rFonts w:hint="eastAsia" w:ascii="宋体" w:hAnsi="宋体" w:eastAsia="宋体" w:cs="宋体"/>
            <w:color w:val="auto"/>
            <w:sz w:val="24"/>
            <w:szCs w:val="24"/>
            <w:lang w:val="en-US" w:eastAsia="zh-CN"/>
          </w:rPr>
          <w:t>情形</w:t>
        </w:r>
      </w:ins>
      <w:ins w:id="14" w:author="咨询组" w:date="2026-01-15T13:31:33Z">
        <w:r>
          <w:rPr>
            <w:rFonts w:hint="eastAsia" w:ascii="宋体" w:hAnsi="宋体" w:eastAsia="宋体" w:cs="宋体"/>
            <w:color w:val="auto"/>
            <w:sz w:val="24"/>
            <w:szCs w:val="24"/>
            <w:lang w:val="en-US" w:eastAsia="zh-CN"/>
          </w:rPr>
          <w:t>外</w:t>
        </w:r>
      </w:ins>
      <w:r>
        <w:rPr>
          <w:rFonts w:hint="eastAsia" w:ascii="宋体" w:hAnsi="宋体" w:eastAsia="宋体" w:cs="宋体"/>
          <w:color w:val="auto"/>
          <w:sz w:val="24"/>
          <w:szCs w:val="24"/>
        </w:rPr>
        <w:t>，需逐级审批至华润啤酒总裁。</w:t>
      </w:r>
    </w:p>
    <w:p w14:paraId="589ED10B">
      <w:pPr>
        <w:spacing w:line="240" w:lineRule="auto"/>
        <w:ind w:left="0" w:firstLine="0"/>
        <w:jc w:val="left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///</w:t>
      </w:r>
    </w:p>
    <w:p w14:paraId="05CC52F1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五、岗位授权的形式</w:t>
      </w:r>
    </w:p>
    <w:p w14:paraId="3AFA8BC6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除休假、出国境可采取邮件形式授权外，其他情形均需以OA发文形式进行授权，相关OA及邮件告知被授权岗位的直接上级、相关平级及直接下级。</w:t>
      </w:r>
    </w:p>
    <w:p w14:paraId="1D3EB518">
      <w:pPr>
        <w:spacing w:line="240" w:lineRule="auto"/>
        <w:ind w:left="0" w:firstLine="0"/>
        <w:jc w:val="left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///</w:t>
      </w:r>
    </w:p>
    <w:p w14:paraId="60474835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六、执行要求</w:t>
      </w:r>
    </w:p>
    <w:p w14:paraId="22CFD6A4">
      <w:pPr>
        <w:spacing w:before="120" w:after="120" w:line="288" w:lineRule="auto"/>
        <w:ind w:left="0" w:firstLine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（一）本通知自下发之日起正式实施，各单位需按照本通知要求进行自查清理，存在问题的需在本通知下发后一个月内完成整改。</w:t>
      </w:r>
    </w:p>
    <w:p w14:paraId="0BFE3430">
      <w:pPr>
        <w:spacing w:before="120" w:after="120" w:line="288" w:lineRule="auto"/>
        <w:ind w:left="0" w:firstLine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（二）各信息系统主责部门应定期对各自信息系统中的授权行为进行检查，华润啤酒审计部在履行审计职责时应对授权履行情况进行审计。</w:t>
      </w:r>
    </w:p>
    <w:p w14:paraId="4C346D7F">
      <w:pPr>
        <w:spacing w:before="120" w:after="120" w:line="288" w:lineRule="auto"/>
        <w:ind w:left="0" w:firstLine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（三）如出现多岗位、长期性授权日常管理工作的，须由流程主责部门研究审批流程的科学性和合理性。</w:t>
      </w:r>
    </w:p>
    <w:p w14:paraId="19DDEECF">
      <w:pPr>
        <w:spacing w:line="240" w:lineRule="auto"/>
        <w:ind w:left="0" w:firstLine="0"/>
        <w:jc w:val="left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///</w:t>
      </w:r>
      <w:bookmarkStart w:id="0" w:name="_GoBack"/>
      <w:bookmarkEnd w:id="0"/>
    </w:p>
    <w:p w14:paraId="431E4B90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7B9A2217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特此通知。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    </w:t>
      </w:r>
    </w:p>
    <w:p w14:paraId="32F95715">
      <w:pPr>
        <w:spacing w:before="120" w:after="120" w:line="288" w:lineRule="auto"/>
        <w:ind w:left="0" w:firstLine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373781AC">
      <w:pPr>
        <w:spacing w:before="120" w:after="120" w:line="288" w:lineRule="auto"/>
        <w:ind w:left="0" w:firstLine="420"/>
        <w:jc w:val="center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华润啤酒（控股）有限公司</w:t>
      </w:r>
    </w:p>
    <w:p w14:paraId="192E3E39">
      <w:pPr>
        <w:spacing w:before="120" w:after="120" w:line="288" w:lineRule="auto"/>
        <w:ind w:left="0" w:firstLine="420"/>
        <w:jc w:val="center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人力资源部、审计部</w:t>
      </w:r>
    </w:p>
    <w:p w14:paraId="252C7929">
      <w:pPr>
        <w:spacing w:before="120" w:after="120" w:line="288" w:lineRule="auto"/>
        <w:ind w:left="0" w:firstLine="420"/>
        <w:jc w:val="center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二〇二三年八月十日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9C64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D6DF5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B195C">
    <w:r>
      <w:pict>
        <v:shape id="PowerPlusWaterMarkObject3" o:spid="_x0000_s4098" o:spt="136" type="#_x0000_t136" style="position:absolute;left:0pt;height:207.5pt;width:415pt;mso-position-horizontal:center;mso-position-horizontal-relative:margin;mso-position-vertical:center;mso-position-vertical-relative:margin;z-index:-251657216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  <v:textpath on="t" fitshape="t" fitpath="t" trim="f" xscale="f" string=" 范华玉 0118 严禁传输国家秘密信息" style="font-family:&amp;quot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10C55">
    <w:r>
      <w:pict>
        <v:shape id="PowerPlusWaterMarkObject2" o:spid="_x0000_s4097" o:spt="136" type="#_x0000_t136" style="position:absolute;left:0pt;height:207.5pt;width:415pt;mso-position-horizontal:center;mso-position-horizontal-relative:margin;mso-position-vertical:center;mso-position-vertical-relative:margin;z-index:-251657216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  <v:textpath on="t" fitshape="t" fitpath="t" trim="f" xscale="f" string=" 范华玉 0118 严禁传输国家秘密信息" style="font-family:&amp;quot;font-size:1pt;v-text-align:center;"/>
        </v:shape>
      </w:pic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咨询组">
    <w15:presenceInfo w15:providerId="None" w15:userId="咨询组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0C26BAB"/>
    <w:rsid w:val="234C4BCD"/>
    <w:rsid w:val="625966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5</TotalTime>
  <ScaleCrop>false</ScaleCrop>
  <LinksUpToDate>false</LinksUpToDate>
  <Application>WPS Office_12.8.2.19435_F1E327BC-269C-435d-A152-05C5408002CA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2024-10-22T06:13:00Z</dcterms:created>
  <dc:creator>Apache POI</dc:creator>
  <cp:lastModifiedBy>咨询组</cp:lastModifiedBy>
  <dcterms:modified xsi:type="dcterms:W3CDTF">2026-01-28T06:07:17Z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2052-12.8.2.19435</vt:lpwstr>
  </property>
  <property fmtid="{D5CDD505-2E9C-101B-9397-08002B2CF9AE}" pid="3" name="ICV">
    <vt:lpwstr>BF82AC09E6994271914866477C8FC9C3_12</vt:lpwstr>
  </property>
</Properties>
</file>
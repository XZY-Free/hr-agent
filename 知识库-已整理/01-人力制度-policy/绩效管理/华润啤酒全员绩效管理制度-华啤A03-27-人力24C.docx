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86C30">
      <w:pPr>
        <w:spacing w:after="0" w:line="560" w:lineRule="exact"/>
        <w:jc w:val="center"/>
        <w:rPr>
          <w:rFonts w:hint="eastAsia" w:ascii="华文中宋" w:hAnsi="华文中宋" w:eastAsia="华文中宋"/>
          <w:bCs/>
          <w:sz w:val="28"/>
          <w:szCs w:val="28"/>
          <w:lang w:eastAsia="zh-CN"/>
        </w:rPr>
      </w:pPr>
      <w:r>
        <w:rPr>
          <w:rFonts w:hint="eastAsia" w:ascii="华文中宋" w:hAnsi="华文中宋" w:eastAsia="华文中宋"/>
          <w:bCs/>
          <w:sz w:val="36"/>
          <w:szCs w:val="36"/>
        </w:rPr>
        <w:t>华润啤酒全员绩效管理制度华啤</w:t>
      </w:r>
      <w:r>
        <w:rPr>
          <w:rFonts w:hint="eastAsia" w:ascii="华文中宋" w:hAnsi="华文中宋" w:eastAsia="华文中宋"/>
          <w:bCs/>
          <w:sz w:val="28"/>
          <w:szCs w:val="28"/>
          <w:lang w:eastAsia="zh-CN"/>
        </w:rPr>
        <w:t>（</w:t>
      </w:r>
      <w:r>
        <w:rPr>
          <w:rFonts w:hint="eastAsia" w:ascii="华文中宋" w:hAnsi="华文中宋" w:eastAsia="华文中宋"/>
          <w:bCs/>
          <w:sz w:val="28"/>
          <w:szCs w:val="28"/>
        </w:rPr>
        <w:t>A03-27-人力24C</w:t>
      </w:r>
      <w:r>
        <w:rPr>
          <w:rFonts w:hint="eastAsia" w:ascii="华文中宋" w:hAnsi="华文中宋" w:eastAsia="华文中宋"/>
          <w:bCs/>
          <w:sz w:val="28"/>
          <w:szCs w:val="28"/>
          <w:lang w:eastAsia="zh-CN"/>
        </w:rPr>
        <w:t>）</w:t>
      </w:r>
    </w:p>
    <w:p w14:paraId="4189C0F9">
      <w:pPr>
        <w:spacing w:after="0" w:line="560" w:lineRule="exact"/>
        <w:jc w:val="left"/>
        <w:rPr>
          <w:rFonts w:hint="eastAsia" w:ascii="华文中宋" w:hAnsi="华文中宋" w:eastAsia="华文中宋"/>
          <w:bCs/>
          <w:sz w:val="28"/>
          <w:szCs w:val="28"/>
          <w:lang w:val="en-US" w:eastAsia="zh-CN"/>
        </w:rPr>
      </w:pPr>
    </w:p>
    <w:p w14:paraId="4869B22D">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4A5FB897">
      <w:pPr>
        <w:spacing w:after="0" w:line="560" w:lineRule="exact"/>
        <w:jc w:val="left"/>
        <w:rPr>
          <w:rFonts w:hint="default" w:ascii="华文中宋" w:hAnsi="华文中宋" w:eastAsia="华文中宋"/>
          <w:bCs/>
          <w:sz w:val="28"/>
          <w:szCs w:val="28"/>
          <w:lang w:val="en-US" w:eastAsia="zh-CN"/>
        </w:rPr>
      </w:pPr>
    </w:p>
    <w:p w14:paraId="08FB293C">
      <w:pPr>
        <w:pStyle w:val="29"/>
        <w:numPr>
          <w:ilvl w:val="0"/>
          <w:numId w:val="0"/>
        </w:numPr>
        <w:ind w:left="0" w:leftChars="0" w:firstLine="0" w:firstLineChars="0"/>
        <w:jc w:val="center"/>
        <w:rPr>
          <w:rFonts w:ascii="黑体" w:hAnsi="黑体" w:eastAsia="黑体"/>
          <w:bCs/>
        </w:rPr>
      </w:pPr>
      <w:bookmarkStart w:id="0" w:name="_Toc121055810"/>
      <w:bookmarkStart w:id="1" w:name="_Toc154418352"/>
      <w:bookmarkStart w:id="2" w:name="_Toc121147701"/>
      <w:bookmarkStart w:id="3" w:name="_Toc170931932"/>
      <w:r>
        <w:rPr>
          <w:rFonts w:hint="eastAsia" w:ascii="黑体" w:hAnsi="黑体" w:eastAsia="黑体" w:cs="Times New Roman"/>
          <w:b w:val="0"/>
          <w:bCs/>
          <w:kern w:val="2"/>
          <w:sz w:val="32"/>
          <w:szCs w:val="32"/>
          <w:lang w:val="en-US" w:eastAsia="zh-CN" w:bidi="ar-SA"/>
        </w:rPr>
        <w:t xml:space="preserve">第一章 </w:t>
      </w:r>
      <w:r>
        <w:rPr>
          <w:rFonts w:hint="eastAsia" w:ascii="黑体" w:hAnsi="黑体" w:eastAsia="黑体"/>
        </w:rPr>
        <w:t>总则</w:t>
      </w:r>
      <w:bookmarkEnd w:id="0"/>
      <w:bookmarkEnd w:id="1"/>
      <w:bookmarkEnd w:id="2"/>
      <w:bookmarkEnd w:id="3"/>
    </w:p>
    <w:p w14:paraId="26699454">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第一条</w:t>
      </w:r>
      <w:r>
        <w:rPr>
          <w:rFonts w:hint="eastAsia" w:ascii="仿宋_GB2312" w:hAnsi="仿宋" w:eastAsia="仿宋_GB2312" w:cs="仿宋"/>
          <w:sz w:val="32"/>
          <w:szCs w:val="32"/>
        </w:rPr>
        <w:t>为建立系统、科学的全员绩效管理体系，充分调动员工积极性，发挥员工创造性，公平、公正、客观地评估员工贡献，促进组织和个人绩效达成，特制订本制度。</w:t>
      </w:r>
    </w:p>
    <w:p w14:paraId="6317B176">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sz w:val="32"/>
          <w:szCs w:val="32"/>
        </w:rPr>
      </w:pPr>
      <w:bookmarkStart w:id="4" w:name="_Toc261680071"/>
      <w:bookmarkStart w:id="5" w:name="_Toc297970561"/>
      <w:r>
        <w:rPr>
          <w:rFonts w:hint="eastAsia" w:ascii="黑体" w:hAnsi="黑体" w:eastAsia="黑体" w:cs="仿宋"/>
          <w:b w:val="0"/>
          <w:sz w:val="32"/>
          <w:szCs w:val="32"/>
          <w:lang w:val="en-US" w:eastAsia="zh-CN" w:bidi="ar-SA"/>
        </w:rPr>
        <w:t>第二条</w:t>
      </w:r>
      <w:r>
        <w:rPr>
          <w:rFonts w:hint="eastAsia" w:ascii="仿宋_GB2312" w:hAnsi="仿宋" w:eastAsia="仿宋_GB2312" w:cs="仿宋"/>
          <w:sz w:val="32"/>
          <w:szCs w:val="32"/>
        </w:rPr>
        <w:t>本制度适用于华润啤酒各级组织及全体员工。</w:t>
      </w:r>
    </w:p>
    <w:p w14:paraId="1F35984E">
      <w:pPr>
        <w:spacing w:after="0" w:line="560" w:lineRule="exact"/>
        <w:jc w:val="left"/>
        <w:rPr>
          <w:rFonts w:hint="eastAsia" w:ascii="华文中宋" w:hAnsi="华文中宋" w:eastAsia="华文中宋"/>
          <w:bCs/>
          <w:sz w:val="28"/>
          <w:szCs w:val="28"/>
          <w:lang w:val="en-US" w:eastAsia="zh-CN"/>
        </w:rPr>
      </w:pPr>
    </w:p>
    <w:p w14:paraId="70A236F0">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273163A3">
      <w:pPr>
        <w:spacing w:after="0" w:line="560" w:lineRule="exact"/>
        <w:jc w:val="left"/>
        <w:rPr>
          <w:rFonts w:hint="default" w:ascii="华文中宋" w:hAnsi="华文中宋" w:eastAsia="华文中宋"/>
          <w:bCs/>
          <w:sz w:val="28"/>
          <w:szCs w:val="28"/>
          <w:lang w:val="en-US" w:eastAsia="zh-CN"/>
        </w:rPr>
      </w:pPr>
    </w:p>
    <w:p w14:paraId="11B17988">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sz w:val="32"/>
          <w:szCs w:val="32"/>
        </w:rPr>
      </w:pPr>
    </w:p>
    <w:p w14:paraId="3BC076AE">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第三条</w:t>
      </w:r>
      <w:r>
        <w:rPr>
          <w:rFonts w:hint="eastAsia" w:ascii="仿宋_GB2312" w:hAnsi="仿宋" w:eastAsia="仿宋_GB2312" w:cs="仿宋"/>
          <w:sz w:val="32"/>
          <w:szCs w:val="32"/>
        </w:rPr>
        <w:t>术语和定义</w:t>
      </w:r>
    </w:p>
    <w:p w14:paraId="6195B5B2">
      <w:pPr>
        <w:widowControl w:val="0"/>
        <w:spacing w:after="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（一）干部及专业总监：指华润啤酒直管干部、华润雪花</w:t>
      </w:r>
      <w:r>
        <w:rPr>
          <w:rFonts w:ascii="仿宋_GB2312" w:hAnsi="仿宋_GB2312" w:eastAsia="仿宋_GB2312" w:cs="仿宋_GB2312"/>
          <w:sz w:val="32"/>
          <w:szCs w:val="32"/>
        </w:rPr>
        <w:t>/华润酒业事业部下属单位直管干部、专业总监及</w:t>
      </w:r>
      <w:r>
        <w:rPr>
          <w:rFonts w:hint="eastAsia" w:ascii="仿宋_GB2312" w:hAnsi="仿宋_GB2312" w:eastAsia="仿宋_GB2312" w:cs="仿宋_GB2312"/>
          <w:sz w:val="32"/>
          <w:szCs w:val="32"/>
        </w:rPr>
        <w:t>派驻参股公司直管干部。</w:t>
      </w:r>
    </w:p>
    <w:p w14:paraId="2B924818">
      <w:pPr>
        <w:widowControl w:val="0"/>
        <w:spacing w:after="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（二）绩效合同∕业绩合同：各级组织或个人与上级就绩效考核周期内应实现的工作订立的纸质版或电子版合同。</w:t>
      </w:r>
    </w:p>
    <w:p w14:paraId="2A89C4E3">
      <w:pPr>
        <w:widowControl w:val="0"/>
        <w:spacing w:after="0" w:line="560" w:lineRule="exact"/>
        <w:ind w:firstLine="640" w:firstLineChars="200"/>
        <w:jc w:val="both"/>
        <w:rPr>
          <w:rFonts w:ascii="仿宋_GB2312" w:hAnsi="仿宋_GB2312" w:eastAsia="仿宋_GB2312" w:cs="仿宋_GB2312"/>
          <w:sz w:val="32"/>
          <w:szCs w:val="32"/>
        </w:rPr>
      </w:pPr>
      <w:r>
        <w:rPr>
          <w:rFonts w:hint="eastAsia" w:ascii="仿宋_GB2312" w:hAnsi="仿宋_GB2312" w:eastAsia="仿宋_GB2312" w:cs="仿宋_GB2312"/>
          <w:sz w:val="32"/>
          <w:szCs w:val="32"/>
        </w:rPr>
        <w:t>（三）绩效辅导：贯穿于绩效管理的全过程，采用正式或非正式的方式对被考核者的工作进展、潜在障碍、存在问题、解决办法和取得的成绩等内容进行沟通，以提供支持、改善绩效，并为绩效考核提供依据。</w:t>
      </w:r>
    </w:p>
    <w:p w14:paraId="2831E490">
      <w:pPr>
        <w:widowControl w:val="0"/>
        <w:spacing w:after="0" w:line="560" w:lineRule="exact"/>
        <w:ind w:firstLine="640" w:firstLineChars="200"/>
        <w:jc w:val="both"/>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（四）绩效反馈：指考核者针对绩效考核结果及工作表现与被考核者进行双向沟通，以肯定成绩、指出不足，帮助员工明确改进计划及下一阶段的目标。</w:t>
      </w:r>
    </w:p>
    <w:p w14:paraId="7B46DF04">
      <w:pPr>
        <w:spacing w:after="0" w:line="560" w:lineRule="exact"/>
        <w:jc w:val="left"/>
        <w:rPr>
          <w:rFonts w:hint="eastAsia" w:ascii="华文中宋" w:hAnsi="华文中宋" w:eastAsia="华文中宋"/>
          <w:bCs/>
          <w:sz w:val="28"/>
          <w:szCs w:val="28"/>
          <w:lang w:val="en-US" w:eastAsia="zh-CN"/>
        </w:rPr>
      </w:pPr>
    </w:p>
    <w:p w14:paraId="75E544FB">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5242A037">
      <w:pPr>
        <w:spacing w:after="0" w:line="560" w:lineRule="exact"/>
        <w:jc w:val="left"/>
        <w:rPr>
          <w:rFonts w:hint="default" w:ascii="华文中宋" w:hAnsi="华文中宋" w:eastAsia="华文中宋"/>
          <w:bCs/>
          <w:sz w:val="28"/>
          <w:szCs w:val="28"/>
          <w:lang w:val="en-US" w:eastAsia="zh-CN"/>
        </w:rPr>
      </w:pPr>
    </w:p>
    <w:p w14:paraId="462CC8BB">
      <w:pPr>
        <w:widowControl w:val="0"/>
        <w:spacing w:after="0" w:line="560" w:lineRule="exact"/>
        <w:ind w:firstLine="640" w:firstLineChars="200"/>
        <w:jc w:val="both"/>
        <w:rPr>
          <w:rFonts w:hint="eastAsia" w:ascii="仿宋_GB2312" w:hAnsi="仿宋_GB2312" w:eastAsia="仿宋_GB2312" w:cs="仿宋_GB2312"/>
          <w:sz w:val="32"/>
          <w:szCs w:val="32"/>
        </w:rPr>
      </w:pPr>
    </w:p>
    <w:p w14:paraId="6C23FFB4">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第四条</w:t>
      </w:r>
      <w:r>
        <w:rPr>
          <w:rFonts w:hint="eastAsia" w:ascii="仿宋_GB2312" w:hAnsi="仿宋" w:eastAsia="仿宋_GB2312" w:cs="仿宋"/>
          <w:sz w:val="32"/>
          <w:szCs w:val="32"/>
        </w:rPr>
        <w:t>管理原则</w:t>
      </w:r>
    </w:p>
    <w:p w14:paraId="3C15807F">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（一）</w:t>
      </w:r>
      <w:r>
        <w:rPr>
          <w:rFonts w:ascii="仿宋_GB2312" w:hAnsi="仿宋" w:eastAsia="仿宋_GB2312" w:cs="仿宋"/>
          <w:sz w:val="32"/>
          <w:szCs w:val="32"/>
        </w:rPr>
        <w:t>战略导向：通过层层分解</w:t>
      </w:r>
      <w:r>
        <w:rPr>
          <w:rFonts w:hint="eastAsia" w:ascii="仿宋_GB2312" w:hAnsi="仿宋" w:eastAsia="仿宋_GB2312" w:cs="仿宋"/>
          <w:sz w:val="32"/>
          <w:szCs w:val="32"/>
        </w:rPr>
        <w:t>公司</w:t>
      </w:r>
      <w:r>
        <w:rPr>
          <w:rFonts w:ascii="仿宋_GB2312" w:hAnsi="仿宋" w:eastAsia="仿宋_GB2312" w:cs="仿宋"/>
          <w:sz w:val="32"/>
          <w:szCs w:val="32"/>
        </w:rPr>
        <w:t>战略目标，使各级组织和员工的工作目标与公司战略一致，并在日常工作和行为中落实</w:t>
      </w:r>
      <w:r>
        <w:rPr>
          <w:rFonts w:hint="eastAsia" w:ascii="仿宋_GB2312" w:hAnsi="仿宋" w:eastAsia="仿宋_GB2312" w:cs="仿宋"/>
          <w:sz w:val="32"/>
          <w:szCs w:val="32"/>
        </w:rPr>
        <w:t>。</w:t>
      </w:r>
    </w:p>
    <w:p w14:paraId="1FEF5564">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（二）</w:t>
      </w:r>
      <w:r>
        <w:rPr>
          <w:rFonts w:ascii="仿宋_GB2312" w:hAnsi="仿宋" w:eastAsia="仿宋_GB2312" w:cs="仿宋"/>
          <w:sz w:val="32"/>
          <w:szCs w:val="32"/>
        </w:rPr>
        <w:t>全过程沟通与辅导：考核者应为被考核者提供全过程</w:t>
      </w:r>
      <w:r>
        <w:rPr>
          <w:rFonts w:hint="eastAsia" w:ascii="仿宋_GB2312" w:hAnsi="仿宋" w:eastAsia="仿宋_GB2312" w:cs="仿宋"/>
          <w:sz w:val="32"/>
          <w:szCs w:val="32"/>
        </w:rPr>
        <w:t>的沟通</w:t>
      </w:r>
      <w:r>
        <w:rPr>
          <w:rFonts w:ascii="仿宋_GB2312" w:hAnsi="仿宋" w:eastAsia="仿宋_GB2312" w:cs="仿宋"/>
          <w:sz w:val="32"/>
          <w:szCs w:val="32"/>
        </w:rPr>
        <w:t>辅导，</w:t>
      </w:r>
      <w:r>
        <w:rPr>
          <w:rFonts w:hint="eastAsia" w:ascii="仿宋_GB2312" w:hAnsi="仿宋" w:eastAsia="仿宋_GB2312" w:cs="仿宋"/>
          <w:sz w:val="32"/>
          <w:szCs w:val="32"/>
        </w:rPr>
        <w:t>促进绩效</w:t>
      </w:r>
      <w:r>
        <w:rPr>
          <w:rFonts w:ascii="仿宋_GB2312" w:hAnsi="仿宋" w:eastAsia="仿宋_GB2312" w:cs="仿宋"/>
          <w:sz w:val="32"/>
          <w:szCs w:val="32"/>
        </w:rPr>
        <w:t>提升</w:t>
      </w:r>
      <w:r>
        <w:rPr>
          <w:rFonts w:hint="eastAsia" w:ascii="仿宋_GB2312" w:hAnsi="仿宋" w:eastAsia="仿宋_GB2312" w:cs="仿宋"/>
          <w:sz w:val="32"/>
          <w:szCs w:val="32"/>
        </w:rPr>
        <w:t>。</w:t>
      </w:r>
    </w:p>
    <w:p w14:paraId="662170D4">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（三）</w:t>
      </w:r>
      <w:r>
        <w:rPr>
          <w:rFonts w:ascii="仿宋_GB2312" w:hAnsi="仿宋" w:eastAsia="仿宋_GB2312" w:cs="仿宋"/>
          <w:sz w:val="32"/>
          <w:szCs w:val="32"/>
        </w:rPr>
        <w:t>有效激励：绩效考核结果应与</w:t>
      </w:r>
      <w:r>
        <w:rPr>
          <w:rFonts w:hint="eastAsia" w:ascii="仿宋_GB2312" w:hAnsi="仿宋" w:eastAsia="仿宋_GB2312" w:cs="仿宋"/>
          <w:sz w:val="32"/>
          <w:szCs w:val="32"/>
        </w:rPr>
        <w:t>奖金分配与</w:t>
      </w:r>
      <w:r>
        <w:rPr>
          <w:rFonts w:ascii="仿宋_GB2312" w:hAnsi="仿宋" w:eastAsia="仿宋_GB2312" w:cs="仿宋"/>
          <w:sz w:val="32"/>
          <w:szCs w:val="32"/>
        </w:rPr>
        <w:t>发放、薪</w:t>
      </w:r>
      <w:r>
        <w:rPr>
          <w:rFonts w:hint="eastAsia" w:ascii="仿宋_GB2312" w:hAnsi="仿宋" w:eastAsia="仿宋_GB2312" w:cs="仿宋"/>
          <w:sz w:val="32"/>
          <w:szCs w:val="32"/>
        </w:rPr>
        <w:t>酬</w:t>
      </w:r>
      <w:r>
        <w:rPr>
          <w:rFonts w:ascii="仿宋_GB2312" w:hAnsi="仿宋" w:eastAsia="仿宋_GB2312" w:cs="仿宋"/>
          <w:sz w:val="32"/>
          <w:szCs w:val="32"/>
        </w:rPr>
        <w:t>调整、</w:t>
      </w:r>
      <w:r>
        <w:rPr>
          <w:rFonts w:hint="eastAsia" w:ascii="仿宋_GB2312" w:hAnsi="仿宋" w:eastAsia="仿宋_GB2312" w:cs="仿宋"/>
          <w:sz w:val="32"/>
          <w:szCs w:val="32"/>
        </w:rPr>
        <w:t>员工职业发展、岗位调整、评优表彰、培训发展</w:t>
      </w:r>
      <w:r>
        <w:rPr>
          <w:rFonts w:ascii="仿宋_GB2312" w:hAnsi="仿宋" w:eastAsia="仿宋_GB2312" w:cs="仿宋"/>
          <w:sz w:val="32"/>
          <w:szCs w:val="32"/>
        </w:rPr>
        <w:t>等建立有效关联，逐步建立多元化的绩效激励方式</w:t>
      </w:r>
      <w:r>
        <w:rPr>
          <w:rFonts w:hint="eastAsia" w:ascii="仿宋_GB2312" w:hAnsi="仿宋" w:eastAsia="仿宋_GB2312" w:cs="仿宋"/>
          <w:sz w:val="32"/>
          <w:szCs w:val="32"/>
        </w:rPr>
        <w:t>。</w:t>
      </w:r>
    </w:p>
    <w:p w14:paraId="416E8E88">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（四）</w:t>
      </w:r>
      <w:r>
        <w:rPr>
          <w:rFonts w:ascii="仿宋_GB2312" w:hAnsi="仿宋" w:eastAsia="仿宋_GB2312" w:cs="仿宋"/>
          <w:sz w:val="32"/>
          <w:szCs w:val="32"/>
        </w:rPr>
        <w:t>客观、公平、透明：绩效管理工作坚持制度、流程公开透明，目标制定科学，绩效</w:t>
      </w:r>
      <w:r>
        <w:rPr>
          <w:rFonts w:hint="eastAsia" w:ascii="仿宋_GB2312" w:hAnsi="仿宋" w:eastAsia="仿宋_GB2312" w:cs="仿宋"/>
          <w:sz w:val="32"/>
          <w:szCs w:val="32"/>
        </w:rPr>
        <w:t>评价</w:t>
      </w:r>
      <w:r>
        <w:rPr>
          <w:rFonts w:ascii="仿宋_GB2312" w:hAnsi="仿宋" w:eastAsia="仿宋_GB2312" w:cs="仿宋"/>
          <w:sz w:val="32"/>
          <w:szCs w:val="32"/>
        </w:rPr>
        <w:t>客观，结果公开、公平、公正。</w:t>
      </w:r>
    </w:p>
    <w:p w14:paraId="67C1F60C">
      <w:pPr>
        <w:spacing w:after="0" w:line="560" w:lineRule="exact"/>
        <w:jc w:val="left"/>
        <w:rPr>
          <w:rFonts w:hint="eastAsia" w:ascii="华文中宋" w:hAnsi="华文中宋" w:eastAsia="华文中宋"/>
          <w:bCs/>
          <w:sz w:val="28"/>
          <w:szCs w:val="28"/>
          <w:lang w:val="en-US" w:eastAsia="zh-CN"/>
        </w:rPr>
      </w:pPr>
    </w:p>
    <w:p w14:paraId="4EE2575B">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779DA98D">
      <w:pPr>
        <w:spacing w:after="0" w:line="560" w:lineRule="exact"/>
        <w:jc w:val="left"/>
        <w:rPr>
          <w:rFonts w:hint="default" w:ascii="华文中宋" w:hAnsi="华文中宋" w:eastAsia="华文中宋"/>
          <w:bCs/>
          <w:sz w:val="28"/>
          <w:szCs w:val="28"/>
          <w:lang w:val="en-US" w:eastAsia="zh-CN"/>
        </w:rPr>
      </w:pPr>
    </w:p>
    <w:p w14:paraId="3238B422">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p>
    <w:p w14:paraId="495ED36B">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第五条</w:t>
      </w:r>
      <w:r>
        <w:rPr>
          <w:rFonts w:hint="eastAsia" w:ascii="仿宋_GB2312" w:hAnsi="仿宋" w:eastAsia="仿宋_GB2312" w:cs="仿宋"/>
          <w:sz w:val="32"/>
          <w:szCs w:val="32"/>
        </w:rPr>
        <w:t>全员</w:t>
      </w:r>
      <w:r>
        <w:rPr>
          <w:rFonts w:ascii="仿宋_GB2312" w:hAnsi="仿宋" w:eastAsia="仿宋_GB2312" w:cs="仿宋"/>
          <w:sz w:val="32"/>
          <w:szCs w:val="32"/>
        </w:rPr>
        <w:t>绩效管理</w:t>
      </w:r>
      <w:r>
        <w:rPr>
          <w:rFonts w:hint="eastAsia" w:ascii="仿宋_GB2312" w:hAnsi="仿宋" w:eastAsia="仿宋_GB2312" w:cs="仿宋"/>
          <w:sz w:val="32"/>
          <w:szCs w:val="32"/>
        </w:rPr>
        <w:t>应</w:t>
      </w:r>
      <w:r>
        <w:rPr>
          <w:rFonts w:ascii="仿宋_GB2312" w:hAnsi="仿宋" w:eastAsia="仿宋_GB2312" w:cs="仿宋"/>
          <w:sz w:val="32"/>
          <w:szCs w:val="32"/>
        </w:rPr>
        <w:t>遵循全方位、</w:t>
      </w:r>
      <w:r>
        <w:rPr>
          <w:rFonts w:hint="eastAsia" w:ascii="仿宋_GB2312" w:hAnsi="仿宋" w:eastAsia="仿宋_GB2312" w:cs="仿宋"/>
          <w:sz w:val="32"/>
          <w:szCs w:val="32"/>
        </w:rPr>
        <w:t>全过程</w:t>
      </w:r>
      <w:r>
        <w:rPr>
          <w:rFonts w:ascii="仿宋_GB2312" w:hAnsi="仿宋" w:eastAsia="仿宋_GB2312" w:cs="仿宋"/>
          <w:sz w:val="32"/>
          <w:szCs w:val="32"/>
        </w:rPr>
        <w:t>、</w:t>
      </w:r>
      <w:r>
        <w:rPr>
          <w:rFonts w:hint="eastAsia" w:ascii="仿宋_GB2312" w:hAnsi="仿宋" w:eastAsia="仿宋_GB2312" w:cs="仿宋"/>
          <w:sz w:val="32"/>
          <w:szCs w:val="32"/>
        </w:rPr>
        <w:t>多</w:t>
      </w:r>
      <w:r>
        <w:rPr>
          <w:rFonts w:ascii="仿宋_GB2312" w:hAnsi="仿宋" w:eastAsia="仿宋_GB2312" w:cs="仿宋"/>
          <w:sz w:val="32"/>
          <w:szCs w:val="32"/>
        </w:rPr>
        <w:t>方式、可执行</w:t>
      </w:r>
      <w:r>
        <w:rPr>
          <w:rFonts w:hint="eastAsia" w:ascii="仿宋_GB2312" w:hAnsi="仿宋" w:eastAsia="仿宋_GB2312" w:cs="仿宋"/>
          <w:sz w:val="32"/>
          <w:szCs w:val="32"/>
        </w:rPr>
        <w:t>四项核心</w:t>
      </w:r>
      <w:r>
        <w:rPr>
          <w:rFonts w:ascii="仿宋_GB2312" w:hAnsi="仿宋" w:eastAsia="仿宋_GB2312" w:cs="仿宋"/>
          <w:sz w:val="32"/>
          <w:szCs w:val="32"/>
        </w:rPr>
        <w:t>管理要</w:t>
      </w:r>
      <w:r>
        <w:rPr>
          <w:rFonts w:hint="eastAsia" w:ascii="仿宋_GB2312" w:hAnsi="仿宋" w:eastAsia="仿宋_GB2312" w:cs="仿宋"/>
          <w:sz w:val="32"/>
          <w:szCs w:val="32"/>
        </w:rPr>
        <w:t>求</w:t>
      </w:r>
      <w:r>
        <w:rPr>
          <w:rFonts w:hint="eastAsia" w:ascii="仿宋_GB2312" w:hAnsi="仿宋" w:eastAsia="仿宋_GB2312" w:cs="仿宋"/>
          <w:i/>
          <w:sz w:val="32"/>
          <w:szCs w:val="32"/>
        </w:rPr>
        <w:t>。</w:t>
      </w:r>
    </w:p>
    <w:bookmarkEnd w:id="4"/>
    <w:bookmarkEnd w:id="5"/>
    <w:p w14:paraId="55E18BCF">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bookmarkStart w:id="6" w:name="_Toc121055811"/>
      <w:bookmarkStart w:id="7" w:name="_Toc121147702"/>
      <w:r>
        <w:rPr>
          <w:rFonts w:hint="eastAsia" w:ascii="仿宋_GB2312" w:hAnsi="仿宋" w:eastAsia="仿宋_GB2312" w:cs="仿宋"/>
          <w:sz w:val="32"/>
          <w:szCs w:val="32"/>
          <w:lang w:val="en-US" w:eastAsia="zh-CN" w:bidi="ar-SA"/>
        </w:rPr>
        <w:t>（一）</w:t>
      </w:r>
      <w:r>
        <w:rPr>
          <w:rFonts w:hint="eastAsia" w:ascii="仿宋_GB2312" w:hAnsi="仿宋" w:eastAsia="仿宋_GB2312" w:cs="仿宋"/>
          <w:sz w:val="32"/>
          <w:szCs w:val="32"/>
        </w:rPr>
        <w:t>全方位：包括组织及个人层面的绩效管理。组织绩效管理要优于个人绩效管理，个人绩效管理要支撑组织绩效的达成。</w:t>
      </w:r>
    </w:p>
    <w:p w14:paraId="48BD592B">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（二）</w:t>
      </w:r>
      <w:r>
        <w:rPr>
          <w:rFonts w:hint="eastAsia" w:ascii="仿宋_GB2312" w:hAnsi="仿宋" w:eastAsia="仿宋_GB2312" w:cs="仿宋"/>
          <w:sz w:val="32"/>
          <w:szCs w:val="32"/>
        </w:rPr>
        <w:t>全过程：绩效管理</w:t>
      </w:r>
      <w:r>
        <w:rPr>
          <w:rFonts w:ascii="仿宋_GB2312" w:hAnsi="仿宋" w:eastAsia="仿宋_GB2312" w:cs="仿宋"/>
          <w:sz w:val="32"/>
          <w:szCs w:val="32"/>
        </w:rPr>
        <w:t>不仅仅是绩效考核，</w:t>
      </w:r>
      <w:r>
        <w:rPr>
          <w:rFonts w:hint="eastAsia" w:ascii="仿宋_GB2312" w:hAnsi="仿宋" w:eastAsia="仿宋_GB2312" w:cs="仿宋"/>
          <w:sz w:val="32"/>
          <w:szCs w:val="32"/>
        </w:rPr>
        <w:t>应</w:t>
      </w:r>
      <w:r>
        <w:rPr>
          <w:rFonts w:ascii="仿宋_GB2312" w:hAnsi="仿宋" w:eastAsia="仿宋_GB2312" w:cs="仿宋"/>
          <w:sz w:val="32"/>
          <w:szCs w:val="32"/>
        </w:rPr>
        <w:t>是绩效</w:t>
      </w:r>
      <w:r>
        <w:rPr>
          <w:rFonts w:hint="eastAsia" w:ascii="仿宋_GB2312" w:hAnsi="仿宋" w:eastAsia="仿宋_GB2312" w:cs="仿宋"/>
          <w:sz w:val="32"/>
          <w:szCs w:val="32"/>
        </w:rPr>
        <w:t>全过程跟踪与管理，包括绩效计划、绩效回顾与辅导、绩效考核与反馈、绩效改进与结果运用四个核心环节，形成PDCA管理</w:t>
      </w:r>
      <w:r>
        <w:rPr>
          <w:rFonts w:ascii="仿宋_GB2312" w:hAnsi="仿宋" w:eastAsia="仿宋_GB2312" w:cs="仿宋"/>
          <w:sz w:val="32"/>
          <w:szCs w:val="32"/>
        </w:rPr>
        <w:t>循环</w:t>
      </w:r>
      <w:r>
        <w:rPr>
          <w:rFonts w:hint="eastAsia" w:ascii="仿宋_GB2312" w:hAnsi="仿宋" w:eastAsia="仿宋_GB2312" w:cs="仿宋"/>
          <w:sz w:val="32"/>
          <w:szCs w:val="32"/>
        </w:rPr>
        <w:t>。</w:t>
      </w:r>
    </w:p>
    <w:p w14:paraId="23129FB7">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（三）</w:t>
      </w:r>
      <w:r>
        <w:rPr>
          <w:rFonts w:hint="eastAsia" w:ascii="仿宋_GB2312" w:hAnsi="仿宋" w:eastAsia="仿宋_GB2312" w:cs="仿宋"/>
          <w:sz w:val="32"/>
          <w:szCs w:val="32"/>
        </w:rPr>
        <w:t>多方式：针对不同的评价目的、评价对象，可综合运用KPI、M</w:t>
      </w:r>
      <w:r>
        <w:rPr>
          <w:rFonts w:ascii="仿宋_GB2312" w:hAnsi="仿宋" w:eastAsia="仿宋_GB2312" w:cs="仿宋"/>
          <w:sz w:val="32"/>
          <w:szCs w:val="32"/>
        </w:rPr>
        <w:t>BO</w:t>
      </w:r>
      <w:r>
        <w:rPr>
          <w:rFonts w:hint="eastAsia" w:ascii="仿宋_GB2312" w:hAnsi="仿宋" w:eastAsia="仿宋_GB2312" w:cs="仿宋"/>
          <w:sz w:val="32"/>
          <w:szCs w:val="32"/>
        </w:rPr>
        <w:t>、O</w:t>
      </w:r>
      <w:r>
        <w:rPr>
          <w:rFonts w:ascii="仿宋_GB2312" w:hAnsi="仿宋" w:eastAsia="仿宋_GB2312" w:cs="仿宋"/>
          <w:sz w:val="32"/>
          <w:szCs w:val="32"/>
        </w:rPr>
        <w:t>KR</w:t>
      </w:r>
      <w:r>
        <w:rPr>
          <w:rFonts w:hint="eastAsia" w:ascii="仿宋_GB2312" w:hAnsi="仿宋" w:eastAsia="仿宋_GB2312" w:cs="仿宋"/>
          <w:sz w:val="32"/>
          <w:szCs w:val="32"/>
        </w:rPr>
        <w:t>、</w:t>
      </w:r>
      <w:r>
        <w:rPr>
          <w:rFonts w:ascii="仿宋_GB2312" w:hAnsi="仿宋" w:eastAsia="仿宋_GB2312" w:cs="仿宋"/>
          <w:sz w:val="32"/>
          <w:szCs w:val="32"/>
        </w:rPr>
        <w:t>360</w:t>
      </w:r>
      <w:r>
        <w:rPr>
          <w:rFonts w:hint="eastAsia" w:ascii="仿宋_GB2312" w:hAnsi="仿宋" w:eastAsia="仿宋_GB2312" w:cs="仿宋"/>
          <w:sz w:val="32"/>
          <w:szCs w:val="32"/>
        </w:rPr>
        <w:t>°评估、能力素质测评等多种绩效管理工具。</w:t>
      </w:r>
    </w:p>
    <w:p w14:paraId="1C85E1D6">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（四）</w:t>
      </w:r>
      <w:r>
        <w:rPr>
          <w:rFonts w:hint="eastAsia" w:ascii="仿宋_GB2312" w:hAnsi="仿宋" w:eastAsia="仿宋_GB2312" w:cs="仿宋"/>
          <w:sz w:val="32"/>
          <w:szCs w:val="32"/>
        </w:rPr>
        <w:t>可执行：绩效管理体系应科学</w:t>
      </w:r>
      <w:r>
        <w:rPr>
          <w:rFonts w:ascii="仿宋_GB2312" w:hAnsi="仿宋" w:eastAsia="仿宋_GB2312" w:cs="仿宋"/>
          <w:sz w:val="32"/>
          <w:szCs w:val="32"/>
        </w:rPr>
        <w:t>合理，</w:t>
      </w:r>
      <w:r>
        <w:rPr>
          <w:rFonts w:hint="eastAsia" w:ascii="仿宋_GB2312" w:hAnsi="仿宋" w:eastAsia="仿宋_GB2312" w:cs="仿宋"/>
          <w:sz w:val="32"/>
          <w:szCs w:val="32"/>
        </w:rPr>
        <w:t>易于</w:t>
      </w:r>
      <w:r>
        <w:rPr>
          <w:rFonts w:ascii="仿宋_GB2312" w:hAnsi="仿宋" w:eastAsia="仿宋_GB2312" w:cs="仿宋"/>
          <w:sz w:val="32"/>
          <w:szCs w:val="32"/>
        </w:rPr>
        <w:t>考核</w:t>
      </w:r>
      <w:r>
        <w:rPr>
          <w:rFonts w:hint="eastAsia" w:ascii="仿宋_GB2312" w:hAnsi="仿宋" w:eastAsia="仿宋_GB2312" w:cs="仿宋"/>
          <w:sz w:val="32"/>
          <w:szCs w:val="32"/>
        </w:rPr>
        <w:t>，实施</w:t>
      </w:r>
      <w:r>
        <w:rPr>
          <w:rFonts w:ascii="仿宋_GB2312" w:hAnsi="仿宋" w:eastAsia="仿宋_GB2312" w:cs="仿宋"/>
          <w:sz w:val="32"/>
          <w:szCs w:val="32"/>
        </w:rPr>
        <w:t>过程</w:t>
      </w:r>
      <w:r>
        <w:rPr>
          <w:rFonts w:hint="eastAsia" w:ascii="仿宋_GB2312" w:hAnsi="仿宋" w:eastAsia="仿宋_GB2312" w:cs="仿宋"/>
          <w:sz w:val="32"/>
          <w:szCs w:val="32"/>
        </w:rPr>
        <w:t>应</w:t>
      </w:r>
      <w:r>
        <w:rPr>
          <w:rFonts w:ascii="仿宋_GB2312" w:hAnsi="仿宋" w:eastAsia="仿宋_GB2312" w:cs="仿宋"/>
          <w:sz w:val="32"/>
          <w:szCs w:val="32"/>
        </w:rPr>
        <w:t>规范有序，</w:t>
      </w:r>
      <w:r>
        <w:rPr>
          <w:rFonts w:hint="eastAsia" w:ascii="仿宋_GB2312" w:hAnsi="仿宋" w:eastAsia="仿宋_GB2312" w:cs="仿宋"/>
          <w:sz w:val="32"/>
          <w:szCs w:val="32"/>
        </w:rPr>
        <w:t>有助于提升</w:t>
      </w:r>
      <w:r>
        <w:rPr>
          <w:rFonts w:ascii="仿宋_GB2312" w:hAnsi="仿宋" w:eastAsia="仿宋_GB2312" w:cs="仿宋"/>
          <w:sz w:val="32"/>
          <w:szCs w:val="32"/>
        </w:rPr>
        <w:t>组织能力，达成</w:t>
      </w:r>
      <w:r>
        <w:rPr>
          <w:rFonts w:hint="eastAsia" w:ascii="仿宋_GB2312" w:hAnsi="仿宋" w:eastAsia="仿宋_GB2312" w:cs="仿宋"/>
          <w:sz w:val="32"/>
          <w:szCs w:val="32"/>
        </w:rPr>
        <w:t>公司</w:t>
      </w:r>
      <w:r>
        <w:rPr>
          <w:rFonts w:ascii="仿宋_GB2312" w:hAnsi="仿宋" w:eastAsia="仿宋_GB2312" w:cs="仿宋"/>
          <w:sz w:val="32"/>
          <w:szCs w:val="32"/>
        </w:rPr>
        <w:t>战略目标。</w:t>
      </w:r>
    </w:p>
    <w:p w14:paraId="430A4296">
      <w:pPr>
        <w:spacing w:after="0" w:line="560" w:lineRule="exact"/>
        <w:jc w:val="left"/>
        <w:rPr>
          <w:rFonts w:hint="eastAsia" w:ascii="华文中宋" w:hAnsi="华文中宋" w:eastAsia="华文中宋"/>
          <w:bCs/>
          <w:sz w:val="28"/>
          <w:szCs w:val="28"/>
          <w:lang w:val="en-US" w:eastAsia="zh-CN"/>
        </w:rPr>
      </w:pPr>
    </w:p>
    <w:p w14:paraId="21394443">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663BEACC">
      <w:pPr>
        <w:spacing w:after="0" w:line="560" w:lineRule="exact"/>
        <w:jc w:val="left"/>
        <w:rPr>
          <w:rFonts w:hint="default" w:ascii="华文中宋" w:hAnsi="华文中宋" w:eastAsia="华文中宋"/>
          <w:bCs/>
          <w:sz w:val="28"/>
          <w:szCs w:val="28"/>
          <w:lang w:val="en-US" w:eastAsia="zh-CN"/>
        </w:rPr>
      </w:pPr>
    </w:p>
    <w:p w14:paraId="23D7E986">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p>
    <w:p w14:paraId="5735849D">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第六条</w:t>
      </w:r>
      <w:r>
        <w:rPr>
          <w:rFonts w:hint="eastAsia" w:ascii="仿宋_GB2312" w:hAnsi="仿宋" w:eastAsia="仿宋_GB2312" w:cs="仿宋"/>
          <w:sz w:val="32"/>
          <w:szCs w:val="32"/>
        </w:rPr>
        <w:t>全员</w:t>
      </w:r>
      <w:r>
        <w:rPr>
          <w:rFonts w:ascii="仿宋_GB2312" w:hAnsi="仿宋" w:eastAsia="仿宋_GB2312" w:cs="仿宋"/>
          <w:sz w:val="32"/>
          <w:szCs w:val="32"/>
        </w:rPr>
        <w:t>绩效管理应</w:t>
      </w:r>
      <w:r>
        <w:rPr>
          <w:rFonts w:hint="eastAsia" w:ascii="仿宋_GB2312" w:hAnsi="仿宋" w:eastAsia="仿宋_GB2312" w:cs="仿宋"/>
          <w:sz w:val="32"/>
          <w:szCs w:val="32"/>
        </w:rPr>
        <w:t>涵盖</w:t>
      </w:r>
      <w:r>
        <w:rPr>
          <w:rFonts w:ascii="仿宋_GB2312" w:hAnsi="仿宋" w:eastAsia="仿宋_GB2312" w:cs="仿宋"/>
          <w:sz w:val="32"/>
          <w:szCs w:val="32"/>
        </w:rPr>
        <w:t>各个组织层级及员工个人</w:t>
      </w:r>
      <w:r>
        <w:rPr>
          <w:rFonts w:hint="eastAsia" w:ascii="仿宋_GB2312" w:hAnsi="仿宋" w:eastAsia="仿宋_GB2312" w:cs="仿宋"/>
          <w:sz w:val="32"/>
          <w:szCs w:val="32"/>
        </w:rPr>
        <w:t>，</w:t>
      </w:r>
      <w:r>
        <w:rPr>
          <w:rFonts w:ascii="仿宋_GB2312" w:hAnsi="仿宋" w:eastAsia="仿宋_GB2312" w:cs="仿宋"/>
          <w:sz w:val="32"/>
          <w:szCs w:val="32"/>
        </w:rPr>
        <w:t>建立全方位的绩效管理体系</w:t>
      </w:r>
      <w:r>
        <w:rPr>
          <w:rFonts w:hint="eastAsia" w:ascii="仿宋_GB2312" w:hAnsi="仿宋" w:eastAsia="仿宋_GB2312" w:cs="仿宋"/>
          <w:sz w:val="32"/>
          <w:szCs w:val="32"/>
        </w:rPr>
        <w:t>。</w:t>
      </w:r>
    </w:p>
    <w:p w14:paraId="3B2D6BE1">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（一）</w:t>
      </w:r>
      <w:r>
        <w:rPr>
          <w:rFonts w:hint="eastAsia" w:ascii="仿宋_GB2312" w:hAnsi="仿宋" w:eastAsia="仿宋_GB2312" w:cs="仿宋"/>
          <w:sz w:val="32"/>
          <w:szCs w:val="32"/>
        </w:rPr>
        <w:t>组织绩效管理</w:t>
      </w:r>
      <w:r>
        <w:rPr>
          <w:rFonts w:ascii="仿宋_GB2312" w:hAnsi="仿宋" w:eastAsia="仿宋_GB2312" w:cs="仿宋"/>
          <w:sz w:val="32"/>
          <w:szCs w:val="32"/>
        </w:rPr>
        <w:t>应覆盖</w:t>
      </w:r>
      <w:r>
        <w:rPr>
          <w:rFonts w:hint="eastAsia" w:ascii="仿宋_GB2312" w:hAnsi="仿宋" w:eastAsia="仿宋_GB2312" w:cs="仿宋"/>
          <w:sz w:val="32"/>
          <w:szCs w:val="32"/>
        </w:rPr>
        <w:t>：</w:t>
      </w:r>
    </w:p>
    <w:p w14:paraId="6926ECA7">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1.华润雪花及华润酒业事业部；</w:t>
      </w:r>
    </w:p>
    <w:p w14:paraId="58905F58">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ascii="仿宋_GB2312" w:hAnsi="仿宋" w:eastAsia="仿宋_GB2312" w:cs="仿宋"/>
          <w:sz w:val="32"/>
          <w:szCs w:val="32"/>
        </w:rPr>
        <w:t>华润啤酒各职能部门、直属机构；</w:t>
      </w:r>
    </w:p>
    <w:p w14:paraId="35A68D2F">
      <w:pPr>
        <w:spacing w:after="0" w:line="560" w:lineRule="exact"/>
        <w:ind w:firstLine="640" w:firstLineChars="200"/>
        <w:jc w:val="both"/>
        <w:rPr>
          <w:rFonts w:ascii="仿宋_GB2312" w:hAnsi="仿宋" w:eastAsia="仿宋_GB2312" w:cs="仿宋"/>
          <w:sz w:val="32"/>
          <w:szCs w:val="32"/>
        </w:rPr>
      </w:pPr>
      <w:r>
        <w:rPr>
          <w:rFonts w:ascii="仿宋_GB2312" w:hAnsi="仿宋" w:eastAsia="仿宋_GB2312" w:cs="仿宋"/>
          <w:sz w:val="32"/>
          <w:szCs w:val="32"/>
        </w:rPr>
        <w:t>3</w:t>
      </w:r>
      <w:r>
        <w:rPr>
          <w:rFonts w:hint="eastAsia" w:ascii="仿宋_GB2312" w:hAnsi="仿宋" w:eastAsia="仿宋_GB2312" w:cs="仿宋"/>
          <w:sz w:val="32"/>
          <w:szCs w:val="32"/>
        </w:rPr>
        <w:t>.华润雪花及华润酒业各业务中心、职能部门；</w:t>
      </w:r>
    </w:p>
    <w:p w14:paraId="51831239">
      <w:pPr>
        <w:spacing w:after="0" w:line="560" w:lineRule="exact"/>
        <w:ind w:firstLine="640" w:firstLineChars="200"/>
        <w:jc w:val="both"/>
        <w:rPr>
          <w:rFonts w:ascii="仿宋_GB2312" w:hAnsi="仿宋" w:eastAsia="仿宋_GB2312" w:cs="仿宋"/>
          <w:sz w:val="32"/>
          <w:szCs w:val="32"/>
        </w:rPr>
      </w:pPr>
      <w:r>
        <w:rPr>
          <w:rFonts w:ascii="仿宋_GB2312" w:hAnsi="仿宋" w:eastAsia="仿宋_GB2312" w:cs="仿宋"/>
          <w:sz w:val="32"/>
          <w:szCs w:val="32"/>
        </w:rPr>
        <w:t>4</w:t>
      </w:r>
      <w:r>
        <w:rPr>
          <w:rFonts w:hint="eastAsia" w:ascii="仿宋_GB2312" w:hAnsi="仿宋" w:eastAsia="仿宋_GB2312" w:cs="仿宋"/>
          <w:sz w:val="32"/>
          <w:szCs w:val="32"/>
        </w:rPr>
        <w:t>.华润雪花各销售事业部、片区生产部、片区营运部；</w:t>
      </w:r>
    </w:p>
    <w:p w14:paraId="2C5EFFDB">
      <w:pPr>
        <w:spacing w:after="0" w:line="560" w:lineRule="exact"/>
        <w:ind w:firstLine="640" w:firstLineChars="200"/>
        <w:jc w:val="both"/>
        <w:rPr>
          <w:rFonts w:ascii="仿宋_GB2312" w:hAnsi="仿宋" w:eastAsia="仿宋_GB2312" w:cs="仿宋"/>
          <w:sz w:val="32"/>
          <w:szCs w:val="32"/>
        </w:rPr>
      </w:pPr>
      <w:r>
        <w:rPr>
          <w:rFonts w:ascii="仿宋_GB2312" w:hAnsi="仿宋" w:eastAsia="仿宋_GB2312" w:cs="仿宋"/>
          <w:sz w:val="32"/>
          <w:szCs w:val="32"/>
        </w:rPr>
        <w:t>5.</w:t>
      </w:r>
      <w:r>
        <w:rPr>
          <w:rFonts w:hint="eastAsia" w:ascii="仿宋_GB2312" w:hAnsi="仿宋" w:eastAsia="仿宋_GB2312" w:cs="仿宋"/>
          <w:sz w:val="32"/>
          <w:szCs w:val="32"/>
        </w:rPr>
        <w:t>华润雪花一线单位：</w:t>
      </w:r>
    </w:p>
    <w:p w14:paraId="538A44A8">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（1）各省营销中心、生产工厂；</w:t>
      </w:r>
    </w:p>
    <w:p w14:paraId="7A78C189">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（2）省营销中心专业部门、销售大区；</w:t>
      </w:r>
    </w:p>
    <w:p w14:paraId="05A5A32D">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（3）销售大区、生产工厂下属部门。</w:t>
      </w:r>
    </w:p>
    <w:p w14:paraId="3E71B94F">
      <w:pPr>
        <w:spacing w:after="0" w:line="560" w:lineRule="exact"/>
        <w:ind w:firstLine="640" w:firstLineChars="200"/>
        <w:jc w:val="both"/>
        <w:rPr>
          <w:rFonts w:ascii="仿宋_GB2312" w:hAnsi="仿宋" w:eastAsia="仿宋_GB2312" w:cs="仿宋"/>
          <w:sz w:val="32"/>
          <w:szCs w:val="32"/>
        </w:rPr>
      </w:pPr>
      <w:r>
        <w:rPr>
          <w:rFonts w:ascii="仿宋_GB2312" w:hAnsi="仿宋" w:eastAsia="仿宋_GB2312" w:cs="仿宋"/>
          <w:sz w:val="32"/>
          <w:szCs w:val="32"/>
        </w:rPr>
        <w:t>6.</w:t>
      </w:r>
      <w:r>
        <w:rPr>
          <w:rFonts w:hint="eastAsia" w:ascii="仿宋_GB2312" w:hAnsi="仿宋" w:eastAsia="仿宋_GB2312" w:cs="仿宋"/>
          <w:sz w:val="32"/>
          <w:szCs w:val="32"/>
        </w:rPr>
        <w:t>华润酒业一线单位：</w:t>
      </w:r>
    </w:p>
    <w:p w14:paraId="2BDEDBE0">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（1）华润酒业控股公司及下属职能部门、营销中心、生产中心；</w:t>
      </w:r>
    </w:p>
    <w:p w14:paraId="1FA5E17D">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（2）华润酒业控股公司营销中心、生产中心下属部门。</w:t>
      </w:r>
    </w:p>
    <w:p w14:paraId="39C84C55">
      <w:pPr>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（二）个人绩效管理应覆盖全体员工。</w:t>
      </w:r>
    </w:p>
    <w:p w14:paraId="75CEA536">
      <w:pPr>
        <w:spacing w:after="0" w:line="560" w:lineRule="exact"/>
        <w:jc w:val="left"/>
        <w:rPr>
          <w:rFonts w:hint="eastAsia" w:ascii="华文中宋" w:hAnsi="华文中宋" w:eastAsia="华文中宋"/>
          <w:bCs/>
          <w:sz w:val="28"/>
          <w:szCs w:val="28"/>
          <w:lang w:val="en-US" w:eastAsia="zh-CN"/>
        </w:rPr>
      </w:pPr>
    </w:p>
    <w:p w14:paraId="6EB4DC55">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435C6670">
      <w:pPr>
        <w:spacing w:after="0" w:line="560" w:lineRule="exact"/>
        <w:jc w:val="left"/>
        <w:rPr>
          <w:rFonts w:hint="default" w:ascii="华文中宋" w:hAnsi="华文中宋" w:eastAsia="华文中宋"/>
          <w:bCs/>
          <w:sz w:val="28"/>
          <w:szCs w:val="28"/>
          <w:lang w:val="en-US" w:eastAsia="zh-CN"/>
        </w:rPr>
      </w:pPr>
    </w:p>
    <w:p w14:paraId="164B59B1">
      <w:pPr>
        <w:spacing w:after="0" w:line="560" w:lineRule="exact"/>
        <w:ind w:firstLine="640" w:firstLineChars="200"/>
        <w:jc w:val="both"/>
        <w:rPr>
          <w:rFonts w:hint="eastAsia" w:ascii="仿宋_GB2312" w:hAnsi="仿宋" w:eastAsia="仿宋_GB2312" w:cs="仿宋"/>
          <w:sz w:val="32"/>
          <w:szCs w:val="32"/>
        </w:rPr>
      </w:pPr>
    </w:p>
    <w:p w14:paraId="54251D23">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第七条</w:t>
      </w:r>
      <w:r>
        <w:rPr>
          <w:rFonts w:hint="eastAsia" w:ascii="仿宋_GB2312" w:hAnsi="仿宋" w:eastAsia="仿宋_GB2312" w:cs="仿宋"/>
          <w:sz w:val="32"/>
          <w:szCs w:val="32"/>
        </w:rPr>
        <w:t>管控界面</w:t>
      </w:r>
    </w:p>
    <w:p w14:paraId="2EDBB3C3">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绩效管理管控界面</w:t>
      </w:r>
      <w:del w:id="0" w:author="咨询组" w:date="2025-12-03T15:20:30Z">
        <w:r>
          <w:rPr>
            <w:rFonts w:hint="eastAsia" w:ascii="仿宋_GB2312" w:hAnsi="仿宋" w:eastAsia="仿宋_GB2312" w:cs="仿宋"/>
            <w:sz w:val="32"/>
            <w:szCs w:val="32"/>
          </w:rPr>
          <w:delText>详见附件</w:delText>
        </w:r>
      </w:del>
      <w:del w:id="1" w:author="咨询组" w:date="2025-12-03T15:20:30Z">
        <w:r>
          <w:rPr>
            <w:rFonts w:ascii="仿宋_GB2312" w:hAnsi="仿宋" w:eastAsia="仿宋_GB2312" w:cs="仿宋"/>
            <w:sz w:val="32"/>
            <w:szCs w:val="32"/>
          </w:rPr>
          <w:delText>1</w:delText>
        </w:r>
      </w:del>
      <w:del w:id="2" w:author="咨询组" w:date="2025-12-03T15:20:30Z">
        <w:r>
          <w:rPr>
            <w:rFonts w:hint="eastAsia" w:ascii="仿宋_GB2312" w:hAnsi="仿宋" w:eastAsia="仿宋_GB2312" w:cs="仿宋"/>
            <w:sz w:val="32"/>
            <w:szCs w:val="32"/>
          </w:rPr>
          <w:delText>，</w:delText>
        </w:r>
      </w:del>
      <w:r>
        <w:rPr>
          <w:rFonts w:hint="eastAsia" w:ascii="仿宋_GB2312" w:hAnsi="仿宋" w:eastAsia="仿宋_GB2312" w:cs="仿宋"/>
          <w:sz w:val="32"/>
          <w:szCs w:val="32"/>
        </w:rPr>
        <w:t>由华润啤酒人力资源部定期维护。</w:t>
      </w:r>
    </w:p>
    <w:p w14:paraId="44DA24F3">
      <w:pPr>
        <w:spacing w:after="0" w:line="560" w:lineRule="exact"/>
        <w:jc w:val="left"/>
        <w:rPr>
          <w:rFonts w:hint="eastAsia" w:ascii="华文中宋" w:hAnsi="华文中宋" w:eastAsia="华文中宋"/>
          <w:bCs/>
          <w:sz w:val="28"/>
          <w:szCs w:val="28"/>
          <w:lang w:val="en-US" w:eastAsia="zh-CN"/>
        </w:rPr>
      </w:pPr>
    </w:p>
    <w:p w14:paraId="67FEDF79">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319B260C">
      <w:pPr>
        <w:spacing w:after="0" w:line="560" w:lineRule="exact"/>
        <w:jc w:val="left"/>
        <w:rPr>
          <w:rFonts w:hint="default" w:ascii="华文中宋" w:hAnsi="华文中宋" w:eastAsia="华文中宋"/>
          <w:bCs/>
          <w:sz w:val="28"/>
          <w:szCs w:val="28"/>
          <w:lang w:val="en-US" w:eastAsia="zh-CN"/>
        </w:rPr>
      </w:pPr>
    </w:p>
    <w:p w14:paraId="6D7EEE5A">
      <w:pPr>
        <w:widowControl w:val="0"/>
        <w:spacing w:after="0" w:line="560" w:lineRule="exact"/>
        <w:ind w:firstLine="640" w:firstLineChars="200"/>
        <w:jc w:val="both"/>
        <w:rPr>
          <w:rFonts w:hint="eastAsia" w:ascii="仿宋_GB2312" w:hAnsi="仿宋" w:eastAsia="仿宋_GB2312" w:cs="仿宋"/>
          <w:sz w:val="32"/>
          <w:szCs w:val="32"/>
        </w:rPr>
      </w:pPr>
    </w:p>
    <w:p w14:paraId="3D8C16D5">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第八条</w:t>
      </w:r>
      <w:r>
        <w:rPr>
          <w:rFonts w:hint="eastAsia" w:ascii="仿宋_GB2312" w:hAnsi="仿宋" w:eastAsia="仿宋_GB2312" w:cs="仿宋"/>
          <w:sz w:val="32"/>
          <w:szCs w:val="32"/>
        </w:rPr>
        <w:t>组织机构</w:t>
      </w:r>
    </w:p>
    <w:p w14:paraId="4254BECC">
      <w:pPr>
        <w:widowControl w:val="0"/>
        <w:spacing w:after="0" w:line="560" w:lineRule="exact"/>
        <w:ind w:firstLine="640" w:firstLineChars="200"/>
        <w:jc w:val="both"/>
        <w:rPr>
          <w:ins w:id="3" w:author="咨询组" w:date="2025-12-03T15:22:00Z"/>
          <w:rFonts w:hint="eastAsia" w:ascii="仿宋_GB2312" w:hAnsi="仿宋" w:eastAsia="仿宋_GB2312" w:cs="仿宋"/>
          <w:sz w:val="32"/>
          <w:szCs w:val="32"/>
        </w:rPr>
      </w:pPr>
      <w:r>
        <w:rPr>
          <w:rFonts w:hint="eastAsia" w:ascii="仿宋_GB2312" w:hAnsi="仿宋" w:eastAsia="仿宋_GB2312" w:cs="仿宋"/>
          <w:sz w:val="32"/>
          <w:szCs w:val="32"/>
        </w:rPr>
        <w:t>根据管理权限，按组织层级设置四级全员绩效管理委员会，推动并实施本级全员绩效管理工作。</w:t>
      </w:r>
    </w:p>
    <w:tbl>
      <w:tblPr>
        <w:tblStyle w:val="16"/>
        <w:tblW w:w="82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4825"/>
      </w:tblGrid>
      <w:tr w14:paraId="5412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blHeader/>
          <w:jc w:val="center"/>
          <w:ins w:id="4" w:author="咨询组" w:date="2025-12-03T15:22:06Z"/>
        </w:trPr>
        <w:tc>
          <w:tcPr>
            <w:tcW w:w="3397" w:type="dxa"/>
            <w:shd w:val="clear" w:color="auto" w:fill="auto"/>
            <w:vAlign w:val="center"/>
          </w:tcPr>
          <w:p w14:paraId="36063F74">
            <w:pPr>
              <w:keepNext w:val="0"/>
              <w:keepLines w:val="0"/>
              <w:widowControl w:val="0"/>
              <w:suppressLineNumbers w:val="0"/>
              <w:spacing w:before="0" w:beforeAutospacing="0" w:after="0" w:afterAutospacing="0" w:line="240" w:lineRule="auto"/>
              <w:ind w:left="0" w:right="0"/>
              <w:jc w:val="center"/>
              <w:rPr>
                <w:ins w:id="5" w:author="咨询组" w:date="2025-12-03T15:22:06Z"/>
                <w:rFonts w:hint="default" w:ascii="仿宋_GB2312" w:hAnsi="仿宋" w:eastAsia="仿宋_GB2312" w:cs="仿宋"/>
                <w:b/>
                <w:sz w:val="24"/>
                <w:szCs w:val="24"/>
              </w:rPr>
            </w:pPr>
            <w:ins w:id="6" w:author="咨询组" w:date="2025-12-03T15:22:06Z">
              <w:r>
                <w:rPr>
                  <w:rFonts w:hint="eastAsia" w:ascii="仿宋_GB2312" w:hAnsi="仿宋" w:eastAsia="仿宋_GB2312" w:cs="仿宋"/>
                  <w:b/>
                  <w:sz w:val="24"/>
                  <w:szCs w:val="24"/>
                </w:rPr>
                <w:t>层级</w:t>
              </w:r>
            </w:ins>
          </w:p>
        </w:tc>
        <w:tc>
          <w:tcPr>
            <w:tcW w:w="4825" w:type="dxa"/>
            <w:shd w:val="clear" w:color="auto" w:fill="auto"/>
            <w:vAlign w:val="center"/>
          </w:tcPr>
          <w:p w14:paraId="31EE99FC">
            <w:pPr>
              <w:keepNext w:val="0"/>
              <w:keepLines w:val="0"/>
              <w:widowControl w:val="0"/>
              <w:suppressLineNumbers w:val="0"/>
              <w:spacing w:before="0" w:beforeAutospacing="0" w:after="0" w:afterAutospacing="0" w:line="240" w:lineRule="auto"/>
              <w:ind w:left="0" w:right="0"/>
              <w:jc w:val="center"/>
              <w:rPr>
                <w:ins w:id="7" w:author="咨询组" w:date="2025-12-03T15:22:06Z"/>
                <w:rFonts w:hint="default" w:ascii="仿宋_GB2312" w:hAnsi="仿宋" w:eastAsia="仿宋_GB2312" w:cs="仿宋"/>
                <w:b/>
                <w:sz w:val="24"/>
                <w:szCs w:val="24"/>
              </w:rPr>
            </w:pPr>
            <w:ins w:id="8" w:author="咨询组" w:date="2025-12-03T15:22:06Z">
              <w:r>
                <w:rPr>
                  <w:rFonts w:hint="eastAsia" w:ascii="仿宋_GB2312" w:hAnsi="仿宋" w:eastAsia="仿宋_GB2312" w:cs="仿宋"/>
                  <w:b/>
                  <w:sz w:val="24"/>
                  <w:szCs w:val="24"/>
                </w:rPr>
                <w:t>绩效管理委员会</w:t>
              </w:r>
            </w:ins>
          </w:p>
        </w:tc>
      </w:tr>
      <w:tr w14:paraId="53E25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ins w:id="9" w:author="咨询组" w:date="2025-12-03T15:22:06Z"/>
        </w:trPr>
        <w:tc>
          <w:tcPr>
            <w:tcW w:w="3397" w:type="dxa"/>
            <w:shd w:val="clear" w:color="auto" w:fill="auto"/>
            <w:vAlign w:val="center"/>
          </w:tcPr>
          <w:p w14:paraId="36594455">
            <w:pPr>
              <w:keepNext w:val="0"/>
              <w:keepLines w:val="0"/>
              <w:widowControl w:val="0"/>
              <w:suppressLineNumbers w:val="0"/>
              <w:spacing w:before="0" w:beforeAutospacing="0" w:after="0" w:afterAutospacing="0" w:line="240" w:lineRule="auto"/>
              <w:ind w:left="0" w:right="0"/>
              <w:jc w:val="both"/>
              <w:rPr>
                <w:ins w:id="10" w:author="咨询组" w:date="2025-12-03T15:22:06Z"/>
                <w:rFonts w:hint="default" w:ascii="仿宋_GB2312" w:hAnsi="仿宋" w:eastAsia="仿宋_GB2312" w:cs="仿宋"/>
                <w:sz w:val="24"/>
                <w:szCs w:val="24"/>
              </w:rPr>
            </w:pPr>
            <w:ins w:id="11" w:author="咨询组" w:date="2025-12-03T15:22:06Z">
              <w:r>
                <w:rPr>
                  <w:rFonts w:hint="eastAsia" w:ascii="仿宋_GB2312" w:hAnsi="仿宋" w:eastAsia="仿宋_GB2312" w:cs="仿宋"/>
                  <w:sz w:val="24"/>
                  <w:szCs w:val="24"/>
                </w:rPr>
                <w:t>一级（公司级）</w:t>
              </w:r>
            </w:ins>
          </w:p>
        </w:tc>
        <w:tc>
          <w:tcPr>
            <w:tcW w:w="4825" w:type="dxa"/>
            <w:shd w:val="clear" w:color="auto" w:fill="auto"/>
            <w:vAlign w:val="center"/>
          </w:tcPr>
          <w:p w14:paraId="1B675BB3">
            <w:pPr>
              <w:keepNext w:val="0"/>
              <w:keepLines w:val="0"/>
              <w:widowControl w:val="0"/>
              <w:suppressLineNumbers w:val="0"/>
              <w:spacing w:before="0" w:beforeAutospacing="0" w:after="0" w:afterAutospacing="0" w:line="240" w:lineRule="auto"/>
              <w:ind w:left="0" w:right="0"/>
              <w:jc w:val="both"/>
              <w:rPr>
                <w:ins w:id="12" w:author="咨询组" w:date="2025-12-03T15:22:06Z"/>
                <w:rFonts w:hint="default" w:ascii="仿宋_GB2312" w:hAnsi="仿宋" w:eastAsia="仿宋_GB2312" w:cs="仿宋"/>
                <w:sz w:val="24"/>
                <w:szCs w:val="24"/>
              </w:rPr>
            </w:pPr>
            <w:ins w:id="13" w:author="咨询组" w:date="2025-12-03T15:22:06Z">
              <w:r>
                <w:rPr>
                  <w:rFonts w:hint="eastAsia" w:ascii="仿宋_GB2312" w:hAnsi="仿宋" w:eastAsia="仿宋_GB2312" w:cs="仿宋"/>
                  <w:sz w:val="24"/>
                  <w:szCs w:val="24"/>
                </w:rPr>
                <w:t>华润啤酒</w:t>
              </w:r>
            </w:ins>
          </w:p>
        </w:tc>
      </w:tr>
      <w:tr w14:paraId="720E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ins w:id="14" w:author="咨询组" w:date="2025-12-03T15:22:06Z"/>
        </w:trPr>
        <w:tc>
          <w:tcPr>
            <w:tcW w:w="3397" w:type="dxa"/>
            <w:shd w:val="clear" w:color="auto" w:fill="auto"/>
            <w:vAlign w:val="center"/>
          </w:tcPr>
          <w:p w14:paraId="0EDB8A1F">
            <w:pPr>
              <w:keepNext w:val="0"/>
              <w:keepLines w:val="0"/>
              <w:widowControl w:val="0"/>
              <w:suppressLineNumbers w:val="0"/>
              <w:spacing w:before="0" w:beforeAutospacing="0" w:after="0" w:afterAutospacing="0" w:line="240" w:lineRule="auto"/>
              <w:ind w:left="0" w:right="0"/>
              <w:jc w:val="both"/>
              <w:rPr>
                <w:ins w:id="15" w:author="咨询组" w:date="2025-12-03T15:22:06Z"/>
                <w:rFonts w:hint="default" w:ascii="仿宋_GB2312" w:hAnsi="仿宋" w:eastAsia="仿宋_GB2312" w:cs="仿宋"/>
                <w:sz w:val="24"/>
                <w:szCs w:val="24"/>
              </w:rPr>
            </w:pPr>
            <w:ins w:id="16" w:author="咨询组" w:date="2025-12-03T15:22:06Z">
              <w:r>
                <w:rPr>
                  <w:rFonts w:hint="eastAsia" w:ascii="仿宋_GB2312" w:hAnsi="仿宋" w:eastAsia="仿宋_GB2312" w:cs="仿宋"/>
                  <w:sz w:val="24"/>
                  <w:szCs w:val="24"/>
                </w:rPr>
                <w:t>二级（雪花</w:t>
              </w:r>
            </w:ins>
            <w:ins w:id="17" w:author="咨询组" w:date="2025-12-03T15:22:06Z">
              <w:r>
                <w:rPr>
                  <w:rFonts w:hint="default" w:ascii="仿宋_GB2312" w:hAnsi="仿宋" w:eastAsia="仿宋_GB2312" w:cs="仿宋"/>
                  <w:sz w:val="24"/>
                  <w:szCs w:val="24"/>
                </w:rPr>
                <w:t>/酒业事业部）</w:t>
              </w:r>
            </w:ins>
          </w:p>
        </w:tc>
        <w:tc>
          <w:tcPr>
            <w:tcW w:w="4825" w:type="dxa"/>
            <w:shd w:val="clear" w:color="auto" w:fill="auto"/>
            <w:vAlign w:val="center"/>
          </w:tcPr>
          <w:p w14:paraId="1AE33A9A">
            <w:pPr>
              <w:keepNext w:val="0"/>
              <w:keepLines w:val="0"/>
              <w:widowControl w:val="0"/>
              <w:suppressLineNumbers w:val="0"/>
              <w:spacing w:before="0" w:beforeAutospacing="0" w:after="0" w:afterAutospacing="0" w:line="240" w:lineRule="auto"/>
              <w:ind w:left="0" w:right="0"/>
              <w:jc w:val="both"/>
              <w:rPr>
                <w:ins w:id="18" w:author="咨询组" w:date="2025-12-03T15:22:06Z"/>
                <w:rFonts w:hint="default" w:ascii="仿宋_GB2312" w:hAnsi="仿宋" w:eastAsia="仿宋_GB2312" w:cs="仿宋"/>
                <w:sz w:val="24"/>
                <w:szCs w:val="24"/>
              </w:rPr>
            </w:pPr>
            <w:ins w:id="19" w:author="咨询组" w:date="2025-12-03T15:22:06Z">
              <w:r>
                <w:rPr>
                  <w:rFonts w:hint="eastAsia" w:ascii="仿宋_GB2312" w:hAnsi="仿宋" w:eastAsia="仿宋_GB2312" w:cs="仿宋"/>
                  <w:sz w:val="24"/>
                  <w:szCs w:val="24"/>
                </w:rPr>
                <w:t>雪花</w:t>
              </w:r>
            </w:ins>
            <w:ins w:id="20" w:author="咨询组" w:date="2025-12-03T15:22:06Z">
              <w:r>
                <w:rPr>
                  <w:rFonts w:hint="default" w:ascii="仿宋_GB2312" w:hAnsi="仿宋" w:eastAsia="仿宋_GB2312" w:cs="仿宋"/>
                  <w:sz w:val="24"/>
                  <w:szCs w:val="24"/>
                </w:rPr>
                <w:t>/酒业事业部</w:t>
              </w:r>
            </w:ins>
          </w:p>
        </w:tc>
      </w:tr>
      <w:tr w14:paraId="708B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ins w:id="21" w:author="咨询组" w:date="2025-12-03T15:22:06Z"/>
        </w:trPr>
        <w:tc>
          <w:tcPr>
            <w:tcW w:w="3397" w:type="dxa"/>
            <w:shd w:val="clear" w:color="auto" w:fill="auto"/>
            <w:vAlign w:val="center"/>
          </w:tcPr>
          <w:p w14:paraId="455ECBAB">
            <w:pPr>
              <w:keepNext w:val="0"/>
              <w:keepLines w:val="0"/>
              <w:widowControl w:val="0"/>
              <w:suppressLineNumbers w:val="0"/>
              <w:spacing w:before="0" w:beforeAutospacing="0" w:after="0" w:afterAutospacing="0" w:line="240" w:lineRule="auto"/>
              <w:ind w:left="0" w:right="0"/>
              <w:jc w:val="both"/>
              <w:rPr>
                <w:ins w:id="22" w:author="咨询组" w:date="2025-12-03T15:22:06Z"/>
                <w:rFonts w:hint="default" w:ascii="仿宋_GB2312" w:hAnsi="仿宋" w:eastAsia="仿宋_GB2312" w:cs="仿宋"/>
                <w:sz w:val="24"/>
                <w:szCs w:val="24"/>
              </w:rPr>
            </w:pPr>
            <w:ins w:id="23" w:author="咨询组" w:date="2025-12-03T15:22:06Z">
              <w:r>
                <w:rPr>
                  <w:rFonts w:hint="eastAsia" w:ascii="仿宋_GB2312" w:hAnsi="仿宋" w:eastAsia="仿宋_GB2312" w:cs="仿宋"/>
                  <w:sz w:val="24"/>
                  <w:szCs w:val="24"/>
                </w:rPr>
                <w:t>三级（中心</w:t>
              </w:r>
            </w:ins>
            <w:ins w:id="24" w:author="咨询组" w:date="2025-12-03T15:22:06Z">
              <w:r>
                <w:rPr>
                  <w:rFonts w:hint="default" w:ascii="仿宋_GB2312" w:hAnsi="仿宋" w:eastAsia="仿宋_GB2312" w:cs="仿宋"/>
                  <w:sz w:val="24"/>
                  <w:szCs w:val="24"/>
                </w:rPr>
                <w:t>/部门级、酒业控股公司、销售事业部）</w:t>
              </w:r>
            </w:ins>
          </w:p>
        </w:tc>
        <w:tc>
          <w:tcPr>
            <w:tcW w:w="4825" w:type="dxa"/>
            <w:shd w:val="clear" w:color="auto" w:fill="auto"/>
            <w:vAlign w:val="center"/>
          </w:tcPr>
          <w:p w14:paraId="2E115C39">
            <w:pPr>
              <w:keepNext w:val="0"/>
              <w:keepLines w:val="0"/>
              <w:widowControl w:val="0"/>
              <w:suppressLineNumbers w:val="0"/>
              <w:spacing w:before="0" w:beforeAutospacing="0" w:after="0" w:afterAutospacing="0" w:line="240" w:lineRule="auto"/>
              <w:ind w:left="0" w:right="0"/>
              <w:jc w:val="both"/>
              <w:rPr>
                <w:ins w:id="25" w:author="咨询组" w:date="2025-12-03T15:22:06Z"/>
                <w:rFonts w:hint="default" w:ascii="仿宋_GB2312" w:hAnsi="仿宋" w:eastAsia="仿宋_GB2312" w:cs="仿宋"/>
                <w:sz w:val="24"/>
                <w:szCs w:val="24"/>
              </w:rPr>
            </w:pPr>
            <w:ins w:id="26" w:author="咨询组" w:date="2025-12-03T15:22:06Z">
              <w:r>
                <w:rPr>
                  <w:rFonts w:hint="eastAsia" w:ascii="仿宋_GB2312" w:hAnsi="仿宋" w:eastAsia="仿宋_GB2312" w:cs="仿宋"/>
                  <w:sz w:val="24"/>
                  <w:szCs w:val="24"/>
                </w:rPr>
                <w:t>啤酒职能部门、直属机构；</w:t>
              </w:r>
            </w:ins>
          </w:p>
          <w:p w14:paraId="0D52E3AA">
            <w:pPr>
              <w:keepNext w:val="0"/>
              <w:keepLines w:val="0"/>
              <w:widowControl w:val="0"/>
              <w:suppressLineNumbers w:val="0"/>
              <w:spacing w:before="0" w:beforeAutospacing="0" w:after="0" w:afterAutospacing="0" w:line="240" w:lineRule="auto"/>
              <w:ind w:left="0" w:right="0"/>
              <w:jc w:val="both"/>
              <w:rPr>
                <w:ins w:id="27" w:author="咨询组" w:date="2025-12-03T15:22:06Z"/>
                <w:rFonts w:hint="default" w:ascii="仿宋_GB2312" w:hAnsi="仿宋" w:eastAsia="仿宋_GB2312" w:cs="仿宋"/>
                <w:sz w:val="24"/>
                <w:szCs w:val="24"/>
              </w:rPr>
            </w:pPr>
            <w:ins w:id="28" w:author="咨询组" w:date="2025-12-03T15:22:06Z">
              <w:r>
                <w:rPr>
                  <w:rFonts w:hint="eastAsia" w:ascii="仿宋_GB2312" w:hAnsi="仿宋" w:eastAsia="仿宋_GB2312" w:cs="仿宋"/>
                  <w:sz w:val="24"/>
                  <w:szCs w:val="24"/>
                </w:rPr>
                <w:t>雪花</w:t>
              </w:r>
            </w:ins>
            <w:ins w:id="29" w:author="咨询组" w:date="2025-12-03T15:22:06Z">
              <w:r>
                <w:rPr>
                  <w:rFonts w:hint="default" w:ascii="仿宋_GB2312" w:hAnsi="仿宋" w:eastAsia="仿宋_GB2312" w:cs="仿宋"/>
                  <w:sz w:val="24"/>
                  <w:szCs w:val="24"/>
                </w:rPr>
                <w:t>/酒业业务中心、职能部门</w:t>
              </w:r>
            </w:ins>
          </w:p>
        </w:tc>
      </w:tr>
      <w:tr w14:paraId="2658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ins w:id="30" w:author="咨询组" w:date="2025-12-03T15:22:06Z"/>
        </w:trPr>
        <w:tc>
          <w:tcPr>
            <w:tcW w:w="3397" w:type="dxa"/>
            <w:shd w:val="clear" w:color="auto" w:fill="auto"/>
            <w:vAlign w:val="center"/>
          </w:tcPr>
          <w:p w14:paraId="5AC86699">
            <w:pPr>
              <w:keepNext w:val="0"/>
              <w:keepLines w:val="0"/>
              <w:widowControl w:val="0"/>
              <w:suppressLineNumbers w:val="0"/>
              <w:spacing w:before="0" w:beforeAutospacing="0" w:after="0" w:afterAutospacing="0" w:line="240" w:lineRule="auto"/>
              <w:ind w:left="0" w:right="0"/>
              <w:jc w:val="both"/>
              <w:rPr>
                <w:ins w:id="31" w:author="咨询组" w:date="2025-12-03T15:22:06Z"/>
                <w:rFonts w:hint="default" w:ascii="仿宋_GB2312" w:hAnsi="仿宋" w:eastAsia="仿宋_GB2312" w:cs="仿宋"/>
                <w:sz w:val="24"/>
                <w:szCs w:val="24"/>
              </w:rPr>
            </w:pPr>
            <w:ins w:id="32" w:author="咨询组" w:date="2025-12-03T15:22:06Z">
              <w:r>
                <w:rPr>
                  <w:rFonts w:hint="eastAsia" w:ascii="仿宋_GB2312" w:hAnsi="仿宋" w:eastAsia="仿宋_GB2312" w:cs="仿宋"/>
                  <w:sz w:val="24"/>
                  <w:szCs w:val="24"/>
                </w:rPr>
                <w:t>三级（中心</w:t>
              </w:r>
            </w:ins>
            <w:ins w:id="33" w:author="咨询组" w:date="2025-12-03T15:22:06Z">
              <w:r>
                <w:rPr>
                  <w:rFonts w:hint="default" w:ascii="仿宋_GB2312" w:hAnsi="仿宋" w:eastAsia="仿宋_GB2312" w:cs="仿宋"/>
                  <w:sz w:val="24"/>
                  <w:szCs w:val="24"/>
                </w:rPr>
                <w:t>/部门级、酒业控股公司、销售事业部）</w:t>
              </w:r>
            </w:ins>
          </w:p>
        </w:tc>
        <w:tc>
          <w:tcPr>
            <w:tcW w:w="4825" w:type="dxa"/>
            <w:shd w:val="clear" w:color="auto" w:fill="auto"/>
            <w:vAlign w:val="center"/>
          </w:tcPr>
          <w:p w14:paraId="40ADC789">
            <w:pPr>
              <w:keepNext w:val="0"/>
              <w:keepLines w:val="0"/>
              <w:widowControl w:val="0"/>
              <w:suppressLineNumbers w:val="0"/>
              <w:spacing w:before="0" w:beforeAutospacing="0" w:after="0" w:afterAutospacing="0" w:line="240" w:lineRule="auto"/>
              <w:ind w:left="0" w:right="0"/>
              <w:jc w:val="both"/>
              <w:rPr>
                <w:ins w:id="34" w:author="咨询组" w:date="2025-12-03T15:22:06Z"/>
                <w:rFonts w:hint="default" w:ascii="仿宋_GB2312" w:hAnsi="仿宋" w:eastAsia="仿宋_GB2312" w:cs="仿宋"/>
                <w:sz w:val="24"/>
                <w:szCs w:val="24"/>
              </w:rPr>
            </w:pPr>
            <w:ins w:id="35" w:author="咨询组" w:date="2025-12-03T15:22:06Z">
              <w:r>
                <w:rPr>
                  <w:rFonts w:hint="eastAsia" w:ascii="仿宋_GB2312" w:hAnsi="仿宋" w:eastAsia="仿宋_GB2312" w:cs="仿宋"/>
                  <w:sz w:val="24"/>
                  <w:szCs w:val="24"/>
                </w:rPr>
                <w:t>酒业控股公司</w:t>
              </w:r>
            </w:ins>
          </w:p>
        </w:tc>
      </w:tr>
      <w:tr w14:paraId="7C73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ins w:id="36" w:author="咨询组" w:date="2025-12-03T15:22:06Z"/>
        </w:trPr>
        <w:tc>
          <w:tcPr>
            <w:tcW w:w="3397" w:type="dxa"/>
            <w:shd w:val="clear" w:color="auto" w:fill="auto"/>
            <w:vAlign w:val="center"/>
          </w:tcPr>
          <w:p w14:paraId="3FEFA1DD">
            <w:pPr>
              <w:keepNext w:val="0"/>
              <w:keepLines w:val="0"/>
              <w:widowControl w:val="0"/>
              <w:suppressLineNumbers w:val="0"/>
              <w:spacing w:before="0" w:beforeAutospacing="0" w:after="0" w:afterAutospacing="0" w:line="240" w:lineRule="auto"/>
              <w:ind w:left="0" w:right="0"/>
              <w:jc w:val="both"/>
              <w:rPr>
                <w:ins w:id="37" w:author="咨询组" w:date="2025-12-03T15:22:06Z"/>
                <w:rFonts w:hint="default" w:ascii="仿宋_GB2312" w:hAnsi="仿宋" w:eastAsia="仿宋_GB2312" w:cs="仿宋"/>
                <w:sz w:val="24"/>
                <w:szCs w:val="24"/>
              </w:rPr>
            </w:pPr>
            <w:ins w:id="38" w:author="咨询组" w:date="2025-12-03T15:22:06Z">
              <w:r>
                <w:rPr>
                  <w:rFonts w:hint="eastAsia" w:ascii="仿宋_GB2312" w:hAnsi="仿宋" w:eastAsia="仿宋_GB2312" w:cs="仿宋"/>
                  <w:sz w:val="24"/>
                  <w:szCs w:val="24"/>
                </w:rPr>
                <w:t>三级（中心</w:t>
              </w:r>
            </w:ins>
            <w:ins w:id="39" w:author="咨询组" w:date="2025-12-03T15:22:06Z">
              <w:r>
                <w:rPr>
                  <w:rFonts w:hint="default" w:ascii="仿宋_GB2312" w:hAnsi="仿宋" w:eastAsia="仿宋_GB2312" w:cs="仿宋"/>
                  <w:sz w:val="24"/>
                  <w:szCs w:val="24"/>
                </w:rPr>
                <w:t>/部门级、酒业控股公司、销售事业部）</w:t>
              </w:r>
            </w:ins>
          </w:p>
        </w:tc>
        <w:tc>
          <w:tcPr>
            <w:tcW w:w="4825" w:type="dxa"/>
            <w:shd w:val="clear" w:color="auto" w:fill="auto"/>
            <w:vAlign w:val="center"/>
          </w:tcPr>
          <w:p w14:paraId="57BCBBA1">
            <w:pPr>
              <w:keepNext w:val="0"/>
              <w:keepLines w:val="0"/>
              <w:widowControl w:val="0"/>
              <w:suppressLineNumbers w:val="0"/>
              <w:spacing w:before="0" w:beforeAutospacing="0" w:after="0" w:afterAutospacing="0" w:line="240" w:lineRule="auto"/>
              <w:ind w:left="0" w:right="0"/>
              <w:jc w:val="both"/>
              <w:rPr>
                <w:ins w:id="40" w:author="咨询组" w:date="2025-12-03T15:22:06Z"/>
                <w:rFonts w:hint="default" w:ascii="仿宋_GB2312" w:hAnsi="仿宋" w:eastAsia="仿宋_GB2312" w:cs="仿宋"/>
                <w:sz w:val="24"/>
                <w:szCs w:val="24"/>
              </w:rPr>
            </w:pPr>
            <w:ins w:id="41" w:author="咨询组" w:date="2025-12-03T15:22:06Z">
              <w:r>
                <w:rPr>
                  <w:rFonts w:hint="eastAsia" w:ascii="仿宋_GB2312" w:hAnsi="仿宋" w:eastAsia="仿宋_GB2312" w:cs="仿宋"/>
                  <w:sz w:val="24"/>
                  <w:szCs w:val="24"/>
                </w:rPr>
                <w:t>销售事业部</w:t>
              </w:r>
            </w:ins>
          </w:p>
        </w:tc>
      </w:tr>
      <w:tr w14:paraId="0D27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ins w:id="42" w:author="咨询组" w:date="2025-12-03T15:22:06Z"/>
        </w:trPr>
        <w:tc>
          <w:tcPr>
            <w:tcW w:w="3397" w:type="dxa"/>
            <w:shd w:val="clear" w:color="auto" w:fill="auto"/>
            <w:vAlign w:val="center"/>
          </w:tcPr>
          <w:p w14:paraId="44344FB2">
            <w:pPr>
              <w:keepNext w:val="0"/>
              <w:keepLines w:val="0"/>
              <w:widowControl w:val="0"/>
              <w:suppressLineNumbers w:val="0"/>
              <w:spacing w:before="0" w:beforeAutospacing="0" w:after="0" w:afterAutospacing="0" w:line="240" w:lineRule="auto"/>
              <w:ind w:left="0" w:right="0"/>
              <w:jc w:val="both"/>
              <w:rPr>
                <w:ins w:id="43" w:author="咨询组" w:date="2025-12-03T15:22:06Z"/>
                <w:rFonts w:hint="default" w:ascii="仿宋_GB2312" w:hAnsi="仿宋" w:eastAsia="仿宋_GB2312" w:cs="仿宋"/>
                <w:sz w:val="24"/>
                <w:szCs w:val="24"/>
                <w:highlight w:val="yellow"/>
              </w:rPr>
            </w:pPr>
            <w:ins w:id="44" w:author="咨询组" w:date="2025-12-03T15:22:06Z">
              <w:r>
                <w:rPr>
                  <w:rFonts w:hint="eastAsia" w:ascii="仿宋_GB2312" w:hAnsi="仿宋" w:eastAsia="仿宋_GB2312" w:cs="仿宋"/>
                  <w:sz w:val="24"/>
                  <w:szCs w:val="24"/>
                </w:rPr>
                <w:t>四级（省营销中心</w:t>
              </w:r>
            </w:ins>
            <w:ins w:id="45" w:author="咨询组" w:date="2025-12-03T15:22:06Z">
              <w:r>
                <w:rPr>
                  <w:rFonts w:hint="default" w:ascii="仿宋_GB2312" w:hAnsi="仿宋" w:eastAsia="仿宋_GB2312" w:cs="仿宋"/>
                  <w:sz w:val="24"/>
                  <w:szCs w:val="24"/>
                </w:rPr>
                <w:t>/工厂级）</w:t>
              </w:r>
            </w:ins>
          </w:p>
        </w:tc>
        <w:tc>
          <w:tcPr>
            <w:tcW w:w="4825" w:type="dxa"/>
            <w:shd w:val="clear" w:color="auto" w:fill="auto"/>
            <w:vAlign w:val="center"/>
          </w:tcPr>
          <w:p w14:paraId="2468E4F6">
            <w:pPr>
              <w:keepNext w:val="0"/>
              <w:keepLines w:val="0"/>
              <w:widowControl w:val="0"/>
              <w:suppressLineNumbers w:val="0"/>
              <w:spacing w:before="0" w:beforeAutospacing="0" w:after="0" w:afterAutospacing="0" w:line="240" w:lineRule="auto"/>
              <w:ind w:left="0" w:right="0"/>
              <w:jc w:val="both"/>
              <w:rPr>
                <w:ins w:id="46" w:author="咨询组" w:date="2025-12-03T15:22:06Z"/>
                <w:rFonts w:hint="default" w:ascii="仿宋_GB2312" w:hAnsi="仿宋" w:eastAsia="仿宋_GB2312" w:cs="仿宋"/>
                <w:sz w:val="24"/>
                <w:szCs w:val="24"/>
              </w:rPr>
            </w:pPr>
            <w:ins w:id="47" w:author="咨询组" w:date="2025-12-03T15:22:06Z">
              <w:r>
                <w:rPr>
                  <w:rFonts w:hint="eastAsia" w:ascii="仿宋_GB2312" w:hAnsi="仿宋" w:eastAsia="仿宋_GB2312" w:cs="仿宋"/>
                  <w:sz w:val="24"/>
                  <w:szCs w:val="24"/>
                </w:rPr>
                <w:t>省营销中心（雪花事业部、酒业控股公司）、生产工厂（雪花事业部）</w:t>
              </w:r>
            </w:ins>
            <w:ins w:id="48" w:author="咨询组" w:date="2025-12-03T15:22:06Z">
              <w:r>
                <w:rPr>
                  <w:rFonts w:hint="default" w:ascii="仿宋_GB2312" w:hAnsi="仿宋" w:eastAsia="仿宋_GB2312" w:cs="仿宋"/>
                  <w:sz w:val="24"/>
                  <w:szCs w:val="24"/>
                </w:rPr>
                <w:t>/生产中心（酒业控股公司）</w:t>
              </w:r>
            </w:ins>
          </w:p>
        </w:tc>
      </w:tr>
    </w:tbl>
    <w:p w14:paraId="09DA1215">
      <w:pPr>
        <w:widowControl w:val="0"/>
        <w:spacing w:after="0" w:line="560" w:lineRule="exact"/>
        <w:ind w:firstLine="640" w:firstLineChars="200"/>
        <w:jc w:val="both"/>
        <w:rPr>
          <w:del w:id="49" w:author="咨询组" w:date="2025-12-03T15:22:21Z"/>
          <w:rFonts w:hint="eastAsia" w:ascii="仿宋_GB2312" w:hAnsi="仿宋" w:eastAsia="仿宋_GB2312" w:cs="仿宋"/>
          <w:sz w:val="32"/>
          <w:szCs w:val="32"/>
        </w:rPr>
      </w:pPr>
    </w:p>
    <w:tbl>
      <w:tblPr>
        <w:tblStyle w:val="16"/>
        <w:tblW w:w="82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4825"/>
      </w:tblGrid>
      <w:tr w14:paraId="1EEA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blHeader/>
          <w:jc w:val="center"/>
          <w:del w:id="50" w:author="咨询组" w:date="2025-12-03T15:21:59Z"/>
        </w:trPr>
        <w:tc>
          <w:tcPr>
            <w:tcW w:w="3397" w:type="dxa"/>
            <w:shd w:val="clear" w:color="auto" w:fill="auto"/>
            <w:vAlign w:val="center"/>
          </w:tcPr>
          <w:p w14:paraId="482874A5">
            <w:pPr>
              <w:keepNext w:val="0"/>
              <w:keepLines w:val="0"/>
              <w:widowControl w:val="0"/>
              <w:suppressLineNumbers w:val="0"/>
              <w:spacing w:before="0" w:beforeAutospacing="0" w:after="0" w:afterAutospacing="0" w:line="240" w:lineRule="auto"/>
              <w:ind w:left="0" w:right="0"/>
              <w:jc w:val="center"/>
              <w:rPr>
                <w:del w:id="51" w:author="咨询组" w:date="2025-12-03T15:21:59Z"/>
                <w:rFonts w:hint="default" w:ascii="仿宋_GB2312" w:hAnsi="仿宋" w:eastAsia="仿宋_GB2312" w:cs="仿宋"/>
                <w:b/>
                <w:sz w:val="24"/>
                <w:szCs w:val="24"/>
              </w:rPr>
            </w:pPr>
            <w:del w:id="52" w:author="咨询组" w:date="2025-12-03T15:21:59Z">
              <w:r>
                <w:rPr>
                  <w:rFonts w:hint="eastAsia" w:ascii="仿宋_GB2312" w:hAnsi="仿宋" w:eastAsia="仿宋_GB2312" w:cs="仿宋"/>
                  <w:b/>
                  <w:sz w:val="24"/>
                  <w:szCs w:val="24"/>
                </w:rPr>
                <w:delText>层级</w:delText>
              </w:r>
            </w:del>
          </w:p>
        </w:tc>
        <w:tc>
          <w:tcPr>
            <w:tcW w:w="4825" w:type="dxa"/>
            <w:shd w:val="clear" w:color="auto" w:fill="auto"/>
            <w:vAlign w:val="center"/>
          </w:tcPr>
          <w:p w14:paraId="530FC44B">
            <w:pPr>
              <w:keepNext w:val="0"/>
              <w:keepLines w:val="0"/>
              <w:widowControl w:val="0"/>
              <w:suppressLineNumbers w:val="0"/>
              <w:spacing w:before="0" w:beforeAutospacing="0" w:after="0" w:afterAutospacing="0" w:line="240" w:lineRule="auto"/>
              <w:ind w:left="0" w:right="0"/>
              <w:jc w:val="center"/>
              <w:rPr>
                <w:del w:id="53" w:author="咨询组" w:date="2025-12-03T15:21:59Z"/>
                <w:rFonts w:hint="default" w:ascii="仿宋_GB2312" w:hAnsi="仿宋" w:eastAsia="仿宋_GB2312" w:cs="仿宋"/>
                <w:b/>
                <w:sz w:val="24"/>
                <w:szCs w:val="24"/>
              </w:rPr>
            </w:pPr>
            <w:del w:id="54" w:author="咨询组" w:date="2025-12-03T15:21:59Z">
              <w:r>
                <w:rPr>
                  <w:rFonts w:hint="eastAsia" w:ascii="仿宋_GB2312" w:hAnsi="仿宋" w:eastAsia="仿宋_GB2312" w:cs="仿宋"/>
                  <w:b/>
                  <w:sz w:val="24"/>
                  <w:szCs w:val="24"/>
                </w:rPr>
                <w:delText>绩效管理委员会</w:delText>
              </w:r>
            </w:del>
          </w:p>
        </w:tc>
      </w:tr>
      <w:tr w14:paraId="33074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del w:id="55" w:author="咨询组" w:date="2025-12-03T15:21:59Z"/>
        </w:trPr>
        <w:tc>
          <w:tcPr>
            <w:tcW w:w="3397" w:type="dxa"/>
            <w:shd w:val="clear" w:color="auto" w:fill="auto"/>
            <w:vAlign w:val="center"/>
          </w:tcPr>
          <w:p w14:paraId="1E0194A6">
            <w:pPr>
              <w:keepNext w:val="0"/>
              <w:keepLines w:val="0"/>
              <w:widowControl w:val="0"/>
              <w:suppressLineNumbers w:val="0"/>
              <w:spacing w:before="0" w:beforeAutospacing="0" w:after="0" w:afterAutospacing="0" w:line="240" w:lineRule="auto"/>
              <w:ind w:left="0" w:right="0"/>
              <w:jc w:val="both"/>
              <w:rPr>
                <w:del w:id="56" w:author="咨询组" w:date="2025-12-03T15:21:59Z"/>
                <w:rFonts w:hint="default" w:ascii="仿宋_GB2312" w:hAnsi="仿宋" w:eastAsia="仿宋_GB2312" w:cs="仿宋"/>
                <w:sz w:val="24"/>
                <w:szCs w:val="24"/>
              </w:rPr>
            </w:pPr>
            <w:del w:id="57" w:author="咨询组" w:date="2025-12-03T15:21:59Z">
              <w:r>
                <w:rPr>
                  <w:rFonts w:hint="eastAsia" w:ascii="仿宋_GB2312" w:hAnsi="仿宋" w:eastAsia="仿宋_GB2312" w:cs="仿宋"/>
                  <w:sz w:val="24"/>
                  <w:szCs w:val="24"/>
                </w:rPr>
                <w:delText>一级（公司级）</w:delText>
              </w:r>
            </w:del>
          </w:p>
        </w:tc>
        <w:tc>
          <w:tcPr>
            <w:tcW w:w="4825" w:type="dxa"/>
            <w:shd w:val="clear" w:color="auto" w:fill="auto"/>
            <w:vAlign w:val="center"/>
          </w:tcPr>
          <w:p w14:paraId="3DB0645E">
            <w:pPr>
              <w:keepNext w:val="0"/>
              <w:keepLines w:val="0"/>
              <w:widowControl w:val="0"/>
              <w:suppressLineNumbers w:val="0"/>
              <w:spacing w:before="0" w:beforeAutospacing="0" w:after="0" w:afterAutospacing="0" w:line="240" w:lineRule="auto"/>
              <w:ind w:left="0" w:right="0"/>
              <w:jc w:val="both"/>
              <w:rPr>
                <w:del w:id="58" w:author="咨询组" w:date="2025-12-03T15:21:59Z"/>
                <w:rFonts w:hint="default" w:ascii="仿宋_GB2312" w:hAnsi="仿宋" w:eastAsia="仿宋_GB2312" w:cs="仿宋"/>
                <w:sz w:val="24"/>
                <w:szCs w:val="24"/>
              </w:rPr>
            </w:pPr>
            <w:del w:id="59" w:author="咨询组" w:date="2025-12-03T15:21:59Z">
              <w:r>
                <w:rPr>
                  <w:rFonts w:hint="eastAsia" w:ascii="仿宋_GB2312" w:hAnsi="仿宋" w:eastAsia="仿宋_GB2312" w:cs="仿宋"/>
                  <w:sz w:val="24"/>
                  <w:szCs w:val="24"/>
                </w:rPr>
                <w:delText>华润啤酒</w:delText>
              </w:r>
            </w:del>
          </w:p>
        </w:tc>
      </w:tr>
      <w:tr w14:paraId="74E0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del w:id="60" w:author="咨询组" w:date="2025-12-03T15:21:59Z"/>
        </w:trPr>
        <w:tc>
          <w:tcPr>
            <w:tcW w:w="3397" w:type="dxa"/>
            <w:shd w:val="clear" w:color="auto" w:fill="auto"/>
            <w:vAlign w:val="center"/>
          </w:tcPr>
          <w:p w14:paraId="180015B5">
            <w:pPr>
              <w:keepNext w:val="0"/>
              <w:keepLines w:val="0"/>
              <w:widowControl w:val="0"/>
              <w:suppressLineNumbers w:val="0"/>
              <w:spacing w:before="0" w:beforeAutospacing="0" w:after="0" w:afterAutospacing="0" w:line="240" w:lineRule="auto"/>
              <w:ind w:left="0" w:right="0"/>
              <w:jc w:val="both"/>
              <w:rPr>
                <w:del w:id="61" w:author="咨询组" w:date="2025-12-03T15:21:59Z"/>
                <w:rFonts w:hint="default" w:ascii="仿宋_GB2312" w:hAnsi="仿宋" w:eastAsia="仿宋_GB2312" w:cs="仿宋"/>
                <w:sz w:val="24"/>
                <w:szCs w:val="24"/>
              </w:rPr>
            </w:pPr>
            <w:del w:id="62" w:author="咨询组" w:date="2025-12-03T15:21:59Z">
              <w:r>
                <w:rPr>
                  <w:rFonts w:hint="eastAsia" w:ascii="仿宋_GB2312" w:hAnsi="仿宋" w:eastAsia="仿宋_GB2312" w:cs="仿宋"/>
                  <w:sz w:val="24"/>
                  <w:szCs w:val="24"/>
                </w:rPr>
                <w:delText>二级（雪花</w:delText>
              </w:r>
            </w:del>
            <w:del w:id="63" w:author="咨询组" w:date="2025-12-03T15:21:59Z">
              <w:r>
                <w:rPr>
                  <w:rFonts w:hint="default" w:ascii="仿宋_GB2312" w:hAnsi="仿宋" w:eastAsia="仿宋_GB2312" w:cs="仿宋"/>
                  <w:sz w:val="24"/>
                  <w:szCs w:val="24"/>
                </w:rPr>
                <w:delText>/酒业事业部）</w:delText>
              </w:r>
            </w:del>
          </w:p>
        </w:tc>
        <w:tc>
          <w:tcPr>
            <w:tcW w:w="4825" w:type="dxa"/>
            <w:shd w:val="clear" w:color="auto" w:fill="auto"/>
            <w:vAlign w:val="center"/>
          </w:tcPr>
          <w:p w14:paraId="564D7727">
            <w:pPr>
              <w:keepNext w:val="0"/>
              <w:keepLines w:val="0"/>
              <w:widowControl w:val="0"/>
              <w:suppressLineNumbers w:val="0"/>
              <w:spacing w:before="0" w:beforeAutospacing="0" w:after="0" w:afterAutospacing="0" w:line="240" w:lineRule="auto"/>
              <w:ind w:left="0" w:right="0"/>
              <w:jc w:val="both"/>
              <w:rPr>
                <w:del w:id="64" w:author="咨询组" w:date="2025-12-03T15:21:59Z"/>
                <w:rFonts w:hint="default" w:ascii="仿宋_GB2312" w:hAnsi="仿宋" w:eastAsia="仿宋_GB2312" w:cs="仿宋"/>
                <w:sz w:val="24"/>
                <w:szCs w:val="24"/>
              </w:rPr>
            </w:pPr>
            <w:del w:id="65" w:author="咨询组" w:date="2025-12-03T15:21:59Z">
              <w:r>
                <w:rPr>
                  <w:rFonts w:hint="eastAsia" w:ascii="仿宋_GB2312" w:hAnsi="仿宋" w:eastAsia="仿宋_GB2312" w:cs="仿宋"/>
                  <w:sz w:val="24"/>
                  <w:szCs w:val="24"/>
                </w:rPr>
                <w:delText>雪花</w:delText>
              </w:r>
            </w:del>
            <w:del w:id="66" w:author="咨询组" w:date="2025-12-03T15:21:59Z">
              <w:r>
                <w:rPr>
                  <w:rFonts w:hint="default" w:ascii="仿宋_GB2312" w:hAnsi="仿宋" w:eastAsia="仿宋_GB2312" w:cs="仿宋"/>
                  <w:sz w:val="24"/>
                  <w:szCs w:val="24"/>
                </w:rPr>
                <w:delText>/酒业事业部</w:delText>
              </w:r>
            </w:del>
          </w:p>
        </w:tc>
      </w:tr>
      <w:tr w14:paraId="672A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del w:id="67" w:author="咨询组" w:date="2025-12-03T15:21:59Z"/>
        </w:trPr>
        <w:tc>
          <w:tcPr>
            <w:tcW w:w="3397" w:type="dxa"/>
            <w:vMerge w:val="restart"/>
            <w:shd w:val="clear" w:color="auto" w:fill="auto"/>
            <w:vAlign w:val="center"/>
          </w:tcPr>
          <w:p w14:paraId="3A859E8A">
            <w:pPr>
              <w:keepNext w:val="0"/>
              <w:keepLines w:val="0"/>
              <w:widowControl w:val="0"/>
              <w:suppressLineNumbers w:val="0"/>
              <w:spacing w:before="0" w:beforeAutospacing="0" w:after="0" w:afterAutospacing="0" w:line="240" w:lineRule="auto"/>
              <w:ind w:left="0" w:right="0"/>
              <w:jc w:val="both"/>
              <w:rPr>
                <w:del w:id="68" w:author="咨询组" w:date="2025-12-03T15:21:59Z"/>
                <w:rFonts w:hint="default" w:ascii="仿宋_GB2312" w:hAnsi="仿宋" w:eastAsia="仿宋_GB2312" w:cs="仿宋"/>
                <w:sz w:val="24"/>
                <w:szCs w:val="24"/>
              </w:rPr>
            </w:pPr>
            <w:del w:id="69" w:author="咨询组" w:date="2025-12-03T15:21:59Z">
              <w:r>
                <w:rPr>
                  <w:rFonts w:hint="eastAsia" w:ascii="仿宋_GB2312" w:hAnsi="仿宋" w:eastAsia="仿宋_GB2312" w:cs="仿宋"/>
                  <w:sz w:val="24"/>
                  <w:szCs w:val="24"/>
                </w:rPr>
                <w:delText>三级（中心</w:delText>
              </w:r>
            </w:del>
            <w:del w:id="70" w:author="咨询组" w:date="2025-12-03T15:21:59Z">
              <w:r>
                <w:rPr>
                  <w:rFonts w:hint="default" w:ascii="仿宋_GB2312" w:hAnsi="仿宋" w:eastAsia="仿宋_GB2312" w:cs="仿宋"/>
                  <w:sz w:val="24"/>
                  <w:szCs w:val="24"/>
                </w:rPr>
                <w:delText>/部门级、酒业控股公司、销售事业部）</w:delText>
              </w:r>
            </w:del>
          </w:p>
        </w:tc>
        <w:tc>
          <w:tcPr>
            <w:tcW w:w="4825" w:type="dxa"/>
            <w:shd w:val="clear" w:color="auto" w:fill="auto"/>
            <w:vAlign w:val="center"/>
          </w:tcPr>
          <w:p w14:paraId="7957FEBD">
            <w:pPr>
              <w:keepNext w:val="0"/>
              <w:keepLines w:val="0"/>
              <w:widowControl w:val="0"/>
              <w:suppressLineNumbers w:val="0"/>
              <w:spacing w:before="0" w:beforeAutospacing="0" w:after="0" w:afterAutospacing="0" w:line="240" w:lineRule="auto"/>
              <w:ind w:left="0" w:right="0"/>
              <w:jc w:val="both"/>
              <w:rPr>
                <w:del w:id="71" w:author="咨询组" w:date="2025-12-03T15:21:59Z"/>
                <w:rFonts w:hint="default" w:ascii="仿宋_GB2312" w:hAnsi="仿宋" w:eastAsia="仿宋_GB2312" w:cs="仿宋"/>
                <w:sz w:val="24"/>
                <w:szCs w:val="24"/>
              </w:rPr>
            </w:pPr>
            <w:del w:id="72" w:author="咨询组" w:date="2025-12-03T15:21:59Z">
              <w:r>
                <w:rPr>
                  <w:rFonts w:hint="eastAsia" w:ascii="仿宋_GB2312" w:hAnsi="仿宋" w:eastAsia="仿宋_GB2312" w:cs="仿宋"/>
                  <w:sz w:val="24"/>
                  <w:szCs w:val="24"/>
                </w:rPr>
                <w:delText>啤酒职能部门、直属机构；</w:delText>
              </w:r>
            </w:del>
          </w:p>
          <w:p w14:paraId="331FD492">
            <w:pPr>
              <w:keepNext w:val="0"/>
              <w:keepLines w:val="0"/>
              <w:widowControl w:val="0"/>
              <w:suppressLineNumbers w:val="0"/>
              <w:spacing w:before="0" w:beforeAutospacing="0" w:after="0" w:afterAutospacing="0" w:line="240" w:lineRule="auto"/>
              <w:ind w:left="0" w:right="0"/>
              <w:jc w:val="both"/>
              <w:rPr>
                <w:del w:id="73" w:author="咨询组" w:date="2025-12-03T15:21:59Z"/>
                <w:rFonts w:hint="default" w:ascii="仿宋_GB2312" w:hAnsi="仿宋" w:eastAsia="仿宋_GB2312" w:cs="仿宋"/>
                <w:sz w:val="24"/>
                <w:szCs w:val="24"/>
              </w:rPr>
            </w:pPr>
            <w:del w:id="74" w:author="咨询组" w:date="2025-12-03T15:21:59Z">
              <w:r>
                <w:rPr>
                  <w:rFonts w:hint="eastAsia" w:ascii="仿宋_GB2312" w:hAnsi="仿宋" w:eastAsia="仿宋_GB2312" w:cs="仿宋"/>
                  <w:sz w:val="24"/>
                  <w:szCs w:val="24"/>
                </w:rPr>
                <w:delText>雪花</w:delText>
              </w:r>
            </w:del>
            <w:del w:id="75" w:author="咨询组" w:date="2025-12-03T15:21:59Z">
              <w:r>
                <w:rPr>
                  <w:rFonts w:hint="default" w:ascii="仿宋_GB2312" w:hAnsi="仿宋" w:eastAsia="仿宋_GB2312" w:cs="仿宋"/>
                  <w:sz w:val="24"/>
                  <w:szCs w:val="24"/>
                </w:rPr>
                <w:delText>/酒业业务中心、职能部门</w:delText>
              </w:r>
            </w:del>
          </w:p>
        </w:tc>
      </w:tr>
      <w:tr w14:paraId="30FA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del w:id="76" w:author="咨询组" w:date="2025-12-03T15:21:59Z"/>
        </w:trPr>
        <w:tc>
          <w:tcPr>
            <w:tcW w:w="3397" w:type="dxa"/>
            <w:vMerge w:val="continue"/>
            <w:shd w:val="clear" w:color="auto" w:fill="auto"/>
            <w:vAlign w:val="center"/>
          </w:tcPr>
          <w:p w14:paraId="502B2140">
            <w:pPr>
              <w:keepNext w:val="0"/>
              <w:keepLines w:val="0"/>
              <w:widowControl w:val="0"/>
              <w:suppressLineNumbers w:val="0"/>
              <w:spacing w:before="0" w:beforeAutospacing="0" w:after="0" w:afterAutospacing="0" w:line="240" w:lineRule="auto"/>
              <w:ind w:left="0" w:right="0"/>
              <w:jc w:val="both"/>
              <w:rPr>
                <w:del w:id="77" w:author="咨询组" w:date="2025-12-03T15:21:59Z"/>
                <w:rFonts w:hint="default" w:ascii="仿宋_GB2312" w:hAnsi="仿宋" w:eastAsia="仿宋_GB2312" w:cs="仿宋"/>
                <w:sz w:val="24"/>
                <w:szCs w:val="24"/>
              </w:rPr>
            </w:pPr>
          </w:p>
        </w:tc>
        <w:tc>
          <w:tcPr>
            <w:tcW w:w="4825" w:type="dxa"/>
            <w:shd w:val="clear" w:color="auto" w:fill="auto"/>
            <w:vAlign w:val="center"/>
          </w:tcPr>
          <w:p w14:paraId="21A779DB">
            <w:pPr>
              <w:keepNext w:val="0"/>
              <w:keepLines w:val="0"/>
              <w:widowControl w:val="0"/>
              <w:suppressLineNumbers w:val="0"/>
              <w:spacing w:before="0" w:beforeAutospacing="0" w:after="0" w:afterAutospacing="0" w:line="240" w:lineRule="auto"/>
              <w:ind w:left="0" w:right="0"/>
              <w:jc w:val="both"/>
              <w:rPr>
                <w:del w:id="78" w:author="咨询组" w:date="2025-12-03T15:21:59Z"/>
                <w:rFonts w:hint="default" w:ascii="仿宋_GB2312" w:hAnsi="仿宋" w:eastAsia="仿宋_GB2312" w:cs="仿宋"/>
                <w:sz w:val="24"/>
                <w:szCs w:val="24"/>
              </w:rPr>
            </w:pPr>
            <w:del w:id="79" w:author="咨询组" w:date="2025-12-03T15:21:59Z">
              <w:r>
                <w:rPr>
                  <w:rFonts w:hint="eastAsia" w:ascii="仿宋_GB2312" w:hAnsi="仿宋" w:eastAsia="仿宋_GB2312" w:cs="仿宋"/>
                  <w:sz w:val="24"/>
                  <w:szCs w:val="24"/>
                </w:rPr>
                <w:delText>酒业控股公司</w:delText>
              </w:r>
            </w:del>
          </w:p>
        </w:tc>
      </w:tr>
      <w:tr w14:paraId="02C7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del w:id="80" w:author="咨询组" w:date="2025-12-03T15:21:59Z"/>
        </w:trPr>
        <w:tc>
          <w:tcPr>
            <w:tcW w:w="3397" w:type="dxa"/>
            <w:vMerge w:val="continue"/>
            <w:shd w:val="clear" w:color="auto" w:fill="auto"/>
            <w:vAlign w:val="center"/>
          </w:tcPr>
          <w:p w14:paraId="6F200171">
            <w:pPr>
              <w:keepNext w:val="0"/>
              <w:keepLines w:val="0"/>
              <w:widowControl w:val="0"/>
              <w:suppressLineNumbers w:val="0"/>
              <w:spacing w:before="0" w:beforeAutospacing="0" w:after="0" w:afterAutospacing="0" w:line="240" w:lineRule="auto"/>
              <w:ind w:left="0" w:right="0"/>
              <w:jc w:val="both"/>
              <w:rPr>
                <w:del w:id="81" w:author="咨询组" w:date="2025-12-03T15:21:59Z"/>
                <w:rFonts w:hint="default" w:ascii="仿宋_GB2312" w:hAnsi="仿宋" w:eastAsia="仿宋_GB2312" w:cs="仿宋"/>
                <w:sz w:val="24"/>
                <w:szCs w:val="24"/>
              </w:rPr>
            </w:pPr>
          </w:p>
        </w:tc>
        <w:tc>
          <w:tcPr>
            <w:tcW w:w="4825" w:type="dxa"/>
            <w:shd w:val="clear" w:color="auto" w:fill="auto"/>
            <w:vAlign w:val="center"/>
          </w:tcPr>
          <w:p w14:paraId="39E434BA">
            <w:pPr>
              <w:keepNext w:val="0"/>
              <w:keepLines w:val="0"/>
              <w:widowControl w:val="0"/>
              <w:suppressLineNumbers w:val="0"/>
              <w:spacing w:before="0" w:beforeAutospacing="0" w:after="0" w:afterAutospacing="0" w:line="240" w:lineRule="auto"/>
              <w:ind w:left="0" w:right="0"/>
              <w:jc w:val="both"/>
              <w:rPr>
                <w:del w:id="82" w:author="咨询组" w:date="2025-12-03T15:21:59Z"/>
                <w:rFonts w:hint="default" w:ascii="仿宋_GB2312" w:hAnsi="仿宋" w:eastAsia="仿宋_GB2312" w:cs="仿宋"/>
                <w:sz w:val="24"/>
                <w:szCs w:val="24"/>
              </w:rPr>
            </w:pPr>
            <w:del w:id="83" w:author="咨询组" w:date="2025-12-03T15:21:59Z">
              <w:r>
                <w:rPr>
                  <w:rFonts w:hint="eastAsia" w:ascii="仿宋_GB2312" w:hAnsi="仿宋" w:eastAsia="仿宋_GB2312" w:cs="仿宋"/>
                  <w:sz w:val="24"/>
                  <w:szCs w:val="24"/>
                </w:rPr>
                <w:delText>销售事业部</w:delText>
              </w:r>
            </w:del>
          </w:p>
        </w:tc>
      </w:tr>
      <w:tr w14:paraId="6108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del w:id="84" w:author="咨询组" w:date="2025-12-03T15:21:59Z"/>
        </w:trPr>
        <w:tc>
          <w:tcPr>
            <w:tcW w:w="3397" w:type="dxa"/>
            <w:shd w:val="clear" w:color="auto" w:fill="auto"/>
            <w:vAlign w:val="center"/>
          </w:tcPr>
          <w:p w14:paraId="3D84671D">
            <w:pPr>
              <w:keepNext w:val="0"/>
              <w:keepLines w:val="0"/>
              <w:widowControl w:val="0"/>
              <w:suppressLineNumbers w:val="0"/>
              <w:spacing w:before="0" w:beforeAutospacing="0" w:after="0" w:afterAutospacing="0" w:line="240" w:lineRule="auto"/>
              <w:ind w:left="0" w:right="0"/>
              <w:jc w:val="both"/>
              <w:rPr>
                <w:del w:id="85" w:author="咨询组" w:date="2025-12-03T15:21:59Z"/>
                <w:rFonts w:hint="default" w:ascii="仿宋_GB2312" w:hAnsi="仿宋" w:eastAsia="仿宋_GB2312" w:cs="仿宋"/>
                <w:sz w:val="24"/>
                <w:szCs w:val="24"/>
                <w:highlight w:val="yellow"/>
              </w:rPr>
            </w:pPr>
            <w:del w:id="86" w:author="咨询组" w:date="2025-12-03T15:21:59Z">
              <w:r>
                <w:rPr>
                  <w:rFonts w:hint="eastAsia" w:ascii="仿宋_GB2312" w:hAnsi="仿宋" w:eastAsia="仿宋_GB2312" w:cs="仿宋"/>
                  <w:sz w:val="24"/>
                  <w:szCs w:val="24"/>
                </w:rPr>
                <w:delText>四级（省营销中心</w:delText>
              </w:r>
            </w:del>
            <w:del w:id="87" w:author="咨询组" w:date="2025-12-03T15:21:59Z">
              <w:r>
                <w:rPr>
                  <w:rFonts w:hint="default" w:ascii="仿宋_GB2312" w:hAnsi="仿宋" w:eastAsia="仿宋_GB2312" w:cs="仿宋"/>
                  <w:sz w:val="24"/>
                  <w:szCs w:val="24"/>
                </w:rPr>
                <w:delText>/工厂级）</w:delText>
              </w:r>
            </w:del>
          </w:p>
        </w:tc>
        <w:tc>
          <w:tcPr>
            <w:tcW w:w="4825" w:type="dxa"/>
            <w:shd w:val="clear" w:color="auto" w:fill="auto"/>
            <w:vAlign w:val="center"/>
          </w:tcPr>
          <w:p w14:paraId="1B748B19">
            <w:pPr>
              <w:keepNext w:val="0"/>
              <w:keepLines w:val="0"/>
              <w:widowControl w:val="0"/>
              <w:suppressLineNumbers w:val="0"/>
              <w:spacing w:before="0" w:beforeAutospacing="0" w:after="0" w:afterAutospacing="0" w:line="240" w:lineRule="auto"/>
              <w:ind w:left="0" w:right="0"/>
              <w:jc w:val="both"/>
              <w:rPr>
                <w:del w:id="88" w:author="咨询组" w:date="2025-12-03T15:21:59Z"/>
                <w:rFonts w:hint="default" w:ascii="仿宋_GB2312" w:hAnsi="仿宋" w:eastAsia="仿宋_GB2312" w:cs="仿宋"/>
                <w:sz w:val="24"/>
                <w:szCs w:val="24"/>
              </w:rPr>
            </w:pPr>
            <w:del w:id="89" w:author="咨询组" w:date="2025-12-03T15:21:59Z">
              <w:r>
                <w:rPr>
                  <w:rFonts w:hint="eastAsia" w:ascii="仿宋_GB2312" w:hAnsi="仿宋" w:eastAsia="仿宋_GB2312" w:cs="仿宋"/>
                  <w:sz w:val="24"/>
                  <w:szCs w:val="24"/>
                </w:rPr>
                <w:delText>省营销中心（雪花事业部、酒业控股公司）、生产工厂（雪花事业部）</w:delText>
              </w:r>
            </w:del>
            <w:del w:id="90" w:author="咨询组" w:date="2025-12-03T15:21:59Z">
              <w:r>
                <w:rPr>
                  <w:rFonts w:hint="default" w:ascii="仿宋_GB2312" w:hAnsi="仿宋" w:eastAsia="仿宋_GB2312" w:cs="仿宋"/>
                  <w:sz w:val="24"/>
                  <w:szCs w:val="24"/>
                </w:rPr>
                <w:delText>/生产中心（酒业控股公司）</w:delText>
              </w:r>
            </w:del>
          </w:p>
        </w:tc>
      </w:tr>
    </w:tbl>
    <w:p w14:paraId="0028BA1B">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lang w:val="en-US" w:eastAsia="zh-CN" w:bidi="ar-SA"/>
        </w:rPr>
        <w:t>（一）</w:t>
      </w:r>
      <w:r>
        <w:rPr>
          <w:rFonts w:hint="eastAsia" w:ascii="仿宋_GB2312" w:hAnsi="仿宋" w:eastAsia="仿宋_GB2312" w:cs="仿宋"/>
          <w:sz w:val="32"/>
          <w:szCs w:val="32"/>
        </w:rPr>
        <w:t>绩效管理委员会实行主任负责制，根据具体事项确定审议人员，通过会议或邮件等方式开展绩效管理的审议、指导及监督工作，最终由委员会主任审核批准。</w:t>
      </w:r>
    </w:p>
    <w:p w14:paraId="2F89883A">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（二）</w:t>
      </w:r>
      <w:r>
        <w:rPr>
          <w:rFonts w:hint="eastAsia" w:ascii="仿宋_GB2312" w:hAnsi="仿宋" w:eastAsia="仿宋_GB2312" w:cs="仿宋"/>
          <w:sz w:val="32"/>
          <w:szCs w:val="32"/>
        </w:rPr>
        <w:t>华润啤酒设立公司级绩效管理委员会，领导全员绩效管理工作。</w:t>
      </w:r>
    </w:p>
    <w:p w14:paraId="4A3BD96F">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w:t>
      </w:r>
      <w:r>
        <w:rPr>
          <w:rFonts w:ascii="仿宋_GB2312" w:hAnsi="仿宋" w:eastAsia="仿宋_GB2312" w:cs="仿宋"/>
          <w:sz w:val="32"/>
          <w:szCs w:val="32"/>
        </w:rPr>
        <w:t>.</w:t>
      </w:r>
      <w:r>
        <w:rPr>
          <w:rFonts w:hint="eastAsia" w:ascii="仿宋_GB2312" w:hAnsi="仿宋" w:eastAsia="仿宋_GB2312" w:cs="仿宋"/>
          <w:sz w:val="32"/>
          <w:szCs w:val="32"/>
        </w:rPr>
        <w:t>华润啤酒董事会主席任绩效管理委员会主任，华润啤酒其他领导班子、华润啤酒人力资源部总监、战略管理部总监为委员，主要职责为：</w:t>
      </w:r>
    </w:p>
    <w:p w14:paraId="7511524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（1）确定绩效管理指导思想和原则；</w:t>
      </w:r>
    </w:p>
    <w:p w14:paraId="348EA7FE">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（2）指导华润啤酒全员绩效管理工作；</w:t>
      </w:r>
    </w:p>
    <w:p w14:paraId="5FCF7D4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w:t>
      </w:r>
      <w:r>
        <w:rPr>
          <w:rFonts w:ascii="仿宋_GB2312" w:hAnsi="仿宋" w:eastAsia="仿宋_GB2312" w:cs="仿宋"/>
          <w:sz w:val="32"/>
          <w:szCs w:val="32"/>
        </w:rPr>
        <w:t>3</w:t>
      </w:r>
      <w:r>
        <w:rPr>
          <w:rFonts w:hint="eastAsia" w:ascii="仿宋_GB2312" w:hAnsi="仿宋" w:eastAsia="仿宋_GB2312" w:cs="仿宋"/>
          <w:sz w:val="32"/>
          <w:szCs w:val="32"/>
        </w:rPr>
        <w:t>）审核批准全员绩效管理制度；</w:t>
      </w:r>
    </w:p>
    <w:p w14:paraId="36063455">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w:t>
      </w:r>
      <w:r>
        <w:rPr>
          <w:rFonts w:ascii="仿宋_GB2312" w:hAnsi="仿宋" w:eastAsia="仿宋_GB2312" w:cs="仿宋"/>
          <w:sz w:val="32"/>
          <w:szCs w:val="32"/>
        </w:rPr>
        <w:t>4</w:t>
      </w:r>
      <w:r>
        <w:rPr>
          <w:rFonts w:hint="eastAsia" w:ascii="仿宋_GB2312" w:hAnsi="仿宋" w:eastAsia="仿宋_GB2312" w:cs="仿宋"/>
          <w:sz w:val="32"/>
          <w:szCs w:val="32"/>
        </w:rPr>
        <w:t>）审核批准战略管理部统筹管理的组织业绩合同、绩效考核结果及应用方案。</w:t>
      </w:r>
    </w:p>
    <w:p w14:paraId="5034FA4F">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ascii="仿宋_GB2312" w:hAnsi="仿宋" w:eastAsia="仿宋_GB2312" w:cs="仿宋"/>
          <w:sz w:val="32"/>
          <w:szCs w:val="32"/>
        </w:rPr>
        <w:t>华润啤酒战略管理部：为组织业绩评价管理机构，负责组织实施华润雪花/华润酒业事业部、华润啤酒各职能部门及直属机构、华润雪花/华润酒业各业务中心及职能部门、华润雪花各销售事业部、酒业项目公司组织业绩合同管理。</w:t>
      </w:r>
    </w:p>
    <w:p w14:paraId="2712806A">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其他层级组织业绩合同管理职能由各级人力资源部承接。</w:t>
      </w:r>
    </w:p>
    <w:p w14:paraId="0BD52CB1">
      <w:pPr>
        <w:widowControl w:val="0"/>
        <w:numPr>
          <w:ilvl w:val="0"/>
          <w:numId w:val="0"/>
        </w:numPr>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lang w:val="en-US" w:eastAsia="zh-CN" w:bidi="ar-SA"/>
        </w:rPr>
        <w:t>3.</w:t>
      </w:r>
      <w:r>
        <w:rPr>
          <w:rFonts w:hint="eastAsia" w:ascii="仿宋_GB2312" w:hAnsi="仿宋" w:eastAsia="仿宋_GB2312" w:cs="仿宋"/>
          <w:sz w:val="32"/>
          <w:szCs w:val="32"/>
        </w:rPr>
        <w:t>华润啤酒人力资源部：为绩效管理委员会日常执行机构</w:t>
      </w:r>
      <w:del w:id="91" w:author="咨询组" w:date="2025-12-03T15:23:22Z">
        <w:r>
          <w:rPr>
            <w:rFonts w:hint="eastAsia" w:ascii="仿宋_GB2312" w:hAnsi="仿宋" w:eastAsia="仿宋_GB2312" w:cs="仿宋"/>
            <w:sz w:val="32"/>
            <w:szCs w:val="32"/>
          </w:rPr>
          <w:delText>，职责详见附件</w:delText>
        </w:r>
      </w:del>
      <w:del w:id="92" w:author="咨询组" w:date="2025-12-03T15:23:22Z">
        <w:r>
          <w:rPr>
            <w:rFonts w:ascii="仿宋_GB2312" w:hAnsi="仿宋" w:eastAsia="仿宋_GB2312" w:cs="仿宋"/>
            <w:sz w:val="32"/>
            <w:szCs w:val="32"/>
          </w:rPr>
          <w:delText>1</w:delText>
        </w:r>
      </w:del>
      <w:r>
        <w:rPr>
          <w:rFonts w:hint="eastAsia" w:ascii="仿宋_GB2312" w:hAnsi="仿宋" w:eastAsia="仿宋_GB2312" w:cs="仿宋"/>
          <w:sz w:val="32"/>
          <w:szCs w:val="32"/>
        </w:rPr>
        <w:t>。</w:t>
      </w:r>
    </w:p>
    <w:p w14:paraId="0C202F0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（三）华润啤酒、华润雪花、华润酒业及其下属单位设立二、三、四级绩效管理委员会</w:t>
      </w:r>
      <w:del w:id="93" w:author="咨询组" w:date="2025-12-03T15:23:31Z">
        <w:r>
          <w:rPr>
            <w:rFonts w:hint="eastAsia" w:ascii="仿宋_GB2312" w:hAnsi="仿宋" w:eastAsia="仿宋_GB2312" w:cs="仿宋"/>
            <w:sz w:val="32"/>
            <w:szCs w:val="32"/>
          </w:rPr>
          <w:delText>（见附件2）</w:delText>
        </w:r>
      </w:del>
      <w:r>
        <w:rPr>
          <w:rFonts w:hint="eastAsia" w:ascii="仿宋_GB2312" w:hAnsi="仿宋" w:eastAsia="仿宋_GB2312" w:cs="仿宋"/>
          <w:sz w:val="32"/>
          <w:szCs w:val="32"/>
        </w:rPr>
        <w:t>。</w:t>
      </w:r>
    </w:p>
    <w:p w14:paraId="71784141">
      <w:pPr>
        <w:pStyle w:val="23"/>
        <w:widowControl w:val="0"/>
        <w:numPr>
          <w:ilvl w:val="0"/>
          <w:numId w:val="0"/>
        </w:numPr>
        <w:spacing w:after="0" w:line="560" w:lineRule="exact"/>
        <w:ind w:left="1000" w:leftChars="0" w:hanging="360" w:firstLineChars="0"/>
        <w:jc w:val="both"/>
        <w:rPr>
          <w:rFonts w:ascii="仿宋_GB2312" w:hAnsi="仿宋" w:eastAsia="仿宋_GB2312" w:cs="仿宋"/>
          <w:sz w:val="32"/>
          <w:szCs w:val="32"/>
        </w:rPr>
      </w:pPr>
      <w:r>
        <w:rPr>
          <w:rFonts w:hint="default" w:ascii="仿宋_GB2312" w:hAnsi="仿宋" w:eastAsia="仿宋_GB2312" w:cs="仿宋"/>
          <w:sz w:val="32"/>
          <w:szCs w:val="32"/>
          <w:lang w:val="en-US" w:eastAsia="zh-CN" w:bidi="ar-SA"/>
        </w:rPr>
        <w:t>1.</w:t>
      </w:r>
      <w:r>
        <w:rPr>
          <w:rFonts w:hint="eastAsia" w:ascii="仿宋_GB2312" w:hAnsi="仿宋" w:eastAsia="仿宋_GB2312" w:cs="仿宋"/>
          <w:sz w:val="32"/>
          <w:szCs w:val="32"/>
        </w:rPr>
        <w:t>主要职责</w:t>
      </w:r>
    </w:p>
    <w:p w14:paraId="2D6C5C64">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（1）落实华润啤酒绩效管理指导思想和原则；</w:t>
      </w:r>
    </w:p>
    <w:p w14:paraId="312132E2">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（2）指导本单位全员绩效管理工作；</w:t>
      </w:r>
    </w:p>
    <w:p w14:paraId="4BC3DDF1">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w:t>
      </w:r>
      <w:r>
        <w:rPr>
          <w:rFonts w:ascii="仿宋_GB2312" w:hAnsi="仿宋" w:eastAsia="仿宋_GB2312" w:cs="仿宋"/>
          <w:sz w:val="32"/>
          <w:szCs w:val="32"/>
        </w:rPr>
        <w:t>3</w:t>
      </w:r>
      <w:r>
        <w:rPr>
          <w:rFonts w:hint="eastAsia" w:ascii="仿宋_GB2312" w:hAnsi="仿宋" w:eastAsia="仿宋_GB2312" w:cs="仿宋"/>
          <w:sz w:val="32"/>
          <w:szCs w:val="32"/>
        </w:rPr>
        <w:t>）审核批准本单位绩效考核方案、绩效考核结果及应用方案。</w:t>
      </w:r>
    </w:p>
    <w:p w14:paraId="34263514">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ascii="仿宋_GB2312" w:hAnsi="仿宋" w:eastAsia="仿宋_GB2312" w:cs="仿宋"/>
          <w:sz w:val="32"/>
          <w:szCs w:val="32"/>
        </w:rPr>
        <w:t>各级人力资源部为绩效管理委员会日常执行机构。</w:t>
      </w:r>
    </w:p>
    <w:p w14:paraId="16305ED6">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（四）绩效申诉实行各级委员会负责制，各级委员会负责统筹绩效申诉，并对相应层级的申诉拥有最终裁决权。其中，绩效申诉涉及委员会主任的，可由上一级委员会裁决。</w:t>
      </w:r>
    </w:p>
    <w:p w14:paraId="30F2C9E9">
      <w:pPr>
        <w:spacing w:after="0" w:line="560" w:lineRule="exact"/>
        <w:jc w:val="left"/>
        <w:rPr>
          <w:rFonts w:hint="eastAsia" w:ascii="华文中宋" w:hAnsi="华文中宋" w:eastAsia="华文中宋"/>
          <w:bCs/>
          <w:sz w:val="28"/>
          <w:szCs w:val="28"/>
          <w:lang w:val="en-US" w:eastAsia="zh-CN"/>
        </w:rPr>
      </w:pPr>
    </w:p>
    <w:p w14:paraId="1C523A3F">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72653F3A">
      <w:pPr>
        <w:spacing w:after="0" w:line="560" w:lineRule="exact"/>
        <w:jc w:val="left"/>
        <w:rPr>
          <w:rFonts w:hint="default" w:ascii="华文中宋" w:hAnsi="华文中宋" w:eastAsia="华文中宋"/>
          <w:bCs/>
          <w:sz w:val="28"/>
          <w:szCs w:val="28"/>
          <w:lang w:val="en-US" w:eastAsia="zh-CN"/>
        </w:rPr>
      </w:pPr>
    </w:p>
    <w:bookmarkEnd w:id="6"/>
    <w:bookmarkEnd w:id="7"/>
    <w:p w14:paraId="0DA34EF0">
      <w:pPr>
        <w:pStyle w:val="29"/>
        <w:numPr>
          <w:ilvl w:val="0"/>
          <w:numId w:val="0"/>
        </w:numPr>
        <w:ind w:left="0" w:leftChars="0" w:firstLine="0" w:firstLineChars="0"/>
        <w:jc w:val="center"/>
        <w:rPr>
          <w:rFonts w:ascii="黑体" w:hAnsi="黑体" w:eastAsia="黑体"/>
        </w:rPr>
      </w:pPr>
      <w:bookmarkStart w:id="8" w:name="_Toc170931933"/>
      <w:bookmarkStart w:id="9" w:name="_Toc154418353"/>
      <w:r>
        <w:rPr>
          <w:rFonts w:hint="eastAsia" w:ascii="黑体" w:hAnsi="黑体" w:eastAsia="黑体" w:cs="Times New Roman"/>
          <w:b w:val="0"/>
          <w:kern w:val="2"/>
          <w:sz w:val="32"/>
          <w:szCs w:val="32"/>
          <w:lang w:val="en-US" w:eastAsia="zh-CN" w:bidi="ar-SA"/>
        </w:rPr>
        <w:t>第二章</w:t>
      </w:r>
      <w:r>
        <w:rPr>
          <w:rFonts w:hint="eastAsia" w:ascii="黑体" w:hAnsi="黑体" w:eastAsia="黑体" w:cs="仿宋"/>
        </w:rPr>
        <w:t>绩效管理</w:t>
      </w:r>
      <w:bookmarkEnd w:id="8"/>
      <w:bookmarkEnd w:id="9"/>
    </w:p>
    <w:p w14:paraId="4D1813B2">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第九条</w:t>
      </w:r>
      <w:r>
        <w:rPr>
          <w:rFonts w:hint="eastAsia" w:ascii="仿宋_GB2312" w:hAnsi="仿宋" w:eastAsia="仿宋_GB2312" w:cs="仿宋"/>
          <w:sz w:val="32"/>
          <w:szCs w:val="32"/>
        </w:rPr>
        <w:t>绩效管理角色</w:t>
      </w:r>
    </w:p>
    <w:p w14:paraId="2FB86A95">
      <w:pPr>
        <w:pStyle w:val="23"/>
        <w:widowControl w:val="0"/>
        <w:numPr>
          <w:ilvl w:val="0"/>
          <w:numId w:val="0"/>
        </w:numPr>
        <w:spacing w:after="0" w:line="560" w:lineRule="exact"/>
        <w:ind w:left="1060" w:leftChars="0" w:hanging="420" w:firstLineChars="0"/>
        <w:jc w:val="both"/>
        <w:rPr>
          <w:rFonts w:ascii="仿宋_GB2312" w:hAnsi="仿宋" w:eastAsia="仿宋_GB2312" w:cs="仿宋"/>
          <w:sz w:val="32"/>
          <w:szCs w:val="32"/>
        </w:rPr>
      </w:pPr>
      <w:r>
        <w:rPr>
          <w:rFonts w:hint="default" w:ascii="仿宋_GB2312" w:hAnsi="仿宋" w:eastAsia="仿宋_GB2312" w:cs="仿宋"/>
          <w:sz w:val="32"/>
          <w:szCs w:val="32"/>
          <w:lang w:val="en-US" w:eastAsia="zh-CN" w:bidi="ar-SA"/>
        </w:rPr>
        <w:t>（一）</w:t>
      </w:r>
      <w:r>
        <w:rPr>
          <w:rFonts w:hint="eastAsia" w:ascii="仿宋_GB2312" w:hAnsi="仿宋" w:eastAsia="仿宋_GB2312" w:cs="仿宋"/>
          <w:sz w:val="32"/>
          <w:szCs w:val="32"/>
        </w:rPr>
        <w:t>各级管理者</w:t>
      </w:r>
    </w:p>
    <w:p w14:paraId="50DDA494">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1.为所在组织的绩效管理负责人，负责所在组织绩效目标的制定与分解；</w:t>
      </w:r>
    </w:p>
    <w:p w14:paraId="61FFA26C">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2.与下属共同制订绩效合同；</w:t>
      </w:r>
    </w:p>
    <w:p w14:paraId="2706EF37">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3.提供绩效辅导和支持，帮助下属达成目标；</w:t>
      </w:r>
    </w:p>
    <w:p w14:paraId="25C8A12B">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4.评估下属绩效，给予绩效反馈，制定绩效改进计划；</w:t>
      </w:r>
    </w:p>
    <w:p w14:paraId="229DE015">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5.解答下属有关绩效管理的疑问。</w:t>
      </w:r>
    </w:p>
    <w:p w14:paraId="1DAA43D2">
      <w:pPr>
        <w:pStyle w:val="23"/>
        <w:widowControl w:val="0"/>
        <w:numPr>
          <w:ilvl w:val="0"/>
          <w:numId w:val="0"/>
        </w:numPr>
        <w:spacing w:after="0" w:line="560" w:lineRule="exact"/>
        <w:ind w:left="1060" w:leftChars="0" w:hanging="420" w:firstLineChars="0"/>
        <w:jc w:val="both"/>
        <w:rPr>
          <w:rFonts w:ascii="仿宋_GB2312" w:hAnsi="仿宋" w:eastAsia="仿宋_GB2312" w:cs="仿宋"/>
          <w:sz w:val="32"/>
          <w:szCs w:val="32"/>
        </w:rPr>
      </w:pPr>
      <w:r>
        <w:rPr>
          <w:rFonts w:hint="default" w:ascii="仿宋_GB2312" w:hAnsi="仿宋" w:eastAsia="仿宋_GB2312" w:cs="仿宋"/>
          <w:sz w:val="32"/>
          <w:szCs w:val="32"/>
          <w:lang w:val="en-US" w:eastAsia="zh-CN" w:bidi="ar-SA"/>
        </w:rPr>
        <w:t>（二）</w:t>
      </w:r>
      <w:r>
        <w:rPr>
          <w:rFonts w:hint="eastAsia" w:ascii="仿宋_GB2312" w:hAnsi="仿宋" w:eastAsia="仿宋_GB2312" w:cs="仿宋"/>
          <w:sz w:val="32"/>
          <w:szCs w:val="32"/>
        </w:rPr>
        <w:t>被考核者</w:t>
      </w:r>
    </w:p>
    <w:p w14:paraId="27F89FFD">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1.积极参与绩效管理全过程，了解并执行公司及所在组织绩效管理制度、流程等；</w:t>
      </w:r>
    </w:p>
    <w:p w14:paraId="081E7871">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 xml:space="preserve">2.与上级共同制订绩效合同； </w:t>
      </w:r>
    </w:p>
    <w:p w14:paraId="13FF3E20">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3.执行绩效合同，积极接受上级辅导，及时解决问题；</w:t>
      </w:r>
    </w:p>
    <w:p w14:paraId="41FF1882">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4</w:t>
      </w:r>
      <w:r>
        <w:rPr>
          <w:rFonts w:ascii="仿宋_GB2312" w:hAnsi="仿宋" w:eastAsia="仿宋_GB2312" w:cs="仿宋"/>
          <w:sz w:val="32"/>
          <w:szCs w:val="32"/>
        </w:rPr>
        <w:t>.</w:t>
      </w:r>
      <w:r>
        <w:rPr>
          <w:rFonts w:hint="eastAsia" w:ascii="仿宋_GB2312" w:hAnsi="仿宋" w:eastAsia="仿宋_GB2312" w:cs="仿宋"/>
          <w:sz w:val="32"/>
          <w:szCs w:val="32"/>
        </w:rPr>
        <w:t>积极与上级沟通，达成绩效改进共识，制定绩效改进计划；</w:t>
      </w:r>
    </w:p>
    <w:p w14:paraId="725C069E">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5.对绩效管理提出合理化建议。</w:t>
      </w:r>
    </w:p>
    <w:p w14:paraId="4F76E1F8">
      <w:pPr>
        <w:pStyle w:val="23"/>
        <w:widowControl w:val="0"/>
        <w:numPr>
          <w:ilvl w:val="0"/>
          <w:numId w:val="0"/>
        </w:numPr>
        <w:spacing w:after="0" w:line="560" w:lineRule="exact"/>
        <w:ind w:left="1060" w:leftChars="0" w:hanging="420" w:firstLineChars="0"/>
        <w:jc w:val="both"/>
        <w:rPr>
          <w:rFonts w:ascii="仿宋_GB2312" w:hAnsi="仿宋" w:eastAsia="仿宋_GB2312" w:cs="仿宋"/>
          <w:sz w:val="32"/>
          <w:szCs w:val="32"/>
        </w:rPr>
      </w:pPr>
      <w:r>
        <w:rPr>
          <w:rFonts w:hint="default" w:ascii="仿宋_GB2312" w:hAnsi="仿宋" w:eastAsia="仿宋_GB2312" w:cs="仿宋"/>
          <w:sz w:val="32"/>
          <w:szCs w:val="32"/>
          <w:lang w:val="en-US" w:eastAsia="zh-CN" w:bidi="ar-SA"/>
        </w:rPr>
        <w:t>（三）</w:t>
      </w:r>
      <w:r>
        <w:rPr>
          <w:rFonts w:hint="eastAsia" w:ascii="仿宋_GB2312" w:hAnsi="仿宋" w:eastAsia="仿宋_GB2312" w:cs="仿宋"/>
          <w:sz w:val="32"/>
          <w:szCs w:val="32"/>
        </w:rPr>
        <w:t>人力资源部</w:t>
      </w:r>
    </w:p>
    <w:p w14:paraId="0CA01F08">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为全员绩效管理工作的归口管理部门，是全员绩效管理工作的组织、协调与推动者。</w:t>
      </w:r>
    </w:p>
    <w:p w14:paraId="7B279AFC">
      <w:pPr>
        <w:spacing w:after="0" w:line="560" w:lineRule="exact"/>
        <w:jc w:val="left"/>
        <w:rPr>
          <w:rFonts w:hint="eastAsia" w:ascii="华文中宋" w:hAnsi="华文中宋" w:eastAsia="华文中宋"/>
          <w:bCs/>
          <w:sz w:val="28"/>
          <w:szCs w:val="28"/>
          <w:lang w:val="en-US" w:eastAsia="zh-CN"/>
        </w:rPr>
      </w:pPr>
    </w:p>
    <w:p w14:paraId="6B478A6E">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595EC2BE">
      <w:pPr>
        <w:spacing w:after="0" w:line="560" w:lineRule="exact"/>
        <w:jc w:val="left"/>
        <w:rPr>
          <w:rFonts w:hint="default" w:ascii="华文中宋" w:hAnsi="华文中宋" w:eastAsia="华文中宋"/>
          <w:bCs/>
          <w:sz w:val="28"/>
          <w:szCs w:val="28"/>
          <w:lang w:val="en-US" w:eastAsia="zh-CN"/>
        </w:rPr>
      </w:pPr>
    </w:p>
    <w:p w14:paraId="718ED37E">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第十条</w:t>
      </w:r>
      <w:r>
        <w:rPr>
          <w:rFonts w:hint="eastAsia" w:ascii="仿宋_GB2312" w:hAnsi="仿宋" w:eastAsia="仿宋_GB2312" w:cs="仿宋"/>
          <w:sz w:val="32"/>
          <w:szCs w:val="32"/>
        </w:rPr>
        <w:t>绩效考核周期</w:t>
      </w:r>
    </w:p>
    <w:p w14:paraId="0F5476D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（一）任期考核：以任期为考核周期，具体按《经理层成员任期制与契约化管理办法》及相关通知执行。</w:t>
      </w:r>
    </w:p>
    <w:p w14:paraId="36600FDD">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（二）年度考核：以自然年度为考核周期，各组织层级及员工个人均需实施年度考核。</w:t>
      </w:r>
    </w:p>
    <w:p w14:paraId="1E4D717F">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（三）日常考核：</w:t>
      </w:r>
    </w:p>
    <w:p w14:paraId="1C07D14F">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1.组织绩效：根据管理需要实施月度或季度考核；</w:t>
      </w:r>
    </w:p>
    <w:p w14:paraId="72F571B4">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ascii="仿宋_GB2312" w:hAnsi="仿宋" w:eastAsia="仿宋_GB2312" w:cs="仿宋"/>
          <w:sz w:val="32"/>
          <w:szCs w:val="32"/>
        </w:rPr>
        <w:t>个人绩效：</w:t>
      </w:r>
    </w:p>
    <w:p w14:paraId="4D17F476">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（1）干部及专业总监：根据管理需要实施月度或季度考核；</w:t>
      </w:r>
    </w:p>
    <w:p w14:paraId="5BCB5B48">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（2）经理级及基层：以月度为日常考核周期，其中多线考评人员至少有一个条线实施月度考核。</w:t>
      </w:r>
    </w:p>
    <w:p w14:paraId="5DC2A9E1">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（3）董事会办公室香港地区员工实施年度考核。</w:t>
      </w:r>
    </w:p>
    <w:p w14:paraId="3F6AB88C">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（四）以上绩效考核周期原则上不能自行调整，若需设置特殊考核周期的，需报华润啤酒批复后执行。</w:t>
      </w:r>
    </w:p>
    <w:p w14:paraId="59ED68A8">
      <w:pPr>
        <w:spacing w:after="0" w:line="560" w:lineRule="exact"/>
        <w:jc w:val="left"/>
        <w:rPr>
          <w:rFonts w:hint="eastAsia" w:ascii="华文中宋" w:hAnsi="华文中宋" w:eastAsia="华文中宋"/>
          <w:bCs/>
          <w:sz w:val="28"/>
          <w:szCs w:val="28"/>
          <w:lang w:val="en-US" w:eastAsia="zh-CN"/>
        </w:rPr>
      </w:pPr>
    </w:p>
    <w:p w14:paraId="699B7A58">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1DCA8BFE">
      <w:pPr>
        <w:spacing w:after="0" w:line="560" w:lineRule="exact"/>
        <w:jc w:val="left"/>
        <w:rPr>
          <w:rFonts w:hint="default" w:ascii="华文中宋" w:hAnsi="华文中宋" w:eastAsia="华文中宋"/>
          <w:bCs/>
          <w:sz w:val="28"/>
          <w:szCs w:val="28"/>
          <w:lang w:val="en-US" w:eastAsia="zh-CN"/>
        </w:rPr>
      </w:pPr>
    </w:p>
    <w:p w14:paraId="5ED90D7E">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第十一条</w:t>
      </w:r>
      <w:r>
        <w:rPr>
          <w:rFonts w:hint="eastAsia" w:ascii="仿宋_GB2312" w:hAnsi="仿宋" w:eastAsia="仿宋_GB2312" w:cs="仿宋"/>
          <w:sz w:val="32"/>
          <w:szCs w:val="32"/>
        </w:rPr>
        <w:t>绩效指标类型</w:t>
      </w:r>
    </w:p>
    <w:p w14:paraId="47E78C5D">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（一）</w:t>
      </w:r>
      <w:r>
        <w:rPr>
          <w:rFonts w:hint="eastAsia" w:ascii="仿宋_GB2312" w:hAnsi="仿宋" w:eastAsia="仿宋_GB2312" w:cs="仿宋"/>
          <w:sz w:val="32"/>
          <w:szCs w:val="32"/>
        </w:rPr>
        <w:t>关键业绩指标（K</w:t>
      </w:r>
      <w:r>
        <w:rPr>
          <w:rFonts w:ascii="仿宋_GB2312" w:hAnsi="仿宋" w:eastAsia="仿宋_GB2312" w:cs="仿宋"/>
          <w:sz w:val="32"/>
          <w:szCs w:val="32"/>
        </w:rPr>
        <w:t>PI</w:t>
      </w:r>
      <w:r>
        <w:rPr>
          <w:rFonts w:hint="eastAsia" w:ascii="仿宋_GB2312" w:hAnsi="仿宋" w:eastAsia="仿宋_GB2312" w:cs="仿宋"/>
          <w:sz w:val="32"/>
          <w:szCs w:val="32"/>
        </w:rPr>
        <w:t>）：主要以经营成果指标为主，如销量、产量、利润、营收、综合能耗、质量等。</w:t>
      </w:r>
    </w:p>
    <w:p w14:paraId="1900B3B7">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（二）</w:t>
      </w:r>
      <w:r>
        <w:rPr>
          <w:rFonts w:hint="eastAsia" w:ascii="仿宋_GB2312" w:hAnsi="仿宋" w:eastAsia="仿宋_GB2312" w:cs="仿宋"/>
          <w:sz w:val="32"/>
          <w:szCs w:val="32"/>
        </w:rPr>
        <w:t>关键举措指标（P</w:t>
      </w:r>
      <w:r>
        <w:rPr>
          <w:rFonts w:ascii="仿宋_GB2312" w:hAnsi="仿宋" w:eastAsia="仿宋_GB2312" w:cs="仿宋"/>
          <w:sz w:val="32"/>
          <w:szCs w:val="32"/>
        </w:rPr>
        <w:t>PI</w:t>
      </w:r>
      <w:r>
        <w:rPr>
          <w:rFonts w:hint="eastAsia" w:ascii="仿宋_GB2312" w:hAnsi="仿宋" w:eastAsia="仿宋_GB2312" w:cs="仿宋"/>
          <w:sz w:val="32"/>
          <w:szCs w:val="32"/>
        </w:rPr>
        <w:t>）：指推动公司战略落地、提高内部运营能力和组织能力的指标，如重点工作任务、品牌管理、人才培养等，以工作项目完成情况作为考核评价依据。</w:t>
      </w:r>
    </w:p>
    <w:p w14:paraId="4AFB247C">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（三）</w:t>
      </w:r>
      <w:r>
        <w:rPr>
          <w:rFonts w:hint="eastAsia" w:ascii="仿宋_GB2312" w:hAnsi="仿宋" w:eastAsia="仿宋_GB2312" w:cs="仿宋"/>
          <w:sz w:val="32"/>
          <w:szCs w:val="32"/>
        </w:rPr>
        <w:t>关键行为指标（B</w:t>
      </w:r>
      <w:r>
        <w:rPr>
          <w:rFonts w:ascii="仿宋_GB2312" w:hAnsi="仿宋" w:eastAsia="仿宋_GB2312" w:cs="仿宋"/>
          <w:sz w:val="32"/>
          <w:szCs w:val="32"/>
        </w:rPr>
        <w:t>PI</w:t>
      </w:r>
      <w:r>
        <w:rPr>
          <w:rFonts w:hint="eastAsia" w:ascii="仿宋_GB2312" w:hAnsi="仿宋" w:eastAsia="仿宋_GB2312" w:cs="仿宋"/>
          <w:sz w:val="32"/>
          <w:szCs w:val="32"/>
        </w:rPr>
        <w:t>）：指对员工的工作行为表现、专业技能、能力素质、履职情况、企业文化践行等进行评价，以提升员工的岗位胜任能力。</w:t>
      </w:r>
    </w:p>
    <w:p w14:paraId="1FB37AF2">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lang w:val="en-US" w:eastAsia="zh-CN" w:bidi="ar-SA"/>
        </w:rPr>
        <w:t>（四）</w:t>
      </w:r>
      <w:r>
        <w:rPr>
          <w:rFonts w:hint="eastAsia" w:ascii="仿宋_GB2312" w:hAnsi="仿宋" w:eastAsia="仿宋_GB2312" w:cs="仿宋"/>
          <w:sz w:val="32"/>
          <w:szCs w:val="32"/>
        </w:rPr>
        <w:t>非权重指标：属于工作中需要跟踪、维持的关键项目，如安全事故率、制度执行、绩效尽职等，或鼓励员工尝试的项目，如创新、新产品储备等，不占权重，考核时直接加减分。</w:t>
      </w:r>
    </w:p>
    <w:p w14:paraId="37D68C16">
      <w:pPr>
        <w:spacing w:after="0" w:line="560" w:lineRule="exact"/>
        <w:jc w:val="left"/>
        <w:rPr>
          <w:rFonts w:hint="eastAsia" w:ascii="华文中宋" w:hAnsi="华文中宋" w:eastAsia="华文中宋"/>
          <w:bCs/>
          <w:sz w:val="28"/>
          <w:szCs w:val="28"/>
          <w:lang w:val="en-US" w:eastAsia="zh-CN"/>
        </w:rPr>
      </w:pPr>
    </w:p>
    <w:p w14:paraId="0069ADC3">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5CF2BD5D">
      <w:pPr>
        <w:spacing w:after="0" w:line="560" w:lineRule="exact"/>
        <w:jc w:val="left"/>
        <w:rPr>
          <w:rFonts w:hint="default" w:ascii="华文中宋" w:hAnsi="华文中宋" w:eastAsia="华文中宋"/>
          <w:bCs/>
          <w:sz w:val="28"/>
          <w:szCs w:val="28"/>
          <w:lang w:val="en-US" w:eastAsia="zh-CN"/>
        </w:rPr>
      </w:pPr>
    </w:p>
    <w:p w14:paraId="339BD07C">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sz w:val="32"/>
          <w:szCs w:val="32"/>
        </w:rPr>
      </w:pPr>
    </w:p>
    <w:p w14:paraId="6BE1A7E5">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第十二条</w:t>
      </w:r>
      <w:r>
        <w:rPr>
          <w:rFonts w:hint="eastAsia" w:ascii="仿宋_GB2312" w:hAnsi="仿宋" w:eastAsia="仿宋_GB2312" w:cs="仿宋"/>
          <w:sz w:val="32"/>
          <w:szCs w:val="32"/>
        </w:rPr>
        <w:t>绩效指标设定原则</w:t>
      </w:r>
    </w:p>
    <w:p w14:paraId="4AF2DDE6">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（一）</w:t>
      </w:r>
      <w:r>
        <w:rPr>
          <w:rFonts w:hint="eastAsia" w:ascii="仿宋_GB2312" w:hAnsi="仿宋" w:eastAsia="仿宋_GB2312" w:cs="仿宋"/>
          <w:sz w:val="32"/>
          <w:szCs w:val="32"/>
        </w:rPr>
        <w:t>以突破性、提升性、可量化的指标为主，维持性、非量化的指标为辅，应遵循SMART原则。</w:t>
      </w:r>
    </w:p>
    <w:p w14:paraId="623794FF">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（二）</w:t>
      </w:r>
      <w:r>
        <w:rPr>
          <w:rFonts w:hint="eastAsia" w:ascii="仿宋_GB2312" w:hAnsi="仿宋" w:eastAsia="仿宋_GB2312" w:cs="仿宋"/>
          <w:sz w:val="32"/>
          <w:szCs w:val="32"/>
        </w:rPr>
        <w:t>量化指标应有明确的数据来源、统计口径等，非量化指标需描述具体的评价等级或标准，以利于考核评估。</w:t>
      </w:r>
    </w:p>
    <w:p w14:paraId="7C36B563">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（三）聚焦关键绩效领域，突出管理重点，绩效指标可分解为二级指标，关键业绩指标和关键举措指标一/二级指标数量合计应不超过</w:t>
      </w:r>
      <w:r>
        <w:rPr>
          <w:rFonts w:ascii="仿宋_GB2312" w:hAnsi="仿宋" w:eastAsia="仿宋_GB2312" w:cs="仿宋"/>
          <w:sz w:val="32"/>
          <w:szCs w:val="32"/>
        </w:rPr>
        <w:t>15</w:t>
      </w:r>
      <w:r>
        <w:rPr>
          <w:rFonts w:hint="eastAsia" w:ascii="仿宋_GB2312" w:hAnsi="仿宋" w:eastAsia="仿宋_GB2312" w:cs="仿宋"/>
          <w:sz w:val="32"/>
          <w:szCs w:val="32"/>
        </w:rPr>
        <w:t>项；单项指标权重原则上应不高于30%，指标权重之和为1</w:t>
      </w:r>
      <w:r>
        <w:rPr>
          <w:rFonts w:ascii="仿宋_GB2312" w:hAnsi="仿宋" w:eastAsia="仿宋_GB2312" w:cs="仿宋"/>
          <w:sz w:val="32"/>
          <w:szCs w:val="32"/>
        </w:rPr>
        <w:t>00%</w:t>
      </w:r>
      <w:r>
        <w:rPr>
          <w:rFonts w:hint="eastAsia" w:ascii="仿宋_GB2312" w:hAnsi="仿宋" w:eastAsia="仿宋_GB2312" w:cs="仿宋"/>
          <w:sz w:val="32"/>
          <w:szCs w:val="32"/>
        </w:rPr>
        <w:t>。</w:t>
      </w:r>
    </w:p>
    <w:p w14:paraId="37242D13">
      <w:pPr>
        <w:spacing w:after="0" w:line="560" w:lineRule="exact"/>
        <w:jc w:val="left"/>
        <w:rPr>
          <w:rFonts w:hint="eastAsia" w:ascii="华文中宋" w:hAnsi="华文中宋" w:eastAsia="华文中宋"/>
          <w:bCs/>
          <w:sz w:val="28"/>
          <w:szCs w:val="28"/>
          <w:lang w:val="en-US" w:eastAsia="zh-CN"/>
        </w:rPr>
      </w:pPr>
    </w:p>
    <w:p w14:paraId="5C0AD3FB">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06F33E1D">
      <w:pPr>
        <w:spacing w:after="0" w:line="560" w:lineRule="exact"/>
        <w:jc w:val="left"/>
        <w:rPr>
          <w:rFonts w:hint="default" w:ascii="华文中宋" w:hAnsi="华文中宋" w:eastAsia="华文中宋"/>
          <w:bCs/>
          <w:sz w:val="28"/>
          <w:szCs w:val="28"/>
          <w:lang w:val="en-US" w:eastAsia="zh-CN"/>
        </w:rPr>
      </w:pPr>
    </w:p>
    <w:p w14:paraId="7EA15D6A">
      <w:pPr>
        <w:widowControl w:val="0"/>
        <w:spacing w:after="0" w:line="560" w:lineRule="exact"/>
        <w:ind w:firstLine="640" w:firstLineChars="200"/>
        <w:jc w:val="both"/>
        <w:rPr>
          <w:rFonts w:hint="eastAsia" w:ascii="仿宋_GB2312" w:hAnsi="仿宋" w:eastAsia="仿宋_GB2312" w:cs="仿宋"/>
          <w:sz w:val="32"/>
          <w:szCs w:val="32"/>
        </w:rPr>
      </w:pPr>
    </w:p>
    <w:p w14:paraId="4B52B107">
      <w:pPr>
        <w:pStyle w:val="29"/>
        <w:numPr>
          <w:ilvl w:val="0"/>
          <w:numId w:val="0"/>
        </w:numPr>
        <w:ind w:left="0" w:leftChars="0" w:firstLine="0" w:firstLineChars="0"/>
        <w:jc w:val="center"/>
        <w:rPr>
          <w:rFonts w:ascii="黑体" w:hAnsi="黑体" w:eastAsia="黑体" w:cs="仿宋"/>
        </w:rPr>
      </w:pPr>
      <w:bookmarkStart w:id="10" w:name="_Toc154418354"/>
      <w:bookmarkStart w:id="11" w:name="_Toc170931934"/>
      <w:r>
        <w:rPr>
          <w:rFonts w:hint="eastAsia" w:ascii="黑体" w:hAnsi="黑体" w:eastAsia="黑体" w:cs="仿宋"/>
          <w:b w:val="0"/>
          <w:kern w:val="2"/>
          <w:sz w:val="32"/>
          <w:szCs w:val="32"/>
          <w:lang w:val="en-US" w:eastAsia="zh-CN" w:bidi="ar-SA"/>
        </w:rPr>
        <w:t>第三章</w:t>
      </w:r>
      <w:r>
        <w:rPr>
          <w:rFonts w:hint="eastAsia" w:ascii="黑体" w:hAnsi="黑体" w:eastAsia="黑体" w:cs="仿宋"/>
        </w:rPr>
        <w:t>绩效</w:t>
      </w:r>
      <w:bookmarkEnd w:id="10"/>
      <w:r>
        <w:rPr>
          <w:rFonts w:hint="eastAsia" w:ascii="黑体" w:hAnsi="黑体" w:eastAsia="黑体" w:cs="仿宋"/>
        </w:rPr>
        <w:t>计划</w:t>
      </w:r>
      <w:bookmarkEnd w:id="11"/>
    </w:p>
    <w:p w14:paraId="38BC9290">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第十三条</w:t>
      </w:r>
      <w:r>
        <w:rPr>
          <w:rFonts w:hint="eastAsia" w:ascii="仿宋_GB2312" w:hAnsi="仿宋" w:eastAsia="仿宋_GB2312" w:cs="仿宋"/>
          <w:sz w:val="32"/>
          <w:szCs w:val="32"/>
        </w:rPr>
        <w:t>绩效计划</w:t>
      </w:r>
    </w:p>
    <w:p w14:paraId="31B036A4">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绩效计划是考核者与被考核者通过双向沟通，对绩效周期内的工作目标、预期效果等达成共识，形成绩效承诺的过程。它是绩效管理的基础，绩效考核评估的依据。绩效考核方案、组织业绩合同/个人绩效合同是绩效计划阶段的结果呈现。</w:t>
      </w:r>
    </w:p>
    <w:p w14:paraId="702A1AE3">
      <w:pPr>
        <w:spacing w:after="0" w:line="560" w:lineRule="exact"/>
        <w:jc w:val="left"/>
        <w:rPr>
          <w:rFonts w:hint="eastAsia" w:ascii="华文中宋" w:hAnsi="华文中宋" w:eastAsia="华文中宋"/>
          <w:bCs/>
          <w:sz w:val="28"/>
          <w:szCs w:val="28"/>
          <w:lang w:val="en-US" w:eastAsia="zh-CN"/>
        </w:rPr>
      </w:pPr>
    </w:p>
    <w:p w14:paraId="7DC4B4CA">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7A20DB5E">
      <w:pPr>
        <w:spacing w:after="0" w:line="560" w:lineRule="exact"/>
        <w:jc w:val="left"/>
        <w:rPr>
          <w:rFonts w:hint="default" w:ascii="华文中宋" w:hAnsi="华文中宋" w:eastAsia="华文中宋"/>
          <w:bCs/>
          <w:sz w:val="28"/>
          <w:szCs w:val="28"/>
          <w:lang w:val="en-US" w:eastAsia="zh-CN"/>
        </w:rPr>
      </w:pPr>
    </w:p>
    <w:p w14:paraId="7BE7E900">
      <w:pPr>
        <w:widowControl w:val="0"/>
        <w:spacing w:after="0" w:line="560" w:lineRule="exact"/>
        <w:ind w:firstLine="640" w:firstLineChars="200"/>
        <w:jc w:val="both"/>
        <w:rPr>
          <w:rFonts w:hint="eastAsia" w:ascii="仿宋_GB2312" w:hAnsi="仿宋" w:eastAsia="仿宋_GB2312" w:cs="仿宋"/>
          <w:sz w:val="32"/>
          <w:szCs w:val="32"/>
        </w:rPr>
      </w:pPr>
    </w:p>
    <w:p w14:paraId="4218007E">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第十四条</w:t>
      </w:r>
      <w:r>
        <w:rPr>
          <w:rFonts w:hint="eastAsia" w:ascii="仿宋_GB2312" w:hAnsi="仿宋" w:eastAsia="仿宋_GB2312" w:cs="仿宋"/>
          <w:sz w:val="32"/>
          <w:szCs w:val="32"/>
        </w:rPr>
        <w:t>绩效考核方案</w:t>
      </w:r>
    </w:p>
    <w:p w14:paraId="2DD7A66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（一）各单位每年在绩效计划阶段，可根据需要制定绩效考核方案。绩效考核方案应包含适用范围、考核周期、考核内容、实施流程、绩效结果应用等。</w:t>
      </w:r>
    </w:p>
    <w:p w14:paraId="4517CC4E">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（二）绩效考核方案一般由各级组织通过OA等形式报批</w:t>
      </w:r>
      <w:del w:id="94" w:author="咨询组" w:date="2025-12-04T11:07:29Z">
        <w:r>
          <w:rPr>
            <w:rFonts w:hint="eastAsia" w:ascii="仿宋_GB2312" w:hAnsi="仿宋" w:eastAsia="仿宋_GB2312" w:cs="仿宋"/>
            <w:sz w:val="32"/>
            <w:szCs w:val="32"/>
          </w:rPr>
          <w:delText>，制定及调整流程参考附件</w:delText>
        </w:r>
      </w:del>
      <w:del w:id="95" w:author="咨询组" w:date="2025-12-04T11:07:29Z">
        <w:r>
          <w:rPr>
            <w:rFonts w:ascii="仿宋_GB2312" w:hAnsi="仿宋" w:eastAsia="仿宋_GB2312" w:cs="仿宋"/>
            <w:sz w:val="32"/>
            <w:szCs w:val="32"/>
          </w:rPr>
          <w:delText>3</w:delText>
        </w:r>
      </w:del>
      <w:r>
        <w:rPr>
          <w:rFonts w:hint="eastAsia" w:ascii="仿宋_GB2312" w:hAnsi="仿宋" w:eastAsia="仿宋_GB2312" w:cs="仿宋"/>
          <w:sz w:val="32"/>
          <w:szCs w:val="32"/>
        </w:rPr>
        <w:t>。华润啤酒职能部门及直属机构、华润雪花/华润酒业事业部可根据需要调整流程，后续纳入人力资源审批流程管理。</w:t>
      </w:r>
    </w:p>
    <w:p w14:paraId="3D05B516">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（三）绩效考核方案一经确定，原则上不作调整。但如出现下列情况可进行调整，需在三个月内完成调整。</w:t>
      </w:r>
    </w:p>
    <w:p w14:paraId="1F00E44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w:t>
      </w:r>
      <w:r>
        <w:rPr>
          <w:rFonts w:ascii="仿宋_GB2312" w:hAnsi="仿宋" w:eastAsia="仿宋_GB2312" w:cs="仿宋"/>
          <w:sz w:val="32"/>
          <w:szCs w:val="32"/>
        </w:rPr>
        <w:t>.</w:t>
      </w:r>
      <w:r>
        <w:rPr>
          <w:rFonts w:hint="eastAsia" w:ascii="仿宋_GB2312" w:hAnsi="仿宋" w:eastAsia="仿宋_GB2312" w:cs="仿宋"/>
          <w:sz w:val="32"/>
          <w:szCs w:val="32"/>
        </w:rPr>
        <w:t>组织架构或组织职能调整、岗位新设或岗位职责调整；</w:t>
      </w:r>
    </w:p>
    <w:p w14:paraId="00428F74">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ascii="仿宋_GB2312" w:hAnsi="仿宋" w:eastAsia="仿宋_GB2312" w:cs="仿宋"/>
          <w:sz w:val="32"/>
          <w:szCs w:val="32"/>
        </w:rPr>
        <w:t>新增重大指标或工作任务，绩效考核方案需随之调整的；</w:t>
      </w:r>
    </w:p>
    <w:p w14:paraId="1485FAD5">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3</w:t>
      </w:r>
      <w:r>
        <w:rPr>
          <w:rFonts w:ascii="仿宋_GB2312" w:hAnsi="仿宋" w:eastAsia="仿宋_GB2312" w:cs="仿宋"/>
          <w:sz w:val="32"/>
          <w:szCs w:val="32"/>
        </w:rPr>
        <w:t>.</w:t>
      </w:r>
      <w:r>
        <w:rPr>
          <w:rFonts w:hint="eastAsia" w:ascii="仿宋_GB2312" w:hAnsi="仿宋" w:eastAsia="仿宋_GB2312" w:cs="仿宋"/>
          <w:sz w:val="32"/>
          <w:szCs w:val="32"/>
        </w:rPr>
        <w:t>受内、外部不可控因素影响，原绩效考核方案不再具有现实性；</w:t>
      </w:r>
    </w:p>
    <w:p w14:paraId="72F47EDD">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4</w:t>
      </w:r>
      <w:r>
        <w:rPr>
          <w:rFonts w:ascii="仿宋_GB2312" w:hAnsi="仿宋" w:eastAsia="仿宋_GB2312" w:cs="仿宋"/>
          <w:sz w:val="32"/>
          <w:szCs w:val="32"/>
        </w:rPr>
        <w:t>.</w:t>
      </w:r>
      <w:r>
        <w:rPr>
          <w:rFonts w:hint="eastAsia" w:ascii="仿宋_GB2312" w:hAnsi="仿宋" w:eastAsia="仿宋_GB2312" w:cs="仿宋"/>
          <w:sz w:val="32"/>
          <w:szCs w:val="32"/>
        </w:rPr>
        <w:t>绩效管理委员会认为需要调整的其他情形。</w:t>
      </w:r>
    </w:p>
    <w:p w14:paraId="3580C39F">
      <w:pPr>
        <w:spacing w:after="0" w:line="560" w:lineRule="exact"/>
        <w:jc w:val="left"/>
        <w:rPr>
          <w:rFonts w:hint="eastAsia" w:ascii="华文中宋" w:hAnsi="华文中宋" w:eastAsia="华文中宋"/>
          <w:bCs/>
          <w:sz w:val="28"/>
          <w:szCs w:val="28"/>
          <w:lang w:val="en-US" w:eastAsia="zh-CN"/>
        </w:rPr>
      </w:pPr>
    </w:p>
    <w:p w14:paraId="50861580">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13A37747">
      <w:pPr>
        <w:spacing w:after="0" w:line="560" w:lineRule="exact"/>
        <w:jc w:val="left"/>
        <w:rPr>
          <w:rFonts w:hint="default" w:ascii="华文中宋" w:hAnsi="华文中宋" w:eastAsia="华文中宋"/>
          <w:bCs/>
          <w:sz w:val="28"/>
          <w:szCs w:val="28"/>
          <w:lang w:val="en-US" w:eastAsia="zh-CN"/>
        </w:rPr>
      </w:pPr>
    </w:p>
    <w:p w14:paraId="5932D4E3">
      <w:pPr>
        <w:widowControl w:val="0"/>
        <w:spacing w:after="0" w:line="560" w:lineRule="exact"/>
        <w:ind w:firstLine="640" w:firstLineChars="200"/>
        <w:jc w:val="both"/>
        <w:rPr>
          <w:rFonts w:hint="eastAsia" w:ascii="仿宋_GB2312" w:hAnsi="仿宋" w:eastAsia="仿宋_GB2312" w:cs="仿宋"/>
          <w:sz w:val="32"/>
          <w:szCs w:val="32"/>
        </w:rPr>
      </w:pPr>
    </w:p>
    <w:p w14:paraId="28B3E96A">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第十五条</w:t>
      </w:r>
      <w:r>
        <w:rPr>
          <w:rFonts w:hint="eastAsia" w:ascii="仿宋_GB2312" w:hAnsi="仿宋" w:eastAsia="仿宋_GB2312" w:cs="仿宋"/>
          <w:sz w:val="32"/>
          <w:szCs w:val="32"/>
        </w:rPr>
        <w:t>组织业绩合同</w:t>
      </w:r>
    </w:p>
    <w:p w14:paraId="190E609A">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通过战略解码及对公司年度商业计划目标的分解，确定各级组织的绩效目标，制订组织业绩合同。上级组织对下级组织有考核要求的，下级组织应逐级承接。</w:t>
      </w:r>
    </w:p>
    <w:p w14:paraId="579CA64C">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（一）组织业绩合同的制订以经营管理业绩提升为牵引，既要关注当期业务，又要关注新业务，以促进业务的有效增长，并牵引各级组织不断挑战目标。</w:t>
      </w:r>
    </w:p>
    <w:p w14:paraId="56E2884F">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（二）组织业绩合同应包括发约人、受约人、绩效指标、权重、绩效目标、考核周期、评分标准等基本内容，由上级组织或领导批准订立。</w:t>
      </w:r>
    </w:p>
    <w:p w14:paraId="381FC92F">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（三）组织业绩合同由关键业绩指标、关键举措指标、非权重指标组合构成</w:t>
      </w:r>
      <w:del w:id="96" w:author="咨询组" w:date="2025-12-04T11:12:02Z">
        <w:r>
          <w:rPr>
            <w:rFonts w:hint="eastAsia" w:ascii="仿宋_GB2312" w:hAnsi="仿宋" w:eastAsia="仿宋_GB2312" w:cs="仿宋"/>
            <w:sz w:val="32"/>
            <w:szCs w:val="32"/>
          </w:rPr>
          <w:delText>(见附件</w:delText>
        </w:r>
      </w:del>
      <w:del w:id="97" w:author="咨询组" w:date="2025-12-04T11:12:02Z">
        <w:r>
          <w:rPr>
            <w:rFonts w:ascii="仿宋_GB2312" w:hAnsi="仿宋" w:eastAsia="仿宋_GB2312" w:cs="仿宋"/>
            <w:sz w:val="32"/>
            <w:szCs w:val="32"/>
          </w:rPr>
          <w:delText>4</w:delText>
        </w:r>
      </w:del>
      <w:del w:id="98" w:author="咨询组" w:date="2025-12-04T11:12:02Z">
        <w:r>
          <w:rPr>
            <w:rFonts w:hint="eastAsia" w:ascii="仿宋_GB2312" w:hAnsi="仿宋" w:eastAsia="仿宋_GB2312" w:cs="仿宋"/>
            <w:sz w:val="32"/>
            <w:szCs w:val="32"/>
          </w:rPr>
          <w:delText>)</w:delText>
        </w:r>
      </w:del>
      <w:r>
        <w:rPr>
          <w:rFonts w:hint="eastAsia" w:ascii="仿宋_GB2312" w:hAnsi="仿宋" w:eastAsia="仿宋_GB2312" w:cs="仿宋"/>
          <w:sz w:val="32"/>
          <w:szCs w:val="32"/>
        </w:rPr>
        <w:t>。</w:t>
      </w:r>
    </w:p>
    <w:p w14:paraId="4FE6CF96">
      <w:pPr>
        <w:spacing w:after="0" w:line="560" w:lineRule="exact"/>
        <w:jc w:val="left"/>
        <w:rPr>
          <w:rFonts w:hint="eastAsia" w:ascii="华文中宋" w:hAnsi="华文中宋" w:eastAsia="华文中宋"/>
          <w:bCs/>
          <w:sz w:val="28"/>
          <w:szCs w:val="28"/>
          <w:lang w:val="en-US" w:eastAsia="zh-CN"/>
        </w:rPr>
      </w:pPr>
    </w:p>
    <w:p w14:paraId="5CBB6444">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5248FC8F">
      <w:pPr>
        <w:spacing w:after="0" w:line="560" w:lineRule="exact"/>
        <w:jc w:val="left"/>
        <w:rPr>
          <w:rFonts w:hint="default" w:ascii="华文中宋" w:hAnsi="华文中宋" w:eastAsia="华文中宋"/>
          <w:bCs/>
          <w:sz w:val="28"/>
          <w:szCs w:val="28"/>
          <w:lang w:val="en-US" w:eastAsia="zh-CN"/>
        </w:rPr>
      </w:pPr>
    </w:p>
    <w:p w14:paraId="7018BA93">
      <w:pPr>
        <w:widowControl w:val="0"/>
        <w:spacing w:after="0" w:line="560" w:lineRule="exact"/>
        <w:ind w:firstLine="640" w:firstLineChars="200"/>
        <w:jc w:val="both"/>
        <w:rPr>
          <w:rFonts w:hint="eastAsia" w:ascii="仿宋_GB2312" w:hAnsi="仿宋" w:eastAsia="仿宋_GB2312" w:cs="仿宋"/>
          <w:sz w:val="32"/>
          <w:szCs w:val="32"/>
        </w:rPr>
      </w:pPr>
    </w:p>
    <w:p w14:paraId="4B942DAB">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第十六条</w:t>
      </w:r>
      <w:r>
        <w:rPr>
          <w:rFonts w:hint="eastAsia" w:ascii="仿宋_GB2312" w:hAnsi="仿宋" w:eastAsia="仿宋_GB2312" w:cs="仿宋"/>
          <w:sz w:val="32"/>
          <w:szCs w:val="32"/>
        </w:rPr>
        <w:t>个人绩效合同</w:t>
      </w:r>
    </w:p>
    <w:p w14:paraId="0EA8D357">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通过对组织业绩合同的分解，结合岗位职责，确定个人绩效考核指标，制订个人绩效合同。原则上组织负责人100%承接组织绩效。</w:t>
      </w:r>
    </w:p>
    <w:p w14:paraId="7DC05864">
      <w:pPr>
        <w:widowControl w:val="0"/>
        <w:spacing w:after="0" w:line="560" w:lineRule="exact"/>
        <w:jc w:val="both"/>
        <w:rPr>
          <w:rFonts w:ascii="仿宋_GB2312" w:hAnsi="仿宋" w:eastAsia="仿宋_GB2312" w:cs="仿宋"/>
          <w:sz w:val="32"/>
          <w:szCs w:val="32"/>
        </w:rPr>
      </w:pPr>
      <w:r>
        <w:rPr>
          <w:rFonts w:hint="eastAsia" w:ascii="仿宋_GB2312" w:hAnsi="仿宋" w:eastAsia="仿宋_GB2312" w:cs="仿宋"/>
          <w:sz w:val="32"/>
          <w:szCs w:val="32"/>
        </w:rPr>
        <w:t xml:space="preserve"> </w:t>
      </w:r>
      <w:r>
        <w:rPr>
          <w:rFonts w:ascii="仿宋_GB2312" w:hAnsi="仿宋" w:eastAsia="仿宋_GB2312" w:cs="仿宋"/>
          <w:sz w:val="32"/>
          <w:szCs w:val="32"/>
        </w:rPr>
        <w:t xml:space="preserve">   </w:t>
      </w:r>
      <w:r>
        <w:rPr>
          <w:rFonts w:hint="eastAsia" w:ascii="仿宋_GB2312" w:hAnsi="仿宋" w:eastAsia="仿宋_GB2312" w:cs="仿宋"/>
          <w:sz w:val="32"/>
          <w:szCs w:val="32"/>
        </w:rPr>
        <w:t>（一）个人绩效合同的制订以岗位职责为基础，以客户需求为牵引，不同层级不同类别的岗位要关注不同的考核点。</w:t>
      </w:r>
    </w:p>
    <w:p w14:paraId="570BDF79">
      <w:pPr>
        <w:widowControl w:val="0"/>
        <w:spacing w:after="0" w:line="560" w:lineRule="exact"/>
        <w:jc w:val="both"/>
        <w:rPr>
          <w:rFonts w:ascii="仿宋_GB2312" w:hAnsi="仿宋" w:eastAsia="仿宋_GB2312" w:cs="仿宋"/>
          <w:sz w:val="32"/>
          <w:szCs w:val="32"/>
        </w:rPr>
      </w:pPr>
      <w:r>
        <w:rPr>
          <w:rFonts w:hint="eastAsia" w:ascii="仿宋_GB2312" w:hAnsi="仿宋" w:eastAsia="仿宋_GB2312" w:cs="仿宋"/>
          <w:sz w:val="32"/>
          <w:szCs w:val="32"/>
        </w:rPr>
        <w:t xml:space="preserve"> </w:t>
      </w:r>
      <w:r>
        <w:rPr>
          <w:rFonts w:ascii="仿宋_GB2312" w:hAnsi="仿宋" w:eastAsia="仿宋_GB2312" w:cs="仿宋"/>
          <w:sz w:val="32"/>
          <w:szCs w:val="32"/>
        </w:rPr>
        <w:t xml:space="preserve">   1.</w:t>
      </w:r>
      <w:r>
        <w:rPr>
          <w:rFonts w:hint="eastAsia" w:ascii="仿宋_GB2312" w:hAnsi="仿宋" w:eastAsia="仿宋_GB2312" w:cs="仿宋"/>
          <w:sz w:val="32"/>
          <w:szCs w:val="32"/>
        </w:rPr>
        <w:t>干部及专业总监的绩效考核要关注中长期经营管理目标的达成、团队和后备队伍建设，确保公司的可持续发展。</w:t>
      </w:r>
    </w:p>
    <w:p w14:paraId="7D891B91">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ascii="仿宋_GB2312" w:hAnsi="仿宋" w:eastAsia="仿宋_GB2312" w:cs="仿宋"/>
          <w:sz w:val="32"/>
          <w:szCs w:val="32"/>
        </w:rPr>
        <w:t>经理级员工的绩效考核要兼顾中长期绩效目标的达成，关注业务计划的有效落实、团队管理、员工培养和业务运作，使团队持续地产生更大绩效。</w:t>
      </w:r>
    </w:p>
    <w:p w14:paraId="0FF37820">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3</w:t>
      </w:r>
      <w:r>
        <w:rPr>
          <w:rFonts w:ascii="仿宋_GB2312" w:hAnsi="仿宋" w:eastAsia="仿宋_GB2312" w:cs="仿宋"/>
          <w:sz w:val="32"/>
          <w:szCs w:val="32"/>
        </w:rPr>
        <w:t>.</w:t>
      </w:r>
      <w:r>
        <w:rPr>
          <w:rFonts w:hint="eastAsia" w:ascii="仿宋_GB2312" w:hAnsi="仿宋" w:eastAsia="仿宋_GB2312" w:cs="仿宋"/>
          <w:sz w:val="32"/>
          <w:szCs w:val="32"/>
        </w:rPr>
        <w:t>基层员工的绩效考核要关注本职岗位上短期绩效目标的达成和过程行为的规范，强调当期任务的完成和绩效持续改进。</w:t>
      </w:r>
    </w:p>
    <w:p w14:paraId="315CE3F5">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（二）个人绩效合同应包含考核者、被考核者、绩效指标、权重、绩效目标、考核周期、评分标准等基本内容，由考核者和被考核者双方确认。</w:t>
      </w:r>
    </w:p>
    <w:p w14:paraId="0A540D37">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（三）个人绩效合同包括日常绩效合同和年度绩效合同：</w:t>
      </w:r>
    </w:p>
    <w:p w14:paraId="558BA330">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w:t>
      </w:r>
      <w:r>
        <w:rPr>
          <w:rFonts w:ascii="仿宋_GB2312" w:hAnsi="仿宋" w:eastAsia="仿宋_GB2312" w:cs="仿宋"/>
          <w:sz w:val="32"/>
          <w:szCs w:val="32"/>
        </w:rPr>
        <w:t>.</w:t>
      </w:r>
      <w:r>
        <w:rPr>
          <w:rFonts w:hint="eastAsia" w:ascii="仿宋_GB2312" w:hAnsi="仿宋" w:eastAsia="仿宋_GB2312" w:cs="仿宋"/>
          <w:sz w:val="32"/>
          <w:szCs w:val="32"/>
        </w:rPr>
        <w:t>个人日常绩效合同由关键业绩指标、关键举措指标、非权重指标组合构成</w:t>
      </w:r>
      <w:del w:id="99" w:author="咨询组" w:date="2025-12-04T11:12:21Z">
        <w:r>
          <w:rPr>
            <w:rFonts w:hint="eastAsia" w:ascii="仿宋_GB2312" w:hAnsi="仿宋" w:eastAsia="仿宋_GB2312" w:cs="仿宋"/>
            <w:sz w:val="32"/>
            <w:szCs w:val="32"/>
          </w:rPr>
          <w:delText>（见附件</w:delText>
        </w:r>
      </w:del>
      <w:del w:id="100" w:author="咨询组" w:date="2025-12-04T11:12:21Z">
        <w:r>
          <w:rPr>
            <w:rFonts w:ascii="仿宋_GB2312" w:hAnsi="仿宋" w:eastAsia="仿宋_GB2312" w:cs="仿宋"/>
            <w:sz w:val="32"/>
            <w:szCs w:val="32"/>
          </w:rPr>
          <w:delText>4</w:delText>
        </w:r>
      </w:del>
      <w:del w:id="101" w:author="咨询组" w:date="2025-12-04T11:12:21Z">
        <w:r>
          <w:rPr>
            <w:rFonts w:hint="eastAsia" w:ascii="仿宋_GB2312" w:hAnsi="仿宋" w:eastAsia="仿宋_GB2312" w:cs="仿宋"/>
            <w:sz w:val="32"/>
            <w:szCs w:val="32"/>
          </w:rPr>
          <w:delText>）</w:delText>
        </w:r>
      </w:del>
      <w:r>
        <w:rPr>
          <w:rFonts w:hint="eastAsia" w:ascii="仿宋_GB2312" w:hAnsi="仿宋" w:eastAsia="仿宋_GB2312" w:cs="仿宋"/>
          <w:sz w:val="32"/>
          <w:szCs w:val="32"/>
        </w:rPr>
        <w:t>。</w:t>
      </w:r>
    </w:p>
    <w:p w14:paraId="690048B8">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ascii="仿宋_GB2312" w:hAnsi="仿宋" w:eastAsia="仿宋_GB2312" w:cs="仿宋"/>
          <w:sz w:val="32"/>
          <w:szCs w:val="32"/>
        </w:rPr>
        <w:t>个人年度绩效合同由个人关键绩效和关键行为指标构成，其中个人关键绩效一般根据个人日常绩效合同计算而来。员工个人年度绩效考核得分取年度绩效合同得分。</w:t>
      </w:r>
    </w:p>
    <w:p w14:paraId="3F4281B0">
      <w:pPr>
        <w:spacing w:after="0" w:line="560" w:lineRule="exact"/>
        <w:jc w:val="left"/>
        <w:rPr>
          <w:rFonts w:hint="eastAsia" w:ascii="华文中宋" w:hAnsi="华文中宋" w:eastAsia="华文中宋"/>
          <w:bCs/>
          <w:sz w:val="28"/>
          <w:szCs w:val="28"/>
          <w:lang w:val="en-US" w:eastAsia="zh-CN"/>
        </w:rPr>
      </w:pPr>
    </w:p>
    <w:p w14:paraId="349FB280">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22E358F4">
      <w:pPr>
        <w:spacing w:after="0" w:line="560" w:lineRule="exact"/>
        <w:jc w:val="left"/>
        <w:rPr>
          <w:rFonts w:hint="default" w:ascii="华文中宋" w:hAnsi="华文中宋" w:eastAsia="华文中宋"/>
          <w:bCs/>
          <w:sz w:val="28"/>
          <w:szCs w:val="28"/>
          <w:lang w:val="en-US" w:eastAsia="zh-CN"/>
        </w:rPr>
      </w:pPr>
    </w:p>
    <w:p w14:paraId="2E463F22">
      <w:pPr>
        <w:pStyle w:val="29"/>
        <w:numPr>
          <w:ilvl w:val="0"/>
          <w:numId w:val="0"/>
        </w:numPr>
        <w:ind w:left="0" w:leftChars="0" w:firstLine="0" w:firstLineChars="0"/>
        <w:jc w:val="center"/>
        <w:rPr>
          <w:rFonts w:ascii="黑体" w:hAnsi="黑体" w:eastAsia="黑体" w:cs="仿宋"/>
        </w:rPr>
      </w:pPr>
      <w:bookmarkStart w:id="12" w:name="_Toc170931935"/>
      <w:bookmarkStart w:id="13" w:name="_Toc154418355"/>
      <w:r>
        <w:rPr>
          <w:rFonts w:hint="eastAsia" w:ascii="黑体" w:hAnsi="黑体" w:eastAsia="黑体" w:cs="仿宋"/>
          <w:b w:val="0"/>
          <w:kern w:val="2"/>
          <w:sz w:val="32"/>
          <w:szCs w:val="32"/>
          <w:lang w:val="en-US" w:eastAsia="zh-CN" w:bidi="ar-SA"/>
        </w:rPr>
        <w:t>第四章</w:t>
      </w:r>
      <w:r>
        <w:rPr>
          <w:rFonts w:hint="eastAsia" w:ascii="黑体" w:hAnsi="黑体" w:eastAsia="黑体" w:cs="仿宋"/>
        </w:rPr>
        <w:t>绩效回顾与辅导</w:t>
      </w:r>
      <w:bookmarkEnd w:id="12"/>
      <w:bookmarkEnd w:id="13"/>
    </w:p>
    <w:p w14:paraId="57F0D484">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第十七条</w:t>
      </w:r>
      <w:r>
        <w:rPr>
          <w:rFonts w:hint="eastAsia" w:ascii="仿宋_GB2312" w:hAnsi="仿宋" w:eastAsia="仿宋_GB2312" w:cs="仿宋"/>
          <w:sz w:val="32"/>
          <w:szCs w:val="32"/>
        </w:rPr>
        <w:t>遵循原则</w:t>
      </w:r>
    </w:p>
    <w:p w14:paraId="7EBB7D4A">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绩效回顾与辅导对提升组织和个人绩效具有关键作用，应遵循择机而动、因人而异、</w:t>
      </w:r>
      <w:r>
        <w:rPr>
          <w:rFonts w:ascii="仿宋_GB2312" w:hAnsi="仿宋" w:eastAsia="仿宋_GB2312" w:cs="仿宋"/>
          <w:sz w:val="32"/>
          <w:szCs w:val="32"/>
        </w:rPr>
        <w:t>BEST</w:t>
      </w:r>
      <w:r>
        <w:rPr>
          <w:rFonts w:hint="eastAsia" w:ascii="仿宋_GB2312" w:hAnsi="仿宋" w:eastAsia="仿宋_GB2312" w:cs="仿宋"/>
          <w:sz w:val="32"/>
          <w:szCs w:val="32"/>
        </w:rPr>
        <w:t>原则。</w:t>
      </w:r>
    </w:p>
    <w:p w14:paraId="38056D24">
      <w:pPr>
        <w:spacing w:after="0" w:line="560" w:lineRule="exact"/>
        <w:jc w:val="left"/>
        <w:rPr>
          <w:rFonts w:hint="eastAsia" w:ascii="华文中宋" w:hAnsi="华文中宋" w:eastAsia="华文中宋"/>
          <w:bCs/>
          <w:sz w:val="28"/>
          <w:szCs w:val="28"/>
          <w:lang w:val="en-US" w:eastAsia="zh-CN"/>
        </w:rPr>
      </w:pPr>
    </w:p>
    <w:p w14:paraId="7A72C336">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01216779">
      <w:pPr>
        <w:spacing w:after="0" w:line="560" w:lineRule="exact"/>
        <w:jc w:val="left"/>
        <w:rPr>
          <w:rFonts w:hint="default" w:ascii="华文中宋" w:hAnsi="华文中宋" w:eastAsia="华文中宋"/>
          <w:bCs/>
          <w:sz w:val="28"/>
          <w:szCs w:val="28"/>
          <w:lang w:val="en-US" w:eastAsia="zh-CN"/>
        </w:rPr>
      </w:pPr>
    </w:p>
    <w:p w14:paraId="79C27CA3">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第十八条</w:t>
      </w:r>
      <w:r>
        <w:rPr>
          <w:rFonts w:hint="eastAsia" w:ascii="仿宋_GB2312" w:hAnsi="仿宋" w:eastAsia="仿宋_GB2312" w:cs="仿宋"/>
          <w:sz w:val="32"/>
          <w:szCs w:val="32"/>
        </w:rPr>
        <w:t>组织绩效回顾与辅导</w:t>
      </w:r>
    </w:p>
    <w:p w14:paraId="237CE5B9">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各级组织可利用绩效分析会、业务/工作会议、关键事件记录、书面反馈、信息系统内反馈等多种形式，就绩效实施过程中的问题及时回顾和纠正，促进组织绩效提升和改善。</w:t>
      </w:r>
    </w:p>
    <w:p w14:paraId="3252A676">
      <w:pPr>
        <w:spacing w:after="0" w:line="560" w:lineRule="exact"/>
        <w:jc w:val="left"/>
        <w:rPr>
          <w:rFonts w:hint="eastAsia" w:ascii="华文中宋" w:hAnsi="华文中宋" w:eastAsia="华文中宋"/>
          <w:bCs/>
          <w:sz w:val="28"/>
          <w:szCs w:val="28"/>
          <w:lang w:val="en-US" w:eastAsia="zh-CN"/>
        </w:rPr>
      </w:pPr>
    </w:p>
    <w:p w14:paraId="5CF5F5CE">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00FA5980">
      <w:pPr>
        <w:spacing w:after="0" w:line="560" w:lineRule="exact"/>
        <w:jc w:val="left"/>
        <w:rPr>
          <w:rFonts w:hint="default" w:ascii="华文中宋" w:hAnsi="华文中宋" w:eastAsia="华文中宋"/>
          <w:bCs/>
          <w:sz w:val="28"/>
          <w:szCs w:val="28"/>
          <w:lang w:val="en-US" w:eastAsia="zh-CN"/>
        </w:rPr>
      </w:pPr>
    </w:p>
    <w:p w14:paraId="3D774DF4">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第十九条</w:t>
      </w:r>
      <w:r>
        <w:rPr>
          <w:rFonts w:hint="eastAsia" w:ascii="仿宋_GB2312" w:hAnsi="仿宋" w:eastAsia="仿宋_GB2312" w:cs="仿宋"/>
          <w:sz w:val="32"/>
          <w:szCs w:val="32"/>
        </w:rPr>
        <w:t>个人绩效回顾与辅导</w:t>
      </w:r>
    </w:p>
    <w:p w14:paraId="0C6BA2D3">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（一）考核者通过工作会议、绩效面谈、书面反馈、信息系统内反馈等方式，了解被考核者的工作表现，记录关键事件，收集绩效合同执行情况，及时提供辅导和支持，帮助被考核者提升业绩。</w:t>
      </w:r>
    </w:p>
    <w:p w14:paraId="310584F7">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（二）被考核者应及时向上级反馈问题，寻求帮助，达成业绩目标。</w:t>
      </w:r>
    </w:p>
    <w:p w14:paraId="1F2C89BF">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（三）</w:t>
      </w:r>
      <w:r>
        <w:rPr>
          <w:rFonts w:hint="eastAsia" w:ascii="仿宋_GB2312" w:hAnsi="仿宋" w:eastAsia="仿宋_GB2312" w:cs="仿宋"/>
          <w:sz w:val="32"/>
          <w:szCs w:val="32"/>
        </w:rPr>
        <w:tab/>
      </w:r>
      <w:r>
        <w:rPr>
          <w:rFonts w:hint="eastAsia" w:ascii="仿宋_GB2312" w:hAnsi="仿宋" w:eastAsia="仿宋_GB2312" w:cs="仿宋"/>
          <w:sz w:val="32"/>
          <w:szCs w:val="32"/>
        </w:rPr>
        <w:t>对于正式的绩效辅导面谈，双方应形成书面/信息系统记录，作为员工绩效考核和绩效改进的重要依据。</w:t>
      </w:r>
    </w:p>
    <w:p w14:paraId="03A136EC">
      <w:pPr>
        <w:spacing w:after="0" w:line="560" w:lineRule="exact"/>
        <w:jc w:val="left"/>
        <w:rPr>
          <w:rFonts w:hint="eastAsia" w:ascii="华文中宋" w:hAnsi="华文中宋" w:eastAsia="华文中宋"/>
          <w:bCs/>
          <w:sz w:val="28"/>
          <w:szCs w:val="28"/>
          <w:lang w:val="en-US" w:eastAsia="zh-CN"/>
        </w:rPr>
      </w:pPr>
    </w:p>
    <w:p w14:paraId="6795A440">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4A117024">
      <w:pPr>
        <w:spacing w:after="0" w:line="560" w:lineRule="exact"/>
        <w:jc w:val="left"/>
        <w:rPr>
          <w:rFonts w:hint="default" w:ascii="华文中宋" w:hAnsi="华文中宋" w:eastAsia="华文中宋"/>
          <w:bCs/>
          <w:sz w:val="28"/>
          <w:szCs w:val="28"/>
          <w:lang w:val="en-US" w:eastAsia="zh-CN"/>
        </w:rPr>
      </w:pPr>
    </w:p>
    <w:p w14:paraId="42FF0F6B">
      <w:pPr>
        <w:pStyle w:val="29"/>
        <w:numPr>
          <w:ilvl w:val="0"/>
          <w:numId w:val="0"/>
        </w:numPr>
        <w:ind w:left="0" w:leftChars="0" w:firstLine="0" w:firstLineChars="0"/>
        <w:jc w:val="center"/>
        <w:rPr>
          <w:rFonts w:ascii="黑体" w:hAnsi="黑体" w:eastAsia="黑体" w:cs="仿宋"/>
        </w:rPr>
      </w:pPr>
      <w:bookmarkStart w:id="14" w:name="_Toc170931936"/>
      <w:bookmarkStart w:id="15" w:name="_Toc154418356"/>
      <w:r>
        <w:rPr>
          <w:rFonts w:hint="eastAsia" w:ascii="黑体" w:hAnsi="黑体" w:eastAsia="黑体" w:cs="仿宋"/>
          <w:b w:val="0"/>
          <w:kern w:val="2"/>
          <w:sz w:val="32"/>
          <w:szCs w:val="32"/>
          <w:lang w:val="en-US" w:eastAsia="zh-CN" w:bidi="ar-SA"/>
        </w:rPr>
        <w:t>第五章</w:t>
      </w:r>
      <w:r>
        <w:rPr>
          <w:rFonts w:hint="eastAsia" w:ascii="黑体" w:hAnsi="黑体" w:eastAsia="黑体" w:cs="仿宋"/>
        </w:rPr>
        <w:t>绩效考核与反馈</w:t>
      </w:r>
      <w:bookmarkEnd w:id="14"/>
      <w:bookmarkEnd w:id="15"/>
    </w:p>
    <w:p w14:paraId="4DFF4573">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第二十条</w:t>
      </w:r>
      <w:r>
        <w:rPr>
          <w:rFonts w:hint="eastAsia" w:ascii="仿宋_GB2312" w:hAnsi="仿宋" w:eastAsia="仿宋_GB2312" w:cs="仿宋"/>
          <w:sz w:val="32"/>
          <w:szCs w:val="32"/>
        </w:rPr>
        <w:t>每个考核周期结束，应及时完成绩效考核。</w:t>
      </w:r>
    </w:p>
    <w:p w14:paraId="5A64D892">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（一）</w:t>
      </w:r>
      <w:r>
        <w:rPr>
          <w:rFonts w:hint="eastAsia" w:ascii="仿宋_GB2312" w:hAnsi="仿宋" w:eastAsia="仿宋_GB2312" w:cs="仿宋"/>
          <w:sz w:val="32"/>
          <w:szCs w:val="32"/>
        </w:rPr>
        <w:t>绩效考核以百分制进行评分，考核总分上限不超过150分，下限为0分。</w:t>
      </w:r>
    </w:p>
    <w:p w14:paraId="1C023BB3">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（二）</w:t>
      </w:r>
      <w:r>
        <w:rPr>
          <w:rFonts w:hint="eastAsia" w:ascii="仿宋_GB2312" w:hAnsi="仿宋" w:eastAsia="仿宋_GB2312" w:cs="仿宋"/>
          <w:sz w:val="32"/>
          <w:szCs w:val="32"/>
        </w:rPr>
        <w:t>关键业绩指标单项指标得分上限不超过15</w:t>
      </w:r>
      <w:r>
        <w:rPr>
          <w:rFonts w:ascii="仿宋_GB2312" w:hAnsi="仿宋" w:eastAsia="仿宋_GB2312" w:cs="仿宋"/>
          <w:sz w:val="32"/>
          <w:szCs w:val="32"/>
        </w:rPr>
        <w:t>0</w:t>
      </w:r>
      <w:r>
        <w:rPr>
          <w:rFonts w:hint="eastAsia" w:ascii="仿宋_GB2312" w:hAnsi="仿宋" w:eastAsia="仿宋_GB2312" w:cs="仿宋"/>
          <w:sz w:val="32"/>
          <w:szCs w:val="32"/>
        </w:rPr>
        <w:t>分，关键举措指标单项指标得分上限不超过1</w:t>
      </w:r>
      <w:r>
        <w:rPr>
          <w:rFonts w:ascii="仿宋_GB2312" w:hAnsi="仿宋" w:eastAsia="仿宋_GB2312" w:cs="仿宋"/>
          <w:sz w:val="32"/>
          <w:szCs w:val="32"/>
        </w:rPr>
        <w:t>20</w:t>
      </w:r>
      <w:r>
        <w:rPr>
          <w:rFonts w:hint="eastAsia" w:ascii="仿宋_GB2312" w:hAnsi="仿宋" w:eastAsia="仿宋_GB2312" w:cs="仿宋"/>
          <w:sz w:val="32"/>
          <w:szCs w:val="32"/>
        </w:rPr>
        <w:t>分，非权重指标合计加分不超过5分。指标得分上限若突破要求的，需报华润啤酒批复后执行。</w:t>
      </w:r>
    </w:p>
    <w:p w14:paraId="1EE46726">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（三）绩效考核应严格按绩效考核方案或绩效合同/业绩合同进行考核，以事实为依据，确保客观公正。</w:t>
      </w:r>
    </w:p>
    <w:p w14:paraId="6C6CB264">
      <w:pPr>
        <w:spacing w:after="0" w:line="560" w:lineRule="exact"/>
        <w:jc w:val="left"/>
        <w:rPr>
          <w:rFonts w:hint="eastAsia" w:ascii="华文中宋" w:hAnsi="华文中宋" w:eastAsia="华文中宋"/>
          <w:bCs/>
          <w:sz w:val="28"/>
          <w:szCs w:val="28"/>
          <w:lang w:val="en-US" w:eastAsia="zh-CN"/>
        </w:rPr>
      </w:pPr>
    </w:p>
    <w:p w14:paraId="6FE8422D">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1B02A0E8">
      <w:pPr>
        <w:spacing w:after="0" w:line="560" w:lineRule="exact"/>
        <w:jc w:val="left"/>
        <w:rPr>
          <w:rFonts w:hint="default" w:ascii="华文中宋" w:hAnsi="华文中宋" w:eastAsia="华文中宋"/>
          <w:bCs/>
          <w:sz w:val="28"/>
          <w:szCs w:val="28"/>
          <w:lang w:val="en-US" w:eastAsia="zh-CN"/>
        </w:rPr>
      </w:pPr>
    </w:p>
    <w:p w14:paraId="38721C28">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第二十一条</w:t>
      </w:r>
      <w:r>
        <w:rPr>
          <w:rFonts w:hint="eastAsia" w:ascii="仿宋_GB2312" w:hAnsi="仿宋" w:eastAsia="仿宋_GB2312" w:cs="仿宋"/>
          <w:sz w:val="32"/>
          <w:szCs w:val="32"/>
        </w:rPr>
        <w:t>绩效等级评定</w:t>
      </w:r>
    </w:p>
    <w:p w14:paraId="0CAEF337">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员工个人依据年度绩效考核得分划分绩效等级。</w:t>
      </w:r>
    </w:p>
    <w:p w14:paraId="6B1281B2">
      <w:pPr>
        <w:pStyle w:val="23"/>
        <w:widowControl w:val="0"/>
        <w:numPr>
          <w:ilvl w:val="0"/>
          <w:numId w:val="0"/>
        </w:numPr>
        <w:spacing w:after="0" w:line="560" w:lineRule="exact"/>
        <w:ind w:left="1060" w:leftChars="0" w:hanging="420" w:firstLineChars="0"/>
        <w:jc w:val="both"/>
        <w:rPr>
          <w:rFonts w:hint="eastAsia" w:ascii="仿宋_GB2312" w:hAnsi="仿宋" w:eastAsia="仿宋_GB2312" w:cs="仿宋"/>
          <w:sz w:val="28"/>
          <w:szCs w:val="28"/>
          <w:lang w:val="en-US" w:eastAsia="zh-CN"/>
        </w:rPr>
      </w:pPr>
      <w:r>
        <w:rPr>
          <w:rFonts w:hint="eastAsia" w:ascii="仿宋_GB2312" w:hAnsi="仿宋" w:eastAsia="仿宋_GB2312" w:cs="仿宋"/>
          <w:sz w:val="28"/>
          <w:szCs w:val="28"/>
          <w:lang w:val="en-US" w:eastAsia="zh-CN" w:bidi="ar-SA"/>
        </w:rPr>
        <w:t>（一）</w:t>
      </w:r>
      <w:r>
        <w:rPr>
          <w:rFonts w:hint="eastAsia" w:ascii="仿宋_GB2312" w:hAnsi="仿宋" w:eastAsia="仿宋_GB2312" w:cs="仿宋"/>
          <w:sz w:val="32"/>
          <w:szCs w:val="32"/>
        </w:rPr>
        <w:t>绩效等级分布</w:t>
      </w:r>
      <w:ins w:id="102" w:author="咨询组" w:date="2025-12-04T14:00:33Z">
        <w:r>
          <w:rPr>
            <w:rFonts w:hint="eastAsia" w:ascii="仿宋_GB2312" w:hAnsi="仿宋" w:eastAsia="仿宋_GB2312" w:cs="仿宋"/>
            <w:sz w:val="32"/>
            <w:szCs w:val="32"/>
            <w:lang w:val="en-US" w:eastAsia="zh-CN"/>
          </w:rPr>
          <w:t>比例</w:t>
        </w:r>
      </w:ins>
      <w:r>
        <w:rPr>
          <w:rFonts w:hint="eastAsia" w:ascii="仿宋_GB2312" w:hAnsi="仿宋" w:eastAsia="仿宋_GB2312" w:cs="仿宋"/>
          <w:sz w:val="32"/>
          <w:szCs w:val="32"/>
        </w:rPr>
        <w:t>要求</w:t>
      </w:r>
    </w:p>
    <w:tbl>
      <w:tblPr>
        <w:tblStyle w:val="15"/>
        <w:tblW w:w="53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414"/>
        <w:gridCol w:w="1248"/>
        <w:gridCol w:w="817"/>
        <w:gridCol w:w="1165"/>
        <w:gridCol w:w="1508"/>
        <w:gridCol w:w="397"/>
        <w:gridCol w:w="1111"/>
        <w:gridCol w:w="1516"/>
      </w:tblGrid>
      <w:tr w14:paraId="52E4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2"/>
          <w:wAfter w:w="2627" w:type="dxa"/>
          <w:trHeight w:val="786" w:hRule="atLeast"/>
          <w:jc w:val="center"/>
          <w:ins w:id="103" w:author="咨询组" w:date="2025-12-12T14:23:34Z"/>
        </w:trPr>
        <w:tc>
          <w:tcPr>
            <w:tcW w:w="347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66DFABE">
            <w:pPr>
              <w:keepNext w:val="0"/>
              <w:keepLines w:val="0"/>
              <w:widowControl/>
              <w:suppressLineNumbers w:val="0"/>
              <w:spacing w:before="0" w:beforeAutospacing="0" w:after="0" w:afterAutospacing="0" w:line="440" w:lineRule="exact"/>
              <w:ind w:left="0" w:right="0"/>
              <w:jc w:val="center"/>
              <w:rPr>
                <w:ins w:id="104" w:author="咨询组" w:date="2025-12-12T14:23:34Z"/>
                <w:rFonts w:hint="eastAsia" w:ascii="仿宋_GB2312" w:hAnsi="仿宋" w:eastAsia="仿宋_GB2312" w:cs="仿宋"/>
                <w:b/>
                <w:bCs w:val="0"/>
                <w:sz w:val="28"/>
                <w:szCs w:val="28"/>
                <w:lang w:val="en-US"/>
              </w:rPr>
            </w:pPr>
            <w:ins w:id="105" w:author="咨询组" w:date="2025-12-12T14:23:34Z">
              <w:r>
                <w:rPr>
                  <w:rFonts w:hint="eastAsia" w:ascii="仿宋_GB2312" w:hAnsi="仿宋" w:eastAsia="仿宋_GB2312" w:cs="仿宋"/>
                  <w:b/>
                  <w:bCs w:val="0"/>
                  <w:kern w:val="0"/>
                  <w:sz w:val="28"/>
                  <w:szCs w:val="28"/>
                  <w:lang w:val="en-US" w:eastAsia="zh-CN" w:bidi="ar"/>
                </w:rPr>
                <w:t>绩效等级</w:t>
              </w:r>
            </w:ins>
          </w:p>
        </w:tc>
        <w:tc>
          <w:tcPr>
            <w:tcW w:w="30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7309D7E">
            <w:pPr>
              <w:keepNext w:val="0"/>
              <w:keepLines w:val="0"/>
              <w:widowControl/>
              <w:suppressLineNumbers w:val="0"/>
              <w:spacing w:before="0" w:beforeAutospacing="0" w:after="0" w:afterAutospacing="0" w:line="440" w:lineRule="exact"/>
              <w:ind w:left="0" w:right="0"/>
              <w:jc w:val="center"/>
              <w:rPr>
                <w:ins w:id="106" w:author="咨询组" w:date="2025-12-12T14:23:34Z"/>
                <w:rFonts w:hint="eastAsia" w:ascii="仿宋_GB2312" w:hAnsi="仿宋" w:eastAsia="仿宋_GB2312" w:cs="仿宋"/>
                <w:b/>
                <w:bCs w:val="0"/>
                <w:sz w:val="28"/>
                <w:szCs w:val="28"/>
                <w:lang w:val="en-US"/>
              </w:rPr>
            </w:pPr>
            <w:ins w:id="107" w:author="咨询组" w:date="2025-12-12T14:23:34Z">
              <w:r>
                <w:rPr>
                  <w:rFonts w:hint="eastAsia" w:ascii="仿宋_GB2312" w:hAnsi="仿宋" w:eastAsia="仿宋_GB2312" w:cs="仿宋"/>
                  <w:b/>
                  <w:bCs w:val="0"/>
                  <w:kern w:val="0"/>
                  <w:sz w:val="28"/>
                  <w:szCs w:val="28"/>
                  <w:lang w:val="en-US" w:eastAsia="zh-CN" w:bidi="ar"/>
                </w:rPr>
                <w:t>绩效标准</w:t>
              </w:r>
            </w:ins>
          </w:p>
        </w:tc>
      </w:tr>
      <w:tr w14:paraId="0B7F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627" w:type="dxa"/>
          <w:trHeight w:val="406" w:hRule="atLeast"/>
          <w:jc w:val="center"/>
          <w:ins w:id="108" w:author="咨询组" w:date="2025-12-12T14:23:34Z"/>
        </w:trPr>
        <w:tc>
          <w:tcPr>
            <w:tcW w:w="347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C71E294">
            <w:pPr>
              <w:keepNext w:val="0"/>
              <w:keepLines w:val="0"/>
              <w:widowControl/>
              <w:suppressLineNumbers w:val="0"/>
              <w:spacing w:before="0" w:beforeAutospacing="0" w:after="0" w:afterAutospacing="0" w:line="440" w:lineRule="exact"/>
              <w:ind w:left="0" w:right="0"/>
              <w:jc w:val="center"/>
              <w:rPr>
                <w:ins w:id="109" w:author="咨询组" w:date="2025-12-12T14:23:34Z"/>
                <w:rFonts w:hint="eastAsia" w:ascii="仿宋_GB2312" w:hAnsi="仿宋" w:eastAsia="仿宋_GB2312" w:cs="仿宋"/>
                <w:b/>
                <w:bCs w:val="0"/>
                <w:sz w:val="28"/>
                <w:szCs w:val="28"/>
                <w:lang w:val="en-US"/>
              </w:rPr>
            </w:pPr>
            <w:ins w:id="110" w:author="咨询组" w:date="2025-12-12T14:23:34Z">
              <w:r>
                <w:rPr>
                  <w:rFonts w:hint="eastAsia" w:ascii="仿宋_GB2312" w:hAnsi="仿宋" w:eastAsia="仿宋_GB2312" w:cs="仿宋"/>
                  <w:b/>
                  <w:bCs w:val="0"/>
                  <w:kern w:val="0"/>
                  <w:sz w:val="28"/>
                  <w:szCs w:val="28"/>
                  <w:lang w:val="en-US" w:eastAsia="zh-CN" w:bidi="ar"/>
                </w:rPr>
                <w:t>A+</w:t>
              </w:r>
            </w:ins>
            <w:bookmarkStart w:id="28" w:name="_GoBack"/>
            <w:bookmarkEnd w:id="28"/>
          </w:p>
        </w:tc>
        <w:tc>
          <w:tcPr>
            <w:tcW w:w="30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E4AFBFF">
            <w:pPr>
              <w:keepNext w:val="0"/>
              <w:keepLines w:val="0"/>
              <w:widowControl/>
              <w:suppressLineNumbers w:val="0"/>
              <w:spacing w:before="0" w:beforeAutospacing="0" w:after="0" w:afterAutospacing="0" w:line="440" w:lineRule="exact"/>
              <w:ind w:left="0" w:right="0"/>
              <w:jc w:val="center"/>
              <w:rPr>
                <w:ins w:id="111" w:author="咨询组" w:date="2025-12-12T14:23:34Z"/>
                <w:rFonts w:hint="eastAsia" w:ascii="仿宋_GB2312" w:hAnsi="仿宋" w:eastAsia="仿宋_GB2312" w:cs="仿宋"/>
                <w:sz w:val="28"/>
                <w:szCs w:val="28"/>
                <w:lang w:val="en-US"/>
              </w:rPr>
            </w:pPr>
            <w:ins w:id="112" w:author="咨询组" w:date="2025-12-12T14:23:34Z">
              <w:r>
                <w:rPr>
                  <w:rFonts w:hint="eastAsia" w:ascii="仿宋_GB2312" w:hAnsi="仿宋" w:eastAsia="仿宋_GB2312" w:cs="仿宋"/>
                  <w:kern w:val="0"/>
                  <w:sz w:val="28"/>
                  <w:szCs w:val="28"/>
                  <w:lang w:val="en-US" w:eastAsia="zh-CN" w:bidi="ar"/>
                </w:rPr>
                <w:t>卓越</w:t>
              </w:r>
            </w:ins>
          </w:p>
        </w:tc>
      </w:tr>
      <w:tr w14:paraId="2283D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2"/>
          <w:wAfter w:w="2627" w:type="dxa"/>
          <w:trHeight w:val="406" w:hRule="atLeast"/>
          <w:jc w:val="center"/>
          <w:ins w:id="113" w:author="咨询组" w:date="2025-12-12T14:23:34Z"/>
        </w:trPr>
        <w:tc>
          <w:tcPr>
            <w:tcW w:w="347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A02BDA2">
            <w:pPr>
              <w:keepNext w:val="0"/>
              <w:keepLines w:val="0"/>
              <w:widowControl/>
              <w:suppressLineNumbers w:val="0"/>
              <w:spacing w:before="0" w:beforeAutospacing="0" w:after="0" w:afterAutospacing="0" w:line="440" w:lineRule="exact"/>
              <w:ind w:left="0" w:right="0"/>
              <w:jc w:val="center"/>
              <w:rPr>
                <w:ins w:id="114" w:author="咨询组" w:date="2025-12-12T14:23:34Z"/>
                <w:rFonts w:hint="eastAsia" w:ascii="仿宋_GB2312" w:hAnsi="仿宋" w:eastAsia="仿宋_GB2312" w:cs="仿宋"/>
                <w:b/>
                <w:bCs w:val="0"/>
                <w:sz w:val="28"/>
                <w:szCs w:val="28"/>
                <w:lang w:val="en-US"/>
              </w:rPr>
            </w:pPr>
            <w:ins w:id="115" w:author="咨询组" w:date="2025-12-12T14:23:34Z">
              <w:r>
                <w:rPr>
                  <w:rFonts w:hint="eastAsia" w:ascii="仿宋_GB2312" w:hAnsi="仿宋" w:eastAsia="仿宋_GB2312" w:cs="仿宋"/>
                  <w:b/>
                  <w:bCs w:val="0"/>
                  <w:kern w:val="0"/>
                  <w:sz w:val="28"/>
                  <w:szCs w:val="28"/>
                  <w:lang w:val="en-US" w:eastAsia="zh-CN" w:bidi="ar"/>
                </w:rPr>
                <w:t>A</w:t>
              </w:r>
            </w:ins>
          </w:p>
        </w:tc>
        <w:tc>
          <w:tcPr>
            <w:tcW w:w="30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2BB618B">
            <w:pPr>
              <w:keepNext w:val="0"/>
              <w:keepLines w:val="0"/>
              <w:widowControl/>
              <w:suppressLineNumbers w:val="0"/>
              <w:spacing w:before="0" w:beforeAutospacing="0" w:after="0" w:afterAutospacing="0" w:line="440" w:lineRule="exact"/>
              <w:ind w:left="0" w:right="0"/>
              <w:jc w:val="center"/>
              <w:rPr>
                <w:ins w:id="116" w:author="咨询组" w:date="2025-12-12T14:23:34Z"/>
                <w:rFonts w:hint="eastAsia" w:ascii="仿宋_GB2312" w:hAnsi="仿宋" w:eastAsia="仿宋_GB2312" w:cs="仿宋"/>
                <w:sz w:val="28"/>
                <w:szCs w:val="28"/>
                <w:lang w:val="en-US"/>
              </w:rPr>
            </w:pPr>
            <w:ins w:id="117" w:author="咨询组" w:date="2025-12-12T14:23:34Z">
              <w:r>
                <w:rPr>
                  <w:rFonts w:hint="eastAsia" w:ascii="仿宋_GB2312" w:hAnsi="仿宋" w:eastAsia="仿宋_GB2312" w:cs="仿宋"/>
                  <w:kern w:val="0"/>
                  <w:sz w:val="28"/>
                  <w:szCs w:val="28"/>
                  <w:lang w:val="en-US" w:eastAsia="zh-CN" w:bidi="ar"/>
                </w:rPr>
                <w:t>超越期望</w:t>
              </w:r>
            </w:ins>
          </w:p>
        </w:tc>
      </w:tr>
      <w:tr w14:paraId="50FB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2"/>
          <w:wAfter w:w="2627" w:type="dxa"/>
          <w:trHeight w:val="406" w:hRule="atLeast"/>
          <w:jc w:val="center"/>
          <w:ins w:id="118" w:author="咨询组" w:date="2025-12-12T14:23:34Z"/>
        </w:trPr>
        <w:tc>
          <w:tcPr>
            <w:tcW w:w="347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92B2F55">
            <w:pPr>
              <w:keepNext w:val="0"/>
              <w:keepLines w:val="0"/>
              <w:widowControl/>
              <w:suppressLineNumbers w:val="0"/>
              <w:spacing w:before="0" w:beforeAutospacing="0" w:after="0" w:afterAutospacing="0" w:line="440" w:lineRule="exact"/>
              <w:ind w:left="0" w:right="0"/>
              <w:jc w:val="center"/>
              <w:rPr>
                <w:ins w:id="119" w:author="咨询组" w:date="2025-12-12T14:23:34Z"/>
                <w:rFonts w:hint="eastAsia" w:ascii="仿宋_GB2312" w:hAnsi="仿宋" w:eastAsia="仿宋_GB2312" w:cs="仿宋"/>
                <w:b/>
                <w:bCs w:val="0"/>
                <w:sz w:val="28"/>
                <w:szCs w:val="28"/>
                <w:lang w:val="en-US"/>
              </w:rPr>
            </w:pPr>
            <w:ins w:id="120" w:author="咨询组" w:date="2025-12-12T14:23:34Z">
              <w:r>
                <w:rPr>
                  <w:rFonts w:hint="eastAsia" w:ascii="仿宋_GB2312" w:hAnsi="仿宋" w:eastAsia="仿宋_GB2312" w:cs="仿宋"/>
                  <w:b/>
                  <w:bCs w:val="0"/>
                  <w:kern w:val="0"/>
                  <w:sz w:val="28"/>
                  <w:szCs w:val="28"/>
                  <w:lang w:val="en-US" w:eastAsia="zh-CN" w:bidi="ar"/>
                </w:rPr>
                <w:t>B</w:t>
              </w:r>
            </w:ins>
          </w:p>
        </w:tc>
        <w:tc>
          <w:tcPr>
            <w:tcW w:w="30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A39CB5B">
            <w:pPr>
              <w:keepNext w:val="0"/>
              <w:keepLines w:val="0"/>
              <w:widowControl/>
              <w:suppressLineNumbers w:val="0"/>
              <w:spacing w:before="0" w:beforeAutospacing="0" w:after="0" w:afterAutospacing="0" w:line="440" w:lineRule="exact"/>
              <w:ind w:left="0" w:right="0"/>
              <w:jc w:val="center"/>
              <w:rPr>
                <w:ins w:id="121" w:author="咨询组" w:date="2025-12-12T14:23:34Z"/>
                <w:rFonts w:hint="eastAsia" w:ascii="仿宋_GB2312" w:hAnsi="仿宋" w:eastAsia="仿宋_GB2312" w:cs="仿宋"/>
                <w:sz w:val="28"/>
                <w:szCs w:val="28"/>
                <w:lang w:val="en-US"/>
              </w:rPr>
            </w:pPr>
            <w:ins w:id="122" w:author="咨询组" w:date="2025-12-12T14:23:34Z">
              <w:r>
                <w:rPr>
                  <w:rFonts w:hint="eastAsia" w:ascii="仿宋_GB2312" w:hAnsi="仿宋" w:eastAsia="仿宋_GB2312" w:cs="仿宋"/>
                  <w:kern w:val="0"/>
                  <w:sz w:val="28"/>
                  <w:szCs w:val="28"/>
                  <w:lang w:val="en-US" w:eastAsia="zh-CN" w:bidi="ar"/>
                </w:rPr>
                <w:t>达到期望</w:t>
              </w:r>
            </w:ins>
          </w:p>
        </w:tc>
      </w:tr>
      <w:tr w14:paraId="01257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627" w:type="dxa"/>
          <w:trHeight w:val="406" w:hRule="atLeast"/>
          <w:jc w:val="center"/>
          <w:ins w:id="123" w:author="咨询组" w:date="2025-12-12T14:23:34Z"/>
        </w:trPr>
        <w:tc>
          <w:tcPr>
            <w:tcW w:w="347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7A2B3DF">
            <w:pPr>
              <w:keepNext w:val="0"/>
              <w:keepLines w:val="0"/>
              <w:widowControl/>
              <w:suppressLineNumbers w:val="0"/>
              <w:spacing w:before="0" w:beforeAutospacing="0" w:after="0" w:afterAutospacing="0" w:line="440" w:lineRule="exact"/>
              <w:ind w:left="0" w:right="0"/>
              <w:jc w:val="center"/>
              <w:rPr>
                <w:ins w:id="124" w:author="咨询组" w:date="2025-12-12T14:23:34Z"/>
                <w:rFonts w:hint="eastAsia" w:ascii="仿宋_GB2312" w:hAnsi="仿宋" w:eastAsia="仿宋_GB2312" w:cs="仿宋"/>
                <w:b/>
                <w:bCs w:val="0"/>
                <w:sz w:val="28"/>
                <w:szCs w:val="28"/>
                <w:lang w:val="en-US"/>
              </w:rPr>
            </w:pPr>
            <w:ins w:id="125" w:author="咨询组" w:date="2025-12-12T14:23:34Z">
              <w:r>
                <w:rPr>
                  <w:rFonts w:hint="eastAsia" w:ascii="仿宋_GB2312" w:hAnsi="仿宋" w:eastAsia="仿宋_GB2312" w:cs="仿宋"/>
                  <w:b/>
                  <w:bCs w:val="0"/>
                  <w:kern w:val="0"/>
                  <w:sz w:val="28"/>
                  <w:szCs w:val="28"/>
                  <w:lang w:val="en-US" w:eastAsia="zh-CN" w:bidi="ar"/>
                </w:rPr>
                <w:t>C</w:t>
              </w:r>
            </w:ins>
          </w:p>
        </w:tc>
        <w:tc>
          <w:tcPr>
            <w:tcW w:w="30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A47CA70">
            <w:pPr>
              <w:keepNext w:val="0"/>
              <w:keepLines w:val="0"/>
              <w:widowControl/>
              <w:suppressLineNumbers w:val="0"/>
              <w:spacing w:before="0" w:beforeAutospacing="0" w:after="0" w:afterAutospacing="0" w:line="440" w:lineRule="exact"/>
              <w:ind w:left="0" w:right="0"/>
              <w:jc w:val="center"/>
              <w:rPr>
                <w:ins w:id="126" w:author="咨询组" w:date="2025-12-12T14:23:34Z"/>
                <w:rFonts w:hint="eastAsia" w:ascii="仿宋_GB2312" w:hAnsi="仿宋" w:eastAsia="仿宋_GB2312" w:cs="仿宋"/>
                <w:sz w:val="28"/>
                <w:szCs w:val="28"/>
                <w:lang w:val="en-US"/>
              </w:rPr>
            </w:pPr>
            <w:ins w:id="127" w:author="咨询组" w:date="2025-12-12T14:23:34Z">
              <w:r>
                <w:rPr>
                  <w:rFonts w:hint="eastAsia" w:ascii="仿宋_GB2312" w:hAnsi="仿宋" w:eastAsia="仿宋_GB2312" w:cs="仿宋"/>
                  <w:kern w:val="0"/>
                  <w:sz w:val="28"/>
                  <w:szCs w:val="28"/>
                  <w:lang w:val="en-US" w:eastAsia="zh-CN" w:bidi="ar"/>
                </w:rPr>
                <w:t>部分达到期望</w:t>
              </w:r>
            </w:ins>
          </w:p>
        </w:tc>
      </w:tr>
      <w:tr w14:paraId="7035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627" w:type="dxa"/>
          <w:trHeight w:val="795" w:hRule="atLeast"/>
          <w:jc w:val="center"/>
          <w:ins w:id="128" w:author="咨询组" w:date="2025-12-12T14:23:34Z"/>
        </w:trPr>
        <w:tc>
          <w:tcPr>
            <w:tcW w:w="347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62A9578">
            <w:pPr>
              <w:keepNext w:val="0"/>
              <w:keepLines w:val="0"/>
              <w:widowControl/>
              <w:suppressLineNumbers w:val="0"/>
              <w:spacing w:before="0" w:beforeAutospacing="0" w:after="0" w:afterAutospacing="0" w:line="440" w:lineRule="exact"/>
              <w:ind w:left="0" w:right="0"/>
              <w:jc w:val="center"/>
              <w:rPr>
                <w:ins w:id="129" w:author="咨询组" w:date="2025-12-12T14:23:34Z"/>
                <w:rFonts w:hint="eastAsia" w:ascii="仿宋_GB2312" w:hAnsi="仿宋" w:eastAsia="仿宋_GB2312" w:cs="仿宋"/>
                <w:b/>
                <w:bCs w:val="0"/>
                <w:sz w:val="28"/>
                <w:szCs w:val="28"/>
                <w:lang w:val="en-US"/>
              </w:rPr>
            </w:pPr>
            <w:ins w:id="130" w:author="咨询组" w:date="2025-12-12T14:23:34Z">
              <w:r>
                <w:rPr>
                  <w:rFonts w:hint="eastAsia" w:ascii="仿宋_GB2312" w:hAnsi="仿宋" w:eastAsia="仿宋_GB2312" w:cs="仿宋"/>
                  <w:b/>
                  <w:bCs w:val="0"/>
                  <w:kern w:val="0"/>
                  <w:sz w:val="28"/>
                  <w:szCs w:val="28"/>
                  <w:lang w:val="en-US" w:eastAsia="zh-CN" w:bidi="ar"/>
                </w:rPr>
                <w:t>D</w:t>
              </w:r>
            </w:ins>
          </w:p>
        </w:tc>
        <w:tc>
          <w:tcPr>
            <w:tcW w:w="3070"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6553EA24">
            <w:pPr>
              <w:keepNext w:val="0"/>
              <w:keepLines w:val="0"/>
              <w:widowControl/>
              <w:suppressLineNumbers w:val="0"/>
              <w:spacing w:before="0" w:beforeAutospacing="0" w:after="0" w:afterAutospacing="0" w:line="440" w:lineRule="exact"/>
              <w:ind w:left="0" w:right="0"/>
              <w:jc w:val="center"/>
              <w:rPr>
                <w:ins w:id="131" w:author="咨询组" w:date="2025-12-12T14:23:34Z"/>
                <w:rFonts w:hint="eastAsia" w:ascii="仿宋_GB2312" w:hAnsi="仿宋" w:eastAsia="仿宋_GB2312" w:cs="仿宋"/>
                <w:sz w:val="28"/>
                <w:szCs w:val="28"/>
                <w:lang w:val="en-US"/>
              </w:rPr>
            </w:pPr>
            <w:ins w:id="132" w:author="咨询组" w:date="2025-12-12T14:23:34Z">
              <w:r>
                <w:rPr>
                  <w:rFonts w:hint="eastAsia" w:ascii="仿宋_GB2312" w:hAnsi="仿宋" w:eastAsia="仿宋_GB2312" w:cs="仿宋"/>
                  <w:kern w:val="0"/>
                  <w:sz w:val="28"/>
                  <w:szCs w:val="28"/>
                  <w:lang w:val="en-US" w:eastAsia="zh-CN" w:bidi="ar"/>
                </w:rPr>
                <w:t>未达到</w:t>
              </w:r>
            </w:ins>
          </w:p>
          <w:p w14:paraId="14C9BBF4">
            <w:pPr>
              <w:keepNext w:val="0"/>
              <w:keepLines w:val="0"/>
              <w:widowControl/>
              <w:suppressLineNumbers w:val="0"/>
              <w:spacing w:before="0" w:beforeAutospacing="0" w:after="0" w:afterAutospacing="0" w:line="440" w:lineRule="exact"/>
              <w:ind w:left="0" w:right="0"/>
              <w:jc w:val="center"/>
              <w:rPr>
                <w:ins w:id="133" w:author="咨询组" w:date="2025-12-12T14:23:34Z"/>
                <w:rFonts w:hint="eastAsia" w:ascii="仿宋_GB2312" w:hAnsi="仿宋" w:eastAsia="仿宋_GB2312" w:cs="仿宋"/>
                <w:sz w:val="28"/>
                <w:szCs w:val="28"/>
                <w:lang w:val="en-US"/>
              </w:rPr>
            </w:pPr>
            <w:ins w:id="134" w:author="咨询组" w:date="2025-12-12T14:23:34Z">
              <w:r>
                <w:rPr>
                  <w:rFonts w:hint="eastAsia" w:ascii="仿宋_GB2312" w:hAnsi="仿宋" w:eastAsia="仿宋_GB2312" w:cs="仿宋"/>
                  <w:kern w:val="0"/>
                  <w:sz w:val="28"/>
                  <w:szCs w:val="28"/>
                  <w:lang w:val="en-US" w:eastAsia="zh-CN" w:bidi="ar"/>
                </w:rPr>
                <w:t>期望</w:t>
              </w:r>
            </w:ins>
          </w:p>
        </w:tc>
      </w:tr>
      <w:tr w14:paraId="58AD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35" w:author="咨询组" w:date="2025-12-12T14:23:05Z"/>
        </w:trPr>
        <w:tc>
          <w:tcPr>
            <w:tcW w:w="1414" w:type="dxa"/>
            <w:shd w:val="clear" w:color="auto" w:fill="auto"/>
            <w:vAlign w:val="center"/>
          </w:tcPr>
          <w:p w14:paraId="074DEDC1">
            <w:pPr>
              <w:keepNext w:val="0"/>
              <w:keepLines w:val="0"/>
              <w:widowControl/>
              <w:suppressLineNumbers w:val="0"/>
              <w:spacing w:before="0" w:beforeAutospacing="0" w:after="0" w:afterAutospacing="0" w:line="440" w:lineRule="exact"/>
              <w:ind w:left="0" w:right="0"/>
              <w:jc w:val="center"/>
              <w:rPr>
                <w:del w:id="136" w:author="咨询组" w:date="2025-12-12T14:23:05Z"/>
                <w:rFonts w:hint="default" w:ascii="仿宋_GB2312" w:hAnsi="仿宋" w:eastAsia="仿宋_GB2312" w:cs="仿宋"/>
                <w:b/>
                <w:sz w:val="28"/>
                <w:szCs w:val="28"/>
              </w:rPr>
            </w:pPr>
            <w:del w:id="137" w:author="咨询组" w:date="2025-12-12T14:23:05Z">
              <w:r>
                <w:rPr>
                  <w:rFonts w:hint="eastAsia" w:ascii="仿宋_GB2312" w:hAnsi="仿宋" w:eastAsia="仿宋_GB2312" w:cs="仿宋"/>
                  <w:b/>
                  <w:sz w:val="28"/>
                  <w:szCs w:val="28"/>
                </w:rPr>
                <w:delText>绩效</w:delText>
              </w:r>
            </w:del>
          </w:p>
          <w:p w14:paraId="7A5D6580">
            <w:pPr>
              <w:keepNext w:val="0"/>
              <w:keepLines w:val="0"/>
              <w:widowControl/>
              <w:suppressLineNumbers w:val="0"/>
              <w:spacing w:before="0" w:beforeAutospacing="0" w:after="0" w:afterAutospacing="0" w:line="440" w:lineRule="exact"/>
              <w:ind w:left="0" w:right="0"/>
              <w:jc w:val="center"/>
              <w:rPr>
                <w:del w:id="138" w:author="咨询组" w:date="2025-12-12T14:23:05Z"/>
                <w:rFonts w:hint="default" w:ascii="仿宋_GB2312" w:hAnsi="仿宋" w:eastAsia="仿宋_GB2312" w:cs="仿宋"/>
                <w:b/>
                <w:sz w:val="28"/>
                <w:szCs w:val="28"/>
              </w:rPr>
            </w:pPr>
            <w:del w:id="139" w:author="咨询组" w:date="2025-12-12T14:23:05Z">
              <w:r>
                <w:rPr>
                  <w:rFonts w:hint="eastAsia" w:ascii="仿宋_GB2312" w:hAnsi="仿宋" w:eastAsia="仿宋_GB2312" w:cs="仿宋"/>
                  <w:b/>
                  <w:sz w:val="28"/>
                  <w:szCs w:val="28"/>
                </w:rPr>
                <w:delText>等级</w:delText>
              </w:r>
            </w:del>
          </w:p>
        </w:tc>
        <w:tc>
          <w:tcPr>
            <w:tcW w:w="1248" w:type="dxa"/>
            <w:shd w:val="clear" w:color="auto" w:fill="auto"/>
            <w:vAlign w:val="center"/>
          </w:tcPr>
          <w:p w14:paraId="6C0BCB05">
            <w:pPr>
              <w:keepNext w:val="0"/>
              <w:keepLines w:val="0"/>
              <w:widowControl/>
              <w:suppressLineNumbers w:val="0"/>
              <w:spacing w:before="0" w:beforeAutospacing="0" w:after="0" w:afterAutospacing="0" w:line="440" w:lineRule="exact"/>
              <w:ind w:left="0" w:right="0"/>
              <w:jc w:val="center"/>
              <w:rPr>
                <w:del w:id="140" w:author="咨询组" w:date="2025-12-12T14:23:05Z"/>
                <w:rFonts w:hint="default" w:ascii="仿宋_GB2312" w:hAnsi="仿宋" w:eastAsia="仿宋_GB2312" w:cs="仿宋"/>
                <w:b/>
                <w:sz w:val="28"/>
                <w:szCs w:val="28"/>
              </w:rPr>
            </w:pPr>
            <w:del w:id="141" w:author="咨询组" w:date="2025-12-12T14:23:05Z">
              <w:r>
                <w:rPr>
                  <w:rFonts w:hint="default" w:ascii="仿宋_GB2312" w:hAnsi="仿宋" w:eastAsia="仿宋_GB2312" w:cs="仿宋"/>
                  <w:b/>
                  <w:sz w:val="28"/>
                  <w:szCs w:val="28"/>
                </w:rPr>
                <w:delText>A+</w:delText>
              </w:r>
            </w:del>
          </w:p>
        </w:tc>
        <w:tc>
          <w:tcPr>
            <w:tcW w:w="1982" w:type="dxa"/>
            <w:gridSpan w:val="2"/>
            <w:shd w:val="clear" w:color="auto" w:fill="auto"/>
            <w:vAlign w:val="center"/>
          </w:tcPr>
          <w:p w14:paraId="1B7871D5">
            <w:pPr>
              <w:keepNext w:val="0"/>
              <w:keepLines w:val="0"/>
              <w:widowControl/>
              <w:suppressLineNumbers w:val="0"/>
              <w:spacing w:before="0" w:beforeAutospacing="0" w:after="0" w:afterAutospacing="0" w:line="440" w:lineRule="exact"/>
              <w:ind w:left="0" w:right="0"/>
              <w:jc w:val="center"/>
              <w:rPr>
                <w:del w:id="142" w:author="咨询组" w:date="2025-12-12T14:23:05Z"/>
                <w:rFonts w:hint="default" w:ascii="仿宋_GB2312" w:hAnsi="仿宋" w:eastAsia="仿宋_GB2312" w:cs="仿宋"/>
                <w:b/>
                <w:sz w:val="28"/>
                <w:szCs w:val="28"/>
              </w:rPr>
            </w:pPr>
            <w:del w:id="143" w:author="咨询组" w:date="2025-12-12T14:23:05Z">
              <w:r>
                <w:rPr>
                  <w:rFonts w:hint="default" w:ascii="仿宋_GB2312" w:hAnsi="仿宋" w:eastAsia="仿宋_GB2312" w:cs="仿宋"/>
                  <w:b/>
                  <w:sz w:val="28"/>
                  <w:szCs w:val="28"/>
                </w:rPr>
                <w:delText>A</w:delText>
              </w:r>
            </w:del>
          </w:p>
        </w:tc>
        <w:tc>
          <w:tcPr>
            <w:tcW w:w="1508" w:type="dxa"/>
            <w:shd w:val="clear" w:color="auto" w:fill="auto"/>
            <w:vAlign w:val="center"/>
          </w:tcPr>
          <w:p w14:paraId="76B3CB52">
            <w:pPr>
              <w:keepNext w:val="0"/>
              <w:keepLines w:val="0"/>
              <w:widowControl/>
              <w:suppressLineNumbers w:val="0"/>
              <w:spacing w:before="0" w:beforeAutospacing="0" w:after="0" w:afterAutospacing="0" w:line="440" w:lineRule="exact"/>
              <w:ind w:left="0" w:right="0"/>
              <w:jc w:val="center"/>
              <w:rPr>
                <w:del w:id="144" w:author="咨询组" w:date="2025-12-12T14:23:05Z"/>
                <w:rFonts w:hint="default" w:ascii="仿宋_GB2312" w:hAnsi="仿宋" w:eastAsia="仿宋_GB2312" w:cs="仿宋"/>
                <w:b/>
                <w:sz w:val="28"/>
                <w:szCs w:val="28"/>
              </w:rPr>
            </w:pPr>
            <w:del w:id="145" w:author="咨询组" w:date="2025-12-12T14:23:05Z">
              <w:r>
                <w:rPr>
                  <w:rFonts w:hint="default" w:ascii="仿宋_GB2312" w:hAnsi="仿宋" w:eastAsia="仿宋_GB2312" w:cs="仿宋"/>
                  <w:b/>
                  <w:sz w:val="28"/>
                  <w:szCs w:val="28"/>
                </w:rPr>
                <w:delText>B</w:delText>
              </w:r>
            </w:del>
          </w:p>
        </w:tc>
        <w:tc>
          <w:tcPr>
            <w:tcW w:w="1508" w:type="dxa"/>
            <w:gridSpan w:val="2"/>
            <w:shd w:val="clear" w:color="auto" w:fill="auto"/>
            <w:vAlign w:val="center"/>
          </w:tcPr>
          <w:p w14:paraId="6A8C0BE9">
            <w:pPr>
              <w:keepNext w:val="0"/>
              <w:keepLines w:val="0"/>
              <w:widowControl/>
              <w:suppressLineNumbers w:val="0"/>
              <w:spacing w:before="0" w:beforeAutospacing="0" w:after="0" w:afterAutospacing="0" w:line="440" w:lineRule="exact"/>
              <w:ind w:left="0" w:right="0"/>
              <w:jc w:val="center"/>
              <w:rPr>
                <w:del w:id="146" w:author="咨询组" w:date="2025-12-12T14:23:05Z"/>
                <w:rFonts w:hint="default" w:ascii="仿宋_GB2312" w:hAnsi="仿宋" w:eastAsia="仿宋_GB2312" w:cs="仿宋"/>
                <w:b/>
                <w:sz w:val="28"/>
                <w:szCs w:val="28"/>
              </w:rPr>
            </w:pPr>
            <w:del w:id="147" w:author="咨询组" w:date="2025-12-12T14:23:05Z">
              <w:r>
                <w:rPr>
                  <w:rFonts w:hint="default" w:ascii="仿宋_GB2312" w:hAnsi="仿宋" w:eastAsia="仿宋_GB2312" w:cs="仿宋"/>
                  <w:b/>
                  <w:sz w:val="28"/>
                  <w:szCs w:val="28"/>
                </w:rPr>
                <w:delText>C</w:delText>
              </w:r>
            </w:del>
          </w:p>
        </w:tc>
        <w:tc>
          <w:tcPr>
            <w:tcW w:w="1516" w:type="dxa"/>
            <w:shd w:val="clear" w:color="auto" w:fill="auto"/>
            <w:vAlign w:val="center"/>
          </w:tcPr>
          <w:p w14:paraId="19B1E50E">
            <w:pPr>
              <w:keepNext w:val="0"/>
              <w:keepLines w:val="0"/>
              <w:widowControl/>
              <w:suppressLineNumbers w:val="0"/>
              <w:spacing w:before="0" w:beforeAutospacing="0" w:after="0" w:afterAutospacing="0" w:line="440" w:lineRule="exact"/>
              <w:ind w:left="0" w:right="0"/>
              <w:jc w:val="center"/>
              <w:rPr>
                <w:del w:id="148" w:author="咨询组" w:date="2025-12-12T14:23:05Z"/>
                <w:rFonts w:hint="default" w:ascii="仿宋_GB2312" w:hAnsi="仿宋" w:eastAsia="仿宋_GB2312" w:cs="仿宋"/>
                <w:b/>
                <w:sz w:val="28"/>
                <w:szCs w:val="28"/>
              </w:rPr>
            </w:pPr>
            <w:del w:id="149" w:author="咨询组" w:date="2025-12-12T14:23:05Z">
              <w:r>
                <w:rPr>
                  <w:rFonts w:hint="default" w:ascii="仿宋_GB2312" w:hAnsi="仿宋" w:eastAsia="仿宋_GB2312" w:cs="仿宋"/>
                  <w:b/>
                  <w:sz w:val="28"/>
                  <w:szCs w:val="28"/>
                </w:rPr>
                <w:delText>D</w:delText>
              </w:r>
            </w:del>
          </w:p>
        </w:tc>
      </w:tr>
      <w:tr w14:paraId="2FAA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50" w:author="咨询组" w:date="2025-12-12T14:23:05Z"/>
        </w:trPr>
        <w:tc>
          <w:tcPr>
            <w:tcW w:w="1414" w:type="dxa"/>
            <w:shd w:val="clear" w:color="auto" w:fill="auto"/>
            <w:vAlign w:val="center"/>
          </w:tcPr>
          <w:p w14:paraId="0A3F7CCB">
            <w:pPr>
              <w:keepNext w:val="0"/>
              <w:keepLines w:val="0"/>
              <w:widowControl/>
              <w:suppressLineNumbers w:val="0"/>
              <w:spacing w:before="0" w:beforeAutospacing="0" w:after="0" w:afterAutospacing="0" w:line="440" w:lineRule="exact"/>
              <w:ind w:left="0" w:right="0"/>
              <w:jc w:val="center"/>
              <w:rPr>
                <w:del w:id="151" w:author="咨询组" w:date="2025-12-12T14:23:05Z"/>
                <w:rFonts w:hint="default" w:ascii="仿宋_GB2312" w:hAnsi="仿宋" w:eastAsia="仿宋_GB2312" w:cs="仿宋"/>
                <w:b/>
                <w:sz w:val="28"/>
                <w:szCs w:val="28"/>
              </w:rPr>
            </w:pPr>
            <w:del w:id="152" w:author="咨询组" w:date="2025-12-12T14:23:05Z">
              <w:r>
                <w:rPr>
                  <w:rFonts w:hint="eastAsia" w:ascii="仿宋_GB2312" w:hAnsi="仿宋" w:eastAsia="仿宋_GB2312" w:cs="仿宋"/>
                  <w:b/>
                  <w:sz w:val="28"/>
                  <w:szCs w:val="28"/>
                </w:rPr>
                <w:delText>绩效</w:delText>
              </w:r>
            </w:del>
          </w:p>
          <w:p w14:paraId="0076E441">
            <w:pPr>
              <w:keepNext w:val="0"/>
              <w:keepLines w:val="0"/>
              <w:widowControl/>
              <w:suppressLineNumbers w:val="0"/>
              <w:spacing w:before="0" w:beforeAutospacing="0" w:after="0" w:afterAutospacing="0" w:line="440" w:lineRule="exact"/>
              <w:ind w:left="0" w:right="0"/>
              <w:jc w:val="center"/>
              <w:rPr>
                <w:del w:id="153" w:author="咨询组" w:date="2025-12-12T14:23:05Z"/>
                <w:rFonts w:hint="default" w:ascii="仿宋_GB2312" w:hAnsi="仿宋" w:eastAsia="仿宋_GB2312" w:cs="仿宋"/>
                <w:b/>
                <w:sz w:val="28"/>
                <w:szCs w:val="28"/>
              </w:rPr>
            </w:pPr>
            <w:del w:id="154" w:author="咨询组" w:date="2025-12-12T14:23:05Z">
              <w:r>
                <w:rPr>
                  <w:rFonts w:hint="eastAsia" w:ascii="仿宋_GB2312" w:hAnsi="仿宋" w:eastAsia="仿宋_GB2312" w:cs="仿宋"/>
                  <w:b/>
                  <w:sz w:val="28"/>
                  <w:szCs w:val="28"/>
                </w:rPr>
                <w:delText>标准</w:delText>
              </w:r>
            </w:del>
          </w:p>
        </w:tc>
        <w:tc>
          <w:tcPr>
            <w:tcW w:w="1248" w:type="dxa"/>
            <w:shd w:val="clear" w:color="auto" w:fill="auto"/>
            <w:vAlign w:val="center"/>
          </w:tcPr>
          <w:p w14:paraId="6C1F47DC">
            <w:pPr>
              <w:keepNext w:val="0"/>
              <w:keepLines w:val="0"/>
              <w:widowControl/>
              <w:suppressLineNumbers w:val="0"/>
              <w:spacing w:before="0" w:beforeAutospacing="0" w:after="0" w:afterAutospacing="0" w:line="440" w:lineRule="exact"/>
              <w:ind w:left="0" w:right="0"/>
              <w:jc w:val="center"/>
              <w:rPr>
                <w:del w:id="155" w:author="咨询组" w:date="2025-12-12T14:23:05Z"/>
                <w:rFonts w:hint="default" w:ascii="仿宋_GB2312" w:hAnsi="仿宋" w:eastAsia="仿宋_GB2312" w:cs="仿宋"/>
                <w:sz w:val="28"/>
                <w:szCs w:val="28"/>
              </w:rPr>
            </w:pPr>
            <w:del w:id="156" w:author="咨询组" w:date="2025-12-12T14:23:05Z">
              <w:r>
                <w:rPr>
                  <w:rFonts w:hint="eastAsia" w:ascii="仿宋_GB2312" w:hAnsi="仿宋" w:eastAsia="仿宋_GB2312" w:cs="仿宋"/>
                  <w:sz w:val="28"/>
                  <w:szCs w:val="28"/>
                </w:rPr>
                <w:delText>卓越</w:delText>
              </w:r>
            </w:del>
          </w:p>
        </w:tc>
        <w:tc>
          <w:tcPr>
            <w:tcW w:w="1982" w:type="dxa"/>
            <w:gridSpan w:val="2"/>
            <w:shd w:val="clear" w:color="auto" w:fill="auto"/>
            <w:vAlign w:val="center"/>
          </w:tcPr>
          <w:p w14:paraId="0714B03F">
            <w:pPr>
              <w:keepNext w:val="0"/>
              <w:keepLines w:val="0"/>
              <w:widowControl/>
              <w:suppressLineNumbers w:val="0"/>
              <w:spacing w:before="0" w:beforeAutospacing="0" w:after="0" w:afterAutospacing="0" w:line="440" w:lineRule="exact"/>
              <w:ind w:left="0" w:right="0"/>
              <w:jc w:val="center"/>
              <w:rPr>
                <w:del w:id="157" w:author="咨询组" w:date="2025-12-12T14:23:05Z"/>
                <w:rFonts w:hint="default" w:ascii="仿宋_GB2312" w:hAnsi="仿宋" w:eastAsia="仿宋_GB2312" w:cs="仿宋"/>
                <w:sz w:val="28"/>
                <w:szCs w:val="28"/>
              </w:rPr>
            </w:pPr>
            <w:del w:id="158" w:author="咨询组" w:date="2025-12-12T14:23:05Z">
              <w:r>
                <w:rPr>
                  <w:rFonts w:hint="eastAsia" w:ascii="仿宋_GB2312" w:hAnsi="仿宋" w:eastAsia="仿宋_GB2312" w:cs="仿宋"/>
                  <w:sz w:val="28"/>
                  <w:szCs w:val="28"/>
                </w:rPr>
                <w:delText>超越期望</w:delText>
              </w:r>
            </w:del>
          </w:p>
        </w:tc>
        <w:tc>
          <w:tcPr>
            <w:tcW w:w="1508" w:type="dxa"/>
            <w:shd w:val="clear" w:color="auto" w:fill="auto"/>
            <w:vAlign w:val="center"/>
          </w:tcPr>
          <w:p w14:paraId="3FBA2080">
            <w:pPr>
              <w:keepNext w:val="0"/>
              <w:keepLines w:val="0"/>
              <w:widowControl/>
              <w:suppressLineNumbers w:val="0"/>
              <w:spacing w:before="0" w:beforeAutospacing="0" w:after="0" w:afterAutospacing="0" w:line="440" w:lineRule="exact"/>
              <w:ind w:left="0" w:right="0"/>
              <w:jc w:val="center"/>
              <w:rPr>
                <w:del w:id="159" w:author="咨询组" w:date="2025-12-12T14:23:05Z"/>
                <w:rFonts w:hint="default" w:ascii="仿宋_GB2312" w:hAnsi="仿宋" w:eastAsia="仿宋_GB2312" w:cs="仿宋"/>
                <w:sz w:val="28"/>
                <w:szCs w:val="28"/>
              </w:rPr>
            </w:pPr>
            <w:del w:id="160" w:author="咨询组" w:date="2025-12-12T14:23:05Z">
              <w:r>
                <w:rPr>
                  <w:rFonts w:hint="eastAsia" w:ascii="仿宋_GB2312" w:hAnsi="仿宋" w:eastAsia="仿宋_GB2312" w:cs="仿宋"/>
                  <w:sz w:val="28"/>
                  <w:szCs w:val="28"/>
                </w:rPr>
                <w:delText>达到期望</w:delText>
              </w:r>
            </w:del>
          </w:p>
        </w:tc>
        <w:tc>
          <w:tcPr>
            <w:tcW w:w="1508" w:type="dxa"/>
            <w:gridSpan w:val="2"/>
            <w:shd w:val="clear" w:color="auto" w:fill="auto"/>
            <w:vAlign w:val="center"/>
          </w:tcPr>
          <w:p w14:paraId="627DB081">
            <w:pPr>
              <w:keepNext w:val="0"/>
              <w:keepLines w:val="0"/>
              <w:widowControl/>
              <w:suppressLineNumbers w:val="0"/>
              <w:spacing w:before="0" w:beforeAutospacing="0" w:after="0" w:afterAutospacing="0" w:line="440" w:lineRule="exact"/>
              <w:ind w:left="0" w:right="0"/>
              <w:jc w:val="center"/>
              <w:rPr>
                <w:del w:id="161" w:author="咨询组" w:date="2025-12-12T14:23:05Z"/>
                <w:rFonts w:hint="default" w:ascii="仿宋_GB2312" w:hAnsi="仿宋" w:eastAsia="仿宋_GB2312" w:cs="仿宋"/>
                <w:sz w:val="28"/>
                <w:szCs w:val="28"/>
              </w:rPr>
            </w:pPr>
            <w:del w:id="162" w:author="咨询组" w:date="2025-12-12T14:23:05Z">
              <w:r>
                <w:rPr>
                  <w:rFonts w:hint="eastAsia" w:ascii="仿宋_GB2312" w:hAnsi="仿宋" w:eastAsia="仿宋_GB2312" w:cs="仿宋"/>
                  <w:sz w:val="28"/>
                  <w:szCs w:val="28"/>
                </w:rPr>
                <w:delText>部分达到期望</w:delText>
              </w:r>
            </w:del>
          </w:p>
        </w:tc>
        <w:tc>
          <w:tcPr>
            <w:tcW w:w="1516" w:type="dxa"/>
            <w:shd w:val="clear" w:color="auto" w:fill="auto"/>
            <w:vAlign w:val="center"/>
          </w:tcPr>
          <w:p w14:paraId="3187F614">
            <w:pPr>
              <w:keepNext w:val="0"/>
              <w:keepLines w:val="0"/>
              <w:widowControl/>
              <w:suppressLineNumbers w:val="0"/>
              <w:spacing w:before="0" w:beforeAutospacing="0" w:after="0" w:afterAutospacing="0" w:line="440" w:lineRule="exact"/>
              <w:ind w:left="0" w:right="0"/>
              <w:jc w:val="center"/>
              <w:rPr>
                <w:del w:id="163" w:author="咨询组" w:date="2025-12-12T14:23:05Z"/>
                <w:rFonts w:hint="default" w:ascii="仿宋_GB2312" w:hAnsi="仿宋" w:eastAsia="仿宋_GB2312" w:cs="仿宋"/>
                <w:sz w:val="28"/>
                <w:szCs w:val="28"/>
              </w:rPr>
            </w:pPr>
            <w:del w:id="164" w:author="咨询组" w:date="2025-12-12T14:23:05Z">
              <w:r>
                <w:rPr>
                  <w:rFonts w:hint="eastAsia" w:ascii="仿宋_GB2312" w:hAnsi="仿宋" w:eastAsia="仿宋_GB2312" w:cs="仿宋"/>
                  <w:sz w:val="28"/>
                  <w:szCs w:val="28"/>
                </w:rPr>
                <w:delText>未达到</w:delText>
              </w:r>
            </w:del>
          </w:p>
          <w:p w14:paraId="0AE9352F">
            <w:pPr>
              <w:keepNext w:val="0"/>
              <w:keepLines w:val="0"/>
              <w:widowControl/>
              <w:suppressLineNumbers w:val="0"/>
              <w:spacing w:before="0" w:beforeAutospacing="0" w:after="0" w:afterAutospacing="0" w:line="440" w:lineRule="exact"/>
              <w:ind w:left="0" w:right="0"/>
              <w:jc w:val="center"/>
              <w:rPr>
                <w:del w:id="165" w:author="咨询组" w:date="2025-12-12T14:23:05Z"/>
                <w:rFonts w:hint="default" w:ascii="仿宋_GB2312" w:hAnsi="仿宋" w:eastAsia="仿宋_GB2312" w:cs="仿宋"/>
                <w:sz w:val="28"/>
                <w:szCs w:val="28"/>
              </w:rPr>
            </w:pPr>
            <w:del w:id="166" w:author="咨询组" w:date="2025-12-12T14:23:05Z">
              <w:r>
                <w:rPr>
                  <w:rFonts w:hint="eastAsia" w:ascii="仿宋_GB2312" w:hAnsi="仿宋" w:eastAsia="仿宋_GB2312" w:cs="仿宋"/>
                  <w:sz w:val="28"/>
                  <w:szCs w:val="28"/>
                </w:rPr>
                <w:delText>期望</w:delText>
              </w:r>
            </w:del>
          </w:p>
        </w:tc>
      </w:tr>
      <w:tr w14:paraId="455E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67" w:author="咨询组" w:date="2025-12-12T14:23:05Z"/>
        </w:trPr>
        <w:tc>
          <w:tcPr>
            <w:tcW w:w="1414" w:type="dxa"/>
            <w:shd w:val="clear" w:color="auto" w:fill="auto"/>
            <w:vAlign w:val="center"/>
          </w:tcPr>
          <w:p w14:paraId="2DDEFA2B">
            <w:pPr>
              <w:keepNext w:val="0"/>
              <w:keepLines w:val="0"/>
              <w:widowControl/>
              <w:suppressLineNumbers w:val="0"/>
              <w:spacing w:before="0" w:beforeAutospacing="0" w:after="0" w:afterAutospacing="0" w:line="440" w:lineRule="exact"/>
              <w:ind w:left="0" w:right="0" w:firstLine="562" w:firstLineChars="200"/>
              <w:jc w:val="center"/>
              <w:rPr>
                <w:del w:id="168" w:author="咨询组" w:date="2025-12-12T14:23:05Z"/>
                <w:rFonts w:hint="default" w:ascii="仿宋_GB2312" w:hAnsi="仿宋" w:eastAsia="仿宋_GB2312" w:cs="仿宋"/>
                <w:b/>
                <w:sz w:val="28"/>
                <w:szCs w:val="28"/>
              </w:rPr>
            </w:pPr>
            <w:del w:id="169" w:author="咨询组" w:date="2025-12-12T14:23:05Z">
              <w:r>
                <w:rPr>
                  <w:rFonts w:hint="eastAsia" w:ascii="仿宋_GB2312" w:hAnsi="仿宋" w:eastAsia="仿宋_GB2312" w:cs="仿宋"/>
                  <w:b/>
                  <w:sz w:val="28"/>
                  <w:szCs w:val="28"/>
                </w:rPr>
                <w:delText>分布</w:delText>
              </w:r>
            </w:del>
          </w:p>
          <w:p w14:paraId="2958A367">
            <w:pPr>
              <w:keepNext w:val="0"/>
              <w:keepLines w:val="0"/>
              <w:widowControl/>
              <w:suppressLineNumbers w:val="0"/>
              <w:spacing w:before="0" w:beforeAutospacing="0" w:after="0" w:afterAutospacing="0" w:line="440" w:lineRule="exact"/>
              <w:ind w:left="0" w:right="0" w:firstLine="562" w:firstLineChars="200"/>
              <w:jc w:val="center"/>
              <w:rPr>
                <w:del w:id="170" w:author="咨询组" w:date="2025-12-12T14:23:05Z"/>
                <w:rFonts w:hint="default" w:ascii="仿宋_GB2312" w:hAnsi="仿宋" w:eastAsia="仿宋_GB2312" w:cs="仿宋"/>
                <w:b/>
                <w:sz w:val="28"/>
                <w:szCs w:val="28"/>
              </w:rPr>
            </w:pPr>
            <w:del w:id="171" w:author="咨询组" w:date="2025-12-12T14:23:05Z">
              <w:r>
                <w:rPr>
                  <w:rFonts w:hint="eastAsia" w:ascii="仿宋_GB2312" w:hAnsi="仿宋" w:eastAsia="仿宋_GB2312" w:cs="仿宋"/>
                  <w:b/>
                  <w:sz w:val="28"/>
                  <w:szCs w:val="28"/>
                </w:rPr>
                <w:delText>比例</w:delText>
              </w:r>
            </w:del>
          </w:p>
        </w:tc>
        <w:tc>
          <w:tcPr>
            <w:tcW w:w="3230" w:type="dxa"/>
            <w:gridSpan w:val="3"/>
            <w:shd w:val="clear" w:color="auto" w:fill="auto"/>
            <w:vAlign w:val="center"/>
          </w:tcPr>
          <w:p w14:paraId="488171F2">
            <w:pPr>
              <w:keepNext w:val="0"/>
              <w:keepLines w:val="0"/>
              <w:widowControl/>
              <w:suppressLineNumbers w:val="0"/>
              <w:spacing w:before="0" w:beforeAutospacing="0" w:after="0" w:afterAutospacing="0" w:line="440" w:lineRule="exact"/>
              <w:ind w:left="0" w:right="0" w:firstLine="560" w:firstLineChars="200"/>
              <w:jc w:val="center"/>
              <w:rPr>
                <w:del w:id="172" w:author="咨询组" w:date="2025-12-12T14:23:05Z"/>
                <w:rFonts w:hint="default" w:ascii="仿宋_GB2312" w:hAnsi="仿宋" w:eastAsia="仿宋_GB2312" w:cs="仿宋"/>
                <w:sz w:val="28"/>
                <w:szCs w:val="28"/>
              </w:rPr>
            </w:pPr>
            <w:del w:id="173" w:author="咨询组" w:date="2025-12-12T14:23:05Z">
              <w:r>
                <w:rPr>
                  <w:rFonts w:hint="default" w:ascii="仿宋_GB2312" w:hAnsi="仿宋" w:eastAsia="仿宋_GB2312" w:cs="仿宋"/>
                  <w:sz w:val="28"/>
                  <w:szCs w:val="28"/>
                </w:rPr>
                <w:delText>A和A+合计不超过30%，其中A+不超过10%</w:delText>
              </w:r>
            </w:del>
          </w:p>
        </w:tc>
        <w:tc>
          <w:tcPr>
            <w:tcW w:w="1508" w:type="dxa"/>
            <w:shd w:val="clear" w:color="auto" w:fill="auto"/>
            <w:vAlign w:val="center"/>
          </w:tcPr>
          <w:p w14:paraId="28FD2E5A">
            <w:pPr>
              <w:keepNext w:val="0"/>
              <w:keepLines w:val="0"/>
              <w:widowControl/>
              <w:suppressLineNumbers w:val="0"/>
              <w:spacing w:before="0" w:beforeAutospacing="0" w:after="0" w:afterAutospacing="0" w:line="440" w:lineRule="exact"/>
              <w:ind w:left="0" w:right="0" w:firstLine="560" w:firstLineChars="200"/>
              <w:jc w:val="center"/>
              <w:rPr>
                <w:del w:id="174" w:author="咨询组" w:date="2025-12-12T14:23:05Z"/>
                <w:rFonts w:hint="default" w:ascii="仿宋_GB2312" w:hAnsi="仿宋" w:eastAsia="仿宋_GB2312" w:cs="仿宋"/>
                <w:sz w:val="28"/>
                <w:szCs w:val="28"/>
              </w:rPr>
            </w:pPr>
          </w:p>
        </w:tc>
        <w:tc>
          <w:tcPr>
            <w:tcW w:w="3024" w:type="dxa"/>
            <w:gridSpan w:val="3"/>
            <w:shd w:val="clear" w:color="auto" w:fill="auto"/>
            <w:vAlign w:val="center"/>
          </w:tcPr>
          <w:p w14:paraId="13E7F995">
            <w:pPr>
              <w:keepNext w:val="0"/>
              <w:keepLines w:val="0"/>
              <w:widowControl/>
              <w:suppressLineNumbers w:val="0"/>
              <w:spacing w:before="0" w:beforeAutospacing="0" w:after="0" w:afterAutospacing="0" w:line="440" w:lineRule="exact"/>
              <w:ind w:left="0" w:right="0" w:firstLine="560" w:firstLineChars="200"/>
              <w:jc w:val="center"/>
              <w:rPr>
                <w:del w:id="175" w:author="咨询组" w:date="2025-12-12T14:23:05Z"/>
                <w:rFonts w:hint="default" w:ascii="仿宋_GB2312" w:hAnsi="仿宋" w:eastAsia="仿宋_GB2312" w:cs="仿宋"/>
                <w:sz w:val="28"/>
                <w:szCs w:val="28"/>
              </w:rPr>
            </w:pPr>
            <w:del w:id="176" w:author="咨询组" w:date="2025-12-12T14:23:05Z">
              <w:r>
                <w:rPr>
                  <w:rFonts w:hint="eastAsia" w:ascii="仿宋_GB2312" w:hAnsi="仿宋" w:eastAsia="仿宋_GB2312" w:cs="仿宋"/>
                  <w:sz w:val="28"/>
                  <w:szCs w:val="28"/>
                </w:rPr>
                <w:delText>不低于</w:delText>
              </w:r>
            </w:del>
            <w:del w:id="177" w:author="咨询组" w:date="2025-12-12T14:23:05Z">
              <w:r>
                <w:rPr>
                  <w:rFonts w:hint="default" w:ascii="仿宋_GB2312" w:hAnsi="仿宋" w:eastAsia="仿宋_GB2312" w:cs="仿宋"/>
                  <w:sz w:val="28"/>
                  <w:szCs w:val="28"/>
                </w:rPr>
                <w:delText>20%</w:delText>
              </w:r>
            </w:del>
          </w:p>
        </w:tc>
      </w:tr>
    </w:tbl>
    <w:p w14:paraId="41B3BDD0">
      <w:pPr>
        <w:keepNext w:val="0"/>
        <w:keepLines w:val="0"/>
        <w:widowControl/>
        <w:suppressLineNumbers w:val="0"/>
        <w:ind w:firstLine="640" w:firstLineChars="200"/>
        <w:jc w:val="left"/>
        <w:rPr>
          <w:rFonts w:hint="eastAsia" w:ascii="仿宋_GB2312" w:hAnsi="仿宋" w:eastAsia="仿宋_GB2312" w:cs="仿宋"/>
          <w:sz w:val="32"/>
          <w:szCs w:val="32"/>
          <w:lang w:val="en-US" w:eastAsia="zh-CN" w:bidi="ar-SA"/>
        </w:rPr>
      </w:pPr>
      <w:ins w:id="178" w:author="咨询组" w:date="2025-12-04T13:59:50Z">
        <w:r>
          <w:rPr>
            <w:rFonts w:hint="eastAsia" w:ascii="仿宋_GB2312" w:hAnsi="仿宋" w:eastAsia="仿宋_GB2312" w:cs="仿宋"/>
            <w:sz w:val="32"/>
            <w:szCs w:val="32"/>
            <w:lang w:val="en-US" w:eastAsia="zh-CN" w:bidi="ar-SA"/>
          </w:rPr>
          <w:t>其中，A和A+合计分布比例不超过30%，其中A+分布比例不超过10%；B分布比例无限制要求；C和D合计分布比例不低于20%。</w:t>
        </w:r>
      </w:ins>
    </w:p>
    <w:p w14:paraId="7D535085">
      <w:pPr>
        <w:spacing w:after="0" w:line="560" w:lineRule="exact"/>
        <w:jc w:val="left"/>
        <w:rPr>
          <w:rFonts w:hint="eastAsia" w:ascii="华文中宋" w:hAnsi="华文中宋" w:eastAsia="华文中宋"/>
          <w:bCs/>
          <w:sz w:val="28"/>
          <w:szCs w:val="28"/>
          <w:lang w:val="en-US" w:eastAsia="zh-CN"/>
        </w:rPr>
      </w:pPr>
    </w:p>
    <w:p w14:paraId="6C19263A">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3FF18CBA">
      <w:pPr>
        <w:spacing w:after="0" w:line="560" w:lineRule="exact"/>
        <w:jc w:val="left"/>
        <w:rPr>
          <w:rFonts w:hint="default" w:ascii="华文中宋" w:hAnsi="华文中宋" w:eastAsia="华文中宋"/>
          <w:bCs/>
          <w:sz w:val="28"/>
          <w:szCs w:val="28"/>
          <w:lang w:val="en-US" w:eastAsia="zh-CN"/>
        </w:rPr>
      </w:pPr>
    </w:p>
    <w:p w14:paraId="53E7E31A">
      <w:pPr>
        <w:pStyle w:val="23"/>
        <w:widowControl w:val="0"/>
        <w:numPr>
          <w:ilvl w:val="0"/>
          <w:numId w:val="0"/>
        </w:numPr>
        <w:spacing w:after="0" w:line="560" w:lineRule="exact"/>
        <w:ind w:left="1060" w:leftChars="0" w:hanging="420" w:firstLineChars="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（二）</w:t>
      </w:r>
      <w:r>
        <w:rPr>
          <w:rFonts w:hint="eastAsia" w:ascii="仿宋_GB2312" w:hAnsi="仿宋" w:eastAsia="仿宋_GB2312" w:cs="仿宋"/>
          <w:sz w:val="32"/>
          <w:szCs w:val="32"/>
        </w:rPr>
        <w:t>评等要求</w:t>
      </w:r>
    </w:p>
    <w:p w14:paraId="7B130CD6">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1.评为A+等级的，年度绩效考核得分应不低于90分；考核得分低于</w:t>
      </w:r>
      <w:r>
        <w:rPr>
          <w:rFonts w:ascii="仿宋_GB2312" w:hAnsi="仿宋" w:eastAsia="仿宋_GB2312" w:cs="仿宋"/>
          <w:sz w:val="32"/>
          <w:szCs w:val="32"/>
        </w:rPr>
        <w:t>7</w:t>
      </w:r>
      <w:r>
        <w:rPr>
          <w:rFonts w:hint="eastAsia" w:ascii="仿宋_GB2312" w:hAnsi="仿宋" w:eastAsia="仿宋_GB2312" w:cs="仿宋"/>
          <w:sz w:val="32"/>
          <w:szCs w:val="32"/>
        </w:rPr>
        <w:t>0分的，不得评为B及以上等级。</w:t>
      </w:r>
    </w:p>
    <w:p w14:paraId="5E7CD130">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w:t>
      </w:r>
      <w:r>
        <w:rPr>
          <w:rFonts w:ascii="仿宋_GB2312" w:hAnsi="仿宋" w:eastAsia="仿宋_GB2312" w:cs="仿宋"/>
          <w:sz w:val="32"/>
          <w:szCs w:val="32"/>
        </w:rPr>
        <w:t>.</w:t>
      </w:r>
      <w:r>
        <w:rPr>
          <w:rFonts w:hint="eastAsia"/>
        </w:rPr>
        <w:t xml:space="preserve"> </w:t>
      </w:r>
      <w:r>
        <w:rPr>
          <w:rFonts w:hint="eastAsia" w:ascii="仿宋_GB2312" w:hAnsi="仿宋" w:eastAsia="仿宋_GB2312" w:cs="仿宋"/>
          <w:sz w:val="32"/>
          <w:szCs w:val="32"/>
        </w:rPr>
        <w:t>组织业绩较差或排名靠后的，可减少或取消评A等及以上人员的比例。</w:t>
      </w:r>
    </w:p>
    <w:p w14:paraId="11BAC21D">
      <w:pPr>
        <w:widowControl w:val="0"/>
        <w:spacing w:after="0" w:line="560" w:lineRule="exact"/>
        <w:ind w:firstLine="640" w:firstLineChars="200"/>
        <w:jc w:val="both"/>
        <w:rPr>
          <w:rFonts w:hint="eastAsia" w:ascii="仿宋_GB2312" w:hAnsi="仿宋" w:eastAsia="仿宋_GB2312" w:cs="仿宋"/>
          <w:sz w:val="32"/>
          <w:szCs w:val="32"/>
        </w:rPr>
      </w:pPr>
      <w:r>
        <w:rPr>
          <w:rFonts w:ascii="仿宋_GB2312" w:hAnsi="仿宋" w:eastAsia="仿宋_GB2312" w:cs="仿宋"/>
          <w:sz w:val="32"/>
          <w:szCs w:val="32"/>
        </w:rPr>
        <w:t>3</w:t>
      </w:r>
      <w:r>
        <w:rPr>
          <w:rFonts w:hint="eastAsia" w:ascii="仿宋_GB2312" w:hAnsi="仿宋" w:eastAsia="仿宋_GB2312" w:cs="仿宋"/>
          <w:sz w:val="32"/>
          <w:szCs w:val="32"/>
        </w:rPr>
        <w:t>.受《员工违规违纪处理办法》警告处分的，处分当年取消评A等及以上资格；受记过及以上处分的，处分当年取消评B等及以上资格。</w:t>
      </w:r>
    </w:p>
    <w:p w14:paraId="15E2CB12">
      <w:pPr>
        <w:spacing w:after="0" w:line="560" w:lineRule="exact"/>
        <w:jc w:val="left"/>
        <w:rPr>
          <w:rFonts w:hint="eastAsia" w:ascii="华文中宋" w:hAnsi="华文中宋" w:eastAsia="华文中宋"/>
          <w:bCs/>
          <w:sz w:val="28"/>
          <w:szCs w:val="28"/>
          <w:lang w:val="en-US" w:eastAsia="zh-CN"/>
        </w:rPr>
      </w:pPr>
    </w:p>
    <w:p w14:paraId="7FEF7E56">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6E1A5241">
      <w:pPr>
        <w:spacing w:after="0" w:line="560" w:lineRule="exact"/>
        <w:jc w:val="left"/>
        <w:rPr>
          <w:rFonts w:hint="default" w:ascii="华文中宋" w:hAnsi="华文中宋" w:eastAsia="华文中宋"/>
          <w:bCs/>
          <w:sz w:val="28"/>
          <w:szCs w:val="28"/>
          <w:lang w:val="en-US" w:eastAsia="zh-CN"/>
        </w:rPr>
      </w:pPr>
    </w:p>
    <w:p w14:paraId="224C0E79">
      <w:pPr>
        <w:pStyle w:val="23"/>
        <w:widowControl w:val="0"/>
        <w:numPr>
          <w:ilvl w:val="0"/>
          <w:numId w:val="0"/>
        </w:numPr>
        <w:spacing w:after="0" w:line="560" w:lineRule="exact"/>
        <w:ind w:left="1060" w:leftChars="0" w:hanging="420" w:firstLineChars="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（三）</w:t>
      </w:r>
      <w:r>
        <w:rPr>
          <w:rFonts w:hint="eastAsia" w:ascii="仿宋_GB2312" w:hAnsi="仿宋" w:eastAsia="仿宋_GB2312" w:cs="仿宋"/>
          <w:sz w:val="32"/>
          <w:szCs w:val="32"/>
        </w:rPr>
        <w:t>排名规则</w:t>
      </w:r>
    </w:p>
    <w:p w14:paraId="5AD4000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w:t>
      </w:r>
      <w:r>
        <w:rPr>
          <w:rFonts w:ascii="仿宋_GB2312" w:hAnsi="仿宋" w:eastAsia="仿宋_GB2312" w:cs="仿宋"/>
          <w:sz w:val="32"/>
          <w:szCs w:val="32"/>
        </w:rPr>
        <w:t>.</w:t>
      </w:r>
      <w:r>
        <w:rPr>
          <w:rFonts w:hint="eastAsia" w:ascii="仿宋_GB2312" w:hAnsi="仿宋" w:eastAsia="仿宋_GB2312" w:cs="仿宋"/>
          <w:sz w:val="32"/>
          <w:szCs w:val="32"/>
        </w:rPr>
        <w:t>同一个组织层级或同一个单位内，干部、专业总监、经理级、基层原则上应分别排名。除单独排名外，同等职级也可与对应管理岗一起排名。</w:t>
      </w:r>
    </w:p>
    <w:p w14:paraId="12124F6F">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2.同一管理层级或相同职能的人员，可集中排名，如片区内所有工厂厂长等。</w:t>
      </w:r>
    </w:p>
    <w:p w14:paraId="637E19F5">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3.同一组织层级内多个部门可合并排名，也可以单个部门排名，具体视排名人数而定。</w:t>
      </w:r>
    </w:p>
    <w:p w14:paraId="726D870C">
      <w:pPr>
        <w:spacing w:after="0" w:line="560" w:lineRule="exact"/>
        <w:jc w:val="left"/>
        <w:rPr>
          <w:rFonts w:hint="eastAsia" w:ascii="华文中宋" w:hAnsi="华文中宋" w:eastAsia="华文中宋"/>
          <w:bCs/>
          <w:sz w:val="28"/>
          <w:szCs w:val="28"/>
          <w:lang w:val="en-US" w:eastAsia="zh-CN"/>
        </w:rPr>
      </w:pPr>
    </w:p>
    <w:p w14:paraId="7533D3F1">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2B560709">
      <w:pPr>
        <w:spacing w:after="0" w:line="560" w:lineRule="exact"/>
        <w:jc w:val="left"/>
        <w:rPr>
          <w:rFonts w:hint="default" w:ascii="华文中宋" w:hAnsi="华文中宋" w:eastAsia="华文中宋"/>
          <w:bCs/>
          <w:sz w:val="28"/>
          <w:szCs w:val="28"/>
          <w:lang w:val="en-US" w:eastAsia="zh-CN"/>
        </w:rPr>
      </w:pPr>
    </w:p>
    <w:p w14:paraId="0BC789F3">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第二十二条</w:t>
      </w:r>
      <w:r>
        <w:rPr>
          <w:rFonts w:hint="eastAsia" w:ascii="仿宋_GB2312" w:hAnsi="仿宋" w:eastAsia="仿宋_GB2312" w:cs="仿宋"/>
          <w:sz w:val="32"/>
          <w:szCs w:val="32"/>
        </w:rPr>
        <w:t>绩效考核结束后，考核者应与被考核者进行绩效反馈面谈，同时应形成书面/信息系统记录。</w:t>
      </w:r>
    </w:p>
    <w:p w14:paraId="77B6B487">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（一）面谈内容</w:t>
      </w:r>
    </w:p>
    <w:p w14:paraId="678F3F6E">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1.当期结果：绩效考核得分、绩效等级等；</w:t>
      </w:r>
    </w:p>
    <w:p w14:paraId="26210344">
      <w:pPr>
        <w:widowControl w:val="0"/>
        <w:spacing w:after="0" w:line="560" w:lineRule="exact"/>
        <w:ind w:firstLine="640" w:firstLineChars="200"/>
        <w:jc w:val="both"/>
        <w:rPr>
          <w:rFonts w:ascii="仿宋_GB2312" w:hAnsi="仿宋" w:eastAsia="仿宋_GB2312" w:cs="仿宋"/>
          <w:sz w:val="32"/>
          <w:szCs w:val="32"/>
        </w:rPr>
      </w:pPr>
      <w:r>
        <w:rPr>
          <w:rFonts w:ascii="仿宋_GB2312" w:hAnsi="仿宋" w:eastAsia="仿宋_GB2312" w:cs="仿宋"/>
          <w:sz w:val="32"/>
          <w:szCs w:val="32"/>
        </w:rPr>
        <w:t>2.</w:t>
      </w:r>
      <w:r>
        <w:rPr>
          <w:rFonts w:hint="eastAsia" w:ascii="仿宋_GB2312" w:hAnsi="仿宋" w:eastAsia="仿宋_GB2312" w:cs="仿宋"/>
          <w:sz w:val="32"/>
          <w:szCs w:val="32"/>
        </w:rPr>
        <w:t>工作表现：肯定成绩，指出不足等；</w:t>
      </w:r>
    </w:p>
    <w:p w14:paraId="67EFC0FD">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3</w:t>
      </w:r>
      <w:r>
        <w:rPr>
          <w:rFonts w:ascii="仿宋_GB2312" w:hAnsi="仿宋" w:eastAsia="仿宋_GB2312" w:cs="仿宋"/>
          <w:sz w:val="32"/>
          <w:szCs w:val="32"/>
        </w:rPr>
        <w:t>.</w:t>
      </w:r>
      <w:r>
        <w:rPr>
          <w:rFonts w:hint="eastAsia" w:ascii="仿宋_GB2312" w:hAnsi="仿宋" w:eastAsia="仿宋_GB2312" w:cs="仿宋"/>
          <w:sz w:val="32"/>
          <w:szCs w:val="32"/>
        </w:rPr>
        <w:t>达成共识：绩效改进计划、下一周期目标、未来发展等。</w:t>
      </w:r>
    </w:p>
    <w:p w14:paraId="58F1F80A">
      <w:pPr>
        <w:widowControl w:val="0"/>
        <w:spacing w:after="0" w:line="560" w:lineRule="exact"/>
        <w:ind w:firstLine="640" w:firstLineChars="200"/>
        <w:jc w:val="both"/>
        <w:rPr>
          <w:ins w:id="179" w:author="咨询组" w:date="2025-12-04T11:35:19Z"/>
          <w:rFonts w:hint="eastAsia" w:ascii="仿宋_GB2312" w:hAnsi="仿宋" w:eastAsia="仿宋_GB2312" w:cs="仿宋"/>
          <w:sz w:val="32"/>
          <w:szCs w:val="32"/>
        </w:rPr>
      </w:pPr>
      <w:r>
        <w:rPr>
          <w:rFonts w:hint="eastAsia" w:ascii="仿宋_GB2312" w:hAnsi="仿宋" w:eastAsia="仿宋_GB2312" w:cs="仿宋"/>
          <w:sz w:val="32"/>
          <w:szCs w:val="32"/>
        </w:rPr>
        <w:t>（二）</w:t>
      </w:r>
      <w:commentRangeStart w:id="0"/>
      <w:r>
        <w:rPr>
          <w:rFonts w:hint="eastAsia" w:ascii="仿宋_GB2312" w:hAnsi="仿宋" w:eastAsia="仿宋_GB2312" w:cs="仿宋"/>
          <w:sz w:val="32"/>
          <w:szCs w:val="32"/>
        </w:rPr>
        <w:t>绩效反馈面谈频次要求</w:t>
      </w:r>
      <w:commentRangeEnd w:id="0"/>
      <w:r>
        <w:commentReference w:id="0"/>
      </w:r>
    </w:p>
    <w:p w14:paraId="027BDCA9">
      <w:pPr>
        <w:widowControl w:val="0"/>
        <w:spacing w:after="0" w:line="560" w:lineRule="exact"/>
        <w:ind w:firstLine="640" w:firstLineChars="200"/>
        <w:jc w:val="both"/>
        <w:rPr>
          <w:rFonts w:hint="eastAsia" w:ascii="仿宋_GB2312" w:hAnsi="仿宋" w:eastAsia="仿宋_GB2312" w:cs="仿宋"/>
          <w:sz w:val="32"/>
          <w:szCs w:val="32"/>
        </w:rPr>
      </w:pPr>
      <w:ins w:id="180" w:author="咨询组" w:date="2025-12-04T11:35:29Z">
        <w:r>
          <w:rPr>
            <w:rFonts w:hint="eastAsia" w:ascii="仿宋_GB2312" w:hAnsi="仿宋" w:eastAsia="仿宋_GB2312" w:cs="仿宋"/>
            <w:sz w:val="32"/>
            <w:szCs w:val="32"/>
          </w:rPr>
          <w:t>绩效面谈一年一次，年度100%覆盖，但不强制要求系统留痕。</w:t>
        </w:r>
      </w:ins>
    </w:p>
    <w:p w14:paraId="5624BB1B">
      <w:pPr>
        <w:spacing w:after="0" w:line="560" w:lineRule="exact"/>
        <w:jc w:val="left"/>
        <w:rPr>
          <w:rFonts w:hint="eastAsia" w:ascii="华文中宋" w:hAnsi="华文中宋" w:eastAsia="华文中宋"/>
          <w:bCs/>
          <w:sz w:val="28"/>
          <w:szCs w:val="28"/>
          <w:lang w:val="en-US" w:eastAsia="zh-CN"/>
        </w:rPr>
      </w:pPr>
    </w:p>
    <w:p w14:paraId="55699037">
      <w:pPr>
        <w:spacing w:after="0" w:line="560" w:lineRule="exact"/>
        <w:jc w:val="left"/>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0B90BC78">
      <w:pPr>
        <w:spacing w:after="0" w:line="560" w:lineRule="exact"/>
        <w:jc w:val="left"/>
        <w:rPr>
          <w:rFonts w:hint="default" w:ascii="华文中宋" w:hAnsi="华文中宋" w:eastAsia="华文中宋"/>
          <w:bCs/>
          <w:sz w:val="28"/>
          <w:szCs w:val="28"/>
          <w:lang w:val="en-US" w:eastAsia="zh-CN"/>
        </w:rPr>
      </w:pP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8"/>
        <w:gridCol w:w="1733"/>
        <w:gridCol w:w="4408"/>
      </w:tblGrid>
      <w:tr w14:paraId="4138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del w:id="181" w:author="咨询组" w:date="2025-12-04T11:35:16Z"/>
        </w:trPr>
        <w:tc>
          <w:tcPr>
            <w:tcW w:w="1395" w:type="pct"/>
            <w:vAlign w:val="center"/>
          </w:tcPr>
          <w:p w14:paraId="55C5875A">
            <w:pPr>
              <w:keepNext w:val="0"/>
              <w:keepLines w:val="0"/>
              <w:widowControl/>
              <w:suppressLineNumbers w:val="0"/>
              <w:spacing w:before="0" w:beforeAutospacing="0" w:after="0" w:afterAutospacing="0" w:line="240" w:lineRule="auto"/>
              <w:ind w:left="0" w:right="0"/>
              <w:jc w:val="center"/>
              <w:rPr>
                <w:del w:id="182" w:author="咨询组" w:date="2025-12-04T11:35:16Z"/>
                <w:rFonts w:hint="default" w:ascii="仿宋_GB2312" w:hAnsi="仿宋" w:eastAsia="仿宋_GB2312" w:cs="仿宋"/>
                <w:b/>
                <w:sz w:val="28"/>
                <w:szCs w:val="28"/>
              </w:rPr>
            </w:pPr>
            <w:del w:id="183" w:author="咨询组" w:date="2025-12-04T11:35:16Z">
              <w:r>
                <w:rPr>
                  <w:rFonts w:hint="eastAsia" w:ascii="仿宋_GB2312" w:hAnsi="仿宋" w:eastAsia="仿宋_GB2312" w:cs="仿宋"/>
                  <w:b/>
                  <w:sz w:val="28"/>
                  <w:szCs w:val="28"/>
                </w:rPr>
                <w:delText>被面谈人</w:delText>
              </w:r>
            </w:del>
          </w:p>
        </w:tc>
        <w:tc>
          <w:tcPr>
            <w:tcW w:w="1017" w:type="pct"/>
          </w:tcPr>
          <w:p w14:paraId="22CFD5F3">
            <w:pPr>
              <w:keepNext w:val="0"/>
              <w:keepLines w:val="0"/>
              <w:widowControl/>
              <w:suppressLineNumbers w:val="0"/>
              <w:spacing w:before="0" w:beforeAutospacing="0" w:after="0" w:afterAutospacing="0" w:line="240" w:lineRule="auto"/>
              <w:ind w:left="0" w:right="0"/>
              <w:jc w:val="center"/>
              <w:rPr>
                <w:del w:id="184" w:author="咨询组" w:date="2025-12-04T11:35:16Z"/>
                <w:rFonts w:hint="default" w:ascii="仿宋_GB2312" w:hAnsi="仿宋" w:eastAsia="仿宋_GB2312" w:cs="仿宋"/>
                <w:b/>
                <w:sz w:val="28"/>
                <w:szCs w:val="28"/>
              </w:rPr>
            </w:pPr>
            <w:del w:id="185" w:author="咨询组" w:date="2025-12-04T11:35:16Z">
              <w:r>
                <w:rPr>
                  <w:rFonts w:hint="eastAsia" w:ascii="仿宋_GB2312" w:hAnsi="仿宋" w:eastAsia="仿宋_GB2312" w:cs="仿宋"/>
                  <w:b/>
                  <w:sz w:val="28"/>
                  <w:szCs w:val="28"/>
                </w:rPr>
                <w:delText>面谈人</w:delText>
              </w:r>
            </w:del>
          </w:p>
        </w:tc>
        <w:tc>
          <w:tcPr>
            <w:tcW w:w="2586" w:type="pct"/>
            <w:vAlign w:val="center"/>
          </w:tcPr>
          <w:p w14:paraId="15E65ADE">
            <w:pPr>
              <w:keepNext w:val="0"/>
              <w:keepLines w:val="0"/>
              <w:widowControl/>
              <w:suppressLineNumbers w:val="0"/>
              <w:spacing w:before="0" w:beforeAutospacing="0" w:after="0" w:afterAutospacing="0" w:line="240" w:lineRule="auto"/>
              <w:ind w:left="0" w:right="0"/>
              <w:jc w:val="center"/>
              <w:rPr>
                <w:del w:id="186" w:author="咨询组" w:date="2025-12-04T11:35:16Z"/>
                <w:rFonts w:hint="default" w:ascii="仿宋_GB2312" w:hAnsi="仿宋" w:eastAsia="仿宋_GB2312" w:cs="仿宋"/>
                <w:b/>
                <w:sz w:val="28"/>
                <w:szCs w:val="28"/>
              </w:rPr>
            </w:pPr>
            <w:del w:id="187" w:author="咨询组" w:date="2025-12-04T11:35:16Z">
              <w:r>
                <w:rPr>
                  <w:rFonts w:hint="eastAsia" w:ascii="仿宋_GB2312" w:hAnsi="仿宋" w:eastAsia="仿宋_GB2312" w:cs="仿宋"/>
                  <w:b/>
                  <w:sz w:val="28"/>
                  <w:szCs w:val="28"/>
                </w:rPr>
                <w:delText>绩效反馈面谈频次</w:delText>
              </w:r>
            </w:del>
          </w:p>
        </w:tc>
      </w:tr>
      <w:tr w14:paraId="325D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del w:id="188" w:author="咨询组" w:date="2025-12-04T11:35:16Z"/>
        </w:trPr>
        <w:tc>
          <w:tcPr>
            <w:tcW w:w="1395" w:type="pct"/>
            <w:vAlign w:val="center"/>
          </w:tcPr>
          <w:p w14:paraId="3975762C">
            <w:pPr>
              <w:keepNext w:val="0"/>
              <w:keepLines w:val="0"/>
              <w:widowControl/>
              <w:suppressLineNumbers w:val="0"/>
              <w:spacing w:before="0" w:beforeAutospacing="0" w:after="0" w:afterAutospacing="0" w:line="240" w:lineRule="auto"/>
              <w:ind w:left="0" w:right="0"/>
              <w:jc w:val="center"/>
              <w:rPr>
                <w:del w:id="189" w:author="咨询组" w:date="2025-12-04T11:35:16Z"/>
                <w:rFonts w:hint="default" w:ascii="仿宋_GB2312" w:hAnsi="仿宋" w:eastAsia="仿宋_GB2312" w:cs="仿宋"/>
                <w:sz w:val="28"/>
                <w:szCs w:val="28"/>
              </w:rPr>
            </w:pPr>
            <w:del w:id="190" w:author="咨询组" w:date="2025-12-04T11:35:16Z">
              <w:r>
                <w:rPr>
                  <w:rFonts w:hint="eastAsia" w:ascii="仿宋_GB2312" w:hAnsi="仿宋" w:eastAsia="仿宋_GB2312" w:cs="仿宋"/>
                  <w:sz w:val="28"/>
                  <w:szCs w:val="28"/>
                </w:rPr>
                <w:delText>干部及专业总监</w:delText>
              </w:r>
            </w:del>
          </w:p>
        </w:tc>
        <w:tc>
          <w:tcPr>
            <w:tcW w:w="1017" w:type="pct"/>
            <w:vAlign w:val="center"/>
          </w:tcPr>
          <w:p w14:paraId="7948268E">
            <w:pPr>
              <w:keepNext w:val="0"/>
              <w:keepLines w:val="0"/>
              <w:widowControl/>
              <w:suppressLineNumbers w:val="0"/>
              <w:spacing w:before="0" w:beforeAutospacing="0" w:after="0" w:afterAutospacing="0" w:line="240" w:lineRule="auto"/>
              <w:ind w:left="0" w:right="0"/>
              <w:jc w:val="center"/>
              <w:rPr>
                <w:del w:id="191" w:author="咨询组" w:date="2025-12-04T11:35:16Z"/>
                <w:rFonts w:hint="default" w:ascii="仿宋_GB2312" w:hAnsi="仿宋" w:eastAsia="仿宋_GB2312" w:cs="仿宋"/>
                <w:sz w:val="28"/>
                <w:szCs w:val="28"/>
              </w:rPr>
            </w:pPr>
            <w:del w:id="192" w:author="咨询组" w:date="2025-12-04T11:35:16Z">
              <w:r>
                <w:rPr>
                  <w:rFonts w:hint="eastAsia" w:ascii="仿宋_GB2312" w:hAnsi="仿宋" w:eastAsia="仿宋_GB2312" w:cs="仿宋"/>
                  <w:sz w:val="28"/>
                  <w:szCs w:val="28"/>
                </w:rPr>
                <w:delText>直接上级</w:delText>
              </w:r>
            </w:del>
          </w:p>
        </w:tc>
        <w:tc>
          <w:tcPr>
            <w:tcW w:w="2586" w:type="pct"/>
            <w:vAlign w:val="center"/>
          </w:tcPr>
          <w:p w14:paraId="6A43493A">
            <w:pPr>
              <w:keepNext w:val="0"/>
              <w:keepLines w:val="0"/>
              <w:widowControl/>
              <w:suppressLineNumbers w:val="0"/>
              <w:spacing w:before="0" w:beforeAutospacing="0" w:after="0" w:afterAutospacing="0" w:line="240" w:lineRule="auto"/>
              <w:ind w:left="0" w:right="0"/>
              <w:jc w:val="both"/>
              <w:rPr>
                <w:del w:id="193" w:author="咨询组" w:date="2025-12-04T11:35:16Z"/>
                <w:rFonts w:hint="default" w:ascii="仿宋_GB2312" w:hAnsi="仿宋" w:eastAsia="仿宋_GB2312" w:cs="仿宋"/>
                <w:sz w:val="28"/>
                <w:szCs w:val="28"/>
              </w:rPr>
            </w:pPr>
            <w:del w:id="194" w:author="咨询组" w:date="2025-12-04T11:35:16Z">
              <w:r>
                <w:rPr>
                  <w:rFonts w:hint="eastAsia" w:ascii="仿宋_GB2312" w:hAnsi="仿宋" w:eastAsia="仿宋_GB2312" w:cs="仿宋"/>
                  <w:sz w:val="28"/>
                  <w:szCs w:val="28"/>
                </w:rPr>
                <w:delText>≥</w:delText>
              </w:r>
            </w:del>
            <w:del w:id="195" w:author="咨询组" w:date="2025-12-04T11:35:16Z">
              <w:r>
                <w:rPr>
                  <w:rFonts w:hint="default" w:ascii="仿宋_GB2312" w:hAnsi="仿宋" w:eastAsia="仿宋_GB2312" w:cs="仿宋"/>
                  <w:sz w:val="28"/>
                  <w:szCs w:val="28"/>
                </w:rPr>
                <w:delText>1次/年，全年100%</w:delText>
              </w:r>
            </w:del>
            <w:del w:id="196" w:author="咨询组" w:date="2025-12-04T11:35:16Z">
              <w:r>
                <w:rPr>
                  <w:rFonts w:hint="eastAsia" w:ascii="仿宋_GB2312" w:hAnsi="仿宋" w:eastAsia="仿宋_GB2312" w:cs="仿宋"/>
                  <w:sz w:val="28"/>
                  <w:szCs w:val="28"/>
                </w:rPr>
                <w:delText>覆盖</w:delText>
              </w:r>
            </w:del>
          </w:p>
        </w:tc>
      </w:tr>
      <w:tr w14:paraId="5AFC5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del w:id="197" w:author="咨询组" w:date="2025-12-04T11:35:16Z"/>
        </w:trPr>
        <w:tc>
          <w:tcPr>
            <w:tcW w:w="1395" w:type="pct"/>
            <w:vAlign w:val="center"/>
          </w:tcPr>
          <w:p w14:paraId="3BD59A2A">
            <w:pPr>
              <w:keepNext w:val="0"/>
              <w:keepLines w:val="0"/>
              <w:widowControl/>
              <w:suppressLineNumbers w:val="0"/>
              <w:spacing w:before="0" w:beforeAutospacing="0" w:after="0" w:afterAutospacing="0" w:line="240" w:lineRule="auto"/>
              <w:ind w:left="0" w:right="0"/>
              <w:jc w:val="center"/>
              <w:rPr>
                <w:del w:id="198" w:author="咨询组" w:date="2025-12-04T11:35:16Z"/>
                <w:rFonts w:hint="default" w:ascii="仿宋_GB2312" w:hAnsi="仿宋" w:eastAsia="仿宋_GB2312" w:cs="仿宋"/>
                <w:sz w:val="28"/>
                <w:szCs w:val="28"/>
              </w:rPr>
            </w:pPr>
            <w:del w:id="199" w:author="咨询组" w:date="2025-12-04T11:35:16Z">
              <w:r>
                <w:rPr>
                  <w:rFonts w:hint="eastAsia" w:ascii="仿宋_GB2312" w:hAnsi="仿宋" w:eastAsia="仿宋_GB2312" w:cs="仿宋"/>
                  <w:sz w:val="28"/>
                  <w:szCs w:val="28"/>
                </w:rPr>
                <w:delText>经理级员工</w:delText>
              </w:r>
            </w:del>
          </w:p>
        </w:tc>
        <w:tc>
          <w:tcPr>
            <w:tcW w:w="1017" w:type="pct"/>
            <w:vAlign w:val="center"/>
          </w:tcPr>
          <w:p w14:paraId="63334B45">
            <w:pPr>
              <w:keepNext w:val="0"/>
              <w:keepLines w:val="0"/>
              <w:widowControl/>
              <w:suppressLineNumbers w:val="0"/>
              <w:spacing w:before="0" w:beforeAutospacing="0" w:after="0" w:afterAutospacing="0" w:line="240" w:lineRule="auto"/>
              <w:ind w:left="0" w:right="0"/>
              <w:jc w:val="center"/>
              <w:rPr>
                <w:del w:id="200" w:author="咨询组" w:date="2025-12-04T11:35:16Z"/>
                <w:rFonts w:hint="default" w:ascii="仿宋_GB2312" w:hAnsi="仿宋" w:eastAsia="仿宋_GB2312" w:cs="仿宋"/>
                <w:sz w:val="28"/>
                <w:szCs w:val="28"/>
              </w:rPr>
            </w:pPr>
            <w:del w:id="201" w:author="咨询组" w:date="2025-12-04T11:35:16Z">
              <w:r>
                <w:rPr>
                  <w:rFonts w:hint="eastAsia" w:ascii="仿宋_GB2312" w:hAnsi="仿宋" w:eastAsia="仿宋_GB2312" w:cs="仿宋"/>
                  <w:sz w:val="28"/>
                  <w:szCs w:val="28"/>
                </w:rPr>
                <w:delText>直接上级</w:delText>
              </w:r>
            </w:del>
          </w:p>
        </w:tc>
        <w:tc>
          <w:tcPr>
            <w:tcW w:w="2586" w:type="pct"/>
            <w:vAlign w:val="center"/>
          </w:tcPr>
          <w:p w14:paraId="0C8810E2">
            <w:pPr>
              <w:keepNext w:val="0"/>
              <w:keepLines w:val="0"/>
              <w:widowControl/>
              <w:suppressLineNumbers w:val="0"/>
              <w:spacing w:before="0" w:beforeAutospacing="0" w:after="0" w:afterAutospacing="0" w:line="240" w:lineRule="auto"/>
              <w:ind w:left="0" w:right="0"/>
              <w:jc w:val="both"/>
              <w:rPr>
                <w:del w:id="202" w:author="咨询组" w:date="2025-12-04T11:35:16Z"/>
                <w:rFonts w:hint="default" w:ascii="仿宋_GB2312" w:hAnsi="仿宋" w:eastAsia="仿宋_GB2312" w:cs="仿宋"/>
                <w:sz w:val="28"/>
                <w:szCs w:val="28"/>
              </w:rPr>
            </w:pPr>
            <w:del w:id="203" w:author="咨询组" w:date="2025-12-04T11:35:16Z">
              <w:r>
                <w:rPr>
                  <w:rFonts w:hint="eastAsia" w:ascii="仿宋_GB2312" w:hAnsi="仿宋" w:eastAsia="仿宋_GB2312" w:cs="仿宋"/>
                  <w:sz w:val="28"/>
                  <w:szCs w:val="28"/>
                </w:rPr>
                <w:delText>≥</w:delText>
              </w:r>
            </w:del>
            <w:del w:id="204" w:author="咨询组" w:date="2025-12-04T11:35:16Z">
              <w:r>
                <w:rPr>
                  <w:rFonts w:hint="default" w:ascii="仿宋_GB2312" w:hAnsi="仿宋" w:eastAsia="仿宋_GB2312" w:cs="仿宋"/>
                  <w:sz w:val="28"/>
                  <w:szCs w:val="28"/>
                </w:rPr>
                <w:delText>1次/半年，全年100%</w:delText>
              </w:r>
            </w:del>
            <w:del w:id="205" w:author="咨询组" w:date="2025-12-04T11:35:16Z">
              <w:r>
                <w:rPr>
                  <w:rFonts w:hint="eastAsia" w:ascii="仿宋_GB2312" w:hAnsi="仿宋" w:eastAsia="仿宋_GB2312" w:cs="仿宋"/>
                  <w:sz w:val="28"/>
                  <w:szCs w:val="28"/>
                </w:rPr>
                <w:delText>覆盖</w:delText>
              </w:r>
            </w:del>
          </w:p>
        </w:tc>
      </w:tr>
      <w:tr w14:paraId="3E34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del w:id="206" w:author="咨询组" w:date="2025-12-04T11:35:16Z"/>
        </w:trPr>
        <w:tc>
          <w:tcPr>
            <w:tcW w:w="1395" w:type="pct"/>
            <w:vAlign w:val="center"/>
          </w:tcPr>
          <w:p w14:paraId="1D8ECF95">
            <w:pPr>
              <w:keepNext w:val="0"/>
              <w:keepLines w:val="0"/>
              <w:widowControl/>
              <w:suppressLineNumbers w:val="0"/>
              <w:spacing w:before="0" w:beforeAutospacing="0" w:after="0" w:afterAutospacing="0" w:line="240" w:lineRule="auto"/>
              <w:ind w:left="0" w:right="0"/>
              <w:jc w:val="center"/>
              <w:rPr>
                <w:del w:id="207" w:author="咨询组" w:date="2025-12-04T11:35:16Z"/>
                <w:rFonts w:hint="default" w:ascii="仿宋_GB2312" w:hAnsi="仿宋" w:eastAsia="仿宋_GB2312" w:cs="仿宋"/>
                <w:sz w:val="28"/>
                <w:szCs w:val="28"/>
              </w:rPr>
            </w:pPr>
            <w:del w:id="208" w:author="咨询组" w:date="2025-12-04T11:35:16Z">
              <w:r>
                <w:rPr>
                  <w:rFonts w:hint="eastAsia" w:ascii="仿宋_GB2312" w:hAnsi="仿宋" w:eastAsia="仿宋_GB2312" w:cs="仿宋"/>
                  <w:sz w:val="28"/>
                  <w:szCs w:val="28"/>
                </w:rPr>
                <w:delText>基层员工</w:delText>
              </w:r>
            </w:del>
          </w:p>
        </w:tc>
        <w:tc>
          <w:tcPr>
            <w:tcW w:w="1017" w:type="pct"/>
            <w:vAlign w:val="center"/>
          </w:tcPr>
          <w:p w14:paraId="1AC5846E">
            <w:pPr>
              <w:keepNext w:val="0"/>
              <w:keepLines w:val="0"/>
              <w:widowControl/>
              <w:suppressLineNumbers w:val="0"/>
              <w:spacing w:before="0" w:beforeAutospacing="0" w:after="0" w:afterAutospacing="0" w:line="240" w:lineRule="auto"/>
              <w:ind w:left="0" w:right="0"/>
              <w:jc w:val="center"/>
              <w:rPr>
                <w:del w:id="209" w:author="咨询组" w:date="2025-12-04T11:35:16Z"/>
                <w:rFonts w:hint="default" w:ascii="仿宋_GB2312" w:hAnsi="仿宋" w:eastAsia="仿宋_GB2312" w:cs="仿宋"/>
                <w:sz w:val="28"/>
                <w:szCs w:val="28"/>
              </w:rPr>
            </w:pPr>
            <w:del w:id="210" w:author="咨询组" w:date="2025-12-04T11:35:16Z">
              <w:r>
                <w:rPr>
                  <w:rFonts w:hint="eastAsia" w:ascii="仿宋_GB2312" w:hAnsi="仿宋" w:eastAsia="仿宋_GB2312" w:cs="仿宋"/>
                  <w:sz w:val="28"/>
                  <w:szCs w:val="28"/>
                </w:rPr>
                <w:delText>直接上级</w:delText>
              </w:r>
            </w:del>
          </w:p>
        </w:tc>
        <w:tc>
          <w:tcPr>
            <w:tcW w:w="2586" w:type="pct"/>
            <w:vAlign w:val="center"/>
          </w:tcPr>
          <w:p w14:paraId="0ABE3643">
            <w:pPr>
              <w:keepNext w:val="0"/>
              <w:keepLines w:val="0"/>
              <w:widowControl/>
              <w:suppressLineNumbers w:val="0"/>
              <w:spacing w:before="0" w:beforeAutospacing="0" w:after="0" w:afterAutospacing="0" w:line="240" w:lineRule="auto"/>
              <w:ind w:left="0" w:right="0"/>
              <w:jc w:val="both"/>
              <w:rPr>
                <w:del w:id="211" w:author="咨询组" w:date="2025-12-04T11:35:16Z"/>
                <w:rFonts w:hint="default" w:ascii="仿宋_GB2312" w:hAnsi="仿宋" w:eastAsia="仿宋_GB2312" w:cs="仿宋"/>
                <w:sz w:val="28"/>
                <w:szCs w:val="28"/>
              </w:rPr>
            </w:pPr>
            <w:del w:id="212" w:author="咨询组" w:date="2025-12-04T11:35:16Z">
              <w:r>
                <w:rPr>
                  <w:rFonts w:hint="eastAsia" w:ascii="仿宋_GB2312" w:hAnsi="仿宋" w:eastAsia="仿宋_GB2312" w:cs="仿宋"/>
                  <w:sz w:val="28"/>
                  <w:szCs w:val="28"/>
                </w:rPr>
                <w:delText>每月覆盖率≥</w:delText>
              </w:r>
            </w:del>
            <w:del w:id="213" w:author="咨询组" w:date="2025-12-04T11:35:16Z">
              <w:r>
                <w:rPr>
                  <w:rFonts w:hint="default" w:ascii="仿宋_GB2312" w:hAnsi="仿宋" w:eastAsia="仿宋_GB2312" w:cs="仿宋"/>
                  <w:sz w:val="28"/>
                  <w:szCs w:val="28"/>
                </w:rPr>
                <w:delText>10%，全年100%</w:delText>
              </w:r>
            </w:del>
            <w:del w:id="214" w:author="咨询组" w:date="2025-12-04T11:35:16Z">
              <w:r>
                <w:rPr>
                  <w:rFonts w:hint="eastAsia" w:ascii="仿宋_GB2312" w:hAnsi="仿宋" w:eastAsia="仿宋_GB2312" w:cs="仿宋"/>
                  <w:sz w:val="28"/>
                  <w:szCs w:val="28"/>
                </w:rPr>
                <w:delText>覆盖</w:delText>
              </w:r>
            </w:del>
          </w:p>
        </w:tc>
      </w:tr>
    </w:tbl>
    <w:p w14:paraId="7B2601E9">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第二十三条</w:t>
      </w:r>
      <w:r>
        <w:rPr>
          <w:rFonts w:hint="eastAsia" w:ascii="仿宋_GB2312" w:hAnsi="仿宋" w:eastAsia="仿宋_GB2312" w:cs="仿宋"/>
          <w:sz w:val="32"/>
          <w:szCs w:val="32"/>
        </w:rPr>
        <w:t>绩效申诉</w:t>
      </w:r>
    </w:p>
    <w:p w14:paraId="7C244CDD">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（一）</w:t>
      </w:r>
      <w:r>
        <w:rPr>
          <w:rFonts w:hint="eastAsia" w:ascii="仿宋_GB2312" w:hAnsi="仿宋" w:eastAsia="仿宋_GB2312" w:cs="仿宋"/>
          <w:sz w:val="32"/>
          <w:szCs w:val="32"/>
        </w:rPr>
        <w:t>被考核者若对反馈的绩效结果有异议，可以咨询直接上级，直接上级应给予合理解释。</w:t>
      </w:r>
    </w:p>
    <w:p w14:paraId="17A5B8FE">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bookmarkStart w:id="16" w:name="_Hlk157887336"/>
      <w:r>
        <w:rPr>
          <w:rFonts w:hint="eastAsia" w:ascii="仿宋_GB2312" w:hAnsi="仿宋" w:eastAsia="仿宋_GB2312" w:cs="仿宋"/>
          <w:sz w:val="32"/>
          <w:szCs w:val="32"/>
          <w:lang w:val="en-US" w:eastAsia="zh-CN" w:bidi="ar-SA"/>
        </w:rPr>
        <w:t>（二）</w:t>
      </w:r>
      <w:r>
        <w:rPr>
          <w:rFonts w:hint="eastAsia" w:ascii="仿宋_GB2312" w:hAnsi="仿宋" w:eastAsia="仿宋_GB2312" w:cs="仿宋"/>
          <w:sz w:val="32"/>
          <w:szCs w:val="32"/>
        </w:rPr>
        <w:t>被考核者对直接上级的解释存在异议的，可以在收到绩效考核结果后的五个工作日内向人力资源部提出绩效申诉，逾期视为对考核结果无异议。</w:t>
      </w:r>
    </w:p>
    <w:bookmarkEnd w:id="16"/>
    <w:p w14:paraId="4BB6A1BE">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lang w:val="en-US" w:eastAsia="zh-CN" w:bidi="ar-SA"/>
        </w:rPr>
        <w:t>（三）</w:t>
      </w:r>
      <w:r>
        <w:rPr>
          <w:rFonts w:hint="eastAsia" w:ascii="仿宋_GB2312" w:hAnsi="仿宋" w:eastAsia="仿宋_GB2312" w:cs="仿宋"/>
          <w:sz w:val="32"/>
          <w:szCs w:val="32"/>
        </w:rPr>
        <w:t>人力资源部在接到申诉后，应在五个工作日内做出是否受理的答复。对于无客观事实依据，仅凭主观臆断的申诉不予受理。</w:t>
      </w:r>
    </w:p>
    <w:p w14:paraId="3867DC14">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lang w:val="en-US" w:eastAsia="zh-CN" w:bidi="ar-SA"/>
        </w:rPr>
        <w:t>（四）</w:t>
      </w:r>
      <w:r>
        <w:rPr>
          <w:rFonts w:hint="eastAsia" w:ascii="仿宋_GB2312" w:hAnsi="仿宋" w:eastAsia="仿宋_GB2312" w:cs="仿宋"/>
          <w:sz w:val="32"/>
          <w:szCs w:val="32"/>
        </w:rPr>
        <w:t>已经受理的申诉，由人力资源部组织相关人员对申诉内容进行调查，必要时可提请绩效管理委员会裁定，调查结果及处理意见由人力资源部反馈至申诉人。</w:t>
      </w:r>
    </w:p>
    <w:p w14:paraId="25D2FD01">
      <w:pPr>
        <w:spacing w:after="0" w:line="560" w:lineRule="exact"/>
        <w:jc w:val="both"/>
        <w:rPr>
          <w:rFonts w:hint="eastAsia" w:ascii="华文中宋" w:hAnsi="华文中宋" w:eastAsia="华文中宋"/>
          <w:bCs/>
          <w:sz w:val="28"/>
          <w:szCs w:val="28"/>
          <w:lang w:val="en-US" w:eastAsia="zh-CN"/>
        </w:rPr>
      </w:pPr>
    </w:p>
    <w:p w14:paraId="2F97DE1B">
      <w:pPr>
        <w:spacing w:after="0" w:line="560" w:lineRule="exact"/>
        <w:jc w:val="both"/>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501311E7">
      <w:pPr>
        <w:pStyle w:val="23"/>
        <w:widowControl w:val="0"/>
        <w:numPr>
          <w:ilvl w:val="0"/>
          <w:numId w:val="0"/>
        </w:numPr>
        <w:spacing w:after="0" w:line="240" w:lineRule="auto"/>
        <w:ind w:left="0" w:leftChars="0" w:firstLine="0" w:firstLineChars="0"/>
        <w:jc w:val="both"/>
        <w:rPr>
          <w:rFonts w:hint="eastAsia" w:ascii="仿宋_GB2312" w:hAnsi="仿宋" w:eastAsia="仿宋_GB2312" w:cs="仿宋"/>
          <w:sz w:val="32"/>
          <w:szCs w:val="32"/>
        </w:rPr>
      </w:pPr>
    </w:p>
    <w:p w14:paraId="61855692">
      <w:pPr>
        <w:pStyle w:val="29"/>
        <w:numPr>
          <w:ilvl w:val="0"/>
          <w:numId w:val="0"/>
        </w:numPr>
        <w:ind w:left="0" w:leftChars="0" w:firstLine="0" w:firstLineChars="0"/>
        <w:jc w:val="center"/>
        <w:rPr>
          <w:rFonts w:ascii="黑体" w:hAnsi="黑体" w:eastAsia="黑体" w:cs="仿宋"/>
        </w:rPr>
      </w:pPr>
      <w:bookmarkStart w:id="17" w:name="_Toc170931937"/>
      <w:bookmarkStart w:id="18" w:name="_Toc154418357"/>
      <w:r>
        <w:rPr>
          <w:rFonts w:hint="eastAsia" w:ascii="黑体" w:hAnsi="黑体" w:eastAsia="黑体" w:cs="仿宋"/>
          <w:b w:val="0"/>
          <w:kern w:val="2"/>
          <w:sz w:val="32"/>
          <w:szCs w:val="32"/>
          <w:lang w:val="en-US" w:eastAsia="zh-CN" w:bidi="ar-SA"/>
        </w:rPr>
        <w:t>第六章</w:t>
      </w:r>
      <w:r>
        <w:rPr>
          <w:rFonts w:hint="eastAsia" w:ascii="黑体" w:hAnsi="黑体" w:eastAsia="黑体" w:cs="仿宋"/>
        </w:rPr>
        <w:t>绩效结果运用</w:t>
      </w:r>
      <w:bookmarkEnd w:id="17"/>
      <w:bookmarkEnd w:id="18"/>
    </w:p>
    <w:p w14:paraId="3BB5D86D">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第二十四条</w:t>
      </w:r>
      <w:r>
        <w:rPr>
          <w:rFonts w:hint="eastAsia" w:ascii="仿宋_GB2312" w:hAnsi="仿宋" w:eastAsia="仿宋_GB2312" w:cs="仿宋"/>
          <w:sz w:val="32"/>
          <w:szCs w:val="32"/>
        </w:rPr>
        <w:t>绩效结果运用</w:t>
      </w:r>
    </w:p>
    <w:p w14:paraId="5459EEFB">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绩效结果主要运用于试用期员工转正综合评价、奖金分配与发放、薪酬调整、员工职业发展、岗位调整、评优表彰、绩效改进、培训发展等方面。</w:t>
      </w:r>
    </w:p>
    <w:p w14:paraId="5F0D878A">
      <w:pPr>
        <w:spacing w:after="0" w:line="560" w:lineRule="exact"/>
        <w:jc w:val="both"/>
        <w:rPr>
          <w:rFonts w:hint="eastAsia" w:ascii="华文中宋" w:hAnsi="华文中宋" w:eastAsia="华文中宋"/>
          <w:bCs/>
          <w:sz w:val="28"/>
          <w:szCs w:val="28"/>
          <w:lang w:val="en-US" w:eastAsia="zh-CN"/>
        </w:rPr>
      </w:pPr>
    </w:p>
    <w:p w14:paraId="65E3F76D">
      <w:pPr>
        <w:spacing w:after="0" w:line="560" w:lineRule="exact"/>
        <w:jc w:val="both"/>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7B01E6B4">
      <w:pPr>
        <w:pStyle w:val="23"/>
        <w:widowControl w:val="0"/>
        <w:numPr>
          <w:ilvl w:val="0"/>
          <w:numId w:val="0"/>
        </w:numPr>
        <w:spacing w:after="0" w:line="240" w:lineRule="auto"/>
        <w:ind w:left="0" w:leftChars="0" w:firstLine="0" w:firstLineChars="0"/>
        <w:jc w:val="both"/>
        <w:rPr>
          <w:rFonts w:hint="eastAsia" w:ascii="仿宋_GB2312" w:hAnsi="仿宋" w:eastAsia="仿宋_GB2312" w:cs="仿宋"/>
          <w:sz w:val="32"/>
          <w:szCs w:val="32"/>
        </w:rPr>
      </w:pPr>
    </w:p>
    <w:p w14:paraId="3C741F3B">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第二十五条</w:t>
      </w:r>
      <w:r>
        <w:rPr>
          <w:rFonts w:hint="eastAsia" w:ascii="仿宋_GB2312" w:hAnsi="仿宋" w:eastAsia="仿宋_GB2312" w:cs="仿宋"/>
          <w:sz w:val="32"/>
          <w:szCs w:val="32"/>
        </w:rPr>
        <w:t>绩效考核得分运用</w:t>
      </w:r>
    </w:p>
    <w:p w14:paraId="72FBB00A">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主要运用于月度/季度奖金、特殊奖励及任期激励等的核算与分配，具体按薪酬管理制度及细则、工资总额管理办法及通知等执行。</w:t>
      </w:r>
    </w:p>
    <w:p w14:paraId="656D5DA4">
      <w:pPr>
        <w:spacing w:after="0" w:line="560" w:lineRule="exact"/>
        <w:jc w:val="both"/>
        <w:rPr>
          <w:rFonts w:hint="eastAsia" w:ascii="华文中宋" w:hAnsi="华文中宋" w:eastAsia="华文中宋"/>
          <w:bCs/>
          <w:sz w:val="28"/>
          <w:szCs w:val="28"/>
          <w:lang w:val="en-US" w:eastAsia="zh-CN"/>
        </w:rPr>
      </w:pPr>
    </w:p>
    <w:p w14:paraId="6D3BCF3E">
      <w:pPr>
        <w:spacing w:after="0" w:line="560" w:lineRule="exact"/>
        <w:jc w:val="both"/>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00E9E4A1">
      <w:pPr>
        <w:pStyle w:val="23"/>
        <w:widowControl w:val="0"/>
        <w:numPr>
          <w:ilvl w:val="0"/>
          <w:numId w:val="0"/>
        </w:numPr>
        <w:spacing w:after="0" w:line="240" w:lineRule="auto"/>
        <w:ind w:left="0" w:leftChars="0" w:firstLine="0" w:firstLineChars="0"/>
        <w:jc w:val="both"/>
        <w:rPr>
          <w:rFonts w:hint="eastAsia" w:ascii="仿宋_GB2312" w:hAnsi="仿宋" w:eastAsia="仿宋_GB2312" w:cs="仿宋"/>
          <w:sz w:val="32"/>
          <w:szCs w:val="32"/>
        </w:rPr>
      </w:pPr>
    </w:p>
    <w:p w14:paraId="08B2478A">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第二十六条</w:t>
      </w:r>
      <w:r>
        <w:rPr>
          <w:rFonts w:hint="eastAsia" w:ascii="仿宋_GB2312" w:hAnsi="仿宋" w:eastAsia="仿宋_GB2312" w:cs="仿宋"/>
          <w:sz w:val="32"/>
          <w:szCs w:val="32"/>
        </w:rPr>
        <w:t>绩效等级评定结果运用</w:t>
      </w:r>
    </w:p>
    <w:p w14:paraId="3BE73ACC">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（一）年度绩效等级为A及以上的，优先给予调薪、晋升、储备干部、培训机会。</w:t>
      </w:r>
    </w:p>
    <w:p w14:paraId="3A6F1CF3">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（二）年度绩效等级为B及以上的，具备评优评先资格。</w:t>
      </w:r>
    </w:p>
    <w:p w14:paraId="4C327348">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（三）连续两年绩效等级为C且年度目标总现金高于本岗级、本职级平均水平的，应予以降薪。</w:t>
      </w:r>
    </w:p>
    <w:p w14:paraId="53B6695F">
      <w:pPr>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（四）年度绩效等级为D的，视为不胜任岗位，可予以降职、降级、降薪或劝退。</w:t>
      </w:r>
    </w:p>
    <w:p w14:paraId="17F54C36">
      <w:pPr>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（五）涉及年终奖分配、薪酬调整、员工职业发展等的运用按相关制度执行。</w:t>
      </w:r>
    </w:p>
    <w:p w14:paraId="71A91FB9">
      <w:pPr>
        <w:spacing w:after="0" w:line="560" w:lineRule="exact"/>
        <w:jc w:val="both"/>
        <w:rPr>
          <w:rFonts w:hint="eastAsia" w:ascii="华文中宋" w:hAnsi="华文中宋" w:eastAsia="华文中宋"/>
          <w:bCs/>
          <w:sz w:val="28"/>
          <w:szCs w:val="28"/>
          <w:lang w:val="en-US" w:eastAsia="zh-CN"/>
        </w:rPr>
      </w:pPr>
    </w:p>
    <w:p w14:paraId="50972DBD">
      <w:pPr>
        <w:spacing w:after="0" w:line="560" w:lineRule="exact"/>
        <w:jc w:val="both"/>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2973423C">
      <w:pPr>
        <w:pStyle w:val="23"/>
        <w:widowControl w:val="0"/>
        <w:numPr>
          <w:ilvl w:val="0"/>
          <w:numId w:val="0"/>
        </w:numPr>
        <w:spacing w:after="0" w:line="240" w:lineRule="auto"/>
        <w:ind w:left="0" w:leftChars="0" w:firstLine="0" w:firstLineChars="0"/>
        <w:jc w:val="both"/>
        <w:rPr>
          <w:rFonts w:hint="eastAsia" w:ascii="仿宋_GB2312" w:hAnsi="仿宋" w:eastAsia="仿宋_GB2312" w:cs="仿宋"/>
          <w:sz w:val="32"/>
          <w:szCs w:val="32"/>
        </w:rPr>
      </w:pPr>
    </w:p>
    <w:p w14:paraId="108EE8E1">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第二十七条</w:t>
      </w:r>
      <w:r>
        <w:rPr>
          <w:rFonts w:hint="eastAsia" w:ascii="仿宋_GB2312" w:hAnsi="仿宋" w:eastAsia="仿宋_GB2312" w:cs="仿宋"/>
          <w:sz w:val="32"/>
          <w:szCs w:val="32"/>
        </w:rPr>
        <w:t>特殊奖励</w:t>
      </w:r>
    </w:p>
    <w:p w14:paraId="1DBBF6E9">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各单位围绕公司战略目标、业务发展及业绩贡献等制定的奖励方案，应按以下要求执行：</w:t>
      </w:r>
    </w:p>
    <w:p w14:paraId="3F48E634">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（一）奖项设置</w:t>
      </w:r>
    </w:p>
    <w:p w14:paraId="35E6ED35">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奖项设置应符合战略性、卓越性、创新性、可量化、价值实现等标准，且不重复奖励，原则上内外部、各层级只奖励一次。受奖励组织和个人需在奖励事项中起到主要作用或做出重要贡献。</w:t>
      </w:r>
    </w:p>
    <w:p w14:paraId="7726E1D8">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（二）申报与审批</w:t>
      </w:r>
    </w:p>
    <w:p w14:paraId="580FCF4E">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1.华润啤酒层面、跨事业部制定的或突破年度特殊奖励预算的奖励方案，由华润啤酒各职能部门及直属机构、雪花/酒业事业部提报方案，报华润啤酒人力资源部审核，董事会主席审批。</w:t>
      </w:r>
    </w:p>
    <w:p w14:paraId="7190C065">
      <w:pPr>
        <w:widowControl w:val="0"/>
        <w:spacing w:after="0" w:line="560" w:lineRule="exact"/>
        <w:ind w:firstLine="640" w:firstLineChars="200"/>
        <w:jc w:val="both"/>
        <w:rPr>
          <w:rFonts w:ascii="仿宋_GB2312" w:hAnsi="仿宋" w:eastAsia="仿宋_GB2312" w:cs="仿宋"/>
          <w:sz w:val="32"/>
          <w:szCs w:val="32"/>
        </w:rPr>
      </w:pPr>
      <w:r>
        <w:rPr>
          <w:rFonts w:hint="eastAsia" w:ascii="仿宋_GB2312" w:hAnsi="仿宋" w:eastAsia="仿宋_GB2312" w:cs="仿宋"/>
          <w:sz w:val="32"/>
          <w:szCs w:val="32"/>
        </w:rPr>
        <w:t>2.事业部层面的奖励方案，由事业部所属各部门提报方案，报事业部人力资源部审核、事业部总经理审批，报华润啤酒人力资源部备案。</w:t>
      </w:r>
    </w:p>
    <w:p w14:paraId="3D3B634D">
      <w:pPr>
        <w:widowControl w:val="0"/>
        <w:spacing w:after="0" w:line="560" w:lineRule="exact"/>
        <w:ind w:firstLine="640" w:firstLineChars="200"/>
        <w:jc w:val="both"/>
        <w:rPr>
          <w:rFonts w:hint="eastAsia" w:ascii="仿宋_GB2312" w:hAnsi="仿宋" w:eastAsia="仿宋_GB2312" w:cs="仿宋"/>
          <w:sz w:val="32"/>
          <w:szCs w:val="32"/>
        </w:rPr>
      </w:pPr>
      <w:r>
        <w:rPr>
          <w:rFonts w:hint="eastAsia" w:ascii="仿宋_GB2312" w:hAnsi="仿宋" w:eastAsia="仿宋_GB2312" w:cs="仿宋"/>
          <w:sz w:val="32"/>
          <w:szCs w:val="32"/>
        </w:rPr>
        <w:t>3.其他各层级制定的奖励方案均需本层级人力资源部审核，相应组织负责人审批。其中：各单位涉及华润啤酒直管干部参与分配的项目，报华润啤酒人力资源部审核，董事会主席审批后方可执行。</w:t>
      </w:r>
    </w:p>
    <w:p w14:paraId="6E17BF3B">
      <w:pPr>
        <w:spacing w:after="0" w:line="560" w:lineRule="exact"/>
        <w:jc w:val="both"/>
        <w:rPr>
          <w:rFonts w:hint="eastAsia" w:ascii="华文中宋" w:hAnsi="华文中宋" w:eastAsia="华文中宋"/>
          <w:bCs/>
          <w:sz w:val="28"/>
          <w:szCs w:val="28"/>
          <w:lang w:val="en-US" w:eastAsia="zh-CN"/>
        </w:rPr>
      </w:pPr>
    </w:p>
    <w:p w14:paraId="271D7319">
      <w:pPr>
        <w:spacing w:after="0" w:line="560" w:lineRule="exact"/>
        <w:jc w:val="both"/>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260589D1">
      <w:pPr>
        <w:pStyle w:val="23"/>
        <w:widowControl w:val="0"/>
        <w:numPr>
          <w:ilvl w:val="0"/>
          <w:numId w:val="0"/>
        </w:numPr>
        <w:spacing w:after="0" w:line="240" w:lineRule="auto"/>
        <w:ind w:left="0" w:leftChars="0" w:firstLine="0" w:firstLineChars="0"/>
        <w:jc w:val="both"/>
        <w:rPr>
          <w:rFonts w:hint="eastAsia" w:ascii="仿宋_GB2312" w:hAnsi="仿宋" w:eastAsia="仿宋_GB2312" w:cs="仿宋"/>
          <w:sz w:val="32"/>
          <w:szCs w:val="32"/>
        </w:rPr>
      </w:pPr>
    </w:p>
    <w:p w14:paraId="756717E4">
      <w:pPr>
        <w:pStyle w:val="29"/>
        <w:numPr>
          <w:ilvl w:val="0"/>
          <w:numId w:val="0"/>
        </w:numPr>
        <w:ind w:left="0" w:leftChars="0" w:firstLine="0" w:firstLineChars="0"/>
        <w:jc w:val="center"/>
        <w:rPr>
          <w:rFonts w:ascii="黑体" w:hAnsi="黑体" w:eastAsia="黑体" w:cs="仿宋"/>
        </w:rPr>
      </w:pPr>
      <w:bookmarkStart w:id="19" w:name="_Toc170931938"/>
      <w:r>
        <w:rPr>
          <w:rFonts w:hint="eastAsia" w:ascii="黑体" w:hAnsi="黑体" w:eastAsia="黑体" w:cs="仿宋"/>
          <w:b w:val="0"/>
          <w:kern w:val="2"/>
          <w:sz w:val="32"/>
          <w:szCs w:val="32"/>
          <w:lang w:val="en-US" w:eastAsia="zh-CN" w:bidi="ar-SA"/>
        </w:rPr>
        <w:t>第七章</w:t>
      </w:r>
      <w:r>
        <w:rPr>
          <w:rFonts w:hint="eastAsia" w:ascii="黑体" w:hAnsi="黑体" w:eastAsia="黑体" w:cs="仿宋"/>
        </w:rPr>
        <w:t>特定群体考核要求</w:t>
      </w:r>
      <w:bookmarkEnd w:id="19"/>
    </w:p>
    <w:p w14:paraId="0815B073">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第二十八条</w:t>
      </w:r>
      <w:r>
        <w:rPr>
          <w:rFonts w:hint="eastAsia" w:ascii="仿宋_GB2312" w:hAnsi="仿宋" w:eastAsia="仿宋_GB2312" w:cs="仿宋"/>
          <w:sz w:val="32"/>
          <w:szCs w:val="32"/>
        </w:rPr>
        <w:t>集团对各专业条线有考核要求的，由华润啤酒人力资源部、战略管理部共同研究运用规则。</w:t>
      </w:r>
    </w:p>
    <w:p w14:paraId="50222981">
      <w:pPr>
        <w:pStyle w:val="23"/>
        <w:widowControl w:val="0"/>
        <w:numPr>
          <w:ilvl w:val="0"/>
          <w:numId w:val="0"/>
        </w:numPr>
        <w:spacing w:after="0" w:line="560" w:lineRule="exact"/>
        <w:ind w:left="0" w:leftChars="0" w:firstLine="640" w:firstLineChars="200"/>
        <w:jc w:val="both"/>
        <w:rPr>
          <w:rFonts w:hint="eastAsia" w:ascii="仿宋_GB2312" w:hAnsi="仿宋" w:eastAsia="仿宋_GB2312" w:cs="仿宋"/>
          <w:sz w:val="32"/>
          <w:szCs w:val="32"/>
        </w:rPr>
      </w:pPr>
      <w:r>
        <w:rPr>
          <w:rFonts w:hint="eastAsia" w:ascii="黑体" w:hAnsi="黑体" w:eastAsia="黑体" w:cs="仿宋"/>
          <w:b w:val="0"/>
          <w:sz w:val="32"/>
          <w:szCs w:val="32"/>
          <w:lang w:val="en-US" w:eastAsia="zh-CN" w:bidi="ar-SA"/>
        </w:rPr>
        <w:t>第二十九条</w:t>
      </w:r>
      <w:r>
        <w:rPr>
          <w:rFonts w:hint="eastAsia" w:ascii="仿宋_GB2312" w:hAnsi="仿宋" w:eastAsia="仿宋_GB2312" w:cs="仿宋"/>
          <w:sz w:val="32"/>
          <w:szCs w:val="32"/>
        </w:rPr>
        <w:t>集团对华润啤酒</w:t>
      </w:r>
      <w:del w:id="215" w:author="咨询组" w:date="2025-12-17T14:25:42Z">
        <w:r>
          <w:rPr>
            <w:rFonts w:hint="eastAsia" w:ascii="仿宋_GB2312" w:hAnsi="仿宋" w:eastAsia="仿宋_GB2312" w:cs="仿宋"/>
            <w:sz w:val="32"/>
            <w:szCs w:val="32"/>
          </w:rPr>
          <w:delText>党</w:delText>
        </w:r>
      </w:del>
      <w:r>
        <w:rPr>
          <w:rFonts w:hint="eastAsia" w:ascii="仿宋_GB2312" w:hAnsi="仿宋" w:eastAsia="仿宋_GB2312" w:cs="仿宋"/>
          <w:sz w:val="32"/>
          <w:szCs w:val="32"/>
        </w:rPr>
        <w:t>建工作责任制考核按《中国华润</w:t>
      </w:r>
      <w:del w:id="216" w:author="咨询组" w:date="2025-12-17T14:24:42Z">
        <w:r>
          <w:rPr>
            <w:rFonts w:hint="eastAsia" w:ascii="仿宋_GB2312" w:hAnsi="仿宋" w:eastAsia="仿宋_GB2312" w:cs="仿宋"/>
            <w:sz w:val="32"/>
            <w:szCs w:val="32"/>
          </w:rPr>
          <w:delText>党</w:delText>
        </w:r>
      </w:del>
      <w:r>
        <w:rPr>
          <w:rFonts w:hint="eastAsia" w:ascii="仿宋_GB2312" w:hAnsi="仿宋" w:eastAsia="仿宋_GB2312" w:cs="仿宋"/>
          <w:sz w:val="32"/>
          <w:szCs w:val="32"/>
        </w:rPr>
        <w:t>建工作责任制考核评价办法》《中国华润综合业绩考评管理办法》等执行，华润啤酒内部党建工作责任制考核按《华润啤酒</w:t>
      </w:r>
      <w:del w:id="217" w:author="咨询组" w:date="2025-12-17T14:24:45Z">
        <w:r>
          <w:rPr>
            <w:rFonts w:hint="eastAsia" w:ascii="仿宋_GB2312" w:hAnsi="仿宋" w:eastAsia="仿宋_GB2312" w:cs="仿宋"/>
            <w:sz w:val="32"/>
            <w:szCs w:val="32"/>
          </w:rPr>
          <w:delText>党</w:delText>
        </w:r>
      </w:del>
      <w:r>
        <w:rPr>
          <w:rFonts w:hint="eastAsia" w:ascii="仿宋_GB2312" w:hAnsi="仿宋" w:eastAsia="仿宋_GB2312" w:cs="仿宋"/>
          <w:sz w:val="32"/>
          <w:szCs w:val="32"/>
        </w:rPr>
        <w:t>建工作责任制考核评价办法》等相关文件执行。</w:t>
      </w:r>
    </w:p>
    <w:p w14:paraId="1FBA44DD">
      <w:pPr>
        <w:spacing w:after="0" w:line="560" w:lineRule="exact"/>
        <w:jc w:val="both"/>
        <w:rPr>
          <w:rFonts w:hint="eastAsia" w:ascii="华文中宋" w:hAnsi="华文中宋" w:eastAsia="华文中宋"/>
          <w:bCs/>
          <w:sz w:val="28"/>
          <w:szCs w:val="28"/>
          <w:lang w:val="en-US" w:eastAsia="zh-CN"/>
        </w:rPr>
      </w:pPr>
    </w:p>
    <w:p w14:paraId="1D872384">
      <w:pPr>
        <w:spacing w:after="0" w:line="560" w:lineRule="exact"/>
        <w:jc w:val="both"/>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400CEBAC">
      <w:pPr>
        <w:pStyle w:val="23"/>
        <w:widowControl w:val="0"/>
        <w:numPr>
          <w:ilvl w:val="0"/>
          <w:numId w:val="0"/>
        </w:numPr>
        <w:spacing w:after="0" w:line="240" w:lineRule="auto"/>
        <w:ind w:left="0" w:leftChars="0" w:firstLine="0" w:firstLineChars="0"/>
        <w:jc w:val="both"/>
        <w:rPr>
          <w:rFonts w:hint="eastAsia" w:ascii="仿宋_GB2312" w:hAnsi="仿宋" w:eastAsia="仿宋_GB2312" w:cs="仿宋"/>
          <w:sz w:val="32"/>
          <w:szCs w:val="32"/>
        </w:rPr>
      </w:pPr>
    </w:p>
    <w:p w14:paraId="4CC19FFE">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第三十条</w:t>
      </w:r>
      <w:r>
        <w:rPr>
          <w:rFonts w:hint="eastAsia" w:ascii="仿宋_GB2312" w:hAnsi="仿宋" w:eastAsia="仿宋_GB2312" w:cs="仿宋"/>
          <w:sz w:val="32"/>
          <w:szCs w:val="32"/>
        </w:rPr>
        <w:t>华润啤酒内特定群体包括多线考评人员、异动人员、兼岗/兼职人员、病产事假人员等</w:t>
      </w:r>
      <w:del w:id="218" w:author="咨询组" w:date="2025-12-04T11:39:33Z">
        <w:r>
          <w:rPr>
            <w:rFonts w:hint="eastAsia" w:ascii="仿宋_GB2312" w:hAnsi="仿宋" w:eastAsia="仿宋_GB2312" w:cs="仿宋"/>
            <w:sz w:val="32"/>
            <w:szCs w:val="32"/>
          </w:rPr>
          <w:delText>，具体见附件</w:delText>
        </w:r>
      </w:del>
      <w:del w:id="219" w:author="咨询组" w:date="2025-12-04T11:39:33Z">
        <w:r>
          <w:rPr>
            <w:rFonts w:ascii="仿宋_GB2312" w:hAnsi="仿宋" w:eastAsia="仿宋_GB2312" w:cs="仿宋"/>
            <w:sz w:val="32"/>
            <w:szCs w:val="32"/>
          </w:rPr>
          <w:delText>5</w:delText>
        </w:r>
      </w:del>
      <w:r>
        <w:rPr>
          <w:rFonts w:hint="eastAsia" w:ascii="仿宋_GB2312" w:hAnsi="仿宋" w:eastAsia="仿宋_GB2312" w:cs="仿宋"/>
          <w:sz w:val="32"/>
          <w:szCs w:val="32"/>
        </w:rPr>
        <w:t>，</w:t>
      </w:r>
      <w:ins w:id="220" w:author="咨询组" w:date="2025-12-04T11:40:38Z">
        <w:r>
          <w:rPr>
            <w:rFonts w:hint="eastAsia" w:ascii="仿宋_GB2312" w:hAnsi="仿宋" w:eastAsia="仿宋_GB2312" w:cs="仿宋"/>
            <w:sz w:val="32"/>
            <w:szCs w:val="32"/>
            <w:lang w:val="en-US" w:eastAsia="zh-CN"/>
          </w:rPr>
          <w:t>按</w:t>
        </w:r>
      </w:ins>
      <w:ins w:id="221" w:author="咨询组" w:date="2025-12-04T11:40:39Z">
        <w:r>
          <w:rPr>
            <w:rFonts w:hint="eastAsia" w:ascii="仿宋_GB2312" w:hAnsi="仿宋" w:eastAsia="仿宋_GB2312" w:cs="仿宋"/>
            <w:sz w:val="32"/>
            <w:szCs w:val="32"/>
            <w:lang w:val="en-US" w:eastAsia="zh-CN"/>
          </w:rPr>
          <w:t>如下</w:t>
        </w:r>
      </w:ins>
      <w:ins w:id="222" w:author="咨询组" w:date="2025-12-04T11:40:40Z">
        <w:r>
          <w:rPr>
            <w:rFonts w:hint="eastAsia" w:ascii="仿宋_GB2312" w:hAnsi="仿宋" w:eastAsia="仿宋_GB2312" w:cs="仿宋"/>
            <w:sz w:val="32"/>
            <w:szCs w:val="32"/>
            <w:lang w:val="en-US" w:eastAsia="zh-CN"/>
          </w:rPr>
          <w:t>规则</w:t>
        </w:r>
      </w:ins>
      <w:ins w:id="223" w:author="咨询组" w:date="2025-12-04T11:40:43Z">
        <w:r>
          <w:rPr>
            <w:rFonts w:hint="eastAsia" w:ascii="仿宋_GB2312" w:hAnsi="仿宋" w:eastAsia="仿宋_GB2312" w:cs="仿宋"/>
            <w:sz w:val="32"/>
            <w:szCs w:val="32"/>
            <w:lang w:val="en-US" w:eastAsia="zh-CN"/>
          </w:rPr>
          <w:t>执行，</w:t>
        </w:r>
      </w:ins>
      <w:r>
        <w:rPr>
          <w:rFonts w:hint="eastAsia" w:ascii="仿宋_GB2312" w:hAnsi="仿宋" w:eastAsia="仿宋_GB2312" w:cs="仿宋"/>
          <w:sz w:val="32"/>
          <w:szCs w:val="32"/>
        </w:rPr>
        <w:t>有特殊规定的按特殊规定执行。</w:t>
      </w:r>
    </w:p>
    <w:p w14:paraId="50E6778B">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224" w:author="咨询组" w:date="2025-12-10T14:15:23Z">
        <w:r>
          <w:rPr>
            <w:rFonts w:hint="eastAsia" w:ascii="仿宋_GB2312" w:hAnsi="仿宋" w:eastAsia="仿宋_GB2312" w:cs="仿宋"/>
            <w:sz w:val="32"/>
            <w:szCs w:val="32"/>
            <w:lang w:eastAsia="zh-CN"/>
          </w:rPr>
          <w:t>（</w:t>
        </w:r>
      </w:ins>
      <w:ins w:id="225" w:author="咨询组" w:date="2025-12-10T14:15:26Z">
        <w:r>
          <w:rPr>
            <w:rFonts w:hint="eastAsia" w:ascii="仿宋_GB2312" w:hAnsi="仿宋" w:eastAsia="仿宋_GB2312" w:cs="仿宋"/>
            <w:sz w:val="32"/>
            <w:szCs w:val="32"/>
            <w:lang w:val="en-US" w:eastAsia="zh-CN"/>
          </w:rPr>
          <w:t>一</w:t>
        </w:r>
      </w:ins>
      <w:ins w:id="226" w:author="咨询组" w:date="2025-12-10T14:15:23Z">
        <w:r>
          <w:rPr>
            <w:rFonts w:hint="eastAsia" w:ascii="仿宋_GB2312" w:hAnsi="仿宋" w:eastAsia="仿宋_GB2312" w:cs="仿宋"/>
            <w:sz w:val="32"/>
            <w:szCs w:val="32"/>
            <w:lang w:eastAsia="zh-CN"/>
          </w:rPr>
          <w:t>）</w:t>
        </w:r>
      </w:ins>
      <w:ins w:id="227" w:author="咨询组" w:date="2025-12-10T14:15:33Z">
        <w:r>
          <w:rPr>
            <w:rFonts w:hint="eastAsia" w:ascii="仿宋_GB2312" w:hAnsi="仿宋" w:eastAsia="仿宋_GB2312" w:cs="仿宋"/>
            <w:sz w:val="32"/>
            <w:szCs w:val="32"/>
            <w:lang w:val="en-US" w:eastAsia="zh-CN"/>
          </w:rPr>
          <w:t>多线</w:t>
        </w:r>
      </w:ins>
      <w:ins w:id="228" w:author="咨询组" w:date="2025-12-10T14:15:35Z">
        <w:r>
          <w:rPr>
            <w:rFonts w:hint="eastAsia" w:ascii="仿宋_GB2312" w:hAnsi="仿宋" w:eastAsia="仿宋_GB2312" w:cs="仿宋"/>
            <w:sz w:val="32"/>
            <w:szCs w:val="32"/>
            <w:lang w:val="en-US" w:eastAsia="zh-CN"/>
          </w:rPr>
          <w:t>考评</w:t>
        </w:r>
      </w:ins>
      <w:ins w:id="229" w:author="咨询组" w:date="2025-12-10T14:15:37Z">
        <w:r>
          <w:rPr>
            <w:rFonts w:hint="eastAsia" w:ascii="仿宋_GB2312" w:hAnsi="仿宋" w:eastAsia="仿宋_GB2312" w:cs="仿宋"/>
            <w:sz w:val="32"/>
            <w:szCs w:val="32"/>
            <w:lang w:val="en-US" w:eastAsia="zh-CN"/>
          </w:rPr>
          <w:t>人员</w:t>
        </w:r>
      </w:ins>
      <w:ins w:id="230" w:author="咨询组" w:date="2025-12-10T14:23:38Z">
        <w:r>
          <w:rPr>
            <w:rFonts w:hint="eastAsia" w:ascii="仿宋_GB2312" w:hAnsi="仿宋" w:eastAsia="仿宋_GB2312" w:cs="仿宋"/>
            <w:sz w:val="32"/>
            <w:szCs w:val="32"/>
            <w:lang w:val="en-US" w:eastAsia="zh-CN"/>
          </w:rPr>
          <w:t>绩效</w:t>
        </w:r>
      </w:ins>
      <w:ins w:id="231" w:author="咨询组" w:date="2025-12-10T14:15:52Z">
        <w:r>
          <w:rPr>
            <w:rFonts w:hint="eastAsia" w:ascii="仿宋_GB2312" w:hAnsi="仿宋" w:eastAsia="仿宋_GB2312" w:cs="仿宋"/>
            <w:sz w:val="32"/>
            <w:szCs w:val="32"/>
            <w:lang w:val="en-US" w:eastAsia="zh-CN"/>
          </w:rPr>
          <w:t>考核</w:t>
        </w:r>
      </w:ins>
      <w:ins w:id="232" w:author="咨询组" w:date="2025-12-10T14:15:53Z">
        <w:r>
          <w:rPr>
            <w:rFonts w:hint="eastAsia" w:ascii="仿宋_GB2312" w:hAnsi="仿宋" w:eastAsia="仿宋_GB2312" w:cs="仿宋"/>
            <w:sz w:val="32"/>
            <w:szCs w:val="32"/>
            <w:lang w:val="en-US" w:eastAsia="zh-CN"/>
          </w:rPr>
          <w:t>要求</w:t>
        </w:r>
      </w:ins>
      <w:ins w:id="233" w:author="咨询组" w:date="2025-12-10T14:17:48Z">
        <w:r>
          <w:rPr>
            <w:rFonts w:hint="eastAsia" w:ascii="仿宋_GB2312" w:hAnsi="仿宋" w:eastAsia="仿宋_GB2312" w:cs="仿宋"/>
            <w:sz w:val="32"/>
            <w:szCs w:val="32"/>
            <w:lang w:val="en-US" w:eastAsia="zh-CN"/>
          </w:rPr>
          <w:t>如下</w:t>
        </w:r>
      </w:ins>
      <w:ins w:id="234" w:author="咨询组" w:date="2025-12-10T14:17:50Z">
        <w:r>
          <w:rPr>
            <w:rFonts w:hint="eastAsia" w:ascii="仿宋_GB2312" w:hAnsi="仿宋" w:eastAsia="仿宋_GB2312" w:cs="仿宋"/>
            <w:sz w:val="32"/>
            <w:szCs w:val="32"/>
            <w:lang w:val="en-US" w:eastAsia="zh-CN"/>
          </w:rPr>
          <w:t>：</w:t>
        </w:r>
      </w:ins>
    </w:p>
    <w:p w14:paraId="547624A1">
      <w:pPr>
        <w:pStyle w:val="23"/>
        <w:widowControl w:val="0"/>
        <w:numPr>
          <w:ilvl w:val="0"/>
          <w:numId w:val="0"/>
        </w:numPr>
        <w:spacing w:after="0" w:line="560" w:lineRule="exact"/>
        <w:ind w:leftChars="200"/>
        <w:jc w:val="both"/>
        <w:rPr>
          <w:ins w:id="235" w:author="咨询组" w:date="2025-12-10T14:21:07Z"/>
          <w:rFonts w:hint="eastAsia" w:ascii="仿宋_GB2312" w:hAnsi="仿宋" w:eastAsia="仿宋_GB2312" w:cs="仿宋"/>
          <w:sz w:val="32"/>
          <w:szCs w:val="32"/>
          <w:lang w:val="en-US" w:eastAsia="zh-CN"/>
        </w:rPr>
      </w:pPr>
      <w:ins w:id="236" w:author="咨询组" w:date="2025-12-10T14:20:40Z">
        <w:r>
          <w:rPr>
            <w:rFonts w:hint="eastAsia" w:ascii="仿宋_GB2312" w:hAnsi="仿宋" w:eastAsia="仿宋_GB2312" w:cs="仿宋"/>
            <w:sz w:val="32"/>
            <w:szCs w:val="32"/>
            <w:lang w:val="en-US" w:eastAsia="zh-CN"/>
          </w:rPr>
          <w:t>1.</w:t>
        </w:r>
      </w:ins>
      <w:ins w:id="237" w:author="咨询组" w:date="2025-12-10T14:20:54Z">
        <w:r>
          <w:rPr>
            <w:rFonts w:hint="eastAsia" w:ascii="仿宋_GB2312" w:hAnsi="仿宋" w:eastAsia="仿宋_GB2312" w:cs="仿宋"/>
            <w:sz w:val="32"/>
            <w:szCs w:val="32"/>
            <w:lang w:val="en-US" w:eastAsia="zh-CN"/>
          </w:rPr>
          <w:t>绩效考核周期</w:t>
        </w:r>
      </w:ins>
      <w:ins w:id="238" w:author="咨询组" w:date="2025-12-10T14:20:55Z">
        <w:r>
          <w:rPr>
            <w:rFonts w:hint="eastAsia" w:ascii="仿宋_GB2312" w:hAnsi="仿宋" w:eastAsia="仿宋_GB2312" w:cs="仿宋"/>
            <w:sz w:val="32"/>
            <w:szCs w:val="32"/>
            <w:lang w:val="en-US" w:eastAsia="zh-CN"/>
          </w:rPr>
          <w:t>：</w:t>
        </w:r>
      </w:ins>
      <w:ins w:id="239" w:author="咨询组" w:date="2025-12-10T14:21:00Z">
        <w:r>
          <w:rPr>
            <w:rFonts w:hint="eastAsia" w:ascii="仿宋_GB2312" w:hAnsi="仿宋" w:eastAsia="仿宋_GB2312" w:cs="仿宋"/>
            <w:sz w:val="32"/>
            <w:szCs w:val="32"/>
            <w:lang w:val="en-US" w:eastAsia="zh-CN"/>
          </w:rPr>
          <w:t>多线考评人员的虚线考核周期原则上和实线考核周期一致，可根据管理需要，在虚线开展月度、季度或年度考核。</w:t>
        </w:r>
      </w:ins>
    </w:p>
    <w:p w14:paraId="67DD0B45">
      <w:pPr>
        <w:pStyle w:val="23"/>
        <w:widowControl w:val="0"/>
        <w:numPr>
          <w:ilvl w:val="0"/>
          <w:numId w:val="0"/>
        </w:numPr>
        <w:spacing w:after="0" w:line="560" w:lineRule="exact"/>
        <w:ind w:leftChars="200"/>
        <w:jc w:val="both"/>
        <w:rPr>
          <w:ins w:id="240" w:author="咨询组" w:date="2025-12-10T14:21:35Z"/>
          <w:rFonts w:hint="eastAsia" w:ascii="仿宋_GB2312" w:hAnsi="仿宋" w:eastAsia="仿宋_GB2312" w:cs="仿宋"/>
          <w:sz w:val="32"/>
          <w:szCs w:val="32"/>
          <w:lang w:val="en-US" w:eastAsia="zh-CN"/>
        </w:rPr>
      </w:pPr>
      <w:ins w:id="241" w:author="咨询组" w:date="2025-12-10T14:21:08Z">
        <w:r>
          <w:rPr>
            <w:rFonts w:hint="eastAsia" w:ascii="仿宋_GB2312" w:hAnsi="仿宋" w:eastAsia="仿宋_GB2312" w:cs="仿宋"/>
            <w:sz w:val="32"/>
            <w:szCs w:val="32"/>
            <w:lang w:val="en-US" w:eastAsia="zh-CN"/>
          </w:rPr>
          <w:t>2</w:t>
        </w:r>
      </w:ins>
      <w:ins w:id="242" w:author="咨询组" w:date="2025-12-10T14:21:09Z">
        <w:r>
          <w:rPr>
            <w:rFonts w:hint="eastAsia" w:ascii="仿宋_GB2312" w:hAnsi="仿宋" w:eastAsia="仿宋_GB2312" w:cs="仿宋"/>
            <w:sz w:val="32"/>
            <w:szCs w:val="32"/>
            <w:lang w:val="en-US" w:eastAsia="zh-CN"/>
          </w:rPr>
          <w:t>.</w:t>
        </w:r>
      </w:ins>
      <w:ins w:id="243" w:author="咨询组" w:date="2025-12-10T14:21:15Z">
        <w:r>
          <w:rPr>
            <w:rFonts w:hint="eastAsia" w:ascii="仿宋_GB2312" w:hAnsi="仿宋" w:eastAsia="仿宋_GB2312" w:cs="仿宋"/>
            <w:sz w:val="32"/>
            <w:szCs w:val="32"/>
            <w:lang w:val="en-US" w:eastAsia="zh-CN"/>
          </w:rPr>
          <w:t>绩效指标设定</w:t>
        </w:r>
      </w:ins>
      <w:ins w:id="244" w:author="咨询组" w:date="2025-12-10T14:21:19Z">
        <w:r>
          <w:rPr>
            <w:rFonts w:hint="eastAsia" w:ascii="仿宋_GB2312" w:hAnsi="仿宋" w:eastAsia="仿宋_GB2312" w:cs="仿宋"/>
            <w:sz w:val="32"/>
            <w:szCs w:val="32"/>
            <w:lang w:val="en-US" w:eastAsia="zh-CN"/>
          </w:rPr>
          <w:t>：</w:t>
        </w:r>
      </w:ins>
    </w:p>
    <w:p w14:paraId="622D8ECB">
      <w:pPr>
        <w:pStyle w:val="23"/>
        <w:widowControl w:val="0"/>
        <w:numPr>
          <w:ilvl w:val="0"/>
          <w:numId w:val="0"/>
        </w:numPr>
        <w:spacing w:after="0" w:line="560" w:lineRule="exact"/>
        <w:ind w:leftChars="200"/>
        <w:jc w:val="both"/>
        <w:rPr>
          <w:ins w:id="245" w:author="咨询组" w:date="2025-12-10T14:21:31Z"/>
          <w:rFonts w:hint="eastAsia" w:ascii="仿宋_GB2312" w:hAnsi="仿宋" w:eastAsia="仿宋_GB2312" w:cs="仿宋"/>
          <w:sz w:val="32"/>
          <w:szCs w:val="32"/>
          <w:lang w:val="en-US" w:eastAsia="zh-CN"/>
        </w:rPr>
      </w:pPr>
      <w:ins w:id="246" w:author="咨询组" w:date="2025-12-10T14:21:37Z">
        <w:r>
          <w:rPr>
            <w:rFonts w:hint="eastAsia" w:ascii="仿宋_GB2312" w:hAnsi="仿宋" w:eastAsia="仿宋_GB2312" w:cs="仿宋"/>
            <w:sz w:val="32"/>
            <w:szCs w:val="32"/>
            <w:lang w:val="en-US" w:eastAsia="zh-CN"/>
          </w:rPr>
          <w:t>①</w:t>
        </w:r>
      </w:ins>
      <w:ins w:id="247" w:author="咨询组" w:date="2025-12-10T14:21:31Z">
        <w:r>
          <w:rPr>
            <w:rFonts w:hint="eastAsia" w:ascii="仿宋_GB2312" w:hAnsi="仿宋" w:eastAsia="仿宋_GB2312" w:cs="仿宋"/>
            <w:sz w:val="32"/>
            <w:szCs w:val="32"/>
            <w:lang w:val="en-US" w:eastAsia="zh-CN"/>
          </w:rPr>
          <w:t>指标数量：实、虚线均按不超过10项控制。</w:t>
        </w:r>
      </w:ins>
    </w:p>
    <w:p w14:paraId="74E4444D">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248" w:author="咨询组" w:date="2025-12-10T14:21:41Z">
        <w:r>
          <w:rPr>
            <w:rFonts w:hint="eastAsia" w:ascii="仿宋_GB2312" w:hAnsi="仿宋" w:eastAsia="仿宋_GB2312" w:cs="仿宋"/>
            <w:sz w:val="32"/>
            <w:szCs w:val="32"/>
            <w:lang w:val="en-US" w:eastAsia="zh-CN"/>
          </w:rPr>
          <w:t>②</w:t>
        </w:r>
      </w:ins>
      <w:ins w:id="249" w:author="咨询组" w:date="2025-12-10T14:21:31Z">
        <w:r>
          <w:rPr>
            <w:rFonts w:hint="eastAsia" w:ascii="仿宋_GB2312" w:hAnsi="仿宋" w:eastAsia="仿宋_GB2312" w:cs="仿宋"/>
            <w:sz w:val="32"/>
            <w:szCs w:val="32"/>
            <w:lang w:val="en-US" w:eastAsia="zh-CN"/>
          </w:rPr>
          <w:t>权重：剔除承接组织绩效部分权重后，实线权重≥50%，虚线权重≤50%。实、虚线单项指标权重原则上应不高于30%。</w:t>
        </w:r>
      </w:ins>
    </w:p>
    <w:p w14:paraId="4C517BC7">
      <w:pPr>
        <w:pStyle w:val="23"/>
        <w:widowControl w:val="0"/>
        <w:numPr>
          <w:ilvl w:val="0"/>
          <w:numId w:val="0"/>
        </w:numPr>
        <w:spacing w:after="0" w:line="560" w:lineRule="exact"/>
        <w:ind w:leftChars="200"/>
        <w:jc w:val="both"/>
        <w:rPr>
          <w:ins w:id="250" w:author="咨询组" w:date="2025-12-10T14:22:15Z"/>
          <w:rFonts w:hint="eastAsia" w:ascii="仿宋_GB2312" w:hAnsi="仿宋" w:eastAsia="仿宋_GB2312" w:cs="仿宋"/>
          <w:sz w:val="32"/>
          <w:szCs w:val="32"/>
          <w:lang w:val="en-US" w:eastAsia="zh-CN"/>
        </w:rPr>
      </w:pPr>
      <w:ins w:id="251" w:author="咨询组" w:date="2025-12-10T14:21:55Z">
        <w:r>
          <w:rPr>
            <w:rFonts w:hint="eastAsia" w:ascii="仿宋_GB2312" w:hAnsi="仿宋" w:eastAsia="仿宋_GB2312" w:cs="仿宋"/>
            <w:sz w:val="32"/>
            <w:szCs w:val="32"/>
            <w:lang w:val="en-US" w:eastAsia="zh-CN"/>
          </w:rPr>
          <w:t>3.</w:t>
        </w:r>
      </w:ins>
      <w:ins w:id="252" w:author="咨询组" w:date="2025-12-10T14:22:04Z">
        <w:r>
          <w:rPr>
            <w:rFonts w:hint="eastAsia" w:ascii="仿宋_GB2312" w:hAnsi="仿宋" w:eastAsia="仿宋_GB2312" w:cs="仿宋"/>
            <w:sz w:val="32"/>
            <w:szCs w:val="32"/>
            <w:lang w:val="en-US" w:eastAsia="zh-CN"/>
          </w:rPr>
          <w:t>绩效等级评定</w:t>
        </w:r>
      </w:ins>
      <w:ins w:id="253" w:author="咨询组" w:date="2025-12-10T14:22:05Z">
        <w:r>
          <w:rPr>
            <w:rFonts w:hint="eastAsia" w:ascii="仿宋_GB2312" w:hAnsi="仿宋" w:eastAsia="仿宋_GB2312" w:cs="仿宋"/>
            <w:sz w:val="32"/>
            <w:szCs w:val="32"/>
            <w:lang w:val="en-US" w:eastAsia="zh-CN"/>
          </w:rPr>
          <w:t>：</w:t>
        </w:r>
      </w:ins>
      <w:ins w:id="254" w:author="咨询组" w:date="2025-12-10T14:22:11Z">
        <w:r>
          <w:rPr>
            <w:rFonts w:hint="eastAsia" w:ascii="仿宋_GB2312" w:hAnsi="仿宋" w:eastAsia="仿宋_GB2312" w:cs="仿宋"/>
            <w:sz w:val="32"/>
            <w:szCs w:val="32"/>
            <w:lang w:val="en-US" w:eastAsia="zh-CN"/>
          </w:rPr>
          <w:t>多线考评人员绩效等级评定原则上由实线确定，征求虚线意见。</w:t>
        </w:r>
      </w:ins>
    </w:p>
    <w:p w14:paraId="5DBA0CAD">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255" w:author="咨询组" w:date="2025-12-10T14:22:21Z">
        <w:r>
          <w:rPr>
            <w:rFonts w:hint="eastAsia" w:ascii="仿宋_GB2312" w:hAnsi="仿宋" w:eastAsia="仿宋_GB2312" w:cs="仿宋"/>
            <w:sz w:val="32"/>
            <w:szCs w:val="32"/>
            <w:lang w:val="en-US" w:eastAsia="zh-CN"/>
          </w:rPr>
          <w:t>4.</w:t>
        </w:r>
      </w:ins>
      <w:ins w:id="256" w:author="咨询组" w:date="2025-12-10T14:22:40Z">
        <w:r>
          <w:rPr>
            <w:rFonts w:hint="eastAsia" w:ascii="仿宋_GB2312" w:hAnsi="仿宋" w:eastAsia="仿宋_GB2312" w:cs="仿宋"/>
            <w:sz w:val="32"/>
            <w:szCs w:val="32"/>
            <w:lang w:val="en-US" w:eastAsia="zh-CN"/>
          </w:rPr>
          <w:t>绩效反馈面谈：多线考评人员由实线直接上级主导开展绩效反馈面谈工作，虚线根据实际需求向员工发起绩效反馈面谈。</w:t>
        </w:r>
      </w:ins>
    </w:p>
    <w:p w14:paraId="1BFC2233">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257" w:author="咨询组" w:date="2025-12-10T14:22:52Z">
        <w:r>
          <w:rPr>
            <w:rFonts w:hint="eastAsia" w:ascii="仿宋_GB2312" w:hAnsi="仿宋" w:eastAsia="仿宋_GB2312" w:cs="仿宋"/>
            <w:sz w:val="32"/>
            <w:szCs w:val="32"/>
            <w:lang w:val="en-US" w:eastAsia="zh-CN"/>
          </w:rPr>
          <w:t>5.</w:t>
        </w:r>
      </w:ins>
      <w:ins w:id="258" w:author="咨询组" w:date="2025-12-10T14:23:06Z">
        <w:r>
          <w:rPr>
            <w:rFonts w:hint="eastAsia" w:ascii="仿宋_GB2312" w:hAnsi="仿宋" w:eastAsia="仿宋_GB2312" w:cs="仿宋"/>
            <w:sz w:val="32"/>
            <w:szCs w:val="32"/>
            <w:lang w:val="en-US" w:eastAsia="zh-CN"/>
          </w:rPr>
          <w:t>绩效申诉</w:t>
        </w:r>
      </w:ins>
      <w:ins w:id="259" w:author="咨询组" w:date="2025-12-10T14:23:14Z">
        <w:r>
          <w:rPr>
            <w:rFonts w:hint="eastAsia" w:ascii="仿宋_GB2312" w:hAnsi="仿宋" w:eastAsia="仿宋_GB2312" w:cs="仿宋"/>
            <w:sz w:val="32"/>
            <w:szCs w:val="32"/>
            <w:lang w:val="en-US" w:eastAsia="zh-CN"/>
          </w:rPr>
          <w:t>：</w:t>
        </w:r>
      </w:ins>
      <w:ins w:id="260" w:author="咨询组" w:date="2025-12-10T14:23:12Z">
        <w:r>
          <w:rPr>
            <w:rFonts w:hint="eastAsia" w:ascii="仿宋_GB2312" w:hAnsi="仿宋" w:eastAsia="仿宋_GB2312" w:cs="仿宋"/>
            <w:sz w:val="32"/>
            <w:szCs w:val="32"/>
            <w:lang w:val="en-US" w:eastAsia="zh-CN"/>
          </w:rPr>
          <w:t>由实线负责统筹绩效申诉并对相应层级的申诉拥有最终裁决权，虚线协助配合。</w:t>
        </w:r>
      </w:ins>
    </w:p>
    <w:p w14:paraId="2784B291">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261" w:author="咨询组" w:date="2025-12-10T14:24:07Z">
        <w:r>
          <w:rPr>
            <w:rFonts w:hint="eastAsia" w:ascii="仿宋_GB2312" w:hAnsi="仿宋" w:eastAsia="仿宋_GB2312" w:cs="仿宋"/>
            <w:sz w:val="32"/>
            <w:szCs w:val="32"/>
            <w:lang w:val="en-US" w:eastAsia="zh-CN"/>
          </w:rPr>
          <w:t>6.</w:t>
        </w:r>
      </w:ins>
      <w:ins w:id="262" w:author="咨询组" w:date="2025-12-10T14:24:09Z">
        <w:r>
          <w:rPr>
            <w:rFonts w:hint="eastAsia" w:ascii="仿宋_GB2312" w:hAnsi="仿宋" w:eastAsia="仿宋_GB2312" w:cs="仿宋"/>
            <w:sz w:val="32"/>
            <w:szCs w:val="32"/>
            <w:lang w:val="en-US" w:eastAsia="zh-CN"/>
          </w:rPr>
          <w:t>绩效结果运用</w:t>
        </w:r>
      </w:ins>
      <w:ins w:id="263" w:author="咨询组" w:date="2025-12-10T14:24:46Z">
        <w:r>
          <w:rPr>
            <w:rFonts w:hint="eastAsia" w:ascii="仿宋_GB2312" w:hAnsi="仿宋" w:eastAsia="仿宋_GB2312" w:cs="仿宋"/>
            <w:sz w:val="32"/>
            <w:szCs w:val="32"/>
            <w:lang w:val="en-US" w:eastAsia="zh-CN"/>
          </w:rPr>
          <w:t>：</w:t>
        </w:r>
      </w:ins>
      <w:ins w:id="264" w:author="咨询组" w:date="2025-12-10T14:24:56Z">
        <w:r>
          <w:rPr>
            <w:rFonts w:hint="eastAsia" w:ascii="仿宋_GB2312" w:hAnsi="仿宋" w:eastAsia="仿宋_GB2312" w:cs="仿宋"/>
            <w:sz w:val="32"/>
            <w:szCs w:val="32"/>
            <w:lang w:val="en-US" w:eastAsia="zh-CN"/>
          </w:rPr>
          <w:t>多线考评人员绩效结果运用，由实线单位执行。</w:t>
        </w:r>
      </w:ins>
    </w:p>
    <w:p w14:paraId="63DF96D0">
      <w:pPr>
        <w:spacing w:after="0" w:line="560" w:lineRule="exact"/>
        <w:jc w:val="both"/>
        <w:rPr>
          <w:rFonts w:hint="eastAsia" w:ascii="华文中宋" w:hAnsi="华文中宋" w:eastAsia="华文中宋"/>
          <w:bCs/>
          <w:sz w:val="28"/>
          <w:szCs w:val="28"/>
          <w:lang w:val="en-US" w:eastAsia="zh-CN"/>
        </w:rPr>
      </w:pPr>
    </w:p>
    <w:p w14:paraId="4B43A336">
      <w:pPr>
        <w:spacing w:after="0" w:line="560" w:lineRule="exact"/>
        <w:jc w:val="both"/>
        <w:rPr>
          <w:rFonts w:hint="eastAsia" w:ascii="仿宋_GB2312" w:hAnsi="仿宋" w:eastAsia="仿宋_GB2312" w:cs="仿宋"/>
          <w:sz w:val="32"/>
          <w:szCs w:val="32"/>
          <w:lang w:val="en-US" w:eastAsia="zh-CN" w:bidi="ar-SA"/>
        </w:rPr>
      </w:pPr>
      <w:r>
        <w:rPr>
          <w:rFonts w:hint="eastAsia" w:ascii="仿宋_GB2312" w:hAnsi="仿宋" w:eastAsia="仿宋_GB2312" w:cs="仿宋"/>
          <w:sz w:val="32"/>
          <w:szCs w:val="32"/>
          <w:lang w:val="en-US" w:eastAsia="zh-CN" w:bidi="ar-SA"/>
        </w:rPr>
        <w:t>///</w:t>
      </w:r>
    </w:p>
    <w:p w14:paraId="6024E103">
      <w:pPr>
        <w:pStyle w:val="23"/>
        <w:widowControl w:val="0"/>
        <w:numPr>
          <w:ilvl w:val="0"/>
          <w:numId w:val="0"/>
        </w:numPr>
        <w:spacing w:after="0" w:line="240" w:lineRule="auto"/>
        <w:ind w:left="0" w:leftChars="0" w:firstLine="0" w:firstLineChars="0"/>
        <w:jc w:val="both"/>
        <w:rPr>
          <w:rFonts w:hint="eastAsia" w:ascii="仿宋_GB2312" w:hAnsi="仿宋" w:eastAsia="仿宋_GB2312" w:cs="仿宋"/>
          <w:sz w:val="32"/>
          <w:szCs w:val="32"/>
        </w:rPr>
      </w:pPr>
    </w:p>
    <w:p w14:paraId="72B51677">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265" w:author="咨询组" w:date="2025-12-10T14:25:18Z">
        <w:r>
          <w:rPr>
            <w:rFonts w:hint="eastAsia" w:ascii="仿宋_GB2312" w:hAnsi="仿宋" w:eastAsia="仿宋_GB2312" w:cs="仿宋"/>
            <w:sz w:val="32"/>
            <w:szCs w:val="32"/>
            <w:lang w:eastAsia="zh-CN"/>
          </w:rPr>
          <w:t>（</w:t>
        </w:r>
      </w:ins>
      <w:ins w:id="266" w:author="咨询组" w:date="2025-12-10T14:25:21Z">
        <w:r>
          <w:rPr>
            <w:rFonts w:hint="eastAsia" w:ascii="仿宋_GB2312" w:hAnsi="仿宋" w:eastAsia="仿宋_GB2312" w:cs="仿宋"/>
            <w:sz w:val="32"/>
            <w:szCs w:val="32"/>
            <w:lang w:val="en-US" w:eastAsia="zh-CN"/>
          </w:rPr>
          <w:t>二</w:t>
        </w:r>
      </w:ins>
      <w:ins w:id="267" w:author="咨询组" w:date="2025-12-10T14:25:18Z">
        <w:r>
          <w:rPr>
            <w:rFonts w:hint="eastAsia" w:ascii="仿宋_GB2312" w:hAnsi="仿宋" w:eastAsia="仿宋_GB2312" w:cs="仿宋"/>
            <w:sz w:val="32"/>
            <w:szCs w:val="32"/>
            <w:lang w:eastAsia="zh-CN"/>
          </w:rPr>
          <w:t>）</w:t>
        </w:r>
      </w:ins>
      <w:ins w:id="268" w:author="咨询组" w:date="2025-12-11T13:35:12Z">
        <w:r>
          <w:rPr>
            <w:rFonts w:hint="eastAsia" w:ascii="仿宋_GB2312" w:hAnsi="仿宋" w:eastAsia="仿宋_GB2312" w:cs="仿宋"/>
            <w:sz w:val="32"/>
            <w:szCs w:val="32"/>
            <w:lang w:val="en-US" w:eastAsia="zh-CN"/>
          </w:rPr>
          <w:t>新入职、</w:t>
        </w:r>
      </w:ins>
      <w:ins w:id="269" w:author="咨询组" w:date="2025-12-11T13:35:20Z">
        <w:r>
          <w:rPr>
            <w:rFonts w:hint="eastAsia" w:ascii="仿宋_GB2312" w:hAnsi="仿宋" w:eastAsia="仿宋_GB2312" w:cs="仿宋"/>
            <w:sz w:val="32"/>
            <w:szCs w:val="32"/>
            <w:lang w:val="en-US" w:eastAsia="zh-CN"/>
          </w:rPr>
          <w:t>离职</w:t>
        </w:r>
      </w:ins>
      <w:ins w:id="270" w:author="咨询组" w:date="2025-12-11T13:35:21Z">
        <w:r>
          <w:rPr>
            <w:rFonts w:hint="eastAsia" w:ascii="仿宋_GB2312" w:hAnsi="仿宋" w:eastAsia="仿宋_GB2312" w:cs="仿宋"/>
            <w:sz w:val="32"/>
            <w:szCs w:val="32"/>
            <w:lang w:val="en-US" w:eastAsia="zh-CN"/>
          </w:rPr>
          <w:t>、</w:t>
        </w:r>
      </w:ins>
      <w:ins w:id="271" w:author="咨询组" w:date="2025-12-11T13:35:22Z">
        <w:r>
          <w:rPr>
            <w:rFonts w:hint="eastAsia" w:ascii="仿宋_GB2312" w:hAnsi="仿宋" w:eastAsia="仿宋_GB2312" w:cs="仿宋"/>
            <w:sz w:val="32"/>
            <w:szCs w:val="32"/>
            <w:lang w:val="en-US" w:eastAsia="zh-CN"/>
          </w:rPr>
          <w:t>退出</w:t>
        </w:r>
      </w:ins>
      <w:ins w:id="272" w:author="咨询组" w:date="2025-12-11T13:35:23Z">
        <w:r>
          <w:rPr>
            <w:rFonts w:hint="eastAsia" w:ascii="仿宋_GB2312" w:hAnsi="仿宋" w:eastAsia="仿宋_GB2312" w:cs="仿宋"/>
            <w:sz w:val="32"/>
            <w:szCs w:val="32"/>
            <w:lang w:val="en-US" w:eastAsia="zh-CN"/>
          </w:rPr>
          <w:t>、</w:t>
        </w:r>
      </w:ins>
      <w:ins w:id="273" w:author="咨询组" w:date="2025-12-11T13:35:24Z">
        <w:r>
          <w:rPr>
            <w:rFonts w:hint="eastAsia" w:ascii="仿宋_GB2312" w:hAnsi="仿宋" w:eastAsia="仿宋_GB2312" w:cs="仿宋"/>
            <w:sz w:val="32"/>
            <w:szCs w:val="32"/>
            <w:lang w:val="en-US" w:eastAsia="zh-CN"/>
          </w:rPr>
          <w:t>职务</w:t>
        </w:r>
      </w:ins>
      <w:ins w:id="274" w:author="咨询组" w:date="2025-12-10T14:25:41Z">
        <w:r>
          <w:rPr>
            <w:rFonts w:hint="eastAsia" w:ascii="仿宋_GB2312" w:hAnsi="仿宋" w:eastAsia="仿宋_GB2312" w:cs="仿宋"/>
            <w:sz w:val="32"/>
            <w:szCs w:val="32"/>
            <w:lang w:val="en-US" w:eastAsia="zh-CN"/>
          </w:rPr>
          <w:t>异动</w:t>
        </w:r>
      </w:ins>
      <w:ins w:id="275" w:author="咨询组" w:date="2025-12-11T13:35:39Z">
        <w:r>
          <w:rPr>
            <w:rFonts w:hint="eastAsia" w:ascii="仿宋_GB2312" w:hAnsi="仿宋" w:eastAsia="仿宋_GB2312" w:cs="仿宋"/>
            <w:sz w:val="32"/>
            <w:szCs w:val="32"/>
            <w:lang w:val="en-US" w:eastAsia="zh-CN"/>
          </w:rPr>
          <w:t>等</w:t>
        </w:r>
      </w:ins>
      <w:ins w:id="276" w:author="咨询组" w:date="2025-12-10T14:25:42Z">
        <w:r>
          <w:rPr>
            <w:rFonts w:hint="eastAsia" w:ascii="仿宋_GB2312" w:hAnsi="仿宋" w:eastAsia="仿宋_GB2312" w:cs="仿宋"/>
            <w:sz w:val="32"/>
            <w:szCs w:val="32"/>
            <w:lang w:val="en-US" w:eastAsia="zh-CN"/>
          </w:rPr>
          <w:t>人员绩效考核要求如下：</w:t>
        </w:r>
      </w:ins>
    </w:p>
    <w:p w14:paraId="489DB4AB">
      <w:pPr>
        <w:pStyle w:val="23"/>
        <w:widowControl w:val="0"/>
        <w:numPr>
          <w:ilvl w:val="0"/>
          <w:numId w:val="0"/>
        </w:numPr>
        <w:spacing w:after="0" w:line="560" w:lineRule="exact"/>
        <w:ind w:leftChars="200"/>
        <w:jc w:val="both"/>
        <w:rPr>
          <w:ins w:id="277" w:author="咨询组" w:date="2025-12-10T14:26:32Z"/>
          <w:rFonts w:hint="eastAsia" w:ascii="仿宋_GB2312" w:hAnsi="仿宋" w:eastAsia="仿宋_GB2312" w:cs="仿宋"/>
          <w:sz w:val="32"/>
          <w:szCs w:val="32"/>
          <w:lang w:val="en-US" w:eastAsia="zh-CN"/>
        </w:rPr>
      </w:pPr>
      <w:ins w:id="278" w:author="咨询组" w:date="2025-12-10T14:25:48Z">
        <w:r>
          <w:rPr>
            <w:rFonts w:hint="eastAsia" w:ascii="仿宋_GB2312" w:hAnsi="仿宋" w:eastAsia="仿宋_GB2312" w:cs="仿宋"/>
            <w:sz w:val="32"/>
            <w:szCs w:val="32"/>
            <w:lang w:val="en-US" w:eastAsia="zh-CN"/>
          </w:rPr>
          <w:t>1.</w:t>
        </w:r>
      </w:ins>
      <w:ins w:id="279" w:author="咨询组" w:date="2025-12-10T14:26:18Z">
        <w:r>
          <w:rPr>
            <w:rFonts w:hint="eastAsia" w:ascii="仿宋_GB2312" w:hAnsi="仿宋" w:eastAsia="仿宋_GB2312" w:cs="仿宋"/>
            <w:sz w:val="32"/>
            <w:szCs w:val="32"/>
            <w:lang w:val="en-US" w:eastAsia="zh-CN"/>
          </w:rPr>
          <w:t>新入职（含跨利润中心调入）</w:t>
        </w:r>
      </w:ins>
      <w:ins w:id="280" w:author="咨询组" w:date="2025-12-10T14:26:22Z">
        <w:r>
          <w:rPr>
            <w:rFonts w:hint="eastAsia" w:ascii="仿宋_GB2312" w:hAnsi="仿宋" w:eastAsia="仿宋_GB2312" w:cs="仿宋"/>
            <w:sz w:val="32"/>
            <w:szCs w:val="32"/>
            <w:lang w:val="en-US" w:eastAsia="zh-CN"/>
          </w:rPr>
          <w:t>人员</w:t>
        </w:r>
      </w:ins>
      <w:ins w:id="281" w:author="咨询组" w:date="2025-12-10T14:23:38Z">
        <w:r>
          <w:rPr>
            <w:rFonts w:hint="eastAsia" w:ascii="仿宋_GB2312" w:hAnsi="仿宋" w:eastAsia="仿宋_GB2312" w:cs="仿宋"/>
            <w:sz w:val="32"/>
            <w:szCs w:val="32"/>
            <w:lang w:val="en-US" w:eastAsia="zh-CN"/>
          </w:rPr>
          <w:t>绩效</w:t>
        </w:r>
      </w:ins>
      <w:ins w:id="282" w:author="咨询组" w:date="2025-12-10T14:15:52Z">
        <w:r>
          <w:rPr>
            <w:rFonts w:hint="eastAsia" w:ascii="仿宋_GB2312" w:hAnsi="仿宋" w:eastAsia="仿宋_GB2312" w:cs="仿宋"/>
            <w:sz w:val="32"/>
            <w:szCs w:val="32"/>
            <w:lang w:val="en-US" w:eastAsia="zh-CN"/>
          </w:rPr>
          <w:t>考核</w:t>
        </w:r>
      </w:ins>
      <w:ins w:id="283" w:author="咨询组" w:date="2025-12-10T14:15:53Z">
        <w:r>
          <w:rPr>
            <w:rFonts w:hint="eastAsia" w:ascii="仿宋_GB2312" w:hAnsi="仿宋" w:eastAsia="仿宋_GB2312" w:cs="仿宋"/>
            <w:sz w:val="32"/>
            <w:szCs w:val="32"/>
            <w:lang w:val="en-US" w:eastAsia="zh-CN"/>
          </w:rPr>
          <w:t>要求</w:t>
        </w:r>
      </w:ins>
      <w:ins w:id="284" w:author="咨询组" w:date="2025-12-10T14:17:48Z">
        <w:r>
          <w:rPr>
            <w:rFonts w:hint="eastAsia" w:ascii="仿宋_GB2312" w:hAnsi="仿宋" w:eastAsia="仿宋_GB2312" w:cs="仿宋"/>
            <w:sz w:val="32"/>
            <w:szCs w:val="32"/>
            <w:lang w:val="en-US" w:eastAsia="zh-CN"/>
          </w:rPr>
          <w:t>如下</w:t>
        </w:r>
      </w:ins>
      <w:ins w:id="285" w:author="咨询组" w:date="2025-12-10T14:26:23Z">
        <w:r>
          <w:rPr>
            <w:rFonts w:hint="eastAsia" w:ascii="仿宋_GB2312" w:hAnsi="仿宋" w:eastAsia="仿宋_GB2312" w:cs="仿宋"/>
            <w:sz w:val="32"/>
            <w:szCs w:val="32"/>
            <w:lang w:val="en-US" w:eastAsia="zh-CN"/>
          </w:rPr>
          <w:t>：</w:t>
        </w:r>
      </w:ins>
    </w:p>
    <w:p w14:paraId="71CAC37E">
      <w:pPr>
        <w:pStyle w:val="23"/>
        <w:widowControl w:val="0"/>
        <w:numPr>
          <w:ilvl w:val="0"/>
          <w:numId w:val="0"/>
        </w:numPr>
        <w:spacing w:after="0" w:line="560" w:lineRule="exact"/>
        <w:ind w:leftChars="200"/>
        <w:jc w:val="both"/>
        <w:rPr>
          <w:ins w:id="286" w:author="咨询组" w:date="2025-12-10T14:26:52Z"/>
          <w:rFonts w:hint="eastAsia" w:ascii="仿宋_GB2312" w:hAnsi="仿宋" w:eastAsia="仿宋_GB2312" w:cs="仿宋"/>
          <w:sz w:val="32"/>
          <w:szCs w:val="32"/>
          <w:lang w:val="en-US" w:eastAsia="zh-CN"/>
        </w:rPr>
      </w:pPr>
      <w:ins w:id="287" w:author="咨询组" w:date="2025-12-10T14:26:35Z">
        <w:r>
          <w:rPr>
            <w:rFonts w:hint="eastAsia" w:ascii="仿宋_GB2312" w:hAnsi="仿宋" w:eastAsia="仿宋_GB2312" w:cs="仿宋"/>
            <w:sz w:val="32"/>
            <w:szCs w:val="32"/>
            <w:lang w:val="en-US" w:eastAsia="zh-CN"/>
          </w:rPr>
          <w:t>①</w:t>
        </w:r>
      </w:ins>
      <w:ins w:id="288" w:author="咨询组" w:date="2025-12-10T14:26:38Z">
        <w:r>
          <w:rPr>
            <w:rFonts w:hint="eastAsia" w:ascii="仿宋_GB2312" w:hAnsi="仿宋" w:eastAsia="仿宋_GB2312" w:cs="仿宋"/>
            <w:sz w:val="32"/>
            <w:szCs w:val="32"/>
            <w:lang w:val="en-US" w:eastAsia="zh-CN"/>
          </w:rPr>
          <w:t>实施</w:t>
        </w:r>
      </w:ins>
      <w:ins w:id="289" w:author="咨询组" w:date="2025-12-10T14:26:40Z">
        <w:r>
          <w:rPr>
            <w:rFonts w:hint="eastAsia" w:ascii="仿宋_GB2312" w:hAnsi="仿宋" w:eastAsia="仿宋_GB2312" w:cs="仿宋"/>
            <w:sz w:val="32"/>
            <w:szCs w:val="32"/>
            <w:lang w:val="en-US" w:eastAsia="zh-CN"/>
          </w:rPr>
          <w:t>月度</w:t>
        </w:r>
      </w:ins>
      <w:ins w:id="290" w:author="咨询组" w:date="2025-12-10T14:26:41Z">
        <w:r>
          <w:rPr>
            <w:rFonts w:hint="eastAsia" w:ascii="仿宋_GB2312" w:hAnsi="仿宋" w:eastAsia="仿宋_GB2312" w:cs="仿宋"/>
            <w:sz w:val="32"/>
            <w:szCs w:val="32"/>
            <w:lang w:val="en-US" w:eastAsia="zh-CN"/>
          </w:rPr>
          <w:t>考核的</w:t>
        </w:r>
      </w:ins>
      <w:ins w:id="291" w:author="咨询组" w:date="2025-12-10T14:26:43Z">
        <w:r>
          <w:rPr>
            <w:rFonts w:hint="eastAsia" w:ascii="仿宋_GB2312" w:hAnsi="仿宋" w:eastAsia="仿宋_GB2312" w:cs="仿宋"/>
            <w:sz w:val="32"/>
            <w:szCs w:val="32"/>
            <w:lang w:val="en-US" w:eastAsia="zh-CN"/>
          </w:rPr>
          <w:t>：</w:t>
        </w:r>
      </w:ins>
      <w:ins w:id="292" w:author="咨询组" w:date="2025-12-10T14:26:50Z">
        <w:r>
          <w:rPr>
            <w:rFonts w:hint="eastAsia" w:ascii="仿宋_GB2312" w:hAnsi="仿宋" w:eastAsia="仿宋_GB2312" w:cs="仿宋"/>
            <w:sz w:val="32"/>
            <w:szCs w:val="32"/>
            <w:lang w:val="en-US" w:eastAsia="zh-CN"/>
          </w:rPr>
          <w:t>每月15号（含）前入职且当月在职达到15个自然日及以上的，正常考核；其余不计算考核得分，当期月度奖金按标准发放。</w:t>
        </w:r>
      </w:ins>
    </w:p>
    <w:p w14:paraId="30017B07">
      <w:pPr>
        <w:pStyle w:val="23"/>
        <w:widowControl w:val="0"/>
        <w:numPr>
          <w:ilvl w:val="0"/>
          <w:numId w:val="0"/>
        </w:numPr>
        <w:spacing w:after="0" w:line="560" w:lineRule="exact"/>
        <w:ind w:leftChars="200"/>
        <w:jc w:val="both"/>
        <w:rPr>
          <w:ins w:id="293" w:author="咨询组" w:date="2025-12-10T14:27:26Z"/>
          <w:rFonts w:hint="eastAsia" w:ascii="仿宋_GB2312" w:hAnsi="仿宋" w:eastAsia="仿宋_GB2312" w:cs="仿宋"/>
          <w:sz w:val="32"/>
          <w:szCs w:val="32"/>
          <w:lang w:val="en-US" w:eastAsia="zh-CN"/>
        </w:rPr>
      </w:pPr>
      <w:ins w:id="294" w:author="咨询组" w:date="2025-12-10T14:26:55Z">
        <w:r>
          <w:rPr>
            <w:rFonts w:hint="eastAsia" w:ascii="仿宋_GB2312" w:hAnsi="仿宋" w:eastAsia="仿宋_GB2312" w:cs="仿宋"/>
            <w:sz w:val="32"/>
            <w:szCs w:val="32"/>
            <w:lang w:val="en-US" w:eastAsia="zh-CN"/>
          </w:rPr>
          <w:t>②</w:t>
        </w:r>
      </w:ins>
      <w:ins w:id="295" w:author="咨询组" w:date="2025-12-10T14:27:07Z">
        <w:r>
          <w:rPr>
            <w:rFonts w:hint="eastAsia" w:ascii="仿宋_GB2312" w:hAnsi="仿宋" w:eastAsia="仿宋_GB2312" w:cs="仿宋"/>
            <w:sz w:val="32"/>
            <w:szCs w:val="32"/>
            <w:lang w:val="en-US" w:eastAsia="zh-CN"/>
          </w:rPr>
          <w:t>实施</w:t>
        </w:r>
      </w:ins>
      <w:ins w:id="296" w:author="咨询组" w:date="2025-12-10T14:27:02Z">
        <w:r>
          <w:rPr>
            <w:rFonts w:hint="eastAsia" w:ascii="仿宋_GB2312" w:hAnsi="仿宋" w:eastAsia="仿宋_GB2312" w:cs="仿宋"/>
            <w:sz w:val="32"/>
            <w:szCs w:val="32"/>
            <w:lang w:val="en-US" w:eastAsia="zh-CN"/>
          </w:rPr>
          <w:t>季度考核</w:t>
        </w:r>
      </w:ins>
      <w:ins w:id="297" w:author="咨询组" w:date="2025-12-10T14:27:11Z">
        <w:r>
          <w:rPr>
            <w:rFonts w:hint="eastAsia" w:ascii="仿宋_GB2312" w:hAnsi="仿宋" w:eastAsia="仿宋_GB2312" w:cs="仿宋"/>
            <w:sz w:val="32"/>
            <w:szCs w:val="32"/>
            <w:lang w:val="en-US" w:eastAsia="zh-CN"/>
          </w:rPr>
          <w:t>的</w:t>
        </w:r>
      </w:ins>
      <w:ins w:id="298" w:author="咨询组" w:date="2025-12-10T14:27:20Z">
        <w:r>
          <w:rPr>
            <w:rFonts w:hint="eastAsia" w:ascii="仿宋_GB2312" w:hAnsi="仿宋" w:eastAsia="仿宋_GB2312" w:cs="仿宋"/>
            <w:sz w:val="32"/>
            <w:szCs w:val="32"/>
            <w:lang w:val="en-US" w:eastAsia="zh-CN"/>
          </w:rPr>
          <w:t>：每季度最后一个月15号（含）前入职且当季度在职达到15个自然日及以上的，正常考核；其余不计算考核得分，当期季度奖金按标准发放。</w:t>
        </w:r>
      </w:ins>
    </w:p>
    <w:p w14:paraId="2033686F">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299" w:author="咨询组" w:date="2025-12-10T14:27:28Z">
        <w:r>
          <w:rPr>
            <w:rFonts w:hint="eastAsia" w:ascii="仿宋_GB2312" w:hAnsi="仿宋" w:eastAsia="仿宋_GB2312" w:cs="仿宋"/>
            <w:sz w:val="32"/>
            <w:szCs w:val="32"/>
            <w:lang w:val="en-US" w:eastAsia="zh-CN"/>
          </w:rPr>
          <w:t>③</w:t>
        </w:r>
      </w:ins>
      <w:ins w:id="300" w:author="咨询组" w:date="2025-12-10T14:27:31Z">
        <w:r>
          <w:rPr>
            <w:rFonts w:hint="eastAsia" w:ascii="仿宋_GB2312" w:hAnsi="仿宋" w:eastAsia="仿宋_GB2312" w:cs="仿宋"/>
            <w:sz w:val="32"/>
            <w:szCs w:val="32"/>
            <w:lang w:val="en-US" w:eastAsia="zh-CN"/>
          </w:rPr>
          <w:t>年度</w:t>
        </w:r>
      </w:ins>
      <w:ins w:id="301" w:author="咨询组" w:date="2025-12-10T14:49:33Z">
        <w:r>
          <w:rPr>
            <w:rFonts w:hint="eastAsia" w:ascii="仿宋_GB2312" w:hAnsi="仿宋" w:eastAsia="仿宋_GB2312" w:cs="仿宋"/>
            <w:sz w:val="32"/>
            <w:szCs w:val="32"/>
            <w:lang w:val="en-US" w:eastAsia="zh-CN"/>
          </w:rPr>
          <w:t>绩效</w:t>
        </w:r>
      </w:ins>
      <w:ins w:id="302" w:author="咨询组" w:date="2025-12-10T14:49:34Z">
        <w:r>
          <w:rPr>
            <w:rFonts w:hint="eastAsia" w:ascii="仿宋_GB2312" w:hAnsi="仿宋" w:eastAsia="仿宋_GB2312" w:cs="仿宋"/>
            <w:sz w:val="32"/>
            <w:szCs w:val="32"/>
            <w:lang w:val="en-US" w:eastAsia="zh-CN"/>
          </w:rPr>
          <w:t>等级</w:t>
        </w:r>
      </w:ins>
      <w:ins w:id="303" w:author="咨询组" w:date="2025-12-10T14:49:36Z">
        <w:r>
          <w:rPr>
            <w:rFonts w:hint="eastAsia" w:ascii="仿宋_GB2312" w:hAnsi="仿宋" w:eastAsia="仿宋_GB2312" w:cs="仿宋"/>
            <w:sz w:val="32"/>
            <w:szCs w:val="32"/>
            <w:lang w:val="en-US" w:eastAsia="zh-CN"/>
          </w:rPr>
          <w:t>评定</w:t>
        </w:r>
      </w:ins>
      <w:ins w:id="304" w:author="咨询组" w:date="2025-12-10T14:27:33Z">
        <w:r>
          <w:rPr>
            <w:rFonts w:hint="eastAsia" w:ascii="仿宋_GB2312" w:hAnsi="仿宋" w:eastAsia="仿宋_GB2312" w:cs="仿宋"/>
            <w:sz w:val="32"/>
            <w:szCs w:val="32"/>
            <w:lang w:val="en-US" w:eastAsia="zh-CN"/>
          </w:rPr>
          <w:t>：</w:t>
        </w:r>
      </w:ins>
      <w:ins w:id="305" w:author="咨询组" w:date="2025-12-10T14:27:45Z">
        <w:r>
          <w:rPr>
            <w:rFonts w:hint="eastAsia" w:ascii="仿宋_GB2312" w:hAnsi="仿宋" w:eastAsia="仿宋_GB2312" w:cs="仿宋"/>
            <w:sz w:val="32"/>
            <w:szCs w:val="32"/>
            <w:lang w:val="en-US" w:eastAsia="zh-CN"/>
          </w:rPr>
          <w:t>新入职员工均需评定绩效等级。10月31日（含）之前新入职的，占评定基数；10月31日之后新入职的，不占评定基数。</w:t>
        </w:r>
      </w:ins>
    </w:p>
    <w:p w14:paraId="766333BC">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p>
    <w:p w14:paraId="37DE24A0">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64BE245B">
      <w:pPr>
        <w:pStyle w:val="23"/>
        <w:widowControl w:val="0"/>
        <w:numPr>
          <w:ilvl w:val="0"/>
          <w:numId w:val="0"/>
        </w:numPr>
        <w:spacing w:after="0" w:line="560" w:lineRule="exact"/>
        <w:ind w:leftChars="200"/>
        <w:jc w:val="both"/>
        <w:rPr>
          <w:rFonts w:hint="default" w:ascii="仿宋_GB2312" w:hAnsi="仿宋" w:eastAsia="仿宋_GB2312" w:cs="仿宋"/>
          <w:sz w:val="32"/>
          <w:szCs w:val="32"/>
          <w:lang w:val="en-US" w:eastAsia="zh-CN"/>
        </w:rPr>
      </w:pPr>
    </w:p>
    <w:p w14:paraId="239AB612">
      <w:pPr>
        <w:pStyle w:val="23"/>
        <w:widowControl w:val="0"/>
        <w:numPr>
          <w:ilvl w:val="0"/>
          <w:numId w:val="0"/>
        </w:numPr>
        <w:spacing w:after="0" w:line="560" w:lineRule="exact"/>
        <w:ind w:leftChars="200"/>
        <w:jc w:val="both"/>
        <w:rPr>
          <w:ins w:id="306" w:author="咨询组" w:date="2025-12-10T14:31:23Z"/>
          <w:rFonts w:hint="eastAsia" w:ascii="仿宋_GB2312" w:hAnsi="仿宋" w:eastAsia="仿宋_GB2312" w:cs="仿宋"/>
          <w:sz w:val="32"/>
          <w:szCs w:val="32"/>
          <w:lang w:val="en-US" w:eastAsia="zh-CN"/>
        </w:rPr>
      </w:pPr>
      <w:ins w:id="307" w:author="咨询组" w:date="2025-12-10T14:28:42Z">
        <w:r>
          <w:rPr>
            <w:rFonts w:hint="eastAsia" w:ascii="仿宋_GB2312" w:hAnsi="仿宋" w:eastAsia="仿宋_GB2312" w:cs="仿宋"/>
            <w:sz w:val="32"/>
            <w:szCs w:val="32"/>
            <w:lang w:val="en-US" w:eastAsia="zh-CN"/>
          </w:rPr>
          <w:t>2</w:t>
        </w:r>
      </w:ins>
      <w:ins w:id="308" w:author="咨询组" w:date="2025-12-10T14:28:43Z">
        <w:r>
          <w:rPr>
            <w:rFonts w:hint="eastAsia" w:ascii="仿宋_GB2312" w:hAnsi="仿宋" w:eastAsia="仿宋_GB2312" w:cs="仿宋"/>
            <w:sz w:val="32"/>
            <w:szCs w:val="32"/>
            <w:lang w:val="en-US" w:eastAsia="zh-CN"/>
          </w:rPr>
          <w:t>.离职、退出（退休、内退等法定政策/内部政策允许的）、调出华润啤酒</w:t>
        </w:r>
      </w:ins>
      <w:ins w:id="309" w:author="咨询组" w:date="2025-12-10T14:30:36Z">
        <w:r>
          <w:rPr>
            <w:rFonts w:hint="eastAsia" w:ascii="仿宋_GB2312" w:hAnsi="仿宋" w:eastAsia="仿宋_GB2312" w:cs="仿宋"/>
            <w:sz w:val="32"/>
            <w:szCs w:val="32"/>
            <w:lang w:val="en-US" w:eastAsia="zh-CN"/>
          </w:rPr>
          <w:t>人员</w:t>
        </w:r>
      </w:ins>
      <w:ins w:id="310" w:author="咨询组" w:date="2025-12-10T14:28:53Z">
        <w:r>
          <w:rPr>
            <w:rFonts w:hint="eastAsia" w:ascii="仿宋_GB2312" w:hAnsi="仿宋" w:eastAsia="仿宋_GB2312" w:cs="仿宋"/>
            <w:sz w:val="32"/>
            <w:szCs w:val="32"/>
            <w:lang w:val="en-US" w:eastAsia="zh-CN"/>
          </w:rPr>
          <w:t>，</w:t>
        </w:r>
      </w:ins>
      <w:ins w:id="311" w:author="咨询组" w:date="2025-12-10T14:30:12Z">
        <w:r>
          <w:rPr>
            <w:rFonts w:hint="eastAsia" w:ascii="仿宋_GB2312" w:hAnsi="仿宋" w:eastAsia="仿宋_GB2312" w:cs="仿宋"/>
            <w:sz w:val="32"/>
            <w:szCs w:val="32"/>
            <w:lang w:val="en-US" w:eastAsia="zh-CN"/>
          </w:rPr>
          <w:t>按规则需实施考核的，应在离职、退出或调出前完成任职期间的业绩评价，作为其任职期间考核结果。</w:t>
        </w:r>
      </w:ins>
      <w:ins w:id="312" w:author="咨询组" w:date="2025-12-10T14:31:06Z">
        <w:r>
          <w:rPr>
            <w:rFonts w:hint="eastAsia" w:ascii="仿宋_GB2312" w:hAnsi="仿宋" w:eastAsia="仿宋_GB2312" w:cs="仿宋"/>
            <w:sz w:val="32"/>
            <w:szCs w:val="32"/>
            <w:lang w:val="en-US" w:eastAsia="zh-CN"/>
          </w:rPr>
          <w:t>是否</w:t>
        </w:r>
      </w:ins>
      <w:ins w:id="313" w:author="咨询组" w:date="2025-12-10T14:31:11Z">
        <w:r>
          <w:rPr>
            <w:rFonts w:hint="eastAsia" w:ascii="仿宋_GB2312" w:hAnsi="仿宋" w:eastAsia="仿宋_GB2312" w:cs="仿宋"/>
            <w:sz w:val="32"/>
            <w:szCs w:val="32"/>
            <w:lang w:val="en-US" w:eastAsia="zh-CN"/>
          </w:rPr>
          <w:t>实施</w:t>
        </w:r>
      </w:ins>
      <w:ins w:id="314" w:author="咨询组" w:date="2025-12-10T14:31:19Z">
        <w:r>
          <w:rPr>
            <w:rFonts w:hint="eastAsia" w:ascii="仿宋_GB2312" w:hAnsi="仿宋" w:eastAsia="仿宋_GB2312" w:cs="仿宋"/>
            <w:sz w:val="32"/>
            <w:szCs w:val="32"/>
            <w:lang w:val="en-US" w:eastAsia="zh-CN"/>
          </w:rPr>
          <w:t>考核具体</w:t>
        </w:r>
      </w:ins>
      <w:ins w:id="315" w:author="咨询组" w:date="2025-12-10T14:31:21Z">
        <w:r>
          <w:rPr>
            <w:rFonts w:hint="eastAsia" w:ascii="仿宋_GB2312" w:hAnsi="仿宋" w:eastAsia="仿宋_GB2312" w:cs="仿宋"/>
            <w:sz w:val="32"/>
            <w:szCs w:val="32"/>
            <w:lang w:val="en-US" w:eastAsia="zh-CN"/>
          </w:rPr>
          <w:t>要求</w:t>
        </w:r>
      </w:ins>
      <w:ins w:id="316" w:author="咨询组" w:date="2025-12-10T14:31:22Z">
        <w:r>
          <w:rPr>
            <w:rFonts w:hint="eastAsia" w:ascii="仿宋_GB2312" w:hAnsi="仿宋" w:eastAsia="仿宋_GB2312" w:cs="仿宋"/>
            <w:sz w:val="32"/>
            <w:szCs w:val="32"/>
            <w:lang w:val="en-US" w:eastAsia="zh-CN"/>
          </w:rPr>
          <w:t>如下</w:t>
        </w:r>
      </w:ins>
      <w:ins w:id="317" w:author="咨询组" w:date="2025-12-10T14:31:23Z">
        <w:r>
          <w:rPr>
            <w:rFonts w:hint="eastAsia" w:ascii="仿宋_GB2312" w:hAnsi="仿宋" w:eastAsia="仿宋_GB2312" w:cs="仿宋"/>
            <w:sz w:val="32"/>
            <w:szCs w:val="32"/>
            <w:lang w:val="en-US" w:eastAsia="zh-CN"/>
          </w:rPr>
          <w:t>：</w:t>
        </w:r>
      </w:ins>
    </w:p>
    <w:p w14:paraId="3C25604A">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318" w:author="咨询组" w:date="2025-12-10T14:31:29Z">
        <w:r>
          <w:rPr>
            <w:rFonts w:hint="eastAsia" w:ascii="仿宋_GB2312" w:hAnsi="仿宋" w:eastAsia="仿宋_GB2312" w:cs="仿宋"/>
            <w:sz w:val="32"/>
            <w:szCs w:val="32"/>
            <w:lang w:val="en-US" w:eastAsia="zh-CN"/>
          </w:rPr>
          <w:t>①</w:t>
        </w:r>
      </w:ins>
      <w:ins w:id="319" w:author="咨询组" w:date="2025-12-10T14:31:42Z">
        <w:r>
          <w:rPr>
            <w:rFonts w:hint="eastAsia" w:ascii="仿宋_GB2312" w:hAnsi="仿宋" w:eastAsia="仿宋_GB2312" w:cs="仿宋"/>
            <w:sz w:val="32"/>
            <w:szCs w:val="32"/>
            <w:lang w:val="en-US" w:eastAsia="zh-CN"/>
          </w:rPr>
          <w:t>实施月度考核的：</w:t>
        </w:r>
      </w:ins>
      <w:ins w:id="320" w:author="咨询组" w:date="2025-12-10T14:31:57Z">
        <w:r>
          <w:rPr>
            <w:rFonts w:hint="eastAsia" w:ascii="仿宋_GB2312" w:hAnsi="仿宋" w:eastAsia="仿宋_GB2312" w:cs="仿宋"/>
            <w:sz w:val="32"/>
            <w:szCs w:val="32"/>
            <w:lang w:val="en-US" w:eastAsia="zh-CN"/>
          </w:rPr>
          <w:t>每月15号（不含）后离职、退出、调出华润啤酒且当月在职达到15个自然日及以上的，正常考核；其余不计算考核得分，当期月度奖金按标准发放。</w:t>
        </w:r>
      </w:ins>
    </w:p>
    <w:p w14:paraId="77296E24">
      <w:pPr>
        <w:pStyle w:val="23"/>
        <w:widowControl w:val="0"/>
        <w:numPr>
          <w:ilvl w:val="0"/>
          <w:numId w:val="0"/>
        </w:numPr>
        <w:spacing w:after="0" w:line="560" w:lineRule="exact"/>
        <w:ind w:leftChars="200"/>
        <w:jc w:val="both"/>
        <w:rPr>
          <w:ins w:id="321" w:author="咨询组" w:date="2025-12-10T14:32:24Z"/>
          <w:rFonts w:hint="eastAsia" w:ascii="仿宋_GB2312" w:hAnsi="仿宋" w:eastAsia="仿宋_GB2312" w:cs="仿宋"/>
          <w:sz w:val="32"/>
          <w:szCs w:val="32"/>
          <w:lang w:val="en-US" w:eastAsia="zh-CN"/>
        </w:rPr>
      </w:pPr>
      <w:ins w:id="322" w:author="咨询组" w:date="2025-12-10T14:32:11Z">
        <w:r>
          <w:rPr>
            <w:rFonts w:hint="eastAsia" w:ascii="仿宋_GB2312" w:hAnsi="仿宋" w:eastAsia="仿宋_GB2312" w:cs="仿宋"/>
            <w:sz w:val="32"/>
            <w:szCs w:val="32"/>
            <w:lang w:val="en-US" w:eastAsia="zh-CN"/>
          </w:rPr>
          <w:t>②实施季度考核的：</w:t>
        </w:r>
      </w:ins>
      <w:ins w:id="323" w:author="咨询组" w:date="2025-12-10T14:32:17Z">
        <w:r>
          <w:rPr>
            <w:rFonts w:hint="eastAsia" w:ascii="仿宋_GB2312" w:hAnsi="仿宋" w:eastAsia="仿宋_GB2312" w:cs="仿宋"/>
            <w:sz w:val="32"/>
            <w:szCs w:val="32"/>
            <w:lang w:val="en-US" w:eastAsia="zh-CN"/>
          </w:rPr>
          <w:t>每季度第一个月15号（不含）之后离职、退出、调出华润啤酒且当季度在职达到15个自然日及以上的，正常考核；其余不计算考核得分，当期季度奖金按标准发放。</w:t>
        </w:r>
      </w:ins>
    </w:p>
    <w:p w14:paraId="5C668231">
      <w:pPr>
        <w:pStyle w:val="23"/>
        <w:widowControl w:val="0"/>
        <w:numPr>
          <w:ilvl w:val="0"/>
          <w:numId w:val="0"/>
        </w:numPr>
        <w:spacing w:after="0" w:line="560" w:lineRule="exact"/>
        <w:ind w:leftChars="200" w:firstLine="0" w:firstLineChars="0"/>
        <w:jc w:val="both"/>
        <w:rPr>
          <w:rFonts w:hint="eastAsia" w:ascii="仿宋_GB2312" w:hAnsi="仿宋" w:eastAsia="仿宋_GB2312" w:cs="仿宋"/>
          <w:sz w:val="32"/>
          <w:szCs w:val="32"/>
          <w:lang w:val="en-US" w:eastAsia="zh-CN"/>
        </w:rPr>
        <w:pPrChange w:id="324" w:author="咨询组" w:date="2025-12-10T14:32:48Z">
          <w:pPr>
            <w:pStyle w:val="23"/>
            <w:widowControl w:val="0"/>
            <w:numPr>
              <w:ilvl w:val="0"/>
              <w:numId w:val="0"/>
            </w:numPr>
            <w:spacing w:after="0" w:line="560" w:lineRule="exact"/>
            <w:ind w:leftChars="0" w:firstLine="0" w:firstLineChars="0"/>
            <w:jc w:val="both"/>
          </w:pPr>
        </w:pPrChange>
      </w:pPr>
      <w:ins w:id="325" w:author="咨询组" w:date="2025-12-10T14:32:25Z">
        <w:r>
          <w:rPr>
            <w:rFonts w:hint="eastAsia" w:ascii="仿宋_GB2312" w:hAnsi="仿宋" w:eastAsia="仿宋_GB2312" w:cs="仿宋"/>
            <w:sz w:val="32"/>
            <w:szCs w:val="32"/>
            <w:lang w:val="en-US" w:eastAsia="zh-CN"/>
          </w:rPr>
          <w:t>③</w:t>
        </w:r>
      </w:ins>
      <w:ins w:id="326" w:author="咨询组" w:date="2025-12-10T14:42:53Z">
        <w:r>
          <w:rPr>
            <w:rFonts w:hint="eastAsia" w:ascii="仿宋_GB2312" w:hAnsi="仿宋" w:eastAsia="仿宋_GB2312" w:cs="仿宋"/>
            <w:sz w:val="32"/>
            <w:szCs w:val="32"/>
            <w:lang w:val="en-US" w:eastAsia="zh-CN"/>
          </w:rPr>
          <w:t>年度</w:t>
        </w:r>
      </w:ins>
      <w:ins w:id="327" w:author="咨询组" w:date="2025-12-10T14:42:45Z">
        <w:r>
          <w:rPr>
            <w:rFonts w:hint="eastAsia" w:ascii="仿宋_GB2312" w:hAnsi="仿宋" w:eastAsia="仿宋_GB2312" w:cs="仿宋"/>
            <w:sz w:val="32"/>
            <w:szCs w:val="32"/>
            <w:lang w:val="en-US" w:eastAsia="zh-CN"/>
          </w:rPr>
          <w:t>绩效</w:t>
        </w:r>
      </w:ins>
      <w:ins w:id="328" w:author="咨询组" w:date="2025-12-10T14:42:47Z">
        <w:r>
          <w:rPr>
            <w:rFonts w:hint="eastAsia" w:ascii="仿宋_GB2312" w:hAnsi="仿宋" w:eastAsia="仿宋_GB2312" w:cs="仿宋"/>
            <w:sz w:val="32"/>
            <w:szCs w:val="32"/>
            <w:lang w:val="en-US" w:eastAsia="zh-CN"/>
          </w:rPr>
          <w:t>等级</w:t>
        </w:r>
      </w:ins>
      <w:ins w:id="329" w:author="咨询组" w:date="2025-12-10T14:42:49Z">
        <w:r>
          <w:rPr>
            <w:rFonts w:hint="eastAsia" w:ascii="仿宋_GB2312" w:hAnsi="仿宋" w:eastAsia="仿宋_GB2312" w:cs="仿宋"/>
            <w:sz w:val="32"/>
            <w:szCs w:val="32"/>
            <w:lang w:val="en-US" w:eastAsia="zh-CN"/>
          </w:rPr>
          <w:t>评定</w:t>
        </w:r>
      </w:ins>
      <w:ins w:id="330" w:author="咨询组" w:date="2025-12-10T14:32:25Z">
        <w:r>
          <w:rPr>
            <w:rFonts w:hint="eastAsia" w:ascii="仿宋_GB2312" w:hAnsi="仿宋" w:eastAsia="仿宋_GB2312" w:cs="仿宋"/>
            <w:sz w:val="32"/>
            <w:szCs w:val="32"/>
            <w:lang w:val="en-US" w:eastAsia="zh-CN"/>
          </w:rPr>
          <w:t>：</w:t>
        </w:r>
      </w:ins>
      <w:ins w:id="331" w:author="咨询组" w:date="2025-12-10T14:32:31Z">
        <w:r>
          <w:rPr>
            <w:rFonts w:hint="eastAsia" w:ascii="仿宋_GB2312" w:hAnsi="仿宋" w:eastAsia="仿宋_GB2312" w:cs="仿宋"/>
            <w:sz w:val="32"/>
            <w:szCs w:val="32"/>
            <w:lang w:val="en-US" w:eastAsia="zh-CN"/>
          </w:rPr>
          <w:t>年度内退出、调出华润啤酒的干部及专业总监，评定绩效等级，不占评定基数。其余人员当年12月31日在岗的，评定绩效等级，占评定基数；12月31日不在岗的，不评定绩效等级。</w:t>
        </w:r>
      </w:ins>
    </w:p>
    <w:p w14:paraId="2FAD8E58">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p>
    <w:p w14:paraId="2A252EC0">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68382B01">
      <w:pPr>
        <w:pStyle w:val="23"/>
        <w:widowControl w:val="0"/>
        <w:numPr>
          <w:ilvl w:val="0"/>
          <w:numId w:val="0"/>
        </w:numPr>
        <w:spacing w:after="0" w:line="560" w:lineRule="exact"/>
        <w:ind w:leftChars="200"/>
        <w:jc w:val="both"/>
        <w:rPr>
          <w:rFonts w:hint="default" w:ascii="仿宋_GB2312" w:hAnsi="仿宋" w:eastAsia="仿宋_GB2312" w:cs="仿宋"/>
          <w:sz w:val="32"/>
          <w:szCs w:val="32"/>
          <w:lang w:val="en-US" w:eastAsia="zh-CN"/>
        </w:rPr>
      </w:pPr>
    </w:p>
    <w:p w14:paraId="324AFC19">
      <w:pPr>
        <w:pStyle w:val="23"/>
        <w:widowControl w:val="0"/>
        <w:numPr>
          <w:ilvl w:val="0"/>
          <w:numId w:val="0"/>
        </w:numPr>
        <w:spacing w:after="0" w:line="560" w:lineRule="exact"/>
        <w:ind w:leftChars="200" w:firstLine="0" w:firstLineChars="0"/>
        <w:jc w:val="both"/>
        <w:rPr>
          <w:ins w:id="333" w:author="咨询组" w:date="2025-12-10T14:33:34Z"/>
          <w:rFonts w:hint="eastAsia" w:ascii="仿宋_GB2312" w:hAnsi="仿宋" w:eastAsia="仿宋_GB2312" w:cs="仿宋"/>
          <w:sz w:val="32"/>
          <w:szCs w:val="32"/>
          <w:lang w:val="en-US" w:eastAsia="zh-CN"/>
        </w:rPr>
        <w:pPrChange w:id="332" w:author="咨询组" w:date="2025-12-10T14:32:48Z">
          <w:pPr>
            <w:pStyle w:val="23"/>
            <w:widowControl w:val="0"/>
            <w:numPr>
              <w:ilvl w:val="0"/>
              <w:numId w:val="0"/>
            </w:numPr>
            <w:spacing w:after="0" w:line="560" w:lineRule="exact"/>
            <w:ind w:leftChars="0" w:firstLine="0" w:firstLineChars="0"/>
            <w:jc w:val="both"/>
          </w:pPr>
        </w:pPrChange>
      </w:pPr>
    </w:p>
    <w:p w14:paraId="79877909">
      <w:pPr>
        <w:pStyle w:val="23"/>
        <w:widowControl w:val="0"/>
        <w:numPr>
          <w:ilvl w:val="0"/>
          <w:numId w:val="0"/>
        </w:numPr>
        <w:spacing w:after="0" w:line="560" w:lineRule="exact"/>
        <w:ind w:leftChars="200" w:firstLine="0" w:firstLineChars="0"/>
        <w:jc w:val="both"/>
        <w:rPr>
          <w:ins w:id="335" w:author="咨询组" w:date="2025-12-10T14:34:16Z"/>
          <w:rFonts w:hint="eastAsia" w:ascii="仿宋_GB2312" w:hAnsi="仿宋" w:eastAsia="仿宋_GB2312" w:cs="仿宋"/>
          <w:sz w:val="32"/>
          <w:szCs w:val="32"/>
          <w:lang w:val="en-US" w:eastAsia="zh-CN"/>
        </w:rPr>
        <w:pPrChange w:id="334" w:author="咨询组" w:date="2025-12-10T14:32:48Z">
          <w:pPr>
            <w:pStyle w:val="23"/>
            <w:widowControl w:val="0"/>
            <w:numPr>
              <w:ilvl w:val="0"/>
              <w:numId w:val="0"/>
            </w:numPr>
            <w:spacing w:after="0" w:line="560" w:lineRule="exact"/>
            <w:ind w:leftChars="0" w:firstLine="0" w:firstLineChars="0"/>
            <w:jc w:val="both"/>
          </w:pPr>
        </w:pPrChange>
      </w:pPr>
      <w:ins w:id="336" w:author="咨询组" w:date="2025-12-10T14:33:36Z">
        <w:r>
          <w:rPr>
            <w:rFonts w:hint="eastAsia" w:ascii="仿宋_GB2312" w:hAnsi="仿宋" w:eastAsia="仿宋_GB2312" w:cs="仿宋"/>
            <w:sz w:val="32"/>
            <w:szCs w:val="32"/>
            <w:lang w:val="en-US" w:eastAsia="zh-CN"/>
          </w:rPr>
          <w:t>3.</w:t>
        </w:r>
      </w:ins>
      <w:ins w:id="337" w:author="咨询组" w:date="2025-12-10T14:34:06Z">
        <w:r>
          <w:rPr>
            <w:rFonts w:hint="eastAsia" w:ascii="仿宋_GB2312" w:hAnsi="仿宋" w:eastAsia="仿宋_GB2312" w:cs="仿宋"/>
            <w:sz w:val="32"/>
            <w:szCs w:val="32"/>
            <w:lang w:val="en-US" w:eastAsia="zh-CN"/>
          </w:rPr>
          <w:t>职务</w:t>
        </w:r>
      </w:ins>
      <w:ins w:id="338" w:author="咨询组" w:date="2025-12-10T14:34:07Z">
        <w:r>
          <w:rPr>
            <w:rFonts w:hint="eastAsia" w:ascii="仿宋_GB2312" w:hAnsi="仿宋" w:eastAsia="仿宋_GB2312" w:cs="仿宋"/>
            <w:sz w:val="32"/>
            <w:szCs w:val="32"/>
            <w:lang w:val="en-US" w:eastAsia="zh-CN"/>
          </w:rPr>
          <w:t>异动</w:t>
        </w:r>
      </w:ins>
      <w:ins w:id="339" w:author="咨询组" w:date="2025-12-10T14:34:09Z">
        <w:r>
          <w:rPr>
            <w:rFonts w:hint="eastAsia" w:ascii="仿宋_GB2312" w:hAnsi="仿宋" w:eastAsia="仿宋_GB2312" w:cs="仿宋"/>
            <w:sz w:val="32"/>
            <w:szCs w:val="32"/>
            <w:lang w:val="en-US" w:eastAsia="zh-CN"/>
          </w:rPr>
          <w:t>人员</w:t>
        </w:r>
      </w:ins>
      <w:ins w:id="340" w:author="咨询组" w:date="2025-12-10T14:52:03Z">
        <w:r>
          <w:rPr>
            <w:rFonts w:hint="eastAsia" w:ascii="仿宋_GB2312" w:hAnsi="仿宋" w:eastAsia="仿宋_GB2312" w:cs="仿宋"/>
            <w:sz w:val="32"/>
            <w:szCs w:val="32"/>
            <w:lang w:val="en-US" w:eastAsia="zh-CN"/>
          </w:rPr>
          <w:t>绩效</w:t>
        </w:r>
      </w:ins>
      <w:ins w:id="341" w:author="咨询组" w:date="2025-12-10T14:52:04Z">
        <w:r>
          <w:rPr>
            <w:rFonts w:hint="eastAsia" w:ascii="仿宋_GB2312" w:hAnsi="仿宋" w:eastAsia="仿宋_GB2312" w:cs="仿宋"/>
            <w:sz w:val="32"/>
            <w:szCs w:val="32"/>
            <w:lang w:val="en-US" w:eastAsia="zh-CN"/>
          </w:rPr>
          <w:t>考核</w:t>
        </w:r>
      </w:ins>
      <w:ins w:id="342" w:author="咨询组" w:date="2025-12-10T14:52:06Z">
        <w:r>
          <w:rPr>
            <w:rFonts w:hint="eastAsia" w:ascii="仿宋_GB2312" w:hAnsi="仿宋" w:eastAsia="仿宋_GB2312" w:cs="仿宋"/>
            <w:sz w:val="32"/>
            <w:szCs w:val="32"/>
            <w:lang w:val="en-US" w:eastAsia="zh-CN"/>
          </w:rPr>
          <w:t>要求</w:t>
        </w:r>
      </w:ins>
      <w:ins w:id="343" w:author="咨询组" w:date="2025-12-10T14:52:07Z">
        <w:r>
          <w:rPr>
            <w:rFonts w:hint="eastAsia" w:ascii="仿宋_GB2312" w:hAnsi="仿宋" w:eastAsia="仿宋_GB2312" w:cs="仿宋"/>
            <w:sz w:val="32"/>
            <w:szCs w:val="32"/>
            <w:lang w:val="en-US" w:eastAsia="zh-CN"/>
          </w:rPr>
          <w:t>如下</w:t>
        </w:r>
      </w:ins>
      <w:ins w:id="344" w:author="咨询组" w:date="2025-12-10T14:34:15Z">
        <w:r>
          <w:rPr>
            <w:rFonts w:hint="eastAsia" w:ascii="仿宋_GB2312" w:hAnsi="仿宋" w:eastAsia="仿宋_GB2312" w:cs="仿宋"/>
            <w:sz w:val="32"/>
            <w:szCs w:val="32"/>
            <w:lang w:val="en-US" w:eastAsia="zh-CN"/>
          </w:rPr>
          <w:t>：</w:t>
        </w:r>
      </w:ins>
    </w:p>
    <w:p w14:paraId="4C913918">
      <w:pPr>
        <w:pStyle w:val="23"/>
        <w:widowControl w:val="0"/>
        <w:numPr>
          <w:ilvl w:val="0"/>
          <w:numId w:val="0"/>
        </w:numPr>
        <w:spacing w:after="0" w:line="560" w:lineRule="exact"/>
        <w:ind w:leftChars="200" w:firstLine="0" w:firstLineChars="0"/>
        <w:jc w:val="both"/>
        <w:rPr>
          <w:ins w:id="346" w:author="咨询组" w:date="2025-12-10T14:35:03Z"/>
          <w:rFonts w:hint="eastAsia" w:ascii="仿宋_GB2312" w:hAnsi="仿宋" w:eastAsia="仿宋_GB2312" w:cs="仿宋"/>
          <w:sz w:val="32"/>
          <w:szCs w:val="32"/>
          <w:lang w:val="en-US" w:eastAsia="zh-CN"/>
        </w:rPr>
        <w:pPrChange w:id="345" w:author="咨询组" w:date="2025-12-10T14:32:48Z">
          <w:pPr>
            <w:pStyle w:val="23"/>
            <w:widowControl w:val="0"/>
            <w:numPr>
              <w:ilvl w:val="0"/>
              <w:numId w:val="0"/>
            </w:numPr>
            <w:spacing w:after="0" w:line="560" w:lineRule="exact"/>
            <w:ind w:leftChars="0" w:firstLine="0" w:firstLineChars="0"/>
            <w:jc w:val="both"/>
          </w:pPr>
        </w:pPrChange>
      </w:pPr>
      <w:ins w:id="347" w:author="咨询组" w:date="2025-12-10T14:34:38Z">
        <w:r>
          <w:rPr>
            <w:rFonts w:hint="eastAsia" w:ascii="仿宋_GB2312" w:hAnsi="仿宋" w:eastAsia="仿宋_GB2312" w:cs="仿宋"/>
            <w:sz w:val="32"/>
            <w:szCs w:val="32"/>
            <w:lang w:val="en-US" w:eastAsia="zh-CN"/>
          </w:rPr>
          <w:t>①</w:t>
        </w:r>
      </w:ins>
      <w:ins w:id="348" w:author="咨询组" w:date="2025-12-10T14:34:41Z">
        <w:r>
          <w:rPr>
            <w:rFonts w:hint="eastAsia" w:ascii="仿宋_GB2312" w:hAnsi="仿宋" w:eastAsia="仿宋_GB2312" w:cs="仿宋"/>
            <w:sz w:val="32"/>
            <w:szCs w:val="32"/>
            <w:lang w:val="en-US" w:eastAsia="zh-CN"/>
          </w:rPr>
          <w:t>异动</w:t>
        </w:r>
      </w:ins>
      <w:ins w:id="349" w:author="咨询组" w:date="2025-12-10T14:35:19Z">
        <w:r>
          <w:rPr>
            <w:rFonts w:hint="eastAsia" w:ascii="仿宋_GB2312" w:hAnsi="仿宋" w:eastAsia="仿宋_GB2312" w:cs="仿宋"/>
            <w:sz w:val="32"/>
            <w:szCs w:val="32"/>
            <w:lang w:val="en-US" w:eastAsia="zh-CN"/>
          </w:rPr>
          <w:t>前后</w:t>
        </w:r>
      </w:ins>
      <w:ins w:id="350" w:author="咨询组" w:date="2025-12-10T14:35:20Z">
        <w:r>
          <w:rPr>
            <w:rFonts w:hint="eastAsia" w:ascii="仿宋_GB2312" w:hAnsi="仿宋" w:eastAsia="仿宋_GB2312" w:cs="仿宋"/>
            <w:sz w:val="32"/>
            <w:szCs w:val="32"/>
            <w:lang w:val="en-US" w:eastAsia="zh-CN"/>
          </w:rPr>
          <w:t>均为</w:t>
        </w:r>
      </w:ins>
      <w:ins w:id="351" w:author="咨询组" w:date="2025-12-10T14:35:22Z">
        <w:r>
          <w:rPr>
            <w:rFonts w:hint="eastAsia" w:ascii="仿宋_GB2312" w:hAnsi="仿宋" w:eastAsia="仿宋_GB2312" w:cs="仿宋"/>
            <w:sz w:val="32"/>
            <w:szCs w:val="32"/>
            <w:lang w:val="en-US" w:eastAsia="zh-CN"/>
          </w:rPr>
          <w:t>月度</w:t>
        </w:r>
      </w:ins>
      <w:ins w:id="352" w:author="咨询组" w:date="2025-12-10T14:35:23Z">
        <w:r>
          <w:rPr>
            <w:rFonts w:hint="eastAsia" w:ascii="仿宋_GB2312" w:hAnsi="仿宋" w:eastAsia="仿宋_GB2312" w:cs="仿宋"/>
            <w:sz w:val="32"/>
            <w:szCs w:val="32"/>
            <w:lang w:val="en-US" w:eastAsia="zh-CN"/>
          </w:rPr>
          <w:t>考核</w:t>
        </w:r>
      </w:ins>
      <w:ins w:id="353" w:author="咨询组" w:date="2025-12-10T14:34:53Z">
        <w:r>
          <w:rPr>
            <w:rFonts w:hint="eastAsia" w:ascii="仿宋_GB2312" w:hAnsi="仿宋" w:eastAsia="仿宋_GB2312" w:cs="仿宋"/>
            <w:sz w:val="32"/>
            <w:szCs w:val="32"/>
            <w:lang w:val="en-US" w:eastAsia="zh-CN"/>
          </w:rPr>
          <w:t>的</w:t>
        </w:r>
      </w:ins>
      <w:ins w:id="354" w:author="咨询组" w:date="2025-12-10T14:34:54Z">
        <w:r>
          <w:rPr>
            <w:rFonts w:hint="eastAsia" w:ascii="仿宋_GB2312" w:hAnsi="仿宋" w:eastAsia="仿宋_GB2312" w:cs="仿宋"/>
            <w:sz w:val="32"/>
            <w:szCs w:val="32"/>
            <w:lang w:val="en-US" w:eastAsia="zh-CN"/>
          </w:rPr>
          <w:t>：</w:t>
        </w:r>
      </w:ins>
      <w:ins w:id="355" w:author="咨询组" w:date="2025-12-10T14:34:55Z">
        <w:r>
          <w:rPr>
            <w:rFonts w:hint="eastAsia" w:ascii="仿宋_GB2312" w:hAnsi="仿宋" w:eastAsia="仿宋_GB2312" w:cs="仿宋"/>
            <w:sz w:val="32"/>
            <w:szCs w:val="32"/>
            <w:lang w:val="en-US" w:eastAsia="zh-CN"/>
          </w:rPr>
          <w:t>15号（含）之前异动，异动当月在新岗位考核；15号（不含）之后异动，异动当月在原岗位考核。</w:t>
        </w:r>
      </w:ins>
    </w:p>
    <w:p w14:paraId="3586340A">
      <w:pPr>
        <w:pStyle w:val="23"/>
        <w:widowControl w:val="0"/>
        <w:numPr>
          <w:ilvl w:val="0"/>
          <w:numId w:val="0"/>
        </w:numPr>
        <w:spacing w:after="0" w:line="560" w:lineRule="exact"/>
        <w:ind w:leftChars="200" w:firstLine="0" w:firstLineChars="0"/>
        <w:jc w:val="both"/>
        <w:rPr>
          <w:ins w:id="357" w:author="咨询组" w:date="2025-12-10T14:36:13Z"/>
          <w:rFonts w:hint="eastAsia" w:ascii="仿宋_GB2312" w:hAnsi="仿宋" w:eastAsia="仿宋_GB2312" w:cs="仿宋"/>
          <w:sz w:val="32"/>
          <w:szCs w:val="32"/>
          <w:lang w:val="en-US" w:eastAsia="zh-CN"/>
        </w:rPr>
        <w:pPrChange w:id="356" w:author="咨询组" w:date="2025-12-10T14:32:48Z">
          <w:pPr>
            <w:pStyle w:val="23"/>
            <w:widowControl w:val="0"/>
            <w:numPr>
              <w:ilvl w:val="0"/>
              <w:numId w:val="0"/>
            </w:numPr>
            <w:spacing w:after="0" w:line="560" w:lineRule="exact"/>
            <w:ind w:leftChars="0" w:firstLine="0" w:firstLineChars="0"/>
            <w:jc w:val="both"/>
          </w:pPr>
        </w:pPrChange>
      </w:pPr>
      <w:ins w:id="358" w:author="咨询组" w:date="2025-12-10T14:35:04Z">
        <w:r>
          <w:rPr>
            <w:rFonts w:hint="eastAsia" w:ascii="仿宋_GB2312" w:hAnsi="仿宋" w:eastAsia="仿宋_GB2312" w:cs="仿宋"/>
            <w:sz w:val="32"/>
            <w:szCs w:val="32"/>
            <w:lang w:val="en-US" w:eastAsia="zh-CN"/>
          </w:rPr>
          <w:t>②</w:t>
        </w:r>
      </w:ins>
      <w:ins w:id="359" w:author="咨询组" w:date="2025-12-10T14:35:46Z">
        <w:r>
          <w:rPr>
            <w:rFonts w:hint="eastAsia" w:ascii="仿宋_GB2312" w:hAnsi="仿宋" w:eastAsia="仿宋_GB2312" w:cs="仿宋"/>
            <w:sz w:val="32"/>
            <w:szCs w:val="32"/>
            <w:lang w:val="en-US" w:eastAsia="zh-CN"/>
          </w:rPr>
          <w:t>因</w:t>
        </w:r>
      </w:ins>
      <w:ins w:id="360" w:author="咨询组" w:date="2025-12-10T14:35:47Z">
        <w:r>
          <w:rPr>
            <w:rFonts w:hint="eastAsia" w:ascii="仿宋_GB2312" w:hAnsi="仿宋" w:eastAsia="仿宋_GB2312" w:cs="仿宋"/>
            <w:sz w:val="32"/>
            <w:szCs w:val="32"/>
            <w:lang w:val="en-US" w:eastAsia="zh-CN"/>
          </w:rPr>
          <w:t>异动</w:t>
        </w:r>
      </w:ins>
      <w:ins w:id="361" w:author="咨询组" w:date="2025-12-10T14:35:50Z">
        <w:r>
          <w:rPr>
            <w:rFonts w:hint="eastAsia" w:ascii="仿宋_GB2312" w:hAnsi="仿宋" w:eastAsia="仿宋_GB2312" w:cs="仿宋"/>
            <w:sz w:val="32"/>
            <w:szCs w:val="32"/>
            <w:lang w:val="en-US" w:eastAsia="zh-CN"/>
          </w:rPr>
          <w:t>由</w:t>
        </w:r>
      </w:ins>
      <w:ins w:id="362" w:author="咨询组" w:date="2025-12-10T14:35:52Z">
        <w:r>
          <w:rPr>
            <w:rFonts w:hint="eastAsia" w:ascii="仿宋_GB2312" w:hAnsi="仿宋" w:eastAsia="仿宋_GB2312" w:cs="仿宋"/>
            <w:sz w:val="32"/>
            <w:szCs w:val="32"/>
            <w:lang w:val="en-US" w:eastAsia="zh-CN"/>
          </w:rPr>
          <w:t>月度</w:t>
        </w:r>
      </w:ins>
      <w:ins w:id="363" w:author="咨询组" w:date="2025-12-10T14:35:53Z">
        <w:r>
          <w:rPr>
            <w:rFonts w:hint="eastAsia" w:ascii="仿宋_GB2312" w:hAnsi="仿宋" w:eastAsia="仿宋_GB2312" w:cs="仿宋"/>
            <w:sz w:val="32"/>
            <w:szCs w:val="32"/>
            <w:lang w:val="en-US" w:eastAsia="zh-CN"/>
          </w:rPr>
          <w:t>考核</w:t>
        </w:r>
      </w:ins>
      <w:ins w:id="364" w:author="咨询组" w:date="2025-12-10T14:35:54Z">
        <w:r>
          <w:rPr>
            <w:rFonts w:hint="eastAsia" w:ascii="仿宋_GB2312" w:hAnsi="仿宋" w:eastAsia="仿宋_GB2312" w:cs="仿宋"/>
            <w:sz w:val="32"/>
            <w:szCs w:val="32"/>
            <w:lang w:val="en-US" w:eastAsia="zh-CN"/>
          </w:rPr>
          <w:t>变为</w:t>
        </w:r>
      </w:ins>
      <w:ins w:id="365" w:author="咨询组" w:date="2025-12-10T14:36:00Z">
        <w:r>
          <w:rPr>
            <w:rFonts w:hint="eastAsia" w:ascii="仿宋_GB2312" w:hAnsi="仿宋" w:eastAsia="仿宋_GB2312" w:cs="仿宋"/>
            <w:sz w:val="32"/>
            <w:szCs w:val="32"/>
            <w:lang w:val="en-US" w:eastAsia="zh-CN"/>
          </w:rPr>
          <w:t>季度</w:t>
        </w:r>
      </w:ins>
      <w:ins w:id="366" w:author="咨询组" w:date="2025-12-10T14:36:01Z">
        <w:r>
          <w:rPr>
            <w:rFonts w:hint="eastAsia" w:ascii="仿宋_GB2312" w:hAnsi="仿宋" w:eastAsia="仿宋_GB2312" w:cs="仿宋"/>
            <w:sz w:val="32"/>
            <w:szCs w:val="32"/>
            <w:lang w:val="en-US" w:eastAsia="zh-CN"/>
          </w:rPr>
          <w:t>考核的</w:t>
        </w:r>
      </w:ins>
      <w:ins w:id="367" w:author="咨询组" w:date="2025-12-10T14:36:02Z">
        <w:r>
          <w:rPr>
            <w:rFonts w:hint="eastAsia" w:ascii="仿宋_GB2312" w:hAnsi="仿宋" w:eastAsia="仿宋_GB2312" w:cs="仿宋"/>
            <w:sz w:val="32"/>
            <w:szCs w:val="32"/>
            <w:lang w:val="en-US" w:eastAsia="zh-CN"/>
          </w:rPr>
          <w:t>：</w:t>
        </w:r>
      </w:ins>
      <w:ins w:id="368" w:author="咨询组" w:date="2025-12-10T14:36:09Z">
        <w:r>
          <w:rPr>
            <w:rFonts w:hint="eastAsia" w:ascii="仿宋_GB2312" w:hAnsi="仿宋" w:eastAsia="仿宋_GB2312" w:cs="仿宋"/>
            <w:sz w:val="32"/>
            <w:szCs w:val="32"/>
            <w:lang w:val="en-US" w:eastAsia="zh-CN"/>
          </w:rPr>
          <w:t>15号（含）之前异动，异动当月在新岗位考核；15号（不含）之后异动，异动当月在原岗位考核。</w:t>
        </w:r>
      </w:ins>
    </w:p>
    <w:p w14:paraId="52F0D2AD">
      <w:pPr>
        <w:pStyle w:val="23"/>
        <w:widowControl w:val="0"/>
        <w:numPr>
          <w:ilvl w:val="0"/>
          <w:numId w:val="0"/>
        </w:numPr>
        <w:spacing w:after="0" w:line="560" w:lineRule="exact"/>
        <w:ind w:leftChars="200" w:firstLine="0" w:firstLineChars="0"/>
        <w:jc w:val="both"/>
        <w:rPr>
          <w:ins w:id="370" w:author="咨询组" w:date="2025-12-10T14:37:07Z"/>
          <w:rFonts w:hint="eastAsia" w:ascii="仿宋_GB2312" w:hAnsi="仿宋" w:eastAsia="仿宋_GB2312" w:cs="仿宋"/>
          <w:sz w:val="32"/>
          <w:szCs w:val="32"/>
          <w:lang w:val="en-US" w:eastAsia="zh-CN"/>
        </w:rPr>
        <w:pPrChange w:id="369" w:author="咨询组" w:date="2025-12-10T14:32:48Z">
          <w:pPr>
            <w:pStyle w:val="23"/>
            <w:widowControl w:val="0"/>
            <w:numPr>
              <w:ilvl w:val="0"/>
              <w:numId w:val="0"/>
            </w:numPr>
            <w:spacing w:after="0" w:line="560" w:lineRule="exact"/>
            <w:ind w:leftChars="0" w:firstLine="0" w:firstLineChars="0"/>
            <w:jc w:val="both"/>
          </w:pPr>
        </w:pPrChange>
      </w:pPr>
      <w:ins w:id="371" w:author="咨询组" w:date="2025-12-10T14:36:18Z">
        <w:r>
          <w:rPr>
            <w:rFonts w:hint="eastAsia" w:ascii="仿宋_GB2312" w:hAnsi="仿宋" w:eastAsia="仿宋_GB2312" w:cs="仿宋"/>
            <w:sz w:val="32"/>
            <w:szCs w:val="32"/>
            <w:lang w:val="en-US" w:eastAsia="zh-CN"/>
          </w:rPr>
          <w:t>③</w:t>
        </w:r>
      </w:ins>
      <w:ins w:id="372" w:author="咨询组" w:date="2025-12-10T14:36:46Z">
        <w:r>
          <w:rPr>
            <w:rFonts w:hint="eastAsia" w:ascii="仿宋_GB2312" w:hAnsi="仿宋" w:eastAsia="仿宋_GB2312" w:cs="仿宋"/>
            <w:sz w:val="32"/>
            <w:szCs w:val="32"/>
            <w:lang w:val="en-US" w:eastAsia="zh-CN"/>
          </w:rPr>
          <w:t>因异动</w:t>
        </w:r>
      </w:ins>
      <w:ins w:id="373" w:author="咨询组" w:date="2025-12-10T14:36:48Z">
        <w:r>
          <w:rPr>
            <w:rFonts w:hint="eastAsia" w:ascii="仿宋_GB2312" w:hAnsi="仿宋" w:eastAsia="仿宋_GB2312" w:cs="仿宋"/>
            <w:sz w:val="32"/>
            <w:szCs w:val="32"/>
            <w:lang w:val="en-US" w:eastAsia="zh-CN"/>
          </w:rPr>
          <w:t>由</w:t>
        </w:r>
      </w:ins>
      <w:ins w:id="374" w:author="咨询组" w:date="2025-12-10T14:36:50Z">
        <w:r>
          <w:rPr>
            <w:rFonts w:hint="eastAsia" w:ascii="仿宋_GB2312" w:hAnsi="仿宋" w:eastAsia="仿宋_GB2312" w:cs="仿宋"/>
            <w:sz w:val="32"/>
            <w:szCs w:val="32"/>
            <w:lang w:val="en-US" w:eastAsia="zh-CN"/>
          </w:rPr>
          <w:t>季度</w:t>
        </w:r>
      </w:ins>
      <w:ins w:id="375" w:author="咨询组" w:date="2025-12-10T14:36:52Z">
        <w:r>
          <w:rPr>
            <w:rFonts w:hint="eastAsia" w:ascii="仿宋_GB2312" w:hAnsi="仿宋" w:eastAsia="仿宋_GB2312" w:cs="仿宋"/>
            <w:sz w:val="32"/>
            <w:szCs w:val="32"/>
            <w:lang w:val="en-US" w:eastAsia="zh-CN"/>
          </w:rPr>
          <w:t>变为</w:t>
        </w:r>
      </w:ins>
      <w:ins w:id="376" w:author="咨询组" w:date="2025-12-10T14:36:53Z">
        <w:r>
          <w:rPr>
            <w:rFonts w:hint="eastAsia" w:ascii="仿宋_GB2312" w:hAnsi="仿宋" w:eastAsia="仿宋_GB2312" w:cs="仿宋"/>
            <w:sz w:val="32"/>
            <w:szCs w:val="32"/>
            <w:lang w:val="en-US" w:eastAsia="zh-CN"/>
          </w:rPr>
          <w:t>月度</w:t>
        </w:r>
      </w:ins>
      <w:ins w:id="377" w:author="咨询组" w:date="2025-12-10T14:36:54Z">
        <w:r>
          <w:rPr>
            <w:rFonts w:hint="eastAsia" w:ascii="仿宋_GB2312" w:hAnsi="仿宋" w:eastAsia="仿宋_GB2312" w:cs="仿宋"/>
            <w:sz w:val="32"/>
            <w:szCs w:val="32"/>
            <w:lang w:val="en-US" w:eastAsia="zh-CN"/>
          </w:rPr>
          <w:t>考核的</w:t>
        </w:r>
      </w:ins>
      <w:ins w:id="378" w:author="咨询组" w:date="2025-12-10T14:37:04Z">
        <w:r>
          <w:rPr>
            <w:rFonts w:hint="eastAsia" w:ascii="仿宋_GB2312" w:hAnsi="仿宋" w:eastAsia="仿宋_GB2312" w:cs="仿宋"/>
            <w:sz w:val="32"/>
            <w:szCs w:val="32"/>
            <w:lang w:val="en-US" w:eastAsia="zh-CN"/>
          </w:rPr>
          <w:t>：</w:t>
        </w:r>
      </w:ins>
      <w:ins w:id="379" w:author="咨询组" w:date="2025-12-10T14:37:05Z">
        <w:r>
          <w:rPr>
            <w:rFonts w:hint="eastAsia" w:ascii="仿宋_GB2312" w:hAnsi="仿宋" w:eastAsia="仿宋_GB2312" w:cs="仿宋"/>
            <w:sz w:val="32"/>
            <w:szCs w:val="32"/>
            <w:lang w:val="en-US" w:eastAsia="zh-CN"/>
          </w:rPr>
          <w:t>15号（含）之前异动，异动当月在新岗位考核；15号（不含）之后异动，异动当月在原岗位考核。</w:t>
        </w:r>
      </w:ins>
    </w:p>
    <w:p w14:paraId="788EA436">
      <w:pPr>
        <w:pStyle w:val="23"/>
        <w:widowControl w:val="0"/>
        <w:numPr>
          <w:ilvl w:val="0"/>
          <w:numId w:val="0"/>
        </w:numPr>
        <w:spacing w:after="0" w:line="560" w:lineRule="exact"/>
        <w:ind w:leftChars="200" w:firstLine="0" w:firstLineChars="0"/>
        <w:jc w:val="both"/>
        <w:rPr>
          <w:ins w:id="381" w:author="咨询组" w:date="2025-12-10T14:38:14Z"/>
          <w:rFonts w:hint="eastAsia" w:ascii="仿宋_GB2312" w:hAnsi="仿宋" w:eastAsia="仿宋_GB2312" w:cs="仿宋"/>
          <w:sz w:val="32"/>
          <w:szCs w:val="32"/>
          <w:lang w:val="en-US" w:eastAsia="zh-CN"/>
        </w:rPr>
        <w:pPrChange w:id="380" w:author="咨询组" w:date="2025-12-10T14:32:48Z">
          <w:pPr>
            <w:pStyle w:val="23"/>
            <w:widowControl w:val="0"/>
            <w:numPr>
              <w:ilvl w:val="0"/>
              <w:numId w:val="0"/>
            </w:numPr>
            <w:spacing w:after="0" w:line="560" w:lineRule="exact"/>
            <w:ind w:leftChars="0" w:firstLine="0" w:firstLineChars="0"/>
            <w:jc w:val="both"/>
          </w:pPr>
        </w:pPrChange>
      </w:pPr>
      <w:ins w:id="382" w:author="咨询组" w:date="2025-12-10T14:37:07Z">
        <w:r>
          <w:rPr>
            <w:rFonts w:hint="eastAsia" w:ascii="仿宋_GB2312" w:hAnsi="仿宋" w:eastAsia="仿宋_GB2312" w:cs="仿宋"/>
            <w:sz w:val="32"/>
            <w:szCs w:val="32"/>
            <w:lang w:val="en-US" w:eastAsia="zh-CN"/>
          </w:rPr>
          <w:t>④</w:t>
        </w:r>
      </w:ins>
      <w:ins w:id="383" w:author="咨询组" w:date="2025-12-10T14:37:17Z">
        <w:r>
          <w:rPr>
            <w:rFonts w:hint="eastAsia" w:ascii="仿宋_GB2312" w:hAnsi="仿宋" w:eastAsia="仿宋_GB2312" w:cs="仿宋"/>
            <w:sz w:val="32"/>
            <w:szCs w:val="32"/>
            <w:lang w:val="en-US" w:eastAsia="zh-CN"/>
          </w:rPr>
          <w:t>异动</w:t>
        </w:r>
      </w:ins>
      <w:ins w:id="384" w:author="咨询组" w:date="2025-12-10T14:37:19Z">
        <w:r>
          <w:rPr>
            <w:rFonts w:hint="eastAsia" w:ascii="仿宋_GB2312" w:hAnsi="仿宋" w:eastAsia="仿宋_GB2312" w:cs="仿宋"/>
            <w:sz w:val="32"/>
            <w:szCs w:val="32"/>
            <w:lang w:val="en-US" w:eastAsia="zh-CN"/>
          </w:rPr>
          <w:t>前后</w:t>
        </w:r>
      </w:ins>
      <w:ins w:id="385" w:author="咨询组" w:date="2025-12-10T14:37:22Z">
        <w:r>
          <w:rPr>
            <w:rFonts w:hint="eastAsia" w:ascii="仿宋_GB2312" w:hAnsi="仿宋" w:eastAsia="仿宋_GB2312" w:cs="仿宋"/>
            <w:sz w:val="32"/>
            <w:szCs w:val="32"/>
            <w:lang w:val="en-US" w:eastAsia="zh-CN"/>
          </w:rPr>
          <w:t>均为</w:t>
        </w:r>
      </w:ins>
      <w:ins w:id="386" w:author="咨询组" w:date="2025-12-10T14:37:23Z">
        <w:r>
          <w:rPr>
            <w:rFonts w:hint="eastAsia" w:ascii="仿宋_GB2312" w:hAnsi="仿宋" w:eastAsia="仿宋_GB2312" w:cs="仿宋"/>
            <w:sz w:val="32"/>
            <w:szCs w:val="32"/>
            <w:lang w:val="en-US" w:eastAsia="zh-CN"/>
          </w:rPr>
          <w:t>季度</w:t>
        </w:r>
      </w:ins>
      <w:ins w:id="387" w:author="咨询组" w:date="2025-12-10T14:37:24Z">
        <w:r>
          <w:rPr>
            <w:rFonts w:hint="eastAsia" w:ascii="仿宋_GB2312" w:hAnsi="仿宋" w:eastAsia="仿宋_GB2312" w:cs="仿宋"/>
            <w:sz w:val="32"/>
            <w:szCs w:val="32"/>
            <w:lang w:val="en-US" w:eastAsia="zh-CN"/>
          </w:rPr>
          <w:t>考核的</w:t>
        </w:r>
      </w:ins>
      <w:ins w:id="388" w:author="咨询组" w:date="2025-12-10T14:37:25Z">
        <w:r>
          <w:rPr>
            <w:rFonts w:hint="eastAsia" w:ascii="仿宋_GB2312" w:hAnsi="仿宋" w:eastAsia="仿宋_GB2312" w:cs="仿宋"/>
            <w:sz w:val="32"/>
            <w:szCs w:val="32"/>
            <w:lang w:val="en-US" w:eastAsia="zh-CN"/>
          </w:rPr>
          <w:t>：</w:t>
        </w:r>
      </w:ins>
    </w:p>
    <w:p w14:paraId="5A860ADA">
      <w:pPr>
        <w:pStyle w:val="23"/>
        <w:widowControl w:val="0"/>
        <w:numPr>
          <w:ilvl w:val="0"/>
          <w:numId w:val="0"/>
        </w:numPr>
        <w:spacing w:after="0" w:line="560" w:lineRule="exact"/>
        <w:ind w:leftChars="200" w:firstLine="0" w:firstLineChars="0"/>
        <w:jc w:val="both"/>
        <w:rPr>
          <w:ins w:id="390" w:author="咨询组" w:date="2025-12-10T14:37:32Z"/>
          <w:rFonts w:hint="eastAsia" w:ascii="仿宋_GB2312" w:hAnsi="仿宋" w:eastAsia="仿宋_GB2312" w:cs="仿宋"/>
          <w:sz w:val="32"/>
          <w:szCs w:val="32"/>
          <w:lang w:val="en-US" w:eastAsia="zh-CN"/>
        </w:rPr>
        <w:pPrChange w:id="389" w:author="咨询组" w:date="2025-12-10T14:32:48Z">
          <w:pPr>
            <w:pStyle w:val="23"/>
            <w:widowControl w:val="0"/>
            <w:numPr>
              <w:ilvl w:val="0"/>
              <w:numId w:val="0"/>
            </w:numPr>
            <w:spacing w:after="0" w:line="560" w:lineRule="exact"/>
            <w:ind w:leftChars="0" w:firstLine="0" w:firstLineChars="0"/>
            <w:jc w:val="both"/>
          </w:pPr>
        </w:pPrChange>
      </w:pPr>
      <w:ins w:id="391" w:author="咨询组" w:date="2025-12-10T14:37:57Z">
        <w:r>
          <w:rPr>
            <w:rFonts w:hint="eastAsia" w:ascii="仿宋_GB2312" w:hAnsi="仿宋" w:eastAsia="仿宋_GB2312" w:cs="仿宋"/>
            <w:sz w:val="32"/>
            <w:szCs w:val="32"/>
            <w:lang w:val="en-US" w:eastAsia="zh-CN"/>
          </w:rPr>
          <w:t>a</w:t>
        </w:r>
      </w:ins>
      <w:ins w:id="392" w:author="咨询组" w:date="2025-12-10T14:37:32Z">
        <w:r>
          <w:rPr>
            <w:rFonts w:hint="eastAsia" w:ascii="仿宋_GB2312" w:hAnsi="仿宋" w:eastAsia="仿宋_GB2312" w:cs="仿宋"/>
            <w:sz w:val="32"/>
            <w:szCs w:val="32"/>
            <w:lang w:val="en-US" w:eastAsia="zh-CN"/>
          </w:rPr>
          <w:t>、季度内首月15号（含）之前异动，不计算异动前得分，直接使用异动后得分。</w:t>
        </w:r>
      </w:ins>
    </w:p>
    <w:p w14:paraId="65FFD636">
      <w:pPr>
        <w:pStyle w:val="23"/>
        <w:widowControl w:val="0"/>
        <w:numPr>
          <w:ilvl w:val="0"/>
          <w:numId w:val="0"/>
        </w:numPr>
        <w:spacing w:after="0" w:line="560" w:lineRule="exact"/>
        <w:ind w:leftChars="200" w:firstLine="0" w:firstLineChars="0"/>
        <w:jc w:val="both"/>
        <w:rPr>
          <w:ins w:id="394" w:author="咨询组" w:date="2025-12-10T14:37:32Z"/>
          <w:rFonts w:hint="eastAsia" w:ascii="仿宋_GB2312" w:hAnsi="仿宋" w:eastAsia="仿宋_GB2312" w:cs="仿宋"/>
          <w:sz w:val="32"/>
          <w:szCs w:val="32"/>
          <w:lang w:val="en-US" w:eastAsia="zh-CN"/>
        </w:rPr>
        <w:pPrChange w:id="393" w:author="咨询组" w:date="2025-12-10T14:32:48Z">
          <w:pPr>
            <w:pStyle w:val="23"/>
            <w:widowControl w:val="0"/>
            <w:numPr>
              <w:ilvl w:val="0"/>
              <w:numId w:val="0"/>
            </w:numPr>
            <w:spacing w:after="0" w:line="560" w:lineRule="exact"/>
            <w:ind w:leftChars="0" w:firstLine="0" w:firstLineChars="0"/>
            <w:jc w:val="both"/>
          </w:pPr>
        </w:pPrChange>
      </w:pPr>
      <w:ins w:id="395" w:author="咨询组" w:date="2025-12-10T14:38:00Z">
        <w:r>
          <w:rPr>
            <w:rFonts w:hint="eastAsia" w:ascii="仿宋_GB2312" w:hAnsi="仿宋" w:eastAsia="仿宋_GB2312" w:cs="仿宋"/>
            <w:sz w:val="32"/>
            <w:szCs w:val="32"/>
            <w:lang w:val="en-US" w:eastAsia="zh-CN"/>
          </w:rPr>
          <w:t>b</w:t>
        </w:r>
      </w:ins>
      <w:ins w:id="396" w:author="咨询组" w:date="2025-12-10T14:37:32Z">
        <w:r>
          <w:rPr>
            <w:rFonts w:hint="eastAsia" w:ascii="仿宋_GB2312" w:hAnsi="仿宋" w:eastAsia="仿宋_GB2312" w:cs="仿宋"/>
            <w:sz w:val="32"/>
            <w:szCs w:val="32"/>
            <w:lang w:val="en-US" w:eastAsia="zh-CN"/>
          </w:rPr>
          <w:t>、季度内末月15号（不含）之后异动，不计算异动后得分，直接使用异动前得分。</w:t>
        </w:r>
      </w:ins>
    </w:p>
    <w:p w14:paraId="0027618D">
      <w:pPr>
        <w:pStyle w:val="23"/>
        <w:widowControl w:val="0"/>
        <w:numPr>
          <w:ilvl w:val="0"/>
          <w:numId w:val="0"/>
        </w:numPr>
        <w:spacing w:after="0" w:line="560" w:lineRule="exact"/>
        <w:ind w:leftChars="200" w:firstLine="0" w:firstLineChars="0"/>
        <w:jc w:val="both"/>
        <w:rPr>
          <w:ins w:id="398" w:author="咨询组" w:date="2025-12-10T14:38:22Z"/>
          <w:rFonts w:hint="eastAsia" w:ascii="仿宋_GB2312" w:hAnsi="仿宋" w:eastAsia="仿宋_GB2312" w:cs="仿宋"/>
          <w:sz w:val="32"/>
          <w:szCs w:val="32"/>
          <w:lang w:val="en-US" w:eastAsia="zh-CN"/>
        </w:rPr>
        <w:pPrChange w:id="397" w:author="咨询组" w:date="2025-12-10T14:32:48Z">
          <w:pPr>
            <w:pStyle w:val="23"/>
            <w:widowControl w:val="0"/>
            <w:numPr>
              <w:ilvl w:val="0"/>
              <w:numId w:val="0"/>
            </w:numPr>
            <w:spacing w:after="0" w:line="560" w:lineRule="exact"/>
            <w:ind w:leftChars="0" w:firstLine="0" w:firstLineChars="0"/>
            <w:jc w:val="both"/>
          </w:pPr>
        </w:pPrChange>
      </w:pPr>
      <w:ins w:id="399" w:author="咨询组" w:date="2025-12-10T14:38:03Z">
        <w:r>
          <w:rPr>
            <w:rFonts w:hint="eastAsia" w:ascii="仿宋_GB2312" w:hAnsi="仿宋" w:eastAsia="仿宋_GB2312" w:cs="仿宋"/>
            <w:sz w:val="32"/>
            <w:szCs w:val="32"/>
            <w:lang w:val="en-US" w:eastAsia="zh-CN"/>
          </w:rPr>
          <w:t>c</w:t>
        </w:r>
      </w:ins>
      <w:ins w:id="400" w:author="咨询组" w:date="2025-12-10T14:37:32Z">
        <w:r>
          <w:rPr>
            <w:rFonts w:hint="eastAsia" w:ascii="仿宋_GB2312" w:hAnsi="仿宋" w:eastAsia="仿宋_GB2312" w:cs="仿宋"/>
            <w:sz w:val="32"/>
            <w:szCs w:val="32"/>
            <w:lang w:val="en-US" w:eastAsia="zh-CN"/>
          </w:rPr>
          <w:t>、其余异动前、异动后正常考核，根据异动前后得分按任职天数折算季度得分。</w:t>
        </w:r>
      </w:ins>
    </w:p>
    <w:p w14:paraId="6D86394D">
      <w:pPr>
        <w:pStyle w:val="23"/>
        <w:widowControl w:val="0"/>
        <w:numPr>
          <w:ilvl w:val="0"/>
          <w:numId w:val="0"/>
        </w:numPr>
        <w:spacing w:after="0" w:line="560" w:lineRule="exact"/>
        <w:ind w:leftChars="200" w:firstLine="0" w:firstLineChars="0"/>
        <w:jc w:val="both"/>
        <w:rPr>
          <w:ins w:id="402" w:author="咨询组" w:date="2025-12-10T14:39:32Z"/>
          <w:rFonts w:hint="eastAsia" w:ascii="仿宋_GB2312" w:hAnsi="仿宋" w:eastAsia="仿宋_GB2312" w:cs="仿宋"/>
          <w:sz w:val="32"/>
          <w:szCs w:val="32"/>
          <w:lang w:val="en-US" w:eastAsia="zh-CN"/>
        </w:rPr>
        <w:pPrChange w:id="401" w:author="咨询组" w:date="2025-12-10T14:32:48Z">
          <w:pPr>
            <w:pStyle w:val="23"/>
            <w:widowControl w:val="0"/>
            <w:numPr>
              <w:ilvl w:val="0"/>
              <w:numId w:val="0"/>
            </w:numPr>
            <w:spacing w:after="0" w:line="560" w:lineRule="exact"/>
            <w:ind w:leftChars="0" w:firstLine="0" w:firstLineChars="0"/>
            <w:jc w:val="both"/>
          </w:pPr>
        </w:pPrChange>
      </w:pPr>
      <w:ins w:id="403" w:author="咨询组" w:date="2025-12-10T14:38:54Z">
        <w:r>
          <w:rPr>
            <w:rFonts w:hint="eastAsia" w:ascii="仿宋_GB2312" w:hAnsi="仿宋" w:eastAsia="仿宋_GB2312" w:cs="仿宋"/>
            <w:sz w:val="32"/>
            <w:szCs w:val="32"/>
            <w:lang w:val="en-US" w:eastAsia="zh-CN"/>
          </w:rPr>
          <w:t>⑤</w:t>
        </w:r>
      </w:ins>
      <w:ins w:id="404" w:author="咨询组" w:date="2025-12-10T14:38:58Z">
        <w:r>
          <w:rPr>
            <w:rFonts w:hint="eastAsia" w:ascii="仿宋_GB2312" w:hAnsi="仿宋" w:eastAsia="仿宋_GB2312" w:cs="仿宋"/>
            <w:sz w:val="32"/>
            <w:szCs w:val="32"/>
            <w:lang w:val="en-US" w:eastAsia="zh-CN"/>
          </w:rPr>
          <w:t>因</w:t>
        </w:r>
      </w:ins>
      <w:ins w:id="405" w:author="咨询组" w:date="2025-12-10T14:39:00Z">
        <w:r>
          <w:rPr>
            <w:rFonts w:hint="eastAsia" w:ascii="仿宋_GB2312" w:hAnsi="仿宋" w:eastAsia="仿宋_GB2312" w:cs="仿宋"/>
            <w:sz w:val="32"/>
            <w:szCs w:val="32"/>
            <w:lang w:val="en-US" w:eastAsia="zh-CN"/>
          </w:rPr>
          <w:t>异动</w:t>
        </w:r>
      </w:ins>
      <w:ins w:id="406" w:author="咨询组" w:date="2025-12-10T14:39:02Z">
        <w:r>
          <w:rPr>
            <w:rFonts w:hint="eastAsia" w:ascii="仿宋_GB2312" w:hAnsi="仿宋" w:eastAsia="仿宋_GB2312" w:cs="仿宋"/>
            <w:sz w:val="32"/>
            <w:szCs w:val="32"/>
            <w:lang w:val="en-US" w:eastAsia="zh-CN"/>
          </w:rPr>
          <w:t>由</w:t>
        </w:r>
      </w:ins>
      <w:ins w:id="407" w:author="咨询组" w:date="2025-12-10T14:39:03Z">
        <w:r>
          <w:rPr>
            <w:rFonts w:hint="eastAsia" w:ascii="仿宋_GB2312" w:hAnsi="仿宋" w:eastAsia="仿宋_GB2312" w:cs="仿宋"/>
            <w:sz w:val="32"/>
            <w:szCs w:val="32"/>
            <w:lang w:val="en-US" w:eastAsia="zh-CN"/>
          </w:rPr>
          <w:t>季度</w:t>
        </w:r>
      </w:ins>
      <w:ins w:id="408" w:author="咨询组" w:date="2025-12-10T14:39:06Z">
        <w:r>
          <w:rPr>
            <w:rFonts w:hint="eastAsia" w:ascii="仿宋_GB2312" w:hAnsi="仿宋" w:eastAsia="仿宋_GB2312" w:cs="仿宋"/>
            <w:sz w:val="32"/>
            <w:szCs w:val="32"/>
            <w:lang w:val="en-US" w:eastAsia="zh-CN"/>
          </w:rPr>
          <w:t>考核</w:t>
        </w:r>
      </w:ins>
      <w:ins w:id="409" w:author="咨询组" w:date="2025-12-10T14:39:08Z">
        <w:r>
          <w:rPr>
            <w:rFonts w:hint="eastAsia" w:ascii="仿宋_GB2312" w:hAnsi="仿宋" w:eastAsia="仿宋_GB2312" w:cs="仿宋"/>
            <w:sz w:val="32"/>
            <w:szCs w:val="32"/>
            <w:lang w:val="en-US" w:eastAsia="zh-CN"/>
          </w:rPr>
          <w:t>变为</w:t>
        </w:r>
      </w:ins>
      <w:ins w:id="410" w:author="咨询组" w:date="2025-12-10T14:39:10Z">
        <w:r>
          <w:rPr>
            <w:rFonts w:hint="eastAsia" w:ascii="仿宋_GB2312" w:hAnsi="仿宋" w:eastAsia="仿宋_GB2312" w:cs="仿宋"/>
            <w:sz w:val="32"/>
            <w:szCs w:val="32"/>
            <w:lang w:val="en-US" w:eastAsia="zh-CN"/>
          </w:rPr>
          <w:t>年度</w:t>
        </w:r>
      </w:ins>
      <w:ins w:id="411" w:author="咨询组" w:date="2025-12-10T14:39:11Z">
        <w:r>
          <w:rPr>
            <w:rFonts w:hint="eastAsia" w:ascii="仿宋_GB2312" w:hAnsi="仿宋" w:eastAsia="仿宋_GB2312" w:cs="仿宋"/>
            <w:sz w:val="32"/>
            <w:szCs w:val="32"/>
            <w:lang w:val="en-US" w:eastAsia="zh-CN"/>
          </w:rPr>
          <w:t>考核的</w:t>
        </w:r>
      </w:ins>
      <w:ins w:id="412" w:author="咨询组" w:date="2025-12-10T14:39:12Z">
        <w:r>
          <w:rPr>
            <w:rFonts w:hint="eastAsia" w:ascii="仿宋_GB2312" w:hAnsi="仿宋" w:eastAsia="仿宋_GB2312" w:cs="仿宋"/>
            <w:sz w:val="32"/>
            <w:szCs w:val="32"/>
            <w:lang w:val="en-US" w:eastAsia="zh-CN"/>
          </w:rPr>
          <w:t>：</w:t>
        </w:r>
      </w:ins>
    </w:p>
    <w:p w14:paraId="48B57524">
      <w:pPr>
        <w:pStyle w:val="23"/>
        <w:widowControl w:val="0"/>
        <w:numPr>
          <w:ilvl w:val="0"/>
          <w:numId w:val="0"/>
        </w:numPr>
        <w:spacing w:after="0" w:line="560" w:lineRule="exact"/>
        <w:ind w:leftChars="200" w:firstLine="0" w:firstLineChars="0"/>
        <w:jc w:val="both"/>
        <w:rPr>
          <w:ins w:id="414" w:author="咨询组" w:date="2025-12-10T14:39:23Z"/>
          <w:rFonts w:hint="eastAsia" w:ascii="仿宋_GB2312" w:hAnsi="仿宋" w:eastAsia="仿宋_GB2312" w:cs="仿宋"/>
          <w:sz w:val="32"/>
          <w:szCs w:val="32"/>
          <w:lang w:val="en-US" w:eastAsia="zh-CN"/>
        </w:rPr>
        <w:pPrChange w:id="413" w:author="咨询组" w:date="2025-12-10T14:32:48Z">
          <w:pPr>
            <w:pStyle w:val="23"/>
            <w:widowControl w:val="0"/>
            <w:numPr>
              <w:ilvl w:val="0"/>
              <w:numId w:val="0"/>
            </w:numPr>
            <w:spacing w:after="0" w:line="560" w:lineRule="exact"/>
            <w:ind w:leftChars="0" w:firstLine="0" w:firstLineChars="0"/>
            <w:jc w:val="both"/>
          </w:pPr>
        </w:pPrChange>
      </w:pPr>
      <w:ins w:id="415" w:author="咨询组" w:date="2025-12-10T14:39:27Z">
        <w:r>
          <w:rPr>
            <w:rFonts w:hint="eastAsia" w:ascii="仿宋_GB2312" w:hAnsi="仿宋" w:eastAsia="仿宋_GB2312" w:cs="仿宋"/>
            <w:sz w:val="32"/>
            <w:szCs w:val="32"/>
            <w:lang w:val="en-US" w:eastAsia="zh-CN"/>
          </w:rPr>
          <w:t>a</w:t>
        </w:r>
      </w:ins>
      <w:ins w:id="416" w:author="咨询组" w:date="2025-12-10T14:39:23Z">
        <w:r>
          <w:rPr>
            <w:rFonts w:hint="eastAsia" w:ascii="仿宋_GB2312" w:hAnsi="仿宋" w:eastAsia="仿宋_GB2312" w:cs="仿宋"/>
            <w:sz w:val="32"/>
            <w:szCs w:val="32"/>
            <w:lang w:val="en-US" w:eastAsia="zh-CN"/>
          </w:rPr>
          <w:t>、季度内首月15号（含）之前异动，不计算异动前得分，自异动当月起取年度得分。</w:t>
        </w:r>
      </w:ins>
    </w:p>
    <w:p w14:paraId="33029D40">
      <w:pPr>
        <w:pStyle w:val="23"/>
        <w:widowControl w:val="0"/>
        <w:numPr>
          <w:ilvl w:val="0"/>
          <w:numId w:val="0"/>
        </w:numPr>
        <w:spacing w:after="0" w:line="560" w:lineRule="exact"/>
        <w:ind w:leftChars="200" w:firstLine="0" w:firstLineChars="0"/>
        <w:jc w:val="both"/>
        <w:rPr>
          <w:ins w:id="418" w:author="咨询组" w:date="2025-12-10T14:39:36Z"/>
          <w:rFonts w:hint="eastAsia" w:ascii="仿宋_GB2312" w:hAnsi="仿宋" w:eastAsia="仿宋_GB2312" w:cs="仿宋"/>
          <w:sz w:val="32"/>
          <w:szCs w:val="32"/>
          <w:lang w:val="en-US" w:eastAsia="zh-CN"/>
        </w:rPr>
        <w:pPrChange w:id="417" w:author="咨询组" w:date="2025-12-10T14:32:48Z">
          <w:pPr>
            <w:pStyle w:val="23"/>
            <w:widowControl w:val="0"/>
            <w:numPr>
              <w:ilvl w:val="0"/>
              <w:numId w:val="0"/>
            </w:numPr>
            <w:spacing w:after="0" w:line="560" w:lineRule="exact"/>
            <w:ind w:leftChars="0" w:firstLine="0" w:firstLineChars="0"/>
            <w:jc w:val="both"/>
          </w:pPr>
        </w:pPrChange>
      </w:pPr>
      <w:ins w:id="419" w:author="咨询组" w:date="2025-12-10T14:39:30Z">
        <w:r>
          <w:rPr>
            <w:rFonts w:hint="eastAsia" w:ascii="仿宋_GB2312" w:hAnsi="仿宋" w:eastAsia="仿宋_GB2312" w:cs="仿宋"/>
            <w:sz w:val="32"/>
            <w:szCs w:val="32"/>
            <w:lang w:val="en-US" w:eastAsia="zh-CN"/>
          </w:rPr>
          <w:t>b</w:t>
        </w:r>
      </w:ins>
      <w:ins w:id="420" w:author="咨询组" w:date="2025-12-10T14:39:23Z">
        <w:r>
          <w:rPr>
            <w:rFonts w:hint="eastAsia" w:ascii="仿宋_GB2312" w:hAnsi="仿宋" w:eastAsia="仿宋_GB2312" w:cs="仿宋"/>
            <w:sz w:val="32"/>
            <w:szCs w:val="32"/>
            <w:lang w:val="en-US" w:eastAsia="zh-CN"/>
          </w:rPr>
          <w:t>、季度内首月15号（不含）之后异动，计算异动前得分，自异动当日起取年度得分。若于12月15号（不含）之后异动，不计算异动后得分。</w:t>
        </w:r>
      </w:ins>
    </w:p>
    <w:p w14:paraId="5597B52B">
      <w:pPr>
        <w:pStyle w:val="23"/>
        <w:widowControl w:val="0"/>
        <w:numPr>
          <w:ilvl w:val="0"/>
          <w:numId w:val="0"/>
        </w:numPr>
        <w:spacing w:after="0" w:line="560" w:lineRule="exact"/>
        <w:ind w:leftChars="200" w:firstLine="0" w:firstLineChars="0"/>
        <w:jc w:val="both"/>
        <w:rPr>
          <w:ins w:id="422" w:author="咨询组" w:date="2025-12-10T14:40:27Z"/>
          <w:rFonts w:hint="eastAsia" w:ascii="仿宋_GB2312" w:hAnsi="仿宋" w:eastAsia="仿宋_GB2312" w:cs="仿宋"/>
          <w:sz w:val="32"/>
          <w:szCs w:val="32"/>
          <w:lang w:val="en-US" w:eastAsia="zh-CN"/>
        </w:rPr>
        <w:pPrChange w:id="421" w:author="咨询组" w:date="2025-12-10T14:32:48Z">
          <w:pPr>
            <w:pStyle w:val="23"/>
            <w:widowControl w:val="0"/>
            <w:numPr>
              <w:ilvl w:val="0"/>
              <w:numId w:val="0"/>
            </w:numPr>
            <w:spacing w:after="0" w:line="560" w:lineRule="exact"/>
            <w:ind w:leftChars="0" w:firstLine="0" w:firstLineChars="0"/>
            <w:jc w:val="both"/>
          </w:pPr>
        </w:pPrChange>
      </w:pPr>
      <w:ins w:id="423" w:author="咨询组" w:date="2025-12-10T14:39:42Z">
        <w:r>
          <w:rPr>
            <w:rFonts w:hint="eastAsia" w:ascii="仿宋_GB2312" w:hAnsi="仿宋" w:eastAsia="仿宋_GB2312" w:cs="仿宋"/>
            <w:sz w:val="32"/>
            <w:szCs w:val="32"/>
            <w:lang w:val="en-US" w:eastAsia="zh-CN"/>
          </w:rPr>
          <w:t>⑥</w:t>
        </w:r>
      </w:ins>
      <w:ins w:id="424" w:author="咨询组" w:date="2025-12-10T14:39:49Z">
        <w:r>
          <w:rPr>
            <w:rFonts w:hint="eastAsia" w:ascii="仿宋_GB2312" w:hAnsi="仿宋" w:eastAsia="仿宋_GB2312" w:cs="仿宋"/>
            <w:sz w:val="32"/>
            <w:szCs w:val="32"/>
            <w:lang w:val="en-US" w:eastAsia="zh-CN"/>
          </w:rPr>
          <w:t>因</w:t>
        </w:r>
      </w:ins>
      <w:ins w:id="425" w:author="咨询组" w:date="2025-12-10T14:39:50Z">
        <w:r>
          <w:rPr>
            <w:rFonts w:hint="eastAsia" w:ascii="仿宋_GB2312" w:hAnsi="仿宋" w:eastAsia="仿宋_GB2312" w:cs="仿宋"/>
            <w:sz w:val="32"/>
            <w:szCs w:val="32"/>
            <w:lang w:val="en-US" w:eastAsia="zh-CN"/>
          </w:rPr>
          <w:t>异动</w:t>
        </w:r>
      </w:ins>
      <w:ins w:id="426" w:author="咨询组" w:date="2025-12-10T14:39:52Z">
        <w:r>
          <w:rPr>
            <w:rFonts w:hint="eastAsia" w:ascii="仿宋_GB2312" w:hAnsi="仿宋" w:eastAsia="仿宋_GB2312" w:cs="仿宋"/>
            <w:sz w:val="32"/>
            <w:szCs w:val="32"/>
            <w:lang w:val="en-US" w:eastAsia="zh-CN"/>
          </w:rPr>
          <w:t>由</w:t>
        </w:r>
      </w:ins>
      <w:ins w:id="427" w:author="咨询组" w:date="2025-12-10T14:40:04Z">
        <w:r>
          <w:rPr>
            <w:rFonts w:hint="eastAsia" w:ascii="仿宋_GB2312" w:hAnsi="仿宋" w:eastAsia="仿宋_GB2312" w:cs="仿宋"/>
            <w:sz w:val="32"/>
            <w:szCs w:val="32"/>
            <w:lang w:val="en-US" w:eastAsia="zh-CN"/>
          </w:rPr>
          <w:t>年</w:t>
        </w:r>
      </w:ins>
      <w:ins w:id="428" w:author="咨询组" w:date="2025-12-10T14:39:53Z">
        <w:r>
          <w:rPr>
            <w:rFonts w:hint="eastAsia" w:ascii="仿宋_GB2312" w:hAnsi="仿宋" w:eastAsia="仿宋_GB2312" w:cs="仿宋"/>
            <w:sz w:val="32"/>
            <w:szCs w:val="32"/>
            <w:lang w:val="en-US" w:eastAsia="zh-CN"/>
          </w:rPr>
          <w:t>度</w:t>
        </w:r>
      </w:ins>
      <w:ins w:id="429" w:author="咨询组" w:date="2025-12-10T14:39:54Z">
        <w:r>
          <w:rPr>
            <w:rFonts w:hint="eastAsia" w:ascii="仿宋_GB2312" w:hAnsi="仿宋" w:eastAsia="仿宋_GB2312" w:cs="仿宋"/>
            <w:sz w:val="32"/>
            <w:szCs w:val="32"/>
            <w:lang w:val="en-US" w:eastAsia="zh-CN"/>
          </w:rPr>
          <w:t>考核</w:t>
        </w:r>
      </w:ins>
      <w:ins w:id="430" w:author="咨询组" w:date="2025-12-10T14:39:56Z">
        <w:r>
          <w:rPr>
            <w:rFonts w:hint="eastAsia" w:ascii="仿宋_GB2312" w:hAnsi="仿宋" w:eastAsia="仿宋_GB2312" w:cs="仿宋"/>
            <w:sz w:val="32"/>
            <w:szCs w:val="32"/>
            <w:lang w:val="en-US" w:eastAsia="zh-CN"/>
          </w:rPr>
          <w:t>变为</w:t>
        </w:r>
      </w:ins>
      <w:ins w:id="431" w:author="咨询组" w:date="2025-12-10T14:40:07Z">
        <w:r>
          <w:rPr>
            <w:rFonts w:hint="eastAsia" w:ascii="仿宋_GB2312" w:hAnsi="仿宋" w:eastAsia="仿宋_GB2312" w:cs="仿宋"/>
            <w:sz w:val="32"/>
            <w:szCs w:val="32"/>
            <w:lang w:val="en-US" w:eastAsia="zh-CN"/>
          </w:rPr>
          <w:t>季度</w:t>
        </w:r>
      </w:ins>
      <w:ins w:id="432" w:author="咨询组" w:date="2025-12-10T14:40:08Z">
        <w:r>
          <w:rPr>
            <w:rFonts w:hint="eastAsia" w:ascii="仿宋_GB2312" w:hAnsi="仿宋" w:eastAsia="仿宋_GB2312" w:cs="仿宋"/>
            <w:sz w:val="32"/>
            <w:szCs w:val="32"/>
            <w:lang w:val="en-US" w:eastAsia="zh-CN"/>
          </w:rPr>
          <w:t>考核的</w:t>
        </w:r>
      </w:ins>
      <w:ins w:id="433" w:author="咨询组" w:date="2025-12-10T14:40:19Z">
        <w:r>
          <w:rPr>
            <w:rFonts w:hint="eastAsia" w:ascii="仿宋_GB2312" w:hAnsi="仿宋" w:eastAsia="仿宋_GB2312" w:cs="仿宋"/>
            <w:sz w:val="32"/>
            <w:szCs w:val="32"/>
            <w:lang w:val="en-US" w:eastAsia="zh-CN"/>
          </w:rPr>
          <w:t>：</w:t>
        </w:r>
      </w:ins>
    </w:p>
    <w:p w14:paraId="040BA601">
      <w:pPr>
        <w:pStyle w:val="23"/>
        <w:widowControl w:val="0"/>
        <w:numPr>
          <w:ilvl w:val="0"/>
          <w:numId w:val="0"/>
        </w:numPr>
        <w:spacing w:after="0" w:line="560" w:lineRule="exact"/>
        <w:ind w:leftChars="200" w:firstLine="0" w:firstLineChars="0"/>
        <w:jc w:val="both"/>
        <w:rPr>
          <w:ins w:id="435" w:author="咨询组" w:date="2025-12-10T14:40:19Z"/>
          <w:rFonts w:hint="eastAsia" w:ascii="仿宋_GB2312" w:hAnsi="仿宋" w:eastAsia="仿宋_GB2312" w:cs="仿宋"/>
          <w:sz w:val="32"/>
          <w:szCs w:val="32"/>
          <w:lang w:val="en-US" w:eastAsia="zh-CN"/>
        </w:rPr>
        <w:pPrChange w:id="434" w:author="咨询组" w:date="2025-12-10T14:32:48Z">
          <w:pPr>
            <w:pStyle w:val="23"/>
            <w:widowControl w:val="0"/>
            <w:numPr>
              <w:ilvl w:val="0"/>
              <w:numId w:val="0"/>
            </w:numPr>
            <w:spacing w:after="0" w:line="560" w:lineRule="exact"/>
            <w:ind w:leftChars="0" w:firstLine="0" w:firstLineChars="0"/>
            <w:jc w:val="both"/>
          </w:pPr>
        </w:pPrChange>
      </w:pPr>
      <w:ins w:id="436" w:author="咨询组" w:date="2025-12-10T14:40:22Z">
        <w:r>
          <w:rPr>
            <w:rFonts w:hint="eastAsia" w:ascii="仿宋_GB2312" w:hAnsi="仿宋" w:eastAsia="仿宋_GB2312" w:cs="仿宋"/>
            <w:sz w:val="32"/>
            <w:szCs w:val="32"/>
            <w:lang w:val="en-US" w:eastAsia="zh-CN"/>
          </w:rPr>
          <w:t>a</w:t>
        </w:r>
      </w:ins>
      <w:ins w:id="437" w:author="咨询组" w:date="2025-12-10T14:40:19Z">
        <w:r>
          <w:rPr>
            <w:rFonts w:hint="eastAsia" w:ascii="仿宋_GB2312" w:hAnsi="仿宋" w:eastAsia="仿宋_GB2312" w:cs="仿宋"/>
            <w:sz w:val="32"/>
            <w:szCs w:val="32"/>
            <w:lang w:val="en-US" w:eastAsia="zh-CN"/>
          </w:rPr>
          <w:t>、季度内末月15号（不含）之后异动，当季不计算异动后得分，异动之日起至季度末的季度奖金按异动前考核得分核算。</w:t>
        </w:r>
      </w:ins>
    </w:p>
    <w:p w14:paraId="59F02B09">
      <w:pPr>
        <w:pStyle w:val="23"/>
        <w:widowControl w:val="0"/>
        <w:numPr>
          <w:ilvl w:val="0"/>
          <w:numId w:val="0"/>
        </w:numPr>
        <w:spacing w:after="0" w:line="560" w:lineRule="exact"/>
        <w:ind w:leftChars="200" w:firstLine="0" w:firstLineChars="0"/>
        <w:jc w:val="both"/>
        <w:rPr>
          <w:ins w:id="439" w:author="咨询组" w:date="2025-12-10T14:40:45Z"/>
          <w:rFonts w:hint="eastAsia" w:ascii="仿宋_GB2312" w:hAnsi="仿宋" w:eastAsia="仿宋_GB2312" w:cs="仿宋"/>
          <w:sz w:val="32"/>
          <w:szCs w:val="32"/>
          <w:lang w:val="en-US" w:eastAsia="zh-CN"/>
        </w:rPr>
        <w:pPrChange w:id="438" w:author="咨询组" w:date="2025-12-10T14:32:48Z">
          <w:pPr>
            <w:pStyle w:val="23"/>
            <w:widowControl w:val="0"/>
            <w:numPr>
              <w:ilvl w:val="0"/>
              <w:numId w:val="0"/>
            </w:numPr>
            <w:spacing w:after="0" w:line="560" w:lineRule="exact"/>
            <w:ind w:leftChars="0" w:firstLine="0" w:firstLineChars="0"/>
            <w:jc w:val="both"/>
          </w:pPr>
        </w:pPrChange>
      </w:pPr>
      <w:ins w:id="440" w:author="咨询组" w:date="2025-12-10T14:40:25Z">
        <w:r>
          <w:rPr>
            <w:rFonts w:hint="eastAsia" w:ascii="仿宋_GB2312" w:hAnsi="仿宋" w:eastAsia="仿宋_GB2312" w:cs="仿宋"/>
            <w:sz w:val="32"/>
            <w:szCs w:val="32"/>
            <w:lang w:val="en-US" w:eastAsia="zh-CN"/>
          </w:rPr>
          <w:t>b</w:t>
        </w:r>
      </w:ins>
      <w:ins w:id="441" w:author="咨询组" w:date="2025-12-10T14:40:19Z">
        <w:r>
          <w:rPr>
            <w:rFonts w:hint="eastAsia" w:ascii="仿宋_GB2312" w:hAnsi="仿宋" w:eastAsia="仿宋_GB2312" w:cs="仿宋"/>
            <w:sz w:val="32"/>
            <w:szCs w:val="32"/>
            <w:lang w:val="en-US" w:eastAsia="zh-CN"/>
          </w:rPr>
          <w:t>、季度内末月15号（含）之前异动，计算异动后得分，异动之日起至季度末的季度奖金按异动后考核得分核算。若于1月15号（含）之前异动的，不计算异动前得分。</w:t>
        </w:r>
      </w:ins>
    </w:p>
    <w:p w14:paraId="58B0C8FC">
      <w:pPr>
        <w:pStyle w:val="23"/>
        <w:widowControl w:val="0"/>
        <w:numPr>
          <w:ilvl w:val="0"/>
          <w:numId w:val="0"/>
        </w:numPr>
        <w:spacing w:after="0" w:line="560" w:lineRule="exact"/>
        <w:ind w:leftChars="200" w:firstLine="0" w:firstLineChars="0"/>
        <w:jc w:val="both"/>
        <w:rPr>
          <w:ins w:id="443" w:author="咨询组" w:date="2025-12-10T14:46:39Z"/>
          <w:rFonts w:hint="eastAsia" w:ascii="仿宋_GB2312" w:hAnsi="仿宋" w:eastAsia="仿宋_GB2312" w:cs="仿宋"/>
          <w:sz w:val="32"/>
          <w:szCs w:val="32"/>
          <w:lang w:val="en-US" w:eastAsia="zh-CN"/>
        </w:rPr>
        <w:pPrChange w:id="442" w:author="咨询组" w:date="2025-12-10T14:32:48Z">
          <w:pPr>
            <w:pStyle w:val="23"/>
            <w:widowControl w:val="0"/>
            <w:numPr>
              <w:ilvl w:val="0"/>
              <w:numId w:val="0"/>
            </w:numPr>
            <w:spacing w:after="0" w:line="560" w:lineRule="exact"/>
            <w:ind w:leftChars="0" w:firstLine="0" w:firstLineChars="0"/>
            <w:jc w:val="both"/>
          </w:pPr>
        </w:pPrChange>
      </w:pPr>
      <w:ins w:id="444" w:author="咨询组" w:date="2025-12-10T14:40:51Z">
        <w:r>
          <w:rPr>
            <w:rFonts w:hint="eastAsia" w:ascii="仿宋_GB2312" w:hAnsi="仿宋" w:eastAsia="仿宋_GB2312" w:cs="仿宋"/>
            <w:sz w:val="32"/>
            <w:szCs w:val="32"/>
            <w:lang w:val="en-US" w:eastAsia="zh-CN"/>
          </w:rPr>
          <w:t>⑦</w:t>
        </w:r>
      </w:ins>
      <w:ins w:id="445" w:author="咨询组" w:date="2025-12-10T14:41:02Z">
        <w:r>
          <w:rPr>
            <w:rFonts w:hint="eastAsia" w:ascii="仿宋_GB2312" w:hAnsi="仿宋" w:eastAsia="仿宋_GB2312" w:cs="仿宋"/>
            <w:sz w:val="32"/>
            <w:szCs w:val="32"/>
            <w:lang w:val="en-US" w:eastAsia="zh-CN"/>
          </w:rPr>
          <w:t>异动</w:t>
        </w:r>
      </w:ins>
      <w:ins w:id="446" w:author="咨询组" w:date="2025-12-10T14:41:03Z">
        <w:r>
          <w:rPr>
            <w:rFonts w:hint="eastAsia" w:ascii="仿宋_GB2312" w:hAnsi="仿宋" w:eastAsia="仿宋_GB2312" w:cs="仿宋"/>
            <w:sz w:val="32"/>
            <w:szCs w:val="32"/>
            <w:lang w:val="en-US" w:eastAsia="zh-CN"/>
          </w:rPr>
          <w:t>前后</w:t>
        </w:r>
      </w:ins>
      <w:ins w:id="447" w:author="咨询组" w:date="2025-12-10T14:41:04Z">
        <w:r>
          <w:rPr>
            <w:rFonts w:hint="eastAsia" w:ascii="仿宋_GB2312" w:hAnsi="仿宋" w:eastAsia="仿宋_GB2312" w:cs="仿宋"/>
            <w:sz w:val="32"/>
            <w:szCs w:val="32"/>
            <w:lang w:val="en-US" w:eastAsia="zh-CN"/>
          </w:rPr>
          <w:t>均为</w:t>
        </w:r>
      </w:ins>
      <w:ins w:id="448" w:author="咨询组" w:date="2025-12-10T14:41:06Z">
        <w:r>
          <w:rPr>
            <w:rFonts w:hint="eastAsia" w:ascii="仿宋_GB2312" w:hAnsi="仿宋" w:eastAsia="仿宋_GB2312" w:cs="仿宋"/>
            <w:sz w:val="32"/>
            <w:szCs w:val="32"/>
            <w:lang w:val="en-US" w:eastAsia="zh-CN"/>
          </w:rPr>
          <w:t>年度</w:t>
        </w:r>
      </w:ins>
      <w:ins w:id="449" w:author="咨询组" w:date="2025-12-10T14:41:07Z">
        <w:r>
          <w:rPr>
            <w:rFonts w:hint="eastAsia" w:ascii="仿宋_GB2312" w:hAnsi="仿宋" w:eastAsia="仿宋_GB2312" w:cs="仿宋"/>
            <w:sz w:val="32"/>
            <w:szCs w:val="32"/>
            <w:lang w:val="en-US" w:eastAsia="zh-CN"/>
          </w:rPr>
          <w:t>考核的</w:t>
        </w:r>
      </w:ins>
      <w:ins w:id="450" w:author="咨询组" w:date="2025-12-10T14:41:08Z">
        <w:r>
          <w:rPr>
            <w:rFonts w:hint="eastAsia" w:ascii="仿宋_GB2312" w:hAnsi="仿宋" w:eastAsia="仿宋_GB2312" w:cs="仿宋"/>
            <w:sz w:val="32"/>
            <w:szCs w:val="32"/>
            <w:lang w:val="en-US" w:eastAsia="zh-CN"/>
          </w:rPr>
          <w:t>：</w:t>
        </w:r>
      </w:ins>
      <w:ins w:id="451" w:author="咨询组" w:date="2025-12-10T14:41:09Z">
        <w:r>
          <w:rPr>
            <w:rFonts w:hint="eastAsia" w:ascii="仿宋_GB2312" w:hAnsi="仿宋" w:eastAsia="仿宋_GB2312" w:cs="仿宋"/>
            <w:sz w:val="32"/>
            <w:szCs w:val="32"/>
            <w:lang w:val="en-US" w:eastAsia="zh-CN"/>
          </w:rPr>
          <w:t>根据异动前后得分按任职天数折算年度得分。</w:t>
        </w:r>
      </w:ins>
    </w:p>
    <w:p w14:paraId="5E0E3361">
      <w:pPr>
        <w:pStyle w:val="23"/>
        <w:widowControl w:val="0"/>
        <w:numPr>
          <w:ilvl w:val="0"/>
          <w:numId w:val="0"/>
        </w:numPr>
        <w:spacing w:after="0" w:line="560" w:lineRule="exact"/>
        <w:ind w:leftChars="200" w:firstLine="0" w:firstLineChars="0"/>
        <w:jc w:val="both"/>
        <w:rPr>
          <w:rFonts w:hint="eastAsia" w:ascii="仿宋_GB2312" w:hAnsi="仿宋" w:eastAsia="仿宋_GB2312" w:cs="仿宋"/>
          <w:sz w:val="32"/>
          <w:szCs w:val="32"/>
          <w:lang w:val="en-US" w:eastAsia="zh-CN"/>
        </w:rPr>
        <w:pPrChange w:id="452" w:author="咨询组" w:date="2025-12-10T14:32:48Z">
          <w:pPr>
            <w:pStyle w:val="23"/>
            <w:widowControl w:val="0"/>
            <w:numPr>
              <w:ilvl w:val="0"/>
              <w:numId w:val="0"/>
            </w:numPr>
            <w:spacing w:after="0" w:line="560" w:lineRule="exact"/>
            <w:ind w:leftChars="0" w:firstLine="0" w:firstLineChars="0"/>
            <w:jc w:val="both"/>
          </w:pPr>
        </w:pPrChange>
      </w:pPr>
      <w:ins w:id="453" w:author="咨询组" w:date="2025-12-10T14:46:44Z">
        <w:r>
          <w:rPr>
            <w:rFonts w:hint="eastAsia" w:ascii="仿宋_GB2312" w:hAnsi="仿宋" w:eastAsia="仿宋_GB2312" w:cs="仿宋"/>
            <w:sz w:val="32"/>
            <w:szCs w:val="32"/>
            <w:lang w:val="en-US" w:eastAsia="zh-CN"/>
          </w:rPr>
          <w:t>⑧</w:t>
        </w:r>
      </w:ins>
      <w:ins w:id="454" w:author="咨询组" w:date="2025-12-10T14:46:46Z">
        <w:r>
          <w:rPr>
            <w:rFonts w:hint="eastAsia" w:ascii="仿宋_GB2312" w:hAnsi="仿宋" w:eastAsia="仿宋_GB2312" w:cs="仿宋"/>
            <w:sz w:val="32"/>
            <w:szCs w:val="32"/>
            <w:lang w:val="en-US" w:eastAsia="zh-CN"/>
          </w:rPr>
          <w:t>年度</w:t>
        </w:r>
      </w:ins>
      <w:ins w:id="455" w:author="咨询组" w:date="2025-12-10T14:46:54Z">
        <w:r>
          <w:rPr>
            <w:rFonts w:hint="eastAsia" w:ascii="仿宋_GB2312" w:hAnsi="仿宋" w:eastAsia="仿宋_GB2312" w:cs="仿宋"/>
            <w:sz w:val="32"/>
            <w:szCs w:val="32"/>
            <w:lang w:val="en-US" w:eastAsia="zh-CN"/>
          </w:rPr>
          <w:t>绩效</w:t>
        </w:r>
      </w:ins>
      <w:ins w:id="456" w:author="咨询组" w:date="2025-12-10T14:46:55Z">
        <w:r>
          <w:rPr>
            <w:rFonts w:hint="eastAsia" w:ascii="仿宋_GB2312" w:hAnsi="仿宋" w:eastAsia="仿宋_GB2312" w:cs="仿宋"/>
            <w:sz w:val="32"/>
            <w:szCs w:val="32"/>
            <w:lang w:val="en-US" w:eastAsia="zh-CN"/>
          </w:rPr>
          <w:t>等级</w:t>
        </w:r>
      </w:ins>
      <w:ins w:id="457" w:author="咨询组" w:date="2025-12-10T14:46:57Z">
        <w:r>
          <w:rPr>
            <w:rFonts w:hint="eastAsia" w:ascii="仿宋_GB2312" w:hAnsi="仿宋" w:eastAsia="仿宋_GB2312" w:cs="仿宋"/>
            <w:sz w:val="32"/>
            <w:szCs w:val="32"/>
            <w:lang w:val="en-US" w:eastAsia="zh-CN"/>
          </w:rPr>
          <w:t>评定：</w:t>
        </w:r>
      </w:ins>
      <w:ins w:id="458" w:author="咨询组" w:date="2025-12-10T14:47:08Z">
        <w:r>
          <w:rPr>
            <w:rFonts w:hint="eastAsia" w:ascii="仿宋_GB2312" w:hAnsi="仿宋" w:eastAsia="仿宋_GB2312" w:cs="仿宋"/>
            <w:sz w:val="32"/>
            <w:szCs w:val="32"/>
            <w:lang w:val="en-US" w:eastAsia="zh-CN"/>
          </w:rPr>
          <w:t>10月31日（含）以前晋升、降职、跨单位（部门）调动的，按新岗位进行年度绩效考核和绩效等级评定；10月31日（不含）以后晋升、降职、跨单位（部门）调动的，按原岗位进行年度绩效考核和绩效等级评定。</w:t>
        </w:r>
      </w:ins>
    </w:p>
    <w:p w14:paraId="59685EDC">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p>
    <w:p w14:paraId="3B34B93F">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03C175CC">
      <w:pPr>
        <w:pStyle w:val="23"/>
        <w:widowControl w:val="0"/>
        <w:numPr>
          <w:ilvl w:val="0"/>
          <w:numId w:val="0"/>
        </w:numPr>
        <w:spacing w:after="0" w:line="560" w:lineRule="exact"/>
        <w:ind w:leftChars="200"/>
        <w:jc w:val="both"/>
        <w:rPr>
          <w:rFonts w:hint="default" w:ascii="仿宋_GB2312" w:hAnsi="仿宋" w:eastAsia="仿宋_GB2312" w:cs="仿宋"/>
          <w:sz w:val="32"/>
          <w:szCs w:val="32"/>
          <w:lang w:val="en-US" w:eastAsia="zh-CN"/>
        </w:rPr>
      </w:pPr>
    </w:p>
    <w:p w14:paraId="7F1B029A">
      <w:pPr>
        <w:pStyle w:val="23"/>
        <w:widowControl w:val="0"/>
        <w:numPr>
          <w:ilvl w:val="0"/>
          <w:numId w:val="0"/>
        </w:numPr>
        <w:spacing w:after="0" w:line="560" w:lineRule="exact"/>
        <w:ind w:leftChars="200" w:firstLine="0" w:firstLineChars="0"/>
        <w:jc w:val="both"/>
        <w:rPr>
          <w:ins w:id="460" w:author="咨询组" w:date="2025-12-10T14:50:53Z"/>
          <w:rFonts w:hint="eastAsia" w:ascii="仿宋_GB2312" w:hAnsi="仿宋" w:eastAsia="仿宋_GB2312" w:cs="仿宋"/>
          <w:sz w:val="32"/>
          <w:szCs w:val="32"/>
          <w:lang w:val="en-US" w:eastAsia="zh-CN"/>
        </w:rPr>
        <w:pPrChange w:id="459" w:author="咨询组" w:date="2025-12-10T14:32:48Z">
          <w:pPr>
            <w:pStyle w:val="23"/>
            <w:widowControl w:val="0"/>
            <w:numPr>
              <w:ilvl w:val="0"/>
              <w:numId w:val="0"/>
            </w:numPr>
            <w:spacing w:after="0" w:line="560" w:lineRule="exact"/>
            <w:ind w:leftChars="0" w:firstLine="0" w:firstLineChars="0"/>
            <w:jc w:val="both"/>
          </w:pPr>
        </w:pPrChange>
      </w:pPr>
      <w:ins w:id="461" w:author="咨询组" w:date="2025-12-10T14:47:25Z">
        <w:r>
          <w:rPr>
            <w:rFonts w:hint="eastAsia" w:ascii="仿宋_GB2312" w:hAnsi="仿宋" w:eastAsia="仿宋_GB2312" w:cs="仿宋"/>
            <w:sz w:val="32"/>
            <w:szCs w:val="32"/>
            <w:lang w:val="en-US" w:eastAsia="zh-CN"/>
          </w:rPr>
          <w:t>4.</w:t>
        </w:r>
      </w:ins>
      <w:ins w:id="462" w:author="咨询组" w:date="2025-12-10T14:47:35Z">
        <w:r>
          <w:rPr>
            <w:rFonts w:hint="eastAsia" w:ascii="仿宋_GB2312" w:hAnsi="仿宋" w:eastAsia="仿宋_GB2312" w:cs="仿宋"/>
            <w:sz w:val="32"/>
            <w:szCs w:val="32"/>
            <w:lang w:val="en-US" w:eastAsia="zh-CN"/>
          </w:rPr>
          <w:t>借调</w:t>
        </w:r>
      </w:ins>
      <w:ins w:id="463" w:author="咨询组" w:date="2025-12-10T14:47:36Z">
        <w:r>
          <w:rPr>
            <w:rFonts w:hint="eastAsia" w:ascii="仿宋_GB2312" w:hAnsi="仿宋" w:eastAsia="仿宋_GB2312" w:cs="仿宋"/>
            <w:sz w:val="32"/>
            <w:szCs w:val="32"/>
            <w:lang w:val="en-US" w:eastAsia="zh-CN"/>
          </w:rPr>
          <w:t>人员</w:t>
        </w:r>
      </w:ins>
      <w:ins w:id="464" w:author="咨询组" w:date="2025-12-10T14:50:46Z">
        <w:r>
          <w:rPr>
            <w:rFonts w:hint="eastAsia" w:ascii="仿宋_GB2312" w:hAnsi="仿宋" w:eastAsia="仿宋_GB2312" w:cs="仿宋"/>
            <w:sz w:val="32"/>
            <w:szCs w:val="32"/>
            <w:lang w:val="en-US" w:eastAsia="zh-CN"/>
          </w:rPr>
          <w:t>考核</w:t>
        </w:r>
      </w:ins>
      <w:ins w:id="465" w:author="咨询组" w:date="2025-12-10T14:50:49Z">
        <w:r>
          <w:rPr>
            <w:rFonts w:hint="eastAsia" w:ascii="仿宋_GB2312" w:hAnsi="仿宋" w:eastAsia="仿宋_GB2312" w:cs="仿宋"/>
            <w:sz w:val="32"/>
            <w:szCs w:val="32"/>
            <w:lang w:val="en-US" w:eastAsia="zh-CN"/>
          </w:rPr>
          <w:t>要求</w:t>
        </w:r>
      </w:ins>
      <w:ins w:id="466" w:author="咨询组" w:date="2025-12-10T14:50:51Z">
        <w:r>
          <w:rPr>
            <w:rFonts w:hint="eastAsia" w:ascii="仿宋_GB2312" w:hAnsi="仿宋" w:eastAsia="仿宋_GB2312" w:cs="仿宋"/>
            <w:sz w:val="32"/>
            <w:szCs w:val="32"/>
            <w:lang w:val="en-US" w:eastAsia="zh-CN"/>
          </w:rPr>
          <w:t>如下</w:t>
        </w:r>
      </w:ins>
      <w:ins w:id="467" w:author="咨询组" w:date="2025-12-10T14:50:52Z">
        <w:r>
          <w:rPr>
            <w:rFonts w:hint="eastAsia" w:ascii="仿宋_GB2312" w:hAnsi="仿宋" w:eastAsia="仿宋_GB2312" w:cs="仿宋"/>
            <w:sz w:val="32"/>
            <w:szCs w:val="32"/>
            <w:lang w:val="en-US" w:eastAsia="zh-CN"/>
          </w:rPr>
          <w:t>：</w:t>
        </w:r>
      </w:ins>
    </w:p>
    <w:p w14:paraId="6661CBC3">
      <w:pPr>
        <w:pStyle w:val="23"/>
        <w:widowControl w:val="0"/>
        <w:numPr>
          <w:ilvl w:val="0"/>
          <w:numId w:val="0"/>
        </w:numPr>
        <w:spacing w:after="0" w:line="560" w:lineRule="exact"/>
        <w:ind w:leftChars="200" w:firstLine="0" w:firstLineChars="0"/>
        <w:jc w:val="both"/>
        <w:rPr>
          <w:ins w:id="469" w:author="咨询组" w:date="2025-12-10T14:53:43Z"/>
          <w:rFonts w:hint="eastAsia" w:ascii="仿宋_GB2312" w:hAnsi="仿宋" w:eastAsia="仿宋_GB2312" w:cs="仿宋"/>
          <w:sz w:val="32"/>
          <w:szCs w:val="32"/>
          <w:lang w:val="en-US" w:eastAsia="zh-CN"/>
        </w:rPr>
        <w:pPrChange w:id="468" w:author="咨询组" w:date="2025-12-10T14:51:22Z">
          <w:pPr>
            <w:pStyle w:val="23"/>
            <w:widowControl w:val="0"/>
            <w:numPr>
              <w:ilvl w:val="0"/>
              <w:numId w:val="0"/>
            </w:numPr>
            <w:spacing w:after="0" w:line="560" w:lineRule="exact"/>
            <w:ind w:leftChars="0" w:firstLine="0" w:firstLineChars="0"/>
            <w:jc w:val="both"/>
          </w:pPr>
        </w:pPrChange>
      </w:pPr>
      <w:ins w:id="470" w:author="咨询组" w:date="2025-12-10T14:51:06Z">
        <w:r>
          <w:rPr>
            <w:rFonts w:hint="eastAsia" w:ascii="仿宋_GB2312" w:hAnsi="仿宋" w:eastAsia="仿宋_GB2312" w:cs="仿宋"/>
            <w:sz w:val="32"/>
            <w:szCs w:val="32"/>
            <w:lang w:val="en-US" w:eastAsia="zh-CN"/>
          </w:rPr>
          <w:t>①</w:t>
        </w:r>
      </w:ins>
      <w:ins w:id="471" w:author="咨询组" w:date="2025-12-10T14:51:14Z">
        <w:r>
          <w:rPr>
            <w:rFonts w:hint="eastAsia" w:ascii="仿宋_GB2312" w:hAnsi="仿宋" w:eastAsia="仿宋_GB2312" w:cs="仿宋"/>
            <w:sz w:val="32"/>
            <w:szCs w:val="32"/>
            <w:lang w:val="en-US" w:eastAsia="zh-CN"/>
          </w:rPr>
          <w:t>日常</w:t>
        </w:r>
      </w:ins>
      <w:ins w:id="472" w:author="咨询组" w:date="2025-12-10T14:51:16Z">
        <w:r>
          <w:rPr>
            <w:rFonts w:hint="eastAsia" w:ascii="仿宋_GB2312" w:hAnsi="仿宋" w:eastAsia="仿宋_GB2312" w:cs="仿宋"/>
            <w:sz w:val="32"/>
            <w:szCs w:val="32"/>
            <w:lang w:val="en-US" w:eastAsia="zh-CN"/>
          </w:rPr>
          <w:t>考核</w:t>
        </w:r>
      </w:ins>
      <w:ins w:id="473" w:author="咨询组" w:date="2025-12-10T14:51:25Z">
        <w:r>
          <w:rPr>
            <w:rFonts w:hint="eastAsia" w:ascii="仿宋_GB2312" w:hAnsi="仿宋" w:eastAsia="仿宋_GB2312" w:cs="仿宋"/>
            <w:sz w:val="32"/>
            <w:szCs w:val="32"/>
            <w:lang w:val="en-US" w:eastAsia="zh-CN"/>
          </w:rPr>
          <w:t>（</w:t>
        </w:r>
      </w:ins>
      <w:ins w:id="474" w:author="咨询组" w:date="2025-12-10T14:51:29Z">
        <w:r>
          <w:rPr>
            <w:rFonts w:hint="eastAsia" w:ascii="仿宋_GB2312" w:hAnsi="仿宋" w:eastAsia="仿宋_GB2312" w:cs="仿宋"/>
            <w:sz w:val="32"/>
            <w:szCs w:val="32"/>
            <w:lang w:val="en-US" w:eastAsia="zh-CN"/>
          </w:rPr>
          <w:t>月/</w:t>
        </w:r>
      </w:ins>
      <w:ins w:id="475" w:author="咨询组" w:date="2025-12-10T14:51:31Z">
        <w:r>
          <w:rPr>
            <w:rFonts w:hint="eastAsia" w:ascii="仿宋_GB2312" w:hAnsi="仿宋" w:eastAsia="仿宋_GB2312" w:cs="仿宋"/>
            <w:sz w:val="32"/>
            <w:szCs w:val="32"/>
            <w:lang w:val="en-US" w:eastAsia="zh-CN"/>
          </w:rPr>
          <w:t>季度</w:t>
        </w:r>
      </w:ins>
      <w:ins w:id="476" w:author="咨询组" w:date="2025-12-10T14:51:40Z">
        <w:r>
          <w:rPr>
            <w:rFonts w:hint="eastAsia" w:ascii="仿宋_GB2312" w:hAnsi="仿宋" w:eastAsia="仿宋_GB2312" w:cs="仿宋"/>
            <w:sz w:val="32"/>
            <w:szCs w:val="32"/>
            <w:lang w:val="en-US" w:eastAsia="zh-CN"/>
          </w:rPr>
          <w:t>考核</w:t>
        </w:r>
      </w:ins>
      <w:ins w:id="477" w:author="咨询组" w:date="2025-12-10T14:51:33Z">
        <w:r>
          <w:rPr>
            <w:rFonts w:hint="eastAsia" w:ascii="仿宋_GB2312" w:hAnsi="仿宋" w:eastAsia="仿宋_GB2312" w:cs="仿宋"/>
            <w:sz w:val="32"/>
            <w:szCs w:val="32"/>
            <w:lang w:val="en-US" w:eastAsia="zh-CN"/>
          </w:rPr>
          <w:t>）</w:t>
        </w:r>
      </w:ins>
      <w:ins w:id="478" w:author="咨询组" w:date="2025-12-10T14:51:17Z">
        <w:r>
          <w:rPr>
            <w:rFonts w:hint="eastAsia" w:ascii="仿宋_GB2312" w:hAnsi="仿宋" w:eastAsia="仿宋_GB2312" w:cs="仿宋"/>
            <w:sz w:val="32"/>
            <w:szCs w:val="32"/>
            <w:lang w:val="en-US" w:eastAsia="zh-CN"/>
          </w:rPr>
          <w:t>：</w:t>
        </w:r>
      </w:ins>
      <w:ins w:id="479" w:author="咨询组" w:date="2025-12-10T14:51:09Z">
        <w:r>
          <w:rPr>
            <w:rFonts w:hint="eastAsia" w:ascii="仿宋_GB2312" w:hAnsi="仿宋" w:eastAsia="仿宋_GB2312" w:cs="仿宋"/>
            <w:sz w:val="32"/>
            <w:szCs w:val="32"/>
            <w:lang w:val="en-US" w:eastAsia="zh-CN"/>
          </w:rPr>
          <w:t>啤酒内借调员工</w:t>
        </w:r>
      </w:ins>
      <w:ins w:id="480" w:author="咨询组" w:date="2025-12-10T14:51:45Z">
        <w:r>
          <w:rPr>
            <w:rFonts w:hint="eastAsia" w:ascii="仿宋_GB2312" w:hAnsi="仿宋" w:eastAsia="仿宋_GB2312" w:cs="仿宋"/>
            <w:sz w:val="32"/>
            <w:szCs w:val="32"/>
            <w:lang w:val="en-US" w:eastAsia="zh-CN"/>
          </w:rPr>
          <w:t>，</w:t>
        </w:r>
      </w:ins>
      <w:ins w:id="481" w:author="咨询组" w:date="2025-12-10T14:52:27Z">
        <w:r>
          <w:rPr>
            <w:rFonts w:hint="eastAsia" w:ascii="仿宋_GB2312" w:hAnsi="仿宋" w:eastAsia="仿宋_GB2312" w:cs="仿宋"/>
            <w:sz w:val="32"/>
            <w:szCs w:val="32"/>
            <w:lang w:val="en-US" w:eastAsia="zh-CN"/>
          </w:rPr>
          <w:t>按</w:t>
        </w:r>
      </w:ins>
      <w:ins w:id="482" w:author="咨询组" w:date="2025-12-10T14:51:09Z">
        <w:r>
          <w:rPr>
            <w:rFonts w:hint="eastAsia" w:ascii="仿宋_GB2312" w:hAnsi="仿宋" w:eastAsia="仿宋_GB2312" w:cs="仿宋"/>
            <w:sz w:val="32"/>
            <w:szCs w:val="32"/>
            <w:lang w:val="en-US" w:eastAsia="zh-CN"/>
          </w:rPr>
          <w:t>职务异动</w:t>
        </w:r>
      </w:ins>
      <w:ins w:id="483" w:author="咨询组" w:date="2025-12-10T14:52:30Z">
        <w:r>
          <w:rPr>
            <w:rFonts w:hint="eastAsia" w:ascii="仿宋_GB2312" w:hAnsi="仿宋" w:eastAsia="仿宋_GB2312" w:cs="仿宋"/>
            <w:sz w:val="32"/>
            <w:szCs w:val="32"/>
            <w:lang w:val="en-US" w:eastAsia="zh-CN"/>
          </w:rPr>
          <w:t>人员</w:t>
        </w:r>
      </w:ins>
      <w:ins w:id="484" w:author="咨询组" w:date="2025-12-10T14:52:32Z">
        <w:r>
          <w:rPr>
            <w:rFonts w:hint="eastAsia" w:ascii="仿宋_GB2312" w:hAnsi="仿宋" w:eastAsia="仿宋_GB2312" w:cs="仿宋"/>
            <w:sz w:val="32"/>
            <w:szCs w:val="32"/>
            <w:lang w:val="en-US" w:eastAsia="zh-CN"/>
          </w:rPr>
          <w:t>绩效</w:t>
        </w:r>
      </w:ins>
      <w:ins w:id="485" w:author="咨询组" w:date="2025-12-10T14:52:34Z">
        <w:r>
          <w:rPr>
            <w:rFonts w:hint="eastAsia" w:ascii="仿宋_GB2312" w:hAnsi="仿宋" w:eastAsia="仿宋_GB2312" w:cs="仿宋"/>
            <w:sz w:val="32"/>
            <w:szCs w:val="32"/>
            <w:lang w:val="en-US" w:eastAsia="zh-CN"/>
          </w:rPr>
          <w:t>考核</w:t>
        </w:r>
      </w:ins>
      <w:ins w:id="486" w:author="咨询组" w:date="2025-12-10T14:51:09Z">
        <w:r>
          <w:rPr>
            <w:rFonts w:hint="eastAsia" w:ascii="仿宋_GB2312" w:hAnsi="仿宋" w:eastAsia="仿宋_GB2312" w:cs="仿宋"/>
            <w:sz w:val="32"/>
            <w:szCs w:val="32"/>
            <w:lang w:val="en-US" w:eastAsia="zh-CN"/>
          </w:rPr>
          <w:t>规则</w:t>
        </w:r>
      </w:ins>
      <w:ins w:id="487" w:author="咨询组" w:date="2025-12-10T14:52:37Z">
        <w:r>
          <w:rPr>
            <w:rFonts w:hint="eastAsia" w:ascii="仿宋_GB2312" w:hAnsi="仿宋" w:eastAsia="仿宋_GB2312" w:cs="仿宋"/>
            <w:sz w:val="32"/>
            <w:szCs w:val="32"/>
            <w:lang w:val="en-US" w:eastAsia="zh-CN"/>
          </w:rPr>
          <w:t>执行</w:t>
        </w:r>
      </w:ins>
      <w:ins w:id="488" w:author="咨询组" w:date="2025-12-10T14:51:09Z">
        <w:r>
          <w:rPr>
            <w:rFonts w:hint="eastAsia" w:ascii="仿宋_GB2312" w:hAnsi="仿宋" w:eastAsia="仿宋_GB2312" w:cs="仿宋"/>
            <w:sz w:val="32"/>
            <w:szCs w:val="32"/>
            <w:lang w:val="en-US" w:eastAsia="zh-CN"/>
          </w:rPr>
          <w:t>。借调至啤酒外员工</w:t>
        </w:r>
      </w:ins>
      <w:ins w:id="489" w:author="咨询组" w:date="2025-12-10T14:52:40Z">
        <w:r>
          <w:rPr>
            <w:rFonts w:hint="eastAsia" w:ascii="仿宋_GB2312" w:hAnsi="仿宋" w:eastAsia="仿宋_GB2312" w:cs="仿宋"/>
            <w:sz w:val="32"/>
            <w:szCs w:val="32"/>
            <w:lang w:val="en-US" w:eastAsia="zh-CN"/>
          </w:rPr>
          <w:t>，</w:t>
        </w:r>
      </w:ins>
      <w:ins w:id="490" w:author="咨询组" w:date="2025-12-10T14:53:09Z">
        <w:r>
          <w:rPr>
            <w:rFonts w:hint="eastAsia" w:ascii="仿宋_GB2312" w:hAnsi="仿宋" w:eastAsia="仿宋_GB2312" w:cs="仿宋"/>
            <w:sz w:val="32"/>
            <w:szCs w:val="32"/>
            <w:lang w:val="en-US" w:eastAsia="zh-CN"/>
          </w:rPr>
          <w:t>按</w:t>
        </w:r>
      </w:ins>
      <w:ins w:id="491" w:author="咨询组" w:date="2025-12-10T14:51:09Z">
        <w:r>
          <w:rPr>
            <w:rFonts w:hint="eastAsia" w:ascii="仿宋_GB2312" w:hAnsi="仿宋" w:eastAsia="仿宋_GB2312" w:cs="仿宋"/>
            <w:sz w:val="32"/>
            <w:szCs w:val="32"/>
            <w:lang w:val="en-US" w:eastAsia="zh-CN"/>
          </w:rPr>
          <w:t>调出华润啤酒</w:t>
        </w:r>
      </w:ins>
      <w:ins w:id="492" w:author="咨询组" w:date="2025-12-10T14:53:13Z">
        <w:r>
          <w:rPr>
            <w:rFonts w:hint="eastAsia" w:ascii="仿宋_GB2312" w:hAnsi="仿宋" w:eastAsia="仿宋_GB2312" w:cs="仿宋"/>
            <w:sz w:val="32"/>
            <w:szCs w:val="32"/>
            <w:lang w:val="en-US" w:eastAsia="zh-CN"/>
          </w:rPr>
          <w:t>人员</w:t>
        </w:r>
      </w:ins>
      <w:ins w:id="493" w:author="咨询组" w:date="2025-12-10T14:53:15Z">
        <w:r>
          <w:rPr>
            <w:rFonts w:hint="eastAsia" w:ascii="仿宋_GB2312" w:hAnsi="仿宋" w:eastAsia="仿宋_GB2312" w:cs="仿宋"/>
            <w:sz w:val="32"/>
            <w:szCs w:val="32"/>
            <w:lang w:val="en-US" w:eastAsia="zh-CN"/>
          </w:rPr>
          <w:t>绩效</w:t>
        </w:r>
      </w:ins>
      <w:ins w:id="494" w:author="咨询组" w:date="2025-12-10T14:53:17Z">
        <w:r>
          <w:rPr>
            <w:rFonts w:hint="eastAsia" w:ascii="仿宋_GB2312" w:hAnsi="仿宋" w:eastAsia="仿宋_GB2312" w:cs="仿宋"/>
            <w:sz w:val="32"/>
            <w:szCs w:val="32"/>
            <w:lang w:val="en-US" w:eastAsia="zh-CN"/>
          </w:rPr>
          <w:t>考核</w:t>
        </w:r>
      </w:ins>
      <w:ins w:id="495" w:author="咨询组" w:date="2025-12-10T14:51:09Z">
        <w:r>
          <w:rPr>
            <w:rFonts w:hint="eastAsia" w:ascii="仿宋_GB2312" w:hAnsi="仿宋" w:eastAsia="仿宋_GB2312" w:cs="仿宋"/>
            <w:sz w:val="32"/>
            <w:szCs w:val="32"/>
            <w:lang w:val="en-US" w:eastAsia="zh-CN"/>
          </w:rPr>
          <w:t>规则</w:t>
        </w:r>
      </w:ins>
      <w:ins w:id="496" w:author="咨询组" w:date="2025-12-10T14:53:24Z">
        <w:r>
          <w:rPr>
            <w:rFonts w:hint="eastAsia" w:ascii="仿宋_GB2312" w:hAnsi="仿宋" w:eastAsia="仿宋_GB2312" w:cs="仿宋"/>
            <w:sz w:val="32"/>
            <w:szCs w:val="32"/>
            <w:lang w:val="en-US" w:eastAsia="zh-CN"/>
          </w:rPr>
          <w:t>执行</w:t>
        </w:r>
      </w:ins>
      <w:ins w:id="497" w:author="咨询组" w:date="2025-12-10T14:51:09Z">
        <w:r>
          <w:rPr>
            <w:rFonts w:hint="eastAsia" w:ascii="仿宋_GB2312" w:hAnsi="仿宋" w:eastAsia="仿宋_GB2312" w:cs="仿宋"/>
            <w:sz w:val="32"/>
            <w:szCs w:val="32"/>
            <w:lang w:val="en-US" w:eastAsia="zh-CN"/>
          </w:rPr>
          <w:t>。</w:t>
        </w:r>
      </w:ins>
    </w:p>
    <w:p w14:paraId="7C2C960C">
      <w:pPr>
        <w:pStyle w:val="23"/>
        <w:widowControl w:val="0"/>
        <w:numPr>
          <w:ilvl w:val="0"/>
          <w:numId w:val="0"/>
        </w:numPr>
        <w:spacing w:after="0" w:line="560" w:lineRule="exact"/>
        <w:ind w:leftChars="200" w:firstLine="0" w:firstLineChars="0"/>
        <w:jc w:val="both"/>
        <w:rPr>
          <w:ins w:id="499" w:author="咨询组" w:date="2025-12-10T14:54:18Z"/>
          <w:rFonts w:hint="eastAsia" w:ascii="仿宋_GB2312" w:hAnsi="仿宋" w:eastAsia="仿宋_GB2312" w:cs="仿宋"/>
          <w:sz w:val="32"/>
          <w:szCs w:val="32"/>
          <w:lang w:val="en-US" w:eastAsia="zh-CN"/>
        </w:rPr>
        <w:pPrChange w:id="498" w:author="咨询组" w:date="2025-12-10T14:51:22Z">
          <w:pPr>
            <w:pStyle w:val="23"/>
            <w:widowControl w:val="0"/>
            <w:numPr>
              <w:ilvl w:val="0"/>
              <w:numId w:val="0"/>
            </w:numPr>
            <w:spacing w:after="0" w:line="560" w:lineRule="exact"/>
            <w:ind w:leftChars="0" w:firstLine="0" w:firstLineChars="0"/>
            <w:jc w:val="both"/>
          </w:pPr>
        </w:pPrChange>
      </w:pPr>
      <w:ins w:id="500" w:author="咨询组" w:date="2025-12-10T14:53:46Z">
        <w:r>
          <w:rPr>
            <w:rFonts w:hint="eastAsia" w:ascii="仿宋_GB2312" w:hAnsi="仿宋" w:eastAsia="仿宋_GB2312" w:cs="仿宋"/>
            <w:sz w:val="32"/>
            <w:szCs w:val="32"/>
            <w:lang w:val="en-US" w:eastAsia="zh-CN"/>
          </w:rPr>
          <w:t>②</w:t>
        </w:r>
      </w:ins>
      <w:ins w:id="501" w:author="咨询组" w:date="2025-12-10T14:53:49Z">
        <w:r>
          <w:rPr>
            <w:rFonts w:hint="eastAsia" w:ascii="仿宋_GB2312" w:hAnsi="仿宋" w:eastAsia="仿宋_GB2312" w:cs="仿宋"/>
            <w:sz w:val="32"/>
            <w:szCs w:val="32"/>
            <w:lang w:val="en-US" w:eastAsia="zh-CN"/>
          </w:rPr>
          <w:t>年度</w:t>
        </w:r>
      </w:ins>
      <w:ins w:id="502" w:author="咨询组" w:date="2025-12-10T14:53:50Z">
        <w:r>
          <w:rPr>
            <w:rFonts w:hint="eastAsia" w:ascii="仿宋_GB2312" w:hAnsi="仿宋" w:eastAsia="仿宋_GB2312" w:cs="仿宋"/>
            <w:sz w:val="32"/>
            <w:szCs w:val="32"/>
            <w:lang w:val="en-US" w:eastAsia="zh-CN"/>
          </w:rPr>
          <w:t>绩效</w:t>
        </w:r>
      </w:ins>
      <w:ins w:id="503" w:author="咨询组" w:date="2025-12-10T14:53:52Z">
        <w:r>
          <w:rPr>
            <w:rFonts w:hint="eastAsia" w:ascii="仿宋_GB2312" w:hAnsi="仿宋" w:eastAsia="仿宋_GB2312" w:cs="仿宋"/>
            <w:sz w:val="32"/>
            <w:szCs w:val="32"/>
            <w:lang w:val="en-US" w:eastAsia="zh-CN"/>
          </w:rPr>
          <w:t>等级</w:t>
        </w:r>
      </w:ins>
      <w:ins w:id="504" w:author="咨询组" w:date="2025-12-10T14:53:54Z">
        <w:r>
          <w:rPr>
            <w:rFonts w:hint="eastAsia" w:ascii="仿宋_GB2312" w:hAnsi="仿宋" w:eastAsia="仿宋_GB2312" w:cs="仿宋"/>
            <w:sz w:val="32"/>
            <w:szCs w:val="32"/>
            <w:lang w:val="en-US" w:eastAsia="zh-CN"/>
          </w:rPr>
          <w:t>评定</w:t>
        </w:r>
      </w:ins>
      <w:ins w:id="505" w:author="咨询组" w:date="2025-12-10T14:53:56Z">
        <w:r>
          <w:rPr>
            <w:rFonts w:hint="eastAsia" w:ascii="仿宋_GB2312" w:hAnsi="仿宋" w:eastAsia="仿宋_GB2312" w:cs="仿宋"/>
            <w:sz w:val="32"/>
            <w:szCs w:val="32"/>
            <w:lang w:val="en-US" w:eastAsia="zh-CN"/>
          </w:rPr>
          <w:t>：</w:t>
        </w:r>
      </w:ins>
    </w:p>
    <w:p w14:paraId="3411F7E3">
      <w:pPr>
        <w:pStyle w:val="23"/>
        <w:widowControl w:val="0"/>
        <w:numPr>
          <w:ilvl w:val="0"/>
          <w:numId w:val="0"/>
        </w:numPr>
        <w:spacing w:after="0" w:line="560" w:lineRule="exact"/>
        <w:ind w:leftChars="200" w:firstLine="0" w:firstLineChars="0"/>
        <w:jc w:val="both"/>
        <w:rPr>
          <w:ins w:id="507" w:author="咨询组" w:date="2025-12-10T14:54:13Z"/>
          <w:rFonts w:hint="eastAsia" w:ascii="仿宋_GB2312" w:hAnsi="仿宋" w:eastAsia="仿宋_GB2312" w:cs="仿宋"/>
          <w:sz w:val="32"/>
          <w:szCs w:val="32"/>
          <w:lang w:val="en-US" w:eastAsia="zh-CN"/>
        </w:rPr>
        <w:pPrChange w:id="506" w:author="咨询组" w:date="2025-12-10T14:51:22Z">
          <w:pPr>
            <w:pStyle w:val="23"/>
            <w:widowControl w:val="0"/>
            <w:numPr>
              <w:ilvl w:val="0"/>
              <w:numId w:val="0"/>
            </w:numPr>
            <w:spacing w:after="0" w:line="560" w:lineRule="exact"/>
            <w:ind w:leftChars="0" w:firstLine="0" w:firstLineChars="0"/>
            <w:jc w:val="both"/>
          </w:pPr>
        </w:pPrChange>
      </w:pPr>
      <w:ins w:id="508" w:author="咨询组" w:date="2025-12-10T14:54:35Z">
        <w:r>
          <w:rPr>
            <w:rFonts w:hint="eastAsia" w:ascii="仿宋_GB2312" w:hAnsi="仿宋" w:eastAsia="仿宋_GB2312" w:cs="仿宋"/>
            <w:sz w:val="32"/>
            <w:szCs w:val="32"/>
            <w:lang w:val="en-US" w:eastAsia="zh-CN"/>
          </w:rPr>
          <w:t>a</w:t>
        </w:r>
      </w:ins>
      <w:ins w:id="509" w:author="咨询组" w:date="2025-12-10T14:54:52Z">
        <w:r>
          <w:rPr>
            <w:rFonts w:hint="eastAsia" w:ascii="仿宋_GB2312" w:hAnsi="仿宋" w:eastAsia="仿宋_GB2312" w:cs="仿宋"/>
            <w:sz w:val="32"/>
            <w:szCs w:val="32"/>
            <w:lang w:val="en-US" w:eastAsia="zh-CN"/>
          </w:rPr>
          <w:t>、</w:t>
        </w:r>
      </w:ins>
      <w:ins w:id="510" w:author="咨询组" w:date="2025-12-10T14:54:13Z">
        <w:r>
          <w:rPr>
            <w:rFonts w:hint="eastAsia" w:ascii="仿宋_GB2312" w:hAnsi="仿宋" w:eastAsia="仿宋_GB2312" w:cs="仿宋"/>
            <w:sz w:val="32"/>
            <w:szCs w:val="32"/>
            <w:lang w:val="en-US" w:eastAsia="zh-CN"/>
          </w:rPr>
          <w:t>年度内同一岗位借调时间达六个月及以上的，由借调单位实施年度绩效考核（即不参与调出单位的绩效排名及绩效等级评定，参与借调单位的绩效排名），考核结果反馈给调出单位。</w:t>
        </w:r>
      </w:ins>
    </w:p>
    <w:p w14:paraId="3530F9A6">
      <w:pPr>
        <w:pStyle w:val="23"/>
        <w:widowControl w:val="0"/>
        <w:numPr>
          <w:ilvl w:val="0"/>
          <w:numId w:val="0"/>
        </w:numPr>
        <w:spacing w:after="0" w:line="560" w:lineRule="exact"/>
        <w:ind w:leftChars="200" w:firstLine="0" w:firstLineChars="0"/>
        <w:jc w:val="both"/>
        <w:rPr>
          <w:rFonts w:hint="eastAsia" w:ascii="仿宋_GB2312" w:hAnsi="仿宋" w:eastAsia="仿宋_GB2312" w:cs="仿宋"/>
          <w:sz w:val="32"/>
          <w:szCs w:val="32"/>
          <w:lang w:val="en-US" w:eastAsia="zh-CN"/>
        </w:rPr>
        <w:pPrChange w:id="511" w:author="咨询组" w:date="2025-12-10T14:51:22Z">
          <w:pPr>
            <w:pStyle w:val="23"/>
            <w:widowControl w:val="0"/>
            <w:numPr>
              <w:ilvl w:val="0"/>
              <w:numId w:val="0"/>
            </w:numPr>
            <w:spacing w:after="0" w:line="560" w:lineRule="exact"/>
            <w:ind w:leftChars="0" w:firstLine="0" w:firstLineChars="0"/>
            <w:jc w:val="both"/>
          </w:pPr>
        </w:pPrChange>
      </w:pPr>
      <w:ins w:id="512" w:author="咨询组" w:date="2025-12-10T14:55:07Z">
        <w:r>
          <w:rPr>
            <w:rFonts w:hint="eastAsia" w:ascii="仿宋_GB2312" w:hAnsi="仿宋" w:eastAsia="仿宋_GB2312" w:cs="仿宋"/>
            <w:sz w:val="32"/>
            <w:szCs w:val="32"/>
            <w:lang w:val="en-US" w:eastAsia="zh-CN"/>
          </w:rPr>
          <w:t>b</w:t>
        </w:r>
      </w:ins>
      <w:ins w:id="513" w:author="咨询组" w:date="2025-12-10T14:55:08Z">
        <w:r>
          <w:rPr>
            <w:rFonts w:hint="eastAsia" w:ascii="仿宋_GB2312" w:hAnsi="仿宋" w:eastAsia="仿宋_GB2312" w:cs="仿宋"/>
            <w:sz w:val="32"/>
            <w:szCs w:val="32"/>
            <w:lang w:val="en-US" w:eastAsia="zh-CN"/>
          </w:rPr>
          <w:t>、</w:t>
        </w:r>
      </w:ins>
      <w:ins w:id="514" w:author="咨询组" w:date="2025-12-10T14:54:13Z">
        <w:r>
          <w:rPr>
            <w:rFonts w:hint="eastAsia" w:ascii="仿宋_GB2312" w:hAnsi="仿宋" w:eastAsia="仿宋_GB2312" w:cs="仿宋"/>
            <w:sz w:val="32"/>
            <w:szCs w:val="32"/>
            <w:lang w:val="en-US" w:eastAsia="zh-CN"/>
          </w:rPr>
          <w:t>借调至其他利润中心达六个月及以上的，原则上由借调单位实施年度绩效考核。如借调单位未实施考核的，由调出单位评定绩效等级（不参与调出单位的绩效排名、不占评定基数）。</w:t>
        </w:r>
      </w:ins>
    </w:p>
    <w:p w14:paraId="58A35940">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p>
    <w:p w14:paraId="42D736C6">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10927795">
      <w:pPr>
        <w:pStyle w:val="23"/>
        <w:widowControl w:val="0"/>
        <w:numPr>
          <w:ilvl w:val="0"/>
          <w:numId w:val="0"/>
        </w:numPr>
        <w:spacing w:after="0" w:line="560" w:lineRule="exact"/>
        <w:ind w:leftChars="200"/>
        <w:jc w:val="both"/>
        <w:rPr>
          <w:rFonts w:hint="default" w:ascii="仿宋_GB2312" w:hAnsi="仿宋" w:eastAsia="仿宋_GB2312" w:cs="仿宋"/>
          <w:sz w:val="32"/>
          <w:szCs w:val="32"/>
          <w:lang w:val="en-US" w:eastAsia="zh-CN"/>
        </w:rPr>
      </w:pPr>
    </w:p>
    <w:p w14:paraId="4F42C7FA">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ins w:id="515" w:author="咨询组" w:date="2025-12-10T14:55:48Z">
        <w:r>
          <w:rPr>
            <w:rFonts w:hint="eastAsia" w:ascii="仿宋_GB2312" w:hAnsi="仿宋" w:eastAsia="仿宋_GB2312" w:cs="仿宋"/>
            <w:sz w:val="32"/>
            <w:szCs w:val="32"/>
            <w:lang w:eastAsia="zh-CN"/>
          </w:rPr>
          <w:t>（</w:t>
        </w:r>
      </w:ins>
      <w:ins w:id="516" w:author="咨询组" w:date="2025-12-10T14:55:51Z">
        <w:r>
          <w:rPr>
            <w:rFonts w:hint="eastAsia" w:ascii="仿宋_GB2312" w:hAnsi="仿宋" w:eastAsia="仿宋_GB2312" w:cs="仿宋"/>
            <w:sz w:val="32"/>
            <w:szCs w:val="32"/>
            <w:lang w:val="en-US" w:eastAsia="zh-CN"/>
          </w:rPr>
          <w:t>三</w:t>
        </w:r>
      </w:ins>
      <w:ins w:id="517" w:author="咨询组" w:date="2025-12-10T14:55:48Z">
        <w:r>
          <w:rPr>
            <w:rFonts w:hint="eastAsia" w:ascii="仿宋_GB2312" w:hAnsi="仿宋" w:eastAsia="仿宋_GB2312" w:cs="仿宋"/>
            <w:sz w:val="32"/>
            <w:szCs w:val="32"/>
            <w:lang w:eastAsia="zh-CN"/>
          </w:rPr>
          <w:t>）</w:t>
        </w:r>
      </w:ins>
      <w:ins w:id="518" w:author="咨询组" w:date="2025-12-10T14:57:20Z">
        <w:r>
          <w:rPr>
            <w:rFonts w:hint="eastAsia" w:ascii="仿宋_GB2312" w:hAnsi="仿宋" w:eastAsia="仿宋_GB2312" w:cs="仿宋"/>
            <w:sz w:val="32"/>
            <w:szCs w:val="32"/>
            <w:lang w:val="en-US" w:eastAsia="zh-CN"/>
          </w:rPr>
          <w:t>管培生：管培生特殊管理要求按《华润啤酒管培生管理办法》执行。</w:t>
        </w:r>
      </w:ins>
    </w:p>
    <w:p w14:paraId="19680F35">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p>
    <w:p w14:paraId="0D80C0B6">
      <w:pPr>
        <w:pStyle w:val="23"/>
        <w:widowControl w:val="0"/>
        <w:numPr>
          <w:ilvl w:val="0"/>
          <w:numId w:val="0"/>
        </w:numPr>
        <w:spacing w:after="0" w:line="560" w:lineRule="exact"/>
        <w:ind w:leftChars="200"/>
        <w:jc w:val="both"/>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621FCF29">
      <w:pPr>
        <w:pStyle w:val="23"/>
        <w:widowControl w:val="0"/>
        <w:numPr>
          <w:ilvl w:val="0"/>
          <w:numId w:val="0"/>
        </w:numPr>
        <w:spacing w:after="0" w:line="560" w:lineRule="exact"/>
        <w:ind w:leftChars="200"/>
        <w:jc w:val="both"/>
        <w:rPr>
          <w:ins w:id="519" w:author="咨询组" w:date="2025-12-10T14:57:20Z"/>
          <w:rFonts w:hint="eastAsia" w:ascii="仿宋_GB2312" w:hAnsi="仿宋" w:eastAsia="仿宋_GB2312" w:cs="仿宋"/>
          <w:sz w:val="32"/>
          <w:szCs w:val="32"/>
          <w:lang w:val="en-US" w:eastAsia="zh-CN"/>
        </w:rPr>
      </w:pPr>
    </w:p>
    <w:p w14:paraId="5FF5A74E">
      <w:pPr>
        <w:pStyle w:val="23"/>
        <w:widowControl w:val="0"/>
        <w:numPr>
          <w:ilvl w:val="0"/>
          <w:numId w:val="0"/>
        </w:numPr>
        <w:spacing w:after="0" w:line="560" w:lineRule="exact"/>
        <w:ind w:leftChars="0" w:firstLine="320" w:firstLineChars="100"/>
        <w:jc w:val="both"/>
        <w:rPr>
          <w:ins w:id="520" w:author="咨询组" w:date="2025-12-10T14:57:52Z"/>
          <w:rFonts w:hint="eastAsia" w:ascii="仿宋_GB2312" w:hAnsi="仿宋" w:eastAsia="仿宋_GB2312" w:cs="仿宋"/>
          <w:sz w:val="32"/>
          <w:szCs w:val="32"/>
          <w:lang w:val="en-US" w:eastAsia="zh-CN"/>
        </w:rPr>
      </w:pPr>
      <w:ins w:id="521" w:author="咨询组" w:date="2025-12-10T14:57:25Z">
        <w:r>
          <w:rPr>
            <w:rFonts w:hint="eastAsia" w:ascii="仿宋_GB2312" w:hAnsi="仿宋" w:eastAsia="仿宋_GB2312" w:cs="仿宋"/>
            <w:sz w:val="32"/>
            <w:szCs w:val="32"/>
            <w:lang w:eastAsia="zh-CN"/>
          </w:rPr>
          <w:t>（</w:t>
        </w:r>
      </w:ins>
      <w:ins w:id="522" w:author="咨询组" w:date="2025-12-10T14:58:58Z">
        <w:r>
          <w:rPr>
            <w:rFonts w:hint="eastAsia" w:ascii="仿宋_GB2312" w:hAnsi="仿宋" w:eastAsia="仿宋_GB2312" w:cs="仿宋"/>
            <w:sz w:val="32"/>
            <w:szCs w:val="32"/>
            <w:lang w:val="en-US" w:eastAsia="zh-CN"/>
          </w:rPr>
          <w:t>四</w:t>
        </w:r>
      </w:ins>
      <w:ins w:id="523" w:author="咨询组" w:date="2025-12-10T14:57:25Z">
        <w:r>
          <w:rPr>
            <w:rFonts w:hint="eastAsia" w:ascii="仿宋_GB2312" w:hAnsi="仿宋" w:eastAsia="仿宋_GB2312" w:cs="仿宋"/>
            <w:sz w:val="32"/>
            <w:szCs w:val="32"/>
            <w:lang w:eastAsia="zh-CN"/>
          </w:rPr>
          <w:t>）</w:t>
        </w:r>
      </w:ins>
      <w:ins w:id="524" w:author="咨询组" w:date="2025-12-10T14:57:47Z">
        <w:r>
          <w:rPr>
            <w:rFonts w:hint="eastAsia" w:ascii="仿宋_GB2312" w:hAnsi="仿宋" w:eastAsia="仿宋_GB2312" w:cs="仿宋"/>
            <w:sz w:val="32"/>
            <w:szCs w:val="32"/>
            <w:lang w:val="en-US" w:eastAsia="zh-CN"/>
          </w:rPr>
          <w:t>兼岗</w:t>
        </w:r>
      </w:ins>
      <w:ins w:id="525" w:author="咨询组" w:date="2025-12-10T14:57:48Z">
        <w:r>
          <w:rPr>
            <w:rFonts w:hint="eastAsia" w:ascii="仿宋_GB2312" w:hAnsi="仿宋" w:eastAsia="仿宋_GB2312" w:cs="仿宋"/>
            <w:sz w:val="32"/>
            <w:szCs w:val="32"/>
            <w:lang w:val="en-US" w:eastAsia="zh-CN"/>
          </w:rPr>
          <w:t>人员</w:t>
        </w:r>
      </w:ins>
      <w:ins w:id="526" w:author="咨询组" w:date="2025-12-10T15:00:31Z">
        <w:r>
          <w:rPr>
            <w:rFonts w:hint="eastAsia" w:ascii="仿宋_GB2312" w:hAnsi="仿宋" w:eastAsia="仿宋_GB2312" w:cs="仿宋"/>
            <w:sz w:val="32"/>
            <w:szCs w:val="32"/>
            <w:lang w:val="en-US" w:eastAsia="zh-CN"/>
          </w:rPr>
          <w:t>绩效考核要求如下</w:t>
        </w:r>
      </w:ins>
      <w:ins w:id="527" w:author="咨询组" w:date="2025-12-10T14:57:51Z">
        <w:r>
          <w:rPr>
            <w:rFonts w:hint="eastAsia" w:ascii="仿宋_GB2312" w:hAnsi="仿宋" w:eastAsia="仿宋_GB2312" w:cs="仿宋"/>
            <w:sz w:val="32"/>
            <w:szCs w:val="32"/>
            <w:lang w:val="en-US" w:eastAsia="zh-CN"/>
          </w:rPr>
          <w:t>：</w:t>
        </w:r>
      </w:ins>
    </w:p>
    <w:p w14:paraId="65CCCFF4">
      <w:pPr>
        <w:pStyle w:val="23"/>
        <w:widowControl w:val="0"/>
        <w:numPr>
          <w:ilvl w:val="0"/>
          <w:numId w:val="0"/>
        </w:numPr>
        <w:spacing w:after="0" w:line="560" w:lineRule="exact"/>
        <w:ind w:leftChars="0" w:firstLine="320" w:firstLineChars="100"/>
        <w:jc w:val="both"/>
        <w:rPr>
          <w:ins w:id="528" w:author="咨询组" w:date="2025-12-10T14:57:53Z"/>
          <w:rFonts w:hint="default" w:ascii="仿宋_GB2312" w:hAnsi="仿宋" w:eastAsia="仿宋_GB2312" w:cs="仿宋"/>
          <w:sz w:val="32"/>
          <w:szCs w:val="32"/>
          <w:lang w:val="en-US" w:eastAsia="zh-CN"/>
        </w:rPr>
      </w:pPr>
      <w:ins w:id="529" w:author="咨询组" w:date="2025-12-10T14:57:53Z">
        <w:r>
          <w:rPr>
            <w:rFonts w:hint="default" w:ascii="仿宋_GB2312" w:hAnsi="仿宋" w:eastAsia="仿宋_GB2312" w:cs="仿宋"/>
            <w:sz w:val="32"/>
            <w:szCs w:val="32"/>
            <w:lang w:val="en-US" w:eastAsia="zh-CN"/>
          </w:rPr>
          <w:t>1、原则上主、兼岗需分别进行考核。兼岗是指通过正式任命或聘任的，兼任平级或下级职务的情况。</w:t>
        </w:r>
      </w:ins>
    </w:p>
    <w:p w14:paraId="4F380159">
      <w:pPr>
        <w:pStyle w:val="23"/>
        <w:widowControl w:val="0"/>
        <w:numPr>
          <w:ilvl w:val="0"/>
          <w:numId w:val="0"/>
        </w:numPr>
        <w:spacing w:after="0" w:line="560" w:lineRule="exact"/>
        <w:ind w:leftChars="0" w:firstLine="320" w:firstLineChars="100"/>
        <w:jc w:val="both"/>
        <w:rPr>
          <w:ins w:id="530" w:author="咨询组" w:date="2025-12-10T14:57:53Z"/>
          <w:rFonts w:hint="default" w:ascii="仿宋_GB2312" w:hAnsi="仿宋" w:eastAsia="仿宋_GB2312" w:cs="仿宋"/>
          <w:sz w:val="32"/>
          <w:szCs w:val="32"/>
          <w:lang w:val="en-US" w:eastAsia="zh-CN"/>
        </w:rPr>
      </w:pPr>
      <w:ins w:id="531" w:author="咨询组" w:date="2025-12-10T14:57:53Z">
        <w:r>
          <w:rPr>
            <w:rFonts w:hint="default" w:ascii="仿宋_GB2312" w:hAnsi="仿宋" w:eastAsia="仿宋_GB2312" w:cs="仿宋"/>
            <w:sz w:val="32"/>
            <w:szCs w:val="32"/>
            <w:lang w:val="en-US" w:eastAsia="zh-CN"/>
          </w:rPr>
          <w:t>平级兼岗：兼任同级职务的，考核得分按平均分计算。</w:t>
        </w:r>
      </w:ins>
    </w:p>
    <w:p w14:paraId="18E16121">
      <w:pPr>
        <w:pStyle w:val="23"/>
        <w:widowControl w:val="0"/>
        <w:numPr>
          <w:ilvl w:val="0"/>
          <w:numId w:val="0"/>
        </w:numPr>
        <w:spacing w:after="0" w:line="560" w:lineRule="exact"/>
        <w:ind w:leftChars="0" w:firstLine="320" w:firstLineChars="100"/>
        <w:jc w:val="both"/>
        <w:rPr>
          <w:ins w:id="532" w:author="咨询组" w:date="2025-12-10T14:57:53Z"/>
          <w:rFonts w:hint="default" w:ascii="仿宋_GB2312" w:hAnsi="仿宋" w:eastAsia="仿宋_GB2312" w:cs="仿宋"/>
          <w:sz w:val="32"/>
          <w:szCs w:val="32"/>
          <w:lang w:val="en-US" w:eastAsia="zh-CN"/>
        </w:rPr>
      </w:pPr>
      <w:ins w:id="533" w:author="咨询组" w:date="2025-12-10T14:57:53Z">
        <w:r>
          <w:rPr>
            <w:rFonts w:hint="default" w:ascii="仿宋_GB2312" w:hAnsi="仿宋" w:eastAsia="仿宋_GB2312" w:cs="仿宋"/>
            <w:sz w:val="32"/>
            <w:szCs w:val="32"/>
            <w:lang w:val="en-US" w:eastAsia="zh-CN"/>
          </w:rPr>
          <w:t>向下兼岗：兼任下级职务的，如主岗考核指标已包含兼岗职务考核内容的，可不再单独设置兼岗权重。</w:t>
        </w:r>
      </w:ins>
    </w:p>
    <w:p w14:paraId="1F79ACEF">
      <w:pPr>
        <w:pStyle w:val="23"/>
        <w:widowControl w:val="0"/>
        <w:numPr>
          <w:ilvl w:val="0"/>
          <w:numId w:val="0"/>
        </w:numPr>
        <w:spacing w:after="0" w:line="560" w:lineRule="exact"/>
        <w:ind w:leftChars="0" w:firstLine="320" w:firstLineChars="100"/>
        <w:jc w:val="both"/>
        <w:rPr>
          <w:ins w:id="534" w:author="咨询组" w:date="2025-12-10T14:57:53Z"/>
          <w:rFonts w:hint="default" w:ascii="仿宋_GB2312" w:hAnsi="仿宋" w:eastAsia="仿宋_GB2312" w:cs="仿宋"/>
          <w:sz w:val="32"/>
          <w:szCs w:val="32"/>
          <w:lang w:val="en-US" w:eastAsia="zh-CN"/>
        </w:rPr>
      </w:pPr>
      <w:ins w:id="535" w:author="咨询组" w:date="2025-12-10T14:57:53Z">
        <w:r>
          <w:rPr>
            <w:rFonts w:hint="default" w:ascii="仿宋_GB2312" w:hAnsi="仿宋" w:eastAsia="仿宋_GB2312" w:cs="仿宋"/>
            <w:sz w:val="32"/>
            <w:szCs w:val="32"/>
            <w:lang w:val="en-US" w:eastAsia="zh-CN"/>
          </w:rPr>
          <w:t>2、年度绩效等级评定：平级兼岗时，主、兼岗分别评定绩效等级，最终由主岗确定绩效等级，其中：</w:t>
        </w:r>
      </w:ins>
    </w:p>
    <w:p w14:paraId="53F10EB0">
      <w:pPr>
        <w:pStyle w:val="23"/>
        <w:widowControl w:val="0"/>
        <w:numPr>
          <w:ilvl w:val="0"/>
          <w:numId w:val="0"/>
        </w:numPr>
        <w:spacing w:after="0" w:line="560" w:lineRule="exact"/>
        <w:ind w:leftChars="0" w:firstLine="320" w:firstLineChars="100"/>
        <w:jc w:val="both"/>
        <w:rPr>
          <w:ins w:id="536" w:author="咨询组" w:date="2025-12-10T14:57:53Z"/>
          <w:rFonts w:hint="default" w:ascii="仿宋_GB2312" w:hAnsi="仿宋" w:eastAsia="仿宋_GB2312" w:cs="仿宋"/>
          <w:sz w:val="32"/>
          <w:szCs w:val="32"/>
          <w:lang w:val="en-US" w:eastAsia="zh-CN"/>
        </w:rPr>
      </w:pPr>
      <w:ins w:id="537" w:author="咨询组" w:date="2025-12-10T14:58:02Z">
        <w:r>
          <w:rPr>
            <w:rFonts w:hint="eastAsia" w:ascii="仿宋_GB2312" w:hAnsi="仿宋" w:eastAsia="仿宋_GB2312" w:cs="仿宋"/>
            <w:sz w:val="32"/>
            <w:szCs w:val="32"/>
            <w:lang w:val="en-US" w:eastAsia="zh-CN"/>
          </w:rPr>
          <w:t>①</w:t>
        </w:r>
      </w:ins>
      <w:ins w:id="538" w:author="咨询组" w:date="2025-12-10T14:57:53Z">
        <w:r>
          <w:rPr>
            <w:rFonts w:hint="default" w:ascii="仿宋_GB2312" w:hAnsi="仿宋" w:eastAsia="仿宋_GB2312" w:cs="仿宋"/>
            <w:sz w:val="32"/>
            <w:szCs w:val="32"/>
            <w:lang w:val="en-US" w:eastAsia="zh-CN"/>
          </w:rPr>
          <w:t>同一兼岗岗位年度内任职达到6个月且12月31日仍兼岗的，评定绩效等级且占评定基数；其余兼岗不评定绩效等级</w:t>
        </w:r>
      </w:ins>
      <w:ins w:id="539" w:author="咨询组" w:date="2025-12-10T14:58:09Z">
        <w:r>
          <w:rPr>
            <w:rFonts w:hint="eastAsia" w:ascii="仿宋_GB2312" w:hAnsi="仿宋" w:eastAsia="仿宋_GB2312" w:cs="仿宋"/>
            <w:sz w:val="32"/>
            <w:szCs w:val="32"/>
            <w:lang w:val="en-US" w:eastAsia="zh-CN"/>
          </w:rPr>
          <w:t>。</w:t>
        </w:r>
      </w:ins>
    </w:p>
    <w:p w14:paraId="05D14EBC">
      <w:pPr>
        <w:pStyle w:val="23"/>
        <w:widowControl w:val="0"/>
        <w:numPr>
          <w:ilvl w:val="0"/>
          <w:numId w:val="0"/>
        </w:numPr>
        <w:spacing w:after="0" w:line="560" w:lineRule="exact"/>
        <w:ind w:leftChars="0" w:firstLine="320" w:firstLineChars="100"/>
        <w:jc w:val="both"/>
        <w:rPr>
          <w:rFonts w:hint="eastAsia" w:ascii="仿宋_GB2312" w:hAnsi="仿宋" w:eastAsia="仿宋_GB2312" w:cs="仿宋"/>
          <w:sz w:val="32"/>
          <w:szCs w:val="32"/>
          <w:lang w:val="en-US" w:eastAsia="zh-CN"/>
        </w:rPr>
      </w:pPr>
      <w:ins w:id="540" w:author="咨询组" w:date="2025-12-10T14:58:05Z">
        <w:r>
          <w:rPr>
            <w:rFonts w:hint="eastAsia" w:ascii="仿宋_GB2312" w:hAnsi="仿宋" w:eastAsia="仿宋_GB2312" w:cs="仿宋"/>
            <w:sz w:val="32"/>
            <w:szCs w:val="32"/>
            <w:lang w:val="en-US" w:eastAsia="zh-CN"/>
          </w:rPr>
          <w:t>②</w:t>
        </w:r>
      </w:ins>
      <w:ins w:id="541" w:author="咨询组" w:date="2025-12-10T14:57:53Z">
        <w:r>
          <w:rPr>
            <w:rFonts w:hint="default" w:ascii="仿宋_GB2312" w:hAnsi="仿宋" w:eastAsia="仿宋_GB2312" w:cs="仿宋"/>
            <w:sz w:val="32"/>
            <w:szCs w:val="32"/>
            <w:lang w:val="en-US" w:eastAsia="zh-CN"/>
          </w:rPr>
          <w:t>若主、兼岗在同一组织内或者为同一直接上级，可只评定一个绩效等级</w:t>
        </w:r>
      </w:ins>
      <w:ins w:id="542" w:author="咨询组" w:date="2025-12-10T14:58:10Z">
        <w:r>
          <w:rPr>
            <w:rFonts w:hint="eastAsia" w:ascii="仿宋_GB2312" w:hAnsi="仿宋" w:eastAsia="仿宋_GB2312" w:cs="仿宋"/>
            <w:sz w:val="32"/>
            <w:szCs w:val="32"/>
            <w:lang w:val="en-US" w:eastAsia="zh-CN"/>
          </w:rPr>
          <w:t>。</w:t>
        </w:r>
      </w:ins>
    </w:p>
    <w:p w14:paraId="3DC1869E">
      <w:pPr>
        <w:pStyle w:val="23"/>
        <w:widowControl w:val="0"/>
        <w:numPr>
          <w:ilvl w:val="0"/>
          <w:numId w:val="0"/>
        </w:numPr>
        <w:spacing w:after="0" w:line="240" w:lineRule="auto"/>
        <w:ind w:leftChars="0" w:firstLine="0" w:firstLineChars="0"/>
        <w:jc w:val="both"/>
        <w:rPr>
          <w:rFonts w:hint="eastAsia" w:ascii="仿宋_GB2312" w:hAnsi="仿宋" w:eastAsia="仿宋_GB2312" w:cs="仿宋"/>
          <w:sz w:val="32"/>
          <w:szCs w:val="32"/>
          <w:lang w:val="en-US" w:eastAsia="zh-CN"/>
        </w:rPr>
      </w:pPr>
    </w:p>
    <w:p w14:paraId="6E592FB7">
      <w:pPr>
        <w:pStyle w:val="23"/>
        <w:widowControl w:val="0"/>
        <w:numPr>
          <w:ilvl w:val="0"/>
          <w:numId w:val="0"/>
        </w:numPr>
        <w:spacing w:after="0" w:line="240" w:lineRule="auto"/>
        <w:ind w:leftChars="0" w:firstLine="0" w:firstLineChars="0"/>
        <w:jc w:val="both"/>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420FEB6B">
      <w:pPr>
        <w:pStyle w:val="23"/>
        <w:widowControl w:val="0"/>
        <w:numPr>
          <w:ilvl w:val="0"/>
          <w:numId w:val="0"/>
        </w:numPr>
        <w:spacing w:after="0" w:line="240" w:lineRule="auto"/>
        <w:ind w:leftChars="0" w:firstLine="0" w:firstLineChars="0"/>
        <w:jc w:val="both"/>
        <w:rPr>
          <w:ins w:id="543" w:author="咨询组" w:date="2025-12-10T14:58:12Z"/>
          <w:rFonts w:hint="eastAsia" w:ascii="仿宋_GB2312" w:hAnsi="仿宋" w:eastAsia="仿宋_GB2312" w:cs="仿宋"/>
          <w:sz w:val="32"/>
          <w:szCs w:val="32"/>
          <w:lang w:val="en-US" w:eastAsia="zh-CN"/>
        </w:rPr>
      </w:pPr>
    </w:p>
    <w:p w14:paraId="39914009">
      <w:pPr>
        <w:pStyle w:val="23"/>
        <w:widowControl w:val="0"/>
        <w:numPr>
          <w:ilvl w:val="0"/>
          <w:numId w:val="0"/>
        </w:numPr>
        <w:spacing w:after="0" w:line="560" w:lineRule="exact"/>
        <w:ind w:left="0" w:leftChars="0" w:firstLine="640" w:firstLineChars="200"/>
        <w:jc w:val="both"/>
        <w:rPr>
          <w:ins w:id="544" w:author="咨询组" w:date="2025-12-10T14:58:44Z"/>
          <w:rFonts w:hint="eastAsia" w:ascii="仿宋_GB2312" w:hAnsi="仿宋" w:eastAsia="仿宋_GB2312" w:cs="仿宋"/>
          <w:sz w:val="32"/>
          <w:szCs w:val="32"/>
          <w:lang w:val="en-US" w:eastAsia="zh-CN"/>
        </w:rPr>
      </w:pPr>
      <w:ins w:id="545" w:author="咨询组" w:date="2025-12-10T14:58:44Z">
        <w:r>
          <w:rPr>
            <w:rFonts w:hint="eastAsia" w:ascii="仿宋_GB2312" w:hAnsi="仿宋" w:eastAsia="仿宋_GB2312" w:cs="仿宋"/>
            <w:sz w:val="32"/>
            <w:szCs w:val="32"/>
            <w:lang w:val="en-US" w:eastAsia="zh-CN" w:bidi="ar-SA"/>
          </w:rPr>
          <w:t>（五）</w:t>
        </w:r>
      </w:ins>
      <w:ins w:id="546" w:author="咨询组" w:date="2025-12-10T15:00:06Z">
        <w:r>
          <w:rPr>
            <w:rFonts w:hint="eastAsia" w:ascii="仿宋_GB2312" w:hAnsi="仿宋" w:eastAsia="仿宋_GB2312" w:cs="仿宋"/>
            <w:sz w:val="32"/>
            <w:szCs w:val="32"/>
            <w:lang w:val="en-US" w:eastAsia="zh-CN"/>
          </w:rPr>
          <w:t>兼职</w:t>
        </w:r>
      </w:ins>
      <w:ins w:id="547" w:author="咨询组" w:date="2025-12-10T14:58:27Z">
        <w:r>
          <w:rPr>
            <w:rFonts w:hint="eastAsia" w:ascii="仿宋_GB2312" w:hAnsi="仿宋" w:eastAsia="仿宋_GB2312" w:cs="仿宋"/>
            <w:sz w:val="32"/>
            <w:szCs w:val="32"/>
            <w:lang w:val="en-US" w:eastAsia="zh-CN"/>
          </w:rPr>
          <w:t>人员</w:t>
        </w:r>
      </w:ins>
      <w:ins w:id="548" w:author="咨询组" w:date="2025-12-10T15:00:09Z">
        <w:r>
          <w:rPr>
            <w:rFonts w:hint="eastAsia" w:ascii="仿宋_GB2312" w:hAnsi="仿宋" w:eastAsia="仿宋_GB2312" w:cs="仿宋"/>
            <w:sz w:val="32"/>
            <w:szCs w:val="32"/>
            <w:lang w:val="en-US" w:eastAsia="zh-CN"/>
          </w:rPr>
          <w:t>绩效</w:t>
        </w:r>
      </w:ins>
      <w:ins w:id="549" w:author="咨询组" w:date="2025-12-10T15:00:10Z">
        <w:r>
          <w:rPr>
            <w:rFonts w:hint="eastAsia" w:ascii="仿宋_GB2312" w:hAnsi="仿宋" w:eastAsia="仿宋_GB2312" w:cs="仿宋"/>
            <w:sz w:val="32"/>
            <w:szCs w:val="32"/>
            <w:lang w:val="en-US" w:eastAsia="zh-CN"/>
          </w:rPr>
          <w:t>考核</w:t>
        </w:r>
      </w:ins>
      <w:ins w:id="550" w:author="咨询组" w:date="2025-12-10T15:00:15Z">
        <w:r>
          <w:rPr>
            <w:rFonts w:hint="eastAsia" w:ascii="仿宋_GB2312" w:hAnsi="仿宋" w:eastAsia="仿宋_GB2312" w:cs="仿宋"/>
            <w:sz w:val="32"/>
            <w:szCs w:val="32"/>
            <w:lang w:val="en-US" w:eastAsia="zh-CN"/>
          </w:rPr>
          <w:t>要求</w:t>
        </w:r>
      </w:ins>
      <w:ins w:id="551" w:author="咨询组" w:date="2025-12-10T15:00:17Z">
        <w:r>
          <w:rPr>
            <w:rFonts w:hint="eastAsia" w:ascii="仿宋_GB2312" w:hAnsi="仿宋" w:eastAsia="仿宋_GB2312" w:cs="仿宋"/>
            <w:sz w:val="32"/>
            <w:szCs w:val="32"/>
            <w:lang w:val="en-US" w:eastAsia="zh-CN"/>
          </w:rPr>
          <w:t>如下</w:t>
        </w:r>
      </w:ins>
      <w:ins w:id="552" w:author="咨询组" w:date="2025-12-10T14:58:27Z">
        <w:r>
          <w:rPr>
            <w:rFonts w:hint="eastAsia" w:ascii="仿宋_GB2312" w:hAnsi="仿宋" w:eastAsia="仿宋_GB2312" w:cs="仿宋"/>
            <w:sz w:val="32"/>
            <w:szCs w:val="32"/>
            <w:lang w:val="en-US" w:eastAsia="zh-CN"/>
          </w:rPr>
          <w:t>：</w:t>
        </w:r>
      </w:ins>
    </w:p>
    <w:p w14:paraId="158BF277">
      <w:pPr>
        <w:pStyle w:val="23"/>
        <w:widowControl w:val="0"/>
        <w:numPr>
          <w:ilvl w:val="-1"/>
          <w:numId w:val="0"/>
        </w:numPr>
        <w:spacing w:after="0" w:line="560" w:lineRule="exact"/>
        <w:ind w:left="440" w:leftChars="200" w:firstLine="0" w:firstLineChars="0"/>
        <w:jc w:val="both"/>
        <w:rPr>
          <w:ins w:id="553" w:author="咨询组" w:date="2025-12-10T14:58:41Z"/>
          <w:rFonts w:hint="eastAsia" w:ascii="仿宋_GB2312" w:hAnsi="仿宋" w:eastAsia="仿宋_GB2312" w:cs="仿宋"/>
          <w:sz w:val="32"/>
          <w:szCs w:val="32"/>
          <w:lang w:val="en-US" w:eastAsia="zh-CN"/>
        </w:rPr>
      </w:pPr>
      <w:ins w:id="554" w:author="咨询组" w:date="2025-12-10T14:58:41Z">
        <w:r>
          <w:rPr>
            <w:rFonts w:hint="eastAsia" w:ascii="仿宋_GB2312" w:hAnsi="仿宋" w:eastAsia="仿宋_GB2312" w:cs="仿宋"/>
            <w:sz w:val="32"/>
            <w:szCs w:val="32"/>
            <w:lang w:val="en-US" w:eastAsia="zh-CN"/>
          </w:rPr>
          <w:t>1、兼职是指在主要岗位职责外，根据上级安排负责或协助分管某项工作。</w:t>
        </w:r>
      </w:ins>
    </w:p>
    <w:p w14:paraId="6D231FC1">
      <w:pPr>
        <w:pStyle w:val="23"/>
        <w:widowControl w:val="0"/>
        <w:numPr>
          <w:ilvl w:val="0"/>
          <w:numId w:val="0"/>
        </w:numPr>
        <w:spacing w:after="0" w:line="560" w:lineRule="exact"/>
        <w:ind w:leftChars="0" w:firstLine="320" w:firstLineChars="100"/>
        <w:jc w:val="both"/>
        <w:rPr>
          <w:ins w:id="555" w:author="咨询组" w:date="2025-12-10T14:58:41Z"/>
          <w:rFonts w:hint="eastAsia" w:ascii="仿宋_GB2312" w:hAnsi="仿宋" w:eastAsia="仿宋_GB2312" w:cs="仿宋"/>
          <w:sz w:val="32"/>
          <w:szCs w:val="32"/>
          <w:lang w:val="en-US" w:eastAsia="zh-CN"/>
        </w:rPr>
      </w:pPr>
      <w:ins w:id="556" w:author="咨询组" w:date="2025-12-10T14:58:41Z">
        <w:r>
          <w:rPr>
            <w:rFonts w:hint="eastAsia" w:ascii="仿宋_GB2312" w:hAnsi="仿宋" w:eastAsia="仿宋_GB2312" w:cs="仿宋"/>
            <w:sz w:val="32"/>
            <w:szCs w:val="32"/>
            <w:lang w:val="en-US" w:eastAsia="zh-CN"/>
          </w:rPr>
          <w:t>2、兼职岗位不进行月度/季度考核，可在年度评价时对兼职工作完成情况进行考核，兼职项工作的考核权重合计不超过10%，具体以专项要求为准。</w:t>
        </w:r>
      </w:ins>
    </w:p>
    <w:p w14:paraId="5C67E57F">
      <w:pPr>
        <w:pStyle w:val="23"/>
        <w:widowControl w:val="0"/>
        <w:numPr>
          <w:ilvl w:val="0"/>
          <w:numId w:val="0"/>
        </w:numPr>
        <w:spacing w:after="0" w:line="560" w:lineRule="exact"/>
        <w:ind w:leftChars="0" w:firstLine="320" w:firstLineChars="100"/>
        <w:jc w:val="both"/>
        <w:rPr>
          <w:rFonts w:hint="eastAsia" w:ascii="仿宋_GB2312" w:hAnsi="仿宋" w:eastAsia="仿宋_GB2312" w:cs="仿宋"/>
          <w:sz w:val="32"/>
          <w:szCs w:val="32"/>
          <w:lang w:val="en-US" w:eastAsia="zh-CN"/>
        </w:rPr>
      </w:pPr>
      <w:ins w:id="557" w:author="咨询组" w:date="2025-12-10T14:58:41Z">
        <w:r>
          <w:rPr>
            <w:rFonts w:hint="eastAsia" w:ascii="仿宋_GB2312" w:hAnsi="仿宋" w:eastAsia="仿宋_GB2312" w:cs="仿宋"/>
            <w:sz w:val="32"/>
            <w:szCs w:val="32"/>
            <w:lang w:val="en-US" w:eastAsia="zh-CN"/>
          </w:rPr>
          <w:t>3、兼职项工作的考核需求，由华润啤酒/事业部本部牵头部门提出，经啤酒/雪花/酒业人力资源部汇总分析后，统筹制订评价指引/细则，报啤酒人力资源部审核，董事会主席审批。</w:t>
        </w:r>
      </w:ins>
    </w:p>
    <w:p w14:paraId="7CF1D9CF">
      <w:pPr>
        <w:pStyle w:val="23"/>
        <w:widowControl w:val="0"/>
        <w:numPr>
          <w:ilvl w:val="0"/>
          <w:numId w:val="0"/>
        </w:numPr>
        <w:spacing w:after="0" w:line="240" w:lineRule="auto"/>
        <w:ind w:leftChars="0" w:firstLine="0" w:firstLineChars="0"/>
        <w:jc w:val="left"/>
        <w:rPr>
          <w:rFonts w:hint="eastAsia" w:ascii="仿宋_GB2312" w:hAnsi="仿宋" w:eastAsia="仿宋_GB2312" w:cs="仿宋"/>
          <w:sz w:val="32"/>
          <w:szCs w:val="32"/>
          <w:lang w:val="en-US" w:eastAsia="zh-CN"/>
        </w:rPr>
      </w:pPr>
    </w:p>
    <w:p w14:paraId="047429A1">
      <w:pPr>
        <w:pStyle w:val="23"/>
        <w:widowControl w:val="0"/>
        <w:numPr>
          <w:ilvl w:val="0"/>
          <w:numId w:val="0"/>
        </w:numPr>
        <w:spacing w:after="0" w:line="240" w:lineRule="auto"/>
        <w:ind w:leftChars="0" w:firstLine="0" w:firstLineChars="0"/>
        <w:jc w:val="left"/>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1985B704">
      <w:pPr>
        <w:pStyle w:val="23"/>
        <w:widowControl w:val="0"/>
        <w:numPr>
          <w:ilvl w:val="0"/>
          <w:numId w:val="0"/>
        </w:numPr>
        <w:spacing w:after="0" w:line="240" w:lineRule="auto"/>
        <w:ind w:leftChars="0" w:firstLine="0" w:firstLineChars="0"/>
        <w:jc w:val="left"/>
        <w:rPr>
          <w:ins w:id="558" w:author="咨询组" w:date="2025-12-10T14:59:10Z"/>
          <w:rFonts w:hint="eastAsia" w:ascii="仿宋_GB2312" w:hAnsi="仿宋" w:eastAsia="仿宋_GB2312" w:cs="仿宋"/>
          <w:sz w:val="32"/>
          <w:szCs w:val="32"/>
          <w:lang w:val="en-US" w:eastAsia="zh-CN"/>
        </w:rPr>
      </w:pPr>
    </w:p>
    <w:p w14:paraId="0D29F4FF">
      <w:pPr>
        <w:pStyle w:val="23"/>
        <w:widowControl w:val="0"/>
        <w:numPr>
          <w:ilvl w:val="0"/>
          <w:numId w:val="0"/>
        </w:numPr>
        <w:spacing w:after="0" w:line="560" w:lineRule="exact"/>
        <w:ind w:left="0" w:leftChars="0" w:firstLine="640" w:firstLineChars="200"/>
        <w:jc w:val="both"/>
        <w:rPr>
          <w:ins w:id="559" w:author="咨询组" w:date="2025-12-10T15:00:39Z"/>
          <w:rFonts w:hint="eastAsia" w:ascii="仿宋_GB2312" w:hAnsi="仿宋" w:eastAsia="仿宋_GB2312" w:cs="仿宋"/>
          <w:sz w:val="32"/>
          <w:szCs w:val="32"/>
          <w:lang w:val="en-US" w:eastAsia="zh-CN"/>
        </w:rPr>
      </w:pPr>
      <w:ins w:id="560" w:author="咨询组" w:date="2025-12-10T15:00:39Z">
        <w:r>
          <w:rPr>
            <w:rFonts w:hint="eastAsia" w:ascii="仿宋_GB2312" w:hAnsi="仿宋" w:eastAsia="仿宋_GB2312" w:cs="仿宋"/>
            <w:sz w:val="32"/>
            <w:szCs w:val="32"/>
            <w:lang w:val="en-US" w:eastAsia="zh-CN" w:bidi="ar-SA"/>
          </w:rPr>
          <w:t>（六）</w:t>
        </w:r>
      </w:ins>
      <w:ins w:id="561" w:author="咨询组" w:date="2025-12-10T14:59:41Z">
        <w:r>
          <w:rPr>
            <w:rFonts w:hint="eastAsia" w:ascii="仿宋_GB2312" w:hAnsi="仿宋" w:eastAsia="仿宋_GB2312" w:cs="仿宋"/>
            <w:sz w:val="32"/>
            <w:szCs w:val="32"/>
            <w:lang w:val="en-US" w:eastAsia="zh-CN"/>
          </w:rPr>
          <w:t>考核</w:t>
        </w:r>
      </w:ins>
      <w:ins w:id="562" w:author="咨询组" w:date="2025-12-10T14:59:43Z">
        <w:r>
          <w:rPr>
            <w:rFonts w:hint="eastAsia" w:ascii="仿宋_GB2312" w:hAnsi="仿宋" w:eastAsia="仿宋_GB2312" w:cs="仿宋"/>
            <w:sz w:val="32"/>
            <w:szCs w:val="32"/>
            <w:lang w:val="en-US" w:eastAsia="zh-CN"/>
          </w:rPr>
          <w:t>周期内</w:t>
        </w:r>
      </w:ins>
      <w:ins w:id="563" w:author="咨询组" w:date="2025-12-10T14:59:44Z">
        <w:r>
          <w:rPr>
            <w:rFonts w:hint="eastAsia" w:ascii="仿宋_GB2312" w:hAnsi="仿宋" w:eastAsia="仿宋_GB2312" w:cs="仿宋"/>
            <w:sz w:val="32"/>
            <w:szCs w:val="32"/>
            <w:lang w:val="en-US" w:eastAsia="zh-CN"/>
          </w:rPr>
          <w:t>休</w:t>
        </w:r>
      </w:ins>
      <w:ins w:id="564" w:author="咨询组" w:date="2025-12-10T14:59:47Z">
        <w:r>
          <w:rPr>
            <w:rFonts w:hint="eastAsia" w:ascii="仿宋_GB2312" w:hAnsi="仿宋" w:eastAsia="仿宋_GB2312" w:cs="仿宋"/>
            <w:sz w:val="32"/>
            <w:szCs w:val="32"/>
            <w:lang w:val="en-US" w:eastAsia="zh-CN"/>
          </w:rPr>
          <w:t>病假</w:t>
        </w:r>
      </w:ins>
      <w:ins w:id="565" w:author="咨询组" w:date="2025-12-10T14:59:48Z">
        <w:r>
          <w:rPr>
            <w:rFonts w:hint="eastAsia" w:ascii="仿宋_GB2312" w:hAnsi="仿宋" w:eastAsia="仿宋_GB2312" w:cs="仿宋"/>
            <w:sz w:val="32"/>
            <w:szCs w:val="32"/>
            <w:lang w:val="en-US" w:eastAsia="zh-CN"/>
          </w:rPr>
          <w:t>、</w:t>
        </w:r>
      </w:ins>
      <w:ins w:id="566" w:author="咨询组" w:date="2025-12-10T14:59:49Z">
        <w:r>
          <w:rPr>
            <w:rFonts w:hint="eastAsia" w:ascii="仿宋_GB2312" w:hAnsi="仿宋" w:eastAsia="仿宋_GB2312" w:cs="仿宋"/>
            <w:sz w:val="32"/>
            <w:szCs w:val="32"/>
            <w:lang w:val="en-US" w:eastAsia="zh-CN"/>
          </w:rPr>
          <w:t>产假</w:t>
        </w:r>
      </w:ins>
      <w:ins w:id="567" w:author="咨询组" w:date="2025-12-10T14:59:50Z">
        <w:r>
          <w:rPr>
            <w:rFonts w:hint="eastAsia" w:ascii="仿宋_GB2312" w:hAnsi="仿宋" w:eastAsia="仿宋_GB2312" w:cs="仿宋"/>
            <w:sz w:val="32"/>
            <w:szCs w:val="32"/>
            <w:lang w:val="en-US" w:eastAsia="zh-CN"/>
          </w:rPr>
          <w:t>、</w:t>
        </w:r>
      </w:ins>
      <w:ins w:id="568" w:author="咨询组" w:date="2025-12-10T14:59:51Z">
        <w:r>
          <w:rPr>
            <w:rFonts w:hint="eastAsia" w:ascii="仿宋_GB2312" w:hAnsi="仿宋" w:eastAsia="仿宋_GB2312" w:cs="仿宋"/>
            <w:sz w:val="32"/>
            <w:szCs w:val="32"/>
            <w:lang w:val="en-US" w:eastAsia="zh-CN"/>
          </w:rPr>
          <w:t>事假</w:t>
        </w:r>
      </w:ins>
      <w:ins w:id="569" w:author="咨询组" w:date="2025-12-10T14:59:31Z">
        <w:r>
          <w:rPr>
            <w:rFonts w:hint="eastAsia" w:ascii="仿宋_GB2312" w:hAnsi="仿宋" w:eastAsia="仿宋_GB2312" w:cs="仿宋"/>
            <w:sz w:val="32"/>
            <w:szCs w:val="32"/>
            <w:lang w:val="en-US" w:eastAsia="zh-CN"/>
          </w:rPr>
          <w:t>人员</w:t>
        </w:r>
      </w:ins>
      <w:ins w:id="570" w:author="咨询组" w:date="2025-12-10T15:00:23Z">
        <w:r>
          <w:rPr>
            <w:rFonts w:hint="eastAsia" w:ascii="仿宋_GB2312" w:hAnsi="仿宋" w:eastAsia="仿宋_GB2312" w:cs="仿宋"/>
            <w:sz w:val="32"/>
            <w:szCs w:val="32"/>
            <w:lang w:val="en-US" w:eastAsia="zh-CN"/>
          </w:rPr>
          <w:t>，</w:t>
        </w:r>
      </w:ins>
      <w:ins w:id="571" w:author="咨询组" w:date="2025-12-10T15:00:24Z">
        <w:r>
          <w:rPr>
            <w:rFonts w:hint="eastAsia" w:ascii="仿宋_GB2312" w:hAnsi="仿宋" w:eastAsia="仿宋_GB2312" w:cs="仿宋"/>
            <w:sz w:val="32"/>
            <w:szCs w:val="32"/>
            <w:lang w:val="en-US" w:eastAsia="zh-CN"/>
          </w:rPr>
          <w:t>绩效考核要求如下</w:t>
        </w:r>
      </w:ins>
      <w:ins w:id="572" w:author="咨询组" w:date="2025-12-10T14:59:31Z">
        <w:r>
          <w:rPr>
            <w:rFonts w:hint="eastAsia" w:ascii="仿宋_GB2312" w:hAnsi="仿宋" w:eastAsia="仿宋_GB2312" w:cs="仿宋"/>
            <w:sz w:val="32"/>
            <w:szCs w:val="32"/>
            <w:lang w:val="en-US" w:eastAsia="zh-CN"/>
          </w:rPr>
          <w:t>：</w:t>
        </w:r>
      </w:ins>
    </w:p>
    <w:p w14:paraId="7C5C22D5">
      <w:pPr>
        <w:pStyle w:val="23"/>
        <w:widowControl w:val="0"/>
        <w:numPr>
          <w:ilvl w:val="0"/>
          <w:numId w:val="0"/>
        </w:numPr>
        <w:spacing w:after="0" w:line="560" w:lineRule="exact"/>
        <w:ind w:leftChars="0" w:firstLine="320" w:firstLineChars="100"/>
        <w:jc w:val="both"/>
        <w:rPr>
          <w:ins w:id="573" w:author="咨询组" w:date="2025-12-10T15:01:08Z"/>
          <w:rFonts w:hint="eastAsia" w:ascii="仿宋_GB2312" w:hAnsi="仿宋" w:eastAsia="仿宋_GB2312" w:cs="仿宋"/>
          <w:sz w:val="32"/>
          <w:szCs w:val="32"/>
          <w:lang w:val="en-US" w:eastAsia="zh-CN"/>
        </w:rPr>
      </w:pPr>
      <w:ins w:id="574" w:author="咨询组" w:date="2025-12-10T15:01:11Z">
        <w:r>
          <w:rPr>
            <w:rFonts w:hint="eastAsia" w:ascii="仿宋_GB2312" w:hAnsi="仿宋" w:eastAsia="仿宋_GB2312" w:cs="仿宋"/>
            <w:sz w:val="32"/>
            <w:szCs w:val="32"/>
            <w:lang w:val="en-US" w:eastAsia="zh-CN"/>
          </w:rPr>
          <w:t>1、</w:t>
        </w:r>
      </w:ins>
      <w:ins w:id="575" w:author="咨询组" w:date="2025-12-10T15:35:55Z">
        <w:r>
          <w:rPr>
            <w:rFonts w:hint="eastAsia" w:ascii="仿宋_GB2312" w:hAnsi="仿宋" w:eastAsia="仿宋_GB2312" w:cs="仿宋"/>
            <w:sz w:val="32"/>
            <w:szCs w:val="32"/>
            <w:lang w:val="en-US" w:eastAsia="zh-CN"/>
          </w:rPr>
          <w:t>实施</w:t>
        </w:r>
      </w:ins>
      <w:ins w:id="576" w:author="咨询组" w:date="2025-12-10T15:01:08Z">
        <w:r>
          <w:rPr>
            <w:rFonts w:hint="eastAsia" w:ascii="仿宋_GB2312" w:hAnsi="仿宋" w:eastAsia="仿宋_GB2312" w:cs="仿宋"/>
            <w:sz w:val="32"/>
            <w:szCs w:val="32"/>
            <w:lang w:val="en-US" w:eastAsia="zh-CN"/>
          </w:rPr>
          <w:t>月度考核</w:t>
        </w:r>
      </w:ins>
      <w:ins w:id="577" w:author="咨询组" w:date="2025-12-10T15:35:57Z">
        <w:r>
          <w:rPr>
            <w:rFonts w:hint="eastAsia" w:ascii="仿宋_GB2312" w:hAnsi="仿宋" w:eastAsia="仿宋_GB2312" w:cs="仿宋"/>
            <w:sz w:val="32"/>
            <w:szCs w:val="32"/>
            <w:lang w:val="en-US" w:eastAsia="zh-CN"/>
          </w:rPr>
          <w:t>的</w:t>
        </w:r>
      </w:ins>
      <w:ins w:id="578" w:author="咨询组" w:date="2025-12-10T15:01:08Z">
        <w:r>
          <w:rPr>
            <w:rFonts w:hint="eastAsia" w:ascii="仿宋_GB2312" w:hAnsi="仿宋" w:eastAsia="仿宋_GB2312" w:cs="仿宋"/>
            <w:sz w:val="32"/>
            <w:szCs w:val="32"/>
            <w:lang w:val="en-US" w:eastAsia="zh-CN"/>
          </w:rPr>
          <w:t>：因病假、产假、事假导致月度内出勤不满15个自然日的，不计算考核得分，当期月度奖金按标准发放；其余正常考核。</w:t>
        </w:r>
      </w:ins>
    </w:p>
    <w:p w14:paraId="56A7287E">
      <w:pPr>
        <w:pStyle w:val="23"/>
        <w:widowControl w:val="0"/>
        <w:numPr>
          <w:ilvl w:val="0"/>
          <w:numId w:val="0"/>
        </w:numPr>
        <w:spacing w:after="0" w:line="560" w:lineRule="exact"/>
        <w:ind w:leftChars="0" w:firstLine="320" w:firstLineChars="100"/>
        <w:jc w:val="both"/>
        <w:rPr>
          <w:rFonts w:hint="eastAsia" w:ascii="仿宋_GB2312" w:hAnsi="仿宋" w:eastAsia="仿宋_GB2312" w:cs="仿宋"/>
          <w:sz w:val="32"/>
          <w:szCs w:val="32"/>
          <w:lang w:val="en-US" w:eastAsia="zh-CN"/>
        </w:rPr>
      </w:pPr>
      <w:ins w:id="579" w:author="咨询组" w:date="2025-12-10T15:01:14Z">
        <w:r>
          <w:rPr>
            <w:rFonts w:hint="eastAsia" w:ascii="仿宋_GB2312" w:hAnsi="仿宋" w:eastAsia="仿宋_GB2312" w:cs="仿宋"/>
            <w:sz w:val="32"/>
            <w:szCs w:val="32"/>
            <w:lang w:val="en-US" w:eastAsia="zh-CN"/>
          </w:rPr>
          <w:t>2、</w:t>
        </w:r>
      </w:ins>
      <w:ins w:id="580" w:author="咨询组" w:date="2025-12-10T15:35:59Z">
        <w:r>
          <w:rPr>
            <w:rFonts w:hint="eastAsia" w:ascii="仿宋_GB2312" w:hAnsi="仿宋" w:eastAsia="仿宋_GB2312" w:cs="仿宋"/>
            <w:sz w:val="32"/>
            <w:szCs w:val="32"/>
            <w:lang w:val="en-US" w:eastAsia="zh-CN"/>
          </w:rPr>
          <w:t>实施</w:t>
        </w:r>
      </w:ins>
      <w:ins w:id="581" w:author="咨询组" w:date="2025-12-10T15:01:08Z">
        <w:r>
          <w:rPr>
            <w:rFonts w:hint="eastAsia" w:ascii="仿宋_GB2312" w:hAnsi="仿宋" w:eastAsia="仿宋_GB2312" w:cs="仿宋"/>
            <w:sz w:val="32"/>
            <w:szCs w:val="32"/>
            <w:lang w:val="en-US" w:eastAsia="zh-CN"/>
          </w:rPr>
          <w:t>季度考核</w:t>
        </w:r>
      </w:ins>
      <w:ins w:id="582" w:author="咨询组" w:date="2025-12-10T15:36:01Z">
        <w:r>
          <w:rPr>
            <w:rFonts w:hint="eastAsia" w:ascii="仿宋_GB2312" w:hAnsi="仿宋" w:eastAsia="仿宋_GB2312" w:cs="仿宋"/>
            <w:sz w:val="32"/>
            <w:szCs w:val="32"/>
            <w:lang w:val="en-US" w:eastAsia="zh-CN"/>
          </w:rPr>
          <w:t>的</w:t>
        </w:r>
      </w:ins>
      <w:ins w:id="583" w:author="咨询组" w:date="2025-12-10T15:01:08Z">
        <w:r>
          <w:rPr>
            <w:rFonts w:hint="eastAsia" w:ascii="仿宋_GB2312" w:hAnsi="仿宋" w:eastAsia="仿宋_GB2312" w:cs="仿宋"/>
            <w:sz w:val="32"/>
            <w:szCs w:val="32"/>
            <w:lang w:val="en-US" w:eastAsia="zh-CN"/>
          </w:rPr>
          <w:t>：因病假、产假、事假导致季度内出勤不满15个自然日的，不计算考核得分，当期季度奖金按标准发放；其余正常考核。</w:t>
        </w:r>
      </w:ins>
    </w:p>
    <w:p w14:paraId="7673B756">
      <w:pPr>
        <w:pStyle w:val="23"/>
        <w:widowControl w:val="0"/>
        <w:numPr>
          <w:ilvl w:val="0"/>
          <w:numId w:val="0"/>
        </w:numPr>
        <w:spacing w:after="0" w:line="240" w:lineRule="auto"/>
        <w:ind w:leftChars="0"/>
        <w:jc w:val="both"/>
        <w:rPr>
          <w:rFonts w:hint="eastAsia" w:ascii="仿宋_GB2312" w:hAnsi="仿宋" w:eastAsia="仿宋_GB2312" w:cs="仿宋"/>
          <w:sz w:val="32"/>
          <w:szCs w:val="32"/>
          <w:lang w:val="en-US" w:eastAsia="zh-CN"/>
        </w:rPr>
      </w:pPr>
    </w:p>
    <w:p w14:paraId="09F05E58">
      <w:pPr>
        <w:pStyle w:val="23"/>
        <w:widowControl w:val="0"/>
        <w:numPr>
          <w:ilvl w:val="0"/>
          <w:numId w:val="0"/>
        </w:numPr>
        <w:spacing w:after="0" w:line="240" w:lineRule="auto"/>
        <w:ind w:leftChars="0"/>
        <w:jc w:val="both"/>
        <w:rPr>
          <w:rFonts w:hint="eastAsia"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15431B82">
      <w:pPr>
        <w:pStyle w:val="23"/>
        <w:widowControl w:val="0"/>
        <w:numPr>
          <w:ilvl w:val="0"/>
          <w:numId w:val="0"/>
        </w:numPr>
        <w:spacing w:after="0" w:line="240" w:lineRule="auto"/>
        <w:ind w:leftChars="0" w:firstLine="0" w:firstLineChars="0"/>
        <w:jc w:val="both"/>
        <w:rPr>
          <w:ins w:id="584" w:author="咨询组" w:date="2025-12-10T15:36:20Z"/>
          <w:rFonts w:hint="eastAsia" w:ascii="仿宋_GB2312" w:hAnsi="仿宋" w:eastAsia="仿宋_GB2312" w:cs="仿宋"/>
          <w:sz w:val="32"/>
          <w:szCs w:val="32"/>
          <w:lang w:val="en-US" w:eastAsia="zh-CN"/>
        </w:rPr>
      </w:pPr>
    </w:p>
    <w:p w14:paraId="1227A640">
      <w:pPr>
        <w:pStyle w:val="29"/>
        <w:numPr>
          <w:ilvl w:val="0"/>
          <w:numId w:val="0"/>
        </w:numPr>
        <w:ind w:left="0" w:leftChars="0" w:firstLine="0" w:firstLineChars="0"/>
        <w:jc w:val="center"/>
        <w:rPr>
          <w:rFonts w:ascii="黑体" w:hAnsi="黑体" w:eastAsia="黑体" w:cs="仿宋"/>
        </w:rPr>
      </w:pPr>
      <w:bookmarkStart w:id="20" w:name="_Toc170931939"/>
      <w:r>
        <w:rPr>
          <w:rFonts w:hint="eastAsia" w:ascii="黑体" w:hAnsi="黑体" w:eastAsia="黑体" w:cs="仿宋"/>
          <w:b w:val="0"/>
          <w:kern w:val="2"/>
          <w:sz w:val="32"/>
          <w:szCs w:val="32"/>
          <w:lang w:val="en-US" w:eastAsia="zh-CN" w:bidi="ar-SA"/>
        </w:rPr>
        <w:t>第八章</w:t>
      </w:r>
      <w:r>
        <w:rPr>
          <w:rFonts w:hint="eastAsia" w:ascii="黑体" w:hAnsi="黑体" w:eastAsia="黑体" w:cs="仿宋"/>
        </w:rPr>
        <w:t>监督与管理</w:t>
      </w:r>
      <w:bookmarkEnd w:id="20"/>
    </w:p>
    <w:p w14:paraId="630AB8AC">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第三十一条</w:t>
      </w:r>
      <w:r>
        <w:rPr>
          <w:rFonts w:hint="eastAsia" w:ascii="仿宋_GB2312" w:hAnsi="仿宋" w:eastAsia="仿宋_GB2312" w:cs="仿宋"/>
          <w:sz w:val="32"/>
          <w:szCs w:val="32"/>
        </w:rPr>
        <w:t>绩效管理过程及考核结果等，应利用绩效看板、会议、公告、面谈等方式向员工公开，确保绩效管理的公平公正性。</w:t>
      </w:r>
    </w:p>
    <w:p w14:paraId="7F0A4E9D">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第三十二条</w:t>
      </w:r>
      <w:r>
        <w:rPr>
          <w:rFonts w:hint="eastAsia" w:ascii="仿宋_GB2312" w:hAnsi="仿宋" w:eastAsia="仿宋_GB2312" w:cs="仿宋"/>
          <w:sz w:val="32"/>
          <w:szCs w:val="32"/>
        </w:rPr>
        <w:t>绩效档案的归档方式和保存期限按人力资源档案管理要求执行。</w:t>
      </w:r>
    </w:p>
    <w:p w14:paraId="0B79B6BA">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第三十三条</w:t>
      </w:r>
      <w:r>
        <w:rPr>
          <w:rFonts w:hint="eastAsia" w:ascii="仿宋_GB2312" w:hAnsi="仿宋" w:eastAsia="仿宋_GB2312" w:cs="仿宋"/>
          <w:sz w:val="32"/>
          <w:szCs w:val="32"/>
        </w:rPr>
        <w:t>各级人力资源部应定期开展绩效审计，以检视绩效制度、流程、体系建设的完整性及执行有效性，对问题及时纠偏，并总结提炼实践中的优秀案例。</w:t>
      </w:r>
    </w:p>
    <w:p w14:paraId="0E25CDA4">
      <w:pPr>
        <w:pStyle w:val="29"/>
        <w:numPr>
          <w:ilvl w:val="0"/>
          <w:numId w:val="0"/>
        </w:numPr>
        <w:ind w:left="0" w:leftChars="0" w:firstLine="0" w:firstLineChars="0"/>
        <w:jc w:val="center"/>
        <w:rPr>
          <w:rFonts w:ascii="黑体" w:hAnsi="黑体" w:eastAsia="黑体" w:cs="仿宋"/>
        </w:rPr>
      </w:pPr>
      <w:bookmarkStart w:id="21" w:name="_Toc121055816"/>
      <w:bookmarkStart w:id="22" w:name="_Toc154418358"/>
      <w:bookmarkStart w:id="23" w:name="_Toc170931940"/>
      <w:bookmarkStart w:id="24" w:name="_Toc121147707"/>
      <w:r>
        <w:rPr>
          <w:rFonts w:hint="eastAsia" w:ascii="黑体" w:hAnsi="黑体" w:eastAsia="黑体" w:cs="仿宋"/>
          <w:b w:val="0"/>
          <w:kern w:val="2"/>
          <w:sz w:val="32"/>
          <w:szCs w:val="32"/>
          <w:lang w:val="en-US" w:eastAsia="zh-CN" w:bidi="ar-SA"/>
        </w:rPr>
        <w:t>第九章</w:t>
      </w:r>
      <w:r>
        <w:rPr>
          <w:rFonts w:hint="eastAsia" w:ascii="黑体" w:hAnsi="黑体" w:eastAsia="黑体" w:cs="仿宋"/>
        </w:rPr>
        <w:t>附则</w:t>
      </w:r>
      <w:bookmarkEnd w:id="21"/>
      <w:bookmarkEnd w:id="22"/>
      <w:bookmarkEnd w:id="23"/>
      <w:bookmarkEnd w:id="24"/>
    </w:p>
    <w:p w14:paraId="4E2AF98C">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第三十四条</w:t>
      </w:r>
      <w:r>
        <w:rPr>
          <w:rFonts w:hint="eastAsia" w:ascii="仿宋_GB2312" w:hAnsi="仿宋" w:eastAsia="仿宋_GB2312" w:cs="仿宋"/>
          <w:sz w:val="32"/>
          <w:szCs w:val="32"/>
        </w:rPr>
        <w:t>法律法规、监管规定或政策文件另有规定的，从其规定。</w:t>
      </w:r>
    </w:p>
    <w:p w14:paraId="61B45F5A">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第三十五条</w:t>
      </w:r>
      <w:r>
        <w:rPr>
          <w:rFonts w:hint="eastAsia" w:ascii="仿宋_GB2312" w:hAnsi="仿宋" w:eastAsia="仿宋_GB2312" w:cs="仿宋"/>
          <w:sz w:val="32"/>
          <w:szCs w:val="32"/>
        </w:rPr>
        <w:t>本制度为华润啤酒一级制度。</w:t>
      </w:r>
    </w:p>
    <w:p w14:paraId="5FBAE453">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第三十六条</w:t>
      </w:r>
      <w:r>
        <w:rPr>
          <w:rFonts w:hint="eastAsia" w:ascii="仿宋_GB2312" w:hAnsi="仿宋" w:eastAsia="仿宋_GB2312" w:cs="仿宋"/>
          <w:sz w:val="32"/>
          <w:szCs w:val="32"/>
        </w:rPr>
        <w:t>本制度由华润啤酒人力资源部负责制订、修订和解释。</w:t>
      </w:r>
    </w:p>
    <w:p w14:paraId="1FD61BD2">
      <w:pPr>
        <w:pStyle w:val="23"/>
        <w:widowControl w:val="0"/>
        <w:numPr>
          <w:ilvl w:val="0"/>
          <w:numId w:val="0"/>
        </w:numPr>
        <w:spacing w:after="0" w:line="560" w:lineRule="exact"/>
        <w:ind w:left="0" w:leftChars="0" w:firstLine="640" w:firstLineChars="200"/>
        <w:jc w:val="both"/>
        <w:rPr>
          <w:rFonts w:ascii="仿宋_GB2312" w:hAnsi="仿宋" w:eastAsia="仿宋_GB2312" w:cs="仿宋"/>
          <w:sz w:val="32"/>
          <w:szCs w:val="32"/>
        </w:rPr>
      </w:pPr>
      <w:r>
        <w:rPr>
          <w:rFonts w:hint="eastAsia" w:ascii="黑体" w:hAnsi="黑体" w:eastAsia="黑体" w:cs="仿宋"/>
          <w:b w:val="0"/>
          <w:sz w:val="32"/>
          <w:szCs w:val="32"/>
          <w:lang w:val="en-US" w:eastAsia="zh-CN" w:bidi="ar-SA"/>
        </w:rPr>
        <w:t>第三十七条</w:t>
      </w:r>
      <w:r>
        <w:rPr>
          <w:rFonts w:hint="eastAsia" w:ascii="仿宋_GB2312" w:hAnsi="仿宋" w:eastAsia="仿宋_GB2312" w:cs="仿宋"/>
          <w:sz w:val="32"/>
          <w:szCs w:val="32"/>
        </w:rPr>
        <w:t>本制度自下发之日起施行。华润啤酒于2</w:t>
      </w:r>
      <w:r>
        <w:rPr>
          <w:rFonts w:ascii="仿宋_GB2312" w:hAnsi="仿宋" w:eastAsia="仿宋_GB2312" w:cs="仿宋"/>
          <w:sz w:val="32"/>
          <w:szCs w:val="32"/>
        </w:rPr>
        <w:t>018</w:t>
      </w:r>
      <w:r>
        <w:rPr>
          <w:rFonts w:hint="eastAsia" w:ascii="仿宋_GB2312" w:hAnsi="仿宋" w:eastAsia="仿宋_GB2312" w:cs="仿宋"/>
          <w:sz w:val="32"/>
          <w:szCs w:val="32"/>
        </w:rPr>
        <w:t>年4月1</w:t>
      </w:r>
      <w:r>
        <w:rPr>
          <w:rFonts w:ascii="仿宋_GB2312" w:hAnsi="仿宋" w:eastAsia="仿宋_GB2312" w:cs="仿宋"/>
          <w:sz w:val="32"/>
          <w:szCs w:val="32"/>
        </w:rPr>
        <w:t>1</w:t>
      </w:r>
      <w:r>
        <w:rPr>
          <w:rFonts w:hint="eastAsia" w:ascii="仿宋_GB2312" w:hAnsi="仿宋" w:eastAsia="仿宋_GB2312" w:cs="仿宋"/>
          <w:sz w:val="32"/>
          <w:szCs w:val="32"/>
        </w:rPr>
        <w:t>日颁布的《全员绩效管理制度》同时废止。</w:t>
      </w:r>
      <w:bookmarkStart w:id="25" w:name="_Toc121055817"/>
      <w:bookmarkStart w:id="26" w:name="_Toc121147708"/>
    </w:p>
    <w:p w14:paraId="4411F000">
      <w:pPr>
        <w:widowControl w:val="0"/>
        <w:spacing w:after="0" w:line="560" w:lineRule="exact"/>
        <w:jc w:val="both"/>
        <w:rPr>
          <w:del w:id="585" w:author="咨询组" w:date="2025-12-10T14:18:13Z"/>
          <w:rFonts w:ascii="仿宋_GB2312" w:hAnsi="仿宋" w:eastAsia="仿宋_GB2312" w:cs="仿宋"/>
          <w:sz w:val="32"/>
          <w:szCs w:val="32"/>
        </w:rPr>
      </w:pPr>
    </w:p>
    <w:p w14:paraId="7D7F2BAD">
      <w:pPr>
        <w:pStyle w:val="2"/>
        <w:spacing w:before="0" w:after="0" w:line="560" w:lineRule="exact"/>
        <w:rPr>
          <w:del w:id="586" w:author="咨询组" w:date="2025-12-10T14:18:13Z"/>
          <w:rFonts w:ascii="黑体" w:hAnsi="黑体" w:eastAsia="黑体" w:cs="仿宋"/>
          <w:b w:val="0"/>
          <w:bCs w:val="0"/>
          <w:sz w:val="32"/>
          <w:szCs w:val="32"/>
        </w:rPr>
      </w:pPr>
      <w:del w:id="587" w:author="咨询组" w:date="2025-12-10T14:18:13Z">
        <w:bookmarkStart w:id="27" w:name="_Toc170931941"/>
        <w:r>
          <w:rPr>
            <w:rFonts w:hint="eastAsia" w:ascii="黑体" w:hAnsi="黑体" w:eastAsia="黑体" w:cs="仿宋"/>
            <w:b w:val="0"/>
            <w:bCs w:val="0"/>
            <w:sz w:val="32"/>
            <w:szCs w:val="32"/>
          </w:rPr>
          <w:delText>附件</w:delText>
        </w:r>
        <w:bookmarkEnd w:id="27"/>
      </w:del>
    </w:p>
    <w:p w14:paraId="12BB975E">
      <w:pPr>
        <w:spacing w:after="0" w:line="560" w:lineRule="exact"/>
        <w:rPr>
          <w:del w:id="588" w:author="咨询组" w:date="2025-12-10T14:18:13Z"/>
          <w:rFonts w:ascii="仿宋_GB2312" w:hAnsi="仿宋" w:eastAsia="仿宋_GB2312" w:cs="仿宋"/>
          <w:sz w:val="32"/>
          <w:szCs w:val="32"/>
        </w:rPr>
      </w:pPr>
      <w:del w:id="589" w:author="咨询组" w:date="2025-12-10T14:18:13Z">
        <w:r>
          <w:rPr>
            <w:rFonts w:hint="eastAsia" w:ascii="仿宋_GB2312" w:hAnsi="仿宋" w:eastAsia="仿宋_GB2312" w:cs="仿宋"/>
            <w:sz w:val="32"/>
            <w:szCs w:val="32"/>
          </w:rPr>
          <w:delText>附件</w:delText>
        </w:r>
      </w:del>
      <w:del w:id="590" w:author="咨询组" w:date="2025-12-10T14:18:13Z">
        <w:r>
          <w:rPr>
            <w:rFonts w:ascii="仿宋_GB2312" w:hAnsi="仿宋" w:eastAsia="仿宋_GB2312" w:cs="仿宋"/>
            <w:sz w:val="32"/>
            <w:szCs w:val="32"/>
          </w:rPr>
          <w:delText>1</w:delText>
        </w:r>
      </w:del>
      <w:del w:id="591" w:author="咨询组" w:date="2025-12-10T14:18:13Z">
        <w:r>
          <w:rPr>
            <w:rFonts w:hint="eastAsia" w:ascii="仿宋_GB2312" w:hAnsi="仿宋" w:eastAsia="仿宋_GB2312" w:cs="仿宋"/>
            <w:sz w:val="32"/>
            <w:szCs w:val="32"/>
          </w:rPr>
          <w:delText>：绩效管理管控界面</w:delText>
        </w:r>
      </w:del>
    </w:p>
    <w:p w14:paraId="70D7DF39">
      <w:pPr>
        <w:spacing w:after="0" w:line="560" w:lineRule="exact"/>
        <w:rPr>
          <w:del w:id="592" w:author="咨询组" w:date="2025-12-10T14:18:13Z"/>
          <w:rFonts w:ascii="仿宋_GB2312" w:hAnsi="仿宋" w:eastAsia="仿宋_GB2312" w:cs="仿宋"/>
          <w:sz w:val="32"/>
          <w:szCs w:val="32"/>
        </w:rPr>
      </w:pPr>
      <w:del w:id="593" w:author="咨询组" w:date="2025-12-10T14:18:13Z">
        <w:r>
          <w:rPr>
            <w:rFonts w:hint="eastAsia" w:ascii="仿宋_GB2312" w:hAnsi="仿宋" w:eastAsia="仿宋_GB2312" w:cs="仿宋"/>
            <w:sz w:val="32"/>
            <w:szCs w:val="32"/>
          </w:rPr>
          <w:delText>附件</w:delText>
        </w:r>
      </w:del>
      <w:del w:id="594" w:author="咨询组" w:date="2025-12-10T14:18:13Z">
        <w:r>
          <w:rPr>
            <w:rFonts w:ascii="仿宋_GB2312" w:hAnsi="仿宋" w:eastAsia="仿宋_GB2312" w:cs="仿宋"/>
            <w:sz w:val="32"/>
            <w:szCs w:val="32"/>
          </w:rPr>
          <w:delText>2</w:delText>
        </w:r>
      </w:del>
      <w:del w:id="595" w:author="咨询组" w:date="2025-12-10T14:18:13Z">
        <w:r>
          <w:rPr>
            <w:rFonts w:hint="eastAsia" w:ascii="仿宋_GB2312" w:hAnsi="仿宋" w:eastAsia="仿宋_GB2312" w:cs="仿宋"/>
            <w:sz w:val="32"/>
            <w:szCs w:val="32"/>
          </w:rPr>
          <w:delText>：绩效管理委员会</w:delText>
        </w:r>
      </w:del>
    </w:p>
    <w:p w14:paraId="41AAAD04">
      <w:pPr>
        <w:spacing w:after="0" w:line="560" w:lineRule="exact"/>
        <w:rPr>
          <w:del w:id="596" w:author="咨询组" w:date="2025-12-10T14:18:13Z"/>
          <w:rFonts w:ascii="仿宋_GB2312" w:hAnsi="仿宋" w:eastAsia="仿宋_GB2312" w:cs="仿宋"/>
          <w:sz w:val="32"/>
          <w:szCs w:val="32"/>
        </w:rPr>
      </w:pPr>
      <w:del w:id="597" w:author="咨询组" w:date="2025-12-10T14:18:13Z">
        <w:r>
          <w:rPr>
            <w:rFonts w:hint="eastAsia" w:ascii="仿宋_GB2312" w:hAnsi="仿宋" w:eastAsia="仿宋_GB2312" w:cs="仿宋"/>
            <w:sz w:val="32"/>
            <w:szCs w:val="32"/>
          </w:rPr>
          <w:delText>附件3：绩效考核方案制定及调整流程</w:delText>
        </w:r>
      </w:del>
    </w:p>
    <w:p w14:paraId="4BBC5150">
      <w:pPr>
        <w:spacing w:after="0" w:line="560" w:lineRule="exact"/>
        <w:rPr>
          <w:del w:id="598" w:author="咨询组" w:date="2025-12-10T14:18:13Z"/>
          <w:rFonts w:ascii="仿宋_GB2312" w:hAnsi="仿宋" w:eastAsia="仿宋_GB2312" w:cs="仿宋"/>
          <w:sz w:val="32"/>
          <w:szCs w:val="32"/>
        </w:rPr>
      </w:pPr>
      <w:del w:id="599" w:author="咨询组" w:date="2025-12-10T14:18:13Z">
        <w:r>
          <w:rPr>
            <w:rFonts w:hint="eastAsia" w:ascii="仿宋_GB2312" w:hAnsi="仿宋" w:eastAsia="仿宋_GB2312" w:cs="仿宋"/>
            <w:sz w:val="32"/>
            <w:szCs w:val="32"/>
          </w:rPr>
          <w:delText>附件</w:delText>
        </w:r>
      </w:del>
      <w:del w:id="600" w:author="咨询组" w:date="2025-12-10T14:18:13Z">
        <w:r>
          <w:rPr>
            <w:rFonts w:ascii="仿宋_GB2312" w:hAnsi="仿宋" w:eastAsia="仿宋_GB2312" w:cs="仿宋"/>
            <w:sz w:val="32"/>
            <w:szCs w:val="32"/>
          </w:rPr>
          <w:delText>4</w:delText>
        </w:r>
      </w:del>
      <w:del w:id="601" w:author="咨询组" w:date="2025-12-10T14:18:13Z">
        <w:r>
          <w:rPr>
            <w:rFonts w:hint="eastAsia" w:ascii="仿宋_GB2312" w:hAnsi="仿宋" w:eastAsia="仿宋_GB2312" w:cs="仿宋"/>
            <w:sz w:val="32"/>
            <w:szCs w:val="32"/>
          </w:rPr>
          <w:delText>：组织业绩合同及个人绩效合同模版</w:delText>
        </w:r>
      </w:del>
    </w:p>
    <w:p w14:paraId="12884242">
      <w:pPr>
        <w:spacing w:after="0" w:line="560" w:lineRule="exact"/>
        <w:rPr>
          <w:del w:id="602" w:author="咨询组" w:date="2025-12-10T14:18:13Z"/>
          <w:rFonts w:ascii="仿宋_GB2312" w:hAnsi="仿宋" w:eastAsia="仿宋_GB2312" w:cs="仿宋"/>
          <w:sz w:val="32"/>
          <w:szCs w:val="32"/>
        </w:rPr>
      </w:pPr>
      <w:del w:id="603" w:author="咨询组" w:date="2025-12-10T14:18:13Z">
        <w:r>
          <w:rPr>
            <w:rFonts w:hint="eastAsia" w:ascii="仿宋_GB2312" w:hAnsi="仿宋" w:eastAsia="仿宋_GB2312" w:cs="仿宋"/>
            <w:sz w:val="32"/>
            <w:szCs w:val="32"/>
          </w:rPr>
          <w:delText>附件</w:delText>
        </w:r>
      </w:del>
      <w:del w:id="604" w:author="咨询组" w:date="2025-12-10T14:18:13Z">
        <w:r>
          <w:rPr>
            <w:rFonts w:ascii="仿宋_GB2312" w:hAnsi="仿宋" w:eastAsia="仿宋_GB2312" w:cs="仿宋"/>
            <w:sz w:val="32"/>
            <w:szCs w:val="32"/>
          </w:rPr>
          <w:delText>5</w:delText>
        </w:r>
      </w:del>
      <w:del w:id="605" w:author="咨询组" w:date="2025-12-10T14:18:13Z">
        <w:r>
          <w:rPr>
            <w:rFonts w:hint="eastAsia" w:ascii="仿宋_GB2312" w:hAnsi="仿宋" w:eastAsia="仿宋_GB2312" w:cs="仿宋"/>
            <w:sz w:val="32"/>
            <w:szCs w:val="32"/>
          </w:rPr>
          <w:delText>：特定群体考核要求</w:delText>
        </w:r>
      </w:del>
    </w:p>
    <w:p w14:paraId="10628970">
      <w:pPr>
        <w:spacing w:after="0" w:line="560" w:lineRule="exact"/>
        <w:rPr>
          <w:del w:id="606" w:author="咨询组" w:date="2025-12-10T14:18:13Z"/>
        </w:rPr>
      </w:pPr>
    </w:p>
    <w:p w14:paraId="216FF108">
      <w:pPr>
        <w:spacing w:after="0" w:line="560" w:lineRule="exact"/>
        <w:rPr>
          <w:del w:id="607" w:author="咨询组" w:date="2025-12-10T14:18:13Z"/>
        </w:rPr>
      </w:pPr>
    </w:p>
    <w:bookmarkEnd w:id="25"/>
    <w:bookmarkEnd w:id="26"/>
    <w:p w14:paraId="2F3F4EA7">
      <w:pPr>
        <w:spacing w:after="0" w:line="560" w:lineRule="exact"/>
        <w:jc w:val="right"/>
        <w:rPr>
          <w:del w:id="608" w:author="咨询组" w:date="2025-12-10T14:18:13Z"/>
          <w:rFonts w:ascii="仿宋_GB2312" w:hAnsi="仿宋" w:eastAsia="仿宋_GB2312" w:cs="仿宋"/>
          <w:sz w:val="32"/>
          <w:szCs w:val="32"/>
        </w:rPr>
      </w:pPr>
      <w:del w:id="609" w:author="咨询组" w:date="2025-12-10T14:18:13Z">
        <w:r>
          <w:rPr>
            <w:rFonts w:hint="eastAsia" w:ascii="仿宋_GB2312" w:hAnsi="仿宋" w:eastAsia="仿宋_GB2312" w:cs="仿宋"/>
            <w:sz w:val="32"/>
            <w:szCs w:val="32"/>
          </w:rPr>
          <w:delText>华润啤酒（控股）有限公司</w:delText>
        </w:r>
      </w:del>
    </w:p>
    <w:p w14:paraId="5D4CA292">
      <w:pPr>
        <w:spacing w:after="0" w:line="560" w:lineRule="exact"/>
        <w:jc w:val="right"/>
        <w:rPr>
          <w:del w:id="610" w:author="咨询组" w:date="2025-12-10T14:18:13Z"/>
          <w:rFonts w:ascii="仿宋_GB2312" w:hAnsi="仿宋" w:eastAsia="仿宋_GB2312" w:cs="仿宋"/>
          <w:sz w:val="32"/>
          <w:szCs w:val="32"/>
        </w:rPr>
      </w:pPr>
      <w:del w:id="611" w:author="咨询组" w:date="2025-12-10T14:18:13Z">
        <w:r>
          <w:rPr>
            <w:rFonts w:hint="eastAsia" w:ascii="仿宋_GB2312" w:hAnsi="仿宋" w:eastAsia="仿宋_GB2312" w:cs="仿宋"/>
            <w:sz w:val="32"/>
            <w:szCs w:val="32"/>
          </w:rPr>
          <w:delText>二○二四年七月九日</w:delText>
        </w:r>
      </w:del>
    </w:p>
    <w:p w14:paraId="363C3952">
      <w:pPr>
        <w:spacing w:after="0" w:line="560" w:lineRule="exact"/>
        <w:jc w:val="right"/>
        <w:rPr>
          <w:rFonts w:ascii="仿宋_GB2312" w:hAnsi="仿宋" w:eastAsia="仿宋_GB2312" w:cs="仿宋"/>
          <w:sz w:val="32"/>
          <w:szCs w:val="32"/>
        </w:rPr>
      </w:pPr>
    </w:p>
    <w:p w14:paraId="409FCC9E">
      <w:pPr>
        <w:spacing w:after="0" w:line="560" w:lineRule="exact"/>
        <w:jc w:val="right"/>
        <w:rPr>
          <w:rFonts w:ascii="仿宋_GB2312" w:hAnsi="仿宋" w:eastAsia="仿宋_GB2312" w:cs="仿宋"/>
          <w:sz w:val="32"/>
          <w:szCs w:val="32"/>
        </w:rPr>
      </w:pPr>
    </w:p>
    <w:sectPr>
      <w:footerReference r:id="rId7" w:type="default"/>
      <w:pgSz w:w="11906" w:h="16838"/>
      <w:pgMar w:top="1440" w:right="1800" w:bottom="1440" w:left="1800" w:header="992" w:footer="567"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咨询组" w:date="2025-12-04T11:36:10Z" w:initials="咨询组">
    <w:p w14:paraId="225A5543">
      <w:pPr>
        <w:pStyle w:val="4"/>
        <w:rPr>
          <w:rFonts w:hint="eastAsia" w:ascii="仿宋" w:hAnsi="仿宋" w:eastAsia="仿宋" w:cs="仿宋"/>
          <w:b w:val="0"/>
          <w:bCs w:val="0"/>
          <w:sz w:val="21"/>
          <w:szCs w:val="21"/>
          <w:lang w:val="en-US" w:eastAsia="zh-CN"/>
        </w:rPr>
      </w:pPr>
      <w:r>
        <w:rPr>
          <w:rFonts w:hint="eastAsia" w:ascii="仿宋" w:hAnsi="仿宋" w:eastAsia="仿宋" w:cs="仿宋"/>
          <w:b w:val="0"/>
          <w:bCs w:val="0"/>
          <w:sz w:val="21"/>
          <w:szCs w:val="21"/>
          <w:lang w:val="en-US" w:eastAsia="zh-CN"/>
        </w:rPr>
        <w:t>根据《</w:t>
      </w:r>
      <w:r>
        <w:rPr>
          <w:rFonts w:hint="eastAsia" w:ascii="仿宋" w:hAnsi="仿宋" w:eastAsia="仿宋" w:cs="仿宋"/>
          <w:b w:val="0"/>
          <w:bCs w:val="0"/>
          <w:sz w:val="21"/>
          <w:szCs w:val="21"/>
          <w:u w:val="single"/>
        </w:rPr>
        <w:t>关于下发华润啤酒人力资源解放思想事项的通知</w:t>
      </w:r>
      <w:r>
        <w:rPr>
          <w:rFonts w:hint="eastAsia" w:ascii="仿宋" w:hAnsi="仿宋" w:eastAsia="仿宋" w:cs="仿宋"/>
          <w:b w:val="0"/>
          <w:bCs w:val="0"/>
          <w:sz w:val="21"/>
          <w:szCs w:val="21"/>
          <w:u w:val="single"/>
          <w:lang w:eastAsia="zh-CN"/>
        </w:rPr>
        <w:t>》</w:t>
      </w:r>
      <w:r>
        <w:rPr>
          <w:rFonts w:hint="eastAsia" w:ascii="仿宋" w:hAnsi="仿宋" w:eastAsia="仿宋" w:cs="仿宋"/>
          <w:b w:val="0"/>
          <w:bCs w:val="0"/>
          <w:sz w:val="21"/>
          <w:szCs w:val="21"/>
          <w:u w:val="single"/>
          <w:lang w:val="en-US" w:eastAsia="zh-CN"/>
        </w:rPr>
        <w:t>修订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5A554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icrosoftYaHei-Bold">
    <w:altName w:val="Times New Roman"/>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286556"/>
      <w:docPartObj>
        <w:docPartGallery w:val="autotext"/>
      </w:docPartObj>
    </w:sdtPr>
    <w:sdtContent>
      <w:p w14:paraId="1B732D2C">
        <w:pPr>
          <w:pStyle w:val="8"/>
          <w:jc w:val="cen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9"/>
      <w:lvlText w:val="第%1章"/>
      <w:lvlJc w:val="left"/>
      <w:pPr>
        <w:ind w:left="1080"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6"/>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8"/>
      <w:suff w:val="nothing"/>
      <w:lvlText w:val="%1.%2.%3　"/>
      <w:lvlJc w:val="left"/>
      <w:pPr>
        <w:ind w:left="0" w:firstLine="0"/>
      </w:pPr>
      <w:rPr>
        <w:rFonts w:hint="eastAsia" w:ascii="黑体" w:hAnsi="Times New Roman" w:eastAsia="黑体"/>
        <w:b w:val="0"/>
        <w:i w:val="0"/>
        <w:sz w:val="21"/>
      </w:rPr>
    </w:lvl>
    <w:lvl w:ilvl="3" w:tentative="0">
      <w:start w:val="1"/>
      <w:numFmt w:val="decimal"/>
      <w:pStyle w:val="41"/>
      <w:suff w:val="nothing"/>
      <w:lvlText w:val="%1.%2.%3.%4　"/>
      <w:lvlJc w:val="left"/>
      <w:pPr>
        <w:ind w:left="0" w:firstLine="0"/>
      </w:pPr>
      <w:rPr>
        <w:rFonts w:hint="eastAsia" w:ascii="黑体" w:hAnsi="Times New Roman" w:eastAsia="黑体"/>
        <w:b w:val="0"/>
        <w:i w:val="0"/>
        <w:sz w:val="21"/>
      </w:rPr>
    </w:lvl>
    <w:lvl w:ilvl="4" w:tentative="0">
      <w:start w:val="1"/>
      <w:numFmt w:val="decimal"/>
      <w:pStyle w:val="42"/>
      <w:suff w:val="nothing"/>
      <w:lvlText w:val="%1.%2.%3.%4.%5　"/>
      <w:lvlJc w:val="left"/>
      <w:pPr>
        <w:ind w:left="0" w:firstLine="0"/>
      </w:pPr>
      <w:rPr>
        <w:rFonts w:hint="eastAsia" w:ascii="黑体" w:hAnsi="Times New Roman" w:eastAsia="黑体"/>
        <w:b w:val="0"/>
        <w:i w:val="0"/>
        <w:sz w:val="21"/>
      </w:rPr>
    </w:lvl>
    <w:lvl w:ilvl="5" w:tentative="0">
      <w:start w:val="1"/>
      <w:numFmt w:val="decimal"/>
      <w:pStyle w:val="4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9"/>
      <w:suff w:val="nothing"/>
      <w:lvlText w:val="%1——"/>
      <w:lvlJc w:val="left"/>
      <w:pPr>
        <w:ind w:left="833" w:hanging="408"/>
      </w:pPr>
      <w:rPr>
        <w:rFonts w:hint="eastAsia"/>
      </w:rPr>
    </w:lvl>
    <w:lvl w:ilvl="1" w:tentative="0">
      <w:start w:val="1"/>
      <w:numFmt w:val="bullet"/>
      <w:pStyle w:val="40"/>
      <w:lvlText w:val=""/>
      <w:lvlJc w:val="left"/>
      <w:pPr>
        <w:tabs>
          <w:tab w:val="left" w:pos="760"/>
        </w:tabs>
        <w:ind w:left="1264" w:hanging="413"/>
      </w:pPr>
      <w:rPr>
        <w:rFonts w:hint="default" w:ascii="Symbol" w:hAnsi="Symbol"/>
        <w:color w:val="auto"/>
      </w:rPr>
    </w:lvl>
    <w:lvl w:ilvl="2" w:tentative="0">
      <w:start w:val="1"/>
      <w:numFmt w:val="bullet"/>
      <w:pStyle w:val="4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revisionView w:markup="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czZTZkZjhlNzE3YTYyMjZmNTk5OWIyZGQ3NGUzOTUifQ=="/>
  </w:docVars>
  <w:rsids>
    <w:rsidRoot w:val="00D63DDF"/>
    <w:rsid w:val="00000F41"/>
    <w:rsid w:val="00000F59"/>
    <w:rsid w:val="00001504"/>
    <w:rsid w:val="000016DE"/>
    <w:rsid w:val="00001BFE"/>
    <w:rsid w:val="00001F31"/>
    <w:rsid w:val="00002100"/>
    <w:rsid w:val="00002411"/>
    <w:rsid w:val="000024E9"/>
    <w:rsid w:val="000026E6"/>
    <w:rsid w:val="000033BB"/>
    <w:rsid w:val="0000348E"/>
    <w:rsid w:val="00003861"/>
    <w:rsid w:val="00003CA1"/>
    <w:rsid w:val="00004366"/>
    <w:rsid w:val="0000471C"/>
    <w:rsid w:val="00004AA2"/>
    <w:rsid w:val="00004C3D"/>
    <w:rsid w:val="00004DC0"/>
    <w:rsid w:val="00004DCA"/>
    <w:rsid w:val="00005019"/>
    <w:rsid w:val="00005373"/>
    <w:rsid w:val="00005398"/>
    <w:rsid w:val="00005571"/>
    <w:rsid w:val="00005D86"/>
    <w:rsid w:val="00005DB0"/>
    <w:rsid w:val="000064A9"/>
    <w:rsid w:val="000070D6"/>
    <w:rsid w:val="00007C55"/>
    <w:rsid w:val="00007CCB"/>
    <w:rsid w:val="00007DBE"/>
    <w:rsid w:val="00007FED"/>
    <w:rsid w:val="000105FD"/>
    <w:rsid w:val="00011072"/>
    <w:rsid w:val="0001206E"/>
    <w:rsid w:val="0001236D"/>
    <w:rsid w:val="000127EF"/>
    <w:rsid w:val="000128B8"/>
    <w:rsid w:val="00012C37"/>
    <w:rsid w:val="00012C43"/>
    <w:rsid w:val="00012D3B"/>
    <w:rsid w:val="00012D5B"/>
    <w:rsid w:val="0001301B"/>
    <w:rsid w:val="000131BF"/>
    <w:rsid w:val="000134A2"/>
    <w:rsid w:val="00013720"/>
    <w:rsid w:val="00014040"/>
    <w:rsid w:val="000142C5"/>
    <w:rsid w:val="00014AD5"/>
    <w:rsid w:val="0001503D"/>
    <w:rsid w:val="000156B1"/>
    <w:rsid w:val="00015B42"/>
    <w:rsid w:val="0001655F"/>
    <w:rsid w:val="00017951"/>
    <w:rsid w:val="000207EB"/>
    <w:rsid w:val="00020E6F"/>
    <w:rsid w:val="000211FF"/>
    <w:rsid w:val="000219EA"/>
    <w:rsid w:val="00021EC2"/>
    <w:rsid w:val="00022029"/>
    <w:rsid w:val="000225B7"/>
    <w:rsid w:val="00022600"/>
    <w:rsid w:val="0002283B"/>
    <w:rsid w:val="00022EA7"/>
    <w:rsid w:val="0002322B"/>
    <w:rsid w:val="0002348C"/>
    <w:rsid w:val="0002372B"/>
    <w:rsid w:val="000238C8"/>
    <w:rsid w:val="00023B82"/>
    <w:rsid w:val="00024318"/>
    <w:rsid w:val="00024467"/>
    <w:rsid w:val="00024BF7"/>
    <w:rsid w:val="0002527F"/>
    <w:rsid w:val="000252D5"/>
    <w:rsid w:val="000255F4"/>
    <w:rsid w:val="00025BEB"/>
    <w:rsid w:val="00025C33"/>
    <w:rsid w:val="00025D32"/>
    <w:rsid w:val="000261AF"/>
    <w:rsid w:val="000272A8"/>
    <w:rsid w:val="00027C7B"/>
    <w:rsid w:val="00030275"/>
    <w:rsid w:val="000304F8"/>
    <w:rsid w:val="000305FE"/>
    <w:rsid w:val="000306B5"/>
    <w:rsid w:val="000307C9"/>
    <w:rsid w:val="00030B6D"/>
    <w:rsid w:val="00030BB3"/>
    <w:rsid w:val="00030DD7"/>
    <w:rsid w:val="00030F79"/>
    <w:rsid w:val="00031064"/>
    <w:rsid w:val="00031F4C"/>
    <w:rsid w:val="000323EE"/>
    <w:rsid w:val="00032BFC"/>
    <w:rsid w:val="00032CD4"/>
    <w:rsid w:val="000330A0"/>
    <w:rsid w:val="000345C3"/>
    <w:rsid w:val="00034D38"/>
    <w:rsid w:val="00034D63"/>
    <w:rsid w:val="00034F82"/>
    <w:rsid w:val="00034FDE"/>
    <w:rsid w:val="000351F5"/>
    <w:rsid w:val="000355E3"/>
    <w:rsid w:val="000358C4"/>
    <w:rsid w:val="0003697F"/>
    <w:rsid w:val="00036A53"/>
    <w:rsid w:val="00036DCB"/>
    <w:rsid w:val="00036DF5"/>
    <w:rsid w:val="00037A4B"/>
    <w:rsid w:val="00037BE3"/>
    <w:rsid w:val="00037D0A"/>
    <w:rsid w:val="0004009F"/>
    <w:rsid w:val="0004022F"/>
    <w:rsid w:val="00040422"/>
    <w:rsid w:val="00040900"/>
    <w:rsid w:val="0004108C"/>
    <w:rsid w:val="0004144A"/>
    <w:rsid w:val="00042C5F"/>
    <w:rsid w:val="00042E1C"/>
    <w:rsid w:val="00043AB3"/>
    <w:rsid w:val="00043E53"/>
    <w:rsid w:val="00043FAD"/>
    <w:rsid w:val="000445CB"/>
    <w:rsid w:val="000445E7"/>
    <w:rsid w:val="00044E14"/>
    <w:rsid w:val="00045256"/>
    <w:rsid w:val="00045EF4"/>
    <w:rsid w:val="00046124"/>
    <w:rsid w:val="000468A4"/>
    <w:rsid w:val="00046F90"/>
    <w:rsid w:val="000471B6"/>
    <w:rsid w:val="00047B6A"/>
    <w:rsid w:val="00050483"/>
    <w:rsid w:val="0005090C"/>
    <w:rsid w:val="000514F4"/>
    <w:rsid w:val="000520B3"/>
    <w:rsid w:val="00052670"/>
    <w:rsid w:val="00052E73"/>
    <w:rsid w:val="0005316A"/>
    <w:rsid w:val="00053A80"/>
    <w:rsid w:val="00054257"/>
    <w:rsid w:val="00054D4E"/>
    <w:rsid w:val="000555B8"/>
    <w:rsid w:val="00056204"/>
    <w:rsid w:val="00056766"/>
    <w:rsid w:val="00056E40"/>
    <w:rsid w:val="00056ED4"/>
    <w:rsid w:val="00057231"/>
    <w:rsid w:val="000579CA"/>
    <w:rsid w:val="00057DA2"/>
    <w:rsid w:val="00060048"/>
    <w:rsid w:val="0006025D"/>
    <w:rsid w:val="000607DA"/>
    <w:rsid w:val="00060E09"/>
    <w:rsid w:val="00060FF3"/>
    <w:rsid w:val="00061468"/>
    <w:rsid w:val="00061972"/>
    <w:rsid w:val="00061B08"/>
    <w:rsid w:val="00061CEC"/>
    <w:rsid w:val="00061DF5"/>
    <w:rsid w:val="00062136"/>
    <w:rsid w:val="00063237"/>
    <w:rsid w:val="00064909"/>
    <w:rsid w:val="00064941"/>
    <w:rsid w:val="00064A9E"/>
    <w:rsid w:val="00064CC9"/>
    <w:rsid w:val="0006593A"/>
    <w:rsid w:val="00065AF4"/>
    <w:rsid w:val="0006603E"/>
    <w:rsid w:val="00066052"/>
    <w:rsid w:val="00066F52"/>
    <w:rsid w:val="00067113"/>
    <w:rsid w:val="00067185"/>
    <w:rsid w:val="00067299"/>
    <w:rsid w:val="000678E6"/>
    <w:rsid w:val="00067E8A"/>
    <w:rsid w:val="00067F65"/>
    <w:rsid w:val="00070732"/>
    <w:rsid w:val="0007097A"/>
    <w:rsid w:val="000710BE"/>
    <w:rsid w:val="00071524"/>
    <w:rsid w:val="000717E6"/>
    <w:rsid w:val="00071A58"/>
    <w:rsid w:val="00071F8E"/>
    <w:rsid w:val="00072459"/>
    <w:rsid w:val="000724E8"/>
    <w:rsid w:val="00072505"/>
    <w:rsid w:val="00072734"/>
    <w:rsid w:val="000730E3"/>
    <w:rsid w:val="000731B6"/>
    <w:rsid w:val="000734F3"/>
    <w:rsid w:val="00073646"/>
    <w:rsid w:val="0007383C"/>
    <w:rsid w:val="00073AB1"/>
    <w:rsid w:val="00074B58"/>
    <w:rsid w:val="0007529C"/>
    <w:rsid w:val="00075A69"/>
    <w:rsid w:val="00075B88"/>
    <w:rsid w:val="00075CEA"/>
    <w:rsid w:val="00076190"/>
    <w:rsid w:val="00076402"/>
    <w:rsid w:val="0007687C"/>
    <w:rsid w:val="00076ECE"/>
    <w:rsid w:val="00077798"/>
    <w:rsid w:val="00077885"/>
    <w:rsid w:val="00077F50"/>
    <w:rsid w:val="0008025F"/>
    <w:rsid w:val="000802CF"/>
    <w:rsid w:val="0008075C"/>
    <w:rsid w:val="0008080D"/>
    <w:rsid w:val="00080FF2"/>
    <w:rsid w:val="0008137F"/>
    <w:rsid w:val="0008150B"/>
    <w:rsid w:val="00081574"/>
    <w:rsid w:val="0008164D"/>
    <w:rsid w:val="00081BE8"/>
    <w:rsid w:val="00081F41"/>
    <w:rsid w:val="00081FC8"/>
    <w:rsid w:val="00081FDA"/>
    <w:rsid w:val="0008217A"/>
    <w:rsid w:val="0008251C"/>
    <w:rsid w:val="00082D1F"/>
    <w:rsid w:val="00082FDD"/>
    <w:rsid w:val="000837FE"/>
    <w:rsid w:val="00083A28"/>
    <w:rsid w:val="00083F73"/>
    <w:rsid w:val="000845D3"/>
    <w:rsid w:val="00084716"/>
    <w:rsid w:val="0008483E"/>
    <w:rsid w:val="00084840"/>
    <w:rsid w:val="00084DA9"/>
    <w:rsid w:val="00084E6B"/>
    <w:rsid w:val="0008515B"/>
    <w:rsid w:val="000862A4"/>
    <w:rsid w:val="00086753"/>
    <w:rsid w:val="0008697B"/>
    <w:rsid w:val="00086C65"/>
    <w:rsid w:val="00087A22"/>
    <w:rsid w:val="00090193"/>
    <w:rsid w:val="00090336"/>
    <w:rsid w:val="0009048E"/>
    <w:rsid w:val="00090CE8"/>
    <w:rsid w:val="00090CEC"/>
    <w:rsid w:val="00090DC4"/>
    <w:rsid w:val="0009140E"/>
    <w:rsid w:val="00091D97"/>
    <w:rsid w:val="000920B4"/>
    <w:rsid w:val="000920BA"/>
    <w:rsid w:val="00092146"/>
    <w:rsid w:val="000921A6"/>
    <w:rsid w:val="000921E9"/>
    <w:rsid w:val="000923A2"/>
    <w:rsid w:val="0009287C"/>
    <w:rsid w:val="00092E7A"/>
    <w:rsid w:val="00093434"/>
    <w:rsid w:val="00093545"/>
    <w:rsid w:val="0009363B"/>
    <w:rsid w:val="00093EBA"/>
    <w:rsid w:val="000945B0"/>
    <w:rsid w:val="00094998"/>
    <w:rsid w:val="00094D4D"/>
    <w:rsid w:val="00095312"/>
    <w:rsid w:val="0009543F"/>
    <w:rsid w:val="000957F8"/>
    <w:rsid w:val="000959F6"/>
    <w:rsid w:val="000960E3"/>
    <w:rsid w:val="00096101"/>
    <w:rsid w:val="000976D2"/>
    <w:rsid w:val="0009774D"/>
    <w:rsid w:val="000979DD"/>
    <w:rsid w:val="00097A19"/>
    <w:rsid w:val="00097C0A"/>
    <w:rsid w:val="00097EA2"/>
    <w:rsid w:val="000A03F6"/>
    <w:rsid w:val="000A055B"/>
    <w:rsid w:val="000A0F1F"/>
    <w:rsid w:val="000A109B"/>
    <w:rsid w:val="000A10BA"/>
    <w:rsid w:val="000A19E6"/>
    <w:rsid w:val="000A1DE8"/>
    <w:rsid w:val="000A1EC4"/>
    <w:rsid w:val="000A2712"/>
    <w:rsid w:val="000A2CC4"/>
    <w:rsid w:val="000A2E53"/>
    <w:rsid w:val="000A31C9"/>
    <w:rsid w:val="000A3288"/>
    <w:rsid w:val="000A3382"/>
    <w:rsid w:val="000A34E5"/>
    <w:rsid w:val="000A3A83"/>
    <w:rsid w:val="000A4422"/>
    <w:rsid w:val="000A49C4"/>
    <w:rsid w:val="000A4B50"/>
    <w:rsid w:val="000A5402"/>
    <w:rsid w:val="000A5591"/>
    <w:rsid w:val="000A62C0"/>
    <w:rsid w:val="000A63B3"/>
    <w:rsid w:val="000A6A94"/>
    <w:rsid w:val="000A6CD0"/>
    <w:rsid w:val="000A7022"/>
    <w:rsid w:val="000A7479"/>
    <w:rsid w:val="000A7815"/>
    <w:rsid w:val="000A7DED"/>
    <w:rsid w:val="000A7E19"/>
    <w:rsid w:val="000B00B0"/>
    <w:rsid w:val="000B0229"/>
    <w:rsid w:val="000B1180"/>
    <w:rsid w:val="000B1D5A"/>
    <w:rsid w:val="000B1E1A"/>
    <w:rsid w:val="000B26EB"/>
    <w:rsid w:val="000B2863"/>
    <w:rsid w:val="000B2935"/>
    <w:rsid w:val="000B3241"/>
    <w:rsid w:val="000B3466"/>
    <w:rsid w:val="000B375C"/>
    <w:rsid w:val="000B3B07"/>
    <w:rsid w:val="000B3CDB"/>
    <w:rsid w:val="000B3D50"/>
    <w:rsid w:val="000B4055"/>
    <w:rsid w:val="000B4A7F"/>
    <w:rsid w:val="000B4E0A"/>
    <w:rsid w:val="000B5CFA"/>
    <w:rsid w:val="000B5D58"/>
    <w:rsid w:val="000B67EE"/>
    <w:rsid w:val="000B7755"/>
    <w:rsid w:val="000C03B5"/>
    <w:rsid w:val="000C0412"/>
    <w:rsid w:val="000C060C"/>
    <w:rsid w:val="000C0A72"/>
    <w:rsid w:val="000C0BD2"/>
    <w:rsid w:val="000C113D"/>
    <w:rsid w:val="000C1433"/>
    <w:rsid w:val="000C1604"/>
    <w:rsid w:val="000C1684"/>
    <w:rsid w:val="000C16CB"/>
    <w:rsid w:val="000C1B78"/>
    <w:rsid w:val="000C1E88"/>
    <w:rsid w:val="000C252C"/>
    <w:rsid w:val="000C254E"/>
    <w:rsid w:val="000C287C"/>
    <w:rsid w:val="000C3C8D"/>
    <w:rsid w:val="000C3F40"/>
    <w:rsid w:val="000C4197"/>
    <w:rsid w:val="000C4A28"/>
    <w:rsid w:val="000C4EC6"/>
    <w:rsid w:val="000C4EEE"/>
    <w:rsid w:val="000C51D3"/>
    <w:rsid w:val="000C5497"/>
    <w:rsid w:val="000C5EC5"/>
    <w:rsid w:val="000C66B0"/>
    <w:rsid w:val="000C6DCD"/>
    <w:rsid w:val="000C7C18"/>
    <w:rsid w:val="000D01EF"/>
    <w:rsid w:val="000D029D"/>
    <w:rsid w:val="000D0399"/>
    <w:rsid w:val="000D0404"/>
    <w:rsid w:val="000D0AE0"/>
    <w:rsid w:val="000D14A8"/>
    <w:rsid w:val="000D1648"/>
    <w:rsid w:val="000D27F2"/>
    <w:rsid w:val="000D36F9"/>
    <w:rsid w:val="000D3BEA"/>
    <w:rsid w:val="000D5201"/>
    <w:rsid w:val="000D5421"/>
    <w:rsid w:val="000D5792"/>
    <w:rsid w:val="000D5881"/>
    <w:rsid w:val="000D5964"/>
    <w:rsid w:val="000D5B65"/>
    <w:rsid w:val="000D5DEF"/>
    <w:rsid w:val="000D62B0"/>
    <w:rsid w:val="000D7236"/>
    <w:rsid w:val="000D7A57"/>
    <w:rsid w:val="000E0A80"/>
    <w:rsid w:val="000E1B54"/>
    <w:rsid w:val="000E22E4"/>
    <w:rsid w:val="000E26F2"/>
    <w:rsid w:val="000E279C"/>
    <w:rsid w:val="000E2A52"/>
    <w:rsid w:val="000E2D81"/>
    <w:rsid w:val="000E2DFF"/>
    <w:rsid w:val="000E3D9C"/>
    <w:rsid w:val="000E3E71"/>
    <w:rsid w:val="000E49B1"/>
    <w:rsid w:val="000E4B38"/>
    <w:rsid w:val="000E4F85"/>
    <w:rsid w:val="000E5287"/>
    <w:rsid w:val="000E5570"/>
    <w:rsid w:val="000E5AF4"/>
    <w:rsid w:val="000E5E3F"/>
    <w:rsid w:val="000E6121"/>
    <w:rsid w:val="000E6295"/>
    <w:rsid w:val="000E62F6"/>
    <w:rsid w:val="000E6314"/>
    <w:rsid w:val="000E70A7"/>
    <w:rsid w:val="000E75DC"/>
    <w:rsid w:val="000E7AF4"/>
    <w:rsid w:val="000F0005"/>
    <w:rsid w:val="000F0475"/>
    <w:rsid w:val="000F082A"/>
    <w:rsid w:val="000F0EFC"/>
    <w:rsid w:val="000F18CA"/>
    <w:rsid w:val="000F1CE7"/>
    <w:rsid w:val="000F1EEB"/>
    <w:rsid w:val="000F287D"/>
    <w:rsid w:val="000F28EC"/>
    <w:rsid w:val="000F2C29"/>
    <w:rsid w:val="000F3768"/>
    <w:rsid w:val="000F3DDA"/>
    <w:rsid w:val="000F426A"/>
    <w:rsid w:val="000F4417"/>
    <w:rsid w:val="000F45B1"/>
    <w:rsid w:val="000F4601"/>
    <w:rsid w:val="000F48F9"/>
    <w:rsid w:val="000F4D17"/>
    <w:rsid w:val="000F4E4F"/>
    <w:rsid w:val="000F5369"/>
    <w:rsid w:val="000F550F"/>
    <w:rsid w:val="000F5A87"/>
    <w:rsid w:val="000F5D32"/>
    <w:rsid w:val="000F5EF4"/>
    <w:rsid w:val="000F758E"/>
    <w:rsid w:val="000F78BD"/>
    <w:rsid w:val="000F7A85"/>
    <w:rsid w:val="000F7CB6"/>
    <w:rsid w:val="00100050"/>
    <w:rsid w:val="0010058A"/>
    <w:rsid w:val="00100F90"/>
    <w:rsid w:val="0010115E"/>
    <w:rsid w:val="001019EC"/>
    <w:rsid w:val="00101A10"/>
    <w:rsid w:val="00101CAC"/>
    <w:rsid w:val="0010231F"/>
    <w:rsid w:val="0010235A"/>
    <w:rsid w:val="00102B76"/>
    <w:rsid w:val="00102BE1"/>
    <w:rsid w:val="001044F6"/>
    <w:rsid w:val="0010475B"/>
    <w:rsid w:val="001048F6"/>
    <w:rsid w:val="00104B9F"/>
    <w:rsid w:val="00104C8A"/>
    <w:rsid w:val="00104CBB"/>
    <w:rsid w:val="00105065"/>
    <w:rsid w:val="001050FA"/>
    <w:rsid w:val="00105D41"/>
    <w:rsid w:val="001064CA"/>
    <w:rsid w:val="00106503"/>
    <w:rsid w:val="00106BCD"/>
    <w:rsid w:val="00106C9A"/>
    <w:rsid w:val="00106ECC"/>
    <w:rsid w:val="00107707"/>
    <w:rsid w:val="00107C21"/>
    <w:rsid w:val="00107D4F"/>
    <w:rsid w:val="00107F14"/>
    <w:rsid w:val="00107F4F"/>
    <w:rsid w:val="001106D4"/>
    <w:rsid w:val="0011079C"/>
    <w:rsid w:val="001107B2"/>
    <w:rsid w:val="00110821"/>
    <w:rsid w:val="00110D4C"/>
    <w:rsid w:val="0011111D"/>
    <w:rsid w:val="0011153B"/>
    <w:rsid w:val="0011166B"/>
    <w:rsid w:val="001119F3"/>
    <w:rsid w:val="00111F0D"/>
    <w:rsid w:val="00112672"/>
    <w:rsid w:val="00112828"/>
    <w:rsid w:val="00112B0A"/>
    <w:rsid w:val="0011308D"/>
    <w:rsid w:val="00113252"/>
    <w:rsid w:val="00113327"/>
    <w:rsid w:val="00113599"/>
    <w:rsid w:val="001135CC"/>
    <w:rsid w:val="00113A2F"/>
    <w:rsid w:val="00113A46"/>
    <w:rsid w:val="00113B0D"/>
    <w:rsid w:val="00113C22"/>
    <w:rsid w:val="00113C37"/>
    <w:rsid w:val="00113C3F"/>
    <w:rsid w:val="00113D7F"/>
    <w:rsid w:val="00113F68"/>
    <w:rsid w:val="00114CB9"/>
    <w:rsid w:val="0011579D"/>
    <w:rsid w:val="00115885"/>
    <w:rsid w:val="00115AF8"/>
    <w:rsid w:val="00115E16"/>
    <w:rsid w:val="001172C0"/>
    <w:rsid w:val="00117565"/>
    <w:rsid w:val="001204E4"/>
    <w:rsid w:val="001206AC"/>
    <w:rsid w:val="00120B7B"/>
    <w:rsid w:val="00121714"/>
    <w:rsid w:val="00121A36"/>
    <w:rsid w:val="00122212"/>
    <w:rsid w:val="00122894"/>
    <w:rsid w:val="00122F37"/>
    <w:rsid w:val="00123298"/>
    <w:rsid w:val="001235C1"/>
    <w:rsid w:val="001235FE"/>
    <w:rsid w:val="00123993"/>
    <w:rsid w:val="001240D1"/>
    <w:rsid w:val="001243CF"/>
    <w:rsid w:val="00124AD1"/>
    <w:rsid w:val="00124CD5"/>
    <w:rsid w:val="00124D97"/>
    <w:rsid w:val="00125809"/>
    <w:rsid w:val="001259CE"/>
    <w:rsid w:val="00125D75"/>
    <w:rsid w:val="00126038"/>
    <w:rsid w:val="00126107"/>
    <w:rsid w:val="00126193"/>
    <w:rsid w:val="001266DE"/>
    <w:rsid w:val="00126AB7"/>
    <w:rsid w:val="00126B71"/>
    <w:rsid w:val="00126CED"/>
    <w:rsid w:val="001271F6"/>
    <w:rsid w:val="001273AB"/>
    <w:rsid w:val="001274A1"/>
    <w:rsid w:val="00127EFD"/>
    <w:rsid w:val="00130623"/>
    <w:rsid w:val="0013084C"/>
    <w:rsid w:val="001311A3"/>
    <w:rsid w:val="00131829"/>
    <w:rsid w:val="00131D7D"/>
    <w:rsid w:val="00132003"/>
    <w:rsid w:val="00132278"/>
    <w:rsid w:val="001325FE"/>
    <w:rsid w:val="0013276D"/>
    <w:rsid w:val="00132CC4"/>
    <w:rsid w:val="001333EE"/>
    <w:rsid w:val="00133AA9"/>
    <w:rsid w:val="00133E4C"/>
    <w:rsid w:val="0013408B"/>
    <w:rsid w:val="00134374"/>
    <w:rsid w:val="0013463F"/>
    <w:rsid w:val="001346A5"/>
    <w:rsid w:val="00134B72"/>
    <w:rsid w:val="00134BB9"/>
    <w:rsid w:val="00134E16"/>
    <w:rsid w:val="001351EC"/>
    <w:rsid w:val="001352FF"/>
    <w:rsid w:val="00135873"/>
    <w:rsid w:val="00135B7B"/>
    <w:rsid w:val="00135CF4"/>
    <w:rsid w:val="00136437"/>
    <w:rsid w:val="001367DC"/>
    <w:rsid w:val="00136FDD"/>
    <w:rsid w:val="00137053"/>
    <w:rsid w:val="001371A5"/>
    <w:rsid w:val="0013781C"/>
    <w:rsid w:val="0013790E"/>
    <w:rsid w:val="00137DFB"/>
    <w:rsid w:val="0014033D"/>
    <w:rsid w:val="00140615"/>
    <w:rsid w:val="001408EB"/>
    <w:rsid w:val="00140B53"/>
    <w:rsid w:val="00140E15"/>
    <w:rsid w:val="00141344"/>
    <w:rsid w:val="0014179C"/>
    <w:rsid w:val="0014185A"/>
    <w:rsid w:val="001419C8"/>
    <w:rsid w:val="00141DF4"/>
    <w:rsid w:val="001420C5"/>
    <w:rsid w:val="001420EB"/>
    <w:rsid w:val="00142AEC"/>
    <w:rsid w:val="00142B37"/>
    <w:rsid w:val="00142FB7"/>
    <w:rsid w:val="001433FE"/>
    <w:rsid w:val="00143D5E"/>
    <w:rsid w:val="00144038"/>
    <w:rsid w:val="00144177"/>
    <w:rsid w:val="0014464F"/>
    <w:rsid w:val="0014490E"/>
    <w:rsid w:val="00144B2C"/>
    <w:rsid w:val="00144BB5"/>
    <w:rsid w:val="0014521B"/>
    <w:rsid w:val="001458E2"/>
    <w:rsid w:val="0014602E"/>
    <w:rsid w:val="00146121"/>
    <w:rsid w:val="001461FC"/>
    <w:rsid w:val="0014696C"/>
    <w:rsid w:val="00146A92"/>
    <w:rsid w:val="00147555"/>
    <w:rsid w:val="001475FC"/>
    <w:rsid w:val="0014767B"/>
    <w:rsid w:val="00147F95"/>
    <w:rsid w:val="00147FCB"/>
    <w:rsid w:val="00150128"/>
    <w:rsid w:val="001504C9"/>
    <w:rsid w:val="00150FB7"/>
    <w:rsid w:val="00150FE1"/>
    <w:rsid w:val="00151248"/>
    <w:rsid w:val="00151772"/>
    <w:rsid w:val="00151965"/>
    <w:rsid w:val="00151BBA"/>
    <w:rsid w:val="00151C1C"/>
    <w:rsid w:val="00151E4D"/>
    <w:rsid w:val="001534A2"/>
    <w:rsid w:val="00153ABE"/>
    <w:rsid w:val="00153E28"/>
    <w:rsid w:val="00153E2E"/>
    <w:rsid w:val="00154382"/>
    <w:rsid w:val="0015474D"/>
    <w:rsid w:val="00154F25"/>
    <w:rsid w:val="0015603D"/>
    <w:rsid w:val="00156778"/>
    <w:rsid w:val="00156B53"/>
    <w:rsid w:val="00156BD1"/>
    <w:rsid w:val="00156BEC"/>
    <w:rsid w:val="00156DFF"/>
    <w:rsid w:val="00157093"/>
    <w:rsid w:val="00157467"/>
    <w:rsid w:val="001574CE"/>
    <w:rsid w:val="00157506"/>
    <w:rsid w:val="00157872"/>
    <w:rsid w:val="00157D1A"/>
    <w:rsid w:val="00157D51"/>
    <w:rsid w:val="00160743"/>
    <w:rsid w:val="0016096C"/>
    <w:rsid w:val="00161467"/>
    <w:rsid w:val="00161981"/>
    <w:rsid w:val="00161DA6"/>
    <w:rsid w:val="001626D6"/>
    <w:rsid w:val="00162B2B"/>
    <w:rsid w:val="00162C94"/>
    <w:rsid w:val="00162E4A"/>
    <w:rsid w:val="00163472"/>
    <w:rsid w:val="00163639"/>
    <w:rsid w:val="00163757"/>
    <w:rsid w:val="001637C1"/>
    <w:rsid w:val="001637E8"/>
    <w:rsid w:val="00163D49"/>
    <w:rsid w:val="00163E42"/>
    <w:rsid w:val="001642E8"/>
    <w:rsid w:val="00164767"/>
    <w:rsid w:val="00164C20"/>
    <w:rsid w:val="001650F4"/>
    <w:rsid w:val="00165439"/>
    <w:rsid w:val="0016570E"/>
    <w:rsid w:val="00165829"/>
    <w:rsid w:val="00165EE6"/>
    <w:rsid w:val="001663DE"/>
    <w:rsid w:val="001664A3"/>
    <w:rsid w:val="001665F1"/>
    <w:rsid w:val="00166778"/>
    <w:rsid w:val="001669A8"/>
    <w:rsid w:val="00166D88"/>
    <w:rsid w:val="001676A3"/>
    <w:rsid w:val="00167805"/>
    <w:rsid w:val="00167999"/>
    <w:rsid w:val="00167ED5"/>
    <w:rsid w:val="00167F64"/>
    <w:rsid w:val="00170147"/>
    <w:rsid w:val="00170276"/>
    <w:rsid w:val="00170FAE"/>
    <w:rsid w:val="0017111C"/>
    <w:rsid w:val="00171173"/>
    <w:rsid w:val="001711BC"/>
    <w:rsid w:val="00171363"/>
    <w:rsid w:val="00171617"/>
    <w:rsid w:val="001718A1"/>
    <w:rsid w:val="0017206D"/>
    <w:rsid w:val="001721DE"/>
    <w:rsid w:val="001722B8"/>
    <w:rsid w:val="0017244D"/>
    <w:rsid w:val="001724B1"/>
    <w:rsid w:val="00172987"/>
    <w:rsid w:val="00173635"/>
    <w:rsid w:val="00173788"/>
    <w:rsid w:val="00173D99"/>
    <w:rsid w:val="00173E39"/>
    <w:rsid w:val="00173F3A"/>
    <w:rsid w:val="001743E3"/>
    <w:rsid w:val="0017456F"/>
    <w:rsid w:val="001748C7"/>
    <w:rsid w:val="001753E2"/>
    <w:rsid w:val="0017697C"/>
    <w:rsid w:val="00176D72"/>
    <w:rsid w:val="00180262"/>
    <w:rsid w:val="00180A9D"/>
    <w:rsid w:val="0018145A"/>
    <w:rsid w:val="0018186A"/>
    <w:rsid w:val="001822D2"/>
    <w:rsid w:val="001823F8"/>
    <w:rsid w:val="001825E8"/>
    <w:rsid w:val="0018263E"/>
    <w:rsid w:val="00182955"/>
    <w:rsid w:val="00183B4F"/>
    <w:rsid w:val="00183F85"/>
    <w:rsid w:val="001841C7"/>
    <w:rsid w:val="00184532"/>
    <w:rsid w:val="001848F2"/>
    <w:rsid w:val="001852DB"/>
    <w:rsid w:val="00185576"/>
    <w:rsid w:val="00185622"/>
    <w:rsid w:val="0018573D"/>
    <w:rsid w:val="00186260"/>
    <w:rsid w:val="00186CA8"/>
    <w:rsid w:val="0018715F"/>
    <w:rsid w:val="00187AB3"/>
    <w:rsid w:val="00187D3A"/>
    <w:rsid w:val="00190488"/>
    <w:rsid w:val="00190FE4"/>
    <w:rsid w:val="00191036"/>
    <w:rsid w:val="001912B1"/>
    <w:rsid w:val="001915D9"/>
    <w:rsid w:val="001916FC"/>
    <w:rsid w:val="0019240E"/>
    <w:rsid w:val="0019280D"/>
    <w:rsid w:val="0019290E"/>
    <w:rsid w:val="00192B55"/>
    <w:rsid w:val="00192FB3"/>
    <w:rsid w:val="00193409"/>
    <w:rsid w:val="00193567"/>
    <w:rsid w:val="00193719"/>
    <w:rsid w:val="0019372F"/>
    <w:rsid w:val="001938C3"/>
    <w:rsid w:val="00193949"/>
    <w:rsid w:val="00193E10"/>
    <w:rsid w:val="00194199"/>
    <w:rsid w:val="001946C9"/>
    <w:rsid w:val="00194844"/>
    <w:rsid w:val="00194A7D"/>
    <w:rsid w:val="00194AC8"/>
    <w:rsid w:val="00195491"/>
    <w:rsid w:val="0019567D"/>
    <w:rsid w:val="00195780"/>
    <w:rsid w:val="00195D15"/>
    <w:rsid w:val="00195DEF"/>
    <w:rsid w:val="00196567"/>
    <w:rsid w:val="0019687D"/>
    <w:rsid w:val="00196C56"/>
    <w:rsid w:val="00196C59"/>
    <w:rsid w:val="00196CBA"/>
    <w:rsid w:val="00197058"/>
    <w:rsid w:val="00197337"/>
    <w:rsid w:val="00197ACC"/>
    <w:rsid w:val="00197DF5"/>
    <w:rsid w:val="00197E0B"/>
    <w:rsid w:val="001A02D4"/>
    <w:rsid w:val="001A0462"/>
    <w:rsid w:val="001A06A1"/>
    <w:rsid w:val="001A07EA"/>
    <w:rsid w:val="001A0BA3"/>
    <w:rsid w:val="001A0BB7"/>
    <w:rsid w:val="001A0C50"/>
    <w:rsid w:val="001A0C5C"/>
    <w:rsid w:val="001A0DE3"/>
    <w:rsid w:val="001A111B"/>
    <w:rsid w:val="001A193E"/>
    <w:rsid w:val="001A1B4D"/>
    <w:rsid w:val="001A1CDA"/>
    <w:rsid w:val="001A24A9"/>
    <w:rsid w:val="001A2EFF"/>
    <w:rsid w:val="001A3A49"/>
    <w:rsid w:val="001A3E90"/>
    <w:rsid w:val="001A4986"/>
    <w:rsid w:val="001A4BB7"/>
    <w:rsid w:val="001A50F3"/>
    <w:rsid w:val="001A57FD"/>
    <w:rsid w:val="001A5C50"/>
    <w:rsid w:val="001A6286"/>
    <w:rsid w:val="001A6537"/>
    <w:rsid w:val="001A6832"/>
    <w:rsid w:val="001A6DCE"/>
    <w:rsid w:val="001A78A0"/>
    <w:rsid w:val="001A7B45"/>
    <w:rsid w:val="001A7C38"/>
    <w:rsid w:val="001B0026"/>
    <w:rsid w:val="001B01A1"/>
    <w:rsid w:val="001B123B"/>
    <w:rsid w:val="001B129F"/>
    <w:rsid w:val="001B12D8"/>
    <w:rsid w:val="001B131C"/>
    <w:rsid w:val="001B1949"/>
    <w:rsid w:val="001B1A4E"/>
    <w:rsid w:val="001B1FBE"/>
    <w:rsid w:val="001B22FB"/>
    <w:rsid w:val="001B27BF"/>
    <w:rsid w:val="001B28DB"/>
    <w:rsid w:val="001B2989"/>
    <w:rsid w:val="001B2CC7"/>
    <w:rsid w:val="001B31EF"/>
    <w:rsid w:val="001B324C"/>
    <w:rsid w:val="001B3283"/>
    <w:rsid w:val="001B3713"/>
    <w:rsid w:val="001B3727"/>
    <w:rsid w:val="001B3866"/>
    <w:rsid w:val="001B3BB1"/>
    <w:rsid w:val="001B3F62"/>
    <w:rsid w:val="001B46CD"/>
    <w:rsid w:val="001B477C"/>
    <w:rsid w:val="001B4D5E"/>
    <w:rsid w:val="001B50D2"/>
    <w:rsid w:val="001B64FB"/>
    <w:rsid w:val="001B653C"/>
    <w:rsid w:val="001B69A1"/>
    <w:rsid w:val="001B6EA5"/>
    <w:rsid w:val="001B75B2"/>
    <w:rsid w:val="001B788A"/>
    <w:rsid w:val="001B7AFC"/>
    <w:rsid w:val="001B7C04"/>
    <w:rsid w:val="001C02E2"/>
    <w:rsid w:val="001C03BB"/>
    <w:rsid w:val="001C0946"/>
    <w:rsid w:val="001C0BA7"/>
    <w:rsid w:val="001C1587"/>
    <w:rsid w:val="001C20F6"/>
    <w:rsid w:val="001C21F5"/>
    <w:rsid w:val="001C275D"/>
    <w:rsid w:val="001C2C1C"/>
    <w:rsid w:val="001C2D46"/>
    <w:rsid w:val="001C30B1"/>
    <w:rsid w:val="001C357E"/>
    <w:rsid w:val="001C3CD5"/>
    <w:rsid w:val="001C424C"/>
    <w:rsid w:val="001C4353"/>
    <w:rsid w:val="001C44D9"/>
    <w:rsid w:val="001C46AB"/>
    <w:rsid w:val="001C4834"/>
    <w:rsid w:val="001C4DE0"/>
    <w:rsid w:val="001C4E8B"/>
    <w:rsid w:val="001C4F39"/>
    <w:rsid w:val="001C50D5"/>
    <w:rsid w:val="001C5275"/>
    <w:rsid w:val="001C528A"/>
    <w:rsid w:val="001C536B"/>
    <w:rsid w:val="001C56B2"/>
    <w:rsid w:val="001C5FEA"/>
    <w:rsid w:val="001C60FE"/>
    <w:rsid w:val="001C635F"/>
    <w:rsid w:val="001C666F"/>
    <w:rsid w:val="001C700C"/>
    <w:rsid w:val="001C787B"/>
    <w:rsid w:val="001C7C93"/>
    <w:rsid w:val="001C7EEA"/>
    <w:rsid w:val="001C7F1E"/>
    <w:rsid w:val="001D0388"/>
    <w:rsid w:val="001D0AF9"/>
    <w:rsid w:val="001D1F10"/>
    <w:rsid w:val="001D1F6A"/>
    <w:rsid w:val="001D240D"/>
    <w:rsid w:val="001D26AC"/>
    <w:rsid w:val="001D293F"/>
    <w:rsid w:val="001D2B11"/>
    <w:rsid w:val="001D2DCF"/>
    <w:rsid w:val="001D36CA"/>
    <w:rsid w:val="001D3C98"/>
    <w:rsid w:val="001D3CF7"/>
    <w:rsid w:val="001D4188"/>
    <w:rsid w:val="001D49A3"/>
    <w:rsid w:val="001D522A"/>
    <w:rsid w:val="001D5623"/>
    <w:rsid w:val="001D5DA8"/>
    <w:rsid w:val="001D6547"/>
    <w:rsid w:val="001D658E"/>
    <w:rsid w:val="001D6F53"/>
    <w:rsid w:val="001E0103"/>
    <w:rsid w:val="001E0FE9"/>
    <w:rsid w:val="001E10F1"/>
    <w:rsid w:val="001E1527"/>
    <w:rsid w:val="001E1BDD"/>
    <w:rsid w:val="001E243F"/>
    <w:rsid w:val="001E2A3B"/>
    <w:rsid w:val="001E2C2E"/>
    <w:rsid w:val="001E2C39"/>
    <w:rsid w:val="001E3309"/>
    <w:rsid w:val="001E3733"/>
    <w:rsid w:val="001E3A27"/>
    <w:rsid w:val="001E3A54"/>
    <w:rsid w:val="001E50BA"/>
    <w:rsid w:val="001E539E"/>
    <w:rsid w:val="001E5728"/>
    <w:rsid w:val="001E5D90"/>
    <w:rsid w:val="001E7F55"/>
    <w:rsid w:val="001F00E5"/>
    <w:rsid w:val="001F0292"/>
    <w:rsid w:val="001F04E6"/>
    <w:rsid w:val="001F0592"/>
    <w:rsid w:val="001F0650"/>
    <w:rsid w:val="001F0A15"/>
    <w:rsid w:val="001F0AA3"/>
    <w:rsid w:val="001F0DC9"/>
    <w:rsid w:val="001F0E7F"/>
    <w:rsid w:val="001F0FF2"/>
    <w:rsid w:val="001F1036"/>
    <w:rsid w:val="001F12BA"/>
    <w:rsid w:val="001F1976"/>
    <w:rsid w:val="001F1B58"/>
    <w:rsid w:val="001F2184"/>
    <w:rsid w:val="001F2326"/>
    <w:rsid w:val="001F26D2"/>
    <w:rsid w:val="001F341B"/>
    <w:rsid w:val="001F3D04"/>
    <w:rsid w:val="001F3E64"/>
    <w:rsid w:val="001F40DB"/>
    <w:rsid w:val="001F4236"/>
    <w:rsid w:val="001F4870"/>
    <w:rsid w:val="001F4F08"/>
    <w:rsid w:val="001F527C"/>
    <w:rsid w:val="001F5A7A"/>
    <w:rsid w:val="001F5D33"/>
    <w:rsid w:val="001F62B0"/>
    <w:rsid w:val="001F6D08"/>
    <w:rsid w:val="001F7148"/>
    <w:rsid w:val="001F7736"/>
    <w:rsid w:val="001F79A1"/>
    <w:rsid w:val="001F7A14"/>
    <w:rsid w:val="002005E7"/>
    <w:rsid w:val="002008E1"/>
    <w:rsid w:val="00200B5F"/>
    <w:rsid w:val="00201C66"/>
    <w:rsid w:val="00202132"/>
    <w:rsid w:val="00202C78"/>
    <w:rsid w:val="00203F6A"/>
    <w:rsid w:val="00203FFB"/>
    <w:rsid w:val="00204261"/>
    <w:rsid w:val="002042A7"/>
    <w:rsid w:val="002044D0"/>
    <w:rsid w:val="002047CB"/>
    <w:rsid w:val="0020538A"/>
    <w:rsid w:val="00205859"/>
    <w:rsid w:val="0020587F"/>
    <w:rsid w:val="00205A17"/>
    <w:rsid w:val="00205A20"/>
    <w:rsid w:val="00205DBE"/>
    <w:rsid w:val="002064B2"/>
    <w:rsid w:val="00206B26"/>
    <w:rsid w:val="00207E51"/>
    <w:rsid w:val="0021013D"/>
    <w:rsid w:val="00210AD4"/>
    <w:rsid w:val="00210EAD"/>
    <w:rsid w:val="0021157C"/>
    <w:rsid w:val="002117C2"/>
    <w:rsid w:val="00211D29"/>
    <w:rsid w:val="002121B2"/>
    <w:rsid w:val="002124D0"/>
    <w:rsid w:val="00212995"/>
    <w:rsid w:val="00212AE8"/>
    <w:rsid w:val="00213570"/>
    <w:rsid w:val="00213C3B"/>
    <w:rsid w:val="00213E80"/>
    <w:rsid w:val="002140BF"/>
    <w:rsid w:val="00214296"/>
    <w:rsid w:val="002143CD"/>
    <w:rsid w:val="002143F7"/>
    <w:rsid w:val="00214425"/>
    <w:rsid w:val="0021448C"/>
    <w:rsid w:val="00214AEF"/>
    <w:rsid w:val="00214DC6"/>
    <w:rsid w:val="0021575F"/>
    <w:rsid w:val="00215DA0"/>
    <w:rsid w:val="00215E55"/>
    <w:rsid w:val="002165B4"/>
    <w:rsid w:val="00217098"/>
    <w:rsid w:val="002172D6"/>
    <w:rsid w:val="00217534"/>
    <w:rsid w:val="00217908"/>
    <w:rsid w:val="00217946"/>
    <w:rsid w:val="002179F5"/>
    <w:rsid w:val="00217BFF"/>
    <w:rsid w:val="00220606"/>
    <w:rsid w:val="002206D4"/>
    <w:rsid w:val="00220B6C"/>
    <w:rsid w:val="00220C70"/>
    <w:rsid w:val="00221656"/>
    <w:rsid w:val="002216A5"/>
    <w:rsid w:val="0022224A"/>
    <w:rsid w:val="002224CF"/>
    <w:rsid w:val="00222B54"/>
    <w:rsid w:val="00222EF4"/>
    <w:rsid w:val="002240B2"/>
    <w:rsid w:val="002241D3"/>
    <w:rsid w:val="0022424E"/>
    <w:rsid w:val="002244F1"/>
    <w:rsid w:val="00224C35"/>
    <w:rsid w:val="00224F37"/>
    <w:rsid w:val="002259B8"/>
    <w:rsid w:val="00225CD2"/>
    <w:rsid w:val="00226580"/>
    <w:rsid w:val="0022742C"/>
    <w:rsid w:val="0022755B"/>
    <w:rsid w:val="00227865"/>
    <w:rsid w:val="0022791A"/>
    <w:rsid w:val="00227CF8"/>
    <w:rsid w:val="00227E40"/>
    <w:rsid w:val="00230078"/>
    <w:rsid w:val="0023018B"/>
    <w:rsid w:val="00230646"/>
    <w:rsid w:val="00230C52"/>
    <w:rsid w:val="0023175B"/>
    <w:rsid w:val="00231A29"/>
    <w:rsid w:val="00231F2A"/>
    <w:rsid w:val="00232925"/>
    <w:rsid w:val="00232FE6"/>
    <w:rsid w:val="00232FEE"/>
    <w:rsid w:val="00233011"/>
    <w:rsid w:val="002330A1"/>
    <w:rsid w:val="0023393A"/>
    <w:rsid w:val="00233ED4"/>
    <w:rsid w:val="00234DD0"/>
    <w:rsid w:val="00234DED"/>
    <w:rsid w:val="0023553D"/>
    <w:rsid w:val="00235C02"/>
    <w:rsid w:val="00235CEA"/>
    <w:rsid w:val="00235FD1"/>
    <w:rsid w:val="0023618A"/>
    <w:rsid w:val="00236351"/>
    <w:rsid w:val="00236676"/>
    <w:rsid w:val="002366DA"/>
    <w:rsid w:val="00236BB4"/>
    <w:rsid w:val="00236BB9"/>
    <w:rsid w:val="00236BF4"/>
    <w:rsid w:val="00236D59"/>
    <w:rsid w:val="00237039"/>
    <w:rsid w:val="00237040"/>
    <w:rsid w:val="0023707D"/>
    <w:rsid w:val="00237813"/>
    <w:rsid w:val="00237C70"/>
    <w:rsid w:val="002401E3"/>
    <w:rsid w:val="00240B4C"/>
    <w:rsid w:val="00240C48"/>
    <w:rsid w:val="00240D72"/>
    <w:rsid w:val="002414CE"/>
    <w:rsid w:val="0024191A"/>
    <w:rsid w:val="00241A6B"/>
    <w:rsid w:val="00241F1D"/>
    <w:rsid w:val="0024221A"/>
    <w:rsid w:val="002428F5"/>
    <w:rsid w:val="00242A6E"/>
    <w:rsid w:val="00242CB7"/>
    <w:rsid w:val="00242EF0"/>
    <w:rsid w:val="002431CB"/>
    <w:rsid w:val="002435A3"/>
    <w:rsid w:val="0024405D"/>
    <w:rsid w:val="0024491C"/>
    <w:rsid w:val="00245605"/>
    <w:rsid w:val="00245C68"/>
    <w:rsid w:val="00245FC6"/>
    <w:rsid w:val="00246238"/>
    <w:rsid w:val="00246DDE"/>
    <w:rsid w:val="002470FA"/>
    <w:rsid w:val="00247BC6"/>
    <w:rsid w:val="00247CF2"/>
    <w:rsid w:val="00247DC6"/>
    <w:rsid w:val="00247F73"/>
    <w:rsid w:val="002502A2"/>
    <w:rsid w:val="00250BEC"/>
    <w:rsid w:val="00250D68"/>
    <w:rsid w:val="00250E61"/>
    <w:rsid w:val="00250F25"/>
    <w:rsid w:val="00251680"/>
    <w:rsid w:val="00251C97"/>
    <w:rsid w:val="00251F4E"/>
    <w:rsid w:val="002525CF"/>
    <w:rsid w:val="00252753"/>
    <w:rsid w:val="002529A4"/>
    <w:rsid w:val="00252BC7"/>
    <w:rsid w:val="002531B4"/>
    <w:rsid w:val="00253A67"/>
    <w:rsid w:val="00253DEF"/>
    <w:rsid w:val="00254186"/>
    <w:rsid w:val="0025469D"/>
    <w:rsid w:val="00254707"/>
    <w:rsid w:val="00254905"/>
    <w:rsid w:val="00254F91"/>
    <w:rsid w:val="0025527C"/>
    <w:rsid w:val="00256213"/>
    <w:rsid w:val="00256B7F"/>
    <w:rsid w:val="00256C1E"/>
    <w:rsid w:val="002573E6"/>
    <w:rsid w:val="00257531"/>
    <w:rsid w:val="00257C49"/>
    <w:rsid w:val="00257E3C"/>
    <w:rsid w:val="00260169"/>
    <w:rsid w:val="0026086D"/>
    <w:rsid w:val="00260F41"/>
    <w:rsid w:val="002611A8"/>
    <w:rsid w:val="0026139F"/>
    <w:rsid w:val="002618E0"/>
    <w:rsid w:val="00261A40"/>
    <w:rsid w:val="0026205F"/>
    <w:rsid w:val="002622F9"/>
    <w:rsid w:val="00262F58"/>
    <w:rsid w:val="00263241"/>
    <w:rsid w:val="00263247"/>
    <w:rsid w:val="002639DD"/>
    <w:rsid w:val="00263BE7"/>
    <w:rsid w:val="00263BED"/>
    <w:rsid w:val="00263EC3"/>
    <w:rsid w:val="002641C1"/>
    <w:rsid w:val="00264BCB"/>
    <w:rsid w:val="00264D64"/>
    <w:rsid w:val="00264DC2"/>
    <w:rsid w:val="00265082"/>
    <w:rsid w:val="002657AA"/>
    <w:rsid w:val="002659EB"/>
    <w:rsid w:val="00265B8F"/>
    <w:rsid w:val="00265BD2"/>
    <w:rsid w:val="00265D14"/>
    <w:rsid w:val="0026666C"/>
    <w:rsid w:val="002668D1"/>
    <w:rsid w:val="00266A86"/>
    <w:rsid w:val="00266CC1"/>
    <w:rsid w:val="00266EF1"/>
    <w:rsid w:val="00266F3A"/>
    <w:rsid w:val="0026747E"/>
    <w:rsid w:val="00267640"/>
    <w:rsid w:val="0027010D"/>
    <w:rsid w:val="0027024F"/>
    <w:rsid w:val="00270AD7"/>
    <w:rsid w:val="00270CF8"/>
    <w:rsid w:val="00271585"/>
    <w:rsid w:val="0027196B"/>
    <w:rsid w:val="00272A0C"/>
    <w:rsid w:val="00273234"/>
    <w:rsid w:val="00273B8C"/>
    <w:rsid w:val="002740B0"/>
    <w:rsid w:val="00274141"/>
    <w:rsid w:val="002749B7"/>
    <w:rsid w:val="00274A1F"/>
    <w:rsid w:val="00274ABB"/>
    <w:rsid w:val="002759C3"/>
    <w:rsid w:val="00275C3A"/>
    <w:rsid w:val="00276098"/>
    <w:rsid w:val="00276839"/>
    <w:rsid w:val="00276A9C"/>
    <w:rsid w:val="0027718A"/>
    <w:rsid w:val="00277324"/>
    <w:rsid w:val="00277463"/>
    <w:rsid w:val="00277950"/>
    <w:rsid w:val="00277F67"/>
    <w:rsid w:val="00280059"/>
    <w:rsid w:val="00280A9F"/>
    <w:rsid w:val="00280B4D"/>
    <w:rsid w:val="002813F2"/>
    <w:rsid w:val="0028156F"/>
    <w:rsid w:val="00281B01"/>
    <w:rsid w:val="00281BFD"/>
    <w:rsid w:val="00281C68"/>
    <w:rsid w:val="00282048"/>
    <w:rsid w:val="00282396"/>
    <w:rsid w:val="002823F3"/>
    <w:rsid w:val="00282A91"/>
    <w:rsid w:val="00283141"/>
    <w:rsid w:val="00283176"/>
    <w:rsid w:val="00283B68"/>
    <w:rsid w:val="0028455C"/>
    <w:rsid w:val="00284A2D"/>
    <w:rsid w:val="00285936"/>
    <w:rsid w:val="00285B5F"/>
    <w:rsid w:val="00285E89"/>
    <w:rsid w:val="00285FD1"/>
    <w:rsid w:val="00286C45"/>
    <w:rsid w:val="00286D31"/>
    <w:rsid w:val="002875A7"/>
    <w:rsid w:val="00287D75"/>
    <w:rsid w:val="00290705"/>
    <w:rsid w:val="00290EC3"/>
    <w:rsid w:val="00291148"/>
    <w:rsid w:val="00291378"/>
    <w:rsid w:val="002917E7"/>
    <w:rsid w:val="0029189B"/>
    <w:rsid w:val="00291C8F"/>
    <w:rsid w:val="00292CED"/>
    <w:rsid w:val="00292D31"/>
    <w:rsid w:val="00293358"/>
    <w:rsid w:val="002933C2"/>
    <w:rsid w:val="00293644"/>
    <w:rsid w:val="00293C76"/>
    <w:rsid w:val="00294576"/>
    <w:rsid w:val="00294937"/>
    <w:rsid w:val="00294A0C"/>
    <w:rsid w:val="00294E95"/>
    <w:rsid w:val="00294ED6"/>
    <w:rsid w:val="00295736"/>
    <w:rsid w:val="002961E9"/>
    <w:rsid w:val="0029623F"/>
    <w:rsid w:val="0029693B"/>
    <w:rsid w:val="0029699B"/>
    <w:rsid w:val="00296EF4"/>
    <w:rsid w:val="00297987"/>
    <w:rsid w:val="00297A6A"/>
    <w:rsid w:val="002A07BC"/>
    <w:rsid w:val="002A0BDA"/>
    <w:rsid w:val="002A1356"/>
    <w:rsid w:val="002A1A7B"/>
    <w:rsid w:val="002A2037"/>
    <w:rsid w:val="002A2276"/>
    <w:rsid w:val="002A2399"/>
    <w:rsid w:val="002A2789"/>
    <w:rsid w:val="002A2B90"/>
    <w:rsid w:val="002A2F1C"/>
    <w:rsid w:val="002A343E"/>
    <w:rsid w:val="002A38E8"/>
    <w:rsid w:val="002A4248"/>
    <w:rsid w:val="002A4F74"/>
    <w:rsid w:val="002A5475"/>
    <w:rsid w:val="002A5D90"/>
    <w:rsid w:val="002A61B3"/>
    <w:rsid w:val="002A62F6"/>
    <w:rsid w:val="002A64BC"/>
    <w:rsid w:val="002A64C6"/>
    <w:rsid w:val="002A6960"/>
    <w:rsid w:val="002A6A27"/>
    <w:rsid w:val="002A6BA7"/>
    <w:rsid w:val="002A6F0E"/>
    <w:rsid w:val="002A72EC"/>
    <w:rsid w:val="002A7D23"/>
    <w:rsid w:val="002B03A2"/>
    <w:rsid w:val="002B04F3"/>
    <w:rsid w:val="002B0642"/>
    <w:rsid w:val="002B0A8C"/>
    <w:rsid w:val="002B0B61"/>
    <w:rsid w:val="002B0B79"/>
    <w:rsid w:val="002B0F2C"/>
    <w:rsid w:val="002B125C"/>
    <w:rsid w:val="002B1A52"/>
    <w:rsid w:val="002B1B81"/>
    <w:rsid w:val="002B1C8D"/>
    <w:rsid w:val="002B1F0C"/>
    <w:rsid w:val="002B3E19"/>
    <w:rsid w:val="002B3F3B"/>
    <w:rsid w:val="002B42C0"/>
    <w:rsid w:val="002B4520"/>
    <w:rsid w:val="002B4913"/>
    <w:rsid w:val="002B5369"/>
    <w:rsid w:val="002B555D"/>
    <w:rsid w:val="002B561C"/>
    <w:rsid w:val="002B5805"/>
    <w:rsid w:val="002B6049"/>
    <w:rsid w:val="002B6E7B"/>
    <w:rsid w:val="002B6F47"/>
    <w:rsid w:val="002B727E"/>
    <w:rsid w:val="002B72EE"/>
    <w:rsid w:val="002B744E"/>
    <w:rsid w:val="002B7540"/>
    <w:rsid w:val="002B7ACC"/>
    <w:rsid w:val="002B7B2E"/>
    <w:rsid w:val="002B7C8D"/>
    <w:rsid w:val="002B7DEB"/>
    <w:rsid w:val="002C00E8"/>
    <w:rsid w:val="002C0487"/>
    <w:rsid w:val="002C087C"/>
    <w:rsid w:val="002C092A"/>
    <w:rsid w:val="002C0A52"/>
    <w:rsid w:val="002C0F06"/>
    <w:rsid w:val="002C1402"/>
    <w:rsid w:val="002C25EB"/>
    <w:rsid w:val="002C2857"/>
    <w:rsid w:val="002C3481"/>
    <w:rsid w:val="002C34D8"/>
    <w:rsid w:val="002C3529"/>
    <w:rsid w:val="002C353E"/>
    <w:rsid w:val="002C3E3C"/>
    <w:rsid w:val="002C3E8C"/>
    <w:rsid w:val="002C3EE8"/>
    <w:rsid w:val="002C4405"/>
    <w:rsid w:val="002C4DC3"/>
    <w:rsid w:val="002C5004"/>
    <w:rsid w:val="002C53A8"/>
    <w:rsid w:val="002C60F0"/>
    <w:rsid w:val="002C6109"/>
    <w:rsid w:val="002C67B1"/>
    <w:rsid w:val="002C6800"/>
    <w:rsid w:val="002C6A0B"/>
    <w:rsid w:val="002C6E78"/>
    <w:rsid w:val="002C6EBF"/>
    <w:rsid w:val="002C7028"/>
    <w:rsid w:val="002C7351"/>
    <w:rsid w:val="002D0659"/>
    <w:rsid w:val="002D15AD"/>
    <w:rsid w:val="002D19DE"/>
    <w:rsid w:val="002D2252"/>
    <w:rsid w:val="002D2335"/>
    <w:rsid w:val="002D2417"/>
    <w:rsid w:val="002D2738"/>
    <w:rsid w:val="002D2DBE"/>
    <w:rsid w:val="002D339B"/>
    <w:rsid w:val="002D3F6B"/>
    <w:rsid w:val="002D423F"/>
    <w:rsid w:val="002D527F"/>
    <w:rsid w:val="002D54FE"/>
    <w:rsid w:val="002D5E53"/>
    <w:rsid w:val="002D6289"/>
    <w:rsid w:val="002D637D"/>
    <w:rsid w:val="002D646C"/>
    <w:rsid w:val="002D6DC3"/>
    <w:rsid w:val="002D7645"/>
    <w:rsid w:val="002D7834"/>
    <w:rsid w:val="002D7D86"/>
    <w:rsid w:val="002D7DA7"/>
    <w:rsid w:val="002D7E60"/>
    <w:rsid w:val="002E0539"/>
    <w:rsid w:val="002E07DF"/>
    <w:rsid w:val="002E0945"/>
    <w:rsid w:val="002E0F78"/>
    <w:rsid w:val="002E1110"/>
    <w:rsid w:val="002E13FC"/>
    <w:rsid w:val="002E1CE5"/>
    <w:rsid w:val="002E1CEA"/>
    <w:rsid w:val="002E1E90"/>
    <w:rsid w:val="002E1EFD"/>
    <w:rsid w:val="002E1F0B"/>
    <w:rsid w:val="002E203B"/>
    <w:rsid w:val="002E3327"/>
    <w:rsid w:val="002E348C"/>
    <w:rsid w:val="002E3529"/>
    <w:rsid w:val="002E36F1"/>
    <w:rsid w:val="002E3FFA"/>
    <w:rsid w:val="002E4255"/>
    <w:rsid w:val="002E4385"/>
    <w:rsid w:val="002E4BAA"/>
    <w:rsid w:val="002E4D4A"/>
    <w:rsid w:val="002E4FE6"/>
    <w:rsid w:val="002E51A0"/>
    <w:rsid w:val="002E5243"/>
    <w:rsid w:val="002E5980"/>
    <w:rsid w:val="002E6699"/>
    <w:rsid w:val="002E68B9"/>
    <w:rsid w:val="002E7158"/>
    <w:rsid w:val="002E763C"/>
    <w:rsid w:val="002F01AD"/>
    <w:rsid w:val="002F02BA"/>
    <w:rsid w:val="002F0A09"/>
    <w:rsid w:val="002F0EB2"/>
    <w:rsid w:val="002F0EFB"/>
    <w:rsid w:val="002F1082"/>
    <w:rsid w:val="002F1597"/>
    <w:rsid w:val="002F171F"/>
    <w:rsid w:val="002F1CB7"/>
    <w:rsid w:val="002F2182"/>
    <w:rsid w:val="002F2822"/>
    <w:rsid w:val="002F2C3E"/>
    <w:rsid w:val="002F313A"/>
    <w:rsid w:val="002F318F"/>
    <w:rsid w:val="002F3808"/>
    <w:rsid w:val="002F3F85"/>
    <w:rsid w:val="002F3F86"/>
    <w:rsid w:val="002F3FF8"/>
    <w:rsid w:val="002F468B"/>
    <w:rsid w:val="002F4B43"/>
    <w:rsid w:val="002F4C23"/>
    <w:rsid w:val="002F4FF0"/>
    <w:rsid w:val="002F5827"/>
    <w:rsid w:val="002F600E"/>
    <w:rsid w:val="002F6458"/>
    <w:rsid w:val="002F6B59"/>
    <w:rsid w:val="002F77CB"/>
    <w:rsid w:val="002F78D7"/>
    <w:rsid w:val="002F7EA8"/>
    <w:rsid w:val="002F7FAA"/>
    <w:rsid w:val="00300191"/>
    <w:rsid w:val="0030066F"/>
    <w:rsid w:val="00300DCE"/>
    <w:rsid w:val="003015B9"/>
    <w:rsid w:val="00301689"/>
    <w:rsid w:val="00301B0D"/>
    <w:rsid w:val="00301BA5"/>
    <w:rsid w:val="00301C20"/>
    <w:rsid w:val="003022B2"/>
    <w:rsid w:val="003023B3"/>
    <w:rsid w:val="0030308A"/>
    <w:rsid w:val="00303567"/>
    <w:rsid w:val="003039F2"/>
    <w:rsid w:val="00303D68"/>
    <w:rsid w:val="00304405"/>
    <w:rsid w:val="00304A72"/>
    <w:rsid w:val="00305412"/>
    <w:rsid w:val="003057EB"/>
    <w:rsid w:val="003064B2"/>
    <w:rsid w:val="00307082"/>
    <w:rsid w:val="00307C9A"/>
    <w:rsid w:val="00307D15"/>
    <w:rsid w:val="003101DD"/>
    <w:rsid w:val="0031020C"/>
    <w:rsid w:val="00310342"/>
    <w:rsid w:val="00310912"/>
    <w:rsid w:val="00310F7F"/>
    <w:rsid w:val="003115F0"/>
    <w:rsid w:val="003116B4"/>
    <w:rsid w:val="00311876"/>
    <w:rsid w:val="0031244E"/>
    <w:rsid w:val="003125D4"/>
    <w:rsid w:val="0031286F"/>
    <w:rsid w:val="00312F5B"/>
    <w:rsid w:val="00312FE8"/>
    <w:rsid w:val="00313841"/>
    <w:rsid w:val="00314826"/>
    <w:rsid w:val="00316608"/>
    <w:rsid w:val="00316DB3"/>
    <w:rsid w:val="00316F67"/>
    <w:rsid w:val="003172E1"/>
    <w:rsid w:val="0031742A"/>
    <w:rsid w:val="0031746D"/>
    <w:rsid w:val="00317593"/>
    <w:rsid w:val="00317B78"/>
    <w:rsid w:val="003202D6"/>
    <w:rsid w:val="00320647"/>
    <w:rsid w:val="00320897"/>
    <w:rsid w:val="00320B32"/>
    <w:rsid w:val="00320D7F"/>
    <w:rsid w:val="003215F5"/>
    <w:rsid w:val="00321693"/>
    <w:rsid w:val="00321A26"/>
    <w:rsid w:val="00321DC6"/>
    <w:rsid w:val="00321F61"/>
    <w:rsid w:val="0032215D"/>
    <w:rsid w:val="00322345"/>
    <w:rsid w:val="0032256F"/>
    <w:rsid w:val="00323087"/>
    <w:rsid w:val="00323B37"/>
    <w:rsid w:val="00323D7A"/>
    <w:rsid w:val="0032421C"/>
    <w:rsid w:val="00324352"/>
    <w:rsid w:val="0032462B"/>
    <w:rsid w:val="00325558"/>
    <w:rsid w:val="00325662"/>
    <w:rsid w:val="00325795"/>
    <w:rsid w:val="00325995"/>
    <w:rsid w:val="00325BC4"/>
    <w:rsid w:val="00325EA2"/>
    <w:rsid w:val="00326816"/>
    <w:rsid w:val="00326D4B"/>
    <w:rsid w:val="00326DCB"/>
    <w:rsid w:val="0033005A"/>
    <w:rsid w:val="0033089A"/>
    <w:rsid w:val="003308BC"/>
    <w:rsid w:val="00330909"/>
    <w:rsid w:val="003310A1"/>
    <w:rsid w:val="003311D3"/>
    <w:rsid w:val="00331226"/>
    <w:rsid w:val="003315A4"/>
    <w:rsid w:val="0033185C"/>
    <w:rsid w:val="00331E22"/>
    <w:rsid w:val="00331F95"/>
    <w:rsid w:val="00332233"/>
    <w:rsid w:val="00332BD2"/>
    <w:rsid w:val="00333CE7"/>
    <w:rsid w:val="00333E2B"/>
    <w:rsid w:val="00334168"/>
    <w:rsid w:val="0033446B"/>
    <w:rsid w:val="003350BE"/>
    <w:rsid w:val="003350EF"/>
    <w:rsid w:val="00335256"/>
    <w:rsid w:val="00335411"/>
    <w:rsid w:val="00335548"/>
    <w:rsid w:val="003359E6"/>
    <w:rsid w:val="00335D50"/>
    <w:rsid w:val="00336E1F"/>
    <w:rsid w:val="00337078"/>
    <w:rsid w:val="0033714F"/>
    <w:rsid w:val="003371BA"/>
    <w:rsid w:val="00337868"/>
    <w:rsid w:val="00337AEE"/>
    <w:rsid w:val="00340508"/>
    <w:rsid w:val="003419AD"/>
    <w:rsid w:val="00342621"/>
    <w:rsid w:val="00342639"/>
    <w:rsid w:val="0034297C"/>
    <w:rsid w:val="0034305A"/>
    <w:rsid w:val="00343372"/>
    <w:rsid w:val="003434DC"/>
    <w:rsid w:val="00343A35"/>
    <w:rsid w:val="00343A72"/>
    <w:rsid w:val="0034454A"/>
    <w:rsid w:val="00344617"/>
    <w:rsid w:val="00344CC0"/>
    <w:rsid w:val="00344D38"/>
    <w:rsid w:val="003456C5"/>
    <w:rsid w:val="00346475"/>
    <w:rsid w:val="00346536"/>
    <w:rsid w:val="003465B5"/>
    <w:rsid w:val="003467E5"/>
    <w:rsid w:val="00346AE0"/>
    <w:rsid w:val="00347052"/>
    <w:rsid w:val="003470C8"/>
    <w:rsid w:val="00350714"/>
    <w:rsid w:val="003508C9"/>
    <w:rsid w:val="003511E4"/>
    <w:rsid w:val="003513D3"/>
    <w:rsid w:val="00351650"/>
    <w:rsid w:val="0035170A"/>
    <w:rsid w:val="0035171A"/>
    <w:rsid w:val="00351791"/>
    <w:rsid w:val="00352AB8"/>
    <w:rsid w:val="003533B4"/>
    <w:rsid w:val="003536FC"/>
    <w:rsid w:val="003537C1"/>
    <w:rsid w:val="003540F7"/>
    <w:rsid w:val="003547C6"/>
    <w:rsid w:val="00354B24"/>
    <w:rsid w:val="00354D6E"/>
    <w:rsid w:val="00354F4F"/>
    <w:rsid w:val="003556F4"/>
    <w:rsid w:val="00355F7F"/>
    <w:rsid w:val="0035604B"/>
    <w:rsid w:val="00356098"/>
    <w:rsid w:val="0035688D"/>
    <w:rsid w:val="00356EBB"/>
    <w:rsid w:val="00357108"/>
    <w:rsid w:val="0035753A"/>
    <w:rsid w:val="00357C8A"/>
    <w:rsid w:val="00357CD2"/>
    <w:rsid w:val="00360019"/>
    <w:rsid w:val="00360600"/>
    <w:rsid w:val="003606F0"/>
    <w:rsid w:val="003608A6"/>
    <w:rsid w:val="00360C88"/>
    <w:rsid w:val="00361E7E"/>
    <w:rsid w:val="00362017"/>
    <w:rsid w:val="003623C3"/>
    <w:rsid w:val="00362692"/>
    <w:rsid w:val="00362B0E"/>
    <w:rsid w:val="00362EB1"/>
    <w:rsid w:val="00363689"/>
    <w:rsid w:val="00363802"/>
    <w:rsid w:val="00364B2E"/>
    <w:rsid w:val="0036579B"/>
    <w:rsid w:val="00366656"/>
    <w:rsid w:val="00366ADB"/>
    <w:rsid w:val="0036713D"/>
    <w:rsid w:val="00367B72"/>
    <w:rsid w:val="00370258"/>
    <w:rsid w:val="00370458"/>
    <w:rsid w:val="00370CDE"/>
    <w:rsid w:val="00370FEB"/>
    <w:rsid w:val="003710D7"/>
    <w:rsid w:val="0037116D"/>
    <w:rsid w:val="00371541"/>
    <w:rsid w:val="00371612"/>
    <w:rsid w:val="003717A6"/>
    <w:rsid w:val="0037205F"/>
    <w:rsid w:val="003723EC"/>
    <w:rsid w:val="00372672"/>
    <w:rsid w:val="003726D2"/>
    <w:rsid w:val="00372708"/>
    <w:rsid w:val="0037321E"/>
    <w:rsid w:val="00373544"/>
    <w:rsid w:val="00373600"/>
    <w:rsid w:val="003743EE"/>
    <w:rsid w:val="003744FB"/>
    <w:rsid w:val="003749A6"/>
    <w:rsid w:val="00374A08"/>
    <w:rsid w:val="00374E1F"/>
    <w:rsid w:val="00374E97"/>
    <w:rsid w:val="00375549"/>
    <w:rsid w:val="00375CD4"/>
    <w:rsid w:val="0037622E"/>
    <w:rsid w:val="00376614"/>
    <w:rsid w:val="00376E97"/>
    <w:rsid w:val="00376F85"/>
    <w:rsid w:val="00377D35"/>
    <w:rsid w:val="00377F52"/>
    <w:rsid w:val="003801BB"/>
    <w:rsid w:val="00380207"/>
    <w:rsid w:val="00380442"/>
    <w:rsid w:val="003806BF"/>
    <w:rsid w:val="00380BF8"/>
    <w:rsid w:val="00380C32"/>
    <w:rsid w:val="0038103A"/>
    <w:rsid w:val="0038172C"/>
    <w:rsid w:val="00381B8A"/>
    <w:rsid w:val="00381DEF"/>
    <w:rsid w:val="00382A9D"/>
    <w:rsid w:val="003831FC"/>
    <w:rsid w:val="00383930"/>
    <w:rsid w:val="00383B14"/>
    <w:rsid w:val="00384465"/>
    <w:rsid w:val="00384A54"/>
    <w:rsid w:val="003859D3"/>
    <w:rsid w:val="00385CBA"/>
    <w:rsid w:val="00386371"/>
    <w:rsid w:val="00386A88"/>
    <w:rsid w:val="00386DC5"/>
    <w:rsid w:val="00387355"/>
    <w:rsid w:val="00387EE0"/>
    <w:rsid w:val="00390087"/>
    <w:rsid w:val="00390297"/>
    <w:rsid w:val="00390847"/>
    <w:rsid w:val="0039108B"/>
    <w:rsid w:val="0039187F"/>
    <w:rsid w:val="00391911"/>
    <w:rsid w:val="00391D01"/>
    <w:rsid w:val="0039334F"/>
    <w:rsid w:val="00393BF1"/>
    <w:rsid w:val="00393D0C"/>
    <w:rsid w:val="00393E63"/>
    <w:rsid w:val="00393F08"/>
    <w:rsid w:val="00394355"/>
    <w:rsid w:val="0039484B"/>
    <w:rsid w:val="00394AE1"/>
    <w:rsid w:val="00395388"/>
    <w:rsid w:val="00395468"/>
    <w:rsid w:val="00395A83"/>
    <w:rsid w:val="00395CEC"/>
    <w:rsid w:val="00395D17"/>
    <w:rsid w:val="0039636B"/>
    <w:rsid w:val="00397165"/>
    <w:rsid w:val="00397207"/>
    <w:rsid w:val="003979C1"/>
    <w:rsid w:val="00397E20"/>
    <w:rsid w:val="003A04E3"/>
    <w:rsid w:val="003A05E4"/>
    <w:rsid w:val="003A08B9"/>
    <w:rsid w:val="003A10A5"/>
    <w:rsid w:val="003A1863"/>
    <w:rsid w:val="003A1A92"/>
    <w:rsid w:val="003A1B29"/>
    <w:rsid w:val="003A26A3"/>
    <w:rsid w:val="003A2B86"/>
    <w:rsid w:val="003A2CF0"/>
    <w:rsid w:val="003A32E5"/>
    <w:rsid w:val="003A43DE"/>
    <w:rsid w:val="003A4484"/>
    <w:rsid w:val="003A4D07"/>
    <w:rsid w:val="003A4E3E"/>
    <w:rsid w:val="003A4F08"/>
    <w:rsid w:val="003A507B"/>
    <w:rsid w:val="003A511B"/>
    <w:rsid w:val="003A5555"/>
    <w:rsid w:val="003A589E"/>
    <w:rsid w:val="003A5A79"/>
    <w:rsid w:val="003A5A84"/>
    <w:rsid w:val="003A5AA7"/>
    <w:rsid w:val="003A5F78"/>
    <w:rsid w:val="003A606F"/>
    <w:rsid w:val="003A6913"/>
    <w:rsid w:val="003A6C90"/>
    <w:rsid w:val="003A74D6"/>
    <w:rsid w:val="003A7E68"/>
    <w:rsid w:val="003A7F21"/>
    <w:rsid w:val="003A7F69"/>
    <w:rsid w:val="003B001E"/>
    <w:rsid w:val="003B0084"/>
    <w:rsid w:val="003B00F8"/>
    <w:rsid w:val="003B045A"/>
    <w:rsid w:val="003B0EA9"/>
    <w:rsid w:val="003B14EC"/>
    <w:rsid w:val="003B1777"/>
    <w:rsid w:val="003B1A27"/>
    <w:rsid w:val="003B2217"/>
    <w:rsid w:val="003B27D7"/>
    <w:rsid w:val="003B36D1"/>
    <w:rsid w:val="003B393B"/>
    <w:rsid w:val="003B3980"/>
    <w:rsid w:val="003B3FD9"/>
    <w:rsid w:val="003B4A59"/>
    <w:rsid w:val="003B52B9"/>
    <w:rsid w:val="003B581D"/>
    <w:rsid w:val="003B5BA1"/>
    <w:rsid w:val="003B6287"/>
    <w:rsid w:val="003B6351"/>
    <w:rsid w:val="003B6383"/>
    <w:rsid w:val="003B63C0"/>
    <w:rsid w:val="003B6A01"/>
    <w:rsid w:val="003B6BA9"/>
    <w:rsid w:val="003B6BE0"/>
    <w:rsid w:val="003B70C9"/>
    <w:rsid w:val="003B717C"/>
    <w:rsid w:val="003C0E6E"/>
    <w:rsid w:val="003C1819"/>
    <w:rsid w:val="003C29DF"/>
    <w:rsid w:val="003C2C4F"/>
    <w:rsid w:val="003C323B"/>
    <w:rsid w:val="003C36B2"/>
    <w:rsid w:val="003C3E11"/>
    <w:rsid w:val="003C43A7"/>
    <w:rsid w:val="003C44A8"/>
    <w:rsid w:val="003C515F"/>
    <w:rsid w:val="003C51E9"/>
    <w:rsid w:val="003C52AA"/>
    <w:rsid w:val="003C530C"/>
    <w:rsid w:val="003C5431"/>
    <w:rsid w:val="003C5553"/>
    <w:rsid w:val="003C5975"/>
    <w:rsid w:val="003C59D0"/>
    <w:rsid w:val="003C5A2F"/>
    <w:rsid w:val="003C6AB6"/>
    <w:rsid w:val="003C6D1F"/>
    <w:rsid w:val="003C77B9"/>
    <w:rsid w:val="003C7B7F"/>
    <w:rsid w:val="003D09DF"/>
    <w:rsid w:val="003D1274"/>
    <w:rsid w:val="003D1633"/>
    <w:rsid w:val="003D1CF1"/>
    <w:rsid w:val="003D1F36"/>
    <w:rsid w:val="003D2371"/>
    <w:rsid w:val="003D25EE"/>
    <w:rsid w:val="003D2F4F"/>
    <w:rsid w:val="003D3996"/>
    <w:rsid w:val="003D3F21"/>
    <w:rsid w:val="003D4997"/>
    <w:rsid w:val="003D559F"/>
    <w:rsid w:val="003D56EA"/>
    <w:rsid w:val="003D571E"/>
    <w:rsid w:val="003D5830"/>
    <w:rsid w:val="003D59FF"/>
    <w:rsid w:val="003D5BAE"/>
    <w:rsid w:val="003D5C39"/>
    <w:rsid w:val="003D6171"/>
    <w:rsid w:val="003D62F1"/>
    <w:rsid w:val="003D718A"/>
    <w:rsid w:val="003D7676"/>
    <w:rsid w:val="003D78EB"/>
    <w:rsid w:val="003D7A76"/>
    <w:rsid w:val="003D7ACD"/>
    <w:rsid w:val="003D7E27"/>
    <w:rsid w:val="003D7E86"/>
    <w:rsid w:val="003E0031"/>
    <w:rsid w:val="003E05D3"/>
    <w:rsid w:val="003E076B"/>
    <w:rsid w:val="003E089D"/>
    <w:rsid w:val="003E09CA"/>
    <w:rsid w:val="003E0A9C"/>
    <w:rsid w:val="003E0E36"/>
    <w:rsid w:val="003E1093"/>
    <w:rsid w:val="003E175D"/>
    <w:rsid w:val="003E18B9"/>
    <w:rsid w:val="003E218D"/>
    <w:rsid w:val="003E22BD"/>
    <w:rsid w:val="003E3243"/>
    <w:rsid w:val="003E48F5"/>
    <w:rsid w:val="003E4B60"/>
    <w:rsid w:val="003E526A"/>
    <w:rsid w:val="003E52F4"/>
    <w:rsid w:val="003E54FF"/>
    <w:rsid w:val="003E5877"/>
    <w:rsid w:val="003E5E01"/>
    <w:rsid w:val="003E5FA7"/>
    <w:rsid w:val="003E65E5"/>
    <w:rsid w:val="003E6F47"/>
    <w:rsid w:val="003E77D6"/>
    <w:rsid w:val="003E79D8"/>
    <w:rsid w:val="003E7EC9"/>
    <w:rsid w:val="003F0099"/>
    <w:rsid w:val="003F036B"/>
    <w:rsid w:val="003F03A5"/>
    <w:rsid w:val="003F09AC"/>
    <w:rsid w:val="003F0B70"/>
    <w:rsid w:val="003F0BA0"/>
    <w:rsid w:val="003F1F08"/>
    <w:rsid w:val="003F2344"/>
    <w:rsid w:val="003F3340"/>
    <w:rsid w:val="003F4929"/>
    <w:rsid w:val="003F5B0D"/>
    <w:rsid w:val="003F5D12"/>
    <w:rsid w:val="003F5ED7"/>
    <w:rsid w:val="003F600F"/>
    <w:rsid w:val="003F6492"/>
    <w:rsid w:val="003F6885"/>
    <w:rsid w:val="003F6980"/>
    <w:rsid w:val="003F7E57"/>
    <w:rsid w:val="003F7E8D"/>
    <w:rsid w:val="00400043"/>
    <w:rsid w:val="004001F6"/>
    <w:rsid w:val="00400382"/>
    <w:rsid w:val="0040047D"/>
    <w:rsid w:val="00400506"/>
    <w:rsid w:val="00401256"/>
    <w:rsid w:val="004013CA"/>
    <w:rsid w:val="00401BAA"/>
    <w:rsid w:val="00401D98"/>
    <w:rsid w:val="00402123"/>
    <w:rsid w:val="00402E74"/>
    <w:rsid w:val="00402F24"/>
    <w:rsid w:val="00403027"/>
    <w:rsid w:val="004032F3"/>
    <w:rsid w:val="00403A19"/>
    <w:rsid w:val="00403D10"/>
    <w:rsid w:val="00403FF7"/>
    <w:rsid w:val="004042A1"/>
    <w:rsid w:val="004048AB"/>
    <w:rsid w:val="00404C18"/>
    <w:rsid w:val="00404F15"/>
    <w:rsid w:val="00405307"/>
    <w:rsid w:val="00405491"/>
    <w:rsid w:val="00405ACD"/>
    <w:rsid w:val="00405E6F"/>
    <w:rsid w:val="00406145"/>
    <w:rsid w:val="00407139"/>
    <w:rsid w:val="00407749"/>
    <w:rsid w:val="0040795F"/>
    <w:rsid w:val="00407A23"/>
    <w:rsid w:val="00407A60"/>
    <w:rsid w:val="00407FB3"/>
    <w:rsid w:val="004100F2"/>
    <w:rsid w:val="00410871"/>
    <w:rsid w:val="004108C3"/>
    <w:rsid w:val="00410B40"/>
    <w:rsid w:val="00410CA3"/>
    <w:rsid w:val="00410F36"/>
    <w:rsid w:val="004112CB"/>
    <w:rsid w:val="00411916"/>
    <w:rsid w:val="00411BF1"/>
    <w:rsid w:val="00411CE5"/>
    <w:rsid w:val="00412470"/>
    <w:rsid w:val="00412559"/>
    <w:rsid w:val="004128C3"/>
    <w:rsid w:val="00412DE8"/>
    <w:rsid w:val="00412F5B"/>
    <w:rsid w:val="0041310F"/>
    <w:rsid w:val="00413177"/>
    <w:rsid w:val="00413B8C"/>
    <w:rsid w:val="004142C8"/>
    <w:rsid w:val="004147BC"/>
    <w:rsid w:val="00414A2A"/>
    <w:rsid w:val="00414A2B"/>
    <w:rsid w:val="004152DA"/>
    <w:rsid w:val="00415426"/>
    <w:rsid w:val="00415460"/>
    <w:rsid w:val="00415509"/>
    <w:rsid w:val="00415510"/>
    <w:rsid w:val="00415668"/>
    <w:rsid w:val="00415B79"/>
    <w:rsid w:val="00415F02"/>
    <w:rsid w:val="00415F60"/>
    <w:rsid w:val="004165E1"/>
    <w:rsid w:val="004167D1"/>
    <w:rsid w:val="004168E5"/>
    <w:rsid w:val="00417184"/>
    <w:rsid w:val="00417DAC"/>
    <w:rsid w:val="0042165B"/>
    <w:rsid w:val="0042174D"/>
    <w:rsid w:val="004218B1"/>
    <w:rsid w:val="00421C87"/>
    <w:rsid w:val="00422321"/>
    <w:rsid w:val="00422602"/>
    <w:rsid w:val="0042264C"/>
    <w:rsid w:val="00422AE3"/>
    <w:rsid w:val="004231E1"/>
    <w:rsid w:val="00423B48"/>
    <w:rsid w:val="00423C1B"/>
    <w:rsid w:val="00423C73"/>
    <w:rsid w:val="00423CC5"/>
    <w:rsid w:val="00423CDD"/>
    <w:rsid w:val="00423D42"/>
    <w:rsid w:val="004240F0"/>
    <w:rsid w:val="00424350"/>
    <w:rsid w:val="0042457D"/>
    <w:rsid w:val="004248C9"/>
    <w:rsid w:val="00425618"/>
    <w:rsid w:val="0042567F"/>
    <w:rsid w:val="004256A5"/>
    <w:rsid w:val="004256EA"/>
    <w:rsid w:val="0042623A"/>
    <w:rsid w:val="00426245"/>
    <w:rsid w:val="004262C6"/>
    <w:rsid w:val="004264F0"/>
    <w:rsid w:val="004265B7"/>
    <w:rsid w:val="0042671B"/>
    <w:rsid w:val="00426C64"/>
    <w:rsid w:val="00427117"/>
    <w:rsid w:val="00427524"/>
    <w:rsid w:val="00430097"/>
    <w:rsid w:val="004305F8"/>
    <w:rsid w:val="004306E5"/>
    <w:rsid w:val="00430B3E"/>
    <w:rsid w:val="00430B9B"/>
    <w:rsid w:val="00430EC7"/>
    <w:rsid w:val="00430EE2"/>
    <w:rsid w:val="00430F63"/>
    <w:rsid w:val="004316BD"/>
    <w:rsid w:val="00431AE5"/>
    <w:rsid w:val="00431B85"/>
    <w:rsid w:val="0043247E"/>
    <w:rsid w:val="00432BE3"/>
    <w:rsid w:val="0043329B"/>
    <w:rsid w:val="004338E0"/>
    <w:rsid w:val="00433A32"/>
    <w:rsid w:val="00434266"/>
    <w:rsid w:val="00434343"/>
    <w:rsid w:val="00434551"/>
    <w:rsid w:val="00434678"/>
    <w:rsid w:val="00434825"/>
    <w:rsid w:val="00434FDD"/>
    <w:rsid w:val="004355FA"/>
    <w:rsid w:val="00435A8E"/>
    <w:rsid w:val="00436A1E"/>
    <w:rsid w:val="00436A27"/>
    <w:rsid w:val="00436DF1"/>
    <w:rsid w:val="00436FA9"/>
    <w:rsid w:val="004378D6"/>
    <w:rsid w:val="00437CE7"/>
    <w:rsid w:val="00437F9E"/>
    <w:rsid w:val="00437FD3"/>
    <w:rsid w:val="00440CF3"/>
    <w:rsid w:val="00440DD6"/>
    <w:rsid w:val="00440FBC"/>
    <w:rsid w:val="00441CA8"/>
    <w:rsid w:val="00441D58"/>
    <w:rsid w:val="00441E1E"/>
    <w:rsid w:val="0044214A"/>
    <w:rsid w:val="004426F9"/>
    <w:rsid w:val="00443982"/>
    <w:rsid w:val="00443CB0"/>
    <w:rsid w:val="00443DF8"/>
    <w:rsid w:val="004441B3"/>
    <w:rsid w:val="00444448"/>
    <w:rsid w:val="00444AE6"/>
    <w:rsid w:val="00444CF6"/>
    <w:rsid w:val="00444FC7"/>
    <w:rsid w:val="00445129"/>
    <w:rsid w:val="004455D4"/>
    <w:rsid w:val="004456D0"/>
    <w:rsid w:val="004457A2"/>
    <w:rsid w:val="00445DB8"/>
    <w:rsid w:val="004462B3"/>
    <w:rsid w:val="004466FC"/>
    <w:rsid w:val="00446D29"/>
    <w:rsid w:val="00446F04"/>
    <w:rsid w:val="0044701F"/>
    <w:rsid w:val="0044768C"/>
    <w:rsid w:val="004476E9"/>
    <w:rsid w:val="00447E2B"/>
    <w:rsid w:val="004501D6"/>
    <w:rsid w:val="0045076E"/>
    <w:rsid w:val="00450957"/>
    <w:rsid w:val="00451CCC"/>
    <w:rsid w:val="0045204F"/>
    <w:rsid w:val="00452F55"/>
    <w:rsid w:val="0045373B"/>
    <w:rsid w:val="00453801"/>
    <w:rsid w:val="0045383D"/>
    <w:rsid w:val="004538AD"/>
    <w:rsid w:val="004543CB"/>
    <w:rsid w:val="004545CE"/>
    <w:rsid w:val="0045480D"/>
    <w:rsid w:val="00454AAD"/>
    <w:rsid w:val="00455D64"/>
    <w:rsid w:val="00455F24"/>
    <w:rsid w:val="00456680"/>
    <w:rsid w:val="004572E0"/>
    <w:rsid w:val="004572FC"/>
    <w:rsid w:val="0045795A"/>
    <w:rsid w:val="004600CF"/>
    <w:rsid w:val="00460245"/>
    <w:rsid w:val="00460607"/>
    <w:rsid w:val="00460659"/>
    <w:rsid w:val="00460DBC"/>
    <w:rsid w:val="00461DB5"/>
    <w:rsid w:val="00461F8C"/>
    <w:rsid w:val="0046226D"/>
    <w:rsid w:val="004622CA"/>
    <w:rsid w:val="004624CD"/>
    <w:rsid w:val="004624CE"/>
    <w:rsid w:val="00462532"/>
    <w:rsid w:val="00462740"/>
    <w:rsid w:val="0046281F"/>
    <w:rsid w:val="00462A78"/>
    <w:rsid w:val="00463066"/>
    <w:rsid w:val="00463983"/>
    <w:rsid w:val="00463F32"/>
    <w:rsid w:val="0046533A"/>
    <w:rsid w:val="00465357"/>
    <w:rsid w:val="0046557B"/>
    <w:rsid w:val="00465ECF"/>
    <w:rsid w:val="00465FF6"/>
    <w:rsid w:val="00466769"/>
    <w:rsid w:val="00466BF0"/>
    <w:rsid w:val="00466F21"/>
    <w:rsid w:val="004671A2"/>
    <w:rsid w:val="0046750D"/>
    <w:rsid w:val="0046750F"/>
    <w:rsid w:val="0046795A"/>
    <w:rsid w:val="004700C1"/>
    <w:rsid w:val="004701B5"/>
    <w:rsid w:val="00470341"/>
    <w:rsid w:val="0047048C"/>
    <w:rsid w:val="00470590"/>
    <w:rsid w:val="004705E7"/>
    <w:rsid w:val="00470A0B"/>
    <w:rsid w:val="004722EB"/>
    <w:rsid w:val="0047257B"/>
    <w:rsid w:val="004725B9"/>
    <w:rsid w:val="00472606"/>
    <w:rsid w:val="00472EC1"/>
    <w:rsid w:val="004734D7"/>
    <w:rsid w:val="00473DF7"/>
    <w:rsid w:val="00473F26"/>
    <w:rsid w:val="004742FB"/>
    <w:rsid w:val="004747B7"/>
    <w:rsid w:val="00474A68"/>
    <w:rsid w:val="00474B47"/>
    <w:rsid w:val="00475D3B"/>
    <w:rsid w:val="00475DAE"/>
    <w:rsid w:val="004762BA"/>
    <w:rsid w:val="00476410"/>
    <w:rsid w:val="0047669F"/>
    <w:rsid w:val="00476D5E"/>
    <w:rsid w:val="00477689"/>
    <w:rsid w:val="00477DCB"/>
    <w:rsid w:val="00477E5B"/>
    <w:rsid w:val="00480084"/>
    <w:rsid w:val="0048032D"/>
    <w:rsid w:val="004803E5"/>
    <w:rsid w:val="00480AFA"/>
    <w:rsid w:val="00480F37"/>
    <w:rsid w:val="00480F58"/>
    <w:rsid w:val="00481267"/>
    <w:rsid w:val="00481A16"/>
    <w:rsid w:val="00481CF1"/>
    <w:rsid w:val="00481DC4"/>
    <w:rsid w:val="0048220D"/>
    <w:rsid w:val="00482434"/>
    <w:rsid w:val="00482443"/>
    <w:rsid w:val="004824AC"/>
    <w:rsid w:val="00482615"/>
    <w:rsid w:val="00482BDB"/>
    <w:rsid w:val="00482FAD"/>
    <w:rsid w:val="00483F16"/>
    <w:rsid w:val="0048443B"/>
    <w:rsid w:val="004845E7"/>
    <w:rsid w:val="0048489F"/>
    <w:rsid w:val="00484D51"/>
    <w:rsid w:val="00484F3B"/>
    <w:rsid w:val="00485519"/>
    <w:rsid w:val="00485B44"/>
    <w:rsid w:val="00485FB7"/>
    <w:rsid w:val="00486227"/>
    <w:rsid w:val="004862CD"/>
    <w:rsid w:val="00486BFC"/>
    <w:rsid w:val="00486F52"/>
    <w:rsid w:val="0048708B"/>
    <w:rsid w:val="00487937"/>
    <w:rsid w:val="00487C69"/>
    <w:rsid w:val="00487EF7"/>
    <w:rsid w:val="004905AC"/>
    <w:rsid w:val="00490759"/>
    <w:rsid w:val="00490A2A"/>
    <w:rsid w:val="00490FBB"/>
    <w:rsid w:val="004912B9"/>
    <w:rsid w:val="00491CBE"/>
    <w:rsid w:val="00491FA0"/>
    <w:rsid w:val="00492205"/>
    <w:rsid w:val="004932BF"/>
    <w:rsid w:val="00493341"/>
    <w:rsid w:val="004938CA"/>
    <w:rsid w:val="004939C0"/>
    <w:rsid w:val="00493BC7"/>
    <w:rsid w:val="00493D2F"/>
    <w:rsid w:val="00493D96"/>
    <w:rsid w:val="0049448C"/>
    <w:rsid w:val="00494602"/>
    <w:rsid w:val="00494C1E"/>
    <w:rsid w:val="004950A3"/>
    <w:rsid w:val="00495404"/>
    <w:rsid w:val="00495667"/>
    <w:rsid w:val="004959BF"/>
    <w:rsid w:val="00495F95"/>
    <w:rsid w:val="00496338"/>
    <w:rsid w:val="0049676F"/>
    <w:rsid w:val="00496FE6"/>
    <w:rsid w:val="00497190"/>
    <w:rsid w:val="00497E45"/>
    <w:rsid w:val="004A0246"/>
    <w:rsid w:val="004A088F"/>
    <w:rsid w:val="004A17DC"/>
    <w:rsid w:val="004A18B2"/>
    <w:rsid w:val="004A1A29"/>
    <w:rsid w:val="004A1D9A"/>
    <w:rsid w:val="004A20F7"/>
    <w:rsid w:val="004A2CCE"/>
    <w:rsid w:val="004A2D81"/>
    <w:rsid w:val="004A2DFE"/>
    <w:rsid w:val="004A2EF1"/>
    <w:rsid w:val="004A2F00"/>
    <w:rsid w:val="004A345B"/>
    <w:rsid w:val="004A379B"/>
    <w:rsid w:val="004A3C06"/>
    <w:rsid w:val="004A439B"/>
    <w:rsid w:val="004A4716"/>
    <w:rsid w:val="004A4D1F"/>
    <w:rsid w:val="004A4EBB"/>
    <w:rsid w:val="004A4F77"/>
    <w:rsid w:val="004A54D2"/>
    <w:rsid w:val="004A5A0C"/>
    <w:rsid w:val="004A5F1B"/>
    <w:rsid w:val="004A6194"/>
    <w:rsid w:val="004A65D3"/>
    <w:rsid w:val="004A6D96"/>
    <w:rsid w:val="004A6EA9"/>
    <w:rsid w:val="004A7CB8"/>
    <w:rsid w:val="004A7CDC"/>
    <w:rsid w:val="004B06CF"/>
    <w:rsid w:val="004B088D"/>
    <w:rsid w:val="004B08ED"/>
    <w:rsid w:val="004B0CF7"/>
    <w:rsid w:val="004B0E7D"/>
    <w:rsid w:val="004B10F5"/>
    <w:rsid w:val="004B1536"/>
    <w:rsid w:val="004B1709"/>
    <w:rsid w:val="004B20D3"/>
    <w:rsid w:val="004B216D"/>
    <w:rsid w:val="004B2356"/>
    <w:rsid w:val="004B2F09"/>
    <w:rsid w:val="004B319C"/>
    <w:rsid w:val="004B3265"/>
    <w:rsid w:val="004B38C6"/>
    <w:rsid w:val="004B3E7A"/>
    <w:rsid w:val="004B420C"/>
    <w:rsid w:val="004B4544"/>
    <w:rsid w:val="004B4642"/>
    <w:rsid w:val="004B466D"/>
    <w:rsid w:val="004B49DF"/>
    <w:rsid w:val="004B4FB4"/>
    <w:rsid w:val="004B5A0F"/>
    <w:rsid w:val="004B5DEB"/>
    <w:rsid w:val="004B644D"/>
    <w:rsid w:val="004B64F6"/>
    <w:rsid w:val="004B7594"/>
    <w:rsid w:val="004B7621"/>
    <w:rsid w:val="004B77F7"/>
    <w:rsid w:val="004B7D18"/>
    <w:rsid w:val="004C0015"/>
    <w:rsid w:val="004C0634"/>
    <w:rsid w:val="004C0813"/>
    <w:rsid w:val="004C0AC0"/>
    <w:rsid w:val="004C1556"/>
    <w:rsid w:val="004C17A3"/>
    <w:rsid w:val="004C1814"/>
    <w:rsid w:val="004C1B18"/>
    <w:rsid w:val="004C1C99"/>
    <w:rsid w:val="004C1E40"/>
    <w:rsid w:val="004C2779"/>
    <w:rsid w:val="004C2DB4"/>
    <w:rsid w:val="004C35EE"/>
    <w:rsid w:val="004C362E"/>
    <w:rsid w:val="004C39EE"/>
    <w:rsid w:val="004C49BD"/>
    <w:rsid w:val="004C4A97"/>
    <w:rsid w:val="004C4AF3"/>
    <w:rsid w:val="004C527B"/>
    <w:rsid w:val="004C529E"/>
    <w:rsid w:val="004C53FD"/>
    <w:rsid w:val="004C5958"/>
    <w:rsid w:val="004C5D2A"/>
    <w:rsid w:val="004C698E"/>
    <w:rsid w:val="004C6F2D"/>
    <w:rsid w:val="004C7040"/>
    <w:rsid w:val="004C7535"/>
    <w:rsid w:val="004C7641"/>
    <w:rsid w:val="004C76BA"/>
    <w:rsid w:val="004C7A6D"/>
    <w:rsid w:val="004D009E"/>
    <w:rsid w:val="004D0779"/>
    <w:rsid w:val="004D086A"/>
    <w:rsid w:val="004D09FD"/>
    <w:rsid w:val="004D1228"/>
    <w:rsid w:val="004D12CF"/>
    <w:rsid w:val="004D1886"/>
    <w:rsid w:val="004D1DBE"/>
    <w:rsid w:val="004D1E5B"/>
    <w:rsid w:val="004D2C84"/>
    <w:rsid w:val="004D35AC"/>
    <w:rsid w:val="004D3AF0"/>
    <w:rsid w:val="004D3B4D"/>
    <w:rsid w:val="004D3E31"/>
    <w:rsid w:val="004D447C"/>
    <w:rsid w:val="004D4698"/>
    <w:rsid w:val="004D4FC0"/>
    <w:rsid w:val="004D5066"/>
    <w:rsid w:val="004D5385"/>
    <w:rsid w:val="004D644A"/>
    <w:rsid w:val="004D677A"/>
    <w:rsid w:val="004D6F26"/>
    <w:rsid w:val="004D78E0"/>
    <w:rsid w:val="004D7CE8"/>
    <w:rsid w:val="004E03BF"/>
    <w:rsid w:val="004E03D1"/>
    <w:rsid w:val="004E0439"/>
    <w:rsid w:val="004E0736"/>
    <w:rsid w:val="004E0E4D"/>
    <w:rsid w:val="004E126A"/>
    <w:rsid w:val="004E129A"/>
    <w:rsid w:val="004E1954"/>
    <w:rsid w:val="004E1D42"/>
    <w:rsid w:val="004E1DB8"/>
    <w:rsid w:val="004E28BA"/>
    <w:rsid w:val="004E338E"/>
    <w:rsid w:val="004E36C0"/>
    <w:rsid w:val="004E373E"/>
    <w:rsid w:val="004E396A"/>
    <w:rsid w:val="004E3F25"/>
    <w:rsid w:val="004E4190"/>
    <w:rsid w:val="004E4A97"/>
    <w:rsid w:val="004E4CE4"/>
    <w:rsid w:val="004E4D87"/>
    <w:rsid w:val="004E545A"/>
    <w:rsid w:val="004E6C43"/>
    <w:rsid w:val="004E6F6D"/>
    <w:rsid w:val="004E726E"/>
    <w:rsid w:val="004E74AC"/>
    <w:rsid w:val="004E774F"/>
    <w:rsid w:val="004E7B42"/>
    <w:rsid w:val="004E7FE8"/>
    <w:rsid w:val="004F06F3"/>
    <w:rsid w:val="004F0C20"/>
    <w:rsid w:val="004F11BC"/>
    <w:rsid w:val="004F16B2"/>
    <w:rsid w:val="004F1AAF"/>
    <w:rsid w:val="004F1C3C"/>
    <w:rsid w:val="004F210D"/>
    <w:rsid w:val="004F2768"/>
    <w:rsid w:val="004F2EC9"/>
    <w:rsid w:val="004F339D"/>
    <w:rsid w:val="004F385E"/>
    <w:rsid w:val="004F3A34"/>
    <w:rsid w:val="004F3F99"/>
    <w:rsid w:val="004F461D"/>
    <w:rsid w:val="004F4A47"/>
    <w:rsid w:val="004F4BBF"/>
    <w:rsid w:val="004F5978"/>
    <w:rsid w:val="004F5A6D"/>
    <w:rsid w:val="004F5C82"/>
    <w:rsid w:val="004F617E"/>
    <w:rsid w:val="004F6659"/>
    <w:rsid w:val="004F690A"/>
    <w:rsid w:val="004F69BA"/>
    <w:rsid w:val="004F6B00"/>
    <w:rsid w:val="004F6BFB"/>
    <w:rsid w:val="004F6E9E"/>
    <w:rsid w:val="004F722B"/>
    <w:rsid w:val="004F74CD"/>
    <w:rsid w:val="004F75D1"/>
    <w:rsid w:val="0050056E"/>
    <w:rsid w:val="005007D4"/>
    <w:rsid w:val="00500897"/>
    <w:rsid w:val="00500BFB"/>
    <w:rsid w:val="00500D81"/>
    <w:rsid w:val="005014F9"/>
    <w:rsid w:val="0050178E"/>
    <w:rsid w:val="0050191C"/>
    <w:rsid w:val="00501BB0"/>
    <w:rsid w:val="00501D18"/>
    <w:rsid w:val="005028CC"/>
    <w:rsid w:val="00502A83"/>
    <w:rsid w:val="005031AF"/>
    <w:rsid w:val="00503391"/>
    <w:rsid w:val="0050339D"/>
    <w:rsid w:val="00503530"/>
    <w:rsid w:val="005035B1"/>
    <w:rsid w:val="0050364E"/>
    <w:rsid w:val="00503D78"/>
    <w:rsid w:val="00503F12"/>
    <w:rsid w:val="00504D03"/>
    <w:rsid w:val="005053A4"/>
    <w:rsid w:val="00505453"/>
    <w:rsid w:val="00505880"/>
    <w:rsid w:val="0050605C"/>
    <w:rsid w:val="00506214"/>
    <w:rsid w:val="005062AF"/>
    <w:rsid w:val="005064F9"/>
    <w:rsid w:val="00506B86"/>
    <w:rsid w:val="00506D32"/>
    <w:rsid w:val="00506E24"/>
    <w:rsid w:val="0050715B"/>
    <w:rsid w:val="00507265"/>
    <w:rsid w:val="005074AF"/>
    <w:rsid w:val="00507A24"/>
    <w:rsid w:val="00510B78"/>
    <w:rsid w:val="0051195F"/>
    <w:rsid w:val="00511A62"/>
    <w:rsid w:val="00512183"/>
    <w:rsid w:val="00512306"/>
    <w:rsid w:val="00512863"/>
    <w:rsid w:val="0051331E"/>
    <w:rsid w:val="005133E9"/>
    <w:rsid w:val="00513540"/>
    <w:rsid w:val="00513679"/>
    <w:rsid w:val="00513F2D"/>
    <w:rsid w:val="00514668"/>
    <w:rsid w:val="00514977"/>
    <w:rsid w:val="00514D20"/>
    <w:rsid w:val="00515E1B"/>
    <w:rsid w:val="00515F4E"/>
    <w:rsid w:val="005165C5"/>
    <w:rsid w:val="00516738"/>
    <w:rsid w:val="00516B19"/>
    <w:rsid w:val="00516B4A"/>
    <w:rsid w:val="00516D53"/>
    <w:rsid w:val="00517240"/>
    <w:rsid w:val="0051747D"/>
    <w:rsid w:val="00517796"/>
    <w:rsid w:val="005178AD"/>
    <w:rsid w:val="00517A89"/>
    <w:rsid w:val="00517EF0"/>
    <w:rsid w:val="005209B6"/>
    <w:rsid w:val="00520D98"/>
    <w:rsid w:val="00521054"/>
    <w:rsid w:val="005210E7"/>
    <w:rsid w:val="00521890"/>
    <w:rsid w:val="005219A5"/>
    <w:rsid w:val="005226FC"/>
    <w:rsid w:val="0052296C"/>
    <w:rsid w:val="00522AAA"/>
    <w:rsid w:val="00522CA6"/>
    <w:rsid w:val="00522E9A"/>
    <w:rsid w:val="00523712"/>
    <w:rsid w:val="00523AC0"/>
    <w:rsid w:val="00523FEB"/>
    <w:rsid w:val="0052435F"/>
    <w:rsid w:val="00524C94"/>
    <w:rsid w:val="0052629E"/>
    <w:rsid w:val="00526401"/>
    <w:rsid w:val="00526576"/>
    <w:rsid w:val="00526A94"/>
    <w:rsid w:val="00526CFE"/>
    <w:rsid w:val="005270EE"/>
    <w:rsid w:val="00527145"/>
    <w:rsid w:val="00527533"/>
    <w:rsid w:val="0052789D"/>
    <w:rsid w:val="005279F2"/>
    <w:rsid w:val="00530373"/>
    <w:rsid w:val="00530DB7"/>
    <w:rsid w:val="00530F36"/>
    <w:rsid w:val="005311D8"/>
    <w:rsid w:val="005317A2"/>
    <w:rsid w:val="00531C32"/>
    <w:rsid w:val="005320B8"/>
    <w:rsid w:val="00532938"/>
    <w:rsid w:val="00532D79"/>
    <w:rsid w:val="00532F0A"/>
    <w:rsid w:val="0053301D"/>
    <w:rsid w:val="005330C7"/>
    <w:rsid w:val="00533218"/>
    <w:rsid w:val="00533382"/>
    <w:rsid w:val="00533993"/>
    <w:rsid w:val="00533A25"/>
    <w:rsid w:val="00533EC6"/>
    <w:rsid w:val="00534297"/>
    <w:rsid w:val="0053457E"/>
    <w:rsid w:val="005347C2"/>
    <w:rsid w:val="0053487B"/>
    <w:rsid w:val="00534F0A"/>
    <w:rsid w:val="0053508A"/>
    <w:rsid w:val="00535505"/>
    <w:rsid w:val="00535B19"/>
    <w:rsid w:val="00536147"/>
    <w:rsid w:val="00536A45"/>
    <w:rsid w:val="00536BA0"/>
    <w:rsid w:val="00536EF8"/>
    <w:rsid w:val="005379DD"/>
    <w:rsid w:val="0054010F"/>
    <w:rsid w:val="005405B6"/>
    <w:rsid w:val="005406E0"/>
    <w:rsid w:val="0054086C"/>
    <w:rsid w:val="00540872"/>
    <w:rsid w:val="00540C17"/>
    <w:rsid w:val="00540DA1"/>
    <w:rsid w:val="00540FE1"/>
    <w:rsid w:val="0054121D"/>
    <w:rsid w:val="005419BD"/>
    <w:rsid w:val="00541DDC"/>
    <w:rsid w:val="005421C8"/>
    <w:rsid w:val="005422D2"/>
    <w:rsid w:val="0054246F"/>
    <w:rsid w:val="005433A4"/>
    <w:rsid w:val="00543E72"/>
    <w:rsid w:val="00543F77"/>
    <w:rsid w:val="00544A35"/>
    <w:rsid w:val="00544CBD"/>
    <w:rsid w:val="00544CF8"/>
    <w:rsid w:val="00545C02"/>
    <w:rsid w:val="00546194"/>
    <w:rsid w:val="0054627B"/>
    <w:rsid w:val="00546597"/>
    <w:rsid w:val="00546C43"/>
    <w:rsid w:val="00547737"/>
    <w:rsid w:val="00547928"/>
    <w:rsid w:val="00547A82"/>
    <w:rsid w:val="00550153"/>
    <w:rsid w:val="00550618"/>
    <w:rsid w:val="00550634"/>
    <w:rsid w:val="00550DD9"/>
    <w:rsid w:val="00550F59"/>
    <w:rsid w:val="00551082"/>
    <w:rsid w:val="00551302"/>
    <w:rsid w:val="00551356"/>
    <w:rsid w:val="0055180A"/>
    <w:rsid w:val="00551A34"/>
    <w:rsid w:val="00551FF8"/>
    <w:rsid w:val="00552108"/>
    <w:rsid w:val="00552662"/>
    <w:rsid w:val="00552AE1"/>
    <w:rsid w:val="0055305E"/>
    <w:rsid w:val="00553A25"/>
    <w:rsid w:val="00553C93"/>
    <w:rsid w:val="00553D9C"/>
    <w:rsid w:val="00553FB3"/>
    <w:rsid w:val="00554277"/>
    <w:rsid w:val="00554497"/>
    <w:rsid w:val="00554C3A"/>
    <w:rsid w:val="00555713"/>
    <w:rsid w:val="00555716"/>
    <w:rsid w:val="00555747"/>
    <w:rsid w:val="005563A8"/>
    <w:rsid w:val="00557E6B"/>
    <w:rsid w:val="00557F89"/>
    <w:rsid w:val="005602E1"/>
    <w:rsid w:val="00561128"/>
    <w:rsid w:val="00561A7F"/>
    <w:rsid w:val="00561AA9"/>
    <w:rsid w:val="00561C34"/>
    <w:rsid w:val="00561E89"/>
    <w:rsid w:val="00562213"/>
    <w:rsid w:val="00562461"/>
    <w:rsid w:val="00562FD3"/>
    <w:rsid w:val="00563038"/>
    <w:rsid w:val="00563502"/>
    <w:rsid w:val="005638FF"/>
    <w:rsid w:val="005639B7"/>
    <w:rsid w:val="00563B6D"/>
    <w:rsid w:val="00563C37"/>
    <w:rsid w:val="00563C67"/>
    <w:rsid w:val="00564112"/>
    <w:rsid w:val="0056474F"/>
    <w:rsid w:val="0056482A"/>
    <w:rsid w:val="00564D41"/>
    <w:rsid w:val="005651ED"/>
    <w:rsid w:val="00565E42"/>
    <w:rsid w:val="0056619E"/>
    <w:rsid w:val="0056628F"/>
    <w:rsid w:val="00566E5F"/>
    <w:rsid w:val="00567015"/>
    <w:rsid w:val="005670C0"/>
    <w:rsid w:val="00567B0A"/>
    <w:rsid w:val="005706E3"/>
    <w:rsid w:val="0057072A"/>
    <w:rsid w:val="005707E0"/>
    <w:rsid w:val="00570B77"/>
    <w:rsid w:val="00570EF8"/>
    <w:rsid w:val="005710BE"/>
    <w:rsid w:val="0057165D"/>
    <w:rsid w:val="00571783"/>
    <w:rsid w:val="005719E1"/>
    <w:rsid w:val="00571BED"/>
    <w:rsid w:val="0057200F"/>
    <w:rsid w:val="005722C6"/>
    <w:rsid w:val="005725F2"/>
    <w:rsid w:val="00572684"/>
    <w:rsid w:val="005726A4"/>
    <w:rsid w:val="00572AA1"/>
    <w:rsid w:val="00573041"/>
    <w:rsid w:val="00573625"/>
    <w:rsid w:val="00573C18"/>
    <w:rsid w:val="00573CCD"/>
    <w:rsid w:val="00574A8B"/>
    <w:rsid w:val="00574C06"/>
    <w:rsid w:val="00574C32"/>
    <w:rsid w:val="00574EC0"/>
    <w:rsid w:val="0057557F"/>
    <w:rsid w:val="005757DE"/>
    <w:rsid w:val="005759DF"/>
    <w:rsid w:val="00575AEB"/>
    <w:rsid w:val="0057605B"/>
    <w:rsid w:val="00576439"/>
    <w:rsid w:val="0057650A"/>
    <w:rsid w:val="005765C0"/>
    <w:rsid w:val="00576A69"/>
    <w:rsid w:val="0057728A"/>
    <w:rsid w:val="00577776"/>
    <w:rsid w:val="00577963"/>
    <w:rsid w:val="005800FC"/>
    <w:rsid w:val="0058024F"/>
    <w:rsid w:val="0058055B"/>
    <w:rsid w:val="005806A4"/>
    <w:rsid w:val="00580916"/>
    <w:rsid w:val="00581AFF"/>
    <w:rsid w:val="00581C4B"/>
    <w:rsid w:val="00581CF0"/>
    <w:rsid w:val="00581F1D"/>
    <w:rsid w:val="00582661"/>
    <w:rsid w:val="005831E0"/>
    <w:rsid w:val="00583258"/>
    <w:rsid w:val="00583798"/>
    <w:rsid w:val="005839D6"/>
    <w:rsid w:val="00583AB9"/>
    <w:rsid w:val="00583C10"/>
    <w:rsid w:val="0058433D"/>
    <w:rsid w:val="00584B0F"/>
    <w:rsid w:val="00584FA9"/>
    <w:rsid w:val="00585253"/>
    <w:rsid w:val="00585323"/>
    <w:rsid w:val="00585959"/>
    <w:rsid w:val="00585BE1"/>
    <w:rsid w:val="00585DE3"/>
    <w:rsid w:val="00585E7D"/>
    <w:rsid w:val="00585F25"/>
    <w:rsid w:val="0058627A"/>
    <w:rsid w:val="00586668"/>
    <w:rsid w:val="00586ADE"/>
    <w:rsid w:val="005870D8"/>
    <w:rsid w:val="00587641"/>
    <w:rsid w:val="00587709"/>
    <w:rsid w:val="005877BD"/>
    <w:rsid w:val="00587BC9"/>
    <w:rsid w:val="00587D0B"/>
    <w:rsid w:val="005902AA"/>
    <w:rsid w:val="005905FC"/>
    <w:rsid w:val="00590685"/>
    <w:rsid w:val="0059121B"/>
    <w:rsid w:val="005915C8"/>
    <w:rsid w:val="00591938"/>
    <w:rsid w:val="00591AAA"/>
    <w:rsid w:val="00592137"/>
    <w:rsid w:val="005921D8"/>
    <w:rsid w:val="00592B28"/>
    <w:rsid w:val="00592EE1"/>
    <w:rsid w:val="005931BB"/>
    <w:rsid w:val="00593491"/>
    <w:rsid w:val="00593F9E"/>
    <w:rsid w:val="005940AB"/>
    <w:rsid w:val="005944DE"/>
    <w:rsid w:val="00594931"/>
    <w:rsid w:val="00594B1B"/>
    <w:rsid w:val="00594B71"/>
    <w:rsid w:val="005957F2"/>
    <w:rsid w:val="005959C8"/>
    <w:rsid w:val="00595A4F"/>
    <w:rsid w:val="005960BF"/>
    <w:rsid w:val="005960E3"/>
    <w:rsid w:val="005961B5"/>
    <w:rsid w:val="00596482"/>
    <w:rsid w:val="00596987"/>
    <w:rsid w:val="00596B40"/>
    <w:rsid w:val="00596F7C"/>
    <w:rsid w:val="005974A8"/>
    <w:rsid w:val="00597789"/>
    <w:rsid w:val="00597A79"/>
    <w:rsid w:val="005A0157"/>
    <w:rsid w:val="005A02F7"/>
    <w:rsid w:val="005A066B"/>
    <w:rsid w:val="005A0841"/>
    <w:rsid w:val="005A08E3"/>
    <w:rsid w:val="005A08EB"/>
    <w:rsid w:val="005A094D"/>
    <w:rsid w:val="005A0E9C"/>
    <w:rsid w:val="005A1109"/>
    <w:rsid w:val="005A1E43"/>
    <w:rsid w:val="005A1FE4"/>
    <w:rsid w:val="005A2B6F"/>
    <w:rsid w:val="005A2CFD"/>
    <w:rsid w:val="005A3363"/>
    <w:rsid w:val="005A3D67"/>
    <w:rsid w:val="005A4682"/>
    <w:rsid w:val="005A4B67"/>
    <w:rsid w:val="005A4D15"/>
    <w:rsid w:val="005A612D"/>
    <w:rsid w:val="005A65C2"/>
    <w:rsid w:val="005A6874"/>
    <w:rsid w:val="005A68F6"/>
    <w:rsid w:val="005A6C24"/>
    <w:rsid w:val="005A6E11"/>
    <w:rsid w:val="005A7853"/>
    <w:rsid w:val="005B040E"/>
    <w:rsid w:val="005B0858"/>
    <w:rsid w:val="005B0898"/>
    <w:rsid w:val="005B08C2"/>
    <w:rsid w:val="005B0C34"/>
    <w:rsid w:val="005B0F20"/>
    <w:rsid w:val="005B164A"/>
    <w:rsid w:val="005B284F"/>
    <w:rsid w:val="005B2979"/>
    <w:rsid w:val="005B2FEE"/>
    <w:rsid w:val="005B3043"/>
    <w:rsid w:val="005B3134"/>
    <w:rsid w:val="005B398C"/>
    <w:rsid w:val="005B3A7B"/>
    <w:rsid w:val="005B3AB1"/>
    <w:rsid w:val="005B4668"/>
    <w:rsid w:val="005B4A14"/>
    <w:rsid w:val="005B4C4E"/>
    <w:rsid w:val="005B51D1"/>
    <w:rsid w:val="005B5A64"/>
    <w:rsid w:val="005B5ABF"/>
    <w:rsid w:val="005B60A4"/>
    <w:rsid w:val="005B69C9"/>
    <w:rsid w:val="005B6D45"/>
    <w:rsid w:val="005B6F40"/>
    <w:rsid w:val="005B73B0"/>
    <w:rsid w:val="005B7A57"/>
    <w:rsid w:val="005B7CED"/>
    <w:rsid w:val="005B7D15"/>
    <w:rsid w:val="005C0418"/>
    <w:rsid w:val="005C0C85"/>
    <w:rsid w:val="005C1118"/>
    <w:rsid w:val="005C13EB"/>
    <w:rsid w:val="005C15A8"/>
    <w:rsid w:val="005C1E33"/>
    <w:rsid w:val="005C2573"/>
    <w:rsid w:val="005C25F0"/>
    <w:rsid w:val="005C30D5"/>
    <w:rsid w:val="005C3554"/>
    <w:rsid w:val="005C36EB"/>
    <w:rsid w:val="005C3CF8"/>
    <w:rsid w:val="005C401C"/>
    <w:rsid w:val="005C4A30"/>
    <w:rsid w:val="005C55C2"/>
    <w:rsid w:val="005C5604"/>
    <w:rsid w:val="005C56F1"/>
    <w:rsid w:val="005C5BA8"/>
    <w:rsid w:val="005C5C34"/>
    <w:rsid w:val="005C5EB0"/>
    <w:rsid w:val="005C6211"/>
    <w:rsid w:val="005C6458"/>
    <w:rsid w:val="005C6856"/>
    <w:rsid w:val="005C6C50"/>
    <w:rsid w:val="005C731D"/>
    <w:rsid w:val="005C7650"/>
    <w:rsid w:val="005D030A"/>
    <w:rsid w:val="005D0330"/>
    <w:rsid w:val="005D0AAC"/>
    <w:rsid w:val="005D1E8E"/>
    <w:rsid w:val="005D24A7"/>
    <w:rsid w:val="005D26ED"/>
    <w:rsid w:val="005D4205"/>
    <w:rsid w:val="005D4796"/>
    <w:rsid w:val="005D4B94"/>
    <w:rsid w:val="005D4E66"/>
    <w:rsid w:val="005D574B"/>
    <w:rsid w:val="005D600E"/>
    <w:rsid w:val="005D638C"/>
    <w:rsid w:val="005D63F2"/>
    <w:rsid w:val="005D68BB"/>
    <w:rsid w:val="005D6C2B"/>
    <w:rsid w:val="005D6F8B"/>
    <w:rsid w:val="005D75E5"/>
    <w:rsid w:val="005D7A7E"/>
    <w:rsid w:val="005E0291"/>
    <w:rsid w:val="005E0313"/>
    <w:rsid w:val="005E0AA8"/>
    <w:rsid w:val="005E113E"/>
    <w:rsid w:val="005E1144"/>
    <w:rsid w:val="005E126A"/>
    <w:rsid w:val="005E1CA1"/>
    <w:rsid w:val="005E1E22"/>
    <w:rsid w:val="005E2136"/>
    <w:rsid w:val="005E26A2"/>
    <w:rsid w:val="005E2C0A"/>
    <w:rsid w:val="005E31D9"/>
    <w:rsid w:val="005E33EC"/>
    <w:rsid w:val="005E45C3"/>
    <w:rsid w:val="005E4761"/>
    <w:rsid w:val="005E49B0"/>
    <w:rsid w:val="005E515C"/>
    <w:rsid w:val="005E6387"/>
    <w:rsid w:val="005E731D"/>
    <w:rsid w:val="005E7461"/>
    <w:rsid w:val="005E784C"/>
    <w:rsid w:val="005E78E6"/>
    <w:rsid w:val="005E7B2F"/>
    <w:rsid w:val="005E7FCE"/>
    <w:rsid w:val="005F021D"/>
    <w:rsid w:val="005F080F"/>
    <w:rsid w:val="005F0C3A"/>
    <w:rsid w:val="005F0C84"/>
    <w:rsid w:val="005F174E"/>
    <w:rsid w:val="005F19E8"/>
    <w:rsid w:val="005F1A06"/>
    <w:rsid w:val="005F2DBC"/>
    <w:rsid w:val="005F301E"/>
    <w:rsid w:val="005F30E7"/>
    <w:rsid w:val="005F3563"/>
    <w:rsid w:val="005F36AC"/>
    <w:rsid w:val="005F382C"/>
    <w:rsid w:val="005F3B66"/>
    <w:rsid w:val="005F3BFD"/>
    <w:rsid w:val="005F3DC1"/>
    <w:rsid w:val="005F4E8A"/>
    <w:rsid w:val="005F5B80"/>
    <w:rsid w:val="005F5B9A"/>
    <w:rsid w:val="005F5CD4"/>
    <w:rsid w:val="005F5E6F"/>
    <w:rsid w:val="005F5F9A"/>
    <w:rsid w:val="005F60CF"/>
    <w:rsid w:val="005F6AA0"/>
    <w:rsid w:val="005F6C11"/>
    <w:rsid w:val="005F6CDA"/>
    <w:rsid w:val="005F6EE2"/>
    <w:rsid w:val="005F72C8"/>
    <w:rsid w:val="005F7343"/>
    <w:rsid w:val="005F7B09"/>
    <w:rsid w:val="00600948"/>
    <w:rsid w:val="0060138A"/>
    <w:rsid w:val="006026D9"/>
    <w:rsid w:val="00602816"/>
    <w:rsid w:val="006029A6"/>
    <w:rsid w:val="00602FA3"/>
    <w:rsid w:val="00602FDC"/>
    <w:rsid w:val="0060358C"/>
    <w:rsid w:val="0060367E"/>
    <w:rsid w:val="00603828"/>
    <w:rsid w:val="0060392D"/>
    <w:rsid w:val="00603C91"/>
    <w:rsid w:val="0060409B"/>
    <w:rsid w:val="0060447F"/>
    <w:rsid w:val="00604695"/>
    <w:rsid w:val="006050F3"/>
    <w:rsid w:val="00605431"/>
    <w:rsid w:val="00605437"/>
    <w:rsid w:val="00605AE2"/>
    <w:rsid w:val="006060A3"/>
    <w:rsid w:val="0060659F"/>
    <w:rsid w:val="0060747B"/>
    <w:rsid w:val="0060780A"/>
    <w:rsid w:val="00607AEF"/>
    <w:rsid w:val="00610C27"/>
    <w:rsid w:val="00610D85"/>
    <w:rsid w:val="00610FC6"/>
    <w:rsid w:val="00611477"/>
    <w:rsid w:val="006115F1"/>
    <w:rsid w:val="0061161E"/>
    <w:rsid w:val="00612C79"/>
    <w:rsid w:val="0061315A"/>
    <w:rsid w:val="0061350F"/>
    <w:rsid w:val="0061354F"/>
    <w:rsid w:val="00613826"/>
    <w:rsid w:val="00613DA5"/>
    <w:rsid w:val="00613F10"/>
    <w:rsid w:val="00613F5F"/>
    <w:rsid w:val="0061452B"/>
    <w:rsid w:val="00614C2B"/>
    <w:rsid w:val="00614DC0"/>
    <w:rsid w:val="00616115"/>
    <w:rsid w:val="00616195"/>
    <w:rsid w:val="006161A3"/>
    <w:rsid w:val="00616A11"/>
    <w:rsid w:val="00617CE1"/>
    <w:rsid w:val="006204AA"/>
    <w:rsid w:val="00620585"/>
    <w:rsid w:val="00620723"/>
    <w:rsid w:val="00620A77"/>
    <w:rsid w:val="006211FC"/>
    <w:rsid w:val="00621325"/>
    <w:rsid w:val="00621D46"/>
    <w:rsid w:val="006223E9"/>
    <w:rsid w:val="00622418"/>
    <w:rsid w:val="006226E8"/>
    <w:rsid w:val="00622B2E"/>
    <w:rsid w:val="00622FA4"/>
    <w:rsid w:val="006234D0"/>
    <w:rsid w:val="00623556"/>
    <w:rsid w:val="00623629"/>
    <w:rsid w:val="006237E7"/>
    <w:rsid w:val="00623C7A"/>
    <w:rsid w:val="00623D7C"/>
    <w:rsid w:val="006241FE"/>
    <w:rsid w:val="00624460"/>
    <w:rsid w:val="00624646"/>
    <w:rsid w:val="00624706"/>
    <w:rsid w:val="00624800"/>
    <w:rsid w:val="0062485E"/>
    <w:rsid w:val="00624AF9"/>
    <w:rsid w:val="00624DED"/>
    <w:rsid w:val="00625045"/>
    <w:rsid w:val="006250D8"/>
    <w:rsid w:val="00626B98"/>
    <w:rsid w:val="00627229"/>
    <w:rsid w:val="00627461"/>
    <w:rsid w:val="006303B3"/>
    <w:rsid w:val="0063049F"/>
    <w:rsid w:val="00630793"/>
    <w:rsid w:val="00630C42"/>
    <w:rsid w:val="00630E09"/>
    <w:rsid w:val="00630E8E"/>
    <w:rsid w:val="00630F90"/>
    <w:rsid w:val="00631245"/>
    <w:rsid w:val="006317CE"/>
    <w:rsid w:val="00632232"/>
    <w:rsid w:val="00632495"/>
    <w:rsid w:val="00632813"/>
    <w:rsid w:val="00633A64"/>
    <w:rsid w:val="00633AF7"/>
    <w:rsid w:val="00633B1F"/>
    <w:rsid w:val="00633CB8"/>
    <w:rsid w:val="0063424C"/>
    <w:rsid w:val="006346BE"/>
    <w:rsid w:val="0063474E"/>
    <w:rsid w:val="00634C95"/>
    <w:rsid w:val="00634DE1"/>
    <w:rsid w:val="00635062"/>
    <w:rsid w:val="006351FE"/>
    <w:rsid w:val="00635AE8"/>
    <w:rsid w:val="00635DF0"/>
    <w:rsid w:val="00635E42"/>
    <w:rsid w:val="00636963"/>
    <w:rsid w:val="00636FEB"/>
    <w:rsid w:val="006405E5"/>
    <w:rsid w:val="0064068F"/>
    <w:rsid w:val="006407F3"/>
    <w:rsid w:val="00640E70"/>
    <w:rsid w:val="006413AB"/>
    <w:rsid w:val="006414B6"/>
    <w:rsid w:val="00641B83"/>
    <w:rsid w:val="00641C9F"/>
    <w:rsid w:val="00641F6B"/>
    <w:rsid w:val="00642B3A"/>
    <w:rsid w:val="00643282"/>
    <w:rsid w:val="00643436"/>
    <w:rsid w:val="00643F9C"/>
    <w:rsid w:val="0064476D"/>
    <w:rsid w:val="006449FD"/>
    <w:rsid w:val="00644AF5"/>
    <w:rsid w:val="00645065"/>
    <w:rsid w:val="006451B1"/>
    <w:rsid w:val="00645624"/>
    <w:rsid w:val="0064567B"/>
    <w:rsid w:val="006462D1"/>
    <w:rsid w:val="0064681B"/>
    <w:rsid w:val="00646F7B"/>
    <w:rsid w:val="006470EB"/>
    <w:rsid w:val="00647C6A"/>
    <w:rsid w:val="00647EE9"/>
    <w:rsid w:val="006504C5"/>
    <w:rsid w:val="00650685"/>
    <w:rsid w:val="0065106F"/>
    <w:rsid w:val="006514E6"/>
    <w:rsid w:val="00651686"/>
    <w:rsid w:val="006517C9"/>
    <w:rsid w:val="006520A8"/>
    <w:rsid w:val="00652A93"/>
    <w:rsid w:val="00652C45"/>
    <w:rsid w:val="00653345"/>
    <w:rsid w:val="00653714"/>
    <w:rsid w:val="0065456E"/>
    <w:rsid w:val="00654D00"/>
    <w:rsid w:val="00655034"/>
    <w:rsid w:val="0065507C"/>
    <w:rsid w:val="00655091"/>
    <w:rsid w:val="00655195"/>
    <w:rsid w:val="00655D17"/>
    <w:rsid w:val="00655F5E"/>
    <w:rsid w:val="006567D0"/>
    <w:rsid w:val="00656902"/>
    <w:rsid w:val="00656999"/>
    <w:rsid w:val="00656AD1"/>
    <w:rsid w:val="00656FB3"/>
    <w:rsid w:val="00657188"/>
    <w:rsid w:val="00657810"/>
    <w:rsid w:val="00657AB4"/>
    <w:rsid w:val="006601CE"/>
    <w:rsid w:val="006606F0"/>
    <w:rsid w:val="0066084E"/>
    <w:rsid w:val="00660A08"/>
    <w:rsid w:val="00660EDF"/>
    <w:rsid w:val="00661125"/>
    <w:rsid w:val="00661717"/>
    <w:rsid w:val="00661AD4"/>
    <w:rsid w:val="00661C7E"/>
    <w:rsid w:val="00661CE6"/>
    <w:rsid w:val="0066200B"/>
    <w:rsid w:val="0066228B"/>
    <w:rsid w:val="00663149"/>
    <w:rsid w:val="00663928"/>
    <w:rsid w:val="00664132"/>
    <w:rsid w:val="00664147"/>
    <w:rsid w:val="0066419E"/>
    <w:rsid w:val="00664673"/>
    <w:rsid w:val="00664DC8"/>
    <w:rsid w:val="006653BD"/>
    <w:rsid w:val="00665A4A"/>
    <w:rsid w:val="006669E6"/>
    <w:rsid w:val="00666A11"/>
    <w:rsid w:val="00666C14"/>
    <w:rsid w:val="00666F01"/>
    <w:rsid w:val="0066731E"/>
    <w:rsid w:val="00667CF0"/>
    <w:rsid w:val="00667F53"/>
    <w:rsid w:val="00670424"/>
    <w:rsid w:val="006708B5"/>
    <w:rsid w:val="006714BC"/>
    <w:rsid w:val="00671D68"/>
    <w:rsid w:val="006726EB"/>
    <w:rsid w:val="0067287B"/>
    <w:rsid w:val="00672A70"/>
    <w:rsid w:val="006730F9"/>
    <w:rsid w:val="0067403C"/>
    <w:rsid w:val="00674289"/>
    <w:rsid w:val="00674324"/>
    <w:rsid w:val="0067479C"/>
    <w:rsid w:val="006748EA"/>
    <w:rsid w:val="00675285"/>
    <w:rsid w:val="006752D8"/>
    <w:rsid w:val="0067564F"/>
    <w:rsid w:val="00675DA6"/>
    <w:rsid w:val="006767AC"/>
    <w:rsid w:val="00676C2B"/>
    <w:rsid w:val="00676D51"/>
    <w:rsid w:val="00677D0C"/>
    <w:rsid w:val="00680C33"/>
    <w:rsid w:val="006810A5"/>
    <w:rsid w:val="0068122A"/>
    <w:rsid w:val="006816D8"/>
    <w:rsid w:val="00681AC2"/>
    <w:rsid w:val="00682052"/>
    <w:rsid w:val="006820E0"/>
    <w:rsid w:val="00682B9B"/>
    <w:rsid w:val="00682D20"/>
    <w:rsid w:val="006830BB"/>
    <w:rsid w:val="00683127"/>
    <w:rsid w:val="00683889"/>
    <w:rsid w:val="00684303"/>
    <w:rsid w:val="00684D7E"/>
    <w:rsid w:val="00685118"/>
    <w:rsid w:val="00685CCF"/>
    <w:rsid w:val="00685F57"/>
    <w:rsid w:val="006863CA"/>
    <w:rsid w:val="0068671C"/>
    <w:rsid w:val="00686DF0"/>
    <w:rsid w:val="0068778E"/>
    <w:rsid w:val="00687824"/>
    <w:rsid w:val="00687EA1"/>
    <w:rsid w:val="0069094D"/>
    <w:rsid w:val="00690CD0"/>
    <w:rsid w:val="00690DE8"/>
    <w:rsid w:val="006911D1"/>
    <w:rsid w:val="006914C5"/>
    <w:rsid w:val="006920D8"/>
    <w:rsid w:val="00692438"/>
    <w:rsid w:val="00692560"/>
    <w:rsid w:val="00692572"/>
    <w:rsid w:val="006926AB"/>
    <w:rsid w:val="006928FE"/>
    <w:rsid w:val="006934A8"/>
    <w:rsid w:val="00693912"/>
    <w:rsid w:val="00693CED"/>
    <w:rsid w:val="00694A94"/>
    <w:rsid w:val="00694D38"/>
    <w:rsid w:val="00695741"/>
    <w:rsid w:val="00695793"/>
    <w:rsid w:val="006963CA"/>
    <w:rsid w:val="0069654B"/>
    <w:rsid w:val="0069670B"/>
    <w:rsid w:val="00696782"/>
    <w:rsid w:val="00696E6A"/>
    <w:rsid w:val="0069710B"/>
    <w:rsid w:val="0069713F"/>
    <w:rsid w:val="00697765"/>
    <w:rsid w:val="00697825"/>
    <w:rsid w:val="006A00EB"/>
    <w:rsid w:val="006A0616"/>
    <w:rsid w:val="006A0CA9"/>
    <w:rsid w:val="006A1CE3"/>
    <w:rsid w:val="006A1D44"/>
    <w:rsid w:val="006A23AB"/>
    <w:rsid w:val="006A2A10"/>
    <w:rsid w:val="006A341A"/>
    <w:rsid w:val="006A3515"/>
    <w:rsid w:val="006A4884"/>
    <w:rsid w:val="006A4E8C"/>
    <w:rsid w:val="006A5176"/>
    <w:rsid w:val="006A53EA"/>
    <w:rsid w:val="006A583D"/>
    <w:rsid w:val="006A5AB8"/>
    <w:rsid w:val="006A5C4B"/>
    <w:rsid w:val="006A5EF8"/>
    <w:rsid w:val="006A6563"/>
    <w:rsid w:val="006A65E9"/>
    <w:rsid w:val="006A73B2"/>
    <w:rsid w:val="006A7821"/>
    <w:rsid w:val="006A7B39"/>
    <w:rsid w:val="006A7BE3"/>
    <w:rsid w:val="006A7F42"/>
    <w:rsid w:val="006B0262"/>
    <w:rsid w:val="006B08DF"/>
    <w:rsid w:val="006B0A59"/>
    <w:rsid w:val="006B0AF1"/>
    <w:rsid w:val="006B1C39"/>
    <w:rsid w:val="006B20BB"/>
    <w:rsid w:val="006B21BD"/>
    <w:rsid w:val="006B246D"/>
    <w:rsid w:val="006B29FC"/>
    <w:rsid w:val="006B2B51"/>
    <w:rsid w:val="006B4494"/>
    <w:rsid w:val="006B45D0"/>
    <w:rsid w:val="006B4644"/>
    <w:rsid w:val="006B485A"/>
    <w:rsid w:val="006B4A7A"/>
    <w:rsid w:val="006B5722"/>
    <w:rsid w:val="006B5829"/>
    <w:rsid w:val="006B5E79"/>
    <w:rsid w:val="006B6013"/>
    <w:rsid w:val="006B605C"/>
    <w:rsid w:val="006B60D2"/>
    <w:rsid w:val="006B62C8"/>
    <w:rsid w:val="006B650C"/>
    <w:rsid w:val="006B6711"/>
    <w:rsid w:val="006B74F6"/>
    <w:rsid w:val="006B7D43"/>
    <w:rsid w:val="006C003E"/>
    <w:rsid w:val="006C0238"/>
    <w:rsid w:val="006C030A"/>
    <w:rsid w:val="006C101C"/>
    <w:rsid w:val="006C1114"/>
    <w:rsid w:val="006C1160"/>
    <w:rsid w:val="006C1467"/>
    <w:rsid w:val="006C193B"/>
    <w:rsid w:val="006C193E"/>
    <w:rsid w:val="006C1CBD"/>
    <w:rsid w:val="006C2D9D"/>
    <w:rsid w:val="006C2E3B"/>
    <w:rsid w:val="006C32FD"/>
    <w:rsid w:val="006C3399"/>
    <w:rsid w:val="006C35CC"/>
    <w:rsid w:val="006C3604"/>
    <w:rsid w:val="006C3839"/>
    <w:rsid w:val="006C3B2A"/>
    <w:rsid w:val="006C3EEC"/>
    <w:rsid w:val="006C4178"/>
    <w:rsid w:val="006C4E45"/>
    <w:rsid w:val="006C5677"/>
    <w:rsid w:val="006C5806"/>
    <w:rsid w:val="006C58A9"/>
    <w:rsid w:val="006C5BB0"/>
    <w:rsid w:val="006C623D"/>
    <w:rsid w:val="006C6748"/>
    <w:rsid w:val="006C6C77"/>
    <w:rsid w:val="006C6C86"/>
    <w:rsid w:val="006C70DA"/>
    <w:rsid w:val="006C77AD"/>
    <w:rsid w:val="006C7A6F"/>
    <w:rsid w:val="006D0855"/>
    <w:rsid w:val="006D24DD"/>
    <w:rsid w:val="006D2910"/>
    <w:rsid w:val="006D297A"/>
    <w:rsid w:val="006D2B25"/>
    <w:rsid w:val="006D30B4"/>
    <w:rsid w:val="006D3337"/>
    <w:rsid w:val="006D372B"/>
    <w:rsid w:val="006D3AD8"/>
    <w:rsid w:val="006D40B5"/>
    <w:rsid w:val="006D42FE"/>
    <w:rsid w:val="006D4622"/>
    <w:rsid w:val="006D545B"/>
    <w:rsid w:val="006D56EF"/>
    <w:rsid w:val="006D63F4"/>
    <w:rsid w:val="006D75A2"/>
    <w:rsid w:val="006E093E"/>
    <w:rsid w:val="006E14E0"/>
    <w:rsid w:val="006E16F3"/>
    <w:rsid w:val="006E17E2"/>
    <w:rsid w:val="006E18EE"/>
    <w:rsid w:val="006E23B1"/>
    <w:rsid w:val="006E24F5"/>
    <w:rsid w:val="006E2BEC"/>
    <w:rsid w:val="006E2E12"/>
    <w:rsid w:val="006E3272"/>
    <w:rsid w:val="006E3874"/>
    <w:rsid w:val="006E398F"/>
    <w:rsid w:val="006E3B28"/>
    <w:rsid w:val="006E3D79"/>
    <w:rsid w:val="006E49FE"/>
    <w:rsid w:val="006E4C23"/>
    <w:rsid w:val="006E53CB"/>
    <w:rsid w:val="006E54C2"/>
    <w:rsid w:val="006E59AE"/>
    <w:rsid w:val="006E6244"/>
    <w:rsid w:val="006E6328"/>
    <w:rsid w:val="006E65F1"/>
    <w:rsid w:val="006E6BCF"/>
    <w:rsid w:val="006E7047"/>
    <w:rsid w:val="006E73BC"/>
    <w:rsid w:val="006E768D"/>
    <w:rsid w:val="006E7C27"/>
    <w:rsid w:val="006E7CD6"/>
    <w:rsid w:val="006E7FD2"/>
    <w:rsid w:val="006F0E68"/>
    <w:rsid w:val="006F0EE7"/>
    <w:rsid w:val="006F11AF"/>
    <w:rsid w:val="006F11B2"/>
    <w:rsid w:val="006F2253"/>
    <w:rsid w:val="006F23EB"/>
    <w:rsid w:val="006F29AC"/>
    <w:rsid w:val="006F2AA1"/>
    <w:rsid w:val="006F2AB7"/>
    <w:rsid w:val="006F2BBC"/>
    <w:rsid w:val="006F34E4"/>
    <w:rsid w:val="006F35DB"/>
    <w:rsid w:val="006F3FC6"/>
    <w:rsid w:val="006F41D7"/>
    <w:rsid w:val="006F4629"/>
    <w:rsid w:val="006F4C6E"/>
    <w:rsid w:val="006F546F"/>
    <w:rsid w:val="006F6532"/>
    <w:rsid w:val="006F6775"/>
    <w:rsid w:val="006F7596"/>
    <w:rsid w:val="006F7781"/>
    <w:rsid w:val="006F7A3F"/>
    <w:rsid w:val="006F7E16"/>
    <w:rsid w:val="00700432"/>
    <w:rsid w:val="007005FD"/>
    <w:rsid w:val="00700D48"/>
    <w:rsid w:val="00701089"/>
    <w:rsid w:val="0070168F"/>
    <w:rsid w:val="00701719"/>
    <w:rsid w:val="00701D88"/>
    <w:rsid w:val="00701F6C"/>
    <w:rsid w:val="00702658"/>
    <w:rsid w:val="00702869"/>
    <w:rsid w:val="00702EB6"/>
    <w:rsid w:val="007034CE"/>
    <w:rsid w:val="007035B0"/>
    <w:rsid w:val="00703A16"/>
    <w:rsid w:val="00703E68"/>
    <w:rsid w:val="007041FA"/>
    <w:rsid w:val="00704620"/>
    <w:rsid w:val="00704A20"/>
    <w:rsid w:val="00704E32"/>
    <w:rsid w:val="007051BA"/>
    <w:rsid w:val="00705448"/>
    <w:rsid w:val="007056CB"/>
    <w:rsid w:val="00705BDE"/>
    <w:rsid w:val="00705C90"/>
    <w:rsid w:val="00705EC6"/>
    <w:rsid w:val="0070616D"/>
    <w:rsid w:val="007063EC"/>
    <w:rsid w:val="00706DA1"/>
    <w:rsid w:val="00706F7E"/>
    <w:rsid w:val="007070FC"/>
    <w:rsid w:val="007074E1"/>
    <w:rsid w:val="007077E7"/>
    <w:rsid w:val="007079D1"/>
    <w:rsid w:val="00707AE9"/>
    <w:rsid w:val="00707B0D"/>
    <w:rsid w:val="00707ECB"/>
    <w:rsid w:val="0071014F"/>
    <w:rsid w:val="0071026F"/>
    <w:rsid w:val="00711A29"/>
    <w:rsid w:val="00712184"/>
    <w:rsid w:val="007123D7"/>
    <w:rsid w:val="00712F1D"/>
    <w:rsid w:val="00713B88"/>
    <w:rsid w:val="00714121"/>
    <w:rsid w:val="007151D2"/>
    <w:rsid w:val="007154E3"/>
    <w:rsid w:val="0071581C"/>
    <w:rsid w:val="00715CAA"/>
    <w:rsid w:val="00715D9A"/>
    <w:rsid w:val="00715E0B"/>
    <w:rsid w:val="007160DE"/>
    <w:rsid w:val="00716A86"/>
    <w:rsid w:val="00716B4B"/>
    <w:rsid w:val="00716DC4"/>
    <w:rsid w:val="00716E6B"/>
    <w:rsid w:val="00716FA0"/>
    <w:rsid w:val="007170CB"/>
    <w:rsid w:val="0071748D"/>
    <w:rsid w:val="007177CB"/>
    <w:rsid w:val="00717B44"/>
    <w:rsid w:val="00720381"/>
    <w:rsid w:val="007207E3"/>
    <w:rsid w:val="00721194"/>
    <w:rsid w:val="0072139E"/>
    <w:rsid w:val="00721525"/>
    <w:rsid w:val="00721636"/>
    <w:rsid w:val="007218B1"/>
    <w:rsid w:val="00721BDC"/>
    <w:rsid w:val="007220FC"/>
    <w:rsid w:val="00722921"/>
    <w:rsid w:val="00722AFA"/>
    <w:rsid w:val="00722CAF"/>
    <w:rsid w:val="007233F8"/>
    <w:rsid w:val="007237F1"/>
    <w:rsid w:val="00723990"/>
    <w:rsid w:val="00723AD3"/>
    <w:rsid w:val="00723F91"/>
    <w:rsid w:val="00724052"/>
    <w:rsid w:val="00724354"/>
    <w:rsid w:val="007243D7"/>
    <w:rsid w:val="007247A3"/>
    <w:rsid w:val="00724C72"/>
    <w:rsid w:val="00724CE3"/>
    <w:rsid w:val="007252A4"/>
    <w:rsid w:val="007252D0"/>
    <w:rsid w:val="00725667"/>
    <w:rsid w:val="007258B0"/>
    <w:rsid w:val="007259FA"/>
    <w:rsid w:val="00725AD2"/>
    <w:rsid w:val="00725EBC"/>
    <w:rsid w:val="00726899"/>
    <w:rsid w:val="00726915"/>
    <w:rsid w:val="00726A37"/>
    <w:rsid w:val="00727242"/>
    <w:rsid w:val="00727426"/>
    <w:rsid w:val="007304BE"/>
    <w:rsid w:val="00730E89"/>
    <w:rsid w:val="00731331"/>
    <w:rsid w:val="00731F5C"/>
    <w:rsid w:val="00732653"/>
    <w:rsid w:val="007328E4"/>
    <w:rsid w:val="00732CF0"/>
    <w:rsid w:val="00732F4F"/>
    <w:rsid w:val="00733009"/>
    <w:rsid w:val="0073310B"/>
    <w:rsid w:val="0073331B"/>
    <w:rsid w:val="00733732"/>
    <w:rsid w:val="007354E4"/>
    <w:rsid w:val="00735622"/>
    <w:rsid w:val="00735BD2"/>
    <w:rsid w:val="00735ED3"/>
    <w:rsid w:val="007361A1"/>
    <w:rsid w:val="007362A1"/>
    <w:rsid w:val="00736DDB"/>
    <w:rsid w:val="0073722F"/>
    <w:rsid w:val="00740074"/>
    <w:rsid w:val="007401A9"/>
    <w:rsid w:val="007401B1"/>
    <w:rsid w:val="00740F34"/>
    <w:rsid w:val="00741235"/>
    <w:rsid w:val="0074156A"/>
    <w:rsid w:val="00741B5B"/>
    <w:rsid w:val="007420AC"/>
    <w:rsid w:val="00742396"/>
    <w:rsid w:val="00742532"/>
    <w:rsid w:val="007427BD"/>
    <w:rsid w:val="00742CAF"/>
    <w:rsid w:val="00743309"/>
    <w:rsid w:val="00743744"/>
    <w:rsid w:val="00743B65"/>
    <w:rsid w:val="007446DC"/>
    <w:rsid w:val="00744FDD"/>
    <w:rsid w:val="00745C98"/>
    <w:rsid w:val="00745D8F"/>
    <w:rsid w:val="0074647A"/>
    <w:rsid w:val="007464B0"/>
    <w:rsid w:val="007468E0"/>
    <w:rsid w:val="007469D4"/>
    <w:rsid w:val="00746CBC"/>
    <w:rsid w:val="00747126"/>
    <w:rsid w:val="00747434"/>
    <w:rsid w:val="0074775D"/>
    <w:rsid w:val="007478BA"/>
    <w:rsid w:val="00750885"/>
    <w:rsid w:val="00750B12"/>
    <w:rsid w:val="00750B14"/>
    <w:rsid w:val="00750CC6"/>
    <w:rsid w:val="00750FAC"/>
    <w:rsid w:val="007510BF"/>
    <w:rsid w:val="0075197A"/>
    <w:rsid w:val="00751AA4"/>
    <w:rsid w:val="007524F8"/>
    <w:rsid w:val="007533DB"/>
    <w:rsid w:val="00753507"/>
    <w:rsid w:val="00753D2C"/>
    <w:rsid w:val="00753E8C"/>
    <w:rsid w:val="00754C33"/>
    <w:rsid w:val="00755534"/>
    <w:rsid w:val="00755A6C"/>
    <w:rsid w:val="00755C66"/>
    <w:rsid w:val="00756580"/>
    <w:rsid w:val="00756A0B"/>
    <w:rsid w:val="00756BC2"/>
    <w:rsid w:val="007573E8"/>
    <w:rsid w:val="0075777C"/>
    <w:rsid w:val="00757F54"/>
    <w:rsid w:val="00757FB6"/>
    <w:rsid w:val="0076048B"/>
    <w:rsid w:val="0076060E"/>
    <w:rsid w:val="007609AF"/>
    <w:rsid w:val="00760C38"/>
    <w:rsid w:val="00762965"/>
    <w:rsid w:val="00764449"/>
    <w:rsid w:val="00764F25"/>
    <w:rsid w:val="00766265"/>
    <w:rsid w:val="00766591"/>
    <w:rsid w:val="007667F9"/>
    <w:rsid w:val="00766843"/>
    <w:rsid w:val="007673C7"/>
    <w:rsid w:val="00767463"/>
    <w:rsid w:val="00767A81"/>
    <w:rsid w:val="00767C46"/>
    <w:rsid w:val="00767EAC"/>
    <w:rsid w:val="007700F9"/>
    <w:rsid w:val="00770728"/>
    <w:rsid w:val="00770DDE"/>
    <w:rsid w:val="007723B3"/>
    <w:rsid w:val="007724D9"/>
    <w:rsid w:val="007738FF"/>
    <w:rsid w:val="00773ABB"/>
    <w:rsid w:val="00773AC3"/>
    <w:rsid w:val="00773C82"/>
    <w:rsid w:val="00773EB5"/>
    <w:rsid w:val="00774229"/>
    <w:rsid w:val="00774570"/>
    <w:rsid w:val="00774D7B"/>
    <w:rsid w:val="007752C9"/>
    <w:rsid w:val="00775324"/>
    <w:rsid w:val="00775A51"/>
    <w:rsid w:val="00775D39"/>
    <w:rsid w:val="007762EC"/>
    <w:rsid w:val="007763CC"/>
    <w:rsid w:val="007766C8"/>
    <w:rsid w:val="00776709"/>
    <w:rsid w:val="00776A9C"/>
    <w:rsid w:val="00776FF5"/>
    <w:rsid w:val="007774C3"/>
    <w:rsid w:val="007778ED"/>
    <w:rsid w:val="00777E26"/>
    <w:rsid w:val="007807C3"/>
    <w:rsid w:val="00780C28"/>
    <w:rsid w:val="00780CC8"/>
    <w:rsid w:val="00781221"/>
    <w:rsid w:val="0078133B"/>
    <w:rsid w:val="007817B6"/>
    <w:rsid w:val="00781D35"/>
    <w:rsid w:val="00781DC4"/>
    <w:rsid w:val="00782150"/>
    <w:rsid w:val="007823DC"/>
    <w:rsid w:val="0078256A"/>
    <w:rsid w:val="00782660"/>
    <w:rsid w:val="007836BE"/>
    <w:rsid w:val="00783948"/>
    <w:rsid w:val="0078394C"/>
    <w:rsid w:val="00783A83"/>
    <w:rsid w:val="00783B8F"/>
    <w:rsid w:val="00783D6F"/>
    <w:rsid w:val="00784848"/>
    <w:rsid w:val="007849B3"/>
    <w:rsid w:val="00784AB0"/>
    <w:rsid w:val="00784C93"/>
    <w:rsid w:val="00784F2C"/>
    <w:rsid w:val="007851A2"/>
    <w:rsid w:val="007854F7"/>
    <w:rsid w:val="0078628C"/>
    <w:rsid w:val="00787157"/>
    <w:rsid w:val="0078742E"/>
    <w:rsid w:val="00787C3F"/>
    <w:rsid w:val="007901C3"/>
    <w:rsid w:val="0079089F"/>
    <w:rsid w:val="00790C39"/>
    <w:rsid w:val="00790C41"/>
    <w:rsid w:val="00790EB1"/>
    <w:rsid w:val="00791176"/>
    <w:rsid w:val="00791253"/>
    <w:rsid w:val="007915D8"/>
    <w:rsid w:val="00791E4B"/>
    <w:rsid w:val="00791ECF"/>
    <w:rsid w:val="007928F1"/>
    <w:rsid w:val="007932BC"/>
    <w:rsid w:val="007949FB"/>
    <w:rsid w:val="00794AE4"/>
    <w:rsid w:val="00794C87"/>
    <w:rsid w:val="00794EA5"/>
    <w:rsid w:val="00794F7A"/>
    <w:rsid w:val="0079586F"/>
    <w:rsid w:val="00795F0B"/>
    <w:rsid w:val="00796169"/>
    <w:rsid w:val="00796CC5"/>
    <w:rsid w:val="007976E8"/>
    <w:rsid w:val="00797B12"/>
    <w:rsid w:val="00797B97"/>
    <w:rsid w:val="007A04F1"/>
    <w:rsid w:val="007A14A5"/>
    <w:rsid w:val="007A15FB"/>
    <w:rsid w:val="007A1924"/>
    <w:rsid w:val="007A1F7A"/>
    <w:rsid w:val="007A2005"/>
    <w:rsid w:val="007A21BB"/>
    <w:rsid w:val="007A249D"/>
    <w:rsid w:val="007A271C"/>
    <w:rsid w:val="007A3270"/>
    <w:rsid w:val="007A435B"/>
    <w:rsid w:val="007A48D2"/>
    <w:rsid w:val="007A4F95"/>
    <w:rsid w:val="007A586E"/>
    <w:rsid w:val="007A60EA"/>
    <w:rsid w:val="007A6C41"/>
    <w:rsid w:val="007A7352"/>
    <w:rsid w:val="007A7BA6"/>
    <w:rsid w:val="007B05A7"/>
    <w:rsid w:val="007B09CA"/>
    <w:rsid w:val="007B14AF"/>
    <w:rsid w:val="007B1DB4"/>
    <w:rsid w:val="007B2267"/>
    <w:rsid w:val="007B2D23"/>
    <w:rsid w:val="007B2D5E"/>
    <w:rsid w:val="007B30B7"/>
    <w:rsid w:val="007B3316"/>
    <w:rsid w:val="007B368A"/>
    <w:rsid w:val="007B40A1"/>
    <w:rsid w:val="007B42A9"/>
    <w:rsid w:val="007B4457"/>
    <w:rsid w:val="007B474D"/>
    <w:rsid w:val="007B4B21"/>
    <w:rsid w:val="007B4E48"/>
    <w:rsid w:val="007B569F"/>
    <w:rsid w:val="007B5720"/>
    <w:rsid w:val="007B5B27"/>
    <w:rsid w:val="007B6081"/>
    <w:rsid w:val="007B68C5"/>
    <w:rsid w:val="007B6ED8"/>
    <w:rsid w:val="007B6FA3"/>
    <w:rsid w:val="007B706A"/>
    <w:rsid w:val="007B7134"/>
    <w:rsid w:val="007B71BE"/>
    <w:rsid w:val="007B7326"/>
    <w:rsid w:val="007B749E"/>
    <w:rsid w:val="007B7B91"/>
    <w:rsid w:val="007C02DD"/>
    <w:rsid w:val="007C030E"/>
    <w:rsid w:val="007C039E"/>
    <w:rsid w:val="007C03CB"/>
    <w:rsid w:val="007C06AB"/>
    <w:rsid w:val="007C1E39"/>
    <w:rsid w:val="007C2163"/>
    <w:rsid w:val="007C2696"/>
    <w:rsid w:val="007C2AE5"/>
    <w:rsid w:val="007C2DF8"/>
    <w:rsid w:val="007C2F66"/>
    <w:rsid w:val="007C3150"/>
    <w:rsid w:val="007C3649"/>
    <w:rsid w:val="007C3678"/>
    <w:rsid w:val="007C3E7B"/>
    <w:rsid w:val="007C4533"/>
    <w:rsid w:val="007C46ED"/>
    <w:rsid w:val="007C4911"/>
    <w:rsid w:val="007C4A29"/>
    <w:rsid w:val="007C4BFA"/>
    <w:rsid w:val="007C5426"/>
    <w:rsid w:val="007C5B26"/>
    <w:rsid w:val="007C5F8B"/>
    <w:rsid w:val="007C65D4"/>
    <w:rsid w:val="007C6AAC"/>
    <w:rsid w:val="007C6B4D"/>
    <w:rsid w:val="007C6D5F"/>
    <w:rsid w:val="007C70A4"/>
    <w:rsid w:val="007C7309"/>
    <w:rsid w:val="007C750C"/>
    <w:rsid w:val="007C7FF7"/>
    <w:rsid w:val="007D00BF"/>
    <w:rsid w:val="007D02E7"/>
    <w:rsid w:val="007D0379"/>
    <w:rsid w:val="007D0870"/>
    <w:rsid w:val="007D0898"/>
    <w:rsid w:val="007D17BE"/>
    <w:rsid w:val="007D18B0"/>
    <w:rsid w:val="007D1971"/>
    <w:rsid w:val="007D19A8"/>
    <w:rsid w:val="007D19E8"/>
    <w:rsid w:val="007D1E7A"/>
    <w:rsid w:val="007D2158"/>
    <w:rsid w:val="007D25FA"/>
    <w:rsid w:val="007D4004"/>
    <w:rsid w:val="007D4079"/>
    <w:rsid w:val="007D4547"/>
    <w:rsid w:val="007D498A"/>
    <w:rsid w:val="007D4A8F"/>
    <w:rsid w:val="007D4C4C"/>
    <w:rsid w:val="007D5295"/>
    <w:rsid w:val="007D55F5"/>
    <w:rsid w:val="007D5664"/>
    <w:rsid w:val="007D5752"/>
    <w:rsid w:val="007D5CB8"/>
    <w:rsid w:val="007D5DB9"/>
    <w:rsid w:val="007D5E53"/>
    <w:rsid w:val="007D5E54"/>
    <w:rsid w:val="007D65AD"/>
    <w:rsid w:val="007D677F"/>
    <w:rsid w:val="007D72B3"/>
    <w:rsid w:val="007D7419"/>
    <w:rsid w:val="007D7A86"/>
    <w:rsid w:val="007D7C34"/>
    <w:rsid w:val="007E0BEB"/>
    <w:rsid w:val="007E1191"/>
    <w:rsid w:val="007E13E3"/>
    <w:rsid w:val="007E1A08"/>
    <w:rsid w:val="007E1ADE"/>
    <w:rsid w:val="007E1B41"/>
    <w:rsid w:val="007E1BC8"/>
    <w:rsid w:val="007E20B9"/>
    <w:rsid w:val="007E20E2"/>
    <w:rsid w:val="007E2723"/>
    <w:rsid w:val="007E2CAA"/>
    <w:rsid w:val="007E2E26"/>
    <w:rsid w:val="007E2F5F"/>
    <w:rsid w:val="007E3000"/>
    <w:rsid w:val="007E3190"/>
    <w:rsid w:val="007E3434"/>
    <w:rsid w:val="007E3885"/>
    <w:rsid w:val="007E38CC"/>
    <w:rsid w:val="007E3DE1"/>
    <w:rsid w:val="007E448F"/>
    <w:rsid w:val="007E4590"/>
    <w:rsid w:val="007E48F4"/>
    <w:rsid w:val="007E4A72"/>
    <w:rsid w:val="007E4C5E"/>
    <w:rsid w:val="007E506D"/>
    <w:rsid w:val="007E5117"/>
    <w:rsid w:val="007E5AC0"/>
    <w:rsid w:val="007E5BBB"/>
    <w:rsid w:val="007E5C11"/>
    <w:rsid w:val="007E61F2"/>
    <w:rsid w:val="007E623D"/>
    <w:rsid w:val="007E699D"/>
    <w:rsid w:val="007E6A30"/>
    <w:rsid w:val="007E6D27"/>
    <w:rsid w:val="007E754D"/>
    <w:rsid w:val="007E7D48"/>
    <w:rsid w:val="007F01D1"/>
    <w:rsid w:val="007F02C4"/>
    <w:rsid w:val="007F02E4"/>
    <w:rsid w:val="007F094E"/>
    <w:rsid w:val="007F0D72"/>
    <w:rsid w:val="007F0DD8"/>
    <w:rsid w:val="007F183F"/>
    <w:rsid w:val="007F1DED"/>
    <w:rsid w:val="007F212F"/>
    <w:rsid w:val="007F25DD"/>
    <w:rsid w:val="007F2623"/>
    <w:rsid w:val="007F284A"/>
    <w:rsid w:val="007F31A6"/>
    <w:rsid w:val="007F3449"/>
    <w:rsid w:val="007F34E3"/>
    <w:rsid w:val="007F36B8"/>
    <w:rsid w:val="007F4C37"/>
    <w:rsid w:val="007F5E50"/>
    <w:rsid w:val="007F5E81"/>
    <w:rsid w:val="007F658F"/>
    <w:rsid w:val="007F664F"/>
    <w:rsid w:val="007F6727"/>
    <w:rsid w:val="007F672A"/>
    <w:rsid w:val="007F6AD3"/>
    <w:rsid w:val="007F72B1"/>
    <w:rsid w:val="007F77C9"/>
    <w:rsid w:val="008005F0"/>
    <w:rsid w:val="00801172"/>
    <w:rsid w:val="008012B2"/>
    <w:rsid w:val="00801929"/>
    <w:rsid w:val="00801AC6"/>
    <w:rsid w:val="00802D8D"/>
    <w:rsid w:val="008031EF"/>
    <w:rsid w:val="008031F7"/>
    <w:rsid w:val="008036C8"/>
    <w:rsid w:val="008042A4"/>
    <w:rsid w:val="00804443"/>
    <w:rsid w:val="008049AE"/>
    <w:rsid w:val="00804D20"/>
    <w:rsid w:val="00804DC6"/>
    <w:rsid w:val="00805FE9"/>
    <w:rsid w:val="00806418"/>
    <w:rsid w:val="00806C27"/>
    <w:rsid w:val="00806EB3"/>
    <w:rsid w:val="00807D52"/>
    <w:rsid w:val="00807D97"/>
    <w:rsid w:val="00807E07"/>
    <w:rsid w:val="0081042E"/>
    <w:rsid w:val="008104F1"/>
    <w:rsid w:val="00810726"/>
    <w:rsid w:val="00810928"/>
    <w:rsid w:val="00810C9A"/>
    <w:rsid w:val="00810D65"/>
    <w:rsid w:val="00810FBD"/>
    <w:rsid w:val="00811E51"/>
    <w:rsid w:val="00811F7D"/>
    <w:rsid w:val="00812DA3"/>
    <w:rsid w:val="00812DEB"/>
    <w:rsid w:val="00813043"/>
    <w:rsid w:val="00813354"/>
    <w:rsid w:val="00813B94"/>
    <w:rsid w:val="00813D46"/>
    <w:rsid w:val="00813D9B"/>
    <w:rsid w:val="00813DA1"/>
    <w:rsid w:val="00814348"/>
    <w:rsid w:val="008145FC"/>
    <w:rsid w:val="0081486D"/>
    <w:rsid w:val="00814CCC"/>
    <w:rsid w:val="008150C2"/>
    <w:rsid w:val="008156C1"/>
    <w:rsid w:val="00815A4D"/>
    <w:rsid w:val="00815CFF"/>
    <w:rsid w:val="00815F06"/>
    <w:rsid w:val="00816529"/>
    <w:rsid w:val="00816A3C"/>
    <w:rsid w:val="0081763F"/>
    <w:rsid w:val="008179D5"/>
    <w:rsid w:val="00820409"/>
    <w:rsid w:val="00820997"/>
    <w:rsid w:val="00820EB2"/>
    <w:rsid w:val="00820FA4"/>
    <w:rsid w:val="00821CC0"/>
    <w:rsid w:val="00821D69"/>
    <w:rsid w:val="0082219A"/>
    <w:rsid w:val="0082243B"/>
    <w:rsid w:val="00822535"/>
    <w:rsid w:val="00822EE7"/>
    <w:rsid w:val="008236D3"/>
    <w:rsid w:val="00823B1D"/>
    <w:rsid w:val="00823EB5"/>
    <w:rsid w:val="00824841"/>
    <w:rsid w:val="00824CBE"/>
    <w:rsid w:val="00825653"/>
    <w:rsid w:val="008258D7"/>
    <w:rsid w:val="00825DDE"/>
    <w:rsid w:val="008261C9"/>
    <w:rsid w:val="00826287"/>
    <w:rsid w:val="00826925"/>
    <w:rsid w:val="00826C57"/>
    <w:rsid w:val="0082742A"/>
    <w:rsid w:val="00827BB3"/>
    <w:rsid w:val="00827E44"/>
    <w:rsid w:val="00830306"/>
    <w:rsid w:val="008303C7"/>
    <w:rsid w:val="00830465"/>
    <w:rsid w:val="00830788"/>
    <w:rsid w:val="00830809"/>
    <w:rsid w:val="00830B5F"/>
    <w:rsid w:val="00830EA1"/>
    <w:rsid w:val="0083183B"/>
    <w:rsid w:val="0083236D"/>
    <w:rsid w:val="008327EC"/>
    <w:rsid w:val="00832881"/>
    <w:rsid w:val="008328D6"/>
    <w:rsid w:val="0083307F"/>
    <w:rsid w:val="0083371C"/>
    <w:rsid w:val="008337C0"/>
    <w:rsid w:val="00833B05"/>
    <w:rsid w:val="00834CCA"/>
    <w:rsid w:val="00834E47"/>
    <w:rsid w:val="00834EE3"/>
    <w:rsid w:val="00835670"/>
    <w:rsid w:val="00835740"/>
    <w:rsid w:val="00835D4F"/>
    <w:rsid w:val="00835DBA"/>
    <w:rsid w:val="0083624B"/>
    <w:rsid w:val="008366B8"/>
    <w:rsid w:val="00837C6B"/>
    <w:rsid w:val="00837C89"/>
    <w:rsid w:val="00837FED"/>
    <w:rsid w:val="00840392"/>
    <w:rsid w:val="008405D8"/>
    <w:rsid w:val="00840641"/>
    <w:rsid w:val="00840790"/>
    <w:rsid w:val="008411AE"/>
    <w:rsid w:val="00841817"/>
    <w:rsid w:val="0084188C"/>
    <w:rsid w:val="0084249F"/>
    <w:rsid w:val="00842E44"/>
    <w:rsid w:val="00843BDE"/>
    <w:rsid w:val="008444CE"/>
    <w:rsid w:val="0084451A"/>
    <w:rsid w:val="008445F0"/>
    <w:rsid w:val="0084490A"/>
    <w:rsid w:val="00844D6D"/>
    <w:rsid w:val="00844E32"/>
    <w:rsid w:val="008454AB"/>
    <w:rsid w:val="008459D2"/>
    <w:rsid w:val="00845D3A"/>
    <w:rsid w:val="0084635A"/>
    <w:rsid w:val="0084669F"/>
    <w:rsid w:val="00846D2C"/>
    <w:rsid w:val="008472B2"/>
    <w:rsid w:val="00847954"/>
    <w:rsid w:val="00847CD0"/>
    <w:rsid w:val="00850098"/>
    <w:rsid w:val="00850175"/>
    <w:rsid w:val="00850555"/>
    <w:rsid w:val="00850567"/>
    <w:rsid w:val="0085061D"/>
    <w:rsid w:val="00850C1F"/>
    <w:rsid w:val="00851242"/>
    <w:rsid w:val="00851EEC"/>
    <w:rsid w:val="008522F7"/>
    <w:rsid w:val="008522FC"/>
    <w:rsid w:val="0085232D"/>
    <w:rsid w:val="00852D1C"/>
    <w:rsid w:val="008531F1"/>
    <w:rsid w:val="00853474"/>
    <w:rsid w:val="0085357B"/>
    <w:rsid w:val="0085363F"/>
    <w:rsid w:val="008538BB"/>
    <w:rsid w:val="008543CF"/>
    <w:rsid w:val="00854518"/>
    <w:rsid w:val="00854E04"/>
    <w:rsid w:val="00855045"/>
    <w:rsid w:val="0085539F"/>
    <w:rsid w:val="0085579E"/>
    <w:rsid w:val="0085593F"/>
    <w:rsid w:val="00855982"/>
    <w:rsid w:val="008567C0"/>
    <w:rsid w:val="00856A26"/>
    <w:rsid w:val="00856A2A"/>
    <w:rsid w:val="00856D18"/>
    <w:rsid w:val="0085702A"/>
    <w:rsid w:val="0085798E"/>
    <w:rsid w:val="00857E1F"/>
    <w:rsid w:val="0086040B"/>
    <w:rsid w:val="00860D70"/>
    <w:rsid w:val="00860F69"/>
    <w:rsid w:val="008613B2"/>
    <w:rsid w:val="00861501"/>
    <w:rsid w:val="00861B6B"/>
    <w:rsid w:val="00861BB9"/>
    <w:rsid w:val="00861DAE"/>
    <w:rsid w:val="00862613"/>
    <w:rsid w:val="00862E59"/>
    <w:rsid w:val="00863042"/>
    <w:rsid w:val="00863FC9"/>
    <w:rsid w:val="00864022"/>
    <w:rsid w:val="00864171"/>
    <w:rsid w:val="00864222"/>
    <w:rsid w:val="0086433C"/>
    <w:rsid w:val="008644C6"/>
    <w:rsid w:val="00864895"/>
    <w:rsid w:val="00864BB5"/>
    <w:rsid w:val="00864ED2"/>
    <w:rsid w:val="00864F3B"/>
    <w:rsid w:val="008653BA"/>
    <w:rsid w:val="00865520"/>
    <w:rsid w:val="00865B26"/>
    <w:rsid w:val="00866143"/>
    <w:rsid w:val="00866986"/>
    <w:rsid w:val="008679A6"/>
    <w:rsid w:val="00867E42"/>
    <w:rsid w:val="008700D5"/>
    <w:rsid w:val="00870152"/>
    <w:rsid w:val="008703F8"/>
    <w:rsid w:val="00870575"/>
    <w:rsid w:val="008707BC"/>
    <w:rsid w:val="0087098A"/>
    <w:rsid w:val="00870A25"/>
    <w:rsid w:val="00870E08"/>
    <w:rsid w:val="0087106A"/>
    <w:rsid w:val="00871326"/>
    <w:rsid w:val="008715DD"/>
    <w:rsid w:val="00871623"/>
    <w:rsid w:val="008716BD"/>
    <w:rsid w:val="008718B2"/>
    <w:rsid w:val="00871AAD"/>
    <w:rsid w:val="00871E5F"/>
    <w:rsid w:val="00871FDE"/>
    <w:rsid w:val="00872514"/>
    <w:rsid w:val="00872E2D"/>
    <w:rsid w:val="008734B9"/>
    <w:rsid w:val="00873E4A"/>
    <w:rsid w:val="008740D8"/>
    <w:rsid w:val="008740FC"/>
    <w:rsid w:val="00874875"/>
    <w:rsid w:val="00874E19"/>
    <w:rsid w:val="008752D6"/>
    <w:rsid w:val="00875CFE"/>
    <w:rsid w:val="00876012"/>
    <w:rsid w:val="00876303"/>
    <w:rsid w:val="00876A51"/>
    <w:rsid w:val="00876FF8"/>
    <w:rsid w:val="0087702C"/>
    <w:rsid w:val="00877065"/>
    <w:rsid w:val="00877263"/>
    <w:rsid w:val="0087791D"/>
    <w:rsid w:val="00880056"/>
    <w:rsid w:val="0088061E"/>
    <w:rsid w:val="00880758"/>
    <w:rsid w:val="00880A09"/>
    <w:rsid w:val="00880E87"/>
    <w:rsid w:val="00880F6F"/>
    <w:rsid w:val="008811AB"/>
    <w:rsid w:val="0088136A"/>
    <w:rsid w:val="00881615"/>
    <w:rsid w:val="0088171A"/>
    <w:rsid w:val="0088265B"/>
    <w:rsid w:val="0088278B"/>
    <w:rsid w:val="008827A9"/>
    <w:rsid w:val="00882997"/>
    <w:rsid w:val="00882B9F"/>
    <w:rsid w:val="00883B55"/>
    <w:rsid w:val="00883E56"/>
    <w:rsid w:val="00883F64"/>
    <w:rsid w:val="008843AF"/>
    <w:rsid w:val="00884BB7"/>
    <w:rsid w:val="00884EAE"/>
    <w:rsid w:val="00885C1F"/>
    <w:rsid w:val="00885EA3"/>
    <w:rsid w:val="00886196"/>
    <w:rsid w:val="0088663B"/>
    <w:rsid w:val="00886C57"/>
    <w:rsid w:val="00887297"/>
    <w:rsid w:val="008876A9"/>
    <w:rsid w:val="0088795C"/>
    <w:rsid w:val="00890973"/>
    <w:rsid w:val="008913D8"/>
    <w:rsid w:val="00891A7B"/>
    <w:rsid w:val="00891DA7"/>
    <w:rsid w:val="008926DA"/>
    <w:rsid w:val="008931C3"/>
    <w:rsid w:val="008931CF"/>
    <w:rsid w:val="00893689"/>
    <w:rsid w:val="00893926"/>
    <w:rsid w:val="00893948"/>
    <w:rsid w:val="00893AEE"/>
    <w:rsid w:val="00893B93"/>
    <w:rsid w:val="00893BC1"/>
    <w:rsid w:val="00893EC9"/>
    <w:rsid w:val="0089439A"/>
    <w:rsid w:val="00894C6A"/>
    <w:rsid w:val="00895447"/>
    <w:rsid w:val="00895A5C"/>
    <w:rsid w:val="008962C3"/>
    <w:rsid w:val="00896770"/>
    <w:rsid w:val="008969CF"/>
    <w:rsid w:val="008974FE"/>
    <w:rsid w:val="0089764A"/>
    <w:rsid w:val="008A01B2"/>
    <w:rsid w:val="008A10DD"/>
    <w:rsid w:val="008A15C4"/>
    <w:rsid w:val="008A1F0C"/>
    <w:rsid w:val="008A2524"/>
    <w:rsid w:val="008A2693"/>
    <w:rsid w:val="008A2F21"/>
    <w:rsid w:val="008A3280"/>
    <w:rsid w:val="008A3C0B"/>
    <w:rsid w:val="008A3E03"/>
    <w:rsid w:val="008A41BD"/>
    <w:rsid w:val="008A4311"/>
    <w:rsid w:val="008A4314"/>
    <w:rsid w:val="008A4936"/>
    <w:rsid w:val="008A4E5E"/>
    <w:rsid w:val="008A5177"/>
    <w:rsid w:val="008A51E5"/>
    <w:rsid w:val="008A544A"/>
    <w:rsid w:val="008A5625"/>
    <w:rsid w:val="008A5834"/>
    <w:rsid w:val="008A5F8C"/>
    <w:rsid w:val="008A6004"/>
    <w:rsid w:val="008A6414"/>
    <w:rsid w:val="008A6657"/>
    <w:rsid w:val="008A6C98"/>
    <w:rsid w:val="008A6DAD"/>
    <w:rsid w:val="008A6E8D"/>
    <w:rsid w:val="008A7F86"/>
    <w:rsid w:val="008B113A"/>
    <w:rsid w:val="008B1DD2"/>
    <w:rsid w:val="008B2961"/>
    <w:rsid w:val="008B2970"/>
    <w:rsid w:val="008B29FD"/>
    <w:rsid w:val="008B2B2E"/>
    <w:rsid w:val="008B2DB1"/>
    <w:rsid w:val="008B34C3"/>
    <w:rsid w:val="008B496F"/>
    <w:rsid w:val="008B4A00"/>
    <w:rsid w:val="008B6A32"/>
    <w:rsid w:val="008B6B95"/>
    <w:rsid w:val="008C0F4A"/>
    <w:rsid w:val="008C0F6F"/>
    <w:rsid w:val="008C1002"/>
    <w:rsid w:val="008C1100"/>
    <w:rsid w:val="008C1386"/>
    <w:rsid w:val="008C1E63"/>
    <w:rsid w:val="008C1FB5"/>
    <w:rsid w:val="008C284B"/>
    <w:rsid w:val="008C29C7"/>
    <w:rsid w:val="008C2EDB"/>
    <w:rsid w:val="008C30AB"/>
    <w:rsid w:val="008C4B4F"/>
    <w:rsid w:val="008C4C0A"/>
    <w:rsid w:val="008C520D"/>
    <w:rsid w:val="008C5339"/>
    <w:rsid w:val="008C575B"/>
    <w:rsid w:val="008C5872"/>
    <w:rsid w:val="008C5877"/>
    <w:rsid w:val="008C61E4"/>
    <w:rsid w:val="008C629F"/>
    <w:rsid w:val="008C63AE"/>
    <w:rsid w:val="008C68E5"/>
    <w:rsid w:val="008C6C34"/>
    <w:rsid w:val="008C6C94"/>
    <w:rsid w:val="008C6D24"/>
    <w:rsid w:val="008C70F0"/>
    <w:rsid w:val="008C7657"/>
    <w:rsid w:val="008D06D0"/>
    <w:rsid w:val="008D0B03"/>
    <w:rsid w:val="008D1212"/>
    <w:rsid w:val="008D1785"/>
    <w:rsid w:val="008D1911"/>
    <w:rsid w:val="008D1C26"/>
    <w:rsid w:val="008D1E5D"/>
    <w:rsid w:val="008D2829"/>
    <w:rsid w:val="008D2992"/>
    <w:rsid w:val="008D32D2"/>
    <w:rsid w:val="008D3FC5"/>
    <w:rsid w:val="008D43CC"/>
    <w:rsid w:val="008D45F9"/>
    <w:rsid w:val="008D4833"/>
    <w:rsid w:val="008D48D4"/>
    <w:rsid w:val="008D48E6"/>
    <w:rsid w:val="008D4C3C"/>
    <w:rsid w:val="008D5C9B"/>
    <w:rsid w:val="008D6066"/>
    <w:rsid w:val="008D6DB7"/>
    <w:rsid w:val="008D6FC8"/>
    <w:rsid w:val="008D7171"/>
    <w:rsid w:val="008D76B7"/>
    <w:rsid w:val="008E0398"/>
    <w:rsid w:val="008E0497"/>
    <w:rsid w:val="008E06FF"/>
    <w:rsid w:val="008E0D25"/>
    <w:rsid w:val="008E0F54"/>
    <w:rsid w:val="008E147A"/>
    <w:rsid w:val="008E165F"/>
    <w:rsid w:val="008E1725"/>
    <w:rsid w:val="008E25E5"/>
    <w:rsid w:val="008E2734"/>
    <w:rsid w:val="008E29C3"/>
    <w:rsid w:val="008E2A26"/>
    <w:rsid w:val="008E2A89"/>
    <w:rsid w:val="008E2BD5"/>
    <w:rsid w:val="008E349F"/>
    <w:rsid w:val="008E35B5"/>
    <w:rsid w:val="008E3A03"/>
    <w:rsid w:val="008E3BAA"/>
    <w:rsid w:val="008E3DCA"/>
    <w:rsid w:val="008E4E0F"/>
    <w:rsid w:val="008E66AB"/>
    <w:rsid w:val="008E6FAC"/>
    <w:rsid w:val="008E710E"/>
    <w:rsid w:val="008E78F5"/>
    <w:rsid w:val="008E7923"/>
    <w:rsid w:val="008E7DA8"/>
    <w:rsid w:val="008F0201"/>
    <w:rsid w:val="008F06C4"/>
    <w:rsid w:val="008F1116"/>
    <w:rsid w:val="008F12B0"/>
    <w:rsid w:val="008F1CAB"/>
    <w:rsid w:val="008F1FA1"/>
    <w:rsid w:val="008F2171"/>
    <w:rsid w:val="008F233A"/>
    <w:rsid w:val="008F24A4"/>
    <w:rsid w:val="008F277B"/>
    <w:rsid w:val="008F2967"/>
    <w:rsid w:val="008F2A2B"/>
    <w:rsid w:val="008F2AAD"/>
    <w:rsid w:val="008F2B7E"/>
    <w:rsid w:val="008F2EFF"/>
    <w:rsid w:val="008F3679"/>
    <w:rsid w:val="008F373E"/>
    <w:rsid w:val="008F3C2F"/>
    <w:rsid w:val="008F40E2"/>
    <w:rsid w:val="008F425E"/>
    <w:rsid w:val="008F42AA"/>
    <w:rsid w:val="008F46E2"/>
    <w:rsid w:val="008F4878"/>
    <w:rsid w:val="008F4DD7"/>
    <w:rsid w:val="008F4EF2"/>
    <w:rsid w:val="008F507B"/>
    <w:rsid w:val="008F5342"/>
    <w:rsid w:val="008F5413"/>
    <w:rsid w:val="008F5656"/>
    <w:rsid w:val="008F5675"/>
    <w:rsid w:val="008F5698"/>
    <w:rsid w:val="008F56E9"/>
    <w:rsid w:val="008F5A27"/>
    <w:rsid w:val="008F63F6"/>
    <w:rsid w:val="008F6444"/>
    <w:rsid w:val="008F679C"/>
    <w:rsid w:val="008F689C"/>
    <w:rsid w:val="008F6DAB"/>
    <w:rsid w:val="008F6FE7"/>
    <w:rsid w:val="008F7340"/>
    <w:rsid w:val="008F7799"/>
    <w:rsid w:val="008F7B2A"/>
    <w:rsid w:val="008F7C2D"/>
    <w:rsid w:val="008F7C66"/>
    <w:rsid w:val="00901008"/>
    <w:rsid w:val="009010C3"/>
    <w:rsid w:val="00901B08"/>
    <w:rsid w:val="00901B0D"/>
    <w:rsid w:val="00901BE1"/>
    <w:rsid w:val="009021D5"/>
    <w:rsid w:val="00902495"/>
    <w:rsid w:val="00902801"/>
    <w:rsid w:val="009028AD"/>
    <w:rsid w:val="009029DC"/>
    <w:rsid w:val="00902C2E"/>
    <w:rsid w:val="00902ED2"/>
    <w:rsid w:val="009030BF"/>
    <w:rsid w:val="009030E8"/>
    <w:rsid w:val="00903517"/>
    <w:rsid w:val="00903623"/>
    <w:rsid w:val="00903DEE"/>
    <w:rsid w:val="00903E9E"/>
    <w:rsid w:val="00904489"/>
    <w:rsid w:val="00904802"/>
    <w:rsid w:val="00904982"/>
    <w:rsid w:val="00905B85"/>
    <w:rsid w:val="00906AC5"/>
    <w:rsid w:val="00906C12"/>
    <w:rsid w:val="0090715F"/>
    <w:rsid w:val="009072DF"/>
    <w:rsid w:val="00907453"/>
    <w:rsid w:val="00907CF0"/>
    <w:rsid w:val="00907D9A"/>
    <w:rsid w:val="00907F76"/>
    <w:rsid w:val="00910079"/>
    <w:rsid w:val="00911076"/>
    <w:rsid w:val="0091268D"/>
    <w:rsid w:val="0091288F"/>
    <w:rsid w:val="009129E5"/>
    <w:rsid w:val="00912A32"/>
    <w:rsid w:val="009136E8"/>
    <w:rsid w:val="00913BB1"/>
    <w:rsid w:val="00913DEB"/>
    <w:rsid w:val="00913DFF"/>
    <w:rsid w:val="00913EB9"/>
    <w:rsid w:val="00914491"/>
    <w:rsid w:val="00914931"/>
    <w:rsid w:val="009155C1"/>
    <w:rsid w:val="00916130"/>
    <w:rsid w:val="009161D2"/>
    <w:rsid w:val="00916A15"/>
    <w:rsid w:val="00916BD1"/>
    <w:rsid w:val="0091757F"/>
    <w:rsid w:val="009175E9"/>
    <w:rsid w:val="009175FA"/>
    <w:rsid w:val="0091787F"/>
    <w:rsid w:val="00917EA8"/>
    <w:rsid w:val="0092001F"/>
    <w:rsid w:val="009211FD"/>
    <w:rsid w:val="00921601"/>
    <w:rsid w:val="00921673"/>
    <w:rsid w:val="00921953"/>
    <w:rsid w:val="00921CDD"/>
    <w:rsid w:val="00921F96"/>
    <w:rsid w:val="00922A3E"/>
    <w:rsid w:val="00922BC3"/>
    <w:rsid w:val="00922C06"/>
    <w:rsid w:val="00922C36"/>
    <w:rsid w:val="00923A7B"/>
    <w:rsid w:val="00924A86"/>
    <w:rsid w:val="00924D7F"/>
    <w:rsid w:val="00924DAF"/>
    <w:rsid w:val="00924F24"/>
    <w:rsid w:val="00924F38"/>
    <w:rsid w:val="009257A5"/>
    <w:rsid w:val="00925D1B"/>
    <w:rsid w:val="00925DF1"/>
    <w:rsid w:val="009264DB"/>
    <w:rsid w:val="00927442"/>
    <w:rsid w:val="009277B1"/>
    <w:rsid w:val="0092799A"/>
    <w:rsid w:val="00927D74"/>
    <w:rsid w:val="00930671"/>
    <w:rsid w:val="009307C8"/>
    <w:rsid w:val="00930B04"/>
    <w:rsid w:val="00930C09"/>
    <w:rsid w:val="00931A78"/>
    <w:rsid w:val="00931CD1"/>
    <w:rsid w:val="0093225A"/>
    <w:rsid w:val="00932AB3"/>
    <w:rsid w:val="009334EB"/>
    <w:rsid w:val="009335FF"/>
    <w:rsid w:val="00933733"/>
    <w:rsid w:val="0093380D"/>
    <w:rsid w:val="00933931"/>
    <w:rsid w:val="00933C3F"/>
    <w:rsid w:val="00933DA6"/>
    <w:rsid w:val="00933DFE"/>
    <w:rsid w:val="009341B3"/>
    <w:rsid w:val="009341D5"/>
    <w:rsid w:val="0093456C"/>
    <w:rsid w:val="00935105"/>
    <w:rsid w:val="0093533A"/>
    <w:rsid w:val="00935476"/>
    <w:rsid w:val="00935566"/>
    <w:rsid w:val="00935A92"/>
    <w:rsid w:val="00937CFC"/>
    <w:rsid w:val="00937DA4"/>
    <w:rsid w:val="0094049E"/>
    <w:rsid w:val="00940899"/>
    <w:rsid w:val="00940A8D"/>
    <w:rsid w:val="00940FAA"/>
    <w:rsid w:val="00941473"/>
    <w:rsid w:val="009420F9"/>
    <w:rsid w:val="00942C8D"/>
    <w:rsid w:val="00942E65"/>
    <w:rsid w:val="00942F24"/>
    <w:rsid w:val="009436C6"/>
    <w:rsid w:val="00943703"/>
    <w:rsid w:val="009438F2"/>
    <w:rsid w:val="00943ABC"/>
    <w:rsid w:val="00943B58"/>
    <w:rsid w:val="00943B75"/>
    <w:rsid w:val="00943DC1"/>
    <w:rsid w:val="00944449"/>
    <w:rsid w:val="00944B5A"/>
    <w:rsid w:val="00944CBE"/>
    <w:rsid w:val="00945387"/>
    <w:rsid w:val="0094571A"/>
    <w:rsid w:val="00945CC9"/>
    <w:rsid w:val="009461FD"/>
    <w:rsid w:val="009464B5"/>
    <w:rsid w:val="00946DE7"/>
    <w:rsid w:val="0094742C"/>
    <w:rsid w:val="00947777"/>
    <w:rsid w:val="00947940"/>
    <w:rsid w:val="00947D69"/>
    <w:rsid w:val="00947DDF"/>
    <w:rsid w:val="00950779"/>
    <w:rsid w:val="00950922"/>
    <w:rsid w:val="00950C30"/>
    <w:rsid w:val="00950E31"/>
    <w:rsid w:val="00950EEB"/>
    <w:rsid w:val="00950FC3"/>
    <w:rsid w:val="00951279"/>
    <w:rsid w:val="009513FB"/>
    <w:rsid w:val="00951A32"/>
    <w:rsid w:val="00951FAF"/>
    <w:rsid w:val="00952048"/>
    <w:rsid w:val="00952230"/>
    <w:rsid w:val="0095267D"/>
    <w:rsid w:val="0095269E"/>
    <w:rsid w:val="00952ABE"/>
    <w:rsid w:val="00952EB1"/>
    <w:rsid w:val="0095344C"/>
    <w:rsid w:val="00953644"/>
    <w:rsid w:val="009536AA"/>
    <w:rsid w:val="00953AFB"/>
    <w:rsid w:val="00953F69"/>
    <w:rsid w:val="00954264"/>
    <w:rsid w:val="00954378"/>
    <w:rsid w:val="0095477B"/>
    <w:rsid w:val="00954827"/>
    <w:rsid w:val="00954D1D"/>
    <w:rsid w:val="0095602D"/>
    <w:rsid w:val="00956EAE"/>
    <w:rsid w:val="009570E8"/>
    <w:rsid w:val="009574AE"/>
    <w:rsid w:val="00957634"/>
    <w:rsid w:val="00957CF4"/>
    <w:rsid w:val="00957F34"/>
    <w:rsid w:val="009601A1"/>
    <w:rsid w:val="00962651"/>
    <w:rsid w:val="009628E2"/>
    <w:rsid w:val="00962F06"/>
    <w:rsid w:val="00963795"/>
    <w:rsid w:val="00963B50"/>
    <w:rsid w:val="00963D5A"/>
    <w:rsid w:val="009642BE"/>
    <w:rsid w:val="0096438A"/>
    <w:rsid w:val="009644E4"/>
    <w:rsid w:val="00964854"/>
    <w:rsid w:val="00964ABA"/>
    <w:rsid w:val="00964E71"/>
    <w:rsid w:val="0096520C"/>
    <w:rsid w:val="00965EA0"/>
    <w:rsid w:val="00965EE9"/>
    <w:rsid w:val="009664CF"/>
    <w:rsid w:val="00966BE8"/>
    <w:rsid w:val="00966FA5"/>
    <w:rsid w:val="009675AA"/>
    <w:rsid w:val="00967ABA"/>
    <w:rsid w:val="00967B49"/>
    <w:rsid w:val="00967D32"/>
    <w:rsid w:val="00967F02"/>
    <w:rsid w:val="00970138"/>
    <w:rsid w:val="0097031A"/>
    <w:rsid w:val="00970FD3"/>
    <w:rsid w:val="00971009"/>
    <w:rsid w:val="00971381"/>
    <w:rsid w:val="00971B86"/>
    <w:rsid w:val="00972122"/>
    <w:rsid w:val="009722B3"/>
    <w:rsid w:val="0097245F"/>
    <w:rsid w:val="009728EE"/>
    <w:rsid w:val="00972DC5"/>
    <w:rsid w:val="00972FCE"/>
    <w:rsid w:val="00973352"/>
    <w:rsid w:val="00973766"/>
    <w:rsid w:val="00973789"/>
    <w:rsid w:val="00973A78"/>
    <w:rsid w:val="00973FA2"/>
    <w:rsid w:val="00974415"/>
    <w:rsid w:val="00974545"/>
    <w:rsid w:val="00974B91"/>
    <w:rsid w:val="00974C03"/>
    <w:rsid w:val="00975305"/>
    <w:rsid w:val="009755D2"/>
    <w:rsid w:val="00975F64"/>
    <w:rsid w:val="00976245"/>
    <w:rsid w:val="00976502"/>
    <w:rsid w:val="0097688F"/>
    <w:rsid w:val="00976CA6"/>
    <w:rsid w:val="00976D7C"/>
    <w:rsid w:val="00977FE8"/>
    <w:rsid w:val="00980005"/>
    <w:rsid w:val="00980BB5"/>
    <w:rsid w:val="00980E2F"/>
    <w:rsid w:val="00982205"/>
    <w:rsid w:val="009826B2"/>
    <w:rsid w:val="00983375"/>
    <w:rsid w:val="00983C4E"/>
    <w:rsid w:val="00984E2F"/>
    <w:rsid w:val="00984FC8"/>
    <w:rsid w:val="009851C6"/>
    <w:rsid w:val="009858EF"/>
    <w:rsid w:val="00985F1A"/>
    <w:rsid w:val="009864A4"/>
    <w:rsid w:val="009864E3"/>
    <w:rsid w:val="009865EA"/>
    <w:rsid w:val="009869C8"/>
    <w:rsid w:val="00986B31"/>
    <w:rsid w:val="00986C27"/>
    <w:rsid w:val="00986CCA"/>
    <w:rsid w:val="00986F56"/>
    <w:rsid w:val="00987123"/>
    <w:rsid w:val="0098719A"/>
    <w:rsid w:val="0098775C"/>
    <w:rsid w:val="00987912"/>
    <w:rsid w:val="00987B02"/>
    <w:rsid w:val="00987F95"/>
    <w:rsid w:val="0099026F"/>
    <w:rsid w:val="0099060C"/>
    <w:rsid w:val="009906C5"/>
    <w:rsid w:val="00990892"/>
    <w:rsid w:val="00990898"/>
    <w:rsid w:val="00990C50"/>
    <w:rsid w:val="0099134A"/>
    <w:rsid w:val="00991E2E"/>
    <w:rsid w:val="00992001"/>
    <w:rsid w:val="0099234D"/>
    <w:rsid w:val="00992478"/>
    <w:rsid w:val="009926A8"/>
    <w:rsid w:val="00992901"/>
    <w:rsid w:val="009929F9"/>
    <w:rsid w:val="00992FDD"/>
    <w:rsid w:val="00993128"/>
    <w:rsid w:val="00993164"/>
    <w:rsid w:val="0099341A"/>
    <w:rsid w:val="00993C1D"/>
    <w:rsid w:val="00993C47"/>
    <w:rsid w:val="00993DE5"/>
    <w:rsid w:val="00994A50"/>
    <w:rsid w:val="00994F71"/>
    <w:rsid w:val="00995328"/>
    <w:rsid w:val="009955D0"/>
    <w:rsid w:val="00995A83"/>
    <w:rsid w:val="00995C2F"/>
    <w:rsid w:val="0099605F"/>
    <w:rsid w:val="009960C6"/>
    <w:rsid w:val="0099677D"/>
    <w:rsid w:val="009967AE"/>
    <w:rsid w:val="00996980"/>
    <w:rsid w:val="00997534"/>
    <w:rsid w:val="00997D36"/>
    <w:rsid w:val="009A0C25"/>
    <w:rsid w:val="009A1F8B"/>
    <w:rsid w:val="009A2187"/>
    <w:rsid w:val="009A2192"/>
    <w:rsid w:val="009A221C"/>
    <w:rsid w:val="009A225C"/>
    <w:rsid w:val="009A22B1"/>
    <w:rsid w:val="009A2480"/>
    <w:rsid w:val="009A2DC1"/>
    <w:rsid w:val="009A306B"/>
    <w:rsid w:val="009A33BC"/>
    <w:rsid w:val="009A34ED"/>
    <w:rsid w:val="009A3E91"/>
    <w:rsid w:val="009A4120"/>
    <w:rsid w:val="009A4170"/>
    <w:rsid w:val="009A430B"/>
    <w:rsid w:val="009A4B19"/>
    <w:rsid w:val="009A4B28"/>
    <w:rsid w:val="009A4D9A"/>
    <w:rsid w:val="009A51EA"/>
    <w:rsid w:val="009A5434"/>
    <w:rsid w:val="009A59BC"/>
    <w:rsid w:val="009A760E"/>
    <w:rsid w:val="009A7B2A"/>
    <w:rsid w:val="009B1011"/>
    <w:rsid w:val="009B1495"/>
    <w:rsid w:val="009B15B7"/>
    <w:rsid w:val="009B1FAB"/>
    <w:rsid w:val="009B21F6"/>
    <w:rsid w:val="009B2BAD"/>
    <w:rsid w:val="009B2E20"/>
    <w:rsid w:val="009B31D8"/>
    <w:rsid w:val="009B335E"/>
    <w:rsid w:val="009B3858"/>
    <w:rsid w:val="009B399E"/>
    <w:rsid w:val="009B3F8D"/>
    <w:rsid w:val="009B4BC8"/>
    <w:rsid w:val="009B4EA5"/>
    <w:rsid w:val="009B4F57"/>
    <w:rsid w:val="009B6A70"/>
    <w:rsid w:val="009B78BB"/>
    <w:rsid w:val="009B7BFB"/>
    <w:rsid w:val="009C00D0"/>
    <w:rsid w:val="009C073C"/>
    <w:rsid w:val="009C0A8B"/>
    <w:rsid w:val="009C0B5D"/>
    <w:rsid w:val="009C0F65"/>
    <w:rsid w:val="009C1001"/>
    <w:rsid w:val="009C1E0E"/>
    <w:rsid w:val="009C2FBB"/>
    <w:rsid w:val="009C2FE1"/>
    <w:rsid w:val="009C31EA"/>
    <w:rsid w:val="009C393E"/>
    <w:rsid w:val="009C3974"/>
    <w:rsid w:val="009C3D61"/>
    <w:rsid w:val="009C430E"/>
    <w:rsid w:val="009C47A2"/>
    <w:rsid w:val="009C47C9"/>
    <w:rsid w:val="009C49EF"/>
    <w:rsid w:val="009C59D7"/>
    <w:rsid w:val="009C5DF0"/>
    <w:rsid w:val="009C6361"/>
    <w:rsid w:val="009C662E"/>
    <w:rsid w:val="009C726C"/>
    <w:rsid w:val="009C7655"/>
    <w:rsid w:val="009D0434"/>
    <w:rsid w:val="009D0776"/>
    <w:rsid w:val="009D0836"/>
    <w:rsid w:val="009D0AC3"/>
    <w:rsid w:val="009D0B1C"/>
    <w:rsid w:val="009D0B7D"/>
    <w:rsid w:val="009D1AA3"/>
    <w:rsid w:val="009D1AC1"/>
    <w:rsid w:val="009D29A7"/>
    <w:rsid w:val="009D2C4C"/>
    <w:rsid w:val="009D2EBB"/>
    <w:rsid w:val="009D3089"/>
    <w:rsid w:val="009D31DA"/>
    <w:rsid w:val="009D3763"/>
    <w:rsid w:val="009D37FD"/>
    <w:rsid w:val="009D38DA"/>
    <w:rsid w:val="009D3A07"/>
    <w:rsid w:val="009D3BAB"/>
    <w:rsid w:val="009D41D4"/>
    <w:rsid w:val="009D4361"/>
    <w:rsid w:val="009D56A2"/>
    <w:rsid w:val="009D6152"/>
    <w:rsid w:val="009D6641"/>
    <w:rsid w:val="009D6F3D"/>
    <w:rsid w:val="009D720D"/>
    <w:rsid w:val="009D7A77"/>
    <w:rsid w:val="009E00FA"/>
    <w:rsid w:val="009E04A4"/>
    <w:rsid w:val="009E0D42"/>
    <w:rsid w:val="009E11F2"/>
    <w:rsid w:val="009E198F"/>
    <w:rsid w:val="009E1EEE"/>
    <w:rsid w:val="009E1FA5"/>
    <w:rsid w:val="009E2C69"/>
    <w:rsid w:val="009E2DBF"/>
    <w:rsid w:val="009E317F"/>
    <w:rsid w:val="009E3257"/>
    <w:rsid w:val="009E3450"/>
    <w:rsid w:val="009E34D3"/>
    <w:rsid w:val="009E37BF"/>
    <w:rsid w:val="009E3C70"/>
    <w:rsid w:val="009E3F03"/>
    <w:rsid w:val="009E4045"/>
    <w:rsid w:val="009E4143"/>
    <w:rsid w:val="009E45FD"/>
    <w:rsid w:val="009E4669"/>
    <w:rsid w:val="009E4839"/>
    <w:rsid w:val="009E4A65"/>
    <w:rsid w:val="009E5011"/>
    <w:rsid w:val="009E524D"/>
    <w:rsid w:val="009E5884"/>
    <w:rsid w:val="009E5CC2"/>
    <w:rsid w:val="009E65B3"/>
    <w:rsid w:val="009E7606"/>
    <w:rsid w:val="009E7A9D"/>
    <w:rsid w:val="009E7C14"/>
    <w:rsid w:val="009F0B4C"/>
    <w:rsid w:val="009F0C68"/>
    <w:rsid w:val="009F129D"/>
    <w:rsid w:val="009F1327"/>
    <w:rsid w:val="009F1400"/>
    <w:rsid w:val="009F1FBA"/>
    <w:rsid w:val="009F2B6F"/>
    <w:rsid w:val="009F343C"/>
    <w:rsid w:val="009F3E6E"/>
    <w:rsid w:val="009F4218"/>
    <w:rsid w:val="009F4489"/>
    <w:rsid w:val="009F4AF6"/>
    <w:rsid w:val="009F4B99"/>
    <w:rsid w:val="009F51A3"/>
    <w:rsid w:val="009F5595"/>
    <w:rsid w:val="009F5CD6"/>
    <w:rsid w:val="009F5DC7"/>
    <w:rsid w:val="009F6008"/>
    <w:rsid w:val="009F62A1"/>
    <w:rsid w:val="009F68CB"/>
    <w:rsid w:val="009F6F3E"/>
    <w:rsid w:val="009F716C"/>
    <w:rsid w:val="009F723B"/>
    <w:rsid w:val="009F7A74"/>
    <w:rsid w:val="009F7DE1"/>
    <w:rsid w:val="00A0050D"/>
    <w:rsid w:val="00A00808"/>
    <w:rsid w:val="00A016C1"/>
    <w:rsid w:val="00A0186F"/>
    <w:rsid w:val="00A0206F"/>
    <w:rsid w:val="00A022C1"/>
    <w:rsid w:val="00A0249D"/>
    <w:rsid w:val="00A0257D"/>
    <w:rsid w:val="00A029EC"/>
    <w:rsid w:val="00A02A58"/>
    <w:rsid w:val="00A02AB3"/>
    <w:rsid w:val="00A02E63"/>
    <w:rsid w:val="00A030B1"/>
    <w:rsid w:val="00A031EE"/>
    <w:rsid w:val="00A03607"/>
    <w:rsid w:val="00A03BDF"/>
    <w:rsid w:val="00A03CAB"/>
    <w:rsid w:val="00A041F6"/>
    <w:rsid w:val="00A042DC"/>
    <w:rsid w:val="00A04C0F"/>
    <w:rsid w:val="00A04E18"/>
    <w:rsid w:val="00A052EC"/>
    <w:rsid w:val="00A05732"/>
    <w:rsid w:val="00A060EC"/>
    <w:rsid w:val="00A0655A"/>
    <w:rsid w:val="00A065BC"/>
    <w:rsid w:val="00A06991"/>
    <w:rsid w:val="00A06D82"/>
    <w:rsid w:val="00A06E4C"/>
    <w:rsid w:val="00A07051"/>
    <w:rsid w:val="00A070CC"/>
    <w:rsid w:val="00A07B33"/>
    <w:rsid w:val="00A07CE7"/>
    <w:rsid w:val="00A10DA6"/>
    <w:rsid w:val="00A112FC"/>
    <w:rsid w:val="00A11BB0"/>
    <w:rsid w:val="00A11BE7"/>
    <w:rsid w:val="00A11FC9"/>
    <w:rsid w:val="00A12925"/>
    <w:rsid w:val="00A13013"/>
    <w:rsid w:val="00A13909"/>
    <w:rsid w:val="00A14206"/>
    <w:rsid w:val="00A14505"/>
    <w:rsid w:val="00A14863"/>
    <w:rsid w:val="00A14BC3"/>
    <w:rsid w:val="00A14EE1"/>
    <w:rsid w:val="00A15167"/>
    <w:rsid w:val="00A15615"/>
    <w:rsid w:val="00A15C30"/>
    <w:rsid w:val="00A15FE5"/>
    <w:rsid w:val="00A16BEC"/>
    <w:rsid w:val="00A16DC6"/>
    <w:rsid w:val="00A16EB2"/>
    <w:rsid w:val="00A1755F"/>
    <w:rsid w:val="00A201B6"/>
    <w:rsid w:val="00A20A9F"/>
    <w:rsid w:val="00A2118E"/>
    <w:rsid w:val="00A22513"/>
    <w:rsid w:val="00A22EA1"/>
    <w:rsid w:val="00A22EB2"/>
    <w:rsid w:val="00A23461"/>
    <w:rsid w:val="00A2364E"/>
    <w:rsid w:val="00A23BC4"/>
    <w:rsid w:val="00A244AD"/>
    <w:rsid w:val="00A247B9"/>
    <w:rsid w:val="00A24FDA"/>
    <w:rsid w:val="00A253D1"/>
    <w:rsid w:val="00A25932"/>
    <w:rsid w:val="00A25A22"/>
    <w:rsid w:val="00A25B6B"/>
    <w:rsid w:val="00A25BB6"/>
    <w:rsid w:val="00A25DC4"/>
    <w:rsid w:val="00A262B1"/>
    <w:rsid w:val="00A2662F"/>
    <w:rsid w:val="00A267A2"/>
    <w:rsid w:val="00A26BB6"/>
    <w:rsid w:val="00A26D34"/>
    <w:rsid w:val="00A30BFE"/>
    <w:rsid w:val="00A30F66"/>
    <w:rsid w:val="00A30F72"/>
    <w:rsid w:val="00A311BF"/>
    <w:rsid w:val="00A31D29"/>
    <w:rsid w:val="00A3211E"/>
    <w:rsid w:val="00A331E9"/>
    <w:rsid w:val="00A33339"/>
    <w:rsid w:val="00A335C8"/>
    <w:rsid w:val="00A336EF"/>
    <w:rsid w:val="00A33ED8"/>
    <w:rsid w:val="00A34026"/>
    <w:rsid w:val="00A3408E"/>
    <w:rsid w:val="00A3414B"/>
    <w:rsid w:val="00A343DE"/>
    <w:rsid w:val="00A34747"/>
    <w:rsid w:val="00A348AE"/>
    <w:rsid w:val="00A34B7F"/>
    <w:rsid w:val="00A35372"/>
    <w:rsid w:val="00A3545B"/>
    <w:rsid w:val="00A35594"/>
    <w:rsid w:val="00A35B5B"/>
    <w:rsid w:val="00A35F85"/>
    <w:rsid w:val="00A373DE"/>
    <w:rsid w:val="00A37E3C"/>
    <w:rsid w:val="00A406D5"/>
    <w:rsid w:val="00A409C2"/>
    <w:rsid w:val="00A41344"/>
    <w:rsid w:val="00A41C68"/>
    <w:rsid w:val="00A41F6C"/>
    <w:rsid w:val="00A42829"/>
    <w:rsid w:val="00A4299B"/>
    <w:rsid w:val="00A42B35"/>
    <w:rsid w:val="00A42F6A"/>
    <w:rsid w:val="00A43286"/>
    <w:rsid w:val="00A43829"/>
    <w:rsid w:val="00A43A0D"/>
    <w:rsid w:val="00A43D63"/>
    <w:rsid w:val="00A43F33"/>
    <w:rsid w:val="00A44082"/>
    <w:rsid w:val="00A447F1"/>
    <w:rsid w:val="00A44DF8"/>
    <w:rsid w:val="00A453C6"/>
    <w:rsid w:val="00A455C7"/>
    <w:rsid w:val="00A45727"/>
    <w:rsid w:val="00A46574"/>
    <w:rsid w:val="00A465FF"/>
    <w:rsid w:val="00A46874"/>
    <w:rsid w:val="00A46A1A"/>
    <w:rsid w:val="00A47789"/>
    <w:rsid w:val="00A47A86"/>
    <w:rsid w:val="00A5018F"/>
    <w:rsid w:val="00A50AA0"/>
    <w:rsid w:val="00A50B76"/>
    <w:rsid w:val="00A50BC8"/>
    <w:rsid w:val="00A51680"/>
    <w:rsid w:val="00A51AA3"/>
    <w:rsid w:val="00A51AA9"/>
    <w:rsid w:val="00A51B61"/>
    <w:rsid w:val="00A52015"/>
    <w:rsid w:val="00A52625"/>
    <w:rsid w:val="00A52B48"/>
    <w:rsid w:val="00A52E55"/>
    <w:rsid w:val="00A52F48"/>
    <w:rsid w:val="00A5303E"/>
    <w:rsid w:val="00A533AB"/>
    <w:rsid w:val="00A534BC"/>
    <w:rsid w:val="00A53598"/>
    <w:rsid w:val="00A53D1B"/>
    <w:rsid w:val="00A54340"/>
    <w:rsid w:val="00A548A1"/>
    <w:rsid w:val="00A548E8"/>
    <w:rsid w:val="00A54EF2"/>
    <w:rsid w:val="00A552D7"/>
    <w:rsid w:val="00A552E9"/>
    <w:rsid w:val="00A553AC"/>
    <w:rsid w:val="00A554A1"/>
    <w:rsid w:val="00A558C7"/>
    <w:rsid w:val="00A56600"/>
    <w:rsid w:val="00A57B8A"/>
    <w:rsid w:val="00A600B6"/>
    <w:rsid w:val="00A60368"/>
    <w:rsid w:val="00A60A33"/>
    <w:rsid w:val="00A60B9B"/>
    <w:rsid w:val="00A611D2"/>
    <w:rsid w:val="00A612E4"/>
    <w:rsid w:val="00A6141A"/>
    <w:rsid w:val="00A616F5"/>
    <w:rsid w:val="00A61AD3"/>
    <w:rsid w:val="00A62F20"/>
    <w:rsid w:val="00A6335F"/>
    <w:rsid w:val="00A633BA"/>
    <w:rsid w:val="00A64890"/>
    <w:rsid w:val="00A64D74"/>
    <w:rsid w:val="00A65109"/>
    <w:rsid w:val="00A6594E"/>
    <w:rsid w:val="00A661B8"/>
    <w:rsid w:val="00A664B4"/>
    <w:rsid w:val="00A666FF"/>
    <w:rsid w:val="00A66906"/>
    <w:rsid w:val="00A66ECC"/>
    <w:rsid w:val="00A67117"/>
    <w:rsid w:val="00A672E1"/>
    <w:rsid w:val="00A674D1"/>
    <w:rsid w:val="00A67DD2"/>
    <w:rsid w:val="00A701CC"/>
    <w:rsid w:val="00A70269"/>
    <w:rsid w:val="00A70BB2"/>
    <w:rsid w:val="00A70E88"/>
    <w:rsid w:val="00A7116B"/>
    <w:rsid w:val="00A718C7"/>
    <w:rsid w:val="00A71D1B"/>
    <w:rsid w:val="00A721E9"/>
    <w:rsid w:val="00A724FE"/>
    <w:rsid w:val="00A72517"/>
    <w:rsid w:val="00A72794"/>
    <w:rsid w:val="00A72F08"/>
    <w:rsid w:val="00A73223"/>
    <w:rsid w:val="00A733C5"/>
    <w:rsid w:val="00A737C0"/>
    <w:rsid w:val="00A747F7"/>
    <w:rsid w:val="00A748A0"/>
    <w:rsid w:val="00A74C8F"/>
    <w:rsid w:val="00A74CAE"/>
    <w:rsid w:val="00A7597D"/>
    <w:rsid w:val="00A75ABD"/>
    <w:rsid w:val="00A7658D"/>
    <w:rsid w:val="00A768FF"/>
    <w:rsid w:val="00A76EBA"/>
    <w:rsid w:val="00A77227"/>
    <w:rsid w:val="00A77409"/>
    <w:rsid w:val="00A776C5"/>
    <w:rsid w:val="00A77B52"/>
    <w:rsid w:val="00A800EA"/>
    <w:rsid w:val="00A80257"/>
    <w:rsid w:val="00A80929"/>
    <w:rsid w:val="00A809D0"/>
    <w:rsid w:val="00A80A1A"/>
    <w:rsid w:val="00A80BAF"/>
    <w:rsid w:val="00A80D11"/>
    <w:rsid w:val="00A81284"/>
    <w:rsid w:val="00A815BD"/>
    <w:rsid w:val="00A82BE5"/>
    <w:rsid w:val="00A82ED6"/>
    <w:rsid w:val="00A82FBB"/>
    <w:rsid w:val="00A83043"/>
    <w:rsid w:val="00A833A9"/>
    <w:rsid w:val="00A83916"/>
    <w:rsid w:val="00A83EDF"/>
    <w:rsid w:val="00A854C3"/>
    <w:rsid w:val="00A85892"/>
    <w:rsid w:val="00A85C90"/>
    <w:rsid w:val="00A85CB4"/>
    <w:rsid w:val="00A86BA0"/>
    <w:rsid w:val="00A86D7F"/>
    <w:rsid w:val="00A86DE3"/>
    <w:rsid w:val="00A86F3C"/>
    <w:rsid w:val="00A86FE4"/>
    <w:rsid w:val="00A8745E"/>
    <w:rsid w:val="00A90699"/>
    <w:rsid w:val="00A90BFC"/>
    <w:rsid w:val="00A90D99"/>
    <w:rsid w:val="00A9140B"/>
    <w:rsid w:val="00A919A8"/>
    <w:rsid w:val="00A91C46"/>
    <w:rsid w:val="00A92549"/>
    <w:rsid w:val="00A92FD1"/>
    <w:rsid w:val="00A93227"/>
    <w:rsid w:val="00A934E4"/>
    <w:rsid w:val="00A936C1"/>
    <w:rsid w:val="00A93A67"/>
    <w:rsid w:val="00A93F13"/>
    <w:rsid w:val="00A93FC4"/>
    <w:rsid w:val="00A94244"/>
    <w:rsid w:val="00A946AA"/>
    <w:rsid w:val="00A94EEE"/>
    <w:rsid w:val="00A94FFB"/>
    <w:rsid w:val="00A95ABE"/>
    <w:rsid w:val="00A95B0B"/>
    <w:rsid w:val="00A95F5B"/>
    <w:rsid w:val="00A96147"/>
    <w:rsid w:val="00A96253"/>
    <w:rsid w:val="00A96313"/>
    <w:rsid w:val="00A96AF2"/>
    <w:rsid w:val="00A96BF2"/>
    <w:rsid w:val="00A9735E"/>
    <w:rsid w:val="00A974C5"/>
    <w:rsid w:val="00A97626"/>
    <w:rsid w:val="00A976E2"/>
    <w:rsid w:val="00A97B4F"/>
    <w:rsid w:val="00A97D48"/>
    <w:rsid w:val="00A97D71"/>
    <w:rsid w:val="00AA006A"/>
    <w:rsid w:val="00AA03C6"/>
    <w:rsid w:val="00AA075C"/>
    <w:rsid w:val="00AA0E17"/>
    <w:rsid w:val="00AA14D8"/>
    <w:rsid w:val="00AA1692"/>
    <w:rsid w:val="00AA172A"/>
    <w:rsid w:val="00AA1D12"/>
    <w:rsid w:val="00AA2066"/>
    <w:rsid w:val="00AA23EE"/>
    <w:rsid w:val="00AA2BE3"/>
    <w:rsid w:val="00AA2CC5"/>
    <w:rsid w:val="00AA2E0B"/>
    <w:rsid w:val="00AA3429"/>
    <w:rsid w:val="00AA3B8D"/>
    <w:rsid w:val="00AA3E14"/>
    <w:rsid w:val="00AA4829"/>
    <w:rsid w:val="00AA542B"/>
    <w:rsid w:val="00AA59B5"/>
    <w:rsid w:val="00AA5CDE"/>
    <w:rsid w:val="00AA6473"/>
    <w:rsid w:val="00AA67CE"/>
    <w:rsid w:val="00AA68FF"/>
    <w:rsid w:val="00AA7412"/>
    <w:rsid w:val="00AA7D53"/>
    <w:rsid w:val="00AB00A1"/>
    <w:rsid w:val="00AB0282"/>
    <w:rsid w:val="00AB0301"/>
    <w:rsid w:val="00AB18EE"/>
    <w:rsid w:val="00AB1BF5"/>
    <w:rsid w:val="00AB2C83"/>
    <w:rsid w:val="00AB3229"/>
    <w:rsid w:val="00AB38B7"/>
    <w:rsid w:val="00AB3CE3"/>
    <w:rsid w:val="00AB3DBC"/>
    <w:rsid w:val="00AB3F54"/>
    <w:rsid w:val="00AB3F70"/>
    <w:rsid w:val="00AB4230"/>
    <w:rsid w:val="00AB436F"/>
    <w:rsid w:val="00AB464F"/>
    <w:rsid w:val="00AB4737"/>
    <w:rsid w:val="00AB4794"/>
    <w:rsid w:val="00AB48DA"/>
    <w:rsid w:val="00AB4BDA"/>
    <w:rsid w:val="00AB4C09"/>
    <w:rsid w:val="00AB4D48"/>
    <w:rsid w:val="00AB5586"/>
    <w:rsid w:val="00AB5659"/>
    <w:rsid w:val="00AB584D"/>
    <w:rsid w:val="00AB5DC9"/>
    <w:rsid w:val="00AB63D3"/>
    <w:rsid w:val="00AB6831"/>
    <w:rsid w:val="00AB7015"/>
    <w:rsid w:val="00AB7BBB"/>
    <w:rsid w:val="00AB7C1E"/>
    <w:rsid w:val="00AB7E74"/>
    <w:rsid w:val="00AC02EA"/>
    <w:rsid w:val="00AC0382"/>
    <w:rsid w:val="00AC08C9"/>
    <w:rsid w:val="00AC0C18"/>
    <w:rsid w:val="00AC103B"/>
    <w:rsid w:val="00AC158C"/>
    <w:rsid w:val="00AC197F"/>
    <w:rsid w:val="00AC2201"/>
    <w:rsid w:val="00AC25D8"/>
    <w:rsid w:val="00AC2766"/>
    <w:rsid w:val="00AC3213"/>
    <w:rsid w:val="00AC391A"/>
    <w:rsid w:val="00AC3A9D"/>
    <w:rsid w:val="00AC4349"/>
    <w:rsid w:val="00AC47AD"/>
    <w:rsid w:val="00AC4ED9"/>
    <w:rsid w:val="00AC62ED"/>
    <w:rsid w:val="00AC6687"/>
    <w:rsid w:val="00AC6B5B"/>
    <w:rsid w:val="00AC6C83"/>
    <w:rsid w:val="00AC6F55"/>
    <w:rsid w:val="00AC712E"/>
    <w:rsid w:val="00AC724B"/>
    <w:rsid w:val="00AC74B7"/>
    <w:rsid w:val="00AC7DBF"/>
    <w:rsid w:val="00AC7F7A"/>
    <w:rsid w:val="00AC7FF5"/>
    <w:rsid w:val="00AD0D27"/>
    <w:rsid w:val="00AD0EBF"/>
    <w:rsid w:val="00AD1385"/>
    <w:rsid w:val="00AD1571"/>
    <w:rsid w:val="00AD1727"/>
    <w:rsid w:val="00AD1980"/>
    <w:rsid w:val="00AD1C67"/>
    <w:rsid w:val="00AD211B"/>
    <w:rsid w:val="00AD2816"/>
    <w:rsid w:val="00AD2889"/>
    <w:rsid w:val="00AD2F2D"/>
    <w:rsid w:val="00AD30C7"/>
    <w:rsid w:val="00AD312E"/>
    <w:rsid w:val="00AD32E0"/>
    <w:rsid w:val="00AD3B9E"/>
    <w:rsid w:val="00AD3D07"/>
    <w:rsid w:val="00AD4123"/>
    <w:rsid w:val="00AD4F40"/>
    <w:rsid w:val="00AD5149"/>
    <w:rsid w:val="00AD51CD"/>
    <w:rsid w:val="00AD6018"/>
    <w:rsid w:val="00AD6576"/>
    <w:rsid w:val="00AD699D"/>
    <w:rsid w:val="00AD6C72"/>
    <w:rsid w:val="00AD730C"/>
    <w:rsid w:val="00AD7507"/>
    <w:rsid w:val="00AD7E55"/>
    <w:rsid w:val="00AE0928"/>
    <w:rsid w:val="00AE0D86"/>
    <w:rsid w:val="00AE1415"/>
    <w:rsid w:val="00AE1AD4"/>
    <w:rsid w:val="00AE2424"/>
    <w:rsid w:val="00AE243E"/>
    <w:rsid w:val="00AE3243"/>
    <w:rsid w:val="00AE3473"/>
    <w:rsid w:val="00AE34B1"/>
    <w:rsid w:val="00AE35F6"/>
    <w:rsid w:val="00AE36FF"/>
    <w:rsid w:val="00AE3AF6"/>
    <w:rsid w:val="00AE4245"/>
    <w:rsid w:val="00AE4457"/>
    <w:rsid w:val="00AE4577"/>
    <w:rsid w:val="00AE49F6"/>
    <w:rsid w:val="00AE4BBF"/>
    <w:rsid w:val="00AE4CBD"/>
    <w:rsid w:val="00AE50CF"/>
    <w:rsid w:val="00AE53A5"/>
    <w:rsid w:val="00AE55B1"/>
    <w:rsid w:val="00AE5682"/>
    <w:rsid w:val="00AE5C9C"/>
    <w:rsid w:val="00AE5D31"/>
    <w:rsid w:val="00AE5EF9"/>
    <w:rsid w:val="00AE6123"/>
    <w:rsid w:val="00AE6295"/>
    <w:rsid w:val="00AE647A"/>
    <w:rsid w:val="00AE686D"/>
    <w:rsid w:val="00AE6982"/>
    <w:rsid w:val="00AE6F51"/>
    <w:rsid w:val="00AE6F68"/>
    <w:rsid w:val="00AE7350"/>
    <w:rsid w:val="00AF0361"/>
    <w:rsid w:val="00AF0625"/>
    <w:rsid w:val="00AF0749"/>
    <w:rsid w:val="00AF09AE"/>
    <w:rsid w:val="00AF14C1"/>
    <w:rsid w:val="00AF1556"/>
    <w:rsid w:val="00AF16A3"/>
    <w:rsid w:val="00AF16C4"/>
    <w:rsid w:val="00AF1A81"/>
    <w:rsid w:val="00AF1BC2"/>
    <w:rsid w:val="00AF1C25"/>
    <w:rsid w:val="00AF2193"/>
    <w:rsid w:val="00AF23D0"/>
    <w:rsid w:val="00AF27B5"/>
    <w:rsid w:val="00AF370D"/>
    <w:rsid w:val="00AF38B2"/>
    <w:rsid w:val="00AF3944"/>
    <w:rsid w:val="00AF3A11"/>
    <w:rsid w:val="00AF3F77"/>
    <w:rsid w:val="00AF473C"/>
    <w:rsid w:val="00AF482A"/>
    <w:rsid w:val="00AF4849"/>
    <w:rsid w:val="00AF49AA"/>
    <w:rsid w:val="00AF4ABC"/>
    <w:rsid w:val="00AF5248"/>
    <w:rsid w:val="00AF52FD"/>
    <w:rsid w:val="00AF58F0"/>
    <w:rsid w:val="00AF5AD0"/>
    <w:rsid w:val="00AF5CFA"/>
    <w:rsid w:val="00AF612D"/>
    <w:rsid w:val="00AF64E3"/>
    <w:rsid w:val="00AF670A"/>
    <w:rsid w:val="00AF6A7B"/>
    <w:rsid w:val="00AF6A80"/>
    <w:rsid w:val="00AF7953"/>
    <w:rsid w:val="00AF7AA6"/>
    <w:rsid w:val="00AF7CA5"/>
    <w:rsid w:val="00B002A3"/>
    <w:rsid w:val="00B00CB0"/>
    <w:rsid w:val="00B00EF8"/>
    <w:rsid w:val="00B01137"/>
    <w:rsid w:val="00B01724"/>
    <w:rsid w:val="00B0176A"/>
    <w:rsid w:val="00B018F2"/>
    <w:rsid w:val="00B01AE9"/>
    <w:rsid w:val="00B01B78"/>
    <w:rsid w:val="00B01C9A"/>
    <w:rsid w:val="00B0206E"/>
    <w:rsid w:val="00B020CF"/>
    <w:rsid w:val="00B02B87"/>
    <w:rsid w:val="00B03161"/>
    <w:rsid w:val="00B03899"/>
    <w:rsid w:val="00B03C79"/>
    <w:rsid w:val="00B0431F"/>
    <w:rsid w:val="00B0464D"/>
    <w:rsid w:val="00B04A94"/>
    <w:rsid w:val="00B051C2"/>
    <w:rsid w:val="00B06E75"/>
    <w:rsid w:val="00B072DB"/>
    <w:rsid w:val="00B07311"/>
    <w:rsid w:val="00B1005B"/>
    <w:rsid w:val="00B1025D"/>
    <w:rsid w:val="00B107EB"/>
    <w:rsid w:val="00B10BC5"/>
    <w:rsid w:val="00B11E04"/>
    <w:rsid w:val="00B12F54"/>
    <w:rsid w:val="00B133EA"/>
    <w:rsid w:val="00B135CB"/>
    <w:rsid w:val="00B1434B"/>
    <w:rsid w:val="00B14716"/>
    <w:rsid w:val="00B14B6C"/>
    <w:rsid w:val="00B14DB6"/>
    <w:rsid w:val="00B1691D"/>
    <w:rsid w:val="00B169AF"/>
    <w:rsid w:val="00B173F8"/>
    <w:rsid w:val="00B17681"/>
    <w:rsid w:val="00B179D6"/>
    <w:rsid w:val="00B200FD"/>
    <w:rsid w:val="00B2047C"/>
    <w:rsid w:val="00B20DFF"/>
    <w:rsid w:val="00B21639"/>
    <w:rsid w:val="00B22533"/>
    <w:rsid w:val="00B22752"/>
    <w:rsid w:val="00B22AC9"/>
    <w:rsid w:val="00B22F15"/>
    <w:rsid w:val="00B2325D"/>
    <w:rsid w:val="00B23C1A"/>
    <w:rsid w:val="00B23F58"/>
    <w:rsid w:val="00B24219"/>
    <w:rsid w:val="00B249FD"/>
    <w:rsid w:val="00B24E24"/>
    <w:rsid w:val="00B25092"/>
    <w:rsid w:val="00B261E4"/>
    <w:rsid w:val="00B26419"/>
    <w:rsid w:val="00B2646D"/>
    <w:rsid w:val="00B269BF"/>
    <w:rsid w:val="00B26A35"/>
    <w:rsid w:val="00B26AE1"/>
    <w:rsid w:val="00B26F67"/>
    <w:rsid w:val="00B27329"/>
    <w:rsid w:val="00B2739F"/>
    <w:rsid w:val="00B27746"/>
    <w:rsid w:val="00B278D6"/>
    <w:rsid w:val="00B27B80"/>
    <w:rsid w:val="00B27B95"/>
    <w:rsid w:val="00B27BFF"/>
    <w:rsid w:val="00B30124"/>
    <w:rsid w:val="00B3032C"/>
    <w:rsid w:val="00B31019"/>
    <w:rsid w:val="00B3152A"/>
    <w:rsid w:val="00B31AE9"/>
    <w:rsid w:val="00B327C0"/>
    <w:rsid w:val="00B327D5"/>
    <w:rsid w:val="00B32B5D"/>
    <w:rsid w:val="00B338E5"/>
    <w:rsid w:val="00B33AF9"/>
    <w:rsid w:val="00B33BC3"/>
    <w:rsid w:val="00B33E7A"/>
    <w:rsid w:val="00B33F6F"/>
    <w:rsid w:val="00B3457A"/>
    <w:rsid w:val="00B349AC"/>
    <w:rsid w:val="00B34C22"/>
    <w:rsid w:val="00B34ED7"/>
    <w:rsid w:val="00B352F3"/>
    <w:rsid w:val="00B361D6"/>
    <w:rsid w:val="00B3625B"/>
    <w:rsid w:val="00B36296"/>
    <w:rsid w:val="00B366B3"/>
    <w:rsid w:val="00B3677F"/>
    <w:rsid w:val="00B369AF"/>
    <w:rsid w:val="00B36F4D"/>
    <w:rsid w:val="00B40450"/>
    <w:rsid w:val="00B40A32"/>
    <w:rsid w:val="00B41244"/>
    <w:rsid w:val="00B41946"/>
    <w:rsid w:val="00B4194F"/>
    <w:rsid w:val="00B42C15"/>
    <w:rsid w:val="00B42D12"/>
    <w:rsid w:val="00B43402"/>
    <w:rsid w:val="00B43BA8"/>
    <w:rsid w:val="00B43BB2"/>
    <w:rsid w:val="00B4482F"/>
    <w:rsid w:val="00B4503C"/>
    <w:rsid w:val="00B45304"/>
    <w:rsid w:val="00B453F3"/>
    <w:rsid w:val="00B454FA"/>
    <w:rsid w:val="00B4561C"/>
    <w:rsid w:val="00B4582C"/>
    <w:rsid w:val="00B45843"/>
    <w:rsid w:val="00B46AC8"/>
    <w:rsid w:val="00B46E48"/>
    <w:rsid w:val="00B46E61"/>
    <w:rsid w:val="00B46E75"/>
    <w:rsid w:val="00B47014"/>
    <w:rsid w:val="00B470E4"/>
    <w:rsid w:val="00B47388"/>
    <w:rsid w:val="00B47572"/>
    <w:rsid w:val="00B47BEA"/>
    <w:rsid w:val="00B50172"/>
    <w:rsid w:val="00B502EC"/>
    <w:rsid w:val="00B510D1"/>
    <w:rsid w:val="00B518E1"/>
    <w:rsid w:val="00B51FED"/>
    <w:rsid w:val="00B521F0"/>
    <w:rsid w:val="00B52202"/>
    <w:rsid w:val="00B52468"/>
    <w:rsid w:val="00B527FE"/>
    <w:rsid w:val="00B529EB"/>
    <w:rsid w:val="00B52D25"/>
    <w:rsid w:val="00B53009"/>
    <w:rsid w:val="00B530BB"/>
    <w:rsid w:val="00B53454"/>
    <w:rsid w:val="00B534CF"/>
    <w:rsid w:val="00B53D56"/>
    <w:rsid w:val="00B5468C"/>
    <w:rsid w:val="00B5490D"/>
    <w:rsid w:val="00B55080"/>
    <w:rsid w:val="00B55157"/>
    <w:rsid w:val="00B55783"/>
    <w:rsid w:val="00B55C06"/>
    <w:rsid w:val="00B56634"/>
    <w:rsid w:val="00B5691E"/>
    <w:rsid w:val="00B569FD"/>
    <w:rsid w:val="00B56B99"/>
    <w:rsid w:val="00B56CB1"/>
    <w:rsid w:val="00B575B7"/>
    <w:rsid w:val="00B57A20"/>
    <w:rsid w:val="00B57A5F"/>
    <w:rsid w:val="00B57C2D"/>
    <w:rsid w:val="00B60002"/>
    <w:rsid w:val="00B60E69"/>
    <w:rsid w:val="00B60ECA"/>
    <w:rsid w:val="00B61B0D"/>
    <w:rsid w:val="00B623F2"/>
    <w:rsid w:val="00B62642"/>
    <w:rsid w:val="00B62946"/>
    <w:rsid w:val="00B6334A"/>
    <w:rsid w:val="00B63840"/>
    <w:rsid w:val="00B63A67"/>
    <w:rsid w:val="00B64259"/>
    <w:rsid w:val="00B643BE"/>
    <w:rsid w:val="00B6476E"/>
    <w:rsid w:val="00B6519C"/>
    <w:rsid w:val="00B65D35"/>
    <w:rsid w:val="00B65F8D"/>
    <w:rsid w:val="00B65FF6"/>
    <w:rsid w:val="00B66B05"/>
    <w:rsid w:val="00B66DB3"/>
    <w:rsid w:val="00B670A1"/>
    <w:rsid w:val="00B67161"/>
    <w:rsid w:val="00B671BC"/>
    <w:rsid w:val="00B6722D"/>
    <w:rsid w:val="00B67A41"/>
    <w:rsid w:val="00B67A64"/>
    <w:rsid w:val="00B67BE7"/>
    <w:rsid w:val="00B67C40"/>
    <w:rsid w:val="00B67D59"/>
    <w:rsid w:val="00B67E39"/>
    <w:rsid w:val="00B702FA"/>
    <w:rsid w:val="00B711E1"/>
    <w:rsid w:val="00B715D5"/>
    <w:rsid w:val="00B7177C"/>
    <w:rsid w:val="00B71920"/>
    <w:rsid w:val="00B7218A"/>
    <w:rsid w:val="00B724A8"/>
    <w:rsid w:val="00B72845"/>
    <w:rsid w:val="00B72F18"/>
    <w:rsid w:val="00B73AB8"/>
    <w:rsid w:val="00B73C8C"/>
    <w:rsid w:val="00B74226"/>
    <w:rsid w:val="00B748E3"/>
    <w:rsid w:val="00B7499E"/>
    <w:rsid w:val="00B753DE"/>
    <w:rsid w:val="00B7647F"/>
    <w:rsid w:val="00B768F3"/>
    <w:rsid w:val="00B769F6"/>
    <w:rsid w:val="00B76BE3"/>
    <w:rsid w:val="00B76DC7"/>
    <w:rsid w:val="00B773D9"/>
    <w:rsid w:val="00B77D09"/>
    <w:rsid w:val="00B77EDC"/>
    <w:rsid w:val="00B80390"/>
    <w:rsid w:val="00B806BB"/>
    <w:rsid w:val="00B80A2B"/>
    <w:rsid w:val="00B8109A"/>
    <w:rsid w:val="00B81567"/>
    <w:rsid w:val="00B81851"/>
    <w:rsid w:val="00B81EBA"/>
    <w:rsid w:val="00B82644"/>
    <w:rsid w:val="00B82D12"/>
    <w:rsid w:val="00B82D52"/>
    <w:rsid w:val="00B82E65"/>
    <w:rsid w:val="00B83622"/>
    <w:rsid w:val="00B84089"/>
    <w:rsid w:val="00B8420A"/>
    <w:rsid w:val="00B8443F"/>
    <w:rsid w:val="00B844D3"/>
    <w:rsid w:val="00B85306"/>
    <w:rsid w:val="00B85327"/>
    <w:rsid w:val="00B853FE"/>
    <w:rsid w:val="00B85859"/>
    <w:rsid w:val="00B858EB"/>
    <w:rsid w:val="00B85CFC"/>
    <w:rsid w:val="00B86C0B"/>
    <w:rsid w:val="00B87159"/>
    <w:rsid w:val="00B87589"/>
    <w:rsid w:val="00B876D1"/>
    <w:rsid w:val="00B87DF6"/>
    <w:rsid w:val="00B87E39"/>
    <w:rsid w:val="00B87FBB"/>
    <w:rsid w:val="00B9002A"/>
    <w:rsid w:val="00B903E7"/>
    <w:rsid w:val="00B90E66"/>
    <w:rsid w:val="00B91244"/>
    <w:rsid w:val="00B912D6"/>
    <w:rsid w:val="00B9165D"/>
    <w:rsid w:val="00B91CD2"/>
    <w:rsid w:val="00B9281A"/>
    <w:rsid w:val="00B929C2"/>
    <w:rsid w:val="00B940FF"/>
    <w:rsid w:val="00B944BE"/>
    <w:rsid w:val="00B94848"/>
    <w:rsid w:val="00B96101"/>
    <w:rsid w:val="00B96174"/>
    <w:rsid w:val="00B9661A"/>
    <w:rsid w:val="00B966CC"/>
    <w:rsid w:val="00B96AC8"/>
    <w:rsid w:val="00B96B88"/>
    <w:rsid w:val="00B96C9C"/>
    <w:rsid w:val="00B96E61"/>
    <w:rsid w:val="00B97573"/>
    <w:rsid w:val="00B978D4"/>
    <w:rsid w:val="00B979DB"/>
    <w:rsid w:val="00BA0090"/>
    <w:rsid w:val="00BA0732"/>
    <w:rsid w:val="00BA0BC7"/>
    <w:rsid w:val="00BA0F16"/>
    <w:rsid w:val="00BA16D3"/>
    <w:rsid w:val="00BA17CC"/>
    <w:rsid w:val="00BA1BC0"/>
    <w:rsid w:val="00BA1BCE"/>
    <w:rsid w:val="00BA1E73"/>
    <w:rsid w:val="00BA223A"/>
    <w:rsid w:val="00BA2917"/>
    <w:rsid w:val="00BA2D05"/>
    <w:rsid w:val="00BA34AF"/>
    <w:rsid w:val="00BA35F0"/>
    <w:rsid w:val="00BA3ADF"/>
    <w:rsid w:val="00BA418A"/>
    <w:rsid w:val="00BA44EC"/>
    <w:rsid w:val="00BA637E"/>
    <w:rsid w:val="00BA6F5D"/>
    <w:rsid w:val="00BA7551"/>
    <w:rsid w:val="00BA77E3"/>
    <w:rsid w:val="00BA7D74"/>
    <w:rsid w:val="00BB0013"/>
    <w:rsid w:val="00BB0074"/>
    <w:rsid w:val="00BB00C4"/>
    <w:rsid w:val="00BB056A"/>
    <w:rsid w:val="00BB0939"/>
    <w:rsid w:val="00BB0BB7"/>
    <w:rsid w:val="00BB0D17"/>
    <w:rsid w:val="00BB0D83"/>
    <w:rsid w:val="00BB0FE8"/>
    <w:rsid w:val="00BB1029"/>
    <w:rsid w:val="00BB19AD"/>
    <w:rsid w:val="00BB2370"/>
    <w:rsid w:val="00BB2478"/>
    <w:rsid w:val="00BB25E2"/>
    <w:rsid w:val="00BB26DD"/>
    <w:rsid w:val="00BB30E2"/>
    <w:rsid w:val="00BB3DC0"/>
    <w:rsid w:val="00BB3F63"/>
    <w:rsid w:val="00BB436C"/>
    <w:rsid w:val="00BB43C4"/>
    <w:rsid w:val="00BB4420"/>
    <w:rsid w:val="00BB4474"/>
    <w:rsid w:val="00BB54CD"/>
    <w:rsid w:val="00BB58DF"/>
    <w:rsid w:val="00BB5B2B"/>
    <w:rsid w:val="00BB61BA"/>
    <w:rsid w:val="00BB6232"/>
    <w:rsid w:val="00BB6797"/>
    <w:rsid w:val="00BB6A13"/>
    <w:rsid w:val="00BB6BF9"/>
    <w:rsid w:val="00BB6CD0"/>
    <w:rsid w:val="00BB7384"/>
    <w:rsid w:val="00BB77E1"/>
    <w:rsid w:val="00BB7BC4"/>
    <w:rsid w:val="00BB7EEC"/>
    <w:rsid w:val="00BC0127"/>
    <w:rsid w:val="00BC0507"/>
    <w:rsid w:val="00BC08BA"/>
    <w:rsid w:val="00BC0DEA"/>
    <w:rsid w:val="00BC105E"/>
    <w:rsid w:val="00BC1070"/>
    <w:rsid w:val="00BC1135"/>
    <w:rsid w:val="00BC1A5B"/>
    <w:rsid w:val="00BC260C"/>
    <w:rsid w:val="00BC2D70"/>
    <w:rsid w:val="00BC2EAB"/>
    <w:rsid w:val="00BC303F"/>
    <w:rsid w:val="00BC31F0"/>
    <w:rsid w:val="00BC346D"/>
    <w:rsid w:val="00BC3AB8"/>
    <w:rsid w:val="00BC449C"/>
    <w:rsid w:val="00BC48D3"/>
    <w:rsid w:val="00BC4973"/>
    <w:rsid w:val="00BC4FFD"/>
    <w:rsid w:val="00BC5D6B"/>
    <w:rsid w:val="00BC5F11"/>
    <w:rsid w:val="00BC5F61"/>
    <w:rsid w:val="00BC6720"/>
    <w:rsid w:val="00BC6BCD"/>
    <w:rsid w:val="00BC753A"/>
    <w:rsid w:val="00BC7AD3"/>
    <w:rsid w:val="00BC7DFF"/>
    <w:rsid w:val="00BC7F64"/>
    <w:rsid w:val="00BD0406"/>
    <w:rsid w:val="00BD0518"/>
    <w:rsid w:val="00BD0544"/>
    <w:rsid w:val="00BD05AF"/>
    <w:rsid w:val="00BD10A7"/>
    <w:rsid w:val="00BD14EC"/>
    <w:rsid w:val="00BD1FBE"/>
    <w:rsid w:val="00BD2316"/>
    <w:rsid w:val="00BD289E"/>
    <w:rsid w:val="00BD2A2F"/>
    <w:rsid w:val="00BD2BBD"/>
    <w:rsid w:val="00BD32DC"/>
    <w:rsid w:val="00BD35BF"/>
    <w:rsid w:val="00BD3785"/>
    <w:rsid w:val="00BD3B4C"/>
    <w:rsid w:val="00BD3DDB"/>
    <w:rsid w:val="00BD439F"/>
    <w:rsid w:val="00BD4A8D"/>
    <w:rsid w:val="00BD5152"/>
    <w:rsid w:val="00BD547B"/>
    <w:rsid w:val="00BD5E9F"/>
    <w:rsid w:val="00BD6C4B"/>
    <w:rsid w:val="00BD73B0"/>
    <w:rsid w:val="00BD75E0"/>
    <w:rsid w:val="00BD764B"/>
    <w:rsid w:val="00BD7D8B"/>
    <w:rsid w:val="00BD7D9F"/>
    <w:rsid w:val="00BE02F1"/>
    <w:rsid w:val="00BE0B71"/>
    <w:rsid w:val="00BE1723"/>
    <w:rsid w:val="00BE19E0"/>
    <w:rsid w:val="00BE1BE2"/>
    <w:rsid w:val="00BE1CA3"/>
    <w:rsid w:val="00BE1F53"/>
    <w:rsid w:val="00BE24A5"/>
    <w:rsid w:val="00BE25B5"/>
    <w:rsid w:val="00BE2D42"/>
    <w:rsid w:val="00BE2D89"/>
    <w:rsid w:val="00BE322F"/>
    <w:rsid w:val="00BE3821"/>
    <w:rsid w:val="00BE388B"/>
    <w:rsid w:val="00BE52A8"/>
    <w:rsid w:val="00BE5782"/>
    <w:rsid w:val="00BE583D"/>
    <w:rsid w:val="00BE5AC5"/>
    <w:rsid w:val="00BE5E82"/>
    <w:rsid w:val="00BE6274"/>
    <w:rsid w:val="00BE6582"/>
    <w:rsid w:val="00BE683A"/>
    <w:rsid w:val="00BE68FA"/>
    <w:rsid w:val="00BE7113"/>
    <w:rsid w:val="00BE7817"/>
    <w:rsid w:val="00BE7AA9"/>
    <w:rsid w:val="00BE7D2C"/>
    <w:rsid w:val="00BF00EE"/>
    <w:rsid w:val="00BF01D0"/>
    <w:rsid w:val="00BF04FF"/>
    <w:rsid w:val="00BF0600"/>
    <w:rsid w:val="00BF1462"/>
    <w:rsid w:val="00BF147A"/>
    <w:rsid w:val="00BF1525"/>
    <w:rsid w:val="00BF1F10"/>
    <w:rsid w:val="00BF2396"/>
    <w:rsid w:val="00BF23EB"/>
    <w:rsid w:val="00BF2D6D"/>
    <w:rsid w:val="00BF2DD2"/>
    <w:rsid w:val="00BF2F97"/>
    <w:rsid w:val="00BF31C4"/>
    <w:rsid w:val="00BF39B9"/>
    <w:rsid w:val="00BF3C51"/>
    <w:rsid w:val="00BF4184"/>
    <w:rsid w:val="00BF43ED"/>
    <w:rsid w:val="00BF4B88"/>
    <w:rsid w:val="00BF4BC6"/>
    <w:rsid w:val="00BF5353"/>
    <w:rsid w:val="00BF5588"/>
    <w:rsid w:val="00BF5FC4"/>
    <w:rsid w:val="00BF649B"/>
    <w:rsid w:val="00BF658E"/>
    <w:rsid w:val="00BF67DD"/>
    <w:rsid w:val="00BF6BB7"/>
    <w:rsid w:val="00BF6D4C"/>
    <w:rsid w:val="00BF7071"/>
    <w:rsid w:val="00BF79E2"/>
    <w:rsid w:val="00C00EA3"/>
    <w:rsid w:val="00C010BE"/>
    <w:rsid w:val="00C0130E"/>
    <w:rsid w:val="00C01A7A"/>
    <w:rsid w:val="00C02055"/>
    <w:rsid w:val="00C02224"/>
    <w:rsid w:val="00C02398"/>
    <w:rsid w:val="00C024D6"/>
    <w:rsid w:val="00C02792"/>
    <w:rsid w:val="00C02A69"/>
    <w:rsid w:val="00C03B71"/>
    <w:rsid w:val="00C03C60"/>
    <w:rsid w:val="00C0401A"/>
    <w:rsid w:val="00C04944"/>
    <w:rsid w:val="00C05151"/>
    <w:rsid w:val="00C05793"/>
    <w:rsid w:val="00C05867"/>
    <w:rsid w:val="00C062E7"/>
    <w:rsid w:val="00C0662F"/>
    <w:rsid w:val="00C06D6E"/>
    <w:rsid w:val="00C07F7E"/>
    <w:rsid w:val="00C10830"/>
    <w:rsid w:val="00C122D2"/>
    <w:rsid w:val="00C129E5"/>
    <w:rsid w:val="00C12C04"/>
    <w:rsid w:val="00C12C9D"/>
    <w:rsid w:val="00C12D3A"/>
    <w:rsid w:val="00C133F7"/>
    <w:rsid w:val="00C134AB"/>
    <w:rsid w:val="00C137F0"/>
    <w:rsid w:val="00C1402B"/>
    <w:rsid w:val="00C141AF"/>
    <w:rsid w:val="00C14476"/>
    <w:rsid w:val="00C1456A"/>
    <w:rsid w:val="00C145FE"/>
    <w:rsid w:val="00C148BE"/>
    <w:rsid w:val="00C14DA7"/>
    <w:rsid w:val="00C152EB"/>
    <w:rsid w:val="00C1543E"/>
    <w:rsid w:val="00C15843"/>
    <w:rsid w:val="00C15BF1"/>
    <w:rsid w:val="00C15E91"/>
    <w:rsid w:val="00C16077"/>
    <w:rsid w:val="00C167B6"/>
    <w:rsid w:val="00C167D5"/>
    <w:rsid w:val="00C16E1B"/>
    <w:rsid w:val="00C175CF"/>
    <w:rsid w:val="00C17B45"/>
    <w:rsid w:val="00C20373"/>
    <w:rsid w:val="00C20A96"/>
    <w:rsid w:val="00C212B9"/>
    <w:rsid w:val="00C214D2"/>
    <w:rsid w:val="00C219EE"/>
    <w:rsid w:val="00C21D76"/>
    <w:rsid w:val="00C21E06"/>
    <w:rsid w:val="00C223E0"/>
    <w:rsid w:val="00C22AC6"/>
    <w:rsid w:val="00C22AEC"/>
    <w:rsid w:val="00C22C5F"/>
    <w:rsid w:val="00C22C6E"/>
    <w:rsid w:val="00C23130"/>
    <w:rsid w:val="00C23269"/>
    <w:rsid w:val="00C23719"/>
    <w:rsid w:val="00C24197"/>
    <w:rsid w:val="00C241A5"/>
    <w:rsid w:val="00C24B04"/>
    <w:rsid w:val="00C256B5"/>
    <w:rsid w:val="00C25767"/>
    <w:rsid w:val="00C26616"/>
    <w:rsid w:val="00C26AF4"/>
    <w:rsid w:val="00C27078"/>
    <w:rsid w:val="00C270A3"/>
    <w:rsid w:val="00C2724D"/>
    <w:rsid w:val="00C27A69"/>
    <w:rsid w:val="00C27B65"/>
    <w:rsid w:val="00C3093D"/>
    <w:rsid w:val="00C30B95"/>
    <w:rsid w:val="00C30C77"/>
    <w:rsid w:val="00C30F5A"/>
    <w:rsid w:val="00C31053"/>
    <w:rsid w:val="00C31177"/>
    <w:rsid w:val="00C31898"/>
    <w:rsid w:val="00C31BCE"/>
    <w:rsid w:val="00C320FF"/>
    <w:rsid w:val="00C3231E"/>
    <w:rsid w:val="00C32BF5"/>
    <w:rsid w:val="00C32CA8"/>
    <w:rsid w:val="00C32F7B"/>
    <w:rsid w:val="00C330C1"/>
    <w:rsid w:val="00C332B3"/>
    <w:rsid w:val="00C33598"/>
    <w:rsid w:val="00C33A13"/>
    <w:rsid w:val="00C33DF2"/>
    <w:rsid w:val="00C347F0"/>
    <w:rsid w:val="00C34E63"/>
    <w:rsid w:val="00C35006"/>
    <w:rsid w:val="00C35813"/>
    <w:rsid w:val="00C358D8"/>
    <w:rsid w:val="00C3638B"/>
    <w:rsid w:val="00C36787"/>
    <w:rsid w:val="00C367DC"/>
    <w:rsid w:val="00C36C77"/>
    <w:rsid w:val="00C36E78"/>
    <w:rsid w:val="00C37061"/>
    <w:rsid w:val="00C37421"/>
    <w:rsid w:val="00C4071C"/>
    <w:rsid w:val="00C40C4B"/>
    <w:rsid w:val="00C411F2"/>
    <w:rsid w:val="00C415E5"/>
    <w:rsid w:val="00C41719"/>
    <w:rsid w:val="00C432A4"/>
    <w:rsid w:val="00C433BD"/>
    <w:rsid w:val="00C43B2B"/>
    <w:rsid w:val="00C4406C"/>
    <w:rsid w:val="00C44344"/>
    <w:rsid w:val="00C44466"/>
    <w:rsid w:val="00C449EC"/>
    <w:rsid w:val="00C44A30"/>
    <w:rsid w:val="00C44ACE"/>
    <w:rsid w:val="00C44FCE"/>
    <w:rsid w:val="00C452B5"/>
    <w:rsid w:val="00C45663"/>
    <w:rsid w:val="00C4597C"/>
    <w:rsid w:val="00C465F8"/>
    <w:rsid w:val="00C46A8B"/>
    <w:rsid w:val="00C46B38"/>
    <w:rsid w:val="00C46C98"/>
    <w:rsid w:val="00C471AC"/>
    <w:rsid w:val="00C476F0"/>
    <w:rsid w:val="00C47B6E"/>
    <w:rsid w:val="00C500A3"/>
    <w:rsid w:val="00C50201"/>
    <w:rsid w:val="00C5089B"/>
    <w:rsid w:val="00C50EF4"/>
    <w:rsid w:val="00C51087"/>
    <w:rsid w:val="00C51153"/>
    <w:rsid w:val="00C5128A"/>
    <w:rsid w:val="00C5177C"/>
    <w:rsid w:val="00C52325"/>
    <w:rsid w:val="00C525E0"/>
    <w:rsid w:val="00C52647"/>
    <w:rsid w:val="00C529CF"/>
    <w:rsid w:val="00C52A0A"/>
    <w:rsid w:val="00C52A91"/>
    <w:rsid w:val="00C52F6D"/>
    <w:rsid w:val="00C5321F"/>
    <w:rsid w:val="00C53363"/>
    <w:rsid w:val="00C533BD"/>
    <w:rsid w:val="00C537D0"/>
    <w:rsid w:val="00C538B3"/>
    <w:rsid w:val="00C54210"/>
    <w:rsid w:val="00C54502"/>
    <w:rsid w:val="00C54817"/>
    <w:rsid w:val="00C54916"/>
    <w:rsid w:val="00C54EDA"/>
    <w:rsid w:val="00C5513C"/>
    <w:rsid w:val="00C5519A"/>
    <w:rsid w:val="00C5581F"/>
    <w:rsid w:val="00C558D3"/>
    <w:rsid w:val="00C569D8"/>
    <w:rsid w:val="00C56D88"/>
    <w:rsid w:val="00C57445"/>
    <w:rsid w:val="00C57ABE"/>
    <w:rsid w:val="00C57B5A"/>
    <w:rsid w:val="00C57D4D"/>
    <w:rsid w:val="00C60286"/>
    <w:rsid w:val="00C603AC"/>
    <w:rsid w:val="00C6061A"/>
    <w:rsid w:val="00C60737"/>
    <w:rsid w:val="00C60AD9"/>
    <w:rsid w:val="00C60EF5"/>
    <w:rsid w:val="00C61594"/>
    <w:rsid w:val="00C61E8E"/>
    <w:rsid w:val="00C62EF3"/>
    <w:rsid w:val="00C62F38"/>
    <w:rsid w:val="00C63151"/>
    <w:rsid w:val="00C63768"/>
    <w:rsid w:val="00C6383F"/>
    <w:rsid w:val="00C63843"/>
    <w:rsid w:val="00C64021"/>
    <w:rsid w:val="00C6452F"/>
    <w:rsid w:val="00C64BB8"/>
    <w:rsid w:val="00C64C6B"/>
    <w:rsid w:val="00C64D67"/>
    <w:rsid w:val="00C64E0E"/>
    <w:rsid w:val="00C6513B"/>
    <w:rsid w:val="00C651AE"/>
    <w:rsid w:val="00C658A0"/>
    <w:rsid w:val="00C6617A"/>
    <w:rsid w:val="00C661C9"/>
    <w:rsid w:val="00C67067"/>
    <w:rsid w:val="00C6719F"/>
    <w:rsid w:val="00C67450"/>
    <w:rsid w:val="00C67535"/>
    <w:rsid w:val="00C6784D"/>
    <w:rsid w:val="00C67937"/>
    <w:rsid w:val="00C67C64"/>
    <w:rsid w:val="00C67FCB"/>
    <w:rsid w:val="00C7001A"/>
    <w:rsid w:val="00C704A2"/>
    <w:rsid w:val="00C70547"/>
    <w:rsid w:val="00C70B44"/>
    <w:rsid w:val="00C70C5D"/>
    <w:rsid w:val="00C7122C"/>
    <w:rsid w:val="00C7129E"/>
    <w:rsid w:val="00C7149E"/>
    <w:rsid w:val="00C71D5E"/>
    <w:rsid w:val="00C71F3B"/>
    <w:rsid w:val="00C72767"/>
    <w:rsid w:val="00C72941"/>
    <w:rsid w:val="00C72BD2"/>
    <w:rsid w:val="00C73B39"/>
    <w:rsid w:val="00C741C7"/>
    <w:rsid w:val="00C74454"/>
    <w:rsid w:val="00C749F2"/>
    <w:rsid w:val="00C74C23"/>
    <w:rsid w:val="00C74DBE"/>
    <w:rsid w:val="00C74F4B"/>
    <w:rsid w:val="00C75698"/>
    <w:rsid w:val="00C759A9"/>
    <w:rsid w:val="00C75E7C"/>
    <w:rsid w:val="00C7638D"/>
    <w:rsid w:val="00C76424"/>
    <w:rsid w:val="00C76659"/>
    <w:rsid w:val="00C76B2C"/>
    <w:rsid w:val="00C76D62"/>
    <w:rsid w:val="00C76E9F"/>
    <w:rsid w:val="00C77BE0"/>
    <w:rsid w:val="00C77DAB"/>
    <w:rsid w:val="00C8008B"/>
    <w:rsid w:val="00C800E9"/>
    <w:rsid w:val="00C80216"/>
    <w:rsid w:val="00C8048A"/>
    <w:rsid w:val="00C8059B"/>
    <w:rsid w:val="00C80974"/>
    <w:rsid w:val="00C80F9B"/>
    <w:rsid w:val="00C81257"/>
    <w:rsid w:val="00C8181F"/>
    <w:rsid w:val="00C8182B"/>
    <w:rsid w:val="00C83CE6"/>
    <w:rsid w:val="00C84B50"/>
    <w:rsid w:val="00C85280"/>
    <w:rsid w:val="00C852D6"/>
    <w:rsid w:val="00C85404"/>
    <w:rsid w:val="00C85C76"/>
    <w:rsid w:val="00C85E90"/>
    <w:rsid w:val="00C86448"/>
    <w:rsid w:val="00C86994"/>
    <w:rsid w:val="00C872E1"/>
    <w:rsid w:val="00C874FF"/>
    <w:rsid w:val="00C87716"/>
    <w:rsid w:val="00C87E93"/>
    <w:rsid w:val="00C908F0"/>
    <w:rsid w:val="00C919B2"/>
    <w:rsid w:val="00C91ADD"/>
    <w:rsid w:val="00C92587"/>
    <w:rsid w:val="00C92D75"/>
    <w:rsid w:val="00C93DBA"/>
    <w:rsid w:val="00C93F79"/>
    <w:rsid w:val="00C94503"/>
    <w:rsid w:val="00C947F5"/>
    <w:rsid w:val="00C948D6"/>
    <w:rsid w:val="00C9498D"/>
    <w:rsid w:val="00C949B6"/>
    <w:rsid w:val="00C94BD2"/>
    <w:rsid w:val="00C94C4A"/>
    <w:rsid w:val="00C94DC4"/>
    <w:rsid w:val="00C94F1A"/>
    <w:rsid w:val="00C95059"/>
    <w:rsid w:val="00C9546B"/>
    <w:rsid w:val="00C958EF"/>
    <w:rsid w:val="00C95A3D"/>
    <w:rsid w:val="00C95D3C"/>
    <w:rsid w:val="00C95EBC"/>
    <w:rsid w:val="00C960A6"/>
    <w:rsid w:val="00C96716"/>
    <w:rsid w:val="00C96DF5"/>
    <w:rsid w:val="00C97140"/>
    <w:rsid w:val="00C971D6"/>
    <w:rsid w:val="00C975B0"/>
    <w:rsid w:val="00C97923"/>
    <w:rsid w:val="00C97C1B"/>
    <w:rsid w:val="00CA003F"/>
    <w:rsid w:val="00CA0A46"/>
    <w:rsid w:val="00CA0CEE"/>
    <w:rsid w:val="00CA0D4B"/>
    <w:rsid w:val="00CA1227"/>
    <w:rsid w:val="00CA14EF"/>
    <w:rsid w:val="00CA15BE"/>
    <w:rsid w:val="00CA1BC8"/>
    <w:rsid w:val="00CA1F74"/>
    <w:rsid w:val="00CA1FF6"/>
    <w:rsid w:val="00CA27FE"/>
    <w:rsid w:val="00CA2880"/>
    <w:rsid w:val="00CA2B02"/>
    <w:rsid w:val="00CA2F43"/>
    <w:rsid w:val="00CA2F92"/>
    <w:rsid w:val="00CA3009"/>
    <w:rsid w:val="00CA3236"/>
    <w:rsid w:val="00CA37A9"/>
    <w:rsid w:val="00CA3812"/>
    <w:rsid w:val="00CA3920"/>
    <w:rsid w:val="00CA3CEB"/>
    <w:rsid w:val="00CA3FD9"/>
    <w:rsid w:val="00CA4221"/>
    <w:rsid w:val="00CA4635"/>
    <w:rsid w:val="00CA4854"/>
    <w:rsid w:val="00CA4B7A"/>
    <w:rsid w:val="00CA4E0F"/>
    <w:rsid w:val="00CA501C"/>
    <w:rsid w:val="00CA517B"/>
    <w:rsid w:val="00CA5246"/>
    <w:rsid w:val="00CA5B21"/>
    <w:rsid w:val="00CA5BD6"/>
    <w:rsid w:val="00CA7043"/>
    <w:rsid w:val="00CA71D9"/>
    <w:rsid w:val="00CA785F"/>
    <w:rsid w:val="00CA7AE3"/>
    <w:rsid w:val="00CA7B99"/>
    <w:rsid w:val="00CB0109"/>
    <w:rsid w:val="00CB01F4"/>
    <w:rsid w:val="00CB047A"/>
    <w:rsid w:val="00CB0685"/>
    <w:rsid w:val="00CB0E01"/>
    <w:rsid w:val="00CB1939"/>
    <w:rsid w:val="00CB1A25"/>
    <w:rsid w:val="00CB2095"/>
    <w:rsid w:val="00CB2371"/>
    <w:rsid w:val="00CB2779"/>
    <w:rsid w:val="00CB281D"/>
    <w:rsid w:val="00CB2976"/>
    <w:rsid w:val="00CB2A48"/>
    <w:rsid w:val="00CB2D32"/>
    <w:rsid w:val="00CB305C"/>
    <w:rsid w:val="00CB30DF"/>
    <w:rsid w:val="00CB3515"/>
    <w:rsid w:val="00CB3A25"/>
    <w:rsid w:val="00CB458D"/>
    <w:rsid w:val="00CB4A11"/>
    <w:rsid w:val="00CB4F71"/>
    <w:rsid w:val="00CB544C"/>
    <w:rsid w:val="00CB5453"/>
    <w:rsid w:val="00CB5B5F"/>
    <w:rsid w:val="00CB5CC7"/>
    <w:rsid w:val="00CB754C"/>
    <w:rsid w:val="00CB77DF"/>
    <w:rsid w:val="00CB7D57"/>
    <w:rsid w:val="00CB7DB4"/>
    <w:rsid w:val="00CB7E89"/>
    <w:rsid w:val="00CC02BB"/>
    <w:rsid w:val="00CC0498"/>
    <w:rsid w:val="00CC0902"/>
    <w:rsid w:val="00CC0FF7"/>
    <w:rsid w:val="00CC171B"/>
    <w:rsid w:val="00CC18EC"/>
    <w:rsid w:val="00CC1B55"/>
    <w:rsid w:val="00CC2D7C"/>
    <w:rsid w:val="00CC3134"/>
    <w:rsid w:val="00CC334A"/>
    <w:rsid w:val="00CC3874"/>
    <w:rsid w:val="00CC3A1F"/>
    <w:rsid w:val="00CC3EA8"/>
    <w:rsid w:val="00CC425B"/>
    <w:rsid w:val="00CC495A"/>
    <w:rsid w:val="00CC4C54"/>
    <w:rsid w:val="00CC4F26"/>
    <w:rsid w:val="00CC7327"/>
    <w:rsid w:val="00CD0047"/>
    <w:rsid w:val="00CD02B6"/>
    <w:rsid w:val="00CD0547"/>
    <w:rsid w:val="00CD0F26"/>
    <w:rsid w:val="00CD0FD0"/>
    <w:rsid w:val="00CD18C9"/>
    <w:rsid w:val="00CD1A86"/>
    <w:rsid w:val="00CD2193"/>
    <w:rsid w:val="00CD2E9F"/>
    <w:rsid w:val="00CD3004"/>
    <w:rsid w:val="00CD3568"/>
    <w:rsid w:val="00CD3C9E"/>
    <w:rsid w:val="00CD3E5C"/>
    <w:rsid w:val="00CD432F"/>
    <w:rsid w:val="00CD4607"/>
    <w:rsid w:val="00CD4874"/>
    <w:rsid w:val="00CD4BC9"/>
    <w:rsid w:val="00CD50E8"/>
    <w:rsid w:val="00CD5F56"/>
    <w:rsid w:val="00CD63AA"/>
    <w:rsid w:val="00CD63E9"/>
    <w:rsid w:val="00CD6829"/>
    <w:rsid w:val="00CD68B8"/>
    <w:rsid w:val="00CD7114"/>
    <w:rsid w:val="00CD7307"/>
    <w:rsid w:val="00CD7F2E"/>
    <w:rsid w:val="00CE0301"/>
    <w:rsid w:val="00CE0341"/>
    <w:rsid w:val="00CE0B50"/>
    <w:rsid w:val="00CE0D6F"/>
    <w:rsid w:val="00CE1134"/>
    <w:rsid w:val="00CE12F1"/>
    <w:rsid w:val="00CE16D2"/>
    <w:rsid w:val="00CE1E57"/>
    <w:rsid w:val="00CE2421"/>
    <w:rsid w:val="00CE2493"/>
    <w:rsid w:val="00CE2516"/>
    <w:rsid w:val="00CE2558"/>
    <w:rsid w:val="00CE2C6C"/>
    <w:rsid w:val="00CE2C96"/>
    <w:rsid w:val="00CE2DA9"/>
    <w:rsid w:val="00CE2E56"/>
    <w:rsid w:val="00CE2EB6"/>
    <w:rsid w:val="00CE30F3"/>
    <w:rsid w:val="00CE3BC3"/>
    <w:rsid w:val="00CE3E20"/>
    <w:rsid w:val="00CE4CB5"/>
    <w:rsid w:val="00CE5544"/>
    <w:rsid w:val="00CE574E"/>
    <w:rsid w:val="00CE58CC"/>
    <w:rsid w:val="00CE5C2B"/>
    <w:rsid w:val="00CE5C36"/>
    <w:rsid w:val="00CE5C65"/>
    <w:rsid w:val="00CE5DA9"/>
    <w:rsid w:val="00CE64E3"/>
    <w:rsid w:val="00CE65E4"/>
    <w:rsid w:val="00CE6EE0"/>
    <w:rsid w:val="00CE71B7"/>
    <w:rsid w:val="00CE72AC"/>
    <w:rsid w:val="00CE73E4"/>
    <w:rsid w:val="00CE785F"/>
    <w:rsid w:val="00CE7E70"/>
    <w:rsid w:val="00CF0030"/>
    <w:rsid w:val="00CF1236"/>
    <w:rsid w:val="00CF1283"/>
    <w:rsid w:val="00CF154F"/>
    <w:rsid w:val="00CF1571"/>
    <w:rsid w:val="00CF19EA"/>
    <w:rsid w:val="00CF2779"/>
    <w:rsid w:val="00CF277A"/>
    <w:rsid w:val="00CF2A7D"/>
    <w:rsid w:val="00CF2DA2"/>
    <w:rsid w:val="00CF33A6"/>
    <w:rsid w:val="00CF3CAD"/>
    <w:rsid w:val="00CF431F"/>
    <w:rsid w:val="00CF4414"/>
    <w:rsid w:val="00CF5078"/>
    <w:rsid w:val="00CF567C"/>
    <w:rsid w:val="00CF56FF"/>
    <w:rsid w:val="00CF5CC5"/>
    <w:rsid w:val="00CF613B"/>
    <w:rsid w:val="00CF6959"/>
    <w:rsid w:val="00CF6AE9"/>
    <w:rsid w:val="00CF6BFE"/>
    <w:rsid w:val="00CF6E89"/>
    <w:rsid w:val="00CF70FD"/>
    <w:rsid w:val="00CF72D6"/>
    <w:rsid w:val="00CF7CAF"/>
    <w:rsid w:val="00D000CF"/>
    <w:rsid w:val="00D001EB"/>
    <w:rsid w:val="00D0074A"/>
    <w:rsid w:val="00D00BE4"/>
    <w:rsid w:val="00D01721"/>
    <w:rsid w:val="00D01D14"/>
    <w:rsid w:val="00D02663"/>
    <w:rsid w:val="00D028B9"/>
    <w:rsid w:val="00D03219"/>
    <w:rsid w:val="00D03695"/>
    <w:rsid w:val="00D038AA"/>
    <w:rsid w:val="00D03CB8"/>
    <w:rsid w:val="00D0423A"/>
    <w:rsid w:val="00D04355"/>
    <w:rsid w:val="00D04B69"/>
    <w:rsid w:val="00D05226"/>
    <w:rsid w:val="00D05244"/>
    <w:rsid w:val="00D06001"/>
    <w:rsid w:val="00D0634C"/>
    <w:rsid w:val="00D068A2"/>
    <w:rsid w:val="00D06B61"/>
    <w:rsid w:val="00D06C9F"/>
    <w:rsid w:val="00D07171"/>
    <w:rsid w:val="00D074C4"/>
    <w:rsid w:val="00D100D3"/>
    <w:rsid w:val="00D10C5B"/>
    <w:rsid w:val="00D1150A"/>
    <w:rsid w:val="00D11514"/>
    <w:rsid w:val="00D12031"/>
    <w:rsid w:val="00D126AB"/>
    <w:rsid w:val="00D12726"/>
    <w:rsid w:val="00D12ED9"/>
    <w:rsid w:val="00D12FF6"/>
    <w:rsid w:val="00D13517"/>
    <w:rsid w:val="00D13AB8"/>
    <w:rsid w:val="00D13CD0"/>
    <w:rsid w:val="00D1421C"/>
    <w:rsid w:val="00D142F4"/>
    <w:rsid w:val="00D1471D"/>
    <w:rsid w:val="00D14E53"/>
    <w:rsid w:val="00D14EB6"/>
    <w:rsid w:val="00D15010"/>
    <w:rsid w:val="00D150E1"/>
    <w:rsid w:val="00D15709"/>
    <w:rsid w:val="00D15BE2"/>
    <w:rsid w:val="00D15C8B"/>
    <w:rsid w:val="00D15D09"/>
    <w:rsid w:val="00D16AEF"/>
    <w:rsid w:val="00D16D78"/>
    <w:rsid w:val="00D17116"/>
    <w:rsid w:val="00D176D0"/>
    <w:rsid w:val="00D1791C"/>
    <w:rsid w:val="00D17B84"/>
    <w:rsid w:val="00D17C56"/>
    <w:rsid w:val="00D21675"/>
    <w:rsid w:val="00D22695"/>
    <w:rsid w:val="00D22E8F"/>
    <w:rsid w:val="00D23A83"/>
    <w:rsid w:val="00D23A8D"/>
    <w:rsid w:val="00D2405B"/>
    <w:rsid w:val="00D24AD7"/>
    <w:rsid w:val="00D25829"/>
    <w:rsid w:val="00D262F7"/>
    <w:rsid w:val="00D26874"/>
    <w:rsid w:val="00D26BD5"/>
    <w:rsid w:val="00D272C9"/>
    <w:rsid w:val="00D2739E"/>
    <w:rsid w:val="00D27774"/>
    <w:rsid w:val="00D277A7"/>
    <w:rsid w:val="00D301BA"/>
    <w:rsid w:val="00D30DAC"/>
    <w:rsid w:val="00D30DCC"/>
    <w:rsid w:val="00D30F4C"/>
    <w:rsid w:val="00D3171A"/>
    <w:rsid w:val="00D31B12"/>
    <w:rsid w:val="00D31DDB"/>
    <w:rsid w:val="00D326F1"/>
    <w:rsid w:val="00D32762"/>
    <w:rsid w:val="00D3297D"/>
    <w:rsid w:val="00D32FE3"/>
    <w:rsid w:val="00D33730"/>
    <w:rsid w:val="00D34091"/>
    <w:rsid w:val="00D3470F"/>
    <w:rsid w:val="00D3512E"/>
    <w:rsid w:val="00D35134"/>
    <w:rsid w:val="00D3578D"/>
    <w:rsid w:val="00D3591B"/>
    <w:rsid w:val="00D3592C"/>
    <w:rsid w:val="00D35BD7"/>
    <w:rsid w:val="00D369FF"/>
    <w:rsid w:val="00D36AA5"/>
    <w:rsid w:val="00D36AD1"/>
    <w:rsid w:val="00D36C5B"/>
    <w:rsid w:val="00D36D3E"/>
    <w:rsid w:val="00D377BE"/>
    <w:rsid w:val="00D37B65"/>
    <w:rsid w:val="00D37D90"/>
    <w:rsid w:val="00D4014E"/>
    <w:rsid w:val="00D40E02"/>
    <w:rsid w:val="00D4145A"/>
    <w:rsid w:val="00D41CFD"/>
    <w:rsid w:val="00D41F2F"/>
    <w:rsid w:val="00D42319"/>
    <w:rsid w:val="00D42402"/>
    <w:rsid w:val="00D42CCC"/>
    <w:rsid w:val="00D433FD"/>
    <w:rsid w:val="00D43DE5"/>
    <w:rsid w:val="00D43E88"/>
    <w:rsid w:val="00D43ECA"/>
    <w:rsid w:val="00D43F55"/>
    <w:rsid w:val="00D43F87"/>
    <w:rsid w:val="00D43FA4"/>
    <w:rsid w:val="00D442D5"/>
    <w:rsid w:val="00D443D6"/>
    <w:rsid w:val="00D4462B"/>
    <w:rsid w:val="00D44907"/>
    <w:rsid w:val="00D44BB9"/>
    <w:rsid w:val="00D4500A"/>
    <w:rsid w:val="00D453ED"/>
    <w:rsid w:val="00D456D0"/>
    <w:rsid w:val="00D4580A"/>
    <w:rsid w:val="00D45DB4"/>
    <w:rsid w:val="00D46285"/>
    <w:rsid w:val="00D46342"/>
    <w:rsid w:val="00D463BB"/>
    <w:rsid w:val="00D4657B"/>
    <w:rsid w:val="00D46708"/>
    <w:rsid w:val="00D4673D"/>
    <w:rsid w:val="00D46A39"/>
    <w:rsid w:val="00D46BED"/>
    <w:rsid w:val="00D475FC"/>
    <w:rsid w:val="00D5024A"/>
    <w:rsid w:val="00D50533"/>
    <w:rsid w:val="00D50B95"/>
    <w:rsid w:val="00D50E73"/>
    <w:rsid w:val="00D5159C"/>
    <w:rsid w:val="00D523A3"/>
    <w:rsid w:val="00D52583"/>
    <w:rsid w:val="00D5280F"/>
    <w:rsid w:val="00D53963"/>
    <w:rsid w:val="00D53CBD"/>
    <w:rsid w:val="00D5401F"/>
    <w:rsid w:val="00D5406C"/>
    <w:rsid w:val="00D542CC"/>
    <w:rsid w:val="00D545A2"/>
    <w:rsid w:val="00D547B5"/>
    <w:rsid w:val="00D55001"/>
    <w:rsid w:val="00D550A8"/>
    <w:rsid w:val="00D55861"/>
    <w:rsid w:val="00D55F32"/>
    <w:rsid w:val="00D5602A"/>
    <w:rsid w:val="00D5744B"/>
    <w:rsid w:val="00D57675"/>
    <w:rsid w:val="00D57C98"/>
    <w:rsid w:val="00D57DD9"/>
    <w:rsid w:val="00D6018E"/>
    <w:rsid w:val="00D60E4C"/>
    <w:rsid w:val="00D61070"/>
    <w:rsid w:val="00D617D1"/>
    <w:rsid w:val="00D61AFF"/>
    <w:rsid w:val="00D61D52"/>
    <w:rsid w:val="00D62405"/>
    <w:rsid w:val="00D62439"/>
    <w:rsid w:val="00D62BC8"/>
    <w:rsid w:val="00D62E5D"/>
    <w:rsid w:val="00D6313B"/>
    <w:rsid w:val="00D636AA"/>
    <w:rsid w:val="00D63DDF"/>
    <w:rsid w:val="00D6412A"/>
    <w:rsid w:val="00D641F8"/>
    <w:rsid w:val="00D64BC1"/>
    <w:rsid w:val="00D64C73"/>
    <w:rsid w:val="00D65094"/>
    <w:rsid w:val="00D651D4"/>
    <w:rsid w:val="00D652BF"/>
    <w:rsid w:val="00D65355"/>
    <w:rsid w:val="00D658C2"/>
    <w:rsid w:val="00D66347"/>
    <w:rsid w:val="00D66549"/>
    <w:rsid w:val="00D66677"/>
    <w:rsid w:val="00D66D3F"/>
    <w:rsid w:val="00D66E25"/>
    <w:rsid w:val="00D67597"/>
    <w:rsid w:val="00D67645"/>
    <w:rsid w:val="00D67BF1"/>
    <w:rsid w:val="00D70980"/>
    <w:rsid w:val="00D71066"/>
    <w:rsid w:val="00D711C2"/>
    <w:rsid w:val="00D7132A"/>
    <w:rsid w:val="00D713F2"/>
    <w:rsid w:val="00D7179B"/>
    <w:rsid w:val="00D71BC9"/>
    <w:rsid w:val="00D71C09"/>
    <w:rsid w:val="00D71CF7"/>
    <w:rsid w:val="00D723BD"/>
    <w:rsid w:val="00D725A3"/>
    <w:rsid w:val="00D72D1E"/>
    <w:rsid w:val="00D72E6D"/>
    <w:rsid w:val="00D73ED9"/>
    <w:rsid w:val="00D74BA8"/>
    <w:rsid w:val="00D74F5E"/>
    <w:rsid w:val="00D75506"/>
    <w:rsid w:val="00D75568"/>
    <w:rsid w:val="00D75D7F"/>
    <w:rsid w:val="00D75E33"/>
    <w:rsid w:val="00D7672F"/>
    <w:rsid w:val="00D76734"/>
    <w:rsid w:val="00D768CB"/>
    <w:rsid w:val="00D77428"/>
    <w:rsid w:val="00D7750D"/>
    <w:rsid w:val="00D77B3A"/>
    <w:rsid w:val="00D8019E"/>
    <w:rsid w:val="00D80437"/>
    <w:rsid w:val="00D8109D"/>
    <w:rsid w:val="00D8115E"/>
    <w:rsid w:val="00D812B3"/>
    <w:rsid w:val="00D81EC1"/>
    <w:rsid w:val="00D82A2F"/>
    <w:rsid w:val="00D82AB3"/>
    <w:rsid w:val="00D82D42"/>
    <w:rsid w:val="00D834B8"/>
    <w:rsid w:val="00D837BC"/>
    <w:rsid w:val="00D838A3"/>
    <w:rsid w:val="00D83948"/>
    <w:rsid w:val="00D83AD2"/>
    <w:rsid w:val="00D84004"/>
    <w:rsid w:val="00D84866"/>
    <w:rsid w:val="00D84B37"/>
    <w:rsid w:val="00D850E9"/>
    <w:rsid w:val="00D85379"/>
    <w:rsid w:val="00D8569A"/>
    <w:rsid w:val="00D856E3"/>
    <w:rsid w:val="00D8627A"/>
    <w:rsid w:val="00D864F5"/>
    <w:rsid w:val="00D86E24"/>
    <w:rsid w:val="00D87039"/>
    <w:rsid w:val="00D8764F"/>
    <w:rsid w:val="00D876DC"/>
    <w:rsid w:val="00D87E0B"/>
    <w:rsid w:val="00D9049A"/>
    <w:rsid w:val="00D9092A"/>
    <w:rsid w:val="00D92258"/>
    <w:rsid w:val="00D9237C"/>
    <w:rsid w:val="00D927D8"/>
    <w:rsid w:val="00D93553"/>
    <w:rsid w:val="00D93C4D"/>
    <w:rsid w:val="00D93CB5"/>
    <w:rsid w:val="00D93D69"/>
    <w:rsid w:val="00D94723"/>
    <w:rsid w:val="00D9489C"/>
    <w:rsid w:val="00D948D3"/>
    <w:rsid w:val="00D94A39"/>
    <w:rsid w:val="00D94B91"/>
    <w:rsid w:val="00D94DEE"/>
    <w:rsid w:val="00D94E94"/>
    <w:rsid w:val="00D95783"/>
    <w:rsid w:val="00D95CC0"/>
    <w:rsid w:val="00D95E86"/>
    <w:rsid w:val="00D96059"/>
    <w:rsid w:val="00D96077"/>
    <w:rsid w:val="00D96B2B"/>
    <w:rsid w:val="00D96C40"/>
    <w:rsid w:val="00D9702C"/>
    <w:rsid w:val="00D9739D"/>
    <w:rsid w:val="00D974C4"/>
    <w:rsid w:val="00DA0A2B"/>
    <w:rsid w:val="00DA0B6A"/>
    <w:rsid w:val="00DA0C36"/>
    <w:rsid w:val="00DA0FFF"/>
    <w:rsid w:val="00DA13B5"/>
    <w:rsid w:val="00DA184D"/>
    <w:rsid w:val="00DA1878"/>
    <w:rsid w:val="00DA18FA"/>
    <w:rsid w:val="00DA20BF"/>
    <w:rsid w:val="00DA2123"/>
    <w:rsid w:val="00DA2440"/>
    <w:rsid w:val="00DA250D"/>
    <w:rsid w:val="00DA26F2"/>
    <w:rsid w:val="00DA298E"/>
    <w:rsid w:val="00DA30F4"/>
    <w:rsid w:val="00DA35FE"/>
    <w:rsid w:val="00DA3DF2"/>
    <w:rsid w:val="00DA42F0"/>
    <w:rsid w:val="00DA5727"/>
    <w:rsid w:val="00DA57ED"/>
    <w:rsid w:val="00DA591E"/>
    <w:rsid w:val="00DA5EB8"/>
    <w:rsid w:val="00DA624C"/>
    <w:rsid w:val="00DA6655"/>
    <w:rsid w:val="00DA6899"/>
    <w:rsid w:val="00DA7547"/>
    <w:rsid w:val="00DA7763"/>
    <w:rsid w:val="00DA7900"/>
    <w:rsid w:val="00DA791A"/>
    <w:rsid w:val="00DA7A8E"/>
    <w:rsid w:val="00DA7AD0"/>
    <w:rsid w:val="00DB00F9"/>
    <w:rsid w:val="00DB0446"/>
    <w:rsid w:val="00DB10C1"/>
    <w:rsid w:val="00DB2029"/>
    <w:rsid w:val="00DB2484"/>
    <w:rsid w:val="00DB3311"/>
    <w:rsid w:val="00DB3468"/>
    <w:rsid w:val="00DB3613"/>
    <w:rsid w:val="00DB364B"/>
    <w:rsid w:val="00DB370E"/>
    <w:rsid w:val="00DB371F"/>
    <w:rsid w:val="00DB399F"/>
    <w:rsid w:val="00DB39D6"/>
    <w:rsid w:val="00DB3A9B"/>
    <w:rsid w:val="00DB4085"/>
    <w:rsid w:val="00DB4235"/>
    <w:rsid w:val="00DB46BD"/>
    <w:rsid w:val="00DB486A"/>
    <w:rsid w:val="00DB4F70"/>
    <w:rsid w:val="00DB5978"/>
    <w:rsid w:val="00DB5A10"/>
    <w:rsid w:val="00DB7056"/>
    <w:rsid w:val="00DB7C96"/>
    <w:rsid w:val="00DC00AE"/>
    <w:rsid w:val="00DC05F7"/>
    <w:rsid w:val="00DC062F"/>
    <w:rsid w:val="00DC07A4"/>
    <w:rsid w:val="00DC0B46"/>
    <w:rsid w:val="00DC1366"/>
    <w:rsid w:val="00DC2AC2"/>
    <w:rsid w:val="00DC2D39"/>
    <w:rsid w:val="00DC2DE4"/>
    <w:rsid w:val="00DC3490"/>
    <w:rsid w:val="00DC3577"/>
    <w:rsid w:val="00DC3686"/>
    <w:rsid w:val="00DC4021"/>
    <w:rsid w:val="00DC4063"/>
    <w:rsid w:val="00DC5C67"/>
    <w:rsid w:val="00DC5CCC"/>
    <w:rsid w:val="00DC6879"/>
    <w:rsid w:val="00DC6956"/>
    <w:rsid w:val="00DC754D"/>
    <w:rsid w:val="00DD0806"/>
    <w:rsid w:val="00DD099A"/>
    <w:rsid w:val="00DD0DA4"/>
    <w:rsid w:val="00DD116D"/>
    <w:rsid w:val="00DD1482"/>
    <w:rsid w:val="00DD1C98"/>
    <w:rsid w:val="00DD1DE5"/>
    <w:rsid w:val="00DD1F57"/>
    <w:rsid w:val="00DD2120"/>
    <w:rsid w:val="00DD217D"/>
    <w:rsid w:val="00DD2346"/>
    <w:rsid w:val="00DD2535"/>
    <w:rsid w:val="00DD2BA5"/>
    <w:rsid w:val="00DD2E46"/>
    <w:rsid w:val="00DD301D"/>
    <w:rsid w:val="00DD32B0"/>
    <w:rsid w:val="00DD38D4"/>
    <w:rsid w:val="00DD40CF"/>
    <w:rsid w:val="00DD41D2"/>
    <w:rsid w:val="00DD493D"/>
    <w:rsid w:val="00DD4F16"/>
    <w:rsid w:val="00DD5084"/>
    <w:rsid w:val="00DD53D7"/>
    <w:rsid w:val="00DD5469"/>
    <w:rsid w:val="00DD5524"/>
    <w:rsid w:val="00DD55BC"/>
    <w:rsid w:val="00DD7122"/>
    <w:rsid w:val="00DD7C22"/>
    <w:rsid w:val="00DD7DF3"/>
    <w:rsid w:val="00DE00FA"/>
    <w:rsid w:val="00DE06A4"/>
    <w:rsid w:val="00DE06DF"/>
    <w:rsid w:val="00DE0880"/>
    <w:rsid w:val="00DE0BAA"/>
    <w:rsid w:val="00DE1469"/>
    <w:rsid w:val="00DE1619"/>
    <w:rsid w:val="00DE1638"/>
    <w:rsid w:val="00DE19CE"/>
    <w:rsid w:val="00DE19E9"/>
    <w:rsid w:val="00DE1B1E"/>
    <w:rsid w:val="00DE1B84"/>
    <w:rsid w:val="00DE1DEB"/>
    <w:rsid w:val="00DE2785"/>
    <w:rsid w:val="00DE2D6C"/>
    <w:rsid w:val="00DE30A2"/>
    <w:rsid w:val="00DE3652"/>
    <w:rsid w:val="00DE4B8F"/>
    <w:rsid w:val="00DE569D"/>
    <w:rsid w:val="00DE59F2"/>
    <w:rsid w:val="00DE5AF3"/>
    <w:rsid w:val="00DE5B99"/>
    <w:rsid w:val="00DE636A"/>
    <w:rsid w:val="00DE6394"/>
    <w:rsid w:val="00DE68B5"/>
    <w:rsid w:val="00DE6DED"/>
    <w:rsid w:val="00DE6F7F"/>
    <w:rsid w:val="00DE7273"/>
    <w:rsid w:val="00DE79E8"/>
    <w:rsid w:val="00DE79FD"/>
    <w:rsid w:val="00DE7AC7"/>
    <w:rsid w:val="00DF06A8"/>
    <w:rsid w:val="00DF0736"/>
    <w:rsid w:val="00DF0D22"/>
    <w:rsid w:val="00DF0D4D"/>
    <w:rsid w:val="00DF0F75"/>
    <w:rsid w:val="00DF1061"/>
    <w:rsid w:val="00DF12F3"/>
    <w:rsid w:val="00DF13C3"/>
    <w:rsid w:val="00DF1CA2"/>
    <w:rsid w:val="00DF24DE"/>
    <w:rsid w:val="00DF2675"/>
    <w:rsid w:val="00DF2BAD"/>
    <w:rsid w:val="00DF2CFA"/>
    <w:rsid w:val="00DF3291"/>
    <w:rsid w:val="00DF3677"/>
    <w:rsid w:val="00DF436F"/>
    <w:rsid w:val="00DF440D"/>
    <w:rsid w:val="00DF4501"/>
    <w:rsid w:val="00DF505A"/>
    <w:rsid w:val="00DF511B"/>
    <w:rsid w:val="00DF5265"/>
    <w:rsid w:val="00DF5810"/>
    <w:rsid w:val="00DF58AC"/>
    <w:rsid w:val="00DF5A57"/>
    <w:rsid w:val="00DF6592"/>
    <w:rsid w:val="00DF6EE8"/>
    <w:rsid w:val="00DF6FA1"/>
    <w:rsid w:val="00DF7384"/>
    <w:rsid w:val="00DF74C1"/>
    <w:rsid w:val="00DF7ACE"/>
    <w:rsid w:val="00DF7B38"/>
    <w:rsid w:val="00E00657"/>
    <w:rsid w:val="00E008C3"/>
    <w:rsid w:val="00E00B93"/>
    <w:rsid w:val="00E00E05"/>
    <w:rsid w:val="00E012CE"/>
    <w:rsid w:val="00E01445"/>
    <w:rsid w:val="00E01616"/>
    <w:rsid w:val="00E017BD"/>
    <w:rsid w:val="00E01D85"/>
    <w:rsid w:val="00E01E19"/>
    <w:rsid w:val="00E02502"/>
    <w:rsid w:val="00E0251F"/>
    <w:rsid w:val="00E0273F"/>
    <w:rsid w:val="00E02C6B"/>
    <w:rsid w:val="00E02DB4"/>
    <w:rsid w:val="00E02ED7"/>
    <w:rsid w:val="00E03ECA"/>
    <w:rsid w:val="00E0421A"/>
    <w:rsid w:val="00E042A6"/>
    <w:rsid w:val="00E05C21"/>
    <w:rsid w:val="00E06848"/>
    <w:rsid w:val="00E06F54"/>
    <w:rsid w:val="00E0721F"/>
    <w:rsid w:val="00E074A8"/>
    <w:rsid w:val="00E0766F"/>
    <w:rsid w:val="00E07945"/>
    <w:rsid w:val="00E07A7B"/>
    <w:rsid w:val="00E07B47"/>
    <w:rsid w:val="00E07C68"/>
    <w:rsid w:val="00E07F6B"/>
    <w:rsid w:val="00E10362"/>
    <w:rsid w:val="00E106F1"/>
    <w:rsid w:val="00E10A23"/>
    <w:rsid w:val="00E10D8D"/>
    <w:rsid w:val="00E1127F"/>
    <w:rsid w:val="00E1152C"/>
    <w:rsid w:val="00E127FF"/>
    <w:rsid w:val="00E12C5B"/>
    <w:rsid w:val="00E131A3"/>
    <w:rsid w:val="00E133CA"/>
    <w:rsid w:val="00E13C07"/>
    <w:rsid w:val="00E13E2F"/>
    <w:rsid w:val="00E1481B"/>
    <w:rsid w:val="00E14A4D"/>
    <w:rsid w:val="00E155C5"/>
    <w:rsid w:val="00E15A1D"/>
    <w:rsid w:val="00E16113"/>
    <w:rsid w:val="00E163F3"/>
    <w:rsid w:val="00E164D2"/>
    <w:rsid w:val="00E16859"/>
    <w:rsid w:val="00E169CE"/>
    <w:rsid w:val="00E171BF"/>
    <w:rsid w:val="00E174C3"/>
    <w:rsid w:val="00E175C7"/>
    <w:rsid w:val="00E177E4"/>
    <w:rsid w:val="00E177E7"/>
    <w:rsid w:val="00E20290"/>
    <w:rsid w:val="00E2069A"/>
    <w:rsid w:val="00E20DE1"/>
    <w:rsid w:val="00E20FAE"/>
    <w:rsid w:val="00E221BF"/>
    <w:rsid w:val="00E225FF"/>
    <w:rsid w:val="00E22637"/>
    <w:rsid w:val="00E2282F"/>
    <w:rsid w:val="00E22938"/>
    <w:rsid w:val="00E2338C"/>
    <w:rsid w:val="00E234DC"/>
    <w:rsid w:val="00E23899"/>
    <w:rsid w:val="00E23F40"/>
    <w:rsid w:val="00E240B8"/>
    <w:rsid w:val="00E242D7"/>
    <w:rsid w:val="00E2469D"/>
    <w:rsid w:val="00E246DE"/>
    <w:rsid w:val="00E24AF5"/>
    <w:rsid w:val="00E24E1E"/>
    <w:rsid w:val="00E25850"/>
    <w:rsid w:val="00E25875"/>
    <w:rsid w:val="00E25C03"/>
    <w:rsid w:val="00E25D1D"/>
    <w:rsid w:val="00E26074"/>
    <w:rsid w:val="00E26320"/>
    <w:rsid w:val="00E26580"/>
    <w:rsid w:val="00E26B02"/>
    <w:rsid w:val="00E26F39"/>
    <w:rsid w:val="00E27082"/>
    <w:rsid w:val="00E27737"/>
    <w:rsid w:val="00E27954"/>
    <w:rsid w:val="00E279E6"/>
    <w:rsid w:val="00E301F2"/>
    <w:rsid w:val="00E30456"/>
    <w:rsid w:val="00E306EA"/>
    <w:rsid w:val="00E310C5"/>
    <w:rsid w:val="00E31892"/>
    <w:rsid w:val="00E32531"/>
    <w:rsid w:val="00E32A0D"/>
    <w:rsid w:val="00E33384"/>
    <w:rsid w:val="00E33595"/>
    <w:rsid w:val="00E33626"/>
    <w:rsid w:val="00E3380E"/>
    <w:rsid w:val="00E33E2E"/>
    <w:rsid w:val="00E33F7C"/>
    <w:rsid w:val="00E340BA"/>
    <w:rsid w:val="00E34BF3"/>
    <w:rsid w:val="00E34D4E"/>
    <w:rsid w:val="00E34F78"/>
    <w:rsid w:val="00E34FED"/>
    <w:rsid w:val="00E3566A"/>
    <w:rsid w:val="00E36B6F"/>
    <w:rsid w:val="00E36FAD"/>
    <w:rsid w:val="00E371AB"/>
    <w:rsid w:val="00E371D4"/>
    <w:rsid w:val="00E373C2"/>
    <w:rsid w:val="00E37BE6"/>
    <w:rsid w:val="00E40213"/>
    <w:rsid w:val="00E404A7"/>
    <w:rsid w:val="00E405E6"/>
    <w:rsid w:val="00E4096B"/>
    <w:rsid w:val="00E411A3"/>
    <w:rsid w:val="00E41389"/>
    <w:rsid w:val="00E41870"/>
    <w:rsid w:val="00E41E45"/>
    <w:rsid w:val="00E41E48"/>
    <w:rsid w:val="00E41FB9"/>
    <w:rsid w:val="00E42229"/>
    <w:rsid w:val="00E42348"/>
    <w:rsid w:val="00E42612"/>
    <w:rsid w:val="00E437EC"/>
    <w:rsid w:val="00E43B25"/>
    <w:rsid w:val="00E445BC"/>
    <w:rsid w:val="00E449A7"/>
    <w:rsid w:val="00E44FA9"/>
    <w:rsid w:val="00E452EF"/>
    <w:rsid w:val="00E454E3"/>
    <w:rsid w:val="00E455FF"/>
    <w:rsid w:val="00E46122"/>
    <w:rsid w:val="00E4619A"/>
    <w:rsid w:val="00E46383"/>
    <w:rsid w:val="00E46412"/>
    <w:rsid w:val="00E46553"/>
    <w:rsid w:val="00E46970"/>
    <w:rsid w:val="00E470F0"/>
    <w:rsid w:val="00E473F8"/>
    <w:rsid w:val="00E47A1E"/>
    <w:rsid w:val="00E50161"/>
    <w:rsid w:val="00E501D0"/>
    <w:rsid w:val="00E5118B"/>
    <w:rsid w:val="00E5140B"/>
    <w:rsid w:val="00E51B68"/>
    <w:rsid w:val="00E51CFB"/>
    <w:rsid w:val="00E51E56"/>
    <w:rsid w:val="00E51F89"/>
    <w:rsid w:val="00E5286A"/>
    <w:rsid w:val="00E52A61"/>
    <w:rsid w:val="00E5333B"/>
    <w:rsid w:val="00E537C0"/>
    <w:rsid w:val="00E539E4"/>
    <w:rsid w:val="00E53D70"/>
    <w:rsid w:val="00E54671"/>
    <w:rsid w:val="00E54EB2"/>
    <w:rsid w:val="00E551C9"/>
    <w:rsid w:val="00E559DF"/>
    <w:rsid w:val="00E56447"/>
    <w:rsid w:val="00E56678"/>
    <w:rsid w:val="00E5693C"/>
    <w:rsid w:val="00E56C13"/>
    <w:rsid w:val="00E57014"/>
    <w:rsid w:val="00E5797B"/>
    <w:rsid w:val="00E57B54"/>
    <w:rsid w:val="00E57D45"/>
    <w:rsid w:val="00E60356"/>
    <w:rsid w:val="00E6068C"/>
    <w:rsid w:val="00E60F70"/>
    <w:rsid w:val="00E612B2"/>
    <w:rsid w:val="00E61402"/>
    <w:rsid w:val="00E6160C"/>
    <w:rsid w:val="00E61B95"/>
    <w:rsid w:val="00E624F9"/>
    <w:rsid w:val="00E62B94"/>
    <w:rsid w:val="00E62C69"/>
    <w:rsid w:val="00E62EAB"/>
    <w:rsid w:val="00E632E5"/>
    <w:rsid w:val="00E63DBC"/>
    <w:rsid w:val="00E6437D"/>
    <w:rsid w:val="00E64810"/>
    <w:rsid w:val="00E64B78"/>
    <w:rsid w:val="00E64ED7"/>
    <w:rsid w:val="00E6529E"/>
    <w:rsid w:val="00E6539A"/>
    <w:rsid w:val="00E65718"/>
    <w:rsid w:val="00E6578E"/>
    <w:rsid w:val="00E658CE"/>
    <w:rsid w:val="00E659BA"/>
    <w:rsid w:val="00E664A5"/>
    <w:rsid w:val="00E665F9"/>
    <w:rsid w:val="00E66977"/>
    <w:rsid w:val="00E6723F"/>
    <w:rsid w:val="00E6789B"/>
    <w:rsid w:val="00E67C0B"/>
    <w:rsid w:val="00E701E7"/>
    <w:rsid w:val="00E702E2"/>
    <w:rsid w:val="00E7063A"/>
    <w:rsid w:val="00E7081D"/>
    <w:rsid w:val="00E708F8"/>
    <w:rsid w:val="00E711B2"/>
    <w:rsid w:val="00E711DA"/>
    <w:rsid w:val="00E715B9"/>
    <w:rsid w:val="00E71604"/>
    <w:rsid w:val="00E7170C"/>
    <w:rsid w:val="00E71AE3"/>
    <w:rsid w:val="00E72D6F"/>
    <w:rsid w:val="00E730DB"/>
    <w:rsid w:val="00E7321B"/>
    <w:rsid w:val="00E7352E"/>
    <w:rsid w:val="00E736A9"/>
    <w:rsid w:val="00E74F46"/>
    <w:rsid w:val="00E75172"/>
    <w:rsid w:val="00E753E2"/>
    <w:rsid w:val="00E76170"/>
    <w:rsid w:val="00E7681A"/>
    <w:rsid w:val="00E769AF"/>
    <w:rsid w:val="00E7774D"/>
    <w:rsid w:val="00E779EF"/>
    <w:rsid w:val="00E77CCB"/>
    <w:rsid w:val="00E77ED1"/>
    <w:rsid w:val="00E80198"/>
    <w:rsid w:val="00E802BC"/>
    <w:rsid w:val="00E80302"/>
    <w:rsid w:val="00E80988"/>
    <w:rsid w:val="00E81142"/>
    <w:rsid w:val="00E81740"/>
    <w:rsid w:val="00E81767"/>
    <w:rsid w:val="00E8189F"/>
    <w:rsid w:val="00E81AE7"/>
    <w:rsid w:val="00E81D04"/>
    <w:rsid w:val="00E81E5C"/>
    <w:rsid w:val="00E8262A"/>
    <w:rsid w:val="00E82889"/>
    <w:rsid w:val="00E82BA4"/>
    <w:rsid w:val="00E82D7E"/>
    <w:rsid w:val="00E83174"/>
    <w:rsid w:val="00E8330F"/>
    <w:rsid w:val="00E833F9"/>
    <w:rsid w:val="00E840AC"/>
    <w:rsid w:val="00E84CB7"/>
    <w:rsid w:val="00E851A9"/>
    <w:rsid w:val="00E8570A"/>
    <w:rsid w:val="00E8587F"/>
    <w:rsid w:val="00E858A7"/>
    <w:rsid w:val="00E85AD1"/>
    <w:rsid w:val="00E85C99"/>
    <w:rsid w:val="00E85F3C"/>
    <w:rsid w:val="00E86221"/>
    <w:rsid w:val="00E86362"/>
    <w:rsid w:val="00E86E6D"/>
    <w:rsid w:val="00E878BF"/>
    <w:rsid w:val="00E878F2"/>
    <w:rsid w:val="00E87CCA"/>
    <w:rsid w:val="00E87D7D"/>
    <w:rsid w:val="00E902C8"/>
    <w:rsid w:val="00E90903"/>
    <w:rsid w:val="00E923F2"/>
    <w:rsid w:val="00E92527"/>
    <w:rsid w:val="00E92595"/>
    <w:rsid w:val="00E9269F"/>
    <w:rsid w:val="00E9280A"/>
    <w:rsid w:val="00E92C8D"/>
    <w:rsid w:val="00E936B9"/>
    <w:rsid w:val="00E937AB"/>
    <w:rsid w:val="00E937B7"/>
    <w:rsid w:val="00E93B3B"/>
    <w:rsid w:val="00E93D6F"/>
    <w:rsid w:val="00E94475"/>
    <w:rsid w:val="00E94493"/>
    <w:rsid w:val="00E9487C"/>
    <w:rsid w:val="00E94C8D"/>
    <w:rsid w:val="00E951F9"/>
    <w:rsid w:val="00E9534C"/>
    <w:rsid w:val="00E9629B"/>
    <w:rsid w:val="00E964A6"/>
    <w:rsid w:val="00E9717E"/>
    <w:rsid w:val="00E97340"/>
    <w:rsid w:val="00E974CE"/>
    <w:rsid w:val="00E97A25"/>
    <w:rsid w:val="00E97CE1"/>
    <w:rsid w:val="00EA07A0"/>
    <w:rsid w:val="00EA0D1B"/>
    <w:rsid w:val="00EA0FAE"/>
    <w:rsid w:val="00EA1085"/>
    <w:rsid w:val="00EA1437"/>
    <w:rsid w:val="00EA14DA"/>
    <w:rsid w:val="00EA1A6A"/>
    <w:rsid w:val="00EA20E6"/>
    <w:rsid w:val="00EA23AD"/>
    <w:rsid w:val="00EA2854"/>
    <w:rsid w:val="00EA2CD7"/>
    <w:rsid w:val="00EA2CEF"/>
    <w:rsid w:val="00EA3114"/>
    <w:rsid w:val="00EA3366"/>
    <w:rsid w:val="00EA34C4"/>
    <w:rsid w:val="00EA3509"/>
    <w:rsid w:val="00EA3675"/>
    <w:rsid w:val="00EA3B50"/>
    <w:rsid w:val="00EA4411"/>
    <w:rsid w:val="00EA4B69"/>
    <w:rsid w:val="00EA4F55"/>
    <w:rsid w:val="00EA5499"/>
    <w:rsid w:val="00EA583E"/>
    <w:rsid w:val="00EA6222"/>
    <w:rsid w:val="00EA6450"/>
    <w:rsid w:val="00EA65A9"/>
    <w:rsid w:val="00EA673B"/>
    <w:rsid w:val="00EA6C52"/>
    <w:rsid w:val="00EA71A2"/>
    <w:rsid w:val="00EA7BA6"/>
    <w:rsid w:val="00EA7BFD"/>
    <w:rsid w:val="00EA7EB6"/>
    <w:rsid w:val="00EB02D7"/>
    <w:rsid w:val="00EB0302"/>
    <w:rsid w:val="00EB0452"/>
    <w:rsid w:val="00EB067A"/>
    <w:rsid w:val="00EB08A6"/>
    <w:rsid w:val="00EB0D03"/>
    <w:rsid w:val="00EB10A6"/>
    <w:rsid w:val="00EB170A"/>
    <w:rsid w:val="00EB1818"/>
    <w:rsid w:val="00EB1E54"/>
    <w:rsid w:val="00EB208F"/>
    <w:rsid w:val="00EB210A"/>
    <w:rsid w:val="00EB2466"/>
    <w:rsid w:val="00EB281E"/>
    <w:rsid w:val="00EB29B9"/>
    <w:rsid w:val="00EB2E75"/>
    <w:rsid w:val="00EB3731"/>
    <w:rsid w:val="00EB3778"/>
    <w:rsid w:val="00EB397E"/>
    <w:rsid w:val="00EB3CCD"/>
    <w:rsid w:val="00EB3F6A"/>
    <w:rsid w:val="00EB3F85"/>
    <w:rsid w:val="00EB4174"/>
    <w:rsid w:val="00EB4304"/>
    <w:rsid w:val="00EB4305"/>
    <w:rsid w:val="00EB437A"/>
    <w:rsid w:val="00EB4989"/>
    <w:rsid w:val="00EB4B09"/>
    <w:rsid w:val="00EB4E9C"/>
    <w:rsid w:val="00EB502D"/>
    <w:rsid w:val="00EB5833"/>
    <w:rsid w:val="00EB5F22"/>
    <w:rsid w:val="00EB6586"/>
    <w:rsid w:val="00EB65B8"/>
    <w:rsid w:val="00EB6CE0"/>
    <w:rsid w:val="00EB71A0"/>
    <w:rsid w:val="00EB7631"/>
    <w:rsid w:val="00EB78DB"/>
    <w:rsid w:val="00EC0F38"/>
    <w:rsid w:val="00EC14C3"/>
    <w:rsid w:val="00EC1C96"/>
    <w:rsid w:val="00EC387F"/>
    <w:rsid w:val="00EC3C3D"/>
    <w:rsid w:val="00EC4017"/>
    <w:rsid w:val="00EC56E0"/>
    <w:rsid w:val="00EC587B"/>
    <w:rsid w:val="00EC5DE3"/>
    <w:rsid w:val="00EC6036"/>
    <w:rsid w:val="00EC66F7"/>
    <w:rsid w:val="00EC69DB"/>
    <w:rsid w:val="00EC6BB4"/>
    <w:rsid w:val="00EC725A"/>
    <w:rsid w:val="00EC7672"/>
    <w:rsid w:val="00EC79EA"/>
    <w:rsid w:val="00EC7F3D"/>
    <w:rsid w:val="00EC7F56"/>
    <w:rsid w:val="00ED0422"/>
    <w:rsid w:val="00ED0537"/>
    <w:rsid w:val="00ED085B"/>
    <w:rsid w:val="00ED09FC"/>
    <w:rsid w:val="00ED0E66"/>
    <w:rsid w:val="00ED0FF6"/>
    <w:rsid w:val="00ED1775"/>
    <w:rsid w:val="00ED182C"/>
    <w:rsid w:val="00ED1D87"/>
    <w:rsid w:val="00ED1E41"/>
    <w:rsid w:val="00ED2025"/>
    <w:rsid w:val="00ED2421"/>
    <w:rsid w:val="00ED264B"/>
    <w:rsid w:val="00ED27B2"/>
    <w:rsid w:val="00ED285A"/>
    <w:rsid w:val="00ED2C89"/>
    <w:rsid w:val="00ED3885"/>
    <w:rsid w:val="00ED40B6"/>
    <w:rsid w:val="00ED444B"/>
    <w:rsid w:val="00ED4CF3"/>
    <w:rsid w:val="00ED5209"/>
    <w:rsid w:val="00ED531A"/>
    <w:rsid w:val="00ED543E"/>
    <w:rsid w:val="00ED55F5"/>
    <w:rsid w:val="00ED587B"/>
    <w:rsid w:val="00ED5B24"/>
    <w:rsid w:val="00ED5D5F"/>
    <w:rsid w:val="00ED611A"/>
    <w:rsid w:val="00ED6473"/>
    <w:rsid w:val="00ED698B"/>
    <w:rsid w:val="00ED6D05"/>
    <w:rsid w:val="00ED7025"/>
    <w:rsid w:val="00ED73A6"/>
    <w:rsid w:val="00ED753A"/>
    <w:rsid w:val="00ED7577"/>
    <w:rsid w:val="00ED75BF"/>
    <w:rsid w:val="00ED7890"/>
    <w:rsid w:val="00ED7BB1"/>
    <w:rsid w:val="00EE003C"/>
    <w:rsid w:val="00EE00A1"/>
    <w:rsid w:val="00EE03C5"/>
    <w:rsid w:val="00EE048B"/>
    <w:rsid w:val="00EE0622"/>
    <w:rsid w:val="00EE08CF"/>
    <w:rsid w:val="00EE0976"/>
    <w:rsid w:val="00EE0B63"/>
    <w:rsid w:val="00EE137D"/>
    <w:rsid w:val="00EE13AE"/>
    <w:rsid w:val="00EE1424"/>
    <w:rsid w:val="00EE1A23"/>
    <w:rsid w:val="00EE1F3C"/>
    <w:rsid w:val="00EE2D0C"/>
    <w:rsid w:val="00EE33D1"/>
    <w:rsid w:val="00EE387D"/>
    <w:rsid w:val="00EE4A80"/>
    <w:rsid w:val="00EE4C5C"/>
    <w:rsid w:val="00EE5700"/>
    <w:rsid w:val="00EE5A03"/>
    <w:rsid w:val="00EE5FC5"/>
    <w:rsid w:val="00EE62D1"/>
    <w:rsid w:val="00EE63BF"/>
    <w:rsid w:val="00EE6F67"/>
    <w:rsid w:val="00EE7116"/>
    <w:rsid w:val="00EE761D"/>
    <w:rsid w:val="00EE7726"/>
    <w:rsid w:val="00EE7788"/>
    <w:rsid w:val="00EE77E8"/>
    <w:rsid w:val="00EE79FA"/>
    <w:rsid w:val="00EE7CC9"/>
    <w:rsid w:val="00EE7EF7"/>
    <w:rsid w:val="00EF008B"/>
    <w:rsid w:val="00EF0289"/>
    <w:rsid w:val="00EF08EA"/>
    <w:rsid w:val="00EF1163"/>
    <w:rsid w:val="00EF1F8E"/>
    <w:rsid w:val="00EF1FB8"/>
    <w:rsid w:val="00EF25AB"/>
    <w:rsid w:val="00EF25BA"/>
    <w:rsid w:val="00EF3182"/>
    <w:rsid w:val="00EF3867"/>
    <w:rsid w:val="00EF398C"/>
    <w:rsid w:val="00EF4063"/>
    <w:rsid w:val="00EF44A5"/>
    <w:rsid w:val="00EF45F0"/>
    <w:rsid w:val="00EF4FBC"/>
    <w:rsid w:val="00EF6913"/>
    <w:rsid w:val="00EF69E7"/>
    <w:rsid w:val="00EF6AF9"/>
    <w:rsid w:val="00EF7823"/>
    <w:rsid w:val="00EF7E7B"/>
    <w:rsid w:val="00F00C06"/>
    <w:rsid w:val="00F00D63"/>
    <w:rsid w:val="00F00E37"/>
    <w:rsid w:val="00F01019"/>
    <w:rsid w:val="00F0189F"/>
    <w:rsid w:val="00F01A99"/>
    <w:rsid w:val="00F01B46"/>
    <w:rsid w:val="00F01FFA"/>
    <w:rsid w:val="00F02518"/>
    <w:rsid w:val="00F02ADB"/>
    <w:rsid w:val="00F02B58"/>
    <w:rsid w:val="00F02E43"/>
    <w:rsid w:val="00F034DA"/>
    <w:rsid w:val="00F035C6"/>
    <w:rsid w:val="00F041BB"/>
    <w:rsid w:val="00F04707"/>
    <w:rsid w:val="00F048FA"/>
    <w:rsid w:val="00F04A38"/>
    <w:rsid w:val="00F05556"/>
    <w:rsid w:val="00F05848"/>
    <w:rsid w:val="00F058A7"/>
    <w:rsid w:val="00F05A9F"/>
    <w:rsid w:val="00F06165"/>
    <w:rsid w:val="00F0617A"/>
    <w:rsid w:val="00F063EB"/>
    <w:rsid w:val="00F0667E"/>
    <w:rsid w:val="00F06A51"/>
    <w:rsid w:val="00F0726F"/>
    <w:rsid w:val="00F074E5"/>
    <w:rsid w:val="00F07547"/>
    <w:rsid w:val="00F075F2"/>
    <w:rsid w:val="00F075FF"/>
    <w:rsid w:val="00F106C4"/>
    <w:rsid w:val="00F10849"/>
    <w:rsid w:val="00F116EE"/>
    <w:rsid w:val="00F11B98"/>
    <w:rsid w:val="00F11C29"/>
    <w:rsid w:val="00F122CB"/>
    <w:rsid w:val="00F1291B"/>
    <w:rsid w:val="00F12F58"/>
    <w:rsid w:val="00F130B3"/>
    <w:rsid w:val="00F138C6"/>
    <w:rsid w:val="00F1391F"/>
    <w:rsid w:val="00F13F64"/>
    <w:rsid w:val="00F149BB"/>
    <w:rsid w:val="00F14BFC"/>
    <w:rsid w:val="00F14F59"/>
    <w:rsid w:val="00F1514E"/>
    <w:rsid w:val="00F15886"/>
    <w:rsid w:val="00F15BDD"/>
    <w:rsid w:val="00F15C2C"/>
    <w:rsid w:val="00F15D12"/>
    <w:rsid w:val="00F15EBD"/>
    <w:rsid w:val="00F165C8"/>
    <w:rsid w:val="00F16C82"/>
    <w:rsid w:val="00F1700B"/>
    <w:rsid w:val="00F20157"/>
    <w:rsid w:val="00F209B0"/>
    <w:rsid w:val="00F20B55"/>
    <w:rsid w:val="00F20CC0"/>
    <w:rsid w:val="00F20EC6"/>
    <w:rsid w:val="00F21618"/>
    <w:rsid w:val="00F2199E"/>
    <w:rsid w:val="00F21F7C"/>
    <w:rsid w:val="00F226C8"/>
    <w:rsid w:val="00F229CD"/>
    <w:rsid w:val="00F22AD2"/>
    <w:rsid w:val="00F22C9B"/>
    <w:rsid w:val="00F232D0"/>
    <w:rsid w:val="00F23730"/>
    <w:rsid w:val="00F237C1"/>
    <w:rsid w:val="00F242C8"/>
    <w:rsid w:val="00F2454E"/>
    <w:rsid w:val="00F24B10"/>
    <w:rsid w:val="00F24EE4"/>
    <w:rsid w:val="00F25379"/>
    <w:rsid w:val="00F26220"/>
    <w:rsid w:val="00F262BB"/>
    <w:rsid w:val="00F26D77"/>
    <w:rsid w:val="00F2712D"/>
    <w:rsid w:val="00F27738"/>
    <w:rsid w:val="00F27B0C"/>
    <w:rsid w:val="00F27E8F"/>
    <w:rsid w:val="00F30730"/>
    <w:rsid w:val="00F30A2B"/>
    <w:rsid w:val="00F30B00"/>
    <w:rsid w:val="00F30D12"/>
    <w:rsid w:val="00F30F14"/>
    <w:rsid w:val="00F30FD6"/>
    <w:rsid w:val="00F31802"/>
    <w:rsid w:val="00F31BA6"/>
    <w:rsid w:val="00F31C80"/>
    <w:rsid w:val="00F31CCC"/>
    <w:rsid w:val="00F31CD2"/>
    <w:rsid w:val="00F31EEA"/>
    <w:rsid w:val="00F31F1E"/>
    <w:rsid w:val="00F3215E"/>
    <w:rsid w:val="00F3233B"/>
    <w:rsid w:val="00F32ADA"/>
    <w:rsid w:val="00F32C86"/>
    <w:rsid w:val="00F32DA3"/>
    <w:rsid w:val="00F33437"/>
    <w:rsid w:val="00F336E0"/>
    <w:rsid w:val="00F33733"/>
    <w:rsid w:val="00F34015"/>
    <w:rsid w:val="00F34240"/>
    <w:rsid w:val="00F34EED"/>
    <w:rsid w:val="00F357E9"/>
    <w:rsid w:val="00F3653A"/>
    <w:rsid w:val="00F36628"/>
    <w:rsid w:val="00F368AE"/>
    <w:rsid w:val="00F372C2"/>
    <w:rsid w:val="00F401A7"/>
    <w:rsid w:val="00F401F6"/>
    <w:rsid w:val="00F402AD"/>
    <w:rsid w:val="00F4041D"/>
    <w:rsid w:val="00F4119E"/>
    <w:rsid w:val="00F41446"/>
    <w:rsid w:val="00F41CFB"/>
    <w:rsid w:val="00F42536"/>
    <w:rsid w:val="00F42887"/>
    <w:rsid w:val="00F42E3B"/>
    <w:rsid w:val="00F42E40"/>
    <w:rsid w:val="00F42F16"/>
    <w:rsid w:val="00F4311E"/>
    <w:rsid w:val="00F43292"/>
    <w:rsid w:val="00F43419"/>
    <w:rsid w:val="00F43CED"/>
    <w:rsid w:val="00F43FF0"/>
    <w:rsid w:val="00F440D2"/>
    <w:rsid w:val="00F443B7"/>
    <w:rsid w:val="00F464E0"/>
    <w:rsid w:val="00F46604"/>
    <w:rsid w:val="00F47A7C"/>
    <w:rsid w:val="00F507AF"/>
    <w:rsid w:val="00F508B7"/>
    <w:rsid w:val="00F50F4A"/>
    <w:rsid w:val="00F50F80"/>
    <w:rsid w:val="00F518A2"/>
    <w:rsid w:val="00F5208A"/>
    <w:rsid w:val="00F52BC6"/>
    <w:rsid w:val="00F52FA0"/>
    <w:rsid w:val="00F5351B"/>
    <w:rsid w:val="00F53961"/>
    <w:rsid w:val="00F53B95"/>
    <w:rsid w:val="00F53C92"/>
    <w:rsid w:val="00F53E2D"/>
    <w:rsid w:val="00F5438D"/>
    <w:rsid w:val="00F5482A"/>
    <w:rsid w:val="00F548C7"/>
    <w:rsid w:val="00F5495C"/>
    <w:rsid w:val="00F54EB3"/>
    <w:rsid w:val="00F55F30"/>
    <w:rsid w:val="00F564FE"/>
    <w:rsid w:val="00F56724"/>
    <w:rsid w:val="00F5765D"/>
    <w:rsid w:val="00F5799E"/>
    <w:rsid w:val="00F579C7"/>
    <w:rsid w:val="00F57DCD"/>
    <w:rsid w:val="00F604C5"/>
    <w:rsid w:val="00F607CD"/>
    <w:rsid w:val="00F6084B"/>
    <w:rsid w:val="00F610FF"/>
    <w:rsid w:val="00F61938"/>
    <w:rsid w:val="00F61E4F"/>
    <w:rsid w:val="00F620EF"/>
    <w:rsid w:val="00F62207"/>
    <w:rsid w:val="00F62242"/>
    <w:rsid w:val="00F635CB"/>
    <w:rsid w:val="00F641AB"/>
    <w:rsid w:val="00F64494"/>
    <w:rsid w:val="00F648A0"/>
    <w:rsid w:val="00F65085"/>
    <w:rsid w:val="00F65461"/>
    <w:rsid w:val="00F65733"/>
    <w:rsid w:val="00F65AEB"/>
    <w:rsid w:val="00F65AEE"/>
    <w:rsid w:val="00F65F9D"/>
    <w:rsid w:val="00F66067"/>
    <w:rsid w:val="00F660EA"/>
    <w:rsid w:val="00F661EB"/>
    <w:rsid w:val="00F66B2A"/>
    <w:rsid w:val="00F66FF2"/>
    <w:rsid w:val="00F670DA"/>
    <w:rsid w:val="00F672AE"/>
    <w:rsid w:val="00F67DDF"/>
    <w:rsid w:val="00F7008B"/>
    <w:rsid w:val="00F70A99"/>
    <w:rsid w:val="00F71009"/>
    <w:rsid w:val="00F71652"/>
    <w:rsid w:val="00F71756"/>
    <w:rsid w:val="00F71DAE"/>
    <w:rsid w:val="00F71DB9"/>
    <w:rsid w:val="00F71E00"/>
    <w:rsid w:val="00F71F02"/>
    <w:rsid w:val="00F722FA"/>
    <w:rsid w:val="00F72882"/>
    <w:rsid w:val="00F72DC9"/>
    <w:rsid w:val="00F72DE2"/>
    <w:rsid w:val="00F73090"/>
    <w:rsid w:val="00F73175"/>
    <w:rsid w:val="00F732F0"/>
    <w:rsid w:val="00F733E6"/>
    <w:rsid w:val="00F733EF"/>
    <w:rsid w:val="00F7384C"/>
    <w:rsid w:val="00F7385F"/>
    <w:rsid w:val="00F73D91"/>
    <w:rsid w:val="00F74308"/>
    <w:rsid w:val="00F7455A"/>
    <w:rsid w:val="00F74E48"/>
    <w:rsid w:val="00F74EE8"/>
    <w:rsid w:val="00F75195"/>
    <w:rsid w:val="00F75349"/>
    <w:rsid w:val="00F75600"/>
    <w:rsid w:val="00F75D9C"/>
    <w:rsid w:val="00F762ED"/>
    <w:rsid w:val="00F76307"/>
    <w:rsid w:val="00F76901"/>
    <w:rsid w:val="00F76E40"/>
    <w:rsid w:val="00F76ECB"/>
    <w:rsid w:val="00F80168"/>
    <w:rsid w:val="00F801B2"/>
    <w:rsid w:val="00F8026C"/>
    <w:rsid w:val="00F806A3"/>
    <w:rsid w:val="00F8079E"/>
    <w:rsid w:val="00F809B4"/>
    <w:rsid w:val="00F81271"/>
    <w:rsid w:val="00F81760"/>
    <w:rsid w:val="00F81B1F"/>
    <w:rsid w:val="00F8233A"/>
    <w:rsid w:val="00F8241D"/>
    <w:rsid w:val="00F82A1C"/>
    <w:rsid w:val="00F82FC9"/>
    <w:rsid w:val="00F82FD5"/>
    <w:rsid w:val="00F835DB"/>
    <w:rsid w:val="00F83C14"/>
    <w:rsid w:val="00F852D8"/>
    <w:rsid w:val="00F85E49"/>
    <w:rsid w:val="00F85F6F"/>
    <w:rsid w:val="00F86E5E"/>
    <w:rsid w:val="00F87034"/>
    <w:rsid w:val="00F8766D"/>
    <w:rsid w:val="00F8771A"/>
    <w:rsid w:val="00F8772A"/>
    <w:rsid w:val="00F87912"/>
    <w:rsid w:val="00F87B7B"/>
    <w:rsid w:val="00F90119"/>
    <w:rsid w:val="00F909E0"/>
    <w:rsid w:val="00F9113A"/>
    <w:rsid w:val="00F9155F"/>
    <w:rsid w:val="00F915ED"/>
    <w:rsid w:val="00F91B6F"/>
    <w:rsid w:val="00F91E8B"/>
    <w:rsid w:val="00F91EE1"/>
    <w:rsid w:val="00F91F2A"/>
    <w:rsid w:val="00F92158"/>
    <w:rsid w:val="00F9311C"/>
    <w:rsid w:val="00F9329D"/>
    <w:rsid w:val="00F93AA3"/>
    <w:rsid w:val="00F93B7E"/>
    <w:rsid w:val="00F94927"/>
    <w:rsid w:val="00F94ED7"/>
    <w:rsid w:val="00F951BC"/>
    <w:rsid w:val="00F95A74"/>
    <w:rsid w:val="00F9622A"/>
    <w:rsid w:val="00F9628A"/>
    <w:rsid w:val="00F96307"/>
    <w:rsid w:val="00F96DE2"/>
    <w:rsid w:val="00F9750C"/>
    <w:rsid w:val="00F9786F"/>
    <w:rsid w:val="00F97A0F"/>
    <w:rsid w:val="00FA02A3"/>
    <w:rsid w:val="00FA06A8"/>
    <w:rsid w:val="00FA0D6B"/>
    <w:rsid w:val="00FA0FCE"/>
    <w:rsid w:val="00FA2B7E"/>
    <w:rsid w:val="00FA3613"/>
    <w:rsid w:val="00FA364D"/>
    <w:rsid w:val="00FA3A26"/>
    <w:rsid w:val="00FA45BC"/>
    <w:rsid w:val="00FA4E1C"/>
    <w:rsid w:val="00FA5124"/>
    <w:rsid w:val="00FA51B9"/>
    <w:rsid w:val="00FA523F"/>
    <w:rsid w:val="00FA610F"/>
    <w:rsid w:val="00FA6B28"/>
    <w:rsid w:val="00FA6E81"/>
    <w:rsid w:val="00FA7084"/>
    <w:rsid w:val="00FA7DEF"/>
    <w:rsid w:val="00FA7E1B"/>
    <w:rsid w:val="00FA7EDC"/>
    <w:rsid w:val="00FB0212"/>
    <w:rsid w:val="00FB05B4"/>
    <w:rsid w:val="00FB0C3C"/>
    <w:rsid w:val="00FB0D24"/>
    <w:rsid w:val="00FB1656"/>
    <w:rsid w:val="00FB1B7E"/>
    <w:rsid w:val="00FB20A5"/>
    <w:rsid w:val="00FB2247"/>
    <w:rsid w:val="00FB238C"/>
    <w:rsid w:val="00FB2C30"/>
    <w:rsid w:val="00FB37FD"/>
    <w:rsid w:val="00FB398C"/>
    <w:rsid w:val="00FB5156"/>
    <w:rsid w:val="00FB53A2"/>
    <w:rsid w:val="00FB53E3"/>
    <w:rsid w:val="00FB5A28"/>
    <w:rsid w:val="00FB5B6F"/>
    <w:rsid w:val="00FB5DD8"/>
    <w:rsid w:val="00FB608C"/>
    <w:rsid w:val="00FB6675"/>
    <w:rsid w:val="00FB6C21"/>
    <w:rsid w:val="00FB6F32"/>
    <w:rsid w:val="00FB70BC"/>
    <w:rsid w:val="00FB717F"/>
    <w:rsid w:val="00FB7B15"/>
    <w:rsid w:val="00FB7CE9"/>
    <w:rsid w:val="00FC03D7"/>
    <w:rsid w:val="00FC06FC"/>
    <w:rsid w:val="00FC1157"/>
    <w:rsid w:val="00FC24A9"/>
    <w:rsid w:val="00FC2F89"/>
    <w:rsid w:val="00FC3236"/>
    <w:rsid w:val="00FC367B"/>
    <w:rsid w:val="00FC36B1"/>
    <w:rsid w:val="00FC36FD"/>
    <w:rsid w:val="00FC3807"/>
    <w:rsid w:val="00FC3D05"/>
    <w:rsid w:val="00FC4404"/>
    <w:rsid w:val="00FC49A7"/>
    <w:rsid w:val="00FC4EAC"/>
    <w:rsid w:val="00FC5B0F"/>
    <w:rsid w:val="00FC5F6B"/>
    <w:rsid w:val="00FC66A7"/>
    <w:rsid w:val="00FC6E91"/>
    <w:rsid w:val="00FC79A8"/>
    <w:rsid w:val="00FD0049"/>
    <w:rsid w:val="00FD03BA"/>
    <w:rsid w:val="00FD0F77"/>
    <w:rsid w:val="00FD12B4"/>
    <w:rsid w:val="00FD17FF"/>
    <w:rsid w:val="00FD1941"/>
    <w:rsid w:val="00FD1D9B"/>
    <w:rsid w:val="00FD1FFC"/>
    <w:rsid w:val="00FD225B"/>
    <w:rsid w:val="00FD2289"/>
    <w:rsid w:val="00FD25ED"/>
    <w:rsid w:val="00FD27B3"/>
    <w:rsid w:val="00FD2A58"/>
    <w:rsid w:val="00FD2D5F"/>
    <w:rsid w:val="00FD2E79"/>
    <w:rsid w:val="00FD311B"/>
    <w:rsid w:val="00FD3A43"/>
    <w:rsid w:val="00FD40B4"/>
    <w:rsid w:val="00FD4516"/>
    <w:rsid w:val="00FD47CC"/>
    <w:rsid w:val="00FD4A03"/>
    <w:rsid w:val="00FD4B8C"/>
    <w:rsid w:val="00FD4BD5"/>
    <w:rsid w:val="00FD4D56"/>
    <w:rsid w:val="00FD4D59"/>
    <w:rsid w:val="00FD4F51"/>
    <w:rsid w:val="00FD4F9E"/>
    <w:rsid w:val="00FD53A5"/>
    <w:rsid w:val="00FD56A4"/>
    <w:rsid w:val="00FD59DD"/>
    <w:rsid w:val="00FD646F"/>
    <w:rsid w:val="00FD64C6"/>
    <w:rsid w:val="00FD76CB"/>
    <w:rsid w:val="00FD7765"/>
    <w:rsid w:val="00FD77CC"/>
    <w:rsid w:val="00FD7D5A"/>
    <w:rsid w:val="00FD7FC9"/>
    <w:rsid w:val="00FE003D"/>
    <w:rsid w:val="00FE00C4"/>
    <w:rsid w:val="00FE18AF"/>
    <w:rsid w:val="00FE27E5"/>
    <w:rsid w:val="00FE2C93"/>
    <w:rsid w:val="00FE3208"/>
    <w:rsid w:val="00FE442D"/>
    <w:rsid w:val="00FE4788"/>
    <w:rsid w:val="00FE4924"/>
    <w:rsid w:val="00FE4935"/>
    <w:rsid w:val="00FE4A6C"/>
    <w:rsid w:val="00FE509E"/>
    <w:rsid w:val="00FE50CE"/>
    <w:rsid w:val="00FE5979"/>
    <w:rsid w:val="00FE5EF4"/>
    <w:rsid w:val="00FE5F93"/>
    <w:rsid w:val="00FE60EE"/>
    <w:rsid w:val="00FE68CA"/>
    <w:rsid w:val="00FE753F"/>
    <w:rsid w:val="00FE7572"/>
    <w:rsid w:val="00FE76AD"/>
    <w:rsid w:val="00FE7AD3"/>
    <w:rsid w:val="00FF013E"/>
    <w:rsid w:val="00FF0462"/>
    <w:rsid w:val="00FF05E2"/>
    <w:rsid w:val="00FF09C4"/>
    <w:rsid w:val="00FF1AC9"/>
    <w:rsid w:val="00FF1AFB"/>
    <w:rsid w:val="00FF1D8B"/>
    <w:rsid w:val="00FF1FD4"/>
    <w:rsid w:val="00FF2199"/>
    <w:rsid w:val="00FF23D2"/>
    <w:rsid w:val="00FF2CA9"/>
    <w:rsid w:val="00FF2D64"/>
    <w:rsid w:val="00FF430D"/>
    <w:rsid w:val="00FF4C09"/>
    <w:rsid w:val="00FF555E"/>
    <w:rsid w:val="00FF55A7"/>
    <w:rsid w:val="00FF6FAC"/>
    <w:rsid w:val="00FF70BB"/>
    <w:rsid w:val="00FF750F"/>
    <w:rsid w:val="00FF799A"/>
    <w:rsid w:val="017D1AFD"/>
    <w:rsid w:val="02310C7C"/>
    <w:rsid w:val="04096F7B"/>
    <w:rsid w:val="06A72453"/>
    <w:rsid w:val="18921FDE"/>
    <w:rsid w:val="1C6A30AB"/>
    <w:rsid w:val="1EEE5A57"/>
    <w:rsid w:val="234E46C8"/>
    <w:rsid w:val="25C42A83"/>
    <w:rsid w:val="2FE60300"/>
    <w:rsid w:val="35B943DA"/>
    <w:rsid w:val="3EE30795"/>
    <w:rsid w:val="45CC6463"/>
    <w:rsid w:val="56A00AAB"/>
    <w:rsid w:val="58D436DA"/>
    <w:rsid w:val="58E15F5A"/>
    <w:rsid w:val="5F0223ED"/>
    <w:rsid w:val="658902B4"/>
    <w:rsid w:val="6C3E08E1"/>
    <w:rsid w:val="74FB14A6"/>
    <w:rsid w:val="7CCF4C01"/>
    <w:rsid w:val="7ED96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sz w:val="22"/>
      <w:szCs w:val="22"/>
      <w:lang w:val="en-US" w:eastAsia="zh-CN" w:bidi="ar-SA"/>
    </w:rPr>
  </w:style>
  <w:style w:type="paragraph" w:styleId="2">
    <w:name w:val="heading 1"/>
    <w:basedOn w:val="1"/>
    <w:next w:val="1"/>
    <w:link w:val="4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6"/>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annotation text"/>
    <w:basedOn w:val="1"/>
    <w:link w:val="52"/>
    <w:unhideWhenUsed/>
    <w:qFormat/>
    <w:uiPriority w:val="99"/>
  </w:style>
  <w:style w:type="paragraph" w:styleId="5">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Date"/>
    <w:basedOn w:val="1"/>
    <w:next w:val="1"/>
    <w:link w:val="54"/>
    <w:semiHidden/>
    <w:unhideWhenUsed/>
    <w:qFormat/>
    <w:uiPriority w:val="99"/>
    <w:pPr>
      <w:ind w:left="100" w:leftChars="2500"/>
    </w:pPr>
  </w:style>
  <w:style w:type="paragraph" w:styleId="7">
    <w:name w:val="Balloon Text"/>
    <w:basedOn w:val="1"/>
    <w:link w:val="31"/>
    <w:semiHidden/>
    <w:unhideWhenUsed/>
    <w:qFormat/>
    <w:uiPriority w:val="99"/>
    <w:pPr>
      <w:spacing w:after="0" w:line="240" w:lineRule="auto"/>
    </w:pPr>
    <w:rPr>
      <w:sz w:val="18"/>
      <w:szCs w:val="18"/>
    </w:rPr>
  </w:style>
  <w:style w:type="paragraph" w:styleId="8">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1">
    <w:name w:val="Subtitle"/>
    <w:basedOn w:val="1"/>
    <w:next w:val="1"/>
    <w:link w:val="51"/>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2">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3">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4">
    <w:name w:val="annotation subject"/>
    <w:basedOn w:val="4"/>
    <w:next w:val="4"/>
    <w:link w:val="53"/>
    <w:semiHidden/>
    <w:unhideWhenUsed/>
    <w:qFormat/>
    <w:uiPriority w:val="99"/>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FollowedHyperlink"/>
    <w:basedOn w:val="17"/>
    <w:semiHidden/>
    <w:unhideWhenUsed/>
    <w:qFormat/>
    <w:uiPriority w:val="99"/>
    <w:rPr>
      <w:color w:val="954F72" w:themeColor="followedHyperlink"/>
      <w:u w:val="single"/>
      <w14:textFill>
        <w14:solidFill>
          <w14:schemeClr w14:val="folHlink"/>
        </w14:solidFill>
      </w14:textFill>
    </w:rPr>
  </w:style>
  <w:style w:type="character" w:styleId="20">
    <w:name w:val="Emphasis"/>
    <w:basedOn w:val="17"/>
    <w:qFormat/>
    <w:uiPriority w:val="20"/>
    <w:rPr>
      <w:i/>
      <w:iCs/>
    </w:rPr>
  </w:style>
  <w:style w:type="character" w:styleId="21">
    <w:name w:val="Hyperlink"/>
    <w:basedOn w:val="17"/>
    <w:unhideWhenUsed/>
    <w:qFormat/>
    <w:uiPriority w:val="99"/>
    <w:rPr>
      <w:color w:val="0000FF"/>
      <w:u w:val="single"/>
    </w:rPr>
  </w:style>
  <w:style w:type="character" w:styleId="22">
    <w:name w:val="annotation reference"/>
    <w:basedOn w:val="17"/>
    <w:semiHidden/>
    <w:unhideWhenUsed/>
    <w:qFormat/>
    <w:uiPriority w:val="99"/>
    <w:rPr>
      <w:sz w:val="21"/>
      <w:szCs w:val="21"/>
    </w:rPr>
  </w:style>
  <w:style w:type="paragraph" w:styleId="23">
    <w:name w:val="List Paragraph"/>
    <w:basedOn w:val="1"/>
    <w:qFormat/>
    <w:uiPriority w:val="34"/>
    <w:pPr>
      <w:ind w:firstLine="420" w:firstLineChars="200"/>
    </w:pPr>
  </w:style>
  <w:style w:type="paragraph" w:customStyle="1" w:styleId="24">
    <w:name w:val="Default"/>
    <w:qFormat/>
    <w:uiPriority w:val="0"/>
    <w:pPr>
      <w:widowControl w:val="0"/>
      <w:autoSpaceDE w:val="0"/>
      <w:autoSpaceDN w:val="0"/>
      <w:adjustRightInd w:val="0"/>
    </w:pPr>
    <w:rPr>
      <w:rFonts w:ascii="仿宋_GB2312" w:eastAsia="仿宋_GB2312" w:cs="仿宋_GB2312" w:hAnsiTheme="minorHAnsi"/>
      <w:color w:val="000000"/>
      <w:sz w:val="24"/>
      <w:szCs w:val="24"/>
      <w:lang w:val="en-US" w:eastAsia="zh-CN" w:bidi="ar-SA"/>
    </w:rPr>
  </w:style>
  <w:style w:type="character" w:customStyle="1" w:styleId="25">
    <w:name w:val="页眉 字符"/>
    <w:basedOn w:val="17"/>
    <w:link w:val="9"/>
    <w:qFormat/>
    <w:uiPriority w:val="99"/>
    <w:rPr>
      <w:rFonts w:ascii="Georgia" w:hAnsi="Georgia" w:eastAsia="宋体"/>
      <w:kern w:val="0"/>
      <w:sz w:val="18"/>
      <w:szCs w:val="18"/>
    </w:rPr>
  </w:style>
  <w:style w:type="character" w:customStyle="1" w:styleId="26">
    <w:name w:val="页脚 字符"/>
    <w:basedOn w:val="17"/>
    <w:link w:val="8"/>
    <w:qFormat/>
    <w:uiPriority w:val="99"/>
    <w:rPr>
      <w:rFonts w:ascii="Georgia" w:hAnsi="Georgia" w:eastAsia="宋体"/>
      <w:kern w:val="0"/>
      <w:sz w:val="18"/>
      <w:szCs w:val="18"/>
    </w:rPr>
  </w:style>
  <w:style w:type="character" w:customStyle="1" w:styleId="27">
    <w:name w:val="fontstyle01"/>
    <w:basedOn w:val="17"/>
    <w:qFormat/>
    <w:uiPriority w:val="0"/>
    <w:rPr>
      <w:rFonts w:hint="default" w:ascii="MicrosoftYaHei-Bold" w:hAnsi="MicrosoftYaHei-Bold"/>
      <w:b/>
      <w:bCs/>
      <w:color w:val="FFFFFF"/>
      <w:sz w:val="32"/>
      <w:szCs w:val="32"/>
    </w:rPr>
  </w:style>
  <w:style w:type="character" w:customStyle="1" w:styleId="28">
    <w:name w:val="fontstyle21"/>
    <w:basedOn w:val="17"/>
    <w:qFormat/>
    <w:uiPriority w:val="0"/>
    <w:rPr>
      <w:rFonts w:hint="eastAsia" w:ascii="华文楷体" w:hAnsi="华文楷体" w:eastAsia="华文楷体"/>
      <w:color w:val="000000"/>
      <w:sz w:val="28"/>
      <w:szCs w:val="28"/>
    </w:rPr>
  </w:style>
  <w:style w:type="paragraph" w:customStyle="1" w:styleId="29">
    <w:name w:val="规章制度"/>
    <w:basedOn w:val="1"/>
    <w:link w:val="30"/>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30">
    <w:name w:val="规章制度 Char"/>
    <w:basedOn w:val="17"/>
    <w:link w:val="29"/>
    <w:qFormat/>
    <w:uiPriority w:val="0"/>
    <w:rPr>
      <w:rFonts w:ascii="仿宋_GB2312" w:hAnsi="华文楷体" w:eastAsia="仿宋_GB2312" w:cs="Times New Roman"/>
      <w:sz w:val="32"/>
      <w:szCs w:val="32"/>
    </w:rPr>
  </w:style>
  <w:style w:type="character" w:customStyle="1" w:styleId="31">
    <w:name w:val="批注框文本 字符"/>
    <w:basedOn w:val="17"/>
    <w:link w:val="7"/>
    <w:semiHidden/>
    <w:qFormat/>
    <w:uiPriority w:val="99"/>
    <w:rPr>
      <w:rFonts w:ascii="Georgia" w:hAnsi="Georgia" w:eastAsia="宋体"/>
      <w:kern w:val="0"/>
      <w:sz w:val="18"/>
      <w:szCs w:val="18"/>
    </w:rPr>
  </w:style>
  <w:style w:type="paragraph" w:customStyle="1" w:styleId="32">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3">
    <w:name w:val="段"/>
    <w:link w:val="34"/>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34">
    <w:name w:val="段 Char"/>
    <w:basedOn w:val="17"/>
    <w:link w:val="33"/>
    <w:qFormat/>
    <w:uiPriority w:val="0"/>
    <w:rPr>
      <w:rFonts w:ascii="宋体" w:hAnsi="Times New Roman" w:eastAsia="宋体" w:cs="Times New Roman"/>
      <w:kern w:val="0"/>
      <w:szCs w:val="20"/>
    </w:rPr>
  </w:style>
  <w:style w:type="paragraph" w:customStyle="1" w:styleId="35">
    <w:name w:val="目次、标准名称标题"/>
    <w:basedOn w:val="1"/>
    <w:next w:val="33"/>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6">
    <w:name w:val="一级条标题"/>
    <w:next w:val="33"/>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paragraph" w:customStyle="1" w:styleId="37">
    <w:name w:val="章标题"/>
    <w:next w:val="33"/>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38">
    <w:name w:val="二级条标题"/>
    <w:basedOn w:val="36"/>
    <w:next w:val="33"/>
    <w:qFormat/>
    <w:uiPriority w:val="0"/>
    <w:pPr>
      <w:numPr>
        <w:ilvl w:val="2"/>
      </w:numPr>
      <w:spacing w:before="50" w:after="50"/>
      <w:outlineLvl w:val="3"/>
    </w:pPr>
  </w:style>
  <w:style w:type="paragraph" w:customStyle="1" w:styleId="39">
    <w:name w:val="列项——（一级）"/>
    <w:qFormat/>
    <w:uiPriority w:val="0"/>
    <w:pPr>
      <w:widowControl w:val="0"/>
      <w:numPr>
        <w:ilvl w:val="0"/>
        <w:numId w:val="3"/>
      </w:numPr>
      <w:jc w:val="both"/>
    </w:pPr>
    <w:rPr>
      <w:rFonts w:ascii="宋体" w:hAnsi="Times New Roman" w:eastAsia="宋体" w:cs="Times New Roman"/>
      <w:sz w:val="21"/>
      <w:lang w:val="en-US" w:eastAsia="zh-CN" w:bidi="ar-SA"/>
    </w:rPr>
  </w:style>
  <w:style w:type="paragraph" w:customStyle="1" w:styleId="40">
    <w:name w:val="列项●（二级）"/>
    <w:qFormat/>
    <w:uiPriority w:val="0"/>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41">
    <w:name w:val="三级条标题"/>
    <w:basedOn w:val="38"/>
    <w:next w:val="33"/>
    <w:qFormat/>
    <w:uiPriority w:val="0"/>
    <w:pPr>
      <w:numPr>
        <w:ilvl w:val="3"/>
      </w:numPr>
      <w:outlineLvl w:val="4"/>
    </w:pPr>
  </w:style>
  <w:style w:type="paragraph" w:customStyle="1" w:styleId="42">
    <w:name w:val="四级条标题"/>
    <w:basedOn w:val="41"/>
    <w:next w:val="33"/>
    <w:qFormat/>
    <w:uiPriority w:val="0"/>
    <w:pPr>
      <w:numPr>
        <w:ilvl w:val="4"/>
      </w:numPr>
      <w:outlineLvl w:val="5"/>
    </w:pPr>
  </w:style>
  <w:style w:type="paragraph" w:customStyle="1" w:styleId="43">
    <w:name w:val="五级条标题"/>
    <w:basedOn w:val="42"/>
    <w:next w:val="33"/>
    <w:qFormat/>
    <w:uiPriority w:val="0"/>
    <w:pPr>
      <w:numPr>
        <w:ilvl w:val="5"/>
      </w:numPr>
      <w:outlineLvl w:val="6"/>
    </w:pPr>
  </w:style>
  <w:style w:type="paragraph" w:customStyle="1" w:styleId="44">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5">
    <w:name w:val="一级无"/>
    <w:basedOn w:val="36"/>
    <w:qFormat/>
    <w:uiPriority w:val="0"/>
    <w:pPr>
      <w:spacing w:beforeLines="0" w:afterLines="0"/>
    </w:pPr>
    <w:rPr>
      <w:rFonts w:ascii="宋体" w:eastAsia="宋体"/>
    </w:rPr>
  </w:style>
  <w:style w:type="character" w:customStyle="1" w:styleId="46">
    <w:name w:val="标题 2 字符"/>
    <w:basedOn w:val="17"/>
    <w:link w:val="3"/>
    <w:semiHidden/>
    <w:qFormat/>
    <w:uiPriority w:val="0"/>
    <w:rPr>
      <w:rFonts w:ascii="Arial" w:hAnsi="Arial" w:eastAsia="黑体" w:cs="Times New Roman"/>
      <w:b/>
      <w:bCs/>
      <w:sz w:val="32"/>
      <w:szCs w:val="32"/>
    </w:rPr>
  </w:style>
  <w:style w:type="paragraph" w:customStyle="1" w:styleId="47">
    <w:name w:val="条文"/>
    <w:basedOn w:val="29"/>
    <w:link w:val="48"/>
    <w:qFormat/>
    <w:uiPriority w:val="0"/>
    <w:pPr>
      <w:numPr>
        <w:numId w:val="0"/>
      </w:numPr>
      <w:ind w:firstLine="640" w:firstLineChars="200"/>
    </w:pPr>
  </w:style>
  <w:style w:type="character" w:customStyle="1" w:styleId="48">
    <w:name w:val="条文 Char"/>
    <w:basedOn w:val="30"/>
    <w:link w:val="47"/>
    <w:qFormat/>
    <w:uiPriority w:val="0"/>
    <w:rPr>
      <w:rFonts w:ascii="仿宋_GB2312" w:hAnsi="华文楷体" w:eastAsia="仿宋_GB2312" w:cs="Times New Roman"/>
      <w:sz w:val="32"/>
      <w:szCs w:val="32"/>
    </w:rPr>
  </w:style>
  <w:style w:type="character" w:customStyle="1" w:styleId="49">
    <w:name w:val="标题 1 字符"/>
    <w:basedOn w:val="17"/>
    <w:link w:val="2"/>
    <w:qFormat/>
    <w:uiPriority w:val="9"/>
    <w:rPr>
      <w:rFonts w:ascii="Georgia" w:hAnsi="Georgia" w:eastAsia="宋体"/>
      <w:b/>
      <w:bCs/>
      <w:kern w:val="44"/>
      <w:sz w:val="44"/>
      <w:szCs w:val="44"/>
    </w:rPr>
  </w:style>
  <w:style w:type="paragraph" w:customStyle="1" w:styleId="50">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1">
    <w:name w:val="副标题 字符"/>
    <w:basedOn w:val="17"/>
    <w:link w:val="11"/>
    <w:qFormat/>
    <w:uiPriority w:val="11"/>
    <w:rPr>
      <w:b/>
      <w:bCs/>
      <w:kern w:val="28"/>
      <w:sz w:val="32"/>
      <w:szCs w:val="32"/>
    </w:rPr>
  </w:style>
  <w:style w:type="character" w:customStyle="1" w:styleId="52">
    <w:name w:val="批注文字 字符"/>
    <w:basedOn w:val="17"/>
    <w:link w:val="4"/>
    <w:qFormat/>
    <w:uiPriority w:val="99"/>
    <w:rPr>
      <w:rFonts w:ascii="Georgia" w:hAnsi="Georgia" w:eastAsia="宋体"/>
      <w:kern w:val="0"/>
      <w:sz w:val="22"/>
    </w:rPr>
  </w:style>
  <w:style w:type="character" w:customStyle="1" w:styleId="53">
    <w:name w:val="批注主题 字符"/>
    <w:basedOn w:val="52"/>
    <w:link w:val="14"/>
    <w:semiHidden/>
    <w:qFormat/>
    <w:uiPriority w:val="99"/>
    <w:rPr>
      <w:rFonts w:ascii="Georgia" w:hAnsi="Georgia" w:eastAsia="宋体"/>
      <w:b/>
      <w:bCs/>
      <w:kern w:val="0"/>
      <w:sz w:val="22"/>
    </w:rPr>
  </w:style>
  <w:style w:type="character" w:customStyle="1" w:styleId="54">
    <w:name w:val="日期 字符"/>
    <w:basedOn w:val="17"/>
    <w:link w:val="6"/>
    <w:semiHidden/>
    <w:qFormat/>
    <w:uiPriority w:val="99"/>
    <w:rPr>
      <w:rFonts w:ascii="Georgia" w:hAnsi="Georgia" w:eastAsia="宋体"/>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1231</Words>
  <Characters>7023</Characters>
  <Lines>58</Lines>
  <Paragraphs>16</Paragraphs>
  <TotalTime>13</TotalTime>
  <ScaleCrop>false</ScaleCrop>
  <LinksUpToDate>false</LinksUpToDate>
  <CharactersWithSpaces>8238</CharactersWithSpaces>
  <Application>WPS Office_12.8.2.19435_F1E327BC-269C-435d-A152-05C5408002CA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2023-06-27T13:44:00Z</dcterms:created>
  <dc:creator>Jiao Peng 焦鹏</dc:creator>
  <cp:lastModifiedBy>咨询组</cp:lastModifiedBy>
  <cp:lastPrinted>2022-12-28T03:00:00Z</cp:lastPrinted>
  <dcterms:modified xsi:type="dcterms:W3CDTF">2025-12-17T06:38:57Z</dcterms:modified>
  <cp:revision>15242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2052-12.8.2.19435</vt:lpwstr>
  </property>
  <property fmtid="{D5CDD505-2E9C-101B-9397-08002B2CF9AE}" pid="3" name="ICV">
    <vt:lpwstr>A8BF3DEB87F343089C8E0F4791AFC675_13</vt:lpwstr>
  </property>
</Properties>
</file>
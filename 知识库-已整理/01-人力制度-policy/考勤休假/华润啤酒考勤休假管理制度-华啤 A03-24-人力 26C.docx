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FA0A9A">
      <w:pPr>
        <w:spacing w:line="326" w:lineRule="auto"/>
        <w:rPr>
          <w:rFonts w:ascii="Arial"/>
          <w:sz w:val="21"/>
        </w:rPr>
      </w:pPr>
    </w:p>
    <w:p w14:paraId="698045A7">
      <w:pPr>
        <w:spacing w:before="85" w:line="200" w:lineRule="auto"/>
        <w:ind w:left="3217"/>
        <w:rPr>
          <w:del w:id="0" w:author="咨询组" w:date="2026-01-23T09:18:22Z"/>
          <w:rFonts w:ascii="华文中宋" w:hAnsi="华文中宋" w:eastAsia="华文中宋" w:cs="华文中宋"/>
          <w:sz w:val="23"/>
          <w:szCs w:val="23"/>
        </w:rPr>
      </w:pPr>
      <w:del w:id="1" w:author="咨询组" w:date="2026-01-23T09:18:22Z">
        <w:r>
          <w:rPr>
            <w:rFonts w:ascii="华文中宋" w:hAnsi="华文中宋" w:eastAsia="华文中宋" w:cs="华文中宋"/>
            <w:spacing w:val="9"/>
            <w:sz w:val="23"/>
            <w:szCs w:val="23"/>
          </w:rPr>
          <w:delText>华润啤酒制度信息</w:delText>
        </w:r>
      </w:del>
      <w:del w:id="2" w:author="咨询组" w:date="2026-01-23T09:18:22Z">
        <w:r>
          <w:rPr>
            <w:rFonts w:ascii="华文中宋" w:hAnsi="华文中宋" w:eastAsia="华文中宋" w:cs="华文中宋"/>
            <w:spacing w:val="8"/>
            <w:sz w:val="23"/>
            <w:szCs w:val="23"/>
          </w:rPr>
          <w:delText>表</w:delText>
        </w:r>
      </w:del>
    </w:p>
    <w:p w14:paraId="4D2E2215">
      <w:pPr>
        <w:spacing w:line="387" w:lineRule="auto"/>
        <w:rPr>
          <w:del w:id="3" w:author="咨询组" w:date="2026-01-23T09:18:22Z"/>
          <w:rFonts w:ascii="Arial"/>
          <w:sz w:val="21"/>
        </w:rPr>
      </w:pPr>
    </w:p>
    <w:p w14:paraId="7E1777BE">
      <w:pPr>
        <w:spacing w:before="65" w:line="227" w:lineRule="auto"/>
        <w:ind w:left="34"/>
        <w:rPr>
          <w:del w:id="4" w:author="咨询组" w:date="2026-01-23T09:18:22Z"/>
          <w:rFonts w:ascii="宋体" w:hAnsi="宋体" w:eastAsia="宋体" w:cs="宋体"/>
          <w:sz w:val="20"/>
          <w:szCs w:val="20"/>
        </w:rPr>
      </w:pPr>
      <w:del w:id="5" w:author="咨询组" w:date="2026-01-23T09:18:22Z">
        <w:r>
          <w:rPr>
            <w:rFonts w:ascii="宋体" w:hAnsi="宋体" w:eastAsia="宋体" w:cs="宋体"/>
            <w:spacing w:val="8"/>
            <w:sz w:val="20"/>
            <w:szCs w:val="20"/>
          </w:rPr>
          <w:delText>制度基本信息</w:delText>
        </w:r>
      </w:del>
    </w:p>
    <w:p w14:paraId="04FF489B">
      <w:pPr>
        <w:spacing w:before="93" w:line="90" w:lineRule="exact"/>
        <w:textAlignment w:val="center"/>
        <w:rPr>
          <w:del w:id="6" w:author="咨询组" w:date="2026-01-23T09:18:22Z"/>
        </w:rPr>
      </w:pPr>
      <w:del w:id="7" w:author="咨询组" w:date="2026-01-23T09:18:22Z">
        <w:r>
          <w:rPr/>
          <w:drawing>
            <wp:inline distT="0" distB="0" distL="0" distR="0">
              <wp:extent cx="5311775" cy="5715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5312409" cy="57150"/>
                      </a:xfrm>
                      <a:prstGeom prst="rect">
                        <a:avLst/>
                      </a:prstGeom>
                    </pic:spPr>
                  </pic:pic>
                </a:graphicData>
              </a:graphic>
            </wp:inline>
          </w:drawing>
        </w:r>
      </w:del>
    </w:p>
    <w:p w14:paraId="616AC40D">
      <w:pPr>
        <w:rPr>
          <w:del w:id="9" w:author="咨询组" w:date="2026-01-23T09:18:22Z"/>
        </w:rPr>
      </w:pPr>
    </w:p>
    <w:p w14:paraId="55109A0C">
      <w:pPr>
        <w:spacing w:line="14" w:lineRule="exact"/>
        <w:rPr>
          <w:del w:id="10" w:author="咨询组" w:date="2026-01-23T09:18:22Z"/>
        </w:rPr>
      </w:pPr>
    </w:p>
    <w:tbl>
      <w:tblPr>
        <w:tblStyle w:val="6"/>
        <w:tblW w:w="8300" w:type="dxa"/>
        <w:tblInd w:w="11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699"/>
        <w:gridCol w:w="6601"/>
      </w:tblGrid>
      <w:tr w14:paraId="16CDC8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2" w:hRule="atLeast"/>
          <w:del w:id="11" w:author="咨询组" w:date="2026-01-23T09:18:22Z"/>
        </w:trPr>
        <w:tc>
          <w:tcPr>
            <w:tcW w:w="1699" w:type="dxa"/>
            <w:shd w:val="clear" w:color="auto" w:fill="D0CECE"/>
            <w:vAlign w:val="top"/>
          </w:tcPr>
          <w:p w14:paraId="15ED2ACF">
            <w:pPr>
              <w:spacing w:before="128" w:line="228" w:lineRule="auto"/>
              <w:ind w:left="437"/>
              <w:rPr>
                <w:del w:id="12" w:author="咨询组" w:date="2026-01-23T09:18:22Z"/>
                <w:rFonts w:ascii="宋体" w:hAnsi="宋体" w:eastAsia="宋体" w:cs="宋体"/>
                <w:sz w:val="20"/>
                <w:szCs w:val="20"/>
              </w:rPr>
            </w:pPr>
            <w:del w:id="13" w:author="咨询组" w:date="2026-01-23T09:18:22Z">
              <w:r>
                <w:rPr>
                  <w:rFonts w:ascii="宋体" w:hAnsi="宋体" w:eastAsia="宋体" w:cs="宋体"/>
                  <w:spacing w:val="7"/>
                  <w:sz w:val="20"/>
                  <w:szCs w:val="20"/>
                </w:rPr>
                <w:delText>制度名称</w:delText>
              </w:r>
            </w:del>
          </w:p>
        </w:tc>
        <w:tc>
          <w:tcPr>
            <w:tcW w:w="6601" w:type="dxa"/>
            <w:vAlign w:val="top"/>
          </w:tcPr>
          <w:p w14:paraId="5970F029">
            <w:pPr>
              <w:spacing w:before="127" w:line="227" w:lineRule="auto"/>
              <w:ind w:left="113"/>
              <w:rPr>
                <w:del w:id="14" w:author="咨询组" w:date="2026-01-23T09:18:22Z"/>
                <w:rFonts w:ascii="宋体" w:hAnsi="宋体" w:eastAsia="宋体" w:cs="宋体"/>
                <w:sz w:val="20"/>
                <w:szCs w:val="20"/>
              </w:rPr>
            </w:pPr>
            <w:del w:id="15" w:author="咨询组" w:date="2026-01-23T09:18:22Z">
              <w:r>
                <w:rPr>
                  <w:rFonts w:ascii="宋体" w:hAnsi="宋体" w:eastAsia="宋体" w:cs="宋体"/>
                  <w:spacing w:val="9"/>
                  <w:sz w:val="20"/>
                  <w:szCs w:val="20"/>
                </w:rPr>
                <w:delText>华润啤酒考勤休假管理制度</w:delText>
              </w:r>
            </w:del>
          </w:p>
        </w:tc>
      </w:tr>
      <w:tr w14:paraId="624876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del w:id="16" w:author="咨询组" w:date="2026-01-23T09:18:22Z"/>
        </w:trPr>
        <w:tc>
          <w:tcPr>
            <w:tcW w:w="1699" w:type="dxa"/>
            <w:shd w:val="clear" w:color="auto" w:fill="D0CECE"/>
            <w:vAlign w:val="top"/>
          </w:tcPr>
          <w:p w14:paraId="271BEDA8">
            <w:pPr>
              <w:spacing w:before="124" w:line="228" w:lineRule="auto"/>
              <w:ind w:left="437"/>
              <w:rPr>
                <w:del w:id="17" w:author="咨询组" w:date="2026-01-23T09:18:22Z"/>
                <w:rFonts w:ascii="宋体" w:hAnsi="宋体" w:eastAsia="宋体" w:cs="宋体"/>
                <w:sz w:val="20"/>
                <w:szCs w:val="20"/>
              </w:rPr>
            </w:pPr>
            <w:del w:id="18" w:author="咨询组" w:date="2026-01-23T09:18:22Z">
              <w:r>
                <w:rPr>
                  <w:rFonts w:ascii="宋体" w:hAnsi="宋体" w:eastAsia="宋体" w:cs="宋体"/>
                  <w:spacing w:val="7"/>
                  <w:sz w:val="20"/>
                  <w:szCs w:val="20"/>
                </w:rPr>
                <w:delText>制度级别</w:delText>
              </w:r>
            </w:del>
          </w:p>
        </w:tc>
        <w:tc>
          <w:tcPr>
            <w:tcW w:w="6601" w:type="dxa"/>
            <w:vAlign w:val="top"/>
          </w:tcPr>
          <w:p w14:paraId="623628D4">
            <w:pPr>
              <w:spacing w:before="123" w:line="227" w:lineRule="auto"/>
              <w:ind w:left="112"/>
              <w:rPr>
                <w:del w:id="19" w:author="咨询组" w:date="2026-01-23T09:18:22Z"/>
                <w:rFonts w:ascii="宋体" w:hAnsi="宋体" w:eastAsia="宋体" w:cs="宋体"/>
                <w:sz w:val="20"/>
                <w:szCs w:val="20"/>
              </w:rPr>
            </w:pPr>
            <w:del w:id="20" w:author="咨询组" w:date="2026-01-23T09:18:22Z">
              <w:r>
                <w:rPr>
                  <w:rFonts w:ascii="宋体" w:hAnsi="宋体" w:eastAsia="宋体" w:cs="宋体"/>
                  <w:spacing w:val="-2"/>
                  <w:sz w:val="20"/>
                  <w:szCs w:val="20"/>
                </w:rPr>
                <w:delText>基本制度 ( 一</w:delText>
              </w:r>
            </w:del>
            <w:del w:id="21" w:author="咨询组" w:date="2026-01-23T09:18:22Z">
              <w:r>
                <w:rPr>
                  <w:rFonts w:ascii="宋体" w:hAnsi="宋体" w:eastAsia="宋体" w:cs="宋体"/>
                  <w:spacing w:val="-1"/>
                  <w:sz w:val="20"/>
                  <w:szCs w:val="20"/>
                </w:rPr>
                <w:delText>级制度)</w:delText>
              </w:r>
            </w:del>
          </w:p>
        </w:tc>
      </w:tr>
      <w:tr w14:paraId="611422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del w:id="22" w:author="咨询组" w:date="2026-01-23T09:18:22Z"/>
        </w:trPr>
        <w:tc>
          <w:tcPr>
            <w:tcW w:w="1699" w:type="dxa"/>
            <w:shd w:val="clear" w:color="auto" w:fill="D0CECE"/>
            <w:vAlign w:val="top"/>
          </w:tcPr>
          <w:p w14:paraId="7CC76813">
            <w:pPr>
              <w:spacing w:before="126" w:line="228" w:lineRule="auto"/>
              <w:ind w:left="437"/>
              <w:rPr>
                <w:del w:id="23" w:author="咨询组" w:date="2026-01-23T09:18:22Z"/>
                <w:rFonts w:ascii="宋体" w:hAnsi="宋体" w:eastAsia="宋体" w:cs="宋体"/>
                <w:sz w:val="20"/>
                <w:szCs w:val="20"/>
              </w:rPr>
            </w:pPr>
            <w:del w:id="24" w:author="咨询组" w:date="2026-01-23T09:18:22Z">
              <w:r>
                <w:rPr>
                  <w:rFonts w:ascii="宋体" w:hAnsi="宋体" w:eastAsia="宋体" w:cs="宋体"/>
                  <w:spacing w:val="7"/>
                  <w:sz w:val="20"/>
                  <w:szCs w:val="20"/>
                </w:rPr>
                <w:delText>制度编号</w:delText>
              </w:r>
            </w:del>
          </w:p>
        </w:tc>
        <w:tc>
          <w:tcPr>
            <w:tcW w:w="6601" w:type="dxa"/>
            <w:vAlign w:val="top"/>
          </w:tcPr>
          <w:p w14:paraId="18C44100">
            <w:pPr>
              <w:spacing w:before="126" w:line="228" w:lineRule="auto"/>
              <w:ind w:left="113"/>
              <w:rPr>
                <w:del w:id="25" w:author="咨询组" w:date="2026-01-23T09:18:22Z"/>
                <w:rFonts w:ascii="宋体" w:hAnsi="宋体" w:eastAsia="宋体" w:cs="宋体"/>
                <w:sz w:val="20"/>
                <w:szCs w:val="20"/>
              </w:rPr>
            </w:pPr>
            <w:del w:id="26" w:author="咨询组" w:date="2026-01-23T09:18:22Z">
              <w:r>
                <w:rPr>
                  <w:rFonts w:ascii="宋体" w:hAnsi="宋体" w:eastAsia="宋体" w:cs="宋体"/>
                  <w:spacing w:val="-1"/>
                  <w:sz w:val="20"/>
                  <w:szCs w:val="20"/>
                </w:rPr>
                <w:delText xml:space="preserve">华啤 </w:delText>
              </w:r>
            </w:del>
            <w:del w:id="27" w:author="咨询组" w:date="2026-01-23T09:18:22Z">
              <w:r>
                <w:rPr>
                  <w:rFonts w:ascii="宋体" w:hAnsi="宋体" w:eastAsia="宋体" w:cs="宋体"/>
                  <w:sz w:val="20"/>
                  <w:szCs w:val="20"/>
                </w:rPr>
                <w:delText>A</w:delText>
              </w:r>
            </w:del>
            <w:del w:id="28" w:author="咨询组" w:date="2026-01-23T09:18:22Z">
              <w:r>
                <w:rPr>
                  <w:rFonts w:ascii="宋体" w:hAnsi="宋体" w:eastAsia="宋体" w:cs="宋体"/>
                  <w:spacing w:val="-1"/>
                  <w:sz w:val="20"/>
                  <w:szCs w:val="20"/>
                </w:rPr>
                <w:delText>03-24-人力 26</w:delText>
              </w:r>
            </w:del>
            <w:del w:id="29" w:author="咨询组" w:date="2026-01-23T09:18:22Z">
              <w:r>
                <w:rPr>
                  <w:rFonts w:ascii="宋体" w:hAnsi="宋体" w:eastAsia="宋体" w:cs="宋体"/>
                  <w:sz w:val="20"/>
                  <w:szCs w:val="20"/>
                </w:rPr>
                <w:delText>C</w:delText>
              </w:r>
            </w:del>
          </w:p>
        </w:tc>
      </w:tr>
      <w:tr w14:paraId="27CA85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del w:id="30" w:author="咨询组" w:date="2026-01-23T09:18:22Z"/>
        </w:trPr>
        <w:tc>
          <w:tcPr>
            <w:tcW w:w="1699" w:type="dxa"/>
            <w:shd w:val="clear" w:color="auto" w:fill="D0CECE"/>
            <w:vAlign w:val="top"/>
          </w:tcPr>
          <w:p w14:paraId="5C10255F">
            <w:pPr>
              <w:spacing w:before="127" w:line="228" w:lineRule="auto"/>
              <w:ind w:left="331"/>
              <w:rPr>
                <w:del w:id="31" w:author="咨询组" w:date="2026-01-23T09:18:22Z"/>
                <w:rFonts w:ascii="宋体" w:hAnsi="宋体" w:eastAsia="宋体" w:cs="宋体"/>
                <w:sz w:val="20"/>
                <w:szCs w:val="20"/>
              </w:rPr>
            </w:pPr>
            <w:del w:id="32" w:author="咨询组" w:date="2026-01-23T09:18:22Z">
              <w:r>
                <w:rPr>
                  <w:rFonts w:ascii="宋体" w:hAnsi="宋体" w:eastAsia="宋体" w:cs="宋体"/>
                  <w:spacing w:val="8"/>
                  <w:sz w:val="20"/>
                  <w:szCs w:val="20"/>
                </w:rPr>
                <w:delText>制度批准</w:delText>
              </w:r>
            </w:del>
            <w:del w:id="33" w:author="咨询组" w:date="2026-01-23T09:18:22Z">
              <w:r>
                <w:rPr>
                  <w:rFonts w:ascii="宋体" w:hAnsi="宋体" w:eastAsia="宋体" w:cs="宋体"/>
                  <w:spacing w:val="7"/>
                  <w:sz w:val="20"/>
                  <w:szCs w:val="20"/>
                </w:rPr>
                <w:delText>者</w:delText>
              </w:r>
            </w:del>
          </w:p>
        </w:tc>
        <w:tc>
          <w:tcPr>
            <w:tcW w:w="6601" w:type="dxa"/>
            <w:vAlign w:val="top"/>
          </w:tcPr>
          <w:p w14:paraId="1D02C881">
            <w:pPr>
              <w:spacing w:before="126" w:line="228" w:lineRule="auto"/>
              <w:ind w:left="113"/>
              <w:rPr>
                <w:del w:id="34" w:author="咨询组" w:date="2026-01-23T09:18:22Z"/>
                <w:rFonts w:ascii="宋体" w:hAnsi="宋体" w:eastAsia="宋体" w:cs="宋体"/>
                <w:sz w:val="20"/>
                <w:szCs w:val="20"/>
              </w:rPr>
            </w:pPr>
            <w:del w:id="35" w:author="咨询组" w:date="2026-01-23T09:18:22Z">
              <w:r>
                <w:rPr>
                  <w:rFonts w:ascii="宋体" w:hAnsi="宋体" w:eastAsia="宋体" w:cs="宋体"/>
                  <w:spacing w:val="7"/>
                  <w:sz w:val="20"/>
                  <w:szCs w:val="20"/>
                </w:rPr>
                <w:delText>华润啤酒</w:delText>
              </w:r>
            </w:del>
          </w:p>
        </w:tc>
      </w:tr>
      <w:tr w14:paraId="5CB4F7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3" w:hRule="atLeast"/>
          <w:del w:id="36" w:author="咨询组" w:date="2026-01-23T09:18:22Z"/>
        </w:trPr>
        <w:tc>
          <w:tcPr>
            <w:tcW w:w="1699" w:type="dxa"/>
            <w:shd w:val="clear" w:color="auto" w:fill="D0CECE"/>
            <w:vAlign w:val="top"/>
          </w:tcPr>
          <w:p w14:paraId="32AB29AA">
            <w:pPr>
              <w:spacing w:before="127" w:line="228" w:lineRule="auto"/>
              <w:ind w:left="331"/>
              <w:rPr>
                <w:del w:id="37" w:author="咨询组" w:date="2026-01-23T09:18:22Z"/>
                <w:rFonts w:ascii="宋体" w:hAnsi="宋体" w:eastAsia="宋体" w:cs="宋体"/>
                <w:sz w:val="20"/>
                <w:szCs w:val="20"/>
              </w:rPr>
            </w:pPr>
            <w:del w:id="38" w:author="咨询组" w:date="2026-01-23T09:18:22Z">
              <w:r>
                <w:rPr>
                  <w:rFonts w:ascii="宋体" w:hAnsi="宋体" w:eastAsia="宋体" w:cs="宋体"/>
                  <w:spacing w:val="8"/>
                  <w:sz w:val="20"/>
                  <w:szCs w:val="20"/>
                </w:rPr>
                <w:delText>制度制订</w:delText>
              </w:r>
            </w:del>
            <w:del w:id="39" w:author="咨询组" w:date="2026-01-23T09:18:22Z">
              <w:r>
                <w:rPr>
                  <w:rFonts w:ascii="宋体" w:hAnsi="宋体" w:eastAsia="宋体" w:cs="宋体"/>
                  <w:spacing w:val="7"/>
                  <w:sz w:val="20"/>
                  <w:szCs w:val="20"/>
                </w:rPr>
                <w:delText>者</w:delText>
              </w:r>
            </w:del>
          </w:p>
        </w:tc>
        <w:tc>
          <w:tcPr>
            <w:tcW w:w="6601" w:type="dxa"/>
            <w:vAlign w:val="top"/>
          </w:tcPr>
          <w:p w14:paraId="3DE9889C">
            <w:pPr>
              <w:spacing w:before="126" w:line="228" w:lineRule="auto"/>
              <w:ind w:left="113"/>
              <w:rPr>
                <w:del w:id="40" w:author="咨询组" w:date="2026-01-23T09:18:22Z"/>
                <w:rFonts w:ascii="宋体" w:hAnsi="宋体" w:eastAsia="宋体" w:cs="宋体"/>
                <w:sz w:val="20"/>
                <w:szCs w:val="20"/>
              </w:rPr>
            </w:pPr>
            <w:del w:id="41" w:author="咨询组" w:date="2026-01-23T09:18:22Z">
              <w:r>
                <w:rPr>
                  <w:rFonts w:ascii="宋体" w:hAnsi="宋体" w:eastAsia="宋体" w:cs="宋体"/>
                  <w:spacing w:val="9"/>
                  <w:sz w:val="20"/>
                  <w:szCs w:val="20"/>
                </w:rPr>
                <w:delText>华润啤酒人力资源</w:delText>
              </w:r>
            </w:del>
            <w:del w:id="42" w:author="咨询组" w:date="2026-01-23T09:18:22Z">
              <w:r>
                <w:rPr>
                  <w:rFonts w:ascii="宋体" w:hAnsi="宋体" w:eastAsia="宋体" w:cs="宋体"/>
                  <w:spacing w:val="7"/>
                  <w:sz w:val="20"/>
                  <w:szCs w:val="20"/>
                </w:rPr>
                <w:delText>部</w:delText>
              </w:r>
            </w:del>
          </w:p>
        </w:tc>
      </w:tr>
    </w:tbl>
    <w:p w14:paraId="706B9B51">
      <w:pPr>
        <w:spacing w:line="269" w:lineRule="auto"/>
        <w:rPr>
          <w:del w:id="43" w:author="咨询组" w:date="2026-01-23T09:18:22Z"/>
          <w:rFonts w:ascii="Arial"/>
          <w:sz w:val="21"/>
        </w:rPr>
      </w:pPr>
    </w:p>
    <w:p w14:paraId="22DE6EB4">
      <w:pPr>
        <w:spacing w:line="270" w:lineRule="auto"/>
        <w:rPr>
          <w:del w:id="44" w:author="咨询组" w:date="2026-01-23T09:18:22Z"/>
          <w:rFonts w:ascii="Arial"/>
          <w:sz w:val="21"/>
        </w:rPr>
      </w:pPr>
    </w:p>
    <w:p w14:paraId="052CF2B3">
      <w:pPr>
        <w:spacing w:line="270" w:lineRule="auto"/>
        <w:rPr>
          <w:del w:id="45" w:author="咨询组" w:date="2026-01-23T09:18:22Z"/>
          <w:rFonts w:ascii="Arial"/>
          <w:sz w:val="21"/>
        </w:rPr>
      </w:pPr>
    </w:p>
    <w:p w14:paraId="2FC89708">
      <w:pPr>
        <w:spacing w:before="66" w:line="227" w:lineRule="auto"/>
        <w:ind w:left="34"/>
        <w:rPr>
          <w:del w:id="46" w:author="咨询组" w:date="2026-01-23T09:18:22Z"/>
          <w:rFonts w:ascii="宋体" w:hAnsi="宋体" w:eastAsia="宋体" w:cs="宋体"/>
          <w:sz w:val="20"/>
          <w:szCs w:val="20"/>
        </w:rPr>
      </w:pPr>
      <w:del w:id="47" w:author="咨询组" w:date="2026-01-23T09:18:22Z">
        <w:r>
          <w:rPr>
            <w:rFonts w:ascii="宋体" w:hAnsi="宋体" w:eastAsia="宋体" w:cs="宋体"/>
            <w:spacing w:val="8"/>
            <w:sz w:val="20"/>
            <w:szCs w:val="20"/>
          </w:rPr>
          <w:delText>制度版本记录</w:delText>
        </w:r>
      </w:del>
    </w:p>
    <w:p w14:paraId="726A5111">
      <w:pPr>
        <w:spacing w:before="94" w:line="90" w:lineRule="exact"/>
        <w:textAlignment w:val="center"/>
        <w:rPr>
          <w:del w:id="48" w:author="咨询组" w:date="2026-01-23T09:18:22Z"/>
        </w:rPr>
      </w:pPr>
      <w:del w:id="49" w:author="咨询组" w:date="2026-01-23T09:18:22Z">
        <w:r>
          <w:rPr/>
          <w:drawing>
            <wp:inline distT="0" distB="0" distL="0" distR="0">
              <wp:extent cx="5311775" cy="57150"/>
              <wp:effectExtent l="0" t="0" r="0" b="0"/>
              <wp:docPr id="3" name="IM 3"/>
              <wp:cNvGraphicFramePr/>
              <a:graphic xmlns:a="http://schemas.openxmlformats.org/drawingml/2006/main">
                <a:graphicData uri="http://schemas.openxmlformats.org/drawingml/2006/picture">
                  <pic:pic xmlns:pic="http://schemas.openxmlformats.org/drawingml/2006/picture">
                    <pic:nvPicPr>
                      <pic:cNvPr id="3" name="IM 3"/>
                      <pic:cNvPicPr/>
                    </pic:nvPicPr>
                    <pic:blipFill>
                      <a:blip r:embed="rId9"/>
                      <a:stretch>
                        <a:fillRect/>
                      </a:stretch>
                    </pic:blipFill>
                    <pic:spPr>
                      <a:xfrm>
                        <a:off x="0" y="0"/>
                        <a:ext cx="5312409" cy="57150"/>
                      </a:xfrm>
                      <a:prstGeom prst="rect">
                        <a:avLst/>
                      </a:prstGeom>
                    </pic:spPr>
                  </pic:pic>
                </a:graphicData>
              </a:graphic>
            </wp:inline>
          </w:drawing>
        </w:r>
      </w:del>
    </w:p>
    <w:p w14:paraId="77160111">
      <w:pPr>
        <w:spacing w:line="181" w:lineRule="exact"/>
        <w:rPr>
          <w:del w:id="51" w:author="咨询组" w:date="2026-01-23T09:18:22Z"/>
        </w:rPr>
      </w:pPr>
    </w:p>
    <w:tbl>
      <w:tblPr>
        <w:tblStyle w:val="6"/>
        <w:tblW w:w="8308" w:type="dxa"/>
        <w:tblInd w:w="1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55"/>
        <w:gridCol w:w="1275"/>
        <w:gridCol w:w="4978"/>
      </w:tblGrid>
      <w:tr w14:paraId="69EAF1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3" w:hRule="atLeast"/>
          <w:del w:id="52" w:author="咨询组" w:date="2026-01-23T09:18:22Z"/>
        </w:trPr>
        <w:tc>
          <w:tcPr>
            <w:tcW w:w="2055" w:type="dxa"/>
            <w:shd w:val="clear" w:color="auto" w:fill="D0CECE"/>
            <w:vAlign w:val="top"/>
          </w:tcPr>
          <w:p w14:paraId="30940631">
            <w:pPr>
              <w:spacing w:before="128" w:line="228" w:lineRule="auto"/>
              <w:ind w:left="616"/>
              <w:rPr>
                <w:del w:id="53" w:author="咨询组" w:date="2026-01-23T09:18:22Z"/>
                <w:rFonts w:ascii="宋体" w:hAnsi="宋体" w:eastAsia="宋体" w:cs="宋体"/>
                <w:sz w:val="20"/>
                <w:szCs w:val="20"/>
              </w:rPr>
            </w:pPr>
            <w:del w:id="54" w:author="咨询组" w:date="2026-01-23T09:18:22Z">
              <w:r>
                <w:rPr>
                  <w:rFonts w:ascii="宋体" w:hAnsi="宋体" w:eastAsia="宋体" w:cs="宋体"/>
                  <w:spacing w:val="7"/>
                  <w:sz w:val="20"/>
                  <w:szCs w:val="20"/>
                </w:rPr>
                <w:delText>生效日</w:delText>
              </w:r>
            </w:del>
            <w:del w:id="55" w:author="咨询组" w:date="2026-01-23T09:18:22Z">
              <w:r>
                <w:rPr>
                  <w:rFonts w:ascii="宋体" w:hAnsi="宋体" w:eastAsia="宋体" w:cs="宋体"/>
                  <w:spacing w:val="6"/>
                  <w:sz w:val="20"/>
                  <w:szCs w:val="20"/>
                </w:rPr>
                <w:delText>期</w:delText>
              </w:r>
            </w:del>
          </w:p>
        </w:tc>
        <w:tc>
          <w:tcPr>
            <w:tcW w:w="1275" w:type="dxa"/>
            <w:shd w:val="clear" w:color="auto" w:fill="D0CECE"/>
            <w:vAlign w:val="top"/>
          </w:tcPr>
          <w:p w14:paraId="22BABB60">
            <w:pPr>
              <w:spacing w:before="128" w:line="228" w:lineRule="auto"/>
              <w:ind w:left="117"/>
              <w:rPr>
                <w:del w:id="56" w:author="咨询组" w:date="2026-01-23T09:18:22Z"/>
                <w:rFonts w:ascii="宋体" w:hAnsi="宋体" w:eastAsia="宋体" w:cs="宋体"/>
                <w:sz w:val="20"/>
                <w:szCs w:val="20"/>
              </w:rPr>
            </w:pPr>
            <w:del w:id="57" w:author="咨询组" w:date="2026-01-23T09:18:22Z">
              <w:r>
                <w:rPr>
                  <w:rFonts w:ascii="宋体" w:hAnsi="宋体" w:eastAsia="宋体" w:cs="宋体"/>
                  <w:spacing w:val="8"/>
                  <w:sz w:val="20"/>
                  <w:szCs w:val="20"/>
                </w:rPr>
                <w:delText>制度起草</w:delText>
              </w:r>
            </w:del>
            <w:del w:id="58" w:author="咨询组" w:date="2026-01-23T09:18:22Z">
              <w:r>
                <w:rPr>
                  <w:rFonts w:ascii="宋体" w:hAnsi="宋体" w:eastAsia="宋体" w:cs="宋体"/>
                  <w:spacing w:val="7"/>
                  <w:sz w:val="20"/>
                  <w:szCs w:val="20"/>
                </w:rPr>
                <w:delText>人</w:delText>
              </w:r>
            </w:del>
          </w:p>
        </w:tc>
        <w:tc>
          <w:tcPr>
            <w:tcW w:w="4978" w:type="dxa"/>
            <w:shd w:val="clear" w:color="auto" w:fill="D0CECE"/>
            <w:vAlign w:val="top"/>
          </w:tcPr>
          <w:p w14:paraId="22D5CA03">
            <w:pPr>
              <w:spacing w:before="128" w:line="228" w:lineRule="auto"/>
              <w:ind w:left="2074"/>
              <w:rPr>
                <w:del w:id="59" w:author="咨询组" w:date="2026-01-23T09:18:22Z"/>
                <w:rFonts w:ascii="宋体" w:hAnsi="宋体" w:eastAsia="宋体" w:cs="宋体"/>
                <w:sz w:val="20"/>
                <w:szCs w:val="20"/>
              </w:rPr>
            </w:pPr>
            <w:del w:id="60" w:author="咨询组" w:date="2026-01-23T09:18:22Z">
              <w:r>
                <w:rPr>
                  <w:rFonts w:ascii="宋体" w:hAnsi="宋体" w:eastAsia="宋体" w:cs="宋体"/>
                  <w:spacing w:val="8"/>
                  <w:sz w:val="20"/>
                  <w:szCs w:val="20"/>
                </w:rPr>
                <w:delText>变</w:delText>
              </w:r>
            </w:del>
            <w:del w:id="61" w:author="咨询组" w:date="2026-01-23T09:18:22Z">
              <w:r>
                <w:rPr>
                  <w:rFonts w:ascii="宋体" w:hAnsi="宋体" w:eastAsia="宋体" w:cs="宋体"/>
                  <w:spacing w:val="7"/>
                  <w:sz w:val="20"/>
                  <w:szCs w:val="20"/>
                </w:rPr>
                <w:delText>更说明</w:delText>
              </w:r>
            </w:del>
          </w:p>
        </w:tc>
      </w:tr>
      <w:tr w14:paraId="5CA70B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del w:id="62" w:author="咨询组" w:date="2026-01-23T09:18:22Z"/>
        </w:trPr>
        <w:tc>
          <w:tcPr>
            <w:tcW w:w="2055" w:type="dxa"/>
            <w:vAlign w:val="top"/>
          </w:tcPr>
          <w:p w14:paraId="191BE868">
            <w:pPr>
              <w:spacing w:before="123" w:line="228" w:lineRule="auto"/>
              <w:ind w:left="168"/>
              <w:rPr>
                <w:del w:id="63" w:author="咨询组" w:date="2026-01-23T09:18:22Z"/>
                <w:rFonts w:ascii="宋体" w:hAnsi="宋体" w:eastAsia="宋体" w:cs="宋体"/>
                <w:sz w:val="20"/>
                <w:szCs w:val="20"/>
              </w:rPr>
            </w:pPr>
            <w:del w:id="64" w:author="咨询组" w:date="2026-01-23T09:18:22Z">
              <w:r>
                <w:rPr>
                  <w:rFonts w:ascii="宋体" w:hAnsi="宋体" w:eastAsia="宋体" w:cs="宋体"/>
                  <w:spacing w:val="-9"/>
                  <w:sz w:val="20"/>
                  <w:szCs w:val="20"/>
                </w:rPr>
                <w:delText xml:space="preserve">2020 年 11 月 30 </w:delText>
              </w:r>
            </w:del>
            <w:del w:id="65" w:author="咨询组" w:date="2026-01-23T09:18:22Z">
              <w:r>
                <w:rPr>
                  <w:rFonts w:ascii="宋体" w:hAnsi="宋体" w:eastAsia="宋体" w:cs="宋体"/>
                  <w:spacing w:val="-8"/>
                  <w:sz w:val="20"/>
                  <w:szCs w:val="20"/>
                </w:rPr>
                <w:delText>日</w:delText>
              </w:r>
            </w:del>
          </w:p>
        </w:tc>
        <w:tc>
          <w:tcPr>
            <w:tcW w:w="1275" w:type="dxa"/>
            <w:vAlign w:val="top"/>
          </w:tcPr>
          <w:p w14:paraId="21C07800">
            <w:pPr>
              <w:spacing w:before="123" w:line="228" w:lineRule="auto"/>
              <w:ind w:left="433"/>
              <w:rPr>
                <w:del w:id="66" w:author="咨询组" w:date="2026-01-23T09:18:22Z"/>
                <w:rFonts w:ascii="宋体" w:hAnsi="宋体" w:eastAsia="宋体" w:cs="宋体"/>
                <w:sz w:val="20"/>
                <w:szCs w:val="20"/>
              </w:rPr>
            </w:pPr>
            <w:del w:id="67" w:author="咨询组" w:date="2026-01-23T09:18:22Z">
              <w:r>
                <w:rPr>
                  <w:rFonts w:ascii="宋体" w:hAnsi="宋体" w:eastAsia="宋体" w:cs="宋体"/>
                  <w:spacing w:val="5"/>
                  <w:sz w:val="20"/>
                  <w:szCs w:val="20"/>
                </w:rPr>
                <w:delText>黄宇</w:delText>
              </w:r>
            </w:del>
          </w:p>
        </w:tc>
        <w:tc>
          <w:tcPr>
            <w:tcW w:w="4978" w:type="dxa"/>
            <w:vAlign w:val="top"/>
          </w:tcPr>
          <w:p w14:paraId="4CEA36FD">
            <w:pPr>
              <w:spacing w:before="123" w:line="228" w:lineRule="auto"/>
              <w:ind w:left="117"/>
              <w:rPr>
                <w:del w:id="68" w:author="咨询组" w:date="2026-01-23T09:18:22Z"/>
                <w:rFonts w:ascii="宋体" w:hAnsi="宋体" w:eastAsia="宋体" w:cs="宋体"/>
                <w:sz w:val="20"/>
                <w:szCs w:val="20"/>
              </w:rPr>
            </w:pPr>
            <w:del w:id="69" w:author="咨询组" w:date="2026-01-23T09:18:22Z">
              <w:r>
                <w:rPr>
                  <w:rFonts w:ascii="宋体" w:hAnsi="宋体" w:eastAsia="宋体" w:cs="宋体"/>
                  <w:spacing w:val="8"/>
                  <w:sz w:val="20"/>
                  <w:szCs w:val="20"/>
                </w:rPr>
                <w:delText>首</w:delText>
              </w:r>
            </w:del>
            <w:del w:id="70" w:author="咨询组" w:date="2026-01-23T09:18:22Z">
              <w:r>
                <w:rPr>
                  <w:rFonts w:ascii="宋体" w:hAnsi="宋体" w:eastAsia="宋体" w:cs="宋体"/>
                  <w:spacing w:val="6"/>
                  <w:sz w:val="20"/>
                  <w:szCs w:val="20"/>
                </w:rPr>
                <w:delText>次制定</w:delText>
              </w:r>
            </w:del>
          </w:p>
        </w:tc>
      </w:tr>
      <w:tr w14:paraId="1E066A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del w:id="71" w:author="咨询组" w:date="2026-01-23T09:18:22Z"/>
        </w:trPr>
        <w:tc>
          <w:tcPr>
            <w:tcW w:w="2055" w:type="dxa"/>
            <w:vAlign w:val="top"/>
          </w:tcPr>
          <w:p w14:paraId="5B0F3764">
            <w:pPr>
              <w:spacing w:before="209" w:line="228" w:lineRule="auto"/>
              <w:ind w:left="168"/>
              <w:rPr>
                <w:del w:id="72" w:author="咨询组" w:date="2026-01-23T09:18:22Z"/>
                <w:rFonts w:ascii="宋体" w:hAnsi="宋体" w:eastAsia="宋体" w:cs="宋体"/>
                <w:sz w:val="20"/>
                <w:szCs w:val="20"/>
              </w:rPr>
            </w:pPr>
            <w:del w:id="73" w:author="咨询组" w:date="2026-01-23T09:18:22Z">
              <w:r>
                <w:rPr>
                  <w:rFonts w:ascii="宋体" w:hAnsi="宋体" w:eastAsia="宋体" w:cs="宋体"/>
                  <w:spacing w:val="-9"/>
                  <w:sz w:val="20"/>
                  <w:szCs w:val="20"/>
                </w:rPr>
                <w:delText xml:space="preserve">2024 年 08 月 01 </w:delText>
              </w:r>
            </w:del>
            <w:del w:id="74" w:author="咨询组" w:date="2026-01-23T09:18:22Z">
              <w:r>
                <w:rPr>
                  <w:rFonts w:ascii="宋体" w:hAnsi="宋体" w:eastAsia="宋体" w:cs="宋体"/>
                  <w:spacing w:val="-8"/>
                  <w:sz w:val="20"/>
                  <w:szCs w:val="20"/>
                </w:rPr>
                <w:delText>日</w:delText>
              </w:r>
            </w:del>
          </w:p>
        </w:tc>
        <w:tc>
          <w:tcPr>
            <w:tcW w:w="1275" w:type="dxa"/>
            <w:vAlign w:val="top"/>
          </w:tcPr>
          <w:p w14:paraId="77665B59">
            <w:pPr>
              <w:spacing w:before="209" w:line="228" w:lineRule="auto"/>
              <w:ind w:left="330"/>
              <w:rPr>
                <w:del w:id="75" w:author="咨询组" w:date="2026-01-23T09:18:22Z"/>
                <w:rFonts w:ascii="宋体" w:hAnsi="宋体" w:eastAsia="宋体" w:cs="宋体"/>
                <w:sz w:val="20"/>
                <w:szCs w:val="20"/>
              </w:rPr>
            </w:pPr>
            <w:del w:id="76" w:author="咨询组" w:date="2026-01-23T09:18:22Z">
              <w:r>
                <w:rPr>
                  <w:rFonts w:ascii="宋体" w:hAnsi="宋体" w:eastAsia="宋体" w:cs="宋体"/>
                  <w:spacing w:val="7"/>
                  <w:sz w:val="20"/>
                  <w:szCs w:val="20"/>
                </w:rPr>
                <w:delText>李</w:delText>
              </w:r>
            </w:del>
            <w:del w:id="77" w:author="咨询组" w:date="2026-01-23T09:18:22Z">
              <w:r>
                <w:rPr>
                  <w:rFonts w:ascii="宋体" w:hAnsi="宋体" w:eastAsia="宋体" w:cs="宋体"/>
                  <w:spacing w:val="6"/>
                  <w:sz w:val="20"/>
                  <w:szCs w:val="20"/>
                </w:rPr>
                <w:delText>伟娜</w:delText>
              </w:r>
            </w:del>
          </w:p>
        </w:tc>
        <w:tc>
          <w:tcPr>
            <w:tcW w:w="4978" w:type="dxa"/>
            <w:vAlign w:val="top"/>
          </w:tcPr>
          <w:p w14:paraId="4331227D">
            <w:pPr>
              <w:spacing w:before="55" w:line="257" w:lineRule="auto"/>
              <w:ind w:left="114" w:right="107"/>
              <w:rPr>
                <w:del w:id="78" w:author="咨询组" w:date="2026-01-23T09:18:22Z"/>
                <w:rFonts w:ascii="宋体" w:hAnsi="宋体" w:eastAsia="宋体" w:cs="宋体"/>
                <w:sz w:val="20"/>
                <w:szCs w:val="20"/>
              </w:rPr>
            </w:pPr>
            <w:del w:id="79" w:author="咨询组" w:date="2026-01-23T09:18:22Z">
              <w:r>
                <w:rPr>
                  <w:rFonts w:ascii="宋体" w:hAnsi="宋体" w:eastAsia="宋体" w:cs="宋体"/>
                  <w:spacing w:val="3"/>
                  <w:sz w:val="20"/>
                  <w:szCs w:val="20"/>
                </w:rPr>
                <w:delText>第</w:delText>
              </w:r>
            </w:del>
            <w:del w:id="80" w:author="咨询组" w:date="2026-01-23T09:18:22Z">
              <w:r>
                <w:rPr>
                  <w:rFonts w:ascii="宋体" w:hAnsi="宋体" w:eastAsia="宋体" w:cs="宋体"/>
                  <w:spacing w:val="2"/>
                  <w:sz w:val="20"/>
                  <w:szCs w:val="20"/>
                </w:rPr>
                <w:delText xml:space="preserve"> 1 次修订，修订考勤及部分假期规则，制度更名为</w:delText>
              </w:r>
            </w:del>
            <w:del w:id="81" w:author="咨询组" w:date="2026-01-23T09:18:22Z">
              <w:r>
                <w:rPr>
                  <w:rFonts w:ascii="宋体" w:hAnsi="宋体" w:eastAsia="宋体" w:cs="宋体"/>
                  <w:sz w:val="20"/>
                  <w:szCs w:val="20"/>
                </w:rPr>
                <w:delText xml:space="preserve"> </w:delText>
              </w:r>
            </w:del>
            <w:del w:id="82" w:author="咨询组" w:date="2026-01-23T09:18:22Z">
              <w:r>
                <w:rPr>
                  <w:rFonts w:ascii="宋体" w:hAnsi="宋体" w:eastAsia="宋体" w:cs="宋体"/>
                  <w:spacing w:val="9"/>
                  <w:sz w:val="20"/>
                  <w:szCs w:val="20"/>
                </w:rPr>
                <w:delText>华润啤酒考勤休假管理制度</w:delText>
              </w:r>
            </w:del>
          </w:p>
        </w:tc>
      </w:tr>
      <w:tr w14:paraId="6C9676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del w:id="83" w:author="咨询组" w:date="2026-01-23T09:18:22Z"/>
        </w:trPr>
        <w:tc>
          <w:tcPr>
            <w:tcW w:w="2055" w:type="dxa"/>
            <w:vAlign w:val="top"/>
          </w:tcPr>
          <w:p w14:paraId="797C271F">
            <w:pPr>
              <w:spacing w:before="211" w:line="228" w:lineRule="auto"/>
              <w:ind w:left="168"/>
              <w:rPr>
                <w:del w:id="84" w:author="咨询组" w:date="2026-01-23T09:18:22Z"/>
                <w:rFonts w:ascii="宋体" w:hAnsi="宋体" w:eastAsia="宋体" w:cs="宋体"/>
                <w:sz w:val="20"/>
                <w:szCs w:val="20"/>
              </w:rPr>
            </w:pPr>
            <w:del w:id="85" w:author="咨询组" w:date="2026-01-23T09:18:22Z">
              <w:r>
                <w:rPr>
                  <w:rFonts w:ascii="宋体" w:hAnsi="宋体" w:eastAsia="宋体" w:cs="宋体"/>
                  <w:spacing w:val="-9"/>
                  <w:sz w:val="20"/>
                  <w:szCs w:val="20"/>
                </w:rPr>
                <w:delText xml:space="preserve">2026 年 01 月 16 </w:delText>
              </w:r>
            </w:del>
            <w:del w:id="86" w:author="咨询组" w:date="2026-01-23T09:18:22Z">
              <w:r>
                <w:rPr>
                  <w:rFonts w:ascii="宋体" w:hAnsi="宋体" w:eastAsia="宋体" w:cs="宋体"/>
                  <w:spacing w:val="-8"/>
                  <w:sz w:val="20"/>
                  <w:szCs w:val="20"/>
                </w:rPr>
                <w:delText>日</w:delText>
              </w:r>
            </w:del>
          </w:p>
        </w:tc>
        <w:tc>
          <w:tcPr>
            <w:tcW w:w="1275" w:type="dxa"/>
            <w:vAlign w:val="top"/>
          </w:tcPr>
          <w:p w14:paraId="66F4E068">
            <w:pPr>
              <w:spacing w:before="211" w:line="227" w:lineRule="auto"/>
              <w:ind w:left="330"/>
              <w:rPr>
                <w:del w:id="87" w:author="咨询组" w:date="2026-01-23T09:18:22Z"/>
                <w:rFonts w:ascii="宋体" w:hAnsi="宋体" w:eastAsia="宋体" w:cs="宋体"/>
                <w:sz w:val="20"/>
                <w:szCs w:val="20"/>
              </w:rPr>
            </w:pPr>
            <w:del w:id="88" w:author="咨询组" w:date="2026-01-23T09:18:22Z">
              <w:r>
                <w:rPr>
                  <w:rFonts w:ascii="宋体" w:hAnsi="宋体" w:eastAsia="宋体" w:cs="宋体"/>
                  <w:spacing w:val="7"/>
                  <w:sz w:val="20"/>
                  <w:szCs w:val="20"/>
                </w:rPr>
                <w:delText>杨</w:delText>
              </w:r>
            </w:del>
            <w:del w:id="89" w:author="咨询组" w:date="2026-01-23T09:18:22Z">
              <w:r>
                <w:rPr>
                  <w:rFonts w:ascii="宋体" w:hAnsi="宋体" w:eastAsia="宋体" w:cs="宋体"/>
                  <w:spacing w:val="6"/>
                  <w:sz w:val="20"/>
                  <w:szCs w:val="20"/>
                </w:rPr>
                <w:delText>文静</w:delText>
              </w:r>
            </w:del>
          </w:p>
        </w:tc>
        <w:tc>
          <w:tcPr>
            <w:tcW w:w="4978" w:type="dxa"/>
            <w:vAlign w:val="top"/>
          </w:tcPr>
          <w:p w14:paraId="7EECCE05">
            <w:pPr>
              <w:spacing w:before="55" w:line="258" w:lineRule="auto"/>
              <w:ind w:left="116" w:right="110" w:hanging="2"/>
              <w:rPr>
                <w:del w:id="90" w:author="咨询组" w:date="2026-01-23T09:18:22Z"/>
                <w:rFonts w:ascii="宋体" w:hAnsi="宋体" w:eastAsia="宋体" w:cs="宋体"/>
                <w:sz w:val="20"/>
                <w:szCs w:val="20"/>
              </w:rPr>
            </w:pPr>
            <w:del w:id="91" w:author="咨询组" w:date="2026-01-23T09:18:22Z">
              <w:r>
                <w:rPr>
                  <w:rFonts w:ascii="宋体" w:hAnsi="宋体" w:eastAsia="宋体" w:cs="宋体"/>
                  <w:spacing w:val="2"/>
                  <w:sz w:val="20"/>
                  <w:szCs w:val="20"/>
                </w:rPr>
                <w:delText>第 2 次修订，修订管理职责分工、工时制管理、综</w:delText>
              </w:r>
            </w:del>
            <w:del w:id="92" w:author="咨询组" w:date="2026-01-23T09:18:22Z">
              <w:r>
                <w:rPr>
                  <w:rFonts w:ascii="宋体" w:hAnsi="宋体" w:eastAsia="宋体" w:cs="宋体"/>
                  <w:sz w:val="20"/>
                  <w:szCs w:val="20"/>
                </w:rPr>
                <w:delText xml:space="preserve">合 </w:delText>
              </w:r>
            </w:del>
            <w:del w:id="93" w:author="咨询组" w:date="2026-01-23T09:18:22Z">
              <w:r>
                <w:rPr>
                  <w:rFonts w:ascii="宋体" w:hAnsi="宋体" w:eastAsia="宋体" w:cs="宋体"/>
                  <w:spacing w:val="13"/>
                  <w:sz w:val="20"/>
                  <w:szCs w:val="20"/>
                </w:rPr>
                <w:delText>综</w:delText>
              </w:r>
            </w:del>
            <w:del w:id="94" w:author="咨询组" w:date="2026-01-23T09:18:22Z">
              <w:r>
                <w:rPr>
                  <w:rFonts w:ascii="宋体" w:hAnsi="宋体" w:eastAsia="宋体" w:cs="宋体"/>
                  <w:spacing w:val="9"/>
                  <w:sz w:val="20"/>
                  <w:szCs w:val="20"/>
                </w:rPr>
                <w:delText>合计算工时工作制年度工时、假期管理等</w:delText>
              </w:r>
            </w:del>
          </w:p>
        </w:tc>
      </w:tr>
    </w:tbl>
    <w:p w14:paraId="08CB11F8">
      <w:pPr>
        <w:spacing w:line="269" w:lineRule="auto"/>
        <w:rPr>
          <w:del w:id="95" w:author="咨询组" w:date="2026-01-23T09:18:22Z"/>
          <w:rFonts w:ascii="Arial"/>
          <w:sz w:val="21"/>
        </w:rPr>
      </w:pPr>
    </w:p>
    <w:p w14:paraId="2634E268">
      <w:pPr>
        <w:spacing w:line="270" w:lineRule="auto"/>
        <w:rPr>
          <w:del w:id="96" w:author="咨询组" w:date="2026-01-23T09:18:22Z"/>
          <w:rFonts w:ascii="Arial"/>
          <w:sz w:val="21"/>
        </w:rPr>
      </w:pPr>
    </w:p>
    <w:p w14:paraId="3065E27A">
      <w:pPr>
        <w:spacing w:line="270" w:lineRule="auto"/>
        <w:rPr>
          <w:del w:id="97" w:author="咨询组" w:date="2026-01-23T09:18:22Z"/>
          <w:rFonts w:ascii="Arial"/>
          <w:sz w:val="21"/>
        </w:rPr>
      </w:pPr>
    </w:p>
    <w:p w14:paraId="274B40E4">
      <w:pPr>
        <w:spacing w:before="65" w:line="228" w:lineRule="auto"/>
        <w:ind w:left="34"/>
        <w:rPr>
          <w:del w:id="98" w:author="咨询组" w:date="2026-01-23T09:18:22Z"/>
          <w:rFonts w:ascii="宋体" w:hAnsi="宋体" w:eastAsia="宋体" w:cs="宋体"/>
          <w:sz w:val="20"/>
          <w:szCs w:val="20"/>
        </w:rPr>
      </w:pPr>
      <w:del w:id="99" w:author="咨询组" w:date="2026-01-23T09:18:22Z">
        <w:r>
          <w:rPr>
            <w:rFonts w:ascii="宋体" w:hAnsi="宋体" w:eastAsia="宋体" w:cs="宋体"/>
            <w:spacing w:val="7"/>
            <w:sz w:val="20"/>
            <w:szCs w:val="20"/>
          </w:rPr>
          <w:delText>制度说明</w:delText>
        </w:r>
      </w:del>
    </w:p>
    <w:p w14:paraId="315509BD">
      <w:pPr>
        <w:spacing w:before="169" w:line="90" w:lineRule="exact"/>
        <w:ind w:firstLine="67"/>
        <w:textAlignment w:val="center"/>
        <w:rPr>
          <w:del w:id="100" w:author="咨询组" w:date="2026-01-23T09:18:22Z"/>
        </w:rPr>
      </w:pPr>
      <w:del w:id="101" w:author="咨询组" w:date="2026-01-23T09:18:22Z">
        <w:r>
          <w:rPr/>
          <w:drawing>
            <wp:inline distT="0" distB="0" distL="0" distR="0">
              <wp:extent cx="5311775" cy="5715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0"/>
                      <a:stretch>
                        <a:fillRect/>
                      </a:stretch>
                    </pic:blipFill>
                    <pic:spPr>
                      <a:xfrm>
                        <a:off x="0" y="0"/>
                        <a:ext cx="5312409" cy="57150"/>
                      </a:xfrm>
                      <a:prstGeom prst="rect">
                        <a:avLst/>
                      </a:prstGeom>
                    </pic:spPr>
                  </pic:pic>
                </a:graphicData>
              </a:graphic>
            </wp:inline>
          </w:drawing>
        </w:r>
      </w:del>
    </w:p>
    <w:p w14:paraId="4B68A36C">
      <w:pPr>
        <w:rPr>
          <w:del w:id="103" w:author="咨询组" w:date="2026-01-23T09:18:22Z"/>
        </w:rPr>
      </w:pPr>
    </w:p>
    <w:p w14:paraId="7A79851B">
      <w:pPr>
        <w:spacing w:line="134" w:lineRule="auto"/>
        <w:rPr>
          <w:del w:id="104" w:author="咨询组" w:date="2026-01-23T09:18:22Z"/>
          <w:rFonts w:ascii="Arial"/>
          <w:sz w:val="2"/>
        </w:rPr>
      </w:pPr>
    </w:p>
    <w:tbl>
      <w:tblPr>
        <w:tblStyle w:val="6"/>
        <w:tblW w:w="8356" w:type="dxa"/>
        <w:tblInd w:w="6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69"/>
        <w:gridCol w:w="6587"/>
      </w:tblGrid>
      <w:tr w14:paraId="0E83D7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63" w:hRule="atLeast"/>
          <w:del w:id="105" w:author="咨询组" w:date="2026-01-23T09:18:22Z"/>
        </w:trPr>
        <w:tc>
          <w:tcPr>
            <w:tcW w:w="1769" w:type="dxa"/>
            <w:shd w:val="clear" w:color="auto" w:fill="D0CECE"/>
            <w:vAlign w:val="top"/>
          </w:tcPr>
          <w:p w14:paraId="6D08F216">
            <w:pPr>
              <w:spacing w:before="127" w:line="231" w:lineRule="auto"/>
              <w:ind w:left="721"/>
              <w:rPr>
                <w:del w:id="106" w:author="咨询组" w:date="2026-01-23T09:18:22Z"/>
                <w:rFonts w:ascii="宋体" w:hAnsi="宋体" w:eastAsia="宋体" w:cs="宋体"/>
                <w:sz w:val="20"/>
                <w:szCs w:val="20"/>
              </w:rPr>
            </w:pPr>
            <w:del w:id="107" w:author="咨询组" w:date="2026-01-23T09:18:22Z">
              <w:r>
                <w:rPr>
                  <w:rFonts w:ascii="宋体" w:hAnsi="宋体" w:eastAsia="宋体" w:cs="宋体"/>
                  <w:spacing w:val="-16"/>
                  <w:sz w:val="20"/>
                  <w:szCs w:val="20"/>
                </w:rPr>
                <w:delText>目</w:delText>
              </w:r>
            </w:del>
            <w:del w:id="108" w:author="咨询组" w:date="2026-01-23T09:18:22Z">
              <w:r>
                <w:rPr>
                  <w:rFonts w:ascii="宋体" w:hAnsi="宋体" w:eastAsia="宋体" w:cs="宋体"/>
                  <w:spacing w:val="-15"/>
                  <w:sz w:val="20"/>
                  <w:szCs w:val="20"/>
                </w:rPr>
                <w:delText>的</w:delText>
              </w:r>
            </w:del>
          </w:p>
        </w:tc>
        <w:tc>
          <w:tcPr>
            <w:tcW w:w="6587" w:type="dxa"/>
            <w:vAlign w:val="top"/>
          </w:tcPr>
          <w:p w14:paraId="63609B50">
            <w:pPr>
              <w:spacing w:before="128" w:line="233" w:lineRule="auto"/>
              <w:ind w:left="111"/>
              <w:rPr>
                <w:del w:id="109" w:author="咨询组" w:date="2026-01-23T09:18:22Z"/>
                <w:rFonts w:ascii="宋体" w:hAnsi="宋体" w:eastAsia="宋体" w:cs="宋体"/>
                <w:sz w:val="20"/>
                <w:szCs w:val="20"/>
              </w:rPr>
            </w:pPr>
            <w:del w:id="110" w:author="咨询组" w:date="2026-01-23T09:18:22Z">
              <w:r>
                <w:rPr>
                  <w:rFonts w:ascii="宋体" w:hAnsi="宋体" w:eastAsia="宋体" w:cs="宋体"/>
                  <w:spacing w:val="16"/>
                  <w:sz w:val="20"/>
                  <w:szCs w:val="20"/>
                </w:rPr>
                <w:delText>进</w:delText>
              </w:r>
            </w:del>
            <w:del w:id="111" w:author="咨询组" w:date="2026-01-23T09:18:22Z">
              <w:r>
                <w:rPr>
                  <w:rFonts w:ascii="宋体" w:hAnsi="宋体" w:eastAsia="宋体" w:cs="宋体"/>
                  <w:spacing w:val="9"/>
                  <w:sz w:val="20"/>
                  <w:szCs w:val="20"/>
                </w:rPr>
                <w:delText>一步规范和加强考勤及休假管理</w:delText>
              </w:r>
            </w:del>
          </w:p>
        </w:tc>
      </w:tr>
      <w:tr w14:paraId="221D8E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del w:id="112" w:author="咨询组" w:date="2026-01-23T09:18:22Z"/>
        </w:trPr>
        <w:tc>
          <w:tcPr>
            <w:tcW w:w="1769" w:type="dxa"/>
            <w:shd w:val="clear" w:color="auto" w:fill="D0CECE"/>
            <w:vAlign w:val="top"/>
          </w:tcPr>
          <w:p w14:paraId="53D6CC81">
            <w:pPr>
              <w:spacing w:before="207" w:line="228" w:lineRule="auto"/>
              <w:ind w:left="470"/>
              <w:rPr>
                <w:del w:id="113" w:author="咨询组" w:date="2026-01-23T09:18:22Z"/>
                <w:rFonts w:ascii="宋体" w:hAnsi="宋体" w:eastAsia="宋体" w:cs="宋体"/>
                <w:sz w:val="20"/>
                <w:szCs w:val="20"/>
              </w:rPr>
            </w:pPr>
            <w:del w:id="114" w:author="咨询组" w:date="2026-01-23T09:18:22Z">
              <w:r>
                <w:rPr>
                  <w:rFonts w:ascii="宋体" w:hAnsi="宋体" w:eastAsia="宋体" w:cs="宋体"/>
                  <w:spacing w:val="8"/>
                  <w:sz w:val="20"/>
                  <w:szCs w:val="20"/>
                </w:rPr>
                <w:delText>适</w:delText>
              </w:r>
            </w:del>
            <w:del w:id="115" w:author="咨询组" w:date="2026-01-23T09:18:22Z">
              <w:r>
                <w:rPr>
                  <w:rFonts w:ascii="宋体" w:hAnsi="宋体" w:eastAsia="宋体" w:cs="宋体"/>
                  <w:spacing w:val="7"/>
                  <w:sz w:val="20"/>
                  <w:szCs w:val="20"/>
                </w:rPr>
                <w:delText>用范围</w:delText>
              </w:r>
            </w:del>
          </w:p>
        </w:tc>
        <w:tc>
          <w:tcPr>
            <w:tcW w:w="6587" w:type="dxa"/>
            <w:vAlign w:val="top"/>
          </w:tcPr>
          <w:p w14:paraId="50ADE43A">
            <w:pPr>
              <w:spacing w:before="51" w:line="258" w:lineRule="auto"/>
              <w:ind w:left="132" w:right="179" w:hanging="20"/>
              <w:rPr>
                <w:del w:id="116" w:author="咨询组" w:date="2026-01-23T09:18:22Z"/>
                <w:rFonts w:ascii="宋体" w:hAnsi="宋体" w:eastAsia="宋体" w:cs="宋体"/>
                <w:sz w:val="20"/>
                <w:szCs w:val="20"/>
              </w:rPr>
            </w:pPr>
            <w:del w:id="117" w:author="咨询组" w:date="2026-01-23T09:18:22Z">
              <w:r>
                <w:rPr>
                  <w:rFonts w:ascii="宋体" w:hAnsi="宋体" w:eastAsia="宋体" w:cs="宋体"/>
                  <w:spacing w:val="10"/>
                  <w:sz w:val="20"/>
                  <w:szCs w:val="20"/>
                </w:rPr>
                <w:delText>适</w:delText>
              </w:r>
            </w:del>
            <w:del w:id="118" w:author="咨询组" w:date="2026-01-23T09:18:22Z">
              <w:r>
                <w:rPr>
                  <w:rFonts w:ascii="宋体" w:hAnsi="宋体" w:eastAsia="宋体" w:cs="宋体"/>
                  <w:spacing w:val="9"/>
                  <w:sz w:val="20"/>
                  <w:szCs w:val="20"/>
                </w:rPr>
                <w:delText>用于华润啤酒 (控股) 有限公司及其下属各级子公司、分公司在中</w:delText>
              </w:r>
            </w:del>
            <w:del w:id="119" w:author="咨询组" w:date="2026-01-23T09:18:22Z">
              <w:r>
                <w:rPr>
                  <w:rFonts w:ascii="宋体" w:hAnsi="宋体" w:eastAsia="宋体" w:cs="宋体"/>
                  <w:sz w:val="20"/>
                  <w:szCs w:val="20"/>
                </w:rPr>
                <w:delText xml:space="preserve"> </w:delText>
              </w:r>
            </w:del>
            <w:del w:id="120" w:author="咨询组" w:date="2026-01-23T09:18:22Z">
              <w:r>
                <w:rPr>
                  <w:rFonts w:ascii="宋体" w:hAnsi="宋体" w:eastAsia="宋体" w:cs="宋体"/>
                  <w:spacing w:val="8"/>
                  <w:sz w:val="20"/>
                  <w:szCs w:val="20"/>
                </w:rPr>
                <w:delText>国大陆的合同制员工，参股公司参照执行</w:delText>
              </w:r>
            </w:del>
            <w:del w:id="121" w:author="咨询组" w:date="2026-01-23T09:18:22Z">
              <w:r>
                <w:rPr>
                  <w:rFonts w:ascii="宋体" w:hAnsi="宋体" w:eastAsia="宋体" w:cs="宋体"/>
                  <w:spacing w:val="5"/>
                  <w:sz w:val="20"/>
                  <w:szCs w:val="20"/>
                </w:rPr>
                <w:delText>。</w:delText>
              </w:r>
            </w:del>
          </w:p>
        </w:tc>
      </w:tr>
      <w:tr w14:paraId="2E33E0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3" w:hRule="atLeast"/>
          <w:del w:id="122" w:author="咨询组" w:date="2026-01-23T09:18:22Z"/>
        </w:trPr>
        <w:tc>
          <w:tcPr>
            <w:tcW w:w="1769" w:type="dxa"/>
            <w:shd w:val="clear" w:color="auto" w:fill="D0CECE"/>
            <w:vAlign w:val="top"/>
          </w:tcPr>
          <w:p w14:paraId="7C2FB4C3">
            <w:pPr>
              <w:spacing w:before="55" w:line="228" w:lineRule="auto"/>
              <w:ind w:left="263"/>
              <w:rPr>
                <w:del w:id="123" w:author="咨询组" w:date="2026-01-23T09:18:22Z"/>
                <w:rFonts w:ascii="宋体" w:hAnsi="宋体" w:eastAsia="宋体" w:cs="宋体"/>
                <w:sz w:val="20"/>
                <w:szCs w:val="20"/>
              </w:rPr>
            </w:pPr>
            <w:del w:id="124" w:author="咨询组" w:date="2026-01-23T09:18:22Z">
              <w:r>
                <w:rPr>
                  <w:rFonts w:ascii="宋体" w:hAnsi="宋体" w:eastAsia="宋体" w:cs="宋体"/>
                  <w:spacing w:val="8"/>
                  <w:sz w:val="20"/>
                  <w:szCs w:val="20"/>
                </w:rPr>
                <w:delText>主要关联制</w:delText>
              </w:r>
            </w:del>
            <w:del w:id="125" w:author="咨询组" w:date="2026-01-23T09:18:22Z">
              <w:r>
                <w:rPr>
                  <w:rFonts w:ascii="宋体" w:hAnsi="宋体" w:eastAsia="宋体" w:cs="宋体"/>
                  <w:spacing w:val="7"/>
                  <w:sz w:val="20"/>
                  <w:szCs w:val="20"/>
                </w:rPr>
                <w:delText>度</w:delText>
              </w:r>
            </w:del>
          </w:p>
          <w:p w14:paraId="5F86A574">
            <w:pPr>
              <w:spacing w:before="65" w:line="258" w:lineRule="auto"/>
              <w:ind w:left="576" w:right="147" w:hanging="410"/>
              <w:rPr>
                <w:del w:id="126" w:author="咨询组" w:date="2026-01-23T09:18:22Z"/>
                <w:rFonts w:ascii="宋体" w:hAnsi="宋体" w:eastAsia="宋体" w:cs="宋体"/>
                <w:sz w:val="20"/>
                <w:szCs w:val="20"/>
              </w:rPr>
            </w:pPr>
            <w:del w:id="127" w:author="咨询组" w:date="2026-01-23T09:18:22Z">
              <w:r>
                <w:rPr>
                  <w:rFonts w:ascii="宋体" w:hAnsi="宋体" w:eastAsia="宋体" w:cs="宋体"/>
                  <w:spacing w:val="24"/>
                  <w:sz w:val="20"/>
                  <w:szCs w:val="20"/>
                </w:rPr>
                <w:delText>(</w:delText>
              </w:r>
            </w:del>
            <w:del w:id="128" w:author="咨询组" w:date="2026-01-23T09:18:22Z">
              <w:r>
                <w:rPr>
                  <w:rFonts w:ascii="宋体" w:hAnsi="宋体" w:eastAsia="宋体" w:cs="宋体"/>
                  <w:spacing w:val="21"/>
                  <w:sz w:val="20"/>
                  <w:szCs w:val="20"/>
                </w:rPr>
                <w:delText>指一级、二级</w:delText>
              </w:r>
            </w:del>
            <w:del w:id="129" w:author="咨询组" w:date="2026-01-23T09:18:22Z">
              <w:r>
                <w:rPr>
                  <w:rFonts w:ascii="宋体" w:hAnsi="宋体" w:eastAsia="宋体" w:cs="宋体"/>
                  <w:sz w:val="20"/>
                  <w:szCs w:val="20"/>
                </w:rPr>
                <w:delText xml:space="preserve"> </w:delText>
              </w:r>
            </w:del>
            <w:del w:id="130" w:author="咨询组" w:date="2026-01-23T09:18:22Z">
              <w:r>
                <w:rPr>
                  <w:rFonts w:ascii="宋体" w:hAnsi="宋体" w:eastAsia="宋体" w:cs="宋体"/>
                  <w:spacing w:val="3"/>
                  <w:sz w:val="20"/>
                  <w:szCs w:val="20"/>
                </w:rPr>
                <w:delText>制度</w:delText>
              </w:r>
            </w:del>
            <w:del w:id="131" w:author="咨询组" w:date="2026-01-23T09:18:22Z">
              <w:r>
                <w:rPr>
                  <w:rFonts w:ascii="宋体" w:hAnsi="宋体" w:eastAsia="宋体" w:cs="宋体"/>
                  <w:spacing w:val="2"/>
                  <w:sz w:val="20"/>
                  <w:szCs w:val="20"/>
                </w:rPr>
                <w:delText>)</w:delText>
              </w:r>
            </w:del>
          </w:p>
        </w:tc>
        <w:tc>
          <w:tcPr>
            <w:tcW w:w="6587" w:type="dxa"/>
            <w:vAlign w:val="top"/>
          </w:tcPr>
          <w:p w14:paraId="6D5C1134">
            <w:pPr>
              <w:spacing w:line="300" w:lineRule="auto"/>
              <w:rPr>
                <w:del w:id="132" w:author="咨询组" w:date="2026-01-23T09:18:22Z"/>
                <w:rFonts w:ascii="Arial"/>
                <w:sz w:val="21"/>
              </w:rPr>
            </w:pPr>
          </w:p>
          <w:p w14:paraId="019A6E35">
            <w:pPr>
              <w:spacing w:before="66" w:line="228" w:lineRule="auto"/>
              <w:ind w:left="114"/>
              <w:rPr>
                <w:del w:id="133" w:author="咨询组" w:date="2026-01-23T09:18:22Z"/>
                <w:rFonts w:ascii="宋体" w:hAnsi="宋体" w:eastAsia="宋体" w:cs="宋体"/>
                <w:sz w:val="20"/>
                <w:szCs w:val="20"/>
              </w:rPr>
            </w:pPr>
            <w:del w:id="134" w:author="咨询组" w:date="2026-01-23T09:18:22Z">
              <w:r>
                <w:rPr>
                  <w:rFonts w:ascii="宋体" w:hAnsi="宋体" w:eastAsia="宋体" w:cs="宋体"/>
                  <w:sz w:val="20"/>
                  <w:szCs w:val="20"/>
                </w:rPr>
                <w:delText>无</w:delText>
              </w:r>
            </w:del>
          </w:p>
        </w:tc>
      </w:tr>
    </w:tbl>
    <w:p w14:paraId="733C7E7F">
      <w:pPr>
        <w:spacing w:line="257" w:lineRule="auto"/>
        <w:rPr>
          <w:rFonts w:ascii="Arial"/>
          <w:sz w:val="21"/>
        </w:rPr>
      </w:pPr>
    </w:p>
    <w:p w14:paraId="74B14CFD">
      <w:pPr>
        <w:spacing w:line="240" w:lineRule="auto"/>
        <w:ind w:left="0"/>
        <w:jc w:val="left"/>
        <w:rPr>
          <w:rFonts w:hint="eastAsia" w:ascii="华文中宋" w:hAnsi="华文中宋" w:eastAsia="华文中宋" w:cs="华文中宋"/>
          <w:spacing w:val="9"/>
          <w:sz w:val="32"/>
          <w:szCs w:val="32"/>
          <w:lang w:eastAsia="zh-CN"/>
        </w:rPr>
      </w:pPr>
      <w:bookmarkStart w:id="0" w:name="_bookmark1"/>
      <w:bookmarkEnd w:id="0"/>
      <w:r>
        <w:rPr>
          <w:rFonts w:ascii="华文中宋" w:hAnsi="华文中宋" w:eastAsia="华文中宋" w:cs="华文中宋"/>
          <w:spacing w:val="9"/>
          <w:sz w:val="35"/>
          <w:szCs w:val="35"/>
        </w:rPr>
        <w:t>华润啤酒考勤休假管理制</w:t>
      </w:r>
      <w:r>
        <w:rPr>
          <w:rFonts w:ascii="华文中宋" w:hAnsi="华文中宋" w:eastAsia="华文中宋" w:cs="华文中宋"/>
          <w:spacing w:val="6"/>
          <w:sz w:val="35"/>
          <w:szCs w:val="35"/>
        </w:rPr>
        <w:t>度</w:t>
      </w:r>
      <w:r>
        <w:rPr>
          <w:rFonts w:hint="eastAsia" w:ascii="华文中宋" w:hAnsi="华文中宋" w:eastAsia="华文中宋" w:cs="华文中宋"/>
          <w:spacing w:val="6"/>
          <w:sz w:val="32"/>
          <w:szCs w:val="32"/>
          <w:lang w:eastAsia="zh-CN"/>
        </w:rPr>
        <w:t>（</w:t>
      </w:r>
      <w:r>
        <w:rPr>
          <w:rFonts w:ascii="华文中宋" w:hAnsi="华文中宋" w:eastAsia="华文中宋" w:cs="华文中宋"/>
          <w:spacing w:val="9"/>
          <w:sz w:val="32"/>
          <w:szCs w:val="32"/>
        </w:rPr>
        <w:t>华啤A03-24-人力26C</w:t>
      </w:r>
      <w:r>
        <w:rPr>
          <w:rFonts w:hint="eastAsia" w:ascii="华文中宋" w:hAnsi="华文中宋" w:eastAsia="华文中宋" w:cs="华文中宋"/>
          <w:spacing w:val="9"/>
          <w:sz w:val="32"/>
          <w:szCs w:val="32"/>
          <w:lang w:eastAsia="zh-CN"/>
        </w:rPr>
        <w:t>）</w:t>
      </w:r>
    </w:p>
    <w:p w14:paraId="1EA8165D">
      <w:pPr>
        <w:spacing w:line="240" w:lineRule="auto"/>
        <w:ind w:left="0"/>
        <w:jc w:val="both"/>
        <w:outlineLvl w:val="0"/>
        <w:rPr>
          <w:rFonts w:hint="eastAsia" w:ascii="华文中宋" w:hAnsi="华文中宋" w:eastAsia="华文中宋" w:cs="华文中宋"/>
          <w:b w:val="0"/>
          <w:bCs w:val="0"/>
          <w:spacing w:val="9"/>
          <w:sz w:val="32"/>
          <w:szCs w:val="32"/>
          <w:lang w:val="en-US" w:eastAsia="zh-CN"/>
        </w:rPr>
      </w:pPr>
      <w:r>
        <w:rPr>
          <w:rFonts w:hint="eastAsia" w:ascii="华文中宋" w:hAnsi="华文中宋" w:eastAsia="华文中宋" w:cs="华文中宋"/>
          <w:b w:val="0"/>
          <w:bCs w:val="0"/>
          <w:spacing w:val="9"/>
          <w:sz w:val="32"/>
          <w:szCs w:val="32"/>
          <w:lang w:val="en-US" w:eastAsia="zh-CN"/>
        </w:rPr>
        <w:t>///</w:t>
      </w:r>
    </w:p>
    <w:p w14:paraId="02F6CECC">
      <w:pPr>
        <w:spacing w:before="145" w:line="227" w:lineRule="auto"/>
        <w:ind w:left="3327"/>
        <w:outlineLvl w:val="0"/>
        <w:rPr>
          <w:rFonts w:ascii="黑体" w:hAnsi="黑体" w:eastAsia="黑体" w:cs="黑体"/>
          <w:spacing w:val="3"/>
          <w:sz w:val="31"/>
          <w:szCs w:val="31"/>
        </w:rPr>
      </w:pPr>
      <w:r>
        <w:rPr>
          <w:rFonts w:ascii="黑体" w:hAnsi="黑体" w:eastAsia="黑体" w:cs="黑体"/>
          <w:spacing w:val="6"/>
          <w:sz w:val="31"/>
          <w:szCs w:val="31"/>
        </w:rPr>
        <w:t>第</w:t>
      </w:r>
      <w:r>
        <w:rPr>
          <w:rFonts w:ascii="黑体" w:hAnsi="黑体" w:eastAsia="黑体" w:cs="黑体"/>
          <w:spacing w:val="4"/>
          <w:sz w:val="31"/>
          <w:szCs w:val="31"/>
        </w:rPr>
        <w:t>一</w:t>
      </w:r>
      <w:r>
        <w:rPr>
          <w:rFonts w:ascii="黑体" w:hAnsi="黑体" w:eastAsia="黑体" w:cs="黑体"/>
          <w:spacing w:val="3"/>
          <w:sz w:val="31"/>
          <w:szCs w:val="31"/>
        </w:rPr>
        <w:t>章总则</w:t>
      </w:r>
    </w:p>
    <w:p w14:paraId="07D058CB">
      <w:pPr>
        <w:spacing w:line="240" w:lineRule="auto"/>
        <w:ind w:left="0"/>
        <w:outlineLvl w:val="0"/>
        <w:rPr>
          <w:rFonts w:hint="default" w:ascii="黑体" w:hAnsi="黑体" w:eastAsia="黑体" w:cs="黑体"/>
          <w:spacing w:val="3"/>
          <w:sz w:val="31"/>
          <w:szCs w:val="31"/>
          <w:lang w:val="en-US" w:eastAsia="zh-CN"/>
        </w:rPr>
      </w:pPr>
      <w:r>
        <w:rPr>
          <w:rFonts w:hint="eastAsia" w:ascii="黑体" w:hAnsi="黑体" w:eastAsia="黑体" w:cs="黑体"/>
          <w:spacing w:val="3"/>
          <w:sz w:val="31"/>
          <w:szCs w:val="31"/>
          <w:lang w:val="en-US" w:eastAsia="zh-CN"/>
        </w:rPr>
        <w:t>///</w:t>
      </w:r>
    </w:p>
    <w:p w14:paraId="5C893E10">
      <w:pPr>
        <w:spacing w:before="180" w:line="333" w:lineRule="auto"/>
        <w:ind w:left="14" w:right="208" w:firstLine="637"/>
        <w:rPr>
          <w:rFonts w:ascii="仿宋" w:hAnsi="仿宋" w:eastAsia="仿宋" w:cs="仿宋"/>
          <w:spacing w:val="2"/>
          <w:sz w:val="31"/>
          <w:szCs w:val="31"/>
        </w:rPr>
      </w:pPr>
      <w:r>
        <w:rPr>
          <w:rFonts w:ascii="黑体" w:hAnsi="黑体" w:eastAsia="黑体" w:cs="黑体"/>
          <w:spacing w:val="11"/>
          <w:sz w:val="31"/>
          <w:szCs w:val="31"/>
        </w:rPr>
        <w:t>第一条</w:t>
      </w:r>
      <w:r>
        <w:rPr>
          <w:rFonts w:ascii="仿宋" w:hAnsi="仿宋" w:eastAsia="仿宋" w:cs="仿宋"/>
          <w:spacing w:val="11"/>
          <w:sz w:val="31"/>
          <w:szCs w:val="31"/>
        </w:rPr>
        <w:t>为维护公司正常的工作秩序，规范华润啤酒(</w:t>
      </w:r>
      <w:r>
        <w:rPr>
          <w:rFonts w:ascii="仿宋" w:hAnsi="仿宋" w:eastAsia="仿宋" w:cs="仿宋"/>
          <w:spacing w:val="6"/>
          <w:sz w:val="31"/>
          <w:szCs w:val="31"/>
        </w:rPr>
        <w:t>控</w:t>
      </w:r>
      <w:r>
        <w:rPr>
          <w:rFonts w:ascii="仿宋" w:hAnsi="仿宋" w:eastAsia="仿宋" w:cs="仿宋"/>
          <w:spacing w:val="5"/>
          <w:sz w:val="31"/>
          <w:szCs w:val="31"/>
        </w:rPr>
        <w:t>股)有限公司及其</w:t>
      </w:r>
      <w:r>
        <w:rPr>
          <w:rFonts w:ascii="仿宋" w:hAnsi="仿宋" w:eastAsia="仿宋" w:cs="仿宋"/>
          <w:spacing w:val="11"/>
          <w:sz w:val="31"/>
          <w:szCs w:val="31"/>
        </w:rPr>
        <w:t>下属</w:t>
      </w:r>
      <w:r>
        <w:rPr>
          <w:rFonts w:ascii="仿宋" w:hAnsi="仿宋" w:eastAsia="仿宋" w:cs="仿宋"/>
          <w:spacing w:val="5"/>
          <w:sz w:val="31"/>
          <w:szCs w:val="31"/>
        </w:rPr>
        <w:t>各级子公司、分公司员工考勤与休假管</w:t>
      </w:r>
      <w:r>
        <w:rPr>
          <w:rFonts w:ascii="仿宋" w:hAnsi="仿宋" w:eastAsia="仿宋" w:cs="仿宋"/>
          <w:spacing w:val="7"/>
          <w:sz w:val="31"/>
          <w:szCs w:val="31"/>
        </w:rPr>
        <w:t>理，根据相关法律法规，结合公司实际情况，特制订本制度</w:t>
      </w:r>
      <w:r>
        <w:rPr>
          <w:rFonts w:ascii="仿宋" w:hAnsi="仿宋" w:eastAsia="仿宋" w:cs="仿宋"/>
          <w:spacing w:val="2"/>
          <w:sz w:val="31"/>
          <w:szCs w:val="31"/>
        </w:rPr>
        <w:t>。</w:t>
      </w:r>
    </w:p>
    <w:p w14:paraId="43DEC671">
      <w:pPr>
        <w:spacing w:line="240" w:lineRule="auto"/>
        <w:ind w:left="0" w:right="0" w:firstLine="0"/>
        <w:rPr>
          <w:rFonts w:hint="default" w:ascii="仿宋" w:hAnsi="仿宋" w:eastAsia="仿宋" w:cs="仿宋"/>
          <w:spacing w:val="2"/>
          <w:sz w:val="31"/>
          <w:szCs w:val="31"/>
          <w:lang w:val="en-US" w:eastAsia="zh-CN"/>
        </w:rPr>
      </w:pPr>
      <w:r>
        <w:rPr>
          <w:rFonts w:hint="eastAsia" w:ascii="仿宋" w:hAnsi="仿宋" w:eastAsia="仿宋" w:cs="仿宋"/>
          <w:spacing w:val="2"/>
          <w:sz w:val="31"/>
          <w:szCs w:val="31"/>
          <w:lang w:val="en-US" w:eastAsia="zh-CN"/>
        </w:rPr>
        <w:t>///</w:t>
      </w:r>
    </w:p>
    <w:p w14:paraId="5A674703">
      <w:pPr>
        <w:spacing w:before="2" w:line="333" w:lineRule="auto"/>
        <w:ind w:left="10" w:right="143" w:firstLine="640"/>
        <w:rPr>
          <w:rFonts w:ascii="仿宋" w:hAnsi="仿宋" w:eastAsia="仿宋" w:cs="仿宋"/>
          <w:spacing w:val="8"/>
          <w:sz w:val="31"/>
          <w:szCs w:val="31"/>
        </w:rPr>
      </w:pPr>
      <w:r>
        <w:rPr>
          <w:rFonts w:ascii="黑体" w:hAnsi="黑体" w:eastAsia="黑体" w:cs="黑体"/>
          <w:spacing w:val="20"/>
          <w:sz w:val="31"/>
          <w:szCs w:val="31"/>
        </w:rPr>
        <w:t>第</w:t>
      </w:r>
      <w:r>
        <w:rPr>
          <w:rFonts w:ascii="黑体" w:hAnsi="黑体" w:eastAsia="黑体" w:cs="黑体"/>
          <w:spacing w:val="11"/>
          <w:sz w:val="31"/>
          <w:szCs w:val="31"/>
        </w:rPr>
        <w:t>二</w:t>
      </w:r>
      <w:r>
        <w:rPr>
          <w:rFonts w:ascii="黑体" w:hAnsi="黑体" w:eastAsia="黑体" w:cs="黑体"/>
          <w:spacing w:val="10"/>
          <w:sz w:val="31"/>
          <w:szCs w:val="31"/>
        </w:rPr>
        <w:t>条</w:t>
      </w:r>
      <w:r>
        <w:rPr>
          <w:rFonts w:ascii="仿宋" w:hAnsi="仿宋" w:eastAsia="仿宋" w:cs="仿宋"/>
          <w:spacing w:val="10"/>
          <w:sz w:val="31"/>
          <w:szCs w:val="31"/>
        </w:rPr>
        <w:t>本制度适用于华润啤酒(控股)有限公司及其下</w:t>
      </w:r>
      <w:r>
        <w:rPr>
          <w:rFonts w:ascii="仿宋" w:hAnsi="仿宋" w:eastAsia="仿宋" w:cs="仿宋"/>
          <w:spacing w:val="-2"/>
          <w:sz w:val="31"/>
          <w:szCs w:val="31"/>
        </w:rPr>
        <w:t>属各级子公司、分公司(以下简称“华润啤酒及下属单位</w:t>
      </w:r>
      <w:r>
        <w:rPr>
          <w:rFonts w:ascii="仿宋" w:hAnsi="仿宋" w:eastAsia="仿宋" w:cs="仿宋"/>
          <w:spacing w:val="-1"/>
          <w:sz w:val="31"/>
          <w:szCs w:val="31"/>
        </w:rPr>
        <w:t>”</w:t>
      </w:r>
      <w:r>
        <w:rPr>
          <w:rFonts w:ascii="仿宋" w:hAnsi="仿宋" w:eastAsia="仿宋" w:cs="仿宋"/>
          <w:sz w:val="31"/>
          <w:szCs w:val="31"/>
        </w:rPr>
        <w:t>)</w:t>
      </w:r>
      <w:r>
        <w:rPr>
          <w:rFonts w:ascii="仿宋" w:hAnsi="仿宋" w:eastAsia="仿宋" w:cs="仿宋"/>
          <w:spacing w:val="9"/>
          <w:sz w:val="31"/>
          <w:szCs w:val="31"/>
        </w:rPr>
        <w:t>在中国大陆的合同制员工，参股公司参照执行</w:t>
      </w:r>
      <w:r>
        <w:rPr>
          <w:rFonts w:ascii="仿宋" w:hAnsi="仿宋" w:eastAsia="仿宋" w:cs="仿宋"/>
          <w:spacing w:val="8"/>
          <w:sz w:val="31"/>
          <w:szCs w:val="31"/>
        </w:rPr>
        <w:t>。</w:t>
      </w:r>
    </w:p>
    <w:p w14:paraId="1203B795">
      <w:pPr>
        <w:spacing w:line="240" w:lineRule="auto"/>
        <w:ind w:left="0" w:right="0" w:firstLine="0"/>
        <w:rPr>
          <w:rFonts w:hint="default" w:ascii="仿宋" w:hAnsi="仿宋" w:eastAsia="仿宋" w:cs="仿宋"/>
          <w:spacing w:val="8"/>
          <w:sz w:val="31"/>
          <w:szCs w:val="31"/>
          <w:lang w:val="en-US" w:eastAsia="zh-CN"/>
        </w:rPr>
      </w:pPr>
      <w:r>
        <w:rPr>
          <w:rFonts w:hint="eastAsia" w:ascii="仿宋" w:hAnsi="仿宋" w:eastAsia="仿宋" w:cs="仿宋"/>
          <w:spacing w:val="8"/>
          <w:sz w:val="31"/>
          <w:szCs w:val="31"/>
          <w:lang w:val="en-US" w:eastAsia="zh-CN"/>
        </w:rPr>
        <w:t>///</w:t>
      </w:r>
    </w:p>
    <w:p w14:paraId="5B9AA95C">
      <w:pPr>
        <w:spacing w:line="227" w:lineRule="auto"/>
        <w:ind w:left="651"/>
        <w:rPr>
          <w:rFonts w:ascii="仿宋" w:hAnsi="仿宋" w:eastAsia="仿宋" w:cs="仿宋"/>
          <w:sz w:val="31"/>
          <w:szCs w:val="31"/>
        </w:rPr>
      </w:pPr>
      <w:r>
        <w:rPr>
          <w:rFonts w:ascii="黑体" w:hAnsi="黑体" w:eastAsia="黑体" w:cs="黑体"/>
          <w:spacing w:val="13"/>
          <w:sz w:val="31"/>
          <w:szCs w:val="31"/>
        </w:rPr>
        <w:t>第</w:t>
      </w:r>
      <w:r>
        <w:rPr>
          <w:rFonts w:ascii="黑体" w:hAnsi="黑体" w:eastAsia="黑体" w:cs="黑体"/>
          <w:spacing w:val="7"/>
          <w:sz w:val="31"/>
          <w:szCs w:val="31"/>
        </w:rPr>
        <w:t>三条</w:t>
      </w:r>
      <w:r>
        <w:rPr>
          <w:rFonts w:ascii="仿宋" w:hAnsi="仿宋" w:eastAsia="仿宋" w:cs="仿宋"/>
          <w:spacing w:val="7"/>
          <w:sz w:val="31"/>
          <w:szCs w:val="31"/>
        </w:rPr>
        <w:t>管理职责</w:t>
      </w:r>
    </w:p>
    <w:p w14:paraId="22C8CDCB">
      <w:pPr>
        <w:spacing w:before="179" w:line="334" w:lineRule="auto"/>
        <w:ind w:left="7" w:right="249" w:firstLine="635"/>
        <w:rPr>
          <w:rFonts w:ascii="仿宋" w:hAnsi="仿宋" w:eastAsia="仿宋" w:cs="仿宋"/>
          <w:sz w:val="31"/>
          <w:szCs w:val="31"/>
        </w:rPr>
      </w:pPr>
      <w:r>
        <w:rPr>
          <w:rFonts w:ascii="仿宋" w:hAnsi="仿宋" w:eastAsia="仿宋" w:cs="仿宋"/>
          <w:spacing w:val="-1"/>
          <w:sz w:val="31"/>
          <w:szCs w:val="31"/>
        </w:rPr>
        <w:t>(一)华润啤酒人力资源部负责本制度的</w:t>
      </w:r>
      <w:r>
        <w:rPr>
          <w:rFonts w:ascii="仿宋" w:hAnsi="仿宋" w:eastAsia="仿宋" w:cs="仿宋"/>
          <w:sz w:val="31"/>
          <w:szCs w:val="31"/>
        </w:rPr>
        <w:t>起草、修订及解</w:t>
      </w:r>
      <w:r>
        <w:rPr>
          <w:rFonts w:ascii="仿宋" w:hAnsi="仿宋" w:eastAsia="仿宋" w:cs="仿宋"/>
          <w:spacing w:val="16"/>
          <w:sz w:val="31"/>
          <w:szCs w:val="31"/>
        </w:rPr>
        <w:t>释</w:t>
      </w:r>
      <w:r>
        <w:rPr>
          <w:rFonts w:ascii="仿宋" w:hAnsi="仿宋" w:eastAsia="仿宋" w:cs="仿宋"/>
          <w:spacing w:val="8"/>
          <w:sz w:val="31"/>
          <w:szCs w:val="31"/>
        </w:rPr>
        <w:t>，组织制度执行情况核查。</w:t>
      </w:r>
    </w:p>
    <w:p w14:paraId="5F3BDA5B">
      <w:pPr>
        <w:spacing w:line="220" w:lineRule="auto"/>
        <w:ind w:left="643"/>
        <w:rPr>
          <w:rFonts w:ascii="仿宋" w:hAnsi="仿宋" w:eastAsia="仿宋" w:cs="仿宋"/>
          <w:sz w:val="31"/>
          <w:szCs w:val="31"/>
        </w:rPr>
      </w:pPr>
      <w:r>
        <w:rPr>
          <w:rFonts w:ascii="仿宋" w:hAnsi="仿宋" w:eastAsia="仿宋" w:cs="仿宋"/>
          <w:spacing w:val="28"/>
          <w:sz w:val="31"/>
          <w:szCs w:val="31"/>
        </w:rPr>
        <w:t>(</w:t>
      </w:r>
      <w:r>
        <w:rPr>
          <w:rFonts w:ascii="仿宋" w:hAnsi="仿宋" w:eastAsia="仿宋" w:cs="仿宋"/>
          <w:spacing w:val="19"/>
          <w:sz w:val="31"/>
          <w:szCs w:val="31"/>
        </w:rPr>
        <w:t>二</w:t>
      </w:r>
      <w:r>
        <w:rPr>
          <w:rFonts w:ascii="仿宋" w:hAnsi="仿宋" w:eastAsia="仿宋" w:cs="仿宋"/>
          <w:spacing w:val="14"/>
          <w:sz w:val="31"/>
          <w:szCs w:val="31"/>
        </w:rPr>
        <w:t>)华润啤酒各级人力资源部负责考勤休假制度的执行。</w:t>
      </w:r>
    </w:p>
    <w:p w14:paraId="41F730B6">
      <w:pPr>
        <w:spacing w:before="190" w:line="333" w:lineRule="auto"/>
        <w:ind w:left="5" w:right="249" w:firstLine="637"/>
        <w:rPr>
          <w:rFonts w:ascii="仿宋" w:hAnsi="仿宋" w:eastAsia="仿宋" w:cs="仿宋"/>
          <w:spacing w:val="8"/>
          <w:sz w:val="31"/>
          <w:szCs w:val="31"/>
        </w:rPr>
      </w:pPr>
      <w:r>
        <w:rPr>
          <w:rFonts w:ascii="仿宋" w:hAnsi="仿宋" w:eastAsia="仿宋" w:cs="仿宋"/>
          <w:spacing w:val="5"/>
          <w:sz w:val="31"/>
          <w:szCs w:val="31"/>
        </w:rPr>
        <w:t>(三)各单位部门负责人负责本部门员工考勤、加班与</w:t>
      </w:r>
      <w:r>
        <w:rPr>
          <w:rFonts w:ascii="仿宋" w:hAnsi="仿宋" w:eastAsia="仿宋" w:cs="仿宋"/>
          <w:spacing w:val="4"/>
          <w:sz w:val="31"/>
          <w:szCs w:val="31"/>
        </w:rPr>
        <w:t>休</w:t>
      </w:r>
      <w:r>
        <w:rPr>
          <w:rFonts w:ascii="仿宋" w:hAnsi="仿宋" w:eastAsia="仿宋" w:cs="仿宋"/>
          <w:spacing w:val="12"/>
          <w:sz w:val="31"/>
          <w:szCs w:val="31"/>
        </w:rPr>
        <w:t>假</w:t>
      </w:r>
      <w:r>
        <w:rPr>
          <w:rFonts w:ascii="仿宋" w:hAnsi="仿宋" w:eastAsia="仿宋" w:cs="仿宋"/>
          <w:spacing w:val="8"/>
          <w:sz w:val="31"/>
          <w:szCs w:val="31"/>
        </w:rPr>
        <w:t>的管理和制度执行。</w:t>
      </w:r>
    </w:p>
    <w:p w14:paraId="515F78E6">
      <w:pPr>
        <w:spacing w:line="240" w:lineRule="auto"/>
        <w:ind w:left="0" w:right="0" w:firstLine="0"/>
        <w:rPr>
          <w:rFonts w:hint="default" w:ascii="仿宋" w:hAnsi="仿宋" w:eastAsia="仿宋" w:cs="仿宋"/>
          <w:spacing w:val="8"/>
          <w:sz w:val="31"/>
          <w:szCs w:val="31"/>
          <w:lang w:val="en-US" w:eastAsia="zh-CN"/>
        </w:rPr>
      </w:pPr>
      <w:r>
        <w:rPr>
          <w:rFonts w:hint="eastAsia" w:ascii="仿宋" w:hAnsi="仿宋" w:eastAsia="仿宋" w:cs="仿宋"/>
          <w:spacing w:val="8"/>
          <w:sz w:val="31"/>
          <w:szCs w:val="31"/>
          <w:lang w:val="en-US" w:eastAsia="zh-CN"/>
        </w:rPr>
        <w:t>///</w:t>
      </w:r>
    </w:p>
    <w:p w14:paraId="0DD4A71F">
      <w:pPr>
        <w:spacing w:line="227" w:lineRule="auto"/>
        <w:ind w:left="2847"/>
        <w:outlineLvl w:val="0"/>
        <w:rPr>
          <w:rFonts w:ascii="黑体" w:hAnsi="黑体" w:eastAsia="黑体" w:cs="黑体"/>
          <w:spacing w:val="5"/>
          <w:sz w:val="31"/>
          <w:szCs w:val="31"/>
        </w:rPr>
      </w:pPr>
      <w:bookmarkStart w:id="1" w:name="_bookmark2"/>
      <w:bookmarkEnd w:id="1"/>
      <w:r>
        <w:rPr>
          <w:rFonts w:ascii="黑体" w:hAnsi="黑体" w:eastAsia="黑体" w:cs="黑体"/>
          <w:spacing w:val="10"/>
          <w:sz w:val="31"/>
          <w:szCs w:val="31"/>
        </w:rPr>
        <w:t>第</w:t>
      </w:r>
      <w:r>
        <w:rPr>
          <w:rFonts w:ascii="黑体" w:hAnsi="黑体" w:eastAsia="黑体" w:cs="黑体"/>
          <w:spacing w:val="5"/>
          <w:sz w:val="31"/>
          <w:szCs w:val="31"/>
        </w:rPr>
        <w:t>二章工时制管理</w:t>
      </w:r>
    </w:p>
    <w:p w14:paraId="39E768A4">
      <w:pPr>
        <w:spacing w:line="240" w:lineRule="auto"/>
        <w:ind w:left="0"/>
        <w:outlineLvl w:val="0"/>
        <w:rPr>
          <w:rFonts w:hint="default" w:ascii="黑体" w:hAnsi="黑体" w:eastAsia="黑体" w:cs="黑体"/>
          <w:spacing w:val="5"/>
          <w:sz w:val="31"/>
          <w:szCs w:val="31"/>
          <w:lang w:val="en-US" w:eastAsia="zh-CN"/>
        </w:rPr>
      </w:pPr>
      <w:r>
        <w:rPr>
          <w:rFonts w:hint="eastAsia" w:ascii="黑体" w:hAnsi="黑体" w:eastAsia="黑体" w:cs="黑体"/>
          <w:spacing w:val="5"/>
          <w:sz w:val="31"/>
          <w:szCs w:val="31"/>
          <w:lang w:val="en-US" w:eastAsia="zh-CN"/>
        </w:rPr>
        <w:t>///</w:t>
      </w:r>
    </w:p>
    <w:p w14:paraId="6D67EDD7">
      <w:pPr>
        <w:spacing w:before="183" w:line="333" w:lineRule="auto"/>
        <w:ind w:left="10" w:right="249" w:firstLine="640"/>
        <w:rPr>
          <w:rFonts w:ascii="仿宋" w:hAnsi="仿宋" w:eastAsia="仿宋" w:cs="仿宋"/>
          <w:spacing w:val="7"/>
          <w:sz w:val="31"/>
          <w:szCs w:val="31"/>
        </w:rPr>
      </w:pPr>
      <w:r>
        <w:rPr>
          <w:rFonts w:ascii="黑体" w:hAnsi="黑体" w:eastAsia="黑体" w:cs="黑体"/>
          <w:spacing w:val="16"/>
          <w:sz w:val="31"/>
          <w:szCs w:val="31"/>
        </w:rPr>
        <w:t>第</w:t>
      </w:r>
      <w:r>
        <w:rPr>
          <w:rFonts w:ascii="黑体" w:hAnsi="黑体" w:eastAsia="黑体" w:cs="黑体"/>
          <w:spacing w:val="11"/>
          <w:sz w:val="31"/>
          <w:szCs w:val="31"/>
        </w:rPr>
        <w:t>四条</w:t>
      </w:r>
      <w:r>
        <w:rPr>
          <w:rFonts w:ascii="仿宋" w:hAnsi="仿宋" w:eastAsia="仿宋" w:cs="仿宋"/>
          <w:spacing w:val="11"/>
          <w:sz w:val="31"/>
          <w:szCs w:val="31"/>
        </w:rPr>
        <w:t>工时制分为标准工时制、综合计算工时工作制、</w:t>
      </w:r>
      <w:r>
        <w:rPr>
          <w:rFonts w:ascii="仿宋" w:hAnsi="仿宋" w:eastAsia="仿宋" w:cs="仿宋"/>
          <w:spacing w:val="10"/>
          <w:sz w:val="31"/>
          <w:szCs w:val="31"/>
        </w:rPr>
        <w:t>不定</w:t>
      </w:r>
      <w:r>
        <w:rPr>
          <w:rFonts w:ascii="仿宋" w:hAnsi="仿宋" w:eastAsia="仿宋" w:cs="仿宋"/>
          <w:spacing w:val="6"/>
          <w:sz w:val="31"/>
          <w:szCs w:val="31"/>
        </w:rPr>
        <w:t>时</w:t>
      </w:r>
      <w:r>
        <w:rPr>
          <w:rFonts w:ascii="仿宋" w:hAnsi="仿宋" w:eastAsia="仿宋" w:cs="仿宋"/>
          <w:spacing w:val="5"/>
          <w:sz w:val="31"/>
          <w:szCs w:val="31"/>
        </w:rPr>
        <w:t>工作制三种，其中不定时工作制和综合计算工时工作制</w:t>
      </w:r>
      <w:r>
        <w:rPr>
          <w:rFonts w:ascii="仿宋" w:hAnsi="仿宋" w:eastAsia="仿宋" w:cs="仿宋"/>
          <w:spacing w:val="7"/>
          <w:sz w:val="31"/>
          <w:szCs w:val="31"/>
        </w:rPr>
        <w:t>属特殊工时制。</w:t>
      </w:r>
    </w:p>
    <w:p w14:paraId="34FCF852">
      <w:pPr>
        <w:spacing w:line="240" w:lineRule="auto"/>
        <w:ind w:left="0" w:right="0" w:firstLine="0"/>
        <w:rPr>
          <w:rFonts w:hint="default" w:ascii="仿宋" w:hAnsi="仿宋" w:eastAsia="仿宋" w:cs="仿宋"/>
          <w:spacing w:val="7"/>
          <w:sz w:val="31"/>
          <w:szCs w:val="31"/>
          <w:lang w:val="en-US" w:eastAsia="zh-CN"/>
        </w:rPr>
      </w:pPr>
      <w:r>
        <w:rPr>
          <w:rFonts w:hint="eastAsia" w:ascii="仿宋" w:hAnsi="仿宋" w:eastAsia="仿宋" w:cs="仿宋"/>
          <w:spacing w:val="7"/>
          <w:sz w:val="31"/>
          <w:szCs w:val="31"/>
          <w:lang w:val="en-US" w:eastAsia="zh-CN"/>
        </w:rPr>
        <w:t>///</w:t>
      </w:r>
    </w:p>
    <w:p w14:paraId="6B9FA941">
      <w:pPr>
        <w:spacing w:before="1" w:line="333" w:lineRule="auto"/>
        <w:ind w:left="26" w:right="252" w:firstLine="624"/>
        <w:rPr>
          <w:rFonts w:ascii="仿宋" w:hAnsi="仿宋" w:eastAsia="仿宋" w:cs="仿宋"/>
          <w:sz w:val="31"/>
          <w:szCs w:val="31"/>
        </w:rPr>
      </w:pPr>
      <w:r>
        <w:rPr>
          <w:rFonts w:ascii="黑体" w:hAnsi="黑体" w:eastAsia="黑体" w:cs="黑体"/>
          <w:spacing w:val="14"/>
          <w:sz w:val="31"/>
          <w:szCs w:val="31"/>
        </w:rPr>
        <w:t>第</w:t>
      </w:r>
      <w:r>
        <w:rPr>
          <w:rFonts w:ascii="黑体" w:hAnsi="黑体" w:eastAsia="黑体" w:cs="黑体"/>
          <w:spacing w:val="11"/>
          <w:sz w:val="31"/>
          <w:szCs w:val="31"/>
        </w:rPr>
        <w:t>五条</w:t>
      </w:r>
      <w:r>
        <w:rPr>
          <w:rFonts w:ascii="仿宋" w:hAnsi="仿宋" w:eastAsia="仿宋" w:cs="仿宋"/>
          <w:spacing w:val="11"/>
          <w:sz w:val="31"/>
          <w:szCs w:val="31"/>
        </w:rPr>
        <w:t>特殊工时制申报和执行应遵循国家及地方政府相</w:t>
      </w:r>
      <w:bookmarkStart w:id="2" w:name="_bookmark3"/>
      <w:bookmarkEnd w:id="2"/>
      <w:r>
        <w:rPr>
          <w:rFonts w:ascii="仿宋" w:hAnsi="仿宋" w:eastAsia="仿宋" w:cs="仿宋"/>
          <w:spacing w:val="2"/>
          <w:sz w:val="31"/>
          <w:szCs w:val="31"/>
        </w:rPr>
        <w:t>关法律法规并结合业务实际情况，由各单位自行决</w:t>
      </w:r>
      <w:r>
        <w:rPr>
          <w:rFonts w:ascii="仿宋" w:hAnsi="仿宋" w:eastAsia="仿宋" w:cs="仿宋"/>
          <w:sz w:val="31"/>
          <w:szCs w:val="31"/>
        </w:rPr>
        <w:t>定。</w:t>
      </w:r>
    </w:p>
    <w:p w14:paraId="75758EB0">
      <w:pPr>
        <w:spacing w:line="240" w:lineRule="auto"/>
        <w:ind w:left="0" w:right="0" w:firstLine="0"/>
        <w:rPr>
          <w:rFonts w:hint="default" w:ascii="仿宋" w:hAnsi="仿宋" w:eastAsia="仿宋" w:cs="仿宋"/>
          <w:sz w:val="31"/>
          <w:szCs w:val="31"/>
          <w:lang w:val="en-US" w:eastAsia="zh-CN"/>
        </w:rPr>
      </w:pPr>
      <w:r>
        <w:rPr>
          <w:rFonts w:hint="eastAsia" w:ascii="仿宋" w:hAnsi="仿宋" w:eastAsia="仿宋" w:cs="仿宋"/>
          <w:sz w:val="31"/>
          <w:szCs w:val="31"/>
          <w:lang w:val="en-US" w:eastAsia="zh-CN"/>
        </w:rPr>
        <w:t>///</w:t>
      </w:r>
    </w:p>
    <w:p w14:paraId="0DBE2260">
      <w:pPr>
        <w:spacing w:line="227" w:lineRule="auto"/>
        <w:ind w:left="3005"/>
        <w:outlineLvl w:val="0"/>
        <w:rPr>
          <w:rFonts w:ascii="黑体" w:hAnsi="黑体" w:eastAsia="黑体" w:cs="黑体"/>
          <w:spacing w:val="5"/>
          <w:sz w:val="31"/>
          <w:szCs w:val="31"/>
        </w:rPr>
      </w:pPr>
      <w:r>
        <w:rPr>
          <w:rFonts w:ascii="黑体" w:hAnsi="黑体" w:eastAsia="黑体" w:cs="黑体"/>
          <w:spacing w:val="6"/>
          <w:sz w:val="31"/>
          <w:szCs w:val="31"/>
        </w:rPr>
        <w:t>第</w:t>
      </w:r>
      <w:r>
        <w:rPr>
          <w:rFonts w:ascii="黑体" w:hAnsi="黑体" w:eastAsia="黑体" w:cs="黑体"/>
          <w:spacing w:val="5"/>
          <w:sz w:val="31"/>
          <w:szCs w:val="31"/>
        </w:rPr>
        <w:t>三章考勤管理</w:t>
      </w:r>
    </w:p>
    <w:p w14:paraId="36C90D51">
      <w:pPr>
        <w:spacing w:line="240" w:lineRule="auto"/>
        <w:ind w:left="0"/>
        <w:outlineLvl w:val="0"/>
        <w:rPr>
          <w:rFonts w:hint="default" w:ascii="黑体" w:hAnsi="黑体" w:eastAsia="黑体" w:cs="黑体"/>
          <w:spacing w:val="5"/>
          <w:sz w:val="31"/>
          <w:szCs w:val="31"/>
          <w:lang w:val="en-US" w:eastAsia="zh-CN"/>
        </w:rPr>
      </w:pPr>
      <w:r>
        <w:rPr>
          <w:rFonts w:hint="eastAsia" w:ascii="黑体" w:hAnsi="黑体" w:eastAsia="黑体" w:cs="黑体"/>
          <w:spacing w:val="5"/>
          <w:sz w:val="31"/>
          <w:szCs w:val="31"/>
          <w:lang w:val="en-US" w:eastAsia="zh-CN"/>
        </w:rPr>
        <w:t>///</w:t>
      </w:r>
    </w:p>
    <w:p w14:paraId="4AD09DA5">
      <w:pPr>
        <w:spacing w:before="180" w:line="226" w:lineRule="auto"/>
        <w:ind w:left="651"/>
        <w:rPr>
          <w:rFonts w:ascii="仿宋" w:hAnsi="仿宋" w:eastAsia="仿宋" w:cs="仿宋"/>
          <w:sz w:val="31"/>
          <w:szCs w:val="31"/>
        </w:rPr>
      </w:pPr>
      <w:r>
        <w:rPr>
          <w:rFonts w:ascii="黑体" w:hAnsi="黑体" w:eastAsia="黑体" w:cs="黑体"/>
          <w:spacing w:val="11"/>
          <w:sz w:val="31"/>
          <w:szCs w:val="31"/>
        </w:rPr>
        <w:t>第</w:t>
      </w:r>
      <w:r>
        <w:rPr>
          <w:rFonts w:ascii="黑体" w:hAnsi="黑体" w:eastAsia="黑体" w:cs="黑体"/>
          <w:spacing w:val="8"/>
          <w:sz w:val="31"/>
          <w:szCs w:val="31"/>
        </w:rPr>
        <w:t>六条</w:t>
      </w:r>
      <w:r>
        <w:rPr>
          <w:rFonts w:ascii="仿宋" w:hAnsi="仿宋" w:eastAsia="仿宋" w:cs="仿宋"/>
          <w:spacing w:val="8"/>
          <w:sz w:val="31"/>
          <w:szCs w:val="31"/>
        </w:rPr>
        <w:t>考勤管理要求</w:t>
      </w:r>
    </w:p>
    <w:p w14:paraId="61472D23">
      <w:pPr>
        <w:numPr>
          <w:ilvl w:val="0"/>
          <w:numId w:val="0"/>
        </w:numPr>
        <w:spacing w:before="182" w:line="342" w:lineRule="auto"/>
        <w:ind w:left="13" w:leftChars="0" w:right="252" w:rightChars="0" w:firstLine="630" w:firstLineChars="0"/>
        <w:rPr>
          <w:rFonts w:ascii="仿宋" w:hAnsi="仿宋" w:eastAsia="仿宋" w:cs="仿宋"/>
          <w:spacing w:val="5"/>
          <w:sz w:val="31"/>
          <w:szCs w:val="31"/>
        </w:rPr>
      </w:pPr>
      <w:r>
        <w:rPr>
          <w:rFonts w:hint="eastAsia" w:ascii="仿宋" w:hAnsi="仿宋" w:eastAsia="仿宋" w:cs="仿宋"/>
          <w:snapToGrid w:val="0"/>
          <w:color w:val="000000"/>
          <w:spacing w:val="5"/>
          <w:kern w:val="0"/>
          <w:sz w:val="31"/>
          <w:szCs w:val="31"/>
        </w:rPr>
        <w:t>(一)</w:t>
      </w:r>
      <w:r>
        <w:rPr>
          <w:rFonts w:ascii="仿宋" w:hAnsi="仿宋" w:eastAsia="仿宋" w:cs="仿宋"/>
          <w:spacing w:val="-1"/>
          <w:sz w:val="31"/>
          <w:szCs w:val="31"/>
        </w:rPr>
        <w:t>员工出勤是薪酬福利发放的重要依据，员</w:t>
      </w:r>
      <w:r>
        <w:rPr>
          <w:rFonts w:ascii="仿宋" w:hAnsi="仿宋" w:eastAsia="仿宋" w:cs="仿宋"/>
          <w:sz w:val="31"/>
          <w:szCs w:val="31"/>
        </w:rPr>
        <w:t>工须严格</w:t>
      </w:r>
      <w:r>
        <w:rPr>
          <w:rFonts w:ascii="仿宋" w:hAnsi="仿宋" w:eastAsia="仿宋" w:cs="仿宋"/>
          <w:spacing w:val="6"/>
          <w:sz w:val="31"/>
          <w:szCs w:val="31"/>
        </w:rPr>
        <w:t>遵守本制度</w:t>
      </w:r>
      <w:r>
        <w:rPr>
          <w:rFonts w:ascii="仿宋" w:hAnsi="仿宋" w:eastAsia="仿宋" w:cs="仿宋"/>
          <w:spacing w:val="5"/>
          <w:sz w:val="31"/>
          <w:szCs w:val="31"/>
        </w:rPr>
        <w:t>。</w:t>
      </w:r>
    </w:p>
    <w:p w14:paraId="2C91C3D8">
      <w:pPr>
        <w:spacing w:before="101" w:line="333" w:lineRule="auto"/>
        <w:ind w:left="56" w:right="252" w:firstLine="586"/>
        <w:rPr>
          <w:rFonts w:ascii="仿宋" w:hAnsi="仿宋" w:eastAsia="仿宋" w:cs="仿宋"/>
          <w:sz w:val="31"/>
          <w:szCs w:val="31"/>
        </w:rPr>
      </w:pPr>
      <w:bookmarkStart w:id="3" w:name="_bookmark6"/>
      <w:bookmarkEnd w:id="3"/>
      <w:r>
        <w:rPr>
          <w:rFonts w:ascii="仿宋" w:hAnsi="仿宋" w:eastAsia="仿宋" w:cs="仿宋"/>
          <w:spacing w:val="-1"/>
          <w:sz w:val="31"/>
          <w:szCs w:val="31"/>
        </w:rPr>
        <w:t>(二)考勤周期为自然月，员工出勤、加班与休</w:t>
      </w:r>
      <w:r>
        <w:rPr>
          <w:rFonts w:ascii="仿宋" w:hAnsi="仿宋" w:eastAsia="仿宋" w:cs="仿宋"/>
          <w:sz w:val="31"/>
          <w:szCs w:val="31"/>
        </w:rPr>
        <w:t>假信息均</w:t>
      </w:r>
      <w:r>
        <w:rPr>
          <w:rFonts w:ascii="仿宋" w:hAnsi="仿宋" w:eastAsia="仿宋" w:cs="仿宋"/>
          <w:spacing w:val="6"/>
          <w:sz w:val="31"/>
          <w:szCs w:val="31"/>
        </w:rPr>
        <w:t>由</w:t>
      </w:r>
      <w:r>
        <w:rPr>
          <w:rFonts w:ascii="仿宋" w:hAnsi="仿宋" w:eastAsia="仿宋" w:cs="仿宋"/>
          <w:spacing w:val="3"/>
          <w:sz w:val="31"/>
          <w:szCs w:val="31"/>
        </w:rPr>
        <w:t>公司考勤系统采集。</w:t>
      </w:r>
    </w:p>
    <w:p w14:paraId="49ECC213">
      <w:pPr>
        <w:spacing w:before="2" w:line="333" w:lineRule="auto"/>
        <w:ind w:left="11" w:right="249" w:firstLine="631"/>
        <w:rPr>
          <w:rFonts w:ascii="仿宋" w:hAnsi="仿宋" w:eastAsia="仿宋" w:cs="仿宋"/>
          <w:sz w:val="31"/>
          <w:szCs w:val="31"/>
        </w:rPr>
      </w:pPr>
      <w:r>
        <w:rPr>
          <w:rFonts w:ascii="仿宋" w:hAnsi="仿宋" w:eastAsia="仿宋" w:cs="仿宋"/>
          <w:spacing w:val="-1"/>
          <w:sz w:val="31"/>
          <w:szCs w:val="31"/>
        </w:rPr>
        <w:t>(三)除不定时工作制员工外，员工上下</w:t>
      </w:r>
      <w:r>
        <w:rPr>
          <w:rFonts w:ascii="仿宋" w:hAnsi="仿宋" w:eastAsia="仿宋" w:cs="仿宋"/>
          <w:sz w:val="31"/>
          <w:szCs w:val="31"/>
        </w:rPr>
        <w:t>班均应打卡，未</w:t>
      </w:r>
      <w:r>
        <w:rPr>
          <w:rFonts w:ascii="仿宋" w:hAnsi="仿宋" w:eastAsia="仿宋" w:cs="仿宋"/>
          <w:spacing w:val="30"/>
          <w:sz w:val="31"/>
          <w:szCs w:val="31"/>
        </w:rPr>
        <w:t>经</w:t>
      </w:r>
      <w:r>
        <w:rPr>
          <w:rFonts w:ascii="仿宋" w:hAnsi="仿宋" w:eastAsia="仿宋" w:cs="仿宋"/>
          <w:spacing w:val="17"/>
          <w:sz w:val="31"/>
          <w:szCs w:val="31"/>
        </w:rPr>
        <w:t>加班审批的员工打卡时间早于公司规定的上班时间或晚于</w:t>
      </w:r>
      <w:r>
        <w:rPr>
          <w:rFonts w:ascii="仿宋" w:hAnsi="仿宋" w:eastAsia="仿宋" w:cs="仿宋"/>
          <w:spacing w:val="9"/>
          <w:sz w:val="31"/>
          <w:szCs w:val="31"/>
        </w:rPr>
        <w:t>公司规定的下班时间的部分，均不作为出勤时间。</w:t>
      </w:r>
    </w:p>
    <w:p w14:paraId="1BE870B9">
      <w:pPr>
        <w:spacing w:line="220" w:lineRule="auto"/>
        <w:ind w:left="643"/>
        <w:rPr>
          <w:rFonts w:ascii="仿宋" w:hAnsi="仿宋" w:eastAsia="仿宋" w:cs="仿宋"/>
          <w:sz w:val="31"/>
          <w:szCs w:val="31"/>
        </w:rPr>
      </w:pPr>
      <w:r>
        <w:rPr>
          <w:rFonts w:ascii="仿宋" w:hAnsi="仿宋" w:eastAsia="仿宋" w:cs="仿宋"/>
          <w:spacing w:val="-6"/>
          <w:sz w:val="31"/>
          <w:szCs w:val="31"/>
        </w:rPr>
        <w:t>(四)</w:t>
      </w:r>
      <w:r>
        <w:rPr>
          <w:rFonts w:ascii="仿宋" w:hAnsi="仿宋" w:eastAsia="仿宋" w:cs="仿宋"/>
          <w:spacing w:val="-3"/>
          <w:sz w:val="31"/>
          <w:szCs w:val="31"/>
        </w:rPr>
        <w:t>公出、出差或休假应事前履行相关审批程序。</w:t>
      </w:r>
    </w:p>
    <w:p w14:paraId="7744CF5A">
      <w:pPr>
        <w:spacing w:before="190" w:line="333" w:lineRule="auto"/>
        <w:ind w:left="11" w:firstLine="631"/>
        <w:rPr>
          <w:rFonts w:ascii="仿宋" w:hAnsi="仿宋" w:eastAsia="仿宋" w:cs="仿宋"/>
          <w:spacing w:val="3"/>
          <w:sz w:val="31"/>
          <w:szCs w:val="31"/>
        </w:rPr>
      </w:pPr>
      <w:r>
        <w:rPr>
          <w:rFonts w:ascii="仿宋" w:hAnsi="仿宋" w:eastAsia="仿宋" w:cs="仿宋"/>
          <w:spacing w:val="8"/>
          <w:sz w:val="31"/>
          <w:szCs w:val="31"/>
        </w:rPr>
        <w:t>(五</w:t>
      </w:r>
      <w:r>
        <w:rPr>
          <w:rFonts w:ascii="仿宋" w:hAnsi="仿宋" w:eastAsia="仿宋" w:cs="仿宋"/>
          <w:spacing w:val="4"/>
          <w:sz w:val="31"/>
          <w:szCs w:val="31"/>
        </w:rPr>
        <w:t>)员工以任何形式在考勤上弄虚作假的，经查属实，公</w:t>
      </w:r>
      <w:r>
        <w:rPr>
          <w:rFonts w:ascii="仿宋" w:hAnsi="仿宋" w:eastAsia="仿宋" w:cs="仿宋"/>
          <w:spacing w:val="3"/>
          <w:sz w:val="31"/>
          <w:szCs w:val="31"/>
        </w:rPr>
        <w:t>司视作严重违反公司规章制度处理，有权单方解除劳动关系。</w:t>
      </w:r>
    </w:p>
    <w:p w14:paraId="1123D27F">
      <w:pPr>
        <w:spacing w:line="240" w:lineRule="auto"/>
        <w:ind w:left="0" w:firstLine="0"/>
        <w:rPr>
          <w:rFonts w:hint="default" w:ascii="仿宋" w:hAnsi="仿宋" w:eastAsia="仿宋" w:cs="仿宋"/>
          <w:spacing w:val="3"/>
          <w:sz w:val="31"/>
          <w:szCs w:val="31"/>
          <w:lang w:val="en-US" w:eastAsia="zh-CN"/>
        </w:rPr>
      </w:pPr>
      <w:r>
        <w:rPr>
          <w:rFonts w:hint="eastAsia" w:ascii="仿宋" w:hAnsi="仿宋" w:eastAsia="仿宋" w:cs="仿宋"/>
          <w:spacing w:val="3"/>
          <w:sz w:val="31"/>
          <w:szCs w:val="31"/>
          <w:lang w:val="en-US" w:eastAsia="zh-CN"/>
        </w:rPr>
        <w:t>///</w:t>
      </w:r>
    </w:p>
    <w:p w14:paraId="63C1D6A2">
      <w:pPr>
        <w:spacing w:line="224" w:lineRule="auto"/>
        <w:ind w:left="651"/>
        <w:rPr>
          <w:rFonts w:ascii="仿宋" w:hAnsi="仿宋" w:eastAsia="仿宋" w:cs="仿宋"/>
          <w:sz w:val="31"/>
          <w:szCs w:val="31"/>
        </w:rPr>
      </w:pPr>
      <w:r>
        <w:rPr>
          <w:rFonts w:ascii="黑体" w:hAnsi="黑体" w:eastAsia="黑体" w:cs="黑体"/>
          <w:spacing w:val="11"/>
          <w:sz w:val="31"/>
          <w:szCs w:val="31"/>
        </w:rPr>
        <w:t>第</w:t>
      </w:r>
      <w:r>
        <w:rPr>
          <w:rFonts w:ascii="黑体" w:hAnsi="黑体" w:eastAsia="黑体" w:cs="黑体"/>
          <w:spacing w:val="8"/>
          <w:sz w:val="31"/>
          <w:szCs w:val="31"/>
        </w:rPr>
        <w:t>七条</w:t>
      </w:r>
      <w:r>
        <w:rPr>
          <w:rFonts w:ascii="仿宋" w:hAnsi="仿宋" w:eastAsia="仿宋" w:cs="仿宋"/>
          <w:spacing w:val="8"/>
          <w:sz w:val="31"/>
          <w:szCs w:val="31"/>
        </w:rPr>
        <w:t>工作时间管理</w:t>
      </w:r>
    </w:p>
    <w:p w14:paraId="4D7879B3">
      <w:pPr>
        <w:numPr>
          <w:ilvl w:val="0"/>
          <w:numId w:val="0"/>
        </w:numPr>
        <w:spacing w:before="189" w:line="333" w:lineRule="auto"/>
        <w:ind w:left="16" w:leftChars="0" w:right="160" w:rightChars="0" w:firstLine="626" w:firstLineChars="0"/>
        <w:rPr>
          <w:rFonts w:ascii="仿宋" w:hAnsi="仿宋" w:eastAsia="仿宋" w:cs="仿宋"/>
          <w:spacing w:val="2"/>
          <w:sz w:val="31"/>
          <w:szCs w:val="31"/>
        </w:rPr>
      </w:pPr>
      <w:r>
        <w:rPr>
          <w:rFonts w:hint="eastAsia" w:ascii="仿宋" w:hAnsi="仿宋" w:eastAsia="仿宋" w:cs="仿宋"/>
          <w:snapToGrid w:val="0"/>
          <w:color w:val="000000"/>
          <w:spacing w:val="2"/>
          <w:kern w:val="0"/>
          <w:sz w:val="31"/>
          <w:szCs w:val="31"/>
        </w:rPr>
        <w:t>(一)</w:t>
      </w:r>
      <w:r>
        <w:rPr>
          <w:rFonts w:ascii="仿宋" w:hAnsi="仿宋" w:eastAsia="仿宋" w:cs="仿宋"/>
          <w:spacing w:val="-1"/>
          <w:sz w:val="31"/>
          <w:szCs w:val="31"/>
        </w:rPr>
        <w:t>华润啤酒本部、华润雪花本部、华润酒业</w:t>
      </w:r>
      <w:r>
        <w:rPr>
          <w:rFonts w:ascii="仿宋" w:hAnsi="仿宋" w:eastAsia="仿宋" w:cs="仿宋"/>
          <w:sz w:val="31"/>
          <w:szCs w:val="31"/>
        </w:rPr>
        <w:t>本部工作</w:t>
      </w:r>
      <w:r>
        <w:rPr>
          <w:rFonts w:ascii="仿宋" w:hAnsi="仿宋" w:eastAsia="仿宋" w:cs="仿宋"/>
          <w:spacing w:val="9"/>
          <w:sz w:val="31"/>
          <w:szCs w:val="31"/>
        </w:rPr>
        <w:t>时间为9:00-17:30(含午休时间)；派驻片区人员按驻地所</w:t>
      </w:r>
      <w:r>
        <w:rPr>
          <w:rFonts w:ascii="仿宋" w:hAnsi="仿宋" w:eastAsia="仿宋" w:cs="仿宋"/>
          <w:spacing w:val="7"/>
          <w:sz w:val="31"/>
          <w:szCs w:val="31"/>
        </w:rPr>
        <w:t>在</w:t>
      </w:r>
      <w:r>
        <w:rPr>
          <w:rFonts w:ascii="仿宋" w:hAnsi="仿宋" w:eastAsia="仿宋" w:cs="仿宋"/>
          <w:spacing w:val="5"/>
          <w:sz w:val="31"/>
          <w:szCs w:val="31"/>
        </w:rPr>
        <w:t>组织的工作时间执行；各一线单位(销售事业部/省营销中</w:t>
      </w:r>
      <w:r>
        <w:rPr>
          <w:rFonts w:ascii="仿宋" w:hAnsi="仿宋" w:eastAsia="仿宋" w:cs="仿宋"/>
          <w:spacing w:val="4"/>
          <w:sz w:val="31"/>
          <w:szCs w:val="31"/>
        </w:rPr>
        <w:t>心</w:t>
      </w:r>
      <w:r>
        <w:rPr>
          <w:rFonts w:ascii="仿宋" w:hAnsi="仿宋" w:eastAsia="仿宋" w:cs="仿宋"/>
          <w:sz w:val="31"/>
          <w:szCs w:val="31"/>
        </w:rPr>
        <w:t>/</w:t>
      </w:r>
      <w:r>
        <w:rPr>
          <w:rFonts w:ascii="仿宋" w:hAnsi="仿宋" w:eastAsia="仿宋" w:cs="仿宋"/>
          <w:spacing w:val="4"/>
          <w:sz w:val="31"/>
          <w:szCs w:val="31"/>
        </w:rPr>
        <w:t>生产工厂)可根据当</w:t>
      </w:r>
      <w:r>
        <w:rPr>
          <w:rFonts w:ascii="仿宋" w:hAnsi="仿宋" w:eastAsia="仿宋" w:cs="仿宋"/>
          <w:spacing w:val="2"/>
          <w:sz w:val="31"/>
          <w:szCs w:val="31"/>
        </w:rPr>
        <w:t>地气侯、业务需要制定本单位的工作时间。</w:t>
      </w:r>
    </w:p>
    <w:p w14:paraId="421E9096">
      <w:pPr>
        <w:numPr>
          <w:numId w:val="0"/>
        </w:numPr>
        <w:spacing w:line="240" w:lineRule="auto"/>
        <w:ind w:left="0" w:leftChars="0" w:right="0" w:rightChars="0"/>
        <w:rPr>
          <w:rFonts w:hint="default" w:ascii="仿宋" w:hAnsi="仿宋" w:eastAsia="仿宋" w:cs="仿宋"/>
          <w:spacing w:val="2"/>
          <w:sz w:val="31"/>
          <w:szCs w:val="31"/>
          <w:lang w:val="en-US" w:eastAsia="zh-CN"/>
        </w:rPr>
      </w:pPr>
      <w:r>
        <w:rPr>
          <w:rFonts w:hint="eastAsia" w:ascii="仿宋" w:hAnsi="仿宋" w:eastAsia="仿宋" w:cs="仿宋"/>
          <w:spacing w:val="2"/>
          <w:sz w:val="31"/>
          <w:szCs w:val="31"/>
          <w:lang w:val="en-US" w:eastAsia="zh-CN"/>
        </w:rPr>
        <w:t>///</w:t>
      </w:r>
    </w:p>
    <w:p w14:paraId="6DD9A4E5">
      <w:pPr>
        <w:spacing w:before="3" w:line="333" w:lineRule="auto"/>
        <w:ind w:left="9" w:right="252" w:firstLine="634"/>
        <w:rPr>
          <w:rFonts w:ascii="仿宋" w:hAnsi="仿宋" w:eastAsia="仿宋" w:cs="仿宋"/>
          <w:sz w:val="31"/>
          <w:szCs w:val="31"/>
        </w:rPr>
      </w:pPr>
      <w:r>
        <w:rPr>
          <w:rFonts w:ascii="仿宋" w:hAnsi="仿宋" w:eastAsia="仿宋" w:cs="仿宋"/>
          <w:spacing w:val="20"/>
          <w:sz w:val="31"/>
          <w:szCs w:val="31"/>
        </w:rPr>
        <w:t>(</w:t>
      </w:r>
      <w:r>
        <w:rPr>
          <w:rFonts w:ascii="仿宋" w:hAnsi="仿宋" w:eastAsia="仿宋" w:cs="仿宋"/>
          <w:spacing w:val="10"/>
          <w:sz w:val="31"/>
          <w:szCs w:val="31"/>
        </w:rPr>
        <w:t>二)综合计算工时工作制员工应根据公司编制的班次</w:t>
      </w:r>
      <w:r>
        <w:rPr>
          <w:rFonts w:ascii="仿宋" w:hAnsi="仿宋" w:eastAsia="仿宋" w:cs="仿宋"/>
          <w:spacing w:val="11"/>
          <w:sz w:val="31"/>
          <w:szCs w:val="31"/>
        </w:rPr>
        <w:t>及</w:t>
      </w:r>
      <w:r>
        <w:rPr>
          <w:rFonts w:ascii="仿宋" w:hAnsi="仿宋" w:eastAsia="仿宋" w:cs="仿宋"/>
          <w:spacing w:val="7"/>
          <w:sz w:val="31"/>
          <w:szCs w:val="31"/>
        </w:rPr>
        <w:t>排班时间出勤。</w:t>
      </w:r>
    </w:p>
    <w:p w14:paraId="4315B1E8">
      <w:pPr>
        <w:spacing w:line="333" w:lineRule="auto"/>
        <w:ind w:left="11" w:right="7" w:firstLine="659"/>
        <w:rPr>
          <w:rFonts w:ascii="仿宋" w:hAnsi="仿宋" w:eastAsia="仿宋" w:cs="仿宋"/>
          <w:sz w:val="31"/>
          <w:szCs w:val="31"/>
        </w:rPr>
      </w:pPr>
      <w:r>
        <w:rPr>
          <w:rFonts w:ascii="仿宋" w:hAnsi="仿宋" w:eastAsia="仿宋" w:cs="仿宋"/>
          <w:spacing w:val="2"/>
          <w:sz w:val="31"/>
          <w:szCs w:val="31"/>
        </w:rPr>
        <w:t>1.各单位全年可根据生</w:t>
      </w:r>
      <w:r>
        <w:rPr>
          <w:rFonts w:ascii="仿宋" w:hAnsi="仿宋" w:eastAsia="仿宋" w:cs="仿宋"/>
          <w:spacing w:val="1"/>
          <w:sz w:val="31"/>
          <w:szCs w:val="31"/>
        </w:rPr>
        <w:t>产经营需要执行淡、旺季工作时间，</w:t>
      </w:r>
      <w:r>
        <w:rPr>
          <w:rFonts w:ascii="仿宋" w:hAnsi="仿宋" w:eastAsia="仿宋" w:cs="仿宋"/>
          <w:spacing w:val="-2"/>
          <w:sz w:val="31"/>
          <w:szCs w:val="31"/>
        </w:rPr>
        <w:t>全年工作时间不超过1984小时</w:t>
      </w:r>
      <w:r>
        <w:rPr>
          <w:rFonts w:ascii="仿宋" w:hAnsi="仿宋" w:eastAsia="仿宋" w:cs="仿宋"/>
          <w:sz w:val="31"/>
          <w:szCs w:val="31"/>
        </w:rPr>
        <w:t>。</w:t>
      </w:r>
    </w:p>
    <w:p w14:paraId="77D66941">
      <w:pPr>
        <w:spacing w:before="2" w:line="333" w:lineRule="auto"/>
        <w:ind w:left="28" w:right="249" w:firstLine="635"/>
        <w:rPr>
          <w:rFonts w:ascii="仿宋" w:hAnsi="仿宋" w:eastAsia="仿宋" w:cs="仿宋"/>
          <w:spacing w:val="6"/>
          <w:sz w:val="31"/>
          <w:szCs w:val="31"/>
        </w:rPr>
      </w:pPr>
      <w:r>
        <w:rPr>
          <w:rFonts w:ascii="仿宋" w:hAnsi="仿宋" w:eastAsia="仿宋" w:cs="仿宋"/>
          <w:spacing w:val="8"/>
          <w:sz w:val="31"/>
          <w:szCs w:val="31"/>
        </w:rPr>
        <w:t>2.</w:t>
      </w:r>
      <w:r>
        <w:rPr>
          <w:rFonts w:ascii="仿宋" w:hAnsi="仿宋" w:eastAsia="仿宋" w:cs="仿宋"/>
          <w:spacing w:val="5"/>
          <w:sz w:val="31"/>
          <w:szCs w:val="31"/>
        </w:rPr>
        <w:t>实</w:t>
      </w:r>
      <w:r>
        <w:rPr>
          <w:rFonts w:ascii="仿宋" w:hAnsi="仿宋" w:eastAsia="仿宋" w:cs="仿宋"/>
          <w:spacing w:val="4"/>
          <w:sz w:val="31"/>
          <w:szCs w:val="31"/>
        </w:rPr>
        <w:t>施轮班作业员工，以当班实际排班作业时间出勤，实</w:t>
      </w:r>
      <w:r>
        <w:rPr>
          <w:rFonts w:ascii="仿宋" w:hAnsi="仿宋" w:eastAsia="仿宋" w:cs="仿宋"/>
          <w:spacing w:val="8"/>
          <w:sz w:val="31"/>
          <w:szCs w:val="31"/>
        </w:rPr>
        <w:t>际出勤时间</w:t>
      </w:r>
      <w:r>
        <w:rPr>
          <w:rFonts w:ascii="仿宋" w:hAnsi="仿宋" w:eastAsia="仿宋" w:cs="仿宋"/>
          <w:spacing w:val="5"/>
          <w:sz w:val="31"/>
          <w:szCs w:val="31"/>
        </w:rPr>
        <w:t>小</w:t>
      </w:r>
      <w:r>
        <w:rPr>
          <w:rFonts w:ascii="仿宋" w:hAnsi="仿宋" w:eastAsia="仿宋" w:cs="仿宋"/>
          <w:spacing w:val="4"/>
          <w:sz w:val="31"/>
          <w:szCs w:val="31"/>
        </w:rPr>
        <w:t>于排班时间则以实际出勤为准；实际出勤时间大</w:t>
      </w:r>
      <w:r>
        <w:rPr>
          <w:rFonts w:ascii="仿宋" w:hAnsi="仿宋" w:eastAsia="仿宋" w:cs="仿宋"/>
          <w:spacing w:val="8"/>
          <w:sz w:val="31"/>
          <w:szCs w:val="31"/>
        </w:rPr>
        <w:t>于排班时间的</w:t>
      </w:r>
      <w:ins w:id="135" w:author="咨询组" w:date="2026-01-23T09:23:23Z">
        <w:r>
          <w:rPr>
            <w:rFonts w:hint="eastAsia" w:ascii="仿宋" w:hAnsi="仿宋" w:eastAsia="仿宋" w:cs="仿宋"/>
            <w:color w:val="FF0000"/>
            <w:spacing w:val="6"/>
            <w:sz w:val="31"/>
            <w:szCs w:val="31"/>
            <w:lang w:val="en-US" w:eastAsia="zh-CN"/>
          </w:rPr>
          <w:t>以排班时间为准，如有加班的，按加班规则统计</w:t>
        </w:r>
      </w:ins>
      <w:ins w:id="136" w:author="咨询组" w:date="2026-01-23T09:23:23Z">
        <w:r>
          <w:rPr>
            <w:rFonts w:ascii="仿宋" w:hAnsi="仿宋" w:eastAsia="仿宋" w:cs="仿宋"/>
            <w:spacing w:val="6"/>
            <w:sz w:val="31"/>
            <w:szCs w:val="31"/>
          </w:rPr>
          <w:t>。</w:t>
        </w:r>
      </w:ins>
    </w:p>
    <w:p w14:paraId="4F63A63C">
      <w:pPr>
        <w:spacing w:line="240" w:lineRule="auto"/>
        <w:ind w:left="0" w:right="0" w:firstLine="0"/>
        <w:rPr>
          <w:rFonts w:ascii="仿宋" w:hAnsi="仿宋" w:eastAsia="仿宋" w:cs="仿宋"/>
          <w:sz w:val="31"/>
          <w:szCs w:val="31"/>
        </w:rPr>
      </w:pPr>
      <w:r>
        <w:rPr>
          <w:rFonts w:hint="eastAsia" w:ascii="仿宋" w:hAnsi="仿宋" w:eastAsia="仿宋" w:cs="仿宋"/>
          <w:spacing w:val="6"/>
          <w:sz w:val="31"/>
          <w:szCs w:val="31"/>
          <w:lang w:val="en-US" w:eastAsia="zh-CN"/>
        </w:rPr>
        <w:t>///</w:t>
      </w:r>
      <w:del w:id="137" w:author="咨询组" w:date="2026-01-23T09:23:23Z">
        <w:r>
          <w:rPr>
            <w:rFonts w:ascii="仿宋" w:hAnsi="仿宋" w:eastAsia="仿宋" w:cs="仿宋"/>
            <w:spacing w:val="8"/>
            <w:sz w:val="31"/>
            <w:szCs w:val="31"/>
          </w:rPr>
          <w:delText>按本制度第二十五条执行</w:delText>
        </w:r>
      </w:del>
      <w:del w:id="138" w:author="咨询组" w:date="2026-01-23T09:23:23Z">
        <w:r>
          <w:rPr>
            <w:rFonts w:ascii="仿宋" w:hAnsi="仿宋" w:eastAsia="仿宋" w:cs="仿宋"/>
            <w:spacing w:val="4"/>
            <w:sz w:val="31"/>
            <w:szCs w:val="31"/>
          </w:rPr>
          <w:delText>。</w:delText>
        </w:r>
      </w:del>
    </w:p>
    <w:p w14:paraId="20850D7D">
      <w:pPr>
        <w:numPr>
          <w:ilvl w:val="0"/>
          <w:numId w:val="0"/>
        </w:numPr>
        <w:spacing w:before="2" w:line="333" w:lineRule="auto"/>
        <w:ind w:left="14" w:leftChars="0" w:right="252" w:rightChars="0" w:firstLine="629" w:firstLineChars="0"/>
        <w:rPr>
          <w:rFonts w:ascii="仿宋" w:hAnsi="仿宋" w:eastAsia="仿宋" w:cs="仿宋"/>
          <w:spacing w:val="8"/>
          <w:sz w:val="31"/>
          <w:szCs w:val="31"/>
        </w:rPr>
      </w:pPr>
      <w:r>
        <w:rPr>
          <w:rFonts w:hint="eastAsia" w:ascii="仿宋" w:hAnsi="仿宋" w:eastAsia="仿宋" w:cs="仿宋"/>
          <w:snapToGrid w:val="0"/>
          <w:color w:val="000000"/>
          <w:spacing w:val="8"/>
          <w:kern w:val="0"/>
          <w:sz w:val="31"/>
          <w:szCs w:val="31"/>
        </w:rPr>
        <w:t>(三)</w:t>
      </w:r>
      <w:r>
        <w:rPr>
          <w:rFonts w:ascii="仿宋" w:hAnsi="仿宋" w:eastAsia="仿宋" w:cs="仿宋"/>
          <w:spacing w:val="10"/>
          <w:sz w:val="31"/>
          <w:szCs w:val="31"/>
        </w:rPr>
        <w:t>不定时工作制员工以工作任务完成情况进行考勤</w:t>
      </w:r>
      <w:r>
        <w:rPr>
          <w:rFonts w:ascii="仿宋" w:hAnsi="仿宋" w:eastAsia="仿宋" w:cs="仿宋"/>
          <w:spacing w:val="12"/>
          <w:sz w:val="31"/>
          <w:szCs w:val="31"/>
        </w:rPr>
        <w:t>管</w:t>
      </w:r>
      <w:r>
        <w:rPr>
          <w:rFonts w:ascii="仿宋" w:hAnsi="仿宋" w:eastAsia="仿宋" w:cs="仿宋"/>
          <w:spacing w:val="8"/>
          <w:sz w:val="31"/>
          <w:szCs w:val="31"/>
        </w:rPr>
        <w:t>理，不进行日常出勤时间统计。</w:t>
      </w:r>
    </w:p>
    <w:p w14:paraId="632F7F84">
      <w:pPr>
        <w:numPr>
          <w:numId w:val="0"/>
        </w:numPr>
        <w:spacing w:line="240" w:lineRule="auto"/>
        <w:ind w:left="0" w:leftChars="0" w:right="0" w:rightChars="0"/>
        <w:rPr>
          <w:rFonts w:hint="default" w:ascii="仿宋" w:hAnsi="仿宋" w:eastAsia="仿宋" w:cs="仿宋"/>
          <w:spacing w:val="8"/>
          <w:sz w:val="31"/>
          <w:szCs w:val="31"/>
          <w:lang w:val="en-US" w:eastAsia="zh-CN"/>
        </w:rPr>
      </w:pPr>
      <w:r>
        <w:rPr>
          <w:rFonts w:hint="eastAsia" w:ascii="仿宋" w:hAnsi="仿宋" w:eastAsia="仿宋" w:cs="仿宋"/>
          <w:spacing w:val="8"/>
          <w:sz w:val="31"/>
          <w:szCs w:val="31"/>
          <w:lang w:val="en-US" w:eastAsia="zh-CN"/>
        </w:rPr>
        <w:t>///</w:t>
      </w:r>
    </w:p>
    <w:p w14:paraId="3485514D">
      <w:pPr>
        <w:spacing w:line="227" w:lineRule="auto"/>
        <w:ind w:left="651"/>
        <w:rPr>
          <w:rFonts w:ascii="仿宋" w:hAnsi="仿宋" w:eastAsia="仿宋" w:cs="仿宋"/>
          <w:sz w:val="31"/>
          <w:szCs w:val="31"/>
        </w:rPr>
      </w:pPr>
      <w:r>
        <w:rPr>
          <w:rFonts w:ascii="黑体" w:hAnsi="黑体" w:eastAsia="黑体" w:cs="黑体"/>
          <w:spacing w:val="13"/>
          <w:sz w:val="31"/>
          <w:szCs w:val="31"/>
        </w:rPr>
        <w:t>第</w:t>
      </w:r>
      <w:r>
        <w:rPr>
          <w:rFonts w:ascii="黑体" w:hAnsi="黑体" w:eastAsia="黑体" w:cs="黑体"/>
          <w:spacing w:val="7"/>
          <w:sz w:val="31"/>
          <w:szCs w:val="31"/>
        </w:rPr>
        <w:t>八条</w:t>
      </w:r>
      <w:r>
        <w:rPr>
          <w:rFonts w:ascii="仿宋" w:hAnsi="仿宋" w:eastAsia="仿宋" w:cs="仿宋"/>
          <w:spacing w:val="7"/>
          <w:sz w:val="31"/>
          <w:szCs w:val="31"/>
        </w:rPr>
        <w:t>缺勤管理</w:t>
      </w:r>
    </w:p>
    <w:p w14:paraId="45F79104">
      <w:pPr>
        <w:numPr>
          <w:ilvl w:val="0"/>
          <w:numId w:val="0"/>
        </w:numPr>
        <w:spacing w:before="179" w:line="223" w:lineRule="auto"/>
        <w:ind w:left="643" w:leftChars="0"/>
        <w:rPr>
          <w:rFonts w:ascii="仿宋" w:hAnsi="仿宋" w:eastAsia="仿宋" w:cs="仿宋"/>
          <w:sz w:val="31"/>
          <w:szCs w:val="31"/>
        </w:rPr>
      </w:pPr>
      <w:r>
        <w:rPr>
          <w:rFonts w:hint="eastAsia" w:ascii="仿宋" w:hAnsi="仿宋" w:eastAsia="仿宋" w:cs="仿宋"/>
          <w:snapToGrid w:val="0"/>
          <w:color w:val="000000"/>
          <w:kern w:val="0"/>
          <w:sz w:val="31"/>
          <w:szCs w:val="31"/>
        </w:rPr>
        <w:t>(一)</w:t>
      </w:r>
      <w:r>
        <w:rPr>
          <w:rFonts w:ascii="仿宋" w:hAnsi="仿宋" w:eastAsia="仿宋" w:cs="仿宋"/>
          <w:spacing w:val="3"/>
          <w:sz w:val="31"/>
          <w:szCs w:val="31"/>
        </w:rPr>
        <w:t>员工应按时上、下班，无故迟到、早退或旷工</w:t>
      </w:r>
      <w:r>
        <w:rPr>
          <w:rFonts w:ascii="仿宋" w:hAnsi="仿宋" w:eastAsia="仿宋" w:cs="仿宋"/>
          <w:spacing w:val="2"/>
          <w:sz w:val="31"/>
          <w:szCs w:val="31"/>
        </w:rPr>
        <w:t>的</w:t>
      </w:r>
      <w:r>
        <w:rPr>
          <w:rFonts w:ascii="仿宋" w:hAnsi="仿宋" w:eastAsia="仿宋" w:cs="仿宋"/>
          <w:sz w:val="31"/>
          <w:szCs w:val="31"/>
        </w:rPr>
        <w:t>，</w:t>
      </w:r>
    </w:p>
    <w:p w14:paraId="66417A27">
      <w:pPr>
        <w:spacing w:before="101" w:line="222" w:lineRule="auto"/>
        <w:ind w:left="11"/>
        <w:rPr>
          <w:rFonts w:ascii="仿宋" w:hAnsi="仿宋" w:eastAsia="仿宋" w:cs="仿宋"/>
          <w:spacing w:val="8"/>
          <w:sz w:val="31"/>
          <w:szCs w:val="31"/>
        </w:rPr>
      </w:pPr>
      <w:r>
        <w:rPr>
          <w:rFonts w:ascii="仿宋" w:hAnsi="仿宋" w:eastAsia="仿宋" w:cs="仿宋"/>
          <w:spacing w:val="16"/>
          <w:sz w:val="31"/>
          <w:szCs w:val="31"/>
        </w:rPr>
        <w:t>公</w:t>
      </w:r>
      <w:r>
        <w:rPr>
          <w:rFonts w:ascii="仿宋" w:hAnsi="仿宋" w:eastAsia="仿宋" w:cs="仿宋"/>
          <w:spacing w:val="12"/>
          <w:sz w:val="31"/>
          <w:szCs w:val="31"/>
        </w:rPr>
        <w:t>司</w:t>
      </w:r>
      <w:r>
        <w:rPr>
          <w:rFonts w:ascii="仿宋" w:hAnsi="仿宋" w:eastAsia="仿宋" w:cs="仿宋"/>
          <w:spacing w:val="8"/>
          <w:sz w:val="31"/>
          <w:szCs w:val="31"/>
        </w:rPr>
        <w:t>有权按本制度的相关规定予以处理。</w:t>
      </w:r>
    </w:p>
    <w:p w14:paraId="5B48E5CE">
      <w:pPr>
        <w:spacing w:before="101" w:line="222" w:lineRule="auto"/>
        <w:ind w:left="11"/>
        <w:rPr>
          <w:rFonts w:hint="default" w:ascii="仿宋" w:hAnsi="仿宋" w:eastAsia="仿宋" w:cs="仿宋"/>
          <w:spacing w:val="8"/>
          <w:sz w:val="31"/>
          <w:szCs w:val="31"/>
          <w:lang w:val="en-US" w:eastAsia="zh-CN"/>
        </w:rPr>
      </w:pPr>
      <w:r>
        <w:rPr>
          <w:rFonts w:hint="eastAsia" w:ascii="仿宋" w:hAnsi="仿宋" w:eastAsia="仿宋" w:cs="仿宋"/>
          <w:spacing w:val="8"/>
          <w:sz w:val="31"/>
          <w:szCs w:val="31"/>
          <w:lang w:val="en-US" w:eastAsia="zh-CN"/>
        </w:rPr>
        <w:t>///</w:t>
      </w:r>
    </w:p>
    <w:p w14:paraId="45E94EC8">
      <w:pPr>
        <w:spacing w:before="2" w:line="342" w:lineRule="auto"/>
        <w:ind w:left="58" w:right="82" w:firstLine="615"/>
        <w:rPr>
          <w:ins w:id="139" w:author="咨询组" w:date="2026-01-23T09:45:10Z"/>
          <w:rFonts w:hint="default" w:ascii="仿宋" w:hAnsi="仿宋" w:eastAsia="仿宋" w:cs="仿宋"/>
          <w:sz w:val="31"/>
          <w:szCs w:val="31"/>
          <w:lang w:val="en-US"/>
        </w:rPr>
      </w:pPr>
      <w:r>
        <w:rPr>
          <w:rFonts w:ascii="仿宋" w:hAnsi="仿宋" w:eastAsia="仿宋" w:cs="仿宋"/>
          <w:spacing w:val="-1"/>
          <w:sz w:val="31"/>
          <w:szCs w:val="31"/>
        </w:rPr>
        <w:t>(二)员工晚于上班时间到岗即为迟到</w:t>
      </w:r>
      <w:ins w:id="140" w:author="咨询组" w:date="2026-01-23T09:45:10Z">
        <w:r>
          <w:rPr>
            <w:rFonts w:hint="eastAsia" w:ascii="仿宋" w:hAnsi="仿宋" w:eastAsia="仿宋" w:cs="仿宋"/>
            <w:spacing w:val="-2"/>
            <w:sz w:val="31"/>
            <w:szCs w:val="31"/>
            <w:lang w:eastAsia="zh-CN"/>
          </w:rPr>
          <w:t>，</w:t>
        </w:r>
      </w:ins>
      <w:ins w:id="141" w:author="咨询组" w:date="2026-01-23T09:45:10Z">
        <w:r>
          <w:rPr>
            <w:rFonts w:hint="eastAsia" w:ascii="仿宋" w:hAnsi="仿宋" w:eastAsia="仿宋" w:cs="仿宋"/>
            <w:spacing w:val="-2"/>
            <w:sz w:val="31"/>
            <w:szCs w:val="31"/>
            <w:lang w:val="en-US" w:eastAsia="zh-CN"/>
          </w:rPr>
          <w:t>具体规定如下：</w:t>
        </w:r>
      </w:ins>
    </w:p>
    <w:p w14:paraId="231E07E9">
      <w:pPr>
        <w:pStyle w:val="7"/>
        <w:keepNext w:val="0"/>
        <w:keepLines w:val="0"/>
        <w:pageBreakBefore w:val="0"/>
        <w:numPr>
          <w:ilvl w:val="0"/>
          <w:numId w:val="0"/>
        </w:numPr>
        <w:kinsoku/>
        <w:wordWrap/>
        <w:overflowPunct/>
        <w:topLinePunct w:val="0"/>
        <w:autoSpaceDE/>
        <w:autoSpaceDN/>
        <w:bidi w:val="0"/>
        <w:adjustRightInd/>
        <w:snapToGrid/>
        <w:spacing w:after="0" w:line="360" w:lineRule="auto"/>
        <w:ind w:left="0" w:leftChars="0" w:firstLine="648" w:firstLineChars="200"/>
        <w:jc w:val="both"/>
        <w:textAlignment w:val="auto"/>
        <w:rPr>
          <w:ins w:id="142" w:author="咨询组" w:date="2026-01-23T09:45:10Z"/>
          <w:rFonts w:ascii="仿宋" w:hAnsi="仿宋" w:eastAsia="仿宋" w:cs="仿宋"/>
          <w:snapToGrid w:val="0"/>
          <w:color w:val="FF0000"/>
          <w:spacing w:val="7"/>
          <w:kern w:val="0"/>
          <w:sz w:val="31"/>
          <w:szCs w:val="31"/>
        </w:rPr>
      </w:pPr>
      <w:ins w:id="143" w:author="咨询组" w:date="2026-01-23T09:45:10Z">
        <w:r>
          <w:rPr>
            <w:rFonts w:ascii="仿宋" w:hAnsi="仿宋" w:eastAsia="仿宋" w:cs="仿宋"/>
            <w:snapToGrid w:val="0"/>
            <w:color w:val="FF0000"/>
            <w:spacing w:val="7"/>
            <w:kern w:val="0"/>
            <w:sz w:val="31"/>
            <w:szCs w:val="31"/>
            <w:lang w:val="en-US" w:eastAsia="zh-CN"/>
          </w:rPr>
          <w:t>1.</w:t>
        </w:r>
      </w:ins>
      <w:ins w:id="144" w:author="咨询组" w:date="2026-01-23T09:45:10Z">
        <w:r>
          <w:rPr>
            <w:rFonts w:hint="eastAsia" w:ascii="仿宋" w:hAnsi="仿宋" w:eastAsia="仿宋" w:cs="仿宋"/>
            <w:snapToGrid w:val="0"/>
            <w:color w:val="FF0000"/>
            <w:spacing w:val="7"/>
            <w:kern w:val="0"/>
            <w:sz w:val="31"/>
            <w:szCs w:val="31"/>
          </w:rPr>
          <w:t>单次10分钟（含）以内</w:t>
        </w:r>
      </w:ins>
      <w:ins w:id="145" w:author="咨询组" w:date="2026-01-23T09:45:10Z">
        <w:r>
          <w:rPr>
            <w:rFonts w:hint="eastAsia" w:ascii="仿宋" w:hAnsi="仿宋" w:eastAsia="仿宋" w:cs="仿宋"/>
            <w:snapToGrid w:val="0"/>
            <w:color w:val="FF0000"/>
            <w:spacing w:val="7"/>
            <w:kern w:val="0"/>
            <w:sz w:val="31"/>
            <w:szCs w:val="31"/>
            <w:lang w:eastAsia="zh-CN"/>
          </w:rPr>
          <w:t>的</w:t>
        </w:r>
      </w:ins>
      <w:ins w:id="146" w:author="咨询组" w:date="2026-01-23T09:45:10Z">
        <w:r>
          <w:rPr>
            <w:rFonts w:hint="eastAsia" w:ascii="仿宋" w:hAnsi="仿宋" w:eastAsia="仿宋" w:cs="仿宋"/>
            <w:snapToGrid w:val="0"/>
            <w:color w:val="FF0000"/>
            <w:spacing w:val="7"/>
            <w:kern w:val="0"/>
            <w:sz w:val="31"/>
            <w:szCs w:val="31"/>
          </w:rPr>
          <w:t>迟到</w:t>
        </w:r>
      </w:ins>
      <w:ins w:id="147" w:author="咨询组" w:date="2026-01-23T09:45:10Z">
        <w:r>
          <w:rPr>
            <w:rFonts w:hint="eastAsia" w:ascii="仿宋" w:hAnsi="仿宋" w:eastAsia="仿宋" w:cs="仿宋"/>
            <w:snapToGrid w:val="0"/>
            <w:color w:val="FF0000"/>
            <w:spacing w:val="7"/>
            <w:kern w:val="0"/>
            <w:sz w:val="31"/>
            <w:szCs w:val="31"/>
            <w:lang w:eastAsia="zh-CN"/>
          </w:rPr>
          <w:t>，</w:t>
        </w:r>
      </w:ins>
      <w:ins w:id="148" w:author="咨询组" w:date="2026-01-23T09:45:10Z">
        <w:r>
          <w:rPr>
            <w:rFonts w:hint="eastAsia" w:ascii="仿宋" w:hAnsi="仿宋" w:eastAsia="仿宋" w:cs="仿宋"/>
            <w:snapToGrid w:val="0"/>
            <w:color w:val="FF0000"/>
            <w:spacing w:val="7"/>
            <w:kern w:val="0"/>
            <w:sz w:val="31"/>
            <w:szCs w:val="31"/>
            <w:lang w:val="en-US" w:eastAsia="zh-CN"/>
          </w:rPr>
          <w:t>全月累计不超过2</w:t>
        </w:r>
      </w:ins>
      <w:ins w:id="149" w:author="咨询组" w:date="2026-01-23T09:45:10Z">
        <w:r>
          <w:rPr>
            <w:rFonts w:hint="eastAsia" w:ascii="仿宋" w:hAnsi="仿宋" w:eastAsia="仿宋" w:cs="仿宋"/>
            <w:snapToGrid w:val="0"/>
            <w:color w:val="FF0000"/>
            <w:spacing w:val="7"/>
            <w:kern w:val="0"/>
            <w:sz w:val="31"/>
            <w:szCs w:val="31"/>
          </w:rPr>
          <w:t>次的，不扣工资；</w:t>
        </w:r>
      </w:ins>
    </w:p>
    <w:p w14:paraId="6FEA8E68">
      <w:pPr>
        <w:pStyle w:val="7"/>
        <w:keepNext w:val="0"/>
        <w:keepLines w:val="0"/>
        <w:pageBreakBefore w:val="0"/>
        <w:numPr>
          <w:ilvl w:val="0"/>
          <w:numId w:val="0"/>
        </w:numPr>
        <w:kinsoku/>
        <w:wordWrap/>
        <w:overflowPunct/>
        <w:topLinePunct w:val="0"/>
        <w:autoSpaceDE/>
        <w:autoSpaceDN/>
        <w:bidi w:val="0"/>
        <w:adjustRightInd/>
        <w:snapToGrid/>
        <w:spacing w:after="0" w:line="360" w:lineRule="auto"/>
        <w:ind w:left="0" w:leftChars="0" w:firstLine="648" w:firstLineChars="200"/>
        <w:jc w:val="both"/>
        <w:textAlignment w:val="auto"/>
        <w:rPr>
          <w:ins w:id="150" w:author="咨询组" w:date="2026-01-23T09:45:10Z"/>
          <w:rFonts w:hint="eastAsia" w:ascii="仿宋" w:hAnsi="仿宋" w:eastAsia="仿宋" w:cs="仿宋"/>
          <w:snapToGrid w:val="0"/>
          <w:color w:val="FF0000"/>
          <w:spacing w:val="7"/>
          <w:kern w:val="0"/>
          <w:sz w:val="31"/>
          <w:szCs w:val="31"/>
          <w:lang w:eastAsia="zh-CN"/>
        </w:rPr>
      </w:pPr>
      <w:ins w:id="151" w:author="咨询组" w:date="2026-01-23T09:45:10Z">
        <w:r>
          <w:rPr>
            <w:rFonts w:ascii="仿宋" w:hAnsi="仿宋" w:eastAsia="仿宋" w:cs="仿宋"/>
            <w:snapToGrid w:val="0"/>
            <w:color w:val="FF0000"/>
            <w:spacing w:val="7"/>
            <w:kern w:val="0"/>
            <w:sz w:val="31"/>
            <w:szCs w:val="31"/>
            <w:lang w:val="en-US" w:eastAsia="zh-CN"/>
          </w:rPr>
          <w:t>2.</w:t>
        </w:r>
      </w:ins>
      <w:ins w:id="152" w:author="咨询组" w:date="2026-01-23T09:45:10Z">
        <w:r>
          <w:rPr>
            <w:rFonts w:hint="eastAsia" w:ascii="仿宋" w:hAnsi="仿宋" w:eastAsia="仿宋" w:cs="仿宋"/>
            <w:snapToGrid w:val="0"/>
            <w:color w:val="FF0000"/>
            <w:spacing w:val="7"/>
            <w:kern w:val="0"/>
            <w:sz w:val="31"/>
            <w:szCs w:val="31"/>
          </w:rPr>
          <w:t>单次10分钟（含）以内</w:t>
        </w:r>
      </w:ins>
      <w:ins w:id="153" w:author="咨询组" w:date="2026-01-23T09:45:10Z">
        <w:r>
          <w:rPr>
            <w:rFonts w:hint="eastAsia" w:ascii="仿宋" w:hAnsi="仿宋" w:eastAsia="仿宋" w:cs="仿宋"/>
            <w:snapToGrid w:val="0"/>
            <w:color w:val="FF0000"/>
            <w:spacing w:val="7"/>
            <w:kern w:val="0"/>
            <w:sz w:val="31"/>
            <w:szCs w:val="31"/>
            <w:lang w:eastAsia="zh-CN"/>
          </w:rPr>
          <w:t>的</w:t>
        </w:r>
      </w:ins>
      <w:ins w:id="154" w:author="咨询组" w:date="2026-01-23T09:45:10Z">
        <w:r>
          <w:rPr>
            <w:rFonts w:hint="eastAsia" w:ascii="仿宋" w:hAnsi="仿宋" w:eastAsia="仿宋" w:cs="仿宋"/>
            <w:snapToGrid w:val="0"/>
            <w:color w:val="FF0000"/>
            <w:spacing w:val="7"/>
            <w:kern w:val="0"/>
            <w:sz w:val="31"/>
            <w:szCs w:val="31"/>
          </w:rPr>
          <w:t>迟到</w:t>
        </w:r>
      </w:ins>
      <w:ins w:id="155" w:author="咨询组" w:date="2026-01-23T09:45:10Z">
        <w:r>
          <w:rPr>
            <w:rFonts w:hint="eastAsia" w:ascii="仿宋" w:hAnsi="仿宋" w:eastAsia="仿宋" w:cs="仿宋"/>
            <w:snapToGrid w:val="0"/>
            <w:color w:val="FF0000"/>
            <w:spacing w:val="7"/>
            <w:kern w:val="0"/>
            <w:sz w:val="31"/>
            <w:szCs w:val="31"/>
            <w:lang w:val="en-US" w:eastAsia="zh-CN"/>
          </w:rPr>
          <w:t>全月超过2次的，或者单次迟到超过10分钟但未达60分钟的，每10分钟扣工资20元</w:t>
        </w:r>
      </w:ins>
      <w:ins w:id="156" w:author="咨询组" w:date="2026-01-23T09:45:10Z">
        <w:r>
          <w:rPr>
            <w:rFonts w:hint="eastAsia" w:ascii="仿宋" w:hAnsi="仿宋" w:eastAsia="仿宋" w:cs="仿宋"/>
            <w:snapToGrid w:val="0"/>
            <w:color w:val="FF0000"/>
            <w:spacing w:val="7"/>
            <w:kern w:val="0"/>
            <w:sz w:val="31"/>
            <w:szCs w:val="31"/>
          </w:rPr>
          <w:t>，不足10分钟以10分钟计</w:t>
        </w:r>
      </w:ins>
      <w:ins w:id="157" w:author="咨询组" w:date="2026-01-23T09:45:10Z">
        <w:r>
          <w:rPr>
            <w:rFonts w:hint="eastAsia" w:ascii="仿宋" w:hAnsi="仿宋" w:eastAsia="仿宋" w:cs="仿宋"/>
            <w:snapToGrid w:val="0"/>
            <w:color w:val="FF0000"/>
            <w:spacing w:val="7"/>
            <w:kern w:val="0"/>
            <w:sz w:val="31"/>
            <w:szCs w:val="31"/>
            <w:lang w:eastAsia="zh-CN"/>
          </w:rPr>
          <w:t>；</w:t>
        </w:r>
      </w:ins>
    </w:p>
    <w:p w14:paraId="415A0EFC">
      <w:pPr>
        <w:pStyle w:val="7"/>
        <w:keepNext w:val="0"/>
        <w:keepLines w:val="0"/>
        <w:pageBreakBefore w:val="0"/>
        <w:numPr>
          <w:ilvl w:val="0"/>
          <w:numId w:val="0"/>
        </w:numPr>
        <w:kinsoku/>
        <w:wordWrap/>
        <w:overflowPunct/>
        <w:topLinePunct w:val="0"/>
        <w:autoSpaceDE/>
        <w:autoSpaceDN/>
        <w:bidi w:val="0"/>
        <w:adjustRightInd/>
        <w:snapToGrid/>
        <w:spacing w:after="0" w:line="360" w:lineRule="auto"/>
        <w:ind w:left="0" w:leftChars="0" w:firstLine="648" w:firstLineChars="200"/>
        <w:jc w:val="both"/>
        <w:textAlignment w:val="auto"/>
        <w:rPr>
          <w:rFonts w:ascii="仿宋" w:hAnsi="仿宋" w:eastAsia="仿宋" w:cs="仿宋"/>
          <w:color w:val="FF0000"/>
          <w:sz w:val="31"/>
          <w:szCs w:val="31"/>
        </w:rPr>
      </w:pPr>
      <w:ins w:id="158" w:author="咨询组" w:date="2026-01-23T09:45:10Z">
        <w:r>
          <w:rPr>
            <w:rFonts w:hint="eastAsia" w:ascii="仿宋" w:hAnsi="仿宋" w:eastAsia="仿宋" w:cs="仿宋"/>
            <w:snapToGrid w:val="0"/>
            <w:color w:val="FF0000"/>
            <w:spacing w:val="7"/>
            <w:kern w:val="0"/>
            <w:sz w:val="31"/>
            <w:szCs w:val="31"/>
            <w:lang w:val="en-US" w:eastAsia="zh-CN"/>
          </w:rPr>
          <w:t>3.</w:t>
        </w:r>
      </w:ins>
      <w:ins w:id="159" w:author="咨询组" w:date="2026-01-23T09:45:10Z">
        <w:r>
          <w:rPr>
            <w:rFonts w:ascii="仿宋" w:hAnsi="仿宋" w:eastAsia="仿宋" w:cs="仿宋"/>
            <w:color w:val="FF0000"/>
            <w:spacing w:val="-8"/>
            <w:sz w:val="31"/>
            <w:szCs w:val="31"/>
          </w:rPr>
          <w:t>迟到达1小时</w:t>
        </w:r>
      </w:ins>
      <w:ins w:id="160" w:author="咨询组" w:date="2026-01-23T09:45:10Z">
        <w:r>
          <w:rPr>
            <w:rFonts w:hint="eastAsia" w:ascii="仿宋" w:hAnsi="仿宋" w:eastAsia="仿宋" w:cs="仿宋"/>
            <w:color w:val="FF0000"/>
            <w:spacing w:val="-8"/>
            <w:sz w:val="31"/>
            <w:szCs w:val="31"/>
            <w:lang w:eastAsia="zh-CN"/>
          </w:rPr>
          <w:t>（</w:t>
        </w:r>
      </w:ins>
      <w:ins w:id="161" w:author="咨询组" w:date="2026-01-23T09:45:10Z">
        <w:r>
          <w:rPr>
            <w:rFonts w:ascii="仿宋" w:hAnsi="仿宋" w:eastAsia="仿宋" w:cs="仿宋"/>
            <w:color w:val="FF0000"/>
            <w:spacing w:val="-8"/>
            <w:sz w:val="31"/>
            <w:szCs w:val="31"/>
          </w:rPr>
          <w:t>含</w:t>
        </w:r>
      </w:ins>
      <w:ins w:id="162" w:author="咨询组" w:date="2026-01-23T09:45:10Z">
        <w:r>
          <w:rPr>
            <w:rFonts w:hint="eastAsia" w:ascii="仿宋" w:hAnsi="仿宋" w:eastAsia="仿宋" w:cs="仿宋"/>
            <w:color w:val="FF0000"/>
            <w:spacing w:val="-8"/>
            <w:sz w:val="31"/>
            <w:szCs w:val="31"/>
            <w:lang w:eastAsia="zh-CN"/>
          </w:rPr>
          <w:t>）</w:t>
        </w:r>
      </w:ins>
      <w:ins w:id="163" w:author="咨询组" w:date="2026-01-23T09:45:10Z">
        <w:r>
          <w:rPr>
            <w:rFonts w:ascii="仿宋" w:hAnsi="仿宋" w:eastAsia="仿宋" w:cs="仿宋"/>
            <w:color w:val="FF0000"/>
            <w:spacing w:val="-8"/>
            <w:sz w:val="31"/>
            <w:szCs w:val="31"/>
          </w:rPr>
          <w:t>不足4小时的，记旷工0.5</w:t>
        </w:r>
      </w:ins>
      <w:ins w:id="164" w:author="咨询组" w:date="2026-01-23T09:45:10Z">
        <w:r>
          <w:rPr>
            <w:rFonts w:ascii="仿宋" w:hAnsi="仿宋" w:eastAsia="仿宋" w:cs="仿宋"/>
            <w:color w:val="FF0000"/>
            <w:spacing w:val="1"/>
            <w:sz w:val="31"/>
            <w:szCs w:val="31"/>
          </w:rPr>
          <w:t>天</w:t>
        </w:r>
      </w:ins>
      <w:ins w:id="165" w:author="咨询组" w:date="2026-01-23T09:45:10Z">
        <w:r>
          <w:rPr>
            <w:rFonts w:hint="eastAsia" w:ascii="仿宋" w:hAnsi="仿宋" w:eastAsia="仿宋" w:cs="仿宋"/>
            <w:color w:val="FF0000"/>
            <w:spacing w:val="1"/>
            <w:sz w:val="31"/>
            <w:szCs w:val="31"/>
            <w:lang w:eastAsia="zh-CN"/>
          </w:rPr>
          <w:t>；</w:t>
        </w:r>
      </w:ins>
      <w:ins w:id="166" w:author="咨询组" w:date="2026-01-23T09:45:10Z">
        <w:r>
          <w:rPr>
            <w:rFonts w:ascii="仿宋" w:hAnsi="仿宋" w:eastAsia="仿宋" w:cs="仿宋"/>
            <w:color w:val="FF0000"/>
            <w:spacing w:val="1"/>
            <w:sz w:val="31"/>
            <w:szCs w:val="31"/>
          </w:rPr>
          <w:t>迟到达4小时</w:t>
        </w:r>
      </w:ins>
      <w:ins w:id="167" w:author="咨询组" w:date="2026-01-23T09:45:10Z">
        <w:r>
          <w:rPr>
            <w:rFonts w:hint="eastAsia" w:ascii="仿宋" w:hAnsi="仿宋" w:eastAsia="仿宋" w:cs="仿宋"/>
            <w:color w:val="FF0000"/>
            <w:spacing w:val="1"/>
            <w:sz w:val="31"/>
            <w:szCs w:val="31"/>
            <w:lang w:eastAsia="zh-CN"/>
          </w:rPr>
          <w:t>（</w:t>
        </w:r>
      </w:ins>
      <w:ins w:id="168" w:author="咨询组" w:date="2026-01-23T09:45:10Z">
        <w:r>
          <w:rPr>
            <w:rFonts w:ascii="仿宋" w:hAnsi="仿宋" w:eastAsia="仿宋" w:cs="仿宋"/>
            <w:color w:val="FF0000"/>
            <w:spacing w:val="1"/>
            <w:sz w:val="31"/>
            <w:szCs w:val="31"/>
          </w:rPr>
          <w:t>含</w:t>
        </w:r>
      </w:ins>
      <w:ins w:id="169" w:author="咨询组" w:date="2026-01-23T09:45:10Z">
        <w:r>
          <w:rPr>
            <w:rFonts w:hint="eastAsia" w:ascii="仿宋" w:hAnsi="仿宋" w:eastAsia="仿宋" w:cs="仿宋"/>
            <w:color w:val="FF0000"/>
            <w:spacing w:val="1"/>
            <w:sz w:val="31"/>
            <w:szCs w:val="31"/>
            <w:lang w:eastAsia="zh-CN"/>
          </w:rPr>
          <w:t>）</w:t>
        </w:r>
      </w:ins>
      <w:ins w:id="170" w:author="咨询组" w:date="2026-01-23T09:45:10Z">
        <w:r>
          <w:rPr>
            <w:rFonts w:ascii="仿宋" w:hAnsi="仿宋" w:eastAsia="仿宋" w:cs="仿宋"/>
            <w:color w:val="FF0000"/>
            <w:spacing w:val="1"/>
            <w:sz w:val="31"/>
            <w:szCs w:val="31"/>
          </w:rPr>
          <w:t>以上的，记旷工1</w:t>
        </w:r>
      </w:ins>
      <w:ins w:id="171" w:author="咨询组" w:date="2026-01-23T09:45:10Z">
        <w:r>
          <w:rPr>
            <w:rFonts w:ascii="仿宋" w:hAnsi="仿宋" w:eastAsia="仿宋" w:cs="仿宋"/>
            <w:color w:val="FF0000"/>
            <w:sz w:val="31"/>
            <w:szCs w:val="31"/>
          </w:rPr>
          <w:t>天。</w:t>
        </w:r>
      </w:ins>
    </w:p>
    <w:p w14:paraId="43616FDD">
      <w:pPr>
        <w:pStyle w:val="7"/>
        <w:keepNext w:val="0"/>
        <w:keepLines w:val="0"/>
        <w:pageBreakBefore w:val="0"/>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ins w:id="172" w:author="咨询组" w:date="2026-01-23T09:45:10Z"/>
          <w:rFonts w:hint="default" w:ascii="仿宋" w:hAnsi="仿宋" w:eastAsia="仿宋" w:cs="仿宋"/>
          <w:color w:val="FF0000"/>
          <w:sz w:val="31"/>
          <w:szCs w:val="31"/>
          <w:lang w:val="en-US" w:eastAsia="zh-CN"/>
        </w:rPr>
      </w:pPr>
      <w:r>
        <w:rPr>
          <w:rFonts w:hint="eastAsia" w:ascii="仿宋" w:hAnsi="仿宋" w:eastAsia="仿宋" w:cs="仿宋"/>
          <w:color w:val="FF0000"/>
          <w:sz w:val="31"/>
          <w:szCs w:val="31"/>
          <w:lang w:val="en-US" w:eastAsia="zh-CN"/>
        </w:rPr>
        <w:t>///</w:t>
      </w:r>
    </w:p>
    <w:p w14:paraId="01073363">
      <w:pPr>
        <w:spacing w:before="2" w:line="342" w:lineRule="auto"/>
        <w:ind w:left="58" w:right="82" w:firstLine="615"/>
        <w:rPr>
          <w:ins w:id="173" w:author="咨询组" w:date="2026-01-23T09:45:10Z"/>
          <w:rFonts w:hint="default" w:ascii="仿宋" w:hAnsi="仿宋" w:eastAsia="仿宋" w:cs="仿宋"/>
          <w:snapToGrid w:val="0"/>
          <w:color w:val="FF0000"/>
          <w:spacing w:val="7"/>
          <w:kern w:val="0"/>
          <w:sz w:val="31"/>
          <w:szCs w:val="31"/>
          <w:lang w:val="en-US" w:eastAsia="zh-CN"/>
        </w:rPr>
      </w:pPr>
      <w:ins w:id="174" w:author="咨询组" w:date="2026-01-23T09:45:10Z">
        <w:r>
          <w:rPr>
            <w:rFonts w:hint="eastAsia" w:ascii="仿宋" w:hAnsi="仿宋" w:eastAsia="仿宋" w:cs="仿宋"/>
            <w:snapToGrid w:val="0"/>
            <w:color w:val="FF0000"/>
            <w:spacing w:val="7"/>
            <w:kern w:val="0"/>
            <w:sz w:val="31"/>
            <w:szCs w:val="31"/>
            <w:lang w:eastAsia="zh-CN"/>
          </w:rPr>
          <w:t>（</w:t>
        </w:r>
      </w:ins>
      <w:ins w:id="175" w:author="咨询组" w:date="2026-01-23T09:45:10Z">
        <w:r>
          <w:rPr>
            <w:rFonts w:hint="eastAsia" w:ascii="仿宋" w:hAnsi="仿宋" w:eastAsia="仿宋" w:cs="仿宋"/>
            <w:snapToGrid w:val="0"/>
            <w:color w:val="FF0000"/>
            <w:spacing w:val="7"/>
            <w:kern w:val="0"/>
            <w:sz w:val="31"/>
            <w:szCs w:val="31"/>
            <w:lang w:val="en-US" w:eastAsia="zh-CN"/>
          </w:rPr>
          <w:t>三）员工</w:t>
        </w:r>
      </w:ins>
      <w:ins w:id="176" w:author="咨询组" w:date="2026-01-23T09:45:10Z">
        <w:r>
          <w:rPr>
            <w:rFonts w:ascii="仿宋" w:hAnsi="仿宋" w:eastAsia="仿宋" w:cs="仿宋"/>
            <w:color w:val="FF0000"/>
            <w:spacing w:val="8"/>
            <w:sz w:val="31"/>
            <w:szCs w:val="31"/>
          </w:rPr>
          <w:t>早于下班时间</w:t>
        </w:r>
      </w:ins>
      <w:ins w:id="177" w:author="咨询组" w:date="2026-01-23T09:45:10Z">
        <w:r>
          <w:rPr>
            <w:rFonts w:ascii="仿宋" w:hAnsi="仿宋" w:eastAsia="仿宋" w:cs="仿宋"/>
            <w:color w:val="FF0000"/>
            <w:spacing w:val="-4"/>
            <w:sz w:val="31"/>
            <w:szCs w:val="31"/>
          </w:rPr>
          <w:t>离岗</w:t>
        </w:r>
      </w:ins>
      <w:ins w:id="178" w:author="咨询组" w:date="2026-01-23T09:45:10Z">
        <w:r>
          <w:rPr>
            <w:rFonts w:ascii="仿宋" w:hAnsi="仿宋" w:eastAsia="仿宋" w:cs="仿宋"/>
            <w:color w:val="FF0000"/>
            <w:spacing w:val="-2"/>
            <w:sz w:val="31"/>
            <w:szCs w:val="31"/>
          </w:rPr>
          <w:t>即为早退</w:t>
        </w:r>
      </w:ins>
      <w:ins w:id="179" w:author="咨询组" w:date="2026-01-23T09:45:10Z">
        <w:r>
          <w:rPr>
            <w:rFonts w:hint="eastAsia" w:ascii="仿宋" w:hAnsi="仿宋" w:eastAsia="仿宋" w:cs="仿宋"/>
            <w:color w:val="FF0000"/>
            <w:spacing w:val="-2"/>
            <w:sz w:val="31"/>
            <w:szCs w:val="31"/>
            <w:lang w:eastAsia="zh-CN"/>
          </w:rPr>
          <w:t>，</w:t>
        </w:r>
      </w:ins>
      <w:ins w:id="180" w:author="咨询组" w:date="2026-01-23T09:45:10Z">
        <w:r>
          <w:rPr>
            <w:rFonts w:hint="eastAsia" w:ascii="仿宋" w:hAnsi="仿宋" w:eastAsia="仿宋" w:cs="仿宋"/>
            <w:color w:val="FF0000"/>
            <w:spacing w:val="-2"/>
            <w:sz w:val="31"/>
            <w:szCs w:val="31"/>
            <w:lang w:val="en-US" w:eastAsia="zh-CN"/>
          </w:rPr>
          <w:t>具体规定如下：</w:t>
        </w:r>
      </w:ins>
    </w:p>
    <w:p w14:paraId="3A213191">
      <w:pPr>
        <w:spacing w:before="2" w:line="333" w:lineRule="auto"/>
        <w:ind w:left="48" w:right="15" w:firstLine="645"/>
        <w:rPr>
          <w:rFonts w:ascii="仿宋" w:hAnsi="仿宋" w:eastAsia="仿宋" w:cs="仿宋"/>
          <w:color w:val="FF0000"/>
          <w:spacing w:val="-20"/>
          <w:sz w:val="31"/>
          <w:szCs w:val="31"/>
        </w:rPr>
      </w:pPr>
      <w:ins w:id="181" w:author="咨询组" w:date="2026-01-23T09:45:10Z">
        <w:r>
          <w:rPr>
            <w:rFonts w:hint="eastAsia" w:ascii="仿宋" w:hAnsi="仿宋" w:eastAsia="仿宋" w:cs="仿宋"/>
            <w:color w:val="FF0000"/>
            <w:spacing w:val="18"/>
            <w:sz w:val="31"/>
            <w:szCs w:val="31"/>
            <w:lang w:val="en-US" w:eastAsia="zh-CN"/>
          </w:rPr>
          <w:t>1</w:t>
        </w:r>
      </w:ins>
      <w:ins w:id="182" w:author="咨询组" w:date="2026-01-23T09:45:10Z">
        <w:r>
          <w:rPr>
            <w:rFonts w:ascii="仿宋" w:hAnsi="仿宋" w:eastAsia="仿宋" w:cs="仿宋"/>
            <w:color w:val="FF0000"/>
            <w:spacing w:val="-13"/>
            <w:sz w:val="31"/>
            <w:szCs w:val="31"/>
          </w:rPr>
          <w:t>.若员工早退，将依据早退时长进行扣款，且不存在早退豁免次数</w:t>
        </w:r>
      </w:ins>
      <w:ins w:id="183" w:author="咨询组" w:date="2026-01-23T09:45:10Z">
        <w:r>
          <w:rPr>
            <w:rFonts w:hint="eastAsia" w:ascii="仿宋" w:hAnsi="仿宋" w:eastAsia="仿宋" w:cs="仿宋"/>
            <w:color w:val="FF0000"/>
            <w:spacing w:val="-13"/>
            <w:sz w:val="31"/>
            <w:szCs w:val="31"/>
            <w:lang w:eastAsia="zh-CN"/>
          </w:rPr>
          <w:t>。</w:t>
        </w:r>
      </w:ins>
      <w:ins w:id="184" w:author="咨询组" w:date="2026-01-23T09:45:10Z">
        <w:r>
          <w:rPr>
            <w:rFonts w:ascii="仿宋" w:hAnsi="仿宋" w:eastAsia="仿宋" w:cs="仿宋"/>
            <w:color w:val="FF0000"/>
            <w:spacing w:val="-13"/>
            <w:sz w:val="31"/>
            <w:szCs w:val="31"/>
          </w:rPr>
          <w:t>月度内，每次早退不足60分钟的，按每10分钟扣发</w:t>
        </w:r>
      </w:ins>
      <w:ins w:id="185" w:author="咨询组" w:date="2026-01-23T09:45:10Z">
        <w:r>
          <w:rPr>
            <w:rFonts w:ascii="仿宋" w:hAnsi="仿宋" w:eastAsia="仿宋" w:cs="仿宋"/>
            <w:color w:val="FF0000"/>
            <w:spacing w:val="-22"/>
            <w:sz w:val="31"/>
            <w:szCs w:val="31"/>
          </w:rPr>
          <w:t>工</w:t>
        </w:r>
      </w:ins>
      <w:ins w:id="186" w:author="咨询组" w:date="2026-01-23T09:45:10Z">
        <w:r>
          <w:rPr>
            <w:rFonts w:ascii="仿宋" w:hAnsi="仿宋" w:eastAsia="仿宋" w:cs="仿宋"/>
            <w:color w:val="FF0000"/>
            <w:spacing w:val="-20"/>
            <w:sz w:val="31"/>
            <w:szCs w:val="31"/>
          </w:rPr>
          <w:t>资20元，不足10分钟以10分钟计。</w:t>
        </w:r>
      </w:ins>
    </w:p>
    <w:p w14:paraId="5986A189">
      <w:pPr>
        <w:spacing w:before="3" w:line="333" w:lineRule="auto"/>
        <w:ind w:left="49" w:right="13" w:firstLine="656"/>
        <w:rPr>
          <w:rFonts w:ascii="仿宋" w:hAnsi="仿宋" w:eastAsia="仿宋" w:cs="仿宋"/>
          <w:sz w:val="31"/>
          <w:szCs w:val="31"/>
        </w:rPr>
      </w:pPr>
      <w:r>
        <w:rPr>
          <w:rFonts w:hint="eastAsia" w:ascii="仿宋" w:hAnsi="仿宋" w:eastAsia="仿宋" w:cs="仿宋"/>
          <w:spacing w:val="-13"/>
          <w:sz w:val="31"/>
          <w:szCs w:val="31"/>
          <w:lang w:val="en-US" w:eastAsia="zh-CN"/>
        </w:rPr>
        <w:t>2</w:t>
      </w:r>
      <w:r>
        <w:rPr>
          <w:rFonts w:ascii="仿宋" w:hAnsi="仿宋" w:eastAsia="仿宋" w:cs="仿宋"/>
          <w:spacing w:val="-8"/>
          <w:sz w:val="31"/>
          <w:szCs w:val="31"/>
        </w:rPr>
        <w:t>.早退达1小时</w:t>
      </w:r>
      <w:r>
        <w:rPr>
          <w:rFonts w:hint="eastAsia" w:ascii="仿宋" w:hAnsi="仿宋" w:eastAsia="仿宋" w:cs="仿宋"/>
          <w:spacing w:val="-8"/>
          <w:sz w:val="31"/>
          <w:szCs w:val="31"/>
          <w:lang w:eastAsia="zh-CN"/>
        </w:rPr>
        <w:t>（</w:t>
      </w:r>
      <w:r>
        <w:rPr>
          <w:rFonts w:ascii="仿宋" w:hAnsi="仿宋" w:eastAsia="仿宋" w:cs="仿宋"/>
          <w:spacing w:val="-8"/>
          <w:sz w:val="31"/>
          <w:szCs w:val="31"/>
        </w:rPr>
        <w:t>含</w:t>
      </w:r>
      <w:r>
        <w:rPr>
          <w:rFonts w:hint="eastAsia" w:ascii="仿宋" w:hAnsi="仿宋" w:eastAsia="仿宋" w:cs="仿宋"/>
          <w:spacing w:val="-8"/>
          <w:sz w:val="31"/>
          <w:szCs w:val="31"/>
          <w:lang w:eastAsia="zh-CN"/>
        </w:rPr>
        <w:t>）</w:t>
      </w:r>
      <w:r>
        <w:rPr>
          <w:rFonts w:ascii="仿宋" w:hAnsi="仿宋" w:eastAsia="仿宋" w:cs="仿宋"/>
          <w:spacing w:val="-8"/>
          <w:sz w:val="31"/>
          <w:szCs w:val="31"/>
        </w:rPr>
        <w:t>不足4小时的，记旷工0.5</w:t>
      </w:r>
      <w:r>
        <w:rPr>
          <w:rFonts w:ascii="仿宋" w:hAnsi="仿宋" w:eastAsia="仿宋" w:cs="仿宋"/>
          <w:spacing w:val="1"/>
          <w:sz w:val="31"/>
          <w:szCs w:val="31"/>
        </w:rPr>
        <w:t>天；早退达4小时</w:t>
      </w:r>
      <w:r>
        <w:rPr>
          <w:rFonts w:hint="eastAsia" w:ascii="仿宋" w:hAnsi="仿宋" w:eastAsia="仿宋" w:cs="仿宋"/>
          <w:spacing w:val="1"/>
          <w:sz w:val="31"/>
          <w:szCs w:val="31"/>
          <w:lang w:eastAsia="zh-CN"/>
        </w:rPr>
        <w:t>（</w:t>
      </w:r>
      <w:r>
        <w:rPr>
          <w:rFonts w:ascii="仿宋" w:hAnsi="仿宋" w:eastAsia="仿宋" w:cs="仿宋"/>
          <w:spacing w:val="1"/>
          <w:sz w:val="31"/>
          <w:szCs w:val="31"/>
        </w:rPr>
        <w:t>含</w:t>
      </w:r>
      <w:r>
        <w:rPr>
          <w:rFonts w:hint="eastAsia" w:ascii="仿宋" w:hAnsi="仿宋" w:eastAsia="仿宋" w:cs="仿宋"/>
          <w:spacing w:val="1"/>
          <w:sz w:val="31"/>
          <w:szCs w:val="31"/>
          <w:lang w:eastAsia="zh-CN"/>
        </w:rPr>
        <w:t>）</w:t>
      </w:r>
      <w:r>
        <w:rPr>
          <w:rFonts w:ascii="仿宋" w:hAnsi="仿宋" w:eastAsia="仿宋" w:cs="仿宋"/>
          <w:spacing w:val="1"/>
          <w:sz w:val="31"/>
          <w:szCs w:val="31"/>
        </w:rPr>
        <w:t>以上的，记旷工1</w:t>
      </w:r>
      <w:r>
        <w:rPr>
          <w:rFonts w:ascii="仿宋" w:hAnsi="仿宋" w:eastAsia="仿宋" w:cs="仿宋"/>
          <w:sz w:val="31"/>
          <w:szCs w:val="31"/>
        </w:rPr>
        <w:t>天。</w:t>
      </w:r>
    </w:p>
    <w:p w14:paraId="1DADAFD3">
      <w:pPr>
        <w:spacing w:line="240" w:lineRule="auto"/>
        <w:ind w:left="0" w:right="0" w:firstLine="0"/>
        <w:rPr>
          <w:ins w:id="187" w:author="咨询组" w:date="2026-01-23T09:45:10Z"/>
          <w:rFonts w:hint="default" w:ascii="仿宋" w:hAnsi="仿宋" w:eastAsia="仿宋" w:cs="仿宋"/>
          <w:sz w:val="31"/>
          <w:szCs w:val="31"/>
          <w:lang w:val="en-US" w:eastAsia="zh-CN"/>
        </w:rPr>
      </w:pPr>
      <w:r>
        <w:rPr>
          <w:rFonts w:hint="eastAsia" w:ascii="仿宋" w:hAnsi="仿宋" w:eastAsia="仿宋" w:cs="仿宋"/>
          <w:sz w:val="31"/>
          <w:szCs w:val="31"/>
          <w:lang w:val="en-US" w:eastAsia="zh-CN"/>
        </w:rPr>
        <w:t>///</w:t>
      </w:r>
    </w:p>
    <w:p w14:paraId="4FD61224">
      <w:pPr>
        <w:spacing w:before="185" w:line="334" w:lineRule="auto"/>
        <w:ind w:left="56" w:firstLine="586"/>
        <w:rPr>
          <w:del w:id="188" w:author="咨询组" w:date="2026-01-23T09:45:53Z"/>
          <w:rFonts w:ascii="仿宋" w:hAnsi="仿宋" w:eastAsia="仿宋" w:cs="仿宋"/>
          <w:sz w:val="31"/>
          <w:szCs w:val="31"/>
        </w:rPr>
      </w:pPr>
      <w:del w:id="189" w:author="咨询组" w:date="2026-01-23T09:45:53Z">
        <w:r>
          <w:rPr>
            <w:rFonts w:ascii="仿宋" w:hAnsi="仿宋" w:eastAsia="仿宋" w:cs="仿宋"/>
            <w:spacing w:val="-1"/>
            <w:sz w:val="31"/>
            <w:szCs w:val="31"/>
          </w:rPr>
          <w:delText>，</w:delText>
        </w:r>
      </w:del>
      <w:del w:id="190" w:author="咨询组" w:date="2026-01-23T09:45:53Z">
        <w:r>
          <w:rPr>
            <w:rFonts w:ascii="仿宋" w:hAnsi="仿宋" w:eastAsia="仿宋" w:cs="仿宋"/>
            <w:sz w:val="31"/>
            <w:szCs w:val="31"/>
          </w:rPr>
          <w:delText>早于下班时间离</w:delText>
        </w:r>
      </w:del>
      <w:del w:id="191" w:author="咨询组" w:date="2026-01-23T09:45:53Z">
        <w:r>
          <w:rPr>
            <w:rFonts w:ascii="仿宋" w:hAnsi="仿宋" w:eastAsia="仿宋" w:cs="仿宋"/>
            <w:spacing w:val="-2"/>
            <w:sz w:val="31"/>
            <w:szCs w:val="31"/>
          </w:rPr>
          <w:delText>岗即</w:delText>
        </w:r>
      </w:del>
      <w:del w:id="192" w:author="咨询组" w:date="2026-01-23T09:45:53Z">
        <w:r>
          <w:rPr>
            <w:rFonts w:ascii="仿宋" w:hAnsi="仿宋" w:eastAsia="仿宋" w:cs="仿宋"/>
            <w:spacing w:val="-1"/>
            <w:sz w:val="31"/>
            <w:szCs w:val="31"/>
          </w:rPr>
          <w:delText>为早退。</w:delText>
        </w:r>
      </w:del>
    </w:p>
    <w:p w14:paraId="325E85E5">
      <w:pPr>
        <w:spacing w:before="2" w:line="333" w:lineRule="auto"/>
        <w:ind w:left="22" w:firstLine="648"/>
        <w:rPr>
          <w:del w:id="193" w:author="咨询组" w:date="2026-01-23T09:45:53Z"/>
          <w:rFonts w:ascii="仿宋" w:hAnsi="仿宋" w:eastAsia="仿宋" w:cs="仿宋"/>
          <w:sz w:val="31"/>
          <w:szCs w:val="31"/>
        </w:rPr>
      </w:pPr>
      <w:del w:id="194" w:author="咨询组" w:date="2026-01-23T09:45:53Z">
        <w:r>
          <w:rPr>
            <w:rFonts w:ascii="仿宋" w:hAnsi="仿宋" w:eastAsia="仿宋" w:cs="仿宋"/>
            <w:spacing w:val="-2"/>
            <w:sz w:val="31"/>
            <w:szCs w:val="31"/>
          </w:rPr>
          <w:delText>1.月度内，员工累计迟到(单次</w:delText>
        </w:r>
      </w:del>
      <w:del w:id="195" w:author="咨询组" w:date="2026-01-23T09:45:53Z">
        <w:r>
          <w:rPr>
            <w:rFonts w:ascii="仿宋" w:hAnsi="仿宋" w:eastAsia="仿宋" w:cs="仿宋"/>
            <w:spacing w:val="-1"/>
            <w:sz w:val="31"/>
            <w:szCs w:val="31"/>
          </w:rPr>
          <w:delText>10分钟(含)以内)两次的，不扣发工资；单次10分钟(含)以</w:delText>
        </w:r>
      </w:del>
      <w:del w:id="196" w:author="咨询组" w:date="2026-01-23T09:45:53Z">
        <w:r>
          <w:rPr>
            <w:rFonts w:ascii="仿宋" w:hAnsi="仿宋" w:eastAsia="仿宋" w:cs="仿宋"/>
            <w:sz w:val="31"/>
            <w:szCs w:val="31"/>
          </w:rPr>
          <w:delText>内的迟到超过2次</w:delText>
        </w:r>
      </w:del>
      <w:del w:id="197" w:author="咨询组" w:date="2026-01-23T09:45:53Z">
        <w:r>
          <w:rPr>
            <w:rFonts w:ascii="仿宋" w:hAnsi="仿宋" w:eastAsia="仿宋" w:cs="仿宋"/>
            <w:spacing w:val="-10"/>
            <w:sz w:val="31"/>
            <w:szCs w:val="31"/>
          </w:rPr>
          <w:delText>的</w:delText>
        </w:r>
      </w:del>
      <w:del w:id="198" w:author="咨询组" w:date="2026-01-23T09:45:53Z">
        <w:r>
          <w:rPr>
            <w:rFonts w:ascii="仿宋" w:hAnsi="仿宋" w:eastAsia="仿宋" w:cs="仿宋"/>
            <w:spacing w:val="-6"/>
            <w:sz w:val="31"/>
            <w:szCs w:val="31"/>
          </w:rPr>
          <w:delText>，</w:delText>
        </w:r>
      </w:del>
      <w:del w:id="199" w:author="咨询组" w:date="2026-01-23T09:45:53Z">
        <w:r>
          <w:rPr>
            <w:rFonts w:ascii="仿宋" w:hAnsi="仿宋" w:eastAsia="仿宋" w:cs="仿宋"/>
            <w:spacing w:val="-5"/>
            <w:sz w:val="31"/>
            <w:szCs w:val="31"/>
          </w:rPr>
          <w:delText>或单次迟到超过10分钟不足60分钟，按每迟到10分钟</w:delText>
        </w:r>
      </w:del>
      <w:del w:id="200" w:author="咨询组" w:date="2026-01-23T09:45:53Z">
        <w:r>
          <w:rPr>
            <w:rFonts w:ascii="仿宋" w:hAnsi="仿宋" w:eastAsia="仿宋" w:cs="仿宋"/>
            <w:spacing w:val="-14"/>
            <w:sz w:val="31"/>
            <w:szCs w:val="31"/>
          </w:rPr>
          <w:delText>扣20元，不足10分钟以10分钟计</w:delText>
        </w:r>
      </w:del>
      <w:del w:id="201" w:author="咨询组" w:date="2026-01-23T09:45:53Z">
        <w:r>
          <w:rPr>
            <w:rFonts w:ascii="仿宋" w:hAnsi="仿宋" w:eastAsia="仿宋" w:cs="仿宋"/>
            <w:spacing w:val="-13"/>
            <w:sz w:val="31"/>
            <w:szCs w:val="31"/>
          </w:rPr>
          <w:delText>。</w:delText>
        </w:r>
      </w:del>
    </w:p>
    <w:p w14:paraId="02C1024A">
      <w:pPr>
        <w:spacing w:before="2" w:line="333" w:lineRule="auto"/>
        <w:ind w:left="26" w:right="2" w:firstLine="637"/>
        <w:rPr>
          <w:del w:id="202" w:author="咨询组" w:date="2026-01-23T09:45:53Z"/>
          <w:rFonts w:ascii="仿宋" w:hAnsi="仿宋" w:eastAsia="仿宋" w:cs="仿宋"/>
          <w:sz w:val="31"/>
          <w:szCs w:val="31"/>
        </w:rPr>
      </w:pPr>
      <w:del w:id="203" w:author="咨询组" w:date="2026-01-23T09:45:53Z">
        <w:r>
          <w:rPr>
            <w:rFonts w:ascii="仿宋" w:hAnsi="仿宋" w:eastAsia="仿宋" w:cs="仿宋"/>
            <w:spacing w:val="-12"/>
            <w:sz w:val="31"/>
            <w:szCs w:val="31"/>
          </w:rPr>
          <w:delText>2.</w:delText>
        </w:r>
      </w:del>
      <w:del w:id="204" w:author="咨询组" w:date="2026-01-23T09:45:53Z">
        <w:r>
          <w:rPr>
            <w:rFonts w:ascii="仿宋" w:hAnsi="仿宋" w:eastAsia="仿宋" w:cs="仿宋"/>
            <w:spacing w:val="-7"/>
            <w:sz w:val="31"/>
            <w:szCs w:val="31"/>
          </w:rPr>
          <w:delText>月</w:delText>
        </w:r>
      </w:del>
      <w:del w:id="205" w:author="咨询组" w:date="2026-01-23T09:45:53Z">
        <w:r>
          <w:rPr>
            <w:rFonts w:ascii="仿宋" w:hAnsi="仿宋" w:eastAsia="仿宋" w:cs="仿宋"/>
            <w:spacing w:val="-6"/>
            <w:sz w:val="31"/>
            <w:szCs w:val="31"/>
          </w:rPr>
          <w:delText>度内，每次早退不足60分钟的，按每10分钟扣发工</w:delText>
        </w:r>
      </w:del>
      <w:del w:id="206" w:author="咨询组" w:date="2026-01-23T09:45:53Z">
        <w:r>
          <w:rPr>
            <w:rFonts w:ascii="仿宋" w:hAnsi="仿宋" w:eastAsia="仿宋" w:cs="仿宋"/>
            <w:spacing w:val="-16"/>
            <w:sz w:val="31"/>
            <w:szCs w:val="31"/>
          </w:rPr>
          <w:delText>资</w:delText>
        </w:r>
      </w:del>
      <w:del w:id="207" w:author="咨询组" w:date="2026-01-23T09:45:53Z">
        <w:r>
          <w:rPr>
            <w:rFonts w:ascii="仿宋" w:hAnsi="仿宋" w:eastAsia="仿宋" w:cs="仿宋"/>
            <w:spacing w:val="-14"/>
            <w:sz w:val="31"/>
            <w:szCs w:val="31"/>
          </w:rPr>
          <w:delText>20元，不足10分钟以10分钟计。</w:delText>
        </w:r>
      </w:del>
    </w:p>
    <w:p w14:paraId="09CD2846">
      <w:pPr>
        <w:spacing w:line="223" w:lineRule="auto"/>
        <w:ind w:left="676"/>
        <w:rPr>
          <w:del w:id="208" w:author="咨询组" w:date="2026-01-23T09:45:53Z"/>
          <w:rFonts w:ascii="仿宋" w:hAnsi="仿宋" w:eastAsia="仿宋" w:cs="仿宋"/>
          <w:sz w:val="31"/>
          <w:szCs w:val="31"/>
        </w:rPr>
      </w:pPr>
      <w:del w:id="209" w:author="咨询组" w:date="2026-01-23T09:45:53Z">
        <w:r>
          <w:rPr>
            <w:rFonts w:ascii="仿宋" w:hAnsi="仿宋" w:eastAsia="仿宋" w:cs="仿宋"/>
            <w:spacing w:val="-6"/>
            <w:sz w:val="31"/>
            <w:szCs w:val="31"/>
          </w:rPr>
          <w:delText>3.迟到/早退达1小时(含)不足4小时的，记旷工0.5</w:delText>
        </w:r>
      </w:del>
    </w:p>
    <w:p w14:paraId="3FAF3DB6">
      <w:pPr>
        <w:spacing w:before="186" w:line="222" w:lineRule="auto"/>
        <w:ind w:left="21"/>
        <w:rPr>
          <w:del w:id="210" w:author="咨询组" w:date="2026-01-23T09:45:53Z"/>
          <w:rFonts w:ascii="仿宋" w:hAnsi="仿宋" w:eastAsia="仿宋" w:cs="仿宋"/>
          <w:sz w:val="31"/>
          <w:szCs w:val="31"/>
        </w:rPr>
      </w:pPr>
      <w:del w:id="211" w:author="咨询组" w:date="2026-01-23T09:45:53Z">
        <w:r>
          <w:rPr>
            <w:rFonts w:ascii="仿宋" w:hAnsi="仿宋" w:eastAsia="仿宋" w:cs="仿宋"/>
            <w:spacing w:val="-6"/>
            <w:sz w:val="31"/>
            <w:szCs w:val="31"/>
          </w:rPr>
          <w:delText>天；迟到/早</w:delText>
        </w:r>
      </w:del>
      <w:del w:id="212" w:author="咨询组" w:date="2026-01-23T09:45:53Z">
        <w:r>
          <w:rPr>
            <w:rFonts w:ascii="仿宋" w:hAnsi="仿宋" w:eastAsia="仿宋" w:cs="仿宋"/>
            <w:spacing w:val="-4"/>
            <w:sz w:val="31"/>
            <w:szCs w:val="31"/>
          </w:rPr>
          <w:delText>退</w:delText>
        </w:r>
      </w:del>
      <w:del w:id="213" w:author="咨询组" w:date="2026-01-23T09:45:53Z">
        <w:r>
          <w:rPr>
            <w:rFonts w:ascii="仿宋" w:hAnsi="仿宋" w:eastAsia="仿宋" w:cs="仿宋"/>
            <w:spacing w:val="-3"/>
            <w:sz w:val="31"/>
            <w:szCs w:val="31"/>
          </w:rPr>
          <w:delText>达4小时(含)以上的，记旷工1天。</w:delText>
        </w:r>
      </w:del>
    </w:p>
    <w:p w14:paraId="3B8441DA">
      <w:pPr>
        <w:numPr>
          <w:ilvl w:val="0"/>
          <w:numId w:val="0"/>
        </w:numPr>
        <w:spacing w:before="184" w:line="334" w:lineRule="auto"/>
        <w:ind w:left="22" w:leftChars="0" w:firstLine="639" w:firstLineChars="0"/>
        <w:rPr>
          <w:rFonts w:ascii="仿宋" w:hAnsi="仿宋" w:eastAsia="仿宋" w:cs="仿宋"/>
          <w:spacing w:val="8"/>
          <w:sz w:val="31"/>
          <w:szCs w:val="31"/>
        </w:rPr>
      </w:pPr>
      <w:ins w:id="214" w:author="咨询组" w:date="2026-01-23T09:45:39Z">
        <w:r>
          <w:rPr>
            <w:rFonts w:hint="eastAsia" w:ascii="仿宋" w:hAnsi="仿宋" w:eastAsia="仿宋" w:cs="仿宋"/>
            <w:spacing w:val="8"/>
            <w:sz w:val="31"/>
            <w:szCs w:val="31"/>
            <w:lang w:eastAsia="zh-CN"/>
          </w:rPr>
          <w:t>（</w:t>
        </w:r>
      </w:ins>
      <w:ins w:id="215" w:author="咨询组" w:date="2026-01-23T09:45:41Z">
        <w:r>
          <w:rPr>
            <w:rFonts w:hint="eastAsia" w:ascii="仿宋" w:hAnsi="仿宋" w:eastAsia="仿宋" w:cs="仿宋"/>
            <w:spacing w:val="8"/>
            <w:sz w:val="31"/>
            <w:szCs w:val="31"/>
            <w:lang w:val="en-US" w:eastAsia="zh-CN"/>
          </w:rPr>
          <w:t>四）</w:t>
        </w:r>
      </w:ins>
      <w:r>
        <w:rPr>
          <w:rFonts w:ascii="仿宋" w:hAnsi="仿宋" w:eastAsia="仿宋" w:cs="仿宋"/>
          <w:spacing w:val="6"/>
          <w:sz w:val="31"/>
          <w:szCs w:val="31"/>
        </w:rPr>
        <w:t>不</w:t>
      </w:r>
      <w:r>
        <w:rPr>
          <w:rFonts w:ascii="仿宋" w:hAnsi="仿宋" w:eastAsia="仿宋" w:cs="仿宋"/>
          <w:spacing w:val="4"/>
          <w:sz w:val="31"/>
          <w:szCs w:val="31"/>
        </w:rPr>
        <w:t>定时岗位员工不履行工作任务可视同旷工，各单位可</w:t>
      </w:r>
      <w:r>
        <w:rPr>
          <w:rFonts w:ascii="仿宋" w:hAnsi="仿宋" w:eastAsia="仿宋" w:cs="仿宋"/>
          <w:spacing w:val="9"/>
          <w:sz w:val="31"/>
          <w:szCs w:val="31"/>
        </w:rPr>
        <w:t>细</w:t>
      </w:r>
      <w:r>
        <w:rPr>
          <w:rFonts w:ascii="仿宋" w:hAnsi="仿宋" w:eastAsia="仿宋" w:cs="仿宋"/>
          <w:spacing w:val="8"/>
          <w:sz w:val="31"/>
          <w:szCs w:val="31"/>
        </w:rPr>
        <w:t>化规定，但须确保不逾越本制度框架。</w:t>
      </w:r>
    </w:p>
    <w:p w14:paraId="3AB8F170">
      <w:pPr>
        <w:numPr>
          <w:numId w:val="0"/>
        </w:numPr>
        <w:spacing w:line="240" w:lineRule="auto"/>
        <w:rPr>
          <w:rFonts w:hint="eastAsia" w:ascii="仿宋" w:hAnsi="仿宋" w:eastAsia="仿宋" w:cs="仿宋"/>
          <w:spacing w:val="8"/>
          <w:sz w:val="31"/>
          <w:szCs w:val="31"/>
          <w:lang w:val="en-US" w:eastAsia="zh-CN"/>
        </w:rPr>
      </w:pPr>
      <w:r>
        <w:rPr>
          <w:rFonts w:hint="eastAsia" w:ascii="仿宋" w:hAnsi="仿宋" w:eastAsia="仿宋" w:cs="仿宋"/>
          <w:spacing w:val="8"/>
          <w:sz w:val="31"/>
          <w:szCs w:val="31"/>
          <w:lang w:val="en-US" w:eastAsia="zh-CN"/>
        </w:rPr>
        <w:t>///</w:t>
      </w:r>
    </w:p>
    <w:p w14:paraId="5F577EA2">
      <w:pPr>
        <w:numPr>
          <w:numId w:val="0"/>
        </w:numPr>
        <w:spacing w:line="240" w:lineRule="auto"/>
        <w:ind w:firstLine="616" w:firstLineChars="200"/>
        <w:rPr>
          <w:ins w:id="216" w:author="咨询组" w:date="2026-01-23T09:46:21Z"/>
          <w:del w:id="217" w:author="咨询组" w:date="2026-01-23T09:45:53Z"/>
          <w:rFonts w:ascii="仿宋" w:hAnsi="仿宋" w:eastAsia="仿宋" w:cs="仿宋"/>
          <w:sz w:val="31"/>
          <w:szCs w:val="31"/>
        </w:rPr>
      </w:pPr>
      <w:ins w:id="218" w:author="咨询组" w:date="2026-01-23T09:46:21Z">
        <w:del w:id="219" w:author="咨询组" w:date="2026-01-23T09:45:53Z">
          <w:r>
            <w:rPr>
              <w:rFonts w:ascii="仿宋" w:hAnsi="仿宋" w:eastAsia="仿宋" w:cs="仿宋"/>
              <w:spacing w:val="-1"/>
              <w:sz w:val="31"/>
              <w:szCs w:val="31"/>
            </w:rPr>
            <w:delText>，</w:delText>
          </w:r>
        </w:del>
      </w:ins>
      <w:ins w:id="220" w:author="咨询组" w:date="2026-01-23T09:46:21Z">
        <w:del w:id="221" w:author="咨询组" w:date="2026-01-23T09:45:53Z">
          <w:r>
            <w:rPr>
              <w:rFonts w:ascii="仿宋" w:hAnsi="仿宋" w:eastAsia="仿宋" w:cs="仿宋"/>
              <w:sz w:val="31"/>
              <w:szCs w:val="31"/>
            </w:rPr>
            <w:delText>早于下班时间离</w:delText>
          </w:r>
        </w:del>
      </w:ins>
      <w:ins w:id="222" w:author="咨询组" w:date="2026-01-23T09:46:21Z">
        <w:del w:id="223" w:author="咨询组" w:date="2026-01-23T09:45:53Z">
          <w:r>
            <w:rPr>
              <w:rFonts w:ascii="仿宋" w:hAnsi="仿宋" w:eastAsia="仿宋" w:cs="仿宋"/>
              <w:spacing w:val="-2"/>
              <w:sz w:val="31"/>
              <w:szCs w:val="31"/>
            </w:rPr>
            <w:delText>岗即</w:delText>
          </w:r>
        </w:del>
      </w:ins>
      <w:ins w:id="224" w:author="咨询组" w:date="2026-01-23T09:46:21Z">
        <w:del w:id="225" w:author="咨询组" w:date="2026-01-23T09:45:53Z">
          <w:r>
            <w:rPr>
              <w:rFonts w:ascii="仿宋" w:hAnsi="仿宋" w:eastAsia="仿宋" w:cs="仿宋"/>
              <w:spacing w:val="-1"/>
              <w:sz w:val="31"/>
              <w:szCs w:val="31"/>
            </w:rPr>
            <w:delText>为早退。</w:delText>
          </w:r>
        </w:del>
      </w:ins>
    </w:p>
    <w:p w14:paraId="5EDB9C38">
      <w:pPr>
        <w:spacing w:before="2" w:line="333" w:lineRule="auto"/>
        <w:ind w:firstLine="612" w:firstLineChars="200"/>
        <w:rPr>
          <w:ins w:id="226" w:author="咨询组" w:date="2026-01-23T09:46:21Z"/>
          <w:del w:id="227" w:author="咨询组" w:date="2026-01-23T09:45:53Z"/>
          <w:rFonts w:ascii="仿宋" w:hAnsi="仿宋" w:eastAsia="仿宋" w:cs="仿宋"/>
          <w:sz w:val="31"/>
          <w:szCs w:val="31"/>
        </w:rPr>
      </w:pPr>
      <w:ins w:id="228" w:author="咨询组" w:date="2026-01-23T09:46:21Z">
        <w:del w:id="229" w:author="咨询组" w:date="2026-01-23T09:45:53Z">
          <w:r>
            <w:rPr>
              <w:rFonts w:ascii="仿宋" w:hAnsi="仿宋" w:eastAsia="仿宋" w:cs="仿宋"/>
              <w:spacing w:val="-2"/>
              <w:sz w:val="31"/>
              <w:szCs w:val="31"/>
            </w:rPr>
            <w:delText>1.月度内，员工累计迟到(单次</w:delText>
          </w:r>
        </w:del>
      </w:ins>
      <w:ins w:id="230" w:author="咨询组" w:date="2026-01-23T09:46:21Z">
        <w:del w:id="231" w:author="咨询组" w:date="2026-01-23T09:45:53Z">
          <w:r>
            <w:rPr>
              <w:rFonts w:ascii="仿宋" w:hAnsi="仿宋" w:eastAsia="仿宋" w:cs="仿宋"/>
              <w:spacing w:val="-1"/>
              <w:sz w:val="31"/>
              <w:szCs w:val="31"/>
            </w:rPr>
            <w:delText>10分钟(含)以内)两次的，不扣发工资；单次10分钟(含)以</w:delText>
          </w:r>
        </w:del>
      </w:ins>
      <w:ins w:id="232" w:author="咨询组" w:date="2026-01-23T09:46:21Z">
        <w:del w:id="233" w:author="咨询组" w:date="2026-01-23T09:45:53Z">
          <w:r>
            <w:rPr>
              <w:rFonts w:ascii="仿宋" w:hAnsi="仿宋" w:eastAsia="仿宋" w:cs="仿宋"/>
              <w:sz w:val="31"/>
              <w:szCs w:val="31"/>
            </w:rPr>
            <w:delText>内的迟到超过2次</w:delText>
          </w:r>
        </w:del>
      </w:ins>
      <w:ins w:id="234" w:author="咨询组" w:date="2026-01-23T09:46:21Z">
        <w:del w:id="235" w:author="咨询组" w:date="2026-01-23T09:45:53Z">
          <w:r>
            <w:rPr>
              <w:rFonts w:ascii="仿宋" w:hAnsi="仿宋" w:eastAsia="仿宋" w:cs="仿宋"/>
              <w:spacing w:val="-10"/>
              <w:sz w:val="31"/>
              <w:szCs w:val="31"/>
            </w:rPr>
            <w:delText>的</w:delText>
          </w:r>
        </w:del>
      </w:ins>
      <w:ins w:id="236" w:author="咨询组" w:date="2026-01-23T09:46:21Z">
        <w:del w:id="237" w:author="咨询组" w:date="2026-01-23T09:45:53Z">
          <w:r>
            <w:rPr>
              <w:rFonts w:ascii="仿宋" w:hAnsi="仿宋" w:eastAsia="仿宋" w:cs="仿宋"/>
              <w:spacing w:val="-6"/>
              <w:sz w:val="31"/>
              <w:szCs w:val="31"/>
            </w:rPr>
            <w:delText>，</w:delText>
          </w:r>
        </w:del>
      </w:ins>
      <w:ins w:id="238" w:author="咨询组" w:date="2026-01-23T09:46:21Z">
        <w:del w:id="239" w:author="咨询组" w:date="2026-01-23T09:45:53Z">
          <w:r>
            <w:rPr>
              <w:rFonts w:ascii="仿宋" w:hAnsi="仿宋" w:eastAsia="仿宋" w:cs="仿宋"/>
              <w:spacing w:val="-5"/>
              <w:sz w:val="31"/>
              <w:szCs w:val="31"/>
            </w:rPr>
            <w:delText>或单次迟到超过10分钟不足60分钟，按每迟到10分钟</w:delText>
          </w:r>
        </w:del>
      </w:ins>
      <w:ins w:id="240" w:author="咨询组" w:date="2026-01-23T09:46:21Z">
        <w:del w:id="241" w:author="咨询组" w:date="2026-01-23T09:45:53Z">
          <w:r>
            <w:rPr>
              <w:rFonts w:ascii="仿宋" w:hAnsi="仿宋" w:eastAsia="仿宋" w:cs="仿宋"/>
              <w:spacing w:val="-14"/>
              <w:sz w:val="31"/>
              <w:szCs w:val="31"/>
            </w:rPr>
            <w:delText>扣20元，不足10分钟以10分钟计</w:delText>
          </w:r>
        </w:del>
      </w:ins>
      <w:ins w:id="242" w:author="咨询组" w:date="2026-01-23T09:46:21Z">
        <w:del w:id="243" w:author="咨询组" w:date="2026-01-23T09:45:53Z">
          <w:r>
            <w:rPr>
              <w:rFonts w:ascii="仿宋" w:hAnsi="仿宋" w:eastAsia="仿宋" w:cs="仿宋"/>
              <w:spacing w:val="-13"/>
              <w:sz w:val="31"/>
              <w:szCs w:val="31"/>
            </w:rPr>
            <w:delText>。</w:delText>
          </w:r>
        </w:del>
      </w:ins>
    </w:p>
    <w:p w14:paraId="2CFDF2D1">
      <w:pPr>
        <w:spacing w:before="2" w:line="333" w:lineRule="auto"/>
        <w:ind w:right="2" w:firstLine="572" w:firstLineChars="200"/>
        <w:rPr>
          <w:ins w:id="244" w:author="咨询组" w:date="2026-01-23T09:46:21Z"/>
          <w:del w:id="245" w:author="咨询组" w:date="2026-01-23T09:45:53Z"/>
          <w:rFonts w:ascii="仿宋" w:hAnsi="仿宋" w:eastAsia="仿宋" w:cs="仿宋"/>
          <w:sz w:val="31"/>
          <w:szCs w:val="31"/>
        </w:rPr>
      </w:pPr>
      <w:ins w:id="246" w:author="咨询组" w:date="2026-01-23T09:46:21Z">
        <w:del w:id="247" w:author="咨询组" w:date="2026-01-23T09:45:53Z">
          <w:r>
            <w:rPr>
              <w:rFonts w:ascii="仿宋" w:hAnsi="仿宋" w:eastAsia="仿宋" w:cs="仿宋"/>
              <w:spacing w:val="-12"/>
              <w:sz w:val="31"/>
              <w:szCs w:val="31"/>
            </w:rPr>
            <w:delText>2.</w:delText>
          </w:r>
        </w:del>
      </w:ins>
      <w:ins w:id="248" w:author="咨询组" w:date="2026-01-23T09:46:21Z">
        <w:del w:id="249" w:author="咨询组" w:date="2026-01-23T09:45:53Z">
          <w:r>
            <w:rPr>
              <w:rFonts w:ascii="仿宋" w:hAnsi="仿宋" w:eastAsia="仿宋" w:cs="仿宋"/>
              <w:spacing w:val="-7"/>
              <w:sz w:val="31"/>
              <w:szCs w:val="31"/>
            </w:rPr>
            <w:delText>月</w:delText>
          </w:r>
        </w:del>
      </w:ins>
      <w:ins w:id="250" w:author="咨询组" w:date="2026-01-23T09:46:21Z">
        <w:del w:id="251" w:author="咨询组" w:date="2026-01-23T09:45:53Z">
          <w:r>
            <w:rPr>
              <w:rFonts w:ascii="仿宋" w:hAnsi="仿宋" w:eastAsia="仿宋" w:cs="仿宋"/>
              <w:spacing w:val="-6"/>
              <w:sz w:val="31"/>
              <w:szCs w:val="31"/>
            </w:rPr>
            <w:delText>度内，每次早退不足60分钟的，按每10分钟扣发工</w:delText>
          </w:r>
        </w:del>
      </w:ins>
      <w:ins w:id="252" w:author="咨询组" w:date="2026-01-23T09:46:21Z">
        <w:del w:id="253" w:author="咨询组" w:date="2026-01-23T09:45:53Z">
          <w:r>
            <w:rPr>
              <w:rFonts w:ascii="仿宋" w:hAnsi="仿宋" w:eastAsia="仿宋" w:cs="仿宋"/>
              <w:spacing w:val="-16"/>
              <w:sz w:val="31"/>
              <w:szCs w:val="31"/>
            </w:rPr>
            <w:delText>资</w:delText>
          </w:r>
        </w:del>
      </w:ins>
      <w:ins w:id="254" w:author="咨询组" w:date="2026-01-23T09:46:21Z">
        <w:del w:id="255" w:author="咨询组" w:date="2026-01-23T09:45:53Z">
          <w:r>
            <w:rPr>
              <w:rFonts w:ascii="仿宋" w:hAnsi="仿宋" w:eastAsia="仿宋" w:cs="仿宋"/>
              <w:spacing w:val="-14"/>
              <w:sz w:val="31"/>
              <w:szCs w:val="31"/>
            </w:rPr>
            <w:delText>20元，不足10分钟以10分钟计。</w:delText>
          </w:r>
        </w:del>
      </w:ins>
    </w:p>
    <w:p w14:paraId="500AC9BF">
      <w:pPr>
        <w:spacing w:line="223" w:lineRule="auto"/>
        <w:ind w:firstLine="596" w:firstLineChars="200"/>
        <w:rPr>
          <w:ins w:id="256" w:author="咨询组" w:date="2026-01-23T09:46:21Z"/>
          <w:del w:id="257" w:author="咨询组" w:date="2026-01-23T09:45:53Z"/>
          <w:rFonts w:ascii="仿宋" w:hAnsi="仿宋" w:eastAsia="仿宋" w:cs="仿宋"/>
          <w:sz w:val="31"/>
          <w:szCs w:val="31"/>
        </w:rPr>
      </w:pPr>
      <w:ins w:id="258" w:author="咨询组" w:date="2026-01-23T09:46:21Z">
        <w:del w:id="259" w:author="咨询组" w:date="2026-01-23T09:45:53Z">
          <w:r>
            <w:rPr>
              <w:rFonts w:ascii="仿宋" w:hAnsi="仿宋" w:eastAsia="仿宋" w:cs="仿宋"/>
              <w:spacing w:val="-6"/>
              <w:sz w:val="31"/>
              <w:szCs w:val="31"/>
            </w:rPr>
            <w:delText>3.迟到/早退达1小时(含)不足4小时的，记旷工0.5</w:delText>
          </w:r>
        </w:del>
      </w:ins>
    </w:p>
    <w:p w14:paraId="134799DB">
      <w:pPr>
        <w:spacing w:before="186" w:line="222" w:lineRule="auto"/>
        <w:ind w:firstLine="596" w:firstLineChars="200"/>
        <w:rPr>
          <w:ins w:id="260" w:author="咨询组" w:date="2026-01-23T09:46:21Z"/>
          <w:del w:id="261" w:author="咨询组" w:date="2026-01-23T09:45:53Z"/>
          <w:rFonts w:ascii="仿宋" w:hAnsi="仿宋" w:eastAsia="仿宋" w:cs="仿宋"/>
          <w:sz w:val="31"/>
          <w:szCs w:val="31"/>
        </w:rPr>
      </w:pPr>
      <w:ins w:id="262" w:author="咨询组" w:date="2026-01-23T09:46:21Z">
        <w:del w:id="263" w:author="咨询组" w:date="2026-01-23T09:45:53Z">
          <w:r>
            <w:rPr>
              <w:rFonts w:ascii="仿宋" w:hAnsi="仿宋" w:eastAsia="仿宋" w:cs="仿宋"/>
              <w:spacing w:val="-6"/>
              <w:sz w:val="31"/>
              <w:szCs w:val="31"/>
            </w:rPr>
            <w:delText>天；迟到/早</w:delText>
          </w:r>
        </w:del>
      </w:ins>
      <w:ins w:id="264" w:author="咨询组" w:date="2026-01-23T09:46:21Z">
        <w:del w:id="265" w:author="咨询组" w:date="2026-01-23T09:45:53Z">
          <w:r>
            <w:rPr>
              <w:rFonts w:ascii="仿宋" w:hAnsi="仿宋" w:eastAsia="仿宋" w:cs="仿宋"/>
              <w:spacing w:val="-4"/>
              <w:sz w:val="31"/>
              <w:szCs w:val="31"/>
            </w:rPr>
            <w:delText>退</w:delText>
          </w:r>
        </w:del>
      </w:ins>
      <w:ins w:id="266" w:author="咨询组" w:date="2026-01-23T09:46:21Z">
        <w:del w:id="267" w:author="咨询组" w:date="2026-01-23T09:45:53Z">
          <w:r>
            <w:rPr>
              <w:rFonts w:ascii="仿宋" w:hAnsi="仿宋" w:eastAsia="仿宋" w:cs="仿宋"/>
              <w:spacing w:val="-3"/>
              <w:sz w:val="31"/>
              <w:szCs w:val="31"/>
            </w:rPr>
            <w:delText>达4小时(含)以上的，记旷工1天。</w:delText>
          </w:r>
        </w:del>
      </w:ins>
    </w:p>
    <w:p w14:paraId="577A8452">
      <w:pPr>
        <w:spacing w:before="3" w:line="333" w:lineRule="auto"/>
        <w:ind w:firstLine="652" w:firstLineChars="200"/>
        <w:rPr>
          <w:rFonts w:ascii="仿宋" w:hAnsi="仿宋" w:eastAsia="仿宋" w:cs="仿宋"/>
          <w:sz w:val="31"/>
          <w:szCs w:val="31"/>
        </w:rPr>
      </w:pPr>
      <w:ins w:id="268" w:author="咨询组" w:date="2026-01-23T09:46:21Z">
        <w:del w:id="269" w:author="咨询组" w:date="2026-01-23T09:45:39Z">
          <w:r>
            <w:rPr>
              <w:rFonts w:ascii="仿宋" w:hAnsi="仿宋" w:eastAsia="仿宋" w:cs="仿宋"/>
              <w:spacing w:val="8"/>
              <w:sz w:val="31"/>
              <w:szCs w:val="31"/>
            </w:rPr>
            <w:delText>4.</w:delText>
          </w:r>
        </w:del>
      </w:ins>
      <w:ins w:id="270" w:author="咨询组" w:date="2026-01-23T09:46:21Z">
        <w:r>
          <w:rPr>
            <w:rFonts w:hint="eastAsia" w:ascii="仿宋" w:hAnsi="仿宋" w:eastAsia="仿宋" w:cs="仿宋"/>
            <w:spacing w:val="8"/>
            <w:sz w:val="31"/>
            <w:szCs w:val="31"/>
            <w:lang w:eastAsia="zh-CN"/>
          </w:rPr>
          <w:t>（</w:t>
        </w:r>
      </w:ins>
      <w:ins w:id="271" w:author="咨询组" w:date="2026-01-23T09:46:24Z">
        <w:r>
          <w:rPr>
            <w:rFonts w:hint="eastAsia" w:ascii="仿宋" w:hAnsi="仿宋" w:eastAsia="仿宋" w:cs="仿宋"/>
            <w:spacing w:val="8"/>
            <w:sz w:val="31"/>
            <w:szCs w:val="31"/>
            <w:lang w:val="en-US" w:eastAsia="zh-CN"/>
          </w:rPr>
          <w:t>五</w:t>
        </w:r>
      </w:ins>
      <w:ins w:id="272" w:author="咨询组" w:date="2026-01-23T09:46:21Z">
        <w:r>
          <w:rPr>
            <w:rFonts w:hint="eastAsia" w:ascii="仿宋" w:hAnsi="仿宋" w:eastAsia="仿宋" w:cs="仿宋"/>
            <w:spacing w:val="8"/>
            <w:sz w:val="31"/>
            <w:szCs w:val="31"/>
            <w:lang w:val="en-US" w:eastAsia="zh-CN"/>
          </w:rPr>
          <w:t>）</w:t>
        </w:r>
      </w:ins>
      <w:del w:id="273" w:author="咨询组" w:date="2026-01-23T09:46:21Z">
        <w:r>
          <w:rPr>
            <w:rFonts w:ascii="仿宋" w:hAnsi="仿宋" w:eastAsia="仿宋" w:cs="仿宋"/>
            <w:spacing w:val="-1"/>
            <w:sz w:val="31"/>
            <w:szCs w:val="31"/>
          </w:rPr>
          <w:delText>(</w:delText>
        </w:r>
      </w:del>
      <w:del w:id="274" w:author="咨询组" w:date="2026-01-23T09:46:21Z">
        <w:r>
          <w:rPr>
            <w:rFonts w:hint="default" w:ascii="仿宋" w:hAnsi="仿宋" w:eastAsia="仿宋" w:cs="仿宋"/>
            <w:spacing w:val="-1"/>
            <w:sz w:val="31"/>
            <w:szCs w:val="31"/>
            <w:lang w:val="en-US"/>
          </w:rPr>
          <w:delText>三</w:delText>
        </w:r>
      </w:del>
      <w:del w:id="275" w:author="咨询组" w:date="2026-01-23T09:46:21Z">
        <w:r>
          <w:rPr>
            <w:rFonts w:ascii="仿宋" w:hAnsi="仿宋" w:eastAsia="仿宋" w:cs="仿宋"/>
            <w:spacing w:val="-1"/>
            <w:sz w:val="31"/>
            <w:szCs w:val="31"/>
          </w:rPr>
          <w:delText>)</w:delText>
        </w:r>
      </w:del>
      <w:r>
        <w:rPr>
          <w:rFonts w:ascii="仿宋" w:hAnsi="仿宋" w:eastAsia="仿宋" w:cs="仿宋"/>
          <w:spacing w:val="-10"/>
          <w:sz w:val="31"/>
          <w:szCs w:val="31"/>
        </w:rPr>
        <w:t>员工连续旷工3天或连续十二个月内累计旷工5天</w:t>
      </w:r>
      <w:r>
        <w:rPr>
          <w:rFonts w:ascii="仿宋" w:hAnsi="仿宋" w:eastAsia="仿宋" w:cs="仿宋"/>
          <w:spacing w:val="8"/>
          <w:sz w:val="31"/>
          <w:szCs w:val="31"/>
        </w:rPr>
        <w:t>的，</w:t>
      </w:r>
      <w:r>
        <w:rPr>
          <w:rFonts w:ascii="仿宋" w:hAnsi="仿宋" w:eastAsia="仿宋" w:cs="仿宋"/>
          <w:spacing w:val="5"/>
          <w:sz w:val="31"/>
          <w:szCs w:val="31"/>
        </w:rPr>
        <w:t>属</w:t>
      </w:r>
      <w:r>
        <w:rPr>
          <w:rFonts w:ascii="仿宋" w:hAnsi="仿宋" w:eastAsia="仿宋" w:cs="仿宋"/>
          <w:spacing w:val="4"/>
          <w:sz w:val="31"/>
          <w:szCs w:val="31"/>
        </w:rPr>
        <w:t>于严重违反公司规章制度，公司有权单方解除其劳动合</w:t>
      </w:r>
      <w:r>
        <w:rPr>
          <w:rFonts w:ascii="仿宋" w:hAnsi="仿宋" w:eastAsia="仿宋" w:cs="仿宋"/>
          <w:spacing w:val="-2"/>
          <w:sz w:val="31"/>
          <w:szCs w:val="31"/>
        </w:rPr>
        <w:t>同。员工有下列</w:t>
      </w:r>
      <w:r>
        <w:rPr>
          <w:rFonts w:ascii="仿宋" w:hAnsi="仿宋" w:eastAsia="仿宋" w:cs="仿宋"/>
          <w:spacing w:val="-1"/>
          <w:sz w:val="31"/>
          <w:szCs w:val="31"/>
        </w:rPr>
        <w:t>情形之一的，视为旷工：</w:t>
      </w:r>
    </w:p>
    <w:p w14:paraId="0107FCF9">
      <w:pPr>
        <w:spacing w:before="1" w:line="242" w:lineRule="auto"/>
        <w:ind w:left="671"/>
        <w:rPr>
          <w:rFonts w:ascii="仿宋" w:hAnsi="仿宋" w:eastAsia="仿宋" w:cs="仿宋"/>
          <w:sz w:val="31"/>
          <w:szCs w:val="31"/>
        </w:rPr>
      </w:pPr>
      <w:r>
        <w:rPr>
          <w:rFonts w:ascii="仿宋" w:hAnsi="仿宋" w:eastAsia="仿宋" w:cs="仿宋"/>
          <w:spacing w:val="14"/>
          <w:sz w:val="31"/>
          <w:szCs w:val="31"/>
        </w:rPr>
        <w:t>1</w:t>
      </w:r>
      <w:r>
        <w:rPr>
          <w:rFonts w:ascii="仿宋" w:hAnsi="仿宋" w:eastAsia="仿宋" w:cs="仿宋"/>
          <w:spacing w:val="11"/>
          <w:sz w:val="31"/>
          <w:szCs w:val="31"/>
        </w:rPr>
        <w:t>.</w:t>
      </w:r>
      <w:r>
        <w:rPr>
          <w:rFonts w:ascii="仿宋" w:hAnsi="仿宋" w:eastAsia="仿宋" w:cs="仿宋"/>
          <w:spacing w:val="7"/>
          <w:sz w:val="31"/>
          <w:szCs w:val="31"/>
        </w:rPr>
        <w:t>工作时间未经请假批准擅自离岗或不到岗；</w:t>
      </w:r>
    </w:p>
    <w:p w14:paraId="6452E5CC">
      <w:pPr>
        <w:spacing w:before="151" w:line="334" w:lineRule="auto"/>
        <w:ind w:left="29" w:firstLine="634"/>
        <w:rPr>
          <w:rFonts w:ascii="仿宋" w:hAnsi="仿宋" w:eastAsia="仿宋" w:cs="仿宋"/>
          <w:sz w:val="31"/>
          <w:szCs w:val="31"/>
        </w:rPr>
      </w:pPr>
      <w:r>
        <w:rPr>
          <w:rFonts w:ascii="仿宋" w:hAnsi="仿宋" w:eastAsia="仿宋" w:cs="仿宋"/>
          <w:spacing w:val="8"/>
          <w:sz w:val="31"/>
          <w:szCs w:val="31"/>
        </w:rPr>
        <w:t>2.</w:t>
      </w:r>
      <w:r>
        <w:rPr>
          <w:rFonts w:ascii="仿宋" w:hAnsi="仿宋" w:eastAsia="仿宋" w:cs="仿宋"/>
          <w:spacing w:val="5"/>
          <w:sz w:val="31"/>
          <w:szCs w:val="31"/>
        </w:rPr>
        <w:t>员</w:t>
      </w:r>
      <w:r>
        <w:rPr>
          <w:rFonts w:ascii="仿宋" w:hAnsi="仿宋" w:eastAsia="仿宋" w:cs="仿宋"/>
          <w:spacing w:val="4"/>
          <w:sz w:val="31"/>
          <w:szCs w:val="31"/>
        </w:rPr>
        <w:t>工当日上、下班未打卡，且无法提供证据的或无法证</w:t>
      </w:r>
      <w:r>
        <w:rPr>
          <w:rFonts w:ascii="仿宋" w:hAnsi="仿宋" w:eastAsia="仿宋" w:cs="仿宋"/>
          <w:spacing w:val="-5"/>
          <w:sz w:val="31"/>
          <w:szCs w:val="31"/>
        </w:rPr>
        <w:t>实</w:t>
      </w:r>
      <w:r>
        <w:rPr>
          <w:rFonts w:ascii="仿宋" w:hAnsi="仿宋" w:eastAsia="仿宋" w:cs="仿宋"/>
          <w:spacing w:val="-3"/>
          <w:sz w:val="31"/>
          <w:szCs w:val="31"/>
        </w:rPr>
        <w:t>的；</w:t>
      </w:r>
    </w:p>
    <w:p w14:paraId="6912C120">
      <w:pPr>
        <w:spacing w:before="2" w:line="333" w:lineRule="auto"/>
        <w:ind w:left="662" w:right="935" w:firstLine="13"/>
        <w:rPr>
          <w:rFonts w:ascii="仿宋" w:hAnsi="仿宋" w:eastAsia="仿宋" w:cs="仿宋"/>
          <w:sz w:val="31"/>
          <w:szCs w:val="31"/>
        </w:rPr>
      </w:pPr>
      <w:r>
        <w:rPr>
          <w:rFonts w:ascii="仿宋" w:hAnsi="仿宋" w:eastAsia="仿宋" w:cs="仿宋"/>
          <w:spacing w:val="7"/>
          <w:sz w:val="31"/>
          <w:szCs w:val="31"/>
        </w:rPr>
        <w:t>3</w:t>
      </w:r>
      <w:r>
        <w:rPr>
          <w:rFonts w:ascii="仿宋" w:hAnsi="仿宋" w:eastAsia="仿宋" w:cs="仿宋"/>
          <w:spacing w:val="4"/>
          <w:sz w:val="31"/>
          <w:szCs w:val="31"/>
        </w:rPr>
        <w:t>.未经公司批准，私自找人替班或为他人替班的；</w:t>
      </w:r>
      <w:r>
        <w:rPr>
          <w:rFonts w:ascii="仿宋" w:hAnsi="仿宋" w:eastAsia="仿宋" w:cs="仿宋"/>
          <w:spacing w:val="11"/>
          <w:sz w:val="31"/>
          <w:szCs w:val="31"/>
        </w:rPr>
        <w:t>4</w:t>
      </w:r>
      <w:r>
        <w:rPr>
          <w:rFonts w:ascii="仿宋" w:hAnsi="仿宋" w:eastAsia="仿宋" w:cs="仿宋"/>
          <w:spacing w:val="7"/>
          <w:sz w:val="31"/>
          <w:szCs w:val="31"/>
        </w:rPr>
        <w:t>.不服从工作安排，拒绝上岗的；</w:t>
      </w:r>
    </w:p>
    <w:p w14:paraId="233AA732">
      <w:pPr>
        <w:spacing w:line="333" w:lineRule="auto"/>
        <w:ind w:left="13" w:right="2" w:firstLine="654"/>
        <w:rPr>
          <w:rFonts w:ascii="仿宋" w:hAnsi="仿宋" w:eastAsia="仿宋" w:cs="仿宋"/>
          <w:sz w:val="31"/>
          <w:szCs w:val="31"/>
        </w:rPr>
      </w:pPr>
      <w:r>
        <w:rPr>
          <w:rFonts w:ascii="仿宋" w:hAnsi="仿宋" w:eastAsia="仿宋" w:cs="仿宋"/>
          <w:spacing w:val="17"/>
          <w:sz w:val="31"/>
          <w:szCs w:val="31"/>
        </w:rPr>
        <w:t>5</w:t>
      </w:r>
      <w:r>
        <w:rPr>
          <w:rFonts w:ascii="仿宋" w:hAnsi="仿宋" w:eastAsia="仿宋" w:cs="仿宋"/>
          <w:spacing w:val="16"/>
          <w:sz w:val="31"/>
          <w:szCs w:val="31"/>
        </w:rPr>
        <w:t>.公司通过邮件/短信/润工作等工具对员工出勤情况进</w:t>
      </w:r>
      <w:r>
        <w:rPr>
          <w:rFonts w:ascii="仿宋" w:hAnsi="仿宋" w:eastAsia="仿宋" w:cs="仿宋"/>
          <w:spacing w:val="8"/>
          <w:sz w:val="31"/>
          <w:szCs w:val="31"/>
        </w:rPr>
        <w:t>行核实并确定其不在岗的</w:t>
      </w:r>
      <w:r>
        <w:rPr>
          <w:rFonts w:ascii="仿宋" w:hAnsi="仿宋" w:eastAsia="仿宋" w:cs="仿宋"/>
          <w:spacing w:val="7"/>
          <w:sz w:val="31"/>
          <w:szCs w:val="31"/>
        </w:rPr>
        <w:t>；</w:t>
      </w:r>
    </w:p>
    <w:p w14:paraId="1E9E4CE1">
      <w:pPr>
        <w:spacing w:before="1" w:line="241" w:lineRule="auto"/>
        <w:ind w:left="666"/>
        <w:rPr>
          <w:rFonts w:ascii="仿宋" w:hAnsi="仿宋" w:eastAsia="仿宋" w:cs="仿宋"/>
          <w:sz w:val="31"/>
          <w:szCs w:val="31"/>
        </w:rPr>
      </w:pPr>
      <w:r>
        <w:rPr>
          <w:rFonts w:ascii="仿宋" w:hAnsi="仿宋" w:eastAsia="仿宋" w:cs="仿宋"/>
          <w:spacing w:val="14"/>
          <w:sz w:val="31"/>
          <w:szCs w:val="31"/>
        </w:rPr>
        <w:t>6</w:t>
      </w:r>
      <w:r>
        <w:rPr>
          <w:rFonts w:ascii="仿宋" w:hAnsi="仿宋" w:eastAsia="仿宋" w:cs="仿宋"/>
          <w:spacing w:val="7"/>
          <w:sz w:val="31"/>
          <w:szCs w:val="31"/>
        </w:rPr>
        <w:t>.持虚假证明或者以虚假理由请假的；</w:t>
      </w:r>
    </w:p>
    <w:p w14:paraId="5DD18555">
      <w:pPr>
        <w:spacing w:line="284" w:lineRule="auto"/>
        <w:rPr>
          <w:rFonts w:ascii="Arial"/>
          <w:sz w:val="21"/>
        </w:rPr>
      </w:pPr>
    </w:p>
    <w:p w14:paraId="01654FD6">
      <w:pPr>
        <w:spacing w:before="101" w:line="241" w:lineRule="auto"/>
        <w:ind w:left="666"/>
        <w:rPr>
          <w:rFonts w:ascii="仿宋" w:hAnsi="仿宋" w:eastAsia="仿宋" w:cs="仿宋"/>
          <w:sz w:val="31"/>
          <w:szCs w:val="31"/>
        </w:rPr>
      </w:pPr>
      <w:r>
        <w:rPr>
          <w:rFonts w:ascii="仿宋" w:hAnsi="仿宋" w:eastAsia="仿宋" w:cs="仿宋"/>
          <w:spacing w:val="7"/>
          <w:sz w:val="31"/>
          <w:szCs w:val="31"/>
        </w:rPr>
        <w:t>7.任何形式的代打卡或打假卡</w:t>
      </w:r>
      <w:r>
        <w:rPr>
          <w:rFonts w:ascii="仿宋" w:hAnsi="仿宋" w:eastAsia="仿宋" w:cs="仿宋"/>
          <w:spacing w:val="5"/>
          <w:sz w:val="31"/>
          <w:szCs w:val="31"/>
        </w:rPr>
        <w:t>；</w:t>
      </w:r>
    </w:p>
    <w:p w14:paraId="77995C33">
      <w:pPr>
        <w:spacing w:before="153" w:line="334" w:lineRule="auto"/>
        <w:ind w:left="13" w:right="66" w:firstLine="653"/>
        <w:rPr>
          <w:rFonts w:ascii="仿宋" w:hAnsi="仿宋" w:eastAsia="仿宋" w:cs="仿宋"/>
          <w:sz w:val="31"/>
          <w:szCs w:val="31"/>
        </w:rPr>
      </w:pPr>
      <w:r>
        <w:rPr>
          <w:rFonts w:ascii="仿宋" w:hAnsi="仿宋" w:eastAsia="仿宋" w:cs="仿宋"/>
          <w:spacing w:val="8"/>
          <w:sz w:val="31"/>
          <w:szCs w:val="31"/>
        </w:rPr>
        <w:t>8</w:t>
      </w:r>
      <w:r>
        <w:rPr>
          <w:rFonts w:ascii="仿宋" w:hAnsi="仿宋" w:eastAsia="仿宋" w:cs="仿宋"/>
          <w:spacing w:val="7"/>
          <w:sz w:val="31"/>
          <w:szCs w:val="31"/>
        </w:rPr>
        <w:t>.</w:t>
      </w:r>
      <w:r>
        <w:rPr>
          <w:rFonts w:ascii="仿宋" w:hAnsi="仿宋" w:eastAsia="仿宋" w:cs="仿宋"/>
          <w:spacing w:val="4"/>
          <w:sz w:val="31"/>
          <w:szCs w:val="31"/>
        </w:rPr>
        <w:t>公司因管理需要或员工不胜任工作岗位，对员工岗位进</w:t>
      </w:r>
      <w:r>
        <w:rPr>
          <w:rFonts w:ascii="仿宋" w:hAnsi="仿宋" w:eastAsia="仿宋" w:cs="仿宋"/>
          <w:spacing w:val="10"/>
          <w:sz w:val="31"/>
          <w:szCs w:val="31"/>
        </w:rPr>
        <w:t>行</w:t>
      </w:r>
      <w:r>
        <w:rPr>
          <w:rFonts w:ascii="仿宋" w:hAnsi="仿宋" w:eastAsia="仿宋" w:cs="仿宋"/>
          <w:spacing w:val="6"/>
          <w:sz w:val="31"/>
          <w:szCs w:val="31"/>
        </w:rPr>
        <w:t>调整，员工逾期不到新岗位工作的，逾期期间按旷工处理；</w:t>
      </w:r>
    </w:p>
    <w:p w14:paraId="1A00C7C2">
      <w:pPr>
        <w:spacing w:line="333" w:lineRule="auto"/>
        <w:ind w:left="13" w:right="89" w:firstLine="653"/>
        <w:rPr>
          <w:rFonts w:ascii="仿宋" w:hAnsi="仿宋" w:eastAsia="仿宋" w:cs="仿宋"/>
          <w:sz w:val="31"/>
          <w:szCs w:val="31"/>
        </w:rPr>
      </w:pPr>
      <w:r>
        <w:rPr>
          <w:rFonts w:ascii="仿宋" w:hAnsi="仿宋" w:eastAsia="仿宋" w:cs="仿宋"/>
          <w:spacing w:val="8"/>
          <w:sz w:val="31"/>
          <w:szCs w:val="31"/>
        </w:rPr>
        <w:t>9</w:t>
      </w:r>
      <w:r>
        <w:rPr>
          <w:rFonts w:ascii="仿宋" w:hAnsi="仿宋" w:eastAsia="仿宋" w:cs="仿宋"/>
          <w:spacing w:val="7"/>
          <w:sz w:val="31"/>
          <w:szCs w:val="31"/>
        </w:rPr>
        <w:t>.</w:t>
      </w:r>
      <w:r>
        <w:rPr>
          <w:rFonts w:ascii="仿宋" w:hAnsi="仿宋" w:eastAsia="仿宋" w:cs="仿宋"/>
          <w:spacing w:val="4"/>
          <w:sz w:val="31"/>
          <w:szCs w:val="31"/>
        </w:rPr>
        <w:t>未按公司要求在指定地点完成工作任务、出差、出席会</w:t>
      </w:r>
      <w:r>
        <w:rPr>
          <w:rFonts w:ascii="仿宋" w:hAnsi="仿宋" w:eastAsia="仿宋" w:cs="仿宋"/>
          <w:spacing w:val="9"/>
          <w:sz w:val="31"/>
          <w:szCs w:val="31"/>
        </w:rPr>
        <w:t>议、培训或集体活动的并无法说明合理原因的</w:t>
      </w:r>
      <w:r>
        <w:rPr>
          <w:rFonts w:ascii="仿宋" w:hAnsi="仿宋" w:eastAsia="仿宋" w:cs="仿宋"/>
          <w:spacing w:val="5"/>
          <w:sz w:val="31"/>
          <w:szCs w:val="31"/>
        </w:rPr>
        <w:t>；</w:t>
      </w:r>
    </w:p>
    <w:p w14:paraId="4E94D66C">
      <w:pPr>
        <w:spacing w:line="241" w:lineRule="auto"/>
        <w:ind w:left="671"/>
        <w:rPr>
          <w:rFonts w:ascii="仿宋" w:hAnsi="仿宋" w:eastAsia="仿宋" w:cs="仿宋"/>
          <w:spacing w:val="7"/>
          <w:sz w:val="31"/>
          <w:szCs w:val="31"/>
        </w:rPr>
      </w:pPr>
      <w:r>
        <w:rPr>
          <w:rFonts w:ascii="仿宋" w:hAnsi="仿宋" w:eastAsia="仿宋" w:cs="仿宋"/>
          <w:spacing w:val="14"/>
          <w:sz w:val="31"/>
          <w:szCs w:val="31"/>
        </w:rPr>
        <w:t>1</w:t>
      </w:r>
      <w:r>
        <w:rPr>
          <w:rFonts w:ascii="仿宋" w:hAnsi="仿宋" w:eastAsia="仿宋" w:cs="仿宋"/>
          <w:spacing w:val="12"/>
          <w:sz w:val="31"/>
          <w:szCs w:val="31"/>
        </w:rPr>
        <w:t>0</w:t>
      </w:r>
      <w:r>
        <w:rPr>
          <w:rFonts w:ascii="仿宋" w:hAnsi="仿宋" w:eastAsia="仿宋" w:cs="仿宋"/>
          <w:spacing w:val="7"/>
          <w:sz w:val="31"/>
          <w:szCs w:val="31"/>
        </w:rPr>
        <w:t>.公司有理由认为性质有类似于以上行为的情形。</w:t>
      </w:r>
    </w:p>
    <w:p w14:paraId="704E26B6">
      <w:pPr>
        <w:spacing w:line="240" w:lineRule="auto"/>
        <w:ind w:left="0"/>
        <w:rPr>
          <w:rFonts w:hint="default" w:ascii="仿宋" w:hAnsi="仿宋" w:eastAsia="仿宋" w:cs="仿宋"/>
          <w:spacing w:val="7"/>
          <w:sz w:val="31"/>
          <w:szCs w:val="31"/>
          <w:lang w:val="en-US" w:eastAsia="zh-CN"/>
        </w:rPr>
      </w:pPr>
      <w:r>
        <w:rPr>
          <w:rFonts w:hint="eastAsia" w:ascii="仿宋" w:hAnsi="仿宋" w:eastAsia="仿宋" w:cs="仿宋"/>
          <w:spacing w:val="7"/>
          <w:sz w:val="31"/>
          <w:szCs w:val="31"/>
          <w:lang w:val="en-US" w:eastAsia="zh-CN"/>
        </w:rPr>
        <w:t>///</w:t>
      </w:r>
    </w:p>
    <w:p w14:paraId="331CA261">
      <w:pPr>
        <w:spacing w:before="155" w:line="226" w:lineRule="auto"/>
        <w:ind w:left="651"/>
        <w:rPr>
          <w:rFonts w:ascii="仿宋" w:hAnsi="仿宋" w:eastAsia="仿宋" w:cs="仿宋"/>
          <w:sz w:val="31"/>
          <w:szCs w:val="31"/>
        </w:rPr>
      </w:pPr>
      <w:r>
        <w:rPr>
          <w:rFonts w:ascii="黑体" w:hAnsi="黑体" w:eastAsia="黑体" w:cs="黑体"/>
          <w:spacing w:val="13"/>
          <w:sz w:val="31"/>
          <w:szCs w:val="31"/>
        </w:rPr>
        <w:t>第</w:t>
      </w:r>
      <w:r>
        <w:rPr>
          <w:rFonts w:ascii="黑体" w:hAnsi="黑体" w:eastAsia="黑体" w:cs="黑体"/>
          <w:spacing w:val="7"/>
          <w:sz w:val="31"/>
          <w:szCs w:val="31"/>
        </w:rPr>
        <w:t>九条</w:t>
      </w:r>
      <w:r>
        <w:rPr>
          <w:rFonts w:ascii="仿宋" w:hAnsi="仿宋" w:eastAsia="仿宋" w:cs="仿宋"/>
          <w:spacing w:val="7"/>
          <w:sz w:val="31"/>
          <w:szCs w:val="31"/>
        </w:rPr>
        <w:t>考勤记录</w:t>
      </w:r>
    </w:p>
    <w:p w14:paraId="19A6B712">
      <w:pPr>
        <w:spacing w:before="184" w:line="333" w:lineRule="auto"/>
        <w:ind w:left="9" w:right="89" w:firstLine="665"/>
        <w:rPr>
          <w:rFonts w:ascii="仿宋" w:hAnsi="仿宋" w:eastAsia="仿宋" w:cs="仿宋"/>
          <w:spacing w:val="-4"/>
          <w:sz w:val="31"/>
          <w:szCs w:val="31"/>
        </w:rPr>
      </w:pPr>
      <w:r>
        <w:rPr>
          <w:rFonts w:ascii="仿宋" w:hAnsi="仿宋" w:eastAsia="仿宋" w:cs="仿宋"/>
          <w:spacing w:val="-2"/>
          <w:sz w:val="31"/>
          <w:szCs w:val="31"/>
        </w:rPr>
        <w:t>员工应每月5日前对上月考勤结果进行核对确认，完成</w:t>
      </w:r>
      <w:r>
        <w:rPr>
          <w:rFonts w:ascii="仿宋" w:hAnsi="仿宋" w:eastAsia="仿宋" w:cs="仿宋"/>
          <w:spacing w:val="-1"/>
          <w:sz w:val="31"/>
          <w:szCs w:val="31"/>
        </w:rPr>
        <w:t>上</w:t>
      </w:r>
      <w:r>
        <w:rPr>
          <w:rFonts w:ascii="仿宋" w:hAnsi="仿宋" w:eastAsia="仿宋" w:cs="仿宋"/>
          <w:spacing w:val="10"/>
          <w:sz w:val="31"/>
          <w:szCs w:val="31"/>
        </w:rPr>
        <w:t>月考</w:t>
      </w:r>
      <w:r>
        <w:rPr>
          <w:rFonts w:ascii="仿宋" w:hAnsi="仿宋" w:eastAsia="仿宋" w:cs="仿宋"/>
          <w:spacing w:val="8"/>
          <w:sz w:val="31"/>
          <w:szCs w:val="31"/>
        </w:rPr>
        <w:t>勤</w:t>
      </w:r>
      <w:r>
        <w:rPr>
          <w:rFonts w:ascii="仿宋" w:hAnsi="仿宋" w:eastAsia="仿宋" w:cs="仿宋"/>
          <w:spacing w:val="5"/>
          <w:sz w:val="31"/>
          <w:szCs w:val="31"/>
        </w:rPr>
        <w:t>异常处理，人力资源共享中心在考勤系统锁定后推送上</w:t>
      </w:r>
      <w:r>
        <w:rPr>
          <w:rFonts w:ascii="仿宋" w:hAnsi="仿宋" w:eastAsia="仿宋" w:cs="仿宋"/>
          <w:spacing w:val="-1"/>
          <w:sz w:val="31"/>
          <w:szCs w:val="31"/>
        </w:rPr>
        <w:t>月考勤汇总至员</w:t>
      </w:r>
      <w:r>
        <w:rPr>
          <w:rFonts w:ascii="仿宋" w:hAnsi="仿宋" w:eastAsia="仿宋" w:cs="仿宋"/>
          <w:sz w:val="31"/>
          <w:szCs w:val="31"/>
        </w:rPr>
        <w:t>工处，员工应在收到月度考勤汇总3个工作日</w:t>
      </w:r>
      <w:r>
        <w:rPr>
          <w:rFonts w:ascii="仿宋" w:hAnsi="仿宋" w:eastAsia="仿宋" w:cs="仿宋"/>
          <w:spacing w:val="10"/>
          <w:sz w:val="31"/>
          <w:szCs w:val="31"/>
        </w:rPr>
        <w:t>内完</w:t>
      </w:r>
      <w:r>
        <w:rPr>
          <w:rFonts w:ascii="仿宋" w:hAnsi="仿宋" w:eastAsia="仿宋" w:cs="仿宋"/>
          <w:spacing w:val="5"/>
          <w:sz w:val="31"/>
          <w:szCs w:val="31"/>
        </w:rPr>
        <w:t>成线上签字确认，逾期不予确认的视为员工认同该月考勤</w:t>
      </w:r>
      <w:r>
        <w:rPr>
          <w:rFonts w:ascii="仿宋" w:hAnsi="仿宋" w:eastAsia="仿宋" w:cs="仿宋"/>
          <w:spacing w:val="10"/>
          <w:sz w:val="31"/>
          <w:szCs w:val="31"/>
        </w:rPr>
        <w:t>结果</w:t>
      </w:r>
      <w:r>
        <w:rPr>
          <w:rFonts w:ascii="仿宋" w:hAnsi="仿宋" w:eastAsia="仿宋" w:cs="仿宋"/>
          <w:spacing w:val="8"/>
          <w:sz w:val="31"/>
          <w:szCs w:val="31"/>
        </w:rPr>
        <w:t>。</w:t>
      </w:r>
      <w:r>
        <w:rPr>
          <w:rFonts w:ascii="仿宋" w:hAnsi="仿宋" w:eastAsia="仿宋" w:cs="仿宋"/>
          <w:spacing w:val="5"/>
          <w:sz w:val="31"/>
          <w:szCs w:val="31"/>
        </w:rPr>
        <w:t>因特殊原因未及时处理的，考勤异常处理最晚可追溯至</w:t>
      </w:r>
      <w:r>
        <w:rPr>
          <w:rFonts w:ascii="仿宋" w:hAnsi="仿宋" w:eastAsia="仿宋" w:cs="仿宋"/>
          <w:spacing w:val="-4"/>
          <w:sz w:val="31"/>
          <w:szCs w:val="31"/>
        </w:rPr>
        <w:t>考勤异常发生后的1个月。</w:t>
      </w:r>
    </w:p>
    <w:p w14:paraId="2005EA3E">
      <w:pPr>
        <w:spacing w:line="240" w:lineRule="auto"/>
        <w:ind w:left="0" w:right="0" w:firstLine="0"/>
        <w:rPr>
          <w:rFonts w:hint="default" w:ascii="仿宋" w:hAnsi="仿宋" w:eastAsia="仿宋" w:cs="仿宋"/>
          <w:spacing w:val="-4"/>
          <w:sz w:val="31"/>
          <w:szCs w:val="31"/>
          <w:lang w:val="en-US" w:eastAsia="zh-CN"/>
        </w:rPr>
      </w:pPr>
      <w:r>
        <w:rPr>
          <w:rFonts w:hint="eastAsia" w:ascii="仿宋" w:hAnsi="仿宋" w:eastAsia="仿宋" w:cs="仿宋"/>
          <w:spacing w:val="-4"/>
          <w:sz w:val="31"/>
          <w:szCs w:val="31"/>
          <w:lang w:val="en-US" w:eastAsia="zh-CN"/>
        </w:rPr>
        <w:t>///</w:t>
      </w:r>
    </w:p>
    <w:p w14:paraId="4CA94801">
      <w:pPr>
        <w:spacing w:line="227" w:lineRule="auto"/>
        <w:ind w:left="3005"/>
        <w:outlineLvl w:val="0"/>
        <w:rPr>
          <w:rFonts w:ascii="黑体" w:hAnsi="黑体" w:eastAsia="黑体" w:cs="黑体"/>
          <w:spacing w:val="5"/>
          <w:sz w:val="31"/>
          <w:szCs w:val="31"/>
        </w:rPr>
      </w:pPr>
      <w:bookmarkStart w:id="4" w:name="_bookmark5"/>
      <w:bookmarkEnd w:id="4"/>
      <w:r>
        <w:rPr>
          <w:rFonts w:ascii="黑体" w:hAnsi="黑体" w:eastAsia="黑体" w:cs="黑体"/>
          <w:spacing w:val="6"/>
          <w:sz w:val="31"/>
          <w:szCs w:val="31"/>
        </w:rPr>
        <w:t>第</w:t>
      </w:r>
      <w:r>
        <w:rPr>
          <w:rFonts w:ascii="黑体" w:hAnsi="黑体" w:eastAsia="黑体" w:cs="黑体"/>
          <w:spacing w:val="5"/>
          <w:sz w:val="31"/>
          <w:szCs w:val="31"/>
        </w:rPr>
        <w:t>四章假期管理</w:t>
      </w:r>
    </w:p>
    <w:p w14:paraId="23ACD400">
      <w:pPr>
        <w:spacing w:line="240" w:lineRule="auto"/>
        <w:ind w:left="0"/>
        <w:outlineLvl w:val="0"/>
        <w:rPr>
          <w:rFonts w:hint="default" w:ascii="黑体" w:hAnsi="黑体" w:eastAsia="黑体" w:cs="黑体"/>
          <w:spacing w:val="5"/>
          <w:sz w:val="31"/>
          <w:szCs w:val="31"/>
          <w:lang w:val="en-US" w:eastAsia="zh-CN"/>
        </w:rPr>
      </w:pPr>
      <w:r>
        <w:rPr>
          <w:rFonts w:hint="eastAsia" w:ascii="黑体" w:hAnsi="黑体" w:eastAsia="黑体" w:cs="黑体"/>
          <w:spacing w:val="5"/>
          <w:sz w:val="31"/>
          <w:szCs w:val="31"/>
          <w:lang w:val="en-US" w:eastAsia="zh-CN"/>
        </w:rPr>
        <w:t>///</w:t>
      </w:r>
    </w:p>
    <w:p w14:paraId="30AF1B44">
      <w:pPr>
        <w:spacing w:before="178" w:line="561" w:lineRule="exact"/>
        <w:ind w:left="651"/>
        <w:rPr>
          <w:rFonts w:ascii="仿宋" w:hAnsi="仿宋" w:eastAsia="仿宋" w:cs="仿宋"/>
          <w:spacing w:val="8"/>
          <w:position w:val="18"/>
          <w:sz w:val="31"/>
          <w:szCs w:val="31"/>
        </w:rPr>
      </w:pPr>
      <w:r>
        <w:rPr>
          <w:rFonts w:ascii="黑体" w:hAnsi="黑体" w:eastAsia="黑体" w:cs="黑体"/>
          <w:spacing w:val="16"/>
          <w:position w:val="18"/>
          <w:sz w:val="31"/>
          <w:szCs w:val="31"/>
        </w:rPr>
        <w:t>第</w:t>
      </w:r>
      <w:r>
        <w:rPr>
          <w:rFonts w:ascii="黑体" w:hAnsi="黑体" w:eastAsia="黑体" w:cs="黑体"/>
          <w:spacing w:val="8"/>
          <w:position w:val="18"/>
          <w:sz w:val="31"/>
          <w:szCs w:val="31"/>
        </w:rPr>
        <w:t>十条</w:t>
      </w:r>
      <w:r>
        <w:rPr>
          <w:rFonts w:ascii="仿宋" w:hAnsi="仿宋" w:eastAsia="仿宋" w:cs="仿宋"/>
          <w:spacing w:val="8"/>
          <w:position w:val="18"/>
          <w:sz w:val="31"/>
          <w:szCs w:val="31"/>
        </w:rPr>
        <w:t>法定节假日依据国家规定执行。</w:t>
      </w:r>
    </w:p>
    <w:p w14:paraId="2C7FA6E7">
      <w:pPr>
        <w:spacing w:line="240" w:lineRule="auto"/>
        <w:ind w:left="0"/>
        <w:rPr>
          <w:rFonts w:hint="default" w:ascii="仿宋" w:hAnsi="仿宋" w:eastAsia="仿宋" w:cs="仿宋"/>
          <w:spacing w:val="8"/>
          <w:position w:val="18"/>
          <w:sz w:val="31"/>
          <w:szCs w:val="31"/>
          <w:lang w:val="en-US" w:eastAsia="zh-CN"/>
        </w:rPr>
      </w:pPr>
      <w:r>
        <w:rPr>
          <w:rFonts w:hint="eastAsia" w:ascii="仿宋" w:hAnsi="仿宋" w:eastAsia="仿宋" w:cs="仿宋"/>
          <w:spacing w:val="8"/>
          <w:position w:val="18"/>
          <w:sz w:val="31"/>
          <w:szCs w:val="31"/>
          <w:lang w:val="en-US" w:eastAsia="zh-CN"/>
        </w:rPr>
        <w:t>///</w:t>
      </w:r>
    </w:p>
    <w:p w14:paraId="24971DFF">
      <w:pPr>
        <w:spacing w:line="224" w:lineRule="auto"/>
        <w:ind w:left="651"/>
        <w:rPr>
          <w:rFonts w:ascii="仿宋" w:hAnsi="仿宋" w:eastAsia="仿宋" w:cs="仿宋"/>
          <w:spacing w:val="7"/>
          <w:sz w:val="31"/>
          <w:szCs w:val="31"/>
        </w:rPr>
      </w:pPr>
      <w:r>
        <w:rPr>
          <w:rFonts w:ascii="黑体" w:hAnsi="黑体" w:eastAsia="黑体" w:cs="黑体"/>
          <w:spacing w:val="8"/>
          <w:sz w:val="31"/>
          <w:szCs w:val="31"/>
        </w:rPr>
        <w:t>第</w:t>
      </w:r>
      <w:r>
        <w:rPr>
          <w:rFonts w:ascii="黑体" w:hAnsi="黑体" w:eastAsia="黑体" w:cs="黑体"/>
          <w:spacing w:val="7"/>
          <w:sz w:val="31"/>
          <w:szCs w:val="31"/>
        </w:rPr>
        <w:t>十一条</w:t>
      </w:r>
      <w:r>
        <w:rPr>
          <w:rFonts w:ascii="仿宋" w:hAnsi="仿宋" w:eastAsia="仿宋" w:cs="仿宋"/>
          <w:spacing w:val="7"/>
          <w:sz w:val="31"/>
          <w:szCs w:val="31"/>
        </w:rPr>
        <w:t>婚假</w:t>
      </w:r>
    </w:p>
    <w:p w14:paraId="1C899A70">
      <w:pPr>
        <w:spacing w:before="186" w:line="333" w:lineRule="auto"/>
        <w:ind w:left="11" w:firstLine="663"/>
        <w:rPr>
          <w:rFonts w:ascii="仿宋" w:hAnsi="仿宋" w:eastAsia="仿宋" w:cs="仿宋"/>
          <w:spacing w:val="6"/>
          <w:sz w:val="31"/>
          <w:szCs w:val="31"/>
        </w:rPr>
      </w:pPr>
      <w:r>
        <w:rPr>
          <w:rFonts w:ascii="仿宋" w:hAnsi="仿宋" w:eastAsia="仿宋" w:cs="仿宋"/>
          <w:spacing w:val="6"/>
          <w:sz w:val="31"/>
          <w:szCs w:val="31"/>
        </w:rPr>
        <w:t>员</w:t>
      </w:r>
      <w:r>
        <w:rPr>
          <w:rFonts w:ascii="仿宋" w:hAnsi="仿宋" w:eastAsia="仿宋" w:cs="仿宋"/>
          <w:spacing w:val="4"/>
          <w:sz w:val="31"/>
          <w:szCs w:val="31"/>
        </w:rPr>
        <w:t>工入职后取得结婚证的，可以申请婚假，请休婚假应在</w:t>
      </w:r>
      <w:r>
        <w:rPr>
          <w:rFonts w:ascii="仿宋" w:hAnsi="仿宋" w:eastAsia="仿宋" w:cs="仿宋"/>
          <w:spacing w:val="-14"/>
          <w:sz w:val="31"/>
          <w:szCs w:val="31"/>
        </w:rPr>
        <w:t>结婚登</w:t>
      </w:r>
      <w:r>
        <w:rPr>
          <w:rFonts w:ascii="仿宋" w:hAnsi="仿宋" w:eastAsia="仿宋" w:cs="仿宋"/>
          <w:spacing w:val="-7"/>
          <w:sz w:val="31"/>
          <w:szCs w:val="31"/>
        </w:rPr>
        <w:t>记日期起1年内休完。婚假包含周休息日、法定节假日。</w:t>
      </w:r>
      <w:r>
        <w:rPr>
          <w:rFonts w:ascii="仿宋" w:hAnsi="仿宋" w:eastAsia="仿宋" w:cs="仿宋"/>
          <w:spacing w:val="9"/>
          <w:sz w:val="31"/>
          <w:szCs w:val="31"/>
        </w:rPr>
        <w:t>逾期未休的，视为自动放弃，不再安排补休</w:t>
      </w:r>
      <w:r>
        <w:rPr>
          <w:rFonts w:ascii="仿宋" w:hAnsi="仿宋" w:eastAsia="仿宋" w:cs="仿宋"/>
          <w:spacing w:val="6"/>
          <w:sz w:val="31"/>
          <w:szCs w:val="31"/>
        </w:rPr>
        <w:t>。</w:t>
      </w:r>
    </w:p>
    <w:p w14:paraId="4C2081E8">
      <w:pPr>
        <w:spacing w:line="240" w:lineRule="auto"/>
        <w:ind w:left="0" w:firstLine="0"/>
        <w:rPr>
          <w:rFonts w:hint="default" w:ascii="仿宋" w:hAnsi="仿宋" w:eastAsia="仿宋" w:cs="仿宋"/>
          <w:spacing w:val="6"/>
          <w:sz w:val="31"/>
          <w:szCs w:val="31"/>
          <w:lang w:val="en-US" w:eastAsia="zh-CN"/>
        </w:rPr>
      </w:pPr>
      <w:r>
        <w:rPr>
          <w:rFonts w:hint="eastAsia" w:ascii="仿宋" w:hAnsi="仿宋" w:eastAsia="仿宋" w:cs="仿宋"/>
          <w:spacing w:val="6"/>
          <w:sz w:val="31"/>
          <w:szCs w:val="31"/>
          <w:lang w:val="en-US" w:eastAsia="zh-CN"/>
        </w:rPr>
        <w:t>///</w:t>
      </w:r>
    </w:p>
    <w:p w14:paraId="3B6B61EE">
      <w:pPr>
        <w:spacing w:line="224" w:lineRule="auto"/>
        <w:ind w:left="651"/>
        <w:rPr>
          <w:rFonts w:ascii="仿宋" w:hAnsi="仿宋" w:eastAsia="仿宋" w:cs="仿宋"/>
          <w:sz w:val="31"/>
          <w:szCs w:val="31"/>
        </w:rPr>
      </w:pPr>
      <w:r>
        <w:rPr>
          <w:rFonts w:ascii="黑体" w:hAnsi="黑体" w:eastAsia="黑体" w:cs="黑体"/>
          <w:spacing w:val="8"/>
          <w:sz w:val="31"/>
          <w:szCs w:val="31"/>
        </w:rPr>
        <w:t>第</w:t>
      </w:r>
      <w:r>
        <w:rPr>
          <w:rFonts w:ascii="黑体" w:hAnsi="黑体" w:eastAsia="黑体" w:cs="黑体"/>
          <w:spacing w:val="7"/>
          <w:sz w:val="31"/>
          <w:szCs w:val="31"/>
        </w:rPr>
        <w:t>十二条</w:t>
      </w:r>
      <w:r>
        <w:rPr>
          <w:rFonts w:ascii="仿宋" w:hAnsi="仿宋" w:eastAsia="仿宋" w:cs="仿宋"/>
          <w:spacing w:val="7"/>
          <w:sz w:val="31"/>
          <w:szCs w:val="31"/>
        </w:rPr>
        <w:t>产假</w:t>
      </w:r>
    </w:p>
    <w:p w14:paraId="58CA431F">
      <w:pPr>
        <w:numPr>
          <w:ilvl w:val="0"/>
          <w:numId w:val="0"/>
        </w:numPr>
        <w:spacing w:before="186" w:line="339" w:lineRule="auto"/>
        <w:ind w:left="13" w:leftChars="0" w:right="89" w:rightChars="0" w:firstLine="630" w:firstLineChars="0"/>
        <w:rPr>
          <w:rFonts w:ascii="仿宋" w:hAnsi="仿宋" w:eastAsia="仿宋" w:cs="仿宋"/>
          <w:spacing w:val="7"/>
          <w:sz w:val="31"/>
          <w:szCs w:val="31"/>
        </w:rPr>
      </w:pPr>
      <w:r>
        <w:rPr>
          <w:rFonts w:hint="eastAsia" w:ascii="仿宋" w:hAnsi="仿宋" w:eastAsia="仿宋" w:cs="仿宋"/>
          <w:snapToGrid w:val="0"/>
          <w:color w:val="000000"/>
          <w:spacing w:val="7"/>
          <w:kern w:val="0"/>
          <w:sz w:val="31"/>
          <w:szCs w:val="31"/>
        </w:rPr>
        <w:t>(一)</w:t>
      </w:r>
      <w:r>
        <w:rPr>
          <w:rFonts w:ascii="仿宋" w:hAnsi="仿宋" w:eastAsia="仿宋" w:cs="仿宋"/>
          <w:spacing w:val="10"/>
          <w:sz w:val="31"/>
          <w:szCs w:val="31"/>
        </w:rPr>
        <w:t>女员工在孕期内提供医疗保健机构出具的孕妇手册</w:t>
      </w:r>
      <w:r>
        <w:rPr>
          <w:rFonts w:ascii="仿宋" w:hAnsi="仿宋" w:eastAsia="仿宋" w:cs="仿宋"/>
          <w:spacing w:val="9"/>
          <w:sz w:val="31"/>
          <w:szCs w:val="31"/>
        </w:rPr>
        <w:t>或</w:t>
      </w:r>
      <w:r>
        <w:rPr>
          <w:rFonts w:ascii="仿宋" w:hAnsi="仿宋" w:eastAsia="仿宋" w:cs="仿宋"/>
          <w:spacing w:val="5"/>
          <w:sz w:val="31"/>
          <w:szCs w:val="31"/>
        </w:rPr>
        <w:t>病历复印件等产检证明后可申请产检假，产检假天数和申</w:t>
      </w:r>
      <w:r>
        <w:rPr>
          <w:rFonts w:ascii="仿宋" w:hAnsi="仿宋" w:eastAsia="仿宋" w:cs="仿宋"/>
          <w:spacing w:val="10"/>
          <w:sz w:val="31"/>
          <w:szCs w:val="31"/>
        </w:rPr>
        <w:t>请</w:t>
      </w:r>
      <w:r>
        <w:rPr>
          <w:rFonts w:ascii="仿宋" w:hAnsi="仿宋" w:eastAsia="仿宋" w:cs="仿宋"/>
          <w:spacing w:val="9"/>
          <w:sz w:val="31"/>
          <w:szCs w:val="31"/>
        </w:rPr>
        <w:t>周</w:t>
      </w:r>
      <w:r>
        <w:rPr>
          <w:rFonts w:ascii="仿宋" w:hAnsi="仿宋" w:eastAsia="仿宋" w:cs="仿宋"/>
          <w:spacing w:val="5"/>
          <w:sz w:val="31"/>
          <w:szCs w:val="31"/>
        </w:rPr>
        <w:t>期遵医嘱，当地有特殊规定的，从其规定，如超出当地规</w:t>
      </w:r>
      <w:r>
        <w:rPr>
          <w:rFonts w:ascii="仿宋" w:hAnsi="仿宋" w:eastAsia="仿宋" w:cs="仿宋"/>
          <w:spacing w:val="14"/>
          <w:sz w:val="31"/>
          <w:szCs w:val="31"/>
        </w:rPr>
        <w:t>定</w:t>
      </w:r>
      <w:r>
        <w:rPr>
          <w:rFonts w:ascii="仿宋" w:hAnsi="仿宋" w:eastAsia="仿宋" w:cs="仿宋"/>
          <w:spacing w:val="7"/>
          <w:sz w:val="31"/>
          <w:szCs w:val="31"/>
        </w:rPr>
        <w:t>的，应按病假执行。</w:t>
      </w:r>
    </w:p>
    <w:p w14:paraId="576FB249">
      <w:pPr>
        <w:spacing w:before="101" w:line="334" w:lineRule="auto"/>
        <w:ind w:right="249" w:firstLine="616" w:firstLineChars="200"/>
        <w:rPr>
          <w:rFonts w:hint="eastAsia" w:ascii="仿宋" w:hAnsi="仿宋" w:eastAsia="仿宋" w:cs="仿宋"/>
          <w:color w:val="FF0000"/>
          <w:spacing w:val="2"/>
          <w:sz w:val="31"/>
          <w:szCs w:val="31"/>
          <w:lang w:val="en-US" w:eastAsia="zh-CN"/>
        </w:rPr>
      </w:pPr>
      <w:r>
        <w:rPr>
          <w:rFonts w:ascii="仿宋" w:hAnsi="仿宋" w:eastAsia="仿宋" w:cs="仿宋"/>
          <w:spacing w:val="-1"/>
          <w:sz w:val="31"/>
          <w:szCs w:val="31"/>
        </w:rPr>
        <w:t>(二)</w:t>
      </w:r>
      <w:r>
        <w:rPr>
          <w:rFonts w:hint="eastAsia" w:ascii="仿宋" w:hAnsi="仿宋" w:eastAsia="仿宋" w:cs="仿宋"/>
          <w:color w:val="FF0000"/>
          <w:spacing w:val="15"/>
          <w:sz w:val="31"/>
          <w:szCs w:val="31"/>
          <w:lang w:val="en-US" w:eastAsia="zh-CN"/>
        </w:rPr>
        <w:t>产假中包含产前假，指女员工</w:t>
      </w:r>
      <w:r>
        <w:rPr>
          <w:rFonts w:ascii="仿宋" w:hAnsi="仿宋" w:eastAsia="仿宋" w:cs="仿宋"/>
          <w:color w:val="FF0000"/>
          <w:spacing w:val="15"/>
          <w:sz w:val="31"/>
          <w:szCs w:val="31"/>
        </w:rPr>
        <w:t>原则上可</w:t>
      </w:r>
      <w:r>
        <w:rPr>
          <w:rFonts w:ascii="仿宋" w:hAnsi="仿宋" w:eastAsia="仿宋" w:cs="仿宋"/>
          <w:color w:val="FF0000"/>
          <w:spacing w:val="14"/>
          <w:sz w:val="31"/>
          <w:szCs w:val="31"/>
        </w:rPr>
        <w:t>在</w:t>
      </w:r>
      <w:r>
        <w:rPr>
          <w:rFonts w:ascii="仿宋" w:hAnsi="仿宋" w:eastAsia="仿宋" w:cs="仿宋"/>
          <w:color w:val="FF0000"/>
          <w:spacing w:val="-4"/>
          <w:sz w:val="31"/>
          <w:szCs w:val="31"/>
        </w:rPr>
        <w:t>不超过预产期前1</w:t>
      </w:r>
      <w:r>
        <w:rPr>
          <w:rFonts w:ascii="仿宋" w:hAnsi="仿宋" w:eastAsia="仿宋" w:cs="仿宋"/>
          <w:color w:val="FF0000"/>
          <w:spacing w:val="-2"/>
          <w:sz w:val="31"/>
          <w:szCs w:val="31"/>
        </w:rPr>
        <w:t>5天、多胞胎的提前30天申请产假</w:t>
      </w:r>
      <w:r>
        <w:rPr>
          <w:rFonts w:hint="eastAsia" w:ascii="仿宋" w:hAnsi="仿宋" w:eastAsia="仿宋" w:cs="仿宋"/>
          <w:color w:val="FF0000"/>
          <w:spacing w:val="-2"/>
          <w:sz w:val="31"/>
          <w:szCs w:val="31"/>
          <w:lang w:eastAsia="zh-CN"/>
        </w:rPr>
        <w:t>。</w:t>
      </w:r>
    </w:p>
    <w:p w14:paraId="68AFCCD9">
      <w:pPr>
        <w:spacing w:before="100" w:line="333" w:lineRule="auto"/>
        <w:ind w:left="125" w:right="149" w:firstLine="630"/>
        <w:rPr>
          <w:rFonts w:ascii="仿宋" w:hAnsi="仿宋" w:eastAsia="仿宋" w:cs="仿宋"/>
          <w:spacing w:val="8"/>
          <w:sz w:val="31"/>
          <w:szCs w:val="31"/>
        </w:rPr>
      </w:pPr>
      <w:r>
        <w:rPr>
          <w:rFonts w:ascii="仿宋" w:hAnsi="仿宋" w:eastAsia="仿宋" w:cs="仿宋"/>
          <w:spacing w:val="-1"/>
          <w:sz w:val="31"/>
          <w:szCs w:val="31"/>
        </w:rPr>
        <w:t>女员工</w:t>
      </w:r>
      <w:ins w:id="276" w:author="咨询组" w:date="2026-01-23T09:55:42Z">
        <w:r>
          <w:rPr>
            <w:rFonts w:hint="eastAsia" w:ascii="仿宋" w:hAnsi="仿宋" w:eastAsia="仿宋" w:cs="仿宋"/>
            <w:spacing w:val="-1"/>
            <w:sz w:val="31"/>
            <w:szCs w:val="31"/>
            <w:lang w:val="en-US" w:eastAsia="zh-CN"/>
          </w:rPr>
          <w:t>申请</w:t>
        </w:r>
      </w:ins>
      <w:ins w:id="277" w:author="咨询组" w:date="2026-01-23T09:55:43Z">
        <w:r>
          <w:rPr>
            <w:rFonts w:hint="eastAsia" w:ascii="仿宋" w:hAnsi="仿宋" w:eastAsia="仿宋" w:cs="仿宋"/>
            <w:spacing w:val="-1"/>
            <w:sz w:val="31"/>
            <w:szCs w:val="31"/>
            <w:lang w:val="en-US" w:eastAsia="zh-CN"/>
          </w:rPr>
          <w:t>产假</w:t>
        </w:r>
      </w:ins>
      <w:ins w:id="278" w:author="咨询组" w:date="2026-01-23T09:55:44Z">
        <w:r>
          <w:rPr>
            <w:rFonts w:hint="eastAsia" w:ascii="仿宋" w:hAnsi="仿宋" w:eastAsia="仿宋" w:cs="仿宋"/>
            <w:spacing w:val="-1"/>
            <w:sz w:val="31"/>
            <w:szCs w:val="31"/>
            <w:lang w:val="en-US" w:eastAsia="zh-CN"/>
          </w:rPr>
          <w:t>需</w:t>
        </w:r>
      </w:ins>
      <w:r>
        <w:rPr>
          <w:rFonts w:ascii="仿宋" w:hAnsi="仿宋" w:eastAsia="仿宋" w:cs="仿宋"/>
          <w:spacing w:val="-1"/>
          <w:sz w:val="31"/>
          <w:szCs w:val="31"/>
        </w:rPr>
        <w:t>提供生育证明或医疗证明</w:t>
      </w:r>
      <w:del w:id="279" w:author="咨询组" w:date="2026-01-23T09:55:48Z">
        <w:r>
          <w:rPr>
            <w:rFonts w:ascii="仿宋" w:hAnsi="仿宋" w:eastAsia="仿宋" w:cs="仿宋"/>
            <w:spacing w:val="-1"/>
            <w:sz w:val="31"/>
            <w:szCs w:val="31"/>
          </w:rPr>
          <w:delText>后</w:delText>
        </w:r>
      </w:del>
      <w:del w:id="280" w:author="咨询组" w:date="2026-01-23T09:55:48Z">
        <w:r>
          <w:rPr>
            <w:rFonts w:ascii="仿宋" w:hAnsi="仿宋" w:eastAsia="仿宋" w:cs="仿宋"/>
            <w:sz w:val="31"/>
            <w:szCs w:val="31"/>
          </w:rPr>
          <w:delText>可申请产假</w:delText>
        </w:r>
      </w:del>
      <w:r>
        <w:rPr>
          <w:rFonts w:ascii="仿宋" w:hAnsi="仿宋" w:eastAsia="仿宋" w:cs="仿宋"/>
          <w:sz w:val="31"/>
          <w:szCs w:val="31"/>
        </w:rPr>
        <w:t>，</w:t>
      </w:r>
      <w:del w:id="281" w:author="咨询组" w:date="2026-01-23T09:55:57Z">
        <w:r>
          <w:rPr>
            <w:rFonts w:ascii="仿宋" w:hAnsi="仿宋" w:eastAsia="仿宋" w:cs="仿宋"/>
            <w:sz w:val="31"/>
            <w:szCs w:val="31"/>
          </w:rPr>
          <w:delText>原</w:delText>
        </w:r>
      </w:del>
      <w:del w:id="282" w:author="咨询组" w:date="2026-01-23T09:55:57Z">
        <w:r>
          <w:rPr>
            <w:rFonts w:ascii="仿宋" w:hAnsi="仿宋" w:eastAsia="仿宋" w:cs="仿宋"/>
            <w:spacing w:val="-12"/>
            <w:sz w:val="31"/>
            <w:szCs w:val="31"/>
          </w:rPr>
          <w:delText>则上可在不超过预产期前15天、多胞胎的提前30天申请产假</w:delText>
        </w:r>
      </w:del>
      <w:del w:id="283" w:author="咨询组" w:date="2026-01-23T09:55:57Z">
        <w:r>
          <w:rPr>
            <w:rFonts w:ascii="仿宋" w:hAnsi="仿宋" w:eastAsia="仿宋" w:cs="仿宋"/>
            <w:spacing w:val="-10"/>
            <w:sz w:val="31"/>
            <w:szCs w:val="31"/>
          </w:rPr>
          <w:delText>，</w:delText>
        </w:r>
      </w:del>
      <w:r>
        <w:rPr>
          <w:rFonts w:ascii="仿宋" w:hAnsi="仿宋" w:eastAsia="仿宋" w:cs="仿宋"/>
          <w:spacing w:val="9"/>
          <w:sz w:val="31"/>
          <w:szCs w:val="31"/>
        </w:rPr>
        <w:t>产假应连续一次性休完并包含周休息日、法定节假日</w:t>
      </w:r>
      <w:r>
        <w:rPr>
          <w:rFonts w:ascii="仿宋" w:hAnsi="仿宋" w:eastAsia="仿宋" w:cs="仿宋"/>
          <w:spacing w:val="8"/>
          <w:sz w:val="31"/>
          <w:szCs w:val="31"/>
        </w:rPr>
        <w:t>。</w:t>
      </w:r>
    </w:p>
    <w:p w14:paraId="20B811FB">
      <w:pPr>
        <w:spacing w:line="240" w:lineRule="auto"/>
        <w:ind w:left="0" w:right="0" w:firstLine="0"/>
        <w:rPr>
          <w:rFonts w:hint="eastAsia" w:ascii="仿宋" w:hAnsi="仿宋" w:eastAsia="仿宋" w:cs="仿宋"/>
          <w:spacing w:val="8"/>
          <w:sz w:val="31"/>
          <w:szCs w:val="31"/>
          <w:lang w:val="en-US" w:eastAsia="zh-CN"/>
        </w:rPr>
      </w:pPr>
      <w:r>
        <w:rPr>
          <w:rFonts w:hint="eastAsia" w:ascii="仿宋" w:hAnsi="仿宋" w:eastAsia="仿宋" w:cs="仿宋"/>
          <w:spacing w:val="8"/>
          <w:sz w:val="31"/>
          <w:szCs w:val="31"/>
          <w:lang w:val="en-US" w:eastAsia="zh-CN"/>
        </w:rPr>
        <w:t>///</w:t>
      </w:r>
    </w:p>
    <w:p w14:paraId="00B082AF">
      <w:pPr>
        <w:spacing w:line="224" w:lineRule="auto"/>
        <w:ind w:left="651"/>
        <w:rPr>
          <w:rFonts w:hint="default" w:ascii="仿宋" w:hAnsi="仿宋" w:eastAsia="仿宋" w:cs="仿宋"/>
          <w:spacing w:val="9"/>
          <w:sz w:val="31"/>
          <w:szCs w:val="31"/>
          <w:lang w:val="en-US" w:eastAsia="zh-CN"/>
        </w:rPr>
      </w:pPr>
      <w:r>
        <w:rPr>
          <w:rFonts w:ascii="黑体" w:hAnsi="黑体" w:eastAsia="黑体" w:cs="黑体"/>
          <w:spacing w:val="8"/>
          <w:sz w:val="31"/>
          <w:szCs w:val="31"/>
        </w:rPr>
        <w:t>第十二条</w:t>
      </w:r>
      <w:r>
        <w:rPr>
          <w:rFonts w:hint="eastAsia" w:ascii="仿宋" w:hAnsi="仿宋" w:eastAsia="仿宋" w:cs="仿宋"/>
          <w:spacing w:val="9"/>
          <w:sz w:val="31"/>
          <w:szCs w:val="31"/>
          <w:lang w:val="en-US" w:eastAsia="zh-CN"/>
        </w:rPr>
        <w:t>哺乳假</w:t>
      </w:r>
    </w:p>
    <w:p w14:paraId="68905619">
      <w:pPr>
        <w:spacing w:before="1" w:line="333" w:lineRule="auto"/>
        <w:ind w:left="142" w:firstLine="614"/>
        <w:rPr>
          <w:rFonts w:ascii="仿宋" w:hAnsi="仿宋" w:eastAsia="仿宋" w:cs="仿宋"/>
          <w:spacing w:val="2"/>
          <w:sz w:val="31"/>
          <w:szCs w:val="31"/>
        </w:rPr>
      </w:pPr>
      <w:r>
        <w:rPr>
          <w:rFonts w:ascii="仿宋" w:hAnsi="仿宋" w:eastAsia="仿宋" w:cs="仿宋"/>
          <w:spacing w:val="10"/>
          <w:sz w:val="31"/>
          <w:szCs w:val="31"/>
        </w:rPr>
        <w:t>分娩后的女员工提供婴儿医学出生证明后可申请</w:t>
      </w:r>
      <w:r>
        <w:rPr>
          <w:rFonts w:ascii="仿宋" w:hAnsi="仿宋" w:eastAsia="仿宋" w:cs="仿宋"/>
          <w:spacing w:val="-6"/>
          <w:sz w:val="31"/>
          <w:szCs w:val="31"/>
        </w:rPr>
        <w:t>哺乳假至婴</w:t>
      </w:r>
      <w:r>
        <w:rPr>
          <w:rFonts w:ascii="仿宋" w:hAnsi="仿宋" w:eastAsia="仿宋" w:cs="仿宋"/>
          <w:spacing w:val="-4"/>
          <w:sz w:val="31"/>
          <w:szCs w:val="31"/>
        </w:rPr>
        <w:t>儿</w:t>
      </w:r>
      <w:r>
        <w:rPr>
          <w:rFonts w:ascii="仿宋" w:hAnsi="仿宋" w:eastAsia="仿宋" w:cs="仿宋"/>
          <w:spacing w:val="-3"/>
          <w:sz w:val="31"/>
          <w:szCs w:val="31"/>
        </w:rPr>
        <w:t>满一周岁，每个工作日可享受1小时的哺乳假期；</w:t>
      </w:r>
      <w:r>
        <w:rPr>
          <w:rFonts w:ascii="仿宋" w:hAnsi="仿宋" w:eastAsia="仿宋" w:cs="仿宋"/>
          <w:spacing w:val="4"/>
          <w:sz w:val="31"/>
          <w:szCs w:val="31"/>
        </w:rPr>
        <w:t>多胞胎每多一胎，</w:t>
      </w:r>
      <w:r>
        <w:rPr>
          <w:rFonts w:ascii="仿宋" w:hAnsi="仿宋" w:eastAsia="仿宋" w:cs="仿宋"/>
          <w:spacing w:val="2"/>
          <w:sz w:val="31"/>
          <w:szCs w:val="31"/>
        </w:rPr>
        <w:t>增加1小时。哺乳假不得折算后集中休假。</w:t>
      </w:r>
    </w:p>
    <w:p w14:paraId="753F8FED">
      <w:pPr>
        <w:spacing w:line="240" w:lineRule="auto"/>
        <w:ind w:left="0" w:firstLine="0"/>
        <w:rPr>
          <w:rFonts w:hint="default" w:ascii="仿宋" w:hAnsi="仿宋" w:eastAsia="仿宋" w:cs="仿宋"/>
          <w:spacing w:val="2"/>
          <w:sz w:val="31"/>
          <w:szCs w:val="31"/>
          <w:lang w:val="en-US" w:eastAsia="zh-CN"/>
        </w:rPr>
      </w:pPr>
      <w:r>
        <w:rPr>
          <w:rFonts w:hint="eastAsia" w:ascii="仿宋" w:hAnsi="仿宋" w:eastAsia="仿宋" w:cs="仿宋"/>
          <w:spacing w:val="2"/>
          <w:sz w:val="31"/>
          <w:szCs w:val="31"/>
          <w:lang w:val="en-US" w:eastAsia="zh-CN"/>
        </w:rPr>
        <w:t>///</w:t>
      </w:r>
    </w:p>
    <w:p w14:paraId="1D456BD5">
      <w:pPr>
        <w:spacing w:line="224" w:lineRule="auto"/>
        <w:ind w:left="764"/>
        <w:rPr>
          <w:rFonts w:ascii="仿宋" w:hAnsi="仿宋" w:eastAsia="仿宋" w:cs="仿宋"/>
          <w:sz w:val="31"/>
          <w:szCs w:val="31"/>
        </w:rPr>
      </w:pPr>
      <w:r>
        <w:rPr>
          <w:rFonts w:ascii="黑体" w:hAnsi="黑体" w:eastAsia="黑体" w:cs="黑体"/>
          <w:spacing w:val="13"/>
          <w:sz w:val="31"/>
          <w:szCs w:val="31"/>
        </w:rPr>
        <w:t>第</w:t>
      </w:r>
      <w:r>
        <w:rPr>
          <w:rFonts w:ascii="黑体" w:hAnsi="黑体" w:eastAsia="黑体" w:cs="黑体"/>
          <w:spacing w:val="7"/>
          <w:sz w:val="31"/>
          <w:szCs w:val="31"/>
        </w:rPr>
        <w:t>十三条</w:t>
      </w:r>
      <w:r>
        <w:rPr>
          <w:rFonts w:ascii="仿宋" w:hAnsi="仿宋" w:eastAsia="仿宋" w:cs="仿宋"/>
          <w:spacing w:val="7"/>
          <w:sz w:val="31"/>
          <w:szCs w:val="31"/>
        </w:rPr>
        <w:t>陪产假</w:t>
      </w:r>
    </w:p>
    <w:p w14:paraId="662A145B">
      <w:pPr>
        <w:spacing w:before="185" w:line="333" w:lineRule="auto"/>
        <w:ind w:left="120" w:right="231" w:firstLine="647"/>
        <w:rPr>
          <w:rFonts w:ascii="仿宋" w:hAnsi="仿宋" w:eastAsia="仿宋" w:cs="仿宋"/>
          <w:spacing w:val="6"/>
          <w:sz w:val="31"/>
          <w:szCs w:val="31"/>
        </w:rPr>
      </w:pPr>
      <w:r>
        <w:rPr>
          <w:rFonts w:ascii="仿宋" w:hAnsi="仿宋" w:eastAsia="仿宋" w:cs="仿宋"/>
          <w:spacing w:val="5"/>
          <w:sz w:val="31"/>
          <w:szCs w:val="31"/>
        </w:rPr>
        <w:t>男员工配偶生育的，提供结婚证、配偶的住院通知单或</w:t>
      </w:r>
      <w:r>
        <w:rPr>
          <w:rFonts w:ascii="仿宋" w:hAnsi="仿宋" w:eastAsia="仿宋" w:cs="仿宋"/>
          <w:spacing w:val="2"/>
          <w:sz w:val="31"/>
          <w:szCs w:val="31"/>
        </w:rPr>
        <w:t>其</w:t>
      </w:r>
      <w:r>
        <w:rPr>
          <w:rFonts w:ascii="仿宋" w:hAnsi="仿宋" w:eastAsia="仿宋" w:cs="仿宋"/>
          <w:spacing w:val="10"/>
          <w:sz w:val="31"/>
          <w:szCs w:val="31"/>
        </w:rPr>
        <w:t>他相</w:t>
      </w:r>
      <w:r>
        <w:rPr>
          <w:rFonts w:ascii="仿宋" w:hAnsi="仿宋" w:eastAsia="仿宋" w:cs="仿宋"/>
          <w:spacing w:val="9"/>
          <w:sz w:val="31"/>
          <w:szCs w:val="31"/>
        </w:rPr>
        <w:t>关</w:t>
      </w:r>
      <w:r>
        <w:rPr>
          <w:rFonts w:ascii="仿宋" w:hAnsi="仿宋" w:eastAsia="仿宋" w:cs="仿宋"/>
          <w:spacing w:val="5"/>
          <w:sz w:val="31"/>
          <w:szCs w:val="31"/>
        </w:rPr>
        <w:t>材料的，可申请陪产假并在配偶产期内休完。陪产假应</w:t>
      </w:r>
      <w:r>
        <w:rPr>
          <w:rFonts w:ascii="仿宋" w:hAnsi="仿宋" w:eastAsia="仿宋" w:cs="仿宋"/>
          <w:spacing w:val="10"/>
          <w:sz w:val="31"/>
          <w:szCs w:val="31"/>
        </w:rPr>
        <w:t>含周</w:t>
      </w:r>
      <w:r>
        <w:rPr>
          <w:rFonts w:ascii="仿宋" w:hAnsi="仿宋" w:eastAsia="仿宋" w:cs="仿宋"/>
          <w:spacing w:val="7"/>
          <w:sz w:val="31"/>
          <w:szCs w:val="31"/>
        </w:rPr>
        <w:t>休</w:t>
      </w:r>
      <w:r>
        <w:rPr>
          <w:rFonts w:ascii="仿宋" w:hAnsi="仿宋" w:eastAsia="仿宋" w:cs="仿宋"/>
          <w:spacing w:val="5"/>
          <w:sz w:val="31"/>
          <w:szCs w:val="31"/>
        </w:rPr>
        <w:t>息日、法定节假日。逾期未休的，视为自动放弃，不再</w:t>
      </w:r>
      <w:r>
        <w:rPr>
          <w:rFonts w:ascii="仿宋" w:hAnsi="仿宋" w:eastAsia="仿宋" w:cs="仿宋"/>
          <w:spacing w:val="7"/>
          <w:sz w:val="31"/>
          <w:szCs w:val="31"/>
        </w:rPr>
        <w:t>安</w:t>
      </w:r>
      <w:r>
        <w:rPr>
          <w:rFonts w:ascii="仿宋" w:hAnsi="仿宋" w:eastAsia="仿宋" w:cs="仿宋"/>
          <w:spacing w:val="6"/>
          <w:sz w:val="31"/>
          <w:szCs w:val="31"/>
        </w:rPr>
        <w:t>排补休。</w:t>
      </w:r>
    </w:p>
    <w:p w14:paraId="5CD1EE78">
      <w:pPr>
        <w:spacing w:line="240" w:lineRule="auto"/>
        <w:ind w:left="0" w:right="0" w:firstLine="0"/>
        <w:rPr>
          <w:rFonts w:hint="default" w:ascii="仿宋" w:hAnsi="仿宋" w:eastAsia="仿宋" w:cs="仿宋"/>
          <w:spacing w:val="6"/>
          <w:sz w:val="31"/>
          <w:szCs w:val="31"/>
          <w:lang w:val="en-US" w:eastAsia="zh-CN"/>
        </w:rPr>
      </w:pPr>
      <w:r>
        <w:rPr>
          <w:rFonts w:hint="eastAsia" w:ascii="仿宋" w:hAnsi="仿宋" w:eastAsia="仿宋" w:cs="仿宋"/>
          <w:spacing w:val="6"/>
          <w:sz w:val="31"/>
          <w:szCs w:val="31"/>
          <w:lang w:val="en-US" w:eastAsia="zh-CN"/>
        </w:rPr>
        <w:t>///</w:t>
      </w:r>
    </w:p>
    <w:p w14:paraId="0D4BEB0D">
      <w:pPr>
        <w:spacing w:line="224" w:lineRule="auto"/>
        <w:ind w:left="764"/>
        <w:rPr>
          <w:rFonts w:ascii="仿宋" w:hAnsi="仿宋" w:eastAsia="仿宋" w:cs="仿宋"/>
          <w:sz w:val="31"/>
          <w:szCs w:val="31"/>
        </w:rPr>
      </w:pPr>
      <w:r>
        <w:rPr>
          <w:rFonts w:ascii="黑体" w:hAnsi="黑体" w:eastAsia="黑体" w:cs="黑体"/>
          <w:spacing w:val="8"/>
          <w:sz w:val="31"/>
          <w:szCs w:val="31"/>
        </w:rPr>
        <w:t>第</w:t>
      </w:r>
      <w:r>
        <w:rPr>
          <w:rFonts w:ascii="黑体" w:hAnsi="黑体" w:eastAsia="黑体" w:cs="黑体"/>
          <w:spacing w:val="7"/>
          <w:sz w:val="31"/>
          <w:szCs w:val="31"/>
        </w:rPr>
        <w:t>十四条</w:t>
      </w:r>
      <w:r>
        <w:rPr>
          <w:rFonts w:ascii="仿宋" w:hAnsi="仿宋" w:eastAsia="仿宋" w:cs="仿宋"/>
          <w:spacing w:val="7"/>
          <w:sz w:val="31"/>
          <w:szCs w:val="31"/>
        </w:rPr>
        <w:t>丧假</w:t>
      </w:r>
    </w:p>
    <w:p w14:paraId="461BFC3D">
      <w:pPr>
        <w:spacing w:before="185" w:line="334" w:lineRule="auto"/>
        <w:ind w:left="48" w:right="148" w:firstLine="636"/>
        <w:rPr>
          <w:ins w:id="284" w:author="咨询组" w:date="2026-01-23T09:57:39Z"/>
          <w:rFonts w:hint="eastAsia" w:ascii="仿宋" w:hAnsi="仿宋" w:eastAsia="仿宋" w:cs="仿宋"/>
          <w:color w:val="FF0000"/>
          <w:spacing w:val="13"/>
          <w:sz w:val="31"/>
          <w:szCs w:val="31"/>
        </w:rPr>
      </w:pPr>
      <w:ins w:id="285" w:author="咨询组" w:date="2026-01-23T09:57:39Z">
        <w:r>
          <w:rPr>
            <w:rFonts w:hint="eastAsia" w:ascii="仿宋" w:hAnsi="仿宋" w:eastAsia="仿宋" w:cs="仿宋"/>
            <w:color w:val="FF0000"/>
            <w:spacing w:val="13"/>
            <w:sz w:val="31"/>
            <w:szCs w:val="31"/>
          </w:rPr>
          <w:t>员工在以下亲属去世后一个月内，可以申请丧假：</w:t>
        </w:r>
      </w:ins>
    </w:p>
    <w:p w14:paraId="0D8BEE52">
      <w:pPr>
        <w:spacing w:before="185" w:line="334" w:lineRule="auto"/>
        <w:ind w:left="48" w:right="148" w:firstLine="636"/>
        <w:rPr>
          <w:ins w:id="286" w:author="咨询组" w:date="2026-01-23T09:57:39Z"/>
          <w:rFonts w:hint="eastAsia" w:ascii="仿宋" w:hAnsi="仿宋" w:eastAsia="仿宋" w:cs="仿宋"/>
          <w:color w:val="FF0000"/>
          <w:spacing w:val="13"/>
          <w:sz w:val="31"/>
          <w:szCs w:val="31"/>
        </w:rPr>
      </w:pPr>
      <w:ins w:id="287" w:author="咨询组" w:date="2026-01-23T09:57:39Z">
        <w:r>
          <w:rPr>
            <w:rFonts w:hint="eastAsia" w:ascii="仿宋" w:hAnsi="仿宋" w:eastAsia="仿宋" w:cs="仿宋"/>
            <w:color w:val="FF0000"/>
            <w:spacing w:val="13"/>
            <w:sz w:val="31"/>
            <w:szCs w:val="31"/>
          </w:rPr>
          <w:t>员工的：父母、祖父母、外祖父母、配偶、子女。</w:t>
        </w:r>
      </w:ins>
    </w:p>
    <w:p w14:paraId="7E0F5BE7">
      <w:pPr>
        <w:spacing w:before="185" w:line="334" w:lineRule="auto"/>
        <w:ind w:left="48" w:right="148" w:firstLine="636"/>
        <w:rPr>
          <w:ins w:id="288" w:author="咨询组" w:date="2026-01-23T09:57:39Z"/>
          <w:rFonts w:hint="eastAsia" w:ascii="仿宋" w:hAnsi="仿宋" w:eastAsia="仿宋" w:cs="仿宋"/>
          <w:color w:val="FF0000"/>
          <w:spacing w:val="13"/>
          <w:sz w:val="31"/>
          <w:szCs w:val="31"/>
        </w:rPr>
      </w:pPr>
      <w:ins w:id="289" w:author="咨询组" w:date="2026-01-23T09:57:39Z">
        <w:r>
          <w:rPr>
            <w:rFonts w:hint="eastAsia" w:ascii="仿宋" w:hAnsi="仿宋" w:eastAsia="仿宋" w:cs="仿宋"/>
            <w:color w:val="FF0000"/>
            <w:spacing w:val="13"/>
            <w:sz w:val="31"/>
            <w:szCs w:val="31"/>
          </w:rPr>
          <w:t>员工配偶的：父母、祖父母、外祖父母。</w:t>
        </w:r>
      </w:ins>
    </w:p>
    <w:p w14:paraId="645BE280">
      <w:pPr>
        <w:spacing w:before="185" w:line="334" w:lineRule="auto"/>
        <w:ind w:left="48" w:right="148" w:firstLine="636"/>
        <w:rPr>
          <w:ins w:id="290" w:author="咨询组" w:date="2026-01-23T09:57:39Z"/>
          <w:rFonts w:hint="eastAsia" w:ascii="仿宋" w:hAnsi="仿宋" w:eastAsia="仿宋" w:cs="仿宋"/>
          <w:color w:val="FF0000"/>
          <w:spacing w:val="13"/>
          <w:sz w:val="31"/>
          <w:szCs w:val="31"/>
        </w:rPr>
      </w:pPr>
      <w:ins w:id="291" w:author="咨询组" w:date="2026-01-23T09:57:39Z">
        <w:r>
          <w:rPr>
            <w:rFonts w:hint="eastAsia" w:ascii="仿宋" w:hAnsi="仿宋" w:eastAsia="仿宋" w:cs="仿宋"/>
            <w:color w:val="FF0000"/>
            <w:spacing w:val="13"/>
            <w:sz w:val="31"/>
            <w:szCs w:val="31"/>
          </w:rPr>
          <w:t>称谓说明：</w:t>
        </w:r>
      </w:ins>
    </w:p>
    <w:p w14:paraId="41B7E04F">
      <w:pPr>
        <w:spacing w:before="185" w:line="334" w:lineRule="auto"/>
        <w:ind w:left="48" w:right="148" w:firstLine="636"/>
        <w:rPr>
          <w:ins w:id="292" w:author="咨询组" w:date="2026-01-23T09:57:39Z"/>
          <w:rFonts w:hint="eastAsia" w:ascii="仿宋" w:hAnsi="仿宋" w:eastAsia="仿宋" w:cs="仿宋"/>
          <w:color w:val="FF0000"/>
          <w:spacing w:val="13"/>
          <w:sz w:val="31"/>
          <w:szCs w:val="31"/>
        </w:rPr>
      </w:pPr>
      <w:ins w:id="293" w:author="咨询组" w:date="2026-01-23T09:57:39Z">
        <w:r>
          <w:rPr>
            <w:rFonts w:hint="eastAsia" w:ascii="仿宋" w:hAnsi="仿宋" w:eastAsia="仿宋" w:cs="仿宋"/>
            <w:color w:val="FF0000"/>
            <w:spacing w:val="13"/>
            <w:sz w:val="31"/>
            <w:szCs w:val="31"/>
          </w:rPr>
          <w:t>配偶：指丈夫或妻子。</w:t>
        </w:r>
      </w:ins>
    </w:p>
    <w:p w14:paraId="7E29B869">
      <w:pPr>
        <w:spacing w:before="185" w:line="334" w:lineRule="auto"/>
        <w:ind w:left="48" w:right="148" w:firstLine="636"/>
        <w:rPr>
          <w:ins w:id="294" w:author="咨询组" w:date="2026-01-23T09:57:39Z"/>
          <w:rFonts w:hint="eastAsia" w:ascii="仿宋" w:hAnsi="仿宋" w:eastAsia="仿宋" w:cs="仿宋"/>
          <w:color w:val="FF0000"/>
          <w:spacing w:val="13"/>
          <w:sz w:val="31"/>
          <w:szCs w:val="31"/>
        </w:rPr>
      </w:pPr>
      <w:ins w:id="295" w:author="咨询组" w:date="2026-01-23T09:57:39Z">
        <w:r>
          <w:rPr>
            <w:rFonts w:hint="eastAsia" w:ascii="仿宋" w:hAnsi="仿宋" w:eastAsia="仿宋" w:cs="仿宋"/>
            <w:color w:val="FF0000"/>
            <w:spacing w:val="13"/>
            <w:sz w:val="31"/>
            <w:szCs w:val="31"/>
          </w:rPr>
          <w:t>祖父母：包含爷爷、奶奶、祖父、祖母等日常称呼。</w:t>
        </w:r>
      </w:ins>
    </w:p>
    <w:p w14:paraId="14451E84">
      <w:pPr>
        <w:spacing w:before="185" w:line="334" w:lineRule="auto"/>
        <w:ind w:left="48" w:right="148" w:firstLine="636"/>
        <w:rPr>
          <w:ins w:id="296" w:author="咨询组" w:date="2026-01-23T09:57:39Z"/>
          <w:rFonts w:hint="eastAsia" w:ascii="仿宋" w:hAnsi="仿宋" w:eastAsia="仿宋" w:cs="仿宋"/>
          <w:color w:val="FF0000"/>
          <w:spacing w:val="13"/>
          <w:sz w:val="31"/>
          <w:szCs w:val="31"/>
        </w:rPr>
      </w:pPr>
      <w:ins w:id="297" w:author="咨询组" w:date="2026-01-23T09:57:39Z">
        <w:r>
          <w:rPr>
            <w:rFonts w:hint="eastAsia" w:ascii="仿宋" w:hAnsi="仿宋" w:eastAsia="仿宋" w:cs="仿宋"/>
            <w:color w:val="FF0000"/>
            <w:spacing w:val="13"/>
            <w:sz w:val="31"/>
            <w:szCs w:val="31"/>
          </w:rPr>
          <w:t>外祖父母：包含外公、外婆、姥姥、姥爷等日常称呼。</w:t>
        </w:r>
      </w:ins>
    </w:p>
    <w:p w14:paraId="7E57155A">
      <w:pPr>
        <w:spacing w:before="185" w:line="334" w:lineRule="auto"/>
        <w:ind w:left="48" w:right="148" w:firstLine="636"/>
        <w:rPr>
          <w:ins w:id="298" w:author="咨询组" w:date="2026-01-23T09:57:39Z"/>
          <w:rFonts w:hint="eastAsia" w:ascii="仿宋" w:hAnsi="仿宋" w:eastAsia="仿宋" w:cs="仿宋"/>
          <w:color w:val="FF0000"/>
          <w:spacing w:val="13"/>
          <w:sz w:val="31"/>
          <w:szCs w:val="31"/>
        </w:rPr>
      </w:pPr>
      <w:ins w:id="299" w:author="咨询组" w:date="2026-01-23T09:57:39Z">
        <w:r>
          <w:rPr>
            <w:rFonts w:hint="eastAsia" w:ascii="仿宋" w:hAnsi="仿宋" w:eastAsia="仿宋" w:cs="仿宋"/>
            <w:color w:val="FF0000"/>
            <w:spacing w:val="13"/>
            <w:sz w:val="31"/>
            <w:szCs w:val="31"/>
          </w:rPr>
          <w:t>配偶的父母：包含公公、婆婆、老丈人、丈母娘等日常称呼。</w:t>
        </w:r>
      </w:ins>
    </w:p>
    <w:p w14:paraId="0432A342">
      <w:pPr>
        <w:spacing w:before="185" w:line="334" w:lineRule="auto"/>
        <w:ind w:left="48" w:right="148" w:firstLine="636"/>
        <w:rPr>
          <w:ins w:id="300" w:author="咨询组" w:date="2026-01-23T09:57:39Z"/>
          <w:rFonts w:hint="eastAsia" w:ascii="仿宋" w:hAnsi="仿宋" w:eastAsia="仿宋" w:cs="仿宋"/>
          <w:color w:val="FF0000"/>
          <w:spacing w:val="13"/>
          <w:sz w:val="31"/>
          <w:szCs w:val="31"/>
        </w:rPr>
      </w:pPr>
      <w:ins w:id="301" w:author="咨询组" w:date="2026-01-23T09:57:39Z">
        <w:r>
          <w:rPr>
            <w:rFonts w:hint="eastAsia" w:ascii="仿宋" w:hAnsi="仿宋" w:eastAsia="仿宋" w:cs="仿宋"/>
            <w:color w:val="FF0000"/>
            <w:spacing w:val="13"/>
            <w:sz w:val="31"/>
            <w:szCs w:val="31"/>
          </w:rPr>
          <w:t>丧假为3个工作日，须一次性休完，遇周休日顺延，逾期未休视为自动放弃，不再安排补休</w:t>
        </w:r>
      </w:ins>
      <w:ins w:id="302" w:author="咨询组" w:date="2026-01-23T11:44:33Z">
        <w:r>
          <w:rPr>
            <w:rFonts w:hint="eastAsia" w:ascii="仿宋" w:hAnsi="仿宋" w:eastAsia="仿宋" w:cs="仿宋"/>
            <w:color w:val="FF0000"/>
            <w:spacing w:val="13"/>
            <w:sz w:val="31"/>
            <w:szCs w:val="31"/>
            <w:lang w:eastAsia="zh-CN"/>
          </w:rPr>
          <w:t>，</w:t>
        </w:r>
      </w:ins>
      <w:ins w:id="303" w:author="咨询组" w:date="2026-01-23T11:44:43Z">
        <w:r>
          <w:rPr>
            <w:rFonts w:hint="eastAsia" w:ascii="仿宋" w:hAnsi="仿宋" w:eastAsia="仿宋" w:cs="仿宋"/>
            <w:color w:val="FF0000"/>
            <w:spacing w:val="13"/>
            <w:sz w:val="31"/>
            <w:szCs w:val="31"/>
            <w:lang w:val="en-US" w:eastAsia="zh-CN"/>
          </w:rPr>
          <w:t>请</w:t>
        </w:r>
      </w:ins>
      <w:ins w:id="304" w:author="咨询组" w:date="2026-01-23T11:44:44Z">
        <w:r>
          <w:rPr>
            <w:rFonts w:hint="eastAsia" w:ascii="仿宋" w:hAnsi="仿宋" w:eastAsia="仿宋" w:cs="仿宋"/>
            <w:color w:val="FF0000"/>
            <w:spacing w:val="13"/>
            <w:sz w:val="31"/>
            <w:szCs w:val="31"/>
            <w:lang w:val="en-US" w:eastAsia="zh-CN"/>
          </w:rPr>
          <w:t>休</w:t>
        </w:r>
      </w:ins>
      <w:ins w:id="305" w:author="咨询组" w:date="2026-01-23T11:44:46Z">
        <w:r>
          <w:rPr>
            <w:rFonts w:hint="eastAsia" w:ascii="仿宋" w:hAnsi="仿宋" w:eastAsia="仿宋" w:cs="仿宋"/>
            <w:color w:val="FF0000"/>
            <w:spacing w:val="13"/>
            <w:sz w:val="31"/>
            <w:szCs w:val="31"/>
            <w:lang w:val="en-US" w:eastAsia="zh-CN"/>
          </w:rPr>
          <w:t>丧假</w:t>
        </w:r>
      </w:ins>
      <w:ins w:id="306" w:author="咨询组" w:date="2026-01-23T11:44:48Z">
        <w:r>
          <w:rPr>
            <w:rFonts w:hint="eastAsia" w:ascii="仿宋" w:hAnsi="仿宋" w:eastAsia="仿宋" w:cs="仿宋"/>
            <w:color w:val="FF0000"/>
            <w:spacing w:val="13"/>
            <w:sz w:val="31"/>
            <w:szCs w:val="31"/>
            <w:lang w:val="en-US" w:eastAsia="zh-CN"/>
          </w:rPr>
          <w:t>无</w:t>
        </w:r>
      </w:ins>
      <w:ins w:id="307" w:author="咨询组" w:date="2026-01-23T11:44:56Z">
        <w:r>
          <w:rPr>
            <w:rFonts w:hint="eastAsia" w:ascii="仿宋" w:hAnsi="仿宋" w:eastAsia="仿宋" w:cs="仿宋"/>
            <w:color w:val="FF0000"/>
            <w:spacing w:val="13"/>
            <w:sz w:val="31"/>
            <w:szCs w:val="31"/>
            <w:lang w:val="en-US" w:eastAsia="zh-CN"/>
          </w:rPr>
          <w:t>强制</w:t>
        </w:r>
      </w:ins>
      <w:ins w:id="308" w:author="咨询组" w:date="2026-01-23T11:44:58Z">
        <w:r>
          <w:rPr>
            <w:rFonts w:hint="eastAsia" w:ascii="仿宋" w:hAnsi="仿宋" w:eastAsia="仿宋" w:cs="仿宋"/>
            <w:color w:val="FF0000"/>
            <w:spacing w:val="13"/>
            <w:sz w:val="31"/>
            <w:szCs w:val="31"/>
            <w:lang w:val="en-US" w:eastAsia="zh-CN"/>
          </w:rPr>
          <w:t>要求</w:t>
        </w:r>
      </w:ins>
      <w:ins w:id="309" w:author="咨询组" w:date="2026-01-23T11:45:14Z">
        <w:r>
          <w:rPr>
            <w:rFonts w:hint="eastAsia" w:ascii="仿宋" w:hAnsi="仿宋" w:eastAsia="仿宋" w:cs="仿宋"/>
            <w:color w:val="FF0000"/>
            <w:spacing w:val="13"/>
            <w:sz w:val="31"/>
            <w:szCs w:val="31"/>
            <w:lang w:val="en-US" w:eastAsia="zh-CN"/>
          </w:rPr>
          <w:t>提供</w:t>
        </w:r>
      </w:ins>
      <w:ins w:id="310" w:author="咨询组" w:date="2026-01-23T11:45:17Z">
        <w:r>
          <w:rPr>
            <w:rFonts w:hint="eastAsia" w:ascii="仿宋" w:hAnsi="仿宋" w:eastAsia="仿宋" w:cs="仿宋"/>
            <w:color w:val="FF0000"/>
            <w:spacing w:val="13"/>
            <w:sz w:val="31"/>
            <w:szCs w:val="31"/>
            <w:lang w:val="en-US" w:eastAsia="zh-CN"/>
          </w:rPr>
          <w:t>请假</w:t>
        </w:r>
      </w:ins>
      <w:ins w:id="311" w:author="咨询组" w:date="2026-01-23T11:45:01Z">
        <w:r>
          <w:rPr>
            <w:rFonts w:hint="eastAsia" w:ascii="仿宋" w:hAnsi="仿宋" w:eastAsia="仿宋" w:cs="仿宋"/>
            <w:color w:val="FF0000"/>
            <w:spacing w:val="13"/>
            <w:sz w:val="31"/>
            <w:szCs w:val="31"/>
            <w:lang w:val="en-US" w:eastAsia="zh-CN"/>
          </w:rPr>
          <w:t>材料</w:t>
        </w:r>
      </w:ins>
      <w:ins w:id="312" w:author="咨询组" w:date="2026-01-23T09:57:39Z">
        <w:r>
          <w:rPr>
            <w:rFonts w:hint="eastAsia" w:ascii="仿宋" w:hAnsi="仿宋" w:eastAsia="仿宋" w:cs="仿宋"/>
            <w:color w:val="FF0000"/>
            <w:spacing w:val="13"/>
            <w:sz w:val="31"/>
            <w:szCs w:val="31"/>
          </w:rPr>
          <w:t>。</w:t>
        </w:r>
      </w:ins>
    </w:p>
    <w:p w14:paraId="7944AB10">
      <w:pPr>
        <w:spacing w:before="185" w:line="334" w:lineRule="auto"/>
        <w:ind w:left="48" w:right="148" w:firstLine="636"/>
      </w:pPr>
      <w:ins w:id="313" w:author="咨询组" w:date="2026-01-23T09:57:39Z">
        <w:commentRangeStart w:id="0"/>
        <w:r>
          <w:rPr>
            <w:rFonts w:hint="default" w:ascii="仿宋" w:hAnsi="仿宋" w:eastAsia="仿宋" w:cs="仿宋"/>
            <w:color w:val="FF0000"/>
            <w:spacing w:val="-3"/>
            <w:sz w:val="31"/>
            <w:szCs w:val="31"/>
          </w:rPr>
          <w:t>如涉及员工的继父母、养父母</w:t>
        </w:r>
      </w:ins>
      <w:ins w:id="314" w:author="咨询组" w:date="2026-01-23T09:57:39Z">
        <w:r>
          <w:rPr>
            <w:rFonts w:hint="eastAsia" w:ascii="仿宋" w:hAnsi="仿宋" w:eastAsia="仿宋" w:cs="仿宋"/>
            <w:color w:val="FF0000"/>
            <w:spacing w:val="-3"/>
            <w:sz w:val="31"/>
            <w:szCs w:val="31"/>
            <w:lang w:eastAsia="zh-CN"/>
          </w:rPr>
          <w:t>，</w:t>
        </w:r>
      </w:ins>
      <w:ins w:id="315" w:author="咨询组" w:date="2026-01-23T09:57:39Z">
        <w:r>
          <w:rPr>
            <w:rFonts w:hint="eastAsia" w:ascii="仿宋" w:hAnsi="仿宋" w:eastAsia="仿宋" w:cs="仿宋"/>
            <w:color w:val="FF0000"/>
            <w:spacing w:val="-3"/>
            <w:sz w:val="31"/>
            <w:szCs w:val="31"/>
            <w:lang w:val="en-US" w:eastAsia="zh-CN"/>
          </w:rPr>
          <w:t>以及</w:t>
        </w:r>
      </w:ins>
      <w:ins w:id="316" w:author="咨询组" w:date="2026-01-23T09:57:39Z">
        <w:r>
          <w:rPr>
            <w:rFonts w:hint="default" w:ascii="仿宋" w:hAnsi="仿宋" w:eastAsia="仿宋" w:cs="仿宋"/>
            <w:color w:val="FF0000"/>
            <w:spacing w:val="-3"/>
            <w:sz w:val="31"/>
            <w:szCs w:val="31"/>
          </w:rPr>
          <w:t>员工配偶的继父母、养父母去世的，如能证明有抚养关系的，可享受丧假。</w:t>
        </w:r>
        <w:commentRangeEnd w:id="0"/>
      </w:ins>
      <w:ins w:id="317" w:author="咨询组" w:date="2026-01-23T09:57:39Z">
        <w:r>
          <w:rPr/>
          <w:commentReference w:id="0"/>
        </w:r>
      </w:ins>
    </w:p>
    <w:p w14:paraId="5C0AF1E6">
      <w:pPr>
        <w:spacing w:line="240" w:lineRule="auto"/>
        <w:ind w:left="0" w:right="0" w:firstLine="0"/>
        <w:rPr>
          <w:rFonts w:hint="eastAsia" w:ascii="仿宋" w:hAnsi="仿宋" w:eastAsia="仿宋" w:cs="仿宋"/>
          <w:spacing w:val="-10"/>
          <w:position w:val="18"/>
          <w:sz w:val="31"/>
          <w:szCs w:val="31"/>
          <w:lang w:val="en-US" w:eastAsia="zh-CN"/>
        </w:rPr>
      </w:pPr>
      <w:r>
        <w:rPr>
          <w:rFonts w:hint="eastAsia" w:ascii="仿宋" w:hAnsi="仿宋" w:eastAsia="仿宋" w:cs="仿宋"/>
          <w:spacing w:val="-10"/>
          <w:position w:val="18"/>
          <w:sz w:val="31"/>
          <w:szCs w:val="31"/>
          <w:lang w:val="en-US" w:eastAsia="zh-CN"/>
        </w:rPr>
        <w:t>///</w:t>
      </w:r>
    </w:p>
    <w:p w14:paraId="62C6BDD8">
      <w:pPr>
        <w:spacing w:line="240" w:lineRule="auto"/>
        <w:ind w:left="0" w:right="0" w:firstLine="0"/>
        <w:rPr>
          <w:del w:id="318" w:author="咨询组" w:date="2026-01-23T09:58:30Z"/>
          <w:rFonts w:ascii="仿宋" w:hAnsi="仿宋" w:eastAsia="仿宋" w:cs="仿宋"/>
          <w:sz w:val="31"/>
          <w:szCs w:val="31"/>
        </w:rPr>
      </w:pPr>
      <w:del w:id="319" w:author="咨询组" w:date="2026-01-23T09:58:30Z">
        <w:r>
          <w:rPr>
            <w:rFonts w:ascii="仿宋" w:hAnsi="仿宋" w:eastAsia="仿宋" w:cs="仿宋"/>
            <w:spacing w:val="5"/>
            <w:sz w:val="31"/>
            <w:szCs w:val="31"/>
          </w:rPr>
          <w:delText>在员工及其配偶的父母、祖父母、外祖父母以及配偶、</w:delText>
        </w:r>
      </w:del>
      <w:del w:id="320" w:author="咨询组" w:date="2026-01-23T09:58:30Z">
        <w:r>
          <w:rPr>
            <w:rFonts w:ascii="仿宋" w:hAnsi="仿宋" w:eastAsia="仿宋" w:cs="仿宋"/>
            <w:spacing w:val="2"/>
            <w:sz w:val="31"/>
            <w:szCs w:val="31"/>
          </w:rPr>
          <w:delText>子</w:delText>
        </w:r>
      </w:del>
      <w:del w:id="321" w:author="咨询组" w:date="2026-01-23T09:58:30Z">
        <w:r>
          <w:rPr>
            <w:rFonts w:ascii="仿宋" w:hAnsi="仿宋" w:eastAsia="仿宋" w:cs="仿宋"/>
            <w:spacing w:val="-1"/>
            <w:sz w:val="31"/>
            <w:szCs w:val="31"/>
          </w:rPr>
          <w:delText>女去世后一个月内可申请丧假，丧假假期为3</w:delText>
        </w:r>
      </w:del>
      <w:del w:id="322" w:author="咨询组" w:date="2026-01-23T09:58:30Z">
        <w:r>
          <w:rPr>
            <w:rFonts w:ascii="仿宋" w:hAnsi="仿宋" w:eastAsia="仿宋" w:cs="仿宋"/>
            <w:sz w:val="31"/>
            <w:szCs w:val="31"/>
          </w:rPr>
          <w:delText>个工作日且须一</w:delText>
        </w:r>
      </w:del>
      <w:del w:id="323" w:author="咨询组" w:date="2026-01-23T09:58:30Z">
        <w:r>
          <w:rPr>
            <w:rFonts w:ascii="仿宋" w:hAnsi="仿宋" w:eastAsia="仿宋" w:cs="仿宋"/>
            <w:spacing w:val="16"/>
            <w:sz w:val="31"/>
            <w:szCs w:val="31"/>
          </w:rPr>
          <w:delText>次性</w:delText>
        </w:r>
      </w:del>
      <w:del w:id="324" w:author="咨询组" w:date="2026-01-23T09:58:30Z">
        <w:r>
          <w:rPr>
            <w:rFonts w:ascii="仿宋" w:hAnsi="仿宋" w:eastAsia="仿宋" w:cs="仿宋"/>
            <w:spacing w:val="9"/>
            <w:sz w:val="31"/>
            <w:szCs w:val="31"/>
          </w:rPr>
          <w:delText>休</w:delText>
        </w:r>
      </w:del>
      <w:del w:id="325" w:author="咨询组" w:date="2026-01-23T09:58:30Z">
        <w:r>
          <w:rPr>
            <w:rFonts w:ascii="仿宋" w:hAnsi="仿宋" w:eastAsia="仿宋" w:cs="仿宋"/>
            <w:spacing w:val="8"/>
            <w:sz w:val="31"/>
            <w:szCs w:val="31"/>
          </w:rPr>
          <w:delText>完，逾期未休的，视为自动放弃，不再安排补休。</w:delText>
        </w:r>
      </w:del>
    </w:p>
    <w:p w14:paraId="3056EAC1">
      <w:pPr>
        <w:spacing w:line="224" w:lineRule="auto"/>
        <w:ind w:left="764"/>
        <w:rPr>
          <w:rFonts w:ascii="仿宋" w:hAnsi="仿宋" w:eastAsia="仿宋" w:cs="仿宋"/>
          <w:sz w:val="31"/>
          <w:szCs w:val="31"/>
        </w:rPr>
      </w:pPr>
      <w:r>
        <w:rPr>
          <w:rFonts w:ascii="黑体" w:hAnsi="黑体" w:eastAsia="黑体" w:cs="黑体"/>
          <w:spacing w:val="13"/>
          <w:sz w:val="31"/>
          <w:szCs w:val="31"/>
        </w:rPr>
        <w:t>第</w:t>
      </w:r>
      <w:r>
        <w:rPr>
          <w:rFonts w:ascii="黑体" w:hAnsi="黑体" w:eastAsia="黑体" w:cs="黑体"/>
          <w:spacing w:val="7"/>
          <w:sz w:val="31"/>
          <w:szCs w:val="31"/>
        </w:rPr>
        <w:t>十五条</w:t>
      </w:r>
      <w:r>
        <w:rPr>
          <w:rFonts w:ascii="仿宋" w:hAnsi="仿宋" w:eastAsia="仿宋" w:cs="仿宋"/>
          <w:spacing w:val="7"/>
          <w:sz w:val="31"/>
          <w:szCs w:val="31"/>
        </w:rPr>
        <w:t>年休假</w:t>
      </w:r>
    </w:p>
    <w:p w14:paraId="605F4989">
      <w:pPr>
        <w:spacing w:before="185" w:line="222" w:lineRule="auto"/>
        <w:ind w:left="756"/>
        <w:rPr>
          <w:rFonts w:ascii="仿宋" w:hAnsi="仿宋" w:eastAsia="仿宋" w:cs="仿宋"/>
          <w:sz w:val="31"/>
          <w:szCs w:val="31"/>
        </w:rPr>
      </w:pPr>
      <w:r>
        <w:rPr>
          <w:rFonts w:ascii="仿宋" w:hAnsi="仿宋" w:eastAsia="仿宋" w:cs="仿宋"/>
          <w:spacing w:val="-6"/>
          <w:sz w:val="31"/>
          <w:szCs w:val="31"/>
        </w:rPr>
        <w:t>(一</w:t>
      </w:r>
      <w:r>
        <w:rPr>
          <w:rFonts w:ascii="仿宋" w:hAnsi="仿宋" w:eastAsia="仿宋" w:cs="仿宋"/>
          <w:spacing w:val="-3"/>
          <w:sz w:val="31"/>
          <w:szCs w:val="31"/>
        </w:rPr>
        <w:t>)员工连续社会工龄1年以上的，享受年休假。</w:t>
      </w:r>
    </w:p>
    <w:p w14:paraId="02D3AC12">
      <w:pPr>
        <w:spacing w:before="186" w:line="561" w:lineRule="exact"/>
        <w:ind w:left="756"/>
        <w:rPr>
          <w:rFonts w:ascii="仿宋" w:hAnsi="仿宋" w:eastAsia="仿宋" w:cs="仿宋"/>
          <w:sz w:val="31"/>
          <w:szCs w:val="31"/>
        </w:rPr>
      </w:pPr>
      <w:r>
        <w:rPr>
          <w:rFonts w:ascii="仿宋" w:hAnsi="仿宋" w:eastAsia="仿宋" w:cs="仿宋"/>
          <w:spacing w:val="-17"/>
          <w:position w:val="18"/>
          <w:sz w:val="31"/>
          <w:szCs w:val="31"/>
        </w:rPr>
        <w:t>(</w:t>
      </w:r>
      <w:r>
        <w:rPr>
          <w:rFonts w:ascii="仿宋" w:hAnsi="仿宋" w:eastAsia="仿宋" w:cs="仿宋"/>
          <w:spacing w:val="-10"/>
          <w:position w:val="18"/>
          <w:sz w:val="31"/>
          <w:szCs w:val="31"/>
        </w:rPr>
        <w:t>二)员工依据累计工作年限，享有5至15天的年休假，</w:t>
      </w:r>
    </w:p>
    <w:p w14:paraId="4BE73228">
      <w:pPr>
        <w:spacing w:before="1" w:line="220" w:lineRule="auto"/>
        <w:ind w:left="153"/>
        <w:rPr>
          <w:rFonts w:ascii="仿宋" w:hAnsi="仿宋" w:eastAsia="仿宋" w:cs="仿宋"/>
          <w:sz w:val="31"/>
          <w:szCs w:val="31"/>
        </w:rPr>
      </w:pPr>
      <w:r>
        <w:rPr>
          <w:rFonts w:ascii="仿宋" w:hAnsi="仿宋" w:eastAsia="仿宋" w:cs="仿宋"/>
          <w:spacing w:val="10"/>
          <w:sz w:val="31"/>
          <w:szCs w:val="31"/>
        </w:rPr>
        <w:t>国</w:t>
      </w:r>
      <w:r>
        <w:rPr>
          <w:rFonts w:ascii="仿宋" w:hAnsi="仿宋" w:eastAsia="仿宋" w:cs="仿宋"/>
          <w:spacing w:val="8"/>
          <w:sz w:val="31"/>
          <w:szCs w:val="31"/>
        </w:rPr>
        <w:t>家法定休假日、周休息日不计入年休假的假期。具体如下：</w:t>
      </w:r>
    </w:p>
    <w:p w14:paraId="435E6FCB">
      <w:pPr>
        <w:spacing w:line="138" w:lineRule="auto"/>
        <w:rPr>
          <w:rFonts w:ascii="Arial"/>
          <w:sz w:val="2"/>
        </w:rPr>
      </w:pPr>
    </w:p>
    <w:tbl>
      <w:tblPr>
        <w:tblStyle w:val="6"/>
        <w:tblW w:w="874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486"/>
        <w:gridCol w:w="4262"/>
      </w:tblGrid>
      <w:tr w14:paraId="0C1F99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4486" w:type="dxa"/>
            <w:vAlign w:val="top"/>
          </w:tcPr>
          <w:p w14:paraId="7927BA18">
            <w:pPr>
              <w:spacing w:before="176" w:line="216" w:lineRule="auto"/>
              <w:ind w:left="901"/>
              <w:rPr>
                <w:rFonts w:ascii="仿宋" w:hAnsi="仿宋" w:eastAsia="仿宋" w:cs="仿宋"/>
                <w:sz w:val="28"/>
                <w:szCs w:val="28"/>
              </w:rPr>
            </w:pPr>
            <w:r>
              <w:rPr>
                <w:rFonts w:ascii="仿宋" w:hAnsi="仿宋" w:eastAsia="仿宋" w:cs="仿宋"/>
                <w:spacing w:val="-14"/>
                <w:sz w:val="28"/>
                <w:szCs w:val="28"/>
              </w:rPr>
              <w:t>累</w:t>
            </w:r>
            <w:r>
              <w:rPr>
                <w:rFonts w:ascii="仿宋" w:hAnsi="仿宋" w:eastAsia="仿宋" w:cs="仿宋"/>
                <w:spacing w:val="-9"/>
                <w:sz w:val="28"/>
                <w:szCs w:val="28"/>
              </w:rPr>
              <w:t>计</w:t>
            </w:r>
            <w:r>
              <w:rPr>
                <w:rFonts w:ascii="仿宋" w:hAnsi="仿宋" w:eastAsia="仿宋" w:cs="仿宋"/>
                <w:spacing w:val="-7"/>
                <w:sz w:val="28"/>
                <w:szCs w:val="28"/>
              </w:rPr>
              <w:t>工作年限Y(年)</w:t>
            </w:r>
          </w:p>
        </w:tc>
        <w:tc>
          <w:tcPr>
            <w:tcW w:w="4262" w:type="dxa"/>
            <w:vAlign w:val="top"/>
          </w:tcPr>
          <w:p w14:paraId="059254B5">
            <w:pPr>
              <w:spacing w:before="176" w:line="216" w:lineRule="auto"/>
              <w:ind w:left="750"/>
              <w:rPr>
                <w:rFonts w:ascii="仿宋" w:hAnsi="仿宋" w:eastAsia="仿宋" w:cs="仿宋"/>
                <w:sz w:val="28"/>
                <w:szCs w:val="28"/>
              </w:rPr>
            </w:pPr>
            <w:r>
              <w:rPr>
                <w:rFonts w:ascii="仿宋" w:hAnsi="仿宋" w:eastAsia="仿宋" w:cs="仿宋"/>
                <w:spacing w:val="-23"/>
                <w:sz w:val="28"/>
                <w:szCs w:val="28"/>
              </w:rPr>
              <w:t>享</w:t>
            </w:r>
            <w:r>
              <w:rPr>
                <w:rFonts w:ascii="仿宋" w:hAnsi="仿宋" w:eastAsia="仿宋" w:cs="仿宋"/>
                <w:spacing w:val="-17"/>
                <w:sz w:val="28"/>
                <w:szCs w:val="28"/>
              </w:rPr>
              <w:t>有年休假天数(天)</w:t>
            </w:r>
          </w:p>
        </w:tc>
      </w:tr>
      <w:tr w14:paraId="0D7B96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4486" w:type="dxa"/>
            <w:vAlign w:val="top"/>
          </w:tcPr>
          <w:p w14:paraId="4F1588AB">
            <w:pPr>
              <w:spacing w:before="172" w:line="236" w:lineRule="auto"/>
              <w:ind w:left="1711"/>
              <w:rPr>
                <w:rFonts w:ascii="仿宋" w:hAnsi="仿宋" w:eastAsia="仿宋" w:cs="仿宋"/>
                <w:sz w:val="28"/>
                <w:szCs w:val="28"/>
              </w:rPr>
            </w:pPr>
            <w:r>
              <w:rPr>
                <w:rFonts w:ascii="仿宋" w:hAnsi="仿宋" w:eastAsia="仿宋" w:cs="仿宋"/>
                <w:spacing w:val="-12"/>
                <w:w w:val="91"/>
                <w:sz w:val="28"/>
                <w:szCs w:val="28"/>
              </w:rPr>
              <w:t>1≤Y＜10</w:t>
            </w:r>
          </w:p>
        </w:tc>
        <w:tc>
          <w:tcPr>
            <w:tcW w:w="4262" w:type="dxa"/>
            <w:vAlign w:val="top"/>
          </w:tcPr>
          <w:p w14:paraId="4C56233A">
            <w:pPr>
              <w:spacing w:before="213" w:line="184" w:lineRule="auto"/>
              <w:ind w:left="2082"/>
              <w:rPr>
                <w:rFonts w:ascii="仿宋" w:hAnsi="仿宋" w:eastAsia="仿宋" w:cs="仿宋"/>
                <w:sz w:val="28"/>
                <w:szCs w:val="28"/>
              </w:rPr>
            </w:pPr>
            <w:r>
              <w:rPr>
                <w:rFonts w:ascii="仿宋" w:hAnsi="仿宋" w:eastAsia="仿宋" w:cs="仿宋"/>
                <w:sz w:val="28"/>
                <w:szCs w:val="28"/>
              </w:rPr>
              <w:t>5</w:t>
            </w:r>
          </w:p>
        </w:tc>
      </w:tr>
      <w:tr w14:paraId="411EB3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4486" w:type="dxa"/>
            <w:vAlign w:val="top"/>
          </w:tcPr>
          <w:p w14:paraId="032AB0B2">
            <w:pPr>
              <w:spacing w:before="173" w:line="236" w:lineRule="auto"/>
              <w:ind w:left="1639"/>
              <w:rPr>
                <w:rFonts w:ascii="仿宋" w:hAnsi="仿宋" w:eastAsia="仿宋" w:cs="仿宋"/>
                <w:sz w:val="28"/>
                <w:szCs w:val="28"/>
              </w:rPr>
            </w:pPr>
            <w:r>
              <w:rPr>
                <w:rFonts w:ascii="仿宋" w:hAnsi="仿宋" w:eastAsia="仿宋" w:cs="仿宋"/>
                <w:spacing w:val="-13"/>
                <w:w w:val="95"/>
                <w:sz w:val="28"/>
                <w:szCs w:val="28"/>
              </w:rPr>
              <w:t>10≤Y＜20</w:t>
            </w:r>
          </w:p>
        </w:tc>
        <w:tc>
          <w:tcPr>
            <w:tcW w:w="4262" w:type="dxa"/>
            <w:vAlign w:val="top"/>
          </w:tcPr>
          <w:p w14:paraId="3C52F73B">
            <w:pPr>
              <w:spacing w:before="209" w:line="187" w:lineRule="auto"/>
              <w:ind w:left="2015"/>
              <w:rPr>
                <w:rFonts w:ascii="仿宋" w:hAnsi="仿宋" w:eastAsia="仿宋" w:cs="仿宋"/>
                <w:sz w:val="28"/>
                <w:szCs w:val="28"/>
              </w:rPr>
            </w:pPr>
            <w:r>
              <w:rPr>
                <w:rFonts w:ascii="仿宋" w:hAnsi="仿宋" w:eastAsia="仿宋" w:cs="仿宋"/>
                <w:spacing w:val="-14"/>
                <w:sz w:val="28"/>
                <w:szCs w:val="28"/>
              </w:rPr>
              <w:t>1</w:t>
            </w:r>
            <w:r>
              <w:rPr>
                <w:rFonts w:ascii="仿宋" w:hAnsi="仿宋" w:eastAsia="仿宋" w:cs="仿宋"/>
                <w:spacing w:val="-13"/>
                <w:sz w:val="28"/>
                <w:szCs w:val="28"/>
              </w:rPr>
              <w:t>0</w:t>
            </w:r>
          </w:p>
        </w:tc>
      </w:tr>
      <w:tr w14:paraId="1D136F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4486" w:type="dxa"/>
            <w:vAlign w:val="top"/>
          </w:tcPr>
          <w:p w14:paraId="56F3BC90">
            <w:pPr>
              <w:spacing w:before="176" w:line="237" w:lineRule="auto"/>
              <w:ind w:left="1902"/>
              <w:rPr>
                <w:rFonts w:ascii="仿宋" w:hAnsi="仿宋" w:eastAsia="仿宋" w:cs="仿宋"/>
                <w:sz w:val="28"/>
                <w:szCs w:val="28"/>
              </w:rPr>
            </w:pPr>
            <w:r>
              <w:rPr>
                <w:rFonts w:ascii="仿宋" w:hAnsi="仿宋" w:eastAsia="仿宋" w:cs="仿宋"/>
                <w:spacing w:val="-13"/>
                <w:w w:val="96"/>
                <w:sz w:val="28"/>
                <w:szCs w:val="28"/>
              </w:rPr>
              <w:t>Y≥20</w:t>
            </w:r>
          </w:p>
        </w:tc>
        <w:tc>
          <w:tcPr>
            <w:tcW w:w="4262" w:type="dxa"/>
            <w:vAlign w:val="top"/>
          </w:tcPr>
          <w:p w14:paraId="71417E83">
            <w:pPr>
              <w:spacing w:before="212" w:line="187" w:lineRule="auto"/>
              <w:ind w:left="2015"/>
              <w:rPr>
                <w:rFonts w:ascii="仿宋" w:hAnsi="仿宋" w:eastAsia="仿宋" w:cs="仿宋"/>
                <w:sz w:val="28"/>
                <w:szCs w:val="28"/>
              </w:rPr>
            </w:pPr>
            <w:r>
              <w:rPr>
                <w:rFonts w:ascii="仿宋" w:hAnsi="仿宋" w:eastAsia="仿宋" w:cs="仿宋"/>
                <w:spacing w:val="-14"/>
                <w:sz w:val="28"/>
                <w:szCs w:val="28"/>
              </w:rPr>
              <w:t>1</w:t>
            </w:r>
            <w:r>
              <w:rPr>
                <w:rFonts w:ascii="仿宋" w:hAnsi="仿宋" w:eastAsia="仿宋" w:cs="仿宋"/>
                <w:spacing w:val="-13"/>
                <w:sz w:val="28"/>
                <w:szCs w:val="28"/>
              </w:rPr>
              <w:t>5</w:t>
            </w:r>
          </w:p>
        </w:tc>
      </w:tr>
      <w:tr w14:paraId="12E028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17" w:hRule="atLeast"/>
          <w:del w:id="326" w:author="咨询组" w:date="2026-01-23T10:03:51Z"/>
        </w:trPr>
        <w:tc>
          <w:tcPr>
            <w:tcW w:w="8748" w:type="dxa"/>
            <w:gridSpan w:val="2"/>
            <w:vAlign w:val="top"/>
          </w:tcPr>
          <w:p w14:paraId="7E682796">
            <w:pPr>
              <w:spacing w:before="177" w:line="238" w:lineRule="auto"/>
              <w:ind w:left="137"/>
              <w:rPr>
                <w:del w:id="327" w:author="咨询组" w:date="2026-01-23T10:03:51Z"/>
                <w:rFonts w:ascii="仿宋" w:hAnsi="仿宋" w:eastAsia="仿宋" w:cs="仿宋"/>
                <w:spacing w:val="14"/>
                <w:sz w:val="28"/>
                <w:szCs w:val="28"/>
              </w:rPr>
            </w:pPr>
            <w:del w:id="328" w:author="咨询组" w:date="2026-01-23T10:03:51Z">
              <w:r>
                <w:rPr>
                  <w:rFonts w:ascii="仿宋" w:hAnsi="仿宋" w:eastAsia="仿宋" w:cs="仿宋"/>
                  <w:spacing w:val="14"/>
                  <w:sz w:val="28"/>
                  <w:szCs w:val="28"/>
                </w:rPr>
                <w:delText>1.新</w:delText>
              </w:r>
            </w:del>
            <w:del w:id="329" w:author="咨询组" w:date="2026-01-23T10:03:51Z">
              <w:r>
                <w:rPr>
                  <w:rFonts w:ascii="仿宋" w:hAnsi="仿宋" w:eastAsia="仿宋" w:cs="仿宋"/>
                  <w:spacing w:val="7"/>
                  <w:sz w:val="28"/>
                  <w:szCs w:val="28"/>
                </w:rPr>
                <w:delText>进/解除或终止合同员工可以享受年休假天数按当年在本单位工</w:delText>
              </w:r>
            </w:del>
          </w:p>
          <w:p w14:paraId="6FD5321E">
            <w:pPr>
              <w:spacing w:before="182" w:line="411" w:lineRule="auto"/>
              <w:ind w:left="124" w:right="107" w:hanging="2"/>
              <w:rPr>
                <w:del w:id="330" w:author="咨询组" w:date="2026-01-23T10:03:51Z"/>
                <w:rFonts w:ascii="仿宋" w:hAnsi="仿宋" w:eastAsia="仿宋" w:cs="仿宋"/>
                <w:sz w:val="28"/>
                <w:szCs w:val="28"/>
              </w:rPr>
            </w:pPr>
            <w:del w:id="331" w:author="咨询组" w:date="2026-01-23T10:03:51Z">
              <w:r>
                <w:rPr>
                  <w:rFonts w:ascii="仿宋" w:hAnsi="仿宋" w:eastAsia="仿宋" w:cs="仿宋"/>
                  <w:spacing w:val="-8"/>
                  <w:sz w:val="28"/>
                  <w:szCs w:val="28"/>
                </w:rPr>
                <w:delText>作</w:delText>
              </w:r>
            </w:del>
            <w:del w:id="332" w:author="咨询组" w:date="2026-01-23T10:03:51Z">
              <w:r>
                <w:rPr>
                  <w:rFonts w:ascii="仿宋" w:hAnsi="仿宋" w:eastAsia="仿宋" w:cs="仿宋"/>
                  <w:spacing w:val="-7"/>
                  <w:sz w:val="28"/>
                  <w:szCs w:val="28"/>
                </w:rPr>
                <w:delText>期</w:delText>
              </w:r>
            </w:del>
            <w:del w:id="333" w:author="咨询组" w:date="2026-01-23T10:03:51Z">
              <w:r>
                <w:rPr>
                  <w:rFonts w:ascii="仿宋" w:hAnsi="仿宋" w:eastAsia="仿宋" w:cs="仿宋"/>
                  <w:spacing w:val="-4"/>
                  <w:sz w:val="28"/>
                  <w:szCs w:val="28"/>
                </w:rPr>
                <w:delText>间日历天数折算，折算后不足1整天的部分不享受年休假。</w:delText>
              </w:r>
            </w:del>
            <w:del w:id="334" w:author="咨询组" w:date="2026-01-23T10:03:51Z">
              <w:r>
                <w:rPr>
                  <w:rFonts w:ascii="仿宋" w:hAnsi="仿宋" w:eastAsia="仿宋" w:cs="仿宋"/>
                  <w:spacing w:val="-8"/>
                  <w:sz w:val="28"/>
                  <w:szCs w:val="28"/>
                </w:rPr>
                <w:delText>2.员工累计</w:delText>
              </w:r>
            </w:del>
            <w:del w:id="335" w:author="咨询组" w:date="2026-01-23T10:03:51Z">
              <w:r>
                <w:rPr>
                  <w:rFonts w:ascii="仿宋" w:hAnsi="仿宋" w:eastAsia="仿宋" w:cs="仿宋"/>
                  <w:spacing w:val="-6"/>
                  <w:sz w:val="28"/>
                  <w:szCs w:val="28"/>
                </w:rPr>
                <w:delText>工</w:delText>
              </w:r>
            </w:del>
            <w:del w:id="336" w:author="咨询组" w:date="2026-01-23T10:03:51Z">
              <w:r>
                <w:rPr>
                  <w:rFonts w:ascii="仿宋" w:hAnsi="仿宋" w:eastAsia="仿宋" w:cs="仿宋"/>
                  <w:spacing w:val="-4"/>
                  <w:sz w:val="28"/>
                  <w:szCs w:val="28"/>
                </w:rPr>
                <w:delText>作年限在年度中达到10年或20年时，其享有年休假天</w:delText>
              </w:r>
            </w:del>
            <w:del w:id="337" w:author="咨询组" w:date="2026-01-23T10:03:51Z">
              <w:r>
                <w:rPr>
                  <w:rFonts w:ascii="仿宋" w:hAnsi="仿宋" w:eastAsia="仿宋" w:cs="仿宋"/>
                  <w:spacing w:val="-5"/>
                  <w:sz w:val="28"/>
                  <w:szCs w:val="28"/>
                </w:rPr>
                <w:delText>数按满10年或20年的时点，分段按两个标准折算后相加，相加之</w:delText>
              </w:r>
            </w:del>
            <w:del w:id="338" w:author="咨询组" w:date="2026-01-23T10:03:51Z">
              <w:r>
                <w:rPr>
                  <w:rFonts w:ascii="仿宋" w:hAnsi="仿宋" w:eastAsia="仿宋" w:cs="仿宋"/>
                  <w:sz w:val="28"/>
                  <w:szCs w:val="28"/>
                </w:rPr>
                <w:delText>和</w:delText>
              </w:r>
            </w:del>
            <w:del w:id="339" w:author="咨询组" w:date="2026-01-23T10:03:51Z">
              <w:r>
                <w:rPr>
                  <w:rFonts w:ascii="仿宋" w:hAnsi="仿宋" w:eastAsia="仿宋" w:cs="仿宋"/>
                  <w:spacing w:val="-14"/>
                  <w:sz w:val="28"/>
                  <w:szCs w:val="28"/>
                </w:rPr>
                <w:delText>不</w:delText>
              </w:r>
            </w:del>
            <w:del w:id="340" w:author="咨询组" w:date="2026-01-23T10:03:51Z">
              <w:r>
                <w:rPr>
                  <w:rFonts w:ascii="仿宋" w:hAnsi="仿宋" w:eastAsia="仿宋" w:cs="仿宋"/>
                  <w:spacing w:val="-8"/>
                  <w:sz w:val="28"/>
                  <w:szCs w:val="28"/>
                </w:rPr>
                <w:delText>足</w:delText>
              </w:r>
            </w:del>
            <w:del w:id="341" w:author="咨询组" w:date="2026-01-23T10:03:51Z">
              <w:r>
                <w:rPr>
                  <w:rFonts w:ascii="仿宋" w:hAnsi="仿宋" w:eastAsia="仿宋" w:cs="仿宋"/>
                  <w:spacing w:val="-7"/>
                  <w:sz w:val="28"/>
                  <w:szCs w:val="28"/>
                </w:rPr>
                <w:delText>1整天的部分不享受年休假。</w:delText>
              </w:r>
            </w:del>
            <w:del w:id="342" w:author="咨询组" w:date="2026-01-23T10:03:51Z">
              <w:r>
                <w:rPr>
                  <w:rFonts w:ascii="仿宋" w:hAnsi="仿宋" w:eastAsia="仿宋" w:cs="仿宋"/>
                  <w:spacing w:val="6"/>
                  <w:sz w:val="28"/>
                  <w:szCs w:val="28"/>
                </w:rPr>
                <w:delText>3.社会工</w:delText>
              </w:r>
            </w:del>
            <w:del w:id="343" w:author="咨询组" w:date="2026-01-23T10:03:51Z">
              <w:r>
                <w:rPr>
                  <w:rFonts w:ascii="仿宋" w:hAnsi="仿宋" w:eastAsia="仿宋" w:cs="仿宋"/>
                  <w:spacing w:val="5"/>
                  <w:sz w:val="28"/>
                  <w:szCs w:val="28"/>
                </w:rPr>
                <w:delText>龄</w:delText>
              </w:r>
            </w:del>
            <w:del w:id="344" w:author="咨询组" w:date="2026-01-23T10:03:51Z">
              <w:r>
                <w:rPr>
                  <w:rFonts w:ascii="仿宋" w:hAnsi="仿宋" w:eastAsia="仿宋" w:cs="仿宋"/>
                  <w:spacing w:val="3"/>
                  <w:sz w:val="28"/>
                  <w:szCs w:val="28"/>
                </w:rPr>
                <w:delText>的认定由员工提供的具有法律效力的证明材料确定，包括</w:delText>
              </w:r>
            </w:del>
            <w:del w:id="345" w:author="咨询组" w:date="2026-01-23T10:03:51Z">
              <w:r>
                <w:rPr>
                  <w:rFonts w:ascii="仿宋" w:hAnsi="仿宋" w:eastAsia="仿宋" w:cs="仿宋"/>
                  <w:spacing w:val="-1"/>
                  <w:sz w:val="28"/>
                  <w:szCs w:val="28"/>
                </w:rPr>
                <w:delText>社会保险参保记录、以前工作单位签订的具有法律效力的劳动合同</w:delText>
              </w:r>
            </w:del>
            <w:del w:id="346" w:author="咨询组" w:date="2026-01-23T10:03:51Z">
              <w:r>
                <w:rPr>
                  <w:rFonts w:ascii="仿宋" w:hAnsi="仿宋" w:eastAsia="仿宋" w:cs="仿宋"/>
                  <w:sz w:val="28"/>
                  <w:szCs w:val="28"/>
                </w:rPr>
                <w:delText>或</w:delText>
              </w:r>
            </w:del>
          </w:p>
          <w:p w14:paraId="46DF1AA4">
            <w:pPr>
              <w:spacing w:before="1" w:line="217" w:lineRule="auto"/>
              <w:ind w:left="133"/>
              <w:rPr>
                <w:del w:id="347" w:author="咨询组" w:date="2026-01-23T10:03:51Z"/>
                <w:rFonts w:ascii="仿宋" w:hAnsi="仿宋" w:eastAsia="仿宋" w:cs="仿宋"/>
                <w:sz w:val="28"/>
                <w:szCs w:val="28"/>
              </w:rPr>
            </w:pPr>
            <w:del w:id="348" w:author="咨询组" w:date="2026-01-23T10:03:51Z">
              <w:r>
                <w:rPr>
                  <w:rFonts w:ascii="仿宋" w:hAnsi="仿宋" w:eastAsia="仿宋" w:cs="仿宋"/>
                  <w:spacing w:val="-4"/>
                  <w:sz w:val="28"/>
                  <w:szCs w:val="28"/>
                </w:rPr>
                <w:delText>劳动合</w:delText>
              </w:r>
            </w:del>
            <w:del w:id="349" w:author="咨询组" w:date="2026-01-23T10:03:51Z">
              <w:r>
                <w:rPr>
                  <w:rFonts w:ascii="仿宋" w:hAnsi="仿宋" w:eastAsia="仿宋" w:cs="仿宋"/>
                  <w:spacing w:val="-2"/>
                  <w:sz w:val="28"/>
                  <w:szCs w:val="28"/>
                </w:rPr>
                <w:delText>同解除证明等。</w:delText>
              </w:r>
            </w:del>
          </w:p>
        </w:tc>
      </w:tr>
    </w:tbl>
    <w:p w14:paraId="569AF455">
      <w:pPr>
        <w:spacing w:before="182" w:line="411" w:lineRule="auto"/>
        <w:ind w:left="124" w:right="107" w:hanging="2"/>
        <w:rPr>
          <w:ins w:id="350" w:author="咨询组" w:date="2026-01-23T10:10:18Z"/>
          <w:rFonts w:hint="default" w:ascii="仿宋" w:hAnsi="仿宋" w:eastAsia="仿宋" w:cs="仿宋"/>
          <w:spacing w:val="7"/>
          <w:sz w:val="28"/>
          <w:szCs w:val="28"/>
          <w:lang w:val="en-US" w:eastAsia="zh-CN"/>
        </w:rPr>
      </w:pPr>
      <w:ins w:id="351" w:author="咨询组" w:date="2026-01-23T10:02:39Z">
        <w:r>
          <w:rPr>
            <w:rFonts w:ascii="仿宋" w:hAnsi="仿宋" w:eastAsia="仿宋" w:cs="仿宋"/>
            <w:spacing w:val="-8"/>
            <w:sz w:val="28"/>
            <w:szCs w:val="28"/>
          </w:rPr>
          <w:t>1.新进/解除或终止合同员工可以享受年休假天数按当年在本单位工作期间日历天数折算，折算后不足1整天的部分不享受年休假。</w:t>
        </w:r>
      </w:ins>
      <w:ins w:id="352" w:author="咨询组" w:date="2026-01-23T10:10:18Z">
        <w:r>
          <w:rPr>
            <w:rFonts w:hint="default" w:ascii="仿宋" w:hAnsi="仿宋" w:eastAsia="仿宋" w:cs="仿宋"/>
            <w:spacing w:val="-8"/>
            <w:sz w:val="28"/>
            <w:szCs w:val="28"/>
            <w:lang w:val="en-US" w:eastAsia="zh-CN"/>
          </w:rPr>
          <w:t>折算公式为：（当年度在本单位剩余日历天数÷365天）×职工本人全年</w:t>
        </w:r>
      </w:ins>
      <w:ins w:id="353" w:author="咨询组" w:date="2026-01-23T10:10:18Z">
        <w:r>
          <w:rPr>
            <w:rFonts w:hint="default" w:ascii="仿宋" w:hAnsi="仿宋" w:eastAsia="仿宋" w:cs="仿宋"/>
            <w:spacing w:val="7"/>
            <w:sz w:val="28"/>
            <w:szCs w:val="28"/>
            <w:lang w:val="en-US" w:eastAsia="zh-CN"/>
          </w:rPr>
          <w:t>应当享受的年休假天数</w:t>
        </w:r>
      </w:ins>
      <w:r>
        <w:rPr>
          <w:rFonts w:hint="eastAsia" w:ascii="仿宋" w:hAnsi="仿宋" w:eastAsia="仿宋" w:cs="仿宋"/>
          <w:spacing w:val="7"/>
          <w:sz w:val="28"/>
          <w:szCs w:val="28"/>
          <w:lang w:val="en-US" w:eastAsia="zh-CN"/>
        </w:rPr>
        <w:t>。</w:t>
      </w:r>
    </w:p>
    <w:p w14:paraId="285FEBE8">
      <w:pPr>
        <w:spacing w:before="182" w:line="411" w:lineRule="auto"/>
        <w:ind w:left="124" w:right="107" w:hanging="2"/>
        <w:rPr>
          <w:ins w:id="354" w:author="咨询组" w:date="2026-01-23T10:02:45Z"/>
          <w:rFonts w:ascii="仿宋" w:hAnsi="仿宋" w:eastAsia="仿宋" w:cs="仿宋"/>
          <w:spacing w:val="-4"/>
          <w:sz w:val="28"/>
          <w:szCs w:val="28"/>
        </w:rPr>
      </w:pPr>
      <w:ins w:id="355" w:author="咨询组" w:date="2026-01-23T10:02:39Z">
        <w:r>
          <w:rPr>
            <w:rFonts w:ascii="仿宋" w:hAnsi="仿宋" w:eastAsia="仿宋" w:cs="仿宋"/>
            <w:spacing w:val="-8"/>
            <w:sz w:val="28"/>
            <w:szCs w:val="28"/>
          </w:rPr>
          <w:t>2.员工累计</w:t>
        </w:r>
      </w:ins>
      <w:ins w:id="356" w:author="咨询组" w:date="2026-01-23T10:02:39Z">
        <w:r>
          <w:rPr>
            <w:rFonts w:ascii="仿宋" w:hAnsi="仿宋" w:eastAsia="仿宋" w:cs="仿宋"/>
            <w:spacing w:val="-6"/>
            <w:sz w:val="28"/>
            <w:szCs w:val="28"/>
          </w:rPr>
          <w:t>工</w:t>
        </w:r>
      </w:ins>
      <w:ins w:id="357" w:author="咨询组" w:date="2026-01-23T10:02:39Z">
        <w:r>
          <w:rPr>
            <w:rFonts w:ascii="仿宋" w:hAnsi="仿宋" w:eastAsia="仿宋" w:cs="仿宋"/>
            <w:spacing w:val="-4"/>
            <w:sz w:val="28"/>
            <w:szCs w:val="28"/>
          </w:rPr>
          <w:t>作年限在年度中达到10年或20年时，其享有年休假天</w:t>
        </w:r>
      </w:ins>
      <w:ins w:id="358" w:author="咨询组" w:date="2026-01-23T10:02:39Z">
        <w:r>
          <w:rPr>
            <w:rFonts w:ascii="仿宋" w:hAnsi="仿宋" w:eastAsia="仿宋" w:cs="仿宋"/>
            <w:spacing w:val="-5"/>
            <w:sz w:val="28"/>
            <w:szCs w:val="28"/>
          </w:rPr>
          <w:t>数按满10年或20年的时点，分段按两个标准折算后相加，相加之</w:t>
        </w:r>
      </w:ins>
      <w:ins w:id="359" w:author="咨询组" w:date="2026-01-23T10:02:39Z">
        <w:r>
          <w:rPr>
            <w:rFonts w:ascii="仿宋" w:hAnsi="仿宋" w:eastAsia="仿宋" w:cs="仿宋"/>
            <w:sz w:val="28"/>
            <w:szCs w:val="28"/>
          </w:rPr>
          <w:t>和</w:t>
        </w:r>
      </w:ins>
      <w:ins w:id="360" w:author="咨询组" w:date="2026-01-23T10:02:39Z">
        <w:r>
          <w:rPr>
            <w:rFonts w:ascii="仿宋" w:hAnsi="仿宋" w:eastAsia="仿宋" w:cs="仿宋"/>
            <w:spacing w:val="-14"/>
            <w:sz w:val="28"/>
            <w:szCs w:val="28"/>
          </w:rPr>
          <w:t>不</w:t>
        </w:r>
      </w:ins>
      <w:ins w:id="361" w:author="咨询组" w:date="2026-01-23T10:02:39Z">
        <w:r>
          <w:rPr>
            <w:rFonts w:ascii="仿宋" w:hAnsi="仿宋" w:eastAsia="仿宋" w:cs="仿宋"/>
            <w:spacing w:val="-8"/>
            <w:sz w:val="28"/>
            <w:szCs w:val="28"/>
          </w:rPr>
          <w:t>足</w:t>
        </w:r>
      </w:ins>
      <w:ins w:id="362" w:author="咨询组" w:date="2026-01-23T10:02:39Z">
        <w:r>
          <w:rPr>
            <w:rFonts w:ascii="仿宋" w:hAnsi="仿宋" w:eastAsia="仿宋" w:cs="仿宋"/>
            <w:spacing w:val="-7"/>
            <w:sz w:val="28"/>
            <w:szCs w:val="28"/>
          </w:rPr>
          <w:t>1整天的部分不享受年休假。</w:t>
        </w:r>
      </w:ins>
      <w:ins w:id="363" w:author="咨询组" w:date="2026-01-23T10:11:27Z">
        <w:r>
          <w:rPr>
            <w:rFonts w:hint="eastAsia" w:ascii="仿宋" w:hAnsi="仿宋" w:eastAsia="仿宋" w:cs="仿宋"/>
            <w:spacing w:val="-4"/>
            <w:sz w:val="28"/>
            <w:szCs w:val="28"/>
            <w:lang w:val="en-US" w:eastAsia="zh-CN"/>
          </w:rPr>
          <w:t>折算公式为：（当年度在本单位已过日历天数÷365天）×职工本人全年应当享受的年休假天数-当年度已安排年休假天数</w:t>
        </w:r>
      </w:ins>
      <w:r>
        <w:rPr>
          <w:rFonts w:hint="eastAsia" w:ascii="仿宋" w:hAnsi="仿宋" w:eastAsia="仿宋" w:cs="仿宋"/>
          <w:spacing w:val="-4"/>
          <w:sz w:val="28"/>
          <w:szCs w:val="28"/>
          <w:lang w:val="en-US" w:eastAsia="zh-CN"/>
        </w:rPr>
        <w:t>。</w:t>
      </w:r>
    </w:p>
    <w:p w14:paraId="0D51F48A">
      <w:pPr>
        <w:spacing w:before="182" w:line="411" w:lineRule="auto"/>
        <w:ind w:left="124" w:right="107" w:hanging="2"/>
        <w:rPr>
          <w:rFonts w:ascii="仿宋" w:hAnsi="仿宋" w:eastAsia="仿宋" w:cs="仿宋"/>
          <w:spacing w:val="-4"/>
          <w:sz w:val="28"/>
          <w:szCs w:val="28"/>
        </w:rPr>
      </w:pPr>
      <w:ins w:id="364" w:author="咨询组" w:date="2026-01-23T10:02:39Z">
        <w:r>
          <w:rPr>
            <w:rFonts w:ascii="仿宋" w:hAnsi="仿宋" w:eastAsia="仿宋" w:cs="仿宋"/>
            <w:spacing w:val="-4"/>
            <w:sz w:val="28"/>
            <w:szCs w:val="28"/>
          </w:rPr>
          <w:t>3.社会工龄的认定由员工提供的具有法律效力的证明材料确定，包括社会保险参保记录、以前工作单位签订的具有法律效力的劳动合同或劳动合同解除证明等。</w:t>
        </w:r>
      </w:ins>
    </w:p>
    <w:p w14:paraId="054D2886">
      <w:pPr>
        <w:spacing w:before="182" w:line="411" w:lineRule="auto"/>
        <w:ind w:left="124" w:right="107" w:hanging="2"/>
        <w:rPr>
          <w:rFonts w:hint="default" w:ascii="仿宋" w:hAnsi="仿宋" w:eastAsia="仿宋" w:cs="仿宋"/>
          <w:spacing w:val="-4"/>
          <w:sz w:val="28"/>
          <w:szCs w:val="28"/>
          <w:lang w:val="en-US" w:eastAsia="zh-CN"/>
        </w:rPr>
      </w:pPr>
      <w:r>
        <w:rPr>
          <w:rFonts w:hint="eastAsia" w:ascii="仿宋" w:hAnsi="仿宋" w:eastAsia="仿宋" w:cs="仿宋"/>
          <w:spacing w:val="-4"/>
          <w:sz w:val="28"/>
          <w:szCs w:val="28"/>
          <w:lang w:val="en-US" w:eastAsia="zh-CN"/>
        </w:rPr>
        <w:t>///</w:t>
      </w:r>
    </w:p>
    <w:p w14:paraId="5109FC72">
      <w:pPr>
        <w:spacing w:before="177" w:line="220" w:lineRule="auto"/>
        <w:ind w:left="756"/>
        <w:rPr>
          <w:rFonts w:ascii="仿宋" w:hAnsi="仿宋" w:eastAsia="仿宋" w:cs="仿宋"/>
          <w:sz w:val="31"/>
          <w:szCs w:val="31"/>
        </w:rPr>
      </w:pPr>
      <w:r>
        <w:rPr>
          <w:rFonts w:ascii="仿宋" w:hAnsi="仿宋" w:eastAsia="仿宋" w:cs="仿宋"/>
          <w:spacing w:val="-2"/>
          <w:sz w:val="31"/>
          <w:szCs w:val="31"/>
        </w:rPr>
        <w:t>(三)实施年休假的基本原</w:t>
      </w:r>
      <w:r>
        <w:rPr>
          <w:rFonts w:ascii="仿宋" w:hAnsi="仿宋" w:eastAsia="仿宋" w:cs="仿宋"/>
          <w:spacing w:val="-1"/>
          <w:sz w:val="31"/>
          <w:szCs w:val="31"/>
        </w:rPr>
        <w:t>则</w:t>
      </w:r>
    </w:p>
    <w:p w14:paraId="0DE81B9E">
      <w:pPr>
        <w:spacing w:before="185" w:line="334" w:lineRule="auto"/>
        <w:ind w:left="124" w:right="183" w:firstLine="663"/>
        <w:rPr>
          <w:rFonts w:ascii="仿宋" w:hAnsi="仿宋" w:eastAsia="仿宋" w:cs="仿宋"/>
          <w:spacing w:val="8"/>
          <w:sz w:val="31"/>
          <w:szCs w:val="31"/>
        </w:rPr>
      </w:pPr>
      <w:r>
        <w:rPr>
          <w:rFonts w:ascii="仿宋" w:hAnsi="仿宋" w:eastAsia="仿宋" w:cs="仿宋"/>
          <w:spacing w:val="19"/>
          <w:sz w:val="31"/>
          <w:szCs w:val="31"/>
        </w:rPr>
        <w:t>员</w:t>
      </w:r>
      <w:r>
        <w:rPr>
          <w:rFonts w:ascii="仿宋" w:hAnsi="仿宋" w:eastAsia="仿宋" w:cs="仿宋"/>
          <w:spacing w:val="17"/>
          <w:sz w:val="31"/>
          <w:szCs w:val="31"/>
        </w:rPr>
        <w:t>工年休假采取公司统筹安排与员工个人申请相结合的</w:t>
      </w:r>
      <w:r>
        <w:rPr>
          <w:rFonts w:ascii="仿宋" w:hAnsi="仿宋" w:eastAsia="仿宋" w:cs="仿宋"/>
          <w:spacing w:val="10"/>
          <w:sz w:val="31"/>
          <w:szCs w:val="31"/>
        </w:rPr>
        <w:t>原则</w:t>
      </w:r>
      <w:r>
        <w:rPr>
          <w:rFonts w:ascii="仿宋" w:hAnsi="仿宋" w:eastAsia="仿宋" w:cs="仿宋"/>
          <w:spacing w:val="5"/>
          <w:sz w:val="31"/>
          <w:szCs w:val="31"/>
        </w:rPr>
        <w:t>；年休假应在当年度内休完，确因工作需要不能在年度内</w:t>
      </w:r>
      <w:r>
        <w:rPr>
          <w:rFonts w:ascii="仿宋" w:hAnsi="仿宋" w:eastAsia="仿宋" w:cs="仿宋"/>
          <w:spacing w:val="-10"/>
          <w:sz w:val="31"/>
          <w:szCs w:val="31"/>
        </w:rPr>
        <w:t>安</w:t>
      </w:r>
      <w:r>
        <w:rPr>
          <w:rFonts w:ascii="仿宋" w:hAnsi="仿宋" w:eastAsia="仿宋" w:cs="仿宋"/>
          <w:spacing w:val="-7"/>
          <w:sz w:val="31"/>
          <w:szCs w:val="31"/>
        </w:rPr>
        <w:t>排</w:t>
      </w:r>
      <w:r>
        <w:rPr>
          <w:rFonts w:ascii="仿宋" w:hAnsi="仿宋" w:eastAsia="仿宋" w:cs="仿宋"/>
          <w:spacing w:val="-5"/>
          <w:sz w:val="31"/>
          <w:szCs w:val="31"/>
        </w:rPr>
        <w:t>休假的，可延期至次年3月31日，当年年休假只可跨年</w:t>
      </w:r>
      <w:r>
        <w:rPr>
          <w:rFonts w:ascii="仿宋" w:hAnsi="仿宋" w:eastAsia="仿宋" w:cs="仿宋"/>
          <w:spacing w:val="10"/>
          <w:sz w:val="31"/>
          <w:szCs w:val="31"/>
        </w:rPr>
        <w:t>度结</w:t>
      </w:r>
      <w:r>
        <w:rPr>
          <w:rFonts w:ascii="仿宋" w:hAnsi="仿宋" w:eastAsia="仿宋" w:cs="仿宋"/>
          <w:spacing w:val="5"/>
          <w:sz w:val="31"/>
          <w:szCs w:val="31"/>
        </w:rPr>
        <w:t>转一次。公司安排员工休假而本人不休的，视为本人放弃</w:t>
      </w:r>
      <w:r>
        <w:rPr>
          <w:rFonts w:ascii="仿宋" w:hAnsi="仿宋" w:eastAsia="仿宋" w:cs="仿宋"/>
          <w:spacing w:val="13"/>
          <w:sz w:val="31"/>
          <w:szCs w:val="31"/>
        </w:rPr>
        <w:t>年</w:t>
      </w:r>
      <w:r>
        <w:rPr>
          <w:rFonts w:ascii="仿宋" w:hAnsi="仿宋" w:eastAsia="仿宋" w:cs="仿宋"/>
          <w:spacing w:val="8"/>
          <w:sz w:val="31"/>
          <w:szCs w:val="31"/>
        </w:rPr>
        <w:t>休假，年休假余额自动扣除。</w:t>
      </w:r>
    </w:p>
    <w:p w14:paraId="00877018">
      <w:pPr>
        <w:spacing w:line="240" w:lineRule="auto"/>
        <w:ind w:left="0" w:right="0" w:firstLine="0"/>
        <w:rPr>
          <w:rFonts w:hint="default" w:ascii="仿宋" w:hAnsi="仿宋" w:eastAsia="仿宋" w:cs="仿宋"/>
          <w:spacing w:val="8"/>
          <w:sz w:val="31"/>
          <w:szCs w:val="31"/>
          <w:lang w:val="en-US" w:eastAsia="zh-CN"/>
        </w:rPr>
      </w:pPr>
      <w:r>
        <w:rPr>
          <w:rFonts w:hint="eastAsia" w:ascii="仿宋" w:hAnsi="仿宋" w:eastAsia="仿宋" w:cs="仿宋"/>
          <w:spacing w:val="8"/>
          <w:sz w:val="31"/>
          <w:szCs w:val="31"/>
          <w:lang w:val="en-US" w:eastAsia="zh-CN"/>
        </w:rPr>
        <w:t>///</w:t>
      </w:r>
    </w:p>
    <w:p w14:paraId="1738B5A0">
      <w:pPr>
        <w:spacing w:before="185" w:line="334" w:lineRule="auto"/>
        <w:ind w:left="124" w:right="183" w:firstLine="663"/>
        <w:rPr>
          <w:rFonts w:ascii="仿宋" w:hAnsi="仿宋" w:eastAsia="仿宋" w:cs="仿宋"/>
          <w:spacing w:val="17"/>
          <w:sz w:val="31"/>
          <w:szCs w:val="31"/>
        </w:rPr>
      </w:pPr>
      <w:r>
        <w:rPr>
          <w:rFonts w:ascii="仿宋" w:hAnsi="仿宋" w:eastAsia="仿宋" w:cs="仿宋"/>
          <w:spacing w:val="17"/>
          <w:sz w:val="31"/>
          <w:szCs w:val="31"/>
        </w:rPr>
        <w:t>(四)有下列情形之一的员工，不享受当年的年休假：</w:t>
      </w:r>
    </w:p>
    <w:p w14:paraId="53EC976D">
      <w:pPr>
        <w:spacing w:before="185" w:line="334" w:lineRule="auto"/>
        <w:ind w:left="124" w:right="183" w:firstLine="663"/>
        <w:rPr>
          <w:ins w:id="365" w:author="咨询组" w:date="2026-01-23T10:26:35Z"/>
          <w:rFonts w:ascii="仿宋" w:hAnsi="仿宋" w:eastAsia="仿宋" w:cs="仿宋"/>
          <w:spacing w:val="17"/>
          <w:sz w:val="31"/>
          <w:szCs w:val="31"/>
        </w:rPr>
      </w:pPr>
      <w:ins w:id="366" w:author="咨询组" w:date="2026-01-23T10:26:35Z">
        <w:r>
          <w:rPr>
            <w:rFonts w:hint="eastAsia" w:ascii="仿宋" w:hAnsi="仿宋" w:eastAsia="仿宋" w:cs="仿宋"/>
            <w:spacing w:val="17"/>
            <w:sz w:val="31"/>
            <w:szCs w:val="31"/>
          </w:rPr>
          <w:t>员工请事假累计20天以上且单位按照规定不扣工资的；累计工作满1年不满10年的员工，请病假累计2个月以上的（</w:t>
        </w:r>
      </w:ins>
      <w:ins w:id="367" w:author="咨询组" w:date="2026-01-23T13:33:29Z">
        <w:r>
          <w:rPr>
            <w:rFonts w:hint="eastAsia" w:ascii="仿宋" w:hAnsi="仿宋" w:eastAsia="仿宋" w:cs="仿宋"/>
            <w:spacing w:val="17"/>
            <w:sz w:val="31"/>
            <w:szCs w:val="31"/>
            <w:lang w:val="en-US" w:eastAsia="zh-CN"/>
          </w:rPr>
          <w:t>不</w:t>
        </w:r>
      </w:ins>
      <w:ins w:id="368" w:author="咨询组" w:date="2026-01-23T10:26:35Z">
        <w:r>
          <w:rPr>
            <w:rFonts w:hint="eastAsia" w:ascii="仿宋" w:hAnsi="仿宋" w:eastAsia="仿宋" w:cs="仿宋"/>
            <w:spacing w:val="17"/>
            <w:sz w:val="31"/>
            <w:szCs w:val="31"/>
          </w:rPr>
          <w:t>包含2个月）；累计工作满10年不满20年的员工，请病假累计3个月以上的（</w:t>
        </w:r>
      </w:ins>
      <w:ins w:id="369" w:author="咨询组" w:date="2026-01-23T13:33:33Z">
        <w:r>
          <w:rPr>
            <w:rFonts w:hint="eastAsia" w:ascii="仿宋" w:hAnsi="仿宋" w:eastAsia="仿宋" w:cs="仿宋"/>
            <w:spacing w:val="17"/>
            <w:sz w:val="31"/>
            <w:szCs w:val="31"/>
            <w:lang w:val="en-US" w:eastAsia="zh-CN"/>
          </w:rPr>
          <w:t>不</w:t>
        </w:r>
      </w:ins>
      <w:ins w:id="370" w:author="咨询组" w:date="2026-01-23T10:26:35Z">
        <w:r>
          <w:rPr>
            <w:rFonts w:hint="eastAsia" w:ascii="仿宋" w:hAnsi="仿宋" w:eastAsia="仿宋" w:cs="仿宋"/>
            <w:spacing w:val="17"/>
            <w:sz w:val="31"/>
            <w:szCs w:val="31"/>
          </w:rPr>
          <w:t>包含3个月）；累计工作满20年以上的员工，请病假累计4个月以上的（</w:t>
        </w:r>
      </w:ins>
      <w:ins w:id="371" w:author="咨询组" w:date="2026-01-23T13:34:01Z">
        <w:r>
          <w:rPr>
            <w:rFonts w:hint="eastAsia" w:ascii="仿宋" w:hAnsi="仿宋" w:eastAsia="仿宋" w:cs="仿宋"/>
            <w:spacing w:val="17"/>
            <w:sz w:val="31"/>
            <w:szCs w:val="31"/>
            <w:lang w:val="en-US" w:eastAsia="zh-CN"/>
          </w:rPr>
          <w:t>不</w:t>
        </w:r>
      </w:ins>
      <w:ins w:id="372" w:author="咨询组" w:date="2026-01-23T10:26:35Z">
        <w:r>
          <w:rPr>
            <w:rFonts w:hint="eastAsia" w:ascii="仿宋" w:hAnsi="仿宋" w:eastAsia="仿宋" w:cs="仿宋"/>
            <w:spacing w:val="17"/>
            <w:sz w:val="31"/>
            <w:szCs w:val="31"/>
          </w:rPr>
          <w:t>包含4个月）。</w:t>
        </w:r>
      </w:ins>
    </w:p>
    <w:p w14:paraId="41DB2FF4">
      <w:pPr>
        <w:spacing w:before="185" w:line="334" w:lineRule="auto"/>
        <w:ind w:left="124" w:right="183" w:firstLine="663"/>
        <w:rPr>
          <w:del w:id="373" w:author="咨询组" w:date="2026-01-23T10:26:35Z"/>
          <w:rFonts w:ascii="仿宋" w:hAnsi="仿宋" w:eastAsia="仿宋" w:cs="仿宋"/>
          <w:spacing w:val="17"/>
          <w:sz w:val="31"/>
          <w:szCs w:val="31"/>
        </w:rPr>
      </w:pPr>
      <w:del w:id="374" w:author="咨询组" w:date="2026-01-23T10:26:35Z">
        <w:r>
          <w:rPr>
            <w:rFonts w:ascii="仿宋" w:hAnsi="仿宋" w:eastAsia="仿宋" w:cs="仿宋"/>
            <w:spacing w:val="17"/>
            <w:sz w:val="31"/>
            <w:szCs w:val="31"/>
          </w:rPr>
          <w:delText>1.员工请事假累计20天以上且单位按照规定不扣工资的；</w:delText>
        </w:r>
      </w:del>
    </w:p>
    <w:p w14:paraId="7CA79C63">
      <w:pPr>
        <w:spacing w:before="185" w:line="334" w:lineRule="auto"/>
        <w:ind w:left="124" w:right="183" w:firstLine="663"/>
        <w:rPr>
          <w:del w:id="375" w:author="咨询组" w:date="2026-01-23T10:26:35Z"/>
          <w:rFonts w:ascii="仿宋" w:hAnsi="仿宋" w:eastAsia="仿宋" w:cs="仿宋"/>
          <w:spacing w:val="17"/>
          <w:sz w:val="31"/>
          <w:szCs w:val="31"/>
        </w:rPr>
      </w:pPr>
      <w:del w:id="376" w:author="咨询组" w:date="2026-01-23T10:26:35Z">
        <w:r>
          <w:rPr>
            <w:rFonts w:ascii="仿宋" w:hAnsi="仿宋" w:eastAsia="仿宋" w:cs="仿宋"/>
            <w:spacing w:val="17"/>
            <w:sz w:val="31"/>
            <w:szCs w:val="31"/>
          </w:rPr>
          <w:delText>2.累计工作满1年不满10年的员工，请病假累计2个月以上的；</w:delText>
        </w:r>
      </w:del>
    </w:p>
    <w:p w14:paraId="2D475CA1">
      <w:pPr>
        <w:spacing w:before="185" w:line="334" w:lineRule="auto"/>
        <w:ind w:left="124" w:right="183" w:firstLine="663"/>
        <w:rPr>
          <w:del w:id="377" w:author="咨询组" w:date="2026-01-23T10:26:35Z"/>
          <w:rFonts w:ascii="仿宋" w:hAnsi="仿宋" w:eastAsia="仿宋" w:cs="仿宋"/>
          <w:spacing w:val="17"/>
          <w:sz w:val="31"/>
          <w:szCs w:val="31"/>
        </w:rPr>
      </w:pPr>
      <w:del w:id="378" w:author="咨询组" w:date="2026-01-23T10:26:35Z">
        <w:r>
          <w:rPr>
            <w:rFonts w:ascii="仿宋" w:hAnsi="仿宋" w:eastAsia="仿宋" w:cs="仿宋"/>
            <w:spacing w:val="17"/>
            <w:sz w:val="31"/>
            <w:szCs w:val="31"/>
          </w:rPr>
          <w:delText>3.累计工作满10年不满20年的员工，请病假累计3个月以上的；</w:delText>
        </w:r>
      </w:del>
    </w:p>
    <w:p w14:paraId="24C31850">
      <w:pPr>
        <w:spacing w:before="185" w:line="334" w:lineRule="auto"/>
        <w:ind w:left="124" w:right="183" w:firstLine="663"/>
        <w:rPr>
          <w:del w:id="379" w:author="咨询组" w:date="2026-01-23T10:26:35Z"/>
          <w:rFonts w:ascii="仿宋" w:hAnsi="仿宋" w:eastAsia="仿宋" w:cs="仿宋"/>
          <w:spacing w:val="17"/>
          <w:sz w:val="31"/>
          <w:szCs w:val="31"/>
        </w:rPr>
      </w:pPr>
      <w:del w:id="380" w:author="咨询组" w:date="2026-01-23T10:26:35Z">
        <w:r>
          <w:rPr>
            <w:rFonts w:ascii="仿宋" w:hAnsi="仿宋" w:eastAsia="仿宋" w:cs="仿宋"/>
            <w:spacing w:val="17"/>
            <w:sz w:val="31"/>
            <w:szCs w:val="31"/>
          </w:rPr>
          <w:delText>4.累计工作满20年以上的员工，请病假累计4个月以上的；</w:delText>
        </w:r>
      </w:del>
    </w:p>
    <w:p w14:paraId="0674095C">
      <w:pPr>
        <w:spacing w:before="185" w:line="334" w:lineRule="auto"/>
        <w:ind w:left="124" w:right="183" w:firstLine="663"/>
        <w:rPr>
          <w:rFonts w:ascii="仿宋" w:hAnsi="仿宋" w:eastAsia="仿宋" w:cs="仿宋"/>
          <w:spacing w:val="17"/>
          <w:sz w:val="31"/>
          <w:szCs w:val="31"/>
        </w:rPr>
      </w:pPr>
      <w:r>
        <w:rPr>
          <w:rFonts w:ascii="仿宋" w:hAnsi="仿宋" w:eastAsia="仿宋" w:cs="仿宋"/>
          <w:spacing w:val="17"/>
          <w:sz w:val="31"/>
          <w:szCs w:val="31"/>
        </w:rPr>
        <w:t>若员工在上述情形之前，已休完当年的年休假，年度内又出现上述规定情形之一的，不享受下一年度的年休假。</w:t>
      </w:r>
    </w:p>
    <w:p w14:paraId="0212DFA6">
      <w:pPr>
        <w:spacing w:line="240" w:lineRule="auto"/>
        <w:ind w:left="0" w:right="0" w:firstLine="0"/>
        <w:rPr>
          <w:rFonts w:hint="default" w:ascii="仿宋" w:hAnsi="仿宋" w:eastAsia="仿宋" w:cs="仿宋"/>
          <w:spacing w:val="17"/>
          <w:sz w:val="31"/>
          <w:szCs w:val="31"/>
          <w:lang w:val="en-US" w:eastAsia="zh-CN"/>
        </w:rPr>
      </w:pPr>
      <w:r>
        <w:rPr>
          <w:rFonts w:hint="eastAsia" w:ascii="仿宋" w:hAnsi="仿宋" w:eastAsia="仿宋" w:cs="仿宋"/>
          <w:spacing w:val="17"/>
          <w:sz w:val="31"/>
          <w:szCs w:val="31"/>
          <w:lang w:val="en-US" w:eastAsia="zh-CN"/>
        </w:rPr>
        <w:t>///</w:t>
      </w:r>
    </w:p>
    <w:p w14:paraId="4CE4497D">
      <w:pPr>
        <w:numPr>
          <w:ilvl w:val="0"/>
          <w:numId w:val="0"/>
        </w:numPr>
        <w:spacing w:before="101" w:line="333" w:lineRule="auto"/>
        <w:ind w:left="5" w:leftChars="0" w:firstLine="637" w:firstLineChars="0"/>
        <w:rPr>
          <w:rFonts w:ascii="仿宋" w:hAnsi="仿宋" w:eastAsia="仿宋" w:cs="仿宋"/>
          <w:spacing w:val="9"/>
          <w:sz w:val="31"/>
          <w:szCs w:val="31"/>
        </w:rPr>
      </w:pPr>
      <w:r>
        <w:rPr>
          <w:rFonts w:hint="eastAsia" w:ascii="仿宋" w:hAnsi="仿宋" w:eastAsia="仿宋" w:cs="仿宋"/>
          <w:snapToGrid w:val="0"/>
          <w:color w:val="000000"/>
          <w:spacing w:val="9"/>
          <w:kern w:val="0"/>
          <w:sz w:val="31"/>
          <w:szCs w:val="31"/>
        </w:rPr>
        <w:t>(五)</w:t>
      </w:r>
      <w:r>
        <w:rPr>
          <w:rFonts w:ascii="仿宋" w:hAnsi="仿宋" w:eastAsia="仿宋" w:cs="仿宋"/>
          <w:spacing w:val="1"/>
          <w:sz w:val="31"/>
          <w:szCs w:val="31"/>
        </w:rPr>
        <w:t>华润啤酒内或</w:t>
      </w:r>
      <w:r>
        <w:rPr>
          <w:rFonts w:ascii="仿宋" w:hAnsi="仿宋" w:eastAsia="仿宋" w:cs="仿宋"/>
          <w:sz w:val="31"/>
          <w:szCs w:val="31"/>
        </w:rPr>
        <w:t>跨业务单元调动人员，同一年度内，</w:t>
      </w:r>
      <w:r>
        <w:rPr>
          <w:rFonts w:ascii="仿宋" w:hAnsi="仿宋" w:eastAsia="仿宋" w:cs="仿宋"/>
          <w:spacing w:val="10"/>
          <w:sz w:val="31"/>
          <w:szCs w:val="31"/>
        </w:rPr>
        <w:t>如在调</w:t>
      </w:r>
      <w:r>
        <w:rPr>
          <w:rFonts w:ascii="仿宋" w:hAnsi="仿宋" w:eastAsia="仿宋" w:cs="仿宋"/>
          <w:spacing w:val="6"/>
          <w:sz w:val="31"/>
          <w:szCs w:val="31"/>
        </w:rPr>
        <w:t>出</w:t>
      </w:r>
      <w:r>
        <w:rPr>
          <w:rFonts w:ascii="仿宋" w:hAnsi="仿宋" w:eastAsia="仿宋" w:cs="仿宋"/>
          <w:spacing w:val="5"/>
          <w:sz w:val="31"/>
          <w:szCs w:val="31"/>
        </w:rPr>
        <w:t>公司已休完当年年休假，则在调入公司不再享受年休</w:t>
      </w:r>
      <w:r>
        <w:rPr>
          <w:rFonts w:ascii="仿宋" w:hAnsi="仿宋" w:eastAsia="仿宋" w:cs="仿宋"/>
          <w:spacing w:val="10"/>
          <w:sz w:val="31"/>
          <w:szCs w:val="31"/>
        </w:rPr>
        <w:t>假；未</w:t>
      </w:r>
      <w:r>
        <w:rPr>
          <w:rFonts w:ascii="仿宋" w:hAnsi="仿宋" w:eastAsia="仿宋" w:cs="仿宋"/>
          <w:spacing w:val="6"/>
          <w:sz w:val="31"/>
          <w:szCs w:val="31"/>
        </w:rPr>
        <w:t>休</w:t>
      </w:r>
      <w:r>
        <w:rPr>
          <w:rFonts w:ascii="仿宋" w:hAnsi="仿宋" w:eastAsia="仿宋" w:cs="仿宋"/>
          <w:spacing w:val="5"/>
          <w:sz w:val="31"/>
          <w:szCs w:val="31"/>
        </w:rPr>
        <w:t>部分可在调入公司休满。员工调动时，调入和调出公</w:t>
      </w:r>
      <w:r>
        <w:rPr>
          <w:rFonts w:ascii="仿宋" w:hAnsi="仿宋" w:eastAsia="仿宋" w:cs="仿宋"/>
          <w:spacing w:val="9"/>
          <w:sz w:val="31"/>
          <w:szCs w:val="31"/>
        </w:rPr>
        <w:t>司的人力资源部应做好年休假交接。</w:t>
      </w:r>
    </w:p>
    <w:p w14:paraId="2081A6E2">
      <w:pPr>
        <w:numPr>
          <w:ilvl w:val="0"/>
          <w:numId w:val="0"/>
        </w:numPr>
        <w:spacing w:line="240" w:lineRule="auto"/>
        <w:ind w:left="0" w:leftChars="0" w:firstLine="0" w:firstLineChars="0"/>
        <w:rPr>
          <w:rFonts w:ascii="仿宋" w:hAnsi="仿宋" w:eastAsia="仿宋" w:cs="仿宋"/>
          <w:spacing w:val="9"/>
          <w:sz w:val="31"/>
          <w:szCs w:val="31"/>
        </w:rPr>
      </w:pPr>
      <w:r>
        <w:rPr>
          <w:rFonts w:hint="eastAsia" w:ascii="仿宋" w:hAnsi="仿宋" w:eastAsia="仿宋" w:cs="仿宋"/>
          <w:spacing w:val="9"/>
          <w:sz w:val="31"/>
          <w:szCs w:val="31"/>
          <w:lang w:val="en-US" w:eastAsia="zh-CN"/>
        </w:rPr>
        <w:t>///</w:t>
      </w:r>
    </w:p>
    <w:p w14:paraId="304304F8">
      <w:pPr>
        <w:spacing w:line="223" w:lineRule="auto"/>
        <w:ind w:left="651"/>
        <w:rPr>
          <w:rFonts w:ascii="仿宋" w:hAnsi="仿宋" w:eastAsia="仿宋" w:cs="仿宋"/>
          <w:sz w:val="31"/>
          <w:szCs w:val="31"/>
        </w:rPr>
      </w:pPr>
      <w:r>
        <w:rPr>
          <w:rFonts w:ascii="黑体" w:hAnsi="黑体" w:eastAsia="黑体" w:cs="黑体"/>
          <w:spacing w:val="13"/>
          <w:sz w:val="31"/>
          <w:szCs w:val="31"/>
        </w:rPr>
        <w:t>第</w:t>
      </w:r>
      <w:r>
        <w:rPr>
          <w:rFonts w:ascii="黑体" w:hAnsi="黑体" w:eastAsia="黑体" w:cs="黑体"/>
          <w:spacing w:val="8"/>
          <w:sz w:val="31"/>
          <w:szCs w:val="31"/>
        </w:rPr>
        <w:t>十六条</w:t>
      </w:r>
      <w:r>
        <w:rPr>
          <w:rFonts w:ascii="仿宋" w:hAnsi="仿宋" w:eastAsia="仿宋" w:cs="仿宋"/>
          <w:spacing w:val="8"/>
          <w:sz w:val="31"/>
          <w:szCs w:val="31"/>
        </w:rPr>
        <w:t>工伤停工留薪期</w:t>
      </w:r>
    </w:p>
    <w:p w14:paraId="3D0DBEDE">
      <w:pPr>
        <w:spacing w:before="184" w:line="334" w:lineRule="auto"/>
        <w:ind w:left="20" w:right="36" w:firstLine="622"/>
        <w:rPr>
          <w:rFonts w:ascii="仿宋" w:hAnsi="仿宋" w:eastAsia="仿宋" w:cs="仿宋"/>
          <w:sz w:val="31"/>
          <w:szCs w:val="31"/>
        </w:rPr>
      </w:pPr>
      <w:r>
        <w:rPr>
          <w:rFonts w:ascii="仿宋" w:hAnsi="仿宋" w:eastAsia="仿宋" w:cs="仿宋"/>
          <w:spacing w:val="20"/>
          <w:sz w:val="31"/>
          <w:szCs w:val="31"/>
        </w:rPr>
        <w:t>(</w:t>
      </w:r>
      <w:r>
        <w:rPr>
          <w:rFonts w:ascii="仿宋" w:hAnsi="仿宋" w:eastAsia="仿宋" w:cs="仿宋"/>
          <w:spacing w:val="10"/>
          <w:sz w:val="31"/>
          <w:szCs w:val="31"/>
        </w:rPr>
        <w:t>一)员工因工作遭受事故伤害或者患职业病需要暂停工</w:t>
      </w:r>
      <w:r>
        <w:rPr>
          <w:rFonts w:ascii="仿宋" w:hAnsi="仿宋" w:eastAsia="仿宋" w:cs="仿宋"/>
          <w:spacing w:val="8"/>
          <w:sz w:val="31"/>
          <w:szCs w:val="31"/>
        </w:rPr>
        <w:t>作接受医疗的，可享有停工留薪期。</w:t>
      </w:r>
    </w:p>
    <w:p w14:paraId="4078E6DA">
      <w:pPr>
        <w:spacing w:before="2" w:line="333" w:lineRule="auto"/>
        <w:ind w:left="20" w:right="33" w:firstLine="622"/>
        <w:rPr>
          <w:rFonts w:ascii="仿宋" w:hAnsi="仿宋" w:eastAsia="仿宋" w:cs="仿宋"/>
          <w:sz w:val="31"/>
          <w:szCs w:val="31"/>
        </w:rPr>
      </w:pPr>
      <w:r>
        <w:rPr>
          <w:rFonts w:ascii="仿宋" w:hAnsi="仿宋" w:eastAsia="仿宋" w:cs="仿宋"/>
          <w:spacing w:val="-1"/>
          <w:sz w:val="31"/>
          <w:szCs w:val="31"/>
        </w:rPr>
        <w:t>(二)停工留薪期一般不超过12个</w:t>
      </w:r>
      <w:r>
        <w:rPr>
          <w:rFonts w:ascii="仿宋" w:hAnsi="仿宋" w:eastAsia="仿宋" w:cs="仿宋"/>
          <w:sz w:val="31"/>
          <w:szCs w:val="31"/>
        </w:rPr>
        <w:t>月，伤情严重或者情</w:t>
      </w:r>
      <w:r>
        <w:rPr>
          <w:rFonts w:ascii="仿宋" w:hAnsi="仿宋" w:eastAsia="仿宋" w:cs="仿宋"/>
          <w:spacing w:val="6"/>
          <w:sz w:val="31"/>
          <w:szCs w:val="31"/>
        </w:rPr>
        <w:t>况</w:t>
      </w:r>
      <w:r>
        <w:rPr>
          <w:rFonts w:ascii="仿宋" w:hAnsi="仿宋" w:eastAsia="仿宋" w:cs="仿宋"/>
          <w:spacing w:val="5"/>
          <w:sz w:val="31"/>
          <w:szCs w:val="31"/>
        </w:rPr>
        <w:t>特殊的，经设区的市级劳动能力鉴定委员会确认，可以适当</w:t>
      </w:r>
      <w:r>
        <w:rPr>
          <w:rFonts w:ascii="仿宋" w:hAnsi="仿宋" w:eastAsia="仿宋" w:cs="仿宋"/>
          <w:spacing w:val="-2"/>
          <w:sz w:val="31"/>
          <w:szCs w:val="31"/>
        </w:rPr>
        <w:t>延长，但延长期不得超过12个月</w:t>
      </w:r>
      <w:r>
        <w:rPr>
          <w:rFonts w:ascii="仿宋" w:hAnsi="仿宋" w:eastAsia="仿宋" w:cs="仿宋"/>
          <w:sz w:val="31"/>
          <w:szCs w:val="31"/>
        </w:rPr>
        <w:t>。</w:t>
      </w:r>
    </w:p>
    <w:p w14:paraId="5992F799">
      <w:pPr>
        <w:spacing w:before="2" w:line="333" w:lineRule="auto"/>
        <w:ind w:left="16" w:right="33" w:firstLine="626"/>
        <w:rPr>
          <w:rFonts w:ascii="仿宋" w:hAnsi="仿宋" w:eastAsia="仿宋" w:cs="仿宋"/>
          <w:sz w:val="31"/>
          <w:szCs w:val="31"/>
        </w:rPr>
      </w:pPr>
      <w:r>
        <w:rPr>
          <w:rFonts w:ascii="仿宋" w:hAnsi="仿宋" w:eastAsia="仿宋" w:cs="仿宋"/>
          <w:spacing w:val="-1"/>
          <w:sz w:val="31"/>
          <w:szCs w:val="31"/>
        </w:rPr>
        <w:t>(三)员工经治疗伤情相对稳定后存在残疾、影</w:t>
      </w:r>
      <w:r>
        <w:rPr>
          <w:rFonts w:ascii="仿宋" w:hAnsi="仿宋" w:eastAsia="仿宋" w:cs="仿宋"/>
          <w:sz w:val="31"/>
          <w:szCs w:val="31"/>
        </w:rPr>
        <w:t>响劳动能</w:t>
      </w:r>
      <w:r>
        <w:rPr>
          <w:rFonts w:ascii="仿宋" w:hAnsi="仿宋" w:eastAsia="仿宋" w:cs="仿宋"/>
          <w:spacing w:val="10"/>
          <w:sz w:val="31"/>
          <w:szCs w:val="31"/>
        </w:rPr>
        <w:t>力</w:t>
      </w:r>
      <w:r>
        <w:rPr>
          <w:rFonts w:ascii="仿宋" w:hAnsi="仿宋" w:eastAsia="仿宋" w:cs="仿宋"/>
          <w:spacing w:val="5"/>
          <w:sz w:val="31"/>
          <w:szCs w:val="31"/>
        </w:rPr>
        <w:t>的，应当进行劳动能力鉴定。公司通知员工进行劳动能力鉴</w:t>
      </w:r>
      <w:r>
        <w:rPr>
          <w:rFonts w:ascii="仿宋" w:hAnsi="仿宋" w:eastAsia="仿宋" w:cs="仿宋"/>
          <w:spacing w:val="12"/>
          <w:sz w:val="31"/>
          <w:szCs w:val="31"/>
        </w:rPr>
        <w:t>定</w:t>
      </w:r>
      <w:r>
        <w:rPr>
          <w:rFonts w:ascii="仿宋" w:hAnsi="仿宋" w:eastAsia="仿宋" w:cs="仿宋"/>
          <w:spacing w:val="7"/>
          <w:sz w:val="31"/>
          <w:szCs w:val="31"/>
        </w:rPr>
        <w:t>的，员工应积极配合。</w:t>
      </w:r>
    </w:p>
    <w:p w14:paraId="6907A83F">
      <w:pPr>
        <w:spacing w:before="2" w:line="333" w:lineRule="auto"/>
        <w:ind w:left="15" w:right="33" w:firstLine="627"/>
        <w:rPr>
          <w:rFonts w:ascii="仿宋" w:hAnsi="仿宋" w:eastAsia="仿宋" w:cs="仿宋"/>
          <w:sz w:val="31"/>
          <w:szCs w:val="31"/>
        </w:rPr>
      </w:pPr>
      <w:r>
        <w:rPr>
          <w:rFonts w:ascii="仿宋" w:hAnsi="仿宋" w:eastAsia="仿宋" w:cs="仿宋"/>
          <w:spacing w:val="6"/>
          <w:sz w:val="31"/>
          <w:szCs w:val="31"/>
        </w:rPr>
        <w:t>(</w:t>
      </w:r>
      <w:r>
        <w:rPr>
          <w:rFonts w:ascii="仿宋" w:hAnsi="仿宋" w:eastAsia="仿宋" w:cs="仿宋"/>
          <w:spacing w:val="5"/>
          <w:sz w:val="31"/>
          <w:szCs w:val="31"/>
        </w:rPr>
        <w:t>四)员工受伤后应第一时间告知直接上级及</w:t>
      </w:r>
      <w:r>
        <w:rPr>
          <w:rFonts w:ascii="仿宋" w:hAnsi="仿宋" w:eastAsia="仿宋" w:cs="仿宋"/>
          <w:sz w:val="31"/>
          <w:szCs w:val="31"/>
        </w:rPr>
        <w:t>HRBP</w:t>
      </w:r>
      <w:r>
        <w:rPr>
          <w:rFonts w:ascii="仿宋" w:hAnsi="仿宋" w:eastAsia="仿宋" w:cs="仿宋"/>
          <w:spacing w:val="5"/>
          <w:sz w:val="31"/>
          <w:szCs w:val="31"/>
        </w:rPr>
        <w:t>，并</w:t>
      </w:r>
      <w:r>
        <w:rPr>
          <w:rFonts w:ascii="仿宋" w:hAnsi="仿宋" w:eastAsia="仿宋" w:cs="仿宋"/>
          <w:spacing w:val="-1"/>
          <w:sz w:val="31"/>
          <w:szCs w:val="31"/>
        </w:rPr>
        <w:t>积极配合公司在受伤后30</w:t>
      </w:r>
      <w:r>
        <w:rPr>
          <w:rFonts w:ascii="仿宋" w:hAnsi="仿宋" w:eastAsia="仿宋" w:cs="仿宋"/>
          <w:sz w:val="31"/>
          <w:szCs w:val="31"/>
        </w:rPr>
        <w:t>日内提交工伤认定所需材料，当地</w:t>
      </w:r>
      <w:r>
        <w:rPr>
          <w:rFonts w:ascii="仿宋" w:hAnsi="仿宋" w:eastAsia="仿宋" w:cs="仿宋"/>
          <w:spacing w:val="14"/>
          <w:sz w:val="31"/>
          <w:szCs w:val="31"/>
        </w:rPr>
        <w:t>有</w:t>
      </w:r>
      <w:r>
        <w:rPr>
          <w:rFonts w:ascii="仿宋" w:hAnsi="仿宋" w:eastAsia="仿宋" w:cs="仿宋"/>
          <w:spacing w:val="9"/>
          <w:sz w:val="31"/>
          <w:szCs w:val="31"/>
        </w:rPr>
        <w:t>特</w:t>
      </w:r>
      <w:r>
        <w:rPr>
          <w:rFonts w:ascii="仿宋" w:hAnsi="仿宋" w:eastAsia="仿宋" w:cs="仿宋"/>
          <w:spacing w:val="7"/>
          <w:sz w:val="31"/>
          <w:szCs w:val="31"/>
        </w:rPr>
        <w:t>殊规定的，从其规定。</w:t>
      </w:r>
    </w:p>
    <w:p w14:paraId="73081916">
      <w:pPr>
        <w:spacing w:before="2" w:line="333" w:lineRule="auto"/>
        <w:ind w:left="10" w:right="33" w:firstLine="633"/>
        <w:rPr>
          <w:rFonts w:ascii="仿宋" w:hAnsi="仿宋" w:eastAsia="仿宋" w:cs="仿宋"/>
          <w:spacing w:val="7"/>
          <w:sz w:val="31"/>
          <w:szCs w:val="31"/>
        </w:rPr>
      </w:pPr>
      <w:r>
        <w:rPr>
          <w:rFonts w:ascii="仿宋" w:hAnsi="仿宋" w:eastAsia="仿宋" w:cs="仿宋"/>
          <w:spacing w:val="-1"/>
          <w:sz w:val="31"/>
          <w:szCs w:val="31"/>
        </w:rPr>
        <w:t>(五)员工发生工伤后，应由</w:t>
      </w:r>
      <w:r>
        <w:rPr>
          <w:rFonts w:ascii="仿宋" w:hAnsi="仿宋" w:eastAsia="仿宋" w:cs="仿宋"/>
          <w:sz w:val="31"/>
          <w:szCs w:val="31"/>
        </w:rPr>
        <w:t>HRBP</w:t>
      </w:r>
      <w:r>
        <w:rPr>
          <w:rFonts w:ascii="仿宋" w:hAnsi="仿宋" w:eastAsia="仿宋" w:cs="仿宋"/>
          <w:spacing w:val="-1"/>
          <w:sz w:val="31"/>
          <w:szCs w:val="31"/>
        </w:rPr>
        <w:t>/考勤员</w:t>
      </w:r>
      <w:r>
        <w:rPr>
          <w:rFonts w:ascii="仿宋" w:hAnsi="仿宋" w:eastAsia="仿宋" w:cs="仿宋"/>
          <w:sz w:val="31"/>
          <w:szCs w:val="31"/>
        </w:rPr>
        <w:t>在休假系统中</w:t>
      </w:r>
      <w:r>
        <w:rPr>
          <w:rFonts w:ascii="仿宋" w:hAnsi="仿宋" w:eastAsia="仿宋" w:cs="仿宋"/>
          <w:spacing w:val="10"/>
          <w:sz w:val="31"/>
          <w:szCs w:val="31"/>
        </w:rPr>
        <w:t>提</w:t>
      </w:r>
      <w:r>
        <w:rPr>
          <w:rFonts w:ascii="仿宋" w:hAnsi="仿宋" w:eastAsia="仿宋" w:cs="仿宋"/>
          <w:spacing w:val="9"/>
          <w:sz w:val="31"/>
          <w:szCs w:val="31"/>
        </w:rPr>
        <w:t>交</w:t>
      </w:r>
      <w:r>
        <w:rPr>
          <w:rFonts w:ascii="仿宋" w:hAnsi="仿宋" w:eastAsia="仿宋" w:cs="仿宋"/>
          <w:spacing w:val="5"/>
          <w:sz w:val="31"/>
          <w:szCs w:val="31"/>
        </w:rPr>
        <w:t>工伤认定前假，如经当地劳动部门认定属于工伤的，应将</w:t>
      </w:r>
      <w:r>
        <w:rPr>
          <w:rFonts w:ascii="仿宋" w:hAnsi="仿宋" w:eastAsia="仿宋" w:cs="仿宋"/>
          <w:spacing w:val="10"/>
          <w:sz w:val="31"/>
          <w:szCs w:val="31"/>
        </w:rPr>
        <w:t>工</w:t>
      </w:r>
      <w:r>
        <w:rPr>
          <w:rFonts w:ascii="仿宋" w:hAnsi="仿宋" w:eastAsia="仿宋" w:cs="仿宋"/>
          <w:spacing w:val="9"/>
          <w:sz w:val="31"/>
          <w:szCs w:val="31"/>
        </w:rPr>
        <w:t>伤</w:t>
      </w:r>
      <w:r>
        <w:rPr>
          <w:rFonts w:ascii="仿宋" w:hAnsi="仿宋" w:eastAsia="仿宋" w:cs="仿宋"/>
          <w:spacing w:val="5"/>
          <w:sz w:val="31"/>
          <w:szCs w:val="31"/>
        </w:rPr>
        <w:t>认定前假改为工伤停工医疗期；未被认定为工伤的，应将</w:t>
      </w:r>
      <w:r>
        <w:rPr>
          <w:rFonts w:ascii="仿宋" w:hAnsi="仿宋" w:eastAsia="仿宋" w:cs="仿宋"/>
          <w:spacing w:val="9"/>
          <w:sz w:val="31"/>
          <w:szCs w:val="31"/>
        </w:rPr>
        <w:t>工伤认定前假改为年休假、调休假或病事假</w:t>
      </w:r>
      <w:r>
        <w:rPr>
          <w:rFonts w:ascii="仿宋" w:hAnsi="仿宋" w:eastAsia="仿宋" w:cs="仿宋"/>
          <w:spacing w:val="7"/>
          <w:sz w:val="31"/>
          <w:szCs w:val="31"/>
        </w:rPr>
        <w:t>。</w:t>
      </w:r>
    </w:p>
    <w:p w14:paraId="4257AC17">
      <w:pPr>
        <w:spacing w:line="240" w:lineRule="auto"/>
        <w:ind w:left="0" w:right="0" w:firstLine="0"/>
        <w:rPr>
          <w:rFonts w:hint="default" w:ascii="仿宋" w:hAnsi="仿宋" w:eastAsia="仿宋" w:cs="仿宋"/>
          <w:spacing w:val="7"/>
          <w:sz w:val="31"/>
          <w:szCs w:val="31"/>
          <w:lang w:val="en-US" w:eastAsia="zh-CN"/>
        </w:rPr>
      </w:pPr>
      <w:r>
        <w:rPr>
          <w:rFonts w:hint="eastAsia" w:ascii="仿宋" w:hAnsi="仿宋" w:eastAsia="仿宋" w:cs="仿宋"/>
          <w:spacing w:val="7"/>
          <w:sz w:val="31"/>
          <w:szCs w:val="31"/>
          <w:lang w:val="en-US" w:eastAsia="zh-CN"/>
        </w:rPr>
        <w:t>///</w:t>
      </w:r>
    </w:p>
    <w:p w14:paraId="4B856312">
      <w:pPr>
        <w:spacing w:line="224" w:lineRule="auto"/>
        <w:ind w:left="651"/>
        <w:rPr>
          <w:rFonts w:ascii="仿宋" w:hAnsi="仿宋" w:eastAsia="仿宋" w:cs="仿宋"/>
          <w:sz w:val="31"/>
          <w:szCs w:val="31"/>
        </w:rPr>
      </w:pPr>
      <w:r>
        <w:rPr>
          <w:rFonts w:ascii="黑体" w:hAnsi="黑体" w:eastAsia="黑体" w:cs="黑体"/>
          <w:spacing w:val="8"/>
          <w:sz w:val="31"/>
          <w:szCs w:val="31"/>
        </w:rPr>
        <w:t>第</w:t>
      </w:r>
      <w:r>
        <w:rPr>
          <w:rFonts w:ascii="黑体" w:hAnsi="黑体" w:eastAsia="黑体" w:cs="黑体"/>
          <w:spacing w:val="7"/>
          <w:sz w:val="31"/>
          <w:szCs w:val="31"/>
        </w:rPr>
        <w:t>十七条</w:t>
      </w:r>
      <w:r>
        <w:rPr>
          <w:rFonts w:ascii="仿宋" w:hAnsi="仿宋" w:eastAsia="仿宋" w:cs="仿宋"/>
          <w:spacing w:val="7"/>
          <w:sz w:val="31"/>
          <w:szCs w:val="31"/>
        </w:rPr>
        <w:t>病假</w:t>
      </w:r>
    </w:p>
    <w:p w14:paraId="27D64262">
      <w:pPr>
        <w:numPr>
          <w:ilvl w:val="0"/>
          <w:numId w:val="0"/>
        </w:numPr>
        <w:spacing w:before="186" w:line="333" w:lineRule="auto"/>
        <w:ind w:left="30" w:leftChars="0" w:right="36" w:rightChars="0" w:firstLine="612" w:firstLineChars="0"/>
        <w:rPr>
          <w:rFonts w:ascii="仿宋" w:hAnsi="仿宋" w:eastAsia="仿宋" w:cs="仿宋"/>
          <w:spacing w:val="3"/>
          <w:sz w:val="31"/>
          <w:szCs w:val="31"/>
        </w:rPr>
      </w:pPr>
      <w:r>
        <w:rPr>
          <w:rFonts w:hint="eastAsia" w:ascii="仿宋" w:hAnsi="仿宋" w:eastAsia="仿宋" w:cs="仿宋"/>
          <w:snapToGrid w:val="0"/>
          <w:color w:val="000000"/>
          <w:spacing w:val="3"/>
          <w:kern w:val="0"/>
          <w:sz w:val="31"/>
          <w:szCs w:val="31"/>
        </w:rPr>
        <w:t>(一)</w:t>
      </w:r>
      <w:r>
        <w:rPr>
          <w:rFonts w:ascii="仿宋" w:hAnsi="仿宋" w:eastAsia="仿宋" w:cs="仿宋"/>
          <w:spacing w:val="10"/>
          <w:sz w:val="31"/>
          <w:szCs w:val="31"/>
        </w:rPr>
        <w:t>病假是指公司员工因患病或非因工负伤停止工作</w:t>
      </w:r>
      <w:r>
        <w:rPr>
          <w:rFonts w:ascii="仿宋" w:hAnsi="仿宋" w:eastAsia="仿宋" w:cs="仿宋"/>
          <w:spacing w:val="5"/>
          <w:sz w:val="31"/>
          <w:szCs w:val="31"/>
        </w:rPr>
        <w:t>治病休息的假期</w:t>
      </w:r>
      <w:r>
        <w:rPr>
          <w:rFonts w:ascii="仿宋" w:hAnsi="仿宋" w:eastAsia="仿宋" w:cs="仿宋"/>
          <w:spacing w:val="3"/>
          <w:sz w:val="31"/>
          <w:szCs w:val="31"/>
        </w:rPr>
        <w:t>。</w:t>
      </w:r>
    </w:p>
    <w:p w14:paraId="6F62BB28">
      <w:pPr>
        <w:numPr>
          <w:numId w:val="0"/>
        </w:numPr>
        <w:spacing w:line="240" w:lineRule="auto"/>
        <w:ind w:leftChars="0" w:right="0" w:rightChars="0"/>
        <w:rPr>
          <w:rFonts w:ascii="仿宋" w:hAnsi="仿宋" w:eastAsia="仿宋" w:cs="仿宋"/>
          <w:spacing w:val="3"/>
          <w:sz w:val="31"/>
          <w:szCs w:val="31"/>
        </w:rPr>
      </w:pPr>
      <w:r>
        <w:rPr>
          <w:rFonts w:hint="eastAsia" w:ascii="仿宋" w:hAnsi="仿宋" w:eastAsia="仿宋" w:cs="仿宋"/>
          <w:spacing w:val="3"/>
          <w:sz w:val="31"/>
          <w:szCs w:val="31"/>
          <w:lang w:val="en-US" w:eastAsia="zh-CN"/>
        </w:rPr>
        <w:t>///</w:t>
      </w:r>
    </w:p>
    <w:p w14:paraId="0FB3415C">
      <w:pPr>
        <w:numPr>
          <w:ilvl w:val="0"/>
          <w:numId w:val="0"/>
        </w:numPr>
        <w:spacing w:before="2" w:line="333" w:lineRule="auto"/>
        <w:ind w:left="30" w:leftChars="0" w:right="113" w:rightChars="0" w:firstLine="612" w:firstLineChars="0"/>
        <w:rPr>
          <w:rFonts w:ascii="仿宋" w:hAnsi="仿宋" w:eastAsia="仿宋" w:cs="仿宋"/>
          <w:spacing w:val="20"/>
          <w:sz w:val="31"/>
          <w:szCs w:val="31"/>
        </w:rPr>
      </w:pPr>
      <w:r>
        <w:rPr>
          <w:rFonts w:hint="eastAsia" w:ascii="仿宋" w:hAnsi="仿宋" w:eastAsia="仿宋" w:cs="仿宋"/>
          <w:snapToGrid w:val="0"/>
          <w:color w:val="000000"/>
          <w:spacing w:val="20"/>
          <w:kern w:val="0"/>
          <w:sz w:val="31"/>
          <w:szCs w:val="31"/>
        </w:rPr>
        <w:t>(二)</w:t>
      </w:r>
      <w:r>
        <w:rPr>
          <w:rFonts w:ascii="仿宋" w:hAnsi="仿宋" w:eastAsia="仿宋" w:cs="仿宋"/>
          <w:spacing w:val="20"/>
          <w:sz w:val="31"/>
          <w:szCs w:val="31"/>
        </w:rPr>
        <w:t>员工请病假须提供一级及以上医疗机构出具的医疗诊断证明(包括但不限于病假条、病历、检查结果及挂号单等)，病假条需明确建议请假天数。公司有权对员工提交的文件进行复核，同时可要求员工前往公司指定医院复查。公司通知复查但员工不予配合的，视为不服从管理，属于严重违反公司规章制度的行为，其所提供的病假证明不予认可。</w:t>
      </w:r>
    </w:p>
    <w:p w14:paraId="6316BE6E">
      <w:pPr>
        <w:numPr>
          <w:ilvl w:val="0"/>
          <w:numId w:val="0"/>
        </w:numPr>
        <w:spacing w:before="2" w:line="333" w:lineRule="auto"/>
        <w:ind w:right="113" w:rightChars="0"/>
        <w:rPr>
          <w:rFonts w:ascii="仿宋" w:hAnsi="仿宋" w:eastAsia="仿宋" w:cs="仿宋"/>
          <w:spacing w:val="20"/>
          <w:sz w:val="31"/>
          <w:szCs w:val="31"/>
        </w:rPr>
      </w:pPr>
      <w:r>
        <w:rPr>
          <w:rFonts w:hint="eastAsia" w:ascii="仿宋" w:hAnsi="仿宋" w:eastAsia="仿宋" w:cs="仿宋"/>
          <w:spacing w:val="20"/>
          <w:sz w:val="31"/>
          <w:szCs w:val="31"/>
          <w:lang w:val="en-US" w:eastAsia="zh-CN"/>
        </w:rPr>
        <w:t>///</w:t>
      </w:r>
    </w:p>
    <w:p w14:paraId="4786BDD5">
      <w:pPr>
        <w:spacing w:before="2" w:line="333" w:lineRule="auto"/>
        <w:ind w:right="113" w:firstLine="700" w:firstLineChars="200"/>
        <w:rPr>
          <w:ins w:id="381" w:author="咨询组" w:date="2026-01-23T11:28:04Z"/>
          <w:rFonts w:ascii="仿宋" w:hAnsi="仿宋" w:eastAsia="仿宋" w:cs="仿宋"/>
          <w:spacing w:val="3"/>
          <w:sz w:val="31"/>
          <w:szCs w:val="31"/>
        </w:rPr>
      </w:pPr>
      <w:r>
        <w:rPr>
          <w:rFonts w:ascii="仿宋" w:hAnsi="仿宋" w:eastAsia="仿宋" w:cs="仿宋"/>
          <w:spacing w:val="20"/>
          <w:sz w:val="31"/>
          <w:szCs w:val="31"/>
        </w:rPr>
        <w:t>(三)医疗期按照国家及地方相关法律法规，根据本人实际参</w:t>
      </w:r>
      <w:r>
        <w:rPr>
          <w:rFonts w:ascii="仿宋" w:hAnsi="仿宋" w:eastAsia="仿宋" w:cs="仿宋"/>
          <w:spacing w:val="6"/>
          <w:sz w:val="31"/>
          <w:szCs w:val="31"/>
        </w:rPr>
        <w:t>加</w:t>
      </w:r>
      <w:r>
        <w:rPr>
          <w:rFonts w:ascii="仿宋" w:hAnsi="仿宋" w:eastAsia="仿宋" w:cs="仿宋"/>
          <w:spacing w:val="4"/>
          <w:sz w:val="31"/>
          <w:szCs w:val="31"/>
        </w:rPr>
        <w:t>工作年限和在本单位工作年限，给予三个月到二十四个月</w:t>
      </w:r>
      <w:r>
        <w:rPr>
          <w:rFonts w:ascii="仿宋" w:hAnsi="仿宋" w:eastAsia="仿宋" w:cs="仿宋"/>
          <w:spacing w:val="3"/>
          <w:sz w:val="31"/>
          <w:szCs w:val="31"/>
        </w:rPr>
        <w:t>的医疗期</w:t>
      </w:r>
      <w:ins w:id="382" w:author="咨询组" w:date="2026-01-23T11:27:02Z">
        <w:r>
          <w:rPr>
            <w:rFonts w:hint="eastAsia" w:ascii="仿宋" w:hAnsi="仿宋" w:eastAsia="仿宋" w:cs="仿宋"/>
            <w:spacing w:val="5"/>
            <w:sz w:val="31"/>
            <w:szCs w:val="31"/>
            <w:lang w:eastAsia="zh-CN"/>
          </w:rPr>
          <w:t>，</w:t>
        </w:r>
      </w:ins>
      <w:ins w:id="383" w:author="咨询组" w:date="2026-01-23T11:27:02Z">
        <w:r>
          <w:rPr>
            <w:rFonts w:ascii="仿宋" w:hAnsi="仿宋" w:eastAsia="仿宋" w:cs="仿宋"/>
            <w:color w:val="FF0000"/>
            <w:spacing w:val="9"/>
            <w:sz w:val="31"/>
            <w:szCs w:val="31"/>
          </w:rPr>
          <w:t>对患特殊疾病</w:t>
        </w:r>
      </w:ins>
      <w:ins w:id="384" w:author="咨询组" w:date="2026-01-23T11:27:02Z">
        <w:r>
          <w:rPr>
            <w:rFonts w:hint="eastAsia" w:ascii="仿宋" w:hAnsi="仿宋" w:eastAsia="仿宋" w:cs="仿宋"/>
            <w:color w:val="FF0000"/>
            <w:spacing w:val="9"/>
            <w:sz w:val="31"/>
            <w:szCs w:val="31"/>
            <w:lang w:eastAsia="zh-CN"/>
          </w:rPr>
          <w:t>（</w:t>
        </w:r>
      </w:ins>
      <w:ins w:id="385" w:author="咨询组" w:date="2026-01-23T11:27:02Z">
        <w:r>
          <w:rPr>
            <w:rFonts w:ascii="仿宋" w:hAnsi="仿宋" w:eastAsia="仿宋" w:cs="仿宋"/>
            <w:color w:val="FF0000"/>
            <w:spacing w:val="9"/>
            <w:sz w:val="31"/>
            <w:szCs w:val="31"/>
          </w:rPr>
          <w:t>如癌症、精神病、瘫痪等</w:t>
        </w:r>
      </w:ins>
      <w:ins w:id="386" w:author="咨询组" w:date="2026-01-23T11:27:02Z">
        <w:r>
          <w:rPr>
            <w:rFonts w:hint="eastAsia" w:ascii="仿宋" w:hAnsi="仿宋" w:eastAsia="仿宋" w:cs="仿宋"/>
            <w:color w:val="FF0000"/>
            <w:spacing w:val="9"/>
            <w:sz w:val="31"/>
            <w:szCs w:val="31"/>
            <w:lang w:eastAsia="zh-CN"/>
          </w:rPr>
          <w:t>）</w:t>
        </w:r>
      </w:ins>
      <w:ins w:id="387" w:author="咨询组" w:date="2026-01-23T11:27:02Z">
        <w:r>
          <w:rPr>
            <w:rFonts w:ascii="仿宋" w:hAnsi="仿宋" w:eastAsia="仿宋" w:cs="仿宋"/>
            <w:color w:val="FF0000"/>
            <w:spacing w:val="9"/>
            <w:sz w:val="31"/>
            <w:szCs w:val="31"/>
          </w:rPr>
          <w:t>的职工</w:t>
        </w:r>
      </w:ins>
      <w:ins w:id="388" w:author="咨询组" w:date="2026-01-23T11:27:02Z">
        <w:r>
          <w:rPr>
            <w:rFonts w:hint="eastAsia" w:ascii="仿宋" w:hAnsi="仿宋" w:eastAsia="仿宋" w:cs="仿宋"/>
            <w:color w:val="FF0000"/>
            <w:spacing w:val="9"/>
            <w:sz w:val="31"/>
            <w:szCs w:val="31"/>
            <w:lang w:eastAsia="zh-CN"/>
          </w:rPr>
          <w:t>，</w:t>
        </w:r>
      </w:ins>
      <w:ins w:id="389" w:author="咨询组" w:date="2026-01-23T11:27:02Z">
        <w:r>
          <w:rPr>
            <w:rFonts w:ascii="仿宋" w:hAnsi="仿宋" w:eastAsia="仿宋" w:cs="仿宋"/>
            <w:color w:val="FF0000"/>
            <w:spacing w:val="9"/>
            <w:sz w:val="31"/>
            <w:szCs w:val="31"/>
          </w:rPr>
          <w:t>如当地政策为医疗期24个月的，按当地政策执行。</w:t>
        </w:r>
      </w:ins>
      <w:ins w:id="390" w:author="咨询组" w:date="2026-01-23T11:27:02Z">
        <w:r>
          <w:rPr>
            <w:rFonts w:hint="default" w:ascii="仿宋" w:hAnsi="仿宋" w:eastAsia="仿宋" w:cs="仿宋"/>
            <w:color w:val="FF0000"/>
            <w:spacing w:val="9"/>
            <w:sz w:val="31"/>
            <w:szCs w:val="31"/>
            <w:lang w:val="en-US" w:eastAsia="zh-CN"/>
          </w:rPr>
          <w:t>全国（不含上海）和上海地区医疗期</w:t>
        </w:r>
      </w:ins>
      <w:ins w:id="391" w:author="咨询组" w:date="2026-01-23T11:27:02Z">
        <w:r>
          <w:rPr>
            <w:rFonts w:hint="eastAsia" w:ascii="仿宋" w:hAnsi="仿宋" w:eastAsia="仿宋" w:cs="仿宋"/>
            <w:color w:val="FF0000"/>
            <w:spacing w:val="9"/>
            <w:sz w:val="31"/>
            <w:szCs w:val="31"/>
            <w:lang w:val="en-US" w:eastAsia="zh-CN"/>
          </w:rPr>
          <w:t>计算</w:t>
        </w:r>
      </w:ins>
      <w:ins w:id="392" w:author="咨询组" w:date="2026-01-23T11:27:02Z">
        <w:r>
          <w:rPr>
            <w:rFonts w:hint="default" w:ascii="仿宋" w:hAnsi="仿宋" w:eastAsia="仿宋" w:cs="仿宋"/>
            <w:color w:val="FF0000"/>
            <w:spacing w:val="9"/>
            <w:sz w:val="31"/>
            <w:szCs w:val="31"/>
            <w:lang w:val="en-US" w:eastAsia="zh-CN"/>
          </w:rPr>
          <w:t>规则如下</w:t>
        </w:r>
      </w:ins>
      <w:r>
        <w:rPr>
          <w:rFonts w:ascii="仿宋" w:hAnsi="仿宋" w:eastAsia="仿宋" w:cs="仿宋"/>
          <w:spacing w:val="3"/>
          <w:sz w:val="31"/>
          <w:szCs w:val="31"/>
        </w:rPr>
        <w:t>：</w:t>
      </w:r>
    </w:p>
    <w:tbl>
      <w:tblPr>
        <w:tblStyle w:val="6"/>
        <w:tblW w:w="8558" w:type="dxa"/>
        <w:tblInd w:w="3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08"/>
        <w:gridCol w:w="1562"/>
        <w:gridCol w:w="2263"/>
        <w:gridCol w:w="1175"/>
        <w:gridCol w:w="1750"/>
      </w:tblGrid>
      <w:tr w14:paraId="6B637A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22" w:hRule="atLeast"/>
          <w:ins w:id="393" w:author="咨询组" w:date="2026-01-23T11:28:06Z"/>
        </w:trPr>
        <w:tc>
          <w:tcPr>
            <w:tcW w:w="1808" w:type="dxa"/>
            <w:tcBorders>
              <w:top w:val="single" w:color="auto" w:sz="4" w:space="0"/>
              <w:left w:val="single" w:color="auto" w:sz="4" w:space="0"/>
              <w:bottom w:val="single" w:color="auto" w:sz="4" w:space="0"/>
              <w:right w:val="single" w:color="auto" w:sz="4" w:space="0"/>
            </w:tcBorders>
            <w:vAlign w:val="top"/>
          </w:tcPr>
          <w:p w14:paraId="60AA57AB">
            <w:pPr>
              <w:ind w:firstLine="268" w:firstLineChars="100"/>
              <w:rPr>
                <w:ins w:id="394" w:author="咨询组" w:date="2026-01-23T11:28:06Z"/>
                <w:rFonts w:hint="eastAsia" w:ascii="仿宋" w:hAnsi="仿宋" w:eastAsia="仿宋" w:cs="仿宋"/>
                <w:color w:val="FF0000"/>
                <w:spacing w:val="-6"/>
                <w:position w:val="21"/>
                <w:sz w:val="28"/>
                <w:szCs w:val="28"/>
                <w:lang w:val="en-US" w:eastAsia="zh-CN"/>
              </w:rPr>
            </w:pPr>
          </w:p>
          <w:p w14:paraId="64A562CE">
            <w:pPr>
              <w:ind w:firstLine="536" w:firstLineChars="200"/>
              <w:jc w:val="both"/>
              <w:rPr>
                <w:ins w:id="395" w:author="咨询组" w:date="2026-01-23T11:28:06Z"/>
                <w:rFonts w:hint="eastAsia" w:ascii="Arial" w:eastAsia="宋体"/>
                <w:color w:val="FF0000"/>
                <w:sz w:val="21"/>
                <w:lang w:val="en-US" w:eastAsia="zh-CN"/>
              </w:rPr>
            </w:pPr>
            <w:ins w:id="396" w:author="咨询组" w:date="2026-01-23T11:28:06Z">
              <w:r>
                <w:rPr>
                  <w:rFonts w:hint="eastAsia" w:ascii="仿宋" w:hAnsi="仿宋" w:eastAsia="仿宋" w:cs="仿宋"/>
                  <w:color w:val="FF0000"/>
                  <w:spacing w:val="-6"/>
                  <w:position w:val="21"/>
                  <w:sz w:val="28"/>
                  <w:szCs w:val="28"/>
                  <w:lang w:val="en-US" w:eastAsia="zh-CN"/>
                </w:rPr>
                <w:t>分类</w:t>
              </w:r>
            </w:ins>
          </w:p>
        </w:tc>
        <w:tc>
          <w:tcPr>
            <w:tcW w:w="1562" w:type="dxa"/>
            <w:tcBorders>
              <w:top w:val="single" w:color="auto" w:sz="4" w:space="0"/>
              <w:left w:val="single" w:color="auto" w:sz="4" w:space="0"/>
              <w:bottom w:val="single" w:color="auto" w:sz="4" w:space="0"/>
              <w:right w:val="single" w:color="auto" w:sz="4" w:space="0"/>
            </w:tcBorders>
            <w:vAlign w:val="top"/>
          </w:tcPr>
          <w:p w14:paraId="1E1A4011">
            <w:pPr>
              <w:spacing w:before="207" w:line="559" w:lineRule="exact"/>
              <w:ind w:left="256"/>
              <w:jc w:val="both"/>
              <w:rPr>
                <w:ins w:id="397" w:author="咨询组" w:date="2026-01-23T11:28:06Z"/>
                <w:rFonts w:ascii="仿宋" w:hAnsi="仿宋" w:eastAsia="仿宋" w:cs="仿宋"/>
                <w:color w:val="FF0000"/>
                <w:sz w:val="28"/>
                <w:szCs w:val="28"/>
              </w:rPr>
            </w:pPr>
            <w:ins w:id="398" w:author="咨询组" w:date="2026-01-23T11:28:06Z">
              <w:r>
                <w:rPr>
                  <w:rFonts w:ascii="仿宋" w:hAnsi="仿宋" w:eastAsia="仿宋" w:cs="仿宋"/>
                  <w:color w:val="FF0000"/>
                  <w:spacing w:val="-6"/>
                  <w:position w:val="21"/>
                  <w:sz w:val="28"/>
                  <w:szCs w:val="28"/>
                </w:rPr>
                <w:t>实</w:t>
              </w:r>
            </w:ins>
            <w:ins w:id="399" w:author="咨询组" w:date="2026-01-23T11:28:06Z">
              <w:r>
                <w:rPr>
                  <w:rFonts w:ascii="仿宋" w:hAnsi="仿宋" w:eastAsia="仿宋" w:cs="仿宋"/>
                  <w:color w:val="FF0000"/>
                  <w:spacing w:val="-5"/>
                  <w:position w:val="21"/>
                  <w:sz w:val="28"/>
                  <w:szCs w:val="28"/>
                </w:rPr>
                <w:t>际工</w:t>
              </w:r>
            </w:ins>
          </w:p>
          <w:p w14:paraId="48E527B8">
            <w:pPr>
              <w:spacing w:line="216" w:lineRule="auto"/>
              <w:ind w:left="245"/>
              <w:jc w:val="both"/>
              <w:rPr>
                <w:ins w:id="400" w:author="咨询组" w:date="2026-01-23T11:28:06Z"/>
                <w:rFonts w:ascii="仿宋" w:hAnsi="仿宋" w:eastAsia="仿宋" w:cs="仿宋"/>
                <w:color w:val="FF0000"/>
                <w:sz w:val="28"/>
                <w:szCs w:val="28"/>
              </w:rPr>
            </w:pPr>
            <w:ins w:id="401" w:author="咨询组" w:date="2026-01-23T11:28:06Z">
              <w:r>
                <w:rPr>
                  <w:rFonts w:ascii="仿宋" w:hAnsi="仿宋" w:eastAsia="仿宋" w:cs="仿宋"/>
                  <w:color w:val="FF0000"/>
                  <w:spacing w:val="-4"/>
                  <w:sz w:val="28"/>
                  <w:szCs w:val="28"/>
                </w:rPr>
                <w:t>作</w:t>
              </w:r>
            </w:ins>
            <w:ins w:id="402" w:author="咨询组" w:date="2026-01-23T11:28:06Z">
              <w:r>
                <w:rPr>
                  <w:rFonts w:ascii="仿宋" w:hAnsi="仿宋" w:eastAsia="仿宋" w:cs="仿宋"/>
                  <w:color w:val="FF0000"/>
                  <w:spacing w:val="-2"/>
                  <w:sz w:val="28"/>
                  <w:szCs w:val="28"/>
                </w:rPr>
                <w:t>年限</w:t>
              </w:r>
            </w:ins>
          </w:p>
        </w:tc>
        <w:tc>
          <w:tcPr>
            <w:tcW w:w="2263" w:type="dxa"/>
            <w:tcBorders>
              <w:top w:val="single" w:color="auto" w:sz="4" w:space="0"/>
              <w:left w:val="single" w:color="auto" w:sz="4" w:space="0"/>
              <w:bottom w:val="single" w:color="auto" w:sz="4" w:space="0"/>
              <w:right w:val="single" w:color="auto" w:sz="4" w:space="0"/>
            </w:tcBorders>
            <w:vAlign w:val="top"/>
          </w:tcPr>
          <w:p w14:paraId="7500C7B5">
            <w:pPr>
              <w:spacing w:before="207" w:line="614" w:lineRule="exact"/>
              <w:ind w:left="189"/>
              <w:rPr>
                <w:ins w:id="403" w:author="咨询组" w:date="2026-01-23T11:28:06Z"/>
                <w:rFonts w:ascii="仿宋" w:hAnsi="仿宋" w:eastAsia="仿宋" w:cs="仿宋"/>
                <w:sz w:val="28"/>
                <w:szCs w:val="28"/>
              </w:rPr>
            </w:pPr>
            <w:ins w:id="404" w:author="咨询组" w:date="2026-01-23T11:28:06Z">
              <w:r>
                <w:rPr>
                  <w:rFonts w:ascii="仿宋" w:hAnsi="仿宋" w:eastAsia="仿宋" w:cs="仿宋"/>
                  <w:spacing w:val="-2"/>
                  <w:position w:val="25"/>
                  <w:sz w:val="28"/>
                  <w:szCs w:val="28"/>
                </w:rPr>
                <w:t>本</w:t>
              </w:r>
            </w:ins>
            <w:ins w:id="405" w:author="咨询组" w:date="2026-01-23T11:28:06Z">
              <w:r>
                <w:rPr>
                  <w:rFonts w:ascii="仿宋" w:hAnsi="仿宋" w:eastAsia="仿宋" w:cs="仿宋"/>
                  <w:spacing w:val="-1"/>
                  <w:position w:val="25"/>
                  <w:sz w:val="28"/>
                  <w:szCs w:val="28"/>
                </w:rPr>
                <w:t>企业工作年限</w:t>
              </w:r>
            </w:ins>
          </w:p>
          <w:p w14:paraId="18FC9AEE">
            <w:pPr>
              <w:spacing w:line="183" w:lineRule="auto"/>
              <w:ind w:left="1059"/>
              <w:rPr>
                <w:ins w:id="406" w:author="咨询组" w:date="2026-01-23T11:28:06Z"/>
                <w:rFonts w:ascii="Times New Roman" w:hAnsi="Times New Roman" w:eastAsia="Times New Roman" w:cs="Times New Roman"/>
                <w:sz w:val="28"/>
                <w:szCs w:val="28"/>
              </w:rPr>
            </w:pPr>
            <w:ins w:id="407" w:author="咨询组" w:date="2026-01-23T11:28:06Z">
              <w:r>
                <w:rPr>
                  <w:rFonts w:ascii="Times New Roman" w:hAnsi="Times New Roman" w:eastAsia="Times New Roman" w:cs="Times New Roman"/>
                  <w:sz w:val="28"/>
                  <w:szCs w:val="28"/>
                </w:rPr>
                <w:t>Y</w:t>
              </w:r>
            </w:ins>
          </w:p>
        </w:tc>
        <w:tc>
          <w:tcPr>
            <w:tcW w:w="1175" w:type="dxa"/>
            <w:tcBorders>
              <w:top w:val="single" w:color="auto" w:sz="4" w:space="0"/>
              <w:left w:val="single" w:color="auto" w:sz="4" w:space="0"/>
              <w:bottom w:val="single" w:color="auto" w:sz="4" w:space="0"/>
              <w:right w:val="single" w:color="auto" w:sz="4" w:space="0"/>
            </w:tcBorders>
            <w:vAlign w:val="top"/>
          </w:tcPr>
          <w:p w14:paraId="1FB76844">
            <w:pPr>
              <w:spacing w:line="391" w:lineRule="auto"/>
              <w:jc w:val="left"/>
              <w:rPr>
                <w:ins w:id="408" w:author="咨询组" w:date="2026-01-23T11:28:06Z"/>
                <w:rFonts w:ascii="Arial"/>
                <w:sz w:val="21"/>
              </w:rPr>
            </w:pPr>
          </w:p>
          <w:p w14:paraId="0429C31F">
            <w:pPr>
              <w:spacing w:before="91" w:line="219" w:lineRule="auto"/>
              <w:ind w:firstLine="260" w:firstLineChars="100"/>
              <w:jc w:val="left"/>
              <w:rPr>
                <w:ins w:id="409" w:author="咨询组" w:date="2026-01-23T11:28:06Z"/>
                <w:rFonts w:ascii="仿宋" w:hAnsi="仿宋" w:eastAsia="仿宋" w:cs="仿宋"/>
                <w:sz w:val="28"/>
                <w:szCs w:val="28"/>
              </w:rPr>
            </w:pPr>
            <w:ins w:id="410" w:author="咨询组" w:date="2026-01-23T11:28:06Z">
              <w:r>
                <w:rPr>
                  <w:rFonts w:ascii="仿宋" w:hAnsi="仿宋" w:eastAsia="仿宋" w:cs="仿宋"/>
                  <w:spacing w:val="-10"/>
                  <w:sz w:val="28"/>
                  <w:szCs w:val="28"/>
                </w:rPr>
                <w:t>医</w:t>
              </w:r>
            </w:ins>
            <w:ins w:id="411" w:author="咨询组" w:date="2026-01-23T11:28:06Z">
              <w:r>
                <w:rPr>
                  <w:rFonts w:ascii="仿宋" w:hAnsi="仿宋" w:eastAsia="仿宋" w:cs="仿宋"/>
                  <w:spacing w:val="-9"/>
                  <w:sz w:val="28"/>
                  <w:szCs w:val="28"/>
                </w:rPr>
                <w:t>疗期</w:t>
              </w:r>
            </w:ins>
          </w:p>
        </w:tc>
        <w:tc>
          <w:tcPr>
            <w:tcW w:w="1750" w:type="dxa"/>
            <w:tcBorders>
              <w:top w:val="single" w:color="auto" w:sz="4" w:space="0"/>
              <w:left w:val="single" w:color="auto" w:sz="4" w:space="0"/>
              <w:bottom w:val="single" w:color="auto" w:sz="4" w:space="0"/>
              <w:right w:val="single" w:color="auto" w:sz="4" w:space="0"/>
            </w:tcBorders>
            <w:vAlign w:val="top"/>
          </w:tcPr>
          <w:p w14:paraId="65D00AB0">
            <w:pPr>
              <w:spacing w:before="207" w:line="559" w:lineRule="exact"/>
              <w:ind w:left="267"/>
              <w:rPr>
                <w:ins w:id="412" w:author="咨询组" w:date="2026-01-23T11:28:06Z"/>
                <w:rFonts w:ascii="仿宋" w:hAnsi="仿宋" w:eastAsia="仿宋" w:cs="仿宋"/>
                <w:sz w:val="28"/>
                <w:szCs w:val="28"/>
              </w:rPr>
            </w:pPr>
            <w:ins w:id="413" w:author="咨询组" w:date="2026-01-23T11:28:06Z">
              <w:r>
                <w:rPr>
                  <w:rFonts w:ascii="仿宋" w:hAnsi="仿宋" w:eastAsia="仿宋" w:cs="仿宋"/>
                  <w:spacing w:val="-5"/>
                  <w:position w:val="21"/>
                  <w:sz w:val="28"/>
                  <w:szCs w:val="28"/>
                </w:rPr>
                <w:t>累</w:t>
              </w:r>
            </w:ins>
            <w:ins w:id="414" w:author="咨询组" w:date="2026-01-23T11:28:06Z">
              <w:r>
                <w:rPr>
                  <w:rFonts w:ascii="仿宋" w:hAnsi="仿宋" w:eastAsia="仿宋" w:cs="仿宋"/>
                  <w:spacing w:val="-4"/>
                  <w:position w:val="21"/>
                  <w:sz w:val="28"/>
                  <w:szCs w:val="28"/>
                </w:rPr>
                <w:t>计计算</w:t>
              </w:r>
            </w:ins>
          </w:p>
          <w:p w14:paraId="2E157412">
            <w:pPr>
              <w:spacing w:line="219" w:lineRule="auto"/>
              <w:ind w:left="532"/>
              <w:rPr>
                <w:ins w:id="415" w:author="咨询组" w:date="2026-01-23T11:28:06Z"/>
                <w:rFonts w:ascii="仿宋" w:hAnsi="仿宋" w:eastAsia="仿宋" w:cs="仿宋"/>
                <w:sz w:val="28"/>
                <w:szCs w:val="28"/>
              </w:rPr>
            </w:pPr>
            <w:ins w:id="416" w:author="咨询组" w:date="2026-01-23T11:28:06Z">
              <w:r>
                <w:rPr>
                  <w:rFonts w:ascii="仿宋" w:hAnsi="仿宋" w:eastAsia="仿宋" w:cs="仿宋"/>
                  <w:spacing w:val="-3"/>
                  <w:sz w:val="28"/>
                  <w:szCs w:val="28"/>
                </w:rPr>
                <w:t>周</w:t>
              </w:r>
            </w:ins>
            <w:ins w:id="417" w:author="咨询组" w:date="2026-01-23T11:28:06Z">
              <w:r>
                <w:rPr>
                  <w:rFonts w:ascii="仿宋" w:hAnsi="仿宋" w:eastAsia="仿宋" w:cs="仿宋"/>
                  <w:spacing w:val="-2"/>
                  <w:sz w:val="28"/>
                  <w:szCs w:val="28"/>
                </w:rPr>
                <w:t>期</w:t>
              </w:r>
            </w:ins>
          </w:p>
        </w:tc>
      </w:tr>
      <w:tr w14:paraId="2DB395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0" w:hRule="atLeast"/>
          <w:ins w:id="418" w:author="咨询组" w:date="2026-01-23T11:28:06Z"/>
        </w:trPr>
        <w:tc>
          <w:tcPr>
            <w:tcW w:w="1808" w:type="dxa"/>
            <w:tcBorders>
              <w:top w:val="single" w:color="auto" w:sz="4" w:space="0"/>
              <w:left w:val="single" w:color="auto" w:sz="4" w:space="0"/>
              <w:bottom w:val="single" w:color="auto" w:sz="4" w:space="0"/>
              <w:right w:val="single" w:color="auto" w:sz="4" w:space="0"/>
            </w:tcBorders>
            <w:shd w:val="clear" w:color="auto" w:fill="auto"/>
            <w:vAlign w:val="top"/>
          </w:tcPr>
          <w:p w14:paraId="3FD9F6DF">
            <w:pPr>
              <w:spacing w:before="91" w:line="219" w:lineRule="auto"/>
              <w:ind w:left="247"/>
              <w:jc w:val="center"/>
              <w:rPr>
                <w:ins w:id="419" w:author="咨询组" w:date="2026-01-23T11:28:06Z"/>
                <w:rFonts w:ascii="仿宋" w:hAnsi="仿宋" w:eastAsia="仿宋" w:cs="仿宋"/>
                <w:color w:val="FF0000"/>
                <w:spacing w:val="-4"/>
                <w:sz w:val="28"/>
                <w:szCs w:val="28"/>
              </w:rPr>
            </w:pPr>
          </w:p>
          <w:p w14:paraId="03A92605">
            <w:pPr>
              <w:spacing w:before="91" w:line="219" w:lineRule="auto"/>
              <w:ind w:firstLine="272" w:firstLineChars="100"/>
              <w:jc w:val="center"/>
              <w:rPr>
                <w:ins w:id="420" w:author="咨询组" w:date="2026-01-23T11:28:06Z"/>
                <w:rFonts w:hint="eastAsia" w:ascii="仿宋" w:hAnsi="仿宋" w:eastAsia="仿宋" w:cs="仿宋"/>
                <w:snapToGrid w:val="0"/>
                <w:color w:val="FF0000"/>
                <w:spacing w:val="-4"/>
                <w:kern w:val="0"/>
                <w:sz w:val="28"/>
                <w:szCs w:val="28"/>
                <w:lang w:val="en-US" w:eastAsia="zh-CN"/>
              </w:rPr>
            </w:pPr>
            <w:ins w:id="421" w:author="咨询组" w:date="2026-01-23T11:28:06Z">
              <w:r>
                <w:rPr>
                  <w:rFonts w:hint="eastAsia" w:ascii="仿宋" w:hAnsi="仿宋" w:eastAsia="仿宋" w:cs="仿宋"/>
                  <w:color w:val="FF0000"/>
                  <w:spacing w:val="-4"/>
                  <w:sz w:val="28"/>
                  <w:szCs w:val="28"/>
                  <w:lang w:val="en-US" w:eastAsia="zh-CN"/>
                </w:rPr>
                <w:t>上海</w:t>
              </w:r>
            </w:ins>
          </w:p>
        </w:tc>
        <w:tc>
          <w:tcPr>
            <w:tcW w:w="1562" w:type="dxa"/>
            <w:tcBorders>
              <w:top w:val="single" w:color="auto" w:sz="4" w:space="0"/>
              <w:left w:val="single" w:color="auto" w:sz="4" w:space="0"/>
              <w:bottom w:val="single" w:color="auto" w:sz="4" w:space="0"/>
              <w:right w:val="single" w:color="auto" w:sz="4" w:space="0"/>
            </w:tcBorders>
            <w:shd w:val="clear" w:color="auto" w:fill="auto"/>
            <w:vAlign w:val="top"/>
          </w:tcPr>
          <w:p w14:paraId="55380769">
            <w:pPr>
              <w:spacing w:line="397" w:lineRule="auto"/>
              <w:rPr>
                <w:ins w:id="422" w:author="咨询组" w:date="2026-01-23T11:28:06Z"/>
                <w:rFonts w:ascii="Arial"/>
                <w:sz w:val="21"/>
              </w:rPr>
            </w:pPr>
          </w:p>
          <w:p w14:paraId="12BB51F4">
            <w:pPr>
              <w:spacing w:before="91" w:line="219" w:lineRule="auto"/>
              <w:ind w:left="247" w:leftChars="0"/>
              <w:rPr>
                <w:ins w:id="423" w:author="咨询组" w:date="2026-01-23T11:28:06Z"/>
                <w:rFonts w:hint="eastAsia" w:ascii="仿宋" w:hAnsi="仿宋" w:eastAsia="仿宋" w:cs="仿宋"/>
                <w:snapToGrid w:val="0"/>
                <w:color w:val="000000"/>
                <w:kern w:val="0"/>
                <w:sz w:val="28"/>
                <w:szCs w:val="28"/>
                <w:lang w:val="en-US" w:eastAsia="zh-CN"/>
              </w:rPr>
            </w:pPr>
            <w:ins w:id="424" w:author="咨询组" w:date="2026-01-23T11:28:06Z">
              <w:r>
                <w:rPr>
                  <w:rFonts w:ascii="仿宋" w:hAnsi="仿宋" w:eastAsia="仿宋" w:cs="仿宋"/>
                  <w:spacing w:val="-4"/>
                  <w:sz w:val="28"/>
                  <w:szCs w:val="28"/>
                </w:rPr>
                <w:t>不</w:t>
              </w:r>
            </w:ins>
            <w:ins w:id="425" w:author="咨询组" w:date="2026-01-23T11:28:06Z">
              <w:r>
                <w:rPr>
                  <w:rFonts w:ascii="仿宋" w:hAnsi="仿宋" w:eastAsia="仿宋" w:cs="仿宋"/>
                  <w:spacing w:val="-3"/>
                  <w:sz w:val="28"/>
                  <w:szCs w:val="28"/>
                </w:rPr>
                <w:t>考虑</w:t>
              </w:r>
            </w:ins>
          </w:p>
        </w:tc>
        <w:tc>
          <w:tcPr>
            <w:tcW w:w="2263" w:type="dxa"/>
            <w:tcBorders>
              <w:top w:val="single" w:color="auto" w:sz="4" w:space="0"/>
              <w:left w:val="single" w:color="auto" w:sz="4" w:space="0"/>
              <w:bottom w:val="single" w:color="auto" w:sz="4" w:space="0"/>
              <w:right w:val="single" w:color="auto" w:sz="4" w:space="0"/>
            </w:tcBorders>
            <w:shd w:val="clear" w:color="auto" w:fill="auto"/>
            <w:vAlign w:val="top"/>
          </w:tcPr>
          <w:p w14:paraId="6B680160">
            <w:pPr>
              <w:spacing w:line="398" w:lineRule="auto"/>
              <w:rPr>
                <w:ins w:id="426" w:author="咨询组" w:date="2026-01-23T11:28:06Z"/>
                <w:rFonts w:ascii="Arial"/>
                <w:sz w:val="21"/>
              </w:rPr>
            </w:pPr>
          </w:p>
          <w:p w14:paraId="241944FC">
            <w:pPr>
              <w:spacing w:before="91" w:line="232" w:lineRule="auto"/>
              <w:ind w:left="745" w:leftChars="0"/>
              <w:rPr>
                <w:ins w:id="427" w:author="咨询组" w:date="2026-01-23T11:28:06Z"/>
                <w:rFonts w:ascii="仿宋" w:hAnsi="仿宋" w:eastAsia="仿宋" w:cs="仿宋"/>
                <w:snapToGrid w:val="0"/>
                <w:color w:val="000000"/>
                <w:kern w:val="0"/>
                <w:sz w:val="28"/>
                <w:szCs w:val="28"/>
              </w:rPr>
            </w:pPr>
            <w:ins w:id="428" w:author="咨询组" w:date="2026-01-23T11:28:06Z">
              <w:r>
                <w:rPr>
                  <w:rFonts w:ascii="Times New Roman" w:hAnsi="Times New Roman" w:eastAsia="Times New Roman" w:cs="Times New Roman"/>
                  <w:sz w:val="28"/>
                  <w:szCs w:val="28"/>
                </w:rPr>
                <w:t>Y</w:t>
              </w:r>
            </w:ins>
            <w:ins w:id="429" w:author="咨询组" w:date="2026-01-23T11:28:06Z">
              <w:r>
                <w:rPr>
                  <w:rFonts w:ascii="Times New Roman" w:hAnsi="Times New Roman" w:eastAsia="Times New Roman" w:cs="Times New Roman"/>
                  <w:spacing w:val="-1"/>
                  <w:sz w:val="28"/>
                  <w:szCs w:val="28"/>
                </w:rPr>
                <w:t xml:space="preserve">≤1 </w:t>
              </w:r>
            </w:ins>
            <w:ins w:id="430" w:author="咨询组" w:date="2026-01-23T11:28:06Z">
              <w:r>
                <w:rPr>
                  <w:rFonts w:ascii="仿宋" w:hAnsi="仿宋" w:eastAsia="仿宋" w:cs="仿宋"/>
                  <w:sz w:val="28"/>
                  <w:szCs w:val="28"/>
                </w:rPr>
                <w:t>年</w:t>
              </w:r>
            </w:ins>
          </w:p>
        </w:tc>
        <w:tc>
          <w:tcPr>
            <w:tcW w:w="1175" w:type="dxa"/>
            <w:tcBorders>
              <w:top w:val="single" w:color="auto" w:sz="4" w:space="0"/>
              <w:left w:val="single" w:color="auto" w:sz="4" w:space="0"/>
              <w:bottom w:val="single" w:color="auto" w:sz="4" w:space="0"/>
              <w:right w:val="single" w:color="auto" w:sz="4" w:space="0"/>
            </w:tcBorders>
            <w:shd w:val="clear" w:color="auto" w:fill="auto"/>
            <w:vAlign w:val="top"/>
          </w:tcPr>
          <w:p w14:paraId="63223931">
            <w:pPr>
              <w:spacing w:before="91" w:line="219" w:lineRule="auto"/>
              <w:ind w:firstLine="270" w:firstLineChars="100"/>
              <w:jc w:val="left"/>
              <w:rPr>
                <w:ins w:id="431" w:author="咨询组" w:date="2026-01-23T11:28:06Z"/>
                <w:rFonts w:ascii="Times New Roman" w:hAnsi="Times New Roman" w:eastAsia="Times New Roman" w:cs="Times New Roman"/>
                <w:spacing w:val="-5"/>
                <w:sz w:val="28"/>
                <w:szCs w:val="28"/>
              </w:rPr>
            </w:pPr>
          </w:p>
          <w:p w14:paraId="24B9B84B">
            <w:pPr>
              <w:spacing w:before="91" w:line="219" w:lineRule="auto"/>
              <w:ind w:firstLine="270" w:firstLineChars="100"/>
              <w:jc w:val="left"/>
              <w:rPr>
                <w:ins w:id="432" w:author="咨询组" w:date="2026-01-23T11:28:06Z"/>
                <w:rFonts w:ascii="仿宋" w:hAnsi="仿宋" w:eastAsia="仿宋" w:cs="仿宋"/>
                <w:snapToGrid w:val="0"/>
                <w:color w:val="000000"/>
                <w:kern w:val="0"/>
                <w:sz w:val="28"/>
                <w:szCs w:val="28"/>
              </w:rPr>
            </w:pPr>
            <w:ins w:id="433" w:author="咨询组" w:date="2026-01-23T11:28:06Z">
              <w:r>
                <w:rPr>
                  <w:rFonts w:ascii="Times New Roman" w:hAnsi="Times New Roman" w:eastAsia="Times New Roman" w:cs="Times New Roman"/>
                  <w:spacing w:val="-5"/>
                  <w:sz w:val="28"/>
                  <w:szCs w:val="28"/>
                </w:rPr>
                <w:t xml:space="preserve">3 </w:t>
              </w:r>
            </w:ins>
            <w:ins w:id="434" w:author="咨询组" w:date="2026-01-23T11:28:06Z">
              <w:r>
                <w:rPr>
                  <w:rFonts w:ascii="仿宋" w:hAnsi="仿宋" w:eastAsia="仿宋" w:cs="仿宋"/>
                  <w:spacing w:val="-5"/>
                  <w:sz w:val="28"/>
                  <w:szCs w:val="28"/>
                </w:rPr>
                <w:t>个月</w:t>
              </w:r>
            </w:ins>
          </w:p>
        </w:tc>
        <w:tc>
          <w:tcPr>
            <w:tcW w:w="1750" w:type="dxa"/>
            <w:tcBorders>
              <w:top w:val="single" w:color="auto" w:sz="4" w:space="0"/>
              <w:left w:val="single" w:color="auto" w:sz="4" w:space="0"/>
              <w:bottom w:val="single" w:color="auto" w:sz="4" w:space="0"/>
              <w:right w:val="single" w:color="auto" w:sz="4" w:space="0"/>
            </w:tcBorders>
            <w:shd w:val="clear" w:color="auto" w:fill="auto"/>
            <w:vAlign w:val="top"/>
          </w:tcPr>
          <w:p w14:paraId="149058B4">
            <w:pPr>
              <w:spacing w:before="210" w:line="559" w:lineRule="exact"/>
              <w:ind w:left="261"/>
              <w:rPr>
                <w:ins w:id="435" w:author="咨询组" w:date="2026-01-23T11:28:06Z"/>
                <w:rFonts w:ascii="仿宋" w:hAnsi="仿宋" w:eastAsia="仿宋" w:cs="仿宋"/>
                <w:sz w:val="28"/>
                <w:szCs w:val="28"/>
              </w:rPr>
            </w:pPr>
            <w:ins w:id="436" w:author="咨询组" w:date="2026-01-23T11:28:06Z">
              <w:r>
                <w:rPr>
                  <w:rFonts w:ascii="仿宋" w:hAnsi="仿宋" w:eastAsia="仿宋" w:cs="仿宋"/>
                  <w:spacing w:val="-4"/>
                  <w:position w:val="21"/>
                  <w:sz w:val="28"/>
                  <w:szCs w:val="28"/>
                </w:rPr>
                <w:t>无</w:t>
              </w:r>
            </w:ins>
            <w:ins w:id="437" w:author="咨询组" w:date="2026-01-23T11:28:06Z">
              <w:r>
                <w:rPr>
                  <w:rFonts w:ascii="仿宋" w:hAnsi="仿宋" w:eastAsia="仿宋" w:cs="仿宋"/>
                  <w:spacing w:val="-3"/>
                  <w:position w:val="21"/>
                  <w:sz w:val="28"/>
                  <w:szCs w:val="28"/>
                </w:rPr>
                <w:t>累计计</w:t>
              </w:r>
            </w:ins>
          </w:p>
          <w:p w14:paraId="7519263E">
            <w:pPr>
              <w:spacing w:before="1" w:line="217" w:lineRule="auto"/>
              <w:ind w:left="403" w:leftChars="0"/>
              <w:rPr>
                <w:ins w:id="438" w:author="咨询组" w:date="2026-01-23T11:28:06Z"/>
                <w:rFonts w:ascii="仿宋" w:hAnsi="仿宋" w:eastAsia="仿宋" w:cs="仿宋"/>
                <w:snapToGrid w:val="0"/>
                <w:color w:val="000000"/>
                <w:kern w:val="0"/>
                <w:sz w:val="28"/>
                <w:szCs w:val="28"/>
              </w:rPr>
            </w:pPr>
            <w:ins w:id="439" w:author="咨询组" w:date="2026-01-23T11:28:06Z">
              <w:r>
                <w:rPr>
                  <w:rFonts w:ascii="仿宋" w:hAnsi="仿宋" w:eastAsia="仿宋" w:cs="仿宋"/>
                  <w:spacing w:val="-4"/>
                  <w:sz w:val="28"/>
                  <w:szCs w:val="28"/>
                </w:rPr>
                <w:t>算周期</w:t>
              </w:r>
            </w:ins>
          </w:p>
        </w:tc>
      </w:tr>
      <w:tr w14:paraId="73FB53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0" w:hRule="atLeast"/>
          <w:ins w:id="440" w:author="咨询组" w:date="2026-01-23T11:28:06Z"/>
        </w:trPr>
        <w:tc>
          <w:tcPr>
            <w:tcW w:w="1808" w:type="dxa"/>
            <w:tcBorders>
              <w:top w:val="single" w:color="auto" w:sz="4" w:space="0"/>
              <w:left w:val="single" w:color="auto" w:sz="4" w:space="0"/>
              <w:bottom w:val="single" w:color="auto" w:sz="4" w:space="0"/>
              <w:right w:val="single" w:color="auto" w:sz="4" w:space="0"/>
            </w:tcBorders>
            <w:shd w:val="clear" w:color="auto" w:fill="auto"/>
            <w:vAlign w:val="top"/>
          </w:tcPr>
          <w:p w14:paraId="5ED78FFD">
            <w:pPr>
              <w:spacing w:before="91" w:line="219" w:lineRule="auto"/>
              <w:ind w:left="247"/>
              <w:jc w:val="center"/>
              <w:rPr>
                <w:ins w:id="441" w:author="咨询组" w:date="2026-01-23T11:28:06Z"/>
                <w:rFonts w:hint="eastAsia" w:ascii="仿宋" w:hAnsi="仿宋" w:eastAsia="仿宋" w:cs="仿宋"/>
                <w:color w:val="FF0000"/>
                <w:spacing w:val="-4"/>
                <w:sz w:val="28"/>
                <w:szCs w:val="28"/>
                <w:lang w:val="en-US" w:eastAsia="zh-CN"/>
              </w:rPr>
            </w:pPr>
          </w:p>
          <w:p w14:paraId="606FCEA1">
            <w:pPr>
              <w:spacing w:before="91" w:line="219" w:lineRule="auto"/>
              <w:ind w:left="247"/>
              <w:jc w:val="center"/>
              <w:rPr>
                <w:ins w:id="442" w:author="咨询组" w:date="2026-01-23T11:28:06Z"/>
                <w:rFonts w:hint="eastAsia" w:ascii="仿宋" w:hAnsi="仿宋" w:eastAsia="仿宋" w:cs="仿宋"/>
                <w:color w:val="FF0000"/>
                <w:spacing w:val="-4"/>
                <w:sz w:val="28"/>
                <w:szCs w:val="28"/>
                <w:lang w:val="en-US" w:eastAsia="zh-CN"/>
              </w:rPr>
            </w:pPr>
          </w:p>
          <w:p w14:paraId="16CFCFD0">
            <w:pPr>
              <w:spacing w:before="91" w:line="219" w:lineRule="auto"/>
              <w:ind w:left="247" w:leftChars="0"/>
              <w:jc w:val="center"/>
              <w:rPr>
                <w:ins w:id="443" w:author="咨询组" w:date="2026-01-23T11:28:06Z"/>
                <w:rFonts w:hint="eastAsia" w:ascii="仿宋" w:hAnsi="仿宋" w:eastAsia="仿宋" w:cs="仿宋"/>
                <w:snapToGrid w:val="0"/>
                <w:color w:val="FF0000"/>
                <w:spacing w:val="-4"/>
                <w:kern w:val="0"/>
                <w:sz w:val="28"/>
                <w:szCs w:val="28"/>
                <w:lang w:val="en-US" w:eastAsia="zh-CN"/>
              </w:rPr>
            </w:pPr>
            <w:ins w:id="444" w:author="咨询组" w:date="2026-01-23T11:28:06Z">
              <w:r>
                <w:rPr>
                  <w:rFonts w:hint="eastAsia" w:ascii="仿宋" w:hAnsi="仿宋" w:eastAsia="仿宋" w:cs="仿宋"/>
                  <w:color w:val="FF0000"/>
                  <w:spacing w:val="-4"/>
                  <w:sz w:val="28"/>
                  <w:szCs w:val="28"/>
                  <w:lang w:val="en-US" w:eastAsia="zh-CN"/>
                </w:rPr>
                <w:t>上海</w:t>
              </w:r>
            </w:ins>
          </w:p>
        </w:tc>
        <w:tc>
          <w:tcPr>
            <w:tcW w:w="1562" w:type="dxa"/>
            <w:tcBorders>
              <w:top w:val="single" w:color="auto" w:sz="4" w:space="0"/>
              <w:left w:val="single" w:color="auto" w:sz="4" w:space="0"/>
              <w:bottom w:val="single" w:color="auto" w:sz="4" w:space="0"/>
              <w:right w:val="single" w:color="auto" w:sz="4" w:space="0"/>
            </w:tcBorders>
            <w:shd w:val="clear" w:color="auto" w:fill="auto"/>
            <w:vAlign w:val="top"/>
          </w:tcPr>
          <w:p w14:paraId="1D0FC21C">
            <w:pPr>
              <w:spacing w:line="317" w:lineRule="auto"/>
              <w:rPr>
                <w:ins w:id="445" w:author="咨询组" w:date="2026-01-23T11:28:06Z"/>
                <w:rFonts w:ascii="Arial"/>
                <w:sz w:val="21"/>
              </w:rPr>
            </w:pPr>
          </w:p>
          <w:p w14:paraId="265506EE">
            <w:pPr>
              <w:spacing w:line="318" w:lineRule="auto"/>
              <w:rPr>
                <w:ins w:id="446" w:author="咨询组" w:date="2026-01-23T11:28:06Z"/>
                <w:rFonts w:ascii="Arial"/>
                <w:sz w:val="21"/>
              </w:rPr>
            </w:pPr>
          </w:p>
          <w:p w14:paraId="5B20CED7">
            <w:pPr>
              <w:spacing w:line="318" w:lineRule="auto"/>
              <w:rPr>
                <w:ins w:id="447" w:author="咨询组" w:date="2026-01-23T11:28:06Z"/>
                <w:rFonts w:ascii="Arial"/>
                <w:sz w:val="21"/>
              </w:rPr>
            </w:pPr>
          </w:p>
          <w:p w14:paraId="5AA3180C">
            <w:pPr>
              <w:spacing w:before="91" w:line="219" w:lineRule="auto"/>
              <w:ind w:left="247" w:leftChars="0"/>
              <w:rPr>
                <w:ins w:id="448" w:author="咨询组" w:date="2026-01-23T11:28:06Z"/>
                <w:rFonts w:hint="eastAsia" w:ascii="仿宋" w:hAnsi="仿宋" w:eastAsia="仿宋" w:cs="仿宋"/>
                <w:snapToGrid w:val="0"/>
                <w:color w:val="000000"/>
                <w:kern w:val="0"/>
                <w:sz w:val="28"/>
                <w:szCs w:val="28"/>
                <w:lang w:val="en-US" w:eastAsia="zh-CN"/>
              </w:rPr>
            </w:pPr>
            <w:ins w:id="449" w:author="咨询组" w:date="2026-01-23T11:28:06Z">
              <w:r>
                <w:rPr>
                  <w:rFonts w:ascii="仿宋" w:hAnsi="仿宋" w:eastAsia="仿宋" w:cs="仿宋"/>
                  <w:spacing w:val="-4"/>
                  <w:sz w:val="28"/>
                  <w:szCs w:val="28"/>
                </w:rPr>
                <w:t>不</w:t>
              </w:r>
            </w:ins>
            <w:ins w:id="450" w:author="咨询组" w:date="2026-01-23T11:28:06Z">
              <w:r>
                <w:rPr>
                  <w:rFonts w:ascii="仿宋" w:hAnsi="仿宋" w:eastAsia="仿宋" w:cs="仿宋"/>
                  <w:spacing w:val="-3"/>
                  <w:sz w:val="28"/>
                  <w:szCs w:val="28"/>
                </w:rPr>
                <w:t>考虑</w:t>
              </w:r>
            </w:ins>
          </w:p>
        </w:tc>
        <w:tc>
          <w:tcPr>
            <w:tcW w:w="2263" w:type="dxa"/>
            <w:tcBorders>
              <w:top w:val="single" w:color="auto" w:sz="4" w:space="0"/>
              <w:left w:val="single" w:color="auto" w:sz="4" w:space="0"/>
              <w:bottom w:val="single" w:color="auto" w:sz="4" w:space="0"/>
              <w:right w:val="single" w:color="auto" w:sz="4" w:space="0"/>
            </w:tcBorders>
            <w:shd w:val="clear" w:color="auto" w:fill="auto"/>
            <w:vAlign w:val="top"/>
          </w:tcPr>
          <w:p w14:paraId="61281087">
            <w:pPr>
              <w:spacing w:line="317" w:lineRule="auto"/>
              <w:rPr>
                <w:ins w:id="451" w:author="咨询组" w:date="2026-01-23T11:28:06Z"/>
                <w:rFonts w:ascii="Arial"/>
                <w:sz w:val="21"/>
              </w:rPr>
            </w:pPr>
          </w:p>
          <w:p w14:paraId="0D28769E">
            <w:pPr>
              <w:spacing w:line="318" w:lineRule="auto"/>
              <w:rPr>
                <w:ins w:id="452" w:author="咨询组" w:date="2026-01-23T11:28:06Z"/>
                <w:rFonts w:ascii="Arial"/>
                <w:sz w:val="21"/>
              </w:rPr>
            </w:pPr>
          </w:p>
          <w:p w14:paraId="03A4F3CB">
            <w:pPr>
              <w:spacing w:line="318" w:lineRule="auto"/>
              <w:rPr>
                <w:ins w:id="453" w:author="咨询组" w:date="2026-01-23T11:28:06Z"/>
                <w:rFonts w:ascii="Arial"/>
                <w:sz w:val="21"/>
              </w:rPr>
            </w:pPr>
          </w:p>
          <w:p w14:paraId="37C07F58">
            <w:pPr>
              <w:spacing w:before="91" w:line="219" w:lineRule="auto"/>
              <w:ind w:left="743" w:leftChars="0"/>
              <w:rPr>
                <w:ins w:id="454" w:author="咨询组" w:date="2026-01-23T11:28:06Z"/>
                <w:rFonts w:ascii="仿宋" w:hAnsi="仿宋" w:eastAsia="仿宋" w:cs="仿宋"/>
                <w:snapToGrid w:val="0"/>
                <w:color w:val="000000"/>
                <w:kern w:val="0"/>
                <w:sz w:val="28"/>
                <w:szCs w:val="28"/>
              </w:rPr>
            </w:pPr>
            <w:ins w:id="455" w:author="咨询组" w:date="2026-01-23T11:28:06Z">
              <w:r>
                <w:rPr>
                  <w:rFonts w:ascii="Times New Roman" w:hAnsi="Times New Roman" w:eastAsia="Times New Roman" w:cs="Times New Roman"/>
                  <w:sz w:val="28"/>
                  <w:szCs w:val="28"/>
                </w:rPr>
                <w:t>Y</w:t>
              </w:r>
            </w:ins>
            <w:ins w:id="456" w:author="咨询组" w:date="2026-01-23T11:28:06Z">
              <w:r>
                <w:rPr>
                  <w:rFonts w:ascii="Times New Roman" w:hAnsi="Times New Roman" w:eastAsia="Times New Roman" w:cs="Times New Roman"/>
                  <w:spacing w:val="-1"/>
                  <w:sz w:val="28"/>
                  <w:szCs w:val="28"/>
                </w:rPr>
                <w:t xml:space="preserve">&gt;1 </w:t>
              </w:r>
            </w:ins>
            <w:ins w:id="457" w:author="咨询组" w:date="2026-01-23T11:28:06Z">
              <w:r>
                <w:rPr>
                  <w:rFonts w:ascii="仿宋" w:hAnsi="仿宋" w:eastAsia="仿宋" w:cs="仿宋"/>
                  <w:spacing w:val="-1"/>
                  <w:sz w:val="28"/>
                  <w:szCs w:val="28"/>
                </w:rPr>
                <w:t>年</w:t>
              </w:r>
            </w:ins>
          </w:p>
        </w:tc>
        <w:tc>
          <w:tcPr>
            <w:tcW w:w="1175" w:type="dxa"/>
            <w:tcBorders>
              <w:top w:val="single" w:color="auto" w:sz="4" w:space="0"/>
              <w:left w:val="single" w:color="auto" w:sz="4" w:space="0"/>
              <w:bottom w:val="single" w:color="auto" w:sz="4" w:space="0"/>
              <w:right w:val="single" w:color="auto" w:sz="4" w:space="0"/>
            </w:tcBorders>
            <w:shd w:val="clear" w:color="auto" w:fill="auto"/>
            <w:vAlign w:val="top"/>
          </w:tcPr>
          <w:p w14:paraId="65B4A6C3">
            <w:pPr>
              <w:spacing w:before="210" w:line="219" w:lineRule="auto"/>
              <w:rPr>
                <w:ins w:id="458" w:author="咨询组" w:date="2026-01-23T11:28:06Z"/>
                <w:rFonts w:ascii="仿宋" w:hAnsi="仿宋" w:eastAsia="仿宋" w:cs="仿宋"/>
                <w:snapToGrid w:val="0"/>
                <w:color w:val="000000"/>
                <w:kern w:val="0"/>
                <w:sz w:val="28"/>
                <w:szCs w:val="28"/>
              </w:rPr>
            </w:pPr>
            <w:ins w:id="459" w:author="咨询组" w:date="2026-01-23T11:28:06Z">
              <w:r>
                <w:rPr>
                  <w:rFonts w:ascii="仿宋" w:hAnsi="仿宋" w:eastAsia="仿宋" w:cs="仿宋"/>
                  <w:spacing w:val="-12"/>
                  <w:sz w:val="28"/>
                  <w:szCs w:val="28"/>
                </w:rPr>
                <w:t>每</w:t>
              </w:r>
            </w:ins>
            <w:ins w:id="460" w:author="咨询组" w:date="2026-01-23T11:28:06Z">
              <w:r>
                <w:rPr>
                  <w:rFonts w:ascii="仿宋" w:hAnsi="仿宋" w:eastAsia="仿宋" w:cs="仿宋"/>
                  <w:spacing w:val="-11"/>
                  <w:sz w:val="28"/>
                  <w:szCs w:val="28"/>
                </w:rPr>
                <w:t xml:space="preserve">满 </w:t>
              </w:r>
            </w:ins>
            <w:ins w:id="461" w:author="咨询组" w:date="2026-01-23T11:28:06Z">
              <w:r>
                <w:rPr>
                  <w:rFonts w:ascii="Times New Roman" w:hAnsi="Times New Roman" w:eastAsia="Times New Roman" w:cs="Times New Roman"/>
                  <w:spacing w:val="-11"/>
                  <w:sz w:val="28"/>
                  <w:szCs w:val="28"/>
                </w:rPr>
                <w:t xml:space="preserve">1 </w:t>
              </w:r>
            </w:ins>
            <w:ins w:id="462" w:author="咨询组" w:date="2026-01-23T11:28:06Z">
              <w:r>
                <w:rPr>
                  <w:rFonts w:ascii="仿宋" w:hAnsi="仿宋" w:eastAsia="仿宋" w:cs="仿宋"/>
                  <w:spacing w:val="-11"/>
                  <w:sz w:val="28"/>
                  <w:szCs w:val="28"/>
                </w:rPr>
                <w:t>年，增</w:t>
              </w:r>
            </w:ins>
            <w:ins w:id="463" w:author="咨询组" w:date="2026-01-23T11:28:06Z">
              <w:r>
                <w:rPr>
                  <w:rFonts w:ascii="仿宋" w:hAnsi="仿宋" w:eastAsia="仿宋" w:cs="仿宋"/>
                  <w:spacing w:val="-25"/>
                  <w:sz w:val="28"/>
                  <w:szCs w:val="28"/>
                </w:rPr>
                <w:t>加</w:t>
              </w:r>
            </w:ins>
            <w:ins w:id="464" w:author="咨询组" w:date="2026-01-23T11:28:06Z">
              <w:r>
                <w:rPr>
                  <w:rFonts w:ascii="仿宋" w:hAnsi="仿宋" w:eastAsia="仿宋" w:cs="仿宋"/>
                  <w:spacing w:val="-24"/>
                  <w:sz w:val="28"/>
                  <w:szCs w:val="28"/>
                </w:rPr>
                <w:t xml:space="preserve"> </w:t>
              </w:r>
            </w:ins>
            <w:ins w:id="465" w:author="咨询组" w:date="2026-01-23T11:28:06Z">
              <w:r>
                <w:rPr>
                  <w:rFonts w:ascii="Times New Roman" w:hAnsi="Times New Roman" w:eastAsia="Times New Roman" w:cs="Times New Roman"/>
                  <w:spacing w:val="-24"/>
                  <w:sz w:val="28"/>
                  <w:szCs w:val="28"/>
                </w:rPr>
                <w:t xml:space="preserve">1 </w:t>
              </w:r>
            </w:ins>
            <w:ins w:id="466" w:author="咨询组" w:date="2026-01-23T11:28:06Z">
              <w:r>
                <w:rPr>
                  <w:rFonts w:ascii="仿宋" w:hAnsi="仿宋" w:eastAsia="仿宋" w:cs="仿宋"/>
                  <w:spacing w:val="-24"/>
                  <w:sz w:val="28"/>
                  <w:szCs w:val="28"/>
                </w:rPr>
                <w:t>个月，最</w:t>
              </w:r>
            </w:ins>
            <w:ins w:id="467" w:author="咨询组" w:date="2026-01-23T11:28:06Z">
              <w:r>
                <w:rPr>
                  <w:rFonts w:ascii="仿宋" w:hAnsi="仿宋" w:eastAsia="仿宋" w:cs="仿宋"/>
                  <w:spacing w:val="-13"/>
                  <w:sz w:val="28"/>
                  <w:szCs w:val="28"/>
                </w:rPr>
                <w:t>长</w:t>
              </w:r>
            </w:ins>
            <w:ins w:id="468" w:author="咨询组" w:date="2026-01-23T11:28:06Z">
              <w:r>
                <w:rPr>
                  <w:rFonts w:ascii="仿宋" w:hAnsi="仿宋" w:eastAsia="仿宋" w:cs="仿宋"/>
                  <w:spacing w:val="-9"/>
                  <w:sz w:val="28"/>
                  <w:szCs w:val="28"/>
                </w:rPr>
                <w:t xml:space="preserve">不超过 </w:t>
              </w:r>
            </w:ins>
            <w:ins w:id="469" w:author="咨询组" w:date="2026-01-23T11:28:06Z">
              <w:r>
                <w:rPr>
                  <w:rFonts w:ascii="Times New Roman" w:hAnsi="Times New Roman" w:eastAsia="Times New Roman" w:cs="Times New Roman"/>
                  <w:spacing w:val="-9"/>
                  <w:sz w:val="28"/>
                  <w:szCs w:val="28"/>
                </w:rPr>
                <w:t xml:space="preserve">24 </w:t>
              </w:r>
            </w:ins>
            <w:ins w:id="470" w:author="咨询组" w:date="2026-01-23T11:28:06Z">
              <w:r>
                <w:rPr>
                  <w:rFonts w:ascii="仿宋" w:hAnsi="仿宋" w:eastAsia="仿宋" w:cs="仿宋"/>
                  <w:spacing w:val="-9"/>
                  <w:sz w:val="28"/>
                  <w:szCs w:val="28"/>
                </w:rPr>
                <w:t>个</w:t>
              </w:r>
            </w:ins>
            <w:ins w:id="471" w:author="咨询组" w:date="2026-01-23T11:28:06Z">
              <w:r>
                <w:rPr>
                  <w:rFonts w:ascii="仿宋" w:hAnsi="仿宋" w:eastAsia="仿宋" w:cs="仿宋"/>
                  <w:sz w:val="28"/>
                  <w:szCs w:val="28"/>
                </w:rPr>
                <w:t>月</w:t>
              </w:r>
            </w:ins>
          </w:p>
        </w:tc>
        <w:tc>
          <w:tcPr>
            <w:tcW w:w="1750" w:type="dxa"/>
            <w:tcBorders>
              <w:top w:val="single" w:color="auto" w:sz="4" w:space="0"/>
              <w:left w:val="single" w:color="auto" w:sz="4" w:space="0"/>
              <w:bottom w:val="single" w:color="auto" w:sz="4" w:space="0"/>
              <w:right w:val="single" w:color="auto" w:sz="4" w:space="0"/>
            </w:tcBorders>
            <w:shd w:val="clear" w:color="auto" w:fill="auto"/>
            <w:vAlign w:val="top"/>
          </w:tcPr>
          <w:p w14:paraId="052CF308">
            <w:pPr>
              <w:spacing w:line="338" w:lineRule="auto"/>
              <w:rPr>
                <w:ins w:id="472" w:author="咨询组" w:date="2026-01-23T11:28:06Z"/>
                <w:rFonts w:ascii="Arial"/>
                <w:sz w:val="21"/>
              </w:rPr>
            </w:pPr>
          </w:p>
          <w:p w14:paraId="2DEB088E">
            <w:pPr>
              <w:spacing w:before="91" w:line="377" w:lineRule="auto"/>
              <w:ind w:right="241"/>
              <w:jc w:val="center"/>
              <w:rPr>
                <w:ins w:id="473" w:author="咨询组" w:date="2026-01-23T11:28:06Z"/>
                <w:rFonts w:ascii="仿宋" w:hAnsi="仿宋" w:eastAsia="仿宋" w:cs="仿宋"/>
                <w:spacing w:val="-4"/>
                <w:sz w:val="28"/>
                <w:szCs w:val="28"/>
              </w:rPr>
            </w:pPr>
            <w:ins w:id="474" w:author="咨询组" w:date="2026-01-23T11:28:06Z">
              <w:r>
                <w:rPr>
                  <w:rFonts w:ascii="仿宋" w:hAnsi="仿宋" w:eastAsia="仿宋" w:cs="仿宋"/>
                  <w:spacing w:val="-5"/>
                  <w:sz w:val="28"/>
                  <w:szCs w:val="28"/>
                </w:rPr>
                <w:t>无</w:t>
              </w:r>
            </w:ins>
            <w:ins w:id="475" w:author="咨询组" w:date="2026-01-23T11:28:06Z">
              <w:r>
                <w:rPr>
                  <w:rFonts w:ascii="仿宋" w:hAnsi="仿宋" w:eastAsia="仿宋" w:cs="仿宋"/>
                  <w:spacing w:val="-4"/>
                  <w:sz w:val="28"/>
                  <w:szCs w:val="28"/>
                </w:rPr>
                <w:t>累计</w:t>
              </w:r>
            </w:ins>
          </w:p>
          <w:p w14:paraId="219D2F32">
            <w:pPr>
              <w:spacing w:before="91" w:line="377" w:lineRule="auto"/>
              <w:ind w:right="241" w:rightChars="0"/>
              <w:jc w:val="center"/>
              <w:rPr>
                <w:ins w:id="476" w:author="咨询组" w:date="2026-01-23T11:28:06Z"/>
                <w:rFonts w:ascii="仿宋" w:hAnsi="仿宋" w:eastAsia="仿宋" w:cs="仿宋"/>
                <w:snapToGrid w:val="0"/>
                <w:color w:val="000000"/>
                <w:kern w:val="0"/>
                <w:sz w:val="28"/>
                <w:szCs w:val="28"/>
              </w:rPr>
            </w:pPr>
            <w:ins w:id="477" w:author="咨询组" w:date="2026-01-23T11:28:06Z">
              <w:r>
                <w:rPr>
                  <w:rFonts w:ascii="仿宋" w:hAnsi="仿宋" w:eastAsia="仿宋" w:cs="仿宋"/>
                  <w:spacing w:val="-4"/>
                  <w:sz w:val="28"/>
                  <w:szCs w:val="28"/>
                </w:rPr>
                <w:t>计算周期</w:t>
              </w:r>
            </w:ins>
          </w:p>
        </w:tc>
      </w:tr>
      <w:tr w14:paraId="026561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0" w:hRule="atLeast"/>
          <w:ins w:id="478" w:author="咨询组" w:date="2026-01-23T11:28:06Z"/>
        </w:trPr>
        <w:tc>
          <w:tcPr>
            <w:tcW w:w="1808" w:type="dxa"/>
            <w:tcBorders>
              <w:top w:val="single" w:color="auto" w:sz="4" w:space="0"/>
              <w:left w:val="single" w:color="auto" w:sz="4" w:space="0"/>
              <w:bottom w:val="single" w:color="auto" w:sz="4" w:space="0"/>
              <w:right w:val="single" w:color="auto" w:sz="4" w:space="0"/>
            </w:tcBorders>
            <w:vAlign w:val="center"/>
          </w:tcPr>
          <w:p w14:paraId="68D5FC37">
            <w:pPr>
              <w:jc w:val="center"/>
              <w:rPr>
                <w:ins w:id="479" w:author="咨询组" w:date="2026-01-23T11:28:06Z"/>
                <w:rFonts w:hint="eastAsia" w:ascii="仿宋" w:hAnsi="仿宋" w:eastAsia="仿宋" w:cs="仿宋"/>
                <w:color w:val="FF0000"/>
                <w:sz w:val="28"/>
                <w:szCs w:val="28"/>
                <w:lang w:val="en-US" w:eastAsia="zh-CN"/>
              </w:rPr>
            </w:pPr>
            <w:ins w:id="480" w:author="咨询组" w:date="2026-01-23T11:28:06Z">
              <w:r>
                <w:rPr>
                  <w:rFonts w:hint="eastAsia" w:ascii="仿宋" w:hAnsi="仿宋" w:eastAsia="仿宋" w:cs="仿宋"/>
                  <w:color w:val="FF0000"/>
                  <w:sz w:val="28"/>
                  <w:szCs w:val="28"/>
                  <w:lang w:val="en-US" w:eastAsia="zh-CN"/>
                </w:rPr>
                <w:t>全国范围</w:t>
              </w:r>
            </w:ins>
          </w:p>
          <w:p w14:paraId="18BDEDAE">
            <w:pPr>
              <w:spacing w:before="225" w:line="220" w:lineRule="auto"/>
              <w:jc w:val="center"/>
              <w:rPr>
                <w:ins w:id="481" w:author="咨询组" w:date="2026-01-23T11:28:06Z"/>
                <w:rFonts w:hint="default" w:ascii="仿宋" w:hAnsi="仿宋" w:eastAsia="仿宋" w:cs="仿宋"/>
                <w:color w:val="FF0000"/>
                <w:sz w:val="28"/>
                <w:szCs w:val="28"/>
                <w:lang w:val="en-US" w:eastAsia="zh-CN"/>
              </w:rPr>
            </w:pPr>
            <w:ins w:id="482" w:author="咨询组" w:date="2026-01-23T11:28:06Z">
              <w:r>
                <w:rPr>
                  <w:rFonts w:hint="eastAsia" w:ascii="仿宋" w:hAnsi="仿宋" w:eastAsia="仿宋" w:cs="仿宋"/>
                  <w:color w:val="FF0000"/>
                  <w:sz w:val="28"/>
                  <w:szCs w:val="28"/>
                  <w:lang w:val="en-US" w:eastAsia="zh-CN"/>
                </w:rPr>
                <w:t>不含上海</w:t>
              </w:r>
            </w:ins>
          </w:p>
        </w:tc>
        <w:tc>
          <w:tcPr>
            <w:tcW w:w="1562" w:type="dxa"/>
            <w:tcBorders>
              <w:top w:val="single" w:color="auto" w:sz="4" w:space="0"/>
              <w:left w:val="single" w:color="auto" w:sz="4" w:space="0"/>
              <w:bottom w:val="single" w:color="auto" w:sz="4" w:space="0"/>
              <w:right w:val="single" w:color="auto" w:sz="4" w:space="0"/>
            </w:tcBorders>
            <w:vAlign w:val="top"/>
          </w:tcPr>
          <w:p w14:paraId="2D6A9DA8">
            <w:pPr>
              <w:spacing w:line="218" w:lineRule="auto"/>
              <w:jc w:val="center"/>
              <w:rPr>
                <w:ins w:id="483" w:author="咨询组" w:date="2026-01-23T11:28:06Z"/>
                <w:rFonts w:hint="eastAsia" w:ascii="仿宋" w:hAnsi="仿宋" w:eastAsia="仿宋" w:cs="仿宋"/>
                <w:color w:val="FF0000"/>
                <w:sz w:val="28"/>
                <w:szCs w:val="28"/>
                <w:lang w:val="en-US" w:eastAsia="zh-CN"/>
              </w:rPr>
            </w:pPr>
          </w:p>
          <w:p w14:paraId="225D7007">
            <w:pPr>
              <w:spacing w:line="218" w:lineRule="auto"/>
              <w:jc w:val="center"/>
              <w:rPr>
                <w:ins w:id="484" w:author="咨询组" w:date="2026-01-23T11:28:06Z"/>
                <w:rFonts w:hint="default" w:ascii="仿宋" w:hAnsi="仿宋" w:eastAsia="仿宋" w:cs="仿宋"/>
                <w:color w:val="FF0000"/>
                <w:sz w:val="28"/>
                <w:szCs w:val="28"/>
                <w:lang w:val="en-US" w:eastAsia="zh-CN"/>
              </w:rPr>
            </w:pPr>
            <w:ins w:id="485" w:author="咨询组" w:date="2026-01-23T11:28:06Z">
              <w:r>
                <w:rPr>
                  <w:rFonts w:hint="eastAsia" w:ascii="仿宋" w:hAnsi="仿宋" w:eastAsia="仿宋" w:cs="仿宋"/>
                  <w:color w:val="FF0000"/>
                  <w:sz w:val="28"/>
                  <w:szCs w:val="28"/>
                  <w:lang w:val="en-US" w:eastAsia="zh-CN"/>
                </w:rPr>
                <w:t>10年以下</w:t>
              </w:r>
            </w:ins>
          </w:p>
        </w:tc>
        <w:tc>
          <w:tcPr>
            <w:tcW w:w="2263" w:type="dxa"/>
            <w:tcBorders>
              <w:top w:val="single" w:color="auto" w:sz="4" w:space="0"/>
              <w:left w:val="single" w:color="auto" w:sz="4" w:space="0"/>
              <w:bottom w:val="single" w:color="auto" w:sz="4" w:space="0"/>
              <w:right w:val="single" w:color="auto" w:sz="4" w:space="0"/>
            </w:tcBorders>
            <w:vAlign w:val="center"/>
          </w:tcPr>
          <w:p w14:paraId="571DCD4D">
            <w:pPr>
              <w:spacing w:before="210" w:line="219" w:lineRule="auto"/>
              <w:ind w:firstLine="840" w:firstLineChars="300"/>
              <w:jc w:val="both"/>
              <w:rPr>
                <w:ins w:id="486" w:author="咨询组" w:date="2026-01-23T11:28:06Z"/>
                <w:rFonts w:ascii="仿宋" w:hAnsi="仿宋" w:eastAsia="仿宋" w:cs="仿宋"/>
                <w:sz w:val="28"/>
                <w:szCs w:val="28"/>
              </w:rPr>
            </w:pPr>
            <w:ins w:id="487" w:author="咨询组" w:date="2026-01-23T11:28:06Z">
              <w:r>
                <w:rPr>
                  <w:rFonts w:ascii="Times New Roman" w:hAnsi="Times New Roman" w:eastAsia="Times New Roman" w:cs="Times New Roman"/>
                  <w:sz w:val="28"/>
                  <w:szCs w:val="28"/>
                </w:rPr>
                <w:t>Y</w:t>
              </w:r>
            </w:ins>
            <w:ins w:id="488" w:author="咨询组" w:date="2026-01-23T11:28:06Z">
              <w:r>
                <w:rPr>
                  <w:rFonts w:ascii="Times New Roman" w:hAnsi="Times New Roman" w:eastAsia="Times New Roman" w:cs="Times New Roman"/>
                  <w:spacing w:val="-1"/>
                  <w:sz w:val="28"/>
                  <w:szCs w:val="28"/>
                </w:rPr>
                <w:t xml:space="preserve">&lt;5 </w:t>
              </w:r>
            </w:ins>
            <w:ins w:id="489" w:author="咨询组" w:date="2026-01-23T11:28:06Z">
              <w:r>
                <w:rPr>
                  <w:rFonts w:ascii="仿宋" w:hAnsi="仿宋" w:eastAsia="仿宋" w:cs="仿宋"/>
                  <w:spacing w:val="-1"/>
                  <w:sz w:val="28"/>
                  <w:szCs w:val="28"/>
                </w:rPr>
                <w:t>年</w:t>
              </w:r>
            </w:ins>
          </w:p>
        </w:tc>
        <w:tc>
          <w:tcPr>
            <w:tcW w:w="1175" w:type="dxa"/>
            <w:tcBorders>
              <w:top w:val="single" w:color="auto" w:sz="4" w:space="0"/>
              <w:left w:val="single" w:color="auto" w:sz="4" w:space="0"/>
              <w:bottom w:val="single" w:color="auto" w:sz="4" w:space="0"/>
              <w:right w:val="single" w:color="auto" w:sz="4" w:space="0"/>
            </w:tcBorders>
            <w:vAlign w:val="top"/>
          </w:tcPr>
          <w:p w14:paraId="4F1C1481">
            <w:pPr>
              <w:spacing w:before="211" w:line="219" w:lineRule="auto"/>
              <w:ind w:firstLine="270" w:firstLineChars="100"/>
              <w:jc w:val="center"/>
              <w:rPr>
                <w:ins w:id="490" w:author="咨询组" w:date="2026-01-23T11:28:06Z"/>
                <w:rFonts w:ascii="仿宋" w:hAnsi="仿宋" w:eastAsia="仿宋" w:cs="仿宋"/>
                <w:sz w:val="28"/>
                <w:szCs w:val="28"/>
              </w:rPr>
            </w:pPr>
            <w:ins w:id="491" w:author="咨询组" w:date="2026-01-23T11:28:06Z">
              <w:r>
                <w:rPr>
                  <w:rFonts w:ascii="Times New Roman" w:hAnsi="Times New Roman" w:eastAsia="Times New Roman" w:cs="Times New Roman"/>
                  <w:spacing w:val="-5"/>
                  <w:sz w:val="28"/>
                  <w:szCs w:val="28"/>
                </w:rPr>
                <w:t xml:space="preserve">3 </w:t>
              </w:r>
            </w:ins>
            <w:ins w:id="492" w:author="咨询组" w:date="2026-01-23T11:28:06Z">
              <w:r>
                <w:rPr>
                  <w:rFonts w:ascii="仿宋" w:hAnsi="仿宋" w:eastAsia="仿宋" w:cs="仿宋"/>
                  <w:spacing w:val="-5"/>
                  <w:sz w:val="28"/>
                  <w:szCs w:val="28"/>
                </w:rPr>
                <w:t>个月</w:t>
              </w:r>
            </w:ins>
          </w:p>
        </w:tc>
        <w:tc>
          <w:tcPr>
            <w:tcW w:w="1750" w:type="dxa"/>
            <w:tcBorders>
              <w:top w:val="single" w:color="auto" w:sz="4" w:space="0"/>
              <w:left w:val="single" w:color="auto" w:sz="4" w:space="0"/>
              <w:bottom w:val="single" w:color="auto" w:sz="4" w:space="0"/>
              <w:right w:val="single" w:color="auto" w:sz="4" w:space="0"/>
            </w:tcBorders>
            <w:vAlign w:val="top"/>
          </w:tcPr>
          <w:p w14:paraId="357A2E8F">
            <w:pPr>
              <w:spacing w:before="210" w:line="219" w:lineRule="auto"/>
              <w:ind w:left="297"/>
              <w:jc w:val="center"/>
              <w:rPr>
                <w:ins w:id="493" w:author="咨询组" w:date="2026-01-23T11:28:06Z"/>
                <w:rFonts w:ascii="仿宋" w:hAnsi="仿宋" w:eastAsia="仿宋" w:cs="仿宋"/>
                <w:sz w:val="28"/>
                <w:szCs w:val="28"/>
              </w:rPr>
            </w:pPr>
            <w:ins w:id="494" w:author="咨询组" w:date="2026-01-23T11:28:06Z">
              <w:r>
                <w:rPr>
                  <w:rFonts w:ascii="Times New Roman" w:hAnsi="Times New Roman" w:eastAsia="Times New Roman" w:cs="Times New Roman"/>
                  <w:spacing w:val="-6"/>
                  <w:sz w:val="28"/>
                  <w:szCs w:val="28"/>
                </w:rPr>
                <w:t>6</w:t>
              </w:r>
            </w:ins>
            <w:ins w:id="495" w:author="咨询组" w:date="2026-01-23T11:28:06Z">
              <w:r>
                <w:rPr>
                  <w:rFonts w:ascii="Times New Roman" w:hAnsi="Times New Roman" w:eastAsia="Times New Roman" w:cs="Times New Roman"/>
                  <w:spacing w:val="-4"/>
                  <w:sz w:val="28"/>
                  <w:szCs w:val="28"/>
                </w:rPr>
                <w:t xml:space="preserve"> </w:t>
              </w:r>
            </w:ins>
            <w:ins w:id="496" w:author="咨询组" w:date="2026-01-23T11:28:06Z">
              <w:r>
                <w:rPr>
                  <w:rFonts w:ascii="仿宋" w:hAnsi="仿宋" w:eastAsia="仿宋" w:cs="仿宋"/>
                  <w:spacing w:val="-4"/>
                  <w:sz w:val="28"/>
                  <w:szCs w:val="28"/>
                </w:rPr>
                <w:t>个月内</w:t>
              </w:r>
            </w:ins>
          </w:p>
        </w:tc>
      </w:tr>
      <w:tr w14:paraId="36438C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0" w:hRule="atLeast"/>
          <w:ins w:id="497" w:author="咨询组" w:date="2026-01-23T11:28:06Z"/>
        </w:trPr>
        <w:tc>
          <w:tcPr>
            <w:tcW w:w="1808" w:type="dxa"/>
            <w:tcBorders>
              <w:top w:val="single" w:color="auto" w:sz="4" w:space="0"/>
              <w:left w:val="single" w:color="auto" w:sz="4" w:space="0"/>
              <w:bottom w:val="single" w:color="auto" w:sz="4" w:space="0"/>
              <w:right w:val="single" w:color="auto" w:sz="4" w:space="0"/>
            </w:tcBorders>
            <w:vAlign w:val="center"/>
          </w:tcPr>
          <w:p w14:paraId="34F760B1">
            <w:pPr>
              <w:jc w:val="center"/>
              <w:rPr>
                <w:ins w:id="498" w:author="咨询组" w:date="2026-01-23T11:28:06Z"/>
                <w:rFonts w:hint="eastAsia" w:ascii="仿宋" w:hAnsi="仿宋" w:eastAsia="仿宋" w:cs="仿宋"/>
                <w:color w:val="FF0000"/>
                <w:sz w:val="28"/>
                <w:szCs w:val="28"/>
                <w:lang w:val="en-US" w:eastAsia="zh-CN"/>
              </w:rPr>
            </w:pPr>
            <w:ins w:id="499" w:author="咨询组" w:date="2026-01-23T11:28:06Z">
              <w:r>
                <w:rPr>
                  <w:rFonts w:hint="eastAsia" w:ascii="仿宋" w:hAnsi="仿宋" w:eastAsia="仿宋" w:cs="仿宋"/>
                  <w:color w:val="FF0000"/>
                  <w:sz w:val="28"/>
                  <w:szCs w:val="28"/>
                  <w:lang w:val="en-US" w:eastAsia="zh-CN"/>
                </w:rPr>
                <w:t>全国范围</w:t>
              </w:r>
            </w:ins>
          </w:p>
          <w:p w14:paraId="0B66F61F">
            <w:pPr>
              <w:jc w:val="center"/>
              <w:rPr>
                <w:ins w:id="500" w:author="咨询组" w:date="2026-01-23T11:28:06Z"/>
                <w:rFonts w:ascii="Arial"/>
                <w:color w:val="FF0000"/>
                <w:sz w:val="21"/>
              </w:rPr>
            </w:pPr>
            <w:ins w:id="501" w:author="咨询组" w:date="2026-01-23T11:28:06Z">
              <w:r>
                <w:rPr>
                  <w:rFonts w:hint="eastAsia" w:ascii="仿宋" w:hAnsi="仿宋" w:eastAsia="仿宋" w:cs="仿宋"/>
                  <w:color w:val="FF0000"/>
                  <w:sz w:val="28"/>
                  <w:szCs w:val="28"/>
                  <w:lang w:val="en-US" w:eastAsia="zh-CN"/>
                </w:rPr>
                <w:t>不含上海</w:t>
              </w:r>
            </w:ins>
          </w:p>
        </w:tc>
        <w:tc>
          <w:tcPr>
            <w:tcW w:w="1562" w:type="dxa"/>
            <w:tcBorders>
              <w:top w:val="single" w:color="auto" w:sz="4" w:space="0"/>
              <w:left w:val="single" w:color="auto" w:sz="4" w:space="0"/>
              <w:bottom w:val="single" w:color="auto" w:sz="4" w:space="0"/>
              <w:right w:val="single" w:color="auto" w:sz="4" w:space="0"/>
            </w:tcBorders>
            <w:vAlign w:val="top"/>
          </w:tcPr>
          <w:p w14:paraId="15CD201E">
            <w:pPr>
              <w:jc w:val="center"/>
              <w:rPr>
                <w:ins w:id="502" w:author="咨询组" w:date="2026-01-23T11:28:06Z"/>
                <w:rFonts w:ascii="Arial"/>
                <w:color w:val="FF0000"/>
                <w:sz w:val="21"/>
              </w:rPr>
            </w:pPr>
            <w:ins w:id="503" w:author="咨询组" w:date="2026-01-23T11:28:06Z">
              <w:r>
                <w:rPr>
                  <w:rFonts w:hint="eastAsia" w:ascii="仿宋" w:hAnsi="仿宋" w:eastAsia="仿宋" w:cs="仿宋"/>
                  <w:color w:val="FF0000"/>
                  <w:sz w:val="28"/>
                  <w:szCs w:val="28"/>
                  <w:lang w:val="en-US" w:eastAsia="zh-CN"/>
                </w:rPr>
                <w:t>10年以下</w:t>
              </w:r>
            </w:ins>
          </w:p>
        </w:tc>
        <w:tc>
          <w:tcPr>
            <w:tcW w:w="2263" w:type="dxa"/>
            <w:tcBorders>
              <w:top w:val="single" w:color="auto" w:sz="4" w:space="0"/>
              <w:left w:val="single" w:color="auto" w:sz="4" w:space="0"/>
              <w:bottom w:val="single" w:color="auto" w:sz="4" w:space="0"/>
              <w:right w:val="single" w:color="auto" w:sz="4" w:space="0"/>
            </w:tcBorders>
            <w:vAlign w:val="center"/>
          </w:tcPr>
          <w:p w14:paraId="2878F343">
            <w:pPr>
              <w:spacing w:before="209" w:line="232" w:lineRule="auto"/>
              <w:ind w:left="745"/>
              <w:jc w:val="both"/>
              <w:rPr>
                <w:ins w:id="504" w:author="咨询组" w:date="2026-01-23T11:28:06Z"/>
                <w:rFonts w:ascii="仿宋" w:hAnsi="仿宋" w:eastAsia="仿宋" w:cs="仿宋"/>
                <w:sz w:val="28"/>
                <w:szCs w:val="28"/>
              </w:rPr>
            </w:pPr>
            <w:ins w:id="505" w:author="咨询组" w:date="2026-01-23T11:28:06Z">
              <w:r>
                <w:rPr>
                  <w:rFonts w:ascii="Times New Roman" w:hAnsi="Times New Roman" w:eastAsia="Times New Roman" w:cs="Times New Roman"/>
                  <w:sz w:val="28"/>
                  <w:szCs w:val="28"/>
                </w:rPr>
                <w:t>Y</w:t>
              </w:r>
            </w:ins>
            <w:ins w:id="506" w:author="咨询组" w:date="2026-01-23T11:28:06Z">
              <w:r>
                <w:rPr>
                  <w:rFonts w:ascii="Times New Roman" w:hAnsi="Times New Roman" w:eastAsia="Times New Roman" w:cs="Times New Roman"/>
                  <w:spacing w:val="-1"/>
                  <w:sz w:val="28"/>
                  <w:szCs w:val="28"/>
                </w:rPr>
                <w:t xml:space="preserve">≥5 </w:t>
              </w:r>
            </w:ins>
            <w:ins w:id="507" w:author="咨询组" w:date="2026-01-23T11:28:06Z">
              <w:r>
                <w:rPr>
                  <w:rFonts w:ascii="仿宋" w:hAnsi="仿宋" w:eastAsia="仿宋" w:cs="仿宋"/>
                  <w:sz w:val="28"/>
                  <w:szCs w:val="28"/>
                </w:rPr>
                <w:t>年</w:t>
              </w:r>
            </w:ins>
          </w:p>
        </w:tc>
        <w:tc>
          <w:tcPr>
            <w:tcW w:w="1175" w:type="dxa"/>
            <w:tcBorders>
              <w:top w:val="single" w:color="auto" w:sz="4" w:space="0"/>
              <w:left w:val="single" w:color="auto" w:sz="4" w:space="0"/>
              <w:bottom w:val="single" w:color="auto" w:sz="4" w:space="0"/>
              <w:right w:val="single" w:color="auto" w:sz="4" w:space="0"/>
            </w:tcBorders>
            <w:vAlign w:val="top"/>
          </w:tcPr>
          <w:p w14:paraId="1E4A210A">
            <w:pPr>
              <w:spacing w:before="209" w:line="219" w:lineRule="auto"/>
              <w:ind w:firstLine="268" w:firstLineChars="100"/>
              <w:jc w:val="center"/>
              <w:rPr>
                <w:ins w:id="508" w:author="咨询组" w:date="2026-01-23T11:28:06Z"/>
                <w:rFonts w:ascii="仿宋" w:hAnsi="仿宋" w:eastAsia="仿宋" w:cs="仿宋"/>
                <w:sz w:val="28"/>
                <w:szCs w:val="28"/>
              </w:rPr>
            </w:pPr>
            <w:ins w:id="509" w:author="咨询组" w:date="2026-01-23T11:28:06Z">
              <w:r>
                <w:rPr>
                  <w:rFonts w:ascii="Times New Roman" w:hAnsi="Times New Roman" w:eastAsia="Times New Roman" w:cs="Times New Roman"/>
                  <w:spacing w:val="-6"/>
                  <w:sz w:val="28"/>
                  <w:szCs w:val="28"/>
                </w:rPr>
                <w:t>6</w:t>
              </w:r>
            </w:ins>
            <w:ins w:id="510" w:author="咨询组" w:date="2026-01-23T11:28:06Z">
              <w:r>
                <w:rPr>
                  <w:rFonts w:ascii="Times New Roman" w:hAnsi="Times New Roman" w:eastAsia="Times New Roman" w:cs="Times New Roman"/>
                  <w:spacing w:val="-5"/>
                  <w:sz w:val="28"/>
                  <w:szCs w:val="28"/>
                </w:rPr>
                <w:t xml:space="preserve"> </w:t>
              </w:r>
            </w:ins>
            <w:ins w:id="511" w:author="咨询组" w:date="2026-01-23T11:28:06Z">
              <w:r>
                <w:rPr>
                  <w:rFonts w:ascii="仿宋" w:hAnsi="仿宋" w:eastAsia="仿宋" w:cs="仿宋"/>
                  <w:spacing w:val="-5"/>
                  <w:sz w:val="28"/>
                  <w:szCs w:val="28"/>
                </w:rPr>
                <w:t>个月</w:t>
              </w:r>
            </w:ins>
          </w:p>
        </w:tc>
        <w:tc>
          <w:tcPr>
            <w:tcW w:w="1750" w:type="dxa"/>
            <w:tcBorders>
              <w:top w:val="single" w:color="auto" w:sz="4" w:space="0"/>
              <w:left w:val="single" w:color="auto" w:sz="4" w:space="0"/>
              <w:bottom w:val="single" w:color="auto" w:sz="4" w:space="0"/>
              <w:right w:val="single" w:color="auto" w:sz="4" w:space="0"/>
            </w:tcBorders>
            <w:vAlign w:val="top"/>
          </w:tcPr>
          <w:p w14:paraId="613711D5">
            <w:pPr>
              <w:spacing w:before="208" w:line="219" w:lineRule="auto"/>
              <w:ind w:left="248"/>
              <w:jc w:val="center"/>
              <w:rPr>
                <w:ins w:id="512" w:author="咨询组" w:date="2026-01-23T11:28:06Z"/>
                <w:rFonts w:ascii="仿宋" w:hAnsi="仿宋" w:eastAsia="仿宋" w:cs="仿宋"/>
                <w:sz w:val="28"/>
                <w:szCs w:val="28"/>
              </w:rPr>
            </w:pPr>
            <w:ins w:id="513" w:author="咨询组" w:date="2026-01-23T11:28:06Z">
              <w:r>
                <w:rPr>
                  <w:rFonts w:ascii="Times New Roman" w:hAnsi="Times New Roman" w:eastAsia="Times New Roman" w:cs="Times New Roman"/>
                  <w:spacing w:val="-7"/>
                  <w:sz w:val="28"/>
                  <w:szCs w:val="28"/>
                </w:rPr>
                <w:t xml:space="preserve">12 </w:t>
              </w:r>
            </w:ins>
            <w:ins w:id="514" w:author="咨询组" w:date="2026-01-23T11:28:06Z">
              <w:r>
                <w:rPr>
                  <w:rFonts w:ascii="仿宋" w:hAnsi="仿宋" w:eastAsia="仿宋" w:cs="仿宋"/>
                  <w:spacing w:val="-7"/>
                  <w:sz w:val="28"/>
                  <w:szCs w:val="28"/>
                </w:rPr>
                <w:t>个月</w:t>
              </w:r>
            </w:ins>
            <w:ins w:id="515" w:author="咨询组" w:date="2026-01-23T11:28:06Z">
              <w:r>
                <w:rPr>
                  <w:rFonts w:ascii="仿宋" w:hAnsi="仿宋" w:eastAsia="仿宋" w:cs="仿宋"/>
                  <w:spacing w:val="-6"/>
                  <w:sz w:val="28"/>
                  <w:szCs w:val="28"/>
                </w:rPr>
                <w:t>内</w:t>
              </w:r>
            </w:ins>
          </w:p>
        </w:tc>
      </w:tr>
      <w:tr w14:paraId="49B61C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0" w:hRule="atLeast"/>
          <w:ins w:id="516" w:author="咨询组" w:date="2026-01-23T11:28:06Z"/>
        </w:trPr>
        <w:tc>
          <w:tcPr>
            <w:tcW w:w="1808" w:type="dxa"/>
            <w:tcBorders>
              <w:top w:val="single" w:color="auto" w:sz="4" w:space="0"/>
              <w:left w:val="single" w:color="auto" w:sz="4" w:space="0"/>
              <w:bottom w:val="single" w:color="auto" w:sz="4" w:space="0"/>
              <w:right w:val="single" w:color="auto" w:sz="4" w:space="0"/>
            </w:tcBorders>
            <w:vAlign w:val="center"/>
          </w:tcPr>
          <w:p w14:paraId="2C8C41AE">
            <w:pPr>
              <w:jc w:val="center"/>
              <w:rPr>
                <w:ins w:id="517" w:author="咨询组" w:date="2026-01-23T11:28:06Z"/>
                <w:rFonts w:hint="eastAsia" w:ascii="仿宋" w:hAnsi="仿宋" w:eastAsia="仿宋" w:cs="仿宋"/>
                <w:color w:val="FF0000"/>
                <w:sz w:val="28"/>
                <w:szCs w:val="28"/>
                <w:lang w:val="en-US" w:eastAsia="zh-CN"/>
              </w:rPr>
            </w:pPr>
            <w:ins w:id="518" w:author="咨询组" w:date="2026-01-23T11:28:06Z">
              <w:r>
                <w:rPr>
                  <w:rFonts w:hint="eastAsia" w:ascii="仿宋" w:hAnsi="仿宋" w:eastAsia="仿宋" w:cs="仿宋"/>
                  <w:color w:val="FF0000"/>
                  <w:sz w:val="28"/>
                  <w:szCs w:val="28"/>
                  <w:lang w:val="en-US" w:eastAsia="zh-CN"/>
                </w:rPr>
                <w:t>全国范围</w:t>
              </w:r>
            </w:ins>
          </w:p>
          <w:p w14:paraId="5892FB54">
            <w:pPr>
              <w:jc w:val="center"/>
              <w:rPr>
                <w:ins w:id="519" w:author="咨询组" w:date="2026-01-23T11:28:06Z"/>
                <w:rFonts w:ascii="Arial"/>
                <w:color w:val="FF0000"/>
                <w:sz w:val="21"/>
              </w:rPr>
            </w:pPr>
            <w:ins w:id="520" w:author="咨询组" w:date="2026-01-23T11:28:06Z">
              <w:r>
                <w:rPr>
                  <w:rFonts w:hint="eastAsia" w:ascii="仿宋" w:hAnsi="仿宋" w:eastAsia="仿宋" w:cs="仿宋"/>
                  <w:color w:val="FF0000"/>
                  <w:sz w:val="28"/>
                  <w:szCs w:val="28"/>
                  <w:lang w:val="en-US" w:eastAsia="zh-CN"/>
                </w:rPr>
                <w:t>不含上海</w:t>
              </w:r>
            </w:ins>
          </w:p>
        </w:tc>
        <w:tc>
          <w:tcPr>
            <w:tcW w:w="1562" w:type="dxa"/>
            <w:tcBorders>
              <w:top w:val="single" w:color="auto" w:sz="4" w:space="0"/>
              <w:left w:val="single" w:color="auto" w:sz="4" w:space="0"/>
              <w:bottom w:val="single" w:color="auto" w:sz="4" w:space="0"/>
              <w:right w:val="single" w:color="auto" w:sz="4" w:space="0"/>
            </w:tcBorders>
            <w:vAlign w:val="top"/>
          </w:tcPr>
          <w:p w14:paraId="6679E2BB">
            <w:pPr>
              <w:spacing w:before="91" w:line="383" w:lineRule="auto"/>
              <w:ind w:left="0" w:leftChars="0" w:right="205"/>
              <w:jc w:val="center"/>
              <w:rPr>
                <w:ins w:id="521" w:author="咨询组" w:date="2026-01-23T11:28:06Z"/>
                <w:rFonts w:hint="default" w:ascii="仿宋" w:hAnsi="仿宋" w:eastAsia="仿宋" w:cs="仿宋"/>
                <w:color w:val="FF0000"/>
                <w:sz w:val="28"/>
                <w:szCs w:val="28"/>
                <w:lang w:val="en-US" w:eastAsia="zh-CN"/>
              </w:rPr>
            </w:pPr>
            <w:ins w:id="522" w:author="咨询组" w:date="2026-01-23T11:28:06Z">
              <w:r>
                <w:rPr>
                  <w:rFonts w:hint="eastAsia" w:ascii="仿宋" w:hAnsi="仿宋" w:eastAsia="仿宋" w:cs="仿宋"/>
                  <w:color w:val="FF0000"/>
                  <w:sz w:val="28"/>
                  <w:szCs w:val="28"/>
                  <w:lang w:val="en-US" w:eastAsia="zh-CN"/>
                </w:rPr>
                <w:t xml:space="preserve"> 10年以上</w:t>
              </w:r>
            </w:ins>
          </w:p>
        </w:tc>
        <w:tc>
          <w:tcPr>
            <w:tcW w:w="2263" w:type="dxa"/>
            <w:tcBorders>
              <w:top w:val="single" w:color="auto" w:sz="4" w:space="0"/>
              <w:left w:val="single" w:color="auto" w:sz="4" w:space="0"/>
              <w:bottom w:val="single" w:color="auto" w:sz="4" w:space="0"/>
              <w:right w:val="single" w:color="auto" w:sz="4" w:space="0"/>
            </w:tcBorders>
            <w:vAlign w:val="center"/>
          </w:tcPr>
          <w:p w14:paraId="17C266BF">
            <w:pPr>
              <w:spacing w:before="210" w:line="219" w:lineRule="auto"/>
              <w:ind w:left="743"/>
              <w:jc w:val="both"/>
              <w:rPr>
                <w:ins w:id="523" w:author="咨询组" w:date="2026-01-23T11:28:06Z"/>
                <w:rFonts w:ascii="仿宋" w:hAnsi="仿宋" w:eastAsia="仿宋" w:cs="仿宋"/>
                <w:sz w:val="28"/>
                <w:szCs w:val="28"/>
              </w:rPr>
            </w:pPr>
            <w:ins w:id="524" w:author="咨询组" w:date="2026-01-23T11:28:06Z">
              <w:r>
                <w:rPr>
                  <w:rFonts w:ascii="Times New Roman" w:hAnsi="Times New Roman" w:eastAsia="Times New Roman" w:cs="Times New Roman"/>
                  <w:sz w:val="28"/>
                  <w:szCs w:val="28"/>
                </w:rPr>
                <w:t>Y</w:t>
              </w:r>
            </w:ins>
            <w:ins w:id="525" w:author="咨询组" w:date="2026-01-23T11:28:06Z">
              <w:r>
                <w:rPr>
                  <w:rFonts w:ascii="Times New Roman" w:hAnsi="Times New Roman" w:eastAsia="Times New Roman" w:cs="Times New Roman"/>
                  <w:spacing w:val="-1"/>
                  <w:sz w:val="28"/>
                  <w:szCs w:val="28"/>
                </w:rPr>
                <w:t xml:space="preserve">&lt;5 </w:t>
              </w:r>
            </w:ins>
            <w:ins w:id="526" w:author="咨询组" w:date="2026-01-23T11:28:06Z">
              <w:r>
                <w:rPr>
                  <w:rFonts w:ascii="仿宋" w:hAnsi="仿宋" w:eastAsia="仿宋" w:cs="仿宋"/>
                  <w:spacing w:val="-1"/>
                  <w:sz w:val="28"/>
                  <w:szCs w:val="28"/>
                </w:rPr>
                <w:t>年</w:t>
              </w:r>
            </w:ins>
          </w:p>
        </w:tc>
        <w:tc>
          <w:tcPr>
            <w:tcW w:w="1175" w:type="dxa"/>
            <w:tcBorders>
              <w:top w:val="single" w:color="auto" w:sz="4" w:space="0"/>
              <w:left w:val="single" w:color="auto" w:sz="4" w:space="0"/>
              <w:bottom w:val="single" w:color="auto" w:sz="4" w:space="0"/>
              <w:right w:val="single" w:color="auto" w:sz="4" w:space="0"/>
            </w:tcBorders>
            <w:vAlign w:val="top"/>
          </w:tcPr>
          <w:p w14:paraId="223D0EEC">
            <w:pPr>
              <w:spacing w:before="211" w:line="219" w:lineRule="auto"/>
              <w:ind w:firstLine="268" w:firstLineChars="100"/>
              <w:jc w:val="center"/>
              <w:rPr>
                <w:ins w:id="527" w:author="咨询组" w:date="2026-01-23T11:28:06Z"/>
                <w:rFonts w:ascii="仿宋" w:hAnsi="仿宋" w:eastAsia="仿宋" w:cs="仿宋"/>
                <w:sz w:val="28"/>
                <w:szCs w:val="28"/>
              </w:rPr>
            </w:pPr>
            <w:ins w:id="528" w:author="咨询组" w:date="2026-01-23T11:28:06Z">
              <w:r>
                <w:rPr>
                  <w:rFonts w:ascii="Times New Roman" w:hAnsi="Times New Roman" w:eastAsia="Times New Roman" w:cs="Times New Roman"/>
                  <w:spacing w:val="-6"/>
                  <w:sz w:val="28"/>
                  <w:szCs w:val="28"/>
                </w:rPr>
                <w:t>6</w:t>
              </w:r>
            </w:ins>
            <w:ins w:id="529" w:author="咨询组" w:date="2026-01-23T11:28:06Z">
              <w:r>
                <w:rPr>
                  <w:rFonts w:ascii="Times New Roman" w:hAnsi="Times New Roman" w:eastAsia="Times New Roman" w:cs="Times New Roman"/>
                  <w:spacing w:val="-5"/>
                  <w:sz w:val="28"/>
                  <w:szCs w:val="28"/>
                </w:rPr>
                <w:t xml:space="preserve"> </w:t>
              </w:r>
            </w:ins>
            <w:ins w:id="530" w:author="咨询组" w:date="2026-01-23T11:28:06Z">
              <w:r>
                <w:rPr>
                  <w:rFonts w:ascii="仿宋" w:hAnsi="仿宋" w:eastAsia="仿宋" w:cs="仿宋"/>
                  <w:spacing w:val="-5"/>
                  <w:sz w:val="28"/>
                  <w:szCs w:val="28"/>
                </w:rPr>
                <w:t>个月</w:t>
              </w:r>
            </w:ins>
          </w:p>
        </w:tc>
        <w:tc>
          <w:tcPr>
            <w:tcW w:w="1750" w:type="dxa"/>
            <w:tcBorders>
              <w:top w:val="single" w:color="auto" w:sz="4" w:space="0"/>
              <w:left w:val="single" w:color="auto" w:sz="4" w:space="0"/>
              <w:bottom w:val="single" w:color="auto" w:sz="4" w:space="0"/>
              <w:right w:val="single" w:color="auto" w:sz="4" w:space="0"/>
            </w:tcBorders>
            <w:vAlign w:val="top"/>
          </w:tcPr>
          <w:p w14:paraId="13AEEA79">
            <w:pPr>
              <w:spacing w:before="210" w:line="219" w:lineRule="auto"/>
              <w:ind w:left="248"/>
              <w:jc w:val="center"/>
              <w:rPr>
                <w:ins w:id="531" w:author="咨询组" w:date="2026-01-23T11:28:06Z"/>
                <w:rFonts w:ascii="仿宋" w:hAnsi="仿宋" w:eastAsia="仿宋" w:cs="仿宋"/>
                <w:sz w:val="28"/>
                <w:szCs w:val="28"/>
              </w:rPr>
            </w:pPr>
            <w:ins w:id="532" w:author="咨询组" w:date="2026-01-23T11:28:06Z">
              <w:r>
                <w:rPr>
                  <w:rFonts w:ascii="Times New Roman" w:hAnsi="Times New Roman" w:eastAsia="Times New Roman" w:cs="Times New Roman"/>
                  <w:spacing w:val="-7"/>
                  <w:sz w:val="28"/>
                  <w:szCs w:val="28"/>
                </w:rPr>
                <w:t xml:space="preserve">12 </w:t>
              </w:r>
            </w:ins>
            <w:ins w:id="533" w:author="咨询组" w:date="2026-01-23T11:28:06Z">
              <w:r>
                <w:rPr>
                  <w:rFonts w:ascii="仿宋" w:hAnsi="仿宋" w:eastAsia="仿宋" w:cs="仿宋"/>
                  <w:spacing w:val="-7"/>
                  <w:sz w:val="28"/>
                  <w:szCs w:val="28"/>
                </w:rPr>
                <w:t>个月</w:t>
              </w:r>
            </w:ins>
            <w:ins w:id="534" w:author="咨询组" w:date="2026-01-23T11:28:06Z">
              <w:r>
                <w:rPr>
                  <w:rFonts w:ascii="仿宋" w:hAnsi="仿宋" w:eastAsia="仿宋" w:cs="仿宋"/>
                  <w:spacing w:val="-6"/>
                  <w:sz w:val="28"/>
                  <w:szCs w:val="28"/>
                </w:rPr>
                <w:t>内</w:t>
              </w:r>
            </w:ins>
          </w:p>
        </w:tc>
      </w:tr>
      <w:tr w14:paraId="2B08B8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0" w:hRule="atLeast"/>
          <w:ins w:id="535" w:author="咨询组" w:date="2026-01-23T11:28:06Z"/>
        </w:trPr>
        <w:tc>
          <w:tcPr>
            <w:tcW w:w="1808" w:type="dxa"/>
            <w:tcBorders>
              <w:top w:val="single" w:color="auto" w:sz="4" w:space="0"/>
              <w:left w:val="single" w:color="auto" w:sz="4" w:space="0"/>
              <w:bottom w:val="single" w:color="auto" w:sz="4" w:space="0"/>
              <w:right w:val="single" w:color="auto" w:sz="4" w:space="0"/>
            </w:tcBorders>
            <w:vAlign w:val="center"/>
          </w:tcPr>
          <w:p w14:paraId="01919BCE">
            <w:pPr>
              <w:jc w:val="center"/>
              <w:rPr>
                <w:ins w:id="536" w:author="咨询组" w:date="2026-01-23T11:28:06Z"/>
                <w:rFonts w:hint="eastAsia" w:ascii="仿宋" w:hAnsi="仿宋" w:eastAsia="仿宋" w:cs="仿宋"/>
                <w:color w:val="FF0000"/>
                <w:sz w:val="28"/>
                <w:szCs w:val="28"/>
                <w:lang w:val="en-US" w:eastAsia="zh-CN"/>
              </w:rPr>
            </w:pPr>
            <w:ins w:id="537" w:author="咨询组" w:date="2026-01-23T11:28:06Z">
              <w:r>
                <w:rPr>
                  <w:rFonts w:hint="eastAsia" w:ascii="仿宋" w:hAnsi="仿宋" w:eastAsia="仿宋" w:cs="仿宋"/>
                  <w:color w:val="FF0000"/>
                  <w:sz w:val="28"/>
                  <w:szCs w:val="28"/>
                  <w:lang w:val="en-US" w:eastAsia="zh-CN"/>
                </w:rPr>
                <w:t>全国范围</w:t>
              </w:r>
            </w:ins>
          </w:p>
          <w:p w14:paraId="29CB8128">
            <w:pPr>
              <w:jc w:val="center"/>
              <w:rPr>
                <w:ins w:id="538" w:author="咨询组" w:date="2026-01-23T11:28:06Z"/>
                <w:rFonts w:ascii="Arial"/>
                <w:color w:val="FF0000"/>
                <w:sz w:val="21"/>
              </w:rPr>
            </w:pPr>
            <w:ins w:id="539" w:author="咨询组" w:date="2026-01-23T11:28:06Z">
              <w:r>
                <w:rPr>
                  <w:rFonts w:hint="eastAsia" w:ascii="仿宋" w:hAnsi="仿宋" w:eastAsia="仿宋" w:cs="仿宋"/>
                  <w:color w:val="FF0000"/>
                  <w:sz w:val="28"/>
                  <w:szCs w:val="28"/>
                  <w:lang w:val="en-US" w:eastAsia="zh-CN"/>
                </w:rPr>
                <w:t>不含上海</w:t>
              </w:r>
            </w:ins>
          </w:p>
        </w:tc>
        <w:tc>
          <w:tcPr>
            <w:tcW w:w="1562" w:type="dxa"/>
            <w:tcBorders>
              <w:top w:val="single" w:color="auto" w:sz="4" w:space="0"/>
              <w:left w:val="single" w:color="auto" w:sz="4" w:space="0"/>
              <w:bottom w:val="single" w:color="auto" w:sz="4" w:space="0"/>
              <w:right w:val="single" w:color="auto" w:sz="4" w:space="0"/>
            </w:tcBorders>
            <w:vAlign w:val="top"/>
          </w:tcPr>
          <w:p w14:paraId="35FC98B0">
            <w:pPr>
              <w:jc w:val="center"/>
              <w:rPr>
                <w:ins w:id="540" w:author="咨询组" w:date="2026-01-23T11:28:06Z"/>
                <w:rFonts w:ascii="Arial"/>
                <w:color w:val="FF0000"/>
                <w:sz w:val="21"/>
              </w:rPr>
            </w:pPr>
            <w:ins w:id="541" w:author="咨询组" w:date="2026-01-23T11:28:06Z">
              <w:r>
                <w:rPr>
                  <w:rFonts w:hint="eastAsia" w:ascii="仿宋" w:hAnsi="仿宋" w:eastAsia="仿宋" w:cs="仿宋"/>
                  <w:color w:val="FF0000"/>
                  <w:sz w:val="28"/>
                  <w:szCs w:val="28"/>
                  <w:lang w:val="en-US" w:eastAsia="zh-CN"/>
                </w:rPr>
                <w:t>10年以上</w:t>
              </w:r>
            </w:ins>
          </w:p>
        </w:tc>
        <w:tc>
          <w:tcPr>
            <w:tcW w:w="2263" w:type="dxa"/>
            <w:tcBorders>
              <w:top w:val="single" w:color="auto" w:sz="4" w:space="0"/>
              <w:left w:val="single" w:color="auto" w:sz="4" w:space="0"/>
              <w:bottom w:val="single" w:color="auto" w:sz="4" w:space="0"/>
              <w:right w:val="single" w:color="auto" w:sz="4" w:space="0"/>
            </w:tcBorders>
            <w:vAlign w:val="top"/>
          </w:tcPr>
          <w:p w14:paraId="73B33043">
            <w:pPr>
              <w:spacing w:before="209" w:line="232" w:lineRule="auto"/>
              <w:ind w:left="369"/>
              <w:jc w:val="center"/>
              <w:rPr>
                <w:ins w:id="542" w:author="咨询组" w:date="2026-01-23T11:28:06Z"/>
                <w:rFonts w:ascii="仿宋" w:hAnsi="仿宋" w:eastAsia="仿宋" w:cs="仿宋"/>
                <w:sz w:val="28"/>
                <w:szCs w:val="28"/>
              </w:rPr>
            </w:pPr>
            <w:ins w:id="543" w:author="咨询组" w:date="2026-01-23T11:28:06Z">
              <w:r>
                <w:rPr>
                  <w:rFonts w:ascii="Times New Roman" w:hAnsi="Times New Roman" w:eastAsia="Times New Roman" w:cs="Times New Roman"/>
                  <w:spacing w:val="-4"/>
                  <w:sz w:val="28"/>
                  <w:szCs w:val="28"/>
                </w:rPr>
                <w:t xml:space="preserve">5 </w:t>
              </w:r>
            </w:ins>
            <w:ins w:id="544" w:author="咨询组" w:date="2026-01-23T11:28:06Z">
              <w:r>
                <w:rPr>
                  <w:rFonts w:ascii="仿宋" w:hAnsi="仿宋" w:eastAsia="仿宋" w:cs="仿宋"/>
                  <w:spacing w:val="-4"/>
                  <w:sz w:val="28"/>
                  <w:szCs w:val="28"/>
                </w:rPr>
                <w:t>年</w:t>
              </w:r>
            </w:ins>
            <w:ins w:id="545" w:author="咨询组" w:date="2026-01-23T11:28:06Z">
              <w:r>
                <w:rPr>
                  <w:rFonts w:ascii="Times New Roman" w:hAnsi="Times New Roman" w:eastAsia="Times New Roman" w:cs="Times New Roman"/>
                  <w:spacing w:val="-2"/>
                  <w:sz w:val="28"/>
                  <w:szCs w:val="28"/>
                </w:rPr>
                <w:t xml:space="preserve">≤Y&lt;10 </w:t>
              </w:r>
            </w:ins>
            <w:ins w:id="546" w:author="咨询组" w:date="2026-01-23T11:28:06Z">
              <w:r>
                <w:rPr>
                  <w:rFonts w:ascii="仿宋" w:hAnsi="仿宋" w:eastAsia="仿宋" w:cs="仿宋"/>
                  <w:spacing w:val="-2"/>
                  <w:sz w:val="28"/>
                  <w:szCs w:val="28"/>
                </w:rPr>
                <w:t>年</w:t>
              </w:r>
            </w:ins>
          </w:p>
        </w:tc>
        <w:tc>
          <w:tcPr>
            <w:tcW w:w="1175" w:type="dxa"/>
            <w:tcBorders>
              <w:top w:val="single" w:color="auto" w:sz="4" w:space="0"/>
              <w:left w:val="single" w:color="auto" w:sz="4" w:space="0"/>
              <w:bottom w:val="single" w:color="auto" w:sz="4" w:space="0"/>
              <w:right w:val="single" w:color="auto" w:sz="4" w:space="0"/>
            </w:tcBorders>
            <w:vAlign w:val="top"/>
          </w:tcPr>
          <w:p w14:paraId="0E95CFC9">
            <w:pPr>
              <w:spacing w:before="209" w:line="219" w:lineRule="auto"/>
              <w:ind w:firstLine="270" w:firstLineChars="100"/>
              <w:jc w:val="center"/>
              <w:rPr>
                <w:ins w:id="547" w:author="咨询组" w:date="2026-01-23T11:28:06Z"/>
                <w:rFonts w:ascii="仿宋" w:hAnsi="仿宋" w:eastAsia="仿宋" w:cs="仿宋"/>
                <w:sz w:val="28"/>
                <w:szCs w:val="28"/>
              </w:rPr>
            </w:pPr>
            <w:ins w:id="548" w:author="咨询组" w:date="2026-01-23T11:28:06Z">
              <w:r>
                <w:rPr>
                  <w:rFonts w:ascii="Times New Roman" w:hAnsi="Times New Roman" w:eastAsia="Times New Roman" w:cs="Times New Roman"/>
                  <w:spacing w:val="-5"/>
                  <w:sz w:val="28"/>
                  <w:szCs w:val="28"/>
                </w:rPr>
                <w:t xml:space="preserve">9 </w:t>
              </w:r>
            </w:ins>
            <w:ins w:id="549" w:author="咨询组" w:date="2026-01-23T11:28:06Z">
              <w:r>
                <w:rPr>
                  <w:rFonts w:ascii="仿宋" w:hAnsi="仿宋" w:eastAsia="仿宋" w:cs="仿宋"/>
                  <w:spacing w:val="-5"/>
                  <w:sz w:val="28"/>
                  <w:szCs w:val="28"/>
                </w:rPr>
                <w:t>个月</w:t>
              </w:r>
            </w:ins>
          </w:p>
        </w:tc>
        <w:tc>
          <w:tcPr>
            <w:tcW w:w="1750" w:type="dxa"/>
            <w:tcBorders>
              <w:top w:val="single" w:color="auto" w:sz="4" w:space="0"/>
              <w:left w:val="single" w:color="auto" w:sz="4" w:space="0"/>
              <w:bottom w:val="single" w:color="auto" w:sz="4" w:space="0"/>
              <w:right w:val="single" w:color="auto" w:sz="4" w:space="0"/>
            </w:tcBorders>
            <w:vAlign w:val="top"/>
          </w:tcPr>
          <w:p w14:paraId="1BE5D873">
            <w:pPr>
              <w:spacing w:before="208" w:line="219" w:lineRule="auto"/>
              <w:ind w:left="248"/>
              <w:jc w:val="center"/>
              <w:rPr>
                <w:ins w:id="550" w:author="咨询组" w:date="2026-01-23T11:28:06Z"/>
                <w:rFonts w:ascii="仿宋" w:hAnsi="仿宋" w:eastAsia="仿宋" w:cs="仿宋"/>
                <w:sz w:val="28"/>
                <w:szCs w:val="28"/>
              </w:rPr>
            </w:pPr>
            <w:ins w:id="551" w:author="咨询组" w:date="2026-01-23T11:28:06Z">
              <w:r>
                <w:rPr>
                  <w:rFonts w:ascii="Times New Roman" w:hAnsi="Times New Roman" w:eastAsia="Times New Roman" w:cs="Times New Roman"/>
                  <w:spacing w:val="-7"/>
                  <w:sz w:val="28"/>
                  <w:szCs w:val="28"/>
                </w:rPr>
                <w:t xml:space="preserve">15 </w:t>
              </w:r>
            </w:ins>
            <w:ins w:id="552" w:author="咨询组" w:date="2026-01-23T11:28:06Z">
              <w:r>
                <w:rPr>
                  <w:rFonts w:ascii="仿宋" w:hAnsi="仿宋" w:eastAsia="仿宋" w:cs="仿宋"/>
                  <w:spacing w:val="-7"/>
                  <w:sz w:val="28"/>
                  <w:szCs w:val="28"/>
                </w:rPr>
                <w:t>个月</w:t>
              </w:r>
            </w:ins>
            <w:ins w:id="553" w:author="咨询组" w:date="2026-01-23T11:28:06Z">
              <w:r>
                <w:rPr>
                  <w:rFonts w:ascii="仿宋" w:hAnsi="仿宋" w:eastAsia="仿宋" w:cs="仿宋"/>
                  <w:spacing w:val="-6"/>
                  <w:sz w:val="28"/>
                  <w:szCs w:val="28"/>
                </w:rPr>
                <w:t>内</w:t>
              </w:r>
            </w:ins>
          </w:p>
        </w:tc>
      </w:tr>
      <w:tr w14:paraId="56758D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0" w:hRule="atLeast"/>
          <w:ins w:id="554" w:author="咨询组" w:date="2026-01-23T11:28:06Z"/>
        </w:trPr>
        <w:tc>
          <w:tcPr>
            <w:tcW w:w="1808" w:type="dxa"/>
            <w:tcBorders>
              <w:top w:val="single" w:color="auto" w:sz="4" w:space="0"/>
              <w:left w:val="single" w:color="auto" w:sz="4" w:space="0"/>
              <w:bottom w:val="single" w:color="auto" w:sz="4" w:space="0"/>
              <w:right w:val="single" w:color="auto" w:sz="4" w:space="0"/>
            </w:tcBorders>
            <w:vAlign w:val="center"/>
          </w:tcPr>
          <w:p w14:paraId="4C2B6458">
            <w:pPr>
              <w:jc w:val="center"/>
              <w:rPr>
                <w:ins w:id="555" w:author="咨询组" w:date="2026-01-23T11:28:06Z"/>
                <w:rFonts w:hint="eastAsia" w:ascii="仿宋" w:hAnsi="仿宋" w:eastAsia="仿宋" w:cs="仿宋"/>
                <w:color w:val="FF0000"/>
                <w:sz w:val="28"/>
                <w:szCs w:val="28"/>
                <w:lang w:val="en-US" w:eastAsia="zh-CN"/>
              </w:rPr>
            </w:pPr>
            <w:ins w:id="556" w:author="咨询组" w:date="2026-01-23T11:28:06Z">
              <w:r>
                <w:rPr>
                  <w:rFonts w:hint="eastAsia" w:ascii="仿宋" w:hAnsi="仿宋" w:eastAsia="仿宋" w:cs="仿宋"/>
                  <w:color w:val="FF0000"/>
                  <w:sz w:val="28"/>
                  <w:szCs w:val="28"/>
                  <w:lang w:val="en-US" w:eastAsia="zh-CN"/>
                </w:rPr>
                <w:t>全国范围</w:t>
              </w:r>
            </w:ins>
          </w:p>
          <w:p w14:paraId="025CE307">
            <w:pPr>
              <w:jc w:val="center"/>
              <w:rPr>
                <w:ins w:id="557" w:author="咨询组" w:date="2026-01-23T11:28:06Z"/>
                <w:rFonts w:ascii="Arial"/>
                <w:color w:val="FF0000"/>
                <w:sz w:val="21"/>
              </w:rPr>
            </w:pPr>
            <w:ins w:id="558" w:author="咨询组" w:date="2026-01-23T11:28:06Z">
              <w:r>
                <w:rPr>
                  <w:rFonts w:hint="eastAsia" w:ascii="仿宋" w:hAnsi="仿宋" w:eastAsia="仿宋" w:cs="仿宋"/>
                  <w:color w:val="FF0000"/>
                  <w:sz w:val="28"/>
                  <w:szCs w:val="28"/>
                  <w:lang w:val="en-US" w:eastAsia="zh-CN"/>
                </w:rPr>
                <w:t>不含上海</w:t>
              </w:r>
            </w:ins>
          </w:p>
        </w:tc>
        <w:tc>
          <w:tcPr>
            <w:tcW w:w="1562" w:type="dxa"/>
            <w:tcBorders>
              <w:top w:val="single" w:color="auto" w:sz="4" w:space="0"/>
              <w:left w:val="single" w:color="auto" w:sz="4" w:space="0"/>
              <w:bottom w:val="single" w:color="auto" w:sz="4" w:space="0"/>
              <w:right w:val="single" w:color="auto" w:sz="4" w:space="0"/>
            </w:tcBorders>
            <w:vAlign w:val="top"/>
          </w:tcPr>
          <w:p w14:paraId="5A297C9B">
            <w:pPr>
              <w:jc w:val="center"/>
              <w:rPr>
                <w:ins w:id="559" w:author="咨询组" w:date="2026-01-23T11:28:06Z"/>
                <w:rFonts w:ascii="Arial"/>
                <w:color w:val="FF0000"/>
                <w:sz w:val="21"/>
              </w:rPr>
            </w:pPr>
            <w:ins w:id="560" w:author="咨询组" w:date="2026-01-23T11:28:06Z">
              <w:r>
                <w:rPr>
                  <w:rFonts w:hint="eastAsia" w:ascii="仿宋" w:hAnsi="仿宋" w:eastAsia="仿宋" w:cs="仿宋"/>
                  <w:color w:val="FF0000"/>
                  <w:sz w:val="28"/>
                  <w:szCs w:val="28"/>
                  <w:lang w:val="en-US" w:eastAsia="zh-CN"/>
                </w:rPr>
                <w:t>10年以上</w:t>
              </w:r>
            </w:ins>
          </w:p>
        </w:tc>
        <w:tc>
          <w:tcPr>
            <w:tcW w:w="2263" w:type="dxa"/>
            <w:tcBorders>
              <w:top w:val="single" w:color="auto" w:sz="4" w:space="0"/>
              <w:left w:val="single" w:color="auto" w:sz="4" w:space="0"/>
              <w:bottom w:val="single" w:color="auto" w:sz="4" w:space="0"/>
              <w:right w:val="single" w:color="auto" w:sz="4" w:space="0"/>
            </w:tcBorders>
            <w:vAlign w:val="top"/>
          </w:tcPr>
          <w:p w14:paraId="5B9249CC">
            <w:pPr>
              <w:spacing w:before="213" w:line="232" w:lineRule="auto"/>
              <w:ind w:left="317"/>
              <w:jc w:val="center"/>
              <w:rPr>
                <w:ins w:id="561" w:author="咨询组" w:date="2026-01-23T11:28:06Z"/>
                <w:rFonts w:ascii="仿宋" w:hAnsi="仿宋" w:eastAsia="仿宋" w:cs="仿宋"/>
                <w:sz w:val="28"/>
                <w:szCs w:val="28"/>
              </w:rPr>
            </w:pPr>
            <w:ins w:id="562" w:author="咨询组" w:date="2026-01-23T11:28:06Z">
              <w:r>
                <w:rPr>
                  <w:rFonts w:ascii="Times New Roman" w:hAnsi="Times New Roman" w:eastAsia="Times New Roman" w:cs="Times New Roman"/>
                  <w:spacing w:val="-6"/>
                  <w:sz w:val="28"/>
                  <w:szCs w:val="28"/>
                </w:rPr>
                <w:t>1</w:t>
              </w:r>
            </w:ins>
            <w:ins w:id="563" w:author="咨询组" w:date="2026-01-23T11:28:06Z">
              <w:r>
                <w:rPr>
                  <w:rFonts w:ascii="Times New Roman" w:hAnsi="Times New Roman" w:eastAsia="Times New Roman" w:cs="Times New Roman"/>
                  <w:spacing w:val="-4"/>
                  <w:sz w:val="28"/>
                  <w:szCs w:val="28"/>
                </w:rPr>
                <w:t xml:space="preserve">0 </w:t>
              </w:r>
            </w:ins>
            <w:ins w:id="564" w:author="咨询组" w:date="2026-01-23T11:28:06Z">
              <w:r>
                <w:rPr>
                  <w:rFonts w:ascii="仿宋" w:hAnsi="仿宋" w:eastAsia="仿宋" w:cs="仿宋"/>
                  <w:spacing w:val="-4"/>
                  <w:sz w:val="28"/>
                  <w:szCs w:val="28"/>
                </w:rPr>
                <w:t>年</w:t>
              </w:r>
            </w:ins>
            <w:ins w:id="565" w:author="咨询组" w:date="2026-01-23T11:28:06Z">
              <w:r>
                <w:rPr>
                  <w:rFonts w:ascii="Times New Roman" w:hAnsi="Times New Roman" w:eastAsia="Times New Roman" w:cs="Times New Roman"/>
                  <w:spacing w:val="-4"/>
                  <w:sz w:val="28"/>
                  <w:szCs w:val="28"/>
                </w:rPr>
                <w:t xml:space="preserve">≤Y&lt;15 </w:t>
              </w:r>
            </w:ins>
            <w:ins w:id="566" w:author="咨询组" w:date="2026-01-23T11:28:06Z">
              <w:r>
                <w:rPr>
                  <w:rFonts w:ascii="仿宋" w:hAnsi="仿宋" w:eastAsia="仿宋" w:cs="仿宋"/>
                  <w:spacing w:val="-4"/>
                  <w:sz w:val="28"/>
                  <w:szCs w:val="28"/>
                </w:rPr>
                <w:t>年</w:t>
              </w:r>
            </w:ins>
          </w:p>
        </w:tc>
        <w:tc>
          <w:tcPr>
            <w:tcW w:w="1175" w:type="dxa"/>
            <w:tcBorders>
              <w:top w:val="single" w:color="auto" w:sz="4" w:space="0"/>
              <w:left w:val="single" w:color="auto" w:sz="4" w:space="0"/>
              <w:bottom w:val="single" w:color="auto" w:sz="4" w:space="0"/>
              <w:right w:val="single" w:color="auto" w:sz="4" w:space="0"/>
            </w:tcBorders>
            <w:vAlign w:val="top"/>
          </w:tcPr>
          <w:p w14:paraId="171029F4">
            <w:pPr>
              <w:spacing w:before="212" w:line="219" w:lineRule="auto"/>
              <w:ind w:firstLine="264" w:firstLineChars="100"/>
              <w:jc w:val="center"/>
              <w:rPr>
                <w:ins w:id="567" w:author="咨询组" w:date="2026-01-23T11:28:06Z"/>
                <w:rFonts w:ascii="仿宋" w:hAnsi="仿宋" w:eastAsia="仿宋" w:cs="仿宋"/>
                <w:sz w:val="28"/>
                <w:szCs w:val="28"/>
              </w:rPr>
            </w:pPr>
            <w:ins w:id="568" w:author="咨询组" w:date="2026-01-23T11:28:06Z">
              <w:r>
                <w:rPr>
                  <w:rFonts w:ascii="Times New Roman" w:hAnsi="Times New Roman" w:eastAsia="Times New Roman" w:cs="Times New Roman"/>
                  <w:spacing w:val="-8"/>
                  <w:sz w:val="28"/>
                  <w:szCs w:val="28"/>
                </w:rPr>
                <w:t xml:space="preserve">12 </w:t>
              </w:r>
            </w:ins>
            <w:ins w:id="569" w:author="咨询组" w:date="2026-01-23T11:28:06Z">
              <w:r>
                <w:rPr>
                  <w:rFonts w:ascii="仿宋" w:hAnsi="仿宋" w:eastAsia="仿宋" w:cs="仿宋"/>
                  <w:spacing w:val="-8"/>
                  <w:sz w:val="28"/>
                  <w:szCs w:val="28"/>
                </w:rPr>
                <w:t>个月</w:t>
              </w:r>
            </w:ins>
          </w:p>
        </w:tc>
        <w:tc>
          <w:tcPr>
            <w:tcW w:w="1750" w:type="dxa"/>
            <w:tcBorders>
              <w:top w:val="single" w:color="auto" w:sz="4" w:space="0"/>
              <w:left w:val="single" w:color="auto" w:sz="4" w:space="0"/>
              <w:bottom w:val="single" w:color="auto" w:sz="4" w:space="0"/>
              <w:right w:val="single" w:color="auto" w:sz="4" w:space="0"/>
            </w:tcBorders>
            <w:vAlign w:val="top"/>
          </w:tcPr>
          <w:p w14:paraId="47EB9A59">
            <w:pPr>
              <w:spacing w:before="211" w:line="219" w:lineRule="auto"/>
              <w:ind w:left="248"/>
              <w:jc w:val="center"/>
              <w:rPr>
                <w:ins w:id="570" w:author="咨询组" w:date="2026-01-23T11:28:06Z"/>
                <w:rFonts w:ascii="仿宋" w:hAnsi="仿宋" w:eastAsia="仿宋" w:cs="仿宋"/>
                <w:sz w:val="28"/>
                <w:szCs w:val="28"/>
              </w:rPr>
            </w:pPr>
            <w:ins w:id="571" w:author="咨询组" w:date="2026-01-23T11:28:06Z">
              <w:r>
                <w:rPr>
                  <w:rFonts w:ascii="Times New Roman" w:hAnsi="Times New Roman" w:eastAsia="Times New Roman" w:cs="Times New Roman"/>
                  <w:spacing w:val="-7"/>
                  <w:sz w:val="28"/>
                  <w:szCs w:val="28"/>
                </w:rPr>
                <w:t xml:space="preserve">18 </w:t>
              </w:r>
            </w:ins>
            <w:ins w:id="572" w:author="咨询组" w:date="2026-01-23T11:28:06Z">
              <w:r>
                <w:rPr>
                  <w:rFonts w:ascii="仿宋" w:hAnsi="仿宋" w:eastAsia="仿宋" w:cs="仿宋"/>
                  <w:spacing w:val="-7"/>
                  <w:sz w:val="28"/>
                  <w:szCs w:val="28"/>
                </w:rPr>
                <w:t>个月</w:t>
              </w:r>
            </w:ins>
            <w:ins w:id="573" w:author="咨询组" w:date="2026-01-23T11:28:06Z">
              <w:r>
                <w:rPr>
                  <w:rFonts w:ascii="仿宋" w:hAnsi="仿宋" w:eastAsia="仿宋" w:cs="仿宋"/>
                  <w:spacing w:val="-6"/>
                  <w:sz w:val="28"/>
                  <w:szCs w:val="28"/>
                </w:rPr>
                <w:t>内</w:t>
              </w:r>
            </w:ins>
          </w:p>
        </w:tc>
      </w:tr>
      <w:tr w14:paraId="517D8B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0" w:hRule="atLeast"/>
          <w:ins w:id="574" w:author="咨询组" w:date="2026-01-23T11:28:06Z"/>
        </w:trPr>
        <w:tc>
          <w:tcPr>
            <w:tcW w:w="1808" w:type="dxa"/>
            <w:tcBorders>
              <w:top w:val="single" w:color="auto" w:sz="4" w:space="0"/>
              <w:left w:val="single" w:color="auto" w:sz="4" w:space="0"/>
              <w:bottom w:val="single" w:color="auto" w:sz="4" w:space="0"/>
              <w:right w:val="single" w:color="auto" w:sz="4" w:space="0"/>
            </w:tcBorders>
            <w:vAlign w:val="center"/>
          </w:tcPr>
          <w:p w14:paraId="356C4F86">
            <w:pPr>
              <w:jc w:val="center"/>
              <w:rPr>
                <w:ins w:id="575" w:author="咨询组" w:date="2026-01-23T11:28:06Z"/>
                <w:rFonts w:hint="eastAsia" w:ascii="仿宋" w:hAnsi="仿宋" w:eastAsia="仿宋" w:cs="仿宋"/>
                <w:color w:val="FF0000"/>
                <w:sz w:val="28"/>
                <w:szCs w:val="28"/>
                <w:lang w:val="en-US" w:eastAsia="zh-CN"/>
              </w:rPr>
            </w:pPr>
            <w:ins w:id="576" w:author="咨询组" w:date="2026-01-23T11:28:06Z">
              <w:r>
                <w:rPr>
                  <w:rFonts w:hint="eastAsia" w:ascii="仿宋" w:hAnsi="仿宋" w:eastAsia="仿宋" w:cs="仿宋"/>
                  <w:color w:val="FF0000"/>
                  <w:sz w:val="28"/>
                  <w:szCs w:val="28"/>
                  <w:lang w:val="en-US" w:eastAsia="zh-CN"/>
                </w:rPr>
                <w:t>全国范围</w:t>
              </w:r>
            </w:ins>
          </w:p>
          <w:p w14:paraId="48F46BC0">
            <w:pPr>
              <w:jc w:val="center"/>
              <w:rPr>
                <w:ins w:id="577" w:author="咨询组" w:date="2026-01-23T11:28:06Z"/>
                <w:rFonts w:ascii="Arial"/>
                <w:color w:val="FF0000"/>
                <w:sz w:val="21"/>
              </w:rPr>
            </w:pPr>
            <w:ins w:id="578" w:author="咨询组" w:date="2026-01-23T11:28:06Z">
              <w:r>
                <w:rPr>
                  <w:rFonts w:hint="eastAsia" w:ascii="仿宋" w:hAnsi="仿宋" w:eastAsia="仿宋" w:cs="仿宋"/>
                  <w:color w:val="FF0000"/>
                  <w:sz w:val="28"/>
                  <w:szCs w:val="28"/>
                  <w:lang w:val="en-US" w:eastAsia="zh-CN"/>
                </w:rPr>
                <w:t>不含上海</w:t>
              </w:r>
            </w:ins>
          </w:p>
        </w:tc>
        <w:tc>
          <w:tcPr>
            <w:tcW w:w="1562" w:type="dxa"/>
            <w:tcBorders>
              <w:top w:val="single" w:color="auto" w:sz="4" w:space="0"/>
              <w:left w:val="single" w:color="auto" w:sz="4" w:space="0"/>
              <w:bottom w:val="single" w:color="auto" w:sz="4" w:space="0"/>
              <w:right w:val="single" w:color="auto" w:sz="4" w:space="0"/>
            </w:tcBorders>
            <w:vAlign w:val="top"/>
          </w:tcPr>
          <w:p w14:paraId="1B28A107">
            <w:pPr>
              <w:jc w:val="center"/>
              <w:rPr>
                <w:ins w:id="579" w:author="咨询组" w:date="2026-01-23T11:28:06Z"/>
                <w:rFonts w:ascii="Arial"/>
                <w:color w:val="FF0000"/>
                <w:sz w:val="21"/>
              </w:rPr>
            </w:pPr>
            <w:ins w:id="580" w:author="咨询组" w:date="2026-01-23T11:28:06Z">
              <w:r>
                <w:rPr>
                  <w:rFonts w:hint="eastAsia" w:ascii="仿宋" w:hAnsi="仿宋" w:eastAsia="仿宋" w:cs="仿宋"/>
                  <w:color w:val="FF0000"/>
                  <w:sz w:val="28"/>
                  <w:szCs w:val="28"/>
                  <w:lang w:val="en-US" w:eastAsia="zh-CN"/>
                </w:rPr>
                <w:t>10年以上</w:t>
              </w:r>
            </w:ins>
          </w:p>
        </w:tc>
        <w:tc>
          <w:tcPr>
            <w:tcW w:w="2263" w:type="dxa"/>
            <w:tcBorders>
              <w:top w:val="single" w:color="auto" w:sz="4" w:space="0"/>
              <w:left w:val="single" w:color="auto" w:sz="4" w:space="0"/>
              <w:bottom w:val="single" w:color="auto" w:sz="4" w:space="0"/>
              <w:right w:val="single" w:color="auto" w:sz="4" w:space="0"/>
            </w:tcBorders>
            <w:vAlign w:val="top"/>
          </w:tcPr>
          <w:p w14:paraId="55C46187">
            <w:pPr>
              <w:spacing w:before="210" w:line="232" w:lineRule="auto"/>
              <w:ind w:left="317"/>
              <w:jc w:val="center"/>
              <w:rPr>
                <w:ins w:id="581" w:author="咨询组" w:date="2026-01-23T11:28:06Z"/>
                <w:rFonts w:ascii="仿宋" w:hAnsi="仿宋" w:eastAsia="仿宋" w:cs="仿宋"/>
                <w:sz w:val="28"/>
                <w:szCs w:val="28"/>
              </w:rPr>
            </w:pPr>
            <w:ins w:id="582" w:author="咨询组" w:date="2026-01-23T11:28:06Z">
              <w:r>
                <w:rPr>
                  <w:rFonts w:ascii="Times New Roman" w:hAnsi="Times New Roman" w:eastAsia="Times New Roman" w:cs="Times New Roman"/>
                  <w:spacing w:val="-6"/>
                  <w:sz w:val="28"/>
                  <w:szCs w:val="28"/>
                </w:rPr>
                <w:t>1</w:t>
              </w:r>
            </w:ins>
            <w:ins w:id="583" w:author="咨询组" w:date="2026-01-23T11:28:06Z">
              <w:r>
                <w:rPr>
                  <w:rFonts w:ascii="Times New Roman" w:hAnsi="Times New Roman" w:eastAsia="Times New Roman" w:cs="Times New Roman"/>
                  <w:spacing w:val="-4"/>
                  <w:sz w:val="28"/>
                  <w:szCs w:val="28"/>
                </w:rPr>
                <w:t xml:space="preserve">5 </w:t>
              </w:r>
            </w:ins>
            <w:ins w:id="584" w:author="咨询组" w:date="2026-01-23T11:28:06Z">
              <w:r>
                <w:rPr>
                  <w:rFonts w:ascii="仿宋" w:hAnsi="仿宋" w:eastAsia="仿宋" w:cs="仿宋"/>
                  <w:spacing w:val="-4"/>
                  <w:sz w:val="28"/>
                  <w:szCs w:val="28"/>
                </w:rPr>
                <w:t>年</w:t>
              </w:r>
            </w:ins>
            <w:ins w:id="585" w:author="咨询组" w:date="2026-01-23T11:28:06Z">
              <w:r>
                <w:rPr>
                  <w:rFonts w:ascii="Times New Roman" w:hAnsi="Times New Roman" w:eastAsia="Times New Roman" w:cs="Times New Roman"/>
                  <w:spacing w:val="-4"/>
                  <w:sz w:val="28"/>
                  <w:szCs w:val="28"/>
                </w:rPr>
                <w:t xml:space="preserve">≤Y&lt;20 </w:t>
              </w:r>
            </w:ins>
            <w:ins w:id="586" w:author="咨询组" w:date="2026-01-23T11:28:06Z">
              <w:r>
                <w:rPr>
                  <w:rFonts w:ascii="仿宋" w:hAnsi="仿宋" w:eastAsia="仿宋" w:cs="仿宋"/>
                  <w:spacing w:val="-4"/>
                  <w:sz w:val="28"/>
                  <w:szCs w:val="28"/>
                </w:rPr>
                <w:t>年</w:t>
              </w:r>
            </w:ins>
          </w:p>
        </w:tc>
        <w:tc>
          <w:tcPr>
            <w:tcW w:w="1175" w:type="dxa"/>
            <w:tcBorders>
              <w:top w:val="single" w:color="auto" w:sz="4" w:space="0"/>
              <w:left w:val="single" w:color="auto" w:sz="4" w:space="0"/>
              <w:bottom w:val="single" w:color="auto" w:sz="4" w:space="0"/>
              <w:right w:val="single" w:color="auto" w:sz="4" w:space="0"/>
            </w:tcBorders>
            <w:vAlign w:val="top"/>
          </w:tcPr>
          <w:p w14:paraId="499A95F0">
            <w:pPr>
              <w:spacing w:before="210" w:line="219" w:lineRule="auto"/>
              <w:ind w:firstLine="264" w:firstLineChars="100"/>
              <w:jc w:val="center"/>
              <w:rPr>
                <w:ins w:id="587" w:author="咨询组" w:date="2026-01-23T11:28:06Z"/>
                <w:rFonts w:ascii="仿宋" w:hAnsi="仿宋" w:eastAsia="仿宋" w:cs="仿宋"/>
                <w:sz w:val="28"/>
                <w:szCs w:val="28"/>
              </w:rPr>
            </w:pPr>
            <w:ins w:id="588" w:author="咨询组" w:date="2026-01-23T11:28:06Z">
              <w:r>
                <w:rPr>
                  <w:rFonts w:ascii="Times New Roman" w:hAnsi="Times New Roman" w:eastAsia="Times New Roman" w:cs="Times New Roman"/>
                  <w:spacing w:val="-8"/>
                  <w:sz w:val="28"/>
                  <w:szCs w:val="28"/>
                </w:rPr>
                <w:t xml:space="preserve">18 </w:t>
              </w:r>
            </w:ins>
            <w:ins w:id="589" w:author="咨询组" w:date="2026-01-23T11:28:06Z">
              <w:r>
                <w:rPr>
                  <w:rFonts w:ascii="仿宋" w:hAnsi="仿宋" w:eastAsia="仿宋" w:cs="仿宋"/>
                  <w:spacing w:val="-8"/>
                  <w:sz w:val="28"/>
                  <w:szCs w:val="28"/>
                </w:rPr>
                <w:t>个月</w:t>
              </w:r>
            </w:ins>
          </w:p>
        </w:tc>
        <w:tc>
          <w:tcPr>
            <w:tcW w:w="1750" w:type="dxa"/>
            <w:tcBorders>
              <w:top w:val="single" w:color="auto" w:sz="4" w:space="0"/>
              <w:left w:val="single" w:color="auto" w:sz="4" w:space="0"/>
              <w:bottom w:val="single" w:color="auto" w:sz="4" w:space="0"/>
              <w:right w:val="single" w:color="auto" w:sz="4" w:space="0"/>
            </w:tcBorders>
            <w:vAlign w:val="top"/>
          </w:tcPr>
          <w:p w14:paraId="1B1FB9C0">
            <w:pPr>
              <w:spacing w:before="209" w:line="219" w:lineRule="auto"/>
              <w:ind w:left="221"/>
              <w:jc w:val="center"/>
              <w:rPr>
                <w:ins w:id="590" w:author="咨询组" w:date="2026-01-23T11:28:06Z"/>
                <w:rFonts w:ascii="仿宋" w:hAnsi="仿宋" w:eastAsia="仿宋" w:cs="仿宋"/>
                <w:sz w:val="28"/>
                <w:szCs w:val="28"/>
              </w:rPr>
            </w:pPr>
            <w:ins w:id="591" w:author="咨询组" w:date="2026-01-23T11:28:06Z">
              <w:r>
                <w:rPr>
                  <w:rFonts w:ascii="Times New Roman" w:hAnsi="Times New Roman" w:eastAsia="Times New Roman" w:cs="Times New Roman"/>
                  <w:spacing w:val="-4"/>
                  <w:sz w:val="28"/>
                  <w:szCs w:val="28"/>
                </w:rPr>
                <w:t>2</w:t>
              </w:r>
            </w:ins>
            <w:ins w:id="592" w:author="咨询组" w:date="2026-01-23T11:28:06Z">
              <w:r>
                <w:rPr>
                  <w:rFonts w:ascii="Times New Roman" w:hAnsi="Times New Roman" w:eastAsia="Times New Roman" w:cs="Times New Roman"/>
                  <w:spacing w:val="-2"/>
                  <w:sz w:val="28"/>
                  <w:szCs w:val="28"/>
                </w:rPr>
                <w:t xml:space="preserve">4 </w:t>
              </w:r>
            </w:ins>
            <w:ins w:id="593" w:author="咨询组" w:date="2026-01-23T11:28:06Z">
              <w:r>
                <w:rPr>
                  <w:rFonts w:ascii="仿宋" w:hAnsi="仿宋" w:eastAsia="仿宋" w:cs="仿宋"/>
                  <w:spacing w:val="-2"/>
                  <w:sz w:val="28"/>
                  <w:szCs w:val="28"/>
                </w:rPr>
                <w:t>个月内</w:t>
              </w:r>
            </w:ins>
          </w:p>
        </w:tc>
      </w:tr>
      <w:tr w14:paraId="3D40A7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0" w:hRule="atLeast"/>
          <w:ins w:id="594" w:author="咨询组" w:date="2026-01-23T11:28:06Z"/>
        </w:trPr>
        <w:tc>
          <w:tcPr>
            <w:tcW w:w="1808" w:type="dxa"/>
            <w:tcBorders>
              <w:top w:val="single" w:color="auto" w:sz="4" w:space="0"/>
              <w:left w:val="single" w:color="auto" w:sz="4" w:space="0"/>
              <w:bottom w:val="single" w:color="auto" w:sz="4" w:space="0"/>
              <w:right w:val="single" w:color="auto" w:sz="4" w:space="0"/>
            </w:tcBorders>
            <w:vAlign w:val="center"/>
          </w:tcPr>
          <w:p w14:paraId="6920C33C">
            <w:pPr>
              <w:jc w:val="center"/>
              <w:rPr>
                <w:ins w:id="595" w:author="咨询组" w:date="2026-01-23T11:28:06Z"/>
                <w:rFonts w:hint="eastAsia" w:ascii="仿宋" w:hAnsi="仿宋" w:eastAsia="仿宋" w:cs="仿宋"/>
                <w:color w:val="FF0000"/>
                <w:sz w:val="28"/>
                <w:szCs w:val="28"/>
                <w:lang w:val="en-US" w:eastAsia="zh-CN"/>
              </w:rPr>
            </w:pPr>
            <w:ins w:id="596" w:author="咨询组" w:date="2026-01-23T11:28:06Z">
              <w:r>
                <w:rPr>
                  <w:rFonts w:hint="eastAsia" w:ascii="仿宋" w:hAnsi="仿宋" w:eastAsia="仿宋" w:cs="仿宋"/>
                  <w:color w:val="FF0000"/>
                  <w:sz w:val="28"/>
                  <w:szCs w:val="28"/>
                  <w:lang w:val="en-US" w:eastAsia="zh-CN"/>
                </w:rPr>
                <w:t>全国范围</w:t>
              </w:r>
            </w:ins>
          </w:p>
          <w:p w14:paraId="354DDCDA">
            <w:pPr>
              <w:jc w:val="center"/>
              <w:rPr>
                <w:ins w:id="597" w:author="咨询组" w:date="2026-01-23T11:28:06Z"/>
                <w:rFonts w:ascii="Arial"/>
                <w:color w:val="FF0000"/>
                <w:sz w:val="21"/>
              </w:rPr>
            </w:pPr>
            <w:ins w:id="598" w:author="咨询组" w:date="2026-01-23T11:28:06Z">
              <w:r>
                <w:rPr>
                  <w:rFonts w:hint="eastAsia" w:ascii="仿宋" w:hAnsi="仿宋" w:eastAsia="仿宋" w:cs="仿宋"/>
                  <w:color w:val="FF0000"/>
                  <w:sz w:val="28"/>
                  <w:szCs w:val="28"/>
                  <w:lang w:val="en-US" w:eastAsia="zh-CN"/>
                </w:rPr>
                <w:t>不含上海</w:t>
              </w:r>
            </w:ins>
          </w:p>
        </w:tc>
        <w:tc>
          <w:tcPr>
            <w:tcW w:w="1562" w:type="dxa"/>
            <w:tcBorders>
              <w:top w:val="single" w:color="auto" w:sz="4" w:space="0"/>
              <w:left w:val="single" w:color="auto" w:sz="4" w:space="0"/>
              <w:bottom w:val="single" w:color="auto" w:sz="4" w:space="0"/>
              <w:right w:val="single" w:color="auto" w:sz="4" w:space="0"/>
            </w:tcBorders>
            <w:vAlign w:val="top"/>
          </w:tcPr>
          <w:p w14:paraId="7F3C4EE8">
            <w:pPr>
              <w:jc w:val="center"/>
              <w:rPr>
                <w:ins w:id="599" w:author="咨询组" w:date="2026-01-23T11:28:06Z"/>
                <w:rFonts w:ascii="Arial"/>
                <w:color w:val="FF0000"/>
                <w:sz w:val="21"/>
              </w:rPr>
            </w:pPr>
            <w:ins w:id="600" w:author="咨询组" w:date="2026-01-23T11:28:06Z">
              <w:r>
                <w:rPr>
                  <w:rFonts w:hint="eastAsia" w:ascii="仿宋" w:hAnsi="仿宋" w:eastAsia="仿宋" w:cs="仿宋"/>
                  <w:color w:val="FF0000"/>
                  <w:sz w:val="28"/>
                  <w:szCs w:val="28"/>
                  <w:lang w:val="en-US" w:eastAsia="zh-CN"/>
                </w:rPr>
                <w:t>10年以上</w:t>
              </w:r>
            </w:ins>
          </w:p>
        </w:tc>
        <w:tc>
          <w:tcPr>
            <w:tcW w:w="2263" w:type="dxa"/>
            <w:tcBorders>
              <w:top w:val="single" w:color="auto" w:sz="4" w:space="0"/>
              <w:left w:val="single" w:color="auto" w:sz="4" w:space="0"/>
              <w:bottom w:val="single" w:color="auto" w:sz="4" w:space="0"/>
              <w:right w:val="single" w:color="auto" w:sz="4" w:space="0"/>
            </w:tcBorders>
            <w:vAlign w:val="top"/>
          </w:tcPr>
          <w:p w14:paraId="72CAB23F">
            <w:pPr>
              <w:spacing w:before="213" w:line="232" w:lineRule="auto"/>
              <w:ind w:left="675"/>
              <w:jc w:val="both"/>
              <w:rPr>
                <w:ins w:id="601" w:author="咨询组" w:date="2026-01-23T11:28:06Z"/>
                <w:rFonts w:ascii="仿宋" w:hAnsi="仿宋" w:eastAsia="仿宋" w:cs="仿宋"/>
                <w:sz w:val="28"/>
                <w:szCs w:val="28"/>
              </w:rPr>
            </w:pPr>
            <w:ins w:id="602" w:author="咨询组" w:date="2026-01-23T11:28:06Z">
              <w:r>
                <w:rPr>
                  <w:rFonts w:ascii="Times New Roman" w:hAnsi="Times New Roman" w:eastAsia="Times New Roman" w:cs="Times New Roman"/>
                  <w:sz w:val="28"/>
                  <w:szCs w:val="28"/>
                </w:rPr>
                <w:t>Y</w:t>
              </w:r>
            </w:ins>
            <w:ins w:id="603" w:author="咨询组" w:date="2026-01-23T11:28:06Z">
              <w:r>
                <w:rPr>
                  <w:rFonts w:ascii="Times New Roman" w:hAnsi="Times New Roman" w:eastAsia="Times New Roman" w:cs="Times New Roman"/>
                  <w:spacing w:val="-1"/>
                  <w:sz w:val="28"/>
                  <w:szCs w:val="28"/>
                </w:rPr>
                <w:t>≥20</w:t>
              </w:r>
            </w:ins>
            <w:ins w:id="604" w:author="咨询组" w:date="2026-01-23T11:28:06Z">
              <w:r>
                <w:rPr>
                  <w:rFonts w:ascii="Times New Roman" w:hAnsi="Times New Roman" w:eastAsia="Times New Roman" w:cs="Times New Roman"/>
                  <w:sz w:val="28"/>
                  <w:szCs w:val="28"/>
                </w:rPr>
                <w:t xml:space="preserve"> </w:t>
              </w:r>
            </w:ins>
            <w:ins w:id="605" w:author="咨询组" w:date="2026-01-23T11:28:06Z">
              <w:r>
                <w:rPr>
                  <w:rFonts w:ascii="仿宋" w:hAnsi="仿宋" w:eastAsia="仿宋" w:cs="仿宋"/>
                  <w:sz w:val="28"/>
                  <w:szCs w:val="28"/>
                </w:rPr>
                <w:t>年</w:t>
              </w:r>
            </w:ins>
          </w:p>
        </w:tc>
        <w:tc>
          <w:tcPr>
            <w:tcW w:w="1175" w:type="dxa"/>
            <w:tcBorders>
              <w:top w:val="single" w:color="auto" w:sz="4" w:space="0"/>
              <w:left w:val="single" w:color="auto" w:sz="4" w:space="0"/>
              <w:bottom w:val="single" w:color="auto" w:sz="4" w:space="0"/>
              <w:right w:val="single" w:color="auto" w:sz="4" w:space="0"/>
            </w:tcBorders>
            <w:vAlign w:val="top"/>
          </w:tcPr>
          <w:p w14:paraId="5A1DE512">
            <w:pPr>
              <w:spacing w:before="212" w:line="219" w:lineRule="auto"/>
              <w:ind w:firstLine="272" w:firstLineChars="100"/>
              <w:jc w:val="center"/>
              <w:rPr>
                <w:ins w:id="606" w:author="咨询组" w:date="2026-01-23T11:28:06Z"/>
                <w:rFonts w:ascii="仿宋" w:hAnsi="仿宋" w:eastAsia="仿宋" w:cs="仿宋"/>
                <w:sz w:val="28"/>
                <w:szCs w:val="28"/>
              </w:rPr>
            </w:pPr>
            <w:ins w:id="607" w:author="咨询组" w:date="2026-01-23T11:28:06Z">
              <w:r>
                <w:rPr>
                  <w:rFonts w:ascii="Times New Roman" w:hAnsi="Times New Roman" w:eastAsia="Times New Roman" w:cs="Times New Roman"/>
                  <w:spacing w:val="-4"/>
                  <w:sz w:val="28"/>
                  <w:szCs w:val="28"/>
                </w:rPr>
                <w:t>2</w:t>
              </w:r>
            </w:ins>
            <w:ins w:id="608" w:author="咨询组" w:date="2026-01-23T11:28:06Z">
              <w:r>
                <w:rPr>
                  <w:rFonts w:ascii="Times New Roman" w:hAnsi="Times New Roman" w:eastAsia="Times New Roman" w:cs="Times New Roman"/>
                  <w:spacing w:val="-3"/>
                  <w:sz w:val="28"/>
                  <w:szCs w:val="28"/>
                </w:rPr>
                <w:t>4</w:t>
              </w:r>
            </w:ins>
            <w:ins w:id="609" w:author="咨询组" w:date="2026-01-23T11:28:06Z">
              <w:r>
                <w:rPr>
                  <w:rFonts w:ascii="Times New Roman" w:hAnsi="Times New Roman" w:eastAsia="Times New Roman" w:cs="Times New Roman"/>
                  <w:spacing w:val="-2"/>
                  <w:sz w:val="28"/>
                  <w:szCs w:val="28"/>
                </w:rPr>
                <w:t xml:space="preserve"> </w:t>
              </w:r>
            </w:ins>
            <w:ins w:id="610" w:author="咨询组" w:date="2026-01-23T11:28:06Z">
              <w:r>
                <w:rPr>
                  <w:rFonts w:ascii="仿宋" w:hAnsi="仿宋" w:eastAsia="仿宋" w:cs="仿宋"/>
                  <w:spacing w:val="-8"/>
                  <w:sz w:val="28"/>
                  <w:szCs w:val="28"/>
                </w:rPr>
                <w:t>个</w:t>
              </w:r>
            </w:ins>
            <w:ins w:id="611" w:author="咨询组" w:date="2026-01-23T11:28:06Z">
              <w:r>
                <w:rPr>
                  <w:rFonts w:ascii="仿宋" w:hAnsi="仿宋" w:eastAsia="仿宋" w:cs="仿宋"/>
                  <w:spacing w:val="-2"/>
                  <w:sz w:val="28"/>
                  <w:szCs w:val="28"/>
                </w:rPr>
                <w:t>月</w:t>
              </w:r>
            </w:ins>
          </w:p>
        </w:tc>
        <w:tc>
          <w:tcPr>
            <w:tcW w:w="1750" w:type="dxa"/>
            <w:tcBorders>
              <w:top w:val="single" w:color="auto" w:sz="4" w:space="0"/>
              <w:left w:val="single" w:color="auto" w:sz="4" w:space="0"/>
              <w:bottom w:val="single" w:color="auto" w:sz="4" w:space="0"/>
              <w:right w:val="single" w:color="auto" w:sz="4" w:space="0"/>
            </w:tcBorders>
            <w:vAlign w:val="top"/>
          </w:tcPr>
          <w:p w14:paraId="017C726A">
            <w:pPr>
              <w:spacing w:before="211" w:line="219" w:lineRule="auto"/>
              <w:ind w:left="227"/>
              <w:jc w:val="center"/>
              <w:rPr>
                <w:ins w:id="612" w:author="咨询组" w:date="2026-01-23T11:28:06Z"/>
                <w:rFonts w:ascii="仿宋" w:hAnsi="仿宋" w:eastAsia="仿宋" w:cs="仿宋"/>
                <w:sz w:val="28"/>
                <w:szCs w:val="28"/>
              </w:rPr>
            </w:pPr>
            <w:ins w:id="613" w:author="咨询组" w:date="2026-01-23T11:28:06Z">
              <w:r>
                <w:rPr>
                  <w:rFonts w:ascii="Times New Roman" w:hAnsi="Times New Roman" w:eastAsia="Times New Roman" w:cs="Times New Roman"/>
                  <w:spacing w:val="-5"/>
                  <w:sz w:val="28"/>
                  <w:szCs w:val="28"/>
                </w:rPr>
                <w:t>3</w:t>
              </w:r>
            </w:ins>
            <w:ins w:id="614" w:author="咨询组" w:date="2026-01-23T11:28:06Z">
              <w:r>
                <w:rPr>
                  <w:rFonts w:ascii="Times New Roman" w:hAnsi="Times New Roman" w:eastAsia="Times New Roman" w:cs="Times New Roman"/>
                  <w:spacing w:val="-3"/>
                  <w:sz w:val="28"/>
                  <w:szCs w:val="28"/>
                </w:rPr>
                <w:t xml:space="preserve">0 </w:t>
              </w:r>
            </w:ins>
            <w:ins w:id="615" w:author="咨询组" w:date="2026-01-23T11:28:06Z">
              <w:r>
                <w:rPr>
                  <w:rFonts w:ascii="仿宋" w:hAnsi="仿宋" w:eastAsia="仿宋" w:cs="仿宋"/>
                  <w:spacing w:val="-3"/>
                  <w:sz w:val="28"/>
                  <w:szCs w:val="28"/>
                </w:rPr>
                <w:t>个月内</w:t>
              </w:r>
            </w:ins>
          </w:p>
        </w:tc>
      </w:tr>
    </w:tbl>
    <w:p w14:paraId="03FE4E11">
      <w:pPr>
        <w:spacing w:before="101" w:line="334" w:lineRule="auto"/>
        <w:ind w:left="43" w:right="14" w:firstLine="630"/>
        <w:rPr>
          <w:del w:id="616" w:author="咨询组" w:date="2026-01-23T11:28:12Z"/>
          <w:rFonts w:ascii="仿宋" w:hAnsi="仿宋" w:eastAsia="仿宋" w:cs="仿宋"/>
          <w:spacing w:val="3"/>
          <w:sz w:val="31"/>
          <w:szCs w:val="31"/>
        </w:rPr>
      </w:pPr>
    </w:p>
    <w:p w14:paraId="4A8AEFEE">
      <w:pPr>
        <w:spacing w:line="115" w:lineRule="auto"/>
        <w:rPr>
          <w:rFonts w:ascii="Arial"/>
          <w:sz w:val="2"/>
        </w:rPr>
      </w:pPr>
    </w:p>
    <w:tbl>
      <w:tblPr>
        <w:tblStyle w:val="6"/>
        <w:tblW w:w="874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09"/>
        <w:gridCol w:w="1381"/>
        <w:gridCol w:w="2282"/>
        <w:gridCol w:w="2147"/>
        <w:gridCol w:w="1929"/>
      </w:tblGrid>
      <w:tr w14:paraId="473771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del w:id="617" w:author="咨询组" w:date="2026-01-23T11:28:01Z"/>
        </w:trPr>
        <w:tc>
          <w:tcPr>
            <w:tcW w:w="1009" w:type="dxa"/>
            <w:vMerge w:val="restart"/>
            <w:tcBorders>
              <w:bottom w:val="nil"/>
            </w:tcBorders>
            <w:vAlign w:val="top"/>
          </w:tcPr>
          <w:p w14:paraId="0CE33181">
            <w:pPr>
              <w:spacing w:line="280" w:lineRule="auto"/>
              <w:rPr>
                <w:del w:id="618" w:author="咨询组" w:date="2026-01-23T11:28:01Z"/>
                <w:rFonts w:ascii="Arial"/>
                <w:sz w:val="21"/>
              </w:rPr>
            </w:pPr>
          </w:p>
          <w:p w14:paraId="580550CD">
            <w:pPr>
              <w:spacing w:line="280" w:lineRule="auto"/>
              <w:rPr>
                <w:del w:id="619" w:author="咨询组" w:date="2026-01-23T11:28:01Z"/>
                <w:rFonts w:ascii="Arial"/>
                <w:sz w:val="21"/>
              </w:rPr>
            </w:pPr>
          </w:p>
          <w:p w14:paraId="7BC2E143">
            <w:pPr>
              <w:spacing w:before="91" w:line="219" w:lineRule="auto"/>
              <w:ind w:left="234"/>
              <w:rPr>
                <w:del w:id="620" w:author="咨询组" w:date="2026-01-23T11:28:01Z"/>
                <w:rFonts w:ascii="仿宋" w:hAnsi="仿宋" w:eastAsia="仿宋" w:cs="仿宋"/>
                <w:sz w:val="28"/>
                <w:szCs w:val="28"/>
              </w:rPr>
            </w:pPr>
            <w:del w:id="621" w:author="咨询组" w:date="2026-01-23T11:28:01Z">
              <w:r>
                <w:rPr>
                  <w:rFonts w:ascii="仿宋" w:hAnsi="仿宋" w:eastAsia="仿宋" w:cs="仿宋"/>
                  <w:spacing w:val="-7"/>
                  <w:sz w:val="28"/>
                  <w:szCs w:val="28"/>
                </w:rPr>
                <w:delText>分</w:delText>
              </w:r>
            </w:del>
            <w:del w:id="622" w:author="咨询组" w:date="2026-01-23T11:28:01Z">
              <w:r>
                <w:rPr>
                  <w:rFonts w:ascii="仿宋" w:hAnsi="仿宋" w:eastAsia="仿宋" w:cs="仿宋"/>
                  <w:spacing w:val="-5"/>
                  <w:sz w:val="28"/>
                  <w:szCs w:val="28"/>
                </w:rPr>
                <w:delText>类</w:delText>
              </w:r>
            </w:del>
          </w:p>
        </w:tc>
        <w:tc>
          <w:tcPr>
            <w:tcW w:w="7739" w:type="dxa"/>
            <w:gridSpan w:val="4"/>
            <w:vAlign w:val="top"/>
          </w:tcPr>
          <w:p w14:paraId="1F1BDCC6">
            <w:pPr>
              <w:spacing w:before="210" w:line="217" w:lineRule="auto"/>
              <w:ind w:left="3321"/>
              <w:rPr>
                <w:del w:id="623" w:author="咨询组" w:date="2026-01-23T11:28:01Z"/>
                <w:rFonts w:ascii="仿宋" w:hAnsi="仿宋" w:eastAsia="仿宋" w:cs="仿宋"/>
                <w:sz w:val="28"/>
                <w:szCs w:val="28"/>
              </w:rPr>
            </w:pPr>
            <w:del w:id="624" w:author="咨询组" w:date="2026-01-23T11:28:01Z">
              <w:r>
                <w:rPr>
                  <w:rFonts w:ascii="仿宋" w:hAnsi="仿宋" w:eastAsia="仿宋" w:cs="仿宋"/>
                  <w:spacing w:val="-5"/>
                  <w:sz w:val="28"/>
                  <w:szCs w:val="28"/>
                </w:rPr>
                <w:delText>计</w:delText>
              </w:r>
            </w:del>
            <w:del w:id="625" w:author="咨询组" w:date="2026-01-23T11:28:01Z">
              <w:r>
                <w:rPr>
                  <w:rFonts w:ascii="仿宋" w:hAnsi="仿宋" w:eastAsia="仿宋" w:cs="仿宋"/>
                  <w:spacing w:val="-4"/>
                  <w:sz w:val="28"/>
                  <w:szCs w:val="28"/>
                </w:rPr>
                <w:delText>算规则</w:delText>
              </w:r>
            </w:del>
          </w:p>
        </w:tc>
      </w:tr>
      <w:tr w14:paraId="3819BF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84" w:hRule="atLeast"/>
          <w:del w:id="626" w:author="咨询组" w:date="2026-01-23T11:28:01Z"/>
        </w:trPr>
        <w:tc>
          <w:tcPr>
            <w:tcW w:w="1009" w:type="dxa"/>
            <w:vMerge w:val="continue"/>
            <w:tcBorders>
              <w:top w:val="nil"/>
            </w:tcBorders>
            <w:vAlign w:val="top"/>
          </w:tcPr>
          <w:p w14:paraId="0086F1D7">
            <w:pPr>
              <w:rPr>
                <w:del w:id="627" w:author="咨询组" w:date="2026-01-23T11:28:01Z"/>
                <w:rFonts w:ascii="Arial"/>
                <w:sz w:val="21"/>
              </w:rPr>
            </w:pPr>
          </w:p>
        </w:tc>
        <w:tc>
          <w:tcPr>
            <w:tcW w:w="1381" w:type="dxa"/>
            <w:vAlign w:val="top"/>
          </w:tcPr>
          <w:p w14:paraId="3A828916">
            <w:pPr>
              <w:spacing w:before="113" w:line="254" w:lineRule="auto"/>
              <w:ind w:left="420" w:right="128" w:hanging="269"/>
              <w:rPr>
                <w:del w:id="628" w:author="咨询组" w:date="2026-01-23T11:28:01Z"/>
                <w:rFonts w:ascii="仿宋" w:hAnsi="仿宋" w:eastAsia="仿宋" w:cs="仿宋"/>
                <w:sz w:val="28"/>
                <w:szCs w:val="28"/>
              </w:rPr>
            </w:pPr>
            <w:del w:id="629" w:author="咨询组" w:date="2026-01-23T11:28:01Z">
              <w:r>
                <w:rPr>
                  <w:rFonts w:ascii="仿宋" w:hAnsi="仿宋" w:eastAsia="仿宋" w:cs="仿宋"/>
                  <w:spacing w:val="-7"/>
                  <w:sz w:val="28"/>
                  <w:szCs w:val="28"/>
                </w:rPr>
                <w:delText>实</w:delText>
              </w:r>
            </w:del>
            <w:del w:id="630" w:author="咨询组" w:date="2026-01-23T11:28:01Z">
              <w:r>
                <w:rPr>
                  <w:rFonts w:ascii="仿宋" w:hAnsi="仿宋" w:eastAsia="仿宋" w:cs="仿宋"/>
                  <w:spacing w:val="-6"/>
                  <w:sz w:val="28"/>
                  <w:szCs w:val="28"/>
                </w:rPr>
                <w:delText>际工作</w:delText>
              </w:r>
            </w:del>
            <w:del w:id="631" w:author="咨询组" w:date="2026-01-23T11:28:01Z">
              <w:r>
                <w:rPr>
                  <w:rFonts w:ascii="仿宋" w:hAnsi="仿宋" w:eastAsia="仿宋" w:cs="仿宋"/>
                  <w:spacing w:val="-7"/>
                  <w:sz w:val="28"/>
                  <w:szCs w:val="28"/>
                </w:rPr>
                <w:delText>年</w:delText>
              </w:r>
            </w:del>
            <w:del w:id="632" w:author="咨询组" w:date="2026-01-23T11:28:01Z">
              <w:r>
                <w:rPr>
                  <w:rFonts w:ascii="仿宋" w:hAnsi="仿宋" w:eastAsia="仿宋" w:cs="仿宋"/>
                  <w:spacing w:val="-6"/>
                  <w:sz w:val="28"/>
                  <w:szCs w:val="28"/>
                </w:rPr>
                <w:delText>限</w:delText>
              </w:r>
            </w:del>
          </w:p>
        </w:tc>
        <w:tc>
          <w:tcPr>
            <w:tcW w:w="2282" w:type="dxa"/>
            <w:vAlign w:val="top"/>
          </w:tcPr>
          <w:p w14:paraId="5B3A370F">
            <w:pPr>
              <w:spacing w:before="114" w:line="480" w:lineRule="exact"/>
              <w:ind w:left="170"/>
              <w:rPr>
                <w:del w:id="633" w:author="咨询组" w:date="2026-01-23T11:28:01Z"/>
                <w:rFonts w:ascii="仿宋" w:hAnsi="仿宋" w:eastAsia="仿宋" w:cs="仿宋"/>
                <w:sz w:val="28"/>
                <w:szCs w:val="28"/>
              </w:rPr>
            </w:pPr>
            <w:del w:id="634" w:author="咨询组" w:date="2026-01-23T11:28:01Z">
              <w:r>
                <w:rPr>
                  <w:rFonts w:ascii="仿宋" w:hAnsi="仿宋" w:eastAsia="仿宋" w:cs="仿宋"/>
                  <w:spacing w:val="-2"/>
                  <w:position w:val="15"/>
                  <w:sz w:val="28"/>
                  <w:szCs w:val="28"/>
                </w:rPr>
                <w:delText>本企业</w:delText>
              </w:r>
            </w:del>
            <w:del w:id="635" w:author="咨询组" w:date="2026-01-23T11:28:01Z">
              <w:r>
                <w:rPr>
                  <w:rFonts w:ascii="仿宋" w:hAnsi="仿宋" w:eastAsia="仿宋" w:cs="仿宋"/>
                  <w:spacing w:val="-1"/>
                  <w:position w:val="15"/>
                  <w:sz w:val="28"/>
                  <w:szCs w:val="28"/>
                </w:rPr>
                <w:delText>工作年限</w:delText>
              </w:r>
            </w:del>
          </w:p>
          <w:p w14:paraId="5A27CFC3">
            <w:pPr>
              <w:spacing w:line="185" w:lineRule="auto"/>
              <w:ind w:left="1079"/>
              <w:rPr>
                <w:del w:id="636" w:author="咨询组" w:date="2026-01-23T11:28:01Z"/>
                <w:rFonts w:ascii="仿宋" w:hAnsi="仿宋" w:eastAsia="仿宋" w:cs="仿宋"/>
                <w:sz w:val="28"/>
                <w:szCs w:val="28"/>
              </w:rPr>
            </w:pPr>
            <w:del w:id="637" w:author="咨询组" w:date="2026-01-23T11:28:01Z">
              <w:r>
                <w:rPr>
                  <w:rFonts w:ascii="仿宋" w:hAnsi="仿宋" w:eastAsia="仿宋" w:cs="仿宋"/>
                  <w:sz w:val="28"/>
                  <w:szCs w:val="28"/>
                </w:rPr>
                <w:delText>Y</w:delText>
              </w:r>
            </w:del>
          </w:p>
        </w:tc>
        <w:tc>
          <w:tcPr>
            <w:tcW w:w="2147" w:type="dxa"/>
            <w:vAlign w:val="top"/>
          </w:tcPr>
          <w:p w14:paraId="6C42990E">
            <w:pPr>
              <w:rPr>
                <w:del w:id="638" w:author="咨询组" w:date="2026-01-23T11:28:01Z"/>
                <w:rFonts w:ascii="Arial"/>
                <w:sz w:val="21"/>
              </w:rPr>
            </w:pPr>
          </w:p>
          <w:p w14:paraId="76700227">
            <w:pPr>
              <w:spacing w:before="91" w:line="218" w:lineRule="auto"/>
              <w:ind w:left="695"/>
              <w:rPr>
                <w:del w:id="639" w:author="咨询组" w:date="2026-01-23T11:28:01Z"/>
                <w:rFonts w:ascii="仿宋" w:hAnsi="仿宋" w:eastAsia="仿宋" w:cs="仿宋"/>
                <w:sz w:val="28"/>
                <w:szCs w:val="28"/>
              </w:rPr>
            </w:pPr>
            <w:del w:id="640" w:author="咨询组" w:date="2026-01-23T11:28:01Z">
              <w:r>
                <w:rPr>
                  <w:rFonts w:ascii="仿宋" w:hAnsi="仿宋" w:eastAsia="仿宋" w:cs="仿宋"/>
                  <w:spacing w:val="-15"/>
                  <w:sz w:val="28"/>
                  <w:szCs w:val="28"/>
                </w:rPr>
                <w:delText>医</w:delText>
              </w:r>
            </w:del>
            <w:del w:id="641" w:author="咨询组" w:date="2026-01-23T11:28:01Z">
              <w:r>
                <w:rPr>
                  <w:rFonts w:ascii="仿宋" w:hAnsi="仿宋" w:eastAsia="仿宋" w:cs="仿宋"/>
                  <w:spacing w:val="-14"/>
                  <w:sz w:val="28"/>
                  <w:szCs w:val="28"/>
                </w:rPr>
                <w:delText>疗期</w:delText>
              </w:r>
            </w:del>
          </w:p>
        </w:tc>
        <w:tc>
          <w:tcPr>
            <w:tcW w:w="1929" w:type="dxa"/>
            <w:vAlign w:val="top"/>
          </w:tcPr>
          <w:p w14:paraId="601C3F0C">
            <w:pPr>
              <w:rPr>
                <w:del w:id="642" w:author="咨询组" w:date="2026-01-23T11:28:01Z"/>
                <w:rFonts w:ascii="Arial"/>
                <w:sz w:val="21"/>
              </w:rPr>
            </w:pPr>
          </w:p>
          <w:p w14:paraId="44E00D6B">
            <w:pPr>
              <w:spacing w:before="91" w:line="217" w:lineRule="auto"/>
              <w:ind w:left="147"/>
              <w:rPr>
                <w:del w:id="643" w:author="咨询组" w:date="2026-01-23T11:28:01Z"/>
                <w:rFonts w:ascii="仿宋" w:hAnsi="仿宋" w:eastAsia="仿宋" w:cs="仿宋"/>
                <w:sz w:val="28"/>
                <w:szCs w:val="28"/>
              </w:rPr>
            </w:pPr>
            <w:del w:id="644" w:author="咨询组" w:date="2026-01-23T11:28:01Z">
              <w:r>
                <w:rPr>
                  <w:rFonts w:ascii="仿宋" w:hAnsi="仿宋" w:eastAsia="仿宋" w:cs="仿宋"/>
                  <w:spacing w:val="-4"/>
                  <w:sz w:val="28"/>
                  <w:szCs w:val="28"/>
                </w:rPr>
                <w:delText>累计计算周期</w:delText>
              </w:r>
            </w:del>
          </w:p>
        </w:tc>
      </w:tr>
      <w:tr w14:paraId="6B5B47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del w:id="645" w:author="咨询组" w:date="2026-01-23T11:28:01Z"/>
        </w:trPr>
        <w:tc>
          <w:tcPr>
            <w:tcW w:w="1009" w:type="dxa"/>
            <w:vMerge w:val="restart"/>
            <w:tcBorders>
              <w:bottom w:val="nil"/>
            </w:tcBorders>
            <w:vAlign w:val="top"/>
          </w:tcPr>
          <w:p w14:paraId="3D857438">
            <w:pPr>
              <w:spacing w:line="269" w:lineRule="auto"/>
              <w:rPr>
                <w:del w:id="646" w:author="咨询组" w:date="2026-01-23T11:28:01Z"/>
                <w:rFonts w:ascii="Arial"/>
                <w:sz w:val="21"/>
              </w:rPr>
            </w:pPr>
          </w:p>
          <w:p w14:paraId="34DF686E">
            <w:pPr>
              <w:spacing w:line="269" w:lineRule="auto"/>
              <w:rPr>
                <w:del w:id="647" w:author="咨询组" w:date="2026-01-23T11:28:01Z"/>
                <w:rFonts w:ascii="Arial"/>
                <w:sz w:val="21"/>
              </w:rPr>
            </w:pPr>
          </w:p>
          <w:p w14:paraId="2F29937C">
            <w:pPr>
              <w:spacing w:line="270" w:lineRule="auto"/>
              <w:rPr>
                <w:del w:id="648" w:author="咨询组" w:date="2026-01-23T11:28:01Z"/>
                <w:rFonts w:ascii="Arial"/>
                <w:sz w:val="21"/>
              </w:rPr>
            </w:pPr>
          </w:p>
          <w:p w14:paraId="2A6AF2AF">
            <w:pPr>
              <w:spacing w:line="270" w:lineRule="auto"/>
              <w:rPr>
                <w:del w:id="649" w:author="咨询组" w:date="2026-01-23T11:28:01Z"/>
                <w:rFonts w:ascii="Arial"/>
                <w:sz w:val="21"/>
              </w:rPr>
            </w:pPr>
          </w:p>
          <w:p w14:paraId="385362A6">
            <w:pPr>
              <w:spacing w:line="270" w:lineRule="auto"/>
              <w:rPr>
                <w:del w:id="650" w:author="咨询组" w:date="2026-01-23T11:28:01Z"/>
                <w:rFonts w:ascii="Arial"/>
                <w:sz w:val="21"/>
              </w:rPr>
            </w:pPr>
          </w:p>
          <w:p w14:paraId="477ED870">
            <w:pPr>
              <w:spacing w:before="91" w:line="442" w:lineRule="exact"/>
              <w:ind w:left="231"/>
              <w:rPr>
                <w:del w:id="651" w:author="咨询组" w:date="2026-01-23T11:28:01Z"/>
                <w:rFonts w:ascii="仿宋" w:hAnsi="仿宋" w:eastAsia="仿宋" w:cs="仿宋"/>
                <w:sz w:val="28"/>
                <w:szCs w:val="28"/>
              </w:rPr>
            </w:pPr>
            <w:del w:id="652" w:author="咨询组" w:date="2026-01-23T11:28:01Z">
              <w:r>
                <w:rPr>
                  <w:rFonts w:ascii="仿宋" w:hAnsi="仿宋" w:eastAsia="仿宋" w:cs="仿宋"/>
                  <w:spacing w:val="-5"/>
                  <w:position w:val="11"/>
                  <w:sz w:val="28"/>
                  <w:szCs w:val="28"/>
                </w:rPr>
                <w:delText>全</w:delText>
              </w:r>
            </w:del>
            <w:del w:id="653" w:author="咨询组" w:date="2026-01-23T11:28:01Z">
              <w:r>
                <w:rPr>
                  <w:rFonts w:ascii="仿宋" w:hAnsi="仿宋" w:eastAsia="仿宋" w:cs="仿宋"/>
                  <w:spacing w:val="-4"/>
                  <w:position w:val="11"/>
                  <w:sz w:val="28"/>
                  <w:szCs w:val="28"/>
                </w:rPr>
                <w:delText>国</w:delText>
              </w:r>
            </w:del>
          </w:p>
          <w:p w14:paraId="7646CE3B">
            <w:pPr>
              <w:spacing w:line="219" w:lineRule="auto"/>
              <w:ind w:left="221"/>
              <w:rPr>
                <w:del w:id="654" w:author="咨询组" w:date="2026-01-23T11:28:01Z"/>
                <w:rFonts w:ascii="仿宋" w:hAnsi="仿宋" w:eastAsia="仿宋" w:cs="仿宋"/>
                <w:sz w:val="28"/>
                <w:szCs w:val="28"/>
              </w:rPr>
            </w:pPr>
            <w:del w:id="655" w:author="咨询组" w:date="2026-01-23T11:28:01Z">
              <w:r>
                <w:rPr>
                  <w:rFonts w:ascii="仿宋" w:hAnsi="仿宋" w:eastAsia="仿宋" w:cs="仿宋"/>
                  <w:spacing w:val="71"/>
                  <w:sz w:val="28"/>
                  <w:szCs w:val="28"/>
                </w:rPr>
                <w:delText>(</w:delText>
              </w:r>
            </w:del>
            <w:del w:id="656" w:author="咨询组" w:date="2026-01-23T11:28:01Z">
              <w:r>
                <w:rPr>
                  <w:rFonts w:ascii="仿宋" w:hAnsi="仿宋" w:eastAsia="仿宋" w:cs="仿宋"/>
                  <w:spacing w:val="70"/>
                  <w:sz w:val="28"/>
                  <w:szCs w:val="28"/>
                </w:rPr>
                <w:delText>不</w:delText>
              </w:r>
            </w:del>
          </w:p>
          <w:p w14:paraId="25AD8B7B">
            <w:pPr>
              <w:spacing w:before="107" w:line="219" w:lineRule="auto"/>
              <w:ind w:left="227"/>
              <w:rPr>
                <w:del w:id="657" w:author="咨询组" w:date="2026-01-23T11:28:01Z"/>
                <w:rFonts w:ascii="仿宋" w:hAnsi="仿宋" w:eastAsia="仿宋" w:cs="仿宋"/>
                <w:sz w:val="28"/>
                <w:szCs w:val="28"/>
              </w:rPr>
            </w:pPr>
            <w:del w:id="658" w:author="咨询组" w:date="2026-01-23T11:28:01Z">
              <w:r>
                <w:rPr>
                  <w:rFonts w:ascii="仿宋" w:hAnsi="仿宋" w:eastAsia="仿宋" w:cs="仿宋"/>
                  <w:spacing w:val="-3"/>
                  <w:sz w:val="28"/>
                  <w:szCs w:val="28"/>
                </w:rPr>
                <w:delText>含</w:delText>
              </w:r>
            </w:del>
            <w:del w:id="659" w:author="咨询组" w:date="2026-01-23T11:28:01Z">
              <w:r>
                <w:rPr>
                  <w:rFonts w:ascii="仿宋" w:hAnsi="仿宋" w:eastAsia="仿宋" w:cs="仿宋"/>
                  <w:spacing w:val="-2"/>
                  <w:sz w:val="28"/>
                  <w:szCs w:val="28"/>
                </w:rPr>
                <w:delText>上</w:delText>
              </w:r>
            </w:del>
          </w:p>
          <w:p w14:paraId="62DCB4F3">
            <w:pPr>
              <w:spacing w:before="107" w:line="219" w:lineRule="auto"/>
              <w:ind w:left="238"/>
              <w:rPr>
                <w:del w:id="660" w:author="咨询组" w:date="2026-01-23T11:28:01Z"/>
                <w:rFonts w:ascii="仿宋" w:hAnsi="仿宋" w:eastAsia="仿宋" w:cs="仿宋"/>
                <w:sz w:val="28"/>
                <w:szCs w:val="28"/>
              </w:rPr>
            </w:pPr>
            <w:del w:id="661" w:author="咨询组" w:date="2026-01-23T11:28:01Z">
              <w:r>
                <w:rPr>
                  <w:rFonts w:ascii="仿宋" w:hAnsi="仿宋" w:eastAsia="仿宋" w:cs="仿宋"/>
                  <w:spacing w:val="-29"/>
                  <w:sz w:val="28"/>
                  <w:szCs w:val="28"/>
                </w:rPr>
                <w:delText>海</w:delText>
              </w:r>
            </w:del>
            <w:del w:id="662" w:author="咨询组" w:date="2026-01-23T11:28:01Z">
              <w:r>
                <w:rPr>
                  <w:rFonts w:ascii="仿宋" w:hAnsi="仿宋" w:eastAsia="仿宋" w:cs="仿宋"/>
                  <w:spacing w:val="-26"/>
                  <w:sz w:val="28"/>
                  <w:szCs w:val="28"/>
                </w:rPr>
                <w:delText>)</w:delText>
              </w:r>
            </w:del>
          </w:p>
        </w:tc>
        <w:tc>
          <w:tcPr>
            <w:tcW w:w="1381" w:type="dxa"/>
            <w:vMerge w:val="restart"/>
            <w:tcBorders>
              <w:bottom w:val="nil"/>
            </w:tcBorders>
            <w:vAlign w:val="top"/>
          </w:tcPr>
          <w:p w14:paraId="720FE3D3">
            <w:pPr>
              <w:spacing w:line="429" w:lineRule="auto"/>
              <w:rPr>
                <w:del w:id="663" w:author="咨询组" w:date="2026-01-23T11:28:01Z"/>
                <w:rFonts w:ascii="Arial"/>
                <w:sz w:val="21"/>
              </w:rPr>
            </w:pPr>
          </w:p>
          <w:p w14:paraId="038D221A">
            <w:pPr>
              <w:spacing w:before="91" w:line="218" w:lineRule="auto"/>
              <w:ind w:left="131"/>
              <w:rPr>
                <w:del w:id="664" w:author="咨询组" w:date="2026-01-23T11:28:01Z"/>
                <w:rFonts w:ascii="仿宋" w:hAnsi="仿宋" w:eastAsia="仿宋" w:cs="仿宋"/>
                <w:sz w:val="28"/>
                <w:szCs w:val="28"/>
              </w:rPr>
            </w:pPr>
            <w:del w:id="665" w:author="咨询组" w:date="2026-01-23T11:28:01Z">
              <w:r>
                <w:rPr>
                  <w:rFonts w:ascii="仿宋" w:hAnsi="仿宋" w:eastAsia="仿宋" w:cs="仿宋"/>
                  <w:spacing w:val="-21"/>
                  <w:sz w:val="28"/>
                  <w:szCs w:val="28"/>
                </w:rPr>
                <w:delText>1</w:delText>
              </w:r>
            </w:del>
            <w:del w:id="666" w:author="咨询组" w:date="2026-01-23T11:28:01Z">
              <w:r>
                <w:rPr>
                  <w:rFonts w:ascii="仿宋" w:hAnsi="仿宋" w:eastAsia="仿宋" w:cs="仿宋"/>
                  <w:spacing w:val="-20"/>
                  <w:sz w:val="28"/>
                  <w:szCs w:val="28"/>
                </w:rPr>
                <w:delText>0年以下</w:delText>
              </w:r>
            </w:del>
          </w:p>
        </w:tc>
        <w:tc>
          <w:tcPr>
            <w:tcW w:w="2282" w:type="dxa"/>
            <w:vAlign w:val="top"/>
          </w:tcPr>
          <w:p w14:paraId="53984AA7">
            <w:pPr>
              <w:spacing w:before="206" w:line="218" w:lineRule="auto"/>
              <w:ind w:left="765"/>
              <w:rPr>
                <w:del w:id="667" w:author="咨询组" w:date="2026-01-23T11:28:01Z"/>
                <w:rFonts w:ascii="仿宋" w:hAnsi="仿宋" w:eastAsia="仿宋" w:cs="仿宋"/>
                <w:sz w:val="28"/>
                <w:szCs w:val="28"/>
              </w:rPr>
            </w:pPr>
            <w:del w:id="668" w:author="咨询组" w:date="2026-01-23T11:28:01Z">
              <w:r>
                <w:rPr>
                  <w:rFonts w:ascii="仿宋" w:hAnsi="仿宋" w:eastAsia="仿宋" w:cs="仿宋"/>
                  <w:spacing w:val="-13"/>
                  <w:sz w:val="28"/>
                  <w:szCs w:val="28"/>
                </w:rPr>
                <w:delText>Y</w:delText>
              </w:r>
            </w:del>
            <w:del w:id="669" w:author="咨询组" w:date="2026-01-23T11:28:01Z">
              <w:r>
                <w:rPr>
                  <w:rFonts w:ascii="仿宋" w:hAnsi="仿宋" w:eastAsia="仿宋" w:cs="仿宋"/>
                  <w:spacing w:val="-16"/>
                  <w:sz w:val="28"/>
                  <w:szCs w:val="28"/>
                </w:rPr>
                <w:delText>&lt;</w:delText>
              </w:r>
            </w:del>
            <w:del w:id="670" w:author="咨询组" w:date="2026-01-23T11:28:01Z">
              <w:r>
                <w:rPr>
                  <w:rFonts w:ascii="仿宋" w:hAnsi="仿宋" w:eastAsia="仿宋" w:cs="仿宋"/>
                  <w:spacing w:val="-13"/>
                  <w:sz w:val="28"/>
                  <w:szCs w:val="28"/>
                </w:rPr>
                <w:delText>5年</w:delText>
              </w:r>
            </w:del>
          </w:p>
        </w:tc>
        <w:tc>
          <w:tcPr>
            <w:tcW w:w="2147" w:type="dxa"/>
            <w:vAlign w:val="top"/>
          </w:tcPr>
          <w:p w14:paraId="088B5551">
            <w:pPr>
              <w:spacing w:before="206" w:line="219" w:lineRule="auto"/>
              <w:ind w:left="720"/>
              <w:rPr>
                <w:del w:id="671" w:author="咨询组" w:date="2026-01-23T11:28:01Z"/>
                <w:rFonts w:ascii="仿宋" w:hAnsi="仿宋" w:eastAsia="仿宋" w:cs="仿宋"/>
                <w:sz w:val="28"/>
                <w:szCs w:val="28"/>
              </w:rPr>
            </w:pPr>
            <w:del w:id="672" w:author="咨询组" w:date="2026-01-23T11:28:01Z">
              <w:r>
                <w:rPr>
                  <w:rFonts w:ascii="仿宋" w:hAnsi="仿宋" w:eastAsia="仿宋" w:cs="仿宋"/>
                  <w:spacing w:val="-25"/>
                  <w:sz w:val="28"/>
                  <w:szCs w:val="28"/>
                </w:rPr>
                <w:delText>3个月</w:delText>
              </w:r>
            </w:del>
          </w:p>
        </w:tc>
        <w:tc>
          <w:tcPr>
            <w:tcW w:w="1929" w:type="dxa"/>
            <w:vAlign w:val="top"/>
          </w:tcPr>
          <w:p w14:paraId="4C223C85">
            <w:pPr>
              <w:spacing w:before="206" w:line="218" w:lineRule="auto"/>
              <w:ind w:left="460"/>
              <w:rPr>
                <w:del w:id="673" w:author="咨询组" w:date="2026-01-23T11:28:01Z"/>
                <w:rFonts w:ascii="仿宋" w:hAnsi="仿宋" w:eastAsia="仿宋" w:cs="仿宋"/>
                <w:sz w:val="28"/>
                <w:szCs w:val="28"/>
              </w:rPr>
            </w:pPr>
            <w:del w:id="674" w:author="咨询组" w:date="2026-01-23T11:28:01Z">
              <w:r>
                <w:rPr>
                  <w:rFonts w:ascii="仿宋" w:hAnsi="仿宋" w:eastAsia="仿宋" w:cs="仿宋"/>
                  <w:spacing w:val="-20"/>
                  <w:sz w:val="28"/>
                  <w:szCs w:val="28"/>
                </w:rPr>
                <w:delText>6</w:delText>
              </w:r>
            </w:del>
            <w:del w:id="675" w:author="咨询组" w:date="2026-01-23T11:28:01Z">
              <w:r>
                <w:rPr>
                  <w:rFonts w:ascii="仿宋" w:hAnsi="仿宋" w:eastAsia="仿宋" w:cs="仿宋"/>
                  <w:spacing w:val="-18"/>
                  <w:sz w:val="28"/>
                  <w:szCs w:val="28"/>
                </w:rPr>
                <w:delText>个月内</w:delText>
              </w:r>
            </w:del>
          </w:p>
        </w:tc>
      </w:tr>
      <w:tr w14:paraId="60ABBD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del w:id="676" w:author="咨询组" w:date="2026-01-23T11:28:01Z"/>
        </w:trPr>
        <w:tc>
          <w:tcPr>
            <w:tcW w:w="1009" w:type="dxa"/>
            <w:vMerge w:val="continue"/>
            <w:tcBorders>
              <w:top w:val="nil"/>
              <w:bottom w:val="nil"/>
            </w:tcBorders>
            <w:vAlign w:val="top"/>
          </w:tcPr>
          <w:p w14:paraId="28476B87">
            <w:pPr>
              <w:rPr>
                <w:del w:id="677" w:author="咨询组" w:date="2026-01-23T11:28:01Z"/>
                <w:rFonts w:ascii="Arial"/>
                <w:sz w:val="21"/>
              </w:rPr>
            </w:pPr>
          </w:p>
        </w:tc>
        <w:tc>
          <w:tcPr>
            <w:tcW w:w="1381" w:type="dxa"/>
            <w:vMerge w:val="continue"/>
            <w:tcBorders>
              <w:top w:val="nil"/>
            </w:tcBorders>
            <w:vAlign w:val="top"/>
          </w:tcPr>
          <w:p w14:paraId="779C8704">
            <w:pPr>
              <w:rPr>
                <w:del w:id="678" w:author="咨询组" w:date="2026-01-23T11:28:01Z"/>
                <w:rFonts w:ascii="Arial"/>
                <w:sz w:val="21"/>
              </w:rPr>
            </w:pPr>
          </w:p>
        </w:tc>
        <w:tc>
          <w:tcPr>
            <w:tcW w:w="2282" w:type="dxa"/>
            <w:vAlign w:val="top"/>
          </w:tcPr>
          <w:p w14:paraId="161B523F">
            <w:pPr>
              <w:spacing w:before="206" w:line="218" w:lineRule="auto"/>
              <w:ind w:left="695"/>
              <w:rPr>
                <w:del w:id="679" w:author="咨询组" w:date="2026-01-23T11:28:01Z"/>
                <w:rFonts w:ascii="仿宋" w:hAnsi="仿宋" w:eastAsia="仿宋" w:cs="仿宋"/>
                <w:sz w:val="28"/>
                <w:szCs w:val="28"/>
              </w:rPr>
            </w:pPr>
            <w:del w:id="680" w:author="咨询组" w:date="2026-01-23T11:28:01Z">
              <w:r>
                <w:rPr>
                  <w:rFonts w:ascii="仿宋" w:hAnsi="仿宋" w:eastAsia="仿宋" w:cs="仿宋"/>
                  <w:spacing w:val="-13"/>
                  <w:w w:val="96"/>
                  <w:sz w:val="28"/>
                  <w:szCs w:val="28"/>
                </w:rPr>
                <w:delText>Y≥5年</w:delText>
              </w:r>
            </w:del>
          </w:p>
        </w:tc>
        <w:tc>
          <w:tcPr>
            <w:tcW w:w="2147" w:type="dxa"/>
            <w:vAlign w:val="top"/>
          </w:tcPr>
          <w:p w14:paraId="10B61CFC">
            <w:pPr>
              <w:spacing w:before="206" w:line="219" w:lineRule="auto"/>
              <w:ind w:left="711"/>
              <w:rPr>
                <w:del w:id="681" w:author="咨询组" w:date="2026-01-23T11:28:01Z"/>
                <w:rFonts w:ascii="仿宋" w:hAnsi="仿宋" w:eastAsia="仿宋" w:cs="仿宋"/>
                <w:sz w:val="28"/>
                <w:szCs w:val="28"/>
              </w:rPr>
            </w:pPr>
            <w:del w:id="682" w:author="咨询组" w:date="2026-01-23T11:28:01Z">
              <w:r>
                <w:rPr>
                  <w:rFonts w:ascii="仿宋" w:hAnsi="仿宋" w:eastAsia="仿宋" w:cs="仿宋"/>
                  <w:spacing w:val="-26"/>
                  <w:sz w:val="28"/>
                  <w:szCs w:val="28"/>
                </w:rPr>
                <w:delText>6</w:delText>
              </w:r>
            </w:del>
            <w:del w:id="683" w:author="咨询组" w:date="2026-01-23T11:28:01Z">
              <w:r>
                <w:rPr>
                  <w:rFonts w:ascii="仿宋" w:hAnsi="仿宋" w:eastAsia="仿宋" w:cs="仿宋"/>
                  <w:spacing w:val="-22"/>
                  <w:sz w:val="28"/>
                  <w:szCs w:val="28"/>
                </w:rPr>
                <w:delText>个月</w:delText>
              </w:r>
            </w:del>
          </w:p>
        </w:tc>
        <w:tc>
          <w:tcPr>
            <w:tcW w:w="1929" w:type="dxa"/>
            <w:vAlign w:val="top"/>
          </w:tcPr>
          <w:p w14:paraId="3D387674">
            <w:pPr>
              <w:spacing w:before="206" w:line="218" w:lineRule="auto"/>
              <w:ind w:left="395"/>
              <w:rPr>
                <w:del w:id="684" w:author="咨询组" w:date="2026-01-23T11:28:01Z"/>
                <w:rFonts w:ascii="仿宋" w:hAnsi="仿宋" w:eastAsia="仿宋" w:cs="仿宋"/>
                <w:sz w:val="28"/>
                <w:szCs w:val="28"/>
              </w:rPr>
            </w:pPr>
            <w:del w:id="685" w:author="咨询组" w:date="2026-01-23T11:28:01Z">
              <w:r>
                <w:rPr>
                  <w:rFonts w:ascii="仿宋" w:hAnsi="仿宋" w:eastAsia="仿宋" w:cs="仿宋"/>
                  <w:spacing w:val="-17"/>
                  <w:sz w:val="28"/>
                  <w:szCs w:val="28"/>
                </w:rPr>
                <w:delText>1</w:delText>
              </w:r>
            </w:del>
            <w:del w:id="686" w:author="咨询组" w:date="2026-01-23T11:28:01Z">
              <w:r>
                <w:rPr>
                  <w:rFonts w:ascii="仿宋" w:hAnsi="仿宋" w:eastAsia="仿宋" w:cs="仿宋"/>
                  <w:spacing w:val="-16"/>
                  <w:sz w:val="28"/>
                  <w:szCs w:val="28"/>
                </w:rPr>
                <w:delText>2个月内</w:delText>
              </w:r>
            </w:del>
          </w:p>
        </w:tc>
      </w:tr>
      <w:tr w14:paraId="074170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del w:id="687" w:author="咨询组" w:date="2026-01-23T11:28:01Z"/>
        </w:trPr>
        <w:tc>
          <w:tcPr>
            <w:tcW w:w="1009" w:type="dxa"/>
            <w:vMerge w:val="continue"/>
            <w:tcBorders>
              <w:top w:val="nil"/>
              <w:bottom w:val="nil"/>
            </w:tcBorders>
            <w:vAlign w:val="top"/>
          </w:tcPr>
          <w:p w14:paraId="3AAA6794">
            <w:pPr>
              <w:rPr>
                <w:del w:id="688" w:author="咨询组" w:date="2026-01-23T11:28:01Z"/>
                <w:rFonts w:ascii="Arial"/>
                <w:sz w:val="21"/>
              </w:rPr>
            </w:pPr>
          </w:p>
        </w:tc>
        <w:tc>
          <w:tcPr>
            <w:tcW w:w="1381" w:type="dxa"/>
            <w:vMerge w:val="restart"/>
            <w:tcBorders>
              <w:bottom w:val="nil"/>
            </w:tcBorders>
            <w:vAlign w:val="top"/>
          </w:tcPr>
          <w:p w14:paraId="3AB6D870">
            <w:pPr>
              <w:spacing w:line="274" w:lineRule="auto"/>
              <w:rPr>
                <w:del w:id="689" w:author="咨询组" w:date="2026-01-23T11:28:01Z"/>
                <w:rFonts w:ascii="Arial"/>
                <w:sz w:val="21"/>
              </w:rPr>
            </w:pPr>
          </w:p>
          <w:p w14:paraId="4FCDA6C2">
            <w:pPr>
              <w:spacing w:line="274" w:lineRule="auto"/>
              <w:rPr>
                <w:del w:id="690" w:author="咨询组" w:date="2026-01-23T11:28:01Z"/>
                <w:rFonts w:ascii="Arial"/>
                <w:sz w:val="21"/>
              </w:rPr>
            </w:pPr>
          </w:p>
          <w:p w14:paraId="4AFBEF8A">
            <w:pPr>
              <w:spacing w:line="275" w:lineRule="auto"/>
              <w:rPr>
                <w:del w:id="691" w:author="咨询组" w:date="2026-01-23T11:28:01Z"/>
                <w:rFonts w:ascii="Arial"/>
                <w:sz w:val="21"/>
              </w:rPr>
            </w:pPr>
          </w:p>
          <w:p w14:paraId="50B97635">
            <w:pPr>
              <w:spacing w:line="275" w:lineRule="auto"/>
              <w:rPr>
                <w:del w:id="692" w:author="咨询组" w:date="2026-01-23T11:28:01Z"/>
                <w:rFonts w:ascii="Arial"/>
                <w:sz w:val="21"/>
              </w:rPr>
            </w:pPr>
          </w:p>
          <w:p w14:paraId="549FC231">
            <w:pPr>
              <w:spacing w:line="275" w:lineRule="auto"/>
              <w:rPr>
                <w:del w:id="693" w:author="咨询组" w:date="2026-01-23T11:28:01Z"/>
                <w:rFonts w:ascii="Arial"/>
                <w:sz w:val="21"/>
              </w:rPr>
            </w:pPr>
          </w:p>
          <w:p w14:paraId="28FCE610">
            <w:pPr>
              <w:spacing w:before="91" w:line="218" w:lineRule="auto"/>
              <w:ind w:left="131"/>
              <w:rPr>
                <w:del w:id="694" w:author="咨询组" w:date="2026-01-23T11:28:01Z"/>
                <w:rFonts w:ascii="仿宋" w:hAnsi="仿宋" w:eastAsia="仿宋" w:cs="仿宋"/>
                <w:sz w:val="28"/>
                <w:szCs w:val="28"/>
              </w:rPr>
            </w:pPr>
            <w:del w:id="695" w:author="咨询组" w:date="2026-01-23T11:28:01Z">
              <w:r>
                <w:rPr>
                  <w:rFonts w:ascii="仿宋" w:hAnsi="仿宋" w:eastAsia="仿宋" w:cs="仿宋"/>
                  <w:spacing w:val="-21"/>
                  <w:sz w:val="28"/>
                  <w:szCs w:val="28"/>
                </w:rPr>
                <w:delText>1</w:delText>
              </w:r>
            </w:del>
            <w:del w:id="696" w:author="咨询组" w:date="2026-01-23T11:28:01Z">
              <w:r>
                <w:rPr>
                  <w:rFonts w:ascii="仿宋" w:hAnsi="仿宋" w:eastAsia="仿宋" w:cs="仿宋"/>
                  <w:spacing w:val="-20"/>
                  <w:sz w:val="28"/>
                  <w:szCs w:val="28"/>
                </w:rPr>
                <w:delText>0年以上</w:delText>
              </w:r>
            </w:del>
          </w:p>
        </w:tc>
        <w:tc>
          <w:tcPr>
            <w:tcW w:w="2282" w:type="dxa"/>
            <w:vAlign w:val="top"/>
          </w:tcPr>
          <w:p w14:paraId="5A3BE973">
            <w:pPr>
              <w:spacing w:before="206" w:line="218" w:lineRule="auto"/>
              <w:ind w:left="765"/>
              <w:rPr>
                <w:del w:id="697" w:author="咨询组" w:date="2026-01-23T11:28:01Z"/>
                <w:rFonts w:ascii="仿宋" w:hAnsi="仿宋" w:eastAsia="仿宋" w:cs="仿宋"/>
                <w:sz w:val="28"/>
                <w:szCs w:val="28"/>
              </w:rPr>
            </w:pPr>
            <w:del w:id="698" w:author="咨询组" w:date="2026-01-23T11:28:01Z">
              <w:r>
                <w:rPr>
                  <w:rFonts w:ascii="仿宋" w:hAnsi="仿宋" w:eastAsia="仿宋" w:cs="仿宋"/>
                  <w:spacing w:val="-13"/>
                  <w:sz w:val="28"/>
                  <w:szCs w:val="28"/>
                </w:rPr>
                <w:delText>Y</w:delText>
              </w:r>
            </w:del>
            <w:del w:id="699" w:author="咨询组" w:date="2026-01-23T11:28:01Z">
              <w:r>
                <w:rPr>
                  <w:rFonts w:ascii="仿宋" w:hAnsi="仿宋" w:eastAsia="仿宋" w:cs="仿宋"/>
                  <w:spacing w:val="-16"/>
                  <w:sz w:val="28"/>
                  <w:szCs w:val="28"/>
                </w:rPr>
                <w:delText>&lt;</w:delText>
              </w:r>
            </w:del>
            <w:del w:id="700" w:author="咨询组" w:date="2026-01-23T11:28:01Z">
              <w:r>
                <w:rPr>
                  <w:rFonts w:ascii="仿宋" w:hAnsi="仿宋" w:eastAsia="仿宋" w:cs="仿宋"/>
                  <w:spacing w:val="-13"/>
                  <w:sz w:val="28"/>
                  <w:szCs w:val="28"/>
                </w:rPr>
                <w:delText>5年</w:delText>
              </w:r>
            </w:del>
          </w:p>
        </w:tc>
        <w:tc>
          <w:tcPr>
            <w:tcW w:w="2147" w:type="dxa"/>
            <w:vAlign w:val="top"/>
          </w:tcPr>
          <w:p w14:paraId="3FE25BC0">
            <w:pPr>
              <w:spacing w:before="205" w:line="219" w:lineRule="auto"/>
              <w:ind w:left="711"/>
              <w:rPr>
                <w:del w:id="701" w:author="咨询组" w:date="2026-01-23T11:28:01Z"/>
                <w:rFonts w:ascii="仿宋" w:hAnsi="仿宋" w:eastAsia="仿宋" w:cs="仿宋"/>
                <w:sz w:val="28"/>
                <w:szCs w:val="28"/>
              </w:rPr>
            </w:pPr>
            <w:del w:id="702" w:author="咨询组" w:date="2026-01-23T11:28:01Z">
              <w:r>
                <w:rPr>
                  <w:rFonts w:ascii="仿宋" w:hAnsi="仿宋" w:eastAsia="仿宋" w:cs="仿宋"/>
                  <w:spacing w:val="-26"/>
                  <w:sz w:val="28"/>
                  <w:szCs w:val="28"/>
                </w:rPr>
                <w:delText>6</w:delText>
              </w:r>
            </w:del>
            <w:del w:id="703" w:author="咨询组" w:date="2026-01-23T11:28:01Z">
              <w:r>
                <w:rPr>
                  <w:rFonts w:ascii="仿宋" w:hAnsi="仿宋" w:eastAsia="仿宋" w:cs="仿宋"/>
                  <w:spacing w:val="-22"/>
                  <w:sz w:val="28"/>
                  <w:szCs w:val="28"/>
                </w:rPr>
                <w:delText>个月</w:delText>
              </w:r>
            </w:del>
          </w:p>
        </w:tc>
        <w:tc>
          <w:tcPr>
            <w:tcW w:w="1929" w:type="dxa"/>
            <w:vAlign w:val="top"/>
          </w:tcPr>
          <w:p w14:paraId="31F12164">
            <w:pPr>
              <w:spacing w:before="206" w:line="218" w:lineRule="auto"/>
              <w:ind w:left="395"/>
              <w:rPr>
                <w:del w:id="704" w:author="咨询组" w:date="2026-01-23T11:28:01Z"/>
                <w:rFonts w:ascii="仿宋" w:hAnsi="仿宋" w:eastAsia="仿宋" w:cs="仿宋"/>
                <w:sz w:val="28"/>
                <w:szCs w:val="28"/>
              </w:rPr>
            </w:pPr>
            <w:del w:id="705" w:author="咨询组" w:date="2026-01-23T11:28:01Z">
              <w:r>
                <w:rPr>
                  <w:rFonts w:ascii="仿宋" w:hAnsi="仿宋" w:eastAsia="仿宋" w:cs="仿宋"/>
                  <w:spacing w:val="-17"/>
                  <w:sz w:val="28"/>
                  <w:szCs w:val="28"/>
                </w:rPr>
                <w:delText>1</w:delText>
              </w:r>
            </w:del>
            <w:del w:id="706" w:author="咨询组" w:date="2026-01-23T11:28:01Z">
              <w:r>
                <w:rPr>
                  <w:rFonts w:ascii="仿宋" w:hAnsi="仿宋" w:eastAsia="仿宋" w:cs="仿宋"/>
                  <w:spacing w:val="-16"/>
                  <w:sz w:val="28"/>
                  <w:szCs w:val="28"/>
                </w:rPr>
                <w:delText>2个月内</w:delText>
              </w:r>
            </w:del>
          </w:p>
        </w:tc>
      </w:tr>
      <w:tr w14:paraId="47D057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del w:id="707" w:author="咨询组" w:date="2026-01-23T11:28:01Z"/>
        </w:trPr>
        <w:tc>
          <w:tcPr>
            <w:tcW w:w="1009" w:type="dxa"/>
            <w:vMerge w:val="continue"/>
            <w:tcBorders>
              <w:top w:val="nil"/>
              <w:bottom w:val="nil"/>
            </w:tcBorders>
            <w:vAlign w:val="top"/>
          </w:tcPr>
          <w:p w14:paraId="2DCA7814">
            <w:pPr>
              <w:rPr>
                <w:del w:id="708" w:author="咨询组" w:date="2026-01-23T11:28:01Z"/>
                <w:rFonts w:ascii="Arial"/>
                <w:sz w:val="21"/>
              </w:rPr>
            </w:pPr>
          </w:p>
        </w:tc>
        <w:tc>
          <w:tcPr>
            <w:tcW w:w="1381" w:type="dxa"/>
            <w:vMerge w:val="continue"/>
            <w:tcBorders>
              <w:top w:val="nil"/>
              <w:bottom w:val="nil"/>
            </w:tcBorders>
            <w:vAlign w:val="top"/>
          </w:tcPr>
          <w:p w14:paraId="0F6960C5">
            <w:pPr>
              <w:rPr>
                <w:del w:id="709" w:author="咨询组" w:date="2026-01-23T11:28:01Z"/>
                <w:rFonts w:ascii="Arial"/>
                <w:sz w:val="21"/>
              </w:rPr>
            </w:pPr>
          </w:p>
        </w:tc>
        <w:tc>
          <w:tcPr>
            <w:tcW w:w="2282" w:type="dxa"/>
            <w:vAlign w:val="top"/>
          </w:tcPr>
          <w:p w14:paraId="7FF29FA3">
            <w:pPr>
              <w:spacing w:before="205" w:line="218" w:lineRule="auto"/>
              <w:ind w:left="323"/>
              <w:rPr>
                <w:del w:id="710" w:author="咨询组" w:date="2026-01-23T11:28:01Z"/>
                <w:rFonts w:ascii="仿宋" w:hAnsi="仿宋" w:eastAsia="仿宋" w:cs="仿宋"/>
                <w:sz w:val="28"/>
                <w:szCs w:val="28"/>
              </w:rPr>
            </w:pPr>
            <w:del w:id="711" w:author="咨询组" w:date="2026-01-23T11:28:01Z">
              <w:r>
                <w:rPr>
                  <w:rFonts w:ascii="仿宋" w:hAnsi="仿宋" w:eastAsia="仿宋" w:cs="仿宋"/>
                  <w:spacing w:val="-17"/>
                  <w:sz w:val="28"/>
                  <w:szCs w:val="28"/>
                </w:rPr>
                <w:delText>5</w:delText>
              </w:r>
            </w:del>
            <w:del w:id="712" w:author="咨询组" w:date="2026-01-23T11:28:01Z">
              <w:r>
                <w:rPr>
                  <w:rFonts w:ascii="仿宋" w:hAnsi="仿宋" w:eastAsia="仿宋" w:cs="仿宋"/>
                  <w:spacing w:val="-15"/>
                  <w:sz w:val="28"/>
                  <w:szCs w:val="28"/>
                </w:rPr>
                <w:delText>年≤Y&lt;10年</w:delText>
              </w:r>
            </w:del>
          </w:p>
        </w:tc>
        <w:tc>
          <w:tcPr>
            <w:tcW w:w="2147" w:type="dxa"/>
            <w:vAlign w:val="top"/>
          </w:tcPr>
          <w:p w14:paraId="70C2AFF3">
            <w:pPr>
              <w:spacing w:before="205" w:line="219" w:lineRule="auto"/>
              <w:ind w:left="711"/>
              <w:rPr>
                <w:del w:id="713" w:author="咨询组" w:date="2026-01-23T11:28:01Z"/>
                <w:rFonts w:ascii="仿宋" w:hAnsi="仿宋" w:eastAsia="仿宋" w:cs="仿宋"/>
                <w:sz w:val="28"/>
                <w:szCs w:val="28"/>
              </w:rPr>
            </w:pPr>
            <w:del w:id="714" w:author="咨询组" w:date="2026-01-23T11:28:01Z">
              <w:r>
                <w:rPr>
                  <w:rFonts w:ascii="仿宋" w:hAnsi="仿宋" w:eastAsia="仿宋" w:cs="仿宋"/>
                  <w:spacing w:val="-26"/>
                  <w:sz w:val="28"/>
                  <w:szCs w:val="28"/>
                </w:rPr>
                <w:delText>9</w:delText>
              </w:r>
            </w:del>
            <w:del w:id="715" w:author="咨询组" w:date="2026-01-23T11:28:01Z">
              <w:r>
                <w:rPr>
                  <w:rFonts w:ascii="仿宋" w:hAnsi="仿宋" w:eastAsia="仿宋" w:cs="仿宋"/>
                  <w:spacing w:val="-22"/>
                  <w:sz w:val="28"/>
                  <w:szCs w:val="28"/>
                </w:rPr>
                <w:delText>个月</w:delText>
              </w:r>
            </w:del>
          </w:p>
        </w:tc>
        <w:tc>
          <w:tcPr>
            <w:tcW w:w="1929" w:type="dxa"/>
            <w:vAlign w:val="top"/>
          </w:tcPr>
          <w:p w14:paraId="01AA8221">
            <w:pPr>
              <w:spacing w:before="205" w:line="218" w:lineRule="auto"/>
              <w:ind w:left="395"/>
              <w:rPr>
                <w:del w:id="716" w:author="咨询组" w:date="2026-01-23T11:28:01Z"/>
                <w:rFonts w:ascii="仿宋" w:hAnsi="仿宋" w:eastAsia="仿宋" w:cs="仿宋"/>
                <w:sz w:val="28"/>
                <w:szCs w:val="28"/>
              </w:rPr>
            </w:pPr>
            <w:del w:id="717" w:author="咨询组" w:date="2026-01-23T11:28:01Z">
              <w:r>
                <w:rPr>
                  <w:rFonts w:ascii="仿宋" w:hAnsi="仿宋" w:eastAsia="仿宋" w:cs="仿宋"/>
                  <w:spacing w:val="-17"/>
                  <w:sz w:val="28"/>
                  <w:szCs w:val="28"/>
                </w:rPr>
                <w:delText>1</w:delText>
              </w:r>
            </w:del>
            <w:del w:id="718" w:author="咨询组" w:date="2026-01-23T11:28:01Z">
              <w:r>
                <w:rPr>
                  <w:rFonts w:ascii="仿宋" w:hAnsi="仿宋" w:eastAsia="仿宋" w:cs="仿宋"/>
                  <w:spacing w:val="-16"/>
                  <w:sz w:val="28"/>
                  <w:szCs w:val="28"/>
                </w:rPr>
                <w:delText>5个月内</w:delText>
              </w:r>
            </w:del>
          </w:p>
        </w:tc>
      </w:tr>
      <w:tr w14:paraId="4E659B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del w:id="719" w:author="咨询组" w:date="2026-01-23T11:28:01Z"/>
        </w:trPr>
        <w:tc>
          <w:tcPr>
            <w:tcW w:w="1009" w:type="dxa"/>
            <w:vMerge w:val="continue"/>
            <w:tcBorders>
              <w:top w:val="nil"/>
              <w:bottom w:val="nil"/>
            </w:tcBorders>
            <w:vAlign w:val="top"/>
          </w:tcPr>
          <w:p w14:paraId="7BAD3EC7">
            <w:pPr>
              <w:rPr>
                <w:del w:id="720" w:author="咨询组" w:date="2026-01-23T11:28:01Z"/>
                <w:rFonts w:ascii="Arial"/>
                <w:sz w:val="21"/>
              </w:rPr>
            </w:pPr>
          </w:p>
        </w:tc>
        <w:tc>
          <w:tcPr>
            <w:tcW w:w="1381" w:type="dxa"/>
            <w:vMerge w:val="continue"/>
            <w:tcBorders>
              <w:top w:val="nil"/>
              <w:bottom w:val="nil"/>
            </w:tcBorders>
            <w:vAlign w:val="top"/>
          </w:tcPr>
          <w:p w14:paraId="41AF93AD">
            <w:pPr>
              <w:rPr>
                <w:del w:id="721" w:author="咨询组" w:date="2026-01-23T11:28:01Z"/>
                <w:rFonts w:ascii="Arial"/>
                <w:sz w:val="21"/>
              </w:rPr>
            </w:pPr>
          </w:p>
        </w:tc>
        <w:tc>
          <w:tcPr>
            <w:tcW w:w="2282" w:type="dxa"/>
            <w:vAlign w:val="top"/>
          </w:tcPr>
          <w:p w14:paraId="0B8FC6D1">
            <w:pPr>
              <w:spacing w:before="205" w:line="218" w:lineRule="auto"/>
              <w:ind w:left="257"/>
              <w:rPr>
                <w:del w:id="722" w:author="咨询组" w:date="2026-01-23T11:28:01Z"/>
                <w:rFonts w:ascii="仿宋" w:hAnsi="仿宋" w:eastAsia="仿宋" w:cs="仿宋"/>
                <w:sz w:val="28"/>
                <w:szCs w:val="28"/>
              </w:rPr>
            </w:pPr>
            <w:del w:id="723" w:author="咨询组" w:date="2026-01-23T11:28:01Z">
              <w:r>
                <w:rPr>
                  <w:rFonts w:ascii="仿宋" w:hAnsi="仿宋" w:eastAsia="仿宋" w:cs="仿宋"/>
                  <w:spacing w:val="-30"/>
                  <w:sz w:val="28"/>
                  <w:szCs w:val="28"/>
                </w:rPr>
                <w:delText>1</w:delText>
              </w:r>
            </w:del>
            <w:del w:id="724" w:author="咨询组" w:date="2026-01-23T11:28:01Z">
              <w:r>
                <w:rPr>
                  <w:rFonts w:ascii="仿宋" w:hAnsi="仿宋" w:eastAsia="仿宋" w:cs="仿宋"/>
                  <w:spacing w:val="-24"/>
                  <w:sz w:val="28"/>
                  <w:szCs w:val="28"/>
                </w:rPr>
                <w:delText>0年≤Y&lt;15年</w:delText>
              </w:r>
            </w:del>
          </w:p>
        </w:tc>
        <w:tc>
          <w:tcPr>
            <w:tcW w:w="2147" w:type="dxa"/>
            <w:vAlign w:val="top"/>
          </w:tcPr>
          <w:p w14:paraId="276ADBF0">
            <w:pPr>
              <w:spacing w:before="204" w:line="219" w:lineRule="auto"/>
              <w:ind w:left="646"/>
              <w:rPr>
                <w:del w:id="725" w:author="咨询组" w:date="2026-01-23T11:28:01Z"/>
                <w:rFonts w:ascii="仿宋" w:hAnsi="仿宋" w:eastAsia="仿宋" w:cs="仿宋"/>
                <w:sz w:val="28"/>
                <w:szCs w:val="28"/>
              </w:rPr>
            </w:pPr>
            <w:del w:id="726" w:author="咨询组" w:date="2026-01-23T11:28:01Z">
              <w:r>
                <w:rPr>
                  <w:rFonts w:ascii="仿宋" w:hAnsi="仿宋" w:eastAsia="仿宋" w:cs="仿宋"/>
                  <w:spacing w:val="-21"/>
                  <w:sz w:val="28"/>
                  <w:szCs w:val="28"/>
                </w:rPr>
                <w:delText>1</w:delText>
              </w:r>
            </w:del>
            <w:del w:id="727" w:author="咨询组" w:date="2026-01-23T11:28:01Z">
              <w:r>
                <w:rPr>
                  <w:rFonts w:ascii="仿宋" w:hAnsi="仿宋" w:eastAsia="仿宋" w:cs="仿宋"/>
                  <w:spacing w:val="-19"/>
                  <w:sz w:val="28"/>
                  <w:szCs w:val="28"/>
                </w:rPr>
                <w:delText>2个月</w:delText>
              </w:r>
            </w:del>
          </w:p>
        </w:tc>
        <w:tc>
          <w:tcPr>
            <w:tcW w:w="1929" w:type="dxa"/>
            <w:vAlign w:val="top"/>
          </w:tcPr>
          <w:p w14:paraId="2C05C537">
            <w:pPr>
              <w:spacing w:before="205" w:line="218" w:lineRule="auto"/>
              <w:ind w:left="395"/>
              <w:rPr>
                <w:del w:id="728" w:author="咨询组" w:date="2026-01-23T11:28:01Z"/>
                <w:rFonts w:ascii="仿宋" w:hAnsi="仿宋" w:eastAsia="仿宋" w:cs="仿宋"/>
                <w:sz w:val="28"/>
                <w:szCs w:val="28"/>
              </w:rPr>
            </w:pPr>
            <w:del w:id="729" w:author="咨询组" w:date="2026-01-23T11:28:01Z">
              <w:r>
                <w:rPr>
                  <w:rFonts w:ascii="仿宋" w:hAnsi="仿宋" w:eastAsia="仿宋" w:cs="仿宋"/>
                  <w:spacing w:val="-17"/>
                  <w:sz w:val="28"/>
                  <w:szCs w:val="28"/>
                </w:rPr>
                <w:delText>1</w:delText>
              </w:r>
            </w:del>
            <w:del w:id="730" w:author="咨询组" w:date="2026-01-23T11:28:01Z">
              <w:r>
                <w:rPr>
                  <w:rFonts w:ascii="仿宋" w:hAnsi="仿宋" w:eastAsia="仿宋" w:cs="仿宋"/>
                  <w:spacing w:val="-16"/>
                  <w:sz w:val="28"/>
                  <w:szCs w:val="28"/>
                </w:rPr>
                <w:delText>8个月内</w:delText>
              </w:r>
            </w:del>
          </w:p>
        </w:tc>
      </w:tr>
      <w:tr w14:paraId="537AC8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del w:id="731" w:author="咨询组" w:date="2026-01-23T11:28:01Z"/>
        </w:trPr>
        <w:tc>
          <w:tcPr>
            <w:tcW w:w="1009" w:type="dxa"/>
            <w:vMerge w:val="continue"/>
            <w:tcBorders>
              <w:top w:val="nil"/>
              <w:bottom w:val="nil"/>
            </w:tcBorders>
            <w:vAlign w:val="top"/>
          </w:tcPr>
          <w:p w14:paraId="055268BA">
            <w:pPr>
              <w:rPr>
                <w:del w:id="732" w:author="咨询组" w:date="2026-01-23T11:28:01Z"/>
                <w:rFonts w:ascii="Arial"/>
                <w:sz w:val="21"/>
              </w:rPr>
            </w:pPr>
          </w:p>
        </w:tc>
        <w:tc>
          <w:tcPr>
            <w:tcW w:w="1381" w:type="dxa"/>
            <w:vMerge w:val="continue"/>
            <w:tcBorders>
              <w:top w:val="nil"/>
              <w:bottom w:val="nil"/>
            </w:tcBorders>
            <w:vAlign w:val="top"/>
          </w:tcPr>
          <w:p w14:paraId="0546859E">
            <w:pPr>
              <w:rPr>
                <w:del w:id="733" w:author="咨询组" w:date="2026-01-23T11:28:01Z"/>
                <w:rFonts w:ascii="Arial"/>
                <w:sz w:val="21"/>
              </w:rPr>
            </w:pPr>
          </w:p>
        </w:tc>
        <w:tc>
          <w:tcPr>
            <w:tcW w:w="2282" w:type="dxa"/>
            <w:vAlign w:val="top"/>
          </w:tcPr>
          <w:p w14:paraId="060A0EA6">
            <w:pPr>
              <w:spacing w:before="207" w:line="218" w:lineRule="auto"/>
              <w:ind w:left="257"/>
              <w:rPr>
                <w:del w:id="734" w:author="咨询组" w:date="2026-01-23T11:28:01Z"/>
                <w:rFonts w:ascii="仿宋" w:hAnsi="仿宋" w:eastAsia="仿宋" w:cs="仿宋"/>
                <w:sz w:val="28"/>
                <w:szCs w:val="28"/>
              </w:rPr>
            </w:pPr>
            <w:del w:id="735" w:author="咨询组" w:date="2026-01-23T11:28:01Z">
              <w:r>
                <w:rPr>
                  <w:rFonts w:ascii="仿宋" w:hAnsi="仿宋" w:eastAsia="仿宋" w:cs="仿宋"/>
                  <w:spacing w:val="-14"/>
                  <w:sz w:val="28"/>
                  <w:szCs w:val="28"/>
                </w:rPr>
                <w:delText>15年≤Y&lt;20年</w:delText>
              </w:r>
            </w:del>
          </w:p>
        </w:tc>
        <w:tc>
          <w:tcPr>
            <w:tcW w:w="2147" w:type="dxa"/>
            <w:vAlign w:val="top"/>
          </w:tcPr>
          <w:p w14:paraId="1E2A103F">
            <w:pPr>
              <w:spacing w:before="206" w:line="219" w:lineRule="auto"/>
              <w:ind w:left="646"/>
              <w:rPr>
                <w:del w:id="736" w:author="咨询组" w:date="2026-01-23T11:28:01Z"/>
                <w:rFonts w:ascii="仿宋" w:hAnsi="仿宋" w:eastAsia="仿宋" w:cs="仿宋"/>
                <w:sz w:val="28"/>
                <w:szCs w:val="28"/>
              </w:rPr>
            </w:pPr>
            <w:del w:id="737" w:author="咨询组" w:date="2026-01-23T11:28:01Z">
              <w:r>
                <w:rPr>
                  <w:rFonts w:ascii="仿宋" w:hAnsi="仿宋" w:eastAsia="仿宋" w:cs="仿宋"/>
                  <w:spacing w:val="-21"/>
                  <w:sz w:val="28"/>
                  <w:szCs w:val="28"/>
                </w:rPr>
                <w:delText>1</w:delText>
              </w:r>
            </w:del>
            <w:del w:id="738" w:author="咨询组" w:date="2026-01-23T11:28:01Z">
              <w:r>
                <w:rPr>
                  <w:rFonts w:ascii="仿宋" w:hAnsi="仿宋" w:eastAsia="仿宋" w:cs="仿宋"/>
                  <w:spacing w:val="-19"/>
                  <w:sz w:val="28"/>
                  <w:szCs w:val="28"/>
                </w:rPr>
                <w:delText>8个月</w:delText>
              </w:r>
            </w:del>
          </w:p>
        </w:tc>
        <w:tc>
          <w:tcPr>
            <w:tcW w:w="1929" w:type="dxa"/>
            <w:vAlign w:val="top"/>
          </w:tcPr>
          <w:p w14:paraId="0FE3F0D8">
            <w:pPr>
              <w:spacing w:before="207" w:line="218" w:lineRule="auto"/>
              <w:ind w:left="388"/>
              <w:rPr>
                <w:del w:id="739" w:author="咨询组" w:date="2026-01-23T11:28:01Z"/>
                <w:rFonts w:ascii="仿宋" w:hAnsi="仿宋" w:eastAsia="仿宋" w:cs="仿宋"/>
                <w:sz w:val="28"/>
                <w:szCs w:val="28"/>
              </w:rPr>
            </w:pPr>
            <w:del w:id="740" w:author="咨询组" w:date="2026-01-23T11:28:01Z">
              <w:r>
                <w:rPr>
                  <w:rFonts w:ascii="仿宋" w:hAnsi="仿宋" w:eastAsia="仿宋" w:cs="仿宋"/>
                  <w:spacing w:val="-15"/>
                  <w:sz w:val="28"/>
                  <w:szCs w:val="28"/>
                </w:rPr>
                <w:delText>24个月内</w:delText>
              </w:r>
            </w:del>
          </w:p>
        </w:tc>
      </w:tr>
      <w:tr w14:paraId="7BD339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del w:id="741" w:author="咨询组" w:date="2026-01-23T11:28:01Z"/>
        </w:trPr>
        <w:tc>
          <w:tcPr>
            <w:tcW w:w="1009" w:type="dxa"/>
            <w:vMerge w:val="continue"/>
            <w:tcBorders>
              <w:top w:val="nil"/>
            </w:tcBorders>
            <w:vAlign w:val="top"/>
          </w:tcPr>
          <w:p w14:paraId="2C2EDDEB">
            <w:pPr>
              <w:rPr>
                <w:del w:id="742" w:author="咨询组" w:date="2026-01-23T11:28:01Z"/>
                <w:rFonts w:ascii="Arial"/>
                <w:sz w:val="21"/>
              </w:rPr>
            </w:pPr>
          </w:p>
        </w:tc>
        <w:tc>
          <w:tcPr>
            <w:tcW w:w="1381" w:type="dxa"/>
            <w:vMerge w:val="continue"/>
            <w:tcBorders>
              <w:top w:val="nil"/>
            </w:tcBorders>
            <w:vAlign w:val="top"/>
          </w:tcPr>
          <w:p w14:paraId="7C28CB95">
            <w:pPr>
              <w:rPr>
                <w:del w:id="743" w:author="咨询组" w:date="2026-01-23T11:28:01Z"/>
                <w:rFonts w:ascii="Arial"/>
                <w:sz w:val="21"/>
              </w:rPr>
            </w:pPr>
          </w:p>
        </w:tc>
        <w:tc>
          <w:tcPr>
            <w:tcW w:w="2282" w:type="dxa"/>
            <w:vAlign w:val="top"/>
          </w:tcPr>
          <w:p w14:paraId="766A7497">
            <w:pPr>
              <w:spacing w:before="207" w:line="218" w:lineRule="auto"/>
              <w:ind w:left="623"/>
              <w:rPr>
                <w:del w:id="744" w:author="咨询组" w:date="2026-01-23T11:28:01Z"/>
                <w:rFonts w:ascii="仿宋" w:hAnsi="仿宋" w:eastAsia="仿宋" w:cs="仿宋"/>
                <w:sz w:val="28"/>
                <w:szCs w:val="28"/>
              </w:rPr>
            </w:pPr>
            <w:del w:id="745" w:author="咨询组" w:date="2026-01-23T11:28:01Z">
              <w:r>
                <w:rPr>
                  <w:rFonts w:ascii="仿宋" w:hAnsi="仿宋" w:eastAsia="仿宋" w:cs="仿宋"/>
                  <w:spacing w:val="-11"/>
                  <w:sz w:val="28"/>
                  <w:szCs w:val="28"/>
                </w:rPr>
                <w:delText>Y</w:delText>
              </w:r>
            </w:del>
            <w:del w:id="746" w:author="咨询组" w:date="2026-01-23T11:28:01Z">
              <w:r>
                <w:rPr>
                  <w:rFonts w:ascii="仿宋" w:hAnsi="仿宋" w:eastAsia="仿宋" w:cs="仿宋"/>
                  <w:spacing w:val="-12"/>
                  <w:sz w:val="28"/>
                  <w:szCs w:val="28"/>
                </w:rPr>
                <w:delText>≥</w:delText>
              </w:r>
            </w:del>
            <w:del w:id="747" w:author="咨询组" w:date="2026-01-23T11:28:01Z">
              <w:r>
                <w:rPr>
                  <w:rFonts w:ascii="仿宋" w:hAnsi="仿宋" w:eastAsia="仿宋" w:cs="仿宋"/>
                  <w:spacing w:val="-11"/>
                  <w:sz w:val="28"/>
                  <w:szCs w:val="28"/>
                </w:rPr>
                <w:delText>20年</w:delText>
              </w:r>
            </w:del>
          </w:p>
        </w:tc>
        <w:tc>
          <w:tcPr>
            <w:tcW w:w="2147" w:type="dxa"/>
            <w:vAlign w:val="top"/>
          </w:tcPr>
          <w:p w14:paraId="7AA73EA9">
            <w:pPr>
              <w:spacing w:before="207" w:line="219" w:lineRule="auto"/>
              <w:ind w:left="639"/>
              <w:rPr>
                <w:del w:id="748" w:author="咨询组" w:date="2026-01-23T11:28:01Z"/>
                <w:rFonts w:ascii="仿宋" w:hAnsi="仿宋" w:eastAsia="仿宋" w:cs="仿宋"/>
                <w:sz w:val="28"/>
                <w:szCs w:val="28"/>
              </w:rPr>
            </w:pPr>
            <w:del w:id="749" w:author="咨询组" w:date="2026-01-23T11:28:01Z">
              <w:r>
                <w:rPr>
                  <w:rFonts w:ascii="仿宋" w:hAnsi="仿宋" w:eastAsia="仿宋" w:cs="仿宋"/>
                  <w:spacing w:val="-18"/>
                  <w:sz w:val="28"/>
                  <w:szCs w:val="28"/>
                </w:rPr>
                <w:delText>24个月</w:delText>
              </w:r>
            </w:del>
          </w:p>
        </w:tc>
        <w:tc>
          <w:tcPr>
            <w:tcW w:w="1929" w:type="dxa"/>
            <w:vAlign w:val="top"/>
          </w:tcPr>
          <w:p w14:paraId="3518CC99">
            <w:pPr>
              <w:spacing w:before="207" w:line="218" w:lineRule="auto"/>
              <w:ind w:left="399"/>
              <w:rPr>
                <w:del w:id="750" w:author="咨询组" w:date="2026-01-23T11:28:01Z"/>
                <w:rFonts w:ascii="仿宋" w:hAnsi="仿宋" w:eastAsia="仿宋" w:cs="仿宋"/>
                <w:sz w:val="28"/>
                <w:szCs w:val="28"/>
              </w:rPr>
            </w:pPr>
            <w:del w:id="751" w:author="咨询组" w:date="2026-01-23T11:28:01Z">
              <w:r>
                <w:rPr>
                  <w:rFonts w:ascii="仿宋" w:hAnsi="仿宋" w:eastAsia="仿宋" w:cs="仿宋"/>
                  <w:spacing w:val="-21"/>
                  <w:sz w:val="28"/>
                  <w:szCs w:val="28"/>
                </w:rPr>
                <w:delText>3</w:delText>
              </w:r>
            </w:del>
            <w:del w:id="752" w:author="咨询组" w:date="2026-01-23T11:28:01Z">
              <w:r>
                <w:rPr>
                  <w:rFonts w:ascii="仿宋" w:hAnsi="仿宋" w:eastAsia="仿宋" w:cs="仿宋"/>
                  <w:spacing w:val="-16"/>
                  <w:sz w:val="28"/>
                  <w:szCs w:val="28"/>
                </w:rPr>
                <w:delText>0个月内</w:delText>
              </w:r>
            </w:del>
          </w:p>
        </w:tc>
      </w:tr>
      <w:tr w14:paraId="2F8765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84" w:hRule="atLeast"/>
          <w:del w:id="753" w:author="咨询组" w:date="2026-01-23T11:28:01Z"/>
        </w:trPr>
        <w:tc>
          <w:tcPr>
            <w:tcW w:w="1009" w:type="dxa"/>
            <w:vMerge w:val="restart"/>
            <w:tcBorders>
              <w:bottom w:val="nil"/>
            </w:tcBorders>
            <w:vAlign w:val="top"/>
          </w:tcPr>
          <w:p w14:paraId="4456CB27">
            <w:pPr>
              <w:spacing w:line="301" w:lineRule="auto"/>
              <w:rPr>
                <w:del w:id="754" w:author="咨询组" w:date="2026-01-23T11:28:01Z"/>
                <w:rFonts w:ascii="Arial"/>
                <w:sz w:val="21"/>
              </w:rPr>
            </w:pPr>
          </w:p>
          <w:p w14:paraId="29B341B4">
            <w:pPr>
              <w:spacing w:line="301" w:lineRule="auto"/>
              <w:rPr>
                <w:del w:id="755" w:author="咨询组" w:date="2026-01-23T11:28:01Z"/>
                <w:rFonts w:ascii="Arial"/>
                <w:sz w:val="21"/>
              </w:rPr>
            </w:pPr>
          </w:p>
          <w:p w14:paraId="10C4C35A">
            <w:pPr>
              <w:spacing w:line="301" w:lineRule="auto"/>
              <w:rPr>
                <w:del w:id="756" w:author="咨询组" w:date="2026-01-23T11:28:01Z"/>
                <w:rFonts w:ascii="Arial"/>
                <w:sz w:val="21"/>
              </w:rPr>
            </w:pPr>
          </w:p>
          <w:p w14:paraId="7717DECC">
            <w:pPr>
              <w:spacing w:before="91" w:line="220" w:lineRule="auto"/>
              <w:ind w:left="238"/>
              <w:rPr>
                <w:del w:id="757" w:author="咨询组" w:date="2026-01-23T11:28:01Z"/>
                <w:rFonts w:ascii="仿宋" w:hAnsi="仿宋" w:eastAsia="仿宋" w:cs="仿宋"/>
                <w:sz w:val="28"/>
                <w:szCs w:val="28"/>
              </w:rPr>
            </w:pPr>
            <w:del w:id="758" w:author="咨询组" w:date="2026-01-23T11:28:01Z">
              <w:r>
                <w:rPr>
                  <w:rFonts w:ascii="仿宋" w:hAnsi="仿宋" w:eastAsia="仿宋" w:cs="仿宋"/>
                  <w:spacing w:val="-8"/>
                  <w:sz w:val="28"/>
                  <w:szCs w:val="28"/>
                </w:rPr>
                <w:delText>上海</w:delText>
              </w:r>
            </w:del>
          </w:p>
        </w:tc>
        <w:tc>
          <w:tcPr>
            <w:tcW w:w="1381" w:type="dxa"/>
            <w:vAlign w:val="top"/>
          </w:tcPr>
          <w:p w14:paraId="01333A00">
            <w:pPr>
              <w:spacing w:line="242" w:lineRule="auto"/>
              <w:rPr>
                <w:del w:id="759" w:author="咨询组" w:date="2026-01-23T11:28:01Z"/>
                <w:rFonts w:ascii="Arial"/>
                <w:sz w:val="21"/>
              </w:rPr>
            </w:pPr>
          </w:p>
          <w:p w14:paraId="68AD02C6">
            <w:pPr>
              <w:spacing w:before="91" w:line="218" w:lineRule="auto"/>
              <w:ind w:left="282"/>
              <w:rPr>
                <w:del w:id="760" w:author="咨询组" w:date="2026-01-23T11:28:01Z"/>
                <w:rFonts w:ascii="仿宋" w:hAnsi="仿宋" w:eastAsia="仿宋" w:cs="仿宋"/>
                <w:sz w:val="28"/>
                <w:szCs w:val="28"/>
              </w:rPr>
            </w:pPr>
            <w:del w:id="761" w:author="咨询组" w:date="2026-01-23T11:28:01Z">
              <w:r>
                <w:rPr>
                  <w:rFonts w:ascii="仿宋" w:hAnsi="仿宋" w:eastAsia="仿宋" w:cs="仿宋"/>
                  <w:spacing w:val="-5"/>
                  <w:sz w:val="28"/>
                  <w:szCs w:val="28"/>
                </w:rPr>
                <w:delText>不考虑</w:delText>
              </w:r>
            </w:del>
          </w:p>
        </w:tc>
        <w:tc>
          <w:tcPr>
            <w:tcW w:w="2282" w:type="dxa"/>
            <w:vAlign w:val="top"/>
          </w:tcPr>
          <w:p w14:paraId="014F25C0">
            <w:pPr>
              <w:spacing w:line="242" w:lineRule="auto"/>
              <w:rPr>
                <w:del w:id="762" w:author="咨询组" w:date="2026-01-23T11:28:01Z"/>
                <w:rFonts w:ascii="Arial"/>
                <w:sz w:val="21"/>
              </w:rPr>
            </w:pPr>
          </w:p>
          <w:p w14:paraId="041E69F2">
            <w:pPr>
              <w:spacing w:before="91" w:line="218" w:lineRule="auto"/>
              <w:ind w:left="695"/>
              <w:rPr>
                <w:del w:id="763" w:author="咨询组" w:date="2026-01-23T11:28:01Z"/>
                <w:rFonts w:ascii="仿宋" w:hAnsi="仿宋" w:eastAsia="仿宋" w:cs="仿宋"/>
                <w:sz w:val="28"/>
                <w:szCs w:val="28"/>
              </w:rPr>
            </w:pPr>
            <w:del w:id="764" w:author="咨询组" w:date="2026-01-23T11:28:01Z">
              <w:r>
                <w:rPr>
                  <w:rFonts w:ascii="仿宋" w:hAnsi="仿宋" w:eastAsia="仿宋" w:cs="仿宋"/>
                  <w:spacing w:val="-13"/>
                  <w:w w:val="93"/>
                  <w:sz w:val="28"/>
                  <w:szCs w:val="28"/>
                </w:rPr>
                <w:delText>Y≤1年</w:delText>
              </w:r>
            </w:del>
          </w:p>
        </w:tc>
        <w:tc>
          <w:tcPr>
            <w:tcW w:w="2147" w:type="dxa"/>
            <w:vAlign w:val="top"/>
          </w:tcPr>
          <w:p w14:paraId="10EDF10A">
            <w:pPr>
              <w:spacing w:line="241" w:lineRule="auto"/>
              <w:rPr>
                <w:del w:id="765" w:author="咨询组" w:date="2026-01-23T11:28:01Z"/>
                <w:rFonts w:ascii="Arial"/>
                <w:sz w:val="21"/>
              </w:rPr>
            </w:pPr>
          </w:p>
          <w:p w14:paraId="66E72E13">
            <w:pPr>
              <w:spacing w:before="91" w:line="219" w:lineRule="auto"/>
              <w:ind w:left="720"/>
              <w:rPr>
                <w:del w:id="766" w:author="咨询组" w:date="2026-01-23T11:28:01Z"/>
                <w:rFonts w:ascii="仿宋" w:hAnsi="仿宋" w:eastAsia="仿宋" w:cs="仿宋"/>
                <w:sz w:val="28"/>
                <w:szCs w:val="28"/>
              </w:rPr>
            </w:pPr>
            <w:del w:id="767" w:author="咨询组" w:date="2026-01-23T11:28:01Z">
              <w:r>
                <w:rPr>
                  <w:rFonts w:ascii="仿宋" w:hAnsi="仿宋" w:eastAsia="仿宋" w:cs="仿宋"/>
                  <w:spacing w:val="-25"/>
                  <w:sz w:val="28"/>
                  <w:szCs w:val="28"/>
                </w:rPr>
                <w:delText>3个月</w:delText>
              </w:r>
            </w:del>
          </w:p>
        </w:tc>
        <w:tc>
          <w:tcPr>
            <w:tcW w:w="1929" w:type="dxa"/>
            <w:vAlign w:val="top"/>
          </w:tcPr>
          <w:p w14:paraId="19B60608">
            <w:pPr>
              <w:spacing w:before="116" w:line="253" w:lineRule="auto"/>
              <w:ind w:left="835" w:right="121" w:hanging="694"/>
              <w:rPr>
                <w:del w:id="768" w:author="咨询组" w:date="2026-01-23T11:28:01Z"/>
                <w:rFonts w:ascii="仿宋" w:hAnsi="仿宋" w:eastAsia="仿宋" w:cs="仿宋"/>
                <w:sz w:val="28"/>
                <w:szCs w:val="28"/>
              </w:rPr>
            </w:pPr>
            <w:del w:id="769" w:author="咨询组" w:date="2026-01-23T11:28:01Z">
              <w:r>
                <w:rPr>
                  <w:rFonts w:ascii="仿宋" w:hAnsi="仿宋" w:eastAsia="仿宋" w:cs="仿宋"/>
                  <w:spacing w:val="-5"/>
                  <w:sz w:val="28"/>
                  <w:szCs w:val="28"/>
                </w:rPr>
                <w:delText>无</w:delText>
              </w:r>
            </w:del>
            <w:del w:id="770" w:author="咨询组" w:date="2026-01-23T11:28:01Z">
              <w:r>
                <w:rPr>
                  <w:rFonts w:ascii="仿宋" w:hAnsi="仿宋" w:eastAsia="仿宋" w:cs="仿宋"/>
                  <w:spacing w:val="-3"/>
                  <w:sz w:val="28"/>
                  <w:szCs w:val="28"/>
                </w:rPr>
                <w:delText>累计计算周</w:delText>
              </w:r>
            </w:del>
            <w:del w:id="771" w:author="咨询组" w:date="2026-01-23T11:28:01Z">
              <w:r>
                <w:rPr>
                  <w:rFonts w:ascii="仿宋" w:hAnsi="仿宋" w:eastAsia="仿宋" w:cs="仿宋"/>
                  <w:sz w:val="28"/>
                  <w:szCs w:val="28"/>
                </w:rPr>
                <w:delText>期</w:delText>
              </w:r>
            </w:del>
          </w:p>
        </w:tc>
      </w:tr>
      <w:tr w14:paraId="3DB62A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24" w:hRule="atLeast"/>
          <w:del w:id="772" w:author="咨询组" w:date="2026-01-23T11:28:01Z"/>
        </w:trPr>
        <w:tc>
          <w:tcPr>
            <w:tcW w:w="1009" w:type="dxa"/>
            <w:vMerge w:val="continue"/>
            <w:tcBorders>
              <w:top w:val="nil"/>
            </w:tcBorders>
            <w:vAlign w:val="top"/>
          </w:tcPr>
          <w:p w14:paraId="36C2473B">
            <w:pPr>
              <w:rPr>
                <w:del w:id="773" w:author="咨询组" w:date="2026-01-23T11:28:01Z"/>
                <w:rFonts w:ascii="Arial"/>
                <w:sz w:val="21"/>
              </w:rPr>
            </w:pPr>
          </w:p>
        </w:tc>
        <w:tc>
          <w:tcPr>
            <w:tcW w:w="1381" w:type="dxa"/>
            <w:vAlign w:val="top"/>
          </w:tcPr>
          <w:p w14:paraId="2E5A7AB6">
            <w:pPr>
              <w:spacing w:line="462" w:lineRule="auto"/>
              <w:rPr>
                <w:del w:id="774" w:author="咨询组" w:date="2026-01-23T11:28:01Z"/>
                <w:rFonts w:ascii="Arial"/>
                <w:sz w:val="21"/>
              </w:rPr>
            </w:pPr>
          </w:p>
          <w:p w14:paraId="2E26F006">
            <w:pPr>
              <w:spacing w:before="91" w:line="218" w:lineRule="auto"/>
              <w:ind w:left="282"/>
              <w:rPr>
                <w:del w:id="775" w:author="咨询组" w:date="2026-01-23T11:28:01Z"/>
                <w:rFonts w:ascii="仿宋" w:hAnsi="仿宋" w:eastAsia="仿宋" w:cs="仿宋"/>
                <w:sz w:val="28"/>
                <w:szCs w:val="28"/>
              </w:rPr>
            </w:pPr>
            <w:del w:id="776" w:author="咨询组" w:date="2026-01-23T11:28:01Z">
              <w:r>
                <w:rPr>
                  <w:rFonts w:ascii="仿宋" w:hAnsi="仿宋" w:eastAsia="仿宋" w:cs="仿宋"/>
                  <w:spacing w:val="-5"/>
                  <w:sz w:val="28"/>
                  <w:szCs w:val="28"/>
                </w:rPr>
                <w:delText>不考虑</w:delText>
              </w:r>
            </w:del>
          </w:p>
        </w:tc>
        <w:tc>
          <w:tcPr>
            <w:tcW w:w="2282" w:type="dxa"/>
            <w:vAlign w:val="top"/>
          </w:tcPr>
          <w:p w14:paraId="660BFBD5">
            <w:pPr>
              <w:spacing w:line="462" w:lineRule="auto"/>
              <w:rPr>
                <w:del w:id="777" w:author="咨询组" w:date="2026-01-23T11:28:01Z"/>
                <w:rFonts w:ascii="Arial"/>
                <w:sz w:val="21"/>
              </w:rPr>
            </w:pPr>
          </w:p>
          <w:p w14:paraId="0182639B">
            <w:pPr>
              <w:spacing w:before="91" w:line="218" w:lineRule="auto"/>
              <w:ind w:left="765"/>
              <w:rPr>
                <w:del w:id="778" w:author="咨询组" w:date="2026-01-23T11:28:01Z"/>
                <w:rFonts w:ascii="仿宋" w:hAnsi="仿宋" w:eastAsia="仿宋" w:cs="仿宋"/>
                <w:sz w:val="28"/>
                <w:szCs w:val="28"/>
              </w:rPr>
            </w:pPr>
            <w:del w:id="779" w:author="咨询组" w:date="2026-01-23T11:28:01Z">
              <w:r>
                <w:rPr>
                  <w:rFonts w:ascii="仿宋" w:hAnsi="仿宋" w:eastAsia="仿宋" w:cs="仿宋"/>
                  <w:spacing w:val="-13"/>
                  <w:sz w:val="28"/>
                  <w:szCs w:val="28"/>
                </w:rPr>
                <w:delText>Y</w:delText>
              </w:r>
            </w:del>
            <w:del w:id="780" w:author="咨询组" w:date="2026-01-23T11:28:01Z">
              <w:r>
                <w:rPr>
                  <w:rFonts w:ascii="仿宋" w:hAnsi="仿宋" w:eastAsia="仿宋" w:cs="仿宋"/>
                  <w:spacing w:val="-16"/>
                  <w:sz w:val="28"/>
                  <w:szCs w:val="28"/>
                </w:rPr>
                <w:delText>&gt;</w:delText>
              </w:r>
            </w:del>
            <w:del w:id="781" w:author="咨询组" w:date="2026-01-23T11:28:01Z">
              <w:r>
                <w:rPr>
                  <w:rFonts w:ascii="仿宋" w:hAnsi="仿宋" w:eastAsia="仿宋" w:cs="仿宋"/>
                  <w:spacing w:val="-13"/>
                  <w:sz w:val="28"/>
                  <w:szCs w:val="28"/>
                </w:rPr>
                <w:delText>1年</w:delText>
              </w:r>
            </w:del>
          </w:p>
        </w:tc>
        <w:tc>
          <w:tcPr>
            <w:tcW w:w="2147" w:type="dxa"/>
            <w:vAlign w:val="top"/>
          </w:tcPr>
          <w:p w14:paraId="51EA0355">
            <w:pPr>
              <w:spacing w:before="115" w:line="218" w:lineRule="auto"/>
              <w:ind w:left="117"/>
              <w:rPr>
                <w:del w:id="782" w:author="咨询组" w:date="2026-01-23T11:28:01Z"/>
                <w:rFonts w:ascii="仿宋" w:hAnsi="仿宋" w:eastAsia="仿宋" w:cs="仿宋"/>
                <w:sz w:val="28"/>
                <w:szCs w:val="28"/>
              </w:rPr>
            </w:pPr>
            <w:del w:id="783" w:author="咨询组" w:date="2026-01-23T11:28:01Z">
              <w:r>
                <w:rPr>
                  <w:rFonts w:ascii="仿宋" w:hAnsi="仿宋" w:eastAsia="仿宋" w:cs="仿宋"/>
                  <w:spacing w:val="-26"/>
                  <w:sz w:val="28"/>
                  <w:szCs w:val="28"/>
                </w:rPr>
                <w:delText>每</w:delText>
              </w:r>
            </w:del>
            <w:del w:id="784" w:author="咨询组" w:date="2026-01-23T11:28:01Z">
              <w:r>
                <w:rPr>
                  <w:rFonts w:ascii="仿宋" w:hAnsi="仿宋" w:eastAsia="仿宋" w:cs="仿宋"/>
                  <w:spacing w:val="-19"/>
                  <w:sz w:val="28"/>
                  <w:szCs w:val="28"/>
                </w:rPr>
                <w:delText>满1年，增加</w:delText>
              </w:r>
            </w:del>
          </w:p>
          <w:p w14:paraId="04D7251A">
            <w:pPr>
              <w:spacing w:before="110" w:line="219" w:lineRule="auto"/>
              <w:ind w:left="157"/>
              <w:rPr>
                <w:del w:id="785" w:author="咨询组" w:date="2026-01-23T11:28:01Z"/>
                <w:rFonts w:ascii="仿宋" w:hAnsi="仿宋" w:eastAsia="仿宋" w:cs="仿宋"/>
                <w:sz w:val="28"/>
                <w:szCs w:val="28"/>
              </w:rPr>
            </w:pPr>
            <w:del w:id="786" w:author="咨询组" w:date="2026-01-23T11:28:01Z">
              <w:r>
                <w:rPr>
                  <w:rFonts w:ascii="仿宋" w:hAnsi="仿宋" w:eastAsia="仿宋" w:cs="仿宋"/>
                  <w:spacing w:val="-15"/>
                  <w:sz w:val="28"/>
                  <w:szCs w:val="28"/>
                </w:rPr>
                <w:delText>1</w:delText>
              </w:r>
            </w:del>
            <w:del w:id="787" w:author="咨询组" w:date="2026-01-23T11:28:01Z">
              <w:r>
                <w:rPr>
                  <w:rFonts w:ascii="仿宋" w:hAnsi="仿宋" w:eastAsia="仿宋" w:cs="仿宋"/>
                  <w:spacing w:val="-12"/>
                  <w:sz w:val="28"/>
                  <w:szCs w:val="28"/>
                </w:rPr>
                <w:delText>个月，最长不</w:delText>
              </w:r>
            </w:del>
          </w:p>
          <w:p w14:paraId="31869481">
            <w:pPr>
              <w:spacing w:before="107" w:line="216" w:lineRule="auto"/>
              <w:ind w:left="309"/>
              <w:rPr>
                <w:del w:id="788" w:author="咨询组" w:date="2026-01-23T11:28:01Z"/>
                <w:rFonts w:ascii="仿宋" w:hAnsi="仿宋" w:eastAsia="仿宋" w:cs="仿宋"/>
                <w:sz w:val="28"/>
                <w:szCs w:val="28"/>
              </w:rPr>
            </w:pPr>
            <w:del w:id="789" w:author="咨询组" w:date="2026-01-23T11:28:01Z">
              <w:r>
                <w:rPr>
                  <w:rFonts w:ascii="仿宋" w:hAnsi="仿宋" w:eastAsia="仿宋" w:cs="仿宋"/>
                  <w:spacing w:val="-19"/>
                  <w:sz w:val="28"/>
                  <w:szCs w:val="28"/>
                </w:rPr>
                <w:delText>超</w:delText>
              </w:r>
            </w:del>
            <w:del w:id="790" w:author="咨询组" w:date="2026-01-23T11:28:01Z">
              <w:r>
                <w:rPr>
                  <w:rFonts w:ascii="仿宋" w:hAnsi="仿宋" w:eastAsia="仿宋" w:cs="仿宋"/>
                  <w:spacing w:val="-18"/>
                  <w:sz w:val="28"/>
                  <w:szCs w:val="28"/>
                </w:rPr>
                <w:delText>过24个月</w:delText>
              </w:r>
            </w:del>
          </w:p>
        </w:tc>
        <w:tc>
          <w:tcPr>
            <w:tcW w:w="1929" w:type="dxa"/>
            <w:vAlign w:val="top"/>
          </w:tcPr>
          <w:p w14:paraId="0C878DDC">
            <w:pPr>
              <w:spacing w:line="245" w:lineRule="auto"/>
              <w:rPr>
                <w:del w:id="791" w:author="咨询组" w:date="2026-01-23T11:28:01Z"/>
                <w:rFonts w:ascii="Arial"/>
                <w:sz w:val="21"/>
              </w:rPr>
            </w:pPr>
          </w:p>
          <w:p w14:paraId="7FC3B7BB">
            <w:pPr>
              <w:spacing w:before="91" w:line="301" w:lineRule="auto"/>
              <w:ind w:left="835" w:right="121" w:hanging="694"/>
              <w:rPr>
                <w:del w:id="792" w:author="咨询组" w:date="2026-01-23T11:28:01Z"/>
                <w:rFonts w:ascii="仿宋" w:hAnsi="仿宋" w:eastAsia="仿宋" w:cs="仿宋"/>
                <w:sz w:val="28"/>
                <w:szCs w:val="28"/>
              </w:rPr>
            </w:pPr>
            <w:del w:id="793" w:author="咨询组" w:date="2026-01-23T11:28:01Z">
              <w:r>
                <w:rPr>
                  <w:rFonts w:ascii="仿宋" w:hAnsi="仿宋" w:eastAsia="仿宋" w:cs="仿宋"/>
                  <w:spacing w:val="-5"/>
                  <w:sz w:val="28"/>
                  <w:szCs w:val="28"/>
                </w:rPr>
                <w:delText>无</w:delText>
              </w:r>
            </w:del>
            <w:del w:id="794" w:author="咨询组" w:date="2026-01-23T11:28:01Z">
              <w:r>
                <w:rPr>
                  <w:rFonts w:ascii="仿宋" w:hAnsi="仿宋" w:eastAsia="仿宋" w:cs="仿宋"/>
                  <w:spacing w:val="-3"/>
                  <w:sz w:val="28"/>
                  <w:szCs w:val="28"/>
                </w:rPr>
                <w:delText>累计计算周</w:delText>
              </w:r>
            </w:del>
            <w:del w:id="795" w:author="咨询组" w:date="2026-01-23T11:28:01Z">
              <w:r>
                <w:rPr>
                  <w:rFonts w:ascii="仿宋" w:hAnsi="仿宋" w:eastAsia="仿宋" w:cs="仿宋"/>
                  <w:sz w:val="28"/>
                  <w:szCs w:val="28"/>
                </w:rPr>
                <w:delText>期</w:delText>
              </w:r>
            </w:del>
          </w:p>
        </w:tc>
      </w:tr>
      <w:tr w14:paraId="00C0F0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89" w:hRule="atLeast"/>
          <w:del w:id="796" w:author="咨询组" w:date="2026-01-23T11:28:01Z"/>
        </w:trPr>
        <w:tc>
          <w:tcPr>
            <w:tcW w:w="8748" w:type="dxa"/>
            <w:gridSpan w:val="5"/>
            <w:vAlign w:val="top"/>
          </w:tcPr>
          <w:p w14:paraId="6AAF2521">
            <w:pPr>
              <w:spacing w:before="117" w:line="254" w:lineRule="auto"/>
              <w:ind w:left="119" w:right="234" w:firstLine="5"/>
              <w:rPr>
                <w:del w:id="797" w:author="咨询组" w:date="2026-01-23T11:28:01Z"/>
                <w:rFonts w:ascii="仿宋" w:hAnsi="仿宋" w:eastAsia="仿宋" w:cs="仿宋"/>
                <w:sz w:val="28"/>
                <w:szCs w:val="28"/>
              </w:rPr>
            </w:pPr>
            <w:del w:id="798" w:author="咨询组" w:date="2026-01-23T11:28:01Z">
              <w:r>
                <w:rPr>
                  <w:rFonts w:ascii="仿宋" w:hAnsi="仿宋" w:eastAsia="仿宋" w:cs="仿宋"/>
                  <w:spacing w:val="-1"/>
                  <w:sz w:val="28"/>
                  <w:szCs w:val="28"/>
                </w:rPr>
                <w:delText>对患特殊疾病(如癌症、精神病、瘫</w:delText>
              </w:r>
            </w:del>
            <w:del w:id="799" w:author="咨询组" w:date="2026-01-23T11:28:01Z">
              <w:r>
                <w:rPr>
                  <w:rFonts w:ascii="仿宋" w:hAnsi="仿宋" w:eastAsia="仿宋" w:cs="仿宋"/>
                  <w:sz w:val="28"/>
                  <w:szCs w:val="28"/>
                </w:rPr>
                <w:delText>痪等)的职工，如当地政策为医</w:delText>
              </w:r>
            </w:del>
            <w:del w:id="800" w:author="咨询组" w:date="2026-01-23T11:28:01Z">
              <w:r>
                <w:rPr>
                  <w:rFonts w:ascii="仿宋" w:hAnsi="仿宋" w:eastAsia="仿宋" w:cs="仿宋"/>
                  <w:spacing w:val="-15"/>
                  <w:sz w:val="28"/>
                  <w:szCs w:val="28"/>
                </w:rPr>
                <w:delText>疗</w:delText>
              </w:r>
            </w:del>
            <w:del w:id="801" w:author="咨询组" w:date="2026-01-23T11:28:01Z">
              <w:r>
                <w:rPr>
                  <w:rFonts w:ascii="仿宋" w:hAnsi="仿宋" w:eastAsia="仿宋" w:cs="仿宋"/>
                  <w:spacing w:val="-8"/>
                  <w:sz w:val="28"/>
                  <w:szCs w:val="28"/>
                </w:rPr>
                <w:delText>期24个月的，按当地政策执行。</w:delText>
              </w:r>
            </w:del>
          </w:p>
        </w:tc>
      </w:tr>
    </w:tbl>
    <w:p w14:paraId="3FDFBE40">
      <w:pPr>
        <w:numPr>
          <w:ilvl w:val="0"/>
          <w:numId w:val="0"/>
        </w:numPr>
        <w:spacing w:before="100" w:line="333" w:lineRule="auto"/>
        <w:ind w:left="16" w:leftChars="0" w:right="41" w:rightChars="0" w:firstLine="626" w:firstLineChars="0"/>
        <w:rPr>
          <w:rFonts w:ascii="仿宋" w:hAnsi="仿宋" w:eastAsia="仿宋" w:cs="仿宋"/>
          <w:spacing w:val="8"/>
          <w:sz w:val="31"/>
          <w:szCs w:val="31"/>
        </w:rPr>
      </w:pPr>
      <w:r>
        <w:rPr>
          <w:rFonts w:hint="eastAsia" w:ascii="仿宋" w:hAnsi="仿宋" w:eastAsia="仿宋" w:cs="仿宋"/>
          <w:snapToGrid w:val="0"/>
          <w:color w:val="000000"/>
          <w:spacing w:val="8"/>
          <w:kern w:val="0"/>
          <w:sz w:val="31"/>
          <w:szCs w:val="31"/>
        </w:rPr>
        <w:t>(四)</w:t>
      </w:r>
      <w:r>
        <w:rPr>
          <w:rFonts w:ascii="仿宋" w:hAnsi="仿宋" w:eastAsia="仿宋" w:cs="仿宋"/>
          <w:spacing w:val="4"/>
          <w:sz w:val="31"/>
          <w:szCs w:val="31"/>
        </w:rPr>
        <w:t>医疗期计算从员工病假开始之日起在国家/地方规</w:t>
      </w:r>
      <w:r>
        <w:rPr>
          <w:rFonts w:ascii="仿宋" w:hAnsi="仿宋" w:eastAsia="仿宋" w:cs="仿宋"/>
          <w:spacing w:val="8"/>
          <w:sz w:val="31"/>
          <w:szCs w:val="31"/>
        </w:rPr>
        <w:t>定的累计计算周期内累计计算。</w:t>
      </w:r>
    </w:p>
    <w:p w14:paraId="426610B0">
      <w:pPr>
        <w:numPr>
          <w:numId w:val="0"/>
        </w:numPr>
        <w:spacing w:before="100" w:line="333" w:lineRule="auto"/>
        <w:ind w:right="41" w:rightChars="0"/>
        <w:rPr>
          <w:rFonts w:hint="default" w:ascii="仿宋" w:hAnsi="仿宋" w:eastAsia="仿宋" w:cs="仿宋"/>
          <w:spacing w:val="8"/>
          <w:sz w:val="31"/>
          <w:szCs w:val="31"/>
          <w:lang w:val="en-US" w:eastAsia="zh-CN"/>
        </w:rPr>
      </w:pPr>
      <w:r>
        <w:rPr>
          <w:rFonts w:hint="eastAsia" w:ascii="仿宋" w:hAnsi="仿宋" w:eastAsia="仿宋" w:cs="仿宋"/>
          <w:spacing w:val="8"/>
          <w:sz w:val="31"/>
          <w:szCs w:val="31"/>
          <w:lang w:val="en-US" w:eastAsia="zh-CN"/>
        </w:rPr>
        <w:t>///</w:t>
      </w:r>
    </w:p>
    <w:p w14:paraId="12586B66">
      <w:pPr>
        <w:numPr>
          <w:ilvl w:val="0"/>
          <w:numId w:val="0"/>
        </w:numPr>
        <w:spacing w:line="220" w:lineRule="auto"/>
        <w:ind w:left="16" w:leftChars="0" w:firstLine="626" w:firstLineChars="0"/>
        <w:rPr>
          <w:rFonts w:ascii="仿宋" w:hAnsi="仿宋" w:eastAsia="仿宋" w:cs="仿宋"/>
          <w:spacing w:val="2"/>
          <w:sz w:val="31"/>
          <w:szCs w:val="31"/>
        </w:rPr>
      </w:pPr>
      <w:r>
        <w:rPr>
          <w:rFonts w:hint="eastAsia" w:ascii="仿宋" w:hAnsi="仿宋" w:eastAsia="仿宋" w:cs="仿宋"/>
          <w:snapToGrid w:val="0"/>
          <w:color w:val="000000"/>
          <w:spacing w:val="2"/>
          <w:kern w:val="0"/>
          <w:sz w:val="31"/>
          <w:szCs w:val="31"/>
        </w:rPr>
        <w:t>(五)</w:t>
      </w:r>
      <w:r>
        <w:rPr>
          <w:rFonts w:ascii="仿宋" w:hAnsi="仿宋" w:eastAsia="仿宋" w:cs="仿宋"/>
          <w:spacing w:val="4"/>
          <w:sz w:val="31"/>
          <w:szCs w:val="31"/>
        </w:rPr>
        <w:t>女</w:t>
      </w:r>
      <w:r>
        <w:rPr>
          <w:rFonts w:ascii="仿宋" w:hAnsi="仿宋" w:eastAsia="仿宋" w:cs="仿宋"/>
          <w:spacing w:val="2"/>
          <w:sz w:val="31"/>
          <w:szCs w:val="31"/>
        </w:rPr>
        <w:t>员工病假期间生育的，生育期间按产假处理。</w:t>
      </w:r>
    </w:p>
    <w:p w14:paraId="220298FE">
      <w:pPr>
        <w:numPr>
          <w:numId w:val="0"/>
        </w:numPr>
        <w:spacing w:line="220" w:lineRule="auto"/>
        <w:rPr>
          <w:rFonts w:hint="default" w:ascii="仿宋" w:hAnsi="仿宋" w:eastAsia="仿宋" w:cs="仿宋"/>
          <w:spacing w:val="2"/>
          <w:sz w:val="31"/>
          <w:szCs w:val="31"/>
          <w:lang w:val="en-US" w:eastAsia="zh-CN"/>
        </w:rPr>
      </w:pPr>
      <w:r>
        <w:rPr>
          <w:rFonts w:hint="eastAsia" w:ascii="仿宋" w:hAnsi="仿宋" w:eastAsia="仿宋" w:cs="仿宋"/>
          <w:spacing w:val="2"/>
          <w:sz w:val="31"/>
          <w:szCs w:val="31"/>
          <w:lang w:val="en-US" w:eastAsia="zh-CN"/>
        </w:rPr>
        <w:t>///</w:t>
      </w:r>
    </w:p>
    <w:p w14:paraId="1347D818">
      <w:pPr>
        <w:spacing w:before="192" w:line="222" w:lineRule="auto"/>
        <w:ind w:left="643"/>
        <w:rPr>
          <w:rFonts w:ascii="仿宋" w:hAnsi="仿宋" w:eastAsia="仿宋" w:cs="仿宋"/>
          <w:spacing w:val="-6"/>
          <w:sz w:val="31"/>
          <w:szCs w:val="31"/>
        </w:rPr>
      </w:pPr>
      <w:r>
        <w:rPr>
          <w:rFonts w:ascii="仿宋" w:hAnsi="仿宋" w:eastAsia="仿宋" w:cs="仿宋"/>
          <w:spacing w:val="-10"/>
          <w:sz w:val="31"/>
          <w:szCs w:val="31"/>
        </w:rPr>
        <w:t>(</w:t>
      </w:r>
      <w:r>
        <w:rPr>
          <w:rFonts w:ascii="仿宋" w:hAnsi="仿宋" w:eastAsia="仿宋" w:cs="仿宋"/>
          <w:spacing w:val="-6"/>
          <w:sz w:val="31"/>
          <w:szCs w:val="31"/>
        </w:rPr>
        <w:t>六)医疗期管理</w:t>
      </w:r>
    </w:p>
    <w:p w14:paraId="34D5223B">
      <w:pPr>
        <w:spacing w:before="188" w:line="333" w:lineRule="auto"/>
        <w:ind w:left="22" w:right="41" w:firstLine="648"/>
        <w:rPr>
          <w:rFonts w:ascii="仿宋" w:hAnsi="仿宋" w:eastAsia="仿宋" w:cs="仿宋"/>
          <w:sz w:val="31"/>
          <w:szCs w:val="31"/>
        </w:rPr>
      </w:pPr>
      <w:r>
        <w:rPr>
          <w:rFonts w:ascii="仿宋" w:hAnsi="仿宋" w:eastAsia="仿宋" w:cs="仿宋"/>
          <w:spacing w:val="6"/>
          <w:sz w:val="31"/>
          <w:szCs w:val="31"/>
        </w:rPr>
        <w:t>1.连续病假超</w:t>
      </w:r>
      <w:r>
        <w:rPr>
          <w:rFonts w:ascii="仿宋" w:hAnsi="仿宋" w:eastAsia="仿宋" w:cs="仿宋"/>
          <w:spacing w:val="3"/>
          <w:sz w:val="31"/>
          <w:szCs w:val="31"/>
        </w:rPr>
        <w:t>过30天的，在批准员工休病假时各单位须</w:t>
      </w:r>
      <w:r>
        <w:rPr>
          <w:rFonts w:ascii="仿宋" w:hAnsi="仿宋" w:eastAsia="仿宋" w:cs="仿宋"/>
          <w:spacing w:val="5"/>
          <w:sz w:val="31"/>
          <w:szCs w:val="31"/>
        </w:rPr>
        <w:t>告知员工医疗期的起止时间及计算办法，同时明确员工医疗</w:t>
      </w:r>
      <w:r>
        <w:rPr>
          <w:rFonts w:ascii="仿宋" w:hAnsi="仿宋" w:eastAsia="仿宋" w:cs="仿宋"/>
          <w:spacing w:val="4"/>
          <w:sz w:val="31"/>
          <w:szCs w:val="31"/>
        </w:rPr>
        <w:t>期</w:t>
      </w:r>
      <w:r>
        <w:rPr>
          <w:rFonts w:ascii="仿宋" w:hAnsi="仿宋" w:eastAsia="仿宋" w:cs="仿宋"/>
          <w:spacing w:val="7"/>
          <w:sz w:val="31"/>
          <w:szCs w:val="31"/>
        </w:rPr>
        <w:t>内</w:t>
      </w:r>
      <w:r>
        <w:rPr>
          <w:rFonts w:ascii="仿宋" w:hAnsi="仿宋" w:eastAsia="仿宋" w:cs="仿宋"/>
          <w:spacing w:val="5"/>
          <w:sz w:val="31"/>
          <w:szCs w:val="31"/>
        </w:rPr>
        <w:t>的相关要求。</w:t>
      </w:r>
    </w:p>
    <w:p w14:paraId="30871645">
      <w:pPr>
        <w:spacing w:before="1" w:line="333" w:lineRule="auto"/>
        <w:ind w:left="13" w:right="41" w:firstLine="650"/>
        <w:rPr>
          <w:rFonts w:ascii="仿宋" w:hAnsi="仿宋" w:eastAsia="仿宋" w:cs="仿宋"/>
          <w:spacing w:val="8"/>
          <w:sz w:val="31"/>
          <w:szCs w:val="31"/>
        </w:rPr>
      </w:pPr>
      <w:r>
        <w:rPr>
          <w:rFonts w:ascii="仿宋" w:hAnsi="仿宋" w:eastAsia="仿宋" w:cs="仿宋"/>
          <w:spacing w:val="17"/>
          <w:sz w:val="31"/>
          <w:szCs w:val="31"/>
        </w:rPr>
        <w:t>2.员工非因工致残和经医生或医疗机构认定患有难以</w:t>
      </w:r>
      <w:r>
        <w:rPr>
          <w:rFonts w:ascii="仿宋" w:hAnsi="仿宋" w:eastAsia="仿宋" w:cs="仿宋"/>
          <w:spacing w:val="15"/>
          <w:sz w:val="31"/>
          <w:szCs w:val="31"/>
        </w:rPr>
        <w:t>治</w:t>
      </w:r>
      <w:r>
        <w:rPr>
          <w:rFonts w:ascii="仿宋" w:hAnsi="仿宋" w:eastAsia="仿宋" w:cs="仿宋"/>
          <w:spacing w:val="10"/>
          <w:sz w:val="31"/>
          <w:szCs w:val="31"/>
        </w:rPr>
        <w:t>疗</w:t>
      </w:r>
      <w:r>
        <w:rPr>
          <w:rFonts w:ascii="仿宋" w:hAnsi="仿宋" w:eastAsia="仿宋" w:cs="仿宋"/>
          <w:spacing w:val="9"/>
          <w:sz w:val="31"/>
          <w:szCs w:val="31"/>
        </w:rPr>
        <w:t>的</w:t>
      </w:r>
      <w:r>
        <w:rPr>
          <w:rFonts w:ascii="仿宋" w:hAnsi="仿宋" w:eastAsia="仿宋" w:cs="仿宋"/>
          <w:spacing w:val="5"/>
          <w:sz w:val="31"/>
          <w:szCs w:val="31"/>
        </w:rPr>
        <w:t>疾病，员工在医疗期内终结治疗后，不能从事原工作，也</w:t>
      </w:r>
      <w:r>
        <w:rPr>
          <w:rFonts w:ascii="仿宋" w:hAnsi="仿宋" w:eastAsia="仿宋" w:cs="仿宋"/>
          <w:spacing w:val="10"/>
          <w:sz w:val="31"/>
          <w:szCs w:val="31"/>
        </w:rPr>
        <w:t>不</w:t>
      </w:r>
      <w:r>
        <w:rPr>
          <w:rFonts w:ascii="仿宋" w:hAnsi="仿宋" w:eastAsia="仿宋" w:cs="仿宋"/>
          <w:spacing w:val="9"/>
          <w:sz w:val="31"/>
          <w:szCs w:val="31"/>
        </w:rPr>
        <w:t>能</w:t>
      </w:r>
      <w:r>
        <w:rPr>
          <w:rFonts w:ascii="仿宋" w:hAnsi="仿宋" w:eastAsia="仿宋" w:cs="仿宋"/>
          <w:spacing w:val="5"/>
          <w:sz w:val="31"/>
          <w:szCs w:val="31"/>
        </w:rPr>
        <w:t>从事公司另行安排的工作的，公司应通知并安排员工参加</w:t>
      </w:r>
      <w:r>
        <w:rPr>
          <w:rFonts w:ascii="仿宋" w:hAnsi="仿宋" w:eastAsia="仿宋" w:cs="仿宋"/>
          <w:spacing w:val="13"/>
          <w:sz w:val="31"/>
          <w:szCs w:val="31"/>
        </w:rPr>
        <w:t>劳</w:t>
      </w:r>
      <w:r>
        <w:rPr>
          <w:rFonts w:ascii="仿宋" w:hAnsi="仿宋" w:eastAsia="仿宋" w:cs="仿宋"/>
          <w:spacing w:val="8"/>
          <w:sz w:val="31"/>
          <w:szCs w:val="31"/>
        </w:rPr>
        <w:t>动能力鉴定，员工应积极配合。</w:t>
      </w:r>
    </w:p>
    <w:p w14:paraId="12E3B7FB">
      <w:pPr>
        <w:spacing w:line="240" w:lineRule="auto"/>
        <w:ind w:left="0" w:right="0" w:firstLine="0"/>
        <w:rPr>
          <w:rFonts w:hint="default" w:ascii="仿宋" w:hAnsi="仿宋" w:eastAsia="仿宋" w:cs="仿宋"/>
          <w:spacing w:val="8"/>
          <w:sz w:val="31"/>
          <w:szCs w:val="31"/>
          <w:lang w:val="en-US" w:eastAsia="zh-CN"/>
        </w:rPr>
      </w:pPr>
      <w:r>
        <w:rPr>
          <w:rFonts w:hint="eastAsia" w:ascii="仿宋" w:hAnsi="仿宋" w:eastAsia="仿宋" w:cs="仿宋"/>
          <w:spacing w:val="8"/>
          <w:sz w:val="31"/>
          <w:szCs w:val="31"/>
          <w:lang w:val="en-US" w:eastAsia="zh-CN"/>
        </w:rPr>
        <w:t>///</w:t>
      </w:r>
    </w:p>
    <w:p w14:paraId="081CEC28">
      <w:pPr>
        <w:spacing w:line="224" w:lineRule="auto"/>
        <w:ind w:left="651"/>
        <w:rPr>
          <w:rFonts w:ascii="仿宋" w:hAnsi="仿宋" w:eastAsia="仿宋" w:cs="仿宋"/>
          <w:sz w:val="31"/>
          <w:szCs w:val="31"/>
        </w:rPr>
      </w:pPr>
      <w:r>
        <w:rPr>
          <w:rFonts w:ascii="黑体" w:hAnsi="黑体" w:eastAsia="黑体" w:cs="黑体"/>
          <w:spacing w:val="8"/>
          <w:sz w:val="31"/>
          <w:szCs w:val="31"/>
        </w:rPr>
        <w:t>第</w:t>
      </w:r>
      <w:r>
        <w:rPr>
          <w:rFonts w:ascii="黑体" w:hAnsi="黑体" w:eastAsia="黑体" w:cs="黑体"/>
          <w:spacing w:val="7"/>
          <w:sz w:val="31"/>
          <w:szCs w:val="31"/>
        </w:rPr>
        <w:t>十八条</w:t>
      </w:r>
      <w:r>
        <w:rPr>
          <w:rFonts w:ascii="仿宋" w:hAnsi="仿宋" w:eastAsia="仿宋" w:cs="仿宋"/>
          <w:spacing w:val="7"/>
          <w:sz w:val="31"/>
          <w:szCs w:val="31"/>
        </w:rPr>
        <w:t>事假</w:t>
      </w:r>
    </w:p>
    <w:p w14:paraId="5258A8E5">
      <w:pPr>
        <w:spacing w:before="185" w:line="333" w:lineRule="auto"/>
        <w:ind w:left="60" w:right="43" w:firstLine="614"/>
        <w:rPr>
          <w:rFonts w:ascii="仿宋" w:hAnsi="仿宋" w:eastAsia="仿宋" w:cs="仿宋"/>
          <w:spacing w:val="-1"/>
          <w:sz w:val="31"/>
          <w:szCs w:val="31"/>
        </w:rPr>
      </w:pPr>
      <w:r>
        <w:rPr>
          <w:rFonts w:ascii="仿宋" w:hAnsi="仿宋" w:eastAsia="仿宋" w:cs="仿宋"/>
          <w:spacing w:val="4"/>
          <w:sz w:val="31"/>
          <w:szCs w:val="31"/>
        </w:rPr>
        <w:t>员工因私事或其他个人原因，可以申请事假。一年内员工</w:t>
      </w:r>
      <w:r>
        <w:rPr>
          <w:rFonts w:ascii="仿宋" w:hAnsi="仿宋" w:eastAsia="仿宋" w:cs="仿宋"/>
          <w:spacing w:val="-2"/>
          <w:sz w:val="31"/>
          <w:szCs w:val="31"/>
        </w:rPr>
        <w:t>申请事假的时间累计不</w:t>
      </w:r>
      <w:r>
        <w:rPr>
          <w:rFonts w:ascii="仿宋" w:hAnsi="仿宋" w:eastAsia="仿宋" w:cs="仿宋"/>
          <w:spacing w:val="-1"/>
          <w:sz w:val="31"/>
          <w:szCs w:val="31"/>
        </w:rPr>
        <w:t>得超过21个工作日。</w:t>
      </w:r>
    </w:p>
    <w:p w14:paraId="216B1E3B">
      <w:pPr>
        <w:spacing w:line="240" w:lineRule="auto"/>
        <w:ind w:left="0" w:right="0" w:firstLine="0"/>
        <w:rPr>
          <w:rFonts w:hint="default" w:ascii="仿宋" w:hAnsi="仿宋" w:eastAsia="仿宋" w:cs="仿宋"/>
          <w:spacing w:val="-1"/>
          <w:sz w:val="31"/>
          <w:szCs w:val="31"/>
          <w:lang w:val="en-US" w:eastAsia="zh-CN"/>
        </w:rPr>
      </w:pPr>
      <w:r>
        <w:rPr>
          <w:rFonts w:hint="eastAsia" w:ascii="仿宋" w:hAnsi="仿宋" w:eastAsia="仿宋" w:cs="仿宋"/>
          <w:spacing w:val="-1"/>
          <w:sz w:val="31"/>
          <w:szCs w:val="31"/>
          <w:lang w:val="en-US" w:eastAsia="zh-CN"/>
        </w:rPr>
        <w:t>///</w:t>
      </w:r>
    </w:p>
    <w:p w14:paraId="7705A201">
      <w:pPr>
        <w:spacing w:before="1" w:line="224" w:lineRule="auto"/>
        <w:ind w:left="651"/>
        <w:rPr>
          <w:rFonts w:ascii="仿宋" w:hAnsi="仿宋" w:eastAsia="仿宋" w:cs="仿宋"/>
          <w:sz w:val="31"/>
          <w:szCs w:val="31"/>
        </w:rPr>
      </w:pPr>
      <w:r>
        <w:rPr>
          <w:rFonts w:ascii="黑体" w:hAnsi="黑体" w:eastAsia="黑体" w:cs="黑体"/>
          <w:spacing w:val="13"/>
          <w:sz w:val="31"/>
          <w:szCs w:val="31"/>
        </w:rPr>
        <w:t>第</w:t>
      </w:r>
      <w:r>
        <w:rPr>
          <w:rFonts w:ascii="黑体" w:hAnsi="黑体" w:eastAsia="黑体" w:cs="黑体"/>
          <w:spacing w:val="7"/>
          <w:sz w:val="31"/>
          <w:szCs w:val="31"/>
        </w:rPr>
        <w:t>十九条</w:t>
      </w:r>
      <w:r>
        <w:rPr>
          <w:rFonts w:ascii="仿宋" w:hAnsi="仿宋" w:eastAsia="仿宋" w:cs="仿宋"/>
          <w:spacing w:val="7"/>
          <w:sz w:val="31"/>
          <w:szCs w:val="31"/>
        </w:rPr>
        <w:t>育儿假</w:t>
      </w:r>
    </w:p>
    <w:p w14:paraId="73AD758D">
      <w:pPr>
        <w:spacing w:before="189" w:line="333" w:lineRule="auto"/>
        <w:ind w:left="11" w:firstLine="663"/>
        <w:rPr>
          <w:rFonts w:ascii="仿宋" w:hAnsi="仿宋" w:eastAsia="仿宋" w:cs="仿宋"/>
          <w:sz w:val="31"/>
          <w:szCs w:val="31"/>
        </w:rPr>
      </w:pPr>
      <w:r>
        <w:rPr>
          <w:rFonts w:ascii="仿宋" w:hAnsi="仿宋" w:eastAsia="仿宋" w:cs="仿宋"/>
          <w:spacing w:val="-3"/>
          <w:sz w:val="31"/>
          <w:szCs w:val="31"/>
        </w:rPr>
        <w:t>员</w:t>
      </w:r>
      <w:r>
        <w:rPr>
          <w:rFonts w:ascii="仿宋" w:hAnsi="仿宋" w:eastAsia="仿宋" w:cs="仿宋"/>
          <w:spacing w:val="-2"/>
          <w:sz w:val="31"/>
          <w:szCs w:val="31"/>
        </w:rPr>
        <w:t>工请休育儿假须提供子女医学出生证明、户口本及当地</w:t>
      </w:r>
      <w:r>
        <w:rPr>
          <w:rFonts w:ascii="仿宋" w:hAnsi="仿宋" w:eastAsia="仿宋" w:cs="仿宋"/>
          <w:spacing w:val="7"/>
          <w:sz w:val="31"/>
          <w:szCs w:val="31"/>
        </w:rPr>
        <w:t>政策要求出具的材料，育儿假应包含周休息日、法定节假日</w:t>
      </w:r>
      <w:r>
        <w:rPr>
          <w:rFonts w:ascii="仿宋" w:hAnsi="仿宋" w:eastAsia="仿宋" w:cs="仿宋"/>
          <w:spacing w:val="4"/>
          <w:sz w:val="31"/>
          <w:szCs w:val="31"/>
        </w:rPr>
        <w:t>。</w:t>
      </w:r>
      <w:r>
        <w:rPr>
          <w:rFonts w:ascii="仿宋" w:hAnsi="仿宋" w:eastAsia="仿宋" w:cs="仿宋"/>
          <w:spacing w:val="12"/>
          <w:sz w:val="31"/>
          <w:szCs w:val="31"/>
        </w:rPr>
        <w:t>逾</w:t>
      </w:r>
      <w:r>
        <w:rPr>
          <w:rFonts w:ascii="仿宋" w:hAnsi="仿宋" w:eastAsia="仿宋" w:cs="仿宋"/>
          <w:spacing w:val="11"/>
          <w:sz w:val="31"/>
          <w:szCs w:val="31"/>
        </w:rPr>
        <w:t>期未休的，视为自动放弃，不再安排补休。新进/解除或终</w:t>
      </w:r>
      <w:r>
        <w:rPr>
          <w:rFonts w:ascii="仿宋" w:hAnsi="仿宋" w:eastAsia="仿宋" w:cs="仿宋"/>
          <w:spacing w:val="30"/>
          <w:sz w:val="31"/>
          <w:szCs w:val="31"/>
        </w:rPr>
        <w:t>止</w:t>
      </w:r>
      <w:r>
        <w:rPr>
          <w:rFonts w:ascii="仿宋" w:hAnsi="仿宋" w:eastAsia="仿宋" w:cs="仿宋"/>
          <w:spacing w:val="17"/>
          <w:sz w:val="31"/>
          <w:szCs w:val="31"/>
        </w:rPr>
        <w:t>劳动合同员工可以享受育儿假天数按当年在本单位工作期</w:t>
      </w:r>
      <w:r>
        <w:rPr>
          <w:rFonts w:ascii="仿宋" w:hAnsi="仿宋" w:eastAsia="仿宋" w:cs="仿宋"/>
          <w:spacing w:val="-6"/>
          <w:sz w:val="31"/>
          <w:szCs w:val="31"/>
        </w:rPr>
        <w:t>间日历天数折算</w:t>
      </w:r>
      <w:r>
        <w:rPr>
          <w:rFonts w:ascii="仿宋" w:hAnsi="仿宋" w:eastAsia="仿宋" w:cs="仿宋"/>
          <w:spacing w:val="-4"/>
          <w:sz w:val="31"/>
          <w:szCs w:val="31"/>
        </w:rPr>
        <w:t>，</w:t>
      </w:r>
      <w:r>
        <w:rPr>
          <w:rFonts w:ascii="仿宋" w:hAnsi="仿宋" w:eastAsia="仿宋" w:cs="仿宋"/>
          <w:spacing w:val="-3"/>
          <w:sz w:val="31"/>
          <w:szCs w:val="31"/>
        </w:rPr>
        <w:t>折算后不足1天的部分计为1天。</w:t>
      </w:r>
    </w:p>
    <w:p w14:paraId="2DD4F777">
      <w:pPr>
        <w:spacing w:before="2" w:line="333" w:lineRule="auto"/>
        <w:ind w:left="10" w:right="41" w:firstLine="680"/>
        <w:rPr>
          <w:rFonts w:ascii="仿宋" w:hAnsi="仿宋" w:eastAsia="仿宋" w:cs="仿宋"/>
          <w:sz w:val="31"/>
          <w:szCs w:val="31"/>
        </w:rPr>
      </w:pPr>
      <w:r>
        <w:rPr>
          <w:rFonts w:ascii="仿宋" w:hAnsi="仿宋" w:eastAsia="仿宋" w:cs="仿宋"/>
          <w:spacing w:val="6"/>
          <w:sz w:val="31"/>
          <w:szCs w:val="31"/>
        </w:rPr>
        <w:t>当地政</w:t>
      </w:r>
      <w:r>
        <w:rPr>
          <w:rFonts w:ascii="仿宋" w:hAnsi="仿宋" w:eastAsia="仿宋" w:cs="仿宋"/>
          <w:spacing w:val="5"/>
          <w:sz w:val="31"/>
          <w:szCs w:val="31"/>
        </w:rPr>
        <w:t>策</w:t>
      </w:r>
      <w:r>
        <w:rPr>
          <w:rFonts w:ascii="仿宋" w:hAnsi="仿宋" w:eastAsia="仿宋" w:cs="仿宋"/>
          <w:spacing w:val="3"/>
          <w:sz w:val="31"/>
          <w:szCs w:val="31"/>
        </w:rPr>
        <w:t>规定夫妻双方可共享育儿假的，请休育儿假时需</w:t>
      </w:r>
      <w:r>
        <w:rPr>
          <w:rFonts w:ascii="仿宋" w:hAnsi="仿宋" w:eastAsia="仿宋" w:cs="仿宋"/>
          <w:spacing w:val="9"/>
          <w:sz w:val="31"/>
          <w:szCs w:val="31"/>
        </w:rPr>
        <w:t>提供配偶所在公司出具的育儿假休假情况证明</w:t>
      </w:r>
      <w:r>
        <w:rPr>
          <w:rFonts w:ascii="仿宋" w:hAnsi="仿宋" w:eastAsia="仿宋" w:cs="仿宋"/>
          <w:spacing w:val="8"/>
          <w:sz w:val="31"/>
          <w:szCs w:val="31"/>
        </w:rPr>
        <w:t>。</w:t>
      </w:r>
    </w:p>
    <w:p w14:paraId="49A38262">
      <w:pPr>
        <w:spacing w:before="2" w:line="341" w:lineRule="auto"/>
        <w:ind w:left="20" w:right="41" w:firstLine="643"/>
        <w:rPr>
          <w:rFonts w:ascii="仿宋" w:hAnsi="仿宋" w:eastAsia="仿宋" w:cs="仿宋"/>
          <w:spacing w:val="6"/>
          <w:sz w:val="31"/>
          <w:szCs w:val="31"/>
        </w:rPr>
      </w:pPr>
      <w:r>
        <w:rPr>
          <w:rFonts w:ascii="仿宋" w:hAnsi="仿宋" w:eastAsia="仿宋" w:cs="仿宋"/>
          <w:spacing w:val="8"/>
          <w:sz w:val="31"/>
          <w:szCs w:val="31"/>
        </w:rPr>
        <w:t>华润</w:t>
      </w:r>
      <w:r>
        <w:rPr>
          <w:rFonts w:ascii="仿宋" w:hAnsi="仿宋" w:eastAsia="仿宋" w:cs="仿宋"/>
          <w:spacing w:val="7"/>
          <w:sz w:val="31"/>
          <w:szCs w:val="31"/>
        </w:rPr>
        <w:t>啤</w:t>
      </w:r>
      <w:r>
        <w:rPr>
          <w:rFonts w:ascii="仿宋" w:hAnsi="仿宋" w:eastAsia="仿宋" w:cs="仿宋"/>
          <w:spacing w:val="4"/>
          <w:sz w:val="31"/>
          <w:szCs w:val="31"/>
        </w:rPr>
        <w:t>酒内部调动人员，应在调出公司休完当年折算后的</w:t>
      </w:r>
      <w:r>
        <w:rPr>
          <w:rFonts w:ascii="仿宋" w:hAnsi="仿宋" w:eastAsia="仿宋" w:cs="仿宋"/>
          <w:spacing w:val="6"/>
          <w:sz w:val="31"/>
          <w:szCs w:val="31"/>
        </w:rPr>
        <w:t>应</w:t>
      </w:r>
      <w:r>
        <w:rPr>
          <w:rFonts w:ascii="仿宋" w:hAnsi="仿宋" w:eastAsia="仿宋" w:cs="仿宋"/>
          <w:spacing w:val="5"/>
          <w:sz w:val="31"/>
          <w:szCs w:val="31"/>
        </w:rPr>
        <w:t>休育儿假，逾期未休的，视为自动放弃，不再安排补休。在</w:t>
      </w:r>
      <w:bookmarkStart w:id="5" w:name="_bookmark8"/>
      <w:bookmarkEnd w:id="5"/>
      <w:r>
        <w:rPr>
          <w:rFonts w:ascii="仿宋" w:hAnsi="仿宋" w:eastAsia="仿宋" w:cs="仿宋"/>
          <w:spacing w:val="10"/>
          <w:sz w:val="31"/>
          <w:szCs w:val="31"/>
        </w:rPr>
        <w:t>调</w:t>
      </w:r>
      <w:r>
        <w:rPr>
          <w:rFonts w:ascii="仿宋" w:hAnsi="仿宋" w:eastAsia="仿宋" w:cs="仿宋"/>
          <w:spacing w:val="9"/>
          <w:sz w:val="31"/>
          <w:szCs w:val="31"/>
        </w:rPr>
        <w:t>入</w:t>
      </w:r>
      <w:r>
        <w:rPr>
          <w:rFonts w:ascii="仿宋" w:hAnsi="仿宋" w:eastAsia="仿宋" w:cs="仿宋"/>
          <w:spacing w:val="5"/>
          <w:sz w:val="31"/>
          <w:szCs w:val="31"/>
        </w:rPr>
        <w:t>单位按当年在调入单位工作期间日历天数折算，折算后不</w:t>
      </w:r>
      <w:r>
        <w:rPr>
          <w:rFonts w:ascii="仿宋" w:hAnsi="仿宋" w:eastAsia="仿宋" w:cs="仿宋"/>
          <w:spacing w:val="-9"/>
          <w:sz w:val="31"/>
          <w:szCs w:val="31"/>
        </w:rPr>
        <w:t>足</w:t>
      </w:r>
      <w:r>
        <w:rPr>
          <w:rFonts w:ascii="仿宋" w:hAnsi="仿宋" w:eastAsia="仿宋" w:cs="仿宋"/>
          <w:spacing w:val="-5"/>
          <w:sz w:val="31"/>
          <w:szCs w:val="31"/>
        </w:rPr>
        <w:t>1天的部分计为1天。员工和调出公司应做好当年育儿假休</w:t>
      </w:r>
      <w:r>
        <w:rPr>
          <w:rFonts w:ascii="仿宋" w:hAnsi="仿宋" w:eastAsia="仿宋" w:cs="仿宋"/>
          <w:spacing w:val="6"/>
          <w:sz w:val="31"/>
          <w:szCs w:val="31"/>
        </w:rPr>
        <w:t>假安排。</w:t>
      </w:r>
    </w:p>
    <w:p w14:paraId="6461C7AA">
      <w:pPr>
        <w:spacing w:line="240" w:lineRule="auto"/>
        <w:ind w:left="0" w:right="0" w:firstLine="0"/>
        <w:rPr>
          <w:rFonts w:hint="default" w:ascii="仿宋" w:hAnsi="仿宋" w:eastAsia="仿宋" w:cs="仿宋"/>
          <w:spacing w:val="6"/>
          <w:sz w:val="31"/>
          <w:szCs w:val="31"/>
          <w:lang w:val="en-US" w:eastAsia="zh-CN"/>
        </w:rPr>
      </w:pPr>
      <w:r>
        <w:rPr>
          <w:rFonts w:hint="eastAsia" w:ascii="仿宋" w:hAnsi="仿宋" w:eastAsia="仿宋" w:cs="仿宋"/>
          <w:spacing w:val="6"/>
          <w:sz w:val="31"/>
          <w:szCs w:val="31"/>
          <w:lang w:val="en-US" w:eastAsia="zh-CN"/>
        </w:rPr>
        <w:t>///</w:t>
      </w:r>
    </w:p>
    <w:p w14:paraId="35C9D9D7">
      <w:pPr>
        <w:spacing w:line="224" w:lineRule="auto"/>
        <w:ind w:left="651"/>
        <w:rPr>
          <w:rFonts w:ascii="仿宋" w:hAnsi="仿宋" w:eastAsia="仿宋" w:cs="仿宋"/>
          <w:sz w:val="31"/>
          <w:szCs w:val="31"/>
        </w:rPr>
      </w:pPr>
      <w:r>
        <w:rPr>
          <w:rFonts w:ascii="黑体" w:hAnsi="黑体" w:eastAsia="黑体" w:cs="黑体"/>
          <w:spacing w:val="8"/>
          <w:sz w:val="31"/>
          <w:szCs w:val="31"/>
        </w:rPr>
        <w:t>第二十条</w:t>
      </w:r>
      <w:r>
        <w:rPr>
          <w:rFonts w:ascii="仿宋" w:hAnsi="仿宋" w:eastAsia="仿宋" w:cs="仿宋"/>
          <w:spacing w:val="8"/>
          <w:sz w:val="31"/>
          <w:szCs w:val="31"/>
        </w:rPr>
        <w:t>子女护理假</w:t>
      </w:r>
    </w:p>
    <w:p w14:paraId="3C09829D">
      <w:pPr>
        <w:spacing w:before="189" w:line="333" w:lineRule="auto"/>
        <w:ind w:left="16" w:firstLine="658"/>
        <w:rPr>
          <w:rFonts w:ascii="仿宋" w:hAnsi="仿宋" w:eastAsia="仿宋" w:cs="仿宋"/>
          <w:sz w:val="31"/>
          <w:szCs w:val="31"/>
        </w:rPr>
      </w:pPr>
      <w:r>
        <w:rPr>
          <w:rFonts w:ascii="仿宋" w:hAnsi="仿宋" w:eastAsia="仿宋" w:cs="仿宋"/>
          <w:spacing w:val="17"/>
          <w:sz w:val="31"/>
          <w:szCs w:val="31"/>
        </w:rPr>
        <w:t>员</w:t>
      </w:r>
      <w:r>
        <w:rPr>
          <w:rFonts w:ascii="仿宋" w:hAnsi="仿宋" w:eastAsia="仿宋" w:cs="仿宋"/>
          <w:spacing w:val="10"/>
          <w:sz w:val="31"/>
          <w:szCs w:val="31"/>
        </w:rPr>
        <w:t>工请休子女护理假应提供父/母身份证，父母独生子女</w:t>
      </w:r>
      <w:r>
        <w:rPr>
          <w:rFonts w:ascii="仿宋" w:hAnsi="仿宋" w:eastAsia="仿宋" w:cs="仿宋"/>
          <w:spacing w:val="8"/>
          <w:sz w:val="31"/>
          <w:szCs w:val="31"/>
        </w:rPr>
        <w:t>证(</w:t>
      </w:r>
      <w:r>
        <w:rPr>
          <w:rFonts w:ascii="仿宋" w:hAnsi="仿宋" w:eastAsia="仿宋" w:cs="仿宋"/>
          <w:spacing w:val="4"/>
          <w:sz w:val="31"/>
          <w:szCs w:val="31"/>
        </w:rPr>
        <w:t>如需)、一级及以上医院住院证明(如需)、病历本(如</w:t>
      </w:r>
      <w:r>
        <w:rPr>
          <w:rFonts w:ascii="仿宋" w:hAnsi="仿宋" w:eastAsia="仿宋" w:cs="仿宋"/>
          <w:spacing w:val="-4"/>
          <w:sz w:val="31"/>
          <w:szCs w:val="31"/>
        </w:rPr>
        <w:t>需)及当地政策</w:t>
      </w:r>
      <w:r>
        <w:rPr>
          <w:rFonts w:ascii="仿宋" w:hAnsi="仿宋" w:eastAsia="仿宋" w:cs="仿宋"/>
          <w:spacing w:val="-3"/>
          <w:sz w:val="31"/>
          <w:szCs w:val="31"/>
        </w:rPr>
        <w:t>要</w:t>
      </w:r>
      <w:r>
        <w:rPr>
          <w:rFonts w:ascii="仿宋" w:hAnsi="仿宋" w:eastAsia="仿宋" w:cs="仿宋"/>
          <w:spacing w:val="-2"/>
          <w:sz w:val="31"/>
          <w:szCs w:val="31"/>
        </w:rPr>
        <w:t>求出具的材料。子女护理假应包含周休息日、</w:t>
      </w:r>
      <w:r>
        <w:rPr>
          <w:rFonts w:ascii="仿宋" w:hAnsi="仿宋" w:eastAsia="仿宋" w:cs="仿宋"/>
          <w:spacing w:val="11"/>
          <w:sz w:val="31"/>
          <w:szCs w:val="31"/>
        </w:rPr>
        <w:t>法定节假日。逾期未休的，不予安排补休。新进/解除或终</w:t>
      </w:r>
      <w:r>
        <w:rPr>
          <w:rFonts w:ascii="仿宋" w:hAnsi="仿宋" w:eastAsia="仿宋" w:cs="仿宋"/>
          <w:spacing w:val="7"/>
          <w:sz w:val="31"/>
          <w:szCs w:val="31"/>
        </w:rPr>
        <w:t>止</w:t>
      </w:r>
      <w:r>
        <w:rPr>
          <w:rFonts w:ascii="仿宋" w:hAnsi="仿宋" w:eastAsia="仿宋" w:cs="仿宋"/>
          <w:spacing w:val="25"/>
          <w:sz w:val="31"/>
          <w:szCs w:val="31"/>
        </w:rPr>
        <w:t>合</w:t>
      </w:r>
      <w:r>
        <w:rPr>
          <w:rFonts w:ascii="仿宋" w:hAnsi="仿宋" w:eastAsia="仿宋" w:cs="仿宋"/>
          <w:spacing w:val="17"/>
          <w:sz w:val="31"/>
          <w:szCs w:val="31"/>
        </w:rPr>
        <w:t>同员工可以享受子女护理假天数按当年在本单位工作期间</w:t>
      </w:r>
      <w:r>
        <w:rPr>
          <w:rFonts w:ascii="仿宋" w:hAnsi="仿宋" w:eastAsia="仿宋" w:cs="仿宋"/>
          <w:spacing w:val="-8"/>
          <w:sz w:val="31"/>
          <w:szCs w:val="31"/>
        </w:rPr>
        <w:t>日历天</w:t>
      </w:r>
      <w:r>
        <w:rPr>
          <w:rFonts w:ascii="仿宋" w:hAnsi="仿宋" w:eastAsia="仿宋" w:cs="仿宋"/>
          <w:spacing w:val="-7"/>
          <w:sz w:val="31"/>
          <w:szCs w:val="31"/>
        </w:rPr>
        <w:t>数</w:t>
      </w:r>
      <w:r>
        <w:rPr>
          <w:rFonts w:ascii="仿宋" w:hAnsi="仿宋" w:eastAsia="仿宋" w:cs="仿宋"/>
          <w:spacing w:val="-4"/>
          <w:sz w:val="31"/>
          <w:szCs w:val="31"/>
        </w:rPr>
        <w:t>折算，折算后不足1天的部分计为1天。</w:t>
      </w:r>
    </w:p>
    <w:p w14:paraId="7F241626">
      <w:pPr>
        <w:spacing w:before="1" w:line="333" w:lineRule="auto"/>
        <w:ind w:left="15" w:right="95" w:firstLine="648"/>
        <w:rPr>
          <w:rFonts w:ascii="仿宋" w:hAnsi="仿宋" w:eastAsia="仿宋" w:cs="仿宋"/>
          <w:spacing w:val="8"/>
          <w:sz w:val="31"/>
          <w:szCs w:val="31"/>
        </w:rPr>
      </w:pPr>
      <w:r>
        <w:rPr>
          <w:rFonts w:ascii="仿宋" w:hAnsi="仿宋" w:eastAsia="仿宋" w:cs="仿宋"/>
          <w:spacing w:val="8"/>
          <w:sz w:val="31"/>
          <w:szCs w:val="31"/>
        </w:rPr>
        <w:t>华润啤</w:t>
      </w:r>
      <w:r>
        <w:rPr>
          <w:rFonts w:ascii="仿宋" w:hAnsi="仿宋" w:eastAsia="仿宋" w:cs="仿宋"/>
          <w:spacing w:val="5"/>
          <w:sz w:val="31"/>
          <w:szCs w:val="31"/>
        </w:rPr>
        <w:t>酒</w:t>
      </w:r>
      <w:r>
        <w:rPr>
          <w:rFonts w:ascii="仿宋" w:hAnsi="仿宋" w:eastAsia="仿宋" w:cs="仿宋"/>
          <w:spacing w:val="4"/>
          <w:sz w:val="31"/>
          <w:szCs w:val="31"/>
        </w:rPr>
        <w:t>内部发生跨单位调动的，调动后所享受假期为调</w:t>
      </w:r>
      <w:r>
        <w:rPr>
          <w:rFonts w:ascii="仿宋" w:hAnsi="仿宋" w:eastAsia="仿宋" w:cs="仿宋"/>
          <w:spacing w:val="9"/>
          <w:sz w:val="31"/>
          <w:szCs w:val="31"/>
        </w:rPr>
        <w:t>入单位当地假期天数减去已休假期天数，多休的不予扣回</w:t>
      </w:r>
      <w:r>
        <w:rPr>
          <w:rFonts w:ascii="仿宋" w:hAnsi="仿宋" w:eastAsia="仿宋" w:cs="仿宋"/>
          <w:spacing w:val="8"/>
          <w:sz w:val="31"/>
          <w:szCs w:val="31"/>
        </w:rPr>
        <w:t>。</w:t>
      </w:r>
    </w:p>
    <w:p w14:paraId="3976AB6B">
      <w:pPr>
        <w:spacing w:line="240" w:lineRule="auto"/>
        <w:ind w:left="0" w:right="0" w:firstLine="0"/>
        <w:rPr>
          <w:rFonts w:hint="default" w:ascii="仿宋" w:hAnsi="仿宋" w:eastAsia="仿宋" w:cs="仿宋"/>
          <w:spacing w:val="8"/>
          <w:sz w:val="31"/>
          <w:szCs w:val="31"/>
          <w:lang w:val="en-US" w:eastAsia="zh-CN"/>
        </w:rPr>
      </w:pPr>
      <w:r>
        <w:rPr>
          <w:rFonts w:hint="eastAsia" w:ascii="仿宋" w:hAnsi="仿宋" w:eastAsia="仿宋" w:cs="仿宋"/>
          <w:spacing w:val="8"/>
          <w:sz w:val="31"/>
          <w:szCs w:val="31"/>
          <w:lang w:val="en-US" w:eastAsia="zh-CN"/>
        </w:rPr>
        <w:t>///</w:t>
      </w:r>
    </w:p>
    <w:p w14:paraId="3CDB7202">
      <w:pPr>
        <w:spacing w:line="333" w:lineRule="auto"/>
        <w:ind w:left="14" w:right="95" w:firstLine="637"/>
        <w:rPr>
          <w:rFonts w:ascii="仿宋" w:hAnsi="仿宋" w:eastAsia="仿宋" w:cs="仿宋"/>
          <w:spacing w:val="6"/>
          <w:sz w:val="31"/>
          <w:szCs w:val="31"/>
        </w:rPr>
      </w:pPr>
      <w:r>
        <w:rPr>
          <w:rFonts w:ascii="黑体" w:hAnsi="黑体" w:eastAsia="黑体" w:cs="黑体"/>
          <w:spacing w:val="17"/>
          <w:sz w:val="31"/>
          <w:szCs w:val="31"/>
        </w:rPr>
        <w:t>第</w:t>
      </w:r>
      <w:r>
        <w:rPr>
          <w:rFonts w:ascii="黑体" w:hAnsi="黑体" w:eastAsia="黑体" w:cs="黑体"/>
          <w:spacing w:val="11"/>
          <w:sz w:val="31"/>
          <w:szCs w:val="31"/>
        </w:rPr>
        <w:t>二十一条</w:t>
      </w:r>
      <w:r>
        <w:rPr>
          <w:rFonts w:ascii="仿宋" w:hAnsi="仿宋" w:eastAsia="仿宋" w:cs="仿宋"/>
          <w:spacing w:val="11"/>
          <w:sz w:val="31"/>
          <w:szCs w:val="31"/>
        </w:rPr>
        <w:t>异地员工路程假按《华润啤酒异地工作人员</w:t>
      </w:r>
      <w:r>
        <w:rPr>
          <w:rFonts w:ascii="仿宋" w:hAnsi="仿宋" w:eastAsia="仿宋" w:cs="仿宋"/>
          <w:spacing w:val="7"/>
          <w:sz w:val="31"/>
          <w:szCs w:val="31"/>
        </w:rPr>
        <w:t>管理办法》执行</w:t>
      </w:r>
      <w:r>
        <w:rPr>
          <w:rFonts w:ascii="仿宋" w:hAnsi="仿宋" w:eastAsia="仿宋" w:cs="仿宋"/>
          <w:spacing w:val="6"/>
          <w:sz w:val="31"/>
          <w:szCs w:val="31"/>
        </w:rPr>
        <w:t>。</w:t>
      </w:r>
    </w:p>
    <w:p w14:paraId="4B7B3BF4">
      <w:pPr>
        <w:spacing w:line="240" w:lineRule="auto"/>
        <w:ind w:left="0" w:right="0" w:firstLine="0"/>
        <w:rPr>
          <w:rFonts w:hint="default" w:ascii="仿宋" w:hAnsi="仿宋" w:eastAsia="仿宋" w:cs="仿宋"/>
          <w:spacing w:val="6"/>
          <w:sz w:val="31"/>
          <w:szCs w:val="31"/>
          <w:lang w:val="en-US" w:eastAsia="zh-CN"/>
        </w:rPr>
      </w:pPr>
      <w:r>
        <w:rPr>
          <w:rFonts w:hint="eastAsia" w:ascii="仿宋" w:hAnsi="仿宋" w:eastAsia="仿宋" w:cs="仿宋"/>
          <w:spacing w:val="6"/>
          <w:sz w:val="31"/>
          <w:szCs w:val="31"/>
          <w:lang w:val="en-US" w:eastAsia="zh-CN"/>
        </w:rPr>
        <w:t>///</w:t>
      </w:r>
    </w:p>
    <w:p w14:paraId="0DBA7A67">
      <w:pPr>
        <w:spacing w:line="224" w:lineRule="auto"/>
        <w:ind w:left="651"/>
        <w:rPr>
          <w:rFonts w:ascii="仿宋" w:hAnsi="仿宋" w:eastAsia="仿宋" w:cs="仿宋"/>
          <w:sz w:val="31"/>
          <w:szCs w:val="31"/>
        </w:rPr>
      </w:pPr>
      <w:r>
        <w:rPr>
          <w:rFonts w:ascii="黑体" w:hAnsi="黑体" w:eastAsia="黑体" w:cs="黑体"/>
          <w:spacing w:val="11"/>
          <w:sz w:val="31"/>
          <w:szCs w:val="31"/>
        </w:rPr>
        <w:t>第</w:t>
      </w:r>
      <w:r>
        <w:rPr>
          <w:rFonts w:ascii="黑体" w:hAnsi="黑体" w:eastAsia="黑体" w:cs="黑体"/>
          <w:spacing w:val="8"/>
          <w:sz w:val="31"/>
          <w:szCs w:val="31"/>
        </w:rPr>
        <w:t>二十二条</w:t>
      </w:r>
      <w:r>
        <w:rPr>
          <w:rFonts w:ascii="仿宋" w:hAnsi="仿宋" w:eastAsia="仿宋" w:cs="仿宋"/>
          <w:spacing w:val="8"/>
          <w:sz w:val="31"/>
          <w:szCs w:val="31"/>
        </w:rPr>
        <w:t>其他假期</w:t>
      </w:r>
    </w:p>
    <w:p w14:paraId="1FA7E5F6">
      <w:pPr>
        <w:spacing w:before="185" w:line="333" w:lineRule="auto"/>
        <w:ind w:left="13" w:right="97" w:firstLine="637"/>
        <w:rPr>
          <w:rFonts w:ascii="仿宋" w:hAnsi="仿宋" w:eastAsia="仿宋" w:cs="仿宋"/>
          <w:spacing w:val="7"/>
          <w:sz w:val="31"/>
          <w:szCs w:val="31"/>
        </w:rPr>
      </w:pPr>
      <w:r>
        <w:rPr>
          <w:rFonts w:ascii="仿宋" w:hAnsi="仿宋" w:eastAsia="仿宋" w:cs="仿宋"/>
          <w:spacing w:val="5"/>
          <w:sz w:val="31"/>
          <w:szCs w:val="31"/>
        </w:rPr>
        <w:t>各地法律规定的适用于本地区的假期，以公司人力资源</w:t>
      </w:r>
      <w:r>
        <w:rPr>
          <w:rFonts w:ascii="仿宋" w:hAnsi="仿宋" w:eastAsia="仿宋" w:cs="仿宋"/>
          <w:spacing w:val="4"/>
          <w:sz w:val="31"/>
          <w:szCs w:val="31"/>
        </w:rPr>
        <w:t>部</w:t>
      </w:r>
      <w:r>
        <w:rPr>
          <w:rFonts w:ascii="仿宋" w:hAnsi="仿宋" w:eastAsia="仿宋" w:cs="仿宋"/>
          <w:spacing w:val="7"/>
          <w:sz w:val="31"/>
          <w:szCs w:val="31"/>
        </w:rPr>
        <w:t>发布的通知为准。</w:t>
      </w:r>
    </w:p>
    <w:p w14:paraId="1D92E42D">
      <w:pPr>
        <w:spacing w:line="240" w:lineRule="auto"/>
        <w:ind w:left="0" w:right="0" w:firstLine="0"/>
        <w:rPr>
          <w:rFonts w:hint="default" w:ascii="仿宋" w:hAnsi="仿宋" w:eastAsia="仿宋" w:cs="仿宋"/>
          <w:spacing w:val="7"/>
          <w:sz w:val="31"/>
          <w:szCs w:val="31"/>
          <w:lang w:val="en-US" w:eastAsia="zh-CN"/>
        </w:rPr>
      </w:pPr>
      <w:r>
        <w:rPr>
          <w:rFonts w:hint="eastAsia" w:ascii="仿宋" w:hAnsi="仿宋" w:eastAsia="仿宋" w:cs="仿宋"/>
          <w:spacing w:val="7"/>
          <w:sz w:val="31"/>
          <w:szCs w:val="31"/>
          <w:lang w:val="en-US" w:eastAsia="zh-CN"/>
        </w:rPr>
        <w:t>///</w:t>
      </w:r>
    </w:p>
    <w:p w14:paraId="7B5E4A74">
      <w:pPr>
        <w:spacing w:line="224" w:lineRule="auto"/>
        <w:ind w:left="651"/>
        <w:rPr>
          <w:rFonts w:ascii="仿宋" w:hAnsi="仿宋" w:eastAsia="仿宋" w:cs="仿宋"/>
          <w:sz w:val="31"/>
          <w:szCs w:val="31"/>
        </w:rPr>
      </w:pPr>
      <w:r>
        <w:rPr>
          <w:rFonts w:ascii="黑体" w:hAnsi="黑体" w:eastAsia="黑体" w:cs="黑体"/>
          <w:spacing w:val="15"/>
          <w:sz w:val="31"/>
          <w:szCs w:val="31"/>
        </w:rPr>
        <w:t>第</w:t>
      </w:r>
      <w:r>
        <w:rPr>
          <w:rFonts w:ascii="黑体" w:hAnsi="黑体" w:eastAsia="黑体" w:cs="黑体"/>
          <w:spacing w:val="8"/>
          <w:sz w:val="31"/>
          <w:szCs w:val="31"/>
        </w:rPr>
        <w:t>二十三条</w:t>
      </w:r>
      <w:r>
        <w:rPr>
          <w:rFonts w:ascii="仿宋" w:hAnsi="仿宋" w:eastAsia="仿宋" w:cs="仿宋"/>
          <w:spacing w:val="8"/>
          <w:sz w:val="31"/>
          <w:szCs w:val="31"/>
        </w:rPr>
        <w:t>假期管理要求</w:t>
      </w:r>
    </w:p>
    <w:p w14:paraId="549E65F8">
      <w:pPr>
        <w:numPr>
          <w:ilvl w:val="0"/>
          <w:numId w:val="0"/>
        </w:numPr>
        <w:spacing w:before="189" w:line="333" w:lineRule="auto"/>
        <w:ind w:left="5" w:leftChars="0" w:right="95" w:rightChars="0" w:firstLine="637" w:firstLineChars="0"/>
        <w:rPr>
          <w:rFonts w:ascii="仿宋" w:hAnsi="仿宋" w:eastAsia="仿宋" w:cs="仿宋"/>
          <w:spacing w:val="7"/>
          <w:sz w:val="31"/>
          <w:szCs w:val="31"/>
        </w:rPr>
      </w:pPr>
      <w:r>
        <w:rPr>
          <w:rFonts w:hint="eastAsia" w:ascii="仿宋" w:hAnsi="仿宋" w:eastAsia="仿宋" w:cs="仿宋"/>
          <w:snapToGrid w:val="0"/>
          <w:color w:val="000000"/>
          <w:spacing w:val="7"/>
          <w:kern w:val="0"/>
          <w:sz w:val="31"/>
          <w:szCs w:val="31"/>
        </w:rPr>
        <w:t>(一)</w:t>
      </w:r>
      <w:r>
        <w:rPr>
          <w:rFonts w:ascii="仿宋" w:hAnsi="仿宋" w:eastAsia="仿宋" w:cs="仿宋"/>
          <w:spacing w:val="-1"/>
          <w:sz w:val="31"/>
          <w:szCs w:val="31"/>
        </w:rPr>
        <w:t>婚假、产假、产检假、陪产假、育</w:t>
      </w:r>
      <w:r>
        <w:rPr>
          <w:rFonts w:ascii="仿宋" w:hAnsi="仿宋" w:eastAsia="仿宋" w:cs="仿宋"/>
          <w:sz w:val="31"/>
          <w:szCs w:val="31"/>
        </w:rPr>
        <w:t>儿假、子女护理</w:t>
      </w:r>
      <w:r>
        <w:rPr>
          <w:rFonts w:ascii="仿宋" w:hAnsi="仿宋" w:eastAsia="仿宋" w:cs="仿宋"/>
          <w:spacing w:val="10"/>
          <w:sz w:val="31"/>
          <w:szCs w:val="31"/>
        </w:rPr>
        <w:t>假、工</w:t>
      </w:r>
      <w:r>
        <w:rPr>
          <w:rFonts w:ascii="仿宋" w:hAnsi="仿宋" w:eastAsia="仿宋" w:cs="仿宋"/>
          <w:spacing w:val="6"/>
          <w:sz w:val="31"/>
          <w:szCs w:val="31"/>
        </w:rPr>
        <w:t>伤</w:t>
      </w:r>
      <w:r>
        <w:rPr>
          <w:rFonts w:ascii="仿宋" w:hAnsi="仿宋" w:eastAsia="仿宋" w:cs="仿宋"/>
          <w:spacing w:val="5"/>
          <w:sz w:val="31"/>
          <w:szCs w:val="31"/>
        </w:rPr>
        <w:t>停工留薪期、医疗期等天数与标准按国家法定规定执</w:t>
      </w:r>
      <w:r>
        <w:rPr>
          <w:rFonts w:ascii="仿宋" w:hAnsi="仿宋" w:eastAsia="仿宋" w:cs="仿宋"/>
          <w:spacing w:val="10"/>
          <w:sz w:val="31"/>
          <w:szCs w:val="31"/>
        </w:rPr>
        <w:t>行，</w:t>
      </w:r>
      <w:r>
        <w:rPr>
          <w:rFonts w:ascii="仿宋" w:hAnsi="仿宋" w:eastAsia="仿宋" w:cs="仿宋"/>
          <w:spacing w:val="9"/>
          <w:sz w:val="31"/>
          <w:szCs w:val="31"/>
        </w:rPr>
        <w:t>地</w:t>
      </w:r>
      <w:r>
        <w:rPr>
          <w:rFonts w:ascii="仿宋" w:hAnsi="仿宋" w:eastAsia="仿宋" w:cs="仿宋"/>
          <w:spacing w:val="5"/>
          <w:sz w:val="31"/>
          <w:szCs w:val="31"/>
        </w:rPr>
        <w:t>方有特殊规定的，从其规定。人力资源共享中心负责同</w:t>
      </w:r>
      <w:r>
        <w:rPr>
          <w:rFonts w:ascii="仿宋" w:hAnsi="仿宋" w:eastAsia="仿宋" w:cs="仿宋"/>
          <w:spacing w:val="8"/>
          <w:sz w:val="31"/>
          <w:szCs w:val="31"/>
        </w:rPr>
        <w:t>步调整系统配置</w:t>
      </w:r>
      <w:r>
        <w:rPr>
          <w:rFonts w:ascii="仿宋" w:hAnsi="仿宋" w:eastAsia="仿宋" w:cs="仿宋"/>
          <w:spacing w:val="7"/>
          <w:sz w:val="31"/>
          <w:szCs w:val="31"/>
        </w:rPr>
        <w:t>。</w:t>
      </w:r>
    </w:p>
    <w:p w14:paraId="62C9A041">
      <w:pPr>
        <w:numPr>
          <w:ilvl w:val="0"/>
          <w:numId w:val="0"/>
        </w:numPr>
        <w:spacing w:before="189" w:line="333" w:lineRule="auto"/>
        <w:ind w:right="95" w:rightChars="0"/>
        <w:rPr>
          <w:rFonts w:ascii="仿宋" w:hAnsi="仿宋" w:eastAsia="仿宋" w:cs="仿宋"/>
          <w:spacing w:val="7"/>
          <w:sz w:val="31"/>
          <w:szCs w:val="31"/>
        </w:rPr>
      </w:pPr>
      <w:r>
        <w:rPr>
          <w:rFonts w:hint="eastAsia" w:ascii="仿宋" w:hAnsi="仿宋" w:eastAsia="仿宋" w:cs="仿宋"/>
          <w:spacing w:val="7"/>
          <w:sz w:val="31"/>
          <w:szCs w:val="31"/>
          <w:lang w:val="en-US" w:eastAsia="zh-CN"/>
        </w:rPr>
        <w:t>///</w:t>
      </w:r>
    </w:p>
    <w:p w14:paraId="355377C7">
      <w:pPr>
        <w:spacing w:before="2" w:line="352" w:lineRule="auto"/>
        <w:ind w:left="671" w:right="1011" w:hanging="28"/>
        <w:rPr>
          <w:rFonts w:ascii="仿宋" w:hAnsi="仿宋" w:eastAsia="仿宋" w:cs="仿宋"/>
          <w:spacing w:val="2"/>
          <w:sz w:val="31"/>
          <w:szCs w:val="31"/>
        </w:rPr>
      </w:pPr>
      <w:r>
        <w:rPr>
          <w:rFonts w:ascii="仿宋" w:hAnsi="仿宋" w:eastAsia="仿宋" w:cs="仿宋"/>
          <w:spacing w:val="4"/>
          <w:sz w:val="31"/>
          <w:szCs w:val="31"/>
        </w:rPr>
        <w:t>(二)</w:t>
      </w:r>
      <w:r>
        <w:rPr>
          <w:rFonts w:ascii="仿宋" w:hAnsi="仿宋" w:eastAsia="仿宋" w:cs="仿宋"/>
          <w:spacing w:val="2"/>
          <w:sz w:val="31"/>
          <w:szCs w:val="31"/>
        </w:rPr>
        <w:t>员工申请休假应遵循一定的优先级。</w:t>
      </w:r>
    </w:p>
    <w:p w14:paraId="7BA53C5A">
      <w:pPr>
        <w:keepNext w:val="0"/>
        <w:keepLines w:val="0"/>
        <w:pageBreakBefore w:val="0"/>
        <w:widowControl/>
        <w:kinsoku w:val="0"/>
        <w:wordWrap/>
        <w:overflowPunct/>
        <w:topLinePunct w:val="0"/>
        <w:autoSpaceDE w:val="0"/>
        <w:autoSpaceDN w:val="0"/>
        <w:bidi w:val="0"/>
        <w:adjustRightInd w:val="0"/>
        <w:snapToGrid w:val="0"/>
        <w:spacing w:before="4" w:line="334" w:lineRule="auto"/>
        <w:ind w:left="4" w:leftChars="2" w:right="40" w:firstLine="354" w:firstLineChars="108"/>
        <w:textAlignment w:val="baseline"/>
        <w:rPr>
          <w:rFonts w:ascii="仿宋" w:hAnsi="仿宋" w:eastAsia="仿宋" w:cs="仿宋"/>
          <w:spacing w:val="-1"/>
          <w:sz w:val="31"/>
          <w:szCs w:val="31"/>
        </w:rPr>
      </w:pPr>
      <w:r>
        <w:rPr>
          <w:rFonts w:ascii="仿宋" w:hAnsi="仿宋" w:eastAsia="仿宋" w:cs="仿宋"/>
          <w:spacing w:val="9"/>
          <w:sz w:val="31"/>
          <w:szCs w:val="31"/>
        </w:rPr>
        <w:t>1</w:t>
      </w:r>
      <w:r>
        <w:rPr>
          <w:rFonts w:ascii="仿宋" w:hAnsi="仿宋" w:eastAsia="仿宋" w:cs="仿宋"/>
          <w:spacing w:val="5"/>
          <w:sz w:val="31"/>
          <w:szCs w:val="31"/>
        </w:rPr>
        <w:t>.上年度年休假有结余的，须申请上年度年休假</w:t>
      </w:r>
      <w:r>
        <w:rPr>
          <w:rFonts w:ascii="仿宋" w:hAnsi="仿宋" w:eastAsia="仿宋" w:cs="仿宋"/>
          <w:spacing w:val="-1"/>
          <w:sz w:val="31"/>
          <w:szCs w:val="31"/>
        </w:rPr>
        <w:t>。</w:t>
      </w:r>
    </w:p>
    <w:p w14:paraId="09BD314A">
      <w:pPr>
        <w:keepNext w:val="0"/>
        <w:keepLines w:val="0"/>
        <w:pageBreakBefore w:val="0"/>
        <w:widowControl/>
        <w:kinsoku w:val="0"/>
        <w:wordWrap/>
        <w:overflowPunct/>
        <w:topLinePunct w:val="0"/>
        <w:autoSpaceDE w:val="0"/>
        <w:autoSpaceDN w:val="0"/>
        <w:bidi w:val="0"/>
        <w:adjustRightInd w:val="0"/>
        <w:snapToGrid w:val="0"/>
        <w:spacing w:before="4" w:line="334" w:lineRule="auto"/>
        <w:ind w:left="4" w:leftChars="2" w:right="40" w:firstLine="352" w:firstLineChars="108"/>
        <w:textAlignment w:val="baseline"/>
        <w:rPr>
          <w:rFonts w:hint="eastAsia" w:ascii="仿宋" w:hAnsi="仿宋" w:eastAsia="仿宋" w:cs="仿宋"/>
          <w:spacing w:val="4"/>
          <w:sz w:val="31"/>
          <w:szCs w:val="31"/>
          <w:lang w:eastAsia="zh-CN"/>
        </w:rPr>
      </w:pPr>
      <w:r>
        <w:rPr>
          <w:rFonts w:ascii="仿宋" w:hAnsi="仿宋" w:eastAsia="仿宋" w:cs="仿宋"/>
          <w:spacing w:val="8"/>
          <w:sz w:val="31"/>
          <w:szCs w:val="31"/>
        </w:rPr>
        <w:t>2.</w:t>
      </w:r>
      <w:r>
        <w:rPr>
          <w:rFonts w:ascii="仿宋" w:hAnsi="仿宋" w:eastAsia="仿宋" w:cs="仿宋"/>
          <w:spacing w:val="4"/>
          <w:sz w:val="31"/>
          <w:szCs w:val="31"/>
        </w:rPr>
        <w:t>年休假、调休假有结余的，不允许申请事假</w:t>
      </w:r>
      <w:r>
        <w:rPr>
          <w:rFonts w:hint="eastAsia" w:ascii="仿宋" w:hAnsi="仿宋" w:eastAsia="仿宋" w:cs="仿宋"/>
          <w:spacing w:val="4"/>
          <w:sz w:val="31"/>
          <w:szCs w:val="31"/>
          <w:lang w:val="en-US" w:eastAsia="zh-CN"/>
        </w:rPr>
        <w:t>。</w:t>
      </w:r>
    </w:p>
    <w:p w14:paraId="1EE6932F">
      <w:pPr>
        <w:keepNext w:val="0"/>
        <w:keepLines w:val="0"/>
        <w:pageBreakBefore w:val="0"/>
        <w:widowControl/>
        <w:kinsoku w:val="0"/>
        <w:wordWrap/>
        <w:overflowPunct/>
        <w:topLinePunct w:val="0"/>
        <w:autoSpaceDE w:val="0"/>
        <w:autoSpaceDN w:val="0"/>
        <w:bidi w:val="0"/>
        <w:adjustRightInd w:val="0"/>
        <w:snapToGrid w:val="0"/>
        <w:spacing w:before="4" w:line="334" w:lineRule="auto"/>
        <w:ind w:left="4" w:leftChars="2" w:right="40" w:firstLine="343" w:firstLineChars="108"/>
        <w:textAlignment w:val="baseline"/>
        <w:rPr>
          <w:rFonts w:hint="eastAsia" w:ascii="仿宋" w:hAnsi="仿宋" w:eastAsia="仿宋" w:cs="仿宋"/>
          <w:sz w:val="31"/>
          <w:szCs w:val="31"/>
          <w:lang w:eastAsia="zh-CN"/>
        </w:rPr>
      </w:pPr>
      <w:r>
        <w:rPr>
          <w:rFonts w:ascii="仿宋" w:hAnsi="仿宋" w:eastAsia="仿宋" w:cs="仿宋"/>
          <w:spacing w:val="4"/>
          <w:sz w:val="31"/>
          <w:szCs w:val="31"/>
        </w:rPr>
        <w:t>3.员工请病假时，可优先使用年休假、调休假</w:t>
      </w:r>
      <w:r>
        <w:rPr>
          <w:rFonts w:hint="eastAsia" w:ascii="仿宋" w:hAnsi="仿宋" w:eastAsia="仿宋" w:cs="仿宋"/>
          <w:sz w:val="31"/>
          <w:szCs w:val="31"/>
          <w:lang w:eastAsia="zh-CN"/>
        </w:rPr>
        <w:t>。</w:t>
      </w:r>
    </w:p>
    <w:p w14:paraId="36EA7CE7">
      <w:pPr>
        <w:keepNext w:val="0"/>
        <w:keepLines w:val="0"/>
        <w:pageBreakBefore w:val="0"/>
        <w:widowControl/>
        <w:kinsoku w:val="0"/>
        <w:wordWrap/>
        <w:overflowPunct/>
        <w:topLinePunct w:val="0"/>
        <w:autoSpaceDE w:val="0"/>
        <w:autoSpaceDN w:val="0"/>
        <w:bidi w:val="0"/>
        <w:adjustRightInd w:val="0"/>
        <w:snapToGrid w:val="0"/>
        <w:spacing w:line="240" w:lineRule="auto"/>
        <w:ind w:left="0" w:leftChars="0" w:right="0" w:firstLine="0" w:firstLineChars="0"/>
        <w:textAlignment w:val="baseline"/>
        <w:rPr>
          <w:rFonts w:hint="default" w:ascii="仿宋" w:hAnsi="仿宋" w:eastAsia="仿宋" w:cs="仿宋"/>
          <w:sz w:val="31"/>
          <w:szCs w:val="31"/>
          <w:lang w:val="en-US" w:eastAsia="zh-CN"/>
        </w:rPr>
      </w:pPr>
      <w:r>
        <w:rPr>
          <w:rFonts w:hint="eastAsia" w:ascii="仿宋" w:hAnsi="仿宋" w:eastAsia="仿宋" w:cs="仿宋"/>
          <w:sz w:val="31"/>
          <w:szCs w:val="31"/>
          <w:lang w:val="en-US" w:eastAsia="zh-CN"/>
        </w:rPr>
        <w:t>///</w:t>
      </w:r>
    </w:p>
    <w:p w14:paraId="61124513">
      <w:pPr>
        <w:numPr>
          <w:ilvl w:val="0"/>
          <w:numId w:val="0"/>
        </w:numPr>
        <w:spacing w:before="4" w:line="333" w:lineRule="auto"/>
        <w:ind w:left="16" w:leftChars="0" w:right="41" w:rightChars="0" w:firstLine="626" w:firstLineChars="0"/>
        <w:rPr>
          <w:rFonts w:ascii="仿宋" w:hAnsi="仿宋" w:eastAsia="仿宋" w:cs="仿宋"/>
          <w:spacing w:val="-3"/>
          <w:sz w:val="31"/>
          <w:szCs w:val="31"/>
        </w:rPr>
      </w:pPr>
      <w:r>
        <w:rPr>
          <w:rFonts w:hint="eastAsia" w:ascii="仿宋" w:hAnsi="仿宋" w:eastAsia="仿宋" w:cs="仿宋"/>
          <w:snapToGrid w:val="0"/>
          <w:color w:val="000000"/>
          <w:spacing w:val="-3"/>
          <w:kern w:val="0"/>
          <w:sz w:val="31"/>
          <w:szCs w:val="31"/>
        </w:rPr>
        <w:t>(三)</w:t>
      </w:r>
      <w:r>
        <w:rPr>
          <w:rFonts w:ascii="仿宋" w:hAnsi="仿宋" w:eastAsia="仿宋" w:cs="仿宋"/>
          <w:spacing w:val="-1"/>
          <w:sz w:val="31"/>
          <w:szCs w:val="31"/>
        </w:rPr>
        <w:t>婚假、产假、工伤停工留薪期的最小请</w:t>
      </w:r>
      <w:r>
        <w:rPr>
          <w:rFonts w:ascii="仿宋" w:hAnsi="仿宋" w:eastAsia="仿宋" w:cs="仿宋"/>
          <w:sz w:val="31"/>
          <w:szCs w:val="31"/>
        </w:rPr>
        <w:t>假单位为1</w:t>
      </w:r>
      <w:r>
        <w:rPr>
          <w:rFonts w:ascii="仿宋" w:hAnsi="仿宋" w:eastAsia="仿宋" w:cs="仿宋"/>
          <w:spacing w:val="10"/>
          <w:sz w:val="31"/>
          <w:szCs w:val="31"/>
        </w:rPr>
        <w:t>天</w:t>
      </w:r>
      <w:r>
        <w:rPr>
          <w:rFonts w:ascii="仿宋" w:hAnsi="仿宋" w:eastAsia="仿宋" w:cs="仿宋"/>
          <w:spacing w:val="5"/>
          <w:sz w:val="31"/>
          <w:szCs w:val="31"/>
        </w:rPr>
        <w:t>，产检假、陪产假、年休假、丧假、病假、育儿假、子女护</w:t>
      </w:r>
      <w:r>
        <w:rPr>
          <w:rFonts w:ascii="仿宋" w:hAnsi="仿宋" w:eastAsia="仿宋" w:cs="仿宋"/>
          <w:spacing w:val="-1"/>
          <w:sz w:val="31"/>
          <w:szCs w:val="31"/>
        </w:rPr>
        <w:t>理假、路程假最小请假单位为0.5</w:t>
      </w:r>
      <w:r>
        <w:rPr>
          <w:rFonts w:ascii="仿宋" w:hAnsi="仿宋" w:eastAsia="仿宋" w:cs="仿宋"/>
          <w:sz w:val="31"/>
          <w:szCs w:val="31"/>
        </w:rPr>
        <w:t>天，哺乳假、调休假、事假</w:t>
      </w:r>
      <w:r>
        <w:rPr>
          <w:rFonts w:ascii="仿宋" w:hAnsi="仿宋" w:eastAsia="仿宋" w:cs="仿宋"/>
          <w:spacing w:val="-6"/>
          <w:sz w:val="31"/>
          <w:szCs w:val="31"/>
        </w:rPr>
        <w:t>等最</w:t>
      </w:r>
      <w:r>
        <w:rPr>
          <w:rFonts w:ascii="仿宋" w:hAnsi="仿宋" w:eastAsia="仿宋" w:cs="仿宋"/>
          <w:spacing w:val="-3"/>
          <w:sz w:val="31"/>
          <w:szCs w:val="31"/>
        </w:rPr>
        <w:t>小请假单位为0.5小时。</w:t>
      </w:r>
    </w:p>
    <w:p w14:paraId="486D39CC">
      <w:pPr>
        <w:numPr>
          <w:numId w:val="0"/>
        </w:numPr>
        <w:spacing w:line="240" w:lineRule="auto"/>
        <w:ind w:left="0" w:leftChars="0" w:right="0" w:rightChars="0"/>
        <w:rPr>
          <w:rFonts w:hint="default" w:ascii="仿宋" w:hAnsi="仿宋" w:eastAsia="仿宋" w:cs="仿宋"/>
          <w:spacing w:val="-3"/>
          <w:sz w:val="31"/>
          <w:szCs w:val="31"/>
          <w:lang w:val="en-US" w:eastAsia="zh-CN"/>
        </w:rPr>
      </w:pPr>
      <w:r>
        <w:rPr>
          <w:rFonts w:hint="eastAsia" w:ascii="仿宋" w:hAnsi="仿宋" w:eastAsia="仿宋" w:cs="仿宋"/>
          <w:spacing w:val="-3"/>
          <w:sz w:val="31"/>
          <w:szCs w:val="31"/>
          <w:lang w:val="en-US" w:eastAsia="zh-CN"/>
        </w:rPr>
        <w:t>///</w:t>
      </w:r>
    </w:p>
    <w:p w14:paraId="6732C1CC">
      <w:pPr>
        <w:numPr>
          <w:ilvl w:val="0"/>
          <w:numId w:val="0"/>
        </w:numPr>
        <w:spacing w:before="4" w:line="333" w:lineRule="auto"/>
        <w:ind w:left="16" w:leftChars="0" w:right="41" w:rightChars="0" w:firstLine="626" w:firstLineChars="0"/>
        <w:rPr>
          <w:rFonts w:ascii="仿宋" w:hAnsi="仿宋" w:eastAsia="仿宋" w:cs="仿宋"/>
          <w:spacing w:val="7"/>
          <w:sz w:val="31"/>
          <w:szCs w:val="31"/>
        </w:rPr>
      </w:pPr>
      <w:r>
        <w:rPr>
          <w:rFonts w:hint="eastAsia" w:ascii="仿宋" w:hAnsi="仿宋" w:eastAsia="仿宋" w:cs="仿宋"/>
          <w:snapToGrid w:val="0"/>
          <w:color w:val="000000"/>
          <w:spacing w:val="7"/>
          <w:kern w:val="0"/>
          <w:sz w:val="31"/>
          <w:szCs w:val="31"/>
        </w:rPr>
        <w:t>(四)</w:t>
      </w:r>
      <w:r>
        <w:rPr>
          <w:rFonts w:ascii="仿宋" w:hAnsi="仿宋" w:eastAsia="仿宋" w:cs="仿宋"/>
          <w:spacing w:val="-1"/>
          <w:sz w:val="31"/>
          <w:szCs w:val="31"/>
        </w:rPr>
        <w:t>产假天数、陪产假天数以社保缴纳</w:t>
      </w:r>
      <w:r>
        <w:rPr>
          <w:rFonts w:ascii="仿宋" w:hAnsi="仿宋" w:eastAsia="仿宋" w:cs="仿宋"/>
          <w:sz w:val="31"/>
          <w:szCs w:val="31"/>
        </w:rPr>
        <w:t>地为准，其他假</w:t>
      </w:r>
      <w:r>
        <w:rPr>
          <w:rFonts w:ascii="仿宋" w:hAnsi="仿宋" w:eastAsia="仿宋" w:cs="仿宋"/>
          <w:spacing w:val="13"/>
          <w:sz w:val="31"/>
          <w:szCs w:val="31"/>
        </w:rPr>
        <w:t>期</w:t>
      </w:r>
      <w:r>
        <w:rPr>
          <w:rFonts w:ascii="仿宋" w:hAnsi="仿宋" w:eastAsia="仿宋" w:cs="仿宋"/>
          <w:spacing w:val="7"/>
          <w:sz w:val="31"/>
          <w:szCs w:val="31"/>
        </w:rPr>
        <w:t>以劳动合同履行地为准。</w:t>
      </w:r>
    </w:p>
    <w:p w14:paraId="0761A35C">
      <w:pPr>
        <w:numPr>
          <w:numId w:val="0"/>
        </w:numPr>
        <w:spacing w:line="240" w:lineRule="auto"/>
        <w:ind w:left="0" w:leftChars="0" w:right="0" w:rightChars="0"/>
        <w:rPr>
          <w:rFonts w:hint="default" w:ascii="仿宋" w:hAnsi="仿宋" w:eastAsia="仿宋" w:cs="仿宋"/>
          <w:spacing w:val="7"/>
          <w:sz w:val="31"/>
          <w:szCs w:val="31"/>
          <w:lang w:val="en-US" w:eastAsia="zh-CN"/>
        </w:rPr>
      </w:pPr>
      <w:r>
        <w:rPr>
          <w:rFonts w:hint="eastAsia" w:ascii="仿宋" w:hAnsi="仿宋" w:eastAsia="仿宋" w:cs="仿宋"/>
          <w:spacing w:val="7"/>
          <w:sz w:val="31"/>
          <w:szCs w:val="31"/>
          <w:lang w:val="en-US" w:eastAsia="zh-CN"/>
        </w:rPr>
        <w:t>///</w:t>
      </w:r>
    </w:p>
    <w:p w14:paraId="070EC887">
      <w:pPr>
        <w:numPr>
          <w:ilvl w:val="0"/>
          <w:numId w:val="0"/>
        </w:numPr>
        <w:spacing w:before="2" w:line="333" w:lineRule="auto"/>
        <w:ind w:left="26" w:leftChars="0" w:right="41" w:rightChars="0" w:firstLine="616" w:firstLineChars="0"/>
        <w:rPr>
          <w:rFonts w:ascii="仿宋" w:hAnsi="仿宋" w:eastAsia="仿宋" w:cs="仿宋"/>
          <w:spacing w:val="8"/>
          <w:sz w:val="31"/>
          <w:szCs w:val="31"/>
        </w:rPr>
      </w:pPr>
      <w:r>
        <w:rPr>
          <w:rFonts w:hint="eastAsia" w:ascii="仿宋" w:hAnsi="仿宋" w:eastAsia="仿宋" w:cs="仿宋"/>
          <w:snapToGrid w:val="0"/>
          <w:color w:val="000000"/>
          <w:spacing w:val="8"/>
          <w:kern w:val="0"/>
          <w:sz w:val="31"/>
          <w:szCs w:val="31"/>
        </w:rPr>
        <w:t>(五)</w:t>
      </w:r>
      <w:r>
        <w:rPr>
          <w:rFonts w:ascii="仿宋" w:hAnsi="仿宋" w:eastAsia="仿宋" w:cs="仿宋"/>
          <w:spacing w:val="-1"/>
          <w:sz w:val="31"/>
          <w:szCs w:val="31"/>
        </w:rPr>
        <w:t>员工提供虚假证明材料请假的，经</w:t>
      </w:r>
      <w:r>
        <w:rPr>
          <w:rFonts w:ascii="仿宋" w:hAnsi="仿宋" w:eastAsia="仿宋" w:cs="仿宋"/>
          <w:sz w:val="31"/>
          <w:szCs w:val="31"/>
        </w:rPr>
        <w:t>查属实，视作严</w:t>
      </w:r>
      <w:r>
        <w:rPr>
          <w:rFonts w:ascii="仿宋" w:hAnsi="仿宋" w:eastAsia="仿宋" w:cs="仿宋"/>
          <w:spacing w:val="16"/>
          <w:sz w:val="31"/>
          <w:szCs w:val="31"/>
        </w:rPr>
        <w:t>重</w:t>
      </w:r>
      <w:r>
        <w:rPr>
          <w:rFonts w:ascii="仿宋" w:hAnsi="仿宋" w:eastAsia="仿宋" w:cs="仿宋"/>
          <w:spacing w:val="13"/>
          <w:sz w:val="31"/>
          <w:szCs w:val="31"/>
        </w:rPr>
        <w:t>违</w:t>
      </w:r>
      <w:r>
        <w:rPr>
          <w:rFonts w:ascii="仿宋" w:hAnsi="仿宋" w:eastAsia="仿宋" w:cs="仿宋"/>
          <w:spacing w:val="8"/>
          <w:sz w:val="31"/>
          <w:szCs w:val="31"/>
        </w:rPr>
        <w:t>反公司规章制度处理，公司有权单方解除劳动关系。</w:t>
      </w:r>
    </w:p>
    <w:p w14:paraId="106725E4">
      <w:pPr>
        <w:numPr>
          <w:numId w:val="0"/>
        </w:numPr>
        <w:spacing w:line="240" w:lineRule="auto"/>
        <w:ind w:left="0" w:leftChars="0" w:right="0" w:rightChars="0"/>
        <w:rPr>
          <w:rFonts w:hint="default" w:ascii="仿宋" w:hAnsi="仿宋" w:eastAsia="仿宋" w:cs="仿宋"/>
          <w:spacing w:val="8"/>
          <w:sz w:val="31"/>
          <w:szCs w:val="31"/>
          <w:lang w:val="en-US" w:eastAsia="zh-CN"/>
        </w:rPr>
      </w:pPr>
      <w:r>
        <w:rPr>
          <w:rFonts w:hint="eastAsia" w:ascii="仿宋" w:hAnsi="仿宋" w:eastAsia="仿宋" w:cs="仿宋"/>
          <w:spacing w:val="8"/>
          <w:sz w:val="31"/>
          <w:szCs w:val="31"/>
          <w:lang w:val="en-US" w:eastAsia="zh-CN"/>
        </w:rPr>
        <w:t>///</w:t>
      </w:r>
    </w:p>
    <w:p w14:paraId="76621A8A">
      <w:pPr>
        <w:spacing w:before="3" w:line="333" w:lineRule="auto"/>
        <w:ind w:left="16" w:right="41" w:firstLine="626"/>
        <w:rPr>
          <w:rFonts w:ascii="仿宋" w:hAnsi="仿宋" w:eastAsia="仿宋" w:cs="仿宋"/>
          <w:sz w:val="31"/>
          <w:szCs w:val="31"/>
        </w:rPr>
      </w:pPr>
      <w:r>
        <w:rPr>
          <w:rFonts w:ascii="仿宋" w:hAnsi="仿宋" w:eastAsia="仿宋" w:cs="仿宋"/>
          <w:spacing w:val="-6"/>
          <w:sz w:val="31"/>
          <w:szCs w:val="31"/>
        </w:rPr>
        <w:t>(六)所有假期申请，原则上员工需提前至少3个工作</w:t>
      </w:r>
      <w:r>
        <w:rPr>
          <w:rFonts w:ascii="仿宋" w:hAnsi="仿宋" w:eastAsia="仿宋" w:cs="仿宋"/>
          <w:spacing w:val="-2"/>
          <w:sz w:val="31"/>
          <w:szCs w:val="31"/>
        </w:rPr>
        <w:t>日</w:t>
      </w:r>
      <w:r>
        <w:rPr>
          <w:rFonts w:ascii="仿宋" w:hAnsi="仿宋" w:eastAsia="仿宋" w:cs="仿宋"/>
          <w:spacing w:val="10"/>
          <w:sz w:val="31"/>
          <w:szCs w:val="31"/>
        </w:rPr>
        <w:t>在</w:t>
      </w:r>
      <w:r>
        <w:rPr>
          <w:rFonts w:ascii="仿宋" w:hAnsi="仿宋" w:eastAsia="仿宋" w:cs="仿宋"/>
          <w:spacing w:val="5"/>
          <w:sz w:val="31"/>
          <w:szCs w:val="31"/>
        </w:rPr>
        <w:t>公司考勤系统申请，经公司批准后方可休假。如有特殊情况</w:t>
      </w:r>
      <w:r>
        <w:rPr>
          <w:rFonts w:ascii="仿宋" w:hAnsi="仿宋" w:eastAsia="仿宋" w:cs="仿宋"/>
          <w:spacing w:val="10"/>
          <w:sz w:val="31"/>
          <w:szCs w:val="31"/>
        </w:rPr>
        <w:t>不</w:t>
      </w:r>
      <w:r>
        <w:rPr>
          <w:rFonts w:ascii="仿宋" w:hAnsi="仿宋" w:eastAsia="仿宋" w:cs="仿宋"/>
          <w:spacing w:val="5"/>
          <w:sz w:val="31"/>
          <w:szCs w:val="31"/>
        </w:rPr>
        <w:t>能提前的，需通过电子邮件、润工作、电话或短信形式通知</w:t>
      </w:r>
      <w:r>
        <w:rPr>
          <w:rFonts w:ascii="仿宋" w:hAnsi="仿宋" w:eastAsia="仿宋" w:cs="仿宋"/>
          <w:spacing w:val="4"/>
          <w:sz w:val="31"/>
          <w:szCs w:val="31"/>
        </w:rPr>
        <w:t>并说明原因，休</w:t>
      </w:r>
      <w:r>
        <w:rPr>
          <w:rFonts w:ascii="仿宋" w:hAnsi="仿宋" w:eastAsia="仿宋" w:cs="仿宋"/>
          <w:spacing w:val="2"/>
          <w:sz w:val="31"/>
          <w:szCs w:val="31"/>
        </w:rPr>
        <w:t>假结束返岗后需1个工作日内补办手续。</w:t>
      </w:r>
    </w:p>
    <w:p w14:paraId="31051AD3">
      <w:pPr>
        <w:spacing w:line="240" w:lineRule="auto"/>
        <w:ind w:left="0" w:right="0" w:firstLine="0"/>
        <w:rPr>
          <w:rFonts w:hint="default" w:ascii="仿宋" w:hAnsi="仿宋" w:eastAsia="仿宋" w:cs="仿宋"/>
          <w:spacing w:val="14"/>
          <w:sz w:val="31"/>
          <w:szCs w:val="31"/>
          <w:lang w:val="en-US" w:eastAsia="zh-CN"/>
        </w:rPr>
      </w:pPr>
      <w:r>
        <w:rPr>
          <w:rFonts w:hint="eastAsia" w:ascii="仿宋" w:hAnsi="仿宋" w:eastAsia="仿宋" w:cs="仿宋"/>
          <w:spacing w:val="14"/>
          <w:sz w:val="31"/>
          <w:szCs w:val="31"/>
          <w:lang w:val="en-US" w:eastAsia="zh-CN"/>
        </w:rPr>
        <w:t>///</w:t>
      </w:r>
    </w:p>
    <w:p w14:paraId="23BACB2E">
      <w:pPr>
        <w:spacing w:before="2" w:line="333" w:lineRule="auto"/>
        <w:ind w:left="16" w:right="41" w:firstLine="626"/>
        <w:rPr>
          <w:rFonts w:ascii="仿宋" w:hAnsi="仿宋" w:eastAsia="仿宋" w:cs="仿宋"/>
          <w:sz w:val="31"/>
          <w:szCs w:val="31"/>
        </w:rPr>
      </w:pPr>
      <w:r>
        <w:rPr>
          <w:rFonts w:ascii="仿宋" w:hAnsi="仿宋" w:eastAsia="仿宋" w:cs="仿宋"/>
          <w:spacing w:val="14"/>
          <w:sz w:val="31"/>
          <w:szCs w:val="31"/>
        </w:rPr>
        <w:t>(</w:t>
      </w:r>
      <w:r>
        <w:rPr>
          <w:rFonts w:ascii="仿宋" w:hAnsi="仿宋" w:eastAsia="仿宋" w:cs="仿宋"/>
          <w:spacing w:val="11"/>
          <w:sz w:val="31"/>
          <w:szCs w:val="31"/>
        </w:rPr>
        <w:t>七)员工在批准的休假期间因工作需要提前返岗的，应</w:t>
      </w:r>
      <w:r>
        <w:rPr>
          <w:rFonts w:ascii="仿宋" w:hAnsi="仿宋" w:eastAsia="仿宋" w:cs="仿宋"/>
          <w:spacing w:val="12"/>
          <w:sz w:val="31"/>
          <w:szCs w:val="31"/>
        </w:rPr>
        <w:t>在</w:t>
      </w:r>
      <w:r>
        <w:rPr>
          <w:rFonts w:ascii="仿宋" w:hAnsi="仿宋" w:eastAsia="仿宋" w:cs="仿宋"/>
          <w:spacing w:val="7"/>
          <w:sz w:val="31"/>
          <w:szCs w:val="31"/>
        </w:rPr>
        <w:t>考勤系统中提交销假。</w:t>
      </w:r>
    </w:p>
    <w:p w14:paraId="14698739">
      <w:pPr>
        <w:spacing w:before="1" w:line="333" w:lineRule="auto"/>
        <w:ind w:left="15" w:firstLine="627"/>
        <w:rPr>
          <w:rFonts w:ascii="仿宋" w:hAnsi="仿宋" w:eastAsia="仿宋" w:cs="仿宋"/>
          <w:spacing w:val="1"/>
          <w:sz w:val="31"/>
          <w:szCs w:val="31"/>
        </w:rPr>
      </w:pPr>
      <w:r>
        <w:rPr>
          <w:rFonts w:ascii="仿宋" w:hAnsi="仿宋" w:eastAsia="仿宋" w:cs="仿宋"/>
          <w:spacing w:val="5"/>
          <w:sz w:val="31"/>
          <w:szCs w:val="31"/>
        </w:rPr>
        <w:t>(八)员工请假所需要提供的材料，由所在单位部门负</w:t>
      </w:r>
      <w:r>
        <w:rPr>
          <w:rFonts w:ascii="仿宋" w:hAnsi="仿宋" w:eastAsia="仿宋" w:cs="仿宋"/>
          <w:spacing w:val="4"/>
          <w:sz w:val="31"/>
          <w:szCs w:val="31"/>
        </w:rPr>
        <w:t>责</w:t>
      </w:r>
      <w:r>
        <w:rPr>
          <w:rFonts w:ascii="仿宋" w:hAnsi="仿宋" w:eastAsia="仿宋" w:cs="仿宋"/>
          <w:spacing w:val="12"/>
          <w:sz w:val="31"/>
          <w:szCs w:val="31"/>
        </w:rPr>
        <w:t>人和人</w:t>
      </w:r>
      <w:r>
        <w:rPr>
          <w:rFonts w:ascii="仿宋" w:hAnsi="仿宋" w:eastAsia="仿宋" w:cs="仿宋"/>
          <w:spacing w:val="9"/>
          <w:sz w:val="31"/>
          <w:szCs w:val="31"/>
        </w:rPr>
        <w:t>力</w:t>
      </w:r>
      <w:r>
        <w:rPr>
          <w:rFonts w:ascii="仿宋" w:hAnsi="仿宋" w:eastAsia="仿宋" w:cs="仿宋"/>
          <w:spacing w:val="6"/>
          <w:sz w:val="31"/>
          <w:szCs w:val="31"/>
        </w:rPr>
        <w:t>资源部审核，有必要提供原件的，员工应予以配合。</w:t>
      </w:r>
      <w:bookmarkStart w:id="6" w:name="_bookmark7"/>
      <w:bookmarkEnd w:id="6"/>
      <w:r>
        <w:rPr>
          <w:rFonts w:ascii="仿宋" w:hAnsi="仿宋" w:eastAsia="仿宋" w:cs="仿宋"/>
          <w:spacing w:val="3"/>
          <w:sz w:val="31"/>
          <w:szCs w:val="31"/>
        </w:rPr>
        <w:t>原件由</w:t>
      </w:r>
      <w:r>
        <w:rPr>
          <w:rFonts w:ascii="仿宋" w:hAnsi="仿宋" w:eastAsia="仿宋" w:cs="仿宋"/>
          <w:sz w:val="31"/>
          <w:szCs w:val="31"/>
        </w:rPr>
        <w:t>HRBP</w:t>
      </w:r>
      <w:r>
        <w:rPr>
          <w:rFonts w:ascii="仿宋" w:hAnsi="仿宋" w:eastAsia="仿宋" w:cs="仿宋"/>
          <w:spacing w:val="3"/>
          <w:sz w:val="31"/>
          <w:szCs w:val="31"/>
        </w:rPr>
        <w:t>收取并依据《人力资源档案管理手册》存档</w:t>
      </w:r>
      <w:r>
        <w:rPr>
          <w:rFonts w:ascii="仿宋" w:hAnsi="仿宋" w:eastAsia="仿宋" w:cs="仿宋"/>
          <w:spacing w:val="1"/>
          <w:sz w:val="31"/>
          <w:szCs w:val="31"/>
        </w:rPr>
        <w:t>。</w:t>
      </w:r>
    </w:p>
    <w:p w14:paraId="090FC868">
      <w:pPr>
        <w:spacing w:line="240" w:lineRule="auto"/>
        <w:ind w:left="0" w:firstLine="0"/>
        <w:rPr>
          <w:rFonts w:hint="default" w:ascii="仿宋" w:hAnsi="仿宋" w:eastAsia="仿宋" w:cs="仿宋"/>
          <w:spacing w:val="1"/>
          <w:sz w:val="31"/>
          <w:szCs w:val="31"/>
          <w:lang w:val="en-US" w:eastAsia="zh-CN"/>
        </w:rPr>
      </w:pPr>
      <w:r>
        <w:rPr>
          <w:rFonts w:hint="eastAsia" w:ascii="仿宋" w:hAnsi="仿宋" w:eastAsia="仿宋" w:cs="仿宋"/>
          <w:spacing w:val="1"/>
          <w:sz w:val="31"/>
          <w:szCs w:val="31"/>
          <w:lang w:val="en-US" w:eastAsia="zh-CN"/>
        </w:rPr>
        <w:t>///</w:t>
      </w:r>
    </w:p>
    <w:p w14:paraId="3C417B41">
      <w:pPr>
        <w:spacing w:line="227" w:lineRule="auto"/>
        <w:ind w:left="2525"/>
        <w:outlineLvl w:val="0"/>
        <w:rPr>
          <w:rFonts w:ascii="黑体" w:hAnsi="黑体" w:eastAsia="黑体" w:cs="黑体"/>
          <w:spacing w:val="6"/>
          <w:sz w:val="31"/>
          <w:szCs w:val="31"/>
        </w:rPr>
      </w:pPr>
      <w:r>
        <w:rPr>
          <w:rFonts w:ascii="黑体" w:hAnsi="黑体" w:eastAsia="黑体" w:cs="黑体"/>
          <w:spacing w:val="10"/>
          <w:sz w:val="31"/>
          <w:szCs w:val="31"/>
        </w:rPr>
        <w:t>第</w:t>
      </w:r>
      <w:r>
        <w:rPr>
          <w:rFonts w:ascii="黑体" w:hAnsi="黑体" w:eastAsia="黑体" w:cs="黑体"/>
          <w:spacing w:val="6"/>
          <w:sz w:val="31"/>
          <w:szCs w:val="31"/>
        </w:rPr>
        <w:t>五章加班与调休管理</w:t>
      </w:r>
    </w:p>
    <w:p w14:paraId="5BE7E366">
      <w:pPr>
        <w:spacing w:line="240" w:lineRule="auto"/>
        <w:ind w:left="0"/>
        <w:outlineLvl w:val="0"/>
        <w:rPr>
          <w:rFonts w:hint="default" w:ascii="黑体" w:hAnsi="黑体" w:eastAsia="黑体" w:cs="黑体"/>
          <w:spacing w:val="6"/>
          <w:sz w:val="31"/>
          <w:szCs w:val="31"/>
          <w:lang w:val="en-US" w:eastAsia="zh-CN"/>
        </w:rPr>
      </w:pPr>
      <w:r>
        <w:rPr>
          <w:rFonts w:hint="eastAsia" w:ascii="黑体" w:hAnsi="黑体" w:eastAsia="黑体" w:cs="黑体"/>
          <w:spacing w:val="6"/>
          <w:sz w:val="31"/>
          <w:szCs w:val="31"/>
          <w:lang w:val="en-US" w:eastAsia="zh-CN"/>
        </w:rPr>
        <w:t>///</w:t>
      </w:r>
    </w:p>
    <w:p w14:paraId="687D422D">
      <w:pPr>
        <w:spacing w:before="181" w:line="338" w:lineRule="auto"/>
        <w:ind w:left="34" w:right="41" w:firstLine="617"/>
        <w:rPr>
          <w:rFonts w:ascii="仿宋" w:hAnsi="仿宋" w:eastAsia="仿宋" w:cs="仿宋"/>
          <w:spacing w:val="-11"/>
          <w:sz w:val="31"/>
          <w:szCs w:val="31"/>
        </w:rPr>
      </w:pPr>
      <w:r>
        <w:rPr>
          <w:rFonts w:ascii="黑体" w:hAnsi="黑体" w:eastAsia="黑体" w:cs="黑体"/>
          <w:spacing w:val="17"/>
          <w:sz w:val="31"/>
          <w:szCs w:val="31"/>
        </w:rPr>
        <w:t>第</w:t>
      </w:r>
      <w:r>
        <w:rPr>
          <w:rFonts w:ascii="黑体" w:hAnsi="黑体" w:eastAsia="黑体" w:cs="黑体"/>
          <w:spacing w:val="11"/>
          <w:sz w:val="31"/>
          <w:szCs w:val="31"/>
        </w:rPr>
        <w:t>二十四条</w:t>
      </w:r>
      <w:r>
        <w:rPr>
          <w:rFonts w:ascii="仿宋" w:hAnsi="仿宋" w:eastAsia="仿宋" w:cs="仿宋"/>
          <w:spacing w:val="11"/>
          <w:sz w:val="31"/>
          <w:szCs w:val="31"/>
        </w:rPr>
        <w:t>员工加班由部门安排，并须提前</w:t>
      </w:r>
      <w:ins w:id="802" w:author="咨询组" w:date="2026-01-23T13:04:53Z">
        <w:r>
          <w:rPr>
            <w:rFonts w:hint="eastAsia" w:ascii="仿宋" w:hAnsi="仿宋" w:eastAsia="仿宋" w:cs="仿宋"/>
            <w:spacing w:val="-4"/>
            <w:sz w:val="31"/>
            <w:szCs w:val="31"/>
            <w:lang w:val="en-US" w:eastAsia="zh-CN"/>
          </w:rPr>
          <w:t>提交加班</w:t>
        </w:r>
      </w:ins>
      <w:r>
        <w:rPr>
          <w:rFonts w:ascii="仿宋" w:hAnsi="仿宋" w:eastAsia="仿宋" w:cs="仿宋"/>
          <w:spacing w:val="11"/>
          <w:sz w:val="31"/>
          <w:szCs w:val="31"/>
        </w:rPr>
        <w:t>申请，经公</w:t>
      </w:r>
      <w:r>
        <w:rPr>
          <w:rFonts w:ascii="仿宋" w:hAnsi="仿宋" w:eastAsia="仿宋" w:cs="仿宋"/>
          <w:spacing w:val="8"/>
          <w:sz w:val="31"/>
          <w:szCs w:val="31"/>
        </w:rPr>
        <w:t>司批准</w:t>
      </w:r>
      <w:r>
        <w:rPr>
          <w:rFonts w:ascii="仿宋" w:hAnsi="仿宋" w:eastAsia="仿宋" w:cs="仿宋"/>
          <w:spacing w:val="7"/>
          <w:sz w:val="31"/>
          <w:szCs w:val="31"/>
        </w:rPr>
        <w:t>同</w:t>
      </w:r>
      <w:r>
        <w:rPr>
          <w:rFonts w:ascii="仿宋" w:hAnsi="仿宋" w:eastAsia="仿宋" w:cs="仿宋"/>
          <w:spacing w:val="4"/>
          <w:sz w:val="31"/>
          <w:szCs w:val="31"/>
        </w:rPr>
        <w:t>意后方可认定为加班。加班审批权限按人力资源业务</w:t>
      </w:r>
      <w:r>
        <w:rPr>
          <w:rFonts w:ascii="仿宋" w:hAnsi="仿宋" w:eastAsia="仿宋" w:cs="仿宋"/>
          <w:spacing w:val="8"/>
          <w:sz w:val="31"/>
          <w:szCs w:val="31"/>
        </w:rPr>
        <w:t>审批流</w:t>
      </w:r>
      <w:r>
        <w:rPr>
          <w:rFonts w:ascii="仿宋" w:hAnsi="仿宋" w:eastAsia="仿宋" w:cs="仿宋"/>
          <w:spacing w:val="7"/>
          <w:sz w:val="31"/>
          <w:szCs w:val="31"/>
        </w:rPr>
        <w:t>程</w:t>
      </w:r>
      <w:r>
        <w:rPr>
          <w:rFonts w:ascii="仿宋" w:hAnsi="仿宋" w:eastAsia="仿宋" w:cs="仿宋"/>
          <w:spacing w:val="4"/>
          <w:sz w:val="31"/>
          <w:szCs w:val="31"/>
        </w:rPr>
        <w:t>执行。员工加班以小时为单位进行申报，最小单位为</w:t>
      </w:r>
      <w:r>
        <w:rPr>
          <w:rFonts w:ascii="仿宋" w:hAnsi="仿宋" w:eastAsia="仿宋" w:cs="仿宋"/>
          <w:spacing w:val="-11"/>
          <w:sz w:val="31"/>
          <w:szCs w:val="31"/>
        </w:rPr>
        <w:t>0.5小时。</w:t>
      </w:r>
    </w:p>
    <w:p w14:paraId="7CEF86D2">
      <w:pPr>
        <w:spacing w:line="240" w:lineRule="auto"/>
        <w:ind w:left="0" w:right="0" w:firstLine="0"/>
        <w:rPr>
          <w:rFonts w:hint="default" w:ascii="仿宋" w:hAnsi="仿宋" w:eastAsia="仿宋" w:cs="仿宋"/>
          <w:spacing w:val="-11"/>
          <w:sz w:val="31"/>
          <w:szCs w:val="31"/>
          <w:lang w:val="en-US" w:eastAsia="zh-CN"/>
        </w:rPr>
      </w:pPr>
      <w:r>
        <w:rPr>
          <w:rFonts w:hint="eastAsia" w:ascii="仿宋" w:hAnsi="仿宋" w:eastAsia="仿宋" w:cs="仿宋"/>
          <w:spacing w:val="-11"/>
          <w:sz w:val="31"/>
          <w:szCs w:val="31"/>
          <w:lang w:val="en-US" w:eastAsia="zh-CN"/>
        </w:rPr>
        <w:t>///</w:t>
      </w:r>
    </w:p>
    <w:p w14:paraId="07A56DED">
      <w:pPr>
        <w:spacing w:before="100" w:line="334" w:lineRule="auto"/>
        <w:ind w:left="14" w:right="242" w:firstLine="637"/>
        <w:rPr>
          <w:rFonts w:ascii="仿宋" w:hAnsi="仿宋" w:eastAsia="仿宋" w:cs="仿宋"/>
          <w:sz w:val="31"/>
          <w:szCs w:val="31"/>
        </w:rPr>
      </w:pPr>
      <w:bookmarkStart w:id="7" w:name="_bookmark10"/>
      <w:bookmarkEnd w:id="7"/>
      <w:r>
        <w:rPr>
          <w:rFonts w:ascii="黑体" w:hAnsi="黑体" w:eastAsia="黑体" w:cs="黑体"/>
          <w:spacing w:val="17"/>
          <w:sz w:val="31"/>
          <w:szCs w:val="31"/>
        </w:rPr>
        <w:t>第</w:t>
      </w:r>
      <w:r>
        <w:rPr>
          <w:rFonts w:ascii="黑体" w:hAnsi="黑体" w:eastAsia="黑体" w:cs="黑体"/>
          <w:spacing w:val="11"/>
          <w:sz w:val="31"/>
          <w:szCs w:val="31"/>
        </w:rPr>
        <w:t>二十五条</w:t>
      </w:r>
      <w:r>
        <w:rPr>
          <w:rFonts w:ascii="仿宋" w:hAnsi="仿宋" w:eastAsia="仿宋" w:cs="仿宋"/>
          <w:spacing w:val="11"/>
          <w:sz w:val="31"/>
          <w:szCs w:val="31"/>
        </w:rPr>
        <w:t>经公司审批同意的加班，加班前后应分别打</w:t>
      </w:r>
      <w:r>
        <w:rPr>
          <w:rFonts w:ascii="仿宋" w:hAnsi="仿宋" w:eastAsia="仿宋" w:cs="仿宋"/>
          <w:spacing w:val="10"/>
          <w:sz w:val="31"/>
          <w:szCs w:val="31"/>
        </w:rPr>
        <w:t>卡</w:t>
      </w:r>
      <w:r>
        <w:rPr>
          <w:rFonts w:ascii="仿宋" w:hAnsi="仿宋" w:eastAsia="仿宋" w:cs="仿宋"/>
          <w:spacing w:val="8"/>
          <w:sz w:val="31"/>
          <w:szCs w:val="31"/>
        </w:rPr>
        <w:t>，</w:t>
      </w:r>
      <w:r>
        <w:rPr>
          <w:rFonts w:ascii="仿宋" w:hAnsi="仿宋" w:eastAsia="仿宋" w:cs="仿宋"/>
          <w:spacing w:val="5"/>
          <w:sz w:val="31"/>
          <w:szCs w:val="31"/>
        </w:rPr>
        <w:t>实际加班时数以事先审批的加班申请及考勤打卡记录共同</w:t>
      </w:r>
      <w:r>
        <w:rPr>
          <w:rFonts w:ascii="仿宋" w:hAnsi="仿宋" w:eastAsia="仿宋" w:cs="仿宋"/>
          <w:spacing w:val="2"/>
          <w:sz w:val="31"/>
          <w:szCs w:val="31"/>
        </w:rPr>
        <w:t>确</w:t>
      </w:r>
      <w:r>
        <w:rPr>
          <w:rFonts w:ascii="仿宋" w:hAnsi="仿宋" w:eastAsia="仿宋" w:cs="仿宋"/>
          <w:spacing w:val="1"/>
          <w:sz w:val="31"/>
          <w:szCs w:val="31"/>
        </w:rPr>
        <w:t>定。</w:t>
      </w:r>
    </w:p>
    <w:p w14:paraId="7A140A19">
      <w:pPr>
        <w:spacing w:line="333" w:lineRule="auto"/>
        <w:ind w:left="40" w:right="244" w:firstLine="603"/>
        <w:rPr>
          <w:rFonts w:ascii="仿宋" w:hAnsi="仿宋" w:eastAsia="仿宋" w:cs="仿宋"/>
          <w:sz w:val="31"/>
          <w:szCs w:val="31"/>
        </w:rPr>
      </w:pPr>
      <w:r>
        <w:rPr>
          <w:rFonts w:ascii="仿宋" w:hAnsi="仿宋" w:eastAsia="仿宋" w:cs="仿宋"/>
          <w:spacing w:val="20"/>
          <w:sz w:val="31"/>
          <w:szCs w:val="31"/>
        </w:rPr>
        <w:t>(</w:t>
      </w:r>
      <w:r>
        <w:rPr>
          <w:rFonts w:ascii="仿宋" w:hAnsi="仿宋" w:eastAsia="仿宋" w:cs="仿宋"/>
          <w:spacing w:val="10"/>
          <w:sz w:val="31"/>
          <w:szCs w:val="31"/>
        </w:rPr>
        <w:t>一)实际打卡出勤时数少于事前审批的加班申请时数</w:t>
      </w:r>
      <w:r>
        <w:rPr>
          <w:rFonts w:ascii="仿宋" w:hAnsi="仿宋" w:eastAsia="仿宋" w:cs="仿宋"/>
          <w:spacing w:val="-1"/>
          <w:sz w:val="31"/>
          <w:szCs w:val="31"/>
        </w:rPr>
        <w:t>的，以实际打</w:t>
      </w:r>
      <w:r>
        <w:rPr>
          <w:rFonts w:ascii="仿宋" w:hAnsi="仿宋" w:eastAsia="仿宋" w:cs="仿宋"/>
          <w:sz w:val="31"/>
          <w:szCs w:val="31"/>
        </w:rPr>
        <w:t>卡出勤时数为准计算加班时间。</w:t>
      </w:r>
    </w:p>
    <w:p w14:paraId="6C09FFA0">
      <w:pPr>
        <w:spacing w:before="2" w:line="333" w:lineRule="auto"/>
        <w:ind w:left="40" w:right="244" w:firstLine="603"/>
        <w:rPr>
          <w:rFonts w:ascii="仿宋" w:hAnsi="仿宋" w:eastAsia="仿宋" w:cs="仿宋"/>
          <w:sz w:val="31"/>
          <w:szCs w:val="31"/>
        </w:rPr>
      </w:pPr>
      <w:r>
        <w:rPr>
          <w:rFonts w:ascii="仿宋" w:hAnsi="仿宋" w:eastAsia="仿宋" w:cs="仿宋"/>
          <w:spacing w:val="20"/>
          <w:sz w:val="31"/>
          <w:szCs w:val="31"/>
        </w:rPr>
        <w:t>(</w:t>
      </w:r>
      <w:r>
        <w:rPr>
          <w:rFonts w:ascii="仿宋" w:hAnsi="仿宋" w:eastAsia="仿宋" w:cs="仿宋"/>
          <w:spacing w:val="10"/>
          <w:sz w:val="31"/>
          <w:szCs w:val="31"/>
        </w:rPr>
        <w:t>二)实际打卡出勤时数多于事前审批的加班申请时数</w:t>
      </w:r>
      <w:r>
        <w:rPr>
          <w:rFonts w:ascii="仿宋" w:hAnsi="仿宋" w:eastAsia="仿宋" w:cs="仿宋"/>
          <w:spacing w:val="-6"/>
          <w:sz w:val="31"/>
          <w:szCs w:val="31"/>
        </w:rPr>
        <w:t>的，</w:t>
      </w:r>
      <w:r>
        <w:rPr>
          <w:rFonts w:ascii="仿宋" w:hAnsi="仿宋" w:eastAsia="仿宋" w:cs="仿宋"/>
          <w:spacing w:val="-3"/>
          <w:sz w:val="31"/>
          <w:szCs w:val="31"/>
        </w:rPr>
        <w:t>以事前审批的加班时数为准。</w:t>
      </w:r>
    </w:p>
    <w:p w14:paraId="4E410199">
      <w:pPr>
        <w:spacing w:before="2" w:line="333" w:lineRule="auto"/>
        <w:ind w:left="36" w:right="242" w:firstLine="606"/>
        <w:rPr>
          <w:rFonts w:ascii="仿宋" w:hAnsi="仿宋" w:eastAsia="仿宋" w:cs="仿宋"/>
          <w:sz w:val="31"/>
          <w:szCs w:val="31"/>
        </w:rPr>
      </w:pPr>
      <w:r>
        <w:rPr>
          <w:rFonts w:ascii="仿宋" w:hAnsi="仿宋" w:eastAsia="仿宋" w:cs="仿宋"/>
          <w:spacing w:val="20"/>
          <w:sz w:val="31"/>
          <w:szCs w:val="31"/>
        </w:rPr>
        <w:t>(</w:t>
      </w:r>
      <w:r>
        <w:rPr>
          <w:rFonts w:ascii="仿宋" w:hAnsi="仿宋" w:eastAsia="仿宋" w:cs="仿宋"/>
          <w:spacing w:val="10"/>
          <w:sz w:val="31"/>
          <w:szCs w:val="31"/>
        </w:rPr>
        <w:t>三)员工加班应与其它工作日正常上班时一样严格遵</w:t>
      </w:r>
      <w:r>
        <w:rPr>
          <w:rFonts w:ascii="仿宋" w:hAnsi="仿宋" w:eastAsia="仿宋" w:cs="仿宋"/>
          <w:spacing w:val="8"/>
          <w:sz w:val="31"/>
          <w:szCs w:val="31"/>
        </w:rPr>
        <w:t>守劳动</w:t>
      </w:r>
      <w:r>
        <w:rPr>
          <w:rFonts w:ascii="仿宋" w:hAnsi="仿宋" w:eastAsia="仿宋" w:cs="仿宋"/>
          <w:spacing w:val="4"/>
          <w:sz w:val="31"/>
          <w:szCs w:val="31"/>
        </w:rPr>
        <w:t>纪律，如加班当天仅有一次打卡记录或未进行打卡等异</w:t>
      </w:r>
      <w:r>
        <w:rPr>
          <w:rFonts w:ascii="仿宋" w:hAnsi="仿宋" w:eastAsia="仿宋" w:cs="仿宋"/>
          <w:spacing w:val="10"/>
          <w:sz w:val="31"/>
          <w:szCs w:val="31"/>
        </w:rPr>
        <w:t>常</w:t>
      </w:r>
      <w:r>
        <w:rPr>
          <w:rFonts w:ascii="仿宋" w:hAnsi="仿宋" w:eastAsia="仿宋" w:cs="仿宋"/>
          <w:spacing w:val="7"/>
          <w:sz w:val="31"/>
          <w:szCs w:val="31"/>
        </w:rPr>
        <w:t>情</w:t>
      </w:r>
      <w:r>
        <w:rPr>
          <w:rFonts w:ascii="仿宋" w:hAnsi="仿宋" w:eastAsia="仿宋" w:cs="仿宋"/>
          <w:spacing w:val="5"/>
          <w:sz w:val="31"/>
          <w:szCs w:val="31"/>
        </w:rPr>
        <w:t>况，则视同未加班。</w:t>
      </w:r>
    </w:p>
    <w:p w14:paraId="0AEC382F">
      <w:pPr>
        <w:spacing w:before="3" w:line="333" w:lineRule="auto"/>
        <w:ind w:left="16" w:right="242" w:firstLine="626"/>
        <w:rPr>
          <w:rFonts w:ascii="仿宋" w:hAnsi="仿宋" w:eastAsia="仿宋" w:cs="仿宋"/>
          <w:sz w:val="31"/>
          <w:szCs w:val="31"/>
        </w:rPr>
      </w:pPr>
      <w:r>
        <w:rPr>
          <w:rFonts w:ascii="仿宋" w:hAnsi="仿宋" w:eastAsia="仿宋" w:cs="仿宋"/>
          <w:spacing w:val="-6"/>
          <w:sz w:val="31"/>
          <w:szCs w:val="31"/>
        </w:rPr>
        <w:t>(四)标准工时制</w:t>
      </w:r>
      <w:ins w:id="803" w:author="咨询组" w:date="2026-01-23T13:05:28Z">
        <w:r>
          <w:rPr>
            <w:rFonts w:hint="eastAsia" w:ascii="仿宋" w:hAnsi="仿宋" w:eastAsia="仿宋" w:cs="仿宋"/>
            <w:spacing w:val="11"/>
            <w:sz w:val="31"/>
            <w:szCs w:val="31"/>
            <w:lang w:val="en-US" w:eastAsia="zh-CN"/>
          </w:rPr>
          <w:t>工作日</w:t>
        </w:r>
      </w:ins>
      <w:del w:id="804" w:author="咨询组" w:date="2026-01-23T13:05:28Z">
        <w:r>
          <w:rPr>
            <w:rFonts w:ascii="仿宋" w:hAnsi="仿宋" w:eastAsia="仿宋" w:cs="仿宋"/>
            <w:spacing w:val="-6"/>
            <w:sz w:val="31"/>
            <w:szCs w:val="31"/>
          </w:rPr>
          <w:delText>每日</w:delText>
        </w:r>
      </w:del>
      <w:r>
        <w:rPr>
          <w:rFonts w:ascii="仿宋" w:hAnsi="仿宋" w:eastAsia="仿宋" w:cs="仿宋"/>
          <w:spacing w:val="-6"/>
          <w:sz w:val="31"/>
          <w:szCs w:val="31"/>
        </w:rPr>
        <w:t>延时加班一般不得超过1小时，</w:t>
      </w:r>
      <w:r>
        <w:rPr>
          <w:rFonts w:ascii="仿宋" w:hAnsi="仿宋" w:eastAsia="仿宋" w:cs="仿宋"/>
          <w:spacing w:val="-2"/>
          <w:sz w:val="31"/>
          <w:szCs w:val="31"/>
        </w:rPr>
        <w:t>最</w:t>
      </w:r>
      <w:r>
        <w:rPr>
          <w:rFonts w:ascii="仿宋" w:hAnsi="仿宋" w:eastAsia="仿宋" w:cs="仿宋"/>
          <w:spacing w:val="-1"/>
          <w:sz w:val="31"/>
          <w:szCs w:val="31"/>
        </w:rPr>
        <w:t>长不得超过3小时，周休日及</w:t>
      </w:r>
      <w:r>
        <w:rPr>
          <w:rFonts w:ascii="仿宋" w:hAnsi="仿宋" w:eastAsia="仿宋" w:cs="仿宋"/>
          <w:sz w:val="31"/>
          <w:szCs w:val="31"/>
        </w:rPr>
        <w:t>法定节假日单日最长加班时数不</w:t>
      </w:r>
      <w:r>
        <w:rPr>
          <w:rFonts w:ascii="仿宋" w:hAnsi="仿宋" w:eastAsia="仿宋" w:cs="仿宋"/>
          <w:spacing w:val="-1"/>
          <w:sz w:val="31"/>
          <w:szCs w:val="31"/>
        </w:rPr>
        <w:t>得超过8小时，每月累计加班</w:t>
      </w:r>
      <w:r>
        <w:rPr>
          <w:rFonts w:ascii="仿宋" w:hAnsi="仿宋" w:eastAsia="仿宋" w:cs="仿宋"/>
          <w:sz w:val="31"/>
          <w:szCs w:val="31"/>
        </w:rPr>
        <w:t>不得超过36小时；综合计算工</w:t>
      </w:r>
      <w:r>
        <w:rPr>
          <w:rFonts w:ascii="仿宋" w:hAnsi="仿宋" w:eastAsia="仿宋" w:cs="仿宋"/>
          <w:spacing w:val="2"/>
          <w:sz w:val="31"/>
          <w:szCs w:val="31"/>
        </w:rPr>
        <w:t>时工作制员工全年累计加</w:t>
      </w:r>
      <w:r>
        <w:rPr>
          <w:rFonts w:ascii="仿宋" w:hAnsi="仿宋" w:eastAsia="仿宋" w:cs="仿宋"/>
          <w:spacing w:val="1"/>
          <w:sz w:val="31"/>
          <w:szCs w:val="31"/>
        </w:rPr>
        <w:t>班时间不超过432小时。</w:t>
      </w:r>
    </w:p>
    <w:p w14:paraId="233B2ED2">
      <w:pPr>
        <w:spacing w:before="1" w:line="333" w:lineRule="auto"/>
        <w:ind w:left="19" w:right="160" w:firstLine="624"/>
        <w:rPr>
          <w:rFonts w:ascii="仿宋" w:hAnsi="仿宋" w:eastAsia="仿宋" w:cs="仿宋"/>
          <w:spacing w:val="4"/>
          <w:sz w:val="31"/>
          <w:szCs w:val="31"/>
        </w:rPr>
      </w:pPr>
      <w:r>
        <w:rPr>
          <w:rFonts w:ascii="仿宋" w:hAnsi="仿宋" w:eastAsia="仿宋" w:cs="仿宋"/>
          <w:spacing w:val="-16"/>
          <w:sz w:val="31"/>
          <w:szCs w:val="31"/>
        </w:rPr>
        <w:t>(</w:t>
      </w:r>
      <w:r>
        <w:rPr>
          <w:rFonts w:ascii="仿宋" w:hAnsi="仿宋" w:eastAsia="仿宋" w:cs="仿宋"/>
          <w:spacing w:val="-10"/>
          <w:sz w:val="31"/>
          <w:szCs w:val="31"/>
        </w:rPr>
        <w:t>五</w:t>
      </w:r>
      <w:r>
        <w:rPr>
          <w:rFonts w:ascii="仿宋" w:hAnsi="仿宋" w:eastAsia="仿宋" w:cs="仿宋"/>
          <w:spacing w:val="-8"/>
          <w:sz w:val="31"/>
          <w:szCs w:val="31"/>
        </w:rPr>
        <w:t>)出差情况下，周休息日、法定节假日，未</w:t>
      </w:r>
      <w:ins w:id="805" w:author="咨询组" w:date="2026-01-23T13:12:00Z">
        <w:r>
          <w:rPr>
            <w:rFonts w:hint="eastAsia" w:ascii="仿宋" w:hAnsi="仿宋" w:eastAsia="仿宋" w:cs="仿宋"/>
            <w:spacing w:val="2"/>
            <w:sz w:val="31"/>
            <w:szCs w:val="31"/>
            <w:lang w:val="en-US" w:eastAsia="zh-CN"/>
          </w:rPr>
          <w:t>提交加班申请并</w:t>
        </w:r>
      </w:ins>
      <w:r>
        <w:rPr>
          <w:rFonts w:ascii="仿宋" w:hAnsi="仿宋" w:eastAsia="仿宋" w:cs="仿宋"/>
          <w:spacing w:val="-8"/>
          <w:sz w:val="31"/>
          <w:szCs w:val="31"/>
        </w:rPr>
        <w:t>经审批的，</w:t>
      </w:r>
      <w:r>
        <w:rPr>
          <w:rFonts w:ascii="仿宋" w:hAnsi="仿宋" w:eastAsia="仿宋" w:cs="仿宋"/>
          <w:spacing w:val="5"/>
          <w:sz w:val="31"/>
          <w:szCs w:val="31"/>
        </w:rPr>
        <w:t>不视为加班</w:t>
      </w:r>
      <w:r>
        <w:rPr>
          <w:rFonts w:ascii="仿宋" w:hAnsi="仿宋" w:eastAsia="仿宋" w:cs="仿宋"/>
          <w:spacing w:val="4"/>
          <w:sz w:val="31"/>
          <w:szCs w:val="31"/>
        </w:rPr>
        <w:t>。</w:t>
      </w:r>
    </w:p>
    <w:p w14:paraId="62EF024A">
      <w:pPr>
        <w:spacing w:line="240" w:lineRule="auto"/>
        <w:ind w:left="0" w:right="0" w:firstLine="0"/>
        <w:rPr>
          <w:rFonts w:hint="default" w:ascii="仿宋" w:hAnsi="仿宋" w:eastAsia="仿宋" w:cs="仿宋"/>
          <w:spacing w:val="4"/>
          <w:sz w:val="31"/>
          <w:szCs w:val="31"/>
          <w:lang w:val="en-US" w:eastAsia="zh-CN"/>
        </w:rPr>
      </w:pPr>
      <w:r>
        <w:rPr>
          <w:rFonts w:hint="eastAsia" w:ascii="仿宋" w:hAnsi="仿宋" w:eastAsia="仿宋" w:cs="仿宋"/>
          <w:spacing w:val="4"/>
          <w:sz w:val="31"/>
          <w:szCs w:val="31"/>
          <w:lang w:val="en-US" w:eastAsia="zh-CN"/>
        </w:rPr>
        <w:t>///</w:t>
      </w:r>
    </w:p>
    <w:p w14:paraId="7E09356C">
      <w:pPr>
        <w:spacing w:before="5" w:line="333" w:lineRule="auto"/>
        <w:ind w:left="13" w:firstLine="638"/>
        <w:rPr>
          <w:rFonts w:ascii="仿宋" w:hAnsi="仿宋" w:eastAsia="仿宋" w:cs="仿宋"/>
          <w:spacing w:val="7"/>
          <w:sz w:val="31"/>
          <w:szCs w:val="31"/>
        </w:rPr>
      </w:pPr>
      <w:r>
        <w:rPr>
          <w:rFonts w:ascii="黑体" w:hAnsi="黑体" w:eastAsia="黑体" w:cs="黑体"/>
          <w:spacing w:val="-6"/>
          <w:sz w:val="31"/>
          <w:szCs w:val="31"/>
        </w:rPr>
        <w:t>第二十</w:t>
      </w:r>
      <w:r>
        <w:rPr>
          <w:rFonts w:ascii="黑体" w:hAnsi="黑体" w:eastAsia="黑体" w:cs="黑体"/>
          <w:spacing w:val="-4"/>
          <w:sz w:val="31"/>
          <w:szCs w:val="31"/>
        </w:rPr>
        <w:t>六</w:t>
      </w:r>
      <w:r>
        <w:rPr>
          <w:rFonts w:ascii="黑体" w:hAnsi="黑体" w:eastAsia="黑体" w:cs="黑体"/>
          <w:spacing w:val="-3"/>
          <w:sz w:val="31"/>
          <w:szCs w:val="31"/>
        </w:rPr>
        <w:t>条</w:t>
      </w:r>
      <w:r>
        <w:rPr>
          <w:rFonts w:ascii="仿宋" w:hAnsi="仿宋" w:eastAsia="仿宋" w:cs="仿宋"/>
          <w:spacing w:val="-3"/>
          <w:sz w:val="31"/>
          <w:szCs w:val="31"/>
        </w:rPr>
        <w:t>除法定节假日加班、当年度12月当月加班外，</w:t>
      </w:r>
      <w:ins w:id="806" w:author="咨询组" w:date="2026-01-23T13:12:32Z">
        <w:r>
          <w:rPr>
            <w:rFonts w:hint="eastAsia" w:ascii="仿宋" w:hAnsi="仿宋" w:eastAsia="仿宋" w:cs="仿宋"/>
            <w:spacing w:val="8"/>
            <w:sz w:val="31"/>
            <w:szCs w:val="31"/>
            <w:lang w:val="en-US" w:eastAsia="zh-CN"/>
          </w:rPr>
          <w:t>经审批的加班产生的调休假</w:t>
        </w:r>
      </w:ins>
      <w:del w:id="807" w:author="咨询组" w:date="2026-01-23T13:12:32Z">
        <w:r>
          <w:rPr>
            <w:rFonts w:ascii="仿宋" w:hAnsi="仿宋" w:eastAsia="仿宋" w:cs="仿宋"/>
            <w:spacing w:val="-10"/>
            <w:sz w:val="31"/>
            <w:szCs w:val="31"/>
          </w:rPr>
          <w:delText>已</w:delText>
        </w:r>
      </w:del>
      <w:del w:id="808" w:author="咨询组" w:date="2026-01-23T13:12:32Z">
        <w:r>
          <w:rPr>
            <w:rFonts w:ascii="仿宋" w:hAnsi="仿宋" w:eastAsia="仿宋" w:cs="仿宋"/>
            <w:spacing w:val="-6"/>
            <w:sz w:val="31"/>
            <w:szCs w:val="31"/>
          </w:rPr>
          <w:delText>审</w:delText>
        </w:r>
      </w:del>
      <w:del w:id="809" w:author="咨询组" w:date="2026-01-23T13:12:32Z">
        <w:r>
          <w:rPr>
            <w:rFonts w:ascii="仿宋" w:hAnsi="仿宋" w:eastAsia="仿宋" w:cs="仿宋"/>
            <w:spacing w:val="-5"/>
            <w:sz w:val="31"/>
            <w:szCs w:val="31"/>
          </w:rPr>
          <w:delText>批的加班</w:delText>
        </w:r>
      </w:del>
      <w:r>
        <w:rPr>
          <w:rFonts w:ascii="仿宋" w:hAnsi="仿宋" w:eastAsia="仿宋" w:cs="仿宋"/>
          <w:spacing w:val="-5"/>
          <w:sz w:val="31"/>
          <w:szCs w:val="31"/>
        </w:rPr>
        <w:t>应在当年12月31日前调休完毕，各部门负责人</w:t>
      </w:r>
      <w:r>
        <w:rPr>
          <w:rFonts w:ascii="仿宋" w:hAnsi="仿宋" w:eastAsia="仿宋" w:cs="仿宋"/>
          <w:spacing w:val="-15"/>
          <w:sz w:val="31"/>
          <w:szCs w:val="31"/>
        </w:rPr>
        <w:t>应</w:t>
      </w:r>
      <w:r>
        <w:rPr>
          <w:rFonts w:ascii="仿宋" w:hAnsi="仿宋" w:eastAsia="仿宋" w:cs="仿宋"/>
          <w:spacing w:val="-9"/>
          <w:sz w:val="31"/>
          <w:szCs w:val="31"/>
        </w:rPr>
        <w:t>确保在当年12月31日底无上年加班余额。当年度12月当</w:t>
      </w:r>
      <w:r>
        <w:rPr>
          <w:rFonts w:ascii="仿宋" w:hAnsi="仿宋" w:eastAsia="仿宋" w:cs="仿宋"/>
          <w:spacing w:val="-1"/>
          <w:sz w:val="31"/>
          <w:szCs w:val="31"/>
        </w:rPr>
        <w:t>月的加班应在次年1</w:t>
      </w:r>
      <w:r>
        <w:rPr>
          <w:rFonts w:ascii="仿宋" w:hAnsi="仿宋" w:eastAsia="仿宋" w:cs="仿宋"/>
          <w:sz w:val="31"/>
          <w:szCs w:val="31"/>
        </w:rPr>
        <w:t>月31日前调休完毕。如因特殊原因确调</w:t>
      </w:r>
      <w:r>
        <w:rPr>
          <w:rFonts w:ascii="仿宋" w:hAnsi="仿宋" w:eastAsia="仿宋" w:cs="仿宋"/>
          <w:spacing w:val="10"/>
          <w:sz w:val="31"/>
          <w:szCs w:val="31"/>
        </w:rPr>
        <w:t>休</w:t>
      </w:r>
      <w:r>
        <w:rPr>
          <w:rFonts w:ascii="仿宋" w:hAnsi="仿宋" w:eastAsia="仿宋" w:cs="仿宋"/>
          <w:spacing w:val="7"/>
          <w:sz w:val="31"/>
          <w:szCs w:val="31"/>
        </w:rPr>
        <w:t>不</w:t>
      </w:r>
      <w:r>
        <w:rPr>
          <w:rFonts w:ascii="仿宋" w:hAnsi="仿宋" w:eastAsia="仿宋" w:cs="仿宋"/>
          <w:spacing w:val="5"/>
          <w:sz w:val="31"/>
          <w:szCs w:val="31"/>
        </w:rPr>
        <w:t>完的，可支付加班补偿。综合计算工时工作制员工工时欠</w:t>
      </w:r>
      <w:r>
        <w:rPr>
          <w:rFonts w:ascii="仿宋" w:hAnsi="仿宋" w:eastAsia="仿宋" w:cs="仿宋"/>
          <w:spacing w:val="7"/>
          <w:sz w:val="31"/>
          <w:szCs w:val="31"/>
        </w:rPr>
        <w:t>时不得跨年结转。</w:t>
      </w:r>
    </w:p>
    <w:p w14:paraId="4AD3382B">
      <w:pPr>
        <w:spacing w:line="240" w:lineRule="auto"/>
        <w:ind w:left="0" w:firstLine="0"/>
        <w:rPr>
          <w:rFonts w:hint="default" w:ascii="仿宋" w:hAnsi="仿宋" w:eastAsia="仿宋" w:cs="仿宋"/>
          <w:spacing w:val="7"/>
          <w:sz w:val="31"/>
          <w:szCs w:val="31"/>
          <w:lang w:val="en-US" w:eastAsia="zh-CN"/>
        </w:rPr>
      </w:pPr>
      <w:r>
        <w:rPr>
          <w:rFonts w:hint="eastAsia" w:ascii="仿宋" w:hAnsi="仿宋" w:eastAsia="仿宋" w:cs="仿宋"/>
          <w:spacing w:val="7"/>
          <w:sz w:val="31"/>
          <w:szCs w:val="31"/>
          <w:lang w:val="en-US" w:eastAsia="zh-CN"/>
        </w:rPr>
        <w:t>///</w:t>
      </w:r>
    </w:p>
    <w:p w14:paraId="7264CF6F">
      <w:pPr>
        <w:spacing w:line="227" w:lineRule="auto"/>
        <w:ind w:left="3327"/>
        <w:outlineLvl w:val="0"/>
        <w:rPr>
          <w:rFonts w:ascii="黑体" w:hAnsi="黑体" w:eastAsia="黑体" w:cs="黑体"/>
          <w:sz w:val="31"/>
          <w:szCs w:val="31"/>
        </w:rPr>
      </w:pPr>
      <w:bookmarkStart w:id="8" w:name="_bookmark9"/>
      <w:bookmarkEnd w:id="8"/>
      <w:r>
        <w:rPr>
          <w:rFonts w:ascii="黑体" w:hAnsi="黑体" w:eastAsia="黑体" w:cs="黑体"/>
          <w:spacing w:val="6"/>
          <w:sz w:val="31"/>
          <w:szCs w:val="31"/>
        </w:rPr>
        <w:t>第</w:t>
      </w:r>
      <w:r>
        <w:rPr>
          <w:rFonts w:ascii="黑体" w:hAnsi="黑体" w:eastAsia="黑体" w:cs="黑体"/>
          <w:spacing w:val="4"/>
          <w:sz w:val="31"/>
          <w:szCs w:val="31"/>
        </w:rPr>
        <w:t>六</w:t>
      </w:r>
      <w:r>
        <w:rPr>
          <w:rFonts w:ascii="黑体" w:hAnsi="黑体" w:eastAsia="黑体" w:cs="黑体"/>
          <w:spacing w:val="3"/>
          <w:sz w:val="31"/>
          <w:szCs w:val="31"/>
        </w:rPr>
        <w:t>章附则</w:t>
      </w:r>
      <w:bookmarkStart w:id="9" w:name="_GoBack"/>
      <w:bookmarkEnd w:id="9"/>
    </w:p>
    <w:p w14:paraId="2DED3932">
      <w:pPr>
        <w:keepNext w:val="0"/>
        <w:keepLines w:val="0"/>
        <w:pageBreakBefore w:val="0"/>
        <w:widowControl/>
        <w:kinsoku w:val="0"/>
        <w:wordWrap/>
        <w:overflowPunct/>
        <w:topLinePunct w:val="0"/>
        <w:autoSpaceDE w:val="0"/>
        <w:autoSpaceDN w:val="0"/>
        <w:bidi w:val="0"/>
        <w:adjustRightInd w:val="0"/>
        <w:snapToGrid w:val="0"/>
        <w:spacing w:before="177" w:line="226" w:lineRule="auto"/>
        <w:ind w:left="652"/>
        <w:textAlignment w:val="baseline"/>
        <w:rPr>
          <w:rFonts w:ascii="仿宋" w:hAnsi="仿宋" w:eastAsia="仿宋" w:cs="仿宋"/>
          <w:sz w:val="31"/>
          <w:szCs w:val="31"/>
        </w:rPr>
      </w:pPr>
      <w:r>
        <w:rPr>
          <w:rFonts w:ascii="黑体" w:hAnsi="黑体" w:eastAsia="黑体" w:cs="黑体"/>
          <w:spacing w:val="16"/>
          <w:sz w:val="31"/>
          <w:szCs w:val="31"/>
        </w:rPr>
        <w:t>第</w:t>
      </w:r>
      <w:r>
        <w:rPr>
          <w:rFonts w:ascii="黑体" w:hAnsi="黑体" w:eastAsia="黑体" w:cs="黑体"/>
          <w:spacing w:val="11"/>
          <w:sz w:val="31"/>
          <w:szCs w:val="31"/>
        </w:rPr>
        <w:t>二</w:t>
      </w:r>
      <w:r>
        <w:rPr>
          <w:rFonts w:ascii="黑体" w:hAnsi="黑体" w:eastAsia="黑体" w:cs="黑体"/>
          <w:spacing w:val="8"/>
          <w:sz w:val="31"/>
          <w:szCs w:val="31"/>
        </w:rPr>
        <w:t>十七条</w:t>
      </w:r>
      <w:r>
        <w:rPr>
          <w:rFonts w:ascii="仿宋" w:hAnsi="仿宋" w:eastAsia="仿宋" w:cs="仿宋"/>
          <w:spacing w:val="8"/>
          <w:sz w:val="31"/>
          <w:szCs w:val="31"/>
        </w:rPr>
        <w:t>本制度为华润啤酒一级制度。</w:t>
      </w:r>
    </w:p>
    <w:p w14:paraId="30B187BD">
      <w:pPr>
        <w:keepNext w:val="0"/>
        <w:keepLines w:val="0"/>
        <w:pageBreakBefore w:val="0"/>
        <w:widowControl/>
        <w:kinsoku w:val="0"/>
        <w:wordWrap/>
        <w:overflowPunct/>
        <w:topLinePunct w:val="0"/>
        <w:autoSpaceDE w:val="0"/>
        <w:autoSpaceDN w:val="0"/>
        <w:bidi w:val="0"/>
        <w:adjustRightInd w:val="0"/>
        <w:snapToGrid w:val="0"/>
        <w:spacing w:before="177" w:line="334" w:lineRule="auto"/>
        <w:ind w:right="113"/>
        <w:textAlignment w:val="baseline"/>
        <w:rPr>
          <w:rFonts w:hint="default" w:ascii="仿宋" w:hAnsi="仿宋" w:eastAsia="仿宋" w:cs="仿宋"/>
          <w:sz w:val="31"/>
          <w:szCs w:val="31"/>
          <w:lang w:val="en-US" w:eastAsia="zh-CN"/>
        </w:rPr>
        <w:sectPr>
          <w:pgSz w:w="11906" w:h="16839"/>
          <w:pgMar w:top="163" w:right="1576" w:bottom="902" w:left="1333" w:header="0" w:footer="729" w:gutter="0"/>
          <w:cols w:equalWidth="0" w:num="1">
            <w:col w:w="8997"/>
          </w:cols>
        </w:sectPr>
      </w:pPr>
      <w:r>
        <w:rPr>
          <w:rFonts w:ascii="黑体" w:hAnsi="黑体" w:eastAsia="黑体" w:cs="黑体"/>
          <w:spacing w:val="-10"/>
          <w:sz w:val="31"/>
          <w:szCs w:val="31"/>
        </w:rPr>
        <w:t>第二十</w:t>
      </w:r>
      <w:r>
        <w:rPr>
          <w:rFonts w:ascii="黑体" w:hAnsi="黑体" w:eastAsia="黑体" w:cs="黑体"/>
          <w:spacing w:val="-9"/>
          <w:sz w:val="31"/>
          <w:szCs w:val="31"/>
        </w:rPr>
        <w:t>八</w:t>
      </w:r>
      <w:r>
        <w:rPr>
          <w:rFonts w:ascii="黑体" w:hAnsi="黑体" w:eastAsia="黑体" w:cs="黑体"/>
          <w:spacing w:val="-5"/>
          <w:sz w:val="31"/>
          <w:szCs w:val="31"/>
        </w:rPr>
        <w:t>条</w:t>
      </w:r>
      <w:r>
        <w:rPr>
          <w:rFonts w:ascii="仿宋" w:hAnsi="仿宋" w:eastAsia="仿宋" w:cs="仿宋"/>
          <w:spacing w:val="-5"/>
          <w:sz w:val="31"/>
          <w:szCs w:val="31"/>
        </w:rPr>
        <w:t>本制度自2026年1月16日起施行，《华润</w:t>
      </w:r>
      <w:r>
        <w:rPr>
          <w:rFonts w:ascii="仿宋" w:hAnsi="仿宋" w:eastAsia="仿宋" w:cs="仿宋"/>
          <w:spacing w:val="8"/>
          <w:sz w:val="31"/>
          <w:szCs w:val="31"/>
        </w:rPr>
        <w:t>啤酒考勤</w:t>
      </w:r>
      <w:r>
        <w:rPr>
          <w:rFonts w:ascii="仿宋" w:hAnsi="仿宋" w:eastAsia="仿宋" w:cs="仿宋"/>
          <w:spacing w:val="6"/>
          <w:sz w:val="31"/>
          <w:szCs w:val="31"/>
        </w:rPr>
        <w:t>休</w:t>
      </w:r>
      <w:r>
        <w:rPr>
          <w:rFonts w:ascii="仿宋" w:hAnsi="仿宋" w:eastAsia="仿宋" w:cs="仿宋"/>
          <w:spacing w:val="4"/>
          <w:sz w:val="31"/>
          <w:szCs w:val="31"/>
        </w:rPr>
        <w:t>假管理制度》(华啤</w:t>
      </w:r>
      <w:r>
        <w:rPr>
          <w:rFonts w:ascii="仿宋" w:hAnsi="仿宋" w:eastAsia="仿宋" w:cs="仿宋"/>
          <w:sz w:val="31"/>
          <w:szCs w:val="31"/>
        </w:rPr>
        <w:t>A</w:t>
      </w:r>
      <w:r>
        <w:rPr>
          <w:rFonts w:ascii="仿宋" w:hAnsi="仿宋" w:eastAsia="仿宋" w:cs="仿宋"/>
          <w:spacing w:val="4"/>
          <w:sz w:val="31"/>
          <w:szCs w:val="31"/>
        </w:rPr>
        <w:t>03-24-人力24</w:t>
      </w:r>
      <w:r>
        <w:rPr>
          <w:rFonts w:ascii="仿宋" w:hAnsi="仿宋" w:eastAsia="仿宋" w:cs="仿宋"/>
          <w:sz w:val="31"/>
          <w:szCs w:val="31"/>
        </w:rPr>
        <w:t>B</w:t>
      </w:r>
      <w:r>
        <w:rPr>
          <w:rFonts w:ascii="仿宋" w:hAnsi="仿宋" w:eastAsia="仿宋" w:cs="仿宋"/>
          <w:spacing w:val="4"/>
          <w:sz w:val="31"/>
          <w:szCs w:val="31"/>
        </w:rPr>
        <w:t>)、《华润</w:t>
      </w:r>
      <w:r>
        <w:rPr>
          <w:rFonts w:ascii="仿宋" w:hAnsi="仿宋" w:eastAsia="仿宋" w:cs="仿宋"/>
          <w:spacing w:val="-1"/>
          <w:sz w:val="31"/>
          <w:szCs w:val="31"/>
        </w:rPr>
        <w:t>啤酒本</w:t>
      </w:r>
      <w:r>
        <w:rPr>
          <w:rFonts w:ascii="仿宋" w:hAnsi="仿宋" w:eastAsia="仿宋" w:cs="仿宋"/>
          <w:sz w:val="31"/>
          <w:szCs w:val="31"/>
        </w:rPr>
        <w:t>部考勤休假管理制度》(华啤A03-24-人力24B)、《关</w:t>
      </w:r>
      <w:r>
        <w:rPr>
          <w:rFonts w:ascii="仿宋" w:hAnsi="仿宋" w:eastAsia="仿宋" w:cs="仿宋"/>
          <w:spacing w:val="32"/>
          <w:sz w:val="31"/>
          <w:szCs w:val="31"/>
        </w:rPr>
        <w:t>于</w:t>
      </w:r>
      <w:r>
        <w:rPr>
          <w:rFonts w:ascii="仿宋" w:hAnsi="仿宋" w:eastAsia="仿宋" w:cs="仿宋"/>
          <w:spacing w:val="17"/>
          <w:sz w:val="31"/>
          <w:szCs w:val="31"/>
        </w:rPr>
        <w:t>调整法定节假日和综合工时工作制全年工作时间的通知》</w:t>
      </w:r>
      <w:r>
        <w:rPr>
          <w:rFonts w:ascii="仿宋" w:hAnsi="仿宋" w:eastAsia="仿宋" w:cs="仿宋"/>
          <w:spacing w:val="-1"/>
          <w:sz w:val="31"/>
          <w:szCs w:val="31"/>
        </w:rPr>
        <w:t>(华啤人力</w:t>
      </w:r>
      <w:r>
        <w:rPr>
          <w:rFonts w:ascii="仿宋" w:hAnsi="仿宋" w:eastAsia="仿宋" w:cs="仿宋"/>
          <w:sz w:val="31"/>
          <w:szCs w:val="31"/>
        </w:rPr>
        <w:t>〔2025〕13号)废止。《工厂工时管控手册(试</w:t>
      </w:r>
      <w:r>
        <w:rPr>
          <w:rFonts w:ascii="仿宋" w:hAnsi="仿宋" w:eastAsia="仿宋" w:cs="仿宋"/>
          <w:spacing w:val="-3"/>
          <w:sz w:val="31"/>
          <w:szCs w:val="31"/>
        </w:rPr>
        <w:t>行版)》、各单位制定的制</w:t>
      </w:r>
      <w:r>
        <w:rPr>
          <w:rFonts w:ascii="仿宋" w:hAnsi="仿宋" w:eastAsia="仿宋" w:cs="仿宋"/>
          <w:sz w:val="31"/>
          <w:szCs w:val="31"/>
        </w:rPr>
        <w:t>度、通知等凡与本制度存在冲突的</w:t>
      </w:r>
      <w:r>
        <w:rPr>
          <w:rFonts w:hint="eastAsia" w:ascii="仿宋" w:hAnsi="仿宋" w:eastAsia="仿宋" w:cs="仿宋"/>
          <w:sz w:val="31"/>
          <w:szCs w:val="31"/>
          <w:lang w:val="en-US" w:eastAsia="zh-CN"/>
        </w:rPr>
        <w:t>均按本制度执行</w:t>
      </w:r>
    </w:p>
    <w:p w14:paraId="444909F5">
      <w:pPr>
        <w:spacing w:before="101" w:line="343" w:lineRule="auto"/>
        <w:ind w:right="256"/>
        <w:jc w:val="right"/>
        <w:rPr>
          <w:rFonts w:ascii="仿宋" w:hAnsi="仿宋" w:eastAsia="仿宋" w:cs="仿宋"/>
          <w:spacing w:val="6"/>
          <w:sz w:val="31"/>
          <w:szCs w:val="31"/>
        </w:rPr>
      </w:pPr>
      <w:r>
        <w:rPr>
          <w:rFonts w:ascii="仿宋" w:hAnsi="仿宋" w:eastAsia="仿宋" w:cs="仿宋"/>
          <w:spacing w:val="12"/>
          <w:sz w:val="31"/>
          <w:szCs w:val="31"/>
        </w:rPr>
        <w:t>华</w:t>
      </w:r>
      <w:r>
        <w:rPr>
          <w:rFonts w:ascii="仿宋" w:hAnsi="仿宋" w:eastAsia="仿宋" w:cs="仿宋"/>
          <w:spacing w:val="10"/>
          <w:sz w:val="31"/>
          <w:szCs w:val="31"/>
        </w:rPr>
        <w:t>润</w:t>
      </w:r>
      <w:r>
        <w:rPr>
          <w:rFonts w:ascii="仿宋" w:hAnsi="仿宋" w:eastAsia="仿宋" w:cs="仿宋"/>
          <w:spacing w:val="6"/>
          <w:sz w:val="31"/>
          <w:szCs w:val="31"/>
        </w:rPr>
        <w:t>啤酒(控股)有限公司</w:t>
      </w:r>
    </w:p>
    <w:p w14:paraId="676D5D92">
      <w:pPr>
        <w:spacing w:before="101" w:line="343" w:lineRule="auto"/>
        <w:ind w:right="256"/>
        <w:jc w:val="right"/>
        <w:rPr>
          <w:rFonts w:ascii="仿宋" w:hAnsi="仿宋" w:eastAsia="仿宋" w:cs="仿宋"/>
          <w:sz w:val="31"/>
          <w:szCs w:val="31"/>
        </w:rPr>
      </w:pPr>
      <w:r>
        <w:rPr>
          <w:rFonts w:ascii="仿宋" w:hAnsi="仿宋" w:eastAsia="仿宋" w:cs="仿宋"/>
          <w:spacing w:val="7"/>
          <w:sz w:val="31"/>
          <w:szCs w:val="31"/>
        </w:rPr>
        <w:t>二○二六年一月十六</w:t>
      </w:r>
      <w:r>
        <w:rPr>
          <w:rFonts w:ascii="仿宋" w:hAnsi="仿宋" w:eastAsia="仿宋" w:cs="仿宋"/>
          <w:spacing w:val="6"/>
          <w:sz w:val="31"/>
          <w:szCs w:val="31"/>
        </w:rPr>
        <w:t>日</w:t>
      </w:r>
    </w:p>
    <w:p w14:paraId="1D588609">
      <w:pPr>
        <w:spacing w:line="424" w:lineRule="auto"/>
        <w:rPr>
          <w:del w:id="810" w:author="咨询组" w:date="2026-01-23T13:10:27Z"/>
          <w:rFonts w:ascii="Arial"/>
          <w:sz w:val="21"/>
        </w:rPr>
      </w:pPr>
    </w:p>
    <w:p w14:paraId="6D961544">
      <w:pPr>
        <w:spacing w:before="101" w:line="343" w:lineRule="auto"/>
        <w:ind w:left="1540" w:right="258" w:hanging="1159"/>
        <w:rPr>
          <w:del w:id="811" w:author="咨询组" w:date="2026-01-23T13:10:27Z"/>
          <w:rFonts w:ascii="仿宋" w:hAnsi="仿宋" w:eastAsia="仿宋" w:cs="仿宋"/>
          <w:sz w:val="31"/>
          <w:szCs w:val="31"/>
        </w:rPr>
      </w:pPr>
      <w:del w:id="812" w:author="咨询组" w:date="2026-01-23T13:10:27Z">
        <w:r>
          <w:rPr>
            <w:rFonts w:ascii="仿宋" w:hAnsi="仿宋" w:eastAsia="仿宋" w:cs="仿宋"/>
            <w:spacing w:val="-1"/>
            <w:sz w:val="31"/>
            <w:szCs w:val="31"/>
          </w:rPr>
          <w:delText>华润雪花啤酒(中国)</w:delText>
        </w:r>
      </w:del>
      <w:del w:id="813" w:author="咨询组" w:date="2026-01-23T13:10:27Z">
        <w:r>
          <w:rPr>
            <w:rFonts w:ascii="仿宋" w:hAnsi="仿宋" w:eastAsia="仿宋" w:cs="仿宋"/>
            <w:sz w:val="31"/>
            <w:szCs w:val="31"/>
          </w:rPr>
          <w:delText>有限公司</w:delText>
        </w:r>
      </w:del>
      <w:del w:id="814" w:author="咨询组" w:date="2026-01-23T13:10:27Z">
        <w:r>
          <w:rPr>
            <w:rFonts w:ascii="仿宋" w:hAnsi="仿宋" w:eastAsia="仿宋" w:cs="仿宋"/>
            <w:spacing w:val="7"/>
            <w:sz w:val="31"/>
            <w:szCs w:val="31"/>
          </w:rPr>
          <w:delText>二○二六年一月十六</w:delText>
        </w:r>
      </w:del>
      <w:del w:id="815" w:author="咨询组" w:date="2026-01-23T13:10:27Z">
        <w:r>
          <w:rPr>
            <w:rFonts w:ascii="仿宋" w:hAnsi="仿宋" w:eastAsia="仿宋" w:cs="仿宋"/>
            <w:spacing w:val="6"/>
            <w:sz w:val="31"/>
            <w:szCs w:val="31"/>
          </w:rPr>
          <w:delText>日</w:delText>
        </w:r>
      </w:del>
    </w:p>
    <w:p w14:paraId="57C71D2F">
      <w:pPr>
        <w:spacing w:line="424" w:lineRule="auto"/>
        <w:rPr>
          <w:del w:id="816" w:author="咨询组" w:date="2026-01-23T13:10:27Z"/>
          <w:rFonts w:ascii="Arial"/>
          <w:sz w:val="21"/>
        </w:rPr>
      </w:pPr>
    </w:p>
    <w:p w14:paraId="11E116D1">
      <w:pPr>
        <w:spacing w:before="102" w:line="343" w:lineRule="auto"/>
        <w:ind w:left="1540" w:right="256" w:hanging="643"/>
        <w:rPr>
          <w:del w:id="817" w:author="咨询组" w:date="2026-01-23T13:10:27Z"/>
          <w:rFonts w:ascii="仿宋" w:hAnsi="仿宋" w:eastAsia="仿宋" w:cs="仿宋"/>
          <w:sz w:val="31"/>
          <w:szCs w:val="31"/>
        </w:rPr>
      </w:pPr>
      <w:del w:id="818" w:author="咨询组" w:date="2026-01-23T13:10:27Z">
        <w:r>
          <w:rPr>
            <w:rFonts w:ascii="仿宋" w:hAnsi="仿宋" w:eastAsia="仿宋" w:cs="仿宋"/>
            <w:spacing w:val="8"/>
            <w:sz w:val="31"/>
            <w:szCs w:val="31"/>
          </w:rPr>
          <w:delText>华润雪花电子商务有限公</w:delText>
        </w:r>
      </w:del>
      <w:del w:id="819" w:author="咨询组" w:date="2026-01-23T13:10:27Z">
        <w:r>
          <w:rPr>
            <w:rFonts w:ascii="仿宋" w:hAnsi="仿宋" w:eastAsia="仿宋" w:cs="仿宋"/>
            <w:spacing w:val="6"/>
            <w:sz w:val="31"/>
            <w:szCs w:val="31"/>
          </w:rPr>
          <w:delText>司</w:delText>
        </w:r>
      </w:del>
      <w:del w:id="820" w:author="咨询组" w:date="2026-01-23T13:10:27Z">
        <w:r>
          <w:rPr>
            <w:rFonts w:ascii="仿宋" w:hAnsi="仿宋" w:eastAsia="仿宋" w:cs="仿宋"/>
            <w:spacing w:val="7"/>
            <w:sz w:val="31"/>
            <w:szCs w:val="31"/>
          </w:rPr>
          <w:delText>二○二六年一月十六</w:delText>
        </w:r>
      </w:del>
      <w:del w:id="821" w:author="咨询组" w:date="2026-01-23T13:10:27Z">
        <w:r>
          <w:rPr>
            <w:rFonts w:ascii="仿宋" w:hAnsi="仿宋" w:eastAsia="仿宋" w:cs="仿宋"/>
            <w:spacing w:val="6"/>
            <w:sz w:val="31"/>
            <w:szCs w:val="31"/>
          </w:rPr>
          <w:delText>日</w:delText>
        </w:r>
      </w:del>
    </w:p>
    <w:p w14:paraId="108396F3">
      <w:pPr>
        <w:spacing w:line="14" w:lineRule="auto"/>
        <w:rPr>
          <w:del w:id="822" w:author="咨询组" w:date="2026-01-23T13:10:27Z"/>
          <w:rFonts w:ascii="Arial"/>
          <w:sz w:val="2"/>
        </w:rPr>
      </w:pPr>
      <w:del w:id="823" w:author="咨询组" w:date="2026-01-23T13:10:27Z">
        <w:r>
          <w:rPr>
            <w:rFonts w:ascii="Arial" w:hAnsi="Arial" w:eastAsia="Arial" w:cs="Arial"/>
            <w:sz w:val="2"/>
            <w:szCs w:val="2"/>
          </w:rPr>
          <w:br w:type="column"/>
        </w:r>
      </w:del>
    </w:p>
    <w:p w14:paraId="4E449230">
      <w:pPr>
        <w:spacing w:line="271" w:lineRule="auto"/>
        <w:rPr>
          <w:del w:id="824" w:author="咨询组" w:date="2026-01-23T13:10:27Z"/>
          <w:rFonts w:ascii="Arial"/>
          <w:sz w:val="21"/>
        </w:rPr>
      </w:pPr>
    </w:p>
    <w:p w14:paraId="5FEE7492">
      <w:pPr>
        <w:spacing w:line="272" w:lineRule="auto"/>
        <w:rPr>
          <w:del w:id="825" w:author="咨询组" w:date="2026-01-23T13:10:27Z"/>
          <w:rFonts w:ascii="Arial"/>
          <w:sz w:val="21"/>
        </w:rPr>
      </w:pPr>
    </w:p>
    <w:p w14:paraId="3BB14FD0">
      <w:pPr>
        <w:spacing w:line="272" w:lineRule="auto"/>
        <w:rPr>
          <w:del w:id="826" w:author="咨询组" w:date="2026-01-23T13:10:27Z"/>
          <w:rFonts w:ascii="Arial"/>
          <w:sz w:val="21"/>
        </w:rPr>
      </w:pPr>
    </w:p>
    <w:p w14:paraId="461544D3">
      <w:pPr>
        <w:spacing w:line="272" w:lineRule="auto"/>
        <w:rPr>
          <w:del w:id="827" w:author="咨询组" w:date="2026-01-23T13:10:27Z"/>
          <w:rFonts w:ascii="Arial"/>
          <w:sz w:val="21"/>
        </w:rPr>
      </w:pPr>
    </w:p>
    <w:p w14:paraId="50F98BB5">
      <w:pPr>
        <w:spacing w:line="272" w:lineRule="auto"/>
        <w:rPr>
          <w:del w:id="828" w:author="咨询组" w:date="2026-01-23T13:10:27Z"/>
          <w:rFonts w:ascii="Arial"/>
          <w:sz w:val="21"/>
        </w:rPr>
      </w:pPr>
    </w:p>
    <w:p w14:paraId="3A9B291C">
      <w:pPr>
        <w:spacing w:line="272" w:lineRule="auto"/>
        <w:rPr>
          <w:del w:id="829" w:author="咨询组" w:date="2026-01-23T13:10:27Z"/>
          <w:rFonts w:ascii="Arial"/>
          <w:sz w:val="21"/>
        </w:rPr>
      </w:pPr>
    </w:p>
    <w:p w14:paraId="0F16AD09">
      <w:pPr>
        <w:spacing w:before="101" w:line="333" w:lineRule="auto"/>
        <w:ind w:right="113"/>
        <w:jc w:val="right"/>
        <w:rPr>
          <w:del w:id="830" w:author="咨询组" w:date="2026-01-23T13:10:27Z"/>
          <w:rFonts w:ascii="仿宋" w:hAnsi="仿宋" w:eastAsia="仿宋" w:cs="仿宋"/>
          <w:sz w:val="31"/>
          <w:szCs w:val="31"/>
        </w:rPr>
      </w:pPr>
      <w:del w:id="831" w:author="咨询组" w:date="2026-01-23T13:10:27Z">
        <w:r>
          <w:rPr>
            <w:rFonts w:ascii="仿宋" w:hAnsi="仿宋" w:eastAsia="仿宋" w:cs="仿宋"/>
            <w:spacing w:val="-5"/>
            <w:sz w:val="31"/>
            <w:szCs w:val="31"/>
          </w:rPr>
          <w:delText>华</w:delText>
        </w:r>
      </w:del>
      <w:del w:id="832" w:author="咨询组" w:date="2026-01-23T13:10:27Z">
        <w:r>
          <w:rPr>
            <w:rFonts w:ascii="仿宋" w:hAnsi="仿宋" w:eastAsia="仿宋" w:cs="仿宋"/>
            <w:spacing w:val="-4"/>
            <w:sz w:val="31"/>
            <w:szCs w:val="31"/>
          </w:rPr>
          <w:delText>润雪花啤酒(中国)投资</w:delText>
        </w:r>
      </w:del>
      <w:del w:id="833" w:author="咨询组" w:date="2026-01-23T13:10:27Z">
        <w:r>
          <w:rPr>
            <w:rFonts w:ascii="仿宋" w:hAnsi="仿宋" w:eastAsia="仿宋" w:cs="仿宋"/>
            <w:spacing w:val="6"/>
            <w:sz w:val="31"/>
            <w:szCs w:val="31"/>
          </w:rPr>
          <w:delText>有</w:delText>
        </w:r>
      </w:del>
      <w:del w:id="834" w:author="咨询组" w:date="2026-01-23T13:10:27Z">
        <w:r>
          <w:rPr>
            <w:rFonts w:ascii="仿宋" w:hAnsi="仿宋" w:eastAsia="仿宋" w:cs="仿宋"/>
            <w:spacing w:val="4"/>
            <w:sz w:val="31"/>
            <w:szCs w:val="31"/>
          </w:rPr>
          <w:delText>限公司</w:delText>
        </w:r>
      </w:del>
    </w:p>
    <w:p w14:paraId="34152B5E">
      <w:pPr>
        <w:spacing w:before="1" w:line="222" w:lineRule="auto"/>
        <w:ind w:left="645"/>
        <w:rPr>
          <w:del w:id="835" w:author="咨询组" w:date="2026-01-23T13:10:27Z"/>
          <w:rFonts w:ascii="仿宋" w:hAnsi="仿宋" w:eastAsia="仿宋" w:cs="仿宋"/>
          <w:sz w:val="31"/>
          <w:szCs w:val="31"/>
        </w:rPr>
      </w:pPr>
      <w:del w:id="836" w:author="咨询组" w:date="2026-01-23T13:10:27Z">
        <w:r>
          <w:rPr>
            <w:rFonts w:ascii="仿宋" w:hAnsi="仿宋" w:eastAsia="仿宋" w:cs="仿宋"/>
            <w:spacing w:val="7"/>
            <w:sz w:val="31"/>
            <w:szCs w:val="31"/>
          </w:rPr>
          <w:delText>二○二六年一月十六</w:delText>
        </w:r>
      </w:del>
      <w:del w:id="837" w:author="咨询组" w:date="2026-01-23T13:10:27Z">
        <w:r>
          <w:rPr>
            <w:rFonts w:ascii="仿宋" w:hAnsi="仿宋" w:eastAsia="仿宋" w:cs="仿宋"/>
            <w:spacing w:val="6"/>
            <w:sz w:val="31"/>
            <w:szCs w:val="31"/>
          </w:rPr>
          <w:delText>日</w:delText>
        </w:r>
      </w:del>
    </w:p>
    <w:p w14:paraId="573EEBFA">
      <w:pPr>
        <w:spacing w:line="320" w:lineRule="auto"/>
        <w:rPr>
          <w:del w:id="838" w:author="咨询组" w:date="2026-01-23T13:10:27Z"/>
          <w:rFonts w:ascii="Arial"/>
          <w:sz w:val="21"/>
        </w:rPr>
      </w:pPr>
    </w:p>
    <w:p w14:paraId="48EE287B">
      <w:pPr>
        <w:spacing w:line="321" w:lineRule="auto"/>
        <w:rPr>
          <w:del w:id="839" w:author="咨询组" w:date="2026-01-23T13:10:27Z"/>
          <w:rFonts w:ascii="Arial"/>
          <w:sz w:val="21"/>
        </w:rPr>
      </w:pPr>
    </w:p>
    <w:p w14:paraId="5CCB7DDC">
      <w:pPr>
        <w:spacing w:before="101" w:line="334" w:lineRule="auto"/>
        <w:ind w:right="113"/>
        <w:jc w:val="right"/>
        <w:rPr>
          <w:del w:id="840" w:author="咨询组" w:date="2026-01-23T13:10:27Z"/>
          <w:rFonts w:ascii="仿宋" w:hAnsi="仿宋" w:eastAsia="仿宋" w:cs="仿宋"/>
          <w:sz w:val="31"/>
          <w:szCs w:val="31"/>
        </w:rPr>
      </w:pPr>
      <w:del w:id="841" w:author="咨询组" w:date="2026-01-23T13:10:27Z">
        <w:r>
          <w:rPr>
            <w:rFonts w:ascii="仿宋" w:hAnsi="仿宋" w:eastAsia="仿宋" w:cs="仿宋"/>
            <w:spacing w:val="-5"/>
            <w:sz w:val="31"/>
            <w:szCs w:val="31"/>
          </w:rPr>
          <w:delText>华</w:delText>
        </w:r>
      </w:del>
      <w:del w:id="842" w:author="咨询组" w:date="2026-01-23T13:10:27Z">
        <w:r>
          <w:rPr>
            <w:rFonts w:ascii="仿宋" w:hAnsi="仿宋" w:eastAsia="仿宋" w:cs="仿宋"/>
            <w:spacing w:val="-4"/>
            <w:sz w:val="31"/>
            <w:szCs w:val="31"/>
          </w:rPr>
          <w:delText>润雪花啤酒(中国)有限</w:delText>
        </w:r>
      </w:del>
      <w:del w:id="843" w:author="咨询组" w:date="2026-01-23T13:10:27Z">
        <w:r>
          <w:rPr>
            <w:rFonts w:ascii="仿宋" w:hAnsi="仿宋" w:eastAsia="仿宋" w:cs="仿宋"/>
            <w:spacing w:val="9"/>
            <w:sz w:val="31"/>
            <w:szCs w:val="31"/>
          </w:rPr>
          <w:delText>公</w:delText>
        </w:r>
      </w:del>
      <w:del w:id="844" w:author="咨询组" w:date="2026-01-23T13:10:27Z">
        <w:r>
          <w:rPr>
            <w:rFonts w:ascii="仿宋" w:hAnsi="仿宋" w:eastAsia="仿宋" w:cs="仿宋"/>
            <w:spacing w:val="8"/>
            <w:sz w:val="31"/>
            <w:szCs w:val="31"/>
          </w:rPr>
          <w:delText>司成都分公司</w:delText>
        </w:r>
      </w:del>
    </w:p>
    <w:p w14:paraId="6743EA2C">
      <w:pPr>
        <w:spacing w:before="1" w:line="222" w:lineRule="auto"/>
        <w:ind w:left="645"/>
        <w:rPr>
          <w:rFonts w:ascii="仿宋" w:hAnsi="仿宋" w:eastAsia="仿宋" w:cs="仿宋"/>
          <w:sz w:val="31"/>
          <w:szCs w:val="31"/>
        </w:rPr>
      </w:pPr>
      <w:del w:id="845" w:author="咨询组" w:date="2026-01-23T13:10:27Z">
        <w:r>
          <w:rPr>
            <w:rFonts w:ascii="仿宋" w:hAnsi="仿宋" w:eastAsia="仿宋" w:cs="仿宋"/>
            <w:spacing w:val="7"/>
            <w:sz w:val="31"/>
            <w:szCs w:val="31"/>
          </w:rPr>
          <w:delText>二○二六年一月十六</w:delText>
        </w:r>
      </w:del>
      <w:del w:id="846" w:author="咨询组" w:date="2026-01-23T13:10:27Z">
        <w:r>
          <w:rPr>
            <w:rFonts w:ascii="仿宋" w:hAnsi="仿宋" w:eastAsia="仿宋" w:cs="仿宋"/>
            <w:spacing w:val="6"/>
            <w:sz w:val="31"/>
            <w:szCs w:val="31"/>
          </w:rPr>
          <w:delText>日</w:delText>
        </w:r>
      </w:del>
    </w:p>
    <w:sectPr>
      <w:type w:val="continuous"/>
      <w:pgSz w:w="11906" w:h="16839"/>
      <w:pgMar w:top="163" w:right="1576" w:bottom="902" w:left="1333" w:header="0" w:footer="729" w:gutter="0"/>
      <w:cols w:equalWidth="0" w:num="2">
        <w:col w:w="4969" w:space="100"/>
        <w:col w:w="3928"/>
      </w:cols>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咨询组" w:date="2025-09-04T15:26:50Z" w:initials="咨询组">
    <w:p w14:paraId="6BCC1230">
      <w:pPr>
        <w:pStyle w:val="2"/>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根据《</w:t>
      </w:r>
      <w:r>
        <w:rPr>
          <w:rFonts w:hint="eastAsia" w:ascii="仿宋" w:hAnsi="仿宋" w:eastAsia="仿宋" w:cs="仿宋"/>
          <w:b w:val="0"/>
          <w:bCs w:val="0"/>
          <w:sz w:val="28"/>
          <w:szCs w:val="28"/>
          <w:u w:val="single"/>
        </w:rPr>
        <w:t>关于发布《华润啤酒考勤休假管理制度》政策解读的通知</w:t>
      </w:r>
      <w:r>
        <w:rPr>
          <w:rFonts w:hint="eastAsia" w:ascii="仿宋" w:hAnsi="仿宋" w:eastAsia="仿宋" w:cs="仿宋"/>
          <w:b w:val="0"/>
          <w:bCs w:val="0"/>
          <w:sz w:val="28"/>
          <w:szCs w:val="28"/>
          <w:u w:val="single"/>
          <w:lang w:eastAsia="zh-CN"/>
        </w:rPr>
        <w:t>》</w:t>
      </w:r>
      <w:r>
        <w:rPr>
          <w:rFonts w:hint="eastAsia" w:ascii="仿宋" w:hAnsi="仿宋" w:eastAsia="仿宋" w:cs="仿宋"/>
          <w:b w:val="0"/>
          <w:bCs w:val="0"/>
          <w:sz w:val="28"/>
          <w:szCs w:val="28"/>
          <w:u w:val="single"/>
          <w:lang w:val="en-US" w:eastAsia="zh-CN"/>
        </w:rPr>
        <w:t>第三条，补充此内容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BCC123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咨询组">
    <w15:presenceInfo w15:providerId="None" w15:userId="咨询组"/>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0723BC9"/>
    <w:rsid w:val="011908AC"/>
    <w:rsid w:val="0603356B"/>
    <w:rsid w:val="06CA72CC"/>
    <w:rsid w:val="09831EA8"/>
    <w:rsid w:val="0B6F3FD2"/>
    <w:rsid w:val="0D9506F4"/>
    <w:rsid w:val="1104237A"/>
    <w:rsid w:val="15154D22"/>
    <w:rsid w:val="15B939C2"/>
    <w:rsid w:val="165B2E3B"/>
    <w:rsid w:val="1F9178C6"/>
    <w:rsid w:val="24526424"/>
    <w:rsid w:val="2EFF79A7"/>
    <w:rsid w:val="34961252"/>
    <w:rsid w:val="39C20ECF"/>
    <w:rsid w:val="403A30ED"/>
    <w:rsid w:val="45CD3A13"/>
    <w:rsid w:val="4CFA6659"/>
    <w:rsid w:val="602437C9"/>
    <w:rsid w:val="60475E7D"/>
    <w:rsid w:val="60C53352"/>
    <w:rsid w:val="63B62B38"/>
    <w:rsid w:val="67B63BB5"/>
    <w:rsid w:val="728458FF"/>
    <w:rsid w:val="73AB0CD2"/>
    <w:rsid w:val="75D41469"/>
    <w:rsid w:val="760C2A3B"/>
    <w:rsid w:val="79A832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6">
    <w:name w:val="Table Normal"/>
    <w:semiHidden/>
    <w:unhideWhenUsed/>
    <w:qFormat/>
    <w:uiPriority w:val="0"/>
    <w:tblPr>
      <w:tblCellMar>
        <w:top w:w="0" w:type="dxa"/>
        <w:left w:w="0" w:type="dxa"/>
        <w:bottom w:w="0" w:type="dxa"/>
        <w:right w:w="0" w:type="dxa"/>
      </w:tblCellMar>
    </w:tbl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TotalTime>20</TotalTime>
  <ScaleCrop>false</ScaleCrop>
  <LinksUpToDate>false</LinksUpToDate>
  <Application>WPS Office_12.8.2.19435_F1E327BC-269C-435d-A152-05C5408002CA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2026-01-20T09:25:00Z</dcterms:created>
  <dc:creator>李伟娜</dc:creator>
  <cp:lastModifiedBy>咨询组</cp:lastModifiedBy>
  <dcterms:modified xsi:type="dcterms:W3CDTF">2026-01-23T06:08:06Z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2026-01-23T09:16:29Z</vt:filetime>
  </property>
  <property fmtid="{D5CDD505-2E9C-101B-9397-08002B2CF9AE}" pid="4" name="KSOProductBuildVer">
    <vt:lpwstr>2052-12.8.2.19435</vt:lpwstr>
  </property>
  <property fmtid="{D5CDD505-2E9C-101B-9397-08002B2CF9AE}" pid="5" name="ICV">
    <vt:lpwstr>4323FF6709A7472A8C65BF792CD22D16_12</vt:lpwstr>
  </property>
</Properties>
</file>
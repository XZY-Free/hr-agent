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BADDE">
      <w:pPr>
        <w:spacing w:line="480" w:lineRule="auto"/>
        <w:ind w:left="840" w:firstLine="420"/>
        <w:outlineLvl w:val="0"/>
        <w:rPr>
          <w:rFonts w:hint="eastAsia" w:asciiTheme="minorEastAsia" w:hAnsiTheme="minorEastAsia"/>
          <w:sz w:val="36"/>
          <w:szCs w:val="36"/>
        </w:rPr>
      </w:pPr>
    </w:p>
    <w:p w14:paraId="236A0055">
      <w:pPr>
        <w:spacing w:line="480" w:lineRule="auto"/>
        <w:ind w:left="840" w:firstLine="420"/>
        <w:outlineLvl w:val="0"/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</w:pPr>
    </w:p>
    <w:p w14:paraId="349B78D3">
      <w:pPr>
        <w:spacing w:line="480" w:lineRule="auto"/>
        <w:ind w:left="840" w:firstLine="420"/>
        <w:outlineLvl w:val="0"/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</w:pPr>
    </w:p>
    <w:p w14:paraId="4B76F61E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华润啤酒人力资源知识库（信息系统）</w:t>
      </w:r>
    </w:p>
    <w:p w14:paraId="2DCCB0F8">
      <w:pPr>
        <w:jc w:val="center"/>
        <w:rPr>
          <w:b/>
          <w:bCs/>
          <w:sz w:val="48"/>
          <w:szCs w:val="48"/>
        </w:rPr>
      </w:pPr>
    </w:p>
    <w:p w14:paraId="20ADEC4B">
      <w:pPr>
        <w:jc w:val="center"/>
        <w:rPr>
          <w:b/>
          <w:bCs/>
          <w:sz w:val="48"/>
          <w:szCs w:val="48"/>
        </w:rPr>
      </w:pPr>
    </w:p>
    <w:p w14:paraId="4B4EB6B0">
      <w:pPr>
        <w:jc w:val="center"/>
        <w:rPr>
          <w:b/>
          <w:bCs/>
          <w:sz w:val="48"/>
          <w:szCs w:val="48"/>
        </w:rPr>
      </w:pPr>
    </w:p>
    <w:p w14:paraId="25C355AE">
      <w:pPr>
        <w:spacing w:line="480" w:lineRule="auto"/>
        <w:jc w:val="center"/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color w:val="000000" w:themeColor="text1"/>
          <w:sz w:val="48"/>
          <w:szCs w:val="36"/>
          <w:lang w:val="en-US" w:eastAsia="zh-CN"/>
          <w14:textFill>
            <w14:solidFill>
              <w14:schemeClr w14:val="tx1"/>
            </w14:solidFill>
          </w14:textFill>
        </w:rPr>
        <w:t>绩效</w:t>
      </w:r>
      <w:r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  <w:t>管理系统（</w:t>
      </w:r>
      <w:r>
        <w:rPr>
          <w:rFonts w:hint="eastAsia" w:cs="Arial" w:asciiTheme="minorEastAsia" w:hAnsiTheme="minorEastAsia"/>
          <w:b/>
          <w:color w:val="000000" w:themeColor="text1"/>
          <w:sz w:val="48"/>
          <w:szCs w:val="36"/>
          <w:lang w:val="en-US" w:eastAsia="zh-CN"/>
          <w14:textFill>
            <w14:solidFill>
              <w14:schemeClr w14:val="tx1"/>
            </w14:solidFill>
          </w14:textFill>
        </w:rPr>
        <w:t>员工</w:t>
      </w:r>
      <w:r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  <w:t>）</w:t>
      </w:r>
    </w:p>
    <w:p w14:paraId="51BAC296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04C7CE2F">
      <w:pPr>
        <w:spacing w:line="480" w:lineRule="auto"/>
        <w:jc w:val="center"/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编写：</w:t>
      </w:r>
      <w:r>
        <w:rPr>
          <w:rFonts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 xml:space="preserve">HR共享中心 </w:t>
      </w: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信息组</w:t>
      </w:r>
    </w:p>
    <w:p w14:paraId="003DA4D0">
      <w:pPr>
        <w:spacing w:line="480" w:lineRule="auto"/>
        <w:jc w:val="center"/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时间：2025年1</w:t>
      </w: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月</w:t>
      </w:r>
    </w:p>
    <w:p w14:paraId="57E87AD4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0CBD0ADC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4B5654BD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49FDC70D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27CA293F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119D2277">
      <w:pPr>
        <w:pStyle w:val="16"/>
        <w:rPr>
          <w:rFonts w:hint="eastAsia" w:asciiTheme="minorEastAsia" w:hAnsiTheme="minorEastAsia" w:eastAsiaTheme="minorEastAsia"/>
          <w:sz w:val="36"/>
          <w:szCs w:val="36"/>
        </w:rPr>
      </w:pPr>
    </w:p>
    <w:p w14:paraId="6A1135AE">
      <w:pPr>
        <w:pStyle w:val="16"/>
        <w:rPr>
          <w:rFonts w:hint="eastAsia" w:asciiTheme="minorEastAsia" w:hAnsiTheme="minorEastAsia" w:eastAsiaTheme="minorEastAsia"/>
          <w:sz w:val="36"/>
          <w:szCs w:val="36"/>
        </w:rPr>
        <w:sectPr>
          <w:headerReference r:id="rId5" w:type="default"/>
          <w:footerReference r:id="rId6" w:type="default"/>
          <w:pgSz w:w="11905" w:h="16840"/>
          <w:pgMar w:top="1440" w:right="1800" w:bottom="1440" w:left="1800" w:header="720" w:footer="720" w:gutter="0"/>
          <w:cols w:space="720" w:num="1"/>
        </w:sectPr>
      </w:pPr>
    </w:p>
    <w:p w14:paraId="35922144">
      <w:pPr>
        <w:jc w:val="center"/>
        <w:rPr>
          <w:sz w:val="40"/>
          <w:szCs w:val="44"/>
        </w:rPr>
      </w:pPr>
      <w:r>
        <w:rPr>
          <w:rFonts w:ascii="宋体" w:hAnsi="宋体" w:eastAsia="宋体"/>
          <w:sz w:val="40"/>
          <w:szCs w:val="44"/>
        </w:rPr>
        <w:t>目录</w:t>
      </w:r>
    </w:p>
    <w:p w14:paraId="42130658">
      <w:pPr>
        <w:pStyle w:val="11"/>
        <w:tabs>
          <w:tab w:val="right" w:leader="dot" w:pos="9745"/>
          <w:tab w:val="clear" w:pos="8295"/>
        </w:tabs>
        <w:rPr>
          <w:rStyle w:val="21"/>
          <w:rFonts w:hint="eastAsia" w:eastAsiaTheme="minorEastAsia"/>
          <w:lang w:val="en-US" w:eastAsia="zh-CN"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rPr>
          <w:rFonts w:hint="eastAsia" w:asciiTheme="minorEastAsia" w:hAnsiTheme="minorEastAsia"/>
          <w:color w:val="auto"/>
          <w:szCs w:val="18"/>
          <w:u w:val="none"/>
        </w:rPr>
        <w:fldChar w:fldCharType="begin"/>
      </w:r>
      <w:r>
        <w:rPr>
          <w:rFonts w:hint="eastAsia" w:asciiTheme="minorEastAsia" w:hAnsiTheme="minorEastAsia"/>
          <w:color w:val="auto"/>
          <w:szCs w:val="18"/>
          <w:u w:val="none"/>
        </w:rPr>
        <w:instrText xml:space="preserve"> HYPERLINK \l "一、绩效计划制定" </w:instrText>
      </w:r>
      <w:r>
        <w:rPr>
          <w:rFonts w:hint="eastAsia" w:asciiTheme="minorEastAsia" w:hAnsiTheme="minorEastAsia"/>
          <w:color w:val="auto"/>
          <w:szCs w:val="18"/>
          <w:u w:val="none"/>
        </w:rPr>
        <w:fldChar w:fldCharType="separate"/>
      </w:r>
      <w:r>
        <w:rPr>
          <w:rStyle w:val="21"/>
          <w:rFonts w:hint="eastAsia" w:asciiTheme="minorEastAsia" w:hAnsiTheme="minorEastAsia"/>
          <w:szCs w:val="18"/>
        </w:rPr>
        <w:t>一、</w:t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绩效计划制定</w:t>
      </w:r>
      <w:r>
        <w:rPr>
          <w:rStyle w:val="21"/>
        </w:rPr>
        <w:tab/>
      </w:r>
      <w:r>
        <w:rPr>
          <w:rStyle w:val="21"/>
          <w:rFonts w:hint="eastAsia"/>
          <w:lang w:val="en-US" w:eastAsia="zh-CN"/>
        </w:rPr>
        <w:t>3</w:t>
      </w:r>
    </w:p>
    <w:p w14:paraId="053CF626">
      <w:pPr>
        <w:pStyle w:val="11"/>
        <w:tabs>
          <w:tab w:val="right" w:leader="dot" w:pos="9745"/>
          <w:tab w:val="clear" w:pos="8295"/>
        </w:tabs>
        <w:rPr>
          <w:rStyle w:val="21"/>
          <w:rFonts w:hint="eastAsia" w:eastAsiaTheme="minorEastAsia"/>
          <w:lang w:eastAsia="zh-CN"/>
        </w:rPr>
      </w:pPr>
      <w:r>
        <w:rPr>
          <w:rFonts w:hint="eastAsia" w:asciiTheme="minorEastAsia" w:hAnsiTheme="minorEastAsia"/>
          <w:color w:val="auto"/>
          <w:szCs w:val="18"/>
          <w:u w:val="none"/>
        </w:rPr>
        <w:fldChar w:fldCharType="end"/>
      </w:r>
      <w:r>
        <w:rPr>
          <w:rFonts w:hint="eastAsia" w:asciiTheme="minorEastAsia" w:hAnsiTheme="minorEastAsia"/>
          <w:color w:val="auto"/>
          <w:szCs w:val="18"/>
          <w:u w:val="none"/>
        </w:rPr>
        <w:fldChar w:fldCharType="begin"/>
      </w:r>
      <w:r>
        <w:rPr>
          <w:rFonts w:hint="eastAsia" w:asciiTheme="minorEastAsia" w:hAnsiTheme="minorEastAsia"/>
          <w:color w:val="auto"/>
          <w:szCs w:val="18"/>
          <w:u w:val="none"/>
        </w:rPr>
        <w:instrText xml:space="preserve"> HYPERLINK \l "二、绩效考核评价" </w:instrText>
      </w:r>
      <w:r>
        <w:rPr>
          <w:rFonts w:hint="eastAsia" w:asciiTheme="minorEastAsia" w:hAnsiTheme="minorEastAsia"/>
          <w:color w:val="auto"/>
          <w:szCs w:val="18"/>
          <w:u w:val="none"/>
        </w:rPr>
        <w:fldChar w:fldCharType="separate"/>
      </w:r>
      <w:r>
        <w:rPr>
          <w:rStyle w:val="21"/>
          <w:rFonts w:hint="eastAsia" w:asciiTheme="minorEastAsia" w:hAnsiTheme="minorEastAsia"/>
          <w:szCs w:val="18"/>
        </w:rPr>
        <w:t>二、</w:t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绩效考核评价</w:t>
      </w:r>
      <w:r>
        <w:rPr>
          <w:rStyle w:val="21"/>
        </w:rPr>
        <w:tab/>
      </w:r>
      <w:r>
        <w:rPr>
          <w:rStyle w:val="21"/>
          <w:rFonts w:hint="eastAsia"/>
          <w:lang w:val="en-US" w:eastAsia="zh-CN"/>
        </w:rPr>
        <w:t>4</w:t>
      </w:r>
    </w:p>
    <w:p w14:paraId="1707028E">
      <w:pPr>
        <w:pStyle w:val="11"/>
        <w:tabs>
          <w:tab w:val="right" w:leader="dot" w:pos="9745"/>
          <w:tab w:val="clear" w:pos="8295"/>
        </w:tabs>
        <w:rPr>
          <w:rStyle w:val="21"/>
          <w:rFonts w:hint="eastAsia" w:eastAsiaTheme="minorEastAsia"/>
          <w:lang w:eastAsia="zh-CN"/>
        </w:rPr>
      </w:pPr>
      <w:r>
        <w:rPr>
          <w:rFonts w:hint="eastAsia" w:asciiTheme="minorEastAsia" w:hAnsiTheme="minorEastAsia"/>
          <w:color w:val="auto"/>
          <w:szCs w:val="18"/>
          <w:u w:val="none"/>
        </w:rPr>
        <w:fldChar w:fldCharType="end"/>
      </w:r>
      <w:r>
        <w:rPr>
          <w:rFonts w:hint="eastAsia" w:asciiTheme="minorEastAsia" w:hAnsiTheme="minorEastAsia"/>
          <w:color w:val="auto"/>
          <w:szCs w:val="18"/>
          <w:u w:val="none"/>
        </w:rPr>
        <w:fldChar w:fldCharType="begin"/>
      </w:r>
      <w:r>
        <w:rPr>
          <w:rFonts w:hint="eastAsia" w:asciiTheme="minorEastAsia" w:hAnsiTheme="minorEastAsia"/>
          <w:color w:val="auto"/>
          <w:szCs w:val="18"/>
          <w:u w:val="none"/>
        </w:rPr>
        <w:instrText xml:space="preserve"> HYPERLINK \l "三、绩效审批" </w:instrText>
      </w:r>
      <w:r>
        <w:rPr>
          <w:rFonts w:hint="eastAsia" w:asciiTheme="minorEastAsia" w:hAnsiTheme="minorEastAsia"/>
          <w:color w:val="auto"/>
          <w:szCs w:val="18"/>
          <w:u w:val="none"/>
        </w:rPr>
        <w:fldChar w:fldCharType="separate"/>
      </w:r>
      <w:r>
        <w:rPr>
          <w:rStyle w:val="21"/>
          <w:rFonts w:hint="eastAsia" w:asciiTheme="minorEastAsia" w:hAnsiTheme="minorEastAsia"/>
          <w:szCs w:val="18"/>
        </w:rPr>
        <w:t>三、</w:t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绩效审批</w:t>
      </w:r>
      <w:r>
        <w:rPr>
          <w:rStyle w:val="21"/>
        </w:rPr>
        <w:tab/>
      </w:r>
      <w:r>
        <w:rPr>
          <w:rStyle w:val="21"/>
          <w:rFonts w:hint="eastAsia"/>
          <w:lang w:val="en-US" w:eastAsia="zh-CN"/>
        </w:rPr>
        <w:t>4</w:t>
      </w:r>
    </w:p>
    <w:p w14:paraId="35FC87AD">
      <w:pPr>
        <w:pStyle w:val="11"/>
        <w:tabs>
          <w:tab w:val="right" w:leader="dot" w:pos="9745"/>
          <w:tab w:val="clear" w:pos="8295"/>
        </w:tabs>
        <w:rPr>
          <w:rFonts w:hint="eastAsia"/>
          <w:color w:val="auto"/>
          <w:u w:val="none"/>
          <w:lang w:val="en-US" w:eastAsia="zh-CN"/>
        </w:rPr>
      </w:pPr>
      <w:r>
        <w:rPr>
          <w:rFonts w:hint="eastAsia" w:asciiTheme="minorEastAsia" w:hAnsiTheme="minorEastAsia"/>
          <w:color w:val="auto"/>
          <w:szCs w:val="18"/>
          <w:u w:val="none"/>
        </w:rPr>
        <w:fldChar w:fldCharType="end"/>
      </w:r>
      <w:r>
        <w:rPr>
          <w:rFonts w:hint="eastAsia" w:asciiTheme="minorEastAsia" w:hAnsiTheme="minorEastAsia"/>
          <w:color w:val="auto"/>
          <w:szCs w:val="18"/>
          <w:u w:val="none"/>
        </w:rPr>
        <w:fldChar w:fldCharType="begin"/>
      </w:r>
      <w:r>
        <w:rPr>
          <w:rFonts w:hint="eastAsia" w:asciiTheme="minorEastAsia" w:hAnsiTheme="minorEastAsia"/>
          <w:color w:val="auto"/>
          <w:szCs w:val="18"/>
          <w:u w:val="none"/>
        </w:rPr>
        <w:instrText xml:space="preserve"> HYPERLINK \l "四、绩效辅导" </w:instrText>
      </w:r>
      <w:r>
        <w:rPr>
          <w:rFonts w:hint="eastAsia" w:asciiTheme="minorEastAsia" w:hAnsiTheme="minorEastAsia"/>
          <w:color w:val="auto"/>
          <w:szCs w:val="18"/>
          <w:u w:val="none"/>
        </w:rPr>
        <w:fldChar w:fldCharType="separate"/>
      </w:r>
      <w:r>
        <w:rPr>
          <w:rStyle w:val="21"/>
          <w:rFonts w:hint="eastAsia" w:asciiTheme="minorEastAsia" w:hAnsiTheme="minorEastAsia"/>
          <w:szCs w:val="18"/>
        </w:rPr>
        <w:t>四、</w:t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绩效辅导</w:t>
      </w:r>
      <w:r>
        <w:rPr>
          <w:rStyle w:val="21"/>
        </w:rPr>
        <w:tab/>
      </w:r>
      <w:r>
        <w:rPr>
          <w:rStyle w:val="21"/>
          <w:rFonts w:hint="eastAsia"/>
          <w:lang w:val="en-US" w:eastAsia="zh-CN"/>
        </w:rPr>
        <w:t>4</w:t>
      </w:r>
      <w:r>
        <w:rPr>
          <w:rFonts w:hint="eastAsia" w:asciiTheme="minorEastAsia" w:hAnsiTheme="minorEastAsia"/>
          <w:color w:val="auto"/>
          <w:szCs w:val="18"/>
          <w:u w:val="none"/>
        </w:rPr>
        <w:fldChar w:fldCharType="end"/>
      </w:r>
    </w:p>
    <w:p w14:paraId="2CB68B54">
      <w:pPr>
        <w:pStyle w:val="11"/>
        <w:tabs>
          <w:tab w:val="right" w:leader="dot" w:pos="9745"/>
          <w:tab w:val="clear" w:pos="8295"/>
        </w:tabs>
        <w:rPr>
          <w:rFonts w:hint="eastAsia" w:eastAsiaTheme="minorEastAsia"/>
          <w:color w:val="auto"/>
          <w:u w:val="none"/>
          <w:lang w:val="en-US" w:eastAsia="zh-CN"/>
        </w:rPr>
      </w:pP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fldChar w:fldCharType="begin"/>
      </w: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instrText xml:space="preserve"> HYPERLINK \l "五、绩效申诉" </w:instrText>
      </w: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fldChar w:fldCharType="separate"/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五</w:t>
      </w:r>
      <w:r>
        <w:rPr>
          <w:rStyle w:val="21"/>
          <w:rFonts w:hint="eastAsia" w:asciiTheme="minorEastAsia" w:hAnsiTheme="minorEastAsia"/>
          <w:szCs w:val="18"/>
        </w:rPr>
        <w:t>、</w:t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绩效申诉</w:t>
      </w:r>
      <w:r>
        <w:rPr>
          <w:rStyle w:val="21"/>
        </w:rPr>
        <w:tab/>
      </w:r>
      <w:r>
        <w:rPr>
          <w:rStyle w:val="21"/>
          <w:rFonts w:hint="eastAsia"/>
          <w:lang w:val="en-US" w:eastAsia="zh-CN"/>
        </w:rPr>
        <w:t>5</w:t>
      </w: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fldChar w:fldCharType="end"/>
      </w:r>
    </w:p>
    <w:p w14:paraId="1C585091">
      <w:pPr>
        <w:pStyle w:val="11"/>
        <w:tabs>
          <w:tab w:val="right" w:leader="dot" w:pos="9745"/>
          <w:tab w:val="clear" w:pos="8295"/>
        </w:tabs>
        <w:rPr>
          <w:rFonts w:hint="eastAsia" w:eastAsiaTheme="minorEastAsia"/>
          <w:color w:val="auto"/>
          <w:u w:val="none"/>
          <w:lang w:val="en-US" w:eastAsia="zh-CN"/>
        </w:rPr>
      </w:pP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fldChar w:fldCharType="begin"/>
      </w: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instrText xml:space="preserve"> HYPERLINK \l "六、绩效异常处理" </w:instrText>
      </w: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fldChar w:fldCharType="separate"/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六</w:t>
      </w:r>
      <w:r>
        <w:rPr>
          <w:rStyle w:val="21"/>
          <w:rFonts w:hint="eastAsia" w:asciiTheme="minorEastAsia" w:hAnsiTheme="minorEastAsia"/>
          <w:szCs w:val="18"/>
        </w:rPr>
        <w:t>、</w:t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绩效异常处理</w:t>
      </w:r>
      <w:r>
        <w:rPr>
          <w:rStyle w:val="21"/>
        </w:rPr>
        <w:tab/>
      </w:r>
      <w:r>
        <w:rPr>
          <w:rStyle w:val="21"/>
          <w:rFonts w:hint="eastAsia"/>
          <w:lang w:val="en-US" w:eastAsia="zh-CN"/>
        </w:rPr>
        <w:t>6</w:t>
      </w: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fldChar w:fldCharType="end"/>
      </w:r>
    </w:p>
    <w:p w14:paraId="596F221C">
      <w:pPr>
        <w:pStyle w:val="11"/>
        <w:tabs>
          <w:tab w:val="right" w:leader="dot" w:pos="9745"/>
          <w:tab w:val="clear" w:pos="8295"/>
        </w:tabs>
        <w:rPr>
          <w:rFonts w:hint="eastAsia" w:eastAsiaTheme="minorEastAsia"/>
          <w:color w:val="auto"/>
          <w:u w:val="none"/>
          <w:lang w:val="en-US" w:eastAsia="zh-CN"/>
        </w:rPr>
      </w:pP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fldChar w:fldCharType="begin"/>
      </w: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instrText xml:space="preserve"> HYPERLINK \l "七、其他" </w:instrText>
      </w: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fldChar w:fldCharType="separate"/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七</w:t>
      </w:r>
      <w:r>
        <w:rPr>
          <w:rStyle w:val="21"/>
          <w:rFonts w:hint="eastAsia" w:asciiTheme="minorEastAsia" w:hAnsiTheme="minorEastAsia"/>
          <w:szCs w:val="18"/>
        </w:rPr>
        <w:t>、</w:t>
      </w:r>
      <w:r>
        <w:rPr>
          <w:rStyle w:val="21"/>
          <w:rFonts w:hint="eastAsia" w:asciiTheme="minorEastAsia" w:hAnsiTheme="minorEastAsia"/>
          <w:szCs w:val="18"/>
          <w:lang w:val="en-US" w:eastAsia="zh-CN"/>
        </w:rPr>
        <w:t>其他</w:t>
      </w:r>
      <w:r>
        <w:rPr>
          <w:rStyle w:val="21"/>
        </w:rPr>
        <w:tab/>
      </w:r>
      <w:r>
        <w:rPr>
          <w:rStyle w:val="21"/>
          <w:rFonts w:hint="eastAsia"/>
          <w:lang w:val="en-US" w:eastAsia="zh-CN"/>
        </w:rPr>
        <w:t>7</w:t>
      </w:r>
      <w:r>
        <w:rPr>
          <w:rFonts w:hint="eastAsia" w:asciiTheme="minorEastAsia" w:hAnsiTheme="minorEastAsia"/>
          <w:color w:val="auto"/>
          <w:szCs w:val="18"/>
          <w:u w:val="none"/>
          <w:lang w:val="en-US" w:eastAsia="zh-CN"/>
        </w:rPr>
        <w:fldChar w:fldCharType="end"/>
      </w:r>
    </w:p>
    <w:p w14:paraId="40D35DB8">
      <w:pPr>
        <w:rPr>
          <w:rFonts w:hint="eastAsia"/>
          <w:color w:val="auto"/>
          <w:u w:val="none"/>
          <w:lang w:eastAsia="zh-CN"/>
        </w:rPr>
      </w:pPr>
    </w:p>
    <w:p w14:paraId="55036B09">
      <w:pPr>
        <w:rPr>
          <w:rFonts w:hint="eastAsia"/>
          <w:color w:val="auto"/>
          <w:u w:val="none"/>
          <w:lang w:eastAsia="zh-CN"/>
        </w:rPr>
      </w:pPr>
    </w:p>
    <w:p w14:paraId="09FAF2B8">
      <w:pPr>
        <w:rPr>
          <w:rFonts w:hint="eastAsia"/>
          <w:color w:val="auto"/>
          <w:u w:val="none"/>
          <w:lang w:eastAsia="zh-CN"/>
        </w:rPr>
      </w:pPr>
    </w:p>
    <w:p w14:paraId="453DA1E4">
      <w:pPr>
        <w:rPr>
          <w:rFonts w:hint="eastAsia"/>
          <w:color w:val="auto"/>
          <w:u w:val="none"/>
          <w:lang w:eastAsia="zh-CN"/>
        </w:rPr>
      </w:pPr>
    </w:p>
    <w:p w14:paraId="5F32944C">
      <w:pPr>
        <w:rPr>
          <w:rFonts w:hint="eastAsia"/>
          <w:color w:val="auto"/>
          <w:u w:val="none"/>
          <w:lang w:eastAsia="zh-CN"/>
        </w:rPr>
      </w:pPr>
    </w:p>
    <w:p w14:paraId="20CBDD67">
      <w:pPr>
        <w:rPr>
          <w:rFonts w:hint="eastAsia"/>
          <w:color w:val="auto"/>
          <w:u w:val="none"/>
          <w:lang w:eastAsia="zh-CN"/>
        </w:rPr>
      </w:pPr>
    </w:p>
    <w:p w14:paraId="08869E3A">
      <w:pPr>
        <w:pStyle w:val="11"/>
        <w:tabs>
          <w:tab w:val="right" w:leader="dot" w:pos="9745"/>
          <w:tab w:val="clear" w:pos="8295"/>
        </w:tabs>
        <w:jc w:val="both"/>
      </w:pPr>
      <w:r>
        <w:fldChar w:fldCharType="end"/>
      </w:r>
    </w:p>
    <w:p w14:paraId="1FDCAB6F">
      <w:pPr>
        <w:spacing w:line="360" w:lineRule="auto"/>
      </w:pPr>
    </w:p>
    <w:p w14:paraId="6FA988E1"/>
    <w:p w14:paraId="55F50B7C">
      <w:pPr>
        <w:widowControl/>
        <w:jc w:val="left"/>
        <w:rPr>
          <w:rFonts w:hint="eastAsia" w:cs="Arial" w:asciiTheme="minorEastAsia" w:hAnsiTheme="minorEastAsia"/>
          <w:b/>
          <w:sz w:val="52"/>
        </w:rPr>
      </w:pPr>
      <w:r>
        <w:rPr>
          <w:rFonts w:cs="Arial" w:asciiTheme="minorEastAsia" w:hAnsiTheme="minorEastAsia"/>
          <w:b/>
          <w:sz w:val="52"/>
        </w:rPr>
        <w:br w:type="page"/>
      </w:r>
    </w:p>
    <w:p w14:paraId="7CB96FBB">
      <w:pPr>
        <w:spacing w:before="480" w:after="480" w:line="360" w:lineRule="auto"/>
        <w:jc w:val="center"/>
        <w:rPr>
          <w:rFonts w:hint="eastAsia" w:cs="Arial" w:asciiTheme="minorEastAsia" w:hAnsiTheme="minorEastAsia"/>
          <w:b/>
          <w:sz w:val="52"/>
        </w:rPr>
      </w:pPr>
      <w:r>
        <w:rPr>
          <w:rFonts w:hint="eastAsia" w:cs="Arial" w:asciiTheme="minorEastAsia" w:hAnsiTheme="minorEastAsia"/>
          <w:b/>
          <w:sz w:val="52"/>
          <w:lang w:val="en-US" w:eastAsia="zh-CN"/>
        </w:rPr>
        <w:t>绩效</w:t>
      </w:r>
      <w:r>
        <w:rPr>
          <w:rFonts w:cs="Arial" w:asciiTheme="minorEastAsia" w:hAnsiTheme="minorEastAsia"/>
          <w:b/>
          <w:sz w:val="52"/>
        </w:rPr>
        <w:t>管理系统</w:t>
      </w:r>
      <w:r>
        <w:rPr>
          <w:rFonts w:hint="eastAsia" w:cs="Arial" w:asciiTheme="minorEastAsia" w:hAnsiTheme="minorEastAsia"/>
          <w:b/>
          <w:sz w:val="52"/>
        </w:rPr>
        <w:t>操作</w:t>
      </w:r>
    </w:p>
    <w:p w14:paraId="168667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Arial"/>
          <w:sz w:val="24"/>
          <w:lang w:val="en-US" w:eastAsia="zh-CN"/>
        </w:rPr>
      </w:pPr>
      <w:r>
        <w:rPr>
          <w:rFonts w:hint="eastAsia" w:ascii="宋体" w:hAnsi="宋体" w:eastAsia="宋体" w:cs="Arial"/>
          <w:sz w:val="24"/>
          <w:lang w:val="en-US" w:eastAsia="zh-CN"/>
        </w:rPr>
        <w:t>///</w:t>
      </w:r>
    </w:p>
    <w:p w14:paraId="36C6C800">
      <w:pPr>
        <w:numPr>
          <w:ilvl w:val="0"/>
          <w:numId w:val="0"/>
        </w:numPr>
        <w:spacing w:line="360" w:lineRule="auto"/>
        <w:rPr>
          <w:rFonts w:hint="default" w:ascii="宋体" w:hAnsi="宋体" w:eastAsia="宋体"/>
          <w:b/>
          <w:bCs/>
          <w:sz w:val="32"/>
          <w:szCs w:val="32"/>
          <w:lang w:val="en-US" w:eastAsia="zh-CN"/>
        </w:rPr>
      </w:pPr>
      <w:bookmarkStart w:id="0" w:name="一、绩效计划制定"/>
      <w:r>
        <w:rPr>
          <w:rFonts w:hint="eastAsia" w:ascii="宋体" w:hAnsi="宋体" w:eastAsia="宋体" w:cstheme="minorBidi"/>
          <w:b/>
          <w:bCs/>
          <w:sz w:val="32"/>
          <w:szCs w:val="32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32"/>
          <w:szCs w:val="32"/>
          <w:lang w:val="en-US" w:eastAsia="zh-CN"/>
        </w:rPr>
        <w:t>绩效计划制定</w:t>
      </w:r>
    </w:p>
    <w:p w14:paraId="1F4CB42A">
      <w:pPr>
        <w:numPr>
          <w:numId w:val="0"/>
        </w:numPr>
        <w:spacing w:line="360" w:lineRule="auto"/>
        <w:rPr>
          <w:rFonts w:hint="default" w:ascii="宋体" w:hAnsi="宋体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bCs/>
          <w:sz w:val="32"/>
          <w:szCs w:val="32"/>
          <w:lang w:val="en-US" w:eastAsia="zh-CN"/>
        </w:rPr>
        <w:t>///</w:t>
      </w:r>
    </w:p>
    <w:bookmarkEnd w:id="0"/>
    <w:p w14:paraId="5C0FA66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1</w:t>
      </w:r>
      <w:r>
        <w:rPr>
          <w:rFonts w:ascii="宋体" w:hAnsi="宋体" w:eastAsia="宋体" w:cs="Arial"/>
          <w:b/>
          <w:sz w:val="24"/>
        </w:rPr>
        <w:t>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如何访问绩效管理系统？</w:t>
      </w:r>
    </w:p>
    <w:p w14:paraId="68267B09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Arial"/>
          <w:sz w:val="24"/>
        </w:rPr>
      </w:pPr>
      <w:r>
        <w:rPr>
          <w:rFonts w:ascii="宋体" w:hAnsi="宋体" w:eastAsia="宋体" w:cs="Arial"/>
          <w:sz w:val="24"/>
        </w:rPr>
        <w:t>答案：</w:t>
      </w:r>
    </w:p>
    <w:p w14:paraId="0FE5A5C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电脑端：[综合内网]→[常用系统]→[绩效管理系统]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F74160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2.手机[润工作]：[HR门户]→[我的应用]→[绩效考核]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176C6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27E5FC2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2</w:t>
      </w:r>
      <w:r>
        <w:rPr>
          <w:rFonts w:ascii="宋体" w:hAnsi="宋体" w:eastAsia="宋体" w:cs="Arial"/>
          <w:b/>
          <w:sz w:val="24"/>
        </w:rPr>
        <w:t>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如何查看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我的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绩效文档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绩效考核结果？</w:t>
      </w:r>
    </w:p>
    <w:p w14:paraId="09813DC2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Arial"/>
          <w:sz w:val="24"/>
        </w:rPr>
      </w:pPr>
      <w:r>
        <w:rPr>
          <w:rFonts w:ascii="宋体" w:hAnsi="宋体" w:eastAsia="宋体" w:cs="Arial"/>
          <w:sz w:val="24"/>
        </w:rPr>
        <w:t>答案：</w:t>
      </w:r>
    </w:p>
    <w:p w14:paraId="5C54A8A2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1.电脑端：[绩效管理系统]→[工作台]→[我的绩效]→[我的考核]。</w:t>
      </w:r>
    </w:p>
    <w:p w14:paraId="1051058D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2.手机[润工作]：[HR门户]→[我的应用]→[绩效考核]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9A435A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6E0989F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3</w:t>
      </w:r>
      <w:r>
        <w:rPr>
          <w:rFonts w:ascii="宋体" w:hAnsi="宋体" w:eastAsia="宋体" w:cs="Arial"/>
          <w:b/>
          <w:sz w:val="24"/>
        </w:rPr>
        <w:t>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手机端是否支持填写绩效计划？</w:t>
      </w:r>
    </w:p>
    <w:p w14:paraId="7E41136F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手机[润工作]暂不支持填写、修改绩效计划，请您前往电脑端处理。</w:t>
      </w:r>
    </w:p>
    <w:p w14:paraId="63998D5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Arial"/>
          <w:b/>
          <w:sz w:val="24"/>
          <w:lang w:val="en-US" w:eastAsia="zh-CN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///</w:t>
      </w:r>
    </w:p>
    <w:p w14:paraId="7570F83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4</w:t>
      </w:r>
      <w:r>
        <w:rPr>
          <w:rFonts w:ascii="宋体" w:hAnsi="宋体" w:eastAsia="宋体" w:cs="Arial"/>
          <w:b/>
          <w:sz w:val="24"/>
        </w:rPr>
        <w:t>、</w:t>
      </w:r>
      <w:r>
        <w:rPr>
          <w:rFonts w:hint="eastAsia" w:ascii="宋体" w:hAnsi="宋体" w:eastAsia="宋体" w:cs="Arial"/>
          <w:b/>
          <w:sz w:val="24"/>
          <w:lang w:val="en-US" w:eastAsia="zh-CN"/>
        </w:rPr>
        <w:t>考核人</w:t>
      </w:r>
      <w:r>
        <w:rPr>
          <w:rFonts w:hint="eastAsia" w:ascii="宋体" w:hAnsi="宋体" w:eastAsia="宋体" w:cs="Arial"/>
          <w:b/>
          <w:sz w:val="24"/>
          <w:lang w:eastAsia="zh-CN"/>
        </w:rPr>
        <w:t>（</w:t>
      </w:r>
      <w:r>
        <w:rPr>
          <w:rFonts w:hint="eastAsia" w:ascii="宋体" w:hAnsi="宋体" w:eastAsia="宋体" w:cs="Arial"/>
          <w:b/>
          <w:sz w:val="24"/>
          <w:lang w:val="en-US" w:eastAsia="zh-CN"/>
        </w:rPr>
        <w:t>上级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能否修改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被考核人（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下属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的绩效计划</w:t>
      </w:r>
      <w:r>
        <w:rPr>
          <w:rFonts w:ascii="宋体" w:hAnsi="宋体" w:eastAsia="宋体" w:cs="Arial"/>
          <w:b/>
          <w:sz w:val="24"/>
        </w:rPr>
        <w:t>？</w:t>
      </w:r>
    </w:p>
    <w:p w14:paraId="3F01118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HRBP锁定的指标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权重不可直接修改，需联系HRBP；其余内容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考核人（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可直接修改。</w:t>
      </w:r>
    </w:p>
    <w:p w14:paraId="4C8B30E3">
      <w:pPr>
        <w:spacing w:before="120" w:after="120"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///</w:t>
      </w:r>
    </w:p>
    <w:p w14:paraId="12DF4EF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5</w:t>
      </w:r>
      <w:r>
        <w:rPr>
          <w:rFonts w:ascii="宋体" w:hAnsi="宋体" w:eastAsia="宋体" w:cs="Arial"/>
          <w:b/>
          <w:sz w:val="24"/>
        </w:rPr>
        <w:t>、如何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重新制定绩效计划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？</w:t>
      </w:r>
    </w:p>
    <w:p w14:paraId="21408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Arial"/>
          <w:sz w:val="24"/>
        </w:rPr>
      </w:pPr>
      <w:r>
        <w:rPr>
          <w:rFonts w:ascii="宋体" w:hAnsi="宋体" w:eastAsia="宋体" w:cs="Arial"/>
          <w:sz w:val="24"/>
        </w:rPr>
        <w:t>答</w:t>
      </w:r>
      <w:r>
        <w:rPr>
          <w:rFonts w:ascii="宋体" w:hAnsi="宋体" w:eastAsia="宋体" w:cs="Arial"/>
          <w:sz w:val="24"/>
          <w:highlight w:val="none"/>
        </w:rPr>
        <w:t>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电脑端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找到需处理的绩效文档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→[重新制定]→填写后提交</w:t>
      </w:r>
      <w:r>
        <w:rPr>
          <w:rFonts w:hint="eastAsia" w:ascii="宋体" w:hAnsi="宋体" w:eastAsia="宋体" w:cs="Arial"/>
          <w:sz w:val="24"/>
        </w:rPr>
        <w:t>。</w:t>
      </w:r>
    </w:p>
    <w:p w14:paraId="16C87D0E">
      <w:pPr>
        <w:spacing w:before="120" w:after="120" w:line="360" w:lineRule="auto"/>
        <w:rPr>
          <w:rFonts w:hint="default" w:ascii="宋体" w:hAnsi="宋体" w:eastAsia="宋体" w:cs="Arial"/>
          <w:sz w:val="24"/>
          <w:lang w:val="en-US" w:eastAsia="zh-CN"/>
        </w:rPr>
      </w:pPr>
      <w:r>
        <w:rPr>
          <w:rFonts w:hint="eastAsia" w:ascii="宋体" w:hAnsi="宋体" w:eastAsia="宋体" w:cs="Arial"/>
          <w:sz w:val="24"/>
          <w:lang w:val="en-US" w:eastAsia="zh-CN"/>
        </w:rPr>
        <w:t>///</w:t>
      </w:r>
    </w:p>
    <w:p w14:paraId="32AC93E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6</w:t>
      </w:r>
      <w:r>
        <w:rPr>
          <w:rFonts w:ascii="宋体" w:hAnsi="宋体" w:eastAsia="宋体" w:cs="Arial"/>
          <w:b/>
          <w:sz w:val="24"/>
        </w:rPr>
        <w:t>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如何撤回已提交的绩效计划？</w:t>
      </w:r>
    </w:p>
    <w:p w14:paraId="338CC3EC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Arial"/>
          <w:sz w:val="24"/>
        </w:rPr>
      </w:pPr>
      <w:r>
        <w:rPr>
          <w:rFonts w:ascii="宋体" w:hAnsi="宋体" w:eastAsia="宋体" w:cs="Arial"/>
          <w:sz w:val="24"/>
        </w:rPr>
        <w:t>答案：</w:t>
      </w:r>
    </w:p>
    <w:p w14:paraId="54E6838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sz w:val="24"/>
          <w:highlight w:val="none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1.</w:t>
      </w:r>
      <w:r>
        <w:rPr>
          <w:rFonts w:hint="eastAsia" w:ascii="宋体" w:hAnsi="宋体" w:eastAsia="宋体" w:cs="Arial"/>
          <w:sz w:val="24"/>
          <w:highlight w:val="none"/>
          <w:lang w:val="en-US" w:eastAsia="zh-CN"/>
        </w:rPr>
        <w:t>下一审批人尚未审批：本人可自行撤回。</w:t>
      </w:r>
    </w:p>
    <w:p w14:paraId="7166C37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Arial"/>
          <w:sz w:val="24"/>
          <w:lang w:val="en-US"/>
        </w:rPr>
      </w:pPr>
      <w:r>
        <w:rPr>
          <w:rFonts w:hint="eastAsia" w:ascii="宋体" w:hAnsi="宋体" w:eastAsia="宋体" w:cs="Arial"/>
          <w:sz w:val="24"/>
          <w:highlight w:val="none"/>
          <w:lang w:val="en-US" w:eastAsia="zh-CN"/>
        </w:rPr>
        <w:t>2.已进入其他人审批环节：联系审批人[驳回]。</w:t>
      </w:r>
    </w:p>
    <w:p w14:paraId="4B023BB6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已审批结束：本人和审批人均无法撤回。可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提交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[绩效计划重新制定]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申请，审批通过后重新制定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。</w:t>
      </w:r>
    </w:p>
    <w:p w14:paraId="3B9C3CC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 w:bidi="ar"/>
        </w:rPr>
        <w:t>///</w:t>
      </w:r>
    </w:p>
    <w:p w14:paraId="2BE995E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commentRangeStart w:id="0"/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 w:bidi="ar"/>
        </w:rPr>
        <w:t>7、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如何删除绩效计划制定的待办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？</w:t>
      </w:r>
      <w:commentRangeEnd w:id="0"/>
      <w:r>
        <w:commentReference w:id="0"/>
      </w:r>
    </w:p>
    <w:p w14:paraId="5F576CA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1EC7356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1.若需要员工制定此期间的绩效计划，待办不可以删除</w:t>
      </w:r>
    </w:p>
    <w:p w14:paraId="33DD7C7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2.若此期间的绩效计划已经提交而待办未消除，请提报[AISM]工单申请消除待办。</w:t>
      </w:r>
    </w:p>
    <w:p w14:paraId="23C5363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7638B012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bookmarkStart w:id="1" w:name="二、绩效考核评价"/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二、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绩效考核评价</w:t>
      </w:r>
      <w:bookmarkEnd w:id="1"/>
    </w:p>
    <w:p w14:paraId="4AADDE91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p w14:paraId="77C79D4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1</w:t>
      </w:r>
      <w:r>
        <w:rPr>
          <w:rFonts w:ascii="宋体" w:hAnsi="宋体" w:eastAsia="宋体" w:cs="Arial"/>
          <w:b/>
          <w:sz w:val="24"/>
        </w:rPr>
        <w:t>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绩效考核结束后，如何修改考核得分</w:t>
      </w:r>
      <w:r>
        <w:rPr>
          <w:rFonts w:ascii="宋体" w:hAnsi="宋体" w:eastAsia="宋体" w:cs="Arial"/>
          <w:b/>
          <w:sz w:val="24"/>
        </w:rPr>
        <w:t>？</w:t>
      </w:r>
    </w:p>
    <w:p w14:paraId="535463D8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Arial"/>
          <w:sz w:val="24"/>
        </w:rPr>
      </w:pPr>
      <w:r>
        <w:rPr>
          <w:rFonts w:ascii="宋体" w:hAnsi="宋体" w:eastAsia="宋体" w:cs="Arial"/>
          <w:sz w:val="24"/>
        </w:rPr>
        <w:t>答案：</w:t>
      </w:r>
    </w:p>
    <w:p w14:paraId="2D5BBF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1.本人修改自评得分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：</w:t>
      </w:r>
    </w:p>
    <w:p w14:paraId="2D72288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highlight w:val="yellow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场景1：未收到“绩效考核结果确认电子签”：提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[绩效考核表重新考评]申请，审批通过后，联系HRBP操作[重新打开绩效考核表]。</w:t>
      </w:r>
    </w:p>
    <w:p w14:paraId="3CE6FF68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场景2：已收到“绩效考核结果确认电子签”：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无论电子签是否签署，均可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联系HRBP作废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电子签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，操作[重新打开绩效考核表]。</w:t>
      </w:r>
    </w:p>
    <w:p w14:paraId="65EE244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考核人（上级）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修改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被考核人（下属）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考核评分：请联系HRBP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[重新打开绩效考核表]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收到待办后重新评分。</w:t>
      </w:r>
    </w:p>
    <w:p w14:paraId="2029E2D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3FB355F3">
      <w:pPr>
        <w:keepNext w:val="0"/>
        <w:keepLines w:val="0"/>
        <w:widowControl/>
        <w:suppressLineNumbers w:val="0"/>
        <w:jc w:val="left"/>
        <w:rPr>
          <w:ins w:id="0" w:author="咨询组" w:date="2026-05-12T13:55:47Z"/>
          <w:rFonts w:hint="eastAsia" w:ascii="宋体" w:hAnsi="宋体" w:eastAsia="宋体"/>
          <w:highlight w:val="yellow"/>
          <w:lang w:val="en-US" w:eastAsia="zh-CN"/>
        </w:rPr>
      </w:pPr>
    </w:p>
    <w:p w14:paraId="45329694">
      <w:pPr>
        <w:keepNext w:val="0"/>
        <w:keepLines w:val="0"/>
        <w:widowControl/>
        <w:suppressLineNumbers w:val="0"/>
        <w:jc w:val="left"/>
        <w:rPr>
          <w:ins w:id="1" w:author="咨询组" w:date="2026-05-12T13:53:59Z"/>
          <w:rFonts w:ascii="宋体" w:hAnsi="宋体" w:eastAsia="宋体" w:cs="Arial"/>
          <w:b/>
          <w:sz w:val="24"/>
        </w:rPr>
      </w:pPr>
      <w:ins w:id="2" w:author="咨询组" w:date="2026-05-12T13:52:09Z">
        <w:commentRangeStart w:id="1"/>
        <w:r>
          <w:rPr>
            <w:rFonts w:hint="eastAsia" w:ascii="宋体" w:hAnsi="宋体" w:eastAsia="宋体" w:cs="Arial"/>
            <w:b/>
            <w:sz w:val="24"/>
            <w:lang w:val="en-US" w:eastAsia="zh-CN"/>
          </w:rPr>
          <w:t>2、</w:t>
        </w:r>
        <w:commentRangeEnd w:id="1"/>
      </w:ins>
      <w:r>
        <w:commentReference w:id="1"/>
      </w:r>
      <w:ins w:id="3" w:author="咨询组" w:date="2026-05-12T13:53:59Z">
        <w:r>
          <w:rPr>
            <w:rFonts w:ascii="宋体" w:hAnsi="宋体" w:eastAsia="宋体" w:cs="Arial"/>
            <w:b/>
            <w:sz w:val="24"/>
            <w:lang w:val="en-US" w:eastAsia="zh-CN"/>
          </w:rPr>
          <w:t>如何查看过往的绩效文档/绩效考核结果/绩效得分/绩效等级？如何查看我的绩效文档/绩效考核结果/绩效得分/绩效等级？</w:t>
        </w:r>
      </w:ins>
    </w:p>
    <w:p w14:paraId="79EB14A4">
      <w:pPr>
        <w:keepNext w:val="0"/>
        <w:keepLines w:val="0"/>
        <w:widowControl/>
        <w:suppressLineNumbers w:val="0"/>
        <w:spacing w:line="360" w:lineRule="auto"/>
        <w:jc w:val="left"/>
        <w:rPr>
          <w:ins w:id="4" w:author="咨询组" w:date="2026-05-12T13:53:59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ins w:id="5" w:author="咨询组" w:date="2026-05-12T13:53:59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答案：</w:t>
        </w:r>
      </w:ins>
    </w:p>
    <w:p w14:paraId="0754A49E">
      <w:pPr>
        <w:keepNext w:val="0"/>
        <w:keepLines w:val="0"/>
        <w:widowControl/>
        <w:suppressLineNumbers w:val="0"/>
        <w:spacing w:line="360" w:lineRule="auto"/>
        <w:jc w:val="left"/>
        <w:rPr>
          <w:ins w:id="6" w:author="咨询组" w:date="2026-05-12T13:53:59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ins w:id="7" w:author="咨询组" w:date="2026-05-12T13:53:59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若查询2024年8月之前的绩效文档/绩效结果/绩效得分和2021年之前年度的绩效等级可以提报AISM单进行查询。</w:t>
        </w:r>
      </w:ins>
    </w:p>
    <w:p w14:paraId="1CB091AC">
      <w:pPr>
        <w:keepNext w:val="0"/>
        <w:keepLines w:val="0"/>
        <w:widowControl/>
        <w:suppressLineNumbers w:val="0"/>
        <w:spacing w:line="360" w:lineRule="auto"/>
        <w:jc w:val="left"/>
        <w:rPr>
          <w:ins w:id="8" w:author="咨询组" w:date="2026-05-12T13:53:59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ins w:id="9" w:author="咨询组" w:date="2026-05-12T13:53:59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若查询2024年8月及之后的绩效文档/绩效结果/绩效得分和2021年及之后年度的绩效等级，可以：</w:t>
        </w:r>
      </w:ins>
    </w:p>
    <w:p w14:paraId="29AA94AE">
      <w:pPr>
        <w:keepNext w:val="0"/>
        <w:keepLines w:val="0"/>
        <w:widowControl/>
        <w:suppressLineNumbers w:val="0"/>
        <w:spacing w:line="360" w:lineRule="auto"/>
        <w:jc w:val="left"/>
        <w:rPr>
          <w:ins w:id="10" w:author="咨询组" w:date="2026-05-12T13:53:59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ins w:id="11" w:author="咨询组" w:date="2026-05-12T13:53:59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1.电脑端：[绩效管理系统]→[工作台]→[我的绩效]→[我的考核]。</w:t>
        </w:r>
      </w:ins>
    </w:p>
    <w:p w14:paraId="5DF8FA99">
      <w:pPr>
        <w:keepNext w:val="0"/>
        <w:keepLines w:val="0"/>
        <w:widowControl/>
        <w:suppressLineNumbers w:val="0"/>
        <w:spacing w:line="360" w:lineRule="auto"/>
        <w:jc w:val="left"/>
        <w:rPr>
          <w:ins w:id="12" w:author="咨询组" w:date="2026-05-12T13:53:59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ins w:id="13" w:author="咨询组" w:date="2026-05-12T13:53:59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2.手机[润工作]：[HR门户]→[我的应用]→[绩效考核]。</w:t>
        </w:r>
      </w:ins>
    </w:p>
    <w:p w14:paraId="7D196611">
      <w:pPr>
        <w:keepNext w:val="0"/>
        <w:keepLines w:val="0"/>
        <w:widowControl/>
        <w:suppressLineNumbers w:val="0"/>
        <w:jc w:val="left"/>
        <w:rPr>
          <w:ins w:id="14" w:author="咨询组" w:date="2026-05-12T13:53:31Z"/>
        </w:rPr>
      </w:pPr>
    </w:p>
    <w:p w14:paraId="4BC6EE6C">
      <w:pPr>
        <w:spacing w:before="120" w:after="120" w:line="360" w:lineRule="auto"/>
        <w:rPr>
          <w:rFonts w:hint="default" w:ascii="宋体" w:hAnsi="宋体" w:eastAsia="宋体"/>
          <w:highlight w:val="none"/>
          <w:lang w:val="en-US" w:eastAsia="zh-CN"/>
        </w:rPr>
      </w:pPr>
      <w:r>
        <w:rPr>
          <w:rFonts w:hint="eastAsia" w:ascii="宋体" w:hAnsi="宋体" w:eastAsia="宋体"/>
          <w:highlight w:val="none"/>
          <w:lang w:val="en-US" w:eastAsia="zh-CN"/>
        </w:rPr>
        <w:t>///</w:t>
      </w:r>
    </w:p>
    <w:p w14:paraId="1A9EAE2A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bookmarkStart w:id="2" w:name="三、绩效审批"/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三、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绩效审批</w:t>
      </w:r>
    </w:p>
    <w:p w14:paraId="75D6C8CD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bookmarkEnd w:id="2"/>
    <w:p w14:paraId="233FD16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Arial"/>
          <w:b/>
          <w:sz w:val="24"/>
          <w:lang w:val="en-US"/>
        </w:rPr>
      </w:pPr>
      <w:r>
        <w:rPr>
          <w:rFonts w:ascii="宋体" w:hAnsi="宋体" w:eastAsia="宋体" w:cs="Arial"/>
          <w:b/>
          <w:sz w:val="24"/>
        </w:rPr>
        <w:t>1、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如何变更绩效计划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绩效考核评价的审批人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？</w:t>
      </w:r>
    </w:p>
    <w:p w14:paraId="0819DE6D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Arial"/>
          <w:sz w:val="24"/>
        </w:rPr>
        <w:t>答案：</w:t>
      </w:r>
    </w:p>
    <w:p w14:paraId="5057BFD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1.审批人直接转办：当前审批人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从[待办]进入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[绩效计划制定]或[绩效自评]页面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点击[转办]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6BA0CF0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eastAsia="宋体" w:cs="宋体"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eastAsia="宋体" w:cs="宋体"/>
          <w:kern w:val="0"/>
          <w:sz w:val="24"/>
          <w:szCs w:val="24"/>
          <w:lang w:val="en-US" w:eastAsia="zh-CN"/>
        </w:rPr>
        <w:t>提</w:t>
      </w: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>报</w:t>
      </w:r>
      <w:r>
        <w:rPr>
          <w:rFonts w:ascii="宋体" w:eastAsia="宋体" w:cs="宋体"/>
          <w:kern w:val="0"/>
          <w:sz w:val="24"/>
          <w:szCs w:val="24"/>
          <w:lang w:val="en-US" w:eastAsia="zh-CN"/>
        </w:rPr>
        <w:t>工单：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[HR信息系统运维]工单处理</w:t>
      </w:r>
      <w:r>
        <w:rPr>
          <w:rFonts w:ascii="宋体" w:eastAsia="宋体" w:cs="宋体"/>
          <w:kern w:val="0"/>
          <w:sz w:val="24"/>
          <w:szCs w:val="24"/>
          <w:lang w:val="en-US" w:eastAsia="zh-CN"/>
        </w:rPr>
        <w:t>。</w:t>
      </w:r>
      <w:bookmarkStart w:id="3" w:name="四、绩效辅导"/>
    </w:p>
    <w:p w14:paraId="221BA2E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>///</w:t>
      </w:r>
    </w:p>
    <w:p w14:paraId="6DF07122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四、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绩效辅导</w:t>
      </w:r>
    </w:p>
    <w:p w14:paraId="1851C7FA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bookmarkEnd w:id="3"/>
    <w:p w14:paraId="43D9919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1、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发起绩效辅导</w:t>
      </w:r>
      <w:r>
        <w:rPr>
          <w:rFonts w:ascii="宋体" w:hAnsi="宋体" w:eastAsia="宋体" w:cs="Arial"/>
          <w:b/>
          <w:sz w:val="24"/>
        </w:rPr>
        <w:t>？</w:t>
      </w:r>
    </w:p>
    <w:p w14:paraId="5967E7BF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[绩效辅导]可由本人主动发起，也可由上级发起。</w:t>
      </w:r>
    </w:p>
    <w:p w14:paraId="3EC4B0CE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1.本人发起：</w:t>
      </w:r>
    </w:p>
    <w:p w14:paraId="0179C9CC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电脑端：[绩效管理系统]→[我的绩效]→[我的辅导]→[录入绩效辅导]。</w:t>
      </w:r>
    </w:p>
    <w:p w14:paraId="75619ED0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手机[润工作]：[HR门户]→[我的应用]→[绩效考核]→[绩效辅导]→[录入绩效辅导]。</w:t>
      </w:r>
    </w:p>
    <w:p w14:paraId="636D4D2A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上级发起：电脑登录[绩效管理系统]→[工作台]→[下属绩效]→[下属考核]→找到目标员工对应周期的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绩效文档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→[发起绩效辅导]。</w:t>
      </w:r>
    </w:p>
    <w:p w14:paraId="73363612">
      <w:pPr>
        <w:spacing w:before="120" w:after="120"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///</w:t>
      </w:r>
    </w:p>
    <w:p w14:paraId="01C54D6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2、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如何选择绩效辅导的辅导频次</w:t>
      </w:r>
      <w:r>
        <w:rPr>
          <w:rFonts w:ascii="宋体" w:hAnsi="宋体" w:eastAsia="宋体" w:cs="Arial"/>
          <w:b/>
          <w:sz w:val="24"/>
        </w:rPr>
        <w:t>？</w:t>
      </w:r>
    </w:p>
    <w:p w14:paraId="067BB8E4">
      <w:pPr>
        <w:keepNext w:val="0"/>
        <w:keepLines w:val="0"/>
        <w:widowControl/>
        <w:suppressLineNumbers w:val="0"/>
        <w:spacing w:line="360" w:lineRule="auto"/>
        <w:jc w:val="left"/>
        <w:rPr>
          <w:strike/>
          <w:dstrike w:val="0"/>
        </w:rPr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绩效辅导的频次有以下几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种：</w:t>
      </w:r>
    </w:p>
    <w:p w14:paraId="23DA63A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.季度/月度：日常考核周期结束后，上级向员工反馈考核结果。</w:t>
      </w:r>
    </w:p>
    <w:p w14:paraId="5F337B0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.年度：年度考核结束后，上级向员工反馈考核结果。</w:t>
      </w:r>
    </w:p>
    <w:p w14:paraId="551AE42B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3.临时：上级根据员工的日常工作状态临时组织的辅导性面谈。</w:t>
      </w:r>
    </w:p>
    <w:p w14:paraId="77C45AB7">
      <w:pPr>
        <w:spacing w:before="120" w:after="120"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///</w:t>
      </w:r>
    </w:p>
    <w:p w14:paraId="42D910F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3、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修改绩效辅导的审批人</w:t>
      </w:r>
      <w:r>
        <w:rPr>
          <w:rFonts w:ascii="宋体" w:hAnsi="宋体" w:eastAsia="宋体" w:cs="Arial"/>
          <w:b/>
          <w:sz w:val="24"/>
        </w:rPr>
        <w:t>？</w:t>
      </w:r>
    </w:p>
    <w:p w14:paraId="1C6C8D0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sz w:val="24"/>
        </w:rPr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需先撤回[绩效辅导]，修改[参与人]之后再提交。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操作路径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如下：电脑登录[绩效管理系统]→[工作台]→[我的绩效]→[我的辅导]→[绩效辅导]→[详情]→右上角点击[撤回]→修改[参与人]→右上角点击[提交]。</w:t>
      </w:r>
    </w:p>
    <w:p w14:paraId="0B6C03D8">
      <w:pPr>
        <w:spacing w:before="120" w:after="120" w:line="360" w:lineRule="auto"/>
        <w:rPr>
          <w:rFonts w:hint="default" w:ascii="宋体" w:hAnsi="宋体" w:eastAsia="宋体" w:cs="Arial"/>
          <w:b/>
          <w:sz w:val="24"/>
          <w:lang w:val="en-US" w:eastAsia="zh-CN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///</w:t>
      </w:r>
    </w:p>
    <w:p w14:paraId="49DC19F5">
      <w:pPr>
        <w:spacing w:before="120" w:after="120" w:line="360" w:lineRule="auto"/>
        <w:rPr>
          <w:rFonts w:hint="eastAsia"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4、如何</w:t>
      </w:r>
      <w:r>
        <w:rPr>
          <w:rFonts w:hint="eastAsia" w:ascii="宋体" w:hAnsi="宋体" w:eastAsia="宋体" w:cs="Arial"/>
          <w:b/>
          <w:sz w:val="24"/>
          <w:lang w:val="en-US" w:eastAsia="zh-CN"/>
        </w:rPr>
        <w:t>删除绩效辅导</w:t>
      </w:r>
      <w:r>
        <w:rPr>
          <w:rFonts w:ascii="宋体" w:hAnsi="宋体" w:eastAsia="宋体" w:cs="Arial"/>
          <w:b/>
          <w:sz w:val="24"/>
        </w:rPr>
        <w:t>？</w:t>
      </w:r>
    </w:p>
    <w:p w14:paraId="4194845B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取决于[绩效辅导]的当前审批状态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FA10BCA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若状态为[待提交]：可直接在[绩效管理系统]内删除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8D8BA2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操作路径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如下：电脑登录[绩效管理系统]→[工作台]→[我的绩效]→[我的辅导]→找到需删除的[绩效辅导]→[删除]。</w:t>
      </w:r>
    </w:p>
    <w:p w14:paraId="15DA1C5E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2.若状态为[处理中]：需先撤回已提交的[绩效辅导]再删除。</w:t>
      </w:r>
    </w:p>
    <w:p w14:paraId="3456088B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3.若状态为[已完成]：需提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[HR信息系统运维]工单处理。</w:t>
      </w:r>
    </w:p>
    <w:p w14:paraId="6D6BFA9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36B4BF12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bookmarkStart w:id="4" w:name="五、绩效申诉"/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五、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绩效申诉</w:t>
      </w:r>
    </w:p>
    <w:p w14:paraId="490B8D89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bookmarkEnd w:id="4"/>
    <w:p w14:paraId="7EBD5E9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1、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发起绩效申诉</w:t>
      </w:r>
      <w:r>
        <w:rPr>
          <w:rFonts w:ascii="宋体" w:hAnsi="宋体" w:eastAsia="宋体" w:cs="Arial"/>
          <w:b/>
          <w:sz w:val="24"/>
        </w:rPr>
        <w:t>？</w:t>
      </w:r>
    </w:p>
    <w:p w14:paraId="4A4F877B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电脑端找到需申诉的绩效文档→[更多]→[绩效申诉]。</w:t>
      </w:r>
    </w:p>
    <w:p w14:paraId="688BCD3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1C800F3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2</w:t>
      </w:r>
      <w:r>
        <w:rPr>
          <w:rFonts w:ascii="宋体" w:hAnsi="宋体" w:eastAsia="宋体" w:cs="Arial"/>
          <w:b/>
          <w:sz w:val="24"/>
        </w:rPr>
        <w:t>、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什么无法点击绩效申诉按钮</w:t>
      </w:r>
      <w:r>
        <w:rPr>
          <w:rFonts w:ascii="宋体" w:hAnsi="宋体" w:eastAsia="宋体" w:cs="Arial"/>
          <w:b/>
          <w:sz w:val="24"/>
        </w:rPr>
        <w:t>？</w:t>
      </w:r>
    </w:p>
    <w:p w14:paraId="3E457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Arial"/>
          <w:sz w:val="24"/>
        </w:rPr>
      </w:pPr>
      <w:r>
        <w:rPr>
          <w:rFonts w:ascii="宋体" w:hAnsi="宋体" w:eastAsia="宋体" w:cs="Arial"/>
          <w:sz w:val="24"/>
        </w:rPr>
        <w:t>答案：</w:t>
      </w:r>
      <w:r>
        <w:rPr>
          <w:rFonts w:hint="eastAsia" w:ascii="宋体" w:hAnsi="宋体" w:eastAsia="宋体" w:cs="Arial"/>
          <w:sz w:val="24"/>
          <w:highlight w:val="none"/>
        </w:rPr>
        <w:t>仅当收到</w:t>
      </w:r>
      <w:r>
        <w:rPr>
          <w:rFonts w:hint="eastAsia" w:ascii="宋体" w:hAnsi="宋体" w:eastAsia="宋体" w:cs="Arial"/>
          <w:sz w:val="24"/>
          <w:highlight w:val="none"/>
          <w:lang w:eastAsia="zh-CN"/>
        </w:rPr>
        <w:t>“</w:t>
      </w:r>
      <w:r>
        <w:rPr>
          <w:rFonts w:hint="eastAsia" w:ascii="宋体" w:hAnsi="宋体" w:eastAsia="宋体" w:cs="Arial"/>
          <w:sz w:val="24"/>
          <w:highlight w:val="none"/>
        </w:rPr>
        <w:t>绩效考核结果确认电子签</w:t>
      </w:r>
      <w:r>
        <w:rPr>
          <w:rFonts w:hint="eastAsia" w:ascii="宋体" w:hAnsi="宋体" w:eastAsia="宋体" w:cs="Arial"/>
          <w:sz w:val="24"/>
          <w:highlight w:val="none"/>
          <w:lang w:eastAsia="zh-CN"/>
        </w:rPr>
        <w:t>”</w:t>
      </w:r>
      <w:r>
        <w:rPr>
          <w:rFonts w:hint="eastAsia" w:ascii="宋体" w:hAnsi="宋体" w:eastAsia="宋体" w:cs="Arial"/>
          <w:sz w:val="24"/>
          <w:highlight w:val="none"/>
        </w:rPr>
        <w:t>后，</w:t>
      </w:r>
      <w:r>
        <w:rPr>
          <w:rFonts w:hint="eastAsia" w:ascii="宋体" w:hAnsi="宋体" w:eastAsia="宋体" w:cs="Arial"/>
          <w:sz w:val="24"/>
        </w:rPr>
        <w:t>方可发起</w:t>
      </w:r>
      <w:r>
        <w:rPr>
          <w:rFonts w:hint="eastAsia" w:ascii="宋体" w:hAnsi="宋体" w:eastAsia="宋体" w:cs="Arial"/>
          <w:sz w:val="24"/>
          <w:lang w:val="en-US" w:eastAsia="zh-CN"/>
        </w:rPr>
        <w:t>[</w:t>
      </w:r>
      <w:r>
        <w:rPr>
          <w:rFonts w:hint="eastAsia" w:ascii="宋体" w:hAnsi="宋体" w:eastAsia="宋体" w:cs="Arial"/>
          <w:sz w:val="24"/>
        </w:rPr>
        <w:t>绩效申诉</w:t>
      </w:r>
      <w:r>
        <w:rPr>
          <w:rFonts w:hint="eastAsia" w:ascii="宋体" w:hAnsi="宋体" w:eastAsia="宋体" w:cs="Arial"/>
          <w:sz w:val="24"/>
          <w:lang w:val="en-US" w:eastAsia="zh-CN"/>
        </w:rPr>
        <w:t>]</w:t>
      </w:r>
      <w:r>
        <w:rPr>
          <w:rFonts w:hint="eastAsia" w:ascii="宋体" w:hAnsi="宋体" w:eastAsia="宋体" w:cs="Arial"/>
          <w:sz w:val="24"/>
        </w:rPr>
        <w:t>，请等待前序流程</w:t>
      </w:r>
      <w:r>
        <w:rPr>
          <w:rFonts w:hint="eastAsia" w:ascii="宋体" w:hAnsi="宋体" w:eastAsia="宋体" w:cs="Arial"/>
          <w:sz w:val="24"/>
          <w:lang w:val="en-US" w:eastAsia="zh-CN"/>
        </w:rPr>
        <w:t>结束</w:t>
      </w:r>
      <w:r>
        <w:rPr>
          <w:rFonts w:hint="eastAsia" w:ascii="宋体" w:hAnsi="宋体" w:eastAsia="宋体" w:cs="Arial"/>
          <w:sz w:val="24"/>
        </w:rPr>
        <w:t>。</w:t>
      </w:r>
    </w:p>
    <w:p w14:paraId="1BCF8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Arial"/>
          <w:sz w:val="24"/>
        </w:rPr>
      </w:pPr>
      <w:r>
        <w:rPr>
          <w:rFonts w:hint="eastAsia" w:ascii="宋体" w:hAnsi="宋体" w:eastAsia="宋体" w:cs="Arial"/>
          <w:sz w:val="24"/>
        </w:rPr>
        <w:t>若需修改考核分数，除</w:t>
      </w:r>
      <w:r>
        <w:rPr>
          <w:rFonts w:hint="eastAsia" w:ascii="宋体" w:hAnsi="宋体" w:eastAsia="宋体" w:cs="Arial"/>
          <w:sz w:val="24"/>
          <w:lang w:val="en-US" w:eastAsia="zh-CN"/>
        </w:rPr>
        <w:t>绩效</w:t>
      </w:r>
      <w:r>
        <w:rPr>
          <w:rFonts w:hint="eastAsia" w:ascii="宋体" w:hAnsi="宋体" w:eastAsia="宋体" w:cs="Arial"/>
          <w:sz w:val="24"/>
        </w:rPr>
        <w:t>申诉外，可在考核结束后提</w:t>
      </w:r>
      <w:r>
        <w:rPr>
          <w:rFonts w:hint="eastAsia" w:ascii="宋体" w:hAnsi="宋体" w:eastAsia="宋体" w:cs="Arial"/>
          <w:sz w:val="24"/>
          <w:lang w:val="en-US" w:eastAsia="zh-CN"/>
        </w:rPr>
        <w:t>交[</w:t>
      </w:r>
      <w:r>
        <w:rPr>
          <w:rFonts w:hint="eastAsia" w:ascii="宋体" w:hAnsi="宋体" w:eastAsia="宋体" w:cs="Arial"/>
          <w:sz w:val="24"/>
        </w:rPr>
        <w:t>绩效考核表重新考评</w:t>
      </w:r>
      <w:r>
        <w:rPr>
          <w:rFonts w:hint="eastAsia" w:ascii="宋体" w:hAnsi="宋体" w:eastAsia="宋体" w:cs="Arial"/>
          <w:sz w:val="24"/>
          <w:lang w:val="en-US" w:eastAsia="zh-CN"/>
        </w:rPr>
        <w:t>]</w:t>
      </w:r>
      <w:r>
        <w:rPr>
          <w:rFonts w:hint="eastAsia" w:ascii="宋体" w:hAnsi="宋体" w:eastAsia="宋体" w:cs="Arial"/>
          <w:sz w:val="24"/>
        </w:rPr>
        <w:t>申请。审批通过后，联系HRBP操作</w:t>
      </w:r>
      <w:r>
        <w:rPr>
          <w:rFonts w:hint="eastAsia" w:ascii="宋体" w:hAnsi="宋体" w:eastAsia="宋体" w:cs="Arial"/>
          <w:sz w:val="24"/>
          <w:lang w:val="en-US" w:eastAsia="zh-CN"/>
        </w:rPr>
        <w:t>[</w:t>
      </w:r>
      <w:r>
        <w:rPr>
          <w:rFonts w:hint="eastAsia" w:ascii="宋体" w:hAnsi="宋体" w:eastAsia="宋体" w:cs="Arial"/>
          <w:sz w:val="24"/>
        </w:rPr>
        <w:t>重新打开绩效考核表</w:t>
      </w:r>
      <w:r>
        <w:rPr>
          <w:rFonts w:hint="eastAsia" w:ascii="宋体" w:hAnsi="宋体" w:eastAsia="宋体" w:cs="Arial"/>
          <w:sz w:val="24"/>
          <w:lang w:val="en-US" w:eastAsia="zh-CN"/>
        </w:rPr>
        <w:t>]</w:t>
      </w:r>
      <w:r>
        <w:rPr>
          <w:rFonts w:hint="eastAsia" w:ascii="宋体" w:hAnsi="宋体" w:eastAsia="宋体" w:cs="Arial"/>
          <w:sz w:val="24"/>
        </w:rPr>
        <w:t>，收到待办</w:t>
      </w:r>
      <w:r>
        <w:rPr>
          <w:rFonts w:hint="eastAsia" w:ascii="宋体" w:hAnsi="宋体" w:eastAsia="宋体" w:cs="Arial"/>
          <w:sz w:val="24"/>
          <w:lang w:val="en-US" w:eastAsia="zh-CN"/>
        </w:rPr>
        <w:t>后即可重新自评</w:t>
      </w:r>
      <w:r>
        <w:rPr>
          <w:rFonts w:hint="eastAsia" w:ascii="宋体" w:hAnsi="宋体" w:eastAsia="宋体" w:cs="Arial"/>
          <w:sz w:val="24"/>
        </w:rPr>
        <w:t>。</w:t>
      </w:r>
    </w:p>
    <w:p w14:paraId="3A0CE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Arial"/>
          <w:sz w:val="24"/>
        </w:rPr>
        <w:t>操作路径</w:t>
      </w:r>
      <w:r>
        <w:rPr>
          <w:rFonts w:hint="eastAsia" w:ascii="宋体" w:hAnsi="宋体" w:eastAsia="宋体" w:cs="Arial"/>
          <w:sz w:val="24"/>
          <w:lang w:val="en-US" w:eastAsia="zh-CN"/>
        </w:rPr>
        <w:t>如下</w:t>
      </w:r>
      <w:r>
        <w:rPr>
          <w:rFonts w:hint="eastAsia" w:ascii="宋体" w:hAnsi="宋体" w:eastAsia="宋体" w:cs="Arial"/>
          <w:sz w:val="24"/>
        </w:rPr>
        <w:t>：电脑端找到</w:t>
      </w:r>
      <w:r>
        <w:rPr>
          <w:rFonts w:hint="eastAsia" w:ascii="宋体" w:hAnsi="宋体" w:eastAsia="宋体" w:cs="Arial"/>
          <w:sz w:val="24"/>
          <w:lang w:val="en-US" w:eastAsia="zh-CN"/>
        </w:rPr>
        <w:t>需处理的</w:t>
      </w:r>
      <w:r>
        <w:rPr>
          <w:rFonts w:hint="eastAsia" w:ascii="宋体" w:hAnsi="宋体" w:eastAsia="宋体" w:cs="Arial"/>
          <w:sz w:val="24"/>
        </w:rPr>
        <w:t>绩效文档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Arial"/>
          <w:sz w:val="24"/>
          <w:lang w:val="en-US" w:eastAsia="zh-CN"/>
        </w:rPr>
        <w:t>[</w:t>
      </w:r>
      <w:r>
        <w:rPr>
          <w:rFonts w:hint="eastAsia" w:ascii="宋体" w:hAnsi="宋体" w:eastAsia="宋体" w:cs="Arial"/>
          <w:sz w:val="24"/>
        </w:rPr>
        <w:t>重新考评</w:t>
      </w:r>
      <w:r>
        <w:rPr>
          <w:rFonts w:hint="eastAsia" w:ascii="宋体" w:hAnsi="宋体" w:eastAsia="宋体" w:cs="Arial"/>
          <w:sz w:val="24"/>
          <w:lang w:val="en-US" w:eastAsia="zh-CN"/>
        </w:rPr>
        <w:t>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Arial"/>
          <w:sz w:val="24"/>
        </w:rPr>
        <w:t>填写申请</w:t>
      </w:r>
      <w:r>
        <w:rPr>
          <w:rFonts w:hint="eastAsia" w:ascii="宋体" w:hAnsi="宋体" w:eastAsia="宋体" w:cs="Arial"/>
          <w:sz w:val="24"/>
          <w:lang w:val="en-US" w:eastAsia="zh-CN"/>
        </w:rPr>
        <w:t>后</w:t>
      </w:r>
      <w:r>
        <w:rPr>
          <w:rFonts w:hint="eastAsia" w:ascii="宋体" w:hAnsi="宋体" w:eastAsia="宋体" w:cs="Arial"/>
          <w:sz w:val="24"/>
        </w:rPr>
        <w:t>提交</w:t>
      </w:r>
      <w:r>
        <w:rPr>
          <w:rFonts w:hint="eastAsia" w:ascii="宋体" w:hAnsi="宋体" w:eastAsia="宋体" w:cs="Arial"/>
          <w:sz w:val="24"/>
          <w:lang w:eastAsia="zh-CN"/>
        </w:rPr>
        <w:t>。</w:t>
      </w:r>
    </w:p>
    <w:p w14:paraId="0D0C0BA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6A4FA8AC">
      <w:pPr>
        <w:numPr>
          <w:ilvl w:val="0"/>
          <w:numId w:val="0"/>
        </w:numPr>
        <w:spacing w:before="380" w:after="140" w:line="360" w:lineRule="auto"/>
        <w:outlineLvl w:val="0"/>
        <w:rPr>
          <w:rFonts w:ascii="宋体" w:hAnsi="宋体" w:eastAsia="宋体" w:cs="Arial"/>
          <w:b/>
          <w:sz w:val="32"/>
          <w:szCs w:val="32"/>
        </w:rPr>
      </w:pPr>
      <w:bookmarkStart w:id="5" w:name="六、绩效异常处理"/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六、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</w:t>
      </w:r>
      <w:r>
        <w:rPr>
          <w:rFonts w:ascii="宋体" w:hAnsi="宋体" w:eastAsia="宋体" w:cs="Arial"/>
          <w:b/>
          <w:sz w:val="32"/>
          <w:szCs w:val="32"/>
        </w:rPr>
        <w:t>异常处理</w:t>
      </w:r>
    </w:p>
    <w:p w14:paraId="7703679C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bookmarkEnd w:id="5"/>
    <w:p w14:paraId="0D06B28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1、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填写绩效计划时系统报错，如何处理？</w:t>
      </w:r>
    </w:p>
    <w:p w14:paraId="411B2EBE">
      <w:pPr>
        <w:keepNext w:val="0"/>
        <w:keepLines w:val="0"/>
        <w:widowControl/>
        <w:suppressLineNumbers w:val="0"/>
        <w:spacing w:line="360" w:lineRule="auto"/>
        <w:jc w:val="left"/>
        <w:rPr>
          <w:strike/>
          <w:dstrike w:val="0"/>
          <w:highlight w:val="yellow"/>
        </w:rPr>
      </w:pPr>
      <w:r>
        <w:rPr>
          <w:rFonts w:ascii="宋体" w:hAnsi="宋体" w:eastAsia="宋体" w:cs="Arial"/>
          <w:sz w:val="24"/>
        </w:rPr>
        <w:t>答案：</w:t>
      </w:r>
    </w:p>
    <w:p w14:paraId="6A96F59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1.若提示“您暂无权限修改，保存失败”：原因是浏览器同时登录多个账号，导致当前处理人与登录人不一致，[绩效管理系统]无法匹配。请关闭所有浏览器窗口，重新打开并单独登录对应账号。</w:t>
      </w:r>
    </w:p>
    <w:p w14:paraId="2CEFFFC4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.若提示“身份验证失败，请关闭重新进入”、“员工LDAP账号无效，请检查员工信息”：原因是LDAP账号可能处于锁定状态，影响[绩效管理系统]的访问。请提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[AISM]工单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申请解锁账号后，重新登录[绩效管理系统]。</w:t>
      </w:r>
    </w:p>
    <w:p w14:paraId="54FB383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sz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.若无报错提示但页面空白：原因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可能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是浏览器缓存异常导致页面无法正常加载。请清除浏览器缓存后，重新登录[绩效管理系统]。</w:t>
      </w:r>
    </w:p>
    <w:p w14:paraId="44A93E2C">
      <w:pPr>
        <w:spacing w:before="120" w:after="120" w:line="360" w:lineRule="auto"/>
        <w:rPr>
          <w:rFonts w:hint="default" w:ascii="宋体" w:hAnsi="宋体" w:eastAsia="宋体" w:cs="Arial"/>
          <w:b/>
          <w:sz w:val="24"/>
          <w:lang w:val="en-US" w:eastAsia="zh-CN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///</w:t>
      </w:r>
    </w:p>
    <w:p w14:paraId="2BC2F8C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2、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绩效计划/绩效自评已经提交了，但对应待办仍未消除，如何处理</w:t>
      </w:r>
      <w:r>
        <w:rPr>
          <w:rFonts w:ascii="宋体" w:hAnsi="宋体" w:eastAsia="宋体" w:cs="Arial"/>
          <w:b/>
          <w:sz w:val="24"/>
        </w:rPr>
        <w:t>？</w:t>
      </w:r>
    </w:p>
    <w:p w14:paraId="71CF89A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sz w:val="24"/>
        </w:rPr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可能是[待办]同步异常，请提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[AISM]工单处理。</w:t>
      </w:r>
    </w:p>
    <w:p w14:paraId="41E0491F">
      <w:pPr>
        <w:spacing w:before="120" w:after="120"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///</w:t>
      </w:r>
    </w:p>
    <w:p w14:paraId="5461FD8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ascii="宋体" w:hAnsi="宋体" w:eastAsia="宋体" w:cs="Arial"/>
          <w:b/>
          <w:sz w:val="24"/>
        </w:rPr>
        <w:t>3、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其他人均已收到绩效自评待办，自己未收到，如何处理</w:t>
      </w:r>
      <w:r>
        <w:rPr>
          <w:rFonts w:ascii="宋体" w:hAnsi="宋体" w:eastAsia="宋体" w:cs="Arial"/>
          <w:b/>
          <w:sz w:val="24"/>
        </w:rPr>
        <w:t>？</w:t>
      </w:r>
    </w:p>
    <w:p w14:paraId="19763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trike/>
          <w:dstrike w:val="0"/>
          <w:highlight w:val="yellow"/>
        </w:rPr>
      </w:pPr>
      <w:r>
        <w:rPr>
          <w:rFonts w:ascii="宋体" w:hAnsi="宋体" w:eastAsia="宋体" w:cs="Arial"/>
          <w:sz w:val="24"/>
        </w:rPr>
        <w:t>答案：</w:t>
      </w:r>
    </w:p>
    <w:p w14:paraId="307CC3C4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1.绩效计划未完成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：请确认 [绩效计划制定] 是否已审批完成，审批通过后联系 HRBP 手动推送 [绩效自评]。</w:t>
      </w:r>
    </w:p>
    <w:p w14:paraId="6EDB186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绩效计划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已审批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完成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请联系HRBP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处理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。</w:t>
      </w:r>
    </w:p>
    <w:p w14:paraId="2A92434B">
      <w:pPr>
        <w:spacing w:before="120" w:after="120"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///</w:t>
      </w:r>
    </w:p>
    <w:p w14:paraId="73325F62">
      <w:pPr>
        <w:spacing w:before="380" w:after="140" w:line="360" w:lineRule="auto"/>
        <w:outlineLvl w:val="0"/>
        <w:rPr>
          <w:rFonts w:hint="eastAsia" w:ascii="宋体" w:hAnsi="宋体" w:eastAsia="宋体"/>
        </w:rPr>
      </w:pPr>
      <w:bookmarkStart w:id="6" w:name="七、其他"/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七</w:t>
      </w:r>
      <w:r>
        <w:rPr>
          <w:rFonts w:ascii="宋体" w:hAnsi="宋体" w:eastAsia="宋体" w:cs="Arial"/>
          <w:b/>
          <w:sz w:val="32"/>
          <w:szCs w:val="32"/>
        </w:rPr>
        <w:t>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其他</w:t>
      </w:r>
      <w:bookmarkEnd w:id="6"/>
    </w:p>
    <w:p w14:paraId="66C4F1C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Arial"/>
          <w:b/>
          <w:sz w:val="24"/>
        </w:rPr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1</w:t>
      </w:r>
      <w:r>
        <w:rPr>
          <w:rFonts w:ascii="宋体" w:hAnsi="宋体" w:eastAsia="宋体" w:cs="Arial"/>
          <w:b/>
          <w:sz w:val="24"/>
        </w:rPr>
        <w:t>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员工异动后，绩效文档中部门、职位等信息为何仍显示异动前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内容</w:t>
      </w:r>
      <w:r>
        <w:rPr>
          <w:rFonts w:ascii="宋体" w:hAnsi="宋体" w:eastAsia="宋体" w:cs="Arial"/>
          <w:b/>
          <w:sz w:val="24"/>
        </w:rPr>
        <w:t>？</w:t>
      </w:r>
    </w:p>
    <w:p w14:paraId="1577F2AA">
      <w:pPr>
        <w:keepNext w:val="0"/>
        <w:keepLines w:val="0"/>
        <w:widowControl/>
        <w:suppressLineNumbers w:val="0"/>
        <w:spacing w:line="360" w:lineRule="auto"/>
        <w:jc w:val="left"/>
        <w:rPr>
          <w:strike/>
          <w:dstrike w:val="0"/>
          <w:highlight w:val="yellow"/>
        </w:rPr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绩效计划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基于原岗位工作职责制定的，岗位异动后，原岗位绩效计划仍会继续保留，并按原绩效计划进行考核，如需变更或调整，请联系HRBP处理。</w:t>
      </w:r>
    </w:p>
    <w:p w14:paraId="3CC9C663">
      <w:pPr>
        <w:spacing w:before="120" w:after="120"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///</w:t>
      </w:r>
      <w:bookmarkStart w:id="7" w:name="_GoBack"/>
      <w:bookmarkEnd w:id="7"/>
    </w:p>
    <w:sectPr>
      <w:pgSz w:w="11905" w:h="16840"/>
      <w:pgMar w:top="1440" w:right="1080" w:bottom="1440" w:left="1080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咨询组" w:date="2026-05-11T17:12:34Z" w:initials="咨询组">
    <w:p w14:paraId="4C56F50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2026.5月新增</w:t>
      </w:r>
    </w:p>
    <w:p w14:paraId="498FB6E0">
      <w:pPr>
        <w:pStyle w:val="5"/>
      </w:pPr>
    </w:p>
  </w:comment>
  <w:comment w:id="1" w:author="咨询组" w:date="2026-05-12T14:10:00Z" w:initials="咨询组">
    <w:p w14:paraId="18392024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2026年3月测试错误问题，信息组5月新增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98FB6E0" w15:done="0"/>
  <w15:commentEx w15:paraId="1839202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18542060"/>
    </w:sdtPr>
    <w:sdtContent>
      <w:p w14:paraId="4DEDAF59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6CBA08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813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2E4BAC"/>
    <w:multiLevelType w:val="singleLevel"/>
    <w:tmpl w:val="D32E4B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9B247D7"/>
    <w:multiLevelType w:val="singleLevel"/>
    <w:tmpl w:val="09B247D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kZTJjNWFhY2JmOTYzYzg5OTRlMjIzZWM2NDUyNjQifQ=="/>
  </w:docVars>
  <w:rsids>
    <w:rsidRoot w:val="009B3084"/>
    <w:rsid w:val="00011B04"/>
    <w:rsid w:val="000304CB"/>
    <w:rsid w:val="00062001"/>
    <w:rsid w:val="0006243A"/>
    <w:rsid w:val="00064A1D"/>
    <w:rsid w:val="00072EFB"/>
    <w:rsid w:val="000806D9"/>
    <w:rsid w:val="00091AE5"/>
    <w:rsid w:val="000A0732"/>
    <w:rsid w:val="000B115A"/>
    <w:rsid w:val="000B49BE"/>
    <w:rsid w:val="000C7EE2"/>
    <w:rsid w:val="000E5605"/>
    <w:rsid w:val="000F03D5"/>
    <w:rsid w:val="00107FD6"/>
    <w:rsid w:val="00113245"/>
    <w:rsid w:val="0013090A"/>
    <w:rsid w:val="00137137"/>
    <w:rsid w:val="001525DA"/>
    <w:rsid w:val="00160108"/>
    <w:rsid w:val="00165FEC"/>
    <w:rsid w:val="00172AD7"/>
    <w:rsid w:val="0017501E"/>
    <w:rsid w:val="0018378A"/>
    <w:rsid w:val="00184F5F"/>
    <w:rsid w:val="00193C2A"/>
    <w:rsid w:val="001A3EA8"/>
    <w:rsid w:val="001A4F7D"/>
    <w:rsid w:val="001A71F8"/>
    <w:rsid w:val="001B2B5E"/>
    <w:rsid w:val="001B5A8C"/>
    <w:rsid w:val="001B7D6F"/>
    <w:rsid w:val="001C7755"/>
    <w:rsid w:val="001D4B25"/>
    <w:rsid w:val="001F7B78"/>
    <w:rsid w:val="00212BF4"/>
    <w:rsid w:val="0022221D"/>
    <w:rsid w:val="002248F8"/>
    <w:rsid w:val="00233FFD"/>
    <w:rsid w:val="0024034A"/>
    <w:rsid w:val="0024177F"/>
    <w:rsid w:val="0024404E"/>
    <w:rsid w:val="00246438"/>
    <w:rsid w:val="00253FE1"/>
    <w:rsid w:val="00263826"/>
    <w:rsid w:val="002A01B5"/>
    <w:rsid w:val="002A05D4"/>
    <w:rsid w:val="002A1936"/>
    <w:rsid w:val="002A2679"/>
    <w:rsid w:val="002B3E2F"/>
    <w:rsid w:val="002C44CB"/>
    <w:rsid w:val="002D5CEB"/>
    <w:rsid w:val="002F1FE6"/>
    <w:rsid w:val="002F5C26"/>
    <w:rsid w:val="00307336"/>
    <w:rsid w:val="00311C40"/>
    <w:rsid w:val="00312A2E"/>
    <w:rsid w:val="0031762B"/>
    <w:rsid w:val="0032059A"/>
    <w:rsid w:val="00323E16"/>
    <w:rsid w:val="00324429"/>
    <w:rsid w:val="00324E40"/>
    <w:rsid w:val="00336E4F"/>
    <w:rsid w:val="00355D09"/>
    <w:rsid w:val="0037041E"/>
    <w:rsid w:val="00375EAC"/>
    <w:rsid w:val="00382875"/>
    <w:rsid w:val="00393D67"/>
    <w:rsid w:val="003A3180"/>
    <w:rsid w:val="003B67BC"/>
    <w:rsid w:val="003C5503"/>
    <w:rsid w:val="003E304D"/>
    <w:rsid w:val="00415471"/>
    <w:rsid w:val="00432A13"/>
    <w:rsid w:val="00461548"/>
    <w:rsid w:val="00462B3D"/>
    <w:rsid w:val="00470694"/>
    <w:rsid w:val="0047388D"/>
    <w:rsid w:val="00496A66"/>
    <w:rsid w:val="004B01BE"/>
    <w:rsid w:val="004B31AC"/>
    <w:rsid w:val="004B7888"/>
    <w:rsid w:val="004D4A54"/>
    <w:rsid w:val="004D6FB4"/>
    <w:rsid w:val="005108EF"/>
    <w:rsid w:val="00510D29"/>
    <w:rsid w:val="00513C4D"/>
    <w:rsid w:val="00534AB7"/>
    <w:rsid w:val="0053567D"/>
    <w:rsid w:val="00567377"/>
    <w:rsid w:val="005721F3"/>
    <w:rsid w:val="005965C7"/>
    <w:rsid w:val="005A6513"/>
    <w:rsid w:val="005C083A"/>
    <w:rsid w:val="005C3CE3"/>
    <w:rsid w:val="005C3FD7"/>
    <w:rsid w:val="005D1552"/>
    <w:rsid w:val="005E3456"/>
    <w:rsid w:val="005E6155"/>
    <w:rsid w:val="005F6815"/>
    <w:rsid w:val="0060638D"/>
    <w:rsid w:val="006214FA"/>
    <w:rsid w:val="0062794A"/>
    <w:rsid w:val="00632A1F"/>
    <w:rsid w:val="006375F8"/>
    <w:rsid w:val="00641B8E"/>
    <w:rsid w:val="0065207D"/>
    <w:rsid w:val="006742A4"/>
    <w:rsid w:val="0067530F"/>
    <w:rsid w:val="00686975"/>
    <w:rsid w:val="0068710E"/>
    <w:rsid w:val="006952F7"/>
    <w:rsid w:val="006B2B74"/>
    <w:rsid w:val="006C6A5D"/>
    <w:rsid w:val="006C7ECF"/>
    <w:rsid w:val="006C7FDF"/>
    <w:rsid w:val="006E4A62"/>
    <w:rsid w:val="006F1E5A"/>
    <w:rsid w:val="006F6142"/>
    <w:rsid w:val="006F7350"/>
    <w:rsid w:val="007173DB"/>
    <w:rsid w:val="007179ED"/>
    <w:rsid w:val="00746D92"/>
    <w:rsid w:val="00774CCC"/>
    <w:rsid w:val="007A12A5"/>
    <w:rsid w:val="007A1BF5"/>
    <w:rsid w:val="007B5064"/>
    <w:rsid w:val="007B7A7E"/>
    <w:rsid w:val="007E2015"/>
    <w:rsid w:val="007E203A"/>
    <w:rsid w:val="007E5C6F"/>
    <w:rsid w:val="007F31D2"/>
    <w:rsid w:val="007F666B"/>
    <w:rsid w:val="00801555"/>
    <w:rsid w:val="00802D2A"/>
    <w:rsid w:val="008074A0"/>
    <w:rsid w:val="00831C9E"/>
    <w:rsid w:val="008528A1"/>
    <w:rsid w:val="00861584"/>
    <w:rsid w:val="00870A2C"/>
    <w:rsid w:val="00873DED"/>
    <w:rsid w:val="00875BF2"/>
    <w:rsid w:val="008801C1"/>
    <w:rsid w:val="00883F1C"/>
    <w:rsid w:val="00890E47"/>
    <w:rsid w:val="00891896"/>
    <w:rsid w:val="0089429D"/>
    <w:rsid w:val="00894498"/>
    <w:rsid w:val="008A4EA0"/>
    <w:rsid w:val="008B0A77"/>
    <w:rsid w:val="008C0EBC"/>
    <w:rsid w:val="008C1436"/>
    <w:rsid w:val="008D23C8"/>
    <w:rsid w:val="008F30B2"/>
    <w:rsid w:val="009011EA"/>
    <w:rsid w:val="0091642E"/>
    <w:rsid w:val="0093619F"/>
    <w:rsid w:val="0094169D"/>
    <w:rsid w:val="0094196C"/>
    <w:rsid w:val="00967ED8"/>
    <w:rsid w:val="00987906"/>
    <w:rsid w:val="009B27CF"/>
    <w:rsid w:val="009B3084"/>
    <w:rsid w:val="009D09F8"/>
    <w:rsid w:val="009E4B60"/>
    <w:rsid w:val="009F30B9"/>
    <w:rsid w:val="00A15479"/>
    <w:rsid w:val="00A24125"/>
    <w:rsid w:val="00A24DA0"/>
    <w:rsid w:val="00A6481B"/>
    <w:rsid w:val="00A64D37"/>
    <w:rsid w:val="00A932B3"/>
    <w:rsid w:val="00AA4861"/>
    <w:rsid w:val="00AB3295"/>
    <w:rsid w:val="00AF33FE"/>
    <w:rsid w:val="00B01942"/>
    <w:rsid w:val="00B05011"/>
    <w:rsid w:val="00B148C7"/>
    <w:rsid w:val="00B17326"/>
    <w:rsid w:val="00B27088"/>
    <w:rsid w:val="00B57203"/>
    <w:rsid w:val="00B71134"/>
    <w:rsid w:val="00B73CC8"/>
    <w:rsid w:val="00B96F89"/>
    <w:rsid w:val="00BA38D1"/>
    <w:rsid w:val="00BA6962"/>
    <w:rsid w:val="00BC4456"/>
    <w:rsid w:val="00BF5C62"/>
    <w:rsid w:val="00C25508"/>
    <w:rsid w:val="00C4287E"/>
    <w:rsid w:val="00C462F5"/>
    <w:rsid w:val="00C5275E"/>
    <w:rsid w:val="00C5694F"/>
    <w:rsid w:val="00C60C49"/>
    <w:rsid w:val="00C902DE"/>
    <w:rsid w:val="00C90827"/>
    <w:rsid w:val="00C91DAA"/>
    <w:rsid w:val="00CB23A8"/>
    <w:rsid w:val="00CB2C12"/>
    <w:rsid w:val="00CC1FE1"/>
    <w:rsid w:val="00CC5C3E"/>
    <w:rsid w:val="00CD7462"/>
    <w:rsid w:val="00CF5E55"/>
    <w:rsid w:val="00D024FB"/>
    <w:rsid w:val="00D03148"/>
    <w:rsid w:val="00D06786"/>
    <w:rsid w:val="00D1161C"/>
    <w:rsid w:val="00D1490A"/>
    <w:rsid w:val="00D22BDE"/>
    <w:rsid w:val="00D23681"/>
    <w:rsid w:val="00D30294"/>
    <w:rsid w:val="00D51B69"/>
    <w:rsid w:val="00D616F8"/>
    <w:rsid w:val="00D70979"/>
    <w:rsid w:val="00D71DCC"/>
    <w:rsid w:val="00D87F3A"/>
    <w:rsid w:val="00D9119D"/>
    <w:rsid w:val="00D95E11"/>
    <w:rsid w:val="00DA5298"/>
    <w:rsid w:val="00DA685A"/>
    <w:rsid w:val="00DB0091"/>
    <w:rsid w:val="00DB18FD"/>
    <w:rsid w:val="00DC0242"/>
    <w:rsid w:val="00DC2EAE"/>
    <w:rsid w:val="00DD4273"/>
    <w:rsid w:val="00DE3CC6"/>
    <w:rsid w:val="00DE4CBD"/>
    <w:rsid w:val="00E14B23"/>
    <w:rsid w:val="00E158A8"/>
    <w:rsid w:val="00E23452"/>
    <w:rsid w:val="00E2495B"/>
    <w:rsid w:val="00E317E6"/>
    <w:rsid w:val="00E41001"/>
    <w:rsid w:val="00E5069D"/>
    <w:rsid w:val="00E61008"/>
    <w:rsid w:val="00E65D3F"/>
    <w:rsid w:val="00E664AB"/>
    <w:rsid w:val="00E66C9D"/>
    <w:rsid w:val="00E711DE"/>
    <w:rsid w:val="00E7336F"/>
    <w:rsid w:val="00E74FE1"/>
    <w:rsid w:val="00E8587A"/>
    <w:rsid w:val="00E92280"/>
    <w:rsid w:val="00E95456"/>
    <w:rsid w:val="00E966CA"/>
    <w:rsid w:val="00EE3310"/>
    <w:rsid w:val="00EE762F"/>
    <w:rsid w:val="00F012B7"/>
    <w:rsid w:val="00F14A95"/>
    <w:rsid w:val="00F301D3"/>
    <w:rsid w:val="00F36C52"/>
    <w:rsid w:val="00F43A06"/>
    <w:rsid w:val="00F448ED"/>
    <w:rsid w:val="00F45CE8"/>
    <w:rsid w:val="00F56174"/>
    <w:rsid w:val="00F6379C"/>
    <w:rsid w:val="00F72BCE"/>
    <w:rsid w:val="00F755A4"/>
    <w:rsid w:val="00F75754"/>
    <w:rsid w:val="00F822AF"/>
    <w:rsid w:val="00F82B13"/>
    <w:rsid w:val="00F95667"/>
    <w:rsid w:val="00FA33EE"/>
    <w:rsid w:val="00FA4809"/>
    <w:rsid w:val="00FB3D05"/>
    <w:rsid w:val="00FD7092"/>
    <w:rsid w:val="00FE0E79"/>
    <w:rsid w:val="00FF025A"/>
    <w:rsid w:val="00FF5D41"/>
    <w:rsid w:val="01311D17"/>
    <w:rsid w:val="014552DD"/>
    <w:rsid w:val="01827CF2"/>
    <w:rsid w:val="01BF5575"/>
    <w:rsid w:val="01DE7DDA"/>
    <w:rsid w:val="01F3521E"/>
    <w:rsid w:val="01F42D45"/>
    <w:rsid w:val="020B6A0C"/>
    <w:rsid w:val="02184C85"/>
    <w:rsid w:val="024769FB"/>
    <w:rsid w:val="02AA3D8C"/>
    <w:rsid w:val="02D2752A"/>
    <w:rsid w:val="03934A27"/>
    <w:rsid w:val="03C52BEB"/>
    <w:rsid w:val="04342815"/>
    <w:rsid w:val="04425FE9"/>
    <w:rsid w:val="04585268"/>
    <w:rsid w:val="048117A6"/>
    <w:rsid w:val="04BC6451"/>
    <w:rsid w:val="04CE5ACF"/>
    <w:rsid w:val="04DE6C54"/>
    <w:rsid w:val="050E015C"/>
    <w:rsid w:val="052102F4"/>
    <w:rsid w:val="052A45EE"/>
    <w:rsid w:val="05575AC4"/>
    <w:rsid w:val="05B41169"/>
    <w:rsid w:val="05D610DF"/>
    <w:rsid w:val="05ED01D7"/>
    <w:rsid w:val="05F24570"/>
    <w:rsid w:val="06353355"/>
    <w:rsid w:val="065D35AE"/>
    <w:rsid w:val="066761DB"/>
    <w:rsid w:val="067A5932"/>
    <w:rsid w:val="06A0349B"/>
    <w:rsid w:val="06A411DD"/>
    <w:rsid w:val="06AC0092"/>
    <w:rsid w:val="06BB314A"/>
    <w:rsid w:val="06FF4665"/>
    <w:rsid w:val="07102B11"/>
    <w:rsid w:val="07292EE8"/>
    <w:rsid w:val="0737795B"/>
    <w:rsid w:val="076D5A73"/>
    <w:rsid w:val="07702E6D"/>
    <w:rsid w:val="07FB307F"/>
    <w:rsid w:val="080D4B60"/>
    <w:rsid w:val="088C0004"/>
    <w:rsid w:val="08BD20E2"/>
    <w:rsid w:val="08BF22FE"/>
    <w:rsid w:val="08FE1AFB"/>
    <w:rsid w:val="09315706"/>
    <w:rsid w:val="097924AD"/>
    <w:rsid w:val="097C1F9D"/>
    <w:rsid w:val="09840E52"/>
    <w:rsid w:val="09BC3032"/>
    <w:rsid w:val="0A374116"/>
    <w:rsid w:val="0A600F10"/>
    <w:rsid w:val="0A9D21CB"/>
    <w:rsid w:val="0A9F23E7"/>
    <w:rsid w:val="0AFD0EBC"/>
    <w:rsid w:val="0B182F68"/>
    <w:rsid w:val="0B4D1E43"/>
    <w:rsid w:val="0B5A4560"/>
    <w:rsid w:val="0B696551"/>
    <w:rsid w:val="0B7F5D75"/>
    <w:rsid w:val="0B8D2240"/>
    <w:rsid w:val="0BAE0408"/>
    <w:rsid w:val="0BCB2D68"/>
    <w:rsid w:val="0BEB6F66"/>
    <w:rsid w:val="0BF978D5"/>
    <w:rsid w:val="0C076B26"/>
    <w:rsid w:val="0C164370"/>
    <w:rsid w:val="0C7E51C7"/>
    <w:rsid w:val="0CC021A1"/>
    <w:rsid w:val="0CC214DB"/>
    <w:rsid w:val="0D6671EC"/>
    <w:rsid w:val="0D6945E7"/>
    <w:rsid w:val="0DE10621"/>
    <w:rsid w:val="0DE95727"/>
    <w:rsid w:val="0E107158"/>
    <w:rsid w:val="0E2C21E4"/>
    <w:rsid w:val="0E440BB0"/>
    <w:rsid w:val="0E511C4A"/>
    <w:rsid w:val="0E5232CD"/>
    <w:rsid w:val="0E9733D5"/>
    <w:rsid w:val="0EA5189D"/>
    <w:rsid w:val="0EAA135B"/>
    <w:rsid w:val="0EAF6971"/>
    <w:rsid w:val="0F40288F"/>
    <w:rsid w:val="0F7627D4"/>
    <w:rsid w:val="1099323E"/>
    <w:rsid w:val="10CC55B8"/>
    <w:rsid w:val="10EE7073"/>
    <w:rsid w:val="11542023"/>
    <w:rsid w:val="117A5014"/>
    <w:rsid w:val="11951E4E"/>
    <w:rsid w:val="119D551D"/>
    <w:rsid w:val="11A77DD3"/>
    <w:rsid w:val="11A976A8"/>
    <w:rsid w:val="11C444E1"/>
    <w:rsid w:val="11EE155E"/>
    <w:rsid w:val="11F12DFD"/>
    <w:rsid w:val="12955E7E"/>
    <w:rsid w:val="12BE53D5"/>
    <w:rsid w:val="1319085D"/>
    <w:rsid w:val="13201BEB"/>
    <w:rsid w:val="133833D9"/>
    <w:rsid w:val="139D323C"/>
    <w:rsid w:val="13A04ADA"/>
    <w:rsid w:val="13A520F1"/>
    <w:rsid w:val="14025795"/>
    <w:rsid w:val="14117786"/>
    <w:rsid w:val="143B213D"/>
    <w:rsid w:val="14BA7E1E"/>
    <w:rsid w:val="14D56A06"/>
    <w:rsid w:val="14E804E7"/>
    <w:rsid w:val="150B2427"/>
    <w:rsid w:val="159A3ED7"/>
    <w:rsid w:val="159E0B98"/>
    <w:rsid w:val="15A73BB3"/>
    <w:rsid w:val="15D171CD"/>
    <w:rsid w:val="15EF3AF7"/>
    <w:rsid w:val="160752E5"/>
    <w:rsid w:val="16810BF3"/>
    <w:rsid w:val="16846935"/>
    <w:rsid w:val="16AA639C"/>
    <w:rsid w:val="16C3120C"/>
    <w:rsid w:val="16E169E8"/>
    <w:rsid w:val="16F70A5F"/>
    <w:rsid w:val="16FF3EBA"/>
    <w:rsid w:val="172940E1"/>
    <w:rsid w:val="17742506"/>
    <w:rsid w:val="177C0F68"/>
    <w:rsid w:val="17DB4333"/>
    <w:rsid w:val="17DF02C7"/>
    <w:rsid w:val="17E53404"/>
    <w:rsid w:val="17ED2158"/>
    <w:rsid w:val="182F183E"/>
    <w:rsid w:val="189C0233"/>
    <w:rsid w:val="18AE37F5"/>
    <w:rsid w:val="18D3481A"/>
    <w:rsid w:val="18F97167"/>
    <w:rsid w:val="19017DC9"/>
    <w:rsid w:val="19DD25E4"/>
    <w:rsid w:val="19EA2F53"/>
    <w:rsid w:val="1A8B0292"/>
    <w:rsid w:val="1ABC044C"/>
    <w:rsid w:val="1AC92B69"/>
    <w:rsid w:val="1B270772"/>
    <w:rsid w:val="1B590390"/>
    <w:rsid w:val="1B935D8D"/>
    <w:rsid w:val="1BAD5FE6"/>
    <w:rsid w:val="1BB47375"/>
    <w:rsid w:val="1BDB0DA5"/>
    <w:rsid w:val="1BED2887"/>
    <w:rsid w:val="1C365FDC"/>
    <w:rsid w:val="1C5A616E"/>
    <w:rsid w:val="1C6963B1"/>
    <w:rsid w:val="1CFA525B"/>
    <w:rsid w:val="1D4D0079"/>
    <w:rsid w:val="1D4D182F"/>
    <w:rsid w:val="1D5030CD"/>
    <w:rsid w:val="1D7E2B06"/>
    <w:rsid w:val="1D825F33"/>
    <w:rsid w:val="1DA67191"/>
    <w:rsid w:val="1DE71C83"/>
    <w:rsid w:val="1E421268"/>
    <w:rsid w:val="1E652BA8"/>
    <w:rsid w:val="1E6B1006"/>
    <w:rsid w:val="1E8A0861"/>
    <w:rsid w:val="1E8E65A3"/>
    <w:rsid w:val="1EA84B93"/>
    <w:rsid w:val="1EC9341E"/>
    <w:rsid w:val="1ED146E2"/>
    <w:rsid w:val="1EEA2160"/>
    <w:rsid w:val="1F006490"/>
    <w:rsid w:val="1F32508B"/>
    <w:rsid w:val="1F364160"/>
    <w:rsid w:val="1F417171"/>
    <w:rsid w:val="1F4575AD"/>
    <w:rsid w:val="1F5A0233"/>
    <w:rsid w:val="1F770DE5"/>
    <w:rsid w:val="1F805866"/>
    <w:rsid w:val="1F845FFC"/>
    <w:rsid w:val="1F8654CC"/>
    <w:rsid w:val="1FAE057F"/>
    <w:rsid w:val="1FB57B5F"/>
    <w:rsid w:val="1FCA360B"/>
    <w:rsid w:val="1FD412A9"/>
    <w:rsid w:val="1FE30229"/>
    <w:rsid w:val="20452C91"/>
    <w:rsid w:val="204A64FA"/>
    <w:rsid w:val="20895274"/>
    <w:rsid w:val="208C6B12"/>
    <w:rsid w:val="20A83220"/>
    <w:rsid w:val="20B84B1D"/>
    <w:rsid w:val="20E83DA2"/>
    <w:rsid w:val="20F546B7"/>
    <w:rsid w:val="20FD356C"/>
    <w:rsid w:val="2100305C"/>
    <w:rsid w:val="213A039E"/>
    <w:rsid w:val="21466CC1"/>
    <w:rsid w:val="215C64E4"/>
    <w:rsid w:val="21A03D15"/>
    <w:rsid w:val="21D57C13"/>
    <w:rsid w:val="21DB0EC3"/>
    <w:rsid w:val="22947F00"/>
    <w:rsid w:val="22DB168B"/>
    <w:rsid w:val="22E060E7"/>
    <w:rsid w:val="23045086"/>
    <w:rsid w:val="23134C5E"/>
    <w:rsid w:val="233B037C"/>
    <w:rsid w:val="23D91F06"/>
    <w:rsid w:val="23E66539"/>
    <w:rsid w:val="24037D0F"/>
    <w:rsid w:val="2423153B"/>
    <w:rsid w:val="245B6F27"/>
    <w:rsid w:val="247D50F0"/>
    <w:rsid w:val="24BE74B6"/>
    <w:rsid w:val="24EF3B8A"/>
    <w:rsid w:val="25072C0B"/>
    <w:rsid w:val="251B2213"/>
    <w:rsid w:val="2533755C"/>
    <w:rsid w:val="254E4396"/>
    <w:rsid w:val="25B72D5D"/>
    <w:rsid w:val="26307F40"/>
    <w:rsid w:val="265B2FD0"/>
    <w:rsid w:val="266100F9"/>
    <w:rsid w:val="26C863CA"/>
    <w:rsid w:val="26E06E67"/>
    <w:rsid w:val="26E93094"/>
    <w:rsid w:val="275120B1"/>
    <w:rsid w:val="276205CD"/>
    <w:rsid w:val="276E51C4"/>
    <w:rsid w:val="277D0F63"/>
    <w:rsid w:val="278B7B24"/>
    <w:rsid w:val="279F359C"/>
    <w:rsid w:val="27BB287C"/>
    <w:rsid w:val="27C06692"/>
    <w:rsid w:val="27E56B08"/>
    <w:rsid w:val="280926D2"/>
    <w:rsid w:val="28700AC7"/>
    <w:rsid w:val="28A013AD"/>
    <w:rsid w:val="28FF76C8"/>
    <w:rsid w:val="291D0C4F"/>
    <w:rsid w:val="29512A97"/>
    <w:rsid w:val="296A19BB"/>
    <w:rsid w:val="296C6A09"/>
    <w:rsid w:val="297E12E0"/>
    <w:rsid w:val="29AC1FD3"/>
    <w:rsid w:val="2A110088"/>
    <w:rsid w:val="2A181417"/>
    <w:rsid w:val="2A2953D2"/>
    <w:rsid w:val="2A4E6BE6"/>
    <w:rsid w:val="2A5C6728"/>
    <w:rsid w:val="2A840581"/>
    <w:rsid w:val="2A895E70"/>
    <w:rsid w:val="2A8D5961"/>
    <w:rsid w:val="2ABE1FBE"/>
    <w:rsid w:val="2ADE440E"/>
    <w:rsid w:val="2AF552B4"/>
    <w:rsid w:val="2B0760E4"/>
    <w:rsid w:val="2B08148B"/>
    <w:rsid w:val="2B0B4AD7"/>
    <w:rsid w:val="2B123B98"/>
    <w:rsid w:val="2B1E0CAF"/>
    <w:rsid w:val="2B8C3E6A"/>
    <w:rsid w:val="2BA270E6"/>
    <w:rsid w:val="2BB331A5"/>
    <w:rsid w:val="2BD870AF"/>
    <w:rsid w:val="2BE45A54"/>
    <w:rsid w:val="2C22032B"/>
    <w:rsid w:val="2C574ECE"/>
    <w:rsid w:val="2CC25BEC"/>
    <w:rsid w:val="2CCF6599"/>
    <w:rsid w:val="2CE02702"/>
    <w:rsid w:val="2CF27CFD"/>
    <w:rsid w:val="2D1759B5"/>
    <w:rsid w:val="2D3060B3"/>
    <w:rsid w:val="2D366C12"/>
    <w:rsid w:val="2D400CDD"/>
    <w:rsid w:val="2D6B02B8"/>
    <w:rsid w:val="2D74105A"/>
    <w:rsid w:val="2D8172D3"/>
    <w:rsid w:val="2D9214E0"/>
    <w:rsid w:val="2DDE5D83"/>
    <w:rsid w:val="2DEA30CA"/>
    <w:rsid w:val="2DF87595"/>
    <w:rsid w:val="2E057F04"/>
    <w:rsid w:val="2E2D3EB1"/>
    <w:rsid w:val="2E6B29A8"/>
    <w:rsid w:val="2E924FFC"/>
    <w:rsid w:val="2EC364B0"/>
    <w:rsid w:val="2EF20488"/>
    <w:rsid w:val="2EF81E69"/>
    <w:rsid w:val="2EFE6E2D"/>
    <w:rsid w:val="2F0A7658"/>
    <w:rsid w:val="2F756BF6"/>
    <w:rsid w:val="2F97607B"/>
    <w:rsid w:val="2FB03F14"/>
    <w:rsid w:val="2FB63264"/>
    <w:rsid w:val="2FC35981"/>
    <w:rsid w:val="2FDE27BA"/>
    <w:rsid w:val="2FF74B16"/>
    <w:rsid w:val="301A5EE8"/>
    <w:rsid w:val="3049057C"/>
    <w:rsid w:val="304A6CF8"/>
    <w:rsid w:val="306C7DC6"/>
    <w:rsid w:val="307D0225"/>
    <w:rsid w:val="30A55F03"/>
    <w:rsid w:val="30AE178D"/>
    <w:rsid w:val="30B719EC"/>
    <w:rsid w:val="30C86DC3"/>
    <w:rsid w:val="31215055"/>
    <w:rsid w:val="313A6116"/>
    <w:rsid w:val="32030CD7"/>
    <w:rsid w:val="32096215"/>
    <w:rsid w:val="32222E32"/>
    <w:rsid w:val="322A7F39"/>
    <w:rsid w:val="324E3C27"/>
    <w:rsid w:val="32755658"/>
    <w:rsid w:val="32CB26D6"/>
    <w:rsid w:val="33093FF2"/>
    <w:rsid w:val="330B12A9"/>
    <w:rsid w:val="33811DDB"/>
    <w:rsid w:val="33865643"/>
    <w:rsid w:val="34502178"/>
    <w:rsid w:val="34CA155F"/>
    <w:rsid w:val="34E42621"/>
    <w:rsid w:val="356E2833"/>
    <w:rsid w:val="35973B37"/>
    <w:rsid w:val="359C07C1"/>
    <w:rsid w:val="35CC7B1C"/>
    <w:rsid w:val="362353CB"/>
    <w:rsid w:val="3647720F"/>
    <w:rsid w:val="367252A6"/>
    <w:rsid w:val="36770B81"/>
    <w:rsid w:val="36D13079"/>
    <w:rsid w:val="3735661E"/>
    <w:rsid w:val="374B4BD9"/>
    <w:rsid w:val="37503831"/>
    <w:rsid w:val="375A4E1C"/>
    <w:rsid w:val="3790083E"/>
    <w:rsid w:val="379F02D0"/>
    <w:rsid w:val="37B30764"/>
    <w:rsid w:val="381A45AC"/>
    <w:rsid w:val="38207E14"/>
    <w:rsid w:val="386D0B7F"/>
    <w:rsid w:val="388D2FD0"/>
    <w:rsid w:val="38EA2300"/>
    <w:rsid w:val="39290F4A"/>
    <w:rsid w:val="39616936"/>
    <w:rsid w:val="39631074"/>
    <w:rsid w:val="39643D30"/>
    <w:rsid w:val="39A05F49"/>
    <w:rsid w:val="39C40C73"/>
    <w:rsid w:val="39CF6ED4"/>
    <w:rsid w:val="39F8091D"/>
    <w:rsid w:val="3A4818A4"/>
    <w:rsid w:val="3A63048C"/>
    <w:rsid w:val="3AAD5BAB"/>
    <w:rsid w:val="3AAF36D1"/>
    <w:rsid w:val="3ABC194A"/>
    <w:rsid w:val="3ABE56C2"/>
    <w:rsid w:val="3AC54CA3"/>
    <w:rsid w:val="3B0A1B34"/>
    <w:rsid w:val="3B1E03F3"/>
    <w:rsid w:val="3B4532D5"/>
    <w:rsid w:val="3B4F266B"/>
    <w:rsid w:val="3B6E0E96"/>
    <w:rsid w:val="3B783670"/>
    <w:rsid w:val="3BBA6143"/>
    <w:rsid w:val="3BCB0097"/>
    <w:rsid w:val="3C1A65F4"/>
    <w:rsid w:val="3C2B4FD9"/>
    <w:rsid w:val="3C6E4EC6"/>
    <w:rsid w:val="3C912416"/>
    <w:rsid w:val="3CA75091"/>
    <w:rsid w:val="3CAB7EC8"/>
    <w:rsid w:val="3CD411CD"/>
    <w:rsid w:val="3CD64F45"/>
    <w:rsid w:val="3CD76F0F"/>
    <w:rsid w:val="3CEF4259"/>
    <w:rsid w:val="3CFA5F40"/>
    <w:rsid w:val="3D8D3E1A"/>
    <w:rsid w:val="3D980F2D"/>
    <w:rsid w:val="3DAC5CA6"/>
    <w:rsid w:val="3DAE4360"/>
    <w:rsid w:val="3DC54FBA"/>
    <w:rsid w:val="3DC70D32"/>
    <w:rsid w:val="3DE713D4"/>
    <w:rsid w:val="3E0C52B0"/>
    <w:rsid w:val="3E404DB1"/>
    <w:rsid w:val="3E576115"/>
    <w:rsid w:val="3EB70DA6"/>
    <w:rsid w:val="3EBE4C76"/>
    <w:rsid w:val="3F1B7587"/>
    <w:rsid w:val="3F473ED8"/>
    <w:rsid w:val="3FA255B3"/>
    <w:rsid w:val="3FF35E0E"/>
    <w:rsid w:val="40185875"/>
    <w:rsid w:val="4037219F"/>
    <w:rsid w:val="409E481E"/>
    <w:rsid w:val="40AA0BC3"/>
    <w:rsid w:val="40B530C4"/>
    <w:rsid w:val="40C142CB"/>
    <w:rsid w:val="40D45C40"/>
    <w:rsid w:val="40D519B8"/>
    <w:rsid w:val="41160006"/>
    <w:rsid w:val="41771D24"/>
    <w:rsid w:val="417D62D7"/>
    <w:rsid w:val="418E3A90"/>
    <w:rsid w:val="41A07CDB"/>
    <w:rsid w:val="41DD7C7C"/>
    <w:rsid w:val="4201746D"/>
    <w:rsid w:val="423821FE"/>
    <w:rsid w:val="428B4A24"/>
    <w:rsid w:val="428D2A5F"/>
    <w:rsid w:val="42B34FB3"/>
    <w:rsid w:val="42C27D1A"/>
    <w:rsid w:val="42EB101F"/>
    <w:rsid w:val="42EB54C2"/>
    <w:rsid w:val="43086156"/>
    <w:rsid w:val="43605AC8"/>
    <w:rsid w:val="43747266"/>
    <w:rsid w:val="43784FA8"/>
    <w:rsid w:val="43CF6B92"/>
    <w:rsid w:val="441F5424"/>
    <w:rsid w:val="44254A04"/>
    <w:rsid w:val="445F7F16"/>
    <w:rsid w:val="44A84EAE"/>
    <w:rsid w:val="44AB315B"/>
    <w:rsid w:val="44C22253"/>
    <w:rsid w:val="44D836DF"/>
    <w:rsid w:val="4597723C"/>
    <w:rsid w:val="45B63B66"/>
    <w:rsid w:val="45ED3300"/>
    <w:rsid w:val="45FB5A1D"/>
    <w:rsid w:val="46362EF9"/>
    <w:rsid w:val="463B22BD"/>
    <w:rsid w:val="46717A8D"/>
    <w:rsid w:val="467852BF"/>
    <w:rsid w:val="46847CBF"/>
    <w:rsid w:val="46893028"/>
    <w:rsid w:val="46A14816"/>
    <w:rsid w:val="46D52711"/>
    <w:rsid w:val="47356D0C"/>
    <w:rsid w:val="473867FC"/>
    <w:rsid w:val="47723ABC"/>
    <w:rsid w:val="47947ED7"/>
    <w:rsid w:val="47C307BC"/>
    <w:rsid w:val="47CF0F0F"/>
    <w:rsid w:val="47E50732"/>
    <w:rsid w:val="47F962C4"/>
    <w:rsid w:val="482B3CA7"/>
    <w:rsid w:val="484336AB"/>
    <w:rsid w:val="48625181"/>
    <w:rsid w:val="488E4926"/>
    <w:rsid w:val="488E53B8"/>
    <w:rsid w:val="48912EFC"/>
    <w:rsid w:val="48B10508"/>
    <w:rsid w:val="48C66957"/>
    <w:rsid w:val="48C7608A"/>
    <w:rsid w:val="49331971"/>
    <w:rsid w:val="493C25D4"/>
    <w:rsid w:val="49BC54C3"/>
    <w:rsid w:val="49C36851"/>
    <w:rsid w:val="4A0B01F8"/>
    <w:rsid w:val="4A2F2139"/>
    <w:rsid w:val="4A627F98"/>
    <w:rsid w:val="4A630034"/>
    <w:rsid w:val="4A81600D"/>
    <w:rsid w:val="4B400582"/>
    <w:rsid w:val="4B5B75D2"/>
    <w:rsid w:val="4B6D275E"/>
    <w:rsid w:val="4B6D2F19"/>
    <w:rsid w:val="4B7C4CA5"/>
    <w:rsid w:val="4B91573D"/>
    <w:rsid w:val="4BA03B1C"/>
    <w:rsid w:val="4BA04FF9"/>
    <w:rsid w:val="4BAD77B9"/>
    <w:rsid w:val="4BB73D99"/>
    <w:rsid w:val="4C481290"/>
    <w:rsid w:val="4C504BA4"/>
    <w:rsid w:val="4CB42DC9"/>
    <w:rsid w:val="4CB86415"/>
    <w:rsid w:val="4D170530"/>
    <w:rsid w:val="4D50664E"/>
    <w:rsid w:val="4D7A36CB"/>
    <w:rsid w:val="4DA30E74"/>
    <w:rsid w:val="4DF07E31"/>
    <w:rsid w:val="4E473EF5"/>
    <w:rsid w:val="4E5B34FC"/>
    <w:rsid w:val="4E7B594C"/>
    <w:rsid w:val="4EB86BA1"/>
    <w:rsid w:val="4F1E7267"/>
    <w:rsid w:val="4F1E78EB"/>
    <w:rsid w:val="4F4B17C3"/>
    <w:rsid w:val="4F5A7C58"/>
    <w:rsid w:val="4F701847"/>
    <w:rsid w:val="4F9273F2"/>
    <w:rsid w:val="4FB530E0"/>
    <w:rsid w:val="4FB8497E"/>
    <w:rsid w:val="4FBA24A4"/>
    <w:rsid w:val="4FE70DC0"/>
    <w:rsid w:val="50024581"/>
    <w:rsid w:val="500A342C"/>
    <w:rsid w:val="50137E07"/>
    <w:rsid w:val="506D7517"/>
    <w:rsid w:val="508A4A08"/>
    <w:rsid w:val="50A849F3"/>
    <w:rsid w:val="50C57353"/>
    <w:rsid w:val="50DA6CE1"/>
    <w:rsid w:val="50F96FFC"/>
    <w:rsid w:val="511730A2"/>
    <w:rsid w:val="512C5624"/>
    <w:rsid w:val="513E13B1"/>
    <w:rsid w:val="51586419"/>
    <w:rsid w:val="51826FF2"/>
    <w:rsid w:val="518566A2"/>
    <w:rsid w:val="51DD18E7"/>
    <w:rsid w:val="51E63A25"/>
    <w:rsid w:val="51FA127E"/>
    <w:rsid w:val="5221680B"/>
    <w:rsid w:val="523E560F"/>
    <w:rsid w:val="526A6404"/>
    <w:rsid w:val="5289407A"/>
    <w:rsid w:val="52B7716F"/>
    <w:rsid w:val="53032F5F"/>
    <w:rsid w:val="53162492"/>
    <w:rsid w:val="531C6FD2"/>
    <w:rsid w:val="5345477B"/>
    <w:rsid w:val="537F1D9A"/>
    <w:rsid w:val="53803A05"/>
    <w:rsid w:val="538062BA"/>
    <w:rsid w:val="539F3E8B"/>
    <w:rsid w:val="53F00D08"/>
    <w:rsid w:val="54067A66"/>
    <w:rsid w:val="5425006D"/>
    <w:rsid w:val="54414F42"/>
    <w:rsid w:val="54A8767B"/>
    <w:rsid w:val="554C3B9F"/>
    <w:rsid w:val="555C3226"/>
    <w:rsid w:val="55686326"/>
    <w:rsid w:val="556A2E15"/>
    <w:rsid w:val="55702E80"/>
    <w:rsid w:val="55757FC6"/>
    <w:rsid w:val="55DE3010"/>
    <w:rsid w:val="56362D8C"/>
    <w:rsid w:val="56470453"/>
    <w:rsid w:val="56551179"/>
    <w:rsid w:val="567332AE"/>
    <w:rsid w:val="567535C9"/>
    <w:rsid w:val="569F5902"/>
    <w:rsid w:val="56A1616C"/>
    <w:rsid w:val="56E542AB"/>
    <w:rsid w:val="56EB5639"/>
    <w:rsid w:val="5705494D"/>
    <w:rsid w:val="572A7F10"/>
    <w:rsid w:val="57AF6A86"/>
    <w:rsid w:val="57D52CF8"/>
    <w:rsid w:val="580C3AB9"/>
    <w:rsid w:val="581D7E7D"/>
    <w:rsid w:val="58647451"/>
    <w:rsid w:val="58AA13BD"/>
    <w:rsid w:val="5901594F"/>
    <w:rsid w:val="590F1AB3"/>
    <w:rsid w:val="593B4656"/>
    <w:rsid w:val="594A4899"/>
    <w:rsid w:val="59943D66"/>
    <w:rsid w:val="599E4BE5"/>
    <w:rsid w:val="59AC7302"/>
    <w:rsid w:val="59CA3C2C"/>
    <w:rsid w:val="59D10B16"/>
    <w:rsid w:val="59D17077"/>
    <w:rsid w:val="59E838B1"/>
    <w:rsid w:val="5A03326C"/>
    <w:rsid w:val="5A5B4884"/>
    <w:rsid w:val="5A843DDB"/>
    <w:rsid w:val="5A8913F1"/>
    <w:rsid w:val="5A9F4FCA"/>
    <w:rsid w:val="5B062A42"/>
    <w:rsid w:val="5B0942E0"/>
    <w:rsid w:val="5B1A473F"/>
    <w:rsid w:val="5B547C51"/>
    <w:rsid w:val="5B9073C8"/>
    <w:rsid w:val="5BCF552A"/>
    <w:rsid w:val="5BDC37A3"/>
    <w:rsid w:val="5BED3C02"/>
    <w:rsid w:val="5C0F3B78"/>
    <w:rsid w:val="5C410C05"/>
    <w:rsid w:val="5C9704CD"/>
    <w:rsid w:val="5CA31C52"/>
    <w:rsid w:val="5CA96D02"/>
    <w:rsid w:val="5CBD05F1"/>
    <w:rsid w:val="5D011713"/>
    <w:rsid w:val="5D080CF3"/>
    <w:rsid w:val="5D2E6280"/>
    <w:rsid w:val="5D465377"/>
    <w:rsid w:val="5D683540"/>
    <w:rsid w:val="5D972077"/>
    <w:rsid w:val="5DFB43B4"/>
    <w:rsid w:val="5E333F8F"/>
    <w:rsid w:val="5E47584B"/>
    <w:rsid w:val="5F071EA2"/>
    <w:rsid w:val="5F077E24"/>
    <w:rsid w:val="5F2636B2"/>
    <w:rsid w:val="5F3062DF"/>
    <w:rsid w:val="5F426012"/>
    <w:rsid w:val="5F5A15AE"/>
    <w:rsid w:val="5F6F2616"/>
    <w:rsid w:val="5F746E5C"/>
    <w:rsid w:val="5F812FDF"/>
    <w:rsid w:val="5F950838"/>
    <w:rsid w:val="5F9C1BC7"/>
    <w:rsid w:val="5FA517E6"/>
    <w:rsid w:val="5FA97E40"/>
    <w:rsid w:val="5FB92779"/>
    <w:rsid w:val="5FCB425A"/>
    <w:rsid w:val="5FFC2665"/>
    <w:rsid w:val="60B116A2"/>
    <w:rsid w:val="60D94755"/>
    <w:rsid w:val="611D1FCC"/>
    <w:rsid w:val="611F660B"/>
    <w:rsid w:val="613F0A5C"/>
    <w:rsid w:val="617946BB"/>
    <w:rsid w:val="61880654"/>
    <w:rsid w:val="61B73828"/>
    <w:rsid w:val="61DA0784"/>
    <w:rsid w:val="61F45CEA"/>
    <w:rsid w:val="620D2908"/>
    <w:rsid w:val="62261C1B"/>
    <w:rsid w:val="6239194F"/>
    <w:rsid w:val="623A1223"/>
    <w:rsid w:val="623E7E99"/>
    <w:rsid w:val="626369CC"/>
    <w:rsid w:val="62827FC4"/>
    <w:rsid w:val="62A72D5C"/>
    <w:rsid w:val="62AF39BF"/>
    <w:rsid w:val="62C00465"/>
    <w:rsid w:val="62D13935"/>
    <w:rsid w:val="62E33669"/>
    <w:rsid w:val="6314609A"/>
    <w:rsid w:val="63293771"/>
    <w:rsid w:val="63310878"/>
    <w:rsid w:val="63500CFE"/>
    <w:rsid w:val="637922A2"/>
    <w:rsid w:val="63A069A0"/>
    <w:rsid w:val="645D28B7"/>
    <w:rsid w:val="646A5DEF"/>
    <w:rsid w:val="64B81251"/>
    <w:rsid w:val="64DE0E7C"/>
    <w:rsid w:val="64EF5B20"/>
    <w:rsid w:val="64F82F1D"/>
    <w:rsid w:val="655D5FF8"/>
    <w:rsid w:val="6569254B"/>
    <w:rsid w:val="657F1D6E"/>
    <w:rsid w:val="65C15EE3"/>
    <w:rsid w:val="660861F1"/>
    <w:rsid w:val="66182378"/>
    <w:rsid w:val="662F5543"/>
    <w:rsid w:val="66B912B0"/>
    <w:rsid w:val="66C67529"/>
    <w:rsid w:val="66D47E98"/>
    <w:rsid w:val="66F45E44"/>
    <w:rsid w:val="66F70AF4"/>
    <w:rsid w:val="66F83B86"/>
    <w:rsid w:val="671657F0"/>
    <w:rsid w:val="6723497B"/>
    <w:rsid w:val="672A3F5C"/>
    <w:rsid w:val="67BE12FC"/>
    <w:rsid w:val="67C43A69"/>
    <w:rsid w:val="67F11E09"/>
    <w:rsid w:val="680E1188"/>
    <w:rsid w:val="683C3F47"/>
    <w:rsid w:val="684A53BF"/>
    <w:rsid w:val="6857683D"/>
    <w:rsid w:val="686B624D"/>
    <w:rsid w:val="687D46B0"/>
    <w:rsid w:val="68845507"/>
    <w:rsid w:val="68D26659"/>
    <w:rsid w:val="68F91A33"/>
    <w:rsid w:val="69081147"/>
    <w:rsid w:val="694A383A"/>
    <w:rsid w:val="6964238C"/>
    <w:rsid w:val="69C30066"/>
    <w:rsid w:val="6A0740E0"/>
    <w:rsid w:val="6A0B3BD1"/>
    <w:rsid w:val="6A18018C"/>
    <w:rsid w:val="6B2D49D0"/>
    <w:rsid w:val="6BCA3618"/>
    <w:rsid w:val="6BCD3880"/>
    <w:rsid w:val="6BF15048"/>
    <w:rsid w:val="6C1A459F"/>
    <w:rsid w:val="6C2471CC"/>
    <w:rsid w:val="6C2C7E2E"/>
    <w:rsid w:val="6C702411"/>
    <w:rsid w:val="6C7A3290"/>
    <w:rsid w:val="6C81017A"/>
    <w:rsid w:val="6CC462B9"/>
    <w:rsid w:val="6CC91B21"/>
    <w:rsid w:val="6CF546C4"/>
    <w:rsid w:val="6D043715"/>
    <w:rsid w:val="6D1C4347"/>
    <w:rsid w:val="6D365409"/>
    <w:rsid w:val="6D3939E9"/>
    <w:rsid w:val="6D576083"/>
    <w:rsid w:val="6D8E3228"/>
    <w:rsid w:val="6D920165"/>
    <w:rsid w:val="6DA432EC"/>
    <w:rsid w:val="6E217E67"/>
    <w:rsid w:val="6E293493"/>
    <w:rsid w:val="6E40752D"/>
    <w:rsid w:val="6E6715F2"/>
    <w:rsid w:val="6E8403F6"/>
    <w:rsid w:val="6EAD16FA"/>
    <w:rsid w:val="6F2311AD"/>
    <w:rsid w:val="6F2F210F"/>
    <w:rsid w:val="6F394D3C"/>
    <w:rsid w:val="6F3C65DA"/>
    <w:rsid w:val="6F62705B"/>
    <w:rsid w:val="6F6618A9"/>
    <w:rsid w:val="6F6B5112"/>
    <w:rsid w:val="6F997ED1"/>
    <w:rsid w:val="6FB1521A"/>
    <w:rsid w:val="6FCC5197"/>
    <w:rsid w:val="700926A6"/>
    <w:rsid w:val="7020414E"/>
    <w:rsid w:val="702675D1"/>
    <w:rsid w:val="706933FF"/>
    <w:rsid w:val="70822713"/>
    <w:rsid w:val="70F25AEA"/>
    <w:rsid w:val="710E21DD"/>
    <w:rsid w:val="711A6DEF"/>
    <w:rsid w:val="711F23A8"/>
    <w:rsid w:val="71213827"/>
    <w:rsid w:val="71353C29"/>
    <w:rsid w:val="713F5FBC"/>
    <w:rsid w:val="71461992"/>
    <w:rsid w:val="71502811"/>
    <w:rsid w:val="71777D9E"/>
    <w:rsid w:val="71B96608"/>
    <w:rsid w:val="71CA25C3"/>
    <w:rsid w:val="71D64AC4"/>
    <w:rsid w:val="71EE2679"/>
    <w:rsid w:val="71F907B3"/>
    <w:rsid w:val="723D4B43"/>
    <w:rsid w:val="72536115"/>
    <w:rsid w:val="72691DDC"/>
    <w:rsid w:val="727331D4"/>
    <w:rsid w:val="72BA4726"/>
    <w:rsid w:val="72C40DC1"/>
    <w:rsid w:val="72EB0A43"/>
    <w:rsid w:val="72FC67AC"/>
    <w:rsid w:val="73347C31"/>
    <w:rsid w:val="73690910"/>
    <w:rsid w:val="736D3206"/>
    <w:rsid w:val="738D0742"/>
    <w:rsid w:val="73E07E7C"/>
    <w:rsid w:val="74373814"/>
    <w:rsid w:val="7457655C"/>
    <w:rsid w:val="746A2EC5"/>
    <w:rsid w:val="74725CC6"/>
    <w:rsid w:val="74820F33"/>
    <w:rsid w:val="74890514"/>
    <w:rsid w:val="748A428C"/>
    <w:rsid w:val="74AA2238"/>
    <w:rsid w:val="74B51309"/>
    <w:rsid w:val="74CA553D"/>
    <w:rsid w:val="74EF5D24"/>
    <w:rsid w:val="74F646C9"/>
    <w:rsid w:val="750951B1"/>
    <w:rsid w:val="7521699E"/>
    <w:rsid w:val="75287D2D"/>
    <w:rsid w:val="754E4A1F"/>
    <w:rsid w:val="75E33C54"/>
    <w:rsid w:val="75EA4FE2"/>
    <w:rsid w:val="760F2C9B"/>
    <w:rsid w:val="7628397B"/>
    <w:rsid w:val="76397D18"/>
    <w:rsid w:val="765C4824"/>
    <w:rsid w:val="766C1E9B"/>
    <w:rsid w:val="76724FD8"/>
    <w:rsid w:val="76EB1A60"/>
    <w:rsid w:val="77163798"/>
    <w:rsid w:val="7718792D"/>
    <w:rsid w:val="772B7660"/>
    <w:rsid w:val="773F6436"/>
    <w:rsid w:val="77642B72"/>
    <w:rsid w:val="7782124A"/>
    <w:rsid w:val="779A2A38"/>
    <w:rsid w:val="77A613DD"/>
    <w:rsid w:val="77B358A8"/>
    <w:rsid w:val="77F42148"/>
    <w:rsid w:val="78176406"/>
    <w:rsid w:val="783C3AEF"/>
    <w:rsid w:val="787D213D"/>
    <w:rsid w:val="788D434B"/>
    <w:rsid w:val="78961451"/>
    <w:rsid w:val="78BE3A69"/>
    <w:rsid w:val="78CA10FB"/>
    <w:rsid w:val="78F14BA6"/>
    <w:rsid w:val="78F63C9E"/>
    <w:rsid w:val="792E03F6"/>
    <w:rsid w:val="79444A09"/>
    <w:rsid w:val="795D1F6F"/>
    <w:rsid w:val="7961380D"/>
    <w:rsid w:val="79B16284"/>
    <w:rsid w:val="79C33353"/>
    <w:rsid w:val="79CB512B"/>
    <w:rsid w:val="79E24222"/>
    <w:rsid w:val="7A0348C4"/>
    <w:rsid w:val="7A2346D8"/>
    <w:rsid w:val="7A5D799C"/>
    <w:rsid w:val="7A6D4434"/>
    <w:rsid w:val="7A7C01D3"/>
    <w:rsid w:val="7AC758F2"/>
    <w:rsid w:val="7B09415C"/>
    <w:rsid w:val="7B156F5D"/>
    <w:rsid w:val="7B2745E3"/>
    <w:rsid w:val="7B4E16B1"/>
    <w:rsid w:val="7B646D7F"/>
    <w:rsid w:val="7B7517F2"/>
    <w:rsid w:val="7BD76009"/>
    <w:rsid w:val="7C1566A6"/>
    <w:rsid w:val="7C647170"/>
    <w:rsid w:val="7CAD6D69"/>
    <w:rsid w:val="7CD2057E"/>
    <w:rsid w:val="7D2C4132"/>
    <w:rsid w:val="7D3C164E"/>
    <w:rsid w:val="7D5B368B"/>
    <w:rsid w:val="7D8F16AE"/>
    <w:rsid w:val="7DA912DF"/>
    <w:rsid w:val="7DB06B11"/>
    <w:rsid w:val="7DB36601"/>
    <w:rsid w:val="7DB859C6"/>
    <w:rsid w:val="7DC915BB"/>
    <w:rsid w:val="7DC91981"/>
    <w:rsid w:val="7DF509C8"/>
    <w:rsid w:val="7E9521CD"/>
    <w:rsid w:val="7EB4083B"/>
    <w:rsid w:val="7EB50157"/>
    <w:rsid w:val="7EC24720"/>
    <w:rsid w:val="7EDB5E10"/>
    <w:rsid w:val="7EEB5927"/>
    <w:rsid w:val="7F17671C"/>
    <w:rsid w:val="7F2A46A1"/>
    <w:rsid w:val="7F4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/>
      <w:jc w:val="left"/>
    </w:pPr>
    <w:rPr>
      <w:kern w:val="2"/>
      <w:sz w:val="22"/>
      <w:szCs w:val="24"/>
      <w14:ligatures w14:val="standardContextual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/>
      <w:jc w:val="left"/>
    </w:pPr>
    <w:rPr>
      <w:kern w:val="2"/>
      <w:sz w:val="22"/>
      <w:szCs w:val="24"/>
      <w14:ligatures w14:val="standardContextual"/>
    </w:rPr>
  </w:style>
  <w:style w:type="paragraph" w:styleId="7">
    <w:name w:val="toc 3"/>
    <w:basedOn w:val="1"/>
    <w:next w:val="1"/>
    <w:autoRedefine/>
    <w:qFormat/>
    <w:uiPriority w:val="39"/>
    <w:pPr>
      <w:ind w:left="840" w:leftChars="400"/>
    </w:pPr>
  </w:style>
  <w:style w:type="paragraph" w:styleId="8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/>
      <w:jc w:val="left"/>
    </w:pPr>
    <w:rPr>
      <w:kern w:val="2"/>
      <w:sz w:val="22"/>
      <w:szCs w:val="24"/>
      <w14:ligatures w14:val="standardContextual"/>
    </w:rPr>
  </w:style>
  <w:style w:type="paragraph" w:styleId="9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qFormat/>
    <w:uiPriority w:val="39"/>
    <w:pPr>
      <w:tabs>
        <w:tab w:val="right" w:leader="dot" w:pos="8295"/>
      </w:tabs>
      <w:spacing w:line="360" w:lineRule="auto"/>
      <w:jc w:val="center"/>
    </w:pPr>
  </w:style>
  <w:style w:type="paragraph" w:styleId="12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/>
      <w:jc w:val="left"/>
    </w:pPr>
    <w:rPr>
      <w:kern w:val="2"/>
      <w:sz w:val="22"/>
      <w:szCs w:val="24"/>
      <w14:ligatures w14:val="standardContextual"/>
    </w:rPr>
  </w:style>
  <w:style w:type="paragraph" w:styleId="13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/>
      <w:jc w:val="left"/>
    </w:pPr>
    <w:rPr>
      <w:kern w:val="2"/>
      <w:sz w:val="22"/>
      <w:szCs w:val="24"/>
      <w14:ligatures w14:val="standardContextual"/>
    </w:rPr>
  </w:style>
  <w:style w:type="paragraph" w:styleId="14">
    <w:name w:val="toc 2"/>
    <w:basedOn w:val="1"/>
    <w:next w:val="1"/>
    <w:autoRedefine/>
    <w:qFormat/>
    <w:uiPriority w:val="39"/>
    <w:pPr>
      <w:ind w:left="420" w:leftChars="200"/>
    </w:pPr>
  </w:style>
  <w:style w:type="paragraph" w:styleId="15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kern w:val="2"/>
      <w:sz w:val="22"/>
      <w:szCs w:val="24"/>
      <w14:ligatures w14:val="standardContextual"/>
    </w:rPr>
  </w:style>
  <w:style w:type="paragraph" w:styleId="16">
    <w:name w:val="Title"/>
    <w:basedOn w:val="1"/>
    <w:next w:val="1"/>
    <w:link w:val="26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18"/>
    <w:link w:val="10"/>
    <w:qFormat/>
    <w:uiPriority w:val="0"/>
    <w:rPr>
      <w:sz w:val="18"/>
      <w:szCs w:val="18"/>
    </w:rPr>
  </w:style>
  <w:style w:type="character" w:customStyle="1" w:styleId="23">
    <w:name w:val="页脚 字符"/>
    <w:basedOn w:val="18"/>
    <w:link w:val="9"/>
    <w:qFormat/>
    <w:uiPriority w:val="99"/>
    <w:rPr>
      <w:sz w:val="18"/>
      <w:szCs w:val="18"/>
    </w:rPr>
  </w:style>
  <w:style w:type="paragraph" w:customStyle="1" w:styleId="2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kern w:val="0"/>
      <w:sz w:val="32"/>
      <w:szCs w:val="32"/>
    </w:rPr>
  </w:style>
  <w:style w:type="character" w:customStyle="1" w:styleId="25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标题 字符"/>
    <w:basedOn w:val="18"/>
    <w:link w:val="16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8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68EDD-DE55-4AC3-804D-B4962896AE1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2359</Words>
  <Characters>2441</Characters>
  <Lines>71</Lines>
  <Paragraphs>20</Paragraphs>
  <TotalTime>10</TotalTime>
  <ScaleCrop>false</ScaleCrop>
  <LinksUpToDate>false</LinksUpToDate>
  <CharactersWithSpaces>2454</CharactersWithSpaces>
  <Application>WPS Office_12.8.2.21215_F1E327BC-269C-435d-A152-05C5408002CA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2025-10-29T07:48:00Z</dcterms:created>
  <dc:creator>Apache POI</dc:creator>
  <cp:lastModifiedBy>咨询组</cp:lastModifiedBy>
  <dcterms:modified xsi:type="dcterms:W3CDTF">2026-05-19T01:20:07Z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eyJoZGlkIjoiMTM5YTAzN2ZlNGU4MDNhMWMzODQ0MmYxYzE1NTRkMTgiLCJ1c2VySWQiOiI4Mzc1NzYzMTUifQ==</vt:lpwstr>
  </property>
  <property fmtid="{D5CDD505-2E9C-101B-9397-08002B2CF9AE}" pid="3" name="KSOProductBuildVer">
    <vt:lpwstr>2052-12.8.2.21215</vt:lpwstr>
  </property>
  <property fmtid="{D5CDD505-2E9C-101B-9397-08002B2CF9AE}" pid="4" name="ICV">
    <vt:lpwstr>C1F6E5FED46240A1AD9BF26D27916127_13</vt:lpwstr>
  </property>
</Properties>
</file>
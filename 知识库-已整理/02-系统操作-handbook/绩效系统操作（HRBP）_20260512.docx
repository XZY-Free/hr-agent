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BADDE">
      <w:pPr>
        <w:spacing w:line="480" w:lineRule="auto"/>
        <w:ind w:left="840" w:firstLine="420"/>
        <w:outlineLvl w:val="0"/>
        <w:rPr>
          <w:rFonts w:hint="eastAsia" w:asciiTheme="minorEastAsia" w:hAnsiTheme="minorEastAsia"/>
          <w:sz w:val="36"/>
          <w:szCs w:val="36"/>
        </w:rPr>
      </w:pPr>
    </w:p>
    <w:p w14:paraId="236A0055">
      <w:pPr>
        <w:spacing w:line="480" w:lineRule="auto"/>
        <w:ind w:left="840" w:firstLine="420"/>
        <w:outlineLvl w:val="0"/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</w:pPr>
    </w:p>
    <w:p w14:paraId="349B78D3">
      <w:pPr>
        <w:spacing w:line="480" w:lineRule="auto"/>
        <w:ind w:left="840" w:firstLine="420"/>
        <w:outlineLvl w:val="0"/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</w:pPr>
    </w:p>
    <w:p w14:paraId="4B76F61E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华润啤酒人力资源知识库（信息系统）</w:t>
      </w:r>
    </w:p>
    <w:p w14:paraId="2DCCB0F8">
      <w:pPr>
        <w:jc w:val="center"/>
        <w:rPr>
          <w:b/>
          <w:bCs/>
          <w:sz w:val="48"/>
          <w:szCs w:val="48"/>
        </w:rPr>
      </w:pPr>
    </w:p>
    <w:p w14:paraId="20ADEC4B">
      <w:pPr>
        <w:jc w:val="center"/>
        <w:rPr>
          <w:b/>
          <w:bCs/>
          <w:sz w:val="48"/>
          <w:szCs w:val="48"/>
        </w:rPr>
      </w:pPr>
    </w:p>
    <w:p w14:paraId="4B4EB6B0">
      <w:pPr>
        <w:jc w:val="center"/>
        <w:rPr>
          <w:b/>
          <w:bCs/>
          <w:sz w:val="48"/>
          <w:szCs w:val="48"/>
        </w:rPr>
      </w:pPr>
    </w:p>
    <w:p w14:paraId="25C355AE">
      <w:pPr>
        <w:spacing w:line="480" w:lineRule="auto"/>
        <w:jc w:val="center"/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color w:val="000000" w:themeColor="text1"/>
          <w:sz w:val="48"/>
          <w:szCs w:val="36"/>
          <w:lang w:val="en-US" w:eastAsia="zh-CN"/>
          <w14:textFill>
            <w14:solidFill>
              <w14:schemeClr w14:val="tx1"/>
            </w14:solidFill>
          </w14:textFill>
        </w:rPr>
        <w:t>绩效</w:t>
      </w:r>
      <w:r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  <w:t>管理系统（</w:t>
      </w:r>
      <w:r>
        <w:rPr>
          <w:rFonts w:hint="eastAsia" w:cs="Arial" w:asciiTheme="minorEastAsia" w:hAnsiTheme="minorEastAsia"/>
          <w:b/>
          <w:color w:val="000000" w:themeColor="text1"/>
          <w:sz w:val="48"/>
          <w:szCs w:val="36"/>
          <w:lang w:val="en-US" w:eastAsia="zh-CN"/>
          <w14:textFill>
            <w14:solidFill>
              <w14:schemeClr w14:val="tx1"/>
            </w14:solidFill>
          </w14:textFill>
        </w:rPr>
        <w:t>HRBP</w:t>
      </w:r>
      <w:r>
        <w:rPr>
          <w:rFonts w:hint="eastAsia" w:cs="Arial" w:asciiTheme="minorEastAsia" w:hAnsiTheme="minorEastAsia"/>
          <w:b/>
          <w:color w:val="000000" w:themeColor="text1"/>
          <w:sz w:val="48"/>
          <w:szCs w:val="36"/>
          <w14:textFill>
            <w14:solidFill>
              <w14:schemeClr w14:val="tx1"/>
            </w14:solidFill>
          </w14:textFill>
        </w:rPr>
        <w:t>）</w:t>
      </w:r>
    </w:p>
    <w:p w14:paraId="51BAC296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04C7CE2F">
      <w:pPr>
        <w:spacing w:line="480" w:lineRule="auto"/>
        <w:jc w:val="center"/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编写：</w:t>
      </w:r>
      <w:r>
        <w:rPr>
          <w:rFonts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 xml:space="preserve">HR共享中心 </w:t>
      </w: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信息组</w:t>
      </w:r>
    </w:p>
    <w:p w14:paraId="003DA4D0">
      <w:pPr>
        <w:spacing w:line="480" w:lineRule="auto"/>
        <w:jc w:val="center"/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时间：2025年1</w:t>
      </w: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Arial" w:asciiTheme="minorEastAsia" w:hAnsiTheme="minorEastAsia"/>
          <w:b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月</w:t>
      </w:r>
    </w:p>
    <w:p w14:paraId="57E87AD4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0CBD0ADC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4B5654BD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49FDC70D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27CA293F">
      <w:pPr>
        <w:widowControl/>
        <w:jc w:val="left"/>
        <w:rPr>
          <w:rFonts w:hint="eastAsia" w:asciiTheme="minorEastAsia" w:hAnsiTheme="minorEastAsia" w:cstheme="majorBidi"/>
          <w:b/>
          <w:bCs/>
          <w:sz w:val="36"/>
          <w:szCs w:val="36"/>
        </w:rPr>
      </w:pPr>
    </w:p>
    <w:p w14:paraId="119D2277">
      <w:pPr>
        <w:pStyle w:val="16"/>
        <w:rPr>
          <w:rFonts w:hint="eastAsia" w:asciiTheme="minorEastAsia" w:hAnsiTheme="minorEastAsia" w:eastAsiaTheme="minorEastAsia"/>
          <w:sz w:val="36"/>
          <w:szCs w:val="36"/>
        </w:rPr>
      </w:pPr>
    </w:p>
    <w:p w14:paraId="7860B067">
      <w:pPr>
        <w:pStyle w:val="16"/>
        <w:rPr>
          <w:rFonts w:hint="eastAsia" w:asciiTheme="minorEastAsia" w:hAnsiTheme="minorEastAsia" w:eastAsiaTheme="minorEastAsia"/>
          <w:sz w:val="36"/>
          <w:szCs w:val="36"/>
        </w:rPr>
        <w:sectPr>
          <w:headerReference r:id="rId5" w:type="default"/>
          <w:footerReference r:id="rId6" w:type="default"/>
          <w:pgSz w:w="11905" w:h="16840"/>
          <w:pgMar w:top="1440" w:right="1800" w:bottom="1440" w:left="1800" w:header="720" w:footer="720" w:gutter="0"/>
          <w:cols w:space="720" w:num="1"/>
        </w:sectPr>
      </w:pPr>
    </w:p>
    <w:p w14:paraId="35922144">
      <w:pPr>
        <w:jc w:val="center"/>
        <w:rPr>
          <w:sz w:val="40"/>
          <w:szCs w:val="44"/>
        </w:rPr>
      </w:pPr>
      <w:r>
        <w:rPr>
          <w:rFonts w:ascii="宋体" w:hAnsi="宋体" w:eastAsia="宋体"/>
          <w:sz w:val="40"/>
          <w:szCs w:val="44"/>
        </w:rPr>
        <w:t>目录</w:t>
      </w:r>
    </w:p>
    <w:p w14:paraId="764897B7">
      <w:pPr>
        <w:pStyle w:val="11"/>
        <w:tabs>
          <w:tab w:val="right" w:leader="dot" w:pos="9745"/>
          <w:tab w:val="clear" w:pos="8295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_Toc29622 </w:instrText>
      </w:r>
      <w:r>
        <w:fldChar w:fldCharType="separate"/>
      </w:r>
      <w:r>
        <w:rPr>
          <w:rFonts w:hint="eastAsia" w:ascii="宋体" w:hAnsi="宋体" w:eastAsia="宋体" w:cs="Arial"/>
          <w:szCs w:val="32"/>
          <w:lang w:val="en-US" w:eastAsia="zh-CN"/>
        </w:rPr>
        <w:t>一、绩效组配置</w:t>
      </w:r>
      <w:r>
        <w:tab/>
      </w:r>
      <w:r>
        <w:fldChar w:fldCharType="begin"/>
      </w:r>
      <w:r>
        <w:instrText xml:space="preserve"> PAGEREF _Toc29622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6EE71F7">
      <w:pPr>
        <w:pStyle w:val="11"/>
        <w:tabs>
          <w:tab w:val="right" w:leader="dot" w:pos="9745"/>
          <w:tab w:val="clear" w:pos="8295"/>
        </w:tabs>
      </w:pPr>
      <w:r>
        <w:fldChar w:fldCharType="begin"/>
      </w:r>
      <w:r>
        <w:instrText xml:space="preserve"> HYPERLINK \l _Toc17955 </w:instrText>
      </w:r>
      <w:r>
        <w:fldChar w:fldCharType="separate"/>
      </w:r>
      <w:r>
        <w:rPr>
          <w:rFonts w:ascii="宋体" w:hAnsi="宋体" w:eastAsia="宋体" w:cs="Arial"/>
          <w:szCs w:val="32"/>
        </w:rPr>
        <w:t>二、</w:t>
      </w:r>
      <w:r>
        <w:rPr>
          <w:rFonts w:hint="eastAsia" w:ascii="宋体" w:hAnsi="宋体" w:eastAsia="宋体" w:cs="Arial"/>
          <w:szCs w:val="32"/>
          <w:lang w:val="en-US" w:eastAsia="zh-CN"/>
        </w:rPr>
        <w:t>多重考核关系配置</w:t>
      </w:r>
      <w:r>
        <w:tab/>
      </w:r>
      <w:r>
        <w:fldChar w:fldCharType="begin"/>
      </w:r>
      <w:r>
        <w:instrText xml:space="preserve"> PAGEREF _Toc17955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711FF9A">
      <w:pPr>
        <w:pStyle w:val="11"/>
        <w:tabs>
          <w:tab w:val="right" w:leader="dot" w:pos="9745"/>
          <w:tab w:val="clear" w:pos="8295"/>
        </w:tabs>
      </w:pPr>
      <w:r>
        <w:fldChar w:fldCharType="begin"/>
      </w:r>
      <w:r>
        <w:instrText xml:space="preserve"> HYPERLINK \l _Toc20172 </w:instrText>
      </w:r>
      <w:r>
        <w:fldChar w:fldCharType="separate"/>
      </w:r>
      <w:r>
        <w:rPr>
          <w:rFonts w:ascii="宋体" w:hAnsi="宋体" w:eastAsia="宋体" w:cs="Arial"/>
          <w:szCs w:val="32"/>
        </w:rPr>
        <w:t>三、</w:t>
      </w:r>
      <w:r>
        <w:rPr>
          <w:rFonts w:hint="eastAsia" w:ascii="宋体" w:hAnsi="宋体" w:eastAsia="宋体" w:cs="Arial"/>
          <w:szCs w:val="32"/>
          <w:lang w:val="en-US" w:eastAsia="zh-CN"/>
        </w:rPr>
        <w:t>绩效计划制定</w:t>
      </w:r>
      <w:r>
        <w:tab/>
      </w:r>
      <w:r>
        <w:fldChar w:fldCharType="begin"/>
      </w:r>
      <w:r>
        <w:instrText xml:space="preserve"> PAGEREF _Toc20172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64EE48F">
      <w:pPr>
        <w:pStyle w:val="11"/>
        <w:tabs>
          <w:tab w:val="right" w:leader="dot" w:pos="9745"/>
          <w:tab w:val="clear" w:pos="8295"/>
        </w:tabs>
      </w:pPr>
      <w:r>
        <w:fldChar w:fldCharType="begin"/>
      </w:r>
      <w:r>
        <w:instrText xml:space="preserve"> HYPERLINK \l _Toc1845 </w:instrText>
      </w:r>
      <w:r>
        <w:fldChar w:fldCharType="separate"/>
      </w:r>
      <w:r>
        <w:rPr>
          <w:rFonts w:hint="eastAsia" w:ascii="宋体" w:hAnsi="宋体" w:eastAsia="宋体" w:cs="Arial"/>
          <w:szCs w:val="32"/>
          <w:lang w:val="en-US" w:eastAsia="zh-CN"/>
        </w:rPr>
        <w:t>四</w:t>
      </w:r>
      <w:r>
        <w:rPr>
          <w:rFonts w:ascii="宋体" w:hAnsi="宋体" w:eastAsia="宋体" w:cs="Arial"/>
          <w:szCs w:val="32"/>
        </w:rPr>
        <w:t>、</w:t>
      </w:r>
      <w:r>
        <w:rPr>
          <w:rFonts w:hint="eastAsia" w:ascii="宋体" w:hAnsi="宋体" w:eastAsia="宋体" w:cs="Arial"/>
          <w:szCs w:val="32"/>
          <w:lang w:val="en-US" w:eastAsia="zh-CN"/>
        </w:rPr>
        <w:t>绩效考核评价</w:t>
      </w:r>
      <w:r>
        <w:tab/>
      </w:r>
      <w:r>
        <w:fldChar w:fldCharType="begin"/>
      </w:r>
      <w:r>
        <w:instrText xml:space="preserve"> PAGEREF _Toc1845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CFDEB9">
      <w:pPr>
        <w:pStyle w:val="11"/>
        <w:tabs>
          <w:tab w:val="right" w:leader="dot" w:pos="9745"/>
          <w:tab w:val="clear" w:pos="8295"/>
        </w:tabs>
      </w:pPr>
      <w:r>
        <w:fldChar w:fldCharType="begin"/>
      </w:r>
      <w:r>
        <w:instrText xml:space="preserve"> HYPERLINK \l _Toc12350 </w:instrText>
      </w:r>
      <w:r>
        <w:fldChar w:fldCharType="separate"/>
      </w:r>
      <w:r>
        <w:rPr>
          <w:rFonts w:hint="eastAsia" w:ascii="宋体" w:hAnsi="宋体" w:eastAsia="宋体" w:cs="Arial"/>
          <w:szCs w:val="32"/>
          <w:lang w:val="en-US" w:eastAsia="zh-CN"/>
        </w:rPr>
        <w:t>五</w:t>
      </w:r>
      <w:r>
        <w:rPr>
          <w:rFonts w:ascii="宋体" w:hAnsi="宋体" w:eastAsia="宋体" w:cs="Arial"/>
          <w:szCs w:val="32"/>
        </w:rPr>
        <w:t>、</w:t>
      </w:r>
      <w:r>
        <w:rPr>
          <w:rFonts w:hint="eastAsia" w:ascii="宋体" w:hAnsi="宋体" w:eastAsia="宋体" w:cs="Arial"/>
          <w:szCs w:val="32"/>
          <w:lang w:val="en-US" w:eastAsia="zh-CN"/>
        </w:rPr>
        <w:t>考核结果发布</w:t>
      </w:r>
      <w:r>
        <w:tab/>
      </w:r>
      <w:r>
        <w:fldChar w:fldCharType="begin"/>
      </w:r>
      <w:r>
        <w:instrText xml:space="preserve"> PAGEREF _Toc12350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FE35309">
      <w:pPr>
        <w:pStyle w:val="11"/>
        <w:tabs>
          <w:tab w:val="right" w:leader="dot" w:pos="9745"/>
          <w:tab w:val="clear" w:pos="8295"/>
        </w:tabs>
      </w:pPr>
      <w:r>
        <w:fldChar w:fldCharType="begin"/>
      </w:r>
      <w:r>
        <w:instrText xml:space="preserve"> HYPERLINK \l _Toc8709 </w:instrText>
      </w:r>
      <w:r>
        <w:fldChar w:fldCharType="separate"/>
      </w:r>
      <w:r>
        <w:rPr>
          <w:rFonts w:hint="eastAsia" w:ascii="宋体" w:hAnsi="宋体" w:eastAsia="宋体" w:cs="Arial"/>
          <w:szCs w:val="32"/>
          <w:lang w:val="en-US" w:eastAsia="zh-CN"/>
        </w:rPr>
        <w:t>六</w:t>
      </w:r>
      <w:r>
        <w:rPr>
          <w:rFonts w:ascii="宋体" w:hAnsi="宋体" w:eastAsia="宋体" w:cs="Arial"/>
          <w:szCs w:val="32"/>
        </w:rPr>
        <w:t>、</w:t>
      </w:r>
      <w:r>
        <w:rPr>
          <w:rFonts w:hint="eastAsia" w:ascii="宋体" w:hAnsi="宋体" w:eastAsia="宋体" w:cs="Arial"/>
          <w:szCs w:val="32"/>
          <w:lang w:val="en-US" w:eastAsia="zh-CN"/>
        </w:rPr>
        <w:t>绩效文档管理</w:t>
      </w:r>
      <w:r>
        <w:tab/>
      </w:r>
      <w:r>
        <w:fldChar w:fldCharType="begin"/>
      </w:r>
      <w:r>
        <w:instrText xml:space="preserve"> PAGEREF _Toc8709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E6F8BCD">
      <w:pPr>
        <w:pStyle w:val="11"/>
        <w:tabs>
          <w:tab w:val="right" w:leader="dot" w:pos="9745"/>
          <w:tab w:val="clear" w:pos="8295"/>
        </w:tabs>
      </w:pPr>
      <w:r>
        <w:fldChar w:fldCharType="begin"/>
      </w:r>
      <w:r>
        <w:instrText xml:space="preserve"> HYPERLINK \l _Toc6910 </w:instrText>
      </w:r>
      <w:r>
        <w:fldChar w:fldCharType="separate"/>
      </w:r>
      <w:r>
        <w:rPr>
          <w:rFonts w:hint="eastAsia" w:ascii="宋体" w:hAnsi="宋体" w:eastAsia="宋体" w:cs="Arial"/>
          <w:szCs w:val="32"/>
          <w:lang w:val="en-US" w:eastAsia="zh-CN"/>
        </w:rPr>
        <w:t>七</w:t>
      </w:r>
      <w:r>
        <w:rPr>
          <w:rFonts w:ascii="宋体" w:hAnsi="宋体" w:eastAsia="宋体" w:cs="Arial"/>
          <w:szCs w:val="32"/>
        </w:rPr>
        <w:t>、</w:t>
      </w:r>
      <w:r>
        <w:rPr>
          <w:rFonts w:hint="eastAsia" w:ascii="宋体" w:hAnsi="宋体" w:eastAsia="宋体" w:cs="Arial"/>
          <w:szCs w:val="32"/>
          <w:lang w:val="en-US" w:eastAsia="zh-CN"/>
        </w:rPr>
        <w:t>绩效辅导</w:t>
      </w:r>
      <w:r>
        <w:tab/>
      </w:r>
      <w:r>
        <w:fldChar w:fldCharType="begin"/>
      </w:r>
      <w:r>
        <w:instrText xml:space="preserve"> PAGEREF _Toc6910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8869E3A">
      <w:pPr>
        <w:pStyle w:val="11"/>
        <w:tabs>
          <w:tab w:val="right" w:leader="dot" w:pos="9745"/>
          <w:tab w:val="clear" w:pos="8295"/>
        </w:tabs>
        <w:jc w:val="both"/>
      </w:pPr>
      <w:r>
        <w:fldChar w:fldCharType="end"/>
      </w:r>
    </w:p>
    <w:p w14:paraId="1FDCAB6F">
      <w:pPr>
        <w:spacing w:line="360" w:lineRule="auto"/>
      </w:pPr>
    </w:p>
    <w:p w14:paraId="6FA988E1"/>
    <w:p w14:paraId="55F50B7C">
      <w:pPr>
        <w:widowControl/>
        <w:jc w:val="left"/>
        <w:rPr>
          <w:rFonts w:hint="eastAsia" w:cs="Arial" w:asciiTheme="minorEastAsia" w:hAnsiTheme="minorEastAsia"/>
          <w:b/>
          <w:sz w:val="52"/>
        </w:rPr>
      </w:pPr>
      <w:r>
        <w:rPr>
          <w:rFonts w:cs="Arial" w:asciiTheme="minorEastAsia" w:hAnsiTheme="minorEastAsia"/>
          <w:b/>
          <w:sz w:val="52"/>
        </w:rPr>
        <w:br w:type="page"/>
      </w:r>
    </w:p>
    <w:p w14:paraId="7CB96FBB">
      <w:pPr>
        <w:spacing w:before="480" w:after="480" w:line="360" w:lineRule="auto"/>
        <w:jc w:val="center"/>
        <w:rPr>
          <w:rFonts w:hint="eastAsia" w:cs="Arial" w:asciiTheme="minorEastAsia" w:hAnsiTheme="minorEastAsia"/>
          <w:b/>
          <w:sz w:val="52"/>
        </w:rPr>
      </w:pPr>
      <w:r>
        <w:rPr>
          <w:rFonts w:hint="eastAsia" w:cs="Arial" w:asciiTheme="minorEastAsia" w:hAnsiTheme="minorEastAsia"/>
          <w:b/>
          <w:sz w:val="52"/>
          <w:lang w:val="en-US" w:eastAsia="zh-CN"/>
        </w:rPr>
        <w:t>绩效</w:t>
      </w:r>
      <w:r>
        <w:rPr>
          <w:rFonts w:cs="Arial" w:asciiTheme="minorEastAsia" w:hAnsiTheme="minorEastAsia"/>
          <w:b/>
          <w:sz w:val="52"/>
        </w:rPr>
        <w:t>管理系统</w:t>
      </w:r>
      <w:r>
        <w:rPr>
          <w:rFonts w:hint="eastAsia" w:cs="Arial" w:asciiTheme="minorEastAsia" w:hAnsiTheme="minorEastAsia"/>
          <w:b/>
          <w:sz w:val="52"/>
        </w:rPr>
        <w:t>操作</w:t>
      </w:r>
    </w:p>
    <w:p w14:paraId="5E1C86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36C6C800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bookmarkStart w:id="0" w:name="_Toc29622"/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一、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绩效组配置</w:t>
      </w:r>
      <w:bookmarkEnd w:id="0"/>
    </w:p>
    <w:p w14:paraId="558F6E16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p w14:paraId="02809399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Arial"/>
          <w:b/>
          <w:sz w:val="24"/>
          <w:lang w:val="en-US" w:eastAsia="zh-CN"/>
        </w:rPr>
        <w:t>1</w:t>
      </w:r>
      <w:r>
        <w:rPr>
          <w:rFonts w:ascii="宋体" w:hAnsi="宋体" w:eastAsia="宋体" w:cs="Arial"/>
          <w:b/>
          <w:sz w:val="24"/>
        </w:rPr>
        <w:t>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考核流程的找人规则是什么？</w:t>
      </w:r>
    </w:p>
    <w:p w14:paraId="7E5A1934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Arial"/>
          <w:sz w:val="24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审批人根据[人力资源系统（PS系统）]中员工的汇报线确定。</w:t>
      </w:r>
    </w:p>
    <w:p w14:paraId="19A435AC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2B238ECA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  <w:rPr>
          <w:rStyle w:val="1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19"/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如何</w:t>
      </w:r>
      <w:r>
        <w:rPr>
          <w:rStyle w:val="19"/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使用“绩效计划免审批”？</w:t>
      </w:r>
      <w:r>
        <w:rPr>
          <w:rStyle w:val="19"/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哪些情况下可以使用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“绩效计划免审批”？</w:t>
      </w:r>
      <w:r>
        <w:rPr>
          <w:rStyle w:val="1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绩效计划能否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只审批一次，后续不再审批直接考核？</w:t>
      </w:r>
    </w:p>
    <w:p w14:paraId="63B65E3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答案：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当同一考核对象各考核周期的考核指标完全一致时，可启用“绩效计划免审批”功能，实现一次制定多周期复用。操作路径如下：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电脑登录[绩效管理系统]→[考核准备]→[绩效组配置]→[编辑]→[基础信息]。</w:t>
      </w:r>
    </w:p>
    <w:p w14:paraId="4C363EC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温馨提示：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员工上周期绩效计划未完成审批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或首次使用该考核表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时，[绩效计划免审批]不会生效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4483061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3F3F994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、如何设置绩效文档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（包括绩效计划制定、绩效考核评价）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的自动推送规则？</w:t>
      </w:r>
    </w:p>
    <w:p w14:paraId="3519200C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264BE208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1.绩效计划制定推送规则：</w:t>
      </w:r>
    </w:p>
    <w:p w14:paraId="68B72691">
      <w:pPr>
        <w:keepNext w:val="0"/>
        <w:keepLines w:val="0"/>
        <w:widowControl/>
        <w:suppressLineNumbers w:val="0"/>
        <w:spacing w:line="360" w:lineRule="auto"/>
        <w:jc w:val="left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[本期推本期]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指在本考核周期内，推送本考核周期的绩效计划制定。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按月度考核的，本月月初推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送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本月计划；按季度考核的，本季度第一个月月初推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送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本季度计划。</w:t>
      </w:r>
    </w:p>
    <w:p w14:paraId="13E5EC6B">
      <w:pPr>
        <w:keepNext w:val="0"/>
        <w:keepLines w:val="0"/>
        <w:widowControl/>
        <w:suppressLineNumbers w:val="0"/>
        <w:spacing w:line="360" w:lineRule="auto"/>
        <w:jc w:val="left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[本期推下期]：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指提前推送下一个考核周期的绩效计划制定。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按月度考核的，本月月底推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送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下月计划；按季度考核的，本季度最后一个月月底推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送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下季度计划。</w:t>
      </w:r>
    </w:p>
    <w:p w14:paraId="0C89D8C4">
      <w:pPr>
        <w:keepNext w:val="0"/>
        <w:keepLines w:val="0"/>
        <w:widowControl/>
        <w:suppressLineNumbers w:val="0"/>
        <w:spacing w:line="360" w:lineRule="auto"/>
        <w:jc w:val="left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2.绩效考核评价推送规则：</w:t>
      </w:r>
    </w:p>
    <w:p w14:paraId="6D1F4185">
      <w:pPr>
        <w:keepNext w:val="0"/>
        <w:keepLines w:val="0"/>
        <w:widowControl/>
        <w:suppressLineNumbers w:val="0"/>
        <w:spacing w:line="360" w:lineRule="auto"/>
        <w:jc w:val="left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[本期推本期]：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指在本考核周期内，推送本考核周期的绩效考核评价。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按月度考核的，本月月底推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送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本月自评；按季度考核的，本季度最后一个月月底推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送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本季度自评。</w:t>
      </w:r>
    </w:p>
    <w:p w14:paraId="640146D3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[本期推上期]：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指推送上一个考核周期的绩效考核评价。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按月度考核的，本月月初推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上月自评；按季度考核的，本季度第一个月月初推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上季度自评。</w:t>
      </w:r>
    </w:p>
    <w:p w14:paraId="2F4F96D3">
      <w:pPr>
        <w:keepNext w:val="0"/>
        <w:keepLines w:val="0"/>
        <w:widowControl/>
        <w:suppressLineNumbers w:val="0"/>
        <w:spacing w:line="360" w:lineRule="auto"/>
        <w:jc w:val="left"/>
        <w:rPr>
          <w:rStyle w:val="19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5CCA8959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、产假提前返岗人员如需参与考核，如何处理？</w:t>
      </w:r>
    </w:p>
    <w:p w14:paraId="1D6BB8FE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在[按人员配置]中删除该员工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的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“不包含”标识，确保其被纳入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绩效组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]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，完成后手动推送对应考核周期的绩效文档，跟进考核进度。</w:t>
      </w:r>
    </w:p>
    <w:p w14:paraId="0B34DF1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///</w:t>
      </w:r>
    </w:p>
    <w:p w14:paraId="46B520A3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、新员工无法加入绩效组，如何处理？</w:t>
      </w:r>
    </w:p>
    <w:p w14:paraId="07EBF6C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答案：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原因是新员工的LDAP账号可能处于锁定状态。请提报[AISM]工单申请解锁账号，完成后再进行[绩效组]维护操作。</w:t>
      </w:r>
    </w:p>
    <w:p w14:paraId="5A492C2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7638B012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bookmarkStart w:id="1" w:name="_Toc17955"/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二、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多重考核关系配置</w:t>
      </w:r>
      <w:bookmarkEnd w:id="1"/>
    </w:p>
    <w:p w14:paraId="2E6E95FD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p w14:paraId="328D4EB8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1、如何配置多重考核关系？</w:t>
      </w:r>
    </w:p>
    <w:p w14:paraId="02E9FF0B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16A7A2C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操作路径：</w:t>
      </w:r>
      <w:r>
        <w:rPr>
          <w:rFonts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电脑登录[绩效管理系统]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，在</w:t>
      </w:r>
      <w:r>
        <w:rPr>
          <w:rFonts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[考核准备]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模块找到</w:t>
      </w:r>
      <w:r>
        <w:rPr>
          <w:rFonts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[多重考核关系配置]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，根据考核需要进行设置。</w:t>
      </w:r>
    </w:p>
    <w:p w14:paraId="62F7E47F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温馨提示：</w:t>
      </w:r>
    </w:p>
    <w:p w14:paraId="3C1710B5">
      <w:pPr>
        <w:keepNext w:val="0"/>
        <w:keepLines w:val="0"/>
        <w:widowControl/>
        <w:suppressLineNumbers w:val="0"/>
        <w:spacing w:line="360" w:lineRule="auto"/>
        <w:jc w:val="left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员工主兼岗均需考核时，所有岗位的考核权重总和须等于100%。</w:t>
      </w:r>
    </w:p>
    <w:p w14:paraId="2F0DFA31">
      <w:pPr>
        <w:keepNext w:val="0"/>
        <w:keepLines w:val="0"/>
        <w:widowControl/>
        <w:suppressLineNumbers w:val="0"/>
        <w:spacing w:line="360" w:lineRule="auto"/>
        <w:jc w:val="left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每个岗位的实虚线考核权重总和须等于100%。多条虚线其权重需合并计算时，通过“虚线合并计算权重”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字段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填写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具体数值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</w:t>
      </w:r>
    </w:p>
    <w:p w14:paraId="579FD2C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同一岗位每条汇报线，考核频率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须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保持一致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</w:t>
      </w:r>
    </w:p>
    <w:p w14:paraId="257E012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///</w:t>
      </w:r>
    </w:p>
    <w:p w14:paraId="2810FF3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2、配置多重考核关系时无法选择员工，如何处理？</w:t>
      </w:r>
    </w:p>
    <w:p w14:paraId="5B86F18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267A254E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检查该员工是否已经配置了多重考核关系，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若员工已配置多重考核关系，则无需重复配置。</w:t>
      </w:r>
    </w:p>
    <w:p w14:paraId="4B252FA4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检查该员工是否有在某个绩效组里面，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若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员工未进入[绩效组]，请先将其主岗添加至[绩效组]，再返回[多重考核关系配置]完成配置。</w:t>
      </w:r>
    </w:p>
    <w:p w14:paraId="6A425FA3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4881C0F9">
      <w:pPr>
        <w:keepNext w:val="0"/>
        <w:keepLines w:val="0"/>
        <w:widowControl/>
        <w:suppressLineNumbers w:val="0"/>
        <w:spacing w:line="360" w:lineRule="auto"/>
        <w:jc w:val="left"/>
        <w:rPr>
          <w:color w:val="auto"/>
        </w:rPr>
      </w:pPr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3、</w:t>
      </w:r>
      <w:r>
        <w:rPr>
          <w:rStyle w:val="1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实虚线考核人员、</w:t>
      </w:r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多重考核关系</w:t>
      </w:r>
      <w:r>
        <w:rPr>
          <w:rStyle w:val="1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人员如何调整</w:t>
      </w:r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实线考核关系？</w:t>
      </w:r>
    </w:p>
    <w:p w14:paraId="36DF59DF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答案：</w:t>
      </w:r>
    </w:p>
    <w:p w14:paraId="5EA8B74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eastAsia="zh-CN" w:bidi="ar"/>
        </w:rPr>
        <w:t>步骤1：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先修改[绩效组配置]中的考核表或考核流程：</w:t>
      </w:r>
    </w:p>
    <w:p w14:paraId="30F0776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commentRangeStart w:id="0"/>
      <w:r>
        <w:rPr>
          <w:rFonts w:hint="default" w:ascii="宋体" w:hAnsi="宋体" w:eastAsia="宋体" w:cs="宋体"/>
          <w:color w:val="auto"/>
          <w:kern w:val="0"/>
          <w:sz w:val="24"/>
          <w:szCs w:val="24"/>
          <w:highlight w:val="none"/>
          <w:lang w:eastAsia="zh-CN" w:bidi="ar"/>
        </w:rPr>
        <w:t>如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仅修改绩效组中一人的考核表或考核流程</w:t>
      </w:r>
      <w:r>
        <w:rPr>
          <w:rFonts w:hint="default" w:ascii="宋体" w:hAnsi="宋体" w:eastAsia="宋体" w:cs="宋体"/>
          <w:color w:val="auto"/>
          <w:kern w:val="0"/>
          <w:sz w:val="24"/>
          <w:szCs w:val="24"/>
          <w:highlight w:val="none"/>
          <w:lang w:eastAsia="zh-CN" w:bidi="ar"/>
        </w:rPr>
        <w:t>：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将该员工调整至符合绩效考核关系的已有绩效组，如果没有相匹配的绩效组，可为其单独配置一个新绩效组。</w:t>
      </w:r>
      <w:commentRangeEnd w:id="0"/>
      <w:r>
        <w:rPr>
          <w:highlight w:val="none"/>
        </w:rPr>
        <w:commentReference w:id="0"/>
      </w:r>
    </w:p>
    <w:p w14:paraId="65D1532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4"/>
          <w:szCs w:val="24"/>
          <w:highlight w:val="none"/>
          <w:lang w:eastAsia="zh-CN" w:bidi="ar"/>
        </w:rPr>
        <w:t>如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修改绩效组所有人的考核表或考核流程：电脑登录[绩效管理系统]→[考核准备]→[绩效组配置]→[编辑]→[适用考核表及流程]→修改后保存。</w:t>
      </w:r>
    </w:p>
    <w:p w14:paraId="3BBE83A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4"/>
          <w:szCs w:val="24"/>
          <w:highlight w:val="none"/>
          <w:lang w:eastAsia="zh-CN" w:bidi="ar"/>
        </w:rPr>
        <w:t>步骤2：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完成上述操作后，返回[多重考核关系配置]页面，重新选择员工工号，</w:t>
      </w:r>
      <w:commentRangeStart w:id="1"/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实线考核关系将自动更新。</w:t>
      </w:r>
      <w:commentRangeEnd w:id="1"/>
      <w:r>
        <w:rPr>
          <w:highlight w:val="none"/>
        </w:rPr>
        <w:commentReference w:id="1"/>
      </w:r>
    </w:p>
    <w:p w14:paraId="7637DAA6">
      <w:p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bookmarkStart w:id="2" w:name="_Toc20172"/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p w14:paraId="12B28FB2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三、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绩效计划制定</w:t>
      </w:r>
      <w:bookmarkEnd w:id="2"/>
    </w:p>
    <w:p w14:paraId="168BB845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p w14:paraId="01335C7A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、如何导入绩效计划？</w:t>
      </w:r>
    </w:p>
    <w:p w14:paraId="3AA8CD89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答案：电脑登录[绩效管理系统]→[绩效计划制定]→[导入人员选择]→[选择员工]→[下载模板]→[填写绩效指标]→[导入]→[上传文件]。</w:t>
      </w:r>
    </w:p>
    <w:p w14:paraId="74932F3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温馨提示：</w:t>
      </w:r>
    </w:p>
    <w:p w14:paraId="6C27EB6A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1.请推送绩效计划后再导入。</w:t>
      </w:r>
    </w:p>
    <w:p w14:paraId="4778DF0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2.不得删除或修改导入表中任何ID字段的内容。</w:t>
      </w:r>
    </w:p>
    <w:p w14:paraId="11BEDDF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3.不得删除或修改[考核表]中预置指标。</w:t>
      </w:r>
    </w:p>
    <w:p w14:paraId="0DBA7F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///</w:t>
      </w:r>
    </w:p>
    <w:p w14:paraId="041172A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、已设置“复制上次文档”，但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绩效系统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推送的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绩效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计划制定”内容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为空，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原因是什么？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如何处理？</w:t>
      </w:r>
    </w:p>
    <w:p w14:paraId="6E6FE811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33E2D345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情况1：首次启用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新考核表时，若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考核表为空表，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需员工自行填写并提交审批，下个考核周期将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复制本次绩效计划内容。</w:t>
      </w:r>
    </w:p>
    <w:p w14:paraId="463FA944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情况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：如果是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一考核周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文档未推送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，则需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由员工填写指标并提交审批。</w:t>
      </w:r>
    </w:p>
    <w:p w14:paraId="7D498FF3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情况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：如果是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绩效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计划未完成审批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，则需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取消本期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，待上期审批完成后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重新推送。</w:t>
      </w:r>
    </w:p>
    <w:p w14:paraId="29C89FB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///</w:t>
      </w:r>
    </w:p>
    <w:p w14:paraId="7341A39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Style w:val="19"/>
          <w:rFonts w:hint="default" w:ascii="宋体" w:hAnsi="宋体" w:eastAsia="宋体" w:cs="宋体"/>
          <w:kern w:val="0"/>
          <w:sz w:val="24"/>
          <w:szCs w:val="24"/>
          <w:highlight w:val="green"/>
          <w:lang w:val="en-US" w:eastAsia="zh-CN" w:bidi="ar"/>
        </w:rPr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9"/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绩效计划审批结束后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，</w:t>
      </w:r>
      <w:r>
        <w:rPr>
          <w:rStyle w:val="19"/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如何修改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绩效计划内容</w:t>
      </w:r>
      <w:r>
        <w:rPr>
          <w:rStyle w:val="19"/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？</w:t>
      </w:r>
      <w:r>
        <w:rPr>
          <w:rStyle w:val="19"/>
          <w:rFonts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绩效计划审批结束后</w:t>
      </w:r>
      <w:r>
        <w:rPr>
          <w:rStyle w:val="19"/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，内容还可以修改吗？</w:t>
      </w:r>
    </w:p>
    <w:p w14:paraId="464FFF9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绩效计划审批结束后，其内容支持修改。</w:t>
      </w:r>
    </w:p>
    <w:p w14:paraId="4D8FBCE1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如需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修改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绩效计划文档中被锁定的指标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2098A29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步骤1：在[考核表配置]中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修改锁定的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指标内容，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将“复制上次文档”设为“否”；</w:t>
      </w:r>
    </w:p>
    <w:p w14:paraId="1CBE403C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步骤2：取消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当前考核周期的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原绩效文档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再重新创建考核表。</w:t>
      </w:r>
    </w:p>
    <w:p w14:paraId="221BA2E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eastAsia="宋体" w:cs="宋体"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操作路径如下：电脑登录[绩效管理系统]→[绩效文档管理]→[取消考核表]→[新建考核表]；</w:t>
      </w:r>
    </w:p>
    <w:p w14:paraId="39C7CAF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2.若需修改员工本人填写的绩效计划内容：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通过[重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新打开绩效计划]处理。</w:t>
      </w:r>
    </w:p>
    <w:p w14:paraId="25826702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操作路径如下：电脑登录[绩效管理系统]→[绩效文档管理]→[重新打开绩效计划]，待被考评人接收待办后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，便可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重新制定计划。</w:t>
      </w:r>
    </w:p>
    <w:p w14:paraId="0E40F01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03C38DE9">
      <w:pPr>
        <w:keepNext w:val="0"/>
        <w:keepLines w:val="0"/>
        <w:widowControl/>
        <w:suppressLineNumbers w:val="0"/>
        <w:jc w:val="left"/>
      </w:pPr>
      <w:commentRangeStart w:id="2"/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4、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如何取消绩效计划制定/绩效文档？</w:t>
      </w:r>
      <w:commentRangeEnd w:id="2"/>
      <w:r>
        <w:commentReference w:id="2"/>
      </w:r>
    </w:p>
    <w:p w14:paraId="0DC7157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03FCAAC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单个取消：电脑登录[绩效管理系统]→进入[绩效文档管理]→选择[取消考核表]→依次点击[新增]、[新增]→输入员工工号、姓名、考核期间等信息后，点击[搜索]→选中目标[考核表]→确认“人员”、“考核周期”及“考核类型”→点击右上角[取消考核表]。</w:t>
      </w:r>
    </w:p>
    <w:p w14:paraId="2434CC8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批量取消：电脑登录[绩效管理系统]→进入[绩效文档管理]→选择[取消考核表]→点击[新增]→进入[导入]→点击[下载]，导出模板→填写信息→点击[上传文件]→选择已填写的导入表→依次点击[下一步]、[下一步]→点击[完成]→检查目标[考核表]的“人员”、“考核周期”及“考核类型”→点击右上角[取消考核表]。</w:t>
      </w:r>
    </w:p>
    <w:p w14:paraId="306499C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温馨提示：HRBP无法取消已发布的绩效文档。</w:t>
      </w:r>
    </w:p>
    <w:p w14:paraId="45767D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>///</w:t>
      </w:r>
    </w:p>
    <w:p w14:paraId="75408032">
      <w:pPr>
        <w:spacing w:before="380" w:after="140" w:line="360" w:lineRule="auto"/>
        <w:outlineLvl w:val="0"/>
        <w:rPr>
          <w:rFonts w:hint="default"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</w:rPr>
      </w:pPr>
      <w:bookmarkStart w:id="3" w:name="_Toc1845"/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四</w:t>
      </w:r>
      <w:r>
        <w:rPr>
          <w:rFonts w:ascii="宋体" w:hAnsi="宋体" w:eastAsia="宋体" w:cs="Arial"/>
          <w:b/>
          <w:sz w:val="32"/>
          <w:szCs w:val="32"/>
        </w:rPr>
        <w:t>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绩效考核评价</w:t>
      </w:r>
      <w:bookmarkEnd w:id="3"/>
    </w:p>
    <w:p w14:paraId="73175043">
      <w:pPr>
        <w:keepNext w:val="0"/>
        <w:keepLines w:val="0"/>
        <w:widowControl/>
        <w:suppressLineNumbers w:val="0"/>
        <w:spacing w:line="360" w:lineRule="auto"/>
        <w:jc w:val="left"/>
        <w:rPr>
          <w:rStyle w:val="19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57F47D13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手动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推送绩</w:t>
      </w:r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效</w:t>
      </w:r>
      <w:r>
        <w:rPr>
          <w:rStyle w:val="1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考核</w:t>
      </w:r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时无法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选择员工，如何处理？</w:t>
      </w:r>
    </w:p>
    <w:p w14:paraId="5588B1CF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6E69FC0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原因1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：未向员工推送当期绩效计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划制定：应先推送当期绩效计划制定。</w:t>
      </w:r>
    </w:p>
    <w:p w14:paraId="4C00863C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原因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员工当期绩效计划尚未完成审批：需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绩效计划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审批完成后再推送。</w:t>
      </w:r>
    </w:p>
    <w:p w14:paraId="5E9C9E5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原因3：已向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员工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推送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当期绩效自评：无需重复操作。</w:t>
      </w:r>
    </w:p>
    <w:p w14:paraId="22CAAC9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44476D9B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、如何导入自评得分？</w:t>
      </w:r>
    </w:p>
    <w:p w14:paraId="7C6ACFB9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1E1E890C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操作路径如下：待系统给被考核人推送绩效考核评价后，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电脑登录[绩效管理系统]→[绩效考核评价]→[导入人员选择]→[选择员工]→[下载模板]→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[只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填写</w:t>
      </w:r>
      <w:r>
        <w:rPr>
          <w:rFonts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“实际完成情况”与“自评得分”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→[导入]→[上传文件]。</w:t>
      </w:r>
    </w:p>
    <w:p w14:paraId="60EF185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///</w:t>
      </w:r>
    </w:p>
    <w:p w14:paraId="7D6F08EB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、绩效得分出现0.01分的偏差，是否需要处理？</w:t>
      </w:r>
    </w:p>
    <w:p w14:paraId="5073E3F4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答案：无需处理。绩效得分计算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规则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单个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指标得分×对应权重后四舍五入保留两位小数，再汇总求和。该计算方式与“先汇总指标总分再四舍五入”可能存在差异。</w:t>
      </w:r>
    </w:p>
    <w:p w14:paraId="6D6BFA9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0F191951">
      <w:pPr>
        <w:keepNext w:val="0"/>
        <w:keepLines w:val="0"/>
        <w:widowControl/>
        <w:suppressLineNumbers w:val="0"/>
        <w:jc w:val="left"/>
        <w:rPr>
          <w:ins w:id="0" w:author="咨询组" w:date="2026-05-12T14:02:31Z"/>
        </w:rPr>
      </w:pPr>
      <w:commentRangeStart w:id="3"/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commentRangeEnd w:id="3"/>
      <w:r>
        <w:commentReference w:id="3"/>
      </w:r>
      <w:ins w:id="1" w:author="咨询组" w:date="2026-05-12T14:02:31Z">
        <w:r>
          <w:rPr>
            <w:rStyle w:val="19"/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如何导出绩效文档/绩效考核结果/绩效得分/绩效等级？</w:t>
        </w:r>
      </w:ins>
    </w:p>
    <w:p w14:paraId="68ED4B5B">
      <w:pPr>
        <w:keepNext w:val="0"/>
        <w:keepLines w:val="0"/>
        <w:widowControl/>
        <w:suppressLineNumbers w:val="0"/>
        <w:spacing w:line="360" w:lineRule="auto"/>
        <w:jc w:val="left"/>
      </w:pPr>
      <w:del w:id="2" w:author="咨询组" w:date="2026-05-12T14:02:31Z">
        <w:r>
          <w:rPr>
            <w:rStyle w:val="19"/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delText>如何导出绩效文档？</w:delText>
        </w:r>
      </w:del>
    </w:p>
    <w:p w14:paraId="48EFF41A">
      <w:pPr>
        <w:keepNext w:val="0"/>
        <w:keepLines w:val="0"/>
        <w:widowControl/>
        <w:suppressLineNumbers w:val="0"/>
        <w:jc w:val="left"/>
        <w:rPr>
          <w:ins w:id="3" w:author="咨询组" w:date="2026-05-12T14:02:43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27B9D67F">
      <w:pPr>
        <w:keepNext w:val="0"/>
        <w:keepLines w:val="0"/>
        <w:widowControl/>
        <w:suppressLineNumbers w:val="0"/>
        <w:spacing w:line="360" w:lineRule="auto"/>
        <w:jc w:val="left"/>
        <w:rPr>
          <w:ins w:id="4" w:author="咨询组" w:date="2026-05-12T14:02:41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ins w:id="5" w:author="咨询组" w:date="2026-05-12T14:02:41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如导出2024年8月前绩效文档/绩效得分、2021年前绩效等级，请提报 AISM 单处理。</w:t>
        </w:r>
      </w:ins>
    </w:p>
    <w:p w14:paraId="0490F164">
      <w:pPr>
        <w:keepNext w:val="0"/>
        <w:keepLines w:val="0"/>
        <w:widowControl/>
        <w:suppressLineNumbers w:val="0"/>
        <w:spacing w:line="360" w:lineRule="auto"/>
        <w:jc w:val="left"/>
        <w:rPr>
          <w:ins w:id="6" w:author="咨询组" w:date="2026-05-12T14:02:41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ins w:id="7" w:author="咨询组" w:date="2026-05-12T14:02:41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如导出2024年8月及之后绩效文档：</w:t>
        </w:r>
      </w:ins>
    </w:p>
    <w:p w14:paraId="211F6015">
      <w:pPr>
        <w:keepNext w:val="0"/>
        <w:keepLines w:val="0"/>
        <w:widowControl/>
        <w:suppressLineNumbers w:val="0"/>
        <w:spacing w:line="360" w:lineRule="auto"/>
        <w:jc w:val="left"/>
        <w:rPr>
          <w:ins w:id="8" w:author="咨询组" w:date="2026-05-12T14:02:41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ins w:id="9" w:author="咨询组" w:date="2026-05-12T14:02:41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电脑端：[绩效管理系统]→[工作台]→[我的绩效]→[我的考核]→[详情]→[导出]。</w:t>
        </w:r>
      </w:ins>
    </w:p>
    <w:p w14:paraId="4EB4FB2F">
      <w:pPr>
        <w:keepNext w:val="0"/>
        <w:keepLines w:val="0"/>
        <w:widowControl/>
        <w:suppressLineNumbers w:val="0"/>
        <w:spacing w:line="360" w:lineRule="auto"/>
        <w:jc w:val="left"/>
        <w:rPr>
          <w:ins w:id="10" w:author="咨询组" w:date="2026-05-12T14:02:41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ins w:id="11" w:author="咨询组" w:date="2026-05-12T14:02:41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如导出2024年8月及之后绩效得分、2021年及之后绩效等级：</w:t>
        </w:r>
      </w:ins>
    </w:p>
    <w:p w14:paraId="13E0DDC3">
      <w:pPr>
        <w:keepNext w:val="0"/>
        <w:keepLines w:val="0"/>
        <w:widowControl/>
        <w:suppressLineNumbers w:val="0"/>
        <w:spacing w:line="360" w:lineRule="auto"/>
        <w:jc w:val="left"/>
        <w:rPr>
          <w:ins w:id="12" w:author="咨询组" w:date="2026-05-12T14:02:41Z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ins w:id="13" w:author="咨询组" w:date="2026-05-12T14:02:41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t>电脑端：[绩效管理系统]→[工作台]→[我的绩效]→[我的考核]→[导出全部]。</w:t>
        </w:r>
      </w:ins>
    </w:p>
    <w:p w14:paraId="48290CF7">
      <w:pPr>
        <w:keepNext w:val="0"/>
        <w:keepLines w:val="0"/>
        <w:widowControl/>
        <w:suppressLineNumbers w:val="0"/>
        <w:spacing w:line="360" w:lineRule="auto"/>
        <w:jc w:val="left"/>
      </w:pPr>
      <w:del w:id="14" w:author="咨询组" w:date="2026-05-12T14:02:41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delText>电脑登录[绩效管理系统]→[绩效考核]→[绩效考核评价]→[输入筛选条件]→[搜索]→[详情]→[预览]→[下载]。</w:delText>
        </w:r>
      </w:del>
    </w:p>
    <w:p w14:paraId="2236511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36B4BF12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bookmarkStart w:id="4" w:name="_Toc12350"/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五、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考核结果发布</w:t>
      </w:r>
      <w:bookmarkEnd w:id="4"/>
    </w:p>
    <w:p w14:paraId="4459CAAA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p w14:paraId="3582AE4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</w:t>
      </w:r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如何导入年度</w:t>
      </w:r>
      <w:r>
        <w:rPr>
          <w:rStyle w:val="1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/季度/月度绩效</w:t>
      </w:r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考核结果</w:t>
      </w:r>
      <w:ins w:id="15" w:author="咨询组" w:date="2026-05-12T14:08:13Z">
        <w:r>
          <w:rPr>
            <w:rStyle w:val="19"/>
            <w:rFonts w:hint="eastAsia" w:ascii="宋体" w:hAnsi="宋体" w:eastAsia="宋体" w:cs="宋体"/>
            <w:color w:val="auto"/>
            <w:kern w:val="0"/>
            <w:sz w:val="24"/>
            <w:szCs w:val="24"/>
            <w:lang w:val="en-US" w:eastAsia="zh-CN" w:bidi="ar"/>
          </w:rPr>
          <w:t>/</w:t>
        </w:r>
      </w:ins>
      <w:ins w:id="16" w:author="咨询组" w:date="2026-05-12T14:08:16Z">
        <w:r>
          <w:rPr>
            <w:rStyle w:val="19"/>
            <w:rFonts w:hint="eastAsia" w:ascii="宋体" w:hAnsi="宋体" w:eastAsia="宋体" w:cs="宋体"/>
            <w:color w:val="auto"/>
            <w:kern w:val="0"/>
            <w:sz w:val="24"/>
            <w:szCs w:val="24"/>
            <w:lang w:val="en-US" w:eastAsia="zh-CN" w:bidi="ar"/>
          </w:rPr>
          <w:t>绩效</w:t>
        </w:r>
      </w:ins>
      <w:ins w:id="17" w:author="咨询组" w:date="2026-05-12T14:08:17Z">
        <w:r>
          <w:rPr>
            <w:rStyle w:val="19"/>
            <w:rFonts w:hint="eastAsia" w:ascii="宋体" w:hAnsi="宋体" w:eastAsia="宋体" w:cs="宋体"/>
            <w:color w:val="auto"/>
            <w:kern w:val="0"/>
            <w:sz w:val="24"/>
            <w:szCs w:val="24"/>
            <w:lang w:val="en-US" w:eastAsia="zh-CN" w:bidi="ar"/>
          </w:rPr>
          <w:t>等级</w:t>
        </w:r>
      </w:ins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？</w:t>
      </w:r>
    </w:p>
    <w:p w14:paraId="6AD5C304">
      <w:pPr>
        <w:keepNext w:val="0"/>
        <w:keepLines w:val="0"/>
        <w:widowControl/>
        <w:suppressLineNumbers w:val="0"/>
        <w:jc w:val="left"/>
        <w:rPr>
          <w:ins w:id="18" w:author="咨询组" w:date="2026-05-12T14:08:28Z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  <w:ins w:id="19" w:author="咨询组" w:date="2026-05-12T14:08:28Z">
        <w:r>
          <w:rPr>
            <w:rFonts w:hint="eastAsia" w:ascii="宋体" w:hAnsi="宋体" w:eastAsia="宋体" w:cs="宋体"/>
            <w:color w:val="auto"/>
            <w:kern w:val="0"/>
            <w:sz w:val="24"/>
            <w:szCs w:val="24"/>
            <w:lang w:val="en-US" w:eastAsia="zh-CN" w:bidi="ar"/>
          </w:rPr>
          <w:t>电脑登录[绩效管理系统]→[绩效考核]→[考核结果发布]→[导入]→[下载模板]→在下载的文件中编辑导入的数据→[上传文件]。</w:t>
        </w:r>
      </w:ins>
    </w:p>
    <w:p w14:paraId="7A288125">
      <w:pPr>
        <w:keepNext w:val="0"/>
        <w:keepLines w:val="0"/>
        <w:widowControl/>
        <w:suppressLineNumbers w:val="0"/>
        <w:spacing w:line="360" w:lineRule="auto"/>
        <w:jc w:val="left"/>
      </w:pPr>
      <w:r>
        <w:commentReference w:id="4"/>
      </w:r>
      <w:del w:id="20" w:author="咨询组" w:date="2026-05-12T14:08:28Z">
        <w: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w:delText>电脑登录[绩效管理系统]→[绩效考核]→[考核结果发布]→[导入]。</w:delText>
        </w:r>
      </w:del>
    </w:p>
    <w:p w14:paraId="154197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///</w:t>
      </w:r>
    </w:p>
    <w:p w14:paraId="091E863D">
      <w:pPr>
        <w:keepNext w:val="0"/>
        <w:keepLines w:val="0"/>
        <w:widowControl/>
        <w:suppressLineNumbers w:val="0"/>
        <w:spacing w:line="360" w:lineRule="auto"/>
        <w:jc w:val="left"/>
        <w:rPr>
          <w:highlight w:val="none"/>
        </w:rPr>
      </w:pP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</w:t>
      </w:r>
      <w:r>
        <w:rPr>
          <w:rStyle w:val="19"/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导入</w:t>
      </w:r>
      <w:r>
        <w:rPr>
          <w:rStyle w:val="19"/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年度/季度/月度</w:t>
      </w:r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考核</w:t>
      </w:r>
      <w:r>
        <w:rPr>
          <w:rStyle w:val="19"/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绩效</w:t>
      </w:r>
      <w:r>
        <w:rPr>
          <w:rStyle w:val="19"/>
          <w:rFonts w:ascii="宋体" w:hAnsi="宋体" w:eastAsia="宋体" w:cs="宋体"/>
          <w:color w:val="auto"/>
          <w:kern w:val="0"/>
          <w:sz w:val="24"/>
          <w:szCs w:val="24"/>
          <w:highlight w:val="none"/>
          <w:lang w:val="en-US" w:eastAsia="zh-CN" w:bidi="ar"/>
        </w:rPr>
        <w:t>结果</w:t>
      </w:r>
      <w:r>
        <w:rPr>
          <w:rStyle w:val="19"/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时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，</w:t>
      </w:r>
      <w:r>
        <w:rPr>
          <w:rStyle w:val="19"/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提示“数据与绩效文档列表中的数据有重复”，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是什么原因？</w:t>
      </w:r>
      <w:r>
        <w:rPr>
          <w:rStyle w:val="19"/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如何处理？</w:t>
      </w:r>
    </w:p>
    <w:p w14:paraId="562255C7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原因是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系统中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已推送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了员工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当期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的绩效计划制定或绩效考核评价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，请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操作[取消考核表]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后再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将此员工的年度/季度/月度考核结果导入绩效系统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</w:t>
      </w:r>
    </w:p>
    <w:p w14:paraId="77062D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///</w:t>
      </w:r>
    </w:p>
    <w:p w14:paraId="06DB4B3E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3、离职后入职集团其他业务单元的员工，其考核结果导入失败，如何处理？</w:t>
      </w:r>
    </w:p>
    <w:p w14:paraId="446EF15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答案：请提报[HR信息系统运维]工单处理。</w:t>
      </w:r>
    </w:p>
    <w:p w14:paraId="7F3BFA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///</w:t>
      </w:r>
    </w:p>
    <w:p w14:paraId="4C8C3E62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4、如何处理员工离职当期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尚未结束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的绩效文档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（包括绩效计划制定、绩效考核评价）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？</w:t>
      </w:r>
    </w:p>
    <w:p w14:paraId="19B52DBE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605F0092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1.当期不考核：直接取消绩效文档。</w:t>
      </w:r>
    </w:p>
    <w:p w14:paraId="478C1FB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2.当期需考核：</w:t>
      </w:r>
    </w:p>
    <w:p w14:paraId="6AAE22F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未提交计划即离职：取消绩效文档。通过[考核结果发布]导入考核结果。</w:t>
      </w:r>
    </w:p>
    <w:p w14:paraId="00E4C5F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未提交自评即离职：请提报[HR信息系统运维]工单处理。</w:t>
      </w:r>
    </w:p>
    <w:p w14:paraId="07567E10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其他状态：绩效文档正常流转审批。</w:t>
      </w:r>
    </w:p>
    <w:p w14:paraId="588C547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77146E2A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、绩效考核结束后，如何修改员工的考核得分？</w:t>
      </w:r>
    </w:p>
    <w:p w14:paraId="57F10421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3E762849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若考核结果未发布：通过[重新打开绩效考核表]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重新考核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。操作路径如下：电脑登录[绩效管理系统]→[绩效文档管理]→[重新打开绩效考核表]→[选择重新考评的环节]，待被考评人或考评人接收待办后重新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考核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D05684F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考核结果已发布：无论电子签是否签署，均需先作废电子签，再重新打开绩效考核表。操作路径如下：电脑登录[绩效管理系统]→[绩效考核]→[考核结果发布]→[找到需处理的考核结果]→[作废]→[重新打开绩效考核表]→[选择重新考评的环节]，待被考评人或考评人接收待办后重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考核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D0C0BA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///</w:t>
      </w:r>
    </w:p>
    <w:p w14:paraId="6A4FA8AC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bookmarkStart w:id="5" w:name="_Toc8709"/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六、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绩效文档管理</w:t>
      </w:r>
      <w:bookmarkEnd w:id="5"/>
    </w:p>
    <w:p w14:paraId="153E9AF3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p w14:paraId="5B5C52CC">
      <w:pPr>
        <w:keepNext w:val="0"/>
        <w:keepLines w:val="0"/>
        <w:widowControl/>
        <w:suppressLineNumbers w:val="0"/>
        <w:spacing w:line="360" w:lineRule="auto"/>
        <w:jc w:val="left"/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、员工兼岗结束后无法推</w:t>
      </w:r>
      <w:r>
        <w:rPr>
          <w:rStyle w:val="19"/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送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兼岗的</w:t>
      </w:r>
      <w:r>
        <w:rPr>
          <w:rStyle w:val="19"/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绩效文档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（包括绩效计划制定、绩效考核评价）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，如何处理？</w:t>
      </w:r>
    </w:p>
    <w:p w14:paraId="3008167A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018214E6">
      <w:pPr>
        <w:keepNext w:val="0"/>
        <w:keepLines w:val="0"/>
        <w:widowControl/>
        <w:suppressLineNumbers w:val="0"/>
        <w:spacing w:line="360" w:lineRule="auto"/>
        <w:jc w:val="left"/>
        <w:rPr>
          <w:color w:val="auto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步骤1：兼岗结束后员工被自动移出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兼岗所在的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绩效组，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如需继续在兼岗考核，则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需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将该员工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重新添加至对应绩效组。</w:t>
      </w:r>
    </w:p>
    <w:p w14:paraId="229D7DCC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步骤2：手动推送绩效文档。操作路径如下：电脑登录[绩效管理系统]→[绩效文档管理]→[新建考核表]/[自评推送]。</w:t>
      </w:r>
    </w:p>
    <w:p w14:paraId="7C8FDC0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///</w:t>
      </w:r>
    </w:p>
    <w:p w14:paraId="0F2DAC7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2、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如何恢复已取消的</w:t>
      </w:r>
      <w:r>
        <w:rPr>
          <w:rStyle w:val="1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绩效文档（包括绩效计划制定、绩效考核评价）</w:t>
      </w: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？</w:t>
      </w:r>
    </w:p>
    <w:p w14:paraId="64FBE11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</w:t>
      </w:r>
    </w:p>
    <w:p w14:paraId="131E33D4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恢复考核状态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为[已审批]、[已考评]、[已发布]的绩效文档，请提报[HR信息系统运维]工单处理。</w:t>
      </w:r>
    </w:p>
    <w:p w14:paraId="50E390A7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2.其余状态的绩效文档无法恢复，需新建考核表。操作路径如下：电脑登录[绩效管理系统]→[绩效文档管理]→[新建考核表]。</w:t>
      </w:r>
    </w:p>
    <w:p w14:paraId="2A92434B">
      <w:pPr>
        <w:spacing w:before="120" w:after="120"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///</w:t>
      </w:r>
    </w:p>
    <w:p w14:paraId="73325F62">
      <w:pPr>
        <w:numPr>
          <w:ilvl w:val="0"/>
          <w:numId w:val="0"/>
        </w:numPr>
        <w:spacing w:before="380" w:after="140" w:line="360" w:lineRule="auto"/>
        <w:outlineLvl w:val="0"/>
        <w:rPr>
          <w:rFonts w:hint="eastAsia" w:ascii="宋体" w:hAnsi="宋体" w:eastAsia="宋体" w:cs="Arial"/>
          <w:b/>
          <w:sz w:val="32"/>
          <w:szCs w:val="32"/>
          <w:lang w:val="en-US" w:eastAsia="zh-CN"/>
        </w:rPr>
      </w:pPr>
      <w:bookmarkStart w:id="6" w:name="_Toc6910"/>
      <w:r>
        <w:rPr>
          <w:rFonts w:hint="eastAsia" w:ascii="宋体" w:hAnsi="宋体" w:eastAsia="宋体" w:cs="Arial"/>
          <w:b/>
          <w:sz w:val="32"/>
          <w:szCs w:val="32"/>
          <w:lang w:val="en-US" w:eastAsia="zh-CN" w:bidi="ar-SA"/>
        </w:rPr>
        <w:t>七、</w:t>
      </w: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绩效辅导</w:t>
      </w:r>
      <w:bookmarkEnd w:id="6"/>
    </w:p>
    <w:p w14:paraId="3E4D5A6C">
      <w:pPr>
        <w:numPr>
          <w:numId w:val="0"/>
        </w:numPr>
        <w:spacing w:before="380" w:after="140" w:line="360" w:lineRule="auto"/>
        <w:outlineLvl w:val="0"/>
        <w:rPr>
          <w:rFonts w:hint="default" w:ascii="宋体" w:hAnsi="宋体" w:eastAsia="宋体" w:cs="Arial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sz w:val="32"/>
          <w:szCs w:val="32"/>
          <w:lang w:val="en-US" w:eastAsia="zh-CN"/>
        </w:rPr>
        <w:t>///</w:t>
      </w:r>
    </w:p>
    <w:p w14:paraId="4D18FA31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1、如何代员工发起绩效辅导？</w:t>
      </w:r>
    </w:p>
    <w:p w14:paraId="48A9AABD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答案：电脑登录[绩效管理系统]→[绩效辅导]→[发起绩效辅导]→[选择员工]→[确定]。</w:t>
      </w:r>
    </w:p>
    <w:p w14:paraId="3CC9C663">
      <w:pPr>
        <w:spacing w:before="120" w:after="120"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///</w:t>
      </w:r>
      <w:bookmarkStart w:id="7" w:name="_GoBack"/>
      <w:bookmarkEnd w:id="7"/>
    </w:p>
    <w:sectPr>
      <w:pgSz w:w="11905" w:h="16840"/>
      <w:pgMar w:top="1440" w:right="1080" w:bottom="1440" w:left="1080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user" w:date="2025-12-01T18:22:43Z" w:initials="u">
    <w:p w14:paraId="353CAC4D">
      <w:pPr>
        <w:pStyle w:val="5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领导意见：通常情况下，都会针对单个人修改实虚线，操作上应该是将这个人的实线考核调整到对应的绩效组，如果没有相匹配的绩效组，可以单独配置一个绩效组，重新修改</w:t>
      </w:r>
    </w:p>
    <w:p w14:paraId="73F9B8F6">
      <w:pPr>
        <w:pStyle w:val="5"/>
      </w:pPr>
    </w:p>
    <w:p w14:paraId="2D63F41F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回复：已修改</w:t>
      </w:r>
    </w:p>
  </w:comment>
  <w:comment w:id="1" w:author="user" w:date="2025-12-01T18:23:38Z" w:initials="u">
    <w:p w14:paraId="58FBF095">
      <w:pPr>
        <w:pStyle w:val="5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领导意见：更新什么数据？</w:t>
      </w:r>
    </w:p>
    <w:p w14:paraId="628A8A30">
      <w:pPr>
        <w:pStyle w:val="5"/>
        <w:rPr>
          <w:rFonts w:hint="eastAsia"/>
          <w:lang w:val="en-US" w:eastAsia="zh-CN"/>
        </w:rPr>
      </w:pPr>
    </w:p>
    <w:p w14:paraId="7AEAD536">
      <w:pPr>
        <w:pStyle w:val="5"/>
      </w:pPr>
      <w:r>
        <w:rPr>
          <w:rFonts w:hint="eastAsia"/>
          <w:lang w:val="en-US" w:eastAsia="zh-CN"/>
        </w:rPr>
        <w:t>回复：已修改</w:t>
      </w:r>
    </w:p>
  </w:comment>
  <w:comment w:id="2" w:author="咨询组" w:date="2026-05-11T17:12:18Z" w:initials="咨询组">
    <w:p w14:paraId="4C56F50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2026.5月信息组新增</w:t>
      </w:r>
    </w:p>
  </w:comment>
  <w:comment w:id="3" w:author="咨询组" w:date="2026-05-12T14:11:22Z" w:initials="咨询组">
    <w:p w14:paraId="06985CE7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2026年3月测试错误问题，信息组5月修订</w:t>
      </w:r>
    </w:p>
    <w:p w14:paraId="49F2F39E">
      <w:pPr>
        <w:pStyle w:val="5"/>
      </w:pPr>
    </w:p>
  </w:comment>
  <w:comment w:id="4" w:author="咨询组" w:date="2026-05-12T14:10:36Z" w:initials="咨询组">
    <w:p w14:paraId="46E96E76">
      <w:pPr>
        <w:pStyle w:val="5"/>
      </w:pPr>
      <w:r>
        <w:rPr>
          <w:rFonts w:hint="eastAsia"/>
          <w:lang w:val="en-US" w:eastAsia="zh-CN"/>
        </w:rPr>
        <w:t>2026年3月测试错误问题，信息组5月修订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D63F41F" w15:done="0"/>
  <w15:commentEx w15:paraId="7AEAD536" w15:done="0"/>
  <w15:commentEx w15:paraId="4C56F503" w15:done="0"/>
  <w15:commentEx w15:paraId="49F2F39E" w15:done="0"/>
  <w15:commentEx w15:paraId="46E96E7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18542060"/>
    </w:sdtPr>
    <w:sdtContent>
      <w:p w14:paraId="4DEDAF59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6CBA08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813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FE1B70"/>
    <w:multiLevelType w:val="singleLevel"/>
    <w:tmpl w:val="38FE1B7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user">
    <w15:presenceInfo w15:providerId="None" w15:userId="user"/>
  </w15:person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kZTJjNWFhY2JmOTYzYzg5OTRlMjIzZWM2NDUyNjQifQ=="/>
  </w:docVars>
  <w:rsids>
    <w:rsidRoot w:val="009B3084"/>
    <w:rsid w:val="00011B04"/>
    <w:rsid w:val="000304CB"/>
    <w:rsid w:val="00062001"/>
    <w:rsid w:val="0006243A"/>
    <w:rsid w:val="00064A1D"/>
    <w:rsid w:val="00072EFB"/>
    <w:rsid w:val="00077071"/>
    <w:rsid w:val="000806D9"/>
    <w:rsid w:val="00091AE5"/>
    <w:rsid w:val="000A0732"/>
    <w:rsid w:val="000B115A"/>
    <w:rsid w:val="000B49BE"/>
    <w:rsid w:val="000C7EE2"/>
    <w:rsid w:val="000E5605"/>
    <w:rsid w:val="000F03D5"/>
    <w:rsid w:val="00107FD6"/>
    <w:rsid w:val="00113245"/>
    <w:rsid w:val="0013090A"/>
    <w:rsid w:val="00137137"/>
    <w:rsid w:val="001525DA"/>
    <w:rsid w:val="00160108"/>
    <w:rsid w:val="00165FEC"/>
    <w:rsid w:val="00172AD7"/>
    <w:rsid w:val="0017501E"/>
    <w:rsid w:val="0018378A"/>
    <w:rsid w:val="00184F5F"/>
    <w:rsid w:val="00193C2A"/>
    <w:rsid w:val="001A3EA8"/>
    <w:rsid w:val="001A4F7D"/>
    <w:rsid w:val="001A71F8"/>
    <w:rsid w:val="001B2B5E"/>
    <w:rsid w:val="001B5A8C"/>
    <w:rsid w:val="001B7D6F"/>
    <w:rsid w:val="001C7755"/>
    <w:rsid w:val="001D4B25"/>
    <w:rsid w:val="001F7B78"/>
    <w:rsid w:val="00212BF4"/>
    <w:rsid w:val="0022221D"/>
    <w:rsid w:val="002248F8"/>
    <w:rsid w:val="00233FFD"/>
    <w:rsid w:val="0024034A"/>
    <w:rsid w:val="0024177F"/>
    <w:rsid w:val="0024404E"/>
    <w:rsid w:val="00245594"/>
    <w:rsid w:val="00246438"/>
    <w:rsid w:val="00253FE1"/>
    <w:rsid w:val="00263826"/>
    <w:rsid w:val="002A01B5"/>
    <w:rsid w:val="002A05D4"/>
    <w:rsid w:val="002A1936"/>
    <w:rsid w:val="002A2679"/>
    <w:rsid w:val="002B3E2F"/>
    <w:rsid w:val="002C44CB"/>
    <w:rsid w:val="002D5CEB"/>
    <w:rsid w:val="002F1FE6"/>
    <w:rsid w:val="002F5C26"/>
    <w:rsid w:val="00307336"/>
    <w:rsid w:val="00311C40"/>
    <w:rsid w:val="00312A2E"/>
    <w:rsid w:val="0031762B"/>
    <w:rsid w:val="0032059A"/>
    <w:rsid w:val="00323E16"/>
    <w:rsid w:val="00324429"/>
    <w:rsid w:val="00324E40"/>
    <w:rsid w:val="00336E4F"/>
    <w:rsid w:val="00355D09"/>
    <w:rsid w:val="0037041E"/>
    <w:rsid w:val="00375EAC"/>
    <w:rsid w:val="00382875"/>
    <w:rsid w:val="00393D67"/>
    <w:rsid w:val="003A3180"/>
    <w:rsid w:val="003B67BC"/>
    <w:rsid w:val="003C5503"/>
    <w:rsid w:val="003E304D"/>
    <w:rsid w:val="00415471"/>
    <w:rsid w:val="00432A13"/>
    <w:rsid w:val="00461548"/>
    <w:rsid w:val="00462B3D"/>
    <w:rsid w:val="00470694"/>
    <w:rsid w:val="0047388D"/>
    <w:rsid w:val="00496A66"/>
    <w:rsid w:val="004B01BE"/>
    <w:rsid w:val="004B0D73"/>
    <w:rsid w:val="004B31AC"/>
    <w:rsid w:val="004B7888"/>
    <w:rsid w:val="004D4A54"/>
    <w:rsid w:val="004D6FB4"/>
    <w:rsid w:val="005108EF"/>
    <w:rsid w:val="00510D29"/>
    <w:rsid w:val="00513C4D"/>
    <w:rsid w:val="00534AB7"/>
    <w:rsid w:val="0053567D"/>
    <w:rsid w:val="00567377"/>
    <w:rsid w:val="005721F3"/>
    <w:rsid w:val="005965C7"/>
    <w:rsid w:val="005A6513"/>
    <w:rsid w:val="005C083A"/>
    <w:rsid w:val="005C3CE3"/>
    <w:rsid w:val="005C3FD7"/>
    <w:rsid w:val="005D1552"/>
    <w:rsid w:val="005E3456"/>
    <w:rsid w:val="005E6155"/>
    <w:rsid w:val="005F6815"/>
    <w:rsid w:val="0060638D"/>
    <w:rsid w:val="006214FA"/>
    <w:rsid w:val="0062794A"/>
    <w:rsid w:val="00632A1F"/>
    <w:rsid w:val="006375F8"/>
    <w:rsid w:val="00641B8E"/>
    <w:rsid w:val="0065207D"/>
    <w:rsid w:val="006742A4"/>
    <w:rsid w:val="0067530F"/>
    <w:rsid w:val="00686975"/>
    <w:rsid w:val="0068710E"/>
    <w:rsid w:val="006952F7"/>
    <w:rsid w:val="006B2B74"/>
    <w:rsid w:val="006C6A5D"/>
    <w:rsid w:val="006C7ECF"/>
    <w:rsid w:val="006C7FDF"/>
    <w:rsid w:val="006E4A62"/>
    <w:rsid w:val="006F1E5A"/>
    <w:rsid w:val="006F6142"/>
    <w:rsid w:val="006F7350"/>
    <w:rsid w:val="007173DB"/>
    <w:rsid w:val="007179ED"/>
    <w:rsid w:val="007200AE"/>
    <w:rsid w:val="00746D92"/>
    <w:rsid w:val="00774CCC"/>
    <w:rsid w:val="00786F2E"/>
    <w:rsid w:val="007A12A5"/>
    <w:rsid w:val="007A1BF5"/>
    <w:rsid w:val="007B5064"/>
    <w:rsid w:val="007B7A7E"/>
    <w:rsid w:val="007E2015"/>
    <w:rsid w:val="007E203A"/>
    <w:rsid w:val="007E5C6F"/>
    <w:rsid w:val="007F31D2"/>
    <w:rsid w:val="007F666B"/>
    <w:rsid w:val="00801555"/>
    <w:rsid w:val="00802D2A"/>
    <w:rsid w:val="008074A0"/>
    <w:rsid w:val="00831C9E"/>
    <w:rsid w:val="008528A1"/>
    <w:rsid w:val="00861584"/>
    <w:rsid w:val="00870A2C"/>
    <w:rsid w:val="00873DED"/>
    <w:rsid w:val="00875BF2"/>
    <w:rsid w:val="008801C1"/>
    <w:rsid w:val="00883F1C"/>
    <w:rsid w:val="00890E47"/>
    <w:rsid w:val="00891896"/>
    <w:rsid w:val="0089429D"/>
    <w:rsid w:val="00894498"/>
    <w:rsid w:val="008A4EA0"/>
    <w:rsid w:val="008B0A77"/>
    <w:rsid w:val="008C0EBC"/>
    <w:rsid w:val="008C1436"/>
    <w:rsid w:val="008D23C8"/>
    <w:rsid w:val="008F30B2"/>
    <w:rsid w:val="009011EA"/>
    <w:rsid w:val="0091642E"/>
    <w:rsid w:val="0093619F"/>
    <w:rsid w:val="0094169D"/>
    <w:rsid w:val="0094196C"/>
    <w:rsid w:val="00967ED8"/>
    <w:rsid w:val="00987906"/>
    <w:rsid w:val="009B27CF"/>
    <w:rsid w:val="009B3084"/>
    <w:rsid w:val="009D09F8"/>
    <w:rsid w:val="009E4B60"/>
    <w:rsid w:val="009F30B9"/>
    <w:rsid w:val="00A010BF"/>
    <w:rsid w:val="00A15479"/>
    <w:rsid w:val="00A24125"/>
    <w:rsid w:val="00A24DA0"/>
    <w:rsid w:val="00A6481B"/>
    <w:rsid w:val="00A64D37"/>
    <w:rsid w:val="00A932B3"/>
    <w:rsid w:val="00AA4861"/>
    <w:rsid w:val="00AB3295"/>
    <w:rsid w:val="00AF33FE"/>
    <w:rsid w:val="00B01942"/>
    <w:rsid w:val="00B05011"/>
    <w:rsid w:val="00B148C7"/>
    <w:rsid w:val="00B17326"/>
    <w:rsid w:val="00B27088"/>
    <w:rsid w:val="00B52690"/>
    <w:rsid w:val="00B57203"/>
    <w:rsid w:val="00B71134"/>
    <w:rsid w:val="00B73CC8"/>
    <w:rsid w:val="00B96F89"/>
    <w:rsid w:val="00BA38D1"/>
    <w:rsid w:val="00BA6962"/>
    <w:rsid w:val="00BC4456"/>
    <w:rsid w:val="00BF5C62"/>
    <w:rsid w:val="00C25508"/>
    <w:rsid w:val="00C4287E"/>
    <w:rsid w:val="00C462F5"/>
    <w:rsid w:val="00C5275E"/>
    <w:rsid w:val="00C5694F"/>
    <w:rsid w:val="00C60C49"/>
    <w:rsid w:val="00C902DE"/>
    <w:rsid w:val="00C90827"/>
    <w:rsid w:val="00C91DAA"/>
    <w:rsid w:val="00CB23A8"/>
    <w:rsid w:val="00CB2C12"/>
    <w:rsid w:val="00CC1FE1"/>
    <w:rsid w:val="00CC5C3E"/>
    <w:rsid w:val="00CD7462"/>
    <w:rsid w:val="00CF5E55"/>
    <w:rsid w:val="00D024FB"/>
    <w:rsid w:val="00D03148"/>
    <w:rsid w:val="00D06786"/>
    <w:rsid w:val="00D1161C"/>
    <w:rsid w:val="00D1490A"/>
    <w:rsid w:val="00D22BDE"/>
    <w:rsid w:val="00D23681"/>
    <w:rsid w:val="00D30294"/>
    <w:rsid w:val="00D51B69"/>
    <w:rsid w:val="00D616F8"/>
    <w:rsid w:val="00D70979"/>
    <w:rsid w:val="00D71DCC"/>
    <w:rsid w:val="00D87F3A"/>
    <w:rsid w:val="00D9119D"/>
    <w:rsid w:val="00D95E11"/>
    <w:rsid w:val="00DA5298"/>
    <w:rsid w:val="00DA685A"/>
    <w:rsid w:val="00DB0091"/>
    <w:rsid w:val="00DB18FD"/>
    <w:rsid w:val="00DC0242"/>
    <w:rsid w:val="00DC2EAE"/>
    <w:rsid w:val="00DD4273"/>
    <w:rsid w:val="00DE3CC6"/>
    <w:rsid w:val="00DE4CBD"/>
    <w:rsid w:val="00E14B23"/>
    <w:rsid w:val="00E158A8"/>
    <w:rsid w:val="00E23452"/>
    <w:rsid w:val="00E2495B"/>
    <w:rsid w:val="00E317E6"/>
    <w:rsid w:val="00E41001"/>
    <w:rsid w:val="00E5069D"/>
    <w:rsid w:val="00E61008"/>
    <w:rsid w:val="00E65D3F"/>
    <w:rsid w:val="00E664AB"/>
    <w:rsid w:val="00E66C9D"/>
    <w:rsid w:val="00E711DE"/>
    <w:rsid w:val="00E7336F"/>
    <w:rsid w:val="00E74FE1"/>
    <w:rsid w:val="00E8587A"/>
    <w:rsid w:val="00E92280"/>
    <w:rsid w:val="00E95456"/>
    <w:rsid w:val="00E966CA"/>
    <w:rsid w:val="00EE3310"/>
    <w:rsid w:val="00EE762F"/>
    <w:rsid w:val="00F012B7"/>
    <w:rsid w:val="00F14A95"/>
    <w:rsid w:val="00F301D3"/>
    <w:rsid w:val="00F36C52"/>
    <w:rsid w:val="00F43A06"/>
    <w:rsid w:val="00F448ED"/>
    <w:rsid w:val="00F45CE8"/>
    <w:rsid w:val="00F56174"/>
    <w:rsid w:val="00F6379C"/>
    <w:rsid w:val="00F72BCE"/>
    <w:rsid w:val="00F755A4"/>
    <w:rsid w:val="00F75754"/>
    <w:rsid w:val="00F822AF"/>
    <w:rsid w:val="00F82B13"/>
    <w:rsid w:val="00F95667"/>
    <w:rsid w:val="00FA33EE"/>
    <w:rsid w:val="00FA4809"/>
    <w:rsid w:val="00FB3D05"/>
    <w:rsid w:val="00FD7092"/>
    <w:rsid w:val="00FE0E79"/>
    <w:rsid w:val="00FF025A"/>
    <w:rsid w:val="00FF5D41"/>
    <w:rsid w:val="011F0AC5"/>
    <w:rsid w:val="01311D17"/>
    <w:rsid w:val="01366D4C"/>
    <w:rsid w:val="014552DD"/>
    <w:rsid w:val="014869BD"/>
    <w:rsid w:val="01802C9E"/>
    <w:rsid w:val="01827CF2"/>
    <w:rsid w:val="01853E11"/>
    <w:rsid w:val="01BF5575"/>
    <w:rsid w:val="01CF1530"/>
    <w:rsid w:val="01DE7DDA"/>
    <w:rsid w:val="01EB45BC"/>
    <w:rsid w:val="01F3521E"/>
    <w:rsid w:val="01F42D45"/>
    <w:rsid w:val="020531A4"/>
    <w:rsid w:val="020B6A0C"/>
    <w:rsid w:val="02184C85"/>
    <w:rsid w:val="024769FB"/>
    <w:rsid w:val="025D6B3C"/>
    <w:rsid w:val="027125E7"/>
    <w:rsid w:val="027A5940"/>
    <w:rsid w:val="0288005D"/>
    <w:rsid w:val="02A46519"/>
    <w:rsid w:val="02A91D81"/>
    <w:rsid w:val="02AA3D8C"/>
    <w:rsid w:val="02B7624C"/>
    <w:rsid w:val="02BA21E0"/>
    <w:rsid w:val="02BA5D3C"/>
    <w:rsid w:val="02D2752A"/>
    <w:rsid w:val="02F2197A"/>
    <w:rsid w:val="031E451D"/>
    <w:rsid w:val="033B50CF"/>
    <w:rsid w:val="037405E1"/>
    <w:rsid w:val="03885E3A"/>
    <w:rsid w:val="03934A27"/>
    <w:rsid w:val="039667A9"/>
    <w:rsid w:val="03C52BEB"/>
    <w:rsid w:val="03C9092D"/>
    <w:rsid w:val="03CA0498"/>
    <w:rsid w:val="042E69E2"/>
    <w:rsid w:val="042F62B6"/>
    <w:rsid w:val="04342815"/>
    <w:rsid w:val="04425FE9"/>
    <w:rsid w:val="045521C0"/>
    <w:rsid w:val="04585268"/>
    <w:rsid w:val="046C12B8"/>
    <w:rsid w:val="048117A6"/>
    <w:rsid w:val="04886A51"/>
    <w:rsid w:val="04BC6451"/>
    <w:rsid w:val="04CB5FDF"/>
    <w:rsid w:val="04CE5ACF"/>
    <w:rsid w:val="04DE6C54"/>
    <w:rsid w:val="04E86B91"/>
    <w:rsid w:val="050D65F7"/>
    <w:rsid w:val="050E015C"/>
    <w:rsid w:val="050E411D"/>
    <w:rsid w:val="052102F4"/>
    <w:rsid w:val="052A45EE"/>
    <w:rsid w:val="054364BD"/>
    <w:rsid w:val="054611B1"/>
    <w:rsid w:val="05575AC4"/>
    <w:rsid w:val="05656433"/>
    <w:rsid w:val="05B41169"/>
    <w:rsid w:val="05B426BC"/>
    <w:rsid w:val="05D610DF"/>
    <w:rsid w:val="05ED01D7"/>
    <w:rsid w:val="05F24570"/>
    <w:rsid w:val="061816F7"/>
    <w:rsid w:val="061B4D44"/>
    <w:rsid w:val="062E0F1B"/>
    <w:rsid w:val="06324227"/>
    <w:rsid w:val="06353355"/>
    <w:rsid w:val="063D4CBA"/>
    <w:rsid w:val="065D35AE"/>
    <w:rsid w:val="066761DB"/>
    <w:rsid w:val="067A5932"/>
    <w:rsid w:val="069D510E"/>
    <w:rsid w:val="06A0349B"/>
    <w:rsid w:val="06A411DD"/>
    <w:rsid w:val="06AC0092"/>
    <w:rsid w:val="06BB314A"/>
    <w:rsid w:val="06C21663"/>
    <w:rsid w:val="06FF4665"/>
    <w:rsid w:val="07027CB2"/>
    <w:rsid w:val="07102B11"/>
    <w:rsid w:val="07247C28"/>
    <w:rsid w:val="07292EE8"/>
    <w:rsid w:val="0737795B"/>
    <w:rsid w:val="076D5A73"/>
    <w:rsid w:val="07702E6D"/>
    <w:rsid w:val="07753E3D"/>
    <w:rsid w:val="078F59E9"/>
    <w:rsid w:val="07D67590"/>
    <w:rsid w:val="07F27D26"/>
    <w:rsid w:val="07FB307F"/>
    <w:rsid w:val="080D4B60"/>
    <w:rsid w:val="08122176"/>
    <w:rsid w:val="0831084F"/>
    <w:rsid w:val="084163BB"/>
    <w:rsid w:val="08536A17"/>
    <w:rsid w:val="086C5D2B"/>
    <w:rsid w:val="086D3564"/>
    <w:rsid w:val="088210AA"/>
    <w:rsid w:val="088C0004"/>
    <w:rsid w:val="08A2799E"/>
    <w:rsid w:val="08BD20E2"/>
    <w:rsid w:val="08BF22FE"/>
    <w:rsid w:val="08C711B3"/>
    <w:rsid w:val="08D12032"/>
    <w:rsid w:val="08DF02AB"/>
    <w:rsid w:val="08F31FA8"/>
    <w:rsid w:val="08F875BE"/>
    <w:rsid w:val="08FE1AFB"/>
    <w:rsid w:val="09095327"/>
    <w:rsid w:val="09153CCC"/>
    <w:rsid w:val="092B1742"/>
    <w:rsid w:val="09315706"/>
    <w:rsid w:val="093525C0"/>
    <w:rsid w:val="094E71DE"/>
    <w:rsid w:val="097924AD"/>
    <w:rsid w:val="097C1F9D"/>
    <w:rsid w:val="09840E52"/>
    <w:rsid w:val="099866AB"/>
    <w:rsid w:val="09A45050"/>
    <w:rsid w:val="09BC3032"/>
    <w:rsid w:val="09BE6112"/>
    <w:rsid w:val="09C433C3"/>
    <w:rsid w:val="09FE0C1F"/>
    <w:rsid w:val="09FE6E56"/>
    <w:rsid w:val="0A374116"/>
    <w:rsid w:val="0A391C3C"/>
    <w:rsid w:val="0A600F10"/>
    <w:rsid w:val="0A650C83"/>
    <w:rsid w:val="0A8A693C"/>
    <w:rsid w:val="0A9D21CB"/>
    <w:rsid w:val="0A9F23E7"/>
    <w:rsid w:val="0AA25A34"/>
    <w:rsid w:val="0AEF054D"/>
    <w:rsid w:val="0AFD0EBC"/>
    <w:rsid w:val="0AFF69E2"/>
    <w:rsid w:val="0B065FC2"/>
    <w:rsid w:val="0B114967"/>
    <w:rsid w:val="0B182F68"/>
    <w:rsid w:val="0B4D1E43"/>
    <w:rsid w:val="0B5A4560"/>
    <w:rsid w:val="0B696551"/>
    <w:rsid w:val="0B7373D0"/>
    <w:rsid w:val="0B7F5D75"/>
    <w:rsid w:val="0B8D2240"/>
    <w:rsid w:val="0B9E444D"/>
    <w:rsid w:val="0BA92DF2"/>
    <w:rsid w:val="0BAE0408"/>
    <w:rsid w:val="0BB51797"/>
    <w:rsid w:val="0BB579E9"/>
    <w:rsid w:val="0BBC2B25"/>
    <w:rsid w:val="0BC8771C"/>
    <w:rsid w:val="0BC970E4"/>
    <w:rsid w:val="0BCB2D68"/>
    <w:rsid w:val="0BEB6F66"/>
    <w:rsid w:val="0BF978D5"/>
    <w:rsid w:val="0C076B26"/>
    <w:rsid w:val="0C164370"/>
    <w:rsid w:val="0C1C289D"/>
    <w:rsid w:val="0C4B5C57"/>
    <w:rsid w:val="0C517711"/>
    <w:rsid w:val="0C6C00A7"/>
    <w:rsid w:val="0C7E51C7"/>
    <w:rsid w:val="0CBA3E06"/>
    <w:rsid w:val="0CBF0B1F"/>
    <w:rsid w:val="0CC021A1"/>
    <w:rsid w:val="0CC214DB"/>
    <w:rsid w:val="0CD520F0"/>
    <w:rsid w:val="0CFA1B57"/>
    <w:rsid w:val="0D0E2772"/>
    <w:rsid w:val="0D29243C"/>
    <w:rsid w:val="0D2B61B4"/>
    <w:rsid w:val="0D4234FE"/>
    <w:rsid w:val="0D4728C2"/>
    <w:rsid w:val="0D6671EC"/>
    <w:rsid w:val="0D6945E7"/>
    <w:rsid w:val="0D71793F"/>
    <w:rsid w:val="0D9C676A"/>
    <w:rsid w:val="0DB25311"/>
    <w:rsid w:val="0DBF06AB"/>
    <w:rsid w:val="0DCB34F3"/>
    <w:rsid w:val="0DCB52A1"/>
    <w:rsid w:val="0DCB704F"/>
    <w:rsid w:val="0DD73C46"/>
    <w:rsid w:val="0DE10621"/>
    <w:rsid w:val="0DE95727"/>
    <w:rsid w:val="0DFC545B"/>
    <w:rsid w:val="0E0D7668"/>
    <w:rsid w:val="0E107158"/>
    <w:rsid w:val="0E1A1D85"/>
    <w:rsid w:val="0E2C21E4"/>
    <w:rsid w:val="0E3015A8"/>
    <w:rsid w:val="0E407A3D"/>
    <w:rsid w:val="0E440BB0"/>
    <w:rsid w:val="0E511C4A"/>
    <w:rsid w:val="0E5232CD"/>
    <w:rsid w:val="0E9733D5"/>
    <w:rsid w:val="0EA33B28"/>
    <w:rsid w:val="0EA5189D"/>
    <w:rsid w:val="0EAA135B"/>
    <w:rsid w:val="0EAF6971"/>
    <w:rsid w:val="0EE505E5"/>
    <w:rsid w:val="0F000F7B"/>
    <w:rsid w:val="0F0A3BA7"/>
    <w:rsid w:val="0F2509E1"/>
    <w:rsid w:val="0F29227F"/>
    <w:rsid w:val="0F296723"/>
    <w:rsid w:val="0F2E3D3A"/>
    <w:rsid w:val="0F3A3614"/>
    <w:rsid w:val="0F40288F"/>
    <w:rsid w:val="0F567F75"/>
    <w:rsid w:val="0F6C4862"/>
    <w:rsid w:val="0F711E78"/>
    <w:rsid w:val="0F735BF1"/>
    <w:rsid w:val="0F7627D4"/>
    <w:rsid w:val="0F77518B"/>
    <w:rsid w:val="0F7A6F7F"/>
    <w:rsid w:val="0F8A6A96"/>
    <w:rsid w:val="0F955B67"/>
    <w:rsid w:val="0FAD1102"/>
    <w:rsid w:val="0FAE6C29"/>
    <w:rsid w:val="0FB75ADD"/>
    <w:rsid w:val="0FC65D20"/>
    <w:rsid w:val="0FD86A05"/>
    <w:rsid w:val="10142F30"/>
    <w:rsid w:val="10280789"/>
    <w:rsid w:val="10374E70"/>
    <w:rsid w:val="103F5AD3"/>
    <w:rsid w:val="108A4FA0"/>
    <w:rsid w:val="10907CC4"/>
    <w:rsid w:val="1099323E"/>
    <w:rsid w:val="10B93AD7"/>
    <w:rsid w:val="10CC55B8"/>
    <w:rsid w:val="10D91A83"/>
    <w:rsid w:val="10DC1574"/>
    <w:rsid w:val="10EE7073"/>
    <w:rsid w:val="113246FC"/>
    <w:rsid w:val="11542023"/>
    <w:rsid w:val="117874EE"/>
    <w:rsid w:val="117A5014"/>
    <w:rsid w:val="11951E4E"/>
    <w:rsid w:val="119D551D"/>
    <w:rsid w:val="11A77DD3"/>
    <w:rsid w:val="11A976A8"/>
    <w:rsid w:val="11BF336F"/>
    <w:rsid w:val="11C444E1"/>
    <w:rsid w:val="11CB1D14"/>
    <w:rsid w:val="11EE155E"/>
    <w:rsid w:val="11F12DFD"/>
    <w:rsid w:val="12241424"/>
    <w:rsid w:val="12282CC2"/>
    <w:rsid w:val="124D2729"/>
    <w:rsid w:val="125C6E10"/>
    <w:rsid w:val="12955E7E"/>
    <w:rsid w:val="12AD1419"/>
    <w:rsid w:val="12AF5192"/>
    <w:rsid w:val="12BE53D5"/>
    <w:rsid w:val="12C14EC5"/>
    <w:rsid w:val="13054DB2"/>
    <w:rsid w:val="13180F89"/>
    <w:rsid w:val="1319085D"/>
    <w:rsid w:val="13201BEB"/>
    <w:rsid w:val="13286CF2"/>
    <w:rsid w:val="132A4818"/>
    <w:rsid w:val="132C67E2"/>
    <w:rsid w:val="133833D9"/>
    <w:rsid w:val="133B6A25"/>
    <w:rsid w:val="13516249"/>
    <w:rsid w:val="137741C1"/>
    <w:rsid w:val="139D323C"/>
    <w:rsid w:val="13A04ADA"/>
    <w:rsid w:val="13A520F1"/>
    <w:rsid w:val="13B62550"/>
    <w:rsid w:val="13C62793"/>
    <w:rsid w:val="14025795"/>
    <w:rsid w:val="14117786"/>
    <w:rsid w:val="14166EAE"/>
    <w:rsid w:val="1424395D"/>
    <w:rsid w:val="143B213D"/>
    <w:rsid w:val="143D057B"/>
    <w:rsid w:val="14A81E98"/>
    <w:rsid w:val="14BA7E1E"/>
    <w:rsid w:val="14D56A06"/>
    <w:rsid w:val="14E804E7"/>
    <w:rsid w:val="14F90946"/>
    <w:rsid w:val="150B2427"/>
    <w:rsid w:val="1546345F"/>
    <w:rsid w:val="15620549"/>
    <w:rsid w:val="156264EB"/>
    <w:rsid w:val="156A35F2"/>
    <w:rsid w:val="1571672E"/>
    <w:rsid w:val="159A3ED7"/>
    <w:rsid w:val="159E0B98"/>
    <w:rsid w:val="15A73BB3"/>
    <w:rsid w:val="15C727F2"/>
    <w:rsid w:val="15D171CD"/>
    <w:rsid w:val="15D54F0F"/>
    <w:rsid w:val="15E11B06"/>
    <w:rsid w:val="15E433A4"/>
    <w:rsid w:val="15EF3AF7"/>
    <w:rsid w:val="15F81013"/>
    <w:rsid w:val="160752E5"/>
    <w:rsid w:val="163360DA"/>
    <w:rsid w:val="16810BF3"/>
    <w:rsid w:val="16846935"/>
    <w:rsid w:val="169A70F9"/>
    <w:rsid w:val="16AA639C"/>
    <w:rsid w:val="16B25250"/>
    <w:rsid w:val="16C3120C"/>
    <w:rsid w:val="16E169E8"/>
    <w:rsid w:val="16E55626"/>
    <w:rsid w:val="16E6750E"/>
    <w:rsid w:val="16F70A5F"/>
    <w:rsid w:val="16FF3EBA"/>
    <w:rsid w:val="172577D0"/>
    <w:rsid w:val="1726179A"/>
    <w:rsid w:val="172940E1"/>
    <w:rsid w:val="17562080"/>
    <w:rsid w:val="175C6F6A"/>
    <w:rsid w:val="17614824"/>
    <w:rsid w:val="1772678E"/>
    <w:rsid w:val="17742506"/>
    <w:rsid w:val="177C0F68"/>
    <w:rsid w:val="17DB4333"/>
    <w:rsid w:val="17DF02C7"/>
    <w:rsid w:val="17E53404"/>
    <w:rsid w:val="17EA0A1A"/>
    <w:rsid w:val="17ED2158"/>
    <w:rsid w:val="17FB4D05"/>
    <w:rsid w:val="180D0330"/>
    <w:rsid w:val="182F183E"/>
    <w:rsid w:val="18585984"/>
    <w:rsid w:val="18714C97"/>
    <w:rsid w:val="1891437A"/>
    <w:rsid w:val="189C0233"/>
    <w:rsid w:val="18A575F7"/>
    <w:rsid w:val="18AE37F5"/>
    <w:rsid w:val="18AF5EEB"/>
    <w:rsid w:val="18D3481A"/>
    <w:rsid w:val="18F27B86"/>
    <w:rsid w:val="18F97167"/>
    <w:rsid w:val="19017DC9"/>
    <w:rsid w:val="19185113"/>
    <w:rsid w:val="19371A3D"/>
    <w:rsid w:val="193957B5"/>
    <w:rsid w:val="193B777F"/>
    <w:rsid w:val="195E16BF"/>
    <w:rsid w:val="19630A84"/>
    <w:rsid w:val="197762DD"/>
    <w:rsid w:val="19CE3B9C"/>
    <w:rsid w:val="19DD25E4"/>
    <w:rsid w:val="19E576EB"/>
    <w:rsid w:val="19EA2F53"/>
    <w:rsid w:val="1A0062D3"/>
    <w:rsid w:val="1A253F8B"/>
    <w:rsid w:val="1A2E4BEE"/>
    <w:rsid w:val="1A55661F"/>
    <w:rsid w:val="1A562397"/>
    <w:rsid w:val="1A7D7923"/>
    <w:rsid w:val="1A824F3A"/>
    <w:rsid w:val="1A8B0292"/>
    <w:rsid w:val="1ABC044C"/>
    <w:rsid w:val="1ABF618E"/>
    <w:rsid w:val="1AC92B69"/>
    <w:rsid w:val="1ACE4B36"/>
    <w:rsid w:val="1AD54A7C"/>
    <w:rsid w:val="1AF5570C"/>
    <w:rsid w:val="1B063DBD"/>
    <w:rsid w:val="1B270772"/>
    <w:rsid w:val="1B397CEE"/>
    <w:rsid w:val="1B4A1EFB"/>
    <w:rsid w:val="1B4B5C73"/>
    <w:rsid w:val="1B522B5E"/>
    <w:rsid w:val="1B590390"/>
    <w:rsid w:val="1B60171F"/>
    <w:rsid w:val="1B6B1E72"/>
    <w:rsid w:val="1B854CE1"/>
    <w:rsid w:val="1B860A5A"/>
    <w:rsid w:val="1B935D8D"/>
    <w:rsid w:val="1BAD5FE6"/>
    <w:rsid w:val="1BB47375"/>
    <w:rsid w:val="1BBC447B"/>
    <w:rsid w:val="1BC577D4"/>
    <w:rsid w:val="1BCC0B62"/>
    <w:rsid w:val="1BDB0DA5"/>
    <w:rsid w:val="1BED2887"/>
    <w:rsid w:val="1BF400B9"/>
    <w:rsid w:val="1C0876C1"/>
    <w:rsid w:val="1C0A51E7"/>
    <w:rsid w:val="1C365FDC"/>
    <w:rsid w:val="1C5A616E"/>
    <w:rsid w:val="1C6963B1"/>
    <w:rsid w:val="1CAE731A"/>
    <w:rsid w:val="1CFA525B"/>
    <w:rsid w:val="1D091942"/>
    <w:rsid w:val="1D214EDE"/>
    <w:rsid w:val="1D4D0079"/>
    <w:rsid w:val="1D4D182F"/>
    <w:rsid w:val="1D5030CD"/>
    <w:rsid w:val="1D5A219E"/>
    <w:rsid w:val="1D7E2B06"/>
    <w:rsid w:val="1D825F33"/>
    <w:rsid w:val="1D894D59"/>
    <w:rsid w:val="1D8965DF"/>
    <w:rsid w:val="1DA376A1"/>
    <w:rsid w:val="1DA67191"/>
    <w:rsid w:val="1DB63878"/>
    <w:rsid w:val="1DBC4C07"/>
    <w:rsid w:val="1DC53ABB"/>
    <w:rsid w:val="1DC6338F"/>
    <w:rsid w:val="1DE71C83"/>
    <w:rsid w:val="1DF223D6"/>
    <w:rsid w:val="1DF47EFC"/>
    <w:rsid w:val="1E1B192D"/>
    <w:rsid w:val="1E262080"/>
    <w:rsid w:val="1E3649B9"/>
    <w:rsid w:val="1E421268"/>
    <w:rsid w:val="1E636E30"/>
    <w:rsid w:val="1E652BA8"/>
    <w:rsid w:val="1E6B1006"/>
    <w:rsid w:val="1E8A0861"/>
    <w:rsid w:val="1E8E65A3"/>
    <w:rsid w:val="1EA2204E"/>
    <w:rsid w:val="1EA638ED"/>
    <w:rsid w:val="1EA81514"/>
    <w:rsid w:val="1EA84B93"/>
    <w:rsid w:val="1EBD4792"/>
    <w:rsid w:val="1EC21DA9"/>
    <w:rsid w:val="1EC9341E"/>
    <w:rsid w:val="1ED146E2"/>
    <w:rsid w:val="1ED54C34"/>
    <w:rsid w:val="1ED61CF8"/>
    <w:rsid w:val="1EEA2160"/>
    <w:rsid w:val="1F006490"/>
    <w:rsid w:val="1F214884"/>
    <w:rsid w:val="1F32508B"/>
    <w:rsid w:val="1F325180"/>
    <w:rsid w:val="1F364160"/>
    <w:rsid w:val="1F417171"/>
    <w:rsid w:val="1F4575AD"/>
    <w:rsid w:val="1F5A0233"/>
    <w:rsid w:val="1F5A6485"/>
    <w:rsid w:val="1F6A2B6C"/>
    <w:rsid w:val="1F770DE5"/>
    <w:rsid w:val="1F7C289F"/>
    <w:rsid w:val="1F7F5EEC"/>
    <w:rsid w:val="1F805866"/>
    <w:rsid w:val="1F845FFC"/>
    <w:rsid w:val="1F861028"/>
    <w:rsid w:val="1F8654CC"/>
    <w:rsid w:val="1FAA42B3"/>
    <w:rsid w:val="1FAE057F"/>
    <w:rsid w:val="1FB57B5F"/>
    <w:rsid w:val="1FC14756"/>
    <w:rsid w:val="1FCA360B"/>
    <w:rsid w:val="1FD224BF"/>
    <w:rsid w:val="1FD412A9"/>
    <w:rsid w:val="1FE30229"/>
    <w:rsid w:val="202645B9"/>
    <w:rsid w:val="203E1903"/>
    <w:rsid w:val="20452C91"/>
    <w:rsid w:val="204A64FA"/>
    <w:rsid w:val="20631369"/>
    <w:rsid w:val="20717F2A"/>
    <w:rsid w:val="20803CC9"/>
    <w:rsid w:val="20895274"/>
    <w:rsid w:val="208C6B12"/>
    <w:rsid w:val="20952E5C"/>
    <w:rsid w:val="20A83220"/>
    <w:rsid w:val="20AF2801"/>
    <w:rsid w:val="20B84B1D"/>
    <w:rsid w:val="20B87907"/>
    <w:rsid w:val="20C242E2"/>
    <w:rsid w:val="20C57EF8"/>
    <w:rsid w:val="20D364EF"/>
    <w:rsid w:val="20D64231"/>
    <w:rsid w:val="20DE6C42"/>
    <w:rsid w:val="20E00C0C"/>
    <w:rsid w:val="20E83DA2"/>
    <w:rsid w:val="20F546B7"/>
    <w:rsid w:val="20FD356C"/>
    <w:rsid w:val="2100305C"/>
    <w:rsid w:val="213A039E"/>
    <w:rsid w:val="21466CC1"/>
    <w:rsid w:val="215C64E4"/>
    <w:rsid w:val="218B6DCA"/>
    <w:rsid w:val="21A03D15"/>
    <w:rsid w:val="21B207FA"/>
    <w:rsid w:val="21B42351"/>
    <w:rsid w:val="21BE719F"/>
    <w:rsid w:val="21D57C13"/>
    <w:rsid w:val="21D61819"/>
    <w:rsid w:val="21DB0EC3"/>
    <w:rsid w:val="21F030D1"/>
    <w:rsid w:val="2201708C"/>
    <w:rsid w:val="22034BB2"/>
    <w:rsid w:val="220821C8"/>
    <w:rsid w:val="221768AF"/>
    <w:rsid w:val="2230171F"/>
    <w:rsid w:val="224A27E1"/>
    <w:rsid w:val="2277734E"/>
    <w:rsid w:val="227B0BEC"/>
    <w:rsid w:val="22947F00"/>
    <w:rsid w:val="22A939AB"/>
    <w:rsid w:val="22C32593"/>
    <w:rsid w:val="22DB168B"/>
    <w:rsid w:val="22DD3655"/>
    <w:rsid w:val="22E060E7"/>
    <w:rsid w:val="22EA5D72"/>
    <w:rsid w:val="22FD3CF7"/>
    <w:rsid w:val="23045086"/>
    <w:rsid w:val="23134C5E"/>
    <w:rsid w:val="23271E84"/>
    <w:rsid w:val="23353491"/>
    <w:rsid w:val="233B037C"/>
    <w:rsid w:val="233D40F4"/>
    <w:rsid w:val="23582CDC"/>
    <w:rsid w:val="23897339"/>
    <w:rsid w:val="23B56380"/>
    <w:rsid w:val="23CD191B"/>
    <w:rsid w:val="23D91F06"/>
    <w:rsid w:val="23E66539"/>
    <w:rsid w:val="24037D0F"/>
    <w:rsid w:val="240B41F2"/>
    <w:rsid w:val="2423153B"/>
    <w:rsid w:val="242A0B1C"/>
    <w:rsid w:val="242D23BA"/>
    <w:rsid w:val="243C084F"/>
    <w:rsid w:val="24572958"/>
    <w:rsid w:val="245B6F27"/>
    <w:rsid w:val="246833F2"/>
    <w:rsid w:val="24704055"/>
    <w:rsid w:val="24771887"/>
    <w:rsid w:val="247D50F0"/>
    <w:rsid w:val="247E2C16"/>
    <w:rsid w:val="24B86128"/>
    <w:rsid w:val="24BE74B6"/>
    <w:rsid w:val="24C85C3F"/>
    <w:rsid w:val="24CC3981"/>
    <w:rsid w:val="24D82326"/>
    <w:rsid w:val="24DB0068"/>
    <w:rsid w:val="24E77DC6"/>
    <w:rsid w:val="24EF141E"/>
    <w:rsid w:val="24EF3B8A"/>
    <w:rsid w:val="25072C0B"/>
    <w:rsid w:val="251315B0"/>
    <w:rsid w:val="251B2213"/>
    <w:rsid w:val="2533755C"/>
    <w:rsid w:val="254E4396"/>
    <w:rsid w:val="25501288"/>
    <w:rsid w:val="255120D8"/>
    <w:rsid w:val="256242E5"/>
    <w:rsid w:val="256B319A"/>
    <w:rsid w:val="25853B30"/>
    <w:rsid w:val="25B72D5D"/>
    <w:rsid w:val="25CB59E7"/>
    <w:rsid w:val="260F621B"/>
    <w:rsid w:val="26307F40"/>
    <w:rsid w:val="264E03C6"/>
    <w:rsid w:val="265B2FD0"/>
    <w:rsid w:val="266100F9"/>
    <w:rsid w:val="268D0EEE"/>
    <w:rsid w:val="26A526DC"/>
    <w:rsid w:val="26B20955"/>
    <w:rsid w:val="26C863CA"/>
    <w:rsid w:val="26D11723"/>
    <w:rsid w:val="26E01966"/>
    <w:rsid w:val="26E06E67"/>
    <w:rsid w:val="26E34FB2"/>
    <w:rsid w:val="26E93094"/>
    <w:rsid w:val="26EF3957"/>
    <w:rsid w:val="27233601"/>
    <w:rsid w:val="2738348F"/>
    <w:rsid w:val="273A72C8"/>
    <w:rsid w:val="275120B1"/>
    <w:rsid w:val="27615308"/>
    <w:rsid w:val="276205CD"/>
    <w:rsid w:val="276E51C4"/>
    <w:rsid w:val="27736336"/>
    <w:rsid w:val="277D0F63"/>
    <w:rsid w:val="278B7B24"/>
    <w:rsid w:val="27914A0E"/>
    <w:rsid w:val="27985D9D"/>
    <w:rsid w:val="279F359C"/>
    <w:rsid w:val="27B34984"/>
    <w:rsid w:val="27B3592B"/>
    <w:rsid w:val="27BB287C"/>
    <w:rsid w:val="27C06692"/>
    <w:rsid w:val="27CC5A46"/>
    <w:rsid w:val="27D467B9"/>
    <w:rsid w:val="27E56B08"/>
    <w:rsid w:val="28090A48"/>
    <w:rsid w:val="280926D2"/>
    <w:rsid w:val="280B2C8B"/>
    <w:rsid w:val="2810627B"/>
    <w:rsid w:val="284321AC"/>
    <w:rsid w:val="286D547B"/>
    <w:rsid w:val="286F11F3"/>
    <w:rsid w:val="28700AC7"/>
    <w:rsid w:val="287B7B98"/>
    <w:rsid w:val="287C56BE"/>
    <w:rsid w:val="288D1679"/>
    <w:rsid w:val="289742A6"/>
    <w:rsid w:val="28A013AD"/>
    <w:rsid w:val="28FF76C8"/>
    <w:rsid w:val="29086F52"/>
    <w:rsid w:val="290F208E"/>
    <w:rsid w:val="291D0C4F"/>
    <w:rsid w:val="292C49EE"/>
    <w:rsid w:val="29512A97"/>
    <w:rsid w:val="29626662"/>
    <w:rsid w:val="296A19BB"/>
    <w:rsid w:val="296C6A09"/>
    <w:rsid w:val="29AB625B"/>
    <w:rsid w:val="29AC1FD3"/>
    <w:rsid w:val="29B264F8"/>
    <w:rsid w:val="29C4731D"/>
    <w:rsid w:val="29E928DF"/>
    <w:rsid w:val="29EE439A"/>
    <w:rsid w:val="29FD45DD"/>
    <w:rsid w:val="2A110088"/>
    <w:rsid w:val="2A181417"/>
    <w:rsid w:val="2A273408"/>
    <w:rsid w:val="2A2953D2"/>
    <w:rsid w:val="2A465F84"/>
    <w:rsid w:val="2A4E6BE6"/>
    <w:rsid w:val="2A522B7B"/>
    <w:rsid w:val="2A5C6728"/>
    <w:rsid w:val="2A840581"/>
    <w:rsid w:val="2A895E70"/>
    <w:rsid w:val="2A8D5961"/>
    <w:rsid w:val="2AA238CC"/>
    <w:rsid w:val="2AAD6003"/>
    <w:rsid w:val="2AB32EED"/>
    <w:rsid w:val="2ABE1FBE"/>
    <w:rsid w:val="2ACD2201"/>
    <w:rsid w:val="2ACF41CB"/>
    <w:rsid w:val="2ADE440E"/>
    <w:rsid w:val="2AE52FBB"/>
    <w:rsid w:val="2AF552B4"/>
    <w:rsid w:val="2B0760E4"/>
    <w:rsid w:val="2B08148B"/>
    <w:rsid w:val="2B0B4AD7"/>
    <w:rsid w:val="2B123B98"/>
    <w:rsid w:val="2B1E0CAF"/>
    <w:rsid w:val="2B5F5096"/>
    <w:rsid w:val="2B8C3E6A"/>
    <w:rsid w:val="2B960845"/>
    <w:rsid w:val="2BA270E6"/>
    <w:rsid w:val="2BB331A5"/>
    <w:rsid w:val="2BB37649"/>
    <w:rsid w:val="2BB84C5F"/>
    <w:rsid w:val="2BCB017A"/>
    <w:rsid w:val="2BD870AF"/>
    <w:rsid w:val="2BDD6474"/>
    <w:rsid w:val="2BE21CDC"/>
    <w:rsid w:val="2BE45A54"/>
    <w:rsid w:val="2C097269"/>
    <w:rsid w:val="2C1A1476"/>
    <w:rsid w:val="2C22032B"/>
    <w:rsid w:val="2C574ECE"/>
    <w:rsid w:val="2C5F332D"/>
    <w:rsid w:val="2C714E0E"/>
    <w:rsid w:val="2C770676"/>
    <w:rsid w:val="2CA84CD4"/>
    <w:rsid w:val="2CC25BEC"/>
    <w:rsid w:val="2CCE4BC0"/>
    <w:rsid w:val="2CCF6599"/>
    <w:rsid w:val="2CE02702"/>
    <w:rsid w:val="2CF0667B"/>
    <w:rsid w:val="2CF27CFD"/>
    <w:rsid w:val="2D0B7011"/>
    <w:rsid w:val="2D102879"/>
    <w:rsid w:val="2D1759B5"/>
    <w:rsid w:val="2D3060B3"/>
    <w:rsid w:val="2D366C12"/>
    <w:rsid w:val="2D3C71CA"/>
    <w:rsid w:val="2D400CDD"/>
    <w:rsid w:val="2D6B02B8"/>
    <w:rsid w:val="2D713318"/>
    <w:rsid w:val="2D74105A"/>
    <w:rsid w:val="2D8172D3"/>
    <w:rsid w:val="2D8C0151"/>
    <w:rsid w:val="2D9214E0"/>
    <w:rsid w:val="2D952400"/>
    <w:rsid w:val="2D997782"/>
    <w:rsid w:val="2D9B5680"/>
    <w:rsid w:val="2DB96A6D"/>
    <w:rsid w:val="2DDE5D83"/>
    <w:rsid w:val="2DEA30CA"/>
    <w:rsid w:val="2DF87595"/>
    <w:rsid w:val="2E057F04"/>
    <w:rsid w:val="2E277E7A"/>
    <w:rsid w:val="2E2D3EB1"/>
    <w:rsid w:val="2E6B29A8"/>
    <w:rsid w:val="2E7D7A9A"/>
    <w:rsid w:val="2E924FFC"/>
    <w:rsid w:val="2E9C43C4"/>
    <w:rsid w:val="2EB931C8"/>
    <w:rsid w:val="2EC364B0"/>
    <w:rsid w:val="2ECD27D0"/>
    <w:rsid w:val="2EF20488"/>
    <w:rsid w:val="2EF73CF0"/>
    <w:rsid w:val="2EF81E69"/>
    <w:rsid w:val="2EFE6E2D"/>
    <w:rsid w:val="2F0A7658"/>
    <w:rsid w:val="2F261EE0"/>
    <w:rsid w:val="2F464330"/>
    <w:rsid w:val="2F4B5DEA"/>
    <w:rsid w:val="2F566C69"/>
    <w:rsid w:val="2F756BF6"/>
    <w:rsid w:val="2F974B8C"/>
    <w:rsid w:val="2F97607B"/>
    <w:rsid w:val="2FA21594"/>
    <w:rsid w:val="2FB03F14"/>
    <w:rsid w:val="2FB63264"/>
    <w:rsid w:val="2FC35981"/>
    <w:rsid w:val="2FD10D5D"/>
    <w:rsid w:val="2FD44032"/>
    <w:rsid w:val="2FDE27BA"/>
    <w:rsid w:val="2FF74B16"/>
    <w:rsid w:val="2FFB15BE"/>
    <w:rsid w:val="30136908"/>
    <w:rsid w:val="301A5EE8"/>
    <w:rsid w:val="3049057C"/>
    <w:rsid w:val="304A6CF8"/>
    <w:rsid w:val="306C7DC6"/>
    <w:rsid w:val="307D0225"/>
    <w:rsid w:val="30896BCA"/>
    <w:rsid w:val="30A55F03"/>
    <w:rsid w:val="30AE178D"/>
    <w:rsid w:val="30B719EC"/>
    <w:rsid w:val="30C86DC3"/>
    <w:rsid w:val="30CB2D3F"/>
    <w:rsid w:val="30F46739"/>
    <w:rsid w:val="31077AEF"/>
    <w:rsid w:val="310B5831"/>
    <w:rsid w:val="311C7A3E"/>
    <w:rsid w:val="31215055"/>
    <w:rsid w:val="312E32CE"/>
    <w:rsid w:val="312F7772"/>
    <w:rsid w:val="3138414C"/>
    <w:rsid w:val="313A6116"/>
    <w:rsid w:val="3148438F"/>
    <w:rsid w:val="31662A68"/>
    <w:rsid w:val="317E4255"/>
    <w:rsid w:val="31A812D2"/>
    <w:rsid w:val="31AA329C"/>
    <w:rsid w:val="31AC0DC2"/>
    <w:rsid w:val="31AE50FC"/>
    <w:rsid w:val="31CA749A"/>
    <w:rsid w:val="31ED3189"/>
    <w:rsid w:val="32030CD7"/>
    <w:rsid w:val="32052280"/>
    <w:rsid w:val="32096215"/>
    <w:rsid w:val="32222E32"/>
    <w:rsid w:val="322A7F39"/>
    <w:rsid w:val="324E3C27"/>
    <w:rsid w:val="32546D64"/>
    <w:rsid w:val="325D3E6B"/>
    <w:rsid w:val="32755658"/>
    <w:rsid w:val="329830F5"/>
    <w:rsid w:val="329A6E6D"/>
    <w:rsid w:val="32BE2BDB"/>
    <w:rsid w:val="32CB26D6"/>
    <w:rsid w:val="32DB1233"/>
    <w:rsid w:val="32DF6F75"/>
    <w:rsid w:val="33093FF2"/>
    <w:rsid w:val="330B12A9"/>
    <w:rsid w:val="330E33B7"/>
    <w:rsid w:val="331A7FAD"/>
    <w:rsid w:val="33296443"/>
    <w:rsid w:val="334B460B"/>
    <w:rsid w:val="336B0809"/>
    <w:rsid w:val="337551E4"/>
    <w:rsid w:val="33811DDB"/>
    <w:rsid w:val="33865643"/>
    <w:rsid w:val="33A8380B"/>
    <w:rsid w:val="33B65F28"/>
    <w:rsid w:val="3417273F"/>
    <w:rsid w:val="342B073F"/>
    <w:rsid w:val="34390907"/>
    <w:rsid w:val="34502178"/>
    <w:rsid w:val="346314E0"/>
    <w:rsid w:val="34692F9B"/>
    <w:rsid w:val="34967B08"/>
    <w:rsid w:val="34A02734"/>
    <w:rsid w:val="34AC732B"/>
    <w:rsid w:val="34C226AB"/>
    <w:rsid w:val="34C53F49"/>
    <w:rsid w:val="34CA155F"/>
    <w:rsid w:val="34CC342B"/>
    <w:rsid w:val="34D81ECE"/>
    <w:rsid w:val="34DB551B"/>
    <w:rsid w:val="34E02B31"/>
    <w:rsid w:val="34E42621"/>
    <w:rsid w:val="35327830"/>
    <w:rsid w:val="3538296D"/>
    <w:rsid w:val="356E2833"/>
    <w:rsid w:val="3586192A"/>
    <w:rsid w:val="35973B37"/>
    <w:rsid w:val="359B4383"/>
    <w:rsid w:val="359C07C1"/>
    <w:rsid w:val="35A87AF3"/>
    <w:rsid w:val="35B30245"/>
    <w:rsid w:val="35B84051"/>
    <w:rsid w:val="35CC7B1C"/>
    <w:rsid w:val="35FA7C22"/>
    <w:rsid w:val="362353CB"/>
    <w:rsid w:val="36252EF1"/>
    <w:rsid w:val="36687282"/>
    <w:rsid w:val="367252A6"/>
    <w:rsid w:val="36770B81"/>
    <w:rsid w:val="367E0853"/>
    <w:rsid w:val="368A544A"/>
    <w:rsid w:val="369E774E"/>
    <w:rsid w:val="36D05553"/>
    <w:rsid w:val="36D13079"/>
    <w:rsid w:val="36DD1A1E"/>
    <w:rsid w:val="36EC08BF"/>
    <w:rsid w:val="37070849"/>
    <w:rsid w:val="37094303"/>
    <w:rsid w:val="3710594F"/>
    <w:rsid w:val="3735661E"/>
    <w:rsid w:val="374B4BD9"/>
    <w:rsid w:val="37503831"/>
    <w:rsid w:val="375A4E1C"/>
    <w:rsid w:val="375C6DE7"/>
    <w:rsid w:val="376C68FE"/>
    <w:rsid w:val="37781747"/>
    <w:rsid w:val="377D6D5D"/>
    <w:rsid w:val="37824373"/>
    <w:rsid w:val="3790083E"/>
    <w:rsid w:val="37AF1F4E"/>
    <w:rsid w:val="37B22EAA"/>
    <w:rsid w:val="37B30764"/>
    <w:rsid w:val="37E2604F"/>
    <w:rsid w:val="37E34E12"/>
    <w:rsid w:val="381A45AC"/>
    <w:rsid w:val="38207E14"/>
    <w:rsid w:val="3851621F"/>
    <w:rsid w:val="386D0B7F"/>
    <w:rsid w:val="38871C41"/>
    <w:rsid w:val="388D2FD0"/>
    <w:rsid w:val="38991974"/>
    <w:rsid w:val="389E342F"/>
    <w:rsid w:val="38B7004D"/>
    <w:rsid w:val="38D26C34"/>
    <w:rsid w:val="38DD49CB"/>
    <w:rsid w:val="38EA0929"/>
    <w:rsid w:val="38EA2300"/>
    <w:rsid w:val="390C2146"/>
    <w:rsid w:val="392627CA"/>
    <w:rsid w:val="39290F4A"/>
    <w:rsid w:val="3930052B"/>
    <w:rsid w:val="39335925"/>
    <w:rsid w:val="39423DBA"/>
    <w:rsid w:val="39616936"/>
    <w:rsid w:val="39631074"/>
    <w:rsid w:val="39643D30"/>
    <w:rsid w:val="39846181"/>
    <w:rsid w:val="3986014B"/>
    <w:rsid w:val="39A05F49"/>
    <w:rsid w:val="39A71E6F"/>
    <w:rsid w:val="39A84565"/>
    <w:rsid w:val="39C40C73"/>
    <w:rsid w:val="39CD2743"/>
    <w:rsid w:val="39CF6ED4"/>
    <w:rsid w:val="39E430C3"/>
    <w:rsid w:val="39F8091D"/>
    <w:rsid w:val="3A085004"/>
    <w:rsid w:val="3A1F234D"/>
    <w:rsid w:val="3A2B6F44"/>
    <w:rsid w:val="3A2F2590"/>
    <w:rsid w:val="3A3440BC"/>
    <w:rsid w:val="3A453773"/>
    <w:rsid w:val="3A465B2C"/>
    <w:rsid w:val="3A4818A4"/>
    <w:rsid w:val="3A5913BB"/>
    <w:rsid w:val="3A606BEE"/>
    <w:rsid w:val="3A63048C"/>
    <w:rsid w:val="3A7B3A28"/>
    <w:rsid w:val="3AA30888"/>
    <w:rsid w:val="3AAD5BAB"/>
    <w:rsid w:val="3AAF36D1"/>
    <w:rsid w:val="3AB143FC"/>
    <w:rsid w:val="3ABC194A"/>
    <w:rsid w:val="3ABE56C2"/>
    <w:rsid w:val="3AC54CA3"/>
    <w:rsid w:val="3AD76784"/>
    <w:rsid w:val="3ADE02F2"/>
    <w:rsid w:val="3AE36A9B"/>
    <w:rsid w:val="3B043A1D"/>
    <w:rsid w:val="3B0A1B34"/>
    <w:rsid w:val="3B163750"/>
    <w:rsid w:val="3B1E03F3"/>
    <w:rsid w:val="3B2E0A9A"/>
    <w:rsid w:val="3B3A743F"/>
    <w:rsid w:val="3B4532D5"/>
    <w:rsid w:val="3B4C7172"/>
    <w:rsid w:val="3B4F266B"/>
    <w:rsid w:val="3B6444BC"/>
    <w:rsid w:val="3B6E0E96"/>
    <w:rsid w:val="3B783670"/>
    <w:rsid w:val="3BBA6143"/>
    <w:rsid w:val="3BC46D08"/>
    <w:rsid w:val="3BCB0097"/>
    <w:rsid w:val="3BDA477E"/>
    <w:rsid w:val="3C1A65F4"/>
    <w:rsid w:val="3C2B4FD9"/>
    <w:rsid w:val="3C2F4ACA"/>
    <w:rsid w:val="3C3C71E7"/>
    <w:rsid w:val="3C4D31A2"/>
    <w:rsid w:val="3C6E4EC6"/>
    <w:rsid w:val="3C912416"/>
    <w:rsid w:val="3C925059"/>
    <w:rsid w:val="3C982755"/>
    <w:rsid w:val="3C9E1C4F"/>
    <w:rsid w:val="3CA31014"/>
    <w:rsid w:val="3CA54D8C"/>
    <w:rsid w:val="3CA75091"/>
    <w:rsid w:val="3CAB7EC8"/>
    <w:rsid w:val="3CC571DC"/>
    <w:rsid w:val="3CD411CD"/>
    <w:rsid w:val="3CD64F45"/>
    <w:rsid w:val="3CD76F0F"/>
    <w:rsid w:val="3CDB07AE"/>
    <w:rsid w:val="3CEF4259"/>
    <w:rsid w:val="3CFA5F40"/>
    <w:rsid w:val="3CFD4BC8"/>
    <w:rsid w:val="3D015D3A"/>
    <w:rsid w:val="3D20628C"/>
    <w:rsid w:val="3D29776B"/>
    <w:rsid w:val="3D2C1009"/>
    <w:rsid w:val="3D5D11C3"/>
    <w:rsid w:val="3D6267D9"/>
    <w:rsid w:val="3D8D3E1A"/>
    <w:rsid w:val="3D980F2D"/>
    <w:rsid w:val="3DAC5CA6"/>
    <w:rsid w:val="3DAE4360"/>
    <w:rsid w:val="3DC54FBA"/>
    <w:rsid w:val="3DC70D32"/>
    <w:rsid w:val="3DD75419"/>
    <w:rsid w:val="3DE713D4"/>
    <w:rsid w:val="3DFA4C63"/>
    <w:rsid w:val="3E03620E"/>
    <w:rsid w:val="3E0C52B0"/>
    <w:rsid w:val="3E3F4D6C"/>
    <w:rsid w:val="3E404DB1"/>
    <w:rsid w:val="3E576115"/>
    <w:rsid w:val="3E5C76CC"/>
    <w:rsid w:val="3EB70DA6"/>
    <w:rsid w:val="3EBE4C76"/>
    <w:rsid w:val="3EEB0A50"/>
    <w:rsid w:val="3EF47905"/>
    <w:rsid w:val="3F067638"/>
    <w:rsid w:val="3F185CE9"/>
    <w:rsid w:val="3F1B7587"/>
    <w:rsid w:val="3F2226C4"/>
    <w:rsid w:val="3F2A5A1C"/>
    <w:rsid w:val="3F473ED8"/>
    <w:rsid w:val="3F650802"/>
    <w:rsid w:val="3FA255B3"/>
    <w:rsid w:val="3FD00372"/>
    <w:rsid w:val="3FE77469"/>
    <w:rsid w:val="3FF35E0E"/>
    <w:rsid w:val="400E2C48"/>
    <w:rsid w:val="40185875"/>
    <w:rsid w:val="40224945"/>
    <w:rsid w:val="40251D40"/>
    <w:rsid w:val="4037219F"/>
    <w:rsid w:val="40526FD9"/>
    <w:rsid w:val="405F16F6"/>
    <w:rsid w:val="40752CC7"/>
    <w:rsid w:val="407A652F"/>
    <w:rsid w:val="40925627"/>
    <w:rsid w:val="40956EC5"/>
    <w:rsid w:val="409C46F8"/>
    <w:rsid w:val="409E481E"/>
    <w:rsid w:val="40AA0BC3"/>
    <w:rsid w:val="40B530C4"/>
    <w:rsid w:val="40C142CB"/>
    <w:rsid w:val="40D45C40"/>
    <w:rsid w:val="40D519B8"/>
    <w:rsid w:val="40EF4827"/>
    <w:rsid w:val="40F7192E"/>
    <w:rsid w:val="41160006"/>
    <w:rsid w:val="41287D39"/>
    <w:rsid w:val="41771D24"/>
    <w:rsid w:val="41792343"/>
    <w:rsid w:val="417D62D7"/>
    <w:rsid w:val="418E3A90"/>
    <w:rsid w:val="419378A9"/>
    <w:rsid w:val="41A07CDB"/>
    <w:rsid w:val="41B9711E"/>
    <w:rsid w:val="41D91034"/>
    <w:rsid w:val="41DD7C7C"/>
    <w:rsid w:val="41E27A8D"/>
    <w:rsid w:val="41EE4ADF"/>
    <w:rsid w:val="420146C0"/>
    <w:rsid w:val="4201746D"/>
    <w:rsid w:val="420A743F"/>
    <w:rsid w:val="423821FE"/>
    <w:rsid w:val="428B4A24"/>
    <w:rsid w:val="428D2A5F"/>
    <w:rsid w:val="42903DE8"/>
    <w:rsid w:val="429C453B"/>
    <w:rsid w:val="42B34FB3"/>
    <w:rsid w:val="42C27D1A"/>
    <w:rsid w:val="42CD6DEA"/>
    <w:rsid w:val="42CE66BF"/>
    <w:rsid w:val="42EB101F"/>
    <w:rsid w:val="42EB54C2"/>
    <w:rsid w:val="43086156"/>
    <w:rsid w:val="435B2648"/>
    <w:rsid w:val="43605AC8"/>
    <w:rsid w:val="43747266"/>
    <w:rsid w:val="43784FA8"/>
    <w:rsid w:val="438576C5"/>
    <w:rsid w:val="43A85162"/>
    <w:rsid w:val="43CC52F4"/>
    <w:rsid w:val="43CF6B92"/>
    <w:rsid w:val="43D45F57"/>
    <w:rsid w:val="4409458C"/>
    <w:rsid w:val="441F5424"/>
    <w:rsid w:val="44254A04"/>
    <w:rsid w:val="445F7F16"/>
    <w:rsid w:val="448A3B75"/>
    <w:rsid w:val="44976EB4"/>
    <w:rsid w:val="44A84EAE"/>
    <w:rsid w:val="44AB315B"/>
    <w:rsid w:val="44C22253"/>
    <w:rsid w:val="44D836DF"/>
    <w:rsid w:val="44DC1567"/>
    <w:rsid w:val="44E65F41"/>
    <w:rsid w:val="450B3BFA"/>
    <w:rsid w:val="450E5498"/>
    <w:rsid w:val="4528655A"/>
    <w:rsid w:val="453A628D"/>
    <w:rsid w:val="456B6447"/>
    <w:rsid w:val="45837C34"/>
    <w:rsid w:val="458A0FC3"/>
    <w:rsid w:val="458F65D9"/>
    <w:rsid w:val="4597723C"/>
    <w:rsid w:val="45B63B66"/>
    <w:rsid w:val="45CB3235"/>
    <w:rsid w:val="45CD0EAF"/>
    <w:rsid w:val="45DB537A"/>
    <w:rsid w:val="45ED3300"/>
    <w:rsid w:val="45FB5A1D"/>
    <w:rsid w:val="4605689B"/>
    <w:rsid w:val="461B1C1B"/>
    <w:rsid w:val="46274A64"/>
    <w:rsid w:val="46362EF9"/>
    <w:rsid w:val="463B22BD"/>
    <w:rsid w:val="463F7D98"/>
    <w:rsid w:val="465670F7"/>
    <w:rsid w:val="46717A8D"/>
    <w:rsid w:val="467852BF"/>
    <w:rsid w:val="46893028"/>
    <w:rsid w:val="46A14816"/>
    <w:rsid w:val="46D52711"/>
    <w:rsid w:val="46E2098A"/>
    <w:rsid w:val="46E44703"/>
    <w:rsid w:val="471548BC"/>
    <w:rsid w:val="47217705"/>
    <w:rsid w:val="47356D0C"/>
    <w:rsid w:val="473867FC"/>
    <w:rsid w:val="473E2065"/>
    <w:rsid w:val="474A6C5C"/>
    <w:rsid w:val="476D294A"/>
    <w:rsid w:val="47723ABC"/>
    <w:rsid w:val="477C493B"/>
    <w:rsid w:val="47947ED7"/>
    <w:rsid w:val="47B440D5"/>
    <w:rsid w:val="47C307BC"/>
    <w:rsid w:val="47CF0F0F"/>
    <w:rsid w:val="47E50732"/>
    <w:rsid w:val="47F24BFD"/>
    <w:rsid w:val="47F962C4"/>
    <w:rsid w:val="482B3CA7"/>
    <w:rsid w:val="48335942"/>
    <w:rsid w:val="483B2A48"/>
    <w:rsid w:val="484336AB"/>
    <w:rsid w:val="484418FD"/>
    <w:rsid w:val="484E277B"/>
    <w:rsid w:val="485B27A2"/>
    <w:rsid w:val="48625181"/>
    <w:rsid w:val="48847F4B"/>
    <w:rsid w:val="488E4926"/>
    <w:rsid w:val="488E53B8"/>
    <w:rsid w:val="48912EFC"/>
    <w:rsid w:val="48B10508"/>
    <w:rsid w:val="48B545A9"/>
    <w:rsid w:val="48BF0F83"/>
    <w:rsid w:val="48C66957"/>
    <w:rsid w:val="48C7608A"/>
    <w:rsid w:val="48F21359"/>
    <w:rsid w:val="49184B37"/>
    <w:rsid w:val="4922204C"/>
    <w:rsid w:val="49331971"/>
    <w:rsid w:val="493C25D4"/>
    <w:rsid w:val="495A0CAC"/>
    <w:rsid w:val="49BA799D"/>
    <w:rsid w:val="49BC54C3"/>
    <w:rsid w:val="49C36851"/>
    <w:rsid w:val="49CB3E01"/>
    <w:rsid w:val="49DC5B65"/>
    <w:rsid w:val="4A003601"/>
    <w:rsid w:val="4A02381D"/>
    <w:rsid w:val="4A0B01F8"/>
    <w:rsid w:val="4A0C644A"/>
    <w:rsid w:val="4A2F2139"/>
    <w:rsid w:val="4A392FB7"/>
    <w:rsid w:val="4A3B288C"/>
    <w:rsid w:val="4A4060F4"/>
    <w:rsid w:val="4A534079"/>
    <w:rsid w:val="4A627F98"/>
    <w:rsid w:val="4A630034"/>
    <w:rsid w:val="4A6A4F1F"/>
    <w:rsid w:val="4A804742"/>
    <w:rsid w:val="4A81600D"/>
    <w:rsid w:val="4A914926"/>
    <w:rsid w:val="4ABB1C1E"/>
    <w:rsid w:val="4ABB577A"/>
    <w:rsid w:val="4ABE526B"/>
    <w:rsid w:val="4AD4683C"/>
    <w:rsid w:val="4B114FF9"/>
    <w:rsid w:val="4B1A4B97"/>
    <w:rsid w:val="4B3814C1"/>
    <w:rsid w:val="4B400582"/>
    <w:rsid w:val="4B4E4840"/>
    <w:rsid w:val="4B5B75D2"/>
    <w:rsid w:val="4B5D5F2E"/>
    <w:rsid w:val="4B6D275E"/>
    <w:rsid w:val="4B6D2F19"/>
    <w:rsid w:val="4B7C4CA5"/>
    <w:rsid w:val="4B83098E"/>
    <w:rsid w:val="4B91573D"/>
    <w:rsid w:val="4B9A1834"/>
    <w:rsid w:val="4BA03B1C"/>
    <w:rsid w:val="4BA04FF9"/>
    <w:rsid w:val="4BAD77B9"/>
    <w:rsid w:val="4BB73D99"/>
    <w:rsid w:val="4C0B44E0"/>
    <w:rsid w:val="4C39104D"/>
    <w:rsid w:val="4C431ECB"/>
    <w:rsid w:val="4C46376A"/>
    <w:rsid w:val="4C481290"/>
    <w:rsid w:val="4C504BA4"/>
    <w:rsid w:val="4C7C718B"/>
    <w:rsid w:val="4C8A7AFA"/>
    <w:rsid w:val="4C96024D"/>
    <w:rsid w:val="4CB42DC9"/>
    <w:rsid w:val="4CB86415"/>
    <w:rsid w:val="4CD15729"/>
    <w:rsid w:val="4CD6689C"/>
    <w:rsid w:val="4CF907DC"/>
    <w:rsid w:val="4CFD207A"/>
    <w:rsid w:val="4D1675E0"/>
    <w:rsid w:val="4D170530"/>
    <w:rsid w:val="4D292E6F"/>
    <w:rsid w:val="4D4001B9"/>
    <w:rsid w:val="4D50664E"/>
    <w:rsid w:val="4D587BF8"/>
    <w:rsid w:val="4D5A3970"/>
    <w:rsid w:val="4D7A36CB"/>
    <w:rsid w:val="4D7B6B7B"/>
    <w:rsid w:val="4D926C66"/>
    <w:rsid w:val="4D9549A9"/>
    <w:rsid w:val="4DA30E74"/>
    <w:rsid w:val="4DB50BA7"/>
    <w:rsid w:val="4DD21759"/>
    <w:rsid w:val="4DD92AE7"/>
    <w:rsid w:val="4DF07E31"/>
    <w:rsid w:val="4E094A4F"/>
    <w:rsid w:val="4E1F24C4"/>
    <w:rsid w:val="4E3B7D09"/>
    <w:rsid w:val="4E473EF5"/>
    <w:rsid w:val="4E5B34FC"/>
    <w:rsid w:val="4E661EA1"/>
    <w:rsid w:val="4E7B594C"/>
    <w:rsid w:val="4E850579"/>
    <w:rsid w:val="4E8862BB"/>
    <w:rsid w:val="4EA12ED9"/>
    <w:rsid w:val="4EB726FD"/>
    <w:rsid w:val="4EB86BA1"/>
    <w:rsid w:val="4EE5726A"/>
    <w:rsid w:val="4EE93682"/>
    <w:rsid w:val="4EF474AD"/>
    <w:rsid w:val="4F1E7267"/>
    <w:rsid w:val="4F1E78EB"/>
    <w:rsid w:val="4F2E6E63"/>
    <w:rsid w:val="4F4026F2"/>
    <w:rsid w:val="4F4421E2"/>
    <w:rsid w:val="4F4B17C3"/>
    <w:rsid w:val="4F4F2935"/>
    <w:rsid w:val="4F5A7C58"/>
    <w:rsid w:val="4F701847"/>
    <w:rsid w:val="4F822D0B"/>
    <w:rsid w:val="4F9273F2"/>
    <w:rsid w:val="4FA90297"/>
    <w:rsid w:val="4FB355BA"/>
    <w:rsid w:val="4FB530E0"/>
    <w:rsid w:val="4FB8497E"/>
    <w:rsid w:val="4FBA24A4"/>
    <w:rsid w:val="4FE70DC0"/>
    <w:rsid w:val="50024581"/>
    <w:rsid w:val="500A342C"/>
    <w:rsid w:val="50137E07"/>
    <w:rsid w:val="50265D8C"/>
    <w:rsid w:val="502C0CFC"/>
    <w:rsid w:val="50357D7D"/>
    <w:rsid w:val="50406E4E"/>
    <w:rsid w:val="505E5526"/>
    <w:rsid w:val="506D7517"/>
    <w:rsid w:val="50834F8C"/>
    <w:rsid w:val="508A4A08"/>
    <w:rsid w:val="50A849F3"/>
    <w:rsid w:val="50B11AF9"/>
    <w:rsid w:val="50B45146"/>
    <w:rsid w:val="50C57353"/>
    <w:rsid w:val="50D91050"/>
    <w:rsid w:val="50DA6CE1"/>
    <w:rsid w:val="50E517A3"/>
    <w:rsid w:val="50F96FFC"/>
    <w:rsid w:val="511730A2"/>
    <w:rsid w:val="511856D5"/>
    <w:rsid w:val="512C5624"/>
    <w:rsid w:val="51360251"/>
    <w:rsid w:val="513E13B1"/>
    <w:rsid w:val="514C537E"/>
    <w:rsid w:val="515801C7"/>
    <w:rsid w:val="51586419"/>
    <w:rsid w:val="515D3A2F"/>
    <w:rsid w:val="515D758B"/>
    <w:rsid w:val="518014CC"/>
    <w:rsid w:val="51826FF2"/>
    <w:rsid w:val="518566A2"/>
    <w:rsid w:val="518B234A"/>
    <w:rsid w:val="51984A67"/>
    <w:rsid w:val="51BF0246"/>
    <w:rsid w:val="51DD18E7"/>
    <w:rsid w:val="51E63A25"/>
    <w:rsid w:val="51FA127E"/>
    <w:rsid w:val="52036385"/>
    <w:rsid w:val="521A547C"/>
    <w:rsid w:val="5221680B"/>
    <w:rsid w:val="522D3402"/>
    <w:rsid w:val="52354064"/>
    <w:rsid w:val="523E560F"/>
    <w:rsid w:val="52695AD8"/>
    <w:rsid w:val="526A6404"/>
    <w:rsid w:val="5289407A"/>
    <w:rsid w:val="52A511EA"/>
    <w:rsid w:val="52B536A1"/>
    <w:rsid w:val="52B7716F"/>
    <w:rsid w:val="52C61160"/>
    <w:rsid w:val="52E33AC0"/>
    <w:rsid w:val="52EB1115"/>
    <w:rsid w:val="53032F5F"/>
    <w:rsid w:val="53162492"/>
    <w:rsid w:val="53193986"/>
    <w:rsid w:val="531B14AC"/>
    <w:rsid w:val="531C6FD2"/>
    <w:rsid w:val="531D3476"/>
    <w:rsid w:val="53397B84"/>
    <w:rsid w:val="5345477B"/>
    <w:rsid w:val="5349426B"/>
    <w:rsid w:val="534A1D91"/>
    <w:rsid w:val="535E13F9"/>
    <w:rsid w:val="53682217"/>
    <w:rsid w:val="537F1D9A"/>
    <w:rsid w:val="53803A05"/>
    <w:rsid w:val="538062BA"/>
    <w:rsid w:val="53996BDA"/>
    <w:rsid w:val="539A4AC7"/>
    <w:rsid w:val="539F3E8B"/>
    <w:rsid w:val="53C102A5"/>
    <w:rsid w:val="53D6609D"/>
    <w:rsid w:val="53DF24DA"/>
    <w:rsid w:val="53F00D08"/>
    <w:rsid w:val="54067A66"/>
    <w:rsid w:val="54071A30"/>
    <w:rsid w:val="5425006D"/>
    <w:rsid w:val="5435659E"/>
    <w:rsid w:val="54414F42"/>
    <w:rsid w:val="5449029B"/>
    <w:rsid w:val="545033D7"/>
    <w:rsid w:val="545509EE"/>
    <w:rsid w:val="54662BFB"/>
    <w:rsid w:val="547C5F7A"/>
    <w:rsid w:val="548B08B3"/>
    <w:rsid w:val="54914394"/>
    <w:rsid w:val="549534E0"/>
    <w:rsid w:val="54A8767B"/>
    <w:rsid w:val="54B55930"/>
    <w:rsid w:val="54C142D5"/>
    <w:rsid w:val="54DC4C6B"/>
    <w:rsid w:val="54F74C5F"/>
    <w:rsid w:val="55004DFD"/>
    <w:rsid w:val="5503091A"/>
    <w:rsid w:val="550B28E5"/>
    <w:rsid w:val="5511700B"/>
    <w:rsid w:val="55344AA7"/>
    <w:rsid w:val="554C3B9F"/>
    <w:rsid w:val="55581FA9"/>
    <w:rsid w:val="555C3226"/>
    <w:rsid w:val="55686326"/>
    <w:rsid w:val="556A2E15"/>
    <w:rsid w:val="55702E80"/>
    <w:rsid w:val="55757FC6"/>
    <w:rsid w:val="55823A64"/>
    <w:rsid w:val="55A25EB5"/>
    <w:rsid w:val="55B04CD9"/>
    <w:rsid w:val="55B94FAC"/>
    <w:rsid w:val="55D83684"/>
    <w:rsid w:val="55DE3010"/>
    <w:rsid w:val="55EE4C56"/>
    <w:rsid w:val="560426CB"/>
    <w:rsid w:val="56170651"/>
    <w:rsid w:val="56362D8C"/>
    <w:rsid w:val="563665FD"/>
    <w:rsid w:val="56470453"/>
    <w:rsid w:val="56521689"/>
    <w:rsid w:val="56551179"/>
    <w:rsid w:val="56586573"/>
    <w:rsid w:val="56707D61"/>
    <w:rsid w:val="567332AE"/>
    <w:rsid w:val="567535C9"/>
    <w:rsid w:val="56837A94"/>
    <w:rsid w:val="568A7075"/>
    <w:rsid w:val="569E48CE"/>
    <w:rsid w:val="569F5902"/>
    <w:rsid w:val="56A1616C"/>
    <w:rsid w:val="56AF0889"/>
    <w:rsid w:val="56B55774"/>
    <w:rsid w:val="56E542AB"/>
    <w:rsid w:val="56EB5639"/>
    <w:rsid w:val="56F42740"/>
    <w:rsid w:val="5705494D"/>
    <w:rsid w:val="571E156B"/>
    <w:rsid w:val="571E77BD"/>
    <w:rsid w:val="572A7F10"/>
    <w:rsid w:val="57743881"/>
    <w:rsid w:val="57AF6A86"/>
    <w:rsid w:val="57B43C7D"/>
    <w:rsid w:val="57C540DC"/>
    <w:rsid w:val="57C71F0A"/>
    <w:rsid w:val="57D52CF8"/>
    <w:rsid w:val="57F701BC"/>
    <w:rsid w:val="58006EC2"/>
    <w:rsid w:val="580746F5"/>
    <w:rsid w:val="580C3AB9"/>
    <w:rsid w:val="581D7E7D"/>
    <w:rsid w:val="584C2131"/>
    <w:rsid w:val="58647451"/>
    <w:rsid w:val="58767185"/>
    <w:rsid w:val="58A27F7A"/>
    <w:rsid w:val="58AA13BD"/>
    <w:rsid w:val="5901594F"/>
    <w:rsid w:val="590F1AB3"/>
    <w:rsid w:val="591946E0"/>
    <w:rsid w:val="59396B30"/>
    <w:rsid w:val="593B4656"/>
    <w:rsid w:val="59486D73"/>
    <w:rsid w:val="594A4899"/>
    <w:rsid w:val="597436C4"/>
    <w:rsid w:val="598B6C60"/>
    <w:rsid w:val="59943D66"/>
    <w:rsid w:val="599B3347"/>
    <w:rsid w:val="599B50F5"/>
    <w:rsid w:val="599E4BE5"/>
    <w:rsid w:val="59AC7302"/>
    <w:rsid w:val="59CA3C2C"/>
    <w:rsid w:val="59CD1026"/>
    <w:rsid w:val="59D10B16"/>
    <w:rsid w:val="59D17077"/>
    <w:rsid w:val="59E838B1"/>
    <w:rsid w:val="5A03326C"/>
    <w:rsid w:val="5A24333C"/>
    <w:rsid w:val="5A467B8D"/>
    <w:rsid w:val="5A5359CF"/>
    <w:rsid w:val="5A5B4884"/>
    <w:rsid w:val="5A843DDB"/>
    <w:rsid w:val="5A8913F1"/>
    <w:rsid w:val="5A9F4FCA"/>
    <w:rsid w:val="5B062A42"/>
    <w:rsid w:val="5B0942E0"/>
    <w:rsid w:val="5B1A473F"/>
    <w:rsid w:val="5B253523"/>
    <w:rsid w:val="5B290B07"/>
    <w:rsid w:val="5B547C51"/>
    <w:rsid w:val="5B751975"/>
    <w:rsid w:val="5B9073C8"/>
    <w:rsid w:val="5B953DC6"/>
    <w:rsid w:val="5B9C6F02"/>
    <w:rsid w:val="5BA1276A"/>
    <w:rsid w:val="5BA87F9D"/>
    <w:rsid w:val="5BC00E43"/>
    <w:rsid w:val="5BC528FD"/>
    <w:rsid w:val="5BCF552A"/>
    <w:rsid w:val="5BDC37A3"/>
    <w:rsid w:val="5BED3C02"/>
    <w:rsid w:val="5BFD3E45"/>
    <w:rsid w:val="5C0F3B78"/>
    <w:rsid w:val="5C410C05"/>
    <w:rsid w:val="5C4B1054"/>
    <w:rsid w:val="5C5123E2"/>
    <w:rsid w:val="5C700ABB"/>
    <w:rsid w:val="5C71038F"/>
    <w:rsid w:val="5C871960"/>
    <w:rsid w:val="5C902F0B"/>
    <w:rsid w:val="5C9704CD"/>
    <w:rsid w:val="5CA31C52"/>
    <w:rsid w:val="5CA96D02"/>
    <w:rsid w:val="5CBD05F1"/>
    <w:rsid w:val="5CD31049"/>
    <w:rsid w:val="5D011713"/>
    <w:rsid w:val="5D080CF3"/>
    <w:rsid w:val="5D2E6280"/>
    <w:rsid w:val="5D465377"/>
    <w:rsid w:val="5D633BC6"/>
    <w:rsid w:val="5D683540"/>
    <w:rsid w:val="5D7A14C5"/>
    <w:rsid w:val="5D9702C9"/>
    <w:rsid w:val="5D972077"/>
    <w:rsid w:val="5DB04EE7"/>
    <w:rsid w:val="5DB744C7"/>
    <w:rsid w:val="5DFB43B4"/>
    <w:rsid w:val="5E333F8F"/>
    <w:rsid w:val="5E453881"/>
    <w:rsid w:val="5E457D25"/>
    <w:rsid w:val="5E47584B"/>
    <w:rsid w:val="5E4D2736"/>
    <w:rsid w:val="5EA52572"/>
    <w:rsid w:val="5EC21376"/>
    <w:rsid w:val="5EFF6126"/>
    <w:rsid w:val="5F071EA2"/>
    <w:rsid w:val="5F077E24"/>
    <w:rsid w:val="5F1119B5"/>
    <w:rsid w:val="5F1871E8"/>
    <w:rsid w:val="5F2636B2"/>
    <w:rsid w:val="5F3062DF"/>
    <w:rsid w:val="5F426012"/>
    <w:rsid w:val="5F5A15AE"/>
    <w:rsid w:val="5F6F2616"/>
    <w:rsid w:val="5F746E5C"/>
    <w:rsid w:val="5F812FDF"/>
    <w:rsid w:val="5F950838"/>
    <w:rsid w:val="5F9C1BC7"/>
    <w:rsid w:val="5F9C3975"/>
    <w:rsid w:val="5FA8056B"/>
    <w:rsid w:val="5FA97E40"/>
    <w:rsid w:val="5FB92779"/>
    <w:rsid w:val="5FC15189"/>
    <w:rsid w:val="5FC627A0"/>
    <w:rsid w:val="5FCB425A"/>
    <w:rsid w:val="5FD17AC2"/>
    <w:rsid w:val="5FFC2665"/>
    <w:rsid w:val="6038465E"/>
    <w:rsid w:val="603B318E"/>
    <w:rsid w:val="604A1623"/>
    <w:rsid w:val="60673F83"/>
    <w:rsid w:val="60714E01"/>
    <w:rsid w:val="60765F74"/>
    <w:rsid w:val="60793CB6"/>
    <w:rsid w:val="60AB0E39"/>
    <w:rsid w:val="60B116A2"/>
    <w:rsid w:val="60C211B9"/>
    <w:rsid w:val="60D86C2E"/>
    <w:rsid w:val="60D94755"/>
    <w:rsid w:val="60FB0B6F"/>
    <w:rsid w:val="61093263"/>
    <w:rsid w:val="6117761D"/>
    <w:rsid w:val="611D1FCC"/>
    <w:rsid w:val="611F660B"/>
    <w:rsid w:val="61241E74"/>
    <w:rsid w:val="613F0A5C"/>
    <w:rsid w:val="617946BB"/>
    <w:rsid w:val="61880654"/>
    <w:rsid w:val="619D6F43"/>
    <w:rsid w:val="61AD00BB"/>
    <w:rsid w:val="61B73828"/>
    <w:rsid w:val="61BC1174"/>
    <w:rsid w:val="61DA0784"/>
    <w:rsid w:val="61DB4C28"/>
    <w:rsid w:val="61DF6070"/>
    <w:rsid w:val="61F45CEA"/>
    <w:rsid w:val="62053A53"/>
    <w:rsid w:val="620D2908"/>
    <w:rsid w:val="621041A6"/>
    <w:rsid w:val="621C0D9D"/>
    <w:rsid w:val="62261C1B"/>
    <w:rsid w:val="62347E94"/>
    <w:rsid w:val="6239194F"/>
    <w:rsid w:val="623A1223"/>
    <w:rsid w:val="623E7E99"/>
    <w:rsid w:val="625B18C5"/>
    <w:rsid w:val="626369CC"/>
    <w:rsid w:val="62A72D5C"/>
    <w:rsid w:val="62AF39BF"/>
    <w:rsid w:val="62C00465"/>
    <w:rsid w:val="62CD1B9F"/>
    <w:rsid w:val="62D13935"/>
    <w:rsid w:val="62D41677"/>
    <w:rsid w:val="62D653F0"/>
    <w:rsid w:val="62E33669"/>
    <w:rsid w:val="62FA7330"/>
    <w:rsid w:val="630E2DDB"/>
    <w:rsid w:val="6314609A"/>
    <w:rsid w:val="63161C90"/>
    <w:rsid w:val="63293771"/>
    <w:rsid w:val="63310878"/>
    <w:rsid w:val="63500CFE"/>
    <w:rsid w:val="635C2F9E"/>
    <w:rsid w:val="637922A2"/>
    <w:rsid w:val="639A641D"/>
    <w:rsid w:val="63A069A0"/>
    <w:rsid w:val="63A64CE9"/>
    <w:rsid w:val="63B70D7D"/>
    <w:rsid w:val="640D4E41"/>
    <w:rsid w:val="64460353"/>
    <w:rsid w:val="645D28B7"/>
    <w:rsid w:val="646A5DEF"/>
    <w:rsid w:val="6488096B"/>
    <w:rsid w:val="64B81251"/>
    <w:rsid w:val="64DE0E7C"/>
    <w:rsid w:val="64EF5B20"/>
    <w:rsid w:val="64F82F1D"/>
    <w:rsid w:val="65085608"/>
    <w:rsid w:val="65222B6E"/>
    <w:rsid w:val="65293EFC"/>
    <w:rsid w:val="65515201"/>
    <w:rsid w:val="655D5FF8"/>
    <w:rsid w:val="65622F6B"/>
    <w:rsid w:val="65652A5B"/>
    <w:rsid w:val="6569254B"/>
    <w:rsid w:val="65744A4C"/>
    <w:rsid w:val="657F1D6E"/>
    <w:rsid w:val="65856C59"/>
    <w:rsid w:val="65A45331"/>
    <w:rsid w:val="65B80DDC"/>
    <w:rsid w:val="65C15EE3"/>
    <w:rsid w:val="65FE0EE5"/>
    <w:rsid w:val="66027551"/>
    <w:rsid w:val="660861F1"/>
    <w:rsid w:val="66182378"/>
    <w:rsid w:val="662F5543"/>
    <w:rsid w:val="66720326"/>
    <w:rsid w:val="668B64F1"/>
    <w:rsid w:val="668C77C3"/>
    <w:rsid w:val="66A15D14"/>
    <w:rsid w:val="66A575B3"/>
    <w:rsid w:val="66AF0431"/>
    <w:rsid w:val="66B912B0"/>
    <w:rsid w:val="66C67529"/>
    <w:rsid w:val="66D47E98"/>
    <w:rsid w:val="66DB1226"/>
    <w:rsid w:val="66DE0D17"/>
    <w:rsid w:val="66F45E44"/>
    <w:rsid w:val="66F70AF4"/>
    <w:rsid w:val="66F83B86"/>
    <w:rsid w:val="671657F0"/>
    <w:rsid w:val="671D35ED"/>
    <w:rsid w:val="6723497B"/>
    <w:rsid w:val="67256946"/>
    <w:rsid w:val="672A3F5C"/>
    <w:rsid w:val="675114E9"/>
    <w:rsid w:val="67612B76"/>
    <w:rsid w:val="677D0530"/>
    <w:rsid w:val="6784541A"/>
    <w:rsid w:val="679B2764"/>
    <w:rsid w:val="67BE12FC"/>
    <w:rsid w:val="67C43A69"/>
    <w:rsid w:val="67C95523"/>
    <w:rsid w:val="67D839B8"/>
    <w:rsid w:val="67DA328C"/>
    <w:rsid w:val="67E52182"/>
    <w:rsid w:val="67E75368"/>
    <w:rsid w:val="67F11E09"/>
    <w:rsid w:val="68093B71"/>
    <w:rsid w:val="680E1188"/>
    <w:rsid w:val="68103152"/>
    <w:rsid w:val="68142C42"/>
    <w:rsid w:val="682409AB"/>
    <w:rsid w:val="682664D1"/>
    <w:rsid w:val="682C160E"/>
    <w:rsid w:val="682D3D04"/>
    <w:rsid w:val="683C3F47"/>
    <w:rsid w:val="684A53BF"/>
    <w:rsid w:val="6857683D"/>
    <w:rsid w:val="686B624D"/>
    <w:rsid w:val="687D46B0"/>
    <w:rsid w:val="68845507"/>
    <w:rsid w:val="68907DEF"/>
    <w:rsid w:val="68953657"/>
    <w:rsid w:val="689A0C6D"/>
    <w:rsid w:val="689F1260"/>
    <w:rsid w:val="68B41D2F"/>
    <w:rsid w:val="68D0643D"/>
    <w:rsid w:val="68D26659"/>
    <w:rsid w:val="68D979E8"/>
    <w:rsid w:val="68DB3760"/>
    <w:rsid w:val="68F806AB"/>
    <w:rsid w:val="68F91A33"/>
    <w:rsid w:val="68FB795E"/>
    <w:rsid w:val="69081147"/>
    <w:rsid w:val="69085BD7"/>
    <w:rsid w:val="694766FF"/>
    <w:rsid w:val="694A383A"/>
    <w:rsid w:val="69531548"/>
    <w:rsid w:val="6964238C"/>
    <w:rsid w:val="69690D6B"/>
    <w:rsid w:val="69894F6A"/>
    <w:rsid w:val="69A55B1C"/>
    <w:rsid w:val="69C30066"/>
    <w:rsid w:val="69DD52B6"/>
    <w:rsid w:val="69E44896"/>
    <w:rsid w:val="69FD3262"/>
    <w:rsid w:val="69FD7706"/>
    <w:rsid w:val="6A0740E0"/>
    <w:rsid w:val="6A097E59"/>
    <w:rsid w:val="6A0B3BD1"/>
    <w:rsid w:val="6A18018C"/>
    <w:rsid w:val="6A364693"/>
    <w:rsid w:val="6A7C687C"/>
    <w:rsid w:val="6A99742E"/>
    <w:rsid w:val="6AA10091"/>
    <w:rsid w:val="6AA61B4B"/>
    <w:rsid w:val="6B2D49D0"/>
    <w:rsid w:val="6B3B2294"/>
    <w:rsid w:val="6B5577B9"/>
    <w:rsid w:val="6B655563"/>
    <w:rsid w:val="6B7632CC"/>
    <w:rsid w:val="6B767770"/>
    <w:rsid w:val="6B7E4876"/>
    <w:rsid w:val="6BCA3618"/>
    <w:rsid w:val="6BCD3880"/>
    <w:rsid w:val="6BDB3A77"/>
    <w:rsid w:val="6BF15048"/>
    <w:rsid w:val="6C007039"/>
    <w:rsid w:val="6C1A459F"/>
    <w:rsid w:val="6C21592D"/>
    <w:rsid w:val="6C24541E"/>
    <w:rsid w:val="6C2471CC"/>
    <w:rsid w:val="6C2C7E2E"/>
    <w:rsid w:val="6C4F7452"/>
    <w:rsid w:val="6C651928"/>
    <w:rsid w:val="6C702411"/>
    <w:rsid w:val="6C7A3290"/>
    <w:rsid w:val="6C81017A"/>
    <w:rsid w:val="6CC462B9"/>
    <w:rsid w:val="6CC664D5"/>
    <w:rsid w:val="6CC91B21"/>
    <w:rsid w:val="6CC938CF"/>
    <w:rsid w:val="6CE10C19"/>
    <w:rsid w:val="6CF546C4"/>
    <w:rsid w:val="6D043715"/>
    <w:rsid w:val="6D1C4347"/>
    <w:rsid w:val="6D1E1E6D"/>
    <w:rsid w:val="6D2B0F0C"/>
    <w:rsid w:val="6D365409"/>
    <w:rsid w:val="6D3939E9"/>
    <w:rsid w:val="6D4C4C2C"/>
    <w:rsid w:val="6D576083"/>
    <w:rsid w:val="6D6C0E2A"/>
    <w:rsid w:val="6D6C2BD8"/>
    <w:rsid w:val="6D7952F5"/>
    <w:rsid w:val="6D856B7C"/>
    <w:rsid w:val="6D8E3228"/>
    <w:rsid w:val="6D920165"/>
    <w:rsid w:val="6DA34120"/>
    <w:rsid w:val="6DA432EC"/>
    <w:rsid w:val="6DBE53FE"/>
    <w:rsid w:val="6DC9627D"/>
    <w:rsid w:val="6E076DA5"/>
    <w:rsid w:val="6E217E67"/>
    <w:rsid w:val="6E26547D"/>
    <w:rsid w:val="6E293493"/>
    <w:rsid w:val="6E2E4332"/>
    <w:rsid w:val="6E40752D"/>
    <w:rsid w:val="6E5D69C5"/>
    <w:rsid w:val="6E66587A"/>
    <w:rsid w:val="6E6715F2"/>
    <w:rsid w:val="6E8403F6"/>
    <w:rsid w:val="6EAD16FA"/>
    <w:rsid w:val="6EC922AC"/>
    <w:rsid w:val="6ECB7DD2"/>
    <w:rsid w:val="6F2311AD"/>
    <w:rsid w:val="6F2F210F"/>
    <w:rsid w:val="6F394D3C"/>
    <w:rsid w:val="6F3C65DA"/>
    <w:rsid w:val="6F3E67F6"/>
    <w:rsid w:val="6F5002D8"/>
    <w:rsid w:val="6F5F5F44"/>
    <w:rsid w:val="6F62705B"/>
    <w:rsid w:val="6F6618A9"/>
    <w:rsid w:val="6F6B5112"/>
    <w:rsid w:val="6F997ED1"/>
    <w:rsid w:val="6FB1521A"/>
    <w:rsid w:val="6FB2737A"/>
    <w:rsid w:val="6FB46AB9"/>
    <w:rsid w:val="6FC03B85"/>
    <w:rsid w:val="6FCC5197"/>
    <w:rsid w:val="6FF3138F"/>
    <w:rsid w:val="6FF9271D"/>
    <w:rsid w:val="70090BB2"/>
    <w:rsid w:val="700926A6"/>
    <w:rsid w:val="700D50E9"/>
    <w:rsid w:val="7020414E"/>
    <w:rsid w:val="702675D1"/>
    <w:rsid w:val="705F6A24"/>
    <w:rsid w:val="706933FF"/>
    <w:rsid w:val="70822713"/>
    <w:rsid w:val="70C04FE9"/>
    <w:rsid w:val="70CE3BAA"/>
    <w:rsid w:val="70F25AEA"/>
    <w:rsid w:val="710E21DD"/>
    <w:rsid w:val="711A6DEF"/>
    <w:rsid w:val="711F23A8"/>
    <w:rsid w:val="711F4406"/>
    <w:rsid w:val="71213827"/>
    <w:rsid w:val="71353C29"/>
    <w:rsid w:val="713F5FBC"/>
    <w:rsid w:val="71461992"/>
    <w:rsid w:val="71502811"/>
    <w:rsid w:val="715440AF"/>
    <w:rsid w:val="71777D9E"/>
    <w:rsid w:val="717A3716"/>
    <w:rsid w:val="71823A72"/>
    <w:rsid w:val="71946BA2"/>
    <w:rsid w:val="71A843FB"/>
    <w:rsid w:val="71B96608"/>
    <w:rsid w:val="71CA25C3"/>
    <w:rsid w:val="71D64AC4"/>
    <w:rsid w:val="71E74F23"/>
    <w:rsid w:val="71EE2679"/>
    <w:rsid w:val="71F907B3"/>
    <w:rsid w:val="721E46BD"/>
    <w:rsid w:val="723D4B43"/>
    <w:rsid w:val="724E6D50"/>
    <w:rsid w:val="72536115"/>
    <w:rsid w:val="725620A9"/>
    <w:rsid w:val="72676064"/>
    <w:rsid w:val="72691DDC"/>
    <w:rsid w:val="727331D4"/>
    <w:rsid w:val="72987FCC"/>
    <w:rsid w:val="72BA4726"/>
    <w:rsid w:val="72BB1F0C"/>
    <w:rsid w:val="72C214EC"/>
    <w:rsid w:val="72C40DC1"/>
    <w:rsid w:val="72EB0A43"/>
    <w:rsid w:val="72FC67AC"/>
    <w:rsid w:val="73041B05"/>
    <w:rsid w:val="73045122"/>
    <w:rsid w:val="731358A4"/>
    <w:rsid w:val="731C6E4F"/>
    <w:rsid w:val="73347C31"/>
    <w:rsid w:val="735A1725"/>
    <w:rsid w:val="73690910"/>
    <w:rsid w:val="736D3206"/>
    <w:rsid w:val="737C5B3F"/>
    <w:rsid w:val="738B5D82"/>
    <w:rsid w:val="738D0742"/>
    <w:rsid w:val="73970283"/>
    <w:rsid w:val="7399224D"/>
    <w:rsid w:val="739C1D3D"/>
    <w:rsid w:val="73E07E7C"/>
    <w:rsid w:val="73EF6311"/>
    <w:rsid w:val="74177616"/>
    <w:rsid w:val="74277859"/>
    <w:rsid w:val="74300A9E"/>
    <w:rsid w:val="74373814"/>
    <w:rsid w:val="744C5512"/>
    <w:rsid w:val="7457655C"/>
    <w:rsid w:val="74675EA7"/>
    <w:rsid w:val="746A2EC5"/>
    <w:rsid w:val="746F1200"/>
    <w:rsid w:val="74725CC6"/>
    <w:rsid w:val="74732A9E"/>
    <w:rsid w:val="74820F33"/>
    <w:rsid w:val="74890514"/>
    <w:rsid w:val="748922C2"/>
    <w:rsid w:val="748A428C"/>
    <w:rsid w:val="74AA2238"/>
    <w:rsid w:val="74B51309"/>
    <w:rsid w:val="74CA553D"/>
    <w:rsid w:val="74EF5D24"/>
    <w:rsid w:val="74F040EF"/>
    <w:rsid w:val="74F51705"/>
    <w:rsid w:val="74F646C9"/>
    <w:rsid w:val="750951B1"/>
    <w:rsid w:val="7521699E"/>
    <w:rsid w:val="75287D2D"/>
    <w:rsid w:val="75322959"/>
    <w:rsid w:val="75483F2B"/>
    <w:rsid w:val="754B7577"/>
    <w:rsid w:val="754E4A1F"/>
    <w:rsid w:val="75611EB9"/>
    <w:rsid w:val="757765BE"/>
    <w:rsid w:val="75797541"/>
    <w:rsid w:val="759E7FEF"/>
    <w:rsid w:val="75AA6994"/>
    <w:rsid w:val="75D91027"/>
    <w:rsid w:val="75E33C54"/>
    <w:rsid w:val="75E838DB"/>
    <w:rsid w:val="75EA4FE2"/>
    <w:rsid w:val="75F96FD3"/>
    <w:rsid w:val="75FC6AC3"/>
    <w:rsid w:val="7608190C"/>
    <w:rsid w:val="760F2C9B"/>
    <w:rsid w:val="7628397B"/>
    <w:rsid w:val="76397D18"/>
    <w:rsid w:val="765608C9"/>
    <w:rsid w:val="765C4824"/>
    <w:rsid w:val="766A1C7F"/>
    <w:rsid w:val="766C1E9B"/>
    <w:rsid w:val="76724FD8"/>
    <w:rsid w:val="769211D6"/>
    <w:rsid w:val="76966F18"/>
    <w:rsid w:val="76A258BD"/>
    <w:rsid w:val="76B15B00"/>
    <w:rsid w:val="76B178AE"/>
    <w:rsid w:val="76BB697E"/>
    <w:rsid w:val="76CA5E3B"/>
    <w:rsid w:val="76EB1A60"/>
    <w:rsid w:val="76F31C74"/>
    <w:rsid w:val="77163798"/>
    <w:rsid w:val="7718792D"/>
    <w:rsid w:val="772B7660"/>
    <w:rsid w:val="773F6436"/>
    <w:rsid w:val="775D79DD"/>
    <w:rsid w:val="77642B72"/>
    <w:rsid w:val="77754D7F"/>
    <w:rsid w:val="7782124A"/>
    <w:rsid w:val="778B45A3"/>
    <w:rsid w:val="779A2A38"/>
    <w:rsid w:val="77A318EC"/>
    <w:rsid w:val="77A613DD"/>
    <w:rsid w:val="77B358A8"/>
    <w:rsid w:val="77BC29AE"/>
    <w:rsid w:val="77CF790D"/>
    <w:rsid w:val="77D4083F"/>
    <w:rsid w:val="77E617D9"/>
    <w:rsid w:val="77E9143E"/>
    <w:rsid w:val="77F42148"/>
    <w:rsid w:val="77F84D2C"/>
    <w:rsid w:val="781225CE"/>
    <w:rsid w:val="78176406"/>
    <w:rsid w:val="78283BA0"/>
    <w:rsid w:val="783C3AEF"/>
    <w:rsid w:val="7859644F"/>
    <w:rsid w:val="787D213D"/>
    <w:rsid w:val="788D434B"/>
    <w:rsid w:val="788F1E71"/>
    <w:rsid w:val="78961451"/>
    <w:rsid w:val="78B96EEE"/>
    <w:rsid w:val="78BE3A69"/>
    <w:rsid w:val="78CA10FB"/>
    <w:rsid w:val="78F14BA6"/>
    <w:rsid w:val="78F63C9E"/>
    <w:rsid w:val="792425C0"/>
    <w:rsid w:val="792E03F6"/>
    <w:rsid w:val="79444A09"/>
    <w:rsid w:val="794B1AE7"/>
    <w:rsid w:val="794C5FB4"/>
    <w:rsid w:val="795D1F6F"/>
    <w:rsid w:val="7961380D"/>
    <w:rsid w:val="79780B57"/>
    <w:rsid w:val="79782905"/>
    <w:rsid w:val="79AB506F"/>
    <w:rsid w:val="79B16284"/>
    <w:rsid w:val="79BD47BC"/>
    <w:rsid w:val="79C33353"/>
    <w:rsid w:val="79CB512B"/>
    <w:rsid w:val="79D7587D"/>
    <w:rsid w:val="79E24222"/>
    <w:rsid w:val="79EF002E"/>
    <w:rsid w:val="7A0348C4"/>
    <w:rsid w:val="7A102B3D"/>
    <w:rsid w:val="7A2346D8"/>
    <w:rsid w:val="7A5D799C"/>
    <w:rsid w:val="7A6D4434"/>
    <w:rsid w:val="7A756E44"/>
    <w:rsid w:val="7A7C01D3"/>
    <w:rsid w:val="7A903C7E"/>
    <w:rsid w:val="7AA93B06"/>
    <w:rsid w:val="7AAC4F5C"/>
    <w:rsid w:val="7AC758F2"/>
    <w:rsid w:val="7B09415C"/>
    <w:rsid w:val="7B0F1047"/>
    <w:rsid w:val="7B0F54EB"/>
    <w:rsid w:val="7B156F5D"/>
    <w:rsid w:val="7B2745E3"/>
    <w:rsid w:val="7B4A207F"/>
    <w:rsid w:val="7B4E16B1"/>
    <w:rsid w:val="7B646D7F"/>
    <w:rsid w:val="7B6A44CF"/>
    <w:rsid w:val="7B7517F2"/>
    <w:rsid w:val="7B8B4B71"/>
    <w:rsid w:val="7B8E6410"/>
    <w:rsid w:val="7B933A26"/>
    <w:rsid w:val="7B9D2AF7"/>
    <w:rsid w:val="7BA43E85"/>
    <w:rsid w:val="7BB35E76"/>
    <w:rsid w:val="7BD227A0"/>
    <w:rsid w:val="7BD76009"/>
    <w:rsid w:val="7BDF0A19"/>
    <w:rsid w:val="7BF85F7F"/>
    <w:rsid w:val="7C1566A6"/>
    <w:rsid w:val="7C352C27"/>
    <w:rsid w:val="7C3A6597"/>
    <w:rsid w:val="7C43369E"/>
    <w:rsid w:val="7C480CB4"/>
    <w:rsid w:val="7C4E5B9F"/>
    <w:rsid w:val="7C5C21CF"/>
    <w:rsid w:val="7C647170"/>
    <w:rsid w:val="7C975798"/>
    <w:rsid w:val="7CA51C63"/>
    <w:rsid w:val="7CAD6D69"/>
    <w:rsid w:val="7CB41EA6"/>
    <w:rsid w:val="7CB43C54"/>
    <w:rsid w:val="7CD2057E"/>
    <w:rsid w:val="7CDA35AB"/>
    <w:rsid w:val="7CF14EA8"/>
    <w:rsid w:val="7D0C1CE2"/>
    <w:rsid w:val="7D2C4132"/>
    <w:rsid w:val="7D3C164E"/>
    <w:rsid w:val="7D580A83"/>
    <w:rsid w:val="7D5B368B"/>
    <w:rsid w:val="7D6A6A08"/>
    <w:rsid w:val="7D6C452F"/>
    <w:rsid w:val="7D8E6B9B"/>
    <w:rsid w:val="7D8F16AE"/>
    <w:rsid w:val="7D9F2B56"/>
    <w:rsid w:val="7DA912DF"/>
    <w:rsid w:val="7DAC0DCF"/>
    <w:rsid w:val="7DB06B11"/>
    <w:rsid w:val="7DB36601"/>
    <w:rsid w:val="7DB859C6"/>
    <w:rsid w:val="7DBA34EC"/>
    <w:rsid w:val="7DC915BB"/>
    <w:rsid w:val="7DC91981"/>
    <w:rsid w:val="7DF509C8"/>
    <w:rsid w:val="7E17093E"/>
    <w:rsid w:val="7E3037AE"/>
    <w:rsid w:val="7E355268"/>
    <w:rsid w:val="7E490D14"/>
    <w:rsid w:val="7E4F6BCE"/>
    <w:rsid w:val="7E6B5CA5"/>
    <w:rsid w:val="7E7E09BD"/>
    <w:rsid w:val="7E9521CD"/>
    <w:rsid w:val="7EAB1EEB"/>
    <w:rsid w:val="7EAB552B"/>
    <w:rsid w:val="7EB3006D"/>
    <w:rsid w:val="7EB4083B"/>
    <w:rsid w:val="7EB50157"/>
    <w:rsid w:val="7EBB576E"/>
    <w:rsid w:val="7EC163B3"/>
    <w:rsid w:val="7EC24720"/>
    <w:rsid w:val="7EC81C39"/>
    <w:rsid w:val="7ECB1729"/>
    <w:rsid w:val="7EDB5E10"/>
    <w:rsid w:val="7EDE145C"/>
    <w:rsid w:val="7EEB5927"/>
    <w:rsid w:val="7F1269DE"/>
    <w:rsid w:val="7F17671C"/>
    <w:rsid w:val="7F2A46A1"/>
    <w:rsid w:val="7F4E65E2"/>
    <w:rsid w:val="7F72303A"/>
    <w:rsid w:val="7F8F09A8"/>
    <w:rsid w:val="7FBB179D"/>
    <w:rsid w:val="7FCA378E"/>
    <w:rsid w:val="7FD85EAB"/>
    <w:rsid w:val="7FE9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/>
      <w:jc w:val="left"/>
    </w:pPr>
    <w:rPr>
      <w:kern w:val="2"/>
      <w:sz w:val="22"/>
      <w:szCs w:val="24"/>
      <w14:ligatures w14:val="standardContextual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/>
      <w:jc w:val="left"/>
    </w:pPr>
    <w:rPr>
      <w:kern w:val="2"/>
      <w:sz w:val="22"/>
      <w:szCs w:val="24"/>
      <w14:ligatures w14:val="standardContextual"/>
    </w:rPr>
  </w:style>
  <w:style w:type="paragraph" w:styleId="7">
    <w:name w:val="toc 3"/>
    <w:basedOn w:val="1"/>
    <w:next w:val="1"/>
    <w:autoRedefine/>
    <w:qFormat/>
    <w:uiPriority w:val="39"/>
    <w:pPr>
      <w:ind w:left="840" w:leftChars="400"/>
    </w:pPr>
  </w:style>
  <w:style w:type="paragraph" w:styleId="8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/>
      <w:jc w:val="left"/>
    </w:pPr>
    <w:rPr>
      <w:kern w:val="2"/>
      <w:sz w:val="22"/>
      <w:szCs w:val="24"/>
      <w14:ligatures w14:val="standardContextual"/>
    </w:rPr>
  </w:style>
  <w:style w:type="paragraph" w:styleId="9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qFormat/>
    <w:uiPriority w:val="39"/>
    <w:pPr>
      <w:tabs>
        <w:tab w:val="right" w:leader="dot" w:pos="8295"/>
      </w:tabs>
      <w:spacing w:line="360" w:lineRule="auto"/>
      <w:jc w:val="center"/>
    </w:pPr>
  </w:style>
  <w:style w:type="paragraph" w:styleId="12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/>
      <w:jc w:val="left"/>
    </w:pPr>
    <w:rPr>
      <w:kern w:val="2"/>
      <w:sz w:val="22"/>
      <w:szCs w:val="24"/>
      <w14:ligatures w14:val="standardContextual"/>
    </w:rPr>
  </w:style>
  <w:style w:type="paragraph" w:styleId="13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/>
      <w:jc w:val="left"/>
    </w:pPr>
    <w:rPr>
      <w:kern w:val="2"/>
      <w:sz w:val="22"/>
      <w:szCs w:val="24"/>
      <w14:ligatures w14:val="standardContextual"/>
    </w:rPr>
  </w:style>
  <w:style w:type="paragraph" w:styleId="14">
    <w:name w:val="toc 2"/>
    <w:basedOn w:val="1"/>
    <w:next w:val="1"/>
    <w:autoRedefine/>
    <w:qFormat/>
    <w:uiPriority w:val="39"/>
    <w:pPr>
      <w:ind w:left="420" w:leftChars="200"/>
    </w:pPr>
  </w:style>
  <w:style w:type="paragraph" w:styleId="15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kern w:val="2"/>
      <w:sz w:val="22"/>
      <w:szCs w:val="24"/>
      <w14:ligatures w14:val="standardContextual"/>
    </w:rPr>
  </w:style>
  <w:style w:type="paragraph" w:styleId="16">
    <w:name w:val="Title"/>
    <w:basedOn w:val="1"/>
    <w:next w:val="1"/>
    <w:link w:val="26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18"/>
    <w:link w:val="10"/>
    <w:qFormat/>
    <w:uiPriority w:val="0"/>
    <w:rPr>
      <w:sz w:val="18"/>
      <w:szCs w:val="18"/>
    </w:rPr>
  </w:style>
  <w:style w:type="character" w:customStyle="1" w:styleId="23">
    <w:name w:val="页脚 字符"/>
    <w:basedOn w:val="18"/>
    <w:link w:val="9"/>
    <w:qFormat/>
    <w:uiPriority w:val="99"/>
    <w:rPr>
      <w:sz w:val="18"/>
      <w:szCs w:val="18"/>
    </w:rPr>
  </w:style>
  <w:style w:type="paragraph" w:customStyle="1" w:styleId="2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kern w:val="0"/>
      <w:sz w:val="32"/>
      <w:szCs w:val="32"/>
    </w:rPr>
  </w:style>
  <w:style w:type="character" w:customStyle="1" w:styleId="25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标题 字符"/>
    <w:basedOn w:val="18"/>
    <w:link w:val="16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8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68EDD-DE55-4AC3-804D-B4962896AE1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3489</Words>
  <Characters>3543</Characters>
  <Lines>71</Lines>
  <Paragraphs>20</Paragraphs>
  <TotalTime>6</TotalTime>
  <ScaleCrop>false</ScaleCrop>
  <LinksUpToDate>false</LinksUpToDate>
  <CharactersWithSpaces>3551</CharactersWithSpaces>
  <Application>WPS Office_12.8.2.21215_F1E327BC-269C-435d-A152-05C5408002CA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2025-10-29T07:48:00Z</dcterms:created>
  <dc:creator>Apache POI</dc:creator>
  <cp:lastModifiedBy>咨询组</cp:lastModifiedBy>
  <dcterms:modified xsi:type="dcterms:W3CDTF">2026-05-19T01:32:14Z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eyJoZGlkIjoiMTM5YTAzN2ZlNGU4MDNhMWMzODQ0MmYxYzE1NTRkMTgiLCJ1c2VySWQiOiI4Mzc1NzYzMTUifQ==</vt:lpwstr>
  </property>
  <property fmtid="{D5CDD505-2E9C-101B-9397-08002B2CF9AE}" pid="3" name="KSOProductBuildVer">
    <vt:lpwstr>2052-12.8.2.21215</vt:lpwstr>
  </property>
  <property fmtid="{D5CDD505-2E9C-101B-9397-08002B2CF9AE}" pid="4" name="ICV">
    <vt:lpwstr>C1F6E5FED46240A1AD9BF26D27916127_13</vt:lpwstr>
  </property>
</Properties>
</file>
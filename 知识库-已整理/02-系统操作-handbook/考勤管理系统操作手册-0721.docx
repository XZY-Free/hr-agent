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909B7E">
      <w:pPr>
        <w:outlineLvl w:val="0"/>
        <w:rPr>
          <w:rFonts w:ascii="Arial" w:hAnsi="Arial" w:eastAsia="Arial"/>
          <w:b/>
          <w:sz w:val="52"/>
        </w:rPr>
      </w:pPr>
      <w:r>
        <w:rPr>
          <w:rFonts w:ascii="Arial" w:hAnsi="Arial" w:eastAsia="Arial"/>
          <w:b/>
          <w:sz w:val="52"/>
        </w:rPr>
        <w:t>考勤管理系统操作手册</w:t>
      </w:r>
    </w:p>
    <w:p w14:paraId="02AD0327">
      <w:pPr>
        <w:rPr>
          <w:rFonts w:hint="default" w:ascii="宋体" w:hAnsi="宋体" w:eastAsia="宋体"/>
          <w:lang w:val="en-US" w:eastAsia="zh-CN"/>
        </w:rPr>
      </w:pPr>
      <w:r>
        <w:rPr>
          <w:rFonts w:hint="eastAsia" w:ascii="宋体" w:hAnsi="宋体" w:eastAsia="宋体"/>
          <w:lang w:val="en-US" w:eastAsia="zh-CN"/>
        </w:rPr>
        <w:t>///</w:t>
      </w:r>
    </w:p>
    <w:p w14:paraId="5A20653A">
      <w:pPr>
        <w:rPr>
          <w:b w:val="0"/>
          <w:bCs/>
        </w:rPr>
      </w:pPr>
      <w:r>
        <w:rPr>
          <w:rFonts w:ascii="Arial" w:hAnsi="Arial" w:eastAsia="Arial"/>
          <w:b w:val="0"/>
          <w:bCs/>
          <w:sz w:val="22"/>
        </w:rPr>
        <w:t>定义：基于地理定位、生物识别与排班规则实现的员工出勤记录、假期审批、工时核算及月度考勤结果电子签确认的综合性人力管控平台，适用于华润啤酒及下属各单位在岗正式工、实习生、管培生与退休返聘员工。</w:t>
      </w:r>
    </w:p>
    <w:p w14:paraId="02D594B4">
      <w:r>
        <w:rPr>
          <w:rFonts w:ascii="宋体" w:hAnsi="宋体" w:eastAsia="宋体"/>
        </w:rPr>
        <w:t>///</w:t>
      </w:r>
    </w:p>
    <w:p w14:paraId="21753651">
      <w:pPr>
        <w:outlineLvl w:val="0"/>
      </w:pPr>
      <w:r>
        <w:rPr>
          <w:rFonts w:ascii="Arial" w:hAnsi="Arial" w:eastAsia="Arial"/>
          <w:b/>
          <w:sz w:val="32"/>
        </w:rPr>
        <w:t>一、 概述</w:t>
      </w:r>
    </w:p>
    <w:p w14:paraId="4028D87F">
      <w:r>
        <w:rPr>
          <w:rFonts w:ascii="Arial" w:hAnsi="Arial" w:eastAsia="Arial"/>
          <w:sz w:val="22"/>
        </w:rPr>
        <w:t>考勤管理系统（简称“考勤系统”）以排班、打卡、请假/休假、加班等与员工出勤有关的业务和数据为基础，与人力资源基础信息系统（PS系统）、财务报账系统（EMS）及智能服务管理平台（AISM）等保持高度集成和数据交换。</w:t>
      </w:r>
    </w:p>
    <w:p w14:paraId="7F9A1B3C">
      <w:pPr>
        <w:outlineLvl w:val="0"/>
      </w:pPr>
      <w:r>
        <w:rPr>
          <w:rFonts w:ascii="Arial" w:hAnsi="Arial" w:eastAsia="Arial"/>
          <w:sz w:val="22"/>
        </w:rPr>
        <w:t>1. 适用组织与人员</w:t>
      </w:r>
    </w:p>
    <w:p w14:paraId="58B21F0F">
      <w:pPr>
        <w:ind w:left="453"/>
      </w:pPr>
      <w:r>
        <w:rPr>
          <w:rFonts w:ascii="Arial" w:hAnsi="Arial" w:eastAsia="Arial"/>
          <w:sz w:val="22"/>
        </w:rPr>
        <w:t>a. 适用组织范围覆盖华润啤酒及下属各单位，即包含啤酒总部、华润雪花及下属各销售事业部、营销中心、销售大区、业务部、生产中心、生产片区、生产工厂、营运片区，以及华润酒业及所属的金沙、景芝、金种子。</w:t>
      </w:r>
    </w:p>
    <w:p w14:paraId="339CCBF0">
      <w:pPr>
        <w:ind w:left="453"/>
      </w:pPr>
      <w:r>
        <w:rPr>
          <w:rFonts w:ascii="Arial" w:hAnsi="Arial" w:eastAsia="Arial"/>
          <w:sz w:val="22"/>
        </w:rPr>
        <w:t>b. 人员范围涵盖在岗正式工、实习生、管培生、退休返聘员工。</w:t>
      </w:r>
    </w:p>
    <w:p w14:paraId="0D51DABE">
      <w:pPr>
        <w:outlineLvl w:val="0"/>
      </w:pPr>
      <w:r>
        <w:rPr>
          <w:rFonts w:ascii="Arial" w:hAnsi="Arial" w:eastAsia="Arial"/>
          <w:sz w:val="22"/>
        </w:rPr>
        <w:t>2. 系统访问与基础设置</w:t>
      </w:r>
    </w:p>
    <w:p w14:paraId="79C06248">
      <w:pPr>
        <w:ind w:left="453"/>
      </w:pPr>
      <w:r>
        <w:rPr>
          <w:rFonts w:ascii="Arial" w:hAnsi="Arial" w:eastAsia="Arial"/>
          <w:sz w:val="22"/>
        </w:rPr>
        <w:t>a. 电脑端访问路径：登录[综合内网]→[常用系统]→[人力资源综合门户]→[推荐系统]→[考勤管理系统]。</w:t>
      </w:r>
    </w:p>
    <w:p w14:paraId="21C2B350">
      <w:pPr>
        <w:ind w:left="453"/>
      </w:pPr>
      <w:r>
        <w:rPr>
          <w:rFonts w:ascii="Arial" w:hAnsi="Arial" w:eastAsia="Arial"/>
          <w:sz w:val="22"/>
        </w:rPr>
        <w:t>b. 语言显示异常处理：若系统显示全英文，点击右上角头像进入[个人设置]→[语言设置]→选择[简体中文]；若已设置为中文但页面仍显示英文，可能是浏览器兼容问题，建议更换为Chrome或Edge浏览器后重试。</w:t>
      </w:r>
    </w:p>
    <w:p w14:paraId="0D99447C">
      <w:r>
        <w:rPr>
          <w:rFonts w:ascii="宋体" w:hAnsi="宋体" w:eastAsia="宋体"/>
        </w:rPr>
        <w:t>///</w:t>
      </w:r>
    </w:p>
    <w:p w14:paraId="498E3554">
      <w:pPr>
        <w:outlineLvl w:val="0"/>
      </w:pPr>
      <w:r>
        <w:rPr>
          <w:rFonts w:ascii="Arial" w:hAnsi="Arial" w:eastAsia="Arial"/>
          <w:b/>
          <w:sz w:val="32"/>
        </w:rPr>
        <w:t>二、 考勤打卡</w:t>
      </w:r>
    </w:p>
    <w:p w14:paraId="52A1DE8A">
      <w:r>
        <w:rPr>
          <w:rFonts w:ascii="Arial" w:hAnsi="Arial" w:eastAsia="Arial"/>
          <w:sz w:val="22"/>
        </w:rPr>
        <w:t>首选刷脸/指纹打卡，若不方便安装考勤机或无法使用刷脸/指纹打卡的（如销售一线人员），可以采取GPS远程打卡。</w:t>
      </w:r>
    </w:p>
    <w:p w14:paraId="434A4051">
      <w:r>
        <w:rPr>
          <w:rFonts w:ascii="宋体" w:hAnsi="宋体" w:eastAsia="宋体"/>
        </w:rPr>
        <w:t>///</w:t>
      </w:r>
    </w:p>
    <w:p w14:paraId="580A3680">
      <w:pPr>
        <w:outlineLvl w:val="0"/>
      </w:pPr>
      <w:r>
        <w:rPr>
          <w:rFonts w:ascii="Arial" w:hAnsi="Arial" w:eastAsia="Arial"/>
          <w:b/>
          <w:sz w:val="30"/>
        </w:rPr>
        <w:t>1. 刷脸/指纹打卡</w:t>
      </w:r>
    </w:p>
    <w:p w14:paraId="128BC5D3">
      <w:r>
        <w:rPr>
          <w:rFonts w:ascii="宋体" w:hAnsi="宋体" w:eastAsia="宋体"/>
        </w:rPr>
        <w:t>///</w:t>
      </w:r>
    </w:p>
    <w:p w14:paraId="1975286B">
      <w:pPr>
        <w:outlineLvl w:val="0"/>
      </w:pPr>
      <w:r>
        <w:rPr>
          <w:rFonts w:ascii="Arial" w:hAnsi="Arial" w:eastAsia="Arial"/>
          <w:b/>
          <w:sz w:val="28"/>
        </w:rPr>
        <w:t>1.1考勤机安装与设置</w:t>
      </w:r>
    </w:p>
    <w:p w14:paraId="2C7C3F61">
      <w:r>
        <w:rPr>
          <w:rFonts w:ascii="宋体" w:hAnsi="宋体" w:eastAsia="宋体"/>
        </w:rPr>
        <w:t>///</w:t>
      </w:r>
    </w:p>
    <w:p w14:paraId="7E047974">
      <w:pPr>
        <w:outlineLvl w:val="0"/>
      </w:pPr>
      <w:r>
        <w:rPr>
          <w:rFonts w:ascii="Arial" w:hAnsi="Arial" w:eastAsia="Arial"/>
          <w:b/>
          <w:sz w:val="24"/>
        </w:rPr>
        <w:t>1.1.1考勤机设备相关信息</w:t>
      </w:r>
    </w:p>
    <w:p w14:paraId="5E04610F">
      <w:r>
        <w:rPr>
          <w:rFonts w:ascii="Arial" w:hAnsi="Arial" w:eastAsia="Arial"/>
          <w:sz w:val="22"/>
        </w:rPr>
        <w:t>仅支持中控[ZKTeco/中控熵基]品牌考勤机，推荐型号xFace600。各单位可以购买中控其他性价比高的产品，需提前与供应商确认是否支持[盖雅考勤系统]。</w:t>
      </w:r>
    </w:p>
    <w:p w14:paraId="685878D6">
      <w:r>
        <w:rPr>
          <w:rFonts w:ascii="宋体" w:hAnsi="宋体" w:eastAsia="宋体"/>
        </w:rPr>
        <w:t>///</w:t>
      </w:r>
    </w:p>
    <w:p w14:paraId="39EB4EBB">
      <w:pPr>
        <w:outlineLvl w:val="0"/>
      </w:pPr>
      <w:r>
        <w:rPr>
          <w:rFonts w:ascii="Arial" w:hAnsi="Arial" w:eastAsia="Arial"/>
          <w:b/>
          <w:sz w:val="24"/>
        </w:rPr>
        <w:t>1.1.2考勤机新机安装配置</w:t>
      </w:r>
    </w:p>
    <w:p w14:paraId="187EC150">
      <w:r>
        <w:rPr>
          <w:rFonts w:ascii="Arial" w:hAnsi="Arial" w:eastAsia="Arial"/>
          <w:sz w:val="22"/>
        </w:rPr>
        <w:t>（1）新考勤机完成安装与网络连接后，由HRBP提报[AISM]工单，共享中心信息组在考勤系统中添加新考勤设备。</w:t>
      </w:r>
    </w:p>
    <w:p w14:paraId="32EC2BE2">
      <w:r>
        <w:rPr>
          <w:rFonts w:ascii="Arial" w:hAnsi="Arial" w:eastAsia="Arial"/>
          <w:sz w:val="22"/>
        </w:rPr>
        <w:t>（2）工单审批完成后，由当地IT人员完成网络与服务器参数调试：</w:t>
      </w:r>
    </w:p>
    <w:p w14:paraId="72BD8F03">
      <w:pPr>
        <w:ind w:firstLine="420"/>
      </w:pPr>
      <w:r>
        <w:rPr>
          <w:rFonts w:ascii="Arial" w:hAnsi="Arial" w:eastAsia="Arial"/>
          <w:sz w:val="22"/>
        </w:rPr>
        <w:t>关闭“域名模式”功能；配置服务器地址进入设备[网络设置]→录入http://gateway.gaiaworkforce.com/devicecloud→将DNS修改为114.114.114.114；</w:t>
      </w:r>
    </w:p>
    <w:p w14:paraId="25FE7C17">
      <w:pPr>
        <w:ind w:firstLine="420"/>
      </w:pPr>
      <w:r>
        <w:rPr>
          <w:rFonts w:ascii="Arial" w:hAnsi="Arial" w:eastAsia="Arial"/>
          <w:sz w:val="22"/>
        </w:rPr>
        <w:t>关闭“开启代理”选项；关闭“服务云考勤”模式，开启“广域网考勤”模式。</w:t>
      </w:r>
    </w:p>
    <w:p w14:paraId="033CEF22">
      <w:r>
        <w:rPr>
          <w:rFonts w:ascii="Arial" w:hAnsi="Arial" w:eastAsia="Arial"/>
          <w:sz w:val="22"/>
        </w:rPr>
        <w:t>（3） 连通性检查：联系IT在电脑端输入命令telnet 10.0.240.205 810，若能成功连接说明配置正常。若连接失败，需排查网络或服务器地址配置。</w:t>
      </w:r>
    </w:p>
    <w:p w14:paraId="04AAEF0A">
      <w:r>
        <w:rPr>
          <w:rFonts w:ascii="宋体" w:hAnsi="宋体" w:eastAsia="宋体"/>
        </w:rPr>
        <w:t>///</w:t>
      </w:r>
    </w:p>
    <w:p w14:paraId="22F35D02">
      <w:pPr>
        <w:outlineLvl w:val="0"/>
      </w:pPr>
      <w:r>
        <w:rPr>
          <w:rFonts w:ascii="Arial" w:hAnsi="Arial" w:eastAsia="Arial"/>
          <w:b/>
          <w:sz w:val="24"/>
        </w:rPr>
        <w:t>1.1.3考勤机其他操作</w:t>
      </w:r>
    </w:p>
    <w:p w14:paraId="367CD451">
      <w:pPr>
        <w:ind w:left="453"/>
      </w:pPr>
      <w:r>
        <w:rPr>
          <w:rFonts w:ascii="Arial" w:hAnsi="Arial" w:eastAsia="Arial"/>
          <w:sz w:val="22"/>
        </w:rPr>
        <w:t>a. 考勤机移机配置：请HRBP提报[AISM]工单处理。</w:t>
      </w:r>
    </w:p>
    <w:p w14:paraId="13EF0B58">
      <w:pPr>
        <w:ind w:left="453"/>
      </w:pPr>
      <w:r>
        <w:rPr>
          <w:rFonts w:ascii="Arial" w:hAnsi="Arial" w:eastAsia="Arial"/>
          <w:sz w:val="22"/>
        </w:rPr>
        <w:t>b. 考勤机设备序列号（SN码，即设备出厂编号）查找：查看考勤机背面或包装盒上的标签，或进入考勤机“设置”页面查找机器序列号。</w:t>
      </w:r>
    </w:p>
    <w:p w14:paraId="5DB7D377">
      <w:pPr>
        <w:ind w:left="453"/>
      </w:pPr>
      <w:r>
        <w:rPr>
          <w:rFonts w:ascii="Arial" w:hAnsi="Arial" w:eastAsia="Arial"/>
          <w:sz w:val="22"/>
        </w:rPr>
        <w:t>c. 无网络与IP更改处理：考勤机无网络请联系所在地IT人员检查、调试网络；考勤机IP地址更改请联系IT人员操作，更改后须确认新IP地址能够正常访问公司内网。</w:t>
      </w:r>
    </w:p>
    <w:p w14:paraId="022064E8">
      <w:pPr>
        <w:ind w:left="453"/>
      </w:pPr>
      <w:r>
        <w:rPr>
          <w:rFonts w:ascii="Arial" w:hAnsi="Arial" w:eastAsia="Arial"/>
          <w:sz w:val="22"/>
        </w:rPr>
        <w:t>d. 考勤机管理员权限找回：按照操作手册（https://app.rwork.crc.com.cn/file/boxk9eZDoPxNIPQrmQXhsmbMBBf）进行找回；如操作文档无法处理，请联系“熵基科技”平台人工客服，将申请表、机器照片、机器序列号、邮箱报给客服，由客服代为提交申请。一般十几分钟可收到临时密码邮件，密码当天有效。</w:t>
      </w:r>
    </w:p>
    <w:p w14:paraId="5FD6B176">
      <w:r>
        <w:rPr>
          <w:rFonts w:ascii="宋体" w:hAnsi="宋体" w:eastAsia="宋体"/>
        </w:rPr>
        <w:t>///</w:t>
      </w:r>
    </w:p>
    <w:p w14:paraId="223EFAF7">
      <w:pPr>
        <w:outlineLvl w:val="0"/>
      </w:pPr>
      <w:r>
        <w:rPr>
          <w:rFonts w:ascii="Arial" w:hAnsi="Arial" w:eastAsia="Arial"/>
          <w:b/>
          <w:sz w:val="28"/>
        </w:rPr>
        <w:t>1.2刷脸/指纹打卡</w:t>
      </w:r>
    </w:p>
    <w:p w14:paraId="1E492566">
      <w:pPr>
        <w:outlineLvl w:val="0"/>
      </w:pPr>
      <w:r>
        <w:rPr>
          <w:rFonts w:ascii="Arial" w:hAnsi="Arial" w:eastAsia="Arial"/>
          <w:b/>
          <w:sz w:val="24"/>
        </w:rPr>
        <w:t>1.2.1添加刷脸/指纹打卡人员</w:t>
      </w:r>
    </w:p>
    <w:p w14:paraId="302D0231">
      <w:r>
        <w:rPr>
          <w:rFonts w:ascii="Arial" w:hAnsi="Arial" w:eastAsia="Arial"/>
          <w:sz w:val="22"/>
        </w:rPr>
        <w:t>由考勤管理员在考勤机中找到对应人员信息（员工ID），录入指纹或面部信息后即可打卡，具体操作为：进入考勤机管理界面，找到[用户管理]，选择[新增用户]→[人脸]/[指纹]。</w:t>
      </w:r>
    </w:p>
    <w:p w14:paraId="280F5D83">
      <w:r>
        <w:rPr>
          <w:rFonts w:ascii="宋体" w:hAnsi="宋体" w:eastAsia="宋体"/>
        </w:rPr>
        <w:t>///</w:t>
      </w:r>
    </w:p>
    <w:p w14:paraId="76402146">
      <w:pPr>
        <w:outlineLvl w:val="0"/>
      </w:pPr>
      <w:r>
        <w:rPr>
          <w:rFonts w:ascii="Arial" w:hAnsi="Arial" w:eastAsia="Arial"/>
          <w:b/>
          <w:sz w:val="24"/>
        </w:rPr>
        <w:t>1.2.2删除刷脸/指纹打卡人员</w:t>
      </w:r>
    </w:p>
    <w:p w14:paraId="58A80EB8">
      <w:pPr>
        <w:ind w:left="453"/>
      </w:pPr>
      <w:r>
        <w:rPr>
          <w:rFonts w:ascii="Arial" w:hAnsi="Arial" w:eastAsia="Arial"/>
          <w:sz w:val="22"/>
        </w:rPr>
        <w:t>a. 删除人脸（面部）信息：考勤机→[用户管理]→[用户列表]→[搜索用户]→[编辑]→[人脸]→系统弹窗提示[是否要删除原有数据]时点击[确定]</w:t>
      </w:r>
    </w:p>
    <w:p w14:paraId="53B34EAB">
      <w:pPr>
        <w:ind w:left="453"/>
      </w:pPr>
      <w:r>
        <w:rPr>
          <w:rFonts w:ascii="Arial" w:hAnsi="Arial" w:eastAsia="Arial"/>
          <w:sz w:val="22"/>
        </w:rPr>
        <w:t>b. 删除指纹信息：考勤机→[用户管理]→[用户列表]→[搜索用户]→[编辑]→[指纹]→系统弹窗提示[是否要删除原有数据]时点击[确定]</w:t>
      </w:r>
    </w:p>
    <w:p w14:paraId="1E6C9635">
      <w:pPr>
        <w:ind w:left="453"/>
      </w:pPr>
      <w:r>
        <w:rPr>
          <w:rFonts w:ascii="Arial" w:hAnsi="Arial" w:eastAsia="Arial"/>
          <w:sz w:val="22"/>
        </w:rPr>
        <w:t>c. 离职人员：系统自动删除该员工信息，无需手动删除。</w:t>
      </w:r>
    </w:p>
    <w:p w14:paraId="6E92D4AE">
      <w:r>
        <w:rPr>
          <w:rFonts w:ascii="宋体" w:hAnsi="宋体" w:eastAsia="宋体"/>
        </w:rPr>
        <w:t>///</w:t>
      </w:r>
    </w:p>
    <w:p w14:paraId="384A652C">
      <w:pPr>
        <w:outlineLvl w:val="0"/>
      </w:pPr>
      <w:r>
        <w:rPr>
          <w:rFonts w:ascii="Arial" w:hAnsi="Arial" w:eastAsia="Arial"/>
          <w:b/>
          <w:sz w:val="24"/>
        </w:rPr>
        <w:t>1.2.3跨法人单位或常驻办公地打卡权限设置</w:t>
      </w:r>
    </w:p>
    <w:p w14:paraId="0A97F13D">
      <w:r>
        <w:rPr>
          <w:rFonts w:ascii="Arial" w:hAnsi="Arial" w:eastAsia="Arial"/>
          <w:sz w:val="22"/>
        </w:rPr>
        <w:t>需要在跨单位的考勤机上打卡的，由员工当前工作所在单位的HRBP提报[AISM]工单处理。</w:t>
      </w:r>
    </w:p>
    <w:p w14:paraId="619265D6">
      <w:r>
        <w:rPr>
          <w:rFonts w:ascii="宋体" w:hAnsi="宋体" w:eastAsia="宋体"/>
        </w:rPr>
        <w:t>///</w:t>
      </w:r>
    </w:p>
    <w:p w14:paraId="35E47091">
      <w:pPr>
        <w:outlineLvl w:val="0"/>
      </w:pPr>
      <w:r>
        <w:rPr>
          <w:rFonts w:ascii="Arial" w:hAnsi="Arial" w:eastAsia="Arial"/>
          <w:b/>
          <w:sz w:val="24"/>
        </w:rPr>
        <w:t>1.2.4跨单位调动考勤设置</w:t>
      </w:r>
    </w:p>
    <w:p w14:paraId="12F53B56">
      <w:r>
        <w:rPr>
          <w:rFonts w:ascii="Arial" w:hAnsi="Arial" w:eastAsia="Arial"/>
          <w:sz w:val="22"/>
        </w:rPr>
        <w:t>员工跨单位调动，原单位考勤机上的指纹或面部信息将自动同步至新单位的考勤机，原单位考勤机将自动删除其数据。考勤信息由考勤管理系统自动下发至新考勤机，禁止HRBP手动添加工号录入指纹信息。</w:t>
      </w:r>
    </w:p>
    <w:p w14:paraId="01B58E85">
      <w:r>
        <w:rPr>
          <w:rFonts w:ascii="宋体" w:hAnsi="宋体" w:eastAsia="宋体"/>
        </w:rPr>
        <w:t>///</w:t>
      </w:r>
    </w:p>
    <w:p w14:paraId="74AF5EB3">
      <w:pPr>
        <w:outlineLvl w:val="0"/>
      </w:pPr>
      <w:r>
        <w:rPr>
          <w:rFonts w:ascii="Arial" w:hAnsi="Arial" w:eastAsia="Arial"/>
          <w:b/>
          <w:sz w:val="28"/>
        </w:rPr>
        <w:t>1.3刷脸/指纹打卡异常处理</w:t>
      </w:r>
    </w:p>
    <w:p w14:paraId="3848E1FE">
      <w:pPr>
        <w:ind w:left="453"/>
      </w:pPr>
      <w:r>
        <w:rPr>
          <w:rFonts w:ascii="Arial" w:hAnsi="Arial" w:eastAsia="Arial"/>
          <w:sz w:val="22"/>
        </w:rPr>
        <w:t>a. 刷脸/指纹打卡后仍显示考勤异常：先检查考勤机内是否存在打卡记录，若无记录则说明未打卡或打卡不成功；若有记录，则检查网络连接；若打卡和网络均正常，请联系本单位考勤员提供考勤机界面照片和SN码，提交[HR信息系统运维工单]，由后台进一步排查处理。</w:t>
      </w:r>
    </w:p>
    <w:p w14:paraId="2E7F8CFA">
      <w:pPr>
        <w:ind w:left="453"/>
      </w:pPr>
      <w:r>
        <w:rPr>
          <w:rFonts w:ascii="Arial" w:hAnsi="Arial" w:eastAsia="Arial"/>
          <w:sz w:val="22"/>
        </w:rPr>
        <w:t>b. 考勤机断网：不影响打卡，网络恢复后打卡记录会自动同步至考勤管理系统。</w:t>
      </w:r>
    </w:p>
    <w:p w14:paraId="2C98471E">
      <w:pPr>
        <w:ind w:left="453"/>
      </w:pPr>
      <w:r>
        <w:rPr>
          <w:rFonts w:ascii="Arial" w:hAnsi="Arial" w:eastAsia="Arial"/>
          <w:sz w:val="22"/>
        </w:rPr>
        <w:t>c. 考勤机存储满或清理存储：由HRBP按路径“考勤机→系统设置→考勤参数→循环删除考勤记录→自定义设置为999”删除较早记录，但不可直接删除或初始化所有信息。</w:t>
      </w:r>
    </w:p>
    <w:p w14:paraId="249A9FA9">
      <w:pPr>
        <w:ind w:left="453"/>
      </w:pPr>
      <w:r>
        <w:rPr>
          <w:rFonts w:ascii="Arial" w:hAnsi="Arial" w:eastAsia="Arial"/>
          <w:sz w:val="22"/>
        </w:rPr>
        <w:t>d. 人脸数量超上限：HRBP可按路径删除无效人脸信息（用户管理→用户列表→搜索用户→编辑→人脸→确定删除原有数据）。</w:t>
      </w:r>
    </w:p>
    <w:p w14:paraId="3B077539">
      <w:pPr>
        <w:ind w:left="453"/>
      </w:pPr>
      <w:r>
        <w:rPr>
          <w:rFonts w:ascii="Arial" w:hAnsi="Arial" w:eastAsia="Arial"/>
          <w:sz w:val="22"/>
        </w:rPr>
        <w:t>e. 考勤机损坏：联系设备供应商进行检测。</w:t>
      </w:r>
    </w:p>
    <w:p w14:paraId="72D2B374">
      <w:r>
        <w:rPr>
          <w:rFonts w:ascii="宋体" w:hAnsi="宋体" w:eastAsia="宋体"/>
        </w:rPr>
        <w:t>///</w:t>
      </w:r>
    </w:p>
    <w:p w14:paraId="07B4694D">
      <w:pPr>
        <w:numPr>
          <w:ilvl w:val="0"/>
          <w:numId w:val="7"/>
        </w:numPr>
        <w:outlineLvl w:val="0"/>
        <w:rPr>
          <w:rFonts w:ascii="Arial" w:hAnsi="Arial" w:eastAsia="Arial"/>
          <w:b/>
          <w:sz w:val="30"/>
        </w:rPr>
      </w:pPr>
      <w:r>
        <w:rPr>
          <w:rFonts w:ascii="Arial" w:hAnsi="Arial" w:eastAsia="Arial"/>
          <w:b/>
          <w:sz w:val="30"/>
        </w:rPr>
        <w:t>手机定位打卡</w:t>
      </w:r>
    </w:p>
    <w:p w14:paraId="71879D06">
      <w:pPr>
        <w:rPr>
          <w:rFonts w:ascii="Arial" w:hAnsi="Arial" w:eastAsia="Arial"/>
          <w:b/>
          <w:sz w:val="30"/>
        </w:rPr>
      </w:pPr>
      <w:r>
        <w:rPr>
          <w:rFonts w:ascii="Arial" w:hAnsi="Arial" w:eastAsia="Arial"/>
          <w:color w:val="FF0000"/>
          <w:sz w:val="22"/>
          <w:highlight w:val="none"/>
        </w:rPr>
        <w:t>手机定位卡指：员工日常说的润工作打卡、移动端打卡、移动打卡、手机打卡、远程打卡</w:t>
      </w:r>
      <w:r>
        <w:rPr>
          <w:rFonts w:hint="eastAsia" w:ascii="Arial" w:hAnsi="Arial"/>
          <w:color w:val="FF0000"/>
          <w:sz w:val="22"/>
          <w:highlight w:val="none"/>
          <w:lang w:eastAsia="zh-CN"/>
        </w:rPr>
        <w:t>、</w:t>
      </w:r>
      <w:r>
        <w:rPr>
          <w:rFonts w:hint="eastAsia" w:ascii="Arial" w:hAnsi="Arial"/>
          <w:color w:val="FF0000"/>
          <w:sz w:val="22"/>
          <w:highlight w:val="none"/>
          <w:lang w:val="en-US" w:eastAsia="zh-CN"/>
        </w:rPr>
        <w:t>GPS打卡</w:t>
      </w:r>
      <w:r>
        <w:rPr>
          <w:rFonts w:ascii="Arial" w:hAnsi="Arial" w:eastAsia="Arial"/>
          <w:color w:val="FF0000"/>
          <w:sz w:val="22"/>
          <w:highlight w:val="none"/>
        </w:rPr>
        <w:t>。</w:t>
      </w:r>
    </w:p>
    <w:p w14:paraId="54066D0B">
      <w:r>
        <w:rPr>
          <w:rFonts w:ascii="宋体" w:hAnsi="宋体" w:eastAsia="宋体"/>
        </w:rPr>
        <w:t>///</w:t>
      </w:r>
    </w:p>
    <w:p w14:paraId="791CCC3E">
      <w:pPr>
        <w:outlineLvl w:val="0"/>
      </w:pPr>
      <w:r>
        <w:rPr>
          <w:rFonts w:ascii="Arial" w:hAnsi="Arial" w:eastAsia="Arial"/>
          <w:b/>
          <w:sz w:val="28"/>
        </w:rPr>
        <w:t>2.1手机定位打卡设置</w:t>
      </w:r>
    </w:p>
    <w:p w14:paraId="37899662">
      <w:pPr>
        <w:ind w:left="453"/>
      </w:pPr>
      <w:r>
        <w:rPr>
          <w:rFonts w:ascii="Arial" w:hAnsi="Arial" w:eastAsia="Arial"/>
          <w:sz w:val="22"/>
        </w:rPr>
        <w:t>a. 手机定位打卡指：员工日常说的润工作打卡、移动端打卡、移动打卡、手机打卡、远程打卡。</w:t>
      </w:r>
    </w:p>
    <w:p w14:paraId="3C0EC56D">
      <w:pPr>
        <w:ind w:left="453"/>
      </w:pPr>
      <w:r>
        <w:rPr>
          <w:rFonts w:ascii="Arial" w:hAnsi="Arial" w:eastAsia="Arial"/>
          <w:sz w:val="22"/>
        </w:rPr>
        <w:t>b. 手机定位打卡由所在单位开通手机定位打卡权限，申请方式为：由单位HRBP通过AISM工单提交手机定位打卡权限开通申请，工单中需注明申请开通的部门或人员范围及打卡地址。</w:t>
      </w:r>
    </w:p>
    <w:p w14:paraId="21FC6088">
      <w:pPr>
        <w:ind w:left="453"/>
      </w:pPr>
      <w:r>
        <w:rPr>
          <w:rFonts w:ascii="Arial" w:hAnsi="Arial" w:eastAsia="Arial"/>
          <w:sz w:val="22"/>
        </w:rPr>
        <w:t>c. 手机定位打卡地址设置：由HRBP提报AISM工单，申请类型选择“数据维护”，系统类型选择“考勤管理系统”，维护内容需包含具体手机定位打卡地址（经纬度或详细地址）、允许的偏移范围（50~200米可设）以及适用人员范围。设置后可在“设备授权详情（按人员查询）”报表查看打卡范围。</w:t>
      </w:r>
    </w:p>
    <w:p w14:paraId="50DDCD84">
      <w:r>
        <w:rPr>
          <w:rFonts w:ascii="宋体" w:hAnsi="宋体" w:eastAsia="宋体"/>
        </w:rPr>
        <w:t>///</w:t>
      </w:r>
    </w:p>
    <w:p w14:paraId="3E9CD405">
      <w:pPr>
        <w:outlineLvl w:val="0"/>
      </w:pPr>
      <w:r>
        <w:rPr>
          <w:rFonts w:ascii="Arial" w:hAnsi="Arial" w:eastAsia="Arial"/>
          <w:b/>
          <w:sz w:val="28"/>
        </w:rPr>
        <w:t>2.2手机定位打卡操作</w:t>
      </w:r>
    </w:p>
    <w:p w14:paraId="2F36A9D9">
      <w:pPr>
        <w:ind w:left="453"/>
      </w:pPr>
      <w:r>
        <w:rPr>
          <w:rFonts w:ascii="Arial" w:hAnsi="Arial" w:eastAsia="Arial"/>
          <w:sz w:val="22"/>
        </w:rPr>
        <w:t>a. 手机定位打卡：手机[润工作]→[常用应用]→[更多应用]→[智能人力]→[移动打卡]。</w:t>
      </w:r>
    </w:p>
    <w:p w14:paraId="195DBE92">
      <w:pPr>
        <w:ind w:left="453"/>
      </w:pPr>
      <w:r>
        <w:rPr>
          <w:rFonts w:ascii="Arial" w:hAnsi="Arial" w:eastAsia="Arial"/>
          <w:sz w:val="22"/>
        </w:rPr>
        <w:t>b. 手机定位打卡范围：在考勤系统设置的手机定位打卡地址的50~200米范围内均可打卡，受建筑物环境及手机设备影响存在一定偏差。</w:t>
      </w:r>
    </w:p>
    <w:p w14:paraId="06CFD31D">
      <w:pPr>
        <w:ind w:left="453"/>
      </w:pPr>
      <w:r>
        <w:rPr>
          <w:rFonts w:ascii="Arial" w:hAnsi="Arial" w:eastAsia="Arial"/>
          <w:sz w:val="22"/>
        </w:rPr>
        <w:t>c. 查看手机定位打卡范围：电脑访问[设备授权详情（按人员查询）]→输入信息并点击[查询]→查看页面右侧[打卡范围]。</w:t>
      </w:r>
    </w:p>
    <w:p w14:paraId="7E3E2AE9">
      <w:pPr>
        <w:ind w:left="453"/>
      </w:pPr>
      <w:r>
        <w:rPr>
          <w:rFonts w:ascii="Arial" w:hAnsi="Arial" w:eastAsia="Arial"/>
          <w:sz w:val="22"/>
        </w:rPr>
        <w:t>d. 移动打卡提醒</w:t>
      </w:r>
      <w:r>
        <w:rPr>
          <w:rFonts w:hint="eastAsia" w:ascii="Arial" w:hAnsi="Arial" w:eastAsia="Arial"/>
          <w:sz w:val="22"/>
          <w:lang w:val="en-US" w:eastAsia="zh-CN"/>
        </w:rPr>
        <w:t>/未打卡提醒</w:t>
      </w:r>
      <w:r>
        <w:rPr>
          <w:rFonts w:ascii="Arial" w:hAnsi="Arial" w:eastAsia="Arial"/>
          <w:sz w:val="22"/>
        </w:rPr>
        <w:t>：“飞鸽”机器人将在上班前5分钟及下班后5分钟进行打卡提醒。手机[润工作]搜索[飞鸽]机器人→[设置]→[消息免打扰]，选择开启或关闭打卡提醒。</w:t>
      </w:r>
    </w:p>
    <w:p w14:paraId="79045957">
      <w:r>
        <w:rPr>
          <w:rFonts w:ascii="宋体" w:hAnsi="宋体" w:eastAsia="宋体"/>
        </w:rPr>
        <w:t>///</w:t>
      </w:r>
    </w:p>
    <w:p w14:paraId="112C3ED8">
      <w:pPr>
        <w:outlineLvl w:val="0"/>
      </w:pPr>
      <w:r>
        <w:rPr>
          <w:rFonts w:ascii="Arial" w:hAnsi="Arial" w:eastAsia="Arial"/>
          <w:b/>
          <w:sz w:val="28"/>
        </w:rPr>
        <w:t>2.3手机定位打卡异常处理</w:t>
      </w:r>
    </w:p>
    <w:p w14:paraId="4AAC73F1">
      <w:r>
        <w:rPr>
          <w:rFonts w:ascii="Arial" w:hAnsi="Arial" w:eastAsia="Arial"/>
          <w:sz w:val="22"/>
        </w:rPr>
        <w:t>• 无法使用手机定位打卡的处理方式：</w:t>
      </w:r>
    </w:p>
    <w:p w14:paraId="68948295">
      <w:pPr>
        <w:ind w:left="453"/>
      </w:pPr>
      <w:r>
        <w:rPr>
          <w:rFonts w:ascii="Arial" w:hAnsi="Arial" w:eastAsia="Arial"/>
          <w:sz w:val="22"/>
        </w:rPr>
        <w:t>a. 因未开通手机定位打卡、打卡权限被取消、未获取到打卡方式所导致的异常：请与HRBP确认所在部门是否已开通GPS移动打卡权限。</w:t>
      </w:r>
    </w:p>
    <w:p w14:paraId="63F9EB6C">
      <w:pPr>
        <w:ind w:left="453"/>
      </w:pPr>
      <w:r>
        <w:rPr>
          <w:rFonts w:ascii="Arial" w:hAnsi="Arial" w:eastAsia="Arial"/>
          <w:sz w:val="22"/>
        </w:rPr>
        <w:t>b. 因手机定位打卡地址变化所导致的异常：请联系HRBP提报[AISM]工单。</w:t>
      </w:r>
    </w:p>
    <w:p w14:paraId="265ED7F9">
      <w:pPr>
        <w:ind w:left="453"/>
      </w:pPr>
      <w:r>
        <w:rPr>
          <w:rFonts w:ascii="Arial" w:hAnsi="Arial" w:eastAsia="Arial"/>
          <w:sz w:val="22"/>
        </w:rPr>
        <w:t>c. 因手机设备问题所导致的异常：请检查手机网络、GPS是否打开以及是否在打卡范围内，如都属正常，请注销当前账号并重新登录，或关机重启后再试。</w:t>
      </w:r>
    </w:p>
    <w:p w14:paraId="45208B0B">
      <w:pPr>
        <w:ind w:left="453"/>
      </w:pPr>
      <w:r>
        <w:rPr>
          <w:rFonts w:ascii="Arial" w:hAnsi="Arial" w:eastAsia="Arial"/>
          <w:sz w:val="22"/>
        </w:rPr>
        <w:t>d. 排除上述情况后仍无法打卡：请提报[AISM]工单，“系统名称”选择[考勤管理系统]，“申请类型”选择“系统异常及咨询”。</w:t>
      </w:r>
    </w:p>
    <w:p w14:paraId="0DCCDA8C">
      <w:r>
        <w:rPr>
          <w:rFonts w:ascii="Arial" w:hAnsi="Arial" w:eastAsia="Arial"/>
          <w:sz w:val="22"/>
        </w:rPr>
        <w:t>• 手机定位打卡后显示考勤异常的处理方式：</w:t>
      </w:r>
    </w:p>
    <w:p w14:paraId="188171D5">
      <w:pPr>
        <w:ind w:left="453"/>
      </w:pPr>
      <w:r>
        <w:rPr>
          <w:rFonts w:ascii="Arial" w:hAnsi="Arial" w:eastAsia="Arial"/>
          <w:sz w:val="22"/>
        </w:rPr>
        <w:t>a. 查看打卡记录：若没有打卡记录，请提交[考勤异常申诉]处理。若有打卡记录，请提供员工工号、打卡截图，并联系单位考勤员提报[HR信息系统运维]工单处理。</w:t>
      </w:r>
    </w:p>
    <w:p w14:paraId="3E7DF335">
      <w:pPr>
        <w:ind w:left="453"/>
      </w:pPr>
      <w:r>
        <w:rPr>
          <w:rFonts w:ascii="Arial" w:hAnsi="Arial" w:eastAsia="Arial"/>
          <w:sz w:val="22"/>
        </w:rPr>
        <w:t>b. 查看当日班次：若排班与实际工作时间不符，导致打卡出现异常，请联系单位考勤员处理。</w:t>
      </w:r>
    </w:p>
    <w:p w14:paraId="029D9E91">
      <w:r>
        <w:rPr>
          <w:rFonts w:ascii="Arial" w:hAnsi="Arial" w:eastAsia="Arial"/>
          <w:sz w:val="22"/>
        </w:rPr>
        <w:t>• 在休息班时打卡：不会产生考勤异常。</w:t>
      </w:r>
    </w:p>
    <w:p w14:paraId="6A8642CB">
      <w:r>
        <w:rPr>
          <w:rFonts w:ascii="宋体" w:hAnsi="宋体" w:eastAsia="宋体"/>
        </w:rPr>
        <w:t>///</w:t>
      </w:r>
    </w:p>
    <w:p w14:paraId="0AD9F433">
      <w:pPr>
        <w:outlineLvl w:val="0"/>
      </w:pPr>
      <w:r>
        <w:rPr>
          <w:rFonts w:ascii="Arial" w:hAnsi="Arial" w:eastAsia="Arial"/>
          <w:b/>
          <w:sz w:val="30"/>
        </w:rPr>
        <w:t>3. 新员工入职打卡</w:t>
      </w:r>
    </w:p>
    <w:p w14:paraId="169CE94C">
      <w:pPr>
        <w:ind w:left="453"/>
      </w:pPr>
      <w:r>
        <w:rPr>
          <w:rFonts w:ascii="Arial" w:hAnsi="Arial" w:eastAsia="Arial"/>
          <w:sz w:val="22"/>
        </w:rPr>
        <w:t>a. 新员工入职后，人员信息约在1个自然日后才能同步至考勤管理系统。</w:t>
      </w:r>
    </w:p>
    <w:p w14:paraId="3BB44A4B">
      <w:pPr>
        <w:ind w:left="453"/>
      </w:pPr>
      <w:r>
        <w:rPr>
          <w:rFonts w:ascii="Arial" w:hAnsi="Arial" w:eastAsia="Arial"/>
          <w:sz w:val="22"/>
        </w:rPr>
        <w:t>b. 员工跨业务单元调入华润啤酒，1个自然日后人员信息会同步到考勤管理系统。</w:t>
      </w:r>
    </w:p>
    <w:p w14:paraId="6B813824">
      <w:pPr>
        <w:ind w:left="453"/>
      </w:pPr>
      <w:r>
        <w:rPr>
          <w:rFonts w:ascii="Arial" w:hAnsi="Arial" w:eastAsia="Arial"/>
          <w:sz w:val="22"/>
        </w:rPr>
        <w:t>c. 新入职员工或跨业务单元导入华润啤酒的员工，待人员信息同步到考勤管理系统后，考勤管理员方可在考勤机上录入打卡人员信息（指纹或面部信息）。</w:t>
      </w:r>
    </w:p>
    <w:p w14:paraId="04D10915">
      <w:pPr>
        <w:ind w:left="453"/>
      </w:pPr>
      <w:r>
        <w:rPr>
          <w:rFonts w:ascii="Arial" w:hAnsi="Arial" w:eastAsia="Arial"/>
          <w:sz w:val="22"/>
        </w:rPr>
        <w:t>d. 新员工入职当天系统按默认班次处理，入职当天异常提醒可忽略，次日录入打卡信息后即可正常打卡。</w:t>
      </w:r>
    </w:p>
    <w:p w14:paraId="3E29F7CB">
      <w:pPr>
        <w:ind w:left="453"/>
      </w:pPr>
      <w:r>
        <w:rPr>
          <w:rFonts w:ascii="Arial" w:hAnsi="Arial" w:eastAsia="Arial"/>
          <w:sz w:val="22"/>
        </w:rPr>
        <w:t>e. 新员工入职次日后若无法打卡，需联系HRBP检查是否已配置了打卡信息，若已经设置了打卡信息，需检查考勤机或手机网络、GPS功能、手机定位打卡范围，排除以上情况后若仍然无法打卡，请提交[HR信息系统运维工单]处理。</w:t>
      </w:r>
    </w:p>
    <w:p w14:paraId="51F779F4">
      <w:r>
        <w:rPr>
          <w:rFonts w:ascii="宋体" w:hAnsi="宋体" w:eastAsia="宋体"/>
        </w:rPr>
        <w:t>///</w:t>
      </w:r>
    </w:p>
    <w:p w14:paraId="7DDB199B">
      <w:pPr>
        <w:outlineLvl w:val="0"/>
      </w:pPr>
      <w:r>
        <w:rPr>
          <w:rFonts w:ascii="Arial" w:hAnsi="Arial" w:eastAsia="Arial"/>
          <w:b/>
          <w:sz w:val="30"/>
        </w:rPr>
        <w:t>4. 考勤打卡规则</w:t>
      </w:r>
    </w:p>
    <w:p w14:paraId="257669A1">
      <w:pPr>
        <w:ind w:left="453"/>
      </w:pPr>
      <w:r>
        <w:rPr>
          <w:rFonts w:ascii="Arial" w:hAnsi="Arial" w:eastAsia="Arial"/>
          <w:sz w:val="22"/>
        </w:rPr>
        <w:t>a. 上班打卡有效打卡时间段：上班前6小时以内为有效打卡时间，6小时以前的打卡为无效打卡。</w:t>
      </w:r>
    </w:p>
    <w:p w14:paraId="7DF20B42">
      <w:pPr>
        <w:ind w:left="453"/>
      </w:pPr>
      <w:r>
        <w:rPr>
          <w:rFonts w:ascii="Arial" w:hAnsi="Arial" w:eastAsia="Arial"/>
          <w:sz w:val="22"/>
        </w:rPr>
        <w:t>b. 下班打卡有效打卡时间段：下班后6小时以内为有效打卡时间，6小时以后的打卡为无效打卡。</w:t>
      </w:r>
    </w:p>
    <w:p w14:paraId="38650A96">
      <w:pPr>
        <w:ind w:left="453"/>
      </w:pPr>
      <w:r>
        <w:rPr>
          <w:rFonts w:ascii="Arial" w:hAnsi="Arial" w:eastAsia="Arial"/>
          <w:sz w:val="22"/>
        </w:rPr>
        <w:t>c. 多次打卡时间取值规则：上班打卡以最早打卡时间为准，下班打卡以最后一次打卡时间为准。</w:t>
      </w:r>
    </w:p>
    <w:p w14:paraId="4C7710A4">
      <w:pPr>
        <w:ind w:left="453"/>
      </w:pPr>
      <w:r>
        <w:rPr>
          <w:rFonts w:ascii="Arial" w:hAnsi="Arial" w:eastAsia="Arial"/>
          <w:sz w:val="22"/>
        </w:rPr>
        <w:t>d. 加班打卡：在申请加班前和加班结束后分别打卡，有效打卡时间与正常上/下班打卡的收卡时间范围一致。</w:t>
      </w:r>
    </w:p>
    <w:p w14:paraId="31880DFE">
      <w:pPr>
        <w:ind w:left="453"/>
      </w:pPr>
      <w:r>
        <w:rPr>
          <w:rFonts w:ascii="Arial" w:hAnsi="Arial" w:eastAsia="Arial"/>
          <w:sz w:val="22"/>
        </w:rPr>
        <w:t>e. 出差打卡：出差期间无需打卡；若出差当天有正常的上下班打卡记录，系统会判定为正常出勤。</w:t>
      </w:r>
    </w:p>
    <w:p w14:paraId="65FA2AFB">
      <w:pPr>
        <w:ind w:left="453"/>
      </w:pPr>
      <w:r>
        <w:rPr>
          <w:rFonts w:ascii="Arial" w:hAnsi="Arial" w:eastAsia="Arial"/>
          <w:sz w:val="22"/>
        </w:rPr>
        <w:t>f. 准点打卡：在规定的上班或下班时间整点（如9:00）打卡的，不计为迟到或早退。超过整点即按迟到或早退处理。</w:t>
      </w:r>
    </w:p>
    <w:p w14:paraId="3DDAC13D">
      <w:pPr>
        <w:ind w:left="453"/>
        <w:rPr>
          <w:rFonts w:hint="eastAsia" w:ascii="Arial" w:hAnsi="Arial" w:eastAsia="宋体"/>
          <w:sz w:val="22"/>
          <w:lang w:eastAsia="zh-CN"/>
        </w:rPr>
      </w:pPr>
      <w:r>
        <w:rPr>
          <w:rFonts w:ascii="Arial" w:hAnsi="Arial" w:eastAsia="Arial"/>
          <w:sz w:val="22"/>
        </w:rPr>
        <w:t>g. 考勤异常不作处理，单次不超10分钟（含）的迟到，如果当月不超过2次。超过2次后，将按考勤管理制度扣发工资</w:t>
      </w:r>
      <w:r>
        <w:rPr>
          <w:rFonts w:hint="eastAsia" w:ascii="Arial" w:hAnsi="Arial" w:eastAsia="宋体"/>
          <w:sz w:val="22"/>
          <w:lang w:eastAsia="zh-CN"/>
        </w:rPr>
        <w:t>。</w:t>
      </w:r>
    </w:p>
    <w:p w14:paraId="2CA27F3A">
      <w:pPr>
        <w:ind w:left="453"/>
        <w:rPr>
          <w:rFonts w:hint="eastAsia" w:ascii="Arial" w:hAnsi="Arial" w:eastAsia="Arial"/>
          <w:sz w:val="22"/>
        </w:rPr>
      </w:pPr>
      <w:r>
        <w:rPr>
          <w:rFonts w:hint="eastAsia" w:ascii="Arial" w:hAnsi="Arial" w:eastAsia="宋体"/>
          <w:sz w:val="22"/>
          <w:lang w:val="en-US" w:eastAsia="zh-CN"/>
        </w:rPr>
        <w:t>h</w:t>
      </w:r>
      <w:r>
        <w:rPr>
          <w:rFonts w:hint="eastAsia" w:ascii="Arial" w:hAnsi="Arial" w:eastAsia="Arial"/>
          <w:sz w:val="22"/>
        </w:rPr>
        <w:t>. 不定时员工无需打卡，若是出现旷工情况，需</w:t>
      </w:r>
      <w:r>
        <w:rPr>
          <w:rFonts w:hint="eastAsia" w:ascii="Arial" w:hAnsi="Arial" w:eastAsia="宋体"/>
          <w:sz w:val="22"/>
          <w:lang w:val="en-US" w:eastAsia="zh-CN"/>
        </w:rPr>
        <w:t>HR</w:t>
      </w:r>
      <w:r>
        <w:rPr>
          <w:rFonts w:hint="eastAsia" w:ascii="Arial" w:hAnsi="Arial" w:eastAsia="Arial"/>
          <w:sz w:val="22"/>
        </w:rPr>
        <w:t>BP手动录入。</w:t>
      </w:r>
    </w:p>
    <w:p w14:paraId="7C73135D">
      <w:pPr>
        <w:ind w:left="453"/>
        <w:rPr>
          <w:rFonts w:hint="eastAsia" w:ascii="Arial" w:hAnsi="Arial" w:eastAsia="宋体"/>
          <w:sz w:val="22"/>
          <w:lang w:eastAsia="zh-CN"/>
        </w:rPr>
      </w:pPr>
      <w:r>
        <w:rPr>
          <w:rFonts w:hint="eastAsia" w:ascii="Arial" w:hAnsi="Arial" w:eastAsia="Arial"/>
          <w:sz w:val="22"/>
        </w:rPr>
        <w:t xml:space="preserve">  路径1：[考勤管理系统]→[考勤卡]→搜索[工号/姓名]→选择[日期]→[新增出勤代码]→录入[I06 / 不定时旷工 (天)]</w:t>
      </w:r>
      <w:r>
        <w:rPr>
          <w:rFonts w:hint="eastAsia" w:ascii="Arial" w:hAnsi="Arial" w:eastAsia="宋体"/>
          <w:sz w:val="22"/>
          <w:lang w:eastAsia="zh-CN"/>
        </w:rPr>
        <w:t>。</w:t>
      </w:r>
    </w:p>
    <w:p w14:paraId="14BAD209">
      <w:pPr>
        <w:ind w:left="453"/>
        <w:rPr>
          <w:rFonts w:ascii="Arial" w:hAnsi="Arial" w:eastAsia="Arial"/>
          <w:sz w:val="22"/>
        </w:rPr>
      </w:pPr>
      <w:r>
        <w:rPr>
          <w:rFonts w:hint="eastAsia" w:ascii="Arial" w:hAnsi="Arial" w:eastAsia="Arial"/>
          <w:sz w:val="22"/>
        </w:rPr>
        <w:t xml:space="preserve">  路径2：[考勤管理系统]→[导入中心]→[考勤]→[出勤代码]→[下载模板]→录入人员及旷工数据→[上传数据]</w:t>
      </w:r>
      <w:r>
        <w:rPr>
          <w:rFonts w:ascii="Arial" w:hAnsi="Arial" w:eastAsia="Arial"/>
          <w:sz w:val="22"/>
        </w:rPr>
        <w:t>。</w:t>
      </w:r>
    </w:p>
    <w:p w14:paraId="6CC9C0DC">
      <w:pPr>
        <w:ind w:left="453"/>
        <w:rPr>
          <w:rFonts w:ascii="Arial" w:hAnsi="Arial" w:eastAsia="Arial"/>
          <w:sz w:val="22"/>
        </w:rPr>
      </w:pPr>
    </w:p>
    <w:p w14:paraId="72096561">
      <w:r>
        <w:rPr>
          <w:rFonts w:ascii="宋体" w:hAnsi="宋体" w:eastAsia="宋体"/>
        </w:rPr>
        <w:t>///</w:t>
      </w:r>
    </w:p>
    <w:p w14:paraId="0E101530">
      <w:pPr>
        <w:outlineLvl w:val="0"/>
      </w:pPr>
      <w:r>
        <w:rPr>
          <w:rFonts w:ascii="Arial" w:hAnsi="Arial" w:eastAsia="Arial"/>
          <w:b/>
          <w:sz w:val="30"/>
        </w:rPr>
        <w:t>5. 考勤数据同步</w:t>
      </w:r>
    </w:p>
    <w:p w14:paraId="189F36B1">
      <w:pPr>
        <w:ind w:left="453"/>
      </w:pPr>
      <w:r>
        <w:rPr>
          <w:rFonts w:ascii="Arial" w:hAnsi="Arial" w:eastAsia="Arial"/>
          <w:sz w:val="22"/>
        </w:rPr>
        <w:t>a. 刷脸/指纹打卡、手机定位打卡数据实时同步至[考勤管理系统]。</w:t>
      </w:r>
    </w:p>
    <w:p w14:paraId="2DC292EB">
      <w:pPr>
        <w:ind w:left="453"/>
      </w:pPr>
      <w:r>
        <w:rPr>
          <w:rFonts w:ascii="Arial" w:hAnsi="Arial" w:eastAsia="Arial"/>
          <w:sz w:val="22"/>
        </w:rPr>
        <w:t>b. PS系统中修改、维护的人员信息，在修改、维护后的次日下午自动同步至考勤管理系统，若未同步请提报[HR信息系统运维申请]工单处理。</w:t>
      </w:r>
    </w:p>
    <w:p w14:paraId="5D35C8B5">
      <w:pPr>
        <w:ind w:left="453"/>
      </w:pPr>
      <w:r>
        <w:rPr>
          <w:rFonts w:ascii="Arial" w:hAnsi="Arial" w:eastAsia="Arial"/>
          <w:sz w:val="22"/>
        </w:rPr>
        <w:t>c. PS系统组织架构数据会在修改、维护后的次日自动同步至考勤管理系统，若未同步请提报[HR信息系统运维申请]工单处理。</w:t>
      </w:r>
    </w:p>
    <w:p w14:paraId="1A209A26">
      <w:pPr>
        <w:ind w:left="453"/>
      </w:pPr>
      <w:r>
        <w:rPr>
          <w:rFonts w:ascii="Arial" w:hAnsi="Arial" w:eastAsia="Arial"/>
          <w:sz w:val="22"/>
        </w:rPr>
        <w:t>d. PS系统中维护的兼岗数据不会在考勤管理系统中显示，但在系统中可以选择兼岗发起请假、加班等审批流程。</w:t>
      </w:r>
    </w:p>
    <w:p w14:paraId="3A0555DF">
      <w:r>
        <w:rPr>
          <w:rFonts w:ascii="宋体" w:hAnsi="宋体" w:eastAsia="宋体"/>
        </w:rPr>
        <w:t>///</w:t>
      </w:r>
    </w:p>
    <w:p w14:paraId="34E0930E">
      <w:pPr>
        <w:outlineLvl w:val="0"/>
      </w:pPr>
      <w:r>
        <w:rPr>
          <w:rFonts w:ascii="Arial" w:hAnsi="Arial" w:eastAsia="Arial"/>
          <w:b/>
          <w:sz w:val="30"/>
        </w:rPr>
        <w:t>6. 考勤记录查询</w:t>
      </w:r>
    </w:p>
    <w:p w14:paraId="434F8CFA">
      <w:r>
        <w:rPr>
          <w:rFonts w:ascii="宋体" w:hAnsi="宋体" w:eastAsia="宋体"/>
        </w:rPr>
        <w:t>///</w:t>
      </w:r>
    </w:p>
    <w:p w14:paraId="4B4A9E23">
      <w:pPr>
        <w:outlineLvl w:val="0"/>
      </w:pPr>
      <w:r>
        <w:rPr>
          <w:rFonts w:ascii="Arial" w:hAnsi="Arial" w:eastAsia="Arial"/>
          <w:b/>
          <w:sz w:val="28"/>
        </w:rPr>
        <w:t>6.1查看打卡记录</w:t>
      </w:r>
    </w:p>
    <w:p w14:paraId="7FC7CB6C">
      <w:r>
        <w:rPr>
          <w:rFonts w:ascii="Arial" w:hAnsi="Arial" w:eastAsia="Arial"/>
          <w:sz w:val="22"/>
        </w:rPr>
        <w:t>手机[润工作]→[常用应用]→[HR门户]→[打卡记录]，可以查看当日打卡记录。</w:t>
      </w:r>
    </w:p>
    <w:p w14:paraId="72881CBB">
      <w:r>
        <w:rPr>
          <w:rFonts w:ascii="Arial" w:hAnsi="Arial" w:eastAsia="Arial"/>
          <w:sz w:val="22"/>
        </w:rPr>
        <w:t>历史打卡记录需联系本单位HRBP或单位考勤员查询。</w:t>
      </w:r>
    </w:p>
    <w:p w14:paraId="0FB7C1B3">
      <w:r>
        <w:rPr>
          <w:rFonts w:ascii="宋体" w:hAnsi="宋体" w:eastAsia="宋体"/>
        </w:rPr>
        <w:t>///</w:t>
      </w:r>
    </w:p>
    <w:p w14:paraId="32C7B270">
      <w:pPr>
        <w:outlineLvl w:val="0"/>
      </w:pPr>
      <w:r>
        <w:rPr>
          <w:rFonts w:ascii="Arial" w:hAnsi="Arial" w:eastAsia="Arial"/>
          <w:b/>
          <w:sz w:val="28"/>
        </w:rPr>
        <w:t>6.2查询考勤数据</w:t>
      </w:r>
    </w:p>
    <w:p w14:paraId="0B70A2B8">
      <w:r>
        <w:rPr>
          <w:rFonts w:ascii="宋体" w:hAnsi="宋体" w:eastAsia="宋体"/>
        </w:rPr>
        <w:t>///</w:t>
      </w:r>
    </w:p>
    <w:p w14:paraId="0AAEE035">
      <w:pPr>
        <w:outlineLvl w:val="0"/>
      </w:pPr>
      <w:r>
        <w:rPr>
          <w:rFonts w:ascii="Arial" w:hAnsi="Arial" w:eastAsia="Arial"/>
          <w:b/>
          <w:sz w:val="24"/>
        </w:rPr>
        <w:t>6.2.1</w:t>
      </w:r>
      <w:r>
        <w:rPr>
          <w:rFonts w:hint="eastAsia" w:ascii="Arial" w:hAnsi="Arial" w:eastAsia="Arial"/>
          <w:b/>
          <w:sz w:val="24"/>
          <w:lang w:eastAsia="zh-CN"/>
        </w:rPr>
        <w:t>单位考勤员</w:t>
      </w:r>
      <w:r>
        <w:rPr>
          <w:rFonts w:ascii="Arial" w:hAnsi="Arial" w:eastAsia="Arial"/>
          <w:b/>
          <w:sz w:val="24"/>
        </w:rPr>
        <w:t>查看2023年以前的考勤数据</w:t>
      </w:r>
    </w:p>
    <w:p w14:paraId="116F9656">
      <w:r>
        <w:rPr>
          <w:rFonts w:ascii="Arial" w:hAnsi="Arial" w:eastAsia="Arial"/>
          <w:sz w:val="22"/>
        </w:rPr>
        <w:t>考勤管理系统在2023年进行过系统迁移，如需查看2023年以前的考勤数据，可通过以下2种方式查询：</w:t>
      </w:r>
    </w:p>
    <w:p w14:paraId="1F34F69D">
      <w:r>
        <w:rPr>
          <w:rFonts w:ascii="Arial" w:hAnsi="Arial" w:eastAsia="Arial"/>
          <w:sz w:val="22"/>
        </w:rPr>
        <w:t>路径1：通过旧版[考勤管理系统]查询，访问专属网址http://10.204.130.129:88/→使用个人LDAP账号密码登录系统即可查看历史报表数据；</w:t>
      </w:r>
    </w:p>
    <w:p w14:paraId="551E0827">
      <w:r>
        <w:rPr>
          <w:rFonts w:ascii="Arial" w:hAnsi="Arial" w:eastAsia="Arial"/>
          <w:sz w:val="22"/>
        </w:rPr>
        <w:t>路径2：通过[HRBI数据分析平台]查询，电脑登录[综合内网]→[常用系统]→[人力资源综合门户]→[HRBI分析平台]→[全部]→[报表中心]→[考勤工时]→选择[考勤明细查询表]筛选日期范围后查看。</w:t>
      </w:r>
    </w:p>
    <w:p w14:paraId="622A6247">
      <w:r>
        <w:rPr>
          <w:rFonts w:ascii="宋体" w:hAnsi="宋体" w:eastAsia="宋体"/>
        </w:rPr>
        <w:t>///</w:t>
      </w:r>
    </w:p>
    <w:p w14:paraId="37B7C5C0">
      <w:pPr>
        <w:outlineLvl w:val="0"/>
      </w:pPr>
      <w:r>
        <w:rPr>
          <w:rFonts w:ascii="Arial" w:hAnsi="Arial" w:eastAsia="Arial"/>
          <w:b/>
          <w:sz w:val="24"/>
        </w:rPr>
        <w:t>6.2.2</w:t>
      </w:r>
      <w:r>
        <w:rPr>
          <w:rFonts w:hint="eastAsia" w:ascii="Arial" w:hAnsi="Arial" w:eastAsia="Arial"/>
          <w:b/>
          <w:sz w:val="24"/>
          <w:lang w:eastAsia="zh-CN"/>
        </w:rPr>
        <w:t>单位考勤员</w:t>
      </w:r>
      <w:r>
        <w:rPr>
          <w:rFonts w:ascii="Arial" w:hAnsi="Arial" w:eastAsia="Arial"/>
          <w:b/>
          <w:sz w:val="24"/>
        </w:rPr>
        <w:t>查看2023年及以后的考勤数据</w:t>
      </w:r>
    </w:p>
    <w:p w14:paraId="4557A9E2">
      <w:r>
        <w:rPr>
          <w:rFonts w:ascii="Arial" w:hAnsi="Arial" w:eastAsia="Arial"/>
          <w:sz w:val="22"/>
        </w:rPr>
        <w:t>可在考勤管理系统中查看，具体操作为：电脑端[考勤管理系统]→[考勤卡]→输入员工信息查询，或[刷卡数据查询]</w:t>
      </w:r>
    </w:p>
    <w:p w14:paraId="4F7F44D1">
      <w:r>
        <w:rPr>
          <w:rFonts w:ascii="Arial" w:hAnsi="Arial" w:eastAsia="Arial"/>
          <w:sz w:val="22"/>
        </w:rPr>
        <w:t>批量查询路径：[报表中心]→[报告维护]→[考勤查询]→[人员每天上下班打卡表]。系统支持查询全部历史打卡数据，无时间范围限制（受报表导出性能影响，建议分批导出）。</w:t>
      </w:r>
    </w:p>
    <w:p w14:paraId="1D5EF1FA">
      <w:r>
        <w:rPr>
          <w:rFonts w:ascii="宋体" w:hAnsi="宋体" w:eastAsia="宋体"/>
        </w:rPr>
        <w:t>///</w:t>
      </w:r>
    </w:p>
    <w:p w14:paraId="4F5C3B05">
      <w:pPr>
        <w:outlineLvl w:val="0"/>
      </w:pPr>
      <w:r>
        <w:rPr>
          <w:rFonts w:ascii="Arial" w:hAnsi="Arial" w:eastAsia="Arial"/>
          <w:b/>
          <w:sz w:val="24"/>
        </w:rPr>
        <w:t>6.2.3查看员工考勤明细</w:t>
      </w:r>
    </w:p>
    <w:p w14:paraId="555E62CF">
      <w:pPr>
        <w:rPr>
          <w:rFonts w:ascii="Arial" w:hAnsi="Arial" w:eastAsia="Arial"/>
          <w:sz w:val="22"/>
        </w:rPr>
      </w:pPr>
      <w:r>
        <w:rPr>
          <w:rFonts w:ascii="Arial" w:hAnsi="Arial" w:eastAsia="Arial"/>
          <w:sz w:val="22"/>
        </w:rPr>
        <w:t>电脑登录[考勤管理系统]→[报表中心]模块选择[报告维护]→[考勤查询]→[考勤明细报表]。说明：考勤明细报表可当前仅可按单月查询，若需查询多月数据请分别导出后手动汇总。</w:t>
      </w:r>
    </w:p>
    <w:p w14:paraId="767D548C">
      <w:r>
        <w:rPr>
          <w:rFonts w:ascii="宋体" w:hAnsi="宋体" w:eastAsia="宋体"/>
        </w:rPr>
        <w:t>///</w:t>
      </w:r>
    </w:p>
    <w:p w14:paraId="66728270">
      <w:pPr>
        <w:outlineLvl w:val="0"/>
      </w:pPr>
      <w:r>
        <w:rPr>
          <w:rFonts w:ascii="Arial" w:hAnsi="Arial" w:eastAsia="Arial"/>
          <w:b/>
          <w:sz w:val="24"/>
        </w:rPr>
        <w:t>6.2.4查询考勤异常</w:t>
      </w:r>
    </w:p>
    <w:p w14:paraId="330BB254">
      <w:r>
        <w:rPr>
          <w:rFonts w:ascii="Arial" w:hAnsi="Arial" w:eastAsia="Arial"/>
          <w:sz w:val="22"/>
        </w:rPr>
        <w:t>电脑登录[考勤管理系统]→[报表中心]模块选择[报告维护]→[考勤查询]→[考勤异常明细报表]→输入查询条件即可。</w:t>
      </w:r>
    </w:p>
    <w:p w14:paraId="555600D2">
      <w:r>
        <w:rPr>
          <w:rFonts w:ascii="宋体" w:hAnsi="宋体" w:eastAsia="宋体"/>
        </w:rPr>
        <w:t>///</w:t>
      </w:r>
    </w:p>
    <w:p w14:paraId="31B662ED">
      <w:pPr>
        <w:outlineLvl w:val="0"/>
      </w:pPr>
      <w:r>
        <w:rPr>
          <w:rFonts w:ascii="Arial" w:hAnsi="Arial" w:eastAsia="Arial"/>
          <w:b/>
          <w:sz w:val="24"/>
        </w:rPr>
        <w:t>6.2.5查询应出勤时长</w:t>
      </w:r>
    </w:p>
    <w:p w14:paraId="0DC25437">
      <w:r>
        <w:rPr>
          <w:rFonts w:ascii="Arial" w:hAnsi="Arial" w:eastAsia="Arial"/>
          <w:sz w:val="22"/>
        </w:rPr>
        <w:t>电脑登录[考勤管理系统]→[排班管理]→选择需查询时间周期、姓名等信息→[查询]→页面底部“排班时数”即为应出勤时长。</w:t>
      </w:r>
    </w:p>
    <w:p w14:paraId="04088574">
      <w:r>
        <w:rPr>
          <w:rFonts w:ascii="宋体" w:hAnsi="宋体" w:eastAsia="宋体"/>
        </w:rPr>
        <w:t>///</w:t>
      </w:r>
    </w:p>
    <w:p w14:paraId="6FE21914">
      <w:pPr>
        <w:outlineLvl w:val="0"/>
      </w:pPr>
      <w:r>
        <w:rPr>
          <w:rFonts w:ascii="Arial" w:hAnsi="Arial" w:eastAsia="Arial"/>
          <w:b/>
          <w:sz w:val="24"/>
        </w:rPr>
        <w:t>6.2.6查询已出勤时长</w:t>
      </w:r>
    </w:p>
    <w:p w14:paraId="410E5B03">
      <w:r>
        <w:rPr>
          <w:rFonts w:ascii="Arial" w:hAnsi="Arial" w:eastAsia="Arial"/>
          <w:sz w:val="22"/>
        </w:rPr>
        <w:t>电脑端[考勤管理系统]→[考勤卡]查看周期内已出勤时长数；手机端[润工作]→[常用应用]→[HR门户]→[考勤休假]→[考勤统计]。</w:t>
      </w:r>
    </w:p>
    <w:p w14:paraId="37A31F4A">
      <w:r>
        <w:rPr>
          <w:rFonts w:ascii="宋体" w:hAnsi="宋体" w:eastAsia="宋体"/>
        </w:rPr>
        <w:t>///</w:t>
      </w:r>
    </w:p>
    <w:p w14:paraId="65B01648">
      <w:pPr>
        <w:outlineLvl w:val="0"/>
      </w:pPr>
      <w:r>
        <w:rPr>
          <w:rFonts w:ascii="Arial" w:hAnsi="Arial" w:eastAsia="Arial"/>
          <w:b/>
          <w:sz w:val="24"/>
        </w:rPr>
        <w:t>6.2.7查询员工工时制</w:t>
      </w:r>
    </w:p>
    <w:p w14:paraId="14F153B2">
      <w:r>
        <w:rPr>
          <w:rFonts w:ascii="Arial" w:hAnsi="Arial" w:eastAsia="Arial"/>
          <w:sz w:val="22"/>
        </w:rPr>
        <w:t>考勤系统暂无法查询员工本人工时制，可以从考勤汇总表查看。</w:t>
      </w:r>
    </w:p>
    <w:p w14:paraId="6BE2ED4F">
      <w:r>
        <w:rPr>
          <w:rFonts w:ascii="宋体" w:hAnsi="宋体" w:eastAsia="宋体"/>
        </w:rPr>
        <w:t>///</w:t>
      </w:r>
    </w:p>
    <w:p w14:paraId="7DE36640">
      <w:pPr>
        <w:outlineLvl w:val="0"/>
      </w:pPr>
      <w:r>
        <w:rPr>
          <w:rFonts w:ascii="Arial" w:hAnsi="Arial" w:eastAsia="Arial"/>
          <w:b/>
          <w:sz w:val="24"/>
        </w:rPr>
        <w:t>6.2.8查询考勤机/手机定位打卡授权</w:t>
      </w:r>
    </w:p>
    <w:p w14:paraId="6A915491">
      <w:r>
        <w:rPr>
          <w:rFonts w:ascii="Arial" w:hAnsi="Arial" w:eastAsia="Arial"/>
          <w:sz w:val="22"/>
        </w:rPr>
        <w:t>电脑登录[考勤管理系统]→报表中心模块选择[报表查询]→[其他]→[设备授权详情（按人员查询）]→输入相关信息即可查询。</w:t>
      </w:r>
    </w:p>
    <w:p w14:paraId="0B409101">
      <w:r>
        <w:rPr>
          <w:rFonts w:ascii="宋体" w:hAnsi="宋体" w:eastAsia="宋体"/>
        </w:rPr>
        <w:t>///</w:t>
      </w:r>
    </w:p>
    <w:p w14:paraId="69CED6AF">
      <w:pPr>
        <w:outlineLvl w:val="0"/>
      </w:pPr>
      <w:r>
        <w:rPr>
          <w:rFonts w:ascii="Arial" w:hAnsi="Arial" w:eastAsia="Arial"/>
          <w:b/>
          <w:sz w:val="24"/>
        </w:rPr>
        <w:t>6.2.9查询本人异常申诉记录及审批流程</w:t>
      </w:r>
    </w:p>
    <w:p w14:paraId="5A93F6EB">
      <w:r>
        <w:rPr>
          <w:rFonts w:ascii="Arial" w:hAnsi="Arial" w:eastAsia="Arial"/>
          <w:sz w:val="22"/>
        </w:rPr>
        <w:t>手机端[润工作]→[常用应用]→[HR门户]</w:t>
      </w:r>
      <w:r>
        <w:rPr>
          <w:rFonts w:hint="eastAsia" w:ascii="Arial" w:hAnsi="Arial" w:eastAsia="宋体"/>
          <w:sz w:val="22"/>
          <w:lang w:eastAsia="zh-CN"/>
        </w:rPr>
        <w:t>→[我的表单]</w:t>
      </w:r>
      <w:r>
        <w:rPr>
          <w:rFonts w:ascii="Arial" w:hAnsi="Arial" w:eastAsia="Arial"/>
          <w:sz w:val="22"/>
        </w:rPr>
        <w:t>；电脑端[综合内网]首页工作台找到[我的]，选择对应申请单查看。</w:t>
      </w:r>
    </w:p>
    <w:p w14:paraId="3799919A">
      <w:r>
        <w:rPr>
          <w:rFonts w:ascii="宋体" w:hAnsi="宋体" w:eastAsia="宋体"/>
        </w:rPr>
        <w:t>///</w:t>
      </w:r>
    </w:p>
    <w:p w14:paraId="48FF12F5">
      <w:pPr>
        <w:outlineLvl w:val="0"/>
        <w:rPr>
          <w:rFonts w:ascii="Arial" w:hAnsi="Arial" w:eastAsia="Arial"/>
          <w:b/>
          <w:sz w:val="24"/>
        </w:rPr>
      </w:pPr>
      <w:r>
        <w:rPr>
          <w:rFonts w:ascii="Arial" w:hAnsi="Arial" w:eastAsia="Arial"/>
          <w:b/>
          <w:sz w:val="24"/>
        </w:rPr>
        <w:t>6.2.10查询员工异常申诉记录</w:t>
      </w:r>
    </w:p>
    <w:p w14:paraId="753B36CA">
      <w:r>
        <w:rPr>
          <w:rFonts w:ascii="Arial" w:hAnsi="Arial" w:eastAsia="Arial"/>
          <w:sz w:val="22"/>
        </w:rPr>
        <w:t>电脑登录[考勤管理系统]→报表中心模块选择[报告维护]→[表单查询]→[异常申诉记录）]→输入查询条件即可。</w:t>
      </w:r>
    </w:p>
    <w:p w14:paraId="5026436F">
      <w:pPr>
        <w:rPr>
          <w:rFonts w:ascii="宋体" w:hAnsi="宋体" w:eastAsia="宋体"/>
        </w:rPr>
      </w:pPr>
      <w:r>
        <w:rPr>
          <w:rFonts w:ascii="宋体" w:hAnsi="宋体" w:eastAsia="宋体"/>
        </w:rPr>
        <w:t>///</w:t>
      </w:r>
    </w:p>
    <w:p w14:paraId="5CCBADDC">
      <w:pPr>
        <w:pStyle w:val="4"/>
        <w:keepNext w:val="0"/>
        <w:keepLines w:val="0"/>
        <w:widowControl/>
        <w:suppressLineNumbers w:val="0"/>
        <w:rPr>
          <w:color w:val="000000" w:themeColor="text1"/>
          <w14:textFill>
            <w14:solidFill>
              <w14:schemeClr w14:val="tx1"/>
            </w14:solidFill>
          </w14:textFill>
        </w:rPr>
      </w:pPr>
      <w:r>
        <w:rPr>
          <w:rStyle w:val="133"/>
          <w:rFonts w:hint="eastAsia" w:eastAsia="宋体"/>
          <w:b/>
          <w:bCs/>
          <w:color w:val="000000" w:themeColor="text1"/>
          <w:lang w:val="en-US" w:eastAsia="zh-CN"/>
          <w14:textFill>
            <w14:solidFill>
              <w14:schemeClr w14:val="tx1"/>
            </w14:solidFill>
          </w14:textFill>
        </w:rPr>
        <w:t>6.2.11</w:t>
      </w:r>
      <w:r>
        <w:rPr>
          <w:rStyle w:val="133"/>
          <w:b/>
          <w:bCs/>
          <w:color w:val="000000" w:themeColor="text1"/>
          <w14:textFill>
            <w14:solidFill>
              <w14:schemeClr w14:val="tx1"/>
            </w14:solidFill>
          </w14:textFill>
        </w:rPr>
        <w:t>综合工时统计报表</w:t>
      </w:r>
    </w:p>
    <w:p w14:paraId="3A901532">
      <w:pPr>
        <w:rPr>
          <w:rFonts w:ascii="Arial" w:hAnsi="Arial" w:eastAsia="Arial"/>
          <w:sz w:val="22"/>
          <w:lang w:val="en-US" w:eastAsia="zh-CN"/>
        </w:rPr>
      </w:pPr>
      <w:r>
        <w:rPr>
          <w:rFonts w:ascii="Arial" w:hAnsi="Arial" w:eastAsia="Arial"/>
          <w:sz w:val="22"/>
          <w:lang w:val="en-US" w:eastAsia="zh-CN"/>
        </w:rPr>
        <w:t>综合工时制员工超时工时、结算工时、累计未结算工时统计，可通过 [华润啤酒综合内网]→[华润啤酒人力资源综合门户]→[前往 HRBI]→[常规报表]→[薪酬福利]→[综合工时结转后记录查询表] 进行处理。</w:t>
      </w:r>
    </w:p>
    <w:p w14:paraId="655FAEF6">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cs="宋体"/>
          <w:kern w:val="0"/>
          <w:sz w:val="24"/>
          <w:szCs w:val="24"/>
          <w:lang w:val="en-US" w:eastAsia="zh-CN" w:bidi="ar"/>
        </w:rPr>
        <w:t>///</w:t>
      </w:r>
    </w:p>
    <w:p w14:paraId="4D017EF1">
      <w:pPr>
        <w:outlineLvl w:val="0"/>
        <w:rPr>
          <w:rFonts w:hint="eastAsia" w:ascii="Arial" w:hAnsi="Arial" w:eastAsia="Arial"/>
          <w:b/>
          <w:sz w:val="24"/>
        </w:rPr>
      </w:pPr>
      <w:r>
        <w:rPr>
          <w:rFonts w:hint="eastAsia" w:ascii="Arial" w:hAnsi="Arial" w:eastAsia="Arial"/>
          <w:b/>
          <w:sz w:val="24"/>
        </w:rPr>
        <w:t>6.2.1</w:t>
      </w:r>
      <w:r>
        <w:rPr>
          <w:rFonts w:hint="eastAsia" w:ascii="Arial" w:hAnsi="Arial" w:eastAsia="Arial"/>
          <w:b/>
          <w:sz w:val="24"/>
          <w:lang w:val="en-US" w:eastAsia="zh-CN"/>
        </w:rPr>
        <w:t>2</w:t>
      </w:r>
      <w:r>
        <w:rPr>
          <w:rFonts w:hint="eastAsia" w:ascii="Arial" w:hAnsi="Arial" w:eastAsia="Arial"/>
          <w:b/>
          <w:sz w:val="24"/>
        </w:rPr>
        <w:t xml:space="preserve"> 员工本人查询考勤记录</w:t>
      </w:r>
    </w:p>
    <w:p w14:paraId="4815875F">
      <w:pPr>
        <w:rPr>
          <w:rFonts w:hint="eastAsia" w:ascii="Arial" w:hAnsi="Arial" w:eastAsia="Arial"/>
          <w:sz w:val="22"/>
        </w:rPr>
      </w:pPr>
      <w:r>
        <w:rPr>
          <w:rFonts w:hint="eastAsia" w:ascii="Arial" w:hAnsi="Arial" w:eastAsia="Arial"/>
          <w:sz w:val="22"/>
        </w:rPr>
        <w:t>考勤记录包括，正常出勤：出勤工时、出差天数、加班时数、休假次数/时长等记录，异常出勤：迟到次数/分钟数、早退天数、旷工天数；</w:t>
      </w:r>
    </w:p>
    <w:p w14:paraId="26F592A6">
      <w:pPr>
        <w:rPr>
          <w:rFonts w:hint="eastAsia" w:ascii="Arial" w:hAnsi="Arial" w:eastAsia="Arial"/>
          <w:sz w:val="22"/>
          <w:lang w:eastAsia="zh-CN"/>
        </w:rPr>
      </w:pPr>
      <w:r>
        <w:rPr>
          <w:rFonts w:hint="eastAsia" w:ascii="Arial" w:hAnsi="Arial" w:eastAsia="Arial"/>
          <w:sz w:val="22"/>
          <w:lang w:eastAsia="zh-CN"/>
        </w:rPr>
        <w:t>路径</w:t>
      </w:r>
      <w:r>
        <w:rPr>
          <w:rFonts w:hint="eastAsia" w:ascii="Arial" w:hAnsi="Arial" w:eastAsia="Arial"/>
          <w:sz w:val="22"/>
          <w:lang w:val="en-US" w:eastAsia="zh-CN"/>
        </w:rPr>
        <w:t>1：</w:t>
      </w:r>
      <w:r>
        <w:rPr>
          <w:rFonts w:hint="eastAsia" w:ascii="Arial" w:hAnsi="Arial" w:eastAsia="Arial"/>
          <w:sz w:val="22"/>
        </w:rPr>
        <w:t>手机[润工作]→[常用应用]→[HR门户]→[业务办理]→[考勤休假]→[考勤统计]</w:t>
      </w:r>
      <w:r>
        <w:rPr>
          <w:rFonts w:hint="eastAsia" w:ascii="Arial" w:hAnsi="Arial" w:eastAsia="Arial"/>
          <w:sz w:val="22"/>
          <w:lang w:eastAsia="zh-CN"/>
        </w:rPr>
        <w:t>，可查询当前及上个考勤周期明细</w:t>
      </w:r>
    </w:p>
    <w:p w14:paraId="2D597635">
      <w:pPr>
        <w:rPr>
          <w:rFonts w:hint="eastAsia" w:ascii="Arial" w:hAnsi="Arial" w:eastAsia="Arial"/>
          <w:sz w:val="22"/>
          <w:lang w:val="en-US" w:eastAsia="zh-CN"/>
        </w:rPr>
      </w:pPr>
      <w:r>
        <w:rPr>
          <w:rFonts w:hint="eastAsia" w:ascii="Arial" w:hAnsi="Arial" w:eastAsia="Arial"/>
          <w:sz w:val="22"/>
          <w:lang w:eastAsia="zh-CN"/>
        </w:rPr>
        <w:t>路径</w:t>
      </w:r>
      <w:r>
        <w:rPr>
          <w:rFonts w:hint="eastAsia" w:ascii="Arial" w:hAnsi="Arial" w:eastAsia="Arial"/>
          <w:sz w:val="22"/>
          <w:lang w:val="en-US" w:eastAsia="zh-CN"/>
        </w:rPr>
        <w:t>2：</w:t>
      </w:r>
      <w:r>
        <w:rPr>
          <w:rFonts w:hint="eastAsia" w:ascii="Arial" w:hAnsi="Arial" w:eastAsia="Arial"/>
          <w:sz w:val="22"/>
        </w:rPr>
        <w:t>手</w:t>
      </w:r>
      <w:r>
        <w:rPr>
          <w:rFonts w:hint="eastAsia" w:ascii="Arial" w:hAnsi="Arial" w:eastAsia="Arial"/>
          <w:sz w:val="22"/>
          <w:lang w:eastAsia="zh-CN"/>
        </w:rPr>
        <w:t>机[润工作]→首页→审批中心→已办，可按月查询考勤汇总表及明细</w:t>
      </w:r>
    </w:p>
    <w:p w14:paraId="1330D302">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cs="宋体"/>
          <w:kern w:val="0"/>
          <w:sz w:val="24"/>
          <w:szCs w:val="24"/>
          <w:lang w:val="en-US" w:eastAsia="zh-CN" w:bidi="ar"/>
        </w:rPr>
        <w:t>///</w:t>
      </w:r>
    </w:p>
    <w:p w14:paraId="59A2FE14">
      <w:pPr>
        <w:rPr>
          <w:rFonts w:hint="eastAsia" w:ascii="宋体" w:hAnsi="宋体" w:eastAsia="宋体"/>
        </w:rPr>
      </w:pPr>
    </w:p>
    <w:p w14:paraId="2CEB2169">
      <w:pPr>
        <w:outlineLvl w:val="0"/>
      </w:pPr>
      <w:r>
        <w:rPr>
          <w:rFonts w:ascii="Arial" w:hAnsi="Arial" w:eastAsia="Arial"/>
          <w:b/>
          <w:sz w:val="30"/>
        </w:rPr>
        <w:t>7. 未打卡处理</w:t>
      </w:r>
    </w:p>
    <w:p w14:paraId="02E0F3C2">
      <w:pPr>
        <w:outlineLvl w:val="0"/>
      </w:pPr>
      <w:r>
        <w:rPr>
          <w:rFonts w:ascii="Arial" w:hAnsi="Arial" w:eastAsia="Arial"/>
          <w:b/>
          <w:sz w:val="28"/>
        </w:rPr>
        <w:t>7.1未打卡的影响</w:t>
      </w:r>
    </w:p>
    <w:p w14:paraId="5CD59E54">
      <w:r>
        <w:rPr>
          <w:rFonts w:ascii="Arial" w:hAnsi="Arial" w:eastAsia="Arial"/>
          <w:sz w:val="22"/>
        </w:rPr>
        <w:t>未打卡（忘记打卡），考勤系统会显示考勤异常，并记录为缺勤或无出勤时数，具体如下：</w:t>
      </w:r>
    </w:p>
    <w:p w14:paraId="740E7009">
      <w:pPr>
        <w:outlineLvl w:val="0"/>
      </w:pPr>
      <w:r>
        <w:rPr>
          <w:rFonts w:ascii="Arial" w:hAnsi="Arial" w:eastAsia="Arial"/>
          <w:b/>
          <w:sz w:val="24"/>
        </w:rPr>
        <w:t>7.1.1上班未打卡</w:t>
      </w:r>
    </w:p>
    <w:p w14:paraId="3FAA9E43">
      <w:pPr>
        <w:ind w:left="453"/>
      </w:pPr>
      <w:r>
        <w:rPr>
          <w:rFonts w:ascii="Arial" w:hAnsi="Arial" w:eastAsia="Arial"/>
          <w:sz w:val="22"/>
        </w:rPr>
        <w:t>a. 标准工时制员工：按缺勤</w:t>
      </w:r>
      <w:r>
        <w:rPr>
          <w:rFonts w:hint="eastAsia" w:ascii="Arial" w:hAnsi="Arial" w:eastAsia="宋体"/>
          <w:sz w:val="22"/>
          <w:lang w:val="en-US" w:eastAsia="zh-CN"/>
        </w:rPr>
        <w:t>1</w:t>
      </w:r>
      <w:r>
        <w:rPr>
          <w:rFonts w:ascii="Arial" w:hAnsi="Arial" w:eastAsia="Arial"/>
          <w:sz w:val="22"/>
        </w:rPr>
        <w:t>天处理；</w:t>
      </w:r>
    </w:p>
    <w:p w14:paraId="27156BD6">
      <w:pPr>
        <w:ind w:left="453"/>
      </w:pPr>
      <w:r>
        <w:rPr>
          <w:rFonts w:ascii="Arial" w:hAnsi="Arial" w:eastAsia="Arial"/>
          <w:sz w:val="22"/>
        </w:rPr>
        <w:t>b. 综合计算工时制员工：该班次无出勤时数。</w:t>
      </w:r>
    </w:p>
    <w:p w14:paraId="0FB39EE1">
      <w:pPr>
        <w:outlineLvl w:val="0"/>
      </w:pPr>
      <w:r>
        <w:rPr>
          <w:rFonts w:ascii="Arial" w:hAnsi="Arial" w:eastAsia="Arial"/>
          <w:b/>
          <w:sz w:val="24"/>
        </w:rPr>
        <w:t>7.1.2下班未打卡</w:t>
      </w:r>
    </w:p>
    <w:p w14:paraId="3BB7D4E0">
      <w:pPr>
        <w:ind w:left="453"/>
      </w:pPr>
      <w:r>
        <w:rPr>
          <w:rFonts w:ascii="Arial" w:hAnsi="Arial" w:eastAsia="Arial"/>
          <w:sz w:val="22"/>
        </w:rPr>
        <w:t>a. 标准工时制员工：按缺勤</w:t>
      </w:r>
      <w:r>
        <w:rPr>
          <w:rFonts w:hint="eastAsia" w:ascii="Arial" w:hAnsi="Arial" w:eastAsia="宋体"/>
          <w:sz w:val="22"/>
          <w:lang w:val="en-US" w:eastAsia="zh-CN"/>
        </w:rPr>
        <w:t>1</w:t>
      </w:r>
      <w:r>
        <w:rPr>
          <w:rFonts w:ascii="Arial" w:hAnsi="Arial" w:eastAsia="Arial"/>
          <w:sz w:val="22"/>
        </w:rPr>
        <w:t>天处理；</w:t>
      </w:r>
    </w:p>
    <w:p w14:paraId="79C27860">
      <w:pPr>
        <w:ind w:left="453"/>
      </w:pPr>
      <w:r>
        <w:rPr>
          <w:rFonts w:ascii="Arial" w:hAnsi="Arial" w:eastAsia="Arial"/>
          <w:sz w:val="22"/>
        </w:rPr>
        <w:t>b. 综合计算工时制员工：该班次无出勤时数。</w:t>
      </w:r>
    </w:p>
    <w:p w14:paraId="3063645A">
      <w:pPr>
        <w:outlineLvl w:val="0"/>
      </w:pPr>
      <w:r>
        <w:rPr>
          <w:rFonts w:ascii="Arial" w:hAnsi="Arial" w:eastAsia="Arial"/>
          <w:b/>
          <w:sz w:val="24"/>
        </w:rPr>
        <w:t>7.1.3上下班均未打卡</w:t>
      </w:r>
    </w:p>
    <w:p w14:paraId="08211B16">
      <w:pPr>
        <w:ind w:left="453"/>
      </w:pPr>
      <w:r>
        <w:rPr>
          <w:rFonts w:ascii="Arial" w:hAnsi="Arial" w:eastAsia="Arial"/>
          <w:sz w:val="22"/>
        </w:rPr>
        <w:t>a. 标准工时制员工：按缺勤1天处理；</w:t>
      </w:r>
    </w:p>
    <w:p w14:paraId="0DF43AC7">
      <w:pPr>
        <w:ind w:left="453"/>
      </w:pPr>
      <w:r>
        <w:rPr>
          <w:rFonts w:ascii="Arial" w:hAnsi="Arial" w:eastAsia="Arial"/>
          <w:sz w:val="22"/>
        </w:rPr>
        <w:t>b. 综合计算工时制员工：该班次无出勤时数。</w:t>
      </w:r>
    </w:p>
    <w:p w14:paraId="008AADC1">
      <w:r>
        <w:rPr>
          <w:rFonts w:ascii="宋体" w:hAnsi="宋体" w:eastAsia="宋体"/>
        </w:rPr>
        <w:t>///</w:t>
      </w:r>
    </w:p>
    <w:p w14:paraId="440BC6D2">
      <w:pPr>
        <w:outlineLvl w:val="0"/>
      </w:pPr>
      <w:r>
        <w:rPr>
          <w:rFonts w:ascii="Arial" w:hAnsi="Arial" w:eastAsia="Arial"/>
          <w:b/>
          <w:sz w:val="28"/>
        </w:rPr>
        <w:t>7.2未打卡</w:t>
      </w:r>
      <w:r>
        <w:rPr>
          <w:rFonts w:hint="eastAsia" w:ascii="Arial" w:hAnsi="Arial" w:eastAsia="Arial"/>
          <w:b/>
          <w:sz w:val="28"/>
        </w:rPr>
        <w:t>、补卡</w:t>
      </w:r>
      <w:r>
        <w:rPr>
          <w:rFonts w:ascii="Arial" w:hAnsi="Arial" w:eastAsia="Arial"/>
          <w:b/>
          <w:sz w:val="28"/>
        </w:rPr>
        <w:t>的处理</w:t>
      </w:r>
    </w:p>
    <w:p w14:paraId="5EBC2916">
      <w:r>
        <w:rPr>
          <w:rFonts w:ascii="Arial" w:hAnsi="Arial" w:eastAsia="Arial"/>
          <w:sz w:val="22"/>
        </w:rPr>
        <w:t>忘记打卡、打卡不成功等特殊情况所导致的未打卡，根据以下情况处理：</w:t>
      </w:r>
    </w:p>
    <w:p w14:paraId="0BA38553">
      <w:pPr>
        <w:outlineLvl w:val="0"/>
      </w:pPr>
      <w:r>
        <w:rPr>
          <w:rFonts w:ascii="Arial" w:hAnsi="Arial" w:eastAsia="Arial"/>
          <w:b/>
          <w:sz w:val="24"/>
        </w:rPr>
        <w:t>7.2.1考勤周期锁定前</w:t>
      </w:r>
    </w:p>
    <w:p w14:paraId="6318FC9D">
      <w:r>
        <w:rPr>
          <w:rFonts w:ascii="Arial" w:hAnsi="Arial" w:eastAsia="Arial"/>
          <w:sz w:val="22"/>
        </w:rPr>
        <w:t>在当月考勤周期锁定前</w:t>
      </w:r>
      <w:r>
        <w:rPr>
          <w:rFonts w:hint="eastAsia" w:ascii="Arial" w:hAnsi="Arial"/>
          <w:sz w:val="22"/>
          <w:lang w:eastAsia="zh-CN"/>
        </w:rPr>
        <w:t>（</w:t>
      </w:r>
      <w:r>
        <w:rPr>
          <w:rFonts w:hint="eastAsia" w:ascii="Arial" w:hAnsi="Arial"/>
          <w:sz w:val="22"/>
          <w:lang w:val="en-US" w:eastAsia="zh-CN"/>
        </w:rPr>
        <w:t>次月5日</w:t>
      </w:r>
      <w:r>
        <w:rPr>
          <w:rFonts w:hint="eastAsia" w:ascii="Arial" w:hAnsi="Arial"/>
          <w:sz w:val="22"/>
          <w:lang w:eastAsia="zh-CN"/>
        </w:rPr>
        <w:t>）</w:t>
      </w:r>
      <w:r>
        <w:rPr>
          <w:rFonts w:ascii="Arial" w:hAnsi="Arial" w:eastAsia="Arial"/>
          <w:sz w:val="22"/>
        </w:rPr>
        <w:t>，员工可提交考勤异常申诉，具体操作为：</w:t>
      </w:r>
    </w:p>
    <w:p w14:paraId="6E4A5C78">
      <w:pPr>
        <w:ind w:left="453"/>
      </w:pPr>
      <w:r>
        <w:rPr>
          <w:rFonts w:ascii="Arial" w:hAnsi="Arial" w:eastAsia="Arial"/>
          <w:sz w:val="22"/>
        </w:rPr>
        <w:t>a. 手机[润工作]：[智能人力]→[HR门户]→[考勤休假]→[异常申诉]→[切换考勤周期]→[选择异常考勤数据][填写申诉日期考勤数据]→[点击提交]。</w:t>
      </w:r>
    </w:p>
    <w:p w14:paraId="49A48EC8">
      <w:pPr>
        <w:ind w:left="453"/>
      </w:pPr>
      <w:r>
        <w:rPr>
          <w:rFonts w:ascii="Arial" w:hAnsi="Arial" w:eastAsia="Arial"/>
          <w:sz w:val="22"/>
        </w:rPr>
        <w:t>b. 电脑端：登录[考勤管理系统]→[业务申请]→[异常申诉]→[切换考勤周期]→[选择异常考勤数据]→[填写申诉日期考勤数据]→[点击提交]。</w:t>
      </w:r>
    </w:p>
    <w:p w14:paraId="7603306F">
      <w:pPr>
        <w:outlineLvl w:val="0"/>
      </w:pPr>
      <w:r>
        <w:rPr>
          <w:rFonts w:ascii="Arial" w:hAnsi="Arial" w:eastAsia="Arial"/>
          <w:b/>
          <w:sz w:val="24"/>
        </w:rPr>
        <w:t>7.2.2考勤周期锁定后</w:t>
      </w:r>
    </w:p>
    <w:p w14:paraId="60823CEF">
      <w:r>
        <w:rPr>
          <w:rFonts w:ascii="Arial" w:hAnsi="Arial" w:eastAsia="Arial"/>
          <w:sz w:val="22"/>
        </w:rPr>
        <w:t>在当月考勤周期锁定后但是未跨月（指未跨考勤月份），须提交[考勤修改申请]工单（注：金种子员工须提报AISM工单），经审批后由考勤系统管理员进行修改，具体操作为：</w:t>
      </w:r>
    </w:p>
    <w:p w14:paraId="24F2F9C8">
      <w:pPr>
        <w:ind w:left="453"/>
      </w:pPr>
      <w:r>
        <w:rPr>
          <w:rFonts w:ascii="Arial" w:hAnsi="Arial" w:eastAsia="Arial"/>
          <w:sz w:val="22"/>
        </w:rPr>
        <w:t xml:space="preserve">a. </w:t>
      </w:r>
      <w:r>
        <w:rPr>
          <w:rFonts w:hint="eastAsia" w:ascii="Arial" w:hAnsi="Arial" w:eastAsia="Arial"/>
          <w:sz w:val="22"/>
        </w:rPr>
        <w:t>电脑登录[</w:t>
      </w:r>
      <w:r>
        <w:rPr>
          <w:rFonts w:hint="eastAsia" w:ascii="Arial" w:hAnsi="Arial" w:eastAsia="Arial"/>
          <w:sz w:val="22"/>
          <w:lang w:eastAsia="zh-CN"/>
        </w:rPr>
        <w:t>综合内网</w:t>
      </w:r>
      <w:r>
        <w:rPr>
          <w:rFonts w:hint="eastAsia" w:ascii="Arial" w:hAnsi="Arial" w:eastAsia="Arial"/>
          <w:sz w:val="22"/>
        </w:rPr>
        <w:t>]→[HR门户]→[考勤休假]→[考勤修改申请]</w:t>
      </w:r>
    </w:p>
    <w:p w14:paraId="2448C2C7">
      <w:pPr>
        <w:ind w:left="453"/>
      </w:pPr>
      <w:r>
        <w:rPr>
          <w:rFonts w:ascii="Arial" w:hAnsi="Arial" w:eastAsia="Arial"/>
          <w:sz w:val="22"/>
        </w:rPr>
        <w:t>b. 手机 [润工作]：进入[智能人力]→[HR 门户]→[考勤休假]→[考勤修改申请]</w:t>
      </w:r>
    </w:p>
    <w:p w14:paraId="050C5BD7">
      <w:pPr>
        <w:outlineLvl w:val="0"/>
      </w:pPr>
      <w:r>
        <w:rPr>
          <w:rFonts w:ascii="Arial" w:hAnsi="Arial" w:eastAsia="Arial"/>
          <w:b/>
          <w:sz w:val="24"/>
        </w:rPr>
        <w:t>7.2.3单位考勤员处理</w:t>
      </w:r>
    </w:p>
    <w:p w14:paraId="72D0AF96">
      <w:pPr>
        <w:ind w:left="453"/>
      </w:pPr>
      <w:r>
        <w:rPr>
          <w:rFonts w:ascii="Arial" w:hAnsi="Arial" w:eastAsia="Arial"/>
          <w:sz w:val="22"/>
        </w:rPr>
        <w:t>a. 单人补卡：在当月考勤周期未锁定前，单位考勤员可以在：电脑端[考勤管理系统]→[考勤卡]中查询异常考勤的员工，进行补卡操作。</w:t>
      </w:r>
    </w:p>
    <w:p w14:paraId="0D09EB9F">
      <w:pPr>
        <w:ind w:left="453"/>
      </w:pPr>
      <w:r>
        <w:rPr>
          <w:rFonts w:ascii="Arial" w:hAnsi="Arial" w:eastAsia="Arial"/>
          <w:sz w:val="22"/>
        </w:rPr>
        <w:t>b. 批量补卡：电脑登录[考勤管理系统]→[导入中心]→[设备云]→[原始刷卡]→[原始刷卡导入]→[下载模板]→[填写模板]→点击[导入]。</w:t>
      </w:r>
    </w:p>
    <w:p w14:paraId="73BAD240">
      <w:pPr>
        <w:outlineLvl w:val="0"/>
      </w:pPr>
      <w:r>
        <w:rPr>
          <w:rFonts w:ascii="Arial" w:hAnsi="Arial" w:eastAsia="Arial"/>
          <w:b/>
          <w:sz w:val="24"/>
        </w:rPr>
        <w:t>7.2.3跨考勤周期异常处理</w:t>
      </w:r>
    </w:p>
    <w:p w14:paraId="77FA6C30">
      <w:r>
        <w:rPr>
          <w:rFonts w:ascii="Arial" w:hAnsi="Arial" w:eastAsia="Arial"/>
          <w:sz w:val="22"/>
        </w:rPr>
        <w:t>跨月（跨考勤周期）发现有未打卡、迟到、加班数据有误等考勤异常（如在4月发现2月份有考勤异常未处理），须提交[考勤修改申请]工单（注：金种子员工须提报AISM工单），经审批后由考勤系统管理员进行修改。</w:t>
      </w:r>
    </w:p>
    <w:p w14:paraId="0172CE98">
      <w:r>
        <w:rPr>
          <w:rFonts w:ascii="Arial" w:hAnsi="Arial" w:eastAsia="Arial"/>
          <w:sz w:val="22"/>
        </w:rPr>
        <w:t>根据考勤管理制度，考勤异常处理最晚可追溯至考勤异常发生后的 1 个月，超过1个月的不予处理。</w:t>
      </w:r>
    </w:p>
    <w:p w14:paraId="349E9A92">
      <w:pPr>
        <w:outlineLvl w:val="0"/>
      </w:pPr>
      <w:r>
        <w:rPr>
          <w:rFonts w:ascii="Arial" w:hAnsi="Arial" w:eastAsia="Arial"/>
          <w:b/>
          <w:sz w:val="24"/>
        </w:rPr>
        <w:t>7.2.4集体/批量未打卡处理</w:t>
      </w:r>
    </w:p>
    <w:p w14:paraId="60D5DA49">
      <w:r>
        <w:rPr>
          <w:rFonts w:ascii="Arial" w:hAnsi="Arial" w:eastAsia="Arial"/>
          <w:sz w:val="22"/>
        </w:rPr>
        <w:t>遇集体外出参加公司活动（如团建活动）或会议，或公司停电考勤机无法使用等特殊情况，导致无法打卡但实际正常出勤的，在考勤周期锁定前，由单位考勤员集中/批量导入公出或在考勤卡中进行补卡处理，员工也可自行提交“考勤异常申诉”进行处理。若考勤周期已锁定，则需提交“考勤修改申请”工单处理。</w:t>
      </w:r>
    </w:p>
    <w:p w14:paraId="5F476214">
      <w:pPr>
        <w:rPr>
          <w:rFonts w:ascii="宋体" w:hAnsi="宋体" w:eastAsia="宋体"/>
        </w:rPr>
      </w:pPr>
      <w:r>
        <w:rPr>
          <w:rFonts w:ascii="宋体" w:hAnsi="宋体" w:eastAsia="宋体"/>
        </w:rPr>
        <w:t>///</w:t>
      </w:r>
    </w:p>
    <w:p w14:paraId="66BDFA53">
      <w:pPr>
        <w:outlineLvl w:val="0"/>
        <w:rPr>
          <w:rFonts w:hint="eastAsia" w:ascii="Arial" w:hAnsi="Arial" w:eastAsia="Arial"/>
          <w:b/>
          <w:sz w:val="24"/>
        </w:rPr>
      </w:pPr>
      <w:r>
        <w:rPr>
          <w:rFonts w:hint="eastAsia" w:ascii="Arial" w:hAnsi="Arial" w:eastAsia="Arial"/>
          <w:b/>
          <w:sz w:val="24"/>
        </w:rPr>
        <w:t>7.2.5 迟到、早退、旷工情况属实</w:t>
      </w:r>
    </w:p>
    <w:p w14:paraId="09634781">
      <w:pPr>
        <w:rPr>
          <w:rFonts w:hint="eastAsia" w:ascii="宋体" w:hAnsi="宋体" w:eastAsia="宋体"/>
        </w:rPr>
      </w:pPr>
      <w:r>
        <w:rPr>
          <w:rFonts w:hint="eastAsia" w:ascii="宋体" w:hAnsi="宋体" w:eastAsia="宋体"/>
        </w:rPr>
        <w:t>若情况属实，系统不做任何操作。</w:t>
      </w:r>
    </w:p>
    <w:p w14:paraId="6F89BF51">
      <w:pPr>
        <w:rPr>
          <w:rFonts w:ascii="宋体" w:hAnsi="宋体" w:eastAsia="宋体"/>
        </w:rPr>
      </w:pPr>
      <w:r>
        <w:rPr>
          <w:rFonts w:ascii="宋体" w:hAnsi="宋体" w:eastAsia="宋体"/>
        </w:rPr>
        <w:t>///</w:t>
      </w:r>
    </w:p>
    <w:p w14:paraId="1AEB7BD4">
      <w:pPr>
        <w:rPr>
          <w:rFonts w:hint="eastAsia" w:ascii="宋体" w:hAnsi="宋体" w:eastAsia="宋体"/>
        </w:rPr>
      </w:pPr>
    </w:p>
    <w:p w14:paraId="58E6A6C8">
      <w:pPr>
        <w:outlineLvl w:val="0"/>
      </w:pPr>
      <w:r>
        <w:rPr>
          <w:rFonts w:ascii="Arial" w:hAnsi="Arial" w:eastAsia="Arial"/>
          <w:b/>
          <w:sz w:val="32"/>
        </w:rPr>
        <w:t>三、 排班</w:t>
      </w:r>
    </w:p>
    <w:p w14:paraId="36A77E2D">
      <w:r>
        <w:rPr>
          <w:rFonts w:ascii="Arial" w:hAnsi="Arial" w:eastAsia="Arial"/>
          <w:sz w:val="22"/>
        </w:rPr>
        <w:t>排班是考勤的基础，系统遵循“系统优先采用手动排班，未排班时自动应用默认班次”的逻辑，班次调整需严格遵循周期锁定状态与覆盖规则。</w:t>
      </w:r>
    </w:p>
    <w:p w14:paraId="587A5769">
      <w:r>
        <w:rPr>
          <w:rFonts w:ascii="宋体" w:hAnsi="宋体" w:eastAsia="宋体"/>
        </w:rPr>
        <w:t>///</w:t>
      </w:r>
    </w:p>
    <w:p w14:paraId="0A11E1F5">
      <w:pPr>
        <w:outlineLvl w:val="0"/>
      </w:pPr>
      <w:r>
        <w:rPr>
          <w:rFonts w:ascii="Arial" w:hAnsi="Arial" w:eastAsia="Arial"/>
          <w:b/>
          <w:sz w:val="30"/>
        </w:rPr>
        <w:t>1.班次</w:t>
      </w:r>
    </w:p>
    <w:p w14:paraId="19AA6BA3">
      <w:pPr>
        <w:outlineLvl w:val="0"/>
      </w:pPr>
      <w:r>
        <w:rPr>
          <w:rFonts w:ascii="Arial" w:hAnsi="Arial" w:eastAsia="Arial"/>
          <w:b/>
          <w:sz w:val="28"/>
        </w:rPr>
        <w:t>1.1基本概念</w:t>
      </w:r>
    </w:p>
    <w:p w14:paraId="32E0606E">
      <w:pPr>
        <w:ind w:left="453"/>
      </w:pPr>
      <w:r>
        <w:rPr>
          <w:rFonts w:ascii="Arial" w:hAnsi="Arial" w:eastAsia="Arial"/>
          <w:sz w:val="22"/>
        </w:rPr>
        <w:t>a. 班次指每日出勤时间段，班次包含上/下班时间、用餐/休息时间、工时制属性（标准、综合、不定时）、打卡要求等要素。例如“常白班 09:00-17:30”、“夜班 20:00-08:00”等。</w:t>
      </w:r>
    </w:p>
    <w:p w14:paraId="546463A5">
      <w:pPr>
        <w:ind w:left="453"/>
      </w:pPr>
      <w:r>
        <w:rPr>
          <w:rFonts w:ascii="Arial" w:hAnsi="Arial" w:eastAsia="Arial"/>
          <w:sz w:val="22"/>
        </w:rPr>
        <w:t>b. 班次是排班的基础单元，班次分为默认班次（用于未手动排班时系统自动排班）、自定义班次（根据实际工作需要所设置的作息时间）、休息班次（表示当天/时段休息，不出勤），默认班次可以用于系统自动排班。</w:t>
      </w:r>
    </w:p>
    <w:p w14:paraId="395A6B64">
      <w:r>
        <w:rPr>
          <w:rFonts w:ascii="宋体" w:hAnsi="宋体" w:eastAsia="宋体"/>
        </w:rPr>
        <w:t>///</w:t>
      </w:r>
    </w:p>
    <w:p w14:paraId="371E866A">
      <w:pPr>
        <w:outlineLvl w:val="0"/>
      </w:pPr>
      <w:r>
        <w:rPr>
          <w:rFonts w:ascii="Arial" w:hAnsi="Arial" w:eastAsia="Arial"/>
          <w:b/>
          <w:sz w:val="28"/>
        </w:rPr>
        <w:t>1.2新增班次</w:t>
      </w:r>
    </w:p>
    <w:p w14:paraId="1B5A3654">
      <w:r>
        <w:rPr>
          <w:rFonts w:ascii="Arial" w:hAnsi="Arial" w:eastAsia="Arial"/>
          <w:sz w:val="22"/>
        </w:rPr>
        <w:t>若权限范围内无符合需求的班次，请提报AISM工单申请新增班次，工单服务目录选择“数据及流程服务→数据维护”，系统类型选“考勤管理系统”，申请类型选“班别申请”，刷卡模式选"两卡制（成对）"即可。</w:t>
      </w:r>
    </w:p>
    <w:p w14:paraId="71205B5E">
      <w:r>
        <w:rPr>
          <w:rFonts w:ascii="宋体" w:hAnsi="宋体" w:eastAsia="宋体"/>
        </w:rPr>
        <w:t>///</w:t>
      </w:r>
    </w:p>
    <w:p w14:paraId="6D4293A3">
      <w:pPr>
        <w:outlineLvl w:val="0"/>
      </w:pPr>
      <w:r>
        <w:rPr>
          <w:rFonts w:ascii="Arial" w:hAnsi="Arial" w:eastAsia="Arial"/>
          <w:b/>
          <w:sz w:val="28"/>
        </w:rPr>
        <w:t>1.3修改/新增班次</w:t>
      </w:r>
    </w:p>
    <w:p w14:paraId="6432ED31">
      <w:pPr>
        <w:ind w:left="453"/>
      </w:pPr>
      <w:r>
        <w:rPr>
          <w:rFonts w:ascii="Arial" w:hAnsi="Arial" w:eastAsia="Arial"/>
          <w:sz w:val="22"/>
        </w:rPr>
        <w:t>a. 提报AISM工单修改班次，工单服务目录选择“数据及流程服务→数据维护”，系统类型选“考勤管理系统”，申请类型选“班别申请”。</w:t>
      </w:r>
    </w:p>
    <w:p w14:paraId="66F574E7">
      <w:pPr>
        <w:ind w:left="453"/>
      </w:pPr>
      <w:r>
        <w:rPr>
          <w:rFonts w:ascii="Arial" w:hAnsi="Arial" w:eastAsia="Arial"/>
          <w:sz w:val="22"/>
        </w:rPr>
        <w:t>b. 修改已用于排班的班次，系统不会自动刷新，需对已排班人员的对应日期进行手动重排，否则将影响考勤。通常建议创建新班次（新增班次）替代旧班次，避免直接修改班次产生考勤数据混乱。</w:t>
      </w:r>
    </w:p>
    <w:p w14:paraId="3DF17944">
      <w:pPr>
        <w:ind w:left="453"/>
      </w:pPr>
      <w:r>
        <w:rPr>
          <w:rFonts w:ascii="Arial" w:hAnsi="Arial" w:eastAsia="Arial"/>
          <w:sz w:val="22"/>
        </w:rPr>
        <w:t>c. 规则与禁止行为：班次必须符合劳动法律法规及公司制度，不允许配置连续24小时的班次，综合工时制班次需合理设置休息时间。</w:t>
      </w:r>
    </w:p>
    <w:p w14:paraId="3C97EC05">
      <w:r>
        <w:rPr>
          <w:rFonts w:ascii="宋体" w:hAnsi="宋体" w:eastAsia="宋体"/>
        </w:rPr>
        <w:t>///</w:t>
      </w:r>
    </w:p>
    <w:p w14:paraId="6E53935F">
      <w:pPr>
        <w:outlineLvl w:val="0"/>
      </w:pPr>
      <w:r>
        <w:rPr>
          <w:rFonts w:ascii="Arial" w:hAnsi="Arial" w:eastAsia="Arial"/>
          <w:b/>
          <w:sz w:val="28"/>
        </w:rPr>
        <w:t>1.4默认班次</w:t>
      </w:r>
    </w:p>
    <w:p w14:paraId="25AF6F0D">
      <w:pPr>
        <w:outlineLvl w:val="0"/>
      </w:pPr>
      <w:r>
        <w:rPr>
          <w:rFonts w:ascii="Arial" w:hAnsi="Arial" w:eastAsia="Arial"/>
          <w:b/>
          <w:sz w:val="24"/>
        </w:rPr>
        <w:t>1.4.1按部门设置默认班次</w:t>
      </w:r>
    </w:p>
    <w:p w14:paraId="43649D9F">
      <w:pPr>
        <w:ind w:left="453"/>
      </w:pPr>
      <w:r>
        <w:rPr>
          <w:rFonts w:ascii="Arial" w:hAnsi="Arial" w:eastAsia="Arial"/>
          <w:sz w:val="22"/>
        </w:rPr>
        <w:t>a. 当部门内大部分员工具有相同作息时间（如职能部门、销售一线、固定常白班）时，可以通过按部门批量设置默认班次的方式为部门内的所有人员指定班次，减少班次维护工作量，简称“部门级默认班次”。</w:t>
      </w:r>
    </w:p>
    <w:p w14:paraId="11EE32C1">
      <w:pPr>
        <w:ind w:left="453"/>
      </w:pPr>
      <w:r>
        <w:rPr>
          <w:rFonts w:ascii="Arial" w:hAnsi="Arial" w:eastAsia="Arial"/>
          <w:sz w:val="22"/>
        </w:rPr>
        <w:t>b. 若部门内员工班次差异较大，则不宜使用按部门设置默认班次，而应按人员维护默认班次，避免班次使用错误或者让操作更复杂。</w:t>
      </w:r>
    </w:p>
    <w:p w14:paraId="0C388513">
      <w:pPr>
        <w:ind w:left="453"/>
      </w:pPr>
      <w:r>
        <w:rPr>
          <w:rFonts w:ascii="Arial" w:hAnsi="Arial" w:eastAsia="Arial"/>
          <w:sz w:val="22"/>
        </w:rPr>
        <w:t>c. 按部门设置默认班次后，当部门整体作息规律变更（如由常白班改为倒班制），或部门撤销，或需改为按单人维护班次时，可删除部门默认班次。</w:t>
      </w:r>
    </w:p>
    <w:p w14:paraId="5959E814">
      <w:pPr>
        <w:ind w:left="453"/>
      </w:pPr>
      <w:r>
        <w:rPr>
          <w:rFonts w:ascii="Arial" w:hAnsi="Arial" w:eastAsia="Arial"/>
          <w:sz w:val="22"/>
        </w:rPr>
        <w:t>d. 删除部门默认班次后，原使用该默认班次的人员将没有班次信息，需及时按人员维护新班次或在排班管理中手动排班，否则可能出现异常。</w:t>
      </w:r>
    </w:p>
    <w:p w14:paraId="019CE060">
      <w:pPr>
        <w:ind w:left="453"/>
      </w:pPr>
      <w:r>
        <w:rPr>
          <w:rFonts w:ascii="Arial" w:hAnsi="Arial" w:eastAsia="Arial"/>
          <w:sz w:val="22"/>
        </w:rPr>
        <w:t>e. 新增部门默认班次的操作：电脑登录[考勤管理系统]→[组织信息]→选择相应组织→[更正]→选择对应的[默认/休息班次]。</w:t>
      </w:r>
    </w:p>
    <w:p w14:paraId="7452A322">
      <w:pPr>
        <w:ind w:left="453"/>
      </w:pPr>
      <w:r>
        <w:rPr>
          <w:rFonts w:ascii="Arial" w:hAnsi="Arial" w:eastAsia="Arial"/>
          <w:sz w:val="22"/>
        </w:rPr>
        <w:t>f. 删除部门默认班次的操作：电脑登录[考勤管理系统]→[组织信息]→选择相应组织→[更正]→清除对应的[默认/休息班次]。</w:t>
      </w:r>
    </w:p>
    <w:p w14:paraId="1B06B921">
      <w:r>
        <w:rPr>
          <w:rFonts w:ascii="宋体" w:hAnsi="宋体" w:eastAsia="宋体"/>
        </w:rPr>
        <w:t>///</w:t>
      </w:r>
    </w:p>
    <w:p w14:paraId="78C499BB">
      <w:pPr>
        <w:outlineLvl w:val="0"/>
      </w:pPr>
      <w:r>
        <w:rPr>
          <w:rFonts w:ascii="Arial" w:hAnsi="Arial" w:eastAsia="Arial"/>
          <w:b/>
          <w:sz w:val="24"/>
        </w:rPr>
        <w:t>1.4.2按员工设置默认班次</w:t>
      </w:r>
    </w:p>
    <w:p w14:paraId="7068AF1A">
      <w:pPr>
        <w:ind w:left="453"/>
      </w:pPr>
      <w:r>
        <w:rPr>
          <w:rFonts w:ascii="Arial" w:hAnsi="Arial" w:eastAsia="Arial"/>
          <w:sz w:val="22"/>
        </w:rPr>
        <w:t>a. 指按单个员工指定（设置）默认班次，简称“人员级默认班次”。设置默认班次时，需确保设置的默认班次代码准确，并同时设置好休息班次，否则可能影响自动排班。</w:t>
      </w:r>
    </w:p>
    <w:p w14:paraId="481957AA">
      <w:pPr>
        <w:ind w:left="453"/>
      </w:pPr>
      <w:r>
        <w:rPr>
          <w:rFonts w:ascii="Arial" w:hAnsi="Arial" w:eastAsia="Arial"/>
          <w:sz w:val="22"/>
        </w:rPr>
        <w:t>b. 设置员工默认班次的操作：电脑登录[考勤管理系统]→[人员]→输入员工工号、姓名→双击进入详情→点击左侧[个人]→点击右上角[编辑]→填写[默认班次、休息班次代码]→点击[保存]。</w:t>
      </w:r>
    </w:p>
    <w:p w14:paraId="0D09520D">
      <w:pPr>
        <w:ind w:left="453"/>
      </w:pPr>
      <w:r>
        <w:rPr>
          <w:rFonts w:ascii="Arial" w:hAnsi="Arial" w:eastAsia="Arial"/>
          <w:sz w:val="22"/>
        </w:rPr>
        <w:t>c. 删除员工默认班次的操作：电脑登录[考勤管理系统]→[人员]→输入相关信息并[搜索]→点击[员工工号]→点击右上角[编辑]即可删除[默认班次]。</w:t>
      </w:r>
    </w:p>
    <w:p w14:paraId="429C3E2C">
      <w:r>
        <w:rPr>
          <w:rFonts w:ascii="宋体" w:hAnsi="宋体" w:eastAsia="宋体"/>
        </w:rPr>
        <w:t>///</w:t>
      </w:r>
    </w:p>
    <w:p w14:paraId="18410A9C">
      <w:pPr>
        <w:outlineLvl w:val="0"/>
      </w:pPr>
      <w:r>
        <w:rPr>
          <w:rFonts w:ascii="Arial" w:hAnsi="Arial" w:eastAsia="Arial"/>
          <w:b/>
          <w:sz w:val="24"/>
        </w:rPr>
        <w:t>1.4.3 按个体临时修改班次时间</w:t>
      </w:r>
    </w:p>
    <w:p w14:paraId="16E209E2">
      <w:pPr>
        <w:ind w:left="453"/>
      </w:pPr>
      <w:r>
        <w:rPr>
          <w:rFonts w:ascii="Arial" w:hAnsi="Arial" w:eastAsia="Arial"/>
          <w:sz w:val="22"/>
        </w:rPr>
        <w:t>a. 电脑端仅修改上下班时间：登录[考勤管理系统]→[考勤卡]→选择条件→点击[查询]→[修改时间]。</w:t>
      </w:r>
    </w:p>
    <w:p w14:paraId="0BC89736">
      <w:pPr>
        <w:ind w:left="453"/>
      </w:pPr>
      <w:r>
        <w:rPr>
          <w:rFonts w:ascii="Arial" w:hAnsi="Arial" w:eastAsia="Arial"/>
          <w:sz w:val="22"/>
        </w:rPr>
        <w:t>b. 电脑端仅修改班次：登录[考勤管理系统]→[排班管理]→输入信息→[选定时间范围]→[查询]→[选中需修改的班次]→[点击操作]→[批量修改班次时间]。</w:t>
      </w:r>
    </w:p>
    <w:p w14:paraId="6B0896EE">
      <w:pPr>
        <w:ind w:left="453"/>
      </w:pPr>
      <w:r>
        <w:rPr>
          <w:rFonts w:ascii="Arial" w:hAnsi="Arial" w:eastAsia="Arial"/>
          <w:sz w:val="22"/>
        </w:rPr>
        <w:t>c. 手机端：[润工作]→[HR门户]→[考勤休假]→[移动排班]→[选择相应人员]→[修改时间]。</w:t>
      </w:r>
    </w:p>
    <w:p w14:paraId="3BAA6E39">
      <w:r>
        <w:rPr>
          <w:rFonts w:ascii="宋体" w:hAnsi="宋体" w:eastAsia="宋体"/>
        </w:rPr>
        <w:t>///</w:t>
      </w:r>
    </w:p>
    <w:p w14:paraId="4CD6406D">
      <w:pPr>
        <w:outlineLvl w:val="0"/>
      </w:pPr>
      <w:r>
        <w:rPr>
          <w:rFonts w:ascii="Arial" w:hAnsi="Arial" w:eastAsia="Arial"/>
          <w:b/>
          <w:sz w:val="24"/>
        </w:rPr>
        <w:t>1.4.4 按班组临时修改班次时间</w:t>
      </w:r>
    </w:p>
    <w:p w14:paraId="710A30CC">
      <w:pPr>
        <w:ind w:left="453"/>
      </w:pPr>
      <w:r>
        <w:rPr>
          <w:rFonts w:ascii="Arial" w:hAnsi="Arial" w:eastAsia="Arial"/>
          <w:sz w:val="22"/>
        </w:rPr>
        <w:t>a.   电脑或手机：[考勤管理系统]→[排班管理]→[按班组]→[选择部门]→[查询]→[选中需修改的班组]→[点击操作]→[批量修改班次时间]。</w:t>
      </w:r>
    </w:p>
    <w:p w14:paraId="0B7E3B08">
      <w:pPr>
        <w:ind w:left="453"/>
      </w:pPr>
      <w:r>
        <w:rPr>
          <w:rFonts w:ascii="Arial" w:hAnsi="Arial" w:eastAsia="Arial"/>
          <w:sz w:val="22"/>
        </w:rPr>
        <w:t>b. 调整单位上下班时间：若整个单位调整上下班时间，先在权限范围内查询是否有对应的上下班班次，如有可直接修改该班次；若权限范围内无匹配的班次，可提报AISM单申请新增班次</w:t>
      </w:r>
    </w:p>
    <w:p w14:paraId="18BAF277">
      <w:r>
        <w:rPr>
          <w:rFonts w:ascii="宋体" w:hAnsi="宋体" w:eastAsia="宋体"/>
        </w:rPr>
        <w:t>///</w:t>
      </w:r>
    </w:p>
    <w:p w14:paraId="505EA4A2">
      <w:pPr>
        <w:outlineLvl w:val="0"/>
      </w:pPr>
      <w:r>
        <w:rPr>
          <w:rFonts w:ascii="Arial" w:hAnsi="Arial" w:eastAsia="Arial"/>
          <w:b/>
          <w:sz w:val="24"/>
        </w:rPr>
        <w:t>1.4.5查看默认班次</w:t>
      </w:r>
    </w:p>
    <w:p w14:paraId="1811DFB6">
      <w:r>
        <w:rPr>
          <w:rFonts w:ascii="Arial" w:hAnsi="Arial" w:eastAsia="Arial"/>
          <w:sz w:val="22"/>
        </w:rPr>
        <w:t>电脑登录[考勤管理系统]→[组织与人事]模块→[人员]→输入组织代码→点击[设置]符号→勾选“默认班次”→点击右上角[导出]。</w:t>
      </w:r>
    </w:p>
    <w:p w14:paraId="24C05D27">
      <w:r>
        <w:rPr>
          <w:rFonts w:ascii="宋体" w:hAnsi="宋体" w:eastAsia="宋体"/>
        </w:rPr>
        <w:t>///</w:t>
      </w:r>
    </w:p>
    <w:p w14:paraId="1150CEF5">
      <w:pPr>
        <w:outlineLvl w:val="0"/>
      </w:pPr>
      <w:r>
        <w:rPr>
          <w:rFonts w:ascii="Arial" w:hAnsi="Arial" w:eastAsia="Arial"/>
          <w:b/>
          <w:sz w:val="30"/>
        </w:rPr>
        <w:t>2. 排班</w:t>
      </w:r>
    </w:p>
    <w:p w14:paraId="53071B1D">
      <w:r>
        <w:rPr>
          <w:rFonts w:ascii="Arial" w:hAnsi="Arial" w:eastAsia="Arial"/>
          <w:sz w:val="22"/>
        </w:rPr>
        <w:t>排班是在某个时间期间内，将具体的班次分配给员工，员工按班次出勤、休息/休假。考勤系统根据班次及员工打卡记录，计算出勤工时、迟到早退、旷工等。员工每日对应一个班次。</w:t>
      </w:r>
    </w:p>
    <w:p w14:paraId="1D024890">
      <w:r>
        <w:rPr>
          <w:rFonts w:ascii="宋体" w:hAnsi="宋体" w:eastAsia="宋体"/>
        </w:rPr>
        <w:t>///</w:t>
      </w:r>
    </w:p>
    <w:p w14:paraId="3D2D6B31">
      <w:pPr>
        <w:outlineLvl w:val="0"/>
      </w:pPr>
      <w:r>
        <w:rPr>
          <w:rFonts w:ascii="Arial" w:hAnsi="Arial" w:eastAsia="Arial"/>
          <w:b/>
          <w:sz w:val="28"/>
        </w:rPr>
        <w:t>2.1排班基本规则</w:t>
      </w:r>
    </w:p>
    <w:p w14:paraId="6CC3BDB3">
      <w:pPr>
        <w:ind w:left="453"/>
      </w:pPr>
      <w:r>
        <w:rPr>
          <w:rFonts w:ascii="Arial" w:hAnsi="Arial" w:eastAsia="Arial"/>
          <w:sz w:val="22"/>
        </w:rPr>
        <w:t>a. 标准工时制：上班时间排[工作班]，周休日、法定节假日排[休息班]。</w:t>
      </w:r>
    </w:p>
    <w:p w14:paraId="58DFAB10">
      <w:pPr>
        <w:ind w:left="453"/>
      </w:pPr>
      <w:r>
        <w:rPr>
          <w:rFonts w:ascii="Arial" w:hAnsi="Arial" w:eastAsia="Arial"/>
          <w:sz w:val="22"/>
        </w:rPr>
        <w:t>b. 综合工时制：根据实际工作安排，上班时间排[工作班]，休息时间排[休息班]，即休息日安排上班也排[工作班]，法定节假日排[休息班]。</w:t>
      </w:r>
    </w:p>
    <w:p w14:paraId="428412EC">
      <w:pPr>
        <w:ind w:left="453"/>
      </w:pPr>
      <w:r>
        <w:rPr>
          <w:rFonts w:ascii="Arial" w:hAnsi="Arial" w:eastAsia="Arial"/>
          <w:sz w:val="22"/>
        </w:rPr>
        <w:t>c. 不定时工时制：根据实际工作安排，上班时间排[工作班]，休息时间排[休息班]，即休息日安排上班也排[工作班]。可结合实际情况设置默认班次。</w:t>
      </w:r>
    </w:p>
    <w:p w14:paraId="38A26913">
      <w:pPr>
        <w:ind w:left="453"/>
      </w:pPr>
      <w:r>
        <w:rPr>
          <w:rFonts w:ascii="Arial" w:hAnsi="Arial" w:eastAsia="Arial"/>
          <w:sz w:val="22"/>
        </w:rPr>
        <w:t>d. 系统不支持同一天内排两个班次，员工每日仅可排一个班次。</w:t>
      </w:r>
    </w:p>
    <w:p w14:paraId="6558A766">
      <w:pPr>
        <w:ind w:left="453"/>
      </w:pPr>
      <w:r>
        <w:rPr>
          <w:rFonts w:ascii="Arial" w:hAnsi="Arial" w:eastAsia="Arial"/>
          <w:sz w:val="22"/>
        </w:rPr>
        <w:t>e. 白班考勤周期以午休时间为界，划分为两个独立班次：</w:t>
      </w:r>
    </w:p>
    <w:p w14:paraId="776F8175">
      <w:pPr>
        <w:ind w:left="907"/>
      </w:pPr>
      <w:r>
        <w:rPr>
          <w:rFonts w:ascii="Arial" w:hAnsi="Arial" w:eastAsia="Arial"/>
          <w:sz w:val="22"/>
        </w:rPr>
        <w:t>i. 上午班次：上班开始时间 ~ 午休开始时间（即上午班次结束时间）</w:t>
      </w:r>
    </w:p>
    <w:p w14:paraId="5E570849">
      <w:pPr>
        <w:ind w:left="907"/>
      </w:pPr>
      <w:r>
        <w:rPr>
          <w:rFonts w:ascii="Arial" w:hAnsi="Arial" w:eastAsia="Arial"/>
          <w:sz w:val="22"/>
        </w:rPr>
        <w:t>ii. 下午班次：午休结束时间（即下午班次开始时间）~ 下班结束时间</w:t>
      </w:r>
    </w:p>
    <w:p w14:paraId="6A768F05">
      <w:pPr>
        <w:ind w:left="907"/>
      </w:pPr>
      <w:r>
        <w:rPr>
          <w:rFonts w:ascii="Arial" w:hAnsi="Arial" w:eastAsia="Arial"/>
          <w:sz w:val="22"/>
        </w:rPr>
        <w:t>iii. 上午请假，下午来上班需在上午班次结束后、下午班次开始前打卡。</w:t>
      </w:r>
    </w:p>
    <w:p w14:paraId="57E7FB90">
      <w:pPr>
        <w:ind w:left="453"/>
      </w:pPr>
      <w:r>
        <w:rPr>
          <w:rFonts w:ascii="Arial" w:hAnsi="Arial" w:eastAsia="Arial"/>
          <w:sz w:val="22"/>
        </w:rPr>
        <w:t>f. 不在岗员工排班</w:t>
      </w:r>
    </w:p>
    <w:p w14:paraId="7A2F0A94">
      <w:pPr>
        <w:ind w:left="907"/>
      </w:pPr>
      <w:r>
        <w:rPr>
          <w:rFonts w:ascii="Arial" w:hAnsi="Arial" w:eastAsia="Arial"/>
          <w:sz w:val="22"/>
        </w:rPr>
        <w:t>i. 标准工时制、综合工时制员工因待岗等原因被纳入不在岗人员范围，在无需出勤（上班）的时间段需排休息班。否则系统无法识别当天状态，会导致出勤异常并影响出勤统计。</w:t>
      </w:r>
    </w:p>
    <w:p w14:paraId="6D35B4F7">
      <w:pPr>
        <w:ind w:left="453"/>
      </w:pPr>
      <w:r>
        <w:rPr>
          <w:rFonts w:ascii="Arial" w:hAnsi="Arial" w:eastAsia="Arial"/>
          <w:sz w:val="22"/>
        </w:rPr>
        <w:t>g. 请假员工排班</w:t>
      </w:r>
    </w:p>
    <w:p w14:paraId="0B87E60A">
      <w:pPr>
        <w:ind w:left="907"/>
      </w:pPr>
      <w:r>
        <w:rPr>
          <w:rFonts w:ascii="Arial" w:hAnsi="Arial" w:eastAsia="Arial"/>
          <w:sz w:val="22"/>
        </w:rPr>
        <w:t>i. 标准工时制、综合工时制员工当天请假（如年休假、事假，包括全天假、按时段请假），与请假时段匹配的出勤班次应排工作班。若不排班，将导致考勤异常或时数统计错误。</w:t>
      </w:r>
    </w:p>
    <w:p w14:paraId="7171832F">
      <w:pPr>
        <w:ind w:left="907"/>
      </w:pPr>
      <w:r>
        <w:rPr>
          <w:rFonts w:ascii="Arial" w:hAnsi="Arial" w:eastAsia="Arial"/>
          <w:sz w:val="22"/>
        </w:rPr>
        <w:t>ii. 若员工请假时段与排班班次（或排班时段）不匹配（或冲突），请假后应先销假，调整排班后再重新提交请假申请。</w:t>
      </w:r>
    </w:p>
    <w:p w14:paraId="518D9D74">
      <w:r>
        <w:rPr>
          <w:rFonts w:ascii="宋体" w:hAnsi="宋体" w:eastAsia="宋体"/>
        </w:rPr>
        <w:t>///</w:t>
      </w:r>
    </w:p>
    <w:p w14:paraId="0FC2CF86">
      <w:pPr>
        <w:outlineLvl w:val="0"/>
      </w:pPr>
      <w:r>
        <w:rPr>
          <w:rFonts w:ascii="Arial" w:hAnsi="Arial" w:eastAsia="Arial"/>
          <w:b/>
          <w:sz w:val="28"/>
        </w:rPr>
        <w:t>2.2手动排班</w:t>
      </w:r>
    </w:p>
    <w:p w14:paraId="0EF600EF">
      <w:r>
        <w:rPr>
          <w:rFonts w:ascii="Arial" w:hAnsi="Arial" w:eastAsia="Arial"/>
          <w:sz w:val="22"/>
        </w:rPr>
        <w:t>手动排班指由部门考勤员在排班管理界面逐个或批量选择员工、日期，指定具体班次。适用于班次规律不固定、经常变动的岗位，或需要特别调整的情况，如生产倒班人员。</w:t>
      </w:r>
    </w:p>
    <w:p w14:paraId="2F75D2E2">
      <w:r>
        <w:rPr>
          <w:rFonts w:ascii="宋体" w:hAnsi="宋体" w:eastAsia="宋体"/>
        </w:rPr>
        <w:t>///</w:t>
      </w:r>
    </w:p>
    <w:p w14:paraId="5A9A10C2">
      <w:pPr>
        <w:outlineLvl w:val="0"/>
      </w:pPr>
      <w:r>
        <w:rPr>
          <w:rFonts w:ascii="Arial" w:hAnsi="Arial" w:eastAsia="Arial"/>
          <w:b/>
          <w:sz w:val="24"/>
        </w:rPr>
        <w:t>2.2.1按部门排班</w:t>
      </w:r>
    </w:p>
    <w:p w14:paraId="248C5944">
      <w:pPr>
        <w:ind w:left="453"/>
      </w:pPr>
      <w:r>
        <w:rPr>
          <w:rFonts w:ascii="Arial" w:hAnsi="Arial" w:eastAsia="Arial"/>
          <w:sz w:val="22"/>
        </w:rPr>
        <w:t>a. 电脑端：[考勤管理系统]→[排班管理]→选择“按部门”→选择对应部门及时段→查询→勾选员工或直接编辑班次→保存</w:t>
      </w:r>
    </w:p>
    <w:p w14:paraId="7503960B">
      <w:pPr>
        <w:ind w:left="453"/>
      </w:pPr>
      <w:r>
        <w:rPr>
          <w:rFonts w:ascii="Arial" w:hAnsi="Arial" w:eastAsia="Arial"/>
          <w:sz w:val="22"/>
        </w:rPr>
        <w:t>b.  手机 [润工作]：进入[智能人力]→[HR 门户]→[考勤休假]→[移动排班]→选择“组织排班”→选择对应部门及时段→查询→点击员工→点击班次→选择班次→保存</w:t>
      </w:r>
    </w:p>
    <w:p w14:paraId="792BA221">
      <w:r>
        <w:rPr>
          <w:rFonts w:ascii="宋体" w:hAnsi="宋体" w:eastAsia="宋体"/>
        </w:rPr>
        <w:t>///</w:t>
      </w:r>
    </w:p>
    <w:p w14:paraId="0898337C">
      <w:pPr>
        <w:outlineLvl w:val="0"/>
      </w:pPr>
      <w:r>
        <w:rPr>
          <w:rFonts w:ascii="Arial" w:hAnsi="Arial" w:eastAsia="Arial"/>
          <w:b/>
          <w:sz w:val="24"/>
        </w:rPr>
        <w:t>2.2.2按班组排班</w:t>
      </w:r>
    </w:p>
    <w:p w14:paraId="09C518ED">
      <w:pPr>
        <w:ind w:left="453"/>
      </w:pPr>
      <w:r>
        <w:rPr>
          <w:rFonts w:ascii="Arial" w:hAnsi="Arial" w:eastAsia="Arial"/>
          <w:sz w:val="22"/>
        </w:rPr>
        <w:t>a. 电脑端：[考勤管理系统]→[排班管理]→选择“按班组”→选择对应部门及时段→查询→勾选员工或直接编辑班次→保存</w:t>
      </w:r>
    </w:p>
    <w:p w14:paraId="27516991">
      <w:pPr>
        <w:ind w:left="453"/>
      </w:pPr>
      <w:r>
        <w:rPr>
          <w:rFonts w:ascii="Arial" w:hAnsi="Arial" w:eastAsia="Arial"/>
          <w:sz w:val="22"/>
        </w:rPr>
        <w:t>b.  手机 [润工作]：进入[智能人力]→[HR 门户]→[考勤休假]→[移动排班]→选择“班组排班”→选择对应班组及时段→查询→点击员工→点击班次→选择班次→保存</w:t>
      </w:r>
    </w:p>
    <w:p w14:paraId="7AF465A3">
      <w:pPr>
        <w:ind w:left="453"/>
      </w:pPr>
      <w:r>
        <w:rPr>
          <w:rFonts w:ascii="Arial" w:hAnsi="Arial" w:eastAsia="Arial"/>
          <w:sz w:val="22"/>
        </w:rPr>
        <w:t>c. 新增班组及成员：电脑登录[考勤管理系统]→[排班管理]选择“按班组”→选择[班组人员标志]→点击[新增]→输入“班组名称”并维护“班组组长”→选择班组员工、生效日期→点击确定。</w:t>
      </w:r>
    </w:p>
    <w:p w14:paraId="77695C04">
      <w:pPr>
        <w:ind w:left="453"/>
      </w:pPr>
      <w:r>
        <w:rPr>
          <w:rFonts w:ascii="Arial" w:hAnsi="Arial" w:eastAsia="Arial"/>
          <w:sz w:val="22"/>
        </w:rPr>
        <w:t>d. 修改班组及成员：电脑登录[考勤管理系统]→[排班管理]选择“按班组”→选择[班组人员标志]→点击对应班组名称或代码进入编辑页面→按实际需求进行修改→点击确定。</w:t>
      </w:r>
    </w:p>
    <w:p w14:paraId="07B6A1C2">
      <w:r>
        <w:rPr>
          <w:rFonts w:ascii="宋体" w:hAnsi="宋体" w:eastAsia="宋体"/>
        </w:rPr>
        <w:t>///</w:t>
      </w:r>
    </w:p>
    <w:p w14:paraId="73E82FA8">
      <w:pPr>
        <w:outlineLvl w:val="0"/>
      </w:pPr>
      <w:r>
        <w:rPr>
          <w:rFonts w:ascii="Arial" w:hAnsi="Arial" w:eastAsia="Arial"/>
          <w:b/>
          <w:sz w:val="24"/>
        </w:rPr>
        <w:t>2.2.3按人员排班</w:t>
      </w:r>
    </w:p>
    <w:p w14:paraId="51A218C4">
      <w:r>
        <w:rPr>
          <w:rFonts w:ascii="Arial" w:hAnsi="Arial" w:eastAsia="Arial"/>
          <w:sz w:val="22"/>
        </w:rPr>
        <w:t>适用于个别员工调整。</w:t>
      </w:r>
    </w:p>
    <w:p w14:paraId="452911C6">
      <w:pPr>
        <w:ind w:left="453"/>
      </w:pPr>
      <w:r>
        <w:rPr>
          <w:rFonts w:ascii="Arial" w:hAnsi="Arial" w:eastAsia="Arial"/>
          <w:sz w:val="22"/>
        </w:rPr>
        <w:t>a. 电脑端：[考勤管理系统]→[排班管理]→输入工号/姓名→选择日期→点击铅笔符号选择班次→保存。。</w:t>
      </w:r>
    </w:p>
    <w:p w14:paraId="408CCD45">
      <w:pPr>
        <w:ind w:left="453"/>
      </w:pPr>
      <w:r>
        <w:rPr>
          <w:rFonts w:ascii="Arial" w:hAnsi="Arial" w:eastAsia="Arial"/>
          <w:sz w:val="22"/>
        </w:rPr>
        <w:t>b.  手机 [润工作]：进入[智能人力]→[HR 门户]→[考勤休假]→[移动排班]→输入工号/姓名→查询→点击员工→点击班次→选择班次→保存。</w:t>
      </w:r>
    </w:p>
    <w:p w14:paraId="75C3673C">
      <w:r>
        <w:rPr>
          <w:rFonts w:ascii="宋体" w:hAnsi="宋体" w:eastAsia="宋体"/>
        </w:rPr>
        <w:t>///</w:t>
      </w:r>
    </w:p>
    <w:p w14:paraId="3CC2F665">
      <w:pPr>
        <w:outlineLvl w:val="0"/>
      </w:pPr>
      <w:r>
        <w:rPr>
          <w:rFonts w:ascii="Arial" w:hAnsi="Arial" w:eastAsia="Arial"/>
          <w:b/>
          <w:sz w:val="28"/>
        </w:rPr>
        <w:t>2.3自动排班</w:t>
      </w:r>
    </w:p>
    <w:p w14:paraId="5B670B9F">
      <w:pPr>
        <w:ind w:left="453"/>
      </w:pPr>
      <w:r>
        <w:rPr>
          <w:rFonts w:ascii="Arial" w:hAnsi="Arial" w:eastAsia="Arial"/>
          <w:sz w:val="22"/>
        </w:rPr>
        <w:t>a. 自动排班是由系统根据部门或人员设置的默认班次和休息班次，自动生成90个自然日的班次。</w:t>
      </w:r>
    </w:p>
    <w:p w14:paraId="5525246D">
      <w:pPr>
        <w:ind w:left="453"/>
      </w:pPr>
      <w:r>
        <w:rPr>
          <w:rFonts w:ascii="Arial" w:hAnsi="Arial" w:eastAsia="Arial"/>
          <w:sz w:val="22"/>
        </w:rPr>
        <w:t>b. 自动排班适用于班次规律固定且符合每周五天工作制的员工（例如常白班行政人员），系统优先取人员级默认班次，若人员未配置则取部门级默认班次。</w:t>
      </w:r>
    </w:p>
    <w:p w14:paraId="56256369">
      <w:pPr>
        <w:ind w:left="453"/>
      </w:pPr>
      <w:r>
        <w:rPr>
          <w:rFonts w:ascii="Arial" w:hAnsi="Arial" w:eastAsia="Arial"/>
          <w:sz w:val="22"/>
        </w:rPr>
        <w:t>c. 规律性强的职能岗位可优先使用自动排班，以减少考勤系统日常维护管理工作量。</w:t>
      </w:r>
    </w:p>
    <w:p w14:paraId="7E70574A">
      <w:pPr>
        <w:ind w:left="453"/>
      </w:pPr>
      <w:r>
        <w:rPr>
          <w:rFonts w:ascii="Arial" w:hAnsi="Arial" w:eastAsia="Arial"/>
          <w:sz w:val="22"/>
        </w:rPr>
        <w:t>d. 默认班次修改：员工转岗、工时制变化或部门调整作息时间时，需要修改和更新[默认班次]，使后续自动排班能够按照新的[默认班次]自动排班。修改默认班次后，已经排好的班次不会自动更新，需由单位考勤员手动调整。</w:t>
      </w:r>
    </w:p>
    <w:p w14:paraId="5313EF1C">
      <w:pPr>
        <w:ind w:left="453"/>
      </w:pPr>
      <w:r>
        <w:rPr>
          <w:rFonts w:ascii="Arial" w:hAnsi="Arial" w:eastAsia="Arial"/>
          <w:sz w:val="22"/>
        </w:rPr>
        <w:t>e. 自动排班未生效的处理：自动排班需同时维护[默认班次]与[休息班次]，[默认班次]修改后已经排好的班次不会自动更新，需在[排班管理]中手动调整；排除以上情况后仍未自动排班的，请提交[HR信息系统运维]工单。</w:t>
      </w:r>
    </w:p>
    <w:p w14:paraId="64659DC2">
      <w:r>
        <w:rPr>
          <w:rFonts w:ascii="宋体" w:hAnsi="宋体" w:eastAsia="宋体"/>
        </w:rPr>
        <w:t>///</w:t>
      </w:r>
    </w:p>
    <w:p w14:paraId="5EED7CEC">
      <w:pPr>
        <w:outlineLvl w:val="0"/>
      </w:pPr>
      <w:r>
        <w:rPr>
          <w:rFonts w:ascii="Arial" w:hAnsi="Arial" w:eastAsia="Arial"/>
          <w:b/>
          <w:sz w:val="28"/>
        </w:rPr>
        <w:t>2.3修改排班</w:t>
      </w:r>
    </w:p>
    <w:p w14:paraId="50F7DE16">
      <w:r>
        <w:rPr>
          <w:rFonts w:ascii="Arial" w:hAnsi="Arial" w:eastAsia="Arial"/>
          <w:sz w:val="22"/>
        </w:rPr>
        <w:t>正常情况下，只需在[考勤卡]或[排班管理]任意一处修改即可，系统会自动覆盖另一处内容。修改后请等待2-3分钟，检查系统是否同步更新。</w:t>
      </w:r>
    </w:p>
    <w:p w14:paraId="54A23D93">
      <w:r>
        <w:rPr>
          <w:rFonts w:ascii="宋体" w:hAnsi="宋体" w:eastAsia="宋体"/>
        </w:rPr>
        <w:t>///</w:t>
      </w:r>
    </w:p>
    <w:p w14:paraId="4379F203">
      <w:pPr>
        <w:outlineLvl w:val="0"/>
      </w:pPr>
      <w:r>
        <w:rPr>
          <w:rFonts w:ascii="Arial" w:hAnsi="Arial" w:eastAsia="Arial"/>
          <w:b/>
          <w:sz w:val="24"/>
        </w:rPr>
        <w:t>2.3.1考勤周期未锁定时修改排班</w:t>
      </w:r>
    </w:p>
    <w:p w14:paraId="44F7847B">
      <w:pPr>
        <w:ind w:left="453"/>
      </w:pPr>
      <w:r>
        <w:rPr>
          <w:rFonts w:ascii="Arial" w:hAnsi="Arial" w:eastAsia="Arial"/>
          <w:sz w:val="22"/>
        </w:rPr>
        <w:t>a. 手机端：手机[润工作]→[智能人力]→[HR门户]→[考勤休假]→[移动排班]。</w:t>
      </w:r>
    </w:p>
    <w:p w14:paraId="194AACA3">
      <w:pPr>
        <w:ind w:left="453"/>
      </w:pPr>
      <w:r>
        <w:rPr>
          <w:rFonts w:ascii="Arial" w:hAnsi="Arial" w:eastAsia="Arial"/>
          <w:sz w:val="22"/>
        </w:rPr>
        <w:t>b. 电脑端：登录[考勤管理系统]→[日常考勤]→[排班管理]。</w:t>
      </w:r>
    </w:p>
    <w:p w14:paraId="01886C35">
      <w:r>
        <w:rPr>
          <w:rFonts w:ascii="宋体" w:hAnsi="宋体" w:eastAsia="宋体"/>
        </w:rPr>
        <w:t>///</w:t>
      </w:r>
    </w:p>
    <w:p w14:paraId="371A1B08">
      <w:pPr>
        <w:outlineLvl w:val="0"/>
      </w:pPr>
      <w:r>
        <w:rPr>
          <w:rFonts w:ascii="Arial" w:hAnsi="Arial" w:eastAsia="Arial"/>
          <w:b/>
          <w:sz w:val="24"/>
        </w:rPr>
        <w:t>2.3.2考勤周期已锁定时修改排班</w:t>
      </w:r>
    </w:p>
    <w:p w14:paraId="5D67835C">
      <w:r>
        <w:rPr>
          <w:rFonts w:ascii="Arial" w:hAnsi="Arial" w:eastAsia="Arial"/>
          <w:sz w:val="22"/>
        </w:rPr>
        <w:t>电脑登录[人力门户数智化平台]→[人事]→[工时管理]→[考勤修改申请]。</w:t>
      </w:r>
    </w:p>
    <w:p w14:paraId="3E832A89">
      <w:r>
        <w:rPr>
          <w:rFonts w:ascii="宋体" w:hAnsi="宋体" w:eastAsia="宋体"/>
        </w:rPr>
        <w:t>///</w:t>
      </w:r>
    </w:p>
    <w:p w14:paraId="4AD92526">
      <w:pPr>
        <w:outlineLvl w:val="0"/>
      </w:pPr>
      <w:r>
        <w:rPr>
          <w:rFonts w:ascii="Arial" w:hAnsi="Arial" w:eastAsia="Arial"/>
          <w:b/>
          <w:sz w:val="24"/>
        </w:rPr>
        <w:t>2.3.3休假/出差/公出期间修改排班</w:t>
      </w:r>
    </w:p>
    <w:p w14:paraId="1E00F71D">
      <w:r>
        <w:rPr>
          <w:rFonts w:ascii="Arial" w:hAnsi="Arial" w:eastAsia="Arial"/>
          <w:sz w:val="22"/>
        </w:rPr>
        <w:t>若休假/出差/公出时间覆盖整个排班时间，则无需修改排班；若休假/出差/公出时间未覆盖整个排班时间，则需由部门考勤员先操作销假，再修改当天的排班。</w:t>
      </w:r>
    </w:p>
    <w:p w14:paraId="7CE40AC9">
      <w:pPr>
        <w:ind w:left="453"/>
      </w:pPr>
      <w:r>
        <w:rPr>
          <w:rFonts w:ascii="Arial" w:hAnsi="Arial" w:eastAsia="Arial"/>
          <w:sz w:val="22"/>
        </w:rPr>
        <w:t>a. 步骤1销假（仅支持电脑端）：登录[考勤管理系统]→进入[休假管理]模块→输入员工工号或姓名→勾选对应休假/出差/公出记录→点击页面右上角[销假]。</w:t>
      </w:r>
    </w:p>
    <w:p w14:paraId="485325BD">
      <w:pPr>
        <w:ind w:left="453"/>
      </w:pPr>
      <w:r>
        <w:rPr>
          <w:rFonts w:ascii="Arial" w:hAnsi="Arial" w:eastAsia="Arial"/>
          <w:sz w:val="22"/>
        </w:rPr>
        <w:t>b. 步骤2修改班次：电脑端进入[排班管理]模块→输入信息→[查询]→[点击铅笔符号]→[选择班次]→点击[保存]；手机端通过[移动排班]选择对应人员→[修改排班]。</w:t>
      </w:r>
    </w:p>
    <w:p w14:paraId="6FA41922">
      <w:r>
        <w:rPr>
          <w:rFonts w:ascii="宋体" w:hAnsi="宋体" w:eastAsia="宋体"/>
        </w:rPr>
        <w:t>///</w:t>
      </w:r>
    </w:p>
    <w:p w14:paraId="3EE09F8A">
      <w:pPr>
        <w:outlineLvl w:val="0"/>
      </w:pPr>
      <w:r>
        <w:rPr>
          <w:rFonts w:ascii="Arial" w:hAnsi="Arial" w:eastAsia="Arial"/>
          <w:b/>
          <w:sz w:val="24"/>
        </w:rPr>
        <w:t>2.3.4加班期间排班修改</w:t>
      </w:r>
    </w:p>
    <w:p w14:paraId="0D52B260">
      <w:r>
        <w:rPr>
          <w:rFonts w:ascii="Arial" w:hAnsi="Arial" w:eastAsia="Arial"/>
          <w:sz w:val="22"/>
        </w:rPr>
        <w:t>由HRBP先删除员工加班单，再排班修改，待排班修改正确后，由员工重新提交加班申请。</w:t>
      </w:r>
    </w:p>
    <w:p w14:paraId="25EFBC8B">
      <w:r>
        <w:rPr>
          <w:rFonts w:ascii="宋体" w:hAnsi="宋体" w:eastAsia="宋体"/>
        </w:rPr>
        <w:t>///</w:t>
      </w:r>
    </w:p>
    <w:p w14:paraId="650F3697">
      <w:pPr>
        <w:outlineLvl w:val="0"/>
      </w:pPr>
      <w:r>
        <w:rPr>
          <w:rFonts w:ascii="Arial" w:hAnsi="Arial" w:eastAsia="Arial"/>
          <w:b/>
          <w:sz w:val="28"/>
        </w:rPr>
        <w:t>2.4排班结果查询</w:t>
      </w:r>
    </w:p>
    <w:p w14:paraId="1FE60CDF">
      <w:pPr>
        <w:ind w:left="453"/>
      </w:pPr>
      <w:r>
        <w:rPr>
          <w:rFonts w:ascii="Arial" w:hAnsi="Arial" w:eastAsia="Arial"/>
          <w:sz w:val="22"/>
        </w:rPr>
        <w:t xml:space="preserve">a. </w:t>
      </w:r>
      <w:r>
        <w:rPr>
          <w:rFonts w:hint="eastAsia" w:ascii="Arial" w:hAnsi="Arial" w:eastAsia="Arial"/>
          <w:sz w:val="22"/>
          <w:lang w:eastAsia="zh-CN"/>
        </w:rPr>
        <w:t>单位考勤员</w:t>
      </w:r>
      <w:r>
        <w:rPr>
          <w:rFonts w:ascii="Arial" w:hAnsi="Arial" w:eastAsia="Arial"/>
          <w:sz w:val="22"/>
        </w:rPr>
        <w:t>查询排班修改记录：电脑登录[考勤管理系统]→[排班管理]→[工具]→[操作日志]→[选定日期范围]→[选定对应组织/人员]→[查询]。</w:t>
      </w:r>
    </w:p>
    <w:p w14:paraId="14F815E5">
      <w:pPr>
        <w:ind w:left="453"/>
      </w:pPr>
      <w:r>
        <w:rPr>
          <w:rFonts w:ascii="Arial" w:hAnsi="Arial" w:eastAsia="Arial"/>
          <w:sz w:val="22"/>
        </w:rPr>
        <w:t>b. 员工本人查询排班</w:t>
      </w:r>
      <w:r>
        <w:rPr>
          <w:rFonts w:hint="eastAsia" w:ascii="Arial" w:hAnsi="Arial" w:eastAsia="宋体"/>
          <w:sz w:val="22"/>
          <w:lang w:val="en-US" w:eastAsia="zh-CN"/>
        </w:rPr>
        <w:t>/</w:t>
      </w:r>
      <w:r>
        <w:rPr>
          <w:rFonts w:hint="eastAsia" w:ascii="Arial" w:hAnsi="Arial" w:eastAsia="Arial"/>
          <w:sz w:val="22"/>
          <w:lang w:val="en-US" w:eastAsia="zh-CN"/>
        </w:rPr>
        <w:t>上班时间/下班时间</w:t>
      </w:r>
      <w:r>
        <w:rPr>
          <w:rFonts w:ascii="Arial" w:hAnsi="Arial" w:eastAsia="Arial"/>
          <w:sz w:val="22"/>
        </w:rPr>
        <w:t>：手机[润工作]→[常用应用]→[HR门户]→[考勤休假]→[我的排班]。</w:t>
      </w:r>
    </w:p>
    <w:p w14:paraId="5585BEA2">
      <w:pPr>
        <w:ind w:left="453"/>
      </w:pPr>
      <w:r>
        <w:rPr>
          <w:rFonts w:ascii="Arial" w:hAnsi="Arial" w:eastAsia="Arial"/>
          <w:sz w:val="22"/>
        </w:rPr>
        <w:t xml:space="preserve">c. </w:t>
      </w:r>
      <w:r>
        <w:rPr>
          <w:rFonts w:hint="eastAsia" w:ascii="Arial" w:hAnsi="Arial" w:eastAsia="Arial"/>
          <w:sz w:val="22"/>
          <w:lang w:eastAsia="zh-CN"/>
        </w:rPr>
        <w:t>单位考勤员</w:t>
      </w:r>
      <w:r>
        <w:rPr>
          <w:rFonts w:ascii="Arial" w:hAnsi="Arial" w:eastAsia="Arial"/>
          <w:sz w:val="22"/>
        </w:rPr>
        <w:t>查询上月未排班人员：电脑登录[考勤管理系统]→报表中心模块选择[报表查询]→[考勤查询]→[上一个月未排班]，使用报表导出即可查看。</w:t>
      </w:r>
    </w:p>
    <w:p w14:paraId="1E74C567">
      <w:pPr>
        <w:ind w:left="453"/>
      </w:pPr>
      <w:r>
        <w:rPr>
          <w:rFonts w:ascii="Arial" w:hAnsi="Arial" w:eastAsia="Arial"/>
          <w:sz w:val="22"/>
        </w:rPr>
        <w:t xml:space="preserve">d. </w:t>
      </w:r>
      <w:r>
        <w:rPr>
          <w:rFonts w:hint="eastAsia" w:ascii="Arial" w:hAnsi="Arial" w:eastAsia="Arial"/>
          <w:sz w:val="22"/>
          <w:lang w:eastAsia="zh-CN"/>
        </w:rPr>
        <w:t>单位考勤员</w:t>
      </w:r>
      <w:r>
        <w:rPr>
          <w:rFonts w:ascii="Arial" w:hAnsi="Arial" w:eastAsia="Arial"/>
          <w:sz w:val="22"/>
        </w:rPr>
        <w:t>查询员工班次信息：电脑登录[考勤管理系统]→[报告维护]→[其他报表]→[班次信息表]即可查询。</w:t>
      </w:r>
    </w:p>
    <w:p w14:paraId="4E7128AE">
      <w:pPr>
        <w:ind w:left="453"/>
      </w:pPr>
      <w:r>
        <w:rPr>
          <w:rFonts w:ascii="Arial" w:hAnsi="Arial" w:eastAsia="Arial"/>
          <w:sz w:val="22"/>
        </w:rPr>
        <w:t xml:space="preserve">e. </w:t>
      </w:r>
      <w:r>
        <w:rPr>
          <w:rFonts w:hint="eastAsia" w:ascii="Arial" w:hAnsi="Arial" w:eastAsia="Arial"/>
          <w:sz w:val="22"/>
          <w:lang w:eastAsia="zh-CN"/>
        </w:rPr>
        <w:t>单位考勤员</w:t>
      </w:r>
      <w:r>
        <w:rPr>
          <w:rFonts w:ascii="Arial" w:hAnsi="Arial" w:eastAsia="Arial"/>
          <w:sz w:val="22"/>
        </w:rPr>
        <w:t>查询本单位排班记录：电脑登录[考勤管理系统]，通过报表或者排班管理模块进行查看，具体操作如下：</w:t>
      </w:r>
    </w:p>
    <w:p w14:paraId="3615D436">
      <w:pPr>
        <w:ind w:left="907"/>
      </w:pPr>
      <w:r>
        <w:rPr>
          <w:rFonts w:ascii="Arial" w:hAnsi="Arial" w:eastAsia="Arial"/>
          <w:sz w:val="22"/>
        </w:rPr>
        <w:t>i. [报告维护]→[其他报表]→[基础排班表]→[选择组织]→[搜索]。</w:t>
      </w:r>
    </w:p>
    <w:p w14:paraId="21A67BC5">
      <w:pPr>
        <w:ind w:left="907"/>
      </w:pPr>
      <w:r>
        <w:rPr>
          <w:rFonts w:ascii="Arial" w:hAnsi="Arial" w:eastAsia="Arial"/>
          <w:sz w:val="22"/>
        </w:rPr>
        <w:t>ii. [排班管理]→[选择组织]→[选定日期范围]→[查询]。</w:t>
      </w:r>
    </w:p>
    <w:p w14:paraId="5215D133">
      <w:r>
        <w:rPr>
          <w:rFonts w:ascii="宋体" w:hAnsi="宋体" w:eastAsia="宋体"/>
        </w:rPr>
        <w:t>///</w:t>
      </w:r>
    </w:p>
    <w:p w14:paraId="68584831">
      <w:pPr>
        <w:outlineLvl w:val="0"/>
      </w:pPr>
      <w:r>
        <w:rPr>
          <w:rFonts w:ascii="Arial" w:hAnsi="Arial" w:eastAsia="Arial"/>
          <w:b/>
          <w:sz w:val="30"/>
        </w:rPr>
        <w:t>3.排班异常处理</w:t>
      </w:r>
    </w:p>
    <w:p w14:paraId="290887F6">
      <w:pPr>
        <w:ind w:left="453"/>
      </w:pPr>
      <w:r>
        <w:rPr>
          <w:rFonts w:ascii="Arial" w:hAnsi="Arial" w:eastAsia="Arial"/>
          <w:sz w:val="22"/>
        </w:rPr>
        <w:t>a. 考勤打卡与排班不一致或员工调动后打卡异常：请联系单位考勤员检查系统[默认班次]是否为正确班次。如属于排班错误，需单位考勤员对排班（班次）进行调整，修改后可正常打卡。</w:t>
      </w:r>
    </w:p>
    <w:p w14:paraId="625B8EF5">
      <w:pPr>
        <w:ind w:left="453"/>
      </w:pPr>
      <w:r>
        <w:rPr>
          <w:rFonts w:ascii="Arial" w:hAnsi="Arial" w:eastAsia="Arial"/>
          <w:sz w:val="22"/>
        </w:rPr>
        <w:t>b. 员工工时制变更后HRBP操作：电脑登录[考勤系统]→[考勤卡]→运行[重算]。</w:t>
      </w:r>
    </w:p>
    <w:p w14:paraId="513A2793">
      <w:pPr>
        <w:ind w:left="453"/>
      </w:pPr>
      <w:r>
        <w:rPr>
          <w:rFonts w:ascii="Arial" w:hAnsi="Arial" w:eastAsia="Arial"/>
          <w:sz w:val="22"/>
        </w:rPr>
        <w:t>c. 不定时工时制与标准工时制互转产生的时间差可能会导致[旷工]，请HRBP在[考勤卡]页面勾选“异常”并点击[重算]。若无[重算]权限或[重算]后仍出现考勤异常，请HRBP提报[HR信息系统运维申请]工单并上传员工名单。</w:t>
      </w:r>
    </w:p>
    <w:p w14:paraId="409116AC">
      <w:pPr>
        <w:ind w:left="453"/>
      </w:pPr>
      <w:r>
        <w:rPr>
          <w:rFonts w:ascii="Arial" w:hAnsi="Arial" w:eastAsia="Arial"/>
          <w:sz w:val="22"/>
        </w:rPr>
        <w:t>d. 排班时间段重叠处理：当员工当天的班次与后一天的班次时间重叠时（例如当天夜班结束时间晚于次日的白班开始时间），系统会报错。解决方法：先删除后一天的班次，再排当天的班次。</w:t>
      </w:r>
    </w:p>
    <w:p w14:paraId="7BF921AF">
      <w:pPr>
        <w:ind w:left="453"/>
      </w:pPr>
      <w:r>
        <w:rPr>
          <w:rFonts w:ascii="Arial" w:hAnsi="Arial" w:eastAsia="Arial"/>
          <w:sz w:val="22"/>
        </w:rPr>
        <w:t>e. 排班页面无对应组织的班别：若在[排班管理]→[基础排班]页面没有显示对应组织的班别，请先在排班页面上方[部门]处选择相应层级的架构，选择后在排班时则会同步显示对应组织上的班别。</w:t>
      </w:r>
    </w:p>
    <w:p w14:paraId="78161DCA">
      <w:pPr>
        <w:ind w:left="453"/>
      </w:pPr>
      <w:r>
        <w:rPr>
          <w:rFonts w:ascii="Arial" w:hAnsi="Arial" w:eastAsia="Arial"/>
          <w:sz w:val="22"/>
        </w:rPr>
        <w:t>f. 未排班人员提醒：每月1日11：30向[考勤管理系统]内维护为HRBP角色的人员发送“上月未排班人员信息”提醒。</w:t>
      </w:r>
    </w:p>
    <w:p w14:paraId="703F8BCB">
      <w:r>
        <w:rPr>
          <w:rFonts w:ascii="宋体" w:hAnsi="宋体" w:eastAsia="宋体"/>
        </w:rPr>
        <w:t>///</w:t>
      </w:r>
    </w:p>
    <w:p w14:paraId="74A7443A">
      <w:pPr>
        <w:outlineLvl w:val="0"/>
      </w:pPr>
      <w:r>
        <w:rPr>
          <w:rFonts w:ascii="Arial" w:hAnsi="Arial" w:eastAsia="Arial"/>
          <w:b/>
          <w:sz w:val="32"/>
        </w:rPr>
        <w:t>四、 请假/销假/出差/公出</w:t>
      </w:r>
    </w:p>
    <w:p w14:paraId="3360EEF3">
      <w:r>
        <w:rPr>
          <w:rFonts w:ascii="宋体" w:hAnsi="宋体" w:eastAsia="宋体"/>
        </w:rPr>
        <w:t>///</w:t>
      </w:r>
    </w:p>
    <w:p w14:paraId="160B8735">
      <w:pPr>
        <w:outlineLvl w:val="0"/>
      </w:pPr>
      <w:r>
        <w:rPr>
          <w:rFonts w:ascii="Arial" w:hAnsi="Arial" w:eastAsia="Arial"/>
          <w:b/>
          <w:sz w:val="30"/>
        </w:rPr>
        <w:t>1. 假期额度</w:t>
      </w:r>
    </w:p>
    <w:p w14:paraId="26FF0DDC">
      <w:r>
        <w:rPr>
          <w:rFonts w:ascii="宋体" w:hAnsi="宋体" w:eastAsia="宋体"/>
        </w:rPr>
        <w:t>///</w:t>
      </w:r>
    </w:p>
    <w:p w14:paraId="0F2E5AA2">
      <w:pPr>
        <w:outlineLvl w:val="0"/>
      </w:pPr>
      <w:r>
        <w:rPr>
          <w:rFonts w:ascii="Arial" w:hAnsi="Arial" w:eastAsia="Arial"/>
          <w:b/>
          <w:sz w:val="28"/>
        </w:rPr>
        <w:t>1.1假期额度计算与管控</w:t>
      </w:r>
    </w:p>
    <w:p w14:paraId="5C0597D7">
      <w:pPr>
        <w:outlineLvl w:val="0"/>
      </w:pPr>
      <w:r>
        <w:rPr>
          <w:rFonts w:ascii="Arial" w:hAnsi="Arial" w:eastAsia="Arial"/>
          <w:b/>
          <w:sz w:val="24"/>
        </w:rPr>
        <w:t>1.1.1育儿假天数</w:t>
      </w:r>
      <w:ins w:id="0" w:author="咨询组" w:date="2026-05-15T17:13:09Z">
        <w:r>
          <w:rPr>
            <w:rFonts w:ascii="Arial" w:hAnsi="Arial" w:eastAsia="Arial"/>
            <w:b/>
            <w:sz w:val="28"/>
          </w:rPr>
          <w:t>计算与管控</w:t>
        </w:r>
      </w:ins>
    </w:p>
    <w:p w14:paraId="3DE6DA1D">
      <w:pPr>
        <w:ind w:left="453"/>
      </w:pPr>
      <w:r>
        <w:rPr>
          <w:rFonts w:ascii="Arial" w:hAnsi="Arial" w:eastAsia="Arial"/>
          <w:sz w:val="22"/>
        </w:rPr>
        <w:t>a. 以自然年为周期计算和释放的[育儿假]，于当年年底失效。</w:t>
      </w:r>
    </w:p>
    <w:p w14:paraId="2A80EA2D">
      <w:pPr>
        <w:ind w:left="453"/>
      </w:pPr>
      <w:r>
        <w:rPr>
          <w:rFonts w:ascii="Arial" w:hAnsi="Arial" w:eastAsia="Arial"/>
          <w:sz w:val="22"/>
        </w:rPr>
        <w:t>b. 以子女周岁为周期计算和释放的[育儿假]，于子女满周岁时失效。</w:t>
      </w:r>
    </w:p>
    <w:p w14:paraId="2CF432B3">
      <w:pPr>
        <w:ind w:left="453"/>
      </w:pPr>
      <w:r>
        <w:rPr>
          <w:rFonts w:ascii="Arial" w:hAnsi="Arial" w:eastAsia="Arial"/>
          <w:sz w:val="22"/>
        </w:rPr>
        <w:t>c. 新入职、解除或终止劳动合同员工的[育儿假]天数，按当年在本单位工作日历天数折算，折算结果向上取整。</w:t>
      </w:r>
    </w:p>
    <w:p w14:paraId="5D75575F">
      <w:r>
        <w:rPr>
          <w:rFonts w:ascii="宋体" w:hAnsi="宋体" w:eastAsia="宋体"/>
        </w:rPr>
        <w:t>///</w:t>
      </w:r>
    </w:p>
    <w:p w14:paraId="4E9153C5">
      <w:pPr>
        <w:outlineLvl w:val="0"/>
      </w:pPr>
      <w:r>
        <w:rPr>
          <w:rFonts w:ascii="Arial" w:hAnsi="Arial" w:eastAsia="Arial"/>
          <w:b/>
          <w:sz w:val="24"/>
        </w:rPr>
        <w:t>1.1.2年休假天数</w:t>
      </w:r>
      <w:ins w:id="1" w:author="咨询组" w:date="2026-05-15T17:13:11Z">
        <w:r>
          <w:rPr>
            <w:rFonts w:ascii="Arial" w:hAnsi="Arial" w:eastAsia="Arial"/>
            <w:b/>
            <w:sz w:val="28"/>
          </w:rPr>
          <w:t>计算与管控</w:t>
        </w:r>
      </w:ins>
    </w:p>
    <w:p w14:paraId="472FCD9F">
      <w:pPr>
        <w:ind w:left="453"/>
      </w:pPr>
      <w:r>
        <w:rPr>
          <w:rFonts w:ascii="Arial" w:hAnsi="Arial" w:eastAsia="Arial"/>
          <w:sz w:val="22"/>
        </w:rPr>
        <w:t>a. 新员工年休假天数计算：若连续社会工龄满1年，试用期期间年假天数按在职时间折算，每满1天释放1天（非一次性释放）；试用期转正后，扣除已释放天数，剩余假期额度一次性释放。若连续社会工龄未满1年，则暂不享受年休假。</w:t>
      </w:r>
    </w:p>
    <w:p w14:paraId="15A44F42">
      <w:pPr>
        <w:ind w:left="453"/>
      </w:pPr>
      <w:r>
        <w:rPr>
          <w:rFonts w:ascii="Arial" w:hAnsi="Arial" w:eastAsia="Arial"/>
          <w:sz w:val="22"/>
        </w:rPr>
        <w:t>b. 工龄跨档年休假天数折算：年初一次性释放工龄跨档前的年休假天数，达到工龄跨档节点时，按跨档前后两个标准分段折算，相加后释放剩余年休假天数（相加后不足一天的不享受）。</w:t>
      </w:r>
    </w:p>
    <w:p w14:paraId="44A088AF">
      <w:r>
        <w:rPr>
          <w:rFonts w:ascii="宋体" w:hAnsi="宋体" w:eastAsia="宋体"/>
        </w:rPr>
        <w:t>///</w:t>
      </w:r>
    </w:p>
    <w:p w14:paraId="52313863">
      <w:pPr>
        <w:outlineLvl w:val="0"/>
      </w:pPr>
      <w:r>
        <w:rPr>
          <w:rFonts w:ascii="Arial" w:hAnsi="Arial" w:eastAsia="Arial"/>
          <w:b/>
          <w:sz w:val="24"/>
        </w:rPr>
        <w:t>1.1.3调休假额度</w:t>
      </w:r>
    </w:p>
    <w:p w14:paraId="2DF9247A">
      <w:r>
        <w:rPr>
          <w:rFonts w:ascii="Arial" w:hAnsi="Arial" w:eastAsia="Arial"/>
          <w:sz w:val="22"/>
        </w:rPr>
        <w:t>标准工时制</w:t>
      </w:r>
      <w:r>
        <w:rPr>
          <w:rFonts w:hint="eastAsia" w:ascii="Arial" w:hAnsi="Arial" w:eastAsia="Arial"/>
          <w:sz w:val="22"/>
          <w:lang w:eastAsia="zh-CN"/>
        </w:rPr>
        <w:t>员工</w:t>
      </w:r>
      <w:r>
        <w:rPr>
          <w:rFonts w:ascii="Arial" w:hAnsi="Arial" w:eastAsia="Arial"/>
          <w:sz w:val="22"/>
        </w:rPr>
        <w:t>加班产生的加班时数，系统自动结转为调休假。员工申请调休假，优先扣除上年度的调休假余额，上年度调休假余额有效期按各单位规定。</w:t>
      </w:r>
    </w:p>
    <w:p w14:paraId="0E83890C">
      <w:pPr>
        <w:outlineLvl w:val="0"/>
      </w:pPr>
      <w:r>
        <w:rPr>
          <w:rFonts w:ascii="宋体" w:hAnsi="宋体" w:eastAsia="宋体"/>
        </w:rPr>
        <w:t>///</w:t>
      </w:r>
    </w:p>
    <w:p w14:paraId="01A27DFC">
      <w:pPr>
        <w:outlineLvl w:val="0"/>
      </w:pPr>
      <w:r>
        <w:rPr>
          <w:rFonts w:ascii="Arial" w:hAnsi="Arial" w:eastAsia="Arial"/>
          <w:b/>
          <w:sz w:val="24"/>
        </w:rPr>
        <w:t>1.1.4病假天数</w:t>
      </w:r>
      <w:ins w:id="2" w:author="咨询组" w:date="2026-05-15T17:13:25Z">
        <w:r>
          <w:rPr>
            <w:rFonts w:ascii="Arial" w:hAnsi="Arial" w:eastAsia="Arial"/>
            <w:b/>
            <w:sz w:val="28"/>
          </w:rPr>
          <w:t>计算与管控</w:t>
        </w:r>
      </w:ins>
    </w:p>
    <w:p w14:paraId="7D09106C">
      <w:r>
        <w:rPr>
          <w:rFonts w:ascii="Arial" w:hAnsi="Arial" w:eastAsia="Arial"/>
          <w:sz w:val="22"/>
        </w:rPr>
        <w:t>按照国家及各地方有关医疗期的相关规定计算可申请的病假天数。</w:t>
      </w:r>
    </w:p>
    <w:p w14:paraId="4BD14B99">
      <w:r>
        <w:rPr>
          <w:rFonts w:ascii="宋体" w:hAnsi="宋体" w:eastAsia="宋体"/>
        </w:rPr>
        <w:t>///</w:t>
      </w:r>
    </w:p>
    <w:p w14:paraId="2100CBE1">
      <w:pPr>
        <w:outlineLvl w:val="0"/>
      </w:pPr>
      <w:r>
        <w:rPr>
          <w:rFonts w:ascii="Arial" w:hAnsi="Arial" w:eastAsia="Arial"/>
          <w:b/>
          <w:sz w:val="28"/>
        </w:rPr>
        <w:t>1.2假期额度</w:t>
      </w:r>
      <w:r>
        <w:rPr>
          <w:rFonts w:hint="eastAsia" w:ascii="Arial" w:hAnsi="Arial"/>
          <w:b/>
          <w:color w:val="0000FF"/>
          <w:sz w:val="28"/>
          <w:lang w:eastAsia="zh-CN"/>
        </w:rPr>
        <w:t>（</w:t>
      </w:r>
      <w:r>
        <w:rPr>
          <w:rFonts w:hint="eastAsia" w:ascii="Arial" w:hAnsi="Arial"/>
          <w:b/>
          <w:color w:val="0000FF"/>
          <w:sz w:val="28"/>
          <w:lang w:val="en-US" w:eastAsia="zh-CN"/>
        </w:rPr>
        <w:t>天数</w:t>
      </w:r>
      <w:r>
        <w:rPr>
          <w:rFonts w:hint="eastAsia" w:ascii="Arial" w:hAnsi="Arial"/>
          <w:b/>
          <w:color w:val="0000FF"/>
          <w:sz w:val="28"/>
          <w:lang w:eastAsia="zh-CN"/>
        </w:rPr>
        <w:t>）</w:t>
      </w:r>
      <w:r>
        <w:rPr>
          <w:rFonts w:hint="eastAsia" w:ascii="Arial" w:hAnsi="Arial"/>
          <w:b/>
          <w:color w:val="0000FF"/>
          <w:sz w:val="28"/>
          <w:lang w:val="en-US" w:eastAsia="zh-CN"/>
        </w:rPr>
        <w:t>/剩余天数</w:t>
      </w:r>
      <w:r>
        <w:rPr>
          <w:rFonts w:ascii="Arial" w:hAnsi="Arial" w:eastAsia="Arial"/>
          <w:b/>
          <w:sz w:val="28"/>
        </w:rPr>
        <w:t>查询</w:t>
      </w:r>
    </w:p>
    <w:p w14:paraId="130AE939">
      <w:pPr>
        <w:outlineLvl w:val="1"/>
      </w:pPr>
      <w:r>
        <w:rPr>
          <w:rFonts w:ascii="Arial" w:hAnsi="Arial" w:eastAsia="Arial"/>
          <w:sz w:val="22"/>
        </w:rPr>
        <w:t>（1）员工自助查询：</w:t>
      </w:r>
    </w:p>
    <w:p w14:paraId="58BA8062">
      <w:pPr>
        <w:ind w:left="453"/>
        <w:rPr>
          <w:rFonts w:hint="eastAsia" w:eastAsia="宋体"/>
          <w:lang w:eastAsia="zh-CN"/>
        </w:rPr>
      </w:pPr>
      <w:r>
        <w:rPr>
          <w:rFonts w:ascii="Arial" w:hAnsi="Arial" w:eastAsia="Arial"/>
          <w:sz w:val="22"/>
        </w:rPr>
        <w:t>a. [年休假]、[调休假]、[育儿假]额度</w:t>
      </w:r>
      <w:r>
        <w:rPr>
          <w:rFonts w:hint="eastAsia" w:ascii="Arial" w:hAnsi="Arial" w:eastAsia="Arial"/>
          <w:sz w:val="22"/>
          <w:lang w:val="en-US" w:eastAsia="zh-CN"/>
        </w:rPr>
        <w:t>/余额/剩余天数</w:t>
      </w:r>
      <w:r>
        <w:rPr>
          <w:rFonts w:ascii="Arial" w:hAnsi="Arial" w:eastAsia="Arial"/>
          <w:sz w:val="22"/>
        </w:rPr>
        <w:t>查询：手机端打开[润工作]，再进入[常用应用]，点击[HR门户]，在[人力AI助手]中可查看[年休假]、[调休假]和[育儿假]额度及休假余额。</w:t>
      </w:r>
      <w:r>
        <w:rPr>
          <w:rFonts w:hint="eastAsia" w:ascii="Arial" w:hAnsi="Arial" w:eastAsia="Arial"/>
          <w:sz w:val="22"/>
        </w:rPr>
        <w:t>此路径仅可查询当年的假期余额，不可查询过往的假期使用情况</w:t>
      </w:r>
      <w:r>
        <w:rPr>
          <w:rFonts w:hint="eastAsia" w:ascii="Arial" w:hAnsi="Arial" w:eastAsia="宋体"/>
          <w:sz w:val="22"/>
          <w:lang w:eastAsia="zh-CN"/>
        </w:rPr>
        <w:t>。</w:t>
      </w:r>
    </w:p>
    <w:p w14:paraId="090AEBF2">
      <w:pPr>
        <w:ind w:left="453"/>
      </w:pPr>
      <w:r>
        <w:rPr>
          <w:rFonts w:ascii="Arial" w:hAnsi="Arial" w:eastAsia="Arial"/>
          <w:sz w:val="22"/>
        </w:rPr>
        <w:t>b. 探亲次数及余额</w:t>
      </w:r>
      <w:r>
        <w:rPr>
          <w:rFonts w:hint="eastAsia" w:ascii="Arial" w:hAnsi="Arial" w:eastAsia="Arial"/>
          <w:sz w:val="22"/>
          <w:lang w:val="en-US" w:eastAsia="zh-CN"/>
        </w:rPr>
        <w:t>/剩余天数</w:t>
      </w:r>
      <w:r>
        <w:rPr>
          <w:rFonts w:ascii="Arial" w:hAnsi="Arial" w:eastAsia="Arial"/>
          <w:sz w:val="22"/>
        </w:rPr>
        <w:t>查询：在财务报账系统（EMS）查询，操作路径：[智能服务管理平台]→[系统异常及咨询]。</w:t>
      </w:r>
    </w:p>
    <w:p w14:paraId="5A34D207">
      <w:pPr>
        <w:outlineLvl w:val="1"/>
      </w:pPr>
      <w:r>
        <w:rPr>
          <w:rFonts w:ascii="Arial" w:hAnsi="Arial" w:eastAsia="Arial"/>
          <w:sz w:val="22"/>
        </w:rPr>
        <w:t>（2）HRBP查看员工调休额度</w:t>
      </w:r>
      <w:r>
        <w:rPr>
          <w:rFonts w:hint="eastAsia" w:ascii="Arial" w:hAnsi="Arial" w:eastAsia="Arial"/>
          <w:sz w:val="22"/>
          <w:lang w:val="en-US" w:eastAsia="zh-CN"/>
        </w:rPr>
        <w:t>/剩余天数</w:t>
      </w:r>
      <w:r>
        <w:rPr>
          <w:rFonts w:ascii="Arial" w:hAnsi="Arial" w:eastAsia="Arial"/>
          <w:sz w:val="22"/>
        </w:rPr>
        <w:t>：</w:t>
      </w:r>
    </w:p>
    <w:p w14:paraId="270B8FDB">
      <w:pPr>
        <w:ind w:left="453"/>
      </w:pPr>
      <w:r>
        <w:rPr>
          <w:rFonts w:ascii="Arial" w:hAnsi="Arial" w:eastAsia="Arial"/>
          <w:sz w:val="22"/>
        </w:rPr>
        <w:t>路径1：电脑登录[考勤管理系统]→[报表中心]→[报表查询]→[考勤查询]→[调休额度查询报表]</w:t>
      </w:r>
    </w:p>
    <w:p w14:paraId="00D4515C">
      <w:pPr>
        <w:ind w:left="453"/>
      </w:pPr>
      <w:r>
        <w:rPr>
          <w:rFonts w:ascii="Arial" w:hAnsi="Arial" w:eastAsia="Arial"/>
          <w:sz w:val="22"/>
        </w:rPr>
        <w:t>路径2：电脑登录[考勤管理系统]→[考勤管理]→[累计明细管理]可查询员工详细的假期数据。</w:t>
      </w:r>
    </w:p>
    <w:p w14:paraId="5A9D75EC">
      <w:pPr>
        <w:outlineLvl w:val="1"/>
      </w:pPr>
      <w:r>
        <w:rPr>
          <w:rFonts w:ascii="Arial" w:hAnsi="Arial" w:eastAsia="Arial"/>
          <w:sz w:val="22"/>
        </w:rPr>
        <w:t>（3）HRBP查看员工提前调休额度：</w:t>
      </w:r>
    </w:p>
    <w:p w14:paraId="1257C3F5">
      <w:pPr>
        <w:ind w:left="453"/>
      </w:pPr>
      <w:r>
        <w:rPr>
          <w:rFonts w:ascii="Arial" w:hAnsi="Arial" w:eastAsia="Arial"/>
          <w:sz w:val="22"/>
        </w:rPr>
        <w:t>路径1：电脑登录[考勤管理系统]→[报表中心]→[报表查询]→[考勤查询]→选择对应年份需要查询报表即可，如2026-提前调休报表</w:t>
      </w:r>
    </w:p>
    <w:p w14:paraId="41293C99">
      <w:pPr>
        <w:ind w:left="453"/>
      </w:pPr>
      <w:r>
        <w:rPr>
          <w:rFonts w:ascii="Arial" w:hAnsi="Arial" w:eastAsia="Arial"/>
          <w:sz w:val="22"/>
        </w:rPr>
        <w:t>路径2：电脑登录[考勤管理系统]→[考勤管理]→[累计明细管理]可查询员工详细的假期数据。</w:t>
      </w:r>
    </w:p>
    <w:p w14:paraId="5C1C69B2">
      <w:pPr>
        <w:outlineLvl w:val="1"/>
      </w:pPr>
      <w:r>
        <w:rPr>
          <w:rFonts w:ascii="Arial" w:hAnsi="Arial" w:eastAsia="Arial"/>
          <w:sz w:val="22"/>
        </w:rPr>
        <w:t>（4）HRBP查看员工年假额度</w:t>
      </w:r>
      <w:r>
        <w:rPr>
          <w:rFonts w:hint="eastAsia" w:ascii="Arial" w:hAnsi="Arial" w:eastAsia="Arial"/>
          <w:sz w:val="22"/>
          <w:lang w:val="en-US" w:eastAsia="zh-CN"/>
        </w:rPr>
        <w:t>/剩余天数</w:t>
      </w:r>
      <w:r>
        <w:rPr>
          <w:rFonts w:ascii="Arial" w:hAnsi="Arial" w:eastAsia="Arial"/>
          <w:sz w:val="22"/>
        </w:rPr>
        <w:t>：</w:t>
      </w:r>
    </w:p>
    <w:p w14:paraId="78B9DA74">
      <w:pPr>
        <w:ind w:left="453"/>
      </w:pPr>
      <w:r>
        <w:rPr>
          <w:rFonts w:ascii="Arial" w:hAnsi="Arial" w:eastAsia="Arial"/>
          <w:sz w:val="22"/>
        </w:rPr>
        <w:t>路径1：电脑登录[考勤管理系统]→[报表中心]→[报表查询]→[考勤查询]→选择对应年份需要查询报表即可，如2026-2025年假额度查询报表</w:t>
      </w:r>
    </w:p>
    <w:p w14:paraId="283F93C1">
      <w:pPr>
        <w:ind w:left="453"/>
      </w:pPr>
      <w:r>
        <w:rPr>
          <w:rFonts w:ascii="Arial" w:hAnsi="Arial" w:eastAsia="Arial"/>
          <w:sz w:val="22"/>
        </w:rPr>
        <w:t>路径2：电脑登录[考勤管理系统]→[考勤管理]→[累计明细管理]可查询员工详细的假期数据。</w:t>
      </w:r>
    </w:p>
    <w:p w14:paraId="493F3016">
      <w:pPr>
        <w:outlineLvl w:val="1"/>
      </w:pPr>
      <w:r>
        <w:rPr>
          <w:rFonts w:ascii="Arial" w:hAnsi="Arial" w:eastAsia="Arial"/>
          <w:sz w:val="22"/>
        </w:rPr>
        <w:t>（5）HRBP查看员工提前年休额度：</w:t>
      </w:r>
    </w:p>
    <w:p w14:paraId="087080C5">
      <w:pPr>
        <w:ind w:left="453"/>
      </w:pPr>
      <w:r>
        <w:rPr>
          <w:rFonts w:ascii="Arial" w:hAnsi="Arial" w:eastAsia="Arial"/>
          <w:sz w:val="22"/>
        </w:rPr>
        <w:t>路径1：电脑登录[考勤管理系统]→[报表中心]→[报表查询]→[考勤查询]→选择对应年份需要查询报表即可，如2026-提前年假报表</w:t>
      </w:r>
    </w:p>
    <w:p w14:paraId="67B3B7BF">
      <w:pPr>
        <w:ind w:left="453"/>
        <w:rPr>
          <w:rFonts w:ascii="Arial" w:hAnsi="Arial" w:eastAsia="Arial"/>
          <w:sz w:val="22"/>
        </w:rPr>
      </w:pPr>
      <w:r>
        <w:rPr>
          <w:rFonts w:ascii="Arial" w:hAnsi="Arial" w:eastAsia="Arial"/>
          <w:sz w:val="22"/>
        </w:rPr>
        <w:t>路径2：电脑登录[考勤管理系统]→[考勤管理]→[累计明细管理]可查询员工详细的假期数据。</w:t>
      </w:r>
    </w:p>
    <w:p w14:paraId="09558AC2">
      <w:pPr>
        <w:outlineLvl w:val="1"/>
        <w:rPr>
          <w:rFonts w:ascii="Arial" w:hAnsi="Arial" w:eastAsia="Arial"/>
          <w:sz w:val="22"/>
        </w:rPr>
      </w:pPr>
      <w:r>
        <w:rPr>
          <w:rFonts w:ascii="Arial" w:hAnsi="Arial" w:eastAsia="Arial"/>
          <w:sz w:val="22"/>
        </w:rPr>
        <w:t>（</w:t>
      </w:r>
      <w:r>
        <w:rPr>
          <w:rFonts w:hint="eastAsia" w:ascii="Arial" w:hAnsi="Arial" w:eastAsia="宋体"/>
          <w:sz w:val="22"/>
          <w:lang w:val="en-US" w:eastAsia="zh-CN"/>
        </w:rPr>
        <w:t>6</w:t>
      </w:r>
      <w:r>
        <w:rPr>
          <w:rFonts w:ascii="Arial" w:hAnsi="Arial" w:eastAsia="Arial"/>
          <w:sz w:val="22"/>
        </w:rPr>
        <w:t>）HRBP查看员工</w:t>
      </w:r>
      <w:r>
        <w:rPr>
          <w:rFonts w:hint="eastAsia" w:ascii="Arial" w:hAnsi="Arial" w:eastAsia="Arial"/>
          <w:sz w:val="22"/>
          <w:lang w:eastAsia="zh-CN"/>
        </w:rPr>
        <w:t>医疗期（病假）</w:t>
      </w:r>
      <w:r>
        <w:rPr>
          <w:rFonts w:ascii="Arial" w:hAnsi="Arial" w:eastAsia="Arial"/>
          <w:sz w:val="22"/>
        </w:rPr>
        <w:t>额度</w:t>
      </w:r>
      <w:r>
        <w:rPr>
          <w:rFonts w:hint="eastAsia" w:ascii="Arial" w:hAnsi="Arial" w:eastAsia="Arial"/>
          <w:sz w:val="22"/>
          <w:lang w:val="en-US" w:eastAsia="zh-CN"/>
        </w:rPr>
        <w:t>/剩余天数</w:t>
      </w:r>
      <w:r>
        <w:rPr>
          <w:rFonts w:ascii="Arial" w:hAnsi="Arial" w:eastAsia="Arial"/>
          <w:sz w:val="22"/>
        </w:rPr>
        <w:t>：</w:t>
      </w:r>
    </w:p>
    <w:p w14:paraId="6397FA7C">
      <w:pPr>
        <w:ind w:left="453"/>
        <w:rPr>
          <w:rFonts w:ascii="Arial" w:hAnsi="Arial" w:eastAsia="Arial"/>
          <w:sz w:val="22"/>
        </w:rPr>
      </w:pPr>
      <w:r>
        <w:rPr>
          <w:rFonts w:ascii="Arial" w:hAnsi="Arial" w:eastAsia="Arial"/>
          <w:sz w:val="22"/>
        </w:rPr>
        <w:t>路径：电脑登录[考勤管理系统]→[</w:t>
      </w:r>
      <w:r>
        <w:rPr>
          <w:rFonts w:hint="eastAsia" w:ascii="Arial" w:hAnsi="Arial" w:eastAsia="Arial"/>
          <w:sz w:val="22"/>
          <w:lang w:eastAsia="zh-CN"/>
        </w:rPr>
        <w:t>医疗期管理</w:t>
      </w:r>
      <w:r>
        <w:rPr>
          <w:rFonts w:ascii="Arial" w:hAnsi="Arial" w:eastAsia="Arial"/>
          <w:sz w:val="22"/>
        </w:rPr>
        <w:t>]→</w:t>
      </w:r>
      <w:r>
        <w:rPr>
          <w:rFonts w:hint="eastAsia" w:ascii="Arial" w:hAnsi="Arial" w:eastAsia="Arial"/>
          <w:sz w:val="22"/>
          <w:lang w:eastAsia="zh-CN"/>
        </w:rPr>
        <w:t>输入</w:t>
      </w:r>
      <w:r>
        <w:rPr>
          <w:rFonts w:ascii="Arial" w:hAnsi="Arial" w:eastAsia="Arial"/>
          <w:sz w:val="22"/>
        </w:rPr>
        <w:t>[</w:t>
      </w:r>
      <w:r>
        <w:rPr>
          <w:rFonts w:hint="eastAsia" w:ascii="Arial" w:hAnsi="Arial" w:eastAsia="Arial"/>
          <w:sz w:val="22"/>
          <w:lang w:eastAsia="zh-CN"/>
        </w:rPr>
        <w:t>员工信息</w:t>
      </w:r>
      <w:r>
        <w:rPr>
          <w:rFonts w:ascii="Arial" w:hAnsi="Arial" w:eastAsia="Arial"/>
          <w:sz w:val="22"/>
        </w:rPr>
        <w:t>]→[查询]</w:t>
      </w:r>
    </w:p>
    <w:p w14:paraId="3D67DA84">
      <w:r>
        <w:rPr>
          <w:rFonts w:ascii="宋体" w:hAnsi="宋体" w:eastAsia="宋体"/>
        </w:rPr>
        <w:t>///</w:t>
      </w:r>
    </w:p>
    <w:p w14:paraId="67197620">
      <w:pPr>
        <w:outlineLvl w:val="0"/>
      </w:pPr>
      <w:r>
        <w:rPr>
          <w:rFonts w:ascii="Arial" w:hAnsi="Arial" w:eastAsia="Arial"/>
          <w:b/>
          <w:sz w:val="30"/>
        </w:rPr>
        <w:t>2. 请假/公出</w:t>
      </w:r>
    </w:p>
    <w:p w14:paraId="4101FB22">
      <w:pPr>
        <w:outlineLvl w:val="0"/>
      </w:pPr>
      <w:r>
        <w:rPr>
          <w:rFonts w:ascii="Arial" w:hAnsi="Arial" w:eastAsia="Arial"/>
          <w:b/>
          <w:sz w:val="28"/>
        </w:rPr>
        <w:t>2.1请假/公出操作</w:t>
      </w:r>
    </w:p>
    <w:p w14:paraId="357314EA">
      <w:pPr>
        <w:ind w:left="453"/>
      </w:pPr>
      <w:r>
        <w:rPr>
          <w:rFonts w:ascii="Arial" w:hAnsi="Arial" w:eastAsia="Arial"/>
          <w:sz w:val="22"/>
        </w:rPr>
        <w:t>a. 移动端申请：手机[润工作]→[常用应用]→[HR门户]→[人力AI助手]，选择对应假别或公出，或通过语音/文字输入，系统将自动识别。</w:t>
      </w:r>
    </w:p>
    <w:p w14:paraId="7F3BB037">
      <w:pPr>
        <w:ind w:left="453"/>
      </w:pPr>
      <w:r>
        <w:rPr>
          <w:rFonts w:ascii="Arial" w:hAnsi="Arial" w:eastAsia="Arial"/>
          <w:sz w:val="22"/>
        </w:rPr>
        <w:t>b. 电脑端申请：[综合内网]→[常用系统]→[人力资源综合门户]→[个人业务办理]→[考勤休假]→[请假申请]。</w:t>
      </w:r>
    </w:p>
    <w:p w14:paraId="696829EF">
      <w:r>
        <w:rPr>
          <w:rFonts w:ascii="宋体" w:hAnsi="宋体" w:eastAsia="宋体"/>
        </w:rPr>
        <w:t>///</w:t>
      </w:r>
    </w:p>
    <w:p w14:paraId="5F4B044C">
      <w:pPr>
        <w:outlineLvl w:val="0"/>
      </w:pPr>
      <w:r>
        <w:rPr>
          <w:rFonts w:ascii="Arial" w:hAnsi="Arial" w:eastAsia="Arial"/>
          <w:b/>
          <w:sz w:val="28"/>
        </w:rPr>
        <w:t>2.2按时段请假/公出</w:t>
      </w:r>
    </w:p>
    <w:p w14:paraId="202901CE">
      <w:pPr>
        <w:ind w:left="453"/>
      </w:pPr>
      <w:r>
        <w:rPr>
          <w:rFonts w:ascii="Arial" w:hAnsi="Arial" w:eastAsia="Arial"/>
          <w:sz w:val="22"/>
        </w:rPr>
        <w:t>a. 按时段请假/公出：[考勤管理系统]支持按时段请假，具体根据假期类型而定。</w:t>
      </w:r>
    </w:p>
    <w:p w14:paraId="3B3A508F">
      <w:pPr>
        <w:ind w:left="453"/>
      </w:pPr>
      <w:r>
        <w:rPr>
          <w:rFonts w:ascii="Arial" w:hAnsi="Arial" w:eastAsia="Arial"/>
          <w:sz w:val="22"/>
        </w:rPr>
        <w:t>b. 非全天请假/公出的打卡要求：请假/公出时间覆盖上班打卡时间，回公司上班时需打卡；请假/公出时间覆盖下班打卡时间，离开公司时需打卡。班次中间时段请假/公出，离开和返回公司时均需打卡。</w:t>
      </w:r>
    </w:p>
    <w:p w14:paraId="4EA4ED9E">
      <w:r>
        <w:rPr>
          <w:rFonts w:ascii="宋体" w:hAnsi="宋体" w:eastAsia="宋体"/>
        </w:rPr>
        <w:t>///</w:t>
      </w:r>
    </w:p>
    <w:p w14:paraId="5545CD23">
      <w:pPr>
        <w:outlineLvl w:val="0"/>
      </w:pPr>
      <w:r>
        <w:rPr>
          <w:rFonts w:ascii="Arial" w:hAnsi="Arial" w:eastAsia="Arial"/>
          <w:b/>
          <w:sz w:val="28"/>
        </w:rPr>
        <w:t>2.3代请假/公出</w:t>
      </w:r>
    </w:p>
    <w:p w14:paraId="2029107F">
      <w:pPr>
        <w:ind w:left="453"/>
      </w:pPr>
      <w:r>
        <w:rPr>
          <w:rFonts w:ascii="Arial" w:hAnsi="Arial" w:eastAsia="Arial"/>
          <w:sz w:val="22"/>
        </w:rPr>
        <w:t>a. HR或其他有权限人员可以在电脑端提交代请假/公出申请（不支持移动端），代请假流程不能选择兼岗。</w:t>
      </w:r>
    </w:p>
    <w:p w14:paraId="35C3CC17">
      <w:pPr>
        <w:ind w:left="453"/>
      </w:pPr>
      <w:r>
        <w:rPr>
          <w:rFonts w:ascii="Arial" w:hAnsi="Arial" w:eastAsia="Arial"/>
          <w:sz w:val="22"/>
        </w:rPr>
        <w:t>b. 可以由HRBP代申请的假别：间歇休假、停工休假、居家办公、妇女节假、五四青年节假、工伤认定前休假、工伤停工医疗期、提前年假、提前调休，此类假期请联系HRBP代为申请。</w:t>
      </w:r>
    </w:p>
    <w:p w14:paraId="377A5364">
      <w:pPr>
        <w:ind w:left="453"/>
      </w:pPr>
      <w:r>
        <w:rPr>
          <w:rFonts w:ascii="Arial" w:hAnsi="Arial" w:eastAsia="Arial"/>
          <w:sz w:val="22"/>
        </w:rPr>
        <w:t>c. 代请假/公出操作路径：电脑登录[考勤管理系统]→[日常考勤]模块选择[休假管理]→[批量请假]→填写请假/公出信息→[填写详细说明及附件（如有）]→点击[提交]。</w:t>
      </w:r>
    </w:p>
    <w:p w14:paraId="56ED62D4">
      <w:r>
        <w:rPr>
          <w:rFonts w:ascii="宋体" w:hAnsi="宋体" w:eastAsia="宋体"/>
        </w:rPr>
        <w:t>///</w:t>
      </w:r>
    </w:p>
    <w:p w14:paraId="47E18084">
      <w:pPr>
        <w:outlineLvl w:val="0"/>
      </w:pPr>
      <w:r>
        <w:rPr>
          <w:rFonts w:ascii="Arial" w:hAnsi="Arial" w:eastAsia="Arial"/>
          <w:b/>
          <w:sz w:val="28"/>
        </w:rPr>
        <w:t>2.4特殊请假/公出操作</w:t>
      </w:r>
    </w:p>
    <w:p w14:paraId="124C584F">
      <w:pPr>
        <w:ind w:left="453"/>
      </w:pPr>
      <w:r>
        <w:rPr>
          <w:rFonts w:ascii="Arial" w:hAnsi="Arial" w:eastAsia="Arial"/>
          <w:sz w:val="22"/>
        </w:rPr>
        <w:t>a. 兼岗员工请假：有兼岗时，可以使用主岗、兼岗请假，根据实际业务情况而定。</w:t>
      </w:r>
    </w:p>
    <w:p w14:paraId="069701AA">
      <w:pPr>
        <w:ind w:left="453"/>
      </w:pPr>
      <w:r>
        <w:rPr>
          <w:rFonts w:ascii="Arial" w:hAnsi="Arial" w:eastAsia="Arial"/>
          <w:sz w:val="22"/>
        </w:rPr>
        <w:t>b. 不定时工时制员工申请调休：休假申请单选择[不定时日常休假]。</w:t>
      </w:r>
    </w:p>
    <w:p w14:paraId="0E04A520">
      <w:pPr>
        <w:ind w:left="453"/>
      </w:pPr>
      <w:r>
        <w:rPr>
          <w:rFonts w:ascii="Arial" w:hAnsi="Arial" w:eastAsia="Arial"/>
          <w:sz w:val="22"/>
        </w:rPr>
        <w:t>c. 申请流产假（小产假）：在请假申请单中选择[产假]，并提供医疗证明作为附件，请假申请单中的“预产期”不用填写。</w:t>
      </w:r>
    </w:p>
    <w:p w14:paraId="23FED58E">
      <w:pPr>
        <w:ind w:left="453"/>
      </w:pPr>
      <w:r>
        <w:rPr>
          <w:rFonts w:ascii="Arial" w:hAnsi="Arial" w:eastAsia="Arial"/>
          <w:sz w:val="22"/>
        </w:rPr>
        <w:t>d. 申请居家办公：经公司同意，联系HRBP在[考勤管理系统]按[居家办公假]申请。</w:t>
      </w:r>
    </w:p>
    <w:p w14:paraId="2E2FFE2B">
      <w:pPr>
        <w:ind w:left="453"/>
      </w:pPr>
      <w:r>
        <w:rPr>
          <w:rFonts w:ascii="Arial" w:hAnsi="Arial" w:eastAsia="Arial"/>
          <w:sz w:val="22"/>
        </w:rPr>
        <w:t>e. 多人批量请假/公出操作：电脑登录[考勤管理系统]→[请假申请]→右上角[选列表模式（不拆单）]→填写并提交。按此方式提交批量请假后，系统仅生成一条审批流程，按申请时排序第一位人员的审批流程进行流转。若是未选择[列表模式（不拆单）]模式，系统将生成多条审批流。</w:t>
      </w:r>
    </w:p>
    <w:p w14:paraId="6FAE0F77">
      <w:pPr>
        <w:ind w:left="453"/>
      </w:pPr>
      <w:r>
        <w:rPr>
          <w:rFonts w:ascii="Arial" w:hAnsi="Arial" w:eastAsia="Arial"/>
          <w:sz w:val="22"/>
        </w:rPr>
        <w:t>f. 申请哺乳假、育儿假：</w:t>
      </w:r>
    </w:p>
    <w:p w14:paraId="798131A9">
      <w:pPr>
        <w:ind w:left="907"/>
      </w:pPr>
      <w:r>
        <w:rPr>
          <w:rFonts w:ascii="Arial" w:hAnsi="Arial" w:eastAsia="Arial"/>
          <w:sz w:val="22"/>
        </w:rPr>
        <w:t>i. 首次申请[育儿假]/[哺乳假]，需申报家庭成员信息，操作路径：手机[润工作]→[HR门户]→[业务办理]→[考勤休假]→[家庭成员维护]，HRBP审批通过后方可申请。</w:t>
      </w:r>
    </w:p>
    <w:p w14:paraId="3ECC00F2">
      <w:pPr>
        <w:ind w:left="907"/>
      </w:pPr>
      <w:r>
        <w:rPr>
          <w:rFonts w:ascii="Arial" w:hAnsi="Arial" w:eastAsia="Arial"/>
          <w:sz w:val="22"/>
        </w:rPr>
        <w:t>ii. 家庭成员信息变化，需要重新申报家庭成员信息，操作路径：手机[润工作]→[HR门户]→[业务办理]→[考勤休假]→[家庭成员维护]，HRBP审批</w:t>
      </w:r>
    </w:p>
    <w:p w14:paraId="3F730E38">
      <w:pPr>
        <w:ind w:left="907"/>
      </w:pPr>
      <w:r>
        <w:rPr>
          <w:rFonts w:ascii="Arial" w:hAnsi="Arial" w:eastAsia="Arial"/>
          <w:sz w:val="22"/>
        </w:rPr>
        <w:t>iii. 如已经提交了育儿假、哺乳假申请，但需修改子女信息，在[哺乳假]、[育儿假]申请单未完成审批前可以自行撤回（手机[润工作]→[审批中心]找到[我的]，选择需要撤回的申请单点击[撤回]），撤回后修改家庭成员信息，审批通过后再次提交请假申请。</w:t>
      </w:r>
    </w:p>
    <w:p w14:paraId="47137F3C">
      <w:pPr>
        <w:ind w:left="907"/>
        <w:rPr>
          <w:highlight w:val="yellow"/>
        </w:rPr>
      </w:pPr>
      <w:r>
        <w:rPr>
          <w:rFonts w:ascii="Arial" w:hAnsi="Arial" w:eastAsia="Arial"/>
          <w:sz w:val="22"/>
          <w:highlight w:val="yellow"/>
        </w:rPr>
        <w:t>iv. 如育儿假、哺乳假申请已审批，发现申报信息有误，</w:t>
      </w:r>
      <w:r>
        <w:rPr>
          <w:rFonts w:ascii="Arial" w:hAnsi="Arial" w:eastAsia="Arial"/>
          <w:sz w:val="22"/>
          <w:highlight w:val="yellow"/>
          <w:lang w:val="en-US" w:eastAsia="zh-CN"/>
        </w:rPr>
        <w:t>需对申请错误的育儿假、哺乳假进行销假处理，再重新提报育儿假、哺乳假。</w:t>
      </w:r>
    </w:p>
    <w:p w14:paraId="61828627">
      <w:pPr>
        <w:ind w:left="907"/>
      </w:pPr>
      <w:r>
        <w:rPr>
          <w:rFonts w:ascii="Arial" w:hAnsi="Arial" w:eastAsia="Arial"/>
          <w:sz w:val="22"/>
        </w:rPr>
        <w:t>v. 若需申请每天中午的[哺乳假]，请联系单位考勤员导入。</w:t>
      </w:r>
    </w:p>
    <w:p w14:paraId="0C78D971">
      <w:pPr>
        <w:ind w:left="453"/>
      </w:pPr>
      <w:r>
        <w:rPr>
          <w:rFonts w:ascii="Arial" w:hAnsi="Arial" w:eastAsia="Arial"/>
          <w:sz w:val="22"/>
        </w:rPr>
        <w:t>g. 五四青年节、三八妇女节休假申请：由各单位HRBP导入，操作路径为：电脑登录[考勤管理系统]→进入[导入中心]→选择[考勤]→点击[请假结果]→下载[导入模板]→假别填写[青年节]/[三八妇女节假]。</w:t>
      </w:r>
    </w:p>
    <w:p w14:paraId="39435FD5">
      <w:r>
        <w:rPr>
          <w:rFonts w:ascii="宋体" w:hAnsi="宋体" w:eastAsia="宋体"/>
        </w:rPr>
        <w:t>///</w:t>
      </w:r>
    </w:p>
    <w:p w14:paraId="33B028B3">
      <w:pPr>
        <w:outlineLvl w:val="0"/>
      </w:pPr>
      <w:r>
        <w:rPr>
          <w:rFonts w:ascii="Arial" w:hAnsi="Arial" w:eastAsia="Arial"/>
          <w:b/>
          <w:sz w:val="28"/>
        </w:rPr>
        <w:t>2.5提前年休假/调休</w:t>
      </w:r>
    </w:p>
    <w:p w14:paraId="1F922AB2">
      <w:r>
        <w:rPr>
          <w:rFonts w:ascii="Arial" w:hAnsi="Arial" w:eastAsia="Arial"/>
          <w:sz w:val="22"/>
        </w:rPr>
        <w:t>公司集中为员工安排年休假或调休假，当员工假期余额不足无法正常安排休假时，可申请预支未来一段时间内的假期额度。</w:t>
      </w:r>
    </w:p>
    <w:p w14:paraId="0B19C6CD">
      <w:r>
        <w:rPr>
          <w:rFonts w:ascii="Arial" w:hAnsi="Arial" w:eastAsia="Arial"/>
          <w:sz w:val="22"/>
        </w:rPr>
        <w:t>（1）申请提前年休假、调休假，需由HRBP直接录入考勤系统，操作路径为：电脑登录[考勤管理系统]→进入[导入中心]→选择[考勤]→点击[请假结果]→下载[导入模板]→假别填写[提前年休假]/[提前调休假]。</w:t>
      </w:r>
    </w:p>
    <w:p w14:paraId="3BBE5A4D">
      <w:r>
        <w:rPr>
          <w:rFonts w:ascii="Arial" w:hAnsi="Arial" w:eastAsia="Arial"/>
          <w:sz w:val="22"/>
        </w:rPr>
        <w:t>（2）导入[提前年休假]、[提前调休假]后，系统不会自动扣除其假期额度，HRBP需要手动在[累计明细管理]中，以‘-XX小时’的形式录入抵扣数据，才能完成余额扣减。导入时注意事项：</w:t>
      </w:r>
    </w:p>
    <w:p w14:paraId="6F6912A6">
      <w:pPr>
        <w:ind w:left="453"/>
      </w:pPr>
      <w:r>
        <w:rPr>
          <w:rFonts w:ascii="Arial" w:hAnsi="Arial" w:eastAsia="Arial"/>
          <w:sz w:val="22"/>
        </w:rPr>
        <w:t>a. 核对抵扣额度：HRBP登录[考勤管理系统]→进入[累计明细管理]查看员工现有额度，确保导入的抵扣额度不超过员工当前剩余的假期额度。</w:t>
      </w:r>
    </w:p>
    <w:p w14:paraId="46CFA271">
      <w:pPr>
        <w:ind w:left="453"/>
      </w:pPr>
      <w:r>
        <w:rPr>
          <w:rFonts w:ascii="Arial" w:hAnsi="Arial" w:eastAsia="Arial"/>
          <w:sz w:val="22"/>
        </w:rPr>
        <w:t>b. 核对生效/失效日期：HRBP核实导入的抵扣生效/失效日期，须与[累计明细管理]中该员工假期的生效/失效日期匹配。</w:t>
      </w:r>
    </w:p>
    <w:p w14:paraId="61C8A4DB">
      <w:pPr>
        <w:ind w:left="453"/>
      </w:pPr>
      <w:r>
        <w:rPr>
          <w:rFonts w:ascii="Arial" w:hAnsi="Arial" w:eastAsia="Arial"/>
          <w:sz w:val="22"/>
        </w:rPr>
        <w:t>c. [综合工时制]员工无调休额度，切勿对[综合工时制]员工操作“调休抵扣”。</w:t>
      </w:r>
    </w:p>
    <w:p w14:paraId="034BE250">
      <w:r>
        <w:rPr>
          <w:rFonts w:ascii="宋体" w:hAnsi="宋体" w:eastAsia="宋体"/>
        </w:rPr>
        <w:t>///</w:t>
      </w:r>
    </w:p>
    <w:p w14:paraId="7251CF1A">
      <w:pPr>
        <w:keepNext w:val="0"/>
        <w:keepLines w:val="0"/>
        <w:widowControl/>
        <w:suppressLineNumbers w:val="0"/>
        <w:jc w:val="left"/>
        <w:rPr>
          <w:rFonts w:ascii="Arial" w:hAnsi="Arial" w:eastAsia="Arial"/>
          <w:b/>
          <w:sz w:val="28"/>
        </w:rPr>
      </w:pPr>
      <w:r>
        <w:rPr>
          <w:rFonts w:ascii="Arial" w:hAnsi="Arial" w:eastAsia="Arial"/>
          <w:b/>
          <w:sz w:val="28"/>
        </w:rPr>
        <w:t>2.6出差/路程假</w:t>
      </w:r>
      <w:r>
        <w:rPr>
          <w:rFonts w:ascii="Arial" w:hAnsi="Arial" w:eastAsia="Arial"/>
          <w:b/>
          <w:sz w:val="28"/>
          <w:lang w:val="en-US" w:eastAsia="zh-CN"/>
        </w:rPr>
        <w:t>/产假</w:t>
      </w:r>
    </w:p>
    <w:p w14:paraId="1978EA33">
      <w:pPr>
        <w:outlineLvl w:val="0"/>
      </w:pPr>
    </w:p>
    <w:p w14:paraId="30BF9CB4">
      <w:pPr>
        <w:ind w:left="453"/>
      </w:pPr>
      <w:r>
        <w:rPr>
          <w:rFonts w:ascii="Arial" w:hAnsi="Arial" w:eastAsia="Arial"/>
          <w:sz w:val="22"/>
        </w:rPr>
        <w:t>a. 出差、路程假在[财务报账系统]中申请，审批通过后会自动将出差、路程假时间同步至[考勤管理系统]，若数据未同步至[考勤管理系统]，系统会自动推送考勤异常消息，员工需提交[HR信息系统运维]工单处理。</w:t>
      </w:r>
    </w:p>
    <w:p w14:paraId="258074A8">
      <w:pPr>
        <w:ind w:left="453"/>
      </w:pPr>
      <w:r>
        <w:rPr>
          <w:rFonts w:ascii="Arial" w:hAnsi="Arial" w:eastAsia="Arial"/>
          <w:sz w:val="22"/>
        </w:rPr>
        <w:t>b. 同步出差、</w:t>
      </w:r>
      <w:r>
        <w:rPr>
          <w:rFonts w:hint="eastAsia" w:ascii="Arial" w:hAnsi="Arial" w:eastAsia="Arial"/>
          <w:sz w:val="22"/>
          <w:lang w:eastAsia="zh-CN"/>
        </w:rPr>
        <w:t>产假</w:t>
      </w:r>
      <w:r>
        <w:rPr>
          <w:rFonts w:ascii="Arial" w:hAnsi="Arial" w:eastAsia="Arial"/>
          <w:sz w:val="22"/>
        </w:rPr>
        <w:t>数据时，若员工在该时间段无排班，系统会自动补一个默认班次（08：00-18：00），不会影响实际出勤统计，HRBP无需处理。</w:t>
      </w:r>
    </w:p>
    <w:p w14:paraId="38FBE0E0">
      <w:r>
        <w:rPr>
          <w:rFonts w:ascii="宋体" w:hAnsi="宋体" w:eastAsia="宋体"/>
        </w:rPr>
        <w:t>///</w:t>
      </w:r>
    </w:p>
    <w:p w14:paraId="17E7CA7D">
      <w:pPr>
        <w:outlineLvl w:val="0"/>
      </w:pPr>
      <w:r>
        <w:rPr>
          <w:rFonts w:ascii="Arial" w:hAnsi="Arial" w:eastAsia="Arial"/>
          <w:b/>
          <w:sz w:val="30"/>
        </w:rPr>
        <w:t>3. 销假</w:t>
      </w:r>
    </w:p>
    <w:p w14:paraId="240D443E">
      <w:pPr>
        <w:outlineLvl w:val="0"/>
      </w:pPr>
      <w:r>
        <w:rPr>
          <w:rFonts w:ascii="Arial" w:hAnsi="Arial" w:eastAsia="Arial"/>
          <w:b/>
          <w:sz w:val="28"/>
        </w:rPr>
        <w:t>3.1常见销假/公出场景</w:t>
      </w:r>
    </w:p>
    <w:p w14:paraId="6E5C3C8A">
      <w:pPr>
        <w:ind w:left="453"/>
      </w:pPr>
      <w:r>
        <w:rPr>
          <w:rFonts w:ascii="Arial" w:hAnsi="Arial" w:eastAsia="Arial"/>
          <w:sz w:val="22"/>
        </w:rPr>
        <w:t>a. 已审批通过的休假/公出申请，因行程变化、提前返岗或申请错误等原因，需要全部或部分取消休假/公出申请，可通过提交“销假”审批流程予以撤销。</w:t>
      </w:r>
    </w:p>
    <w:p w14:paraId="0EA6C262">
      <w:pPr>
        <w:ind w:left="453"/>
      </w:pPr>
      <w:r>
        <w:rPr>
          <w:rFonts w:ascii="Arial" w:hAnsi="Arial" w:eastAsia="Arial"/>
          <w:sz w:val="22"/>
        </w:rPr>
        <w:t xml:space="preserve">b. </w:t>
      </w:r>
      <w:r>
        <w:rPr>
          <w:rFonts w:hint="eastAsia" w:ascii="Arial" w:hAnsi="Arial" w:eastAsia="Arial"/>
          <w:sz w:val="22"/>
        </w:rPr>
        <w:t>出差申请经审批后，若取消出差，或推迟出发时间，或提前返岗，标准工时制、综合工时制员工在公司正常打卡上班即可，无需“销假”，考勤系统根据上下班打卡记录自动覆盖出差申请。不定时工时制员工则需手动提交【销假申请】将出差销假。</w:t>
      </w:r>
    </w:p>
    <w:p w14:paraId="2DBB16D4">
      <w:r>
        <w:rPr>
          <w:rFonts w:ascii="宋体" w:hAnsi="宋体" w:eastAsia="宋体"/>
        </w:rPr>
        <w:t>///</w:t>
      </w:r>
    </w:p>
    <w:p w14:paraId="4FB06129">
      <w:pPr>
        <w:outlineLvl w:val="0"/>
      </w:pPr>
      <w:r>
        <w:rPr>
          <w:rFonts w:ascii="Arial" w:hAnsi="Arial" w:eastAsia="Arial"/>
          <w:b/>
          <w:sz w:val="28"/>
        </w:rPr>
        <w:t>3.2销假/公出操作</w:t>
      </w:r>
    </w:p>
    <w:p w14:paraId="702CF0DE">
      <w:r>
        <w:rPr>
          <w:rFonts w:ascii="Arial" w:hAnsi="Arial" w:eastAsia="Arial"/>
          <w:sz w:val="22"/>
        </w:rPr>
        <w:t>（1）操作路径：</w:t>
      </w:r>
    </w:p>
    <w:p w14:paraId="46F4ACD7">
      <w:pPr>
        <w:ind w:left="453"/>
      </w:pPr>
      <w:r>
        <w:rPr>
          <w:rFonts w:ascii="Arial" w:hAnsi="Arial" w:eastAsia="Arial"/>
          <w:sz w:val="22"/>
        </w:rPr>
        <w:t>手机[润工作]→[常用应用]→[HR门户]→[业务办理]→[考勤休假]→[销假]，选择要销假的申请单，按页面操作。</w:t>
      </w:r>
    </w:p>
    <w:p w14:paraId="42B47F04">
      <w:pPr>
        <w:ind w:left="453"/>
      </w:pPr>
      <w:r>
        <w:rPr>
          <w:rFonts w:ascii="Arial" w:hAnsi="Arial" w:eastAsia="Arial"/>
          <w:sz w:val="22"/>
        </w:rPr>
        <w:t>电脑端[综合内网]→[常用系统]→[人力资源综合门户]→[个人业务办理]→[考勤休假]，选择[销假申请]，在[日期区间]选择申请单的时间范围，找到并勾选要销假的审批单，点击右上角[提交]按钮。</w:t>
      </w:r>
    </w:p>
    <w:p w14:paraId="4D0EBD91">
      <w:r>
        <w:rPr>
          <w:rFonts w:ascii="Arial" w:hAnsi="Arial" w:eastAsia="Arial"/>
          <w:sz w:val="22"/>
        </w:rPr>
        <w:t>（2）销假/公出</w:t>
      </w:r>
      <w:r>
        <w:rPr>
          <w:rFonts w:hint="eastAsia" w:ascii="Arial" w:hAnsi="Arial" w:eastAsia="Arial"/>
          <w:sz w:val="22"/>
          <w:lang w:val="en-US" w:eastAsia="zh-CN"/>
        </w:rPr>
        <w:t>/出差</w:t>
      </w:r>
      <w:r>
        <w:rPr>
          <w:rFonts w:ascii="Arial" w:hAnsi="Arial" w:eastAsia="Arial"/>
          <w:sz w:val="22"/>
        </w:rPr>
        <w:t>审批流程：本人发起，直接上级审批。</w:t>
      </w:r>
    </w:p>
    <w:p w14:paraId="14614856">
      <w:pPr>
        <w:rPr>
          <w:rFonts w:ascii="Arial" w:hAnsi="Arial" w:eastAsia="Arial"/>
          <w:sz w:val="22"/>
        </w:rPr>
      </w:pPr>
      <w:r>
        <w:rPr>
          <w:rFonts w:ascii="Arial" w:hAnsi="Arial" w:eastAsia="Arial"/>
          <w:sz w:val="22"/>
        </w:rPr>
        <w:t>（3）取消部分时间段的假期/公出</w:t>
      </w:r>
      <w:r>
        <w:rPr>
          <w:rFonts w:hint="eastAsia" w:ascii="Arial" w:hAnsi="Arial" w:eastAsia="Arial"/>
          <w:sz w:val="22"/>
          <w:lang w:val="en-US" w:eastAsia="zh-CN"/>
        </w:rPr>
        <w:t>/出差</w:t>
      </w:r>
      <w:r>
        <w:rPr>
          <w:rFonts w:ascii="Arial" w:hAnsi="Arial" w:eastAsia="Arial"/>
          <w:sz w:val="22"/>
        </w:rPr>
        <w:t>，如请假/公出</w:t>
      </w:r>
      <w:r>
        <w:rPr>
          <w:rFonts w:hint="eastAsia" w:ascii="Arial" w:hAnsi="Arial" w:eastAsia="Arial"/>
          <w:sz w:val="22"/>
          <w:lang w:val="en-US" w:eastAsia="zh-CN"/>
        </w:rPr>
        <w:t>/出差</w:t>
      </w:r>
      <w:r>
        <w:rPr>
          <w:rFonts w:ascii="Arial" w:hAnsi="Arial" w:eastAsia="Arial"/>
          <w:sz w:val="22"/>
        </w:rPr>
        <w:t>一天但实际仅休</w:t>
      </w:r>
      <w:r>
        <w:rPr>
          <w:rFonts w:hint="eastAsia" w:ascii="Arial" w:hAnsi="Arial" w:eastAsia="Arial"/>
          <w:sz w:val="22"/>
          <w:lang w:val="en-US" w:eastAsia="zh-CN"/>
        </w:rPr>
        <w:t>假</w:t>
      </w:r>
      <w:r>
        <w:rPr>
          <w:rFonts w:ascii="Arial" w:hAnsi="Arial" w:eastAsia="Arial"/>
          <w:sz w:val="22"/>
        </w:rPr>
        <w:t>/公出</w:t>
      </w:r>
      <w:r>
        <w:rPr>
          <w:rFonts w:hint="eastAsia" w:ascii="Arial" w:hAnsi="Arial" w:eastAsia="Arial"/>
          <w:sz w:val="22"/>
          <w:lang w:val="en-US" w:eastAsia="zh-CN"/>
        </w:rPr>
        <w:t>/出差</w:t>
      </w:r>
      <w:r>
        <w:rPr>
          <w:rFonts w:ascii="Arial" w:hAnsi="Arial" w:eastAsia="Arial"/>
          <w:sz w:val="22"/>
        </w:rPr>
        <w:t>半天，取消另外半天，可以在销假申请时点击“消除部分”，填写销假时间段后提交。</w:t>
      </w:r>
    </w:p>
    <w:p w14:paraId="466BD7D0">
      <w:r>
        <w:rPr>
          <w:rFonts w:ascii="Arial" w:hAnsi="Arial" w:eastAsia="Arial"/>
          <w:sz w:val="22"/>
        </w:rPr>
        <w:t>（4）</w:t>
      </w:r>
      <w:r>
        <w:rPr>
          <w:rFonts w:hint="eastAsia" w:ascii="Arial" w:hAnsi="Arial" w:eastAsia="Arial"/>
          <w:sz w:val="22"/>
          <w:lang w:val="en-US" w:eastAsia="zh-CN"/>
        </w:rPr>
        <w:t>育儿假、年假</w:t>
      </w:r>
      <w:r>
        <w:rPr>
          <w:rFonts w:ascii="Arial" w:hAnsi="Arial" w:eastAsia="Arial"/>
          <w:sz w:val="22"/>
        </w:rPr>
        <w:t>销假成功后，已扣除的假期额度会自动恢复。</w:t>
      </w:r>
    </w:p>
    <w:p w14:paraId="2FA4F822">
      <w:pPr>
        <w:rPr>
          <w:rFonts w:hint="eastAsia" w:eastAsia="宋体"/>
          <w:lang w:eastAsia="zh-CN"/>
        </w:rPr>
      </w:pPr>
      <w:r>
        <w:rPr>
          <w:rFonts w:ascii="Arial" w:hAnsi="Arial" w:eastAsia="Arial"/>
          <w:sz w:val="22"/>
        </w:rPr>
        <w:t>（5）请假单在审批环节被驳回，此时请假/公出申请尚未通过，无需提请销假。</w:t>
      </w:r>
      <w:r>
        <w:rPr>
          <w:rFonts w:hint="eastAsia" w:ascii="Arial" w:hAnsi="Arial" w:eastAsia="Arial"/>
          <w:sz w:val="22"/>
          <w:lang w:eastAsia="zh-CN"/>
        </w:rPr>
        <w:t>驳回后原申请单无需处理。</w:t>
      </w:r>
    </w:p>
    <w:p w14:paraId="47F2A2D2">
      <w:r>
        <w:rPr>
          <w:rFonts w:ascii="Arial" w:hAnsi="Arial" w:eastAsia="Arial"/>
          <w:sz w:val="22"/>
        </w:rPr>
        <w:t>（6）员工离职时，已申请但未使用的假期，无需单独销假（系统自动作废）。</w:t>
      </w:r>
    </w:p>
    <w:p w14:paraId="763327F2">
      <w:r>
        <w:rPr>
          <w:rFonts w:ascii="宋体" w:hAnsi="宋体" w:eastAsia="宋体"/>
        </w:rPr>
        <w:t>///</w:t>
      </w:r>
    </w:p>
    <w:p w14:paraId="058DD758">
      <w:pPr>
        <w:outlineLvl w:val="0"/>
      </w:pPr>
      <w:r>
        <w:rPr>
          <w:rFonts w:ascii="Arial" w:hAnsi="Arial" w:eastAsia="Arial"/>
          <w:b/>
          <w:sz w:val="30"/>
        </w:rPr>
        <w:t>4.请/销假（含公出）流程撤回与作废</w:t>
      </w:r>
    </w:p>
    <w:p w14:paraId="5A754F6B">
      <w:pPr>
        <w:outlineLvl w:val="0"/>
      </w:pPr>
      <w:r>
        <w:rPr>
          <w:rFonts w:ascii="Arial" w:hAnsi="Arial" w:eastAsia="Arial"/>
          <w:b/>
          <w:sz w:val="28"/>
        </w:rPr>
        <w:t>4.1</w:t>
      </w:r>
      <w:ins w:id="3" w:author="咨询组" w:date="2026-05-15T17:14:27Z">
        <w:r>
          <w:rPr>
            <w:rFonts w:ascii="Arial" w:hAnsi="Arial" w:eastAsia="Arial"/>
            <w:b/>
            <w:sz w:val="30"/>
          </w:rPr>
          <w:t>请/销假（含公出）</w:t>
        </w:r>
      </w:ins>
      <w:r>
        <w:rPr>
          <w:rFonts w:ascii="Arial" w:hAnsi="Arial" w:eastAsia="Arial"/>
          <w:b/>
          <w:sz w:val="28"/>
        </w:rPr>
        <w:t>流程撤回</w:t>
      </w:r>
    </w:p>
    <w:p w14:paraId="5AB2AF61">
      <w:r>
        <w:rPr>
          <w:rFonts w:ascii="Arial" w:hAnsi="Arial" w:eastAsia="Arial"/>
          <w:sz w:val="22"/>
        </w:rPr>
        <w:t>（1）请/销假（含公出）流程在下一个审批人未审批完成前，可以由申请人自行撤回，操作方式如下：</w:t>
      </w:r>
    </w:p>
    <w:p w14:paraId="535D0115">
      <w:pPr>
        <w:ind w:firstLine="420"/>
        <w:rPr>
          <w:rFonts w:ascii="Arial" w:hAnsi="Arial" w:eastAsia="Arial"/>
          <w:sz w:val="22"/>
        </w:rPr>
      </w:pPr>
      <w:r>
        <w:rPr>
          <w:rFonts w:ascii="Arial" w:hAnsi="Arial" w:eastAsia="Arial"/>
          <w:sz w:val="22"/>
        </w:rPr>
        <w:t>手机端：手机[润工作]→[常用应用]→[HR门户]</w:t>
      </w:r>
      <w:r>
        <w:rPr>
          <w:rFonts w:hint="eastAsia" w:ascii="Arial" w:hAnsi="Arial" w:eastAsia="Arial"/>
          <w:sz w:val="22"/>
          <w:lang w:eastAsia="zh-CN"/>
        </w:rPr>
        <w:t>→[我的表单]</w:t>
      </w:r>
      <w:r>
        <w:rPr>
          <w:rFonts w:ascii="Arial" w:hAnsi="Arial" w:eastAsia="Arial"/>
          <w:sz w:val="22"/>
        </w:rPr>
        <w:t>，选择需要撤回的申请单，点击[撤回]。</w:t>
      </w:r>
    </w:p>
    <w:p w14:paraId="12D2FE32">
      <w:pPr>
        <w:ind w:firstLine="420"/>
      </w:pPr>
      <w:r>
        <w:rPr>
          <w:rFonts w:ascii="Arial" w:hAnsi="Arial" w:eastAsia="Arial"/>
          <w:sz w:val="22"/>
        </w:rPr>
        <w:t>电脑端：[综合内网]→[工作台]→[我的]，选择需要撤回的申请单，点击[撤回]。</w:t>
      </w:r>
    </w:p>
    <w:p w14:paraId="15117F2D">
      <w:pPr>
        <w:numPr>
          <w:ilvl w:val="0"/>
          <w:numId w:val="8"/>
        </w:numPr>
        <w:rPr>
          <w:rFonts w:hint="eastAsia" w:ascii="Arial" w:hAnsi="Arial" w:eastAsia="宋体"/>
          <w:sz w:val="22"/>
          <w:lang w:eastAsia="zh-CN"/>
        </w:rPr>
      </w:pPr>
      <w:r>
        <w:rPr>
          <w:rFonts w:hint="eastAsia" w:ascii="Arial" w:hAnsi="Arial" w:eastAsia="Arial"/>
          <w:sz w:val="22"/>
          <w:lang w:eastAsia="zh-CN"/>
        </w:rPr>
        <w:t>出差</w:t>
      </w:r>
      <w:r>
        <w:rPr>
          <w:rFonts w:ascii="Arial" w:hAnsi="Arial" w:eastAsia="Arial"/>
          <w:sz w:val="22"/>
        </w:rPr>
        <w:t>流程在下一个审批人未审批完成前，可以由申请人自行撤回，操作方式如下</w:t>
      </w:r>
      <w:r>
        <w:rPr>
          <w:rFonts w:hint="eastAsia" w:ascii="Arial" w:hAnsi="Arial" w:eastAsia="宋体"/>
          <w:sz w:val="22"/>
          <w:lang w:eastAsia="zh-CN"/>
        </w:rPr>
        <w:t>：</w:t>
      </w:r>
    </w:p>
    <w:p w14:paraId="6BD60A13">
      <w:pPr>
        <w:ind w:firstLine="420"/>
        <w:rPr>
          <w:rFonts w:ascii="Arial" w:hAnsi="Arial" w:eastAsia="Arial"/>
          <w:sz w:val="22"/>
        </w:rPr>
      </w:pPr>
      <w:r>
        <w:rPr>
          <w:rFonts w:ascii="Arial" w:hAnsi="Arial" w:eastAsia="Arial"/>
          <w:sz w:val="22"/>
        </w:rPr>
        <w:t>手机端：手机[润工作]→[</w:t>
      </w:r>
      <w:r>
        <w:rPr>
          <w:rFonts w:hint="eastAsia" w:ascii="Arial" w:hAnsi="Arial" w:eastAsia="Arial"/>
          <w:sz w:val="22"/>
          <w:lang w:eastAsia="zh-CN"/>
        </w:rPr>
        <w:t>首页</w:t>
      </w:r>
      <w:r>
        <w:rPr>
          <w:rFonts w:ascii="Arial" w:hAnsi="Arial" w:eastAsia="Arial"/>
          <w:sz w:val="22"/>
        </w:rPr>
        <w:t>]→[</w:t>
      </w:r>
      <w:r>
        <w:rPr>
          <w:rFonts w:hint="eastAsia" w:ascii="Arial" w:hAnsi="Arial" w:eastAsia="Arial"/>
          <w:sz w:val="22"/>
          <w:lang w:eastAsia="zh-CN"/>
        </w:rPr>
        <w:t>审批中心</w:t>
      </w:r>
      <w:r>
        <w:rPr>
          <w:rFonts w:ascii="Arial" w:hAnsi="Arial" w:eastAsia="Arial"/>
          <w:sz w:val="22"/>
        </w:rPr>
        <w:t>]</w:t>
      </w:r>
      <w:r>
        <w:rPr>
          <w:rFonts w:hint="eastAsia" w:ascii="Arial" w:hAnsi="Arial" w:eastAsia="Arial"/>
          <w:sz w:val="22"/>
          <w:lang w:eastAsia="zh-CN"/>
        </w:rPr>
        <w:t>→[我的]</w:t>
      </w:r>
      <w:r>
        <w:rPr>
          <w:rFonts w:ascii="Arial" w:hAnsi="Arial" w:eastAsia="Arial"/>
          <w:sz w:val="22"/>
        </w:rPr>
        <w:t>，选择需要撤回的申请单，点击[撤回]。</w:t>
      </w:r>
    </w:p>
    <w:p w14:paraId="7938C969">
      <w:pPr>
        <w:ind w:firstLine="420"/>
        <w:rPr>
          <w:rFonts w:hint="eastAsia" w:ascii="Arial" w:hAnsi="Arial" w:eastAsia="Arial"/>
          <w:sz w:val="22"/>
          <w:lang w:eastAsia="zh-CN"/>
        </w:rPr>
      </w:pPr>
      <w:r>
        <w:rPr>
          <w:rFonts w:ascii="Arial" w:hAnsi="Arial" w:eastAsia="Arial"/>
          <w:sz w:val="22"/>
        </w:rPr>
        <w:t>电脑端：[综合内网]→[工作台]→[我的]，选择需要撤回的申请单，点击[撤回]。</w:t>
      </w:r>
    </w:p>
    <w:p w14:paraId="460F0ED3">
      <w:r>
        <w:rPr>
          <w:rFonts w:hint="eastAsia" w:ascii="Arial" w:hAnsi="Arial" w:eastAsia="宋体"/>
          <w:sz w:val="22"/>
          <w:lang w:eastAsia="zh-CN"/>
        </w:rPr>
        <w:t>（</w:t>
      </w:r>
      <w:r>
        <w:rPr>
          <w:rFonts w:hint="eastAsia" w:ascii="Arial" w:hAnsi="Arial" w:eastAsia="宋体"/>
          <w:sz w:val="22"/>
          <w:lang w:val="en-US" w:eastAsia="zh-CN"/>
        </w:rPr>
        <w:t>3</w:t>
      </w:r>
      <w:r>
        <w:rPr>
          <w:rFonts w:hint="eastAsia" w:ascii="Arial" w:hAnsi="Arial" w:eastAsia="宋体"/>
          <w:sz w:val="22"/>
          <w:lang w:eastAsia="zh-CN"/>
        </w:rPr>
        <w:t>）</w:t>
      </w:r>
      <w:r>
        <w:rPr>
          <w:rFonts w:ascii="Arial" w:hAnsi="Arial" w:eastAsia="Arial"/>
          <w:sz w:val="22"/>
        </w:rPr>
        <w:t>请/销假（含公出）流程提交后，下一个审批人已审批但流程审批还未结束的，可以通过以下方式撤回：</w:t>
      </w:r>
    </w:p>
    <w:p w14:paraId="07E21999">
      <w:pPr>
        <w:ind w:left="453"/>
      </w:pPr>
      <w:r>
        <w:rPr>
          <w:rFonts w:ascii="Arial" w:hAnsi="Arial" w:eastAsia="Arial"/>
          <w:sz w:val="22"/>
        </w:rPr>
        <w:t>a. 联系当前审批人进行驳回：由当前待办审批人直接在系统中驳回申请。</w:t>
      </w:r>
      <w:r>
        <w:rPr>
          <w:rFonts w:hint="eastAsia" w:ascii="Arial" w:hAnsi="Arial" w:eastAsia="Arial"/>
          <w:sz w:val="22"/>
        </w:rPr>
        <w:t>驳回后申请单无需处理。</w:t>
      </w:r>
    </w:p>
    <w:p w14:paraId="2153886A">
      <w:pPr>
        <w:ind w:left="453"/>
        <w:rPr>
          <w:rFonts w:hint="eastAsia" w:ascii="Arial" w:hAnsi="Arial" w:eastAsia="Arial"/>
          <w:sz w:val="22"/>
        </w:rPr>
      </w:pPr>
      <w:r>
        <w:rPr>
          <w:rFonts w:ascii="Arial" w:hAnsi="Arial" w:eastAsia="Arial"/>
          <w:sz w:val="22"/>
        </w:rPr>
        <w:t>b. 提交HR运维工单进行驳回：由运维人员协助驳回流程。</w:t>
      </w:r>
      <w:r>
        <w:rPr>
          <w:rFonts w:hint="eastAsia" w:ascii="Arial" w:hAnsi="Arial" w:eastAsia="Arial"/>
          <w:sz w:val="22"/>
        </w:rPr>
        <w:t>驳回后申请单无需处理。</w:t>
      </w:r>
    </w:p>
    <w:p w14:paraId="5D249D94">
      <w:r>
        <w:rPr>
          <w:rFonts w:hint="eastAsia" w:ascii="Arial" w:hAnsi="Arial" w:eastAsia="宋体"/>
          <w:sz w:val="22"/>
          <w:lang w:eastAsia="zh-CN"/>
        </w:rPr>
        <w:t>（</w:t>
      </w:r>
      <w:r>
        <w:rPr>
          <w:rFonts w:hint="eastAsia" w:ascii="Arial" w:hAnsi="Arial" w:eastAsia="宋体"/>
          <w:sz w:val="22"/>
          <w:lang w:val="en-US" w:eastAsia="zh-CN"/>
        </w:rPr>
        <w:t>4</w:t>
      </w:r>
      <w:r>
        <w:rPr>
          <w:rFonts w:hint="eastAsia" w:ascii="Arial" w:hAnsi="Arial" w:eastAsia="宋体"/>
          <w:sz w:val="22"/>
          <w:lang w:eastAsia="zh-CN"/>
        </w:rPr>
        <w:t>）</w:t>
      </w:r>
      <w:r>
        <w:rPr>
          <w:rFonts w:hint="eastAsia" w:ascii="Arial" w:hAnsi="Arial" w:eastAsia="Arial"/>
          <w:sz w:val="22"/>
          <w:lang w:eastAsia="zh-CN"/>
        </w:rPr>
        <w:t>出差</w:t>
      </w:r>
      <w:r>
        <w:rPr>
          <w:rFonts w:ascii="Arial" w:hAnsi="Arial" w:eastAsia="Arial"/>
          <w:sz w:val="22"/>
        </w:rPr>
        <w:t>流程提交后，下一个审批人已审批但流程审批还未结束的，可以通过以下方式撤回：</w:t>
      </w:r>
    </w:p>
    <w:p w14:paraId="433EC09C">
      <w:pPr>
        <w:ind w:left="453"/>
        <w:rPr>
          <w:rFonts w:hint="eastAsia" w:ascii="Arial" w:hAnsi="Arial" w:eastAsia="Arial"/>
          <w:sz w:val="22"/>
        </w:rPr>
      </w:pPr>
      <w:r>
        <w:rPr>
          <w:rFonts w:ascii="Arial" w:hAnsi="Arial" w:eastAsia="Arial"/>
          <w:sz w:val="22"/>
        </w:rPr>
        <w:t>a. 联系当前审批人进行驳回：由当前待办审批人直接在系统中驳回申请。</w:t>
      </w:r>
      <w:r>
        <w:rPr>
          <w:rFonts w:hint="eastAsia" w:ascii="Arial" w:hAnsi="Arial" w:eastAsia="Arial"/>
          <w:sz w:val="22"/>
        </w:rPr>
        <w:t>驳回后申请单无需处理。</w:t>
      </w:r>
    </w:p>
    <w:p w14:paraId="69618A2E">
      <w:pPr>
        <w:ind w:left="453"/>
      </w:pPr>
      <w:r>
        <w:rPr>
          <w:rFonts w:ascii="Arial" w:hAnsi="Arial" w:eastAsia="Arial"/>
          <w:sz w:val="22"/>
        </w:rPr>
        <w:t>b. 提</w:t>
      </w:r>
      <w:r>
        <w:rPr>
          <w:rFonts w:hint="eastAsia" w:ascii="Arial" w:hAnsi="Arial" w:eastAsia="Arial"/>
          <w:sz w:val="22"/>
        </w:rPr>
        <w:t>交</w:t>
      </w:r>
      <w:r>
        <w:rPr>
          <w:rFonts w:hint="eastAsia" w:ascii="Arial" w:hAnsi="Arial" w:eastAsia="Arial"/>
          <w:sz w:val="22"/>
          <w:lang w:val="en-US" w:eastAsia="zh-CN"/>
        </w:rPr>
        <w:t>AISM单</w:t>
      </w:r>
      <w:r>
        <w:rPr>
          <w:rFonts w:hint="eastAsia" w:ascii="Arial" w:hAnsi="Arial" w:eastAsia="Arial"/>
          <w:sz w:val="22"/>
        </w:rPr>
        <w:t>进行驳回</w:t>
      </w:r>
      <w:r>
        <w:rPr>
          <w:rFonts w:ascii="Arial" w:hAnsi="Arial" w:eastAsia="Arial"/>
          <w:sz w:val="22"/>
        </w:rPr>
        <w:t>：由运维人员协助驳回流程。</w:t>
      </w:r>
      <w:r>
        <w:rPr>
          <w:rFonts w:hint="eastAsia" w:ascii="Arial" w:hAnsi="Arial" w:eastAsia="Arial"/>
          <w:sz w:val="22"/>
        </w:rPr>
        <w:t>驳回后申请单无需处理。</w:t>
      </w:r>
    </w:p>
    <w:p w14:paraId="7CFFA7BF">
      <w:r>
        <w:rPr>
          <w:rFonts w:ascii="宋体" w:hAnsi="宋体" w:eastAsia="宋体"/>
        </w:rPr>
        <w:t>///</w:t>
      </w:r>
    </w:p>
    <w:p w14:paraId="7D726DD6">
      <w:pPr>
        <w:outlineLvl w:val="0"/>
      </w:pPr>
      <w:r>
        <w:rPr>
          <w:rFonts w:ascii="Arial" w:hAnsi="Arial" w:eastAsia="Arial"/>
          <w:b/>
          <w:sz w:val="28"/>
        </w:rPr>
        <w:t>4.2</w:t>
      </w:r>
      <w:ins w:id="4" w:author="咨询组" w:date="2026-05-15T17:14:30Z">
        <w:r>
          <w:rPr>
            <w:rFonts w:ascii="Arial" w:hAnsi="Arial" w:eastAsia="Arial"/>
            <w:b/>
            <w:sz w:val="30"/>
          </w:rPr>
          <w:t>请/销假（含公出）</w:t>
        </w:r>
      </w:ins>
      <w:r>
        <w:rPr>
          <w:rFonts w:ascii="Arial" w:hAnsi="Arial" w:eastAsia="Arial"/>
          <w:b/>
          <w:sz w:val="28"/>
        </w:rPr>
        <w:t>流程作废</w:t>
      </w:r>
    </w:p>
    <w:p w14:paraId="2E584CCE">
      <w:r>
        <w:rPr>
          <w:rFonts w:ascii="Arial" w:hAnsi="Arial" w:eastAsia="Arial"/>
          <w:sz w:val="22"/>
        </w:rPr>
        <w:t>请/销假（含公出）流程审批结束，通过以下方式申请作废：</w:t>
      </w:r>
    </w:p>
    <w:p w14:paraId="5E5CB515">
      <w:r>
        <w:rPr>
          <w:rFonts w:ascii="Arial" w:hAnsi="Arial" w:eastAsia="Arial"/>
          <w:sz w:val="22"/>
        </w:rPr>
        <w:t>（1）路程假、探亲假、出差申请：[智能服务管理平台]→[数据及流程服务]→[数据维护]提单处理。</w:t>
      </w:r>
    </w:p>
    <w:p w14:paraId="44375742">
      <w:pPr>
        <w:rPr>
          <w:rFonts w:hint="eastAsia" w:ascii="Arial" w:hAnsi="Arial" w:eastAsia="Arial"/>
          <w:sz w:val="22"/>
          <w:lang w:eastAsia="zh-CN"/>
        </w:rPr>
      </w:pPr>
      <w:r>
        <w:rPr>
          <w:rFonts w:ascii="Arial" w:hAnsi="Arial" w:eastAsia="Arial"/>
          <w:sz w:val="22"/>
        </w:rPr>
        <w:t>（2）</w:t>
      </w:r>
      <w:r>
        <w:rPr>
          <w:rFonts w:hint="eastAsia" w:ascii="Arial" w:hAnsi="Arial" w:eastAsia="Arial"/>
          <w:sz w:val="22"/>
        </w:rPr>
        <w:t>路程假、探亲假、出差在提交AISM单恢复探亲次数后，还需至考勤系统进行“销假”处理</w:t>
      </w:r>
      <w:r>
        <w:rPr>
          <w:rFonts w:hint="eastAsia" w:ascii="Arial" w:hAnsi="Arial" w:eastAsia="Arial"/>
          <w:sz w:val="22"/>
          <w:lang w:eastAsia="zh-CN"/>
        </w:rPr>
        <w:t>，否则引起考勤异常。</w:t>
      </w:r>
    </w:p>
    <w:p w14:paraId="31BE3C0B">
      <w:r>
        <w:rPr>
          <w:rFonts w:ascii="Arial" w:hAnsi="Arial" w:eastAsia="Arial"/>
          <w:sz w:val="22"/>
        </w:rPr>
        <w:t>（3）作废销假审批流程，需联系HRBP或考勤系统管理员，提交HR信息系统运维工单进行数据修正。（作废流程无法恢复已扣减的假期额度）。</w:t>
      </w:r>
    </w:p>
    <w:p w14:paraId="0A24DBC8">
      <w:r>
        <w:rPr>
          <w:rFonts w:ascii="宋体" w:hAnsi="宋体" w:eastAsia="宋体"/>
        </w:rPr>
        <w:t>///</w:t>
      </w:r>
    </w:p>
    <w:p w14:paraId="41705335">
      <w:pPr>
        <w:outlineLvl w:val="0"/>
      </w:pPr>
      <w:r>
        <w:rPr>
          <w:rFonts w:ascii="Arial" w:hAnsi="Arial" w:eastAsia="Arial"/>
          <w:b/>
          <w:sz w:val="30"/>
        </w:rPr>
        <w:t>5.请/销假异常处理</w:t>
      </w:r>
    </w:p>
    <w:p w14:paraId="4FD11BE0">
      <w:pPr>
        <w:outlineLvl w:val="0"/>
      </w:pPr>
      <w:r>
        <w:rPr>
          <w:rFonts w:ascii="Arial" w:hAnsi="Arial" w:eastAsia="Arial"/>
          <w:b/>
          <w:sz w:val="28"/>
        </w:rPr>
        <w:t>5.1休假/公出期间考勤异常处理</w:t>
      </w:r>
    </w:p>
    <w:p w14:paraId="0E00452D">
      <w:pPr>
        <w:ind w:left="453"/>
      </w:pPr>
      <w:r>
        <w:rPr>
          <w:rFonts w:ascii="Arial" w:hAnsi="Arial" w:eastAsia="Arial"/>
          <w:sz w:val="22"/>
        </w:rPr>
        <w:t>a. 非全天休假/公出员工（即休/公出半天或休/公出某个时段），因离开公司前或回到公司后未打卡，导致考勤异常：由员工提交[考勤异常申诉]工单处理。</w:t>
      </w:r>
    </w:p>
    <w:p w14:paraId="48534867">
      <w:pPr>
        <w:ind w:left="453"/>
        <w:rPr>
          <w:rFonts w:ascii="Arial" w:hAnsi="Arial" w:eastAsia="Arial"/>
          <w:sz w:val="22"/>
        </w:rPr>
      </w:pPr>
      <w:r>
        <w:rPr>
          <w:rFonts w:ascii="Arial" w:hAnsi="Arial" w:eastAsia="Arial"/>
          <w:sz w:val="22"/>
        </w:rPr>
        <w:t>b. 因休假/公出时间与排班时间不一致，导致考勤异常：由HRBP在考勤系统先操作销假（含公出），再在[导入中心]→[请假结果]处重新导入休假数据。</w:t>
      </w:r>
    </w:p>
    <w:p w14:paraId="0C199901">
      <w:pPr>
        <w:ind w:left="453"/>
        <w:rPr>
          <w:rFonts w:ascii="宋体" w:hAnsi="宋体" w:eastAsia="宋体" w:cs="宋体"/>
          <w:color w:val="FF0000"/>
          <w:sz w:val="24"/>
          <w:szCs w:val="24"/>
        </w:rPr>
      </w:pPr>
      <w:r>
        <w:rPr>
          <w:rFonts w:hint="eastAsia" w:ascii="Arial" w:hAnsi="Arial"/>
          <w:color w:val="FF0000"/>
          <w:sz w:val="22"/>
          <w:lang w:val="en-US" w:eastAsia="zh-CN"/>
        </w:rPr>
        <w:t xml:space="preserve">c. </w:t>
      </w:r>
      <w:r>
        <w:rPr>
          <w:rFonts w:ascii="宋体" w:hAnsi="宋体" w:eastAsia="宋体" w:cs="宋体"/>
          <w:color w:val="FF0000"/>
          <w:sz w:val="24"/>
          <w:szCs w:val="24"/>
        </w:rPr>
        <w:t>员工已提交请假申请但系统出现异常提示时，首先核查对应请假单据审批流程是否全部办结；若请假单已完成全部审批仍存在异常提示，须提交 HR 信息系统运维工单报备处理。</w:t>
      </w:r>
    </w:p>
    <w:p w14:paraId="3FF6FD93">
      <w:pPr>
        <w:ind w:left="453"/>
        <w:rPr>
          <w:rFonts w:hint="eastAsia" w:cs="宋体"/>
          <w:color w:val="FF0000"/>
          <w:sz w:val="24"/>
          <w:szCs w:val="24"/>
          <w:lang w:val="en-US" w:eastAsia="zh-CN"/>
        </w:rPr>
      </w:pPr>
      <w:r>
        <w:rPr>
          <w:rFonts w:hint="eastAsia" w:cs="宋体"/>
          <w:color w:val="FF0000"/>
          <w:sz w:val="24"/>
          <w:szCs w:val="24"/>
          <w:lang w:val="en-US" w:eastAsia="zh-CN"/>
        </w:rPr>
        <w:t>d.</w:t>
      </w:r>
      <w:r>
        <w:rPr>
          <w:rFonts w:ascii="宋体" w:hAnsi="宋体" w:eastAsia="宋体" w:cs="宋体"/>
          <w:color w:val="FF0000"/>
          <w:sz w:val="24"/>
          <w:szCs w:val="24"/>
        </w:rPr>
        <w:t>已完成家庭成员信息维护且审核通过，但系统</w:t>
      </w:r>
      <w:r>
        <w:rPr>
          <w:rFonts w:hint="eastAsia" w:cs="宋体"/>
          <w:color w:val="FF0000"/>
          <w:sz w:val="24"/>
          <w:szCs w:val="24"/>
          <w:lang w:val="en-US" w:eastAsia="zh-CN"/>
        </w:rPr>
        <w:t>无法请</w:t>
      </w:r>
      <w:r>
        <w:rPr>
          <w:rFonts w:ascii="宋体" w:hAnsi="宋体" w:eastAsia="宋体" w:cs="宋体"/>
          <w:color w:val="FF0000"/>
          <w:sz w:val="24"/>
          <w:szCs w:val="24"/>
        </w:rPr>
        <w:t>育儿假，原因为家庭成员信息修改审核完成后，需等待次日完成系统数据同步，同步后方可正常申请育儿假</w:t>
      </w:r>
      <w:r>
        <w:rPr>
          <w:rFonts w:hint="eastAsia" w:cs="宋体"/>
          <w:color w:val="FF0000"/>
          <w:sz w:val="24"/>
          <w:szCs w:val="24"/>
          <w:lang w:val="en-US" w:eastAsia="zh-CN"/>
        </w:rPr>
        <w:t>。</w:t>
      </w:r>
    </w:p>
    <w:p w14:paraId="1BCCDC6A">
      <w:pPr>
        <w:ind w:left="453"/>
        <w:rPr>
          <w:rFonts w:hint="eastAsia" w:cs="宋体"/>
          <w:color w:val="FF0000"/>
          <w:sz w:val="24"/>
          <w:szCs w:val="24"/>
          <w:lang w:val="en-US" w:eastAsia="zh-CN"/>
        </w:rPr>
      </w:pPr>
      <w:r>
        <w:rPr>
          <w:rFonts w:hint="eastAsia" w:cs="宋体"/>
          <w:color w:val="FF0000"/>
          <w:sz w:val="24"/>
          <w:szCs w:val="24"/>
          <w:lang w:val="en-US" w:eastAsia="zh-CN"/>
        </w:rPr>
        <w:t>e.请假期间打卡无法消除已申请的请假记录，系统不会记录为考勤异常，仍会正常显示休假。因行程变化、提前返岗或申请错误等原因，需要全部或部分取消休假申请，可通过提交“销假”审批流程予以撤销。</w:t>
      </w:r>
    </w:p>
    <w:p w14:paraId="0C0FA6CD">
      <w:pPr>
        <w:ind w:left="453"/>
        <w:rPr>
          <w:rFonts w:ascii="Arial" w:hAnsi="Arial" w:eastAsia="Arial"/>
          <w:sz w:val="22"/>
        </w:rPr>
      </w:pPr>
    </w:p>
    <w:p w14:paraId="3C799369">
      <w:r>
        <w:rPr>
          <w:rFonts w:ascii="宋体" w:hAnsi="宋体" w:eastAsia="宋体"/>
        </w:rPr>
        <w:t>///</w:t>
      </w:r>
    </w:p>
    <w:p w14:paraId="3BC5D70C">
      <w:pPr>
        <w:outlineLvl w:val="0"/>
      </w:pPr>
      <w:r>
        <w:rPr>
          <w:rFonts w:ascii="Arial" w:hAnsi="Arial" w:eastAsia="Arial"/>
          <w:b/>
          <w:sz w:val="28"/>
        </w:rPr>
        <w:t>5.2请假时间重叠处理</w:t>
      </w:r>
    </w:p>
    <w:p w14:paraId="3E6DB816">
      <w:pPr>
        <w:ind w:left="453"/>
      </w:pPr>
      <w:r>
        <w:rPr>
          <w:rFonts w:ascii="Arial" w:hAnsi="Arial" w:eastAsia="Arial"/>
          <w:sz w:val="22"/>
        </w:rPr>
        <w:t>a. 已申请[哺乳假]，在申请其他休假时，若休假时间与[哺乳假]时间重叠，需先对[哺乳假]销假，再提交休假申请；或者其他休假时间避开[哺乳假]时间。</w:t>
      </w:r>
    </w:p>
    <w:p w14:paraId="2AC40A57">
      <w:pPr>
        <w:ind w:left="453"/>
      </w:pPr>
      <w:r>
        <w:rPr>
          <w:rFonts w:ascii="Arial" w:hAnsi="Arial" w:eastAsia="Arial"/>
          <w:sz w:val="22"/>
        </w:rPr>
        <w:t>b. [出差]、[路程假]与其它休假申请在时间上重叠，[出差]或[路程假]将覆盖其他所有休假申请，最终显示为[出差]或[路程假]。</w:t>
      </w:r>
    </w:p>
    <w:p w14:paraId="735B06F1">
      <w:r>
        <w:rPr>
          <w:rFonts w:ascii="宋体" w:hAnsi="宋体" w:eastAsia="宋体"/>
        </w:rPr>
        <w:t>///</w:t>
      </w:r>
    </w:p>
    <w:p w14:paraId="74427F3C">
      <w:pPr>
        <w:outlineLvl w:val="0"/>
      </w:pPr>
      <w:r>
        <w:rPr>
          <w:rFonts w:ascii="Arial" w:hAnsi="Arial" w:eastAsia="Arial"/>
          <w:b/>
          <w:sz w:val="28"/>
        </w:rPr>
        <w:t>5.3假期余额/额度错误处理</w:t>
      </w:r>
    </w:p>
    <w:p w14:paraId="3B52B9E9">
      <w:pPr>
        <w:ind w:left="453"/>
      </w:pPr>
      <w:r>
        <w:rPr>
          <w:rFonts w:ascii="Arial" w:hAnsi="Arial" w:eastAsia="Arial"/>
          <w:sz w:val="22"/>
        </w:rPr>
        <w:t>a. 假期余额错误的处理：考勤系统出现假期余额数据错误，请提交HR运维工单处理。</w:t>
      </w:r>
    </w:p>
    <w:p w14:paraId="77F06FD9">
      <w:pPr>
        <w:ind w:left="453"/>
      </w:pPr>
      <w:r>
        <w:rPr>
          <w:rFonts w:ascii="Arial" w:hAnsi="Arial" w:eastAsia="Arial"/>
          <w:sz w:val="22"/>
        </w:rPr>
        <w:t>b. 育儿假额度不正确或无额度的处理：先确认是否已在[考勤管理系统]中完成[家庭成员申报]且经单位HRBP审批通过，若核查后育儿假额度仍存在异常，请提报[HR信息系统运维]工单处理。</w:t>
      </w:r>
    </w:p>
    <w:p w14:paraId="3B374DFA">
      <w:pPr>
        <w:ind w:left="453"/>
      </w:pPr>
      <w:r>
        <w:rPr>
          <w:rFonts w:ascii="Arial" w:hAnsi="Arial" w:eastAsia="Arial"/>
          <w:sz w:val="22"/>
        </w:rPr>
        <w:t>c. 累计额度导入错误的处理：累计额度导入发现错误时，可再次导入差异值冲平数据（注：）点击页面的“删除”符号只能删除该条导入任务记录，不会删除已导入的额度。</w:t>
      </w:r>
    </w:p>
    <w:p w14:paraId="71B9620B">
      <w:pPr>
        <w:ind w:left="453"/>
      </w:pPr>
      <w:r>
        <w:rPr>
          <w:rFonts w:ascii="Arial" w:hAnsi="Arial" w:eastAsia="Arial"/>
          <w:sz w:val="22"/>
        </w:rPr>
        <w:t>d. 累计额度导入的生效时间：年假/调休假累计额度导入后即时生效。</w:t>
      </w:r>
    </w:p>
    <w:p w14:paraId="3D5B99CC">
      <w:pPr>
        <w:ind w:left="453"/>
      </w:pPr>
      <w:r>
        <w:rPr>
          <w:rFonts w:ascii="Arial" w:hAnsi="Arial" w:eastAsia="Arial"/>
          <w:sz w:val="22"/>
        </w:rPr>
        <w:t>e. 工龄记录有误导致年休假天数有误的处理：请提供相关工龄证明材料，联系人力资源共享中心人事组，申请修改PS系统工龄记录。</w:t>
      </w:r>
    </w:p>
    <w:p w14:paraId="35E0301A">
      <w:r>
        <w:rPr>
          <w:rFonts w:ascii="宋体" w:hAnsi="宋体" w:eastAsia="宋体"/>
        </w:rPr>
        <w:t>///</w:t>
      </w:r>
    </w:p>
    <w:p w14:paraId="52D8AA65">
      <w:pPr>
        <w:outlineLvl w:val="0"/>
      </w:pPr>
      <w:r>
        <w:rPr>
          <w:rFonts w:ascii="Arial" w:hAnsi="Arial" w:eastAsia="Arial"/>
          <w:b/>
          <w:sz w:val="28"/>
        </w:rPr>
        <w:t>5.4出差/路程假异常处理</w:t>
      </w:r>
    </w:p>
    <w:p w14:paraId="62858EB4">
      <w:pPr>
        <w:ind w:left="453"/>
        <w:rPr>
          <w:rFonts w:hint="eastAsia" w:ascii="Arial" w:hAnsi="Arial" w:eastAsia="Arial"/>
          <w:sz w:val="22"/>
        </w:rPr>
      </w:pPr>
      <w:r>
        <w:rPr>
          <w:rFonts w:ascii="Arial" w:hAnsi="Arial" w:eastAsia="Arial"/>
          <w:sz w:val="22"/>
        </w:rPr>
        <w:t>a. 在财务报账系统申请路程假时未勾选[请假]</w:t>
      </w:r>
      <w:r>
        <w:rPr>
          <w:rFonts w:hint="eastAsia" w:ascii="Arial" w:hAnsi="Arial" w:eastAsia="Arial"/>
          <w:sz w:val="22"/>
          <w:lang w:eastAsia="zh-CN"/>
        </w:rPr>
        <w:t>或未填写【请假日期】</w:t>
      </w:r>
      <w:r>
        <w:rPr>
          <w:rFonts w:ascii="Arial" w:hAnsi="Arial" w:eastAsia="Arial"/>
          <w:sz w:val="22"/>
        </w:rPr>
        <w:t>：</w:t>
      </w:r>
      <w:r>
        <w:rPr>
          <w:rFonts w:hint="eastAsia" w:ascii="Arial" w:hAnsi="Arial" w:eastAsia="Arial"/>
          <w:sz w:val="22"/>
        </w:rPr>
        <w:t>需联系HRBP导入路程假</w:t>
      </w:r>
    </w:p>
    <w:p w14:paraId="73BB19F4">
      <w:pPr>
        <w:ind w:left="453"/>
        <w:rPr>
          <w:rFonts w:hint="eastAsia" w:ascii="Arial" w:hAnsi="Arial" w:eastAsia="Arial"/>
          <w:sz w:val="22"/>
        </w:rPr>
      </w:pPr>
      <w:r>
        <w:rPr>
          <w:rFonts w:hint="eastAsia" w:ascii="Arial" w:hAnsi="Arial" w:eastAsia="Arial"/>
          <w:sz w:val="22"/>
          <w:lang w:eastAsia="zh-CN"/>
        </w:rPr>
        <w:t>操作</w:t>
      </w:r>
      <w:r>
        <w:rPr>
          <w:rFonts w:hint="eastAsia" w:ascii="Arial" w:hAnsi="Arial" w:eastAsia="Arial"/>
          <w:sz w:val="22"/>
        </w:rPr>
        <w:t>路径1：电脑登录[考勤管理系统]→[导入中心]→[考勤]→[出勤代码]→[下载模板]→填写员工及路程假信息→[上传数据]</w:t>
      </w:r>
    </w:p>
    <w:p w14:paraId="3C3E193E">
      <w:pPr>
        <w:ind w:left="453"/>
        <w:rPr>
          <w:rFonts w:hint="eastAsia" w:ascii="Arial" w:hAnsi="Arial" w:eastAsia="Arial"/>
          <w:sz w:val="22"/>
        </w:rPr>
      </w:pPr>
      <w:r>
        <w:rPr>
          <w:rFonts w:hint="eastAsia" w:ascii="Arial" w:hAnsi="Arial" w:eastAsia="Arial"/>
          <w:sz w:val="22"/>
        </w:rPr>
        <w:t xml:space="preserve">  操作路径2：电脑登录[考勤管理系统]→[休假管理]→[批量请假]→[选择人员]→[填写请假详情]→[验证]→[提交]</w:t>
      </w:r>
    </w:p>
    <w:p w14:paraId="1B40D95D">
      <w:pPr>
        <w:ind w:left="453"/>
      </w:pPr>
      <w:r>
        <w:rPr>
          <w:rFonts w:ascii="Arial" w:hAnsi="Arial" w:eastAsia="Arial"/>
          <w:sz w:val="22"/>
        </w:rPr>
        <w:t>b. 取消[出差]后无法请假（事假、调休假、病假等）：需在[考勤管理系统]对出差进行销假，待销假审批完成后再提交请假申请。</w:t>
      </w:r>
    </w:p>
    <w:p w14:paraId="784B0780">
      <w:pPr>
        <w:ind w:left="453"/>
      </w:pPr>
      <w:r>
        <w:rPr>
          <w:rFonts w:ascii="Arial" w:hAnsi="Arial" w:eastAsia="Arial"/>
          <w:sz w:val="22"/>
        </w:rPr>
        <w:t>c. 出差销假错误，请联系HRBP或本单位考勤员在考勤系统手动重新录入正确的出差数据。</w:t>
      </w:r>
    </w:p>
    <w:p w14:paraId="7D8E003C">
      <w:r>
        <w:rPr>
          <w:rFonts w:ascii="宋体" w:hAnsi="宋体" w:eastAsia="宋体"/>
        </w:rPr>
        <w:t>///</w:t>
      </w:r>
    </w:p>
    <w:p w14:paraId="74E865E4">
      <w:pPr>
        <w:outlineLvl w:val="0"/>
      </w:pPr>
      <w:r>
        <w:rPr>
          <w:rFonts w:ascii="Arial" w:hAnsi="Arial" w:eastAsia="Arial"/>
          <w:b/>
          <w:sz w:val="28"/>
        </w:rPr>
        <w:t>5.5其他</w:t>
      </w:r>
      <w:ins w:id="5" w:author="咨询组" w:date="2026-05-15T17:14:56Z">
        <w:r>
          <w:rPr>
            <w:rFonts w:ascii="Arial" w:hAnsi="Arial" w:eastAsia="Arial"/>
            <w:b/>
            <w:sz w:val="30"/>
          </w:rPr>
          <w:t>请/销假</w:t>
        </w:r>
      </w:ins>
      <w:r>
        <w:rPr>
          <w:rFonts w:ascii="Arial" w:hAnsi="Arial" w:eastAsia="Arial"/>
          <w:b/>
          <w:sz w:val="28"/>
        </w:rPr>
        <w:t>异常处理</w:t>
      </w:r>
    </w:p>
    <w:p w14:paraId="1CDC0E05">
      <w:pPr>
        <w:ind w:left="453"/>
      </w:pPr>
      <w:r>
        <w:rPr>
          <w:rFonts w:ascii="Arial" w:hAnsi="Arial" w:eastAsia="Arial"/>
          <w:sz w:val="22"/>
        </w:rPr>
        <w:t>a. 考勤系统中退回、撤回的请假单和销假单，以及请假单、销假单草稿，无需删除，不会产生影响。</w:t>
      </w:r>
    </w:p>
    <w:p w14:paraId="5E7BB0C0">
      <w:pPr>
        <w:ind w:left="453"/>
      </w:pPr>
      <w:r>
        <w:rPr>
          <w:rFonts w:ascii="Arial" w:hAnsi="Arial" w:eastAsia="Arial"/>
          <w:sz w:val="22"/>
        </w:rPr>
        <w:t>b. 误删请假记录后的补录操作：在考勤管理系统误删了员工请假记录，需要为员工补录请假数据，操作路径如下：[考勤管理系统]→[导入中心]→[考勤]→[请假结果]→[下载模板]→[填入数据]→[保存]→[导入]。</w:t>
      </w:r>
    </w:p>
    <w:p w14:paraId="417A8548">
      <w:r>
        <w:rPr>
          <w:rFonts w:ascii="宋体" w:hAnsi="宋体" w:eastAsia="宋体"/>
        </w:rPr>
        <w:t>///</w:t>
      </w:r>
    </w:p>
    <w:p w14:paraId="1528C624">
      <w:pPr>
        <w:outlineLvl w:val="0"/>
      </w:pPr>
      <w:r>
        <w:rPr>
          <w:rFonts w:ascii="Arial" w:hAnsi="Arial" w:eastAsia="Arial"/>
          <w:b/>
          <w:sz w:val="30"/>
        </w:rPr>
        <w:t>6.润工作请假状态</w:t>
      </w:r>
    </w:p>
    <w:p w14:paraId="35E139B8">
      <w:pPr>
        <w:ind w:left="453"/>
      </w:pPr>
      <w:r>
        <w:rPr>
          <w:rFonts w:ascii="Arial" w:hAnsi="Arial" w:eastAsia="Arial"/>
          <w:sz w:val="22"/>
        </w:rPr>
        <w:t>a. [润工作]个人签名休假标识从[考勤管理系统]同步，根据请假类型（不含[公出]、[出差]、[居家办公]）、时间范围进行显示。</w:t>
      </w:r>
    </w:p>
    <w:p w14:paraId="63CA6338">
      <w:pPr>
        <w:ind w:left="453"/>
      </w:pPr>
      <w:r>
        <w:rPr>
          <w:rFonts w:ascii="Arial" w:hAnsi="Arial" w:eastAsia="Arial"/>
          <w:sz w:val="22"/>
        </w:rPr>
        <w:t>b. 润工作休假标识同步：请假审批通过后将在每日整点时刻（如9:00、10:00、11:00）同步至[润工作]，自动添加休假标识；销假审批通过5分钟后同步至[润工作]，休假标识自动消失。</w:t>
      </w:r>
    </w:p>
    <w:p w14:paraId="4800229A">
      <w:pPr>
        <w:ind w:left="453"/>
      </w:pPr>
      <w:r>
        <w:rPr>
          <w:rFonts w:ascii="Arial" w:hAnsi="Arial" w:eastAsia="Arial"/>
          <w:sz w:val="22"/>
        </w:rPr>
        <w:t>c. 删除润工作休假状态：手机[润工作]→[日历]→删除请假日程。</w:t>
      </w:r>
    </w:p>
    <w:p w14:paraId="23264408">
      <w:r>
        <w:rPr>
          <w:rFonts w:ascii="宋体" w:hAnsi="宋体" w:eastAsia="宋体"/>
        </w:rPr>
        <w:t>///</w:t>
      </w:r>
    </w:p>
    <w:p w14:paraId="0235BEC9">
      <w:pPr>
        <w:outlineLvl w:val="0"/>
      </w:pPr>
      <w:r>
        <w:rPr>
          <w:rFonts w:ascii="Arial" w:hAnsi="Arial" w:eastAsia="Arial"/>
          <w:b/>
          <w:sz w:val="30"/>
        </w:rPr>
        <w:t>7.请假/销假/出差/公出查询</w:t>
      </w:r>
    </w:p>
    <w:p w14:paraId="746C4218">
      <w:pPr>
        <w:outlineLvl w:val="0"/>
      </w:pPr>
      <w:r>
        <w:rPr>
          <w:rFonts w:ascii="Arial" w:hAnsi="Arial" w:eastAsia="Arial"/>
          <w:b/>
          <w:sz w:val="28"/>
        </w:rPr>
        <w:t>7.1请假/公出</w:t>
      </w:r>
      <w:r>
        <w:rPr>
          <w:rFonts w:hint="eastAsia" w:ascii="Arial" w:hAnsi="Arial" w:eastAsia="宋体"/>
          <w:b/>
          <w:sz w:val="28"/>
          <w:lang w:val="en-US" w:eastAsia="zh-CN"/>
        </w:rPr>
        <w:t>/出差</w:t>
      </w:r>
      <w:r>
        <w:rPr>
          <w:rFonts w:ascii="Arial" w:hAnsi="Arial" w:eastAsia="Arial"/>
          <w:b/>
          <w:sz w:val="28"/>
        </w:rPr>
        <w:t>数据查询</w:t>
      </w:r>
    </w:p>
    <w:p w14:paraId="594ABB0F">
      <w:pPr>
        <w:ind w:left="453"/>
        <w:rPr>
          <w:rFonts w:ascii="Arial" w:hAnsi="Arial" w:eastAsia="Arial"/>
          <w:sz w:val="22"/>
          <w:highlight w:val="none"/>
        </w:rPr>
      </w:pPr>
      <w:r>
        <w:rPr>
          <w:rFonts w:ascii="Arial" w:hAnsi="Arial" w:eastAsia="Arial"/>
          <w:sz w:val="22"/>
        </w:rPr>
        <w:t>a. 查询本人请假记录及审批流程查询（产检假、哺乳假、独生子女护理假、产假、陪产假、育儿假、非独生子女护理假、婚假、计划生育假、丧假、病假、路程假、年休假、提前年休、调休假、提前调休、事假）：手机端[润工作]→[常用应用]→[HR门户]→</w:t>
      </w:r>
      <w:r>
        <w:rPr>
          <w:rFonts w:hint="eastAsia" w:ascii="Arial" w:hAnsi="Arial" w:eastAsia="Arial"/>
          <w:sz w:val="22"/>
          <w:lang w:eastAsia="zh-CN"/>
        </w:rPr>
        <w:t>[我的表单]</w:t>
      </w:r>
      <w:r>
        <w:rPr>
          <w:rFonts w:ascii="Arial" w:hAnsi="Arial" w:eastAsia="Arial"/>
          <w:sz w:val="22"/>
        </w:rPr>
        <w:t>，电脑端[综合内网]首页工作台找到[我的]，选择对应申请单查看。</w:t>
      </w:r>
    </w:p>
    <w:p w14:paraId="7EFA7AA3">
      <w:pPr>
        <w:ind w:left="453"/>
        <w:rPr>
          <w:rFonts w:ascii="Arial" w:hAnsi="Arial" w:eastAsia="Arial"/>
          <w:sz w:val="22"/>
          <w:highlight w:val="none"/>
        </w:rPr>
      </w:pPr>
      <w:r>
        <w:rPr>
          <w:rFonts w:ascii="Arial" w:hAnsi="Arial" w:eastAsia="Arial"/>
          <w:sz w:val="22"/>
          <w:highlight w:val="none"/>
        </w:rPr>
        <w:t xml:space="preserve">b. </w:t>
      </w:r>
      <w:r>
        <w:rPr>
          <w:rFonts w:hint="eastAsia" w:ascii="Arial" w:hAnsi="Arial" w:eastAsia="Arial"/>
          <w:sz w:val="22"/>
          <w:highlight w:val="none"/>
        </w:rPr>
        <w:t>查询本人出差申请记录及审批流程：手机端[润工作]→[审批中心]→[我的]；电脑端[综合内网]首页工作台找到[我的]，选择对应申请单查看。</w:t>
      </w:r>
    </w:p>
    <w:p w14:paraId="4C589EBB">
      <w:pPr>
        <w:ind w:left="453"/>
        <w:rPr>
          <w:rFonts w:hint="eastAsia" w:ascii="Arial" w:hAnsi="Arial" w:eastAsia="宋体"/>
          <w:sz w:val="22"/>
          <w:highlight w:val="none"/>
          <w:lang w:eastAsia="zh-CN"/>
        </w:rPr>
      </w:pPr>
      <w:r>
        <w:rPr>
          <w:rFonts w:hint="eastAsia" w:ascii="Arial" w:hAnsi="Arial" w:eastAsia="宋体"/>
          <w:sz w:val="22"/>
          <w:lang w:val="en-US" w:eastAsia="zh-CN"/>
        </w:rPr>
        <w:t>c.</w:t>
      </w:r>
      <w:r>
        <w:rPr>
          <w:rFonts w:hint="eastAsia" w:ascii="Arial" w:hAnsi="Arial" w:eastAsia="宋体"/>
          <w:sz w:val="22"/>
          <w:highlight w:val="none"/>
          <w:lang w:eastAsia="zh-CN"/>
        </w:rPr>
        <w:t>查</w:t>
      </w:r>
      <w:r>
        <w:rPr>
          <w:rFonts w:hint="eastAsia" w:ascii="Arial" w:hAnsi="Arial" w:eastAsia="Arial"/>
          <w:sz w:val="22"/>
          <w:highlight w:val="none"/>
          <w:lang w:eastAsia="zh-CN"/>
        </w:rPr>
        <w:t>询本人假期已休天数</w:t>
      </w:r>
      <w:r>
        <w:rPr>
          <w:rFonts w:ascii="Arial" w:hAnsi="Arial" w:eastAsia="Arial"/>
          <w:sz w:val="22"/>
          <w:highlight w:val="none"/>
        </w:rPr>
        <w:t>（产检假、哺乳假、独生子女护理假、产假、陪产假、育儿假、非独生子女护理假、婚假、计划生育假、丧假、病假、路程假、年休假、提前年休、调休假、提前调休、事假）</w:t>
      </w:r>
      <w:r>
        <w:rPr>
          <w:rFonts w:hint="eastAsia" w:ascii="Arial" w:hAnsi="Arial" w:eastAsia="宋体"/>
          <w:sz w:val="22"/>
          <w:highlight w:val="none"/>
          <w:lang w:eastAsia="zh-CN"/>
        </w:rPr>
        <w:t>：</w:t>
      </w:r>
      <w:r>
        <w:rPr>
          <w:rFonts w:ascii="Arial" w:hAnsi="Arial" w:eastAsia="Arial"/>
          <w:sz w:val="22"/>
          <w:highlight w:val="none"/>
        </w:rPr>
        <w:t>手机端[润工作]→[常用应用]→[HR门户]→</w:t>
      </w:r>
      <w:r>
        <w:rPr>
          <w:rFonts w:hint="eastAsia" w:ascii="Arial" w:hAnsi="Arial" w:eastAsia="Arial"/>
          <w:sz w:val="22"/>
          <w:highlight w:val="none"/>
          <w:lang w:eastAsia="zh-CN"/>
        </w:rPr>
        <w:t>[我的表单]</w:t>
      </w:r>
      <w:r>
        <w:rPr>
          <w:rFonts w:ascii="Arial" w:hAnsi="Arial" w:eastAsia="Arial"/>
          <w:sz w:val="22"/>
          <w:highlight w:val="none"/>
        </w:rPr>
        <w:t>，电脑端[综合内网]首页工作台找到[我的]，选择对应申请单查看。</w:t>
      </w:r>
    </w:p>
    <w:p w14:paraId="01EB519B">
      <w:pPr>
        <w:ind w:left="453"/>
      </w:pPr>
      <w:r>
        <w:rPr>
          <w:rFonts w:hint="eastAsia" w:ascii="Arial" w:hAnsi="Arial" w:eastAsia="宋体"/>
          <w:sz w:val="22"/>
          <w:lang w:val="en-US" w:eastAsia="zh-CN"/>
        </w:rPr>
        <w:t>d</w:t>
      </w:r>
      <w:r>
        <w:rPr>
          <w:rFonts w:ascii="Arial" w:hAnsi="Arial" w:eastAsia="Arial"/>
          <w:sz w:val="22"/>
        </w:rPr>
        <w:t>.单位考勤员查询休产假员工信息：电脑登录[考勤管理系统]→[报表中心]选择[报告维护]→[表单查询]→[产假报表查询]。</w:t>
      </w:r>
    </w:p>
    <w:p w14:paraId="7DC474C8">
      <w:pPr>
        <w:ind w:left="453"/>
      </w:pPr>
      <w:r>
        <w:rPr>
          <w:rFonts w:hint="eastAsia" w:ascii="Arial" w:hAnsi="Arial" w:eastAsia="宋体"/>
          <w:sz w:val="22"/>
          <w:lang w:val="en-US" w:eastAsia="zh-CN"/>
        </w:rPr>
        <w:t>e</w:t>
      </w:r>
      <w:r>
        <w:rPr>
          <w:rFonts w:ascii="Arial" w:hAnsi="Arial" w:eastAsia="Arial"/>
          <w:sz w:val="22"/>
        </w:rPr>
        <w:t>.单位考勤员查询员工休假/公出明细：电脑登录[考勤管理系统]→[日常考勤]→[休假管理]→[选择时间范围]→[填写员工工号、姓名]→点击[查询]。</w:t>
      </w:r>
    </w:p>
    <w:p w14:paraId="0030E184">
      <w:pPr>
        <w:ind w:left="453"/>
        <w:rPr>
          <w:rFonts w:hint="eastAsia" w:ascii="Arial" w:hAnsi="Arial" w:eastAsia="宋体"/>
          <w:sz w:val="22"/>
          <w:lang w:val="en-US" w:eastAsia="zh-CN"/>
        </w:rPr>
      </w:pPr>
      <w:r>
        <w:rPr>
          <w:rFonts w:hint="eastAsia" w:ascii="Arial" w:hAnsi="Arial" w:eastAsia="宋体"/>
          <w:sz w:val="22"/>
          <w:lang w:val="en-US" w:eastAsia="zh-CN"/>
        </w:rPr>
        <w:t>f.</w:t>
      </w:r>
      <w:r>
        <w:rPr>
          <w:rFonts w:ascii="Arial" w:hAnsi="Arial" w:eastAsia="Arial"/>
          <w:sz w:val="22"/>
        </w:rPr>
        <w:t>单位考勤员查询员工请假/公出记录：电脑登录[考勤管理系统]→[报告维护]→[表单查询]→[选择请假申请记录]→[点击“浏览”]→[选择组织]→[选择时间范围]→点击[查询]。</w:t>
      </w:r>
    </w:p>
    <w:p w14:paraId="4448036E">
      <w:r>
        <w:rPr>
          <w:rFonts w:ascii="宋体" w:hAnsi="宋体" w:eastAsia="宋体"/>
        </w:rPr>
        <w:t>///</w:t>
      </w:r>
    </w:p>
    <w:p w14:paraId="0C788BF3">
      <w:pPr>
        <w:outlineLvl w:val="0"/>
      </w:pPr>
      <w:r>
        <w:rPr>
          <w:rFonts w:ascii="Arial" w:hAnsi="Arial" w:eastAsia="Arial"/>
          <w:b/>
          <w:sz w:val="28"/>
        </w:rPr>
        <w:t>7.2销假/公出数据查询</w:t>
      </w:r>
    </w:p>
    <w:p w14:paraId="2D5CEB7B">
      <w:pPr>
        <w:numPr>
          <w:ilvl w:val="0"/>
          <w:numId w:val="9"/>
        </w:numPr>
        <w:rPr>
          <w:rFonts w:ascii="Arial" w:hAnsi="Arial" w:eastAsia="Arial"/>
          <w:sz w:val="22"/>
        </w:rPr>
      </w:pPr>
      <w:r>
        <w:rPr>
          <w:rFonts w:ascii="Arial" w:hAnsi="Arial" w:eastAsia="Arial"/>
          <w:sz w:val="22"/>
        </w:rPr>
        <w:t>查询本人销假/公出记录及审批流程：手机端[润工作]→[常用应用]→[HR门户]</w:t>
      </w:r>
      <w:r>
        <w:rPr>
          <w:rFonts w:hint="eastAsia" w:ascii="Arial" w:hAnsi="Arial" w:eastAsia="宋体"/>
          <w:sz w:val="22"/>
          <w:lang w:eastAsia="zh-CN"/>
        </w:rPr>
        <w:t>→[我的表单]</w:t>
      </w:r>
      <w:r>
        <w:rPr>
          <w:rFonts w:ascii="Arial" w:hAnsi="Arial" w:eastAsia="Arial"/>
          <w:sz w:val="22"/>
        </w:rPr>
        <w:t>；电脑端[综合内网]首页工作台找到[我的]，选择对应申请单查看。</w:t>
      </w:r>
    </w:p>
    <w:p w14:paraId="28EA37E0">
      <w:r>
        <w:rPr>
          <w:rFonts w:ascii="Arial" w:hAnsi="Arial" w:eastAsia="Arial"/>
          <w:sz w:val="22"/>
        </w:rPr>
        <w:t>（</w:t>
      </w:r>
      <w:r>
        <w:rPr>
          <w:rFonts w:hint="eastAsia" w:ascii="Arial" w:hAnsi="Arial" w:eastAsia="宋体"/>
          <w:sz w:val="22"/>
          <w:lang w:val="en-US" w:eastAsia="zh-CN"/>
        </w:rPr>
        <w:t>2</w:t>
      </w:r>
      <w:r>
        <w:rPr>
          <w:rFonts w:ascii="Arial" w:hAnsi="Arial" w:eastAsia="Arial"/>
          <w:sz w:val="22"/>
        </w:rPr>
        <w:t>）单位考勤员查询销假/公出记录：电脑登录[考勤管理系统]→[报告维护]→[表单查询]→[选择销假申请记录]→[点击“浏览”]→[选择组织]→[选择时间范围]→点击[查询]</w:t>
      </w:r>
    </w:p>
    <w:p w14:paraId="77F84085">
      <w:r>
        <w:rPr>
          <w:rFonts w:ascii="宋体" w:hAnsi="宋体" w:eastAsia="宋体"/>
        </w:rPr>
        <w:t>///</w:t>
      </w:r>
    </w:p>
    <w:p w14:paraId="6DE705D6">
      <w:pPr>
        <w:outlineLvl w:val="0"/>
      </w:pPr>
      <w:r>
        <w:rPr>
          <w:rFonts w:ascii="Arial" w:hAnsi="Arial" w:eastAsia="Arial"/>
          <w:b/>
          <w:sz w:val="32"/>
        </w:rPr>
        <w:t>五、加班</w:t>
      </w:r>
    </w:p>
    <w:p w14:paraId="50C36D9F">
      <w:r>
        <w:rPr>
          <w:rFonts w:ascii="Arial" w:hAnsi="Arial" w:eastAsia="Arial"/>
          <w:sz w:val="22"/>
        </w:rPr>
        <w:t>加班需先排班，加班时数统计以打卡记录与申请时段比对为准，综合工时结转遵循月度自动累计原则，支付超时加班工资须在每月考勤周期锁定（每月5日24:00）前完成申请与审批。</w:t>
      </w:r>
    </w:p>
    <w:p w14:paraId="5EA12443">
      <w:r>
        <w:rPr>
          <w:rFonts w:ascii="宋体" w:hAnsi="宋体" w:eastAsia="宋体"/>
        </w:rPr>
        <w:t>///</w:t>
      </w:r>
    </w:p>
    <w:p w14:paraId="3719F726">
      <w:pPr>
        <w:outlineLvl w:val="0"/>
      </w:pPr>
      <w:r>
        <w:rPr>
          <w:rFonts w:ascii="Arial" w:hAnsi="Arial" w:eastAsia="Arial"/>
          <w:b/>
          <w:sz w:val="30"/>
        </w:rPr>
        <w:t>1. 加班类型</w:t>
      </w:r>
    </w:p>
    <w:p w14:paraId="53326DE3">
      <w:pPr>
        <w:ind w:left="453"/>
      </w:pPr>
      <w:r>
        <w:rPr>
          <w:rFonts w:ascii="Arial" w:hAnsi="Arial" w:eastAsia="Arial"/>
          <w:sz w:val="22"/>
        </w:rPr>
        <w:t>a. 标准工时制员工可申请[平时加班]、[休息日加班]、[法定节假日加班]。</w:t>
      </w:r>
    </w:p>
    <w:p w14:paraId="344C6089">
      <w:pPr>
        <w:ind w:left="453"/>
      </w:pPr>
      <w:r>
        <w:rPr>
          <w:rFonts w:ascii="Arial" w:hAnsi="Arial" w:eastAsia="Arial"/>
          <w:sz w:val="22"/>
        </w:rPr>
        <w:t>b. 综合工时制员工可申请[平时加班]、[法定节假日加班]。</w:t>
      </w:r>
    </w:p>
    <w:p w14:paraId="6B76C620">
      <w:pPr>
        <w:ind w:left="453"/>
      </w:pPr>
      <w:r>
        <w:rPr>
          <w:rFonts w:ascii="Arial" w:hAnsi="Arial" w:eastAsia="Arial"/>
          <w:sz w:val="22"/>
        </w:rPr>
        <w:t>c. 不定时工时制员工仅可申请[法定节假日加班]。</w:t>
      </w:r>
    </w:p>
    <w:p w14:paraId="18837D69">
      <w:pPr>
        <w:ind w:left="453"/>
      </w:pPr>
      <w:r>
        <w:rPr>
          <w:rFonts w:ascii="Arial" w:hAnsi="Arial" w:eastAsia="Arial"/>
          <w:sz w:val="22"/>
        </w:rPr>
        <w:t>d. 打卡加班：指依据上下班打卡来核算有效加班时数的加班方式。员工需在加班开始前和加班结束后分别打卡，考勤系统根据申请时段与实际打卡记录交叉比对，取申请时间与实际打卡时间的重合时段计算。</w:t>
      </w:r>
    </w:p>
    <w:p w14:paraId="204BB3CC">
      <w:pPr>
        <w:ind w:left="453"/>
      </w:pPr>
      <w:r>
        <w:rPr>
          <w:rFonts w:ascii="Arial" w:hAnsi="Arial" w:eastAsia="Arial"/>
          <w:sz w:val="22"/>
        </w:rPr>
        <w:t>e. 不打卡加班：指无需通过打卡验证实际加班时长的加班方式，适用于无法或不便打卡的场景，例如周末外地出差期间认定为加班、居家办公期间经批准的加班等。此时加班时数完全依据申请单上填写的起止时间核算。</w:t>
      </w:r>
    </w:p>
    <w:p w14:paraId="7A4AAF20">
      <w:pPr>
        <w:ind w:left="453"/>
      </w:pPr>
      <w:r>
        <w:rPr>
          <w:rFonts w:ascii="Arial" w:hAnsi="Arial" w:eastAsia="Arial"/>
          <w:sz w:val="22"/>
        </w:rPr>
        <w:t>f. [不打卡加班]和[打卡加班]的审批流程一致。</w:t>
      </w:r>
    </w:p>
    <w:p w14:paraId="41648F44">
      <w:r>
        <w:rPr>
          <w:rFonts w:ascii="宋体" w:hAnsi="宋体" w:eastAsia="宋体"/>
        </w:rPr>
        <w:t>///</w:t>
      </w:r>
    </w:p>
    <w:p w14:paraId="712C61D3">
      <w:pPr>
        <w:outlineLvl w:val="0"/>
      </w:pPr>
      <w:r>
        <w:rPr>
          <w:rFonts w:ascii="Arial" w:hAnsi="Arial" w:eastAsia="Arial"/>
          <w:b/>
          <w:sz w:val="30"/>
        </w:rPr>
        <w:t>2. 加班时段排班</w:t>
      </w:r>
    </w:p>
    <w:p w14:paraId="21AA5601">
      <w:pPr>
        <w:ind w:left="453"/>
      </w:pPr>
      <w:r>
        <w:rPr>
          <w:rFonts w:ascii="Arial" w:hAnsi="Arial" w:eastAsia="Arial"/>
          <w:sz w:val="22"/>
        </w:rPr>
        <w:t>a. 员工提交加班申请前，须由部门考勤员预先完成对应加班日期的排班。</w:t>
      </w:r>
    </w:p>
    <w:p w14:paraId="1B3001DE">
      <w:pPr>
        <w:ind w:left="453"/>
      </w:pPr>
      <w:r>
        <w:rPr>
          <w:rFonts w:ascii="Arial" w:hAnsi="Arial" w:eastAsia="Arial"/>
          <w:sz w:val="22"/>
        </w:rPr>
        <w:t>b. 平时加班：在当日排班时间之外安排加班，当天须排[工作班]。</w:t>
      </w:r>
    </w:p>
    <w:p w14:paraId="09E7CC8E">
      <w:pPr>
        <w:ind w:left="453"/>
      </w:pPr>
      <w:r>
        <w:rPr>
          <w:rFonts w:ascii="Arial" w:hAnsi="Arial" w:eastAsia="Arial"/>
          <w:sz w:val="22"/>
        </w:rPr>
        <w:t>c. 休息日加班：申请加班时段应排[休息班]。</w:t>
      </w:r>
    </w:p>
    <w:p w14:paraId="6417B345">
      <w:pPr>
        <w:ind w:left="453"/>
      </w:pPr>
      <w:r>
        <w:rPr>
          <w:rFonts w:ascii="Arial" w:hAnsi="Arial" w:eastAsia="Arial"/>
          <w:sz w:val="22"/>
        </w:rPr>
        <w:t>d. 法定节假日加班：申请加班时段应排[</w:t>
      </w:r>
      <w:r>
        <w:rPr>
          <w:rFonts w:hint="eastAsia" w:ascii="Arial" w:hAnsi="Arial" w:eastAsia="Arial"/>
          <w:sz w:val="22"/>
          <w:lang w:eastAsia="zh-CN"/>
        </w:rPr>
        <w:t>休息</w:t>
      </w:r>
      <w:r>
        <w:rPr>
          <w:rFonts w:ascii="Arial" w:hAnsi="Arial" w:eastAsia="Arial"/>
          <w:sz w:val="22"/>
        </w:rPr>
        <w:t>班]。</w:t>
      </w:r>
    </w:p>
    <w:p w14:paraId="6B3DEBC6">
      <w:r>
        <w:rPr>
          <w:rFonts w:ascii="宋体" w:hAnsi="宋体" w:eastAsia="宋体"/>
        </w:rPr>
        <w:t>///</w:t>
      </w:r>
    </w:p>
    <w:p w14:paraId="0023D6AE">
      <w:pPr>
        <w:outlineLvl w:val="0"/>
      </w:pPr>
      <w:r>
        <w:rPr>
          <w:rFonts w:ascii="Arial" w:hAnsi="Arial" w:eastAsia="Arial"/>
          <w:b/>
          <w:sz w:val="30"/>
        </w:rPr>
        <w:t>3.加班申请</w:t>
      </w:r>
    </w:p>
    <w:p w14:paraId="2F39983A">
      <w:pPr>
        <w:outlineLvl w:val="0"/>
      </w:pPr>
      <w:r>
        <w:rPr>
          <w:rFonts w:ascii="Arial" w:hAnsi="Arial" w:eastAsia="Arial"/>
          <w:b/>
          <w:sz w:val="28"/>
        </w:rPr>
        <w:t>3.1提交加班申请</w:t>
      </w:r>
    </w:p>
    <w:p w14:paraId="546D1A86">
      <w:pPr>
        <w:outlineLvl w:val="1"/>
      </w:pPr>
      <w:r>
        <w:rPr>
          <w:rFonts w:ascii="Arial" w:hAnsi="Arial" w:eastAsia="Arial"/>
          <w:sz w:val="22"/>
        </w:rPr>
        <w:t>（1）单个加班申请</w:t>
      </w:r>
    </w:p>
    <w:p w14:paraId="5B805BD8">
      <w:pPr>
        <w:ind w:left="453"/>
      </w:pPr>
      <w:r>
        <w:rPr>
          <w:rFonts w:ascii="Arial" w:hAnsi="Arial" w:eastAsia="Arial"/>
          <w:sz w:val="22"/>
        </w:rPr>
        <w:t>a. 移动端申请：手机[润工作]→[常用应用]→[HR门户]→[考勤休假]→[加班申请]。</w:t>
      </w:r>
    </w:p>
    <w:p w14:paraId="51A5C0EC">
      <w:pPr>
        <w:ind w:left="453"/>
      </w:pPr>
      <w:r>
        <w:rPr>
          <w:rFonts w:ascii="Arial" w:hAnsi="Arial" w:eastAsia="Arial"/>
          <w:sz w:val="22"/>
        </w:rPr>
        <w:t>b. 电脑端申请：[综合内网]→[常用系统]→[人力资源综合门户]→[我的考勤]→[加班申请]。</w:t>
      </w:r>
    </w:p>
    <w:p w14:paraId="44E84503">
      <w:pPr>
        <w:outlineLvl w:val="1"/>
      </w:pPr>
      <w:r>
        <w:rPr>
          <w:rFonts w:ascii="Arial" w:hAnsi="Arial" w:eastAsia="Arial"/>
          <w:sz w:val="22"/>
        </w:rPr>
        <w:t>（2）批量加班申请</w:t>
      </w:r>
    </w:p>
    <w:p w14:paraId="47F2A213">
      <w:r>
        <w:rPr>
          <w:rFonts w:ascii="Arial" w:hAnsi="Arial" w:eastAsia="Arial"/>
          <w:sz w:val="22"/>
        </w:rPr>
        <w:t>多个人员或多个加班日期可以放在同一个加班申请单提交申请，系统将根据申请单中的第一个人员信息进行判断，形成一条审批流程进行审批。提单路径：[考勤管理系统]→[主页]→[业务申请]→[加班申请]→[右上角列表模式（不拆单）]→填写提交。</w:t>
      </w:r>
    </w:p>
    <w:p w14:paraId="4858F5AD">
      <w:pPr>
        <w:outlineLvl w:val="1"/>
      </w:pPr>
      <w:r>
        <w:rPr>
          <w:rFonts w:ascii="Arial" w:hAnsi="Arial" w:eastAsia="Arial"/>
          <w:sz w:val="22"/>
        </w:rPr>
        <w:t>（3）兼岗员工申请加班</w:t>
      </w:r>
    </w:p>
    <w:p w14:paraId="06292EF6">
      <w:r>
        <w:rPr>
          <w:rFonts w:ascii="Arial" w:hAnsi="Arial" w:eastAsia="Arial"/>
          <w:sz w:val="22"/>
        </w:rPr>
        <w:t>若在兼岗部门申请加班，在加班申请单的“兼岗部门”栏目中选择对应的兼岗部门，审批流程将自动按所选部门的路径流转。</w:t>
      </w:r>
    </w:p>
    <w:p w14:paraId="034413A0">
      <w:r>
        <w:rPr>
          <w:rFonts w:ascii="宋体" w:hAnsi="宋体" w:eastAsia="宋体"/>
        </w:rPr>
        <w:t>///</w:t>
      </w:r>
    </w:p>
    <w:p w14:paraId="03A80E5A">
      <w:pPr>
        <w:outlineLvl w:val="0"/>
      </w:pPr>
      <w:r>
        <w:rPr>
          <w:rFonts w:ascii="Arial" w:hAnsi="Arial" w:eastAsia="Arial"/>
          <w:b/>
          <w:sz w:val="28"/>
        </w:rPr>
        <w:t>3.2加班申请单处理</w:t>
      </w:r>
    </w:p>
    <w:p w14:paraId="7725155B">
      <w:pPr>
        <w:outlineLvl w:val="1"/>
      </w:pPr>
      <w:r>
        <w:rPr>
          <w:rFonts w:ascii="Arial" w:hAnsi="Arial" w:eastAsia="Arial"/>
          <w:sz w:val="22"/>
        </w:rPr>
        <w:t>（1）撤回（申请人操作）：</w:t>
      </w:r>
    </w:p>
    <w:p w14:paraId="5947DA57">
      <w:r>
        <w:rPr>
          <w:rFonts w:ascii="Arial" w:hAnsi="Arial" w:eastAsia="Arial"/>
          <w:sz w:val="22"/>
        </w:rPr>
        <w:t>加班申请提交后下一个审批人尚未审批前，申请人可以撤回，具体操作为：电脑端[考勤管理系统]→[我的表单] → 撤回。</w:t>
      </w:r>
    </w:p>
    <w:p w14:paraId="71A9A5B7">
      <w:pPr>
        <w:outlineLvl w:val="1"/>
      </w:pPr>
      <w:r>
        <w:rPr>
          <w:rFonts w:ascii="Arial" w:hAnsi="Arial" w:eastAsia="Arial"/>
          <w:sz w:val="22"/>
        </w:rPr>
        <w:t>（2）驳回（审批人操作）：</w:t>
      </w:r>
    </w:p>
    <w:p w14:paraId="54D62D96">
      <w:r>
        <w:rPr>
          <w:rFonts w:ascii="Arial" w:hAnsi="Arial" w:eastAsia="Arial"/>
          <w:sz w:val="22"/>
        </w:rPr>
        <w:t>审批人在审批环节发现申请信息有误或不同意加班，可以点击【驳回】。</w:t>
      </w:r>
    </w:p>
    <w:p w14:paraId="7ECFA72A">
      <w:pPr>
        <w:outlineLvl w:val="1"/>
      </w:pPr>
      <w:r>
        <w:rPr>
          <w:rFonts w:ascii="Arial" w:hAnsi="Arial" w:eastAsia="Arial"/>
          <w:sz w:val="22"/>
        </w:rPr>
        <w:t>（3）作废（单位考勤员操作）：</w:t>
      </w:r>
    </w:p>
    <w:p w14:paraId="7ECB72D6">
      <w:r>
        <w:rPr>
          <w:rFonts w:ascii="Arial" w:hAnsi="Arial" w:eastAsia="Arial"/>
          <w:sz w:val="22"/>
        </w:rPr>
        <w:t>加班申请审批通过后，取消/放弃加班，或发现加班申请错误等，可以作废申请单，作废后已产生的加班时数自动清零。作废操作为：[考勤管理系统] → [加班管理] → 勾选对应数据 → 撤销。</w:t>
      </w:r>
    </w:p>
    <w:p w14:paraId="322061C6">
      <w:pPr>
        <w:outlineLvl w:val="1"/>
      </w:pPr>
      <w:r>
        <w:rPr>
          <w:rFonts w:ascii="Arial" w:hAnsi="Arial" w:eastAsia="Arial"/>
          <w:sz w:val="22"/>
        </w:rPr>
        <w:t>（4）删除（申请人操作）：</w:t>
      </w:r>
    </w:p>
    <w:p w14:paraId="00D7A02E">
      <w:r>
        <w:rPr>
          <w:rFonts w:ascii="Arial" w:hAnsi="Arial" w:eastAsia="Arial"/>
          <w:sz w:val="22"/>
        </w:rPr>
        <w:t>加班申请单未提交或处于草稿状态时，申请人可删除加班申请单。</w:t>
      </w:r>
    </w:p>
    <w:p w14:paraId="45D3B1C8">
      <w:r>
        <w:rPr>
          <w:rFonts w:ascii="Arial" w:hAnsi="Arial" w:eastAsia="Arial"/>
          <w:sz w:val="22"/>
        </w:rPr>
        <w:t>已提交或已审批的加班申请单不可删除，只能根据流程状态选择撤回、驳回或撤销。</w:t>
      </w:r>
    </w:p>
    <w:p w14:paraId="7A2A093D">
      <w:r>
        <w:rPr>
          <w:rFonts w:ascii="宋体" w:hAnsi="宋体" w:eastAsia="宋体"/>
        </w:rPr>
        <w:t>///</w:t>
      </w:r>
    </w:p>
    <w:p w14:paraId="1E2BC4A2">
      <w:pPr>
        <w:outlineLvl w:val="0"/>
      </w:pPr>
      <w:r>
        <w:rPr>
          <w:rFonts w:ascii="Arial" w:hAnsi="Arial" w:eastAsia="Arial"/>
          <w:b/>
          <w:sz w:val="28"/>
        </w:rPr>
        <w:t>3.3请假期间申请加班</w:t>
      </w:r>
    </w:p>
    <w:p w14:paraId="1CFEBCB0">
      <w:r>
        <w:rPr>
          <w:rFonts w:ascii="Arial" w:hAnsi="Arial" w:eastAsia="Arial"/>
          <w:sz w:val="22"/>
        </w:rPr>
        <w:t>（1）员工在请假（休假）当天申请[平时加班]，加班时段须不与排班时段、请假时段重叠，否则无法提交加班申请。</w:t>
      </w:r>
    </w:p>
    <w:p w14:paraId="02C8B5CD">
      <w:r>
        <w:rPr>
          <w:rFonts w:ascii="Arial" w:hAnsi="Arial" w:eastAsia="Arial"/>
          <w:sz w:val="22"/>
        </w:rPr>
        <w:t>（2）若员工请假期间包含休息日（如婚假），且需在休息日申请加班，应先对休息日的休假进行销假处理，再提交加班申请。</w:t>
      </w:r>
    </w:p>
    <w:p w14:paraId="6F7EC4D7">
      <w:r>
        <w:rPr>
          <w:rFonts w:ascii="宋体" w:hAnsi="宋体" w:eastAsia="宋体"/>
        </w:rPr>
        <w:t>///</w:t>
      </w:r>
    </w:p>
    <w:p w14:paraId="1453BCBA">
      <w:pPr>
        <w:outlineLvl w:val="0"/>
      </w:pPr>
      <w:r>
        <w:rPr>
          <w:rFonts w:ascii="Arial" w:hAnsi="Arial" w:eastAsia="Arial"/>
          <w:b/>
          <w:sz w:val="28"/>
        </w:rPr>
        <w:t>3.4出差/公出申请加班</w:t>
      </w:r>
    </w:p>
    <w:p w14:paraId="1BE45ECD">
      <w:r>
        <w:rPr>
          <w:rFonts w:ascii="Arial" w:hAnsi="Arial" w:eastAsia="Arial"/>
          <w:sz w:val="22"/>
        </w:rPr>
        <w:t>出差、公出时段认定为加班，需提交加班申请，其中[是否需要打卡]选择[否]。</w:t>
      </w:r>
    </w:p>
    <w:p w14:paraId="5A8C737D">
      <w:pPr>
        <w:rPr>
          <w:rFonts w:ascii="宋体" w:hAnsi="宋体" w:eastAsia="宋体"/>
        </w:rPr>
      </w:pPr>
      <w:r>
        <w:rPr>
          <w:rFonts w:ascii="宋体" w:hAnsi="宋体" w:eastAsia="宋体"/>
        </w:rPr>
        <w:t>///</w:t>
      </w:r>
    </w:p>
    <w:p w14:paraId="3F8EB834">
      <w:pPr>
        <w:outlineLvl w:val="0"/>
        <w:rPr>
          <w:rFonts w:hint="eastAsia" w:ascii="Arial" w:hAnsi="Arial" w:eastAsia="Arial"/>
          <w:b/>
          <w:color w:val="FF0000"/>
          <w:sz w:val="28"/>
          <w:lang w:val="en-US" w:eastAsia="zh-CN"/>
        </w:rPr>
      </w:pPr>
      <w:r>
        <w:rPr>
          <w:rFonts w:hint="eastAsia" w:ascii="Arial" w:hAnsi="Arial" w:eastAsia="Arial"/>
          <w:b/>
          <w:color w:val="FF0000"/>
          <w:sz w:val="28"/>
          <w:lang w:val="en-US" w:eastAsia="zh-CN"/>
        </w:rPr>
        <w:t>3.5 跨夜/跨天加班申请规则</w:t>
      </w:r>
    </w:p>
    <w:p w14:paraId="17D71EE9">
      <w:pPr>
        <w:rPr>
          <w:rFonts w:hint="eastAsia"/>
          <w:color w:val="FF0000"/>
          <w:lang w:val="en-US" w:eastAsia="zh-CN"/>
        </w:rPr>
      </w:pPr>
      <w:r>
        <w:rPr>
          <w:rFonts w:hint="eastAsia"/>
          <w:color w:val="FF0000"/>
          <w:lang w:val="en-US" w:eastAsia="zh-CN"/>
        </w:rPr>
        <w:t>a.加班日期不一定等于排班日期（除法定外，不允许班内加班）</w:t>
      </w:r>
    </w:p>
    <w:p w14:paraId="0F8EAC18">
      <w:pPr>
        <w:rPr>
          <w:rFonts w:hint="eastAsia"/>
          <w:color w:val="FF0000"/>
          <w:lang w:val="en-US" w:eastAsia="zh-CN"/>
        </w:rPr>
      </w:pPr>
      <w:r>
        <w:rPr>
          <w:rFonts w:hint="eastAsia"/>
          <w:color w:val="FF0000"/>
          <w:lang w:val="en-US" w:eastAsia="zh-CN"/>
        </w:rPr>
        <w:t>例：员工在9月28日排班是20:00-08:00的班，需要申请29号法定加班</w:t>
      </w:r>
    </w:p>
    <w:p w14:paraId="4BDC4D12">
      <w:pPr>
        <w:rPr>
          <w:rFonts w:hint="eastAsia"/>
          <w:color w:val="FF0000"/>
          <w:lang w:val="en-US" w:eastAsia="zh-CN"/>
        </w:rPr>
      </w:pPr>
      <w:r>
        <w:rPr>
          <w:rFonts w:hint="eastAsia"/>
          <w:color w:val="FF0000"/>
          <w:lang w:val="en-US" w:eastAsia="zh-CN"/>
        </w:rPr>
        <w:t>b.提交节日加班时：</w:t>
      </w:r>
    </w:p>
    <w:p w14:paraId="6FC7870E">
      <w:pPr>
        <w:rPr>
          <w:rFonts w:hint="eastAsia"/>
          <w:color w:val="FF0000"/>
          <w:lang w:val="en-US" w:eastAsia="zh-CN"/>
        </w:rPr>
      </w:pPr>
      <w:r>
        <w:rPr>
          <w:rFonts w:hint="eastAsia"/>
          <w:color w:val="FF0000"/>
          <w:lang w:val="en-US" w:eastAsia="zh-CN"/>
        </w:rPr>
        <w:t>①排班日期：2023-09-28</w:t>
      </w:r>
    </w:p>
    <w:p w14:paraId="7E82246C">
      <w:pPr>
        <w:rPr>
          <w:rFonts w:hint="eastAsia"/>
          <w:color w:val="FF0000"/>
          <w:lang w:val="en-US" w:eastAsia="zh-CN"/>
        </w:rPr>
      </w:pPr>
      <w:r>
        <w:rPr>
          <w:rFonts w:hint="eastAsia"/>
          <w:color w:val="FF0000"/>
          <w:lang w:val="en-US" w:eastAsia="zh-CN"/>
        </w:rPr>
        <w:t>②开始日期：2023-09-29 加班开始时间00:00，加班结束时间08:00</w:t>
      </w:r>
    </w:p>
    <w:p w14:paraId="5E2D5403">
      <w:pPr>
        <w:rPr>
          <w:rFonts w:hint="eastAsia"/>
          <w:color w:val="FF0000"/>
          <w:lang w:val="en-US" w:eastAsia="zh-CN"/>
        </w:rPr>
      </w:pPr>
      <w:r>
        <w:rPr>
          <w:rFonts w:hint="eastAsia"/>
          <w:color w:val="FF0000"/>
          <w:lang w:val="en-US" w:eastAsia="zh-CN"/>
        </w:rPr>
        <w:t>类型选择：系统自动判断，无需填写</w:t>
      </w:r>
    </w:p>
    <w:p w14:paraId="38ED0DF0">
      <w:pPr>
        <w:rPr>
          <w:rFonts w:hint="eastAsia"/>
          <w:color w:val="FF0000"/>
          <w:lang w:val="en-US" w:eastAsia="zh-CN"/>
        </w:rPr>
      </w:pPr>
      <w:r>
        <w:rPr>
          <w:rFonts w:hint="eastAsia"/>
          <w:color w:val="FF0000"/>
          <w:lang w:val="en-US" w:eastAsia="zh-CN"/>
        </w:rPr>
        <w:t>注: 9月28日20点上班前打卡，9月29日08点下班后打卡</w:t>
      </w:r>
    </w:p>
    <w:p w14:paraId="42F6644D">
      <w:pPr>
        <w:rPr>
          <w:rFonts w:ascii="宋体" w:hAnsi="宋体" w:eastAsia="宋体"/>
        </w:rPr>
      </w:pPr>
    </w:p>
    <w:p w14:paraId="4B5CA449">
      <w:pPr>
        <w:outlineLvl w:val="0"/>
      </w:pPr>
      <w:r>
        <w:rPr>
          <w:rFonts w:ascii="Arial" w:hAnsi="Arial" w:eastAsia="Arial"/>
          <w:b/>
          <w:sz w:val="30"/>
        </w:rPr>
        <w:t>4. 加班时数统计</w:t>
      </w:r>
    </w:p>
    <w:p w14:paraId="4FC5FEC5">
      <w:r>
        <w:rPr>
          <w:rFonts w:ascii="Arial" w:hAnsi="Arial" w:eastAsia="Arial"/>
          <w:sz w:val="22"/>
        </w:rPr>
        <w:t>加班以小时为单位进行申报和计算，最小单位为0.5小时，小于30分钟的部分不计加班时数。</w:t>
      </w:r>
    </w:p>
    <w:p w14:paraId="3F787A11">
      <w:pPr>
        <w:ind w:left="453"/>
      </w:pPr>
      <w:r>
        <w:rPr>
          <w:rFonts w:ascii="Arial" w:hAnsi="Arial" w:eastAsia="Arial"/>
          <w:sz w:val="22"/>
        </w:rPr>
        <w:t>a. 打卡加班：有效加班时数 = 加班申请时段与实际有效打卡时段的交集。系统取申请开始时间与结束时间，与上班最早打卡、下班最晚打卡的记录交叉比对。例如，申请18:00-21:00，实际打卡18:05和20:55，则计算加班时数为2.5小时（18:05-20:55，扣除不足30分钟的部分）。若缺少上班/下班打卡，则有效加班时数 = 0。</w:t>
      </w:r>
    </w:p>
    <w:p w14:paraId="25A47743">
      <w:pPr>
        <w:ind w:left="453"/>
      </w:pPr>
      <w:r>
        <w:rPr>
          <w:rFonts w:ascii="Arial" w:hAnsi="Arial" w:eastAsia="Arial"/>
          <w:sz w:val="22"/>
        </w:rPr>
        <w:t>b. 不打卡加班：有效加班时数直接按申请单填写的开始和结束时间计算。</w:t>
      </w:r>
    </w:p>
    <w:p w14:paraId="5DC03D5F">
      <w:r>
        <w:rPr>
          <w:rFonts w:ascii="宋体" w:hAnsi="宋体" w:eastAsia="宋体"/>
        </w:rPr>
        <w:t>///</w:t>
      </w:r>
    </w:p>
    <w:p w14:paraId="2A82BF70">
      <w:pPr>
        <w:outlineLvl w:val="0"/>
      </w:pPr>
      <w:r>
        <w:rPr>
          <w:rFonts w:ascii="Arial" w:hAnsi="Arial" w:eastAsia="Arial"/>
          <w:b/>
          <w:sz w:val="30"/>
        </w:rPr>
        <w:t>5.加班数据查询</w:t>
      </w:r>
    </w:p>
    <w:p w14:paraId="72616371">
      <w:pPr>
        <w:ind w:left="453"/>
      </w:pPr>
      <w:r>
        <w:rPr>
          <w:rFonts w:ascii="Arial" w:hAnsi="Arial" w:eastAsia="Arial"/>
          <w:sz w:val="22"/>
        </w:rPr>
        <w:t>a. 加班审批流程查询：手机端[润工作]→[常用应用]→[HR门户]</w:t>
      </w:r>
      <w:r>
        <w:rPr>
          <w:rFonts w:hint="eastAsia" w:ascii="Arial" w:hAnsi="Arial" w:eastAsia="宋体"/>
          <w:sz w:val="22"/>
          <w:lang w:eastAsia="zh-CN"/>
        </w:rPr>
        <w:t>→[我的表单]</w:t>
      </w:r>
      <w:r>
        <w:rPr>
          <w:rFonts w:ascii="Arial" w:hAnsi="Arial" w:eastAsia="Arial"/>
          <w:sz w:val="22"/>
        </w:rPr>
        <w:t>，电脑端[综合内网]首页工作台找到[我的]，选择对应申请单查看。</w:t>
      </w:r>
    </w:p>
    <w:p w14:paraId="39F73635">
      <w:pPr>
        <w:ind w:left="453"/>
      </w:pPr>
      <w:r>
        <w:rPr>
          <w:rFonts w:ascii="Arial" w:hAnsi="Arial" w:eastAsia="Arial"/>
          <w:sz w:val="22"/>
        </w:rPr>
        <w:t>b. 加班申请记录查询：电脑登录[考勤管理系统]→[报告维护]→[表单查询]→[加班申请记录]→[点击浏览]→[选择组织]→[选择时间范围]→点击[查询]。</w:t>
      </w:r>
    </w:p>
    <w:p w14:paraId="13E67E9C">
      <w:pPr>
        <w:ind w:left="453"/>
      </w:pPr>
      <w:r>
        <w:rPr>
          <w:rFonts w:ascii="Arial" w:hAnsi="Arial" w:eastAsia="Arial"/>
          <w:sz w:val="22"/>
        </w:rPr>
        <w:t>c. 加班时数查询：电脑登录[考勤管理系统]→[加班管理]→[选择组织]→[选择加班日期范围]→点击[搜索]。</w:t>
      </w:r>
    </w:p>
    <w:p w14:paraId="66B989D0">
      <w:r>
        <w:rPr>
          <w:rFonts w:ascii="宋体" w:hAnsi="宋体" w:eastAsia="宋体"/>
        </w:rPr>
        <w:t>///</w:t>
      </w:r>
    </w:p>
    <w:p w14:paraId="28FC3C08">
      <w:pPr>
        <w:outlineLvl w:val="0"/>
      </w:pPr>
      <w:r>
        <w:rPr>
          <w:rFonts w:ascii="Arial" w:hAnsi="Arial" w:eastAsia="Arial"/>
          <w:b/>
          <w:sz w:val="30"/>
        </w:rPr>
        <w:t>6.</w:t>
      </w:r>
      <w:r>
        <w:rPr>
          <w:rFonts w:hint="eastAsia" w:ascii="Arial" w:hAnsi="Arial"/>
          <w:b/>
          <w:color w:val="0000FF"/>
          <w:sz w:val="30"/>
          <w:lang w:val="en-US" w:eastAsia="zh-CN"/>
        </w:rPr>
        <w:t>节日\休息日\平时</w:t>
      </w:r>
      <w:r>
        <w:rPr>
          <w:rFonts w:ascii="Arial" w:hAnsi="Arial" w:eastAsia="Arial"/>
          <w:b/>
          <w:sz w:val="30"/>
        </w:rPr>
        <w:t>加班异常处理</w:t>
      </w:r>
    </w:p>
    <w:p w14:paraId="07B2D686">
      <w:r>
        <w:rPr>
          <w:rFonts w:ascii="Arial" w:hAnsi="Arial" w:eastAsia="Arial"/>
          <w:sz w:val="22"/>
        </w:rPr>
        <w:t>（1）加班单填写错误：</w:t>
      </w:r>
    </w:p>
    <w:p w14:paraId="66C7402D">
      <w:pPr>
        <w:ind w:left="453"/>
      </w:pPr>
      <w:r>
        <w:rPr>
          <w:rFonts w:ascii="Arial" w:hAnsi="Arial" w:eastAsia="Arial"/>
          <w:sz w:val="22"/>
        </w:rPr>
        <w:t>a. 若考勤周期未锁定，联系HRBP作废错误加班单，重新提交正确的[加班申请]。</w:t>
      </w:r>
    </w:p>
    <w:p w14:paraId="5075CC39">
      <w:pPr>
        <w:ind w:left="453"/>
      </w:pPr>
      <w:r>
        <w:rPr>
          <w:rFonts w:ascii="Arial" w:hAnsi="Arial" w:eastAsia="Arial"/>
          <w:sz w:val="22"/>
        </w:rPr>
        <w:t>b. 若考勤周期已锁定，需员工提报[考勤修改申请]工单（金种子员工提报[AISM]工单），由考勤系统管理员处理。</w:t>
      </w:r>
    </w:p>
    <w:p w14:paraId="77504EBB">
      <w:r>
        <w:rPr>
          <w:rFonts w:ascii="Arial" w:hAnsi="Arial" w:eastAsia="Arial"/>
          <w:sz w:val="22"/>
        </w:rPr>
        <w:t>（2）批量加班申请报错：提交批量加班时显示“加班规则不一致不能申请”，表明该批人员有多个加班规则（如加班上限、结算方式、适用工时制等），需拆分后分别提交加班申请。</w:t>
      </w:r>
    </w:p>
    <w:p w14:paraId="7EC99AD5">
      <w:r>
        <w:rPr>
          <w:rFonts w:ascii="Arial" w:hAnsi="Arial" w:eastAsia="Arial"/>
          <w:sz w:val="22"/>
        </w:rPr>
        <w:t>（3）加班期间未打卡，不会产生考勤异常，但视为未加班。</w:t>
      </w:r>
    </w:p>
    <w:p w14:paraId="545043FA">
      <w:r>
        <w:rPr>
          <w:rFonts w:ascii="宋体" w:hAnsi="宋体" w:eastAsia="宋体"/>
        </w:rPr>
        <w:t>///</w:t>
      </w:r>
    </w:p>
    <w:p w14:paraId="1EFB410E">
      <w:pPr>
        <w:outlineLvl w:val="0"/>
      </w:pPr>
      <w:r>
        <w:rPr>
          <w:rFonts w:ascii="Arial" w:hAnsi="Arial" w:eastAsia="Arial"/>
          <w:b/>
          <w:sz w:val="32"/>
        </w:rPr>
        <w:t>六、业务支援</w:t>
      </w:r>
    </w:p>
    <w:p w14:paraId="5F2AEF83">
      <w:r>
        <w:rPr>
          <w:rFonts w:ascii="Arial" w:hAnsi="Arial" w:eastAsia="Arial"/>
          <w:sz w:val="22"/>
        </w:rPr>
        <w:t>指不通过兼岗、借调等方式，直接安排本单位人员到其他单位工作，并在工作单位考勤的情形。业务支援期间，由接收支援的单位负责考勤排班与异常处理等工作。</w:t>
      </w:r>
    </w:p>
    <w:p w14:paraId="3ECCA3EA">
      <w:r>
        <w:rPr>
          <w:rFonts w:ascii="宋体" w:hAnsi="宋体" w:eastAsia="宋体"/>
        </w:rPr>
        <w:t>///</w:t>
      </w:r>
    </w:p>
    <w:p w14:paraId="2A283B7B">
      <w:pPr>
        <w:outlineLvl w:val="0"/>
      </w:pPr>
      <w:r>
        <w:rPr>
          <w:rFonts w:ascii="Arial" w:hAnsi="Arial" w:eastAsia="Arial"/>
          <w:b/>
          <w:sz w:val="30"/>
        </w:rPr>
        <w:t>1.发起支援</w:t>
      </w:r>
    </w:p>
    <w:p w14:paraId="394D1E70">
      <w:r>
        <w:rPr>
          <w:rFonts w:ascii="Arial" w:hAnsi="Arial" w:eastAsia="Arial"/>
          <w:sz w:val="22"/>
        </w:rPr>
        <w:t>路径一：原单位HRBP发起支援：[考勤管理系统]→[业务申请]→[支援申请单]，接收支援单位HRBP通过后，接收支援单位HRBP即可管理员工考勤。</w:t>
      </w:r>
    </w:p>
    <w:p w14:paraId="334725BC">
      <w:r>
        <w:rPr>
          <w:rFonts w:ascii="Arial" w:hAnsi="Arial" w:eastAsia="Arial"/>
          <w:sz w:val="22"/>
        </w:rPr>
        <w:t>路径二：原单位HRBP在[支援结果管理]里手动给员工添加“业务支援”信息：[考勤管理系统]→[支援结果管理]→[支援结果]→[新增]→[选择人员]→[填写支援结果]→[验证]→[提交]。添加后，接收支援单位HRBP无需审批，可直接管理员工考勤。</w:t>
      </w:r>
    </w:p>
    <w:p w14:paraId="669FC2D6">
      <w:r>
        <w:rPr>
          <w:rFonts w:ascii="宋体" w:hAnsi="宋体" w:eastAsia="宋体"/>
        </w:rPr>
        <w:t>///</w:t>
      </w:r>
    </w:p>
    <w:p w14:paraId="5097F093">
      <w:pPr>
        <w:outlineLvl w:val="0"/>
      </w:pPr>
      <w:r>
        <w:rPr>
          <w:rFonts w:ascii="Arial" w:hAnsi="Arial" w:eastAsia="Arial"/>
          <w:b/>
          <w:sz w:val="30"/>
        </w:rPr>
        <w:t>2.考勤机及用车配置</w:t>
      </w:r>
    </w:p>
    <w:p w14:paraId="2E607FD8">
      <w:r>
        <w:rPr>
          <w:rFonts w:ascii="Arial" w:hAnsi="Arial" w:eastAsia="Arial"/>
          <w:sz w:val="22"/>
        </w:rPr>
        <w:t>支援员工需要在支援部门所在地使用考勤机打卡或润出行用车定位，接收支援单位考勤员须提交[AISM]工单，申请类型选择“借调/支援人员配置”。</w:t>
      </w:r>
    </w:p>
    <w:p w14:paraId="3CFFA8DE">
      <w:r>
        <w:rPr>
          <w:rFonts w:ascii="宋体" w:hAnsi="宋体" w:eastAsia="宋体"/>
        </w:rPr>
        <w:t>///</w:t>
      </w:r>
    </w:p>
    <w:p w14:paraId="6289354F">
      <w:pPr>
        <w:outlineLvl w:val="0"/>
      </w:pPr>
      <w:r>
        <w:rPr>
          <w:rFonts w:ascii="Arial" w:hAnsi="Arial" w:eastAsia="Arial"/>
          <w:b/>
          <w:sz w:val="30"/>
        </w:rPr>
        <w:t>3.撤销支援</w:t>
      </w:r>
    </w:p>
    <w:p w14:paraId="11D93869">
      <w:r>
        <w:rPr>
          <w:rFonts w:ascii="Arial" w:hAnsi="Arial" w:eastAsia="Arial"/>
          <w:sz w:val="22"/>
        </w:rPr>
        <w:t>方式一：原单位HRBP操作，操作路径：[考勤管理系统]→[业务申请]→[支援申请单]→[撤销支援]→勾选对应人员及日期数据→[提交]→接收方HRBP审批</w:t>
      </w:r>
    </w:p>
    <w:p w14:paraId="555C66B1">
      <w:r>
        <w:rPr>
          <w:rFonts w:ascii="Arial" w:hAnsi="Arial" w:eastAsia="Arial"/>
          <w:sz w:val="22"/>
        </w:rPr>
        <w:t>方式二：接收支援方HRBP操作，操作路径：[考勤管理系统]→[支援结果管理]→[支援结果]板块→勾选对应人员及日期数据→[撤销]</w:t>
      </w:r>
    </w:p>
    <w:p w14:paraId="21952B62">
      <w:r>
        <w:rPr>
          <w:rFonts w:ascii="Arial" w:hAnsi="Arial" w:eastAsia="Arial"/>
          <w:sz w:val="22"/>
        </w:rPr>
        <w:t>注意：如系统提示“当天已锁定不能撤销支援结果”，请HRBP提交[考勤数据修改]工单，待考勤周期解锁后再行处理。</w:t>
      </w:r>
    </w:p>
    <w:p w14:paraId="0E27B3F0">
      <w:r>
        <w:rPr>
          <w:rFonts w:ascii="宋体" w:hAnsi="宋体" w:eastAsia="宋体"/>
        </w:rPr>
        <w:t>///</w:t>
      </w:r>
    </w:p>
    <w:p w14:paraId="212E8176">
      <w:pPr>
        <w:outlineLvl w:val="0"/>
      </w:pPr>
      <w:r>
        <w:rPr>
          <w:rFonts w:ascii="Arial" w:hAnsi="Arial" w:eastAsia="Arial"/>
          <w:b/>
          <w:sz w:val="32"/>
        </w:rPr>
        <w:t>七、工时统计</w:t>
      </w:r>
    </w:p>
    <w:p w14:paraId="16FAFB45">
      <w:r>
        <w:rPr>
          <w:rFonts w:ascii="宋体" w:hAnsi="宋体" w:eastAsia="宋体"/>
        </w:rPr>
        <w:t>///</w:t>
      </w:r>
    </w:p>
    <w:p w14:paraId="083E5070">
      <w:pPr>
        <w:outlineLvl w:val="0"/>
      </w:pPr>
      <w:r>
        <w:rPr>
          <w:rFonts w:ascii="Arial" w:hAnsi="Arial" w:eastAsia="Arial"/>
          <w:b/>
          <w:sz w:val="30"/>
        </w:rPr>
        <w:t>1.出勤工时统计</w:t>
      </w:r>
    </w:p>
    <w:p w14:paraId="57C13B06">
      <w:pPr>
        <w:ind w:left="453"/>
      </w:pPr>
      <w:r>
        <w:rPr>
          <w:rFonts w:ascii="Arial" w:hAnsi="Arial" w:eastAsia="Arial"/>
          <w:sz w:val="22"/>
        </w:rPr>
        <w:t>a. 正常出勤工时统计：出勤时长（最长不超过排班时长）计入累计工时，不足</w:t>
      </w:r>
      <w:r>
        <w:rPr>
          <w:rFonts w:hint="eastAsia" w:ascii="Arial" w:hAnsi="Arial" w:eastAsia="Arial"/>
          <w:sz w:val="22"/>
        </w:rPr>
        <w:t>十五分钟</w:t>
      </w:r>
      <w:r>
        <w:rPr>
          <w:rFonts w:ascii="Arial" w:hAnsi="Arial" w:eastAsia="Arial"/>
          <w:sz w:val="22"/>
        </w:rPr>
        <w:t>的部分不计入。</w:t>
      </w:r>
    </w:p>
    <w:p w14:paraId="21CCD1F6">
      <w:pPr>
        <w:ind w:left="453"/>
      </w:pPr>
      <w:r>
        <w:rPr>
          <w:rFonts w:ascii="Arial" w:hAnsi="Arial" w:eastAsia="Arial"/>
          <w:sz w:val="22"/>
        </w:rPr>
        <w:t>b. 公出与出差工时统计：公出时间（最长不超过排班时长）计入累计工时，工作日出差按每日8小时计算工时（不受排班时长影响），休息日公出、出差未申请加班的不计入工时。</w:t>
      </w:r>
    </w:p>
    <w:p w14:paraId="569289DE">
      <w:pPr>
        <w:ind w:left="453"/>
      </w:pPr>
      <w:r>
        <w:rPr>
          <w:rFonts w:ascii="Arial" w:hAnsi="Arial" w:eastAsia="Arial"/>
          <w:sz w:val="22"/>
        </w:rPr>
        <w:t>c. 加班工时统计：综合工时制平日加班、休息日加班计入出勤工时，标准工时制平日加班、休息日加班计入调休时数。法定节假日加班已支付加班工资，不再计入出勤工时。</w:t>
      </w:r>
    </w:p>
    <w:p w14:paraId="1CEC73B3">
      <w:r>
        <w:rPr>
          <w:rFonts w:ascii="宋体" w:hAnsi="宋体" w:eastAsia="宋体"/>
        </w:rPr>
        <w:t>///</w:t>
      </w:r>
    </w:p>
    <w:p w14:paraId="3663C6C2">
      <w:pPr>
        <w:outlineLvl w:val="0"/>
      </w:pPr>
      <w:r>
        <w:rPr>
          <w:rFonts w:ascii="Arial" w:hAnsi="Arial" w:eastAsia="Arial"/>
          <w:b/>
          <w:sz w:val="30"/>
        </w:rPr>
        <w:t>2.休假天数统计</w:t>
      </w:r>
      <w:ins w:id="6" w:author="咨询组" w:date="2026-05-15T17:16:32Z">
        <w:r>
          <w:rPr>
            <w:rFonts w:ascii="Arial" w:hAnsi="Arial" w:eastAsia="Arial"/>
            <w:b/>
            <w:sz w:val="30"/>
          </w:rPr>
          <w:t>出勤工时</w:t>
        </w:r>
      </w:ins>
    </w:p>
    <w:p w14:paraId="632CC275">
      <w:r>
        <w:rPr>
          <w:rFonts w:ascii="Arial" w:hAnsi="Arial" w:eastAsia="Arial"/>
          <w:sz w:val="22"/>
        </w:rPr>
        <w:t>2.1</w:t>
      </w:r>
      <w:r>
        <w:rPr>
          <w:rFonts w:hint="eastAsia" w:ascii="Arial" w:hAnsi="Arial" w:eastAsia="Arial"/>
          <w:sz w:val="22"/>
        </w:rPr>
        <w:t>按自然日统计出勤工时的假别</w:t>
      </w:r>
      <w:r>
        <w:rPr>
          <w:rFonts w:ascii="Arial" w:hAnsi="Arial" w:eastAsia="Arial"/>
          <w:sz w:val="22"/>
        </w:rPr>
        <w:t>：年假、产检假、子女护理假、路程假、妇女节假、五四青年节假、提前年假、哺乳假、调休假、育儿假、非独生子女护理假。</w:t>
      </w:r>
    </w:p>
    <w:p w14:paraId="5C6D8B59">
      <w:pPr>
        <w:rPr>
          <w:rFonts w:ascii="Arial" w:hAnsi="Arial" w:eastAsia="Arial"/>
          <w:sz w:val="22"/>
        </w:rPr>
      </w:pPr>
      <w:r>
        <w:rPr>
          <w:rFonts w:ascii="Arial" w:hAnsi="Arial" w:eastAsia="Arial"/>
          <w:sz w:val="22"/>
        </w:rPr>
        <w:t>2.2</w:t>
      </w:r>
      <w:r>
        <w:rPr>
          <w:rFonts w:hint="eastAsia" w:ascii="Arial" w:hAnsi="Arial" w:eastAsia="Arial"/>
          <w:sz w:val="22"/>
        </w:rPr>
        <w:t>按工作日统计出勤工时的假别</w:t>
      </w:r>
      <w:r>
        <w:rPr>
          <w:rFonts w:ascii="Arial" w:hAnsi="Arial" w:eastAsia="Arial"/>
          <w:sz w:val="22"/>
        </w:rPr>
        <w:t>：工伤认定前休假、工伤假、丧假、婚假、计划生育假、护理假、产假、产前假、病假、工伤停工医疗期。</w:t>
      </w:r>
    </w:p>
    <w:p w14:paraId="35DE1B71">
      <w:pPr>
        <w:rPr>
          <w:rFonts w:ascii="Arial" w:hAnsi="Arial" w:eastAsia="Arial"/>
          <w:sz w:val="22"/>
        </w:rPr>
      </w:pPr>
      <w:r>
        <w:rPr>
          <w:rFonts w:hint="eastAsia" w:ascii="Arial" w:hAnsi="Arial" w:eastAsia="Arial"/>
          <w:color w:val="FF0000"/>
          <w:sz w:val="22"/>
        </w:rPr>
        <w:t>注：综合工时制员工周末排工作班时也计入工时统计。</w:t>
      </w:r>
    </w:p>
    <w:p w14:paraId="70D26802">
      <w:r>
        <w:rPr>
          <w:rFonts w:ascii="宋体" w:hAnsi="宋体" w:eastAsia="宋体"/>
        </w:rPr>
        <w:t>///</w:t>
      </w:r>
    </w:p>
    <w:p w14:paraId="277EEA24">
      <w:pPr>
        <w:outlineLvl w:val="0"/>
      </w:pPr>
      <w:r>
        <w:rPr>
          <w:rFonts w:ascii="Arial" w:hAnsi="Arial" w:eastAsia="Arial"/>
          <w:b/>
          <w:sz w:val="30"/>
        </w:rPr>
        <w:t>3.加班时数结转</w:t>
      </w:r>
    </w:p>
    <w:p w14:paraId="7A3D6118">
      <w:pPr>
        <w:ind w:left="453"/>
      </w:pPr>
      <w:r>
        <w:rPr>
          <w:rFonts w:ascii="Arial" w:hAnsi="Arial" w:eastAsia="Arial"/>
          <w:sz w:val="22"/>
        </w:rPr>
        <w:t>a. 标准工时制员工的平时加班、休息日加班，系统自动结转为调休假时数。</w:t>
      </w:r>
    </w:p>
    <w:p w14:paraId="70FC6A0B">
      <w:pPr>
        <w:ind w:left="453"/>
      </w:pPr>
      <w:r>
        <w:rPr>
          <w:rFonts w:ascii="Arial" w:hAnsi="Arial" w:eastAsia="Arial"/>
          <w:sz w:val="22"/>
        </w:rPr>
        <w:t>b. 员工发生工时制变更时，原先积累但尚未使用的调休假余额（累计加班时数净值），原则上应在变更工时制前调休完毕，确有特殊情况无法休完的按以下规则处理：</w:t>
      </w:r>
    </w:p>
    <w:p w14:paraId="37318E15">
      <w:pPr>
        <w:ind w:left="907"/>
      </w:pPr>
      <w:r>
        <w:rPr>
          <w:rFonts w:ascii="Arial" w:hAnsi="Arial" w:eastAsia="Arial"/>
          <w:sz w:val="22"/>
        </w:rPr>
        <w:t>i. 转为综合工时制：原累计加班时数净值通常支付加班费。</w:t>
      </w:r>
    </w:p>
    <w:p w14:paraId="36FC187F">
      <w:pPr>
        <w:ind w:left="907"/>
      </w:pPr>
      <w:r>
        <w:rPr>
          <w:rFonts w:ascii="Arial" w:hAnsi="Arial" w:eastAsia="Arial"/>
          <w:sz w:val="22"/>
        </w:rPr>
        <w:t>ii. 转为标准工时制：原累计加班时数净值转为调休假时数。</w:t>
      </w:r>
    </w:p>
    <w:p w14:paraId="506B7D9F">
      <w:pPr>
        <w:ind w:left="907"/>
      </w:pPr>
      <w:r>
        <w:rPr>
          <w:rFonts w:ascii="Arial" w:hAnsi="Arial" w:eastAsia="Arial"/>
          <w:sz w:val="22"/>
        </w:rPr>
        <w:t>iii. 转为不定时工时制：原累计加班时数净值通常支付加班费。</w:t>
      </w:r>
    </w:p>
    <w:p w14:paraId="4A9D67B2">
      <w:r>
        <w:rPr>
          <w:rFonts w:ascii="宋体" w:hAnsi="宋体" w:eastAsia="宋体"/>
        </w:rPr>
        <w:t>///</w:t>
      </w:r>
    </w:p>
    <w:p w14:paraId="35812F30">
      <w:pPr>
        <w:outlineLvl w:val="0"/>
      </w:pPr>
      <w:r>
        <w:rPr>
          <w:rFonts w:ascii="Arial" w:hAnsi="Arial" w:eastAsia="Arial"/>
          <w:b/>
          <w:sz w:val="30"/>
        </w:rPr>
        <w:t>4. 综合工时结转</w:t>
      </w:r>
    </w:p>
    <w:p w14:paraId="60556597">
      <w:pPr>
        <w:outlineLvl w:val="0"/>
      </w:pPr>
      <w:r>
        <w:rPr>
          <w:rFonts w:ascii="Arial" w:hAnsi="Arial" w:eastAsia="Arial"/>
          <w:b/>
          <w:sz w:val="28"/>
        </w:rPr>
        <w:t>4.1综合工时结转规则</w:t>
      </w:r>
    </w:p>
    <w:p w14:paraId="0A81838C">
      <w:r>
        <w:rPr>
          <w:rFonts w:ascii="Arial" w:hAnsi="Arial" w:eastAsia="Arial"/>
          <w:sz w:val="22"/>
        </w:rPr>
        <w:t>系统每月自动将员工实际出勤工时与当月法定标准工时进行比对，差额自动结转至次月，年度累计核算。</w:t>
      </w:r>
    </w:p>
    <w:p w14:paraId="7B692AA0">
      <w:r>
        <w:rPr>
          <w:rFonts w:ascii="Arial" w:hAnsi="Arial" w:eastAsia="Arial"/>
          <w:sz w:val="22"/>
        </w:rPr>
        <w:t>计算公式：当月结转工时 = 当月实际出勤工时 - 当月法定标准工时 - 当月已提前结算的预提工时</w:t>
      </w:r>
    </w:p>
    <w:p w14:paraId="6DE0B8B5">
      <w:r>
        <w:rPr>
          <w:rFonts w:ascii="Arial" w:hAnsi="Arial" w:eastAsia="Arial"/>
          <w:sz w:val="22"/>
        </w:rPr>
        <w:t>若结果为正数，计入“累计待结算加班工时总额”，顺延至次月继续累计；若结果为负数，系统自动从“累计待结算加班工时总额”中等额扣减。</w:t>
      </w:r>
    </w:p>
    <w:p w14:paraId="7FFE7C5A">
      <w:r>
        <w:rPr>
          <w:rFonts w:ascii="宋体" w:hAnsi="宋体" w:eastAsia="宋体"/>
        </w:rPr>
        <w:t>///</w:t>
      </w:r>
    </w:p>
    <w:p w14:paraId="14A47158">
      <w:pPr>
        <w:outlineLvl w:val="0"/>
      </w:pPr>
      <w:r>
        <w:rPr>
          <w:rFonts w:ascii="Arial" w:hAnsi="Arial" w:eastAsia="Arial"/>
          <w:b/>
          <w:sz w:val="28"/>
        </w:rPr>
        <w:t>4.2 综合工时加班费结算</w:t>
      </w:r>
    </w:p>
    <w:p w14:paraId="6609EAEF">
      <w:r>
        <w:rPr>
          <w:rFonts w:ascii="Arial" w:hAnsi="Arial" w:eastAsia="Arial"/>
          <w:sz w:val="22"/>
        </w:rPr>
        <w:t>4.2.1 综合工时加班费结算/支付申请，须在每月考勤数据锁定前（通常为每月5日）完成审批，逾期将顺延至次月支付。</w:t>
      </w:r>
    </w:p>
    <w:p w14:paraId="3D9FC5EA">
      <w:r>
        <w:rPr>
          <w:rFonts w:ascii="Arial" w:hAnsi="Arial" w:eastAsia="Arial"/>
          <w:sz w:val="22"/>
        </w:rPr>
        <w:t>4.2.2 系统操作流程：电脑端登录 [考勤管理系统] → [日常考勤] → [超时支付申请]，选择目标员工及结算月份，录入本次支付时数，审批通过后系统自动扣减对应工时时数，生成薪酬明细并入当月工资发放。</w:t>
      </w:r>
    </w:p>
    <w:p w14:paraId="285C3892">
      <w:r>
        <w:rPr>
          <w:rFonts w:ascii="Arial" w:hAnsi="Arial" w:eastAsia="Arial"/>
          <w:sz w:val="22"/>
        </w:rPr>
        <w:t>全部支付：填入当前可用余额，审批通过后余额清零。</w:t>
      </w:r>
    </w:p>
    <w:p w14:paraId="7D49D34B">
      <w:r>
        <w:rPr>
          <w:rFonts w:ascii="Arial" w:hAnsi="Arial" w:eastAsia="Arial"/>
          <w:sz w:val="22"/>
        </w:rPr>
        <w:t>部分支付：填入小于可用余额的时数，剩余部分继续保留在工时池中。</w:t>
      </w:r>
    </w:p>
    <w:p w14:paraId="447C8CDE">
      <w:r>
        <w:rPr>
          <w:rFonts w:ascii="Arial" w:hAnsi="Arial" w:eastAsia="Arial"/>
          <w:sz w:val="22"/>
        </w:rPr>
        <w:t>4.2.3 员工离职结算：员工最后工作日所属考勤周期锁定后，系统自动触发“累计未结算工时”进行结算，无需HR手动发起支付，但须提前核对离职当月排班、实际出勤及历史预提支付记录，确保数据闭环。</w:t>
      </w:r>
    </w:p>
    <w:p w14:paraId="20038A57">
      <w:r>
        <w:rPr>
          <w:rFonts w:ascii="Arial" w:hAnsi="Arial" w:eastAsia="Arial"/>
          <w:sz w:val="22"/>
        </w:rPr>
        <w:t>工时结转报表中展示的“累计未结算时数”，为截至上一考勤周期已锁定、且尚未结算的时数。当月发生的周期内预提工时，在当月锁定完成后才会汇入。</w:t>
      </w:r>
    </w:p>
    <w:p w14:paraId="17FB1D1B">
      <w:r>
        <w:rPr>
          <w:rFonts w:ascii="宋体" w:hAnsi="宋体" w:eastAsia="宋体"/>
        </w:rPr>
        <w:t>///</w:t>
      </w:r>
    </w:p>
    <w:p w14:paraId="55D0BD95">
      <w:pPr>
        <w:outlineLvl w:val="0"/>
      </w:pPr>
      <w:r>
        <w:rPr>
          <w:rFonts w:ascii="Arial" w:hAnsi="Arial" w:eastAsia="Arial"/>
          <w:b/>
          <w:sz w:val="30"/>
        </w:rPr>
        <w:t>5.工时结转查询</w:t>
      </w:r>
    </w:p>
    <w:p w14:paraId="1521A766">
      <w:pPr>
        <w:outlineLvl w:val="1"/>
      </w:pPr>
      <w:r>
        <w:rPr>
          <w:rFonts w:ascii="Arial" w:hAnsi="Arial" w:eastAsia="Arial"/>
          <w:sz w:val="22"/>
        </w:rPr>
        <w:t>（1）工时详情查询：</w:t>
      </w:r>
    </w:p>
    <w:p w14:paraId="4FDBFD18">
      <w:r>
        <w:rPr>
          <w:rFonts w:ascii="Arial" w:hAnsi="Arial" w:eastAsia="Arial"/>
          <w:sz w:val="22"/>
        </w:rPr>
        <w:t>路径1：电脑登录[考勤管理系统]→[报表查询]→[考勤查询]→[工时结转报表]→[选择部门]→[选择年份]→[选择月份]→点击[查询]；</w:t>
      </w:r>
    </w:p>
    <w:p w14:paraId="50AE960D">
      <w:r>
        <w:rPr>
          <w:rFonts w:ascii="Arial" w:hAnsi="Arial" w:eastAsia="Arial"/>
          <w:sz w:val="22"/>
        </w:rPr>
        <w:t>路径2：电脑登录[考勤管理系统]→[日常考勤]模块选择[工时结转]查询。</w:t>
      </w:r>
    </w:p>
    <w:p w14:paraId="3FC366EC">
      <w:pPr>
        <w:outlineLvl w:val="1"/>
      </w:pPr>
      <w:r>
        <w:rPr>
          <w:rFonts w:ascii="Arial" w:hAnsi="Arial" w:eastAsia="Arial"/>
          <w:sz w:val="22"/>
        </w:rPr>
        <w:t>（2）已提前结算的预提工时查询：</w:t>
      </w:r>
    </w:p>
    <w:p w14:paraId="7FDB602A">
      <w:r>
        <w:rPr>
          <w:rFonts w:ascii="Arial" w:hAnsi="Arial" w:eastAsia="Arial"/>
          <w:sz w:val="22"/>
        </w:rPr>
        <w:t>电脑登录[考勤管理系统]→[报表查询]→[报表</w:t>
      </w:r>
      <w:r>
        <w:rPr>
          <w:rFonts w:hint="eastAsia" w:ascii="Arial" w:hAnsi="Arial" w:eastAsia="宋体"/>
          <w:sz w:val="22"/>
          <w:lang w:eastAsia="zh-CN"/>
        </w:rPr>
        <w:t>维护</w:t>
      </w:r>
      <w:r>
        <w:rPr>
          <w:rFonts w:ascii="Arial" w:hAnsi="Arial" w:eastAsia="Arial"/>
          <w:sz w:val="22"/>
        </w:rPr>
        <w:t>]→[考勤报告]→[汇总-综合工时结算上限导入查询]→[选择部门]→[选择姓名]→[选择开始日期]→[选择结束日期]]→点击[查询]。</w:t>
      </w:r>
    </w:p>
    <w:p w14:paraId="47A3B7CE">
      <w:r>
        <w:rPr>
          <w:rFonts w:ascii="宋体" w:hAnsi="宋体" w:eastAsia="宋体"/>
        </w:rPr>
        <w:t>///</w:t>
      </w:r>
    </w:p>
    <w:p w14:paraId="6C41A8D4">
      <w:pPr>
        <w:outlineLvl w:val="0"/>
      </w:pPr>
      <w:r>
        <w:rPr>
          <w:rFonts w:ascii="Arial" w:hAnsi="Arial" w:eastAsia="Arial"/>
          <w:b/>
          <w:sz w:val="32"/>
        </w:rPr>
        <w:t>八、考勤月结</w:t>
      </w:r>
    </w:p>
    <w:p w14:paraId="7E7064B2">
      <w:r>
        <w:rPr>
          <w:rFonts w:ascii="宋体" w:hAnsi="宋体" w:eastAsia="宋体"/>
        </w:rPr>
        <w:t>///</w:t>
      </w:r>
    </w:p>
    <w:p w14:paraId="05AA097F">
      <w:pPr>
        <w:outlineLvl w:val="0"/>
      </w:pPr>
      <w:r>
        <w:rPr>
          <w:rFonts w:ascii="Arial" w:hAnsi="Arial" w:eastAsia="Arial"/>
          <w:b/>
          <w:sz w:val="30"/>
        </w:rPr>
        <w:t>1.考勤周期锁定</w:t>
      </w:r>
    </w:p>
    <w:p w14:paraId="43C948C8">
      <w:r>
        <w:rPr>
          <w:rFonts w:ascii="Arial" w:hAnsi="Arial" w:eastAsia="Arial"/>
          <w:sz w:val="22"/>
        </w:rPr>
        <w:t>每月5日24:00考勤系统自动锁定上月所有考勤数据，锁定后所有上月排班、打卡、请假、加班等数据均不可修改，未完成审批的单据被自动驳回。</w:t>
      </w:r>
    </w:p>
    <w:p w14:paraId="5AFF960D">
      <w:r>
        <w:rPr>
          <w:rFonts w:ascii="宋体" w:hAnsi="宋体" w:eastAsia="宋体"/>
        </w:rPr>
        <w:t>///</w:t>
      </w:r>
    </w:p>
    <w:p w14:paraId="56BBF632">
      <w:r>
        <w:rPr>
          <w:rFonts w:ascii="Arial" w:hAnsi="Arial" w:eastAsia="Arial"/>
          <w:b/>
          <w:sz w:val="30"/>
        </w:rPr>
        <w:t>2.月度考勤结果确认</w:t>
      </w:r>
    </w:p>
    <w:p w14:paraId="7BE614D7">
      <w:pPr>
        <w:outlineLvl w:val="0"/>
      </w:pPr>
      <w:r>
        <w:rPr>
          <w:rFonts w:ascii="Arial" w:hAnsi="Arial" w:eastAsia="Arial"/>
          <w:b/>
          <w:sz w:val="28"/>
        </w:rPr>
        <w:t>2.1月度考勤数据</w:t>
      </w:r>
    </w:p>
    <w:p w14:paraId="25DCA91B">
      <w:pPr>
        <w:outlineLvl w:val="0"/>
      </w:pPr>
      <w:r>
        <w:rPr>
          <w:rFonts w:ascii="Arial" w:hAnsi="Arial" w:eastAsia="Arial"/>
          <w:sz w:val="22"/>
        </w:rPr>
        <w:t>2.1.1</w:t>
      </w:r>
      <w:r>
        <w:rPr>
          <w:rFonts w:hint="eastAsia" w:ascii="Arial" w:hAnsi="Arial" w:eastAsia="Arial"/>
          <w:sz w:val="22"/>
        </w:rPr>
        <w:t>月度考勤签字单（考勤电子签）</w:t>
      </w:r>
    </w:p>
    <w:p w14:paraId="4CF1E19B">
      <w:r>
        <w:rPr>
          <w:rFonts w:ascii="Arial" w:hAnsi="Arial" w:eastAsia="Arial"/>
          <w:sz w:val="22"/>
        </w:rPr>
        <w:t>月度考勤签字单上所展示的项目，通常包括员工基本信息、当月应出勤天数/时数、实际出勤天数/时数、加班时数（区分平时、休息日、节假日）、各类假期时数、迟到早退分钟数、旷工天数、出差/公出天数等。</w:t>
      </w:r>
    </w:p>
    <w:p w14:paraId="06CABF5B">
      <w:pPr>
        <w:outlineLvl w:val="0"/>
      </w:pPr>
      <w:r>
        <w:rPr>
          <w:rFonts w:ascii="Arial" w:hAnsi="Arial" w:eastAsia="Arial"/>
          <w:sz w:val="22"/>
        </w:rPr>
        <w:t>2.1.2</w:t>
      </w:r>
      <w:r>
        <w:rPr>
          <w:rFonts w:hint="eastAsia" w:ascii="Arial" w:hAnsi="Arial" w:eastAsia="Arial"/>
          <w:sz w:val="22"/>
        </w:rPr>
        <w:t>考勤电子签假期统计规则</w:t>
      </w:r>
      <w:r>
        <w:rPr>
          <w:rFonts w:ascii="Arial" w:hAnsi="Arial" w:eastAsia="Arial"/>
          <w:sz w:val="22"/>
        </w:rPr>
        <w:t>：</w:t>
      </w:r>
    </w:p>
    <w:p w14:paraId="7BA55AF1">
      <w:r>
        <w:rPr>
          <w:rFonts w:ascii="Arial" w:hAnsi="Arial" w:eastAsia="Arial"/>
          <w:sz w:val="22"/>
        </w:rPr>
        <w:t>（1）按工作班计（仅在工作班次展示）：年休假、提前年休、调休假、提前调休、公出、出差、路程假、事假、工伤认定前休假、工伤停工医疗期、丧假、哺乳假、子女护理假、居家办公、妇女节假、青年节假。</w:t>
      </w:r>
    </w:p>
    <w:p w14:paraId="550ACF96">
      <w:r>
        <w:rPr>
          <w:rFonts w:ascii="Arial" w:hAnsi="Arial" w:eastAsia="Arial"/>
          <w:sz w:val="22"/>
        </w:rPr>
        <w:t>（2）按自然日统计（不区分是否工作班次，均展示）：病假、婚假、陪产假、产检假、产假、产前假、育儿假、计划生育假、非独生子女护理假、不定时员工日常休假、停工休假、间歇休假。</w:t>
      </w:r>
    </w:p>
    <w:p w14:paraId="554A890A">
      <w:r>
        <w:rPr>
          <w:rFonts w:ascii="宋体" w:hAnsi="宋体" w:eastAsia="宋体"/>
        </w:rPr>
        <w:t>///</w:t>
      </w:r>
    </w:p>
    <w:p w14:paraId="62FCD620">
      <w:pPr>
        <w:outlineLvl w:val="0"/>
      </w:pPr>
      <w:r>
        <w:rPr>
          <w:rFonts w:ascii="Arial" w:hAnsi="Arial" w:eastAsia="Arial"/>
          <w:b/>
          <w:sz w:val="28"/>
        </w:rPr>
        <w:t>2.2月度考勤签字确认</w:t>
      </w:r>
    </w:p>
    <w:p w14:paraId="78AED4B8">
      <w:pPr>
        <w:outlineLvl w:val="0"/>
      </w:pPr>
      <w:r>
        <w:rPr>
          <w:rFonts w:ascii="Arial" w:hAnsi="Arial" w:eastAsia="Arial"/>
          <w:b/>
          <w:sz w:val="24"/>
        </w:rPr>
        <w:t>2.2.1考勤电子签推送</w:t>
      </w:r>
    </w:p>
    <w:p w14:paraId="3FC69A68">
      <w:pPr>
        <w:outlineLvl w:val="1"/>
      </w:pPr>
      <w:r>
        <w:rPr>
          <w:rFonts w:ascii="Arial" w:hAnsi="Arial" w:eastAsia="Arial"/>
          <w:sz w:val="22"/>
        </w:rPr>
        <w:t>（1）考勤电子签推送时间：</w:t>
      </w:r>
    </w:p>
    <w:p w14:paraId="65EE3939">
      <w:r>
        <w:rPr>
          <w:rFonts w:ascii="Arial" w:hAnsi="Arial" w:eastAsia="Arial"/>
          <w:sz w:val="22"/>
        </w:rPr>
        <w:t>正常情况下次月6日开始推送，分3个工作日推送完毕；但如遇月初节假日会推迟。</w:t>
      </w:r>
    </w:p>
    <w:p w14:paraId="1E3E6702">
      <w:pPr>
        <w:outlineLvl w:val="1"/>
      </w:pPr>
      <w:r>
        <w:rPr>
          <w:rFonts w:ascii="Arial" w:hAnsi="Arial" w:eastAsia="Arial"/>
          <w:sz w:val="22"/>
        </w:rPr>
        <w:t>（2）考勤电子签推送范围：</w:t>
      </w:r>
    </w:p>
    <w:p w14:paraId="61FD320C">
      <w:r>
        <w:rPr>
          <w:rFonts w:ascii="Arial" w:hAnsi="Arial" w:eastAsia="Arial"/>
          <w:sz w:val="22"/>
        </w:rPr>
        <w:t>“在职人员”不包含啤酒管理团队、执委、长期非在岗部门及内退部门人员；“离职人员”最后工作日次日自动推送当月考勤电子签。</w:t>
      </w:r>
    </w:p>
    <w:p w14:paraId="102F9D03">
      <w:pPr>
        <w:outlineLvl w:val="1"/>
      </w:pPr>
      <w:r>
        <w:rPr>
          <w:rFonts w:ascii="Arial" w:hAnsi="Arial" w:eastAsia="Arial"/>
          <w:sz w:val="22"/>
        </w:rPr>
        <w:t>（3）数据修正后的电子签重新发重推：</w:t>
      </w:r>
    </w:p>
    <w:p w14:paraId="0A9BCA05">
      <w:r>
        <w:rPr>
          <w:rFonts w:ascii="Arial" w:hAnsi="Arial" w:eastAsia="Arial"/>
          <w:sz w:val="22"/>
        </w:rPr>
        <w:t>如有修改过上月考勤或修改过上月排班的，修改后次日[考勤管理系统]会重新推送电子签。</w:t>
      </w:r>
    </w:p>
    <w:p w14:paraId="4FF2C5CB">
      <w:r>
        <w:rPr>
          <w:rFonts w:ascii="宋体" w:hAnsi="宋体" w:eastAsia="宋体"/>
        </w:rPr>
        <w:t>///</w:t>
      </w:r>
    </w:p>
    <w:p w14:paraId="5BA28B91">
      <w:pPr>
        <w:outlineLvl w:val="0"/>
      </w:pPr>
      <w:r>
        <w:rPr>
          <w:rFonts w:ascii="Arial" w:hAnsi="Arial" w:eastAsia="Arial"/>
          <w:b/>
          <w:sz w:val="24"/>
        </w:rPr>
        <w:t>2.2.2考勤电子签签署</w:t>
      </w:r>
    </w:p>
    <w:p w14:paraId="19AEB42B">
      <w:pPr>
        <w:outlineLvl w:val="1"/>
      </w:pPr>
      <w:r>
        <w:rPr>
          <w:rFonts w:ascii="Arial" w:hAnsi="Arial" w:eastAsia="Arial"/>
          <w:sz w:val="22"/>
        </w:rPr>
        <w:t>（1）电子签签署操作：</w:t>
      </w:r>
    </w:p>
    <w:p w14:paraId="7D833452">
      <w:r>
        <w:rPr>
          <w:rFonts w:ascii="Arial" w:hAnsi="Arial" w:eastAsia="Arial"/>
          <w:sz w:val="22"/>
        </w:rPr>
        <w:t>收到通知后3个工作日内完成签署，手机[润工作][审批中心]或电脑端[综合内网]找到[待办]，点击对应电子签待办进行签署，具体操作：进入待签署表单确认考勤数据后点击签署→通过手机号登录电子签章系统（首次使用需要实名认证，点击“去认证”进行认证）→点击“盖章”后“提交”，完成手机验证码或人脸识别等二次验证即签署完成。</w:t>
      </w:r>
    </w:p>
    <w:p w14:paraId="05F78D41">
      <w:pPr>
        <w:outlineLvl w:val="1"/>
      </w:pPr>
      <w:r>
        <w:rPr>
          <w:rFonts w:ascii="Arial" w:hAnsi="Arial" w:eastAsia="Arial"/>
          <w:sz w:val="22"/>
        </w:rPr>
        <w:t>（2）签署进度查询：</w:t>
      </w:r>
    </w:p>
    <w:p w14:paraId="4EE8937A">
      <w:r>
        <w:rPr>
          <w:rFonts w:ascii="Arial" w:hAnsi="Arial" w:eastAsia="Arial"/>
          <w:sz w:val="22"/>
        </w:rPr>
        <w:t>电脑登录[考勤管理系统]→[考勤确认发布]→选择区间、部门等信息→[查询]→选择“确认状态”、筛选查看目前的签署情况。</w:t>
      </w:r>
    </w:p>
    <w:p w14:paraId="3CA4320F">
      <w:pPr>
        <w:outlineLvl w:val="1"/>
      </w:pPr>
      <w:r>
        <w:rPr>
          <w:rFonts w:ascii="Arial" w:hAnsi="Arial" w:eastAsia="Arial"/>
          <w:sz w:val="22"/>
        </w:rPr>
        <w:t>（3）电子签异常处理：</w:t>
      </w:r>
    </w:p>
    <w:p w14:paraId="2A4539CA">
      <w:pPr>
        <w:ind w:left="453"/>
      </w:pPr>
      <w:r>
        <w:rPr>
          <w:rFonts w:ascii="Arial" w:hAnsi="Arial" w:eastAsia="Arial"/>
          <w:sz w:val="22"/>
        </w:rPr>
        <w:t>a. 短信链接异常：若是短信链接无法进入，可更换链接为https://snowsign.crb.cn/external-web/进入。</w:t>
      </w:r>
    </w:p>
    <w:p w14:paraId="1728DD1D">
      <w:pPr>
        <w:ind w:left="453"/>
      </w:pPr>
      <w:r>
        <w:rPr>
          <w:rFonts w:ascii="Arial" w:hAnsi="Arial" w:eastAsia="Arial"/>
          <w:sz w:val="22"/>
        </w:rPr>
        <w:t>b. 无法接收验证码：确认电话号码是否已录入HR信息系统（润工作→我的信息查询），如未录入，在“我的信息”中修改，并请提报[HR信息系统运维申请]工单处理。</w:t>
      </w:r>
    </w:p>
    <w:p w14:paraId="0512DB89">
      <w:pPr>
        <w:ind w:left="453"/>
      </w:pPr>
      <w:r>
        <w:rPr>
          <w:rFonts w:ascii="Arial" w:hAnsi="Arial" w:eastAsia="Arial"/>
          <w:sz w:val="22"/>
        </w:rPr>
        <w:t>c. 出现“已签署但待办未消除”、“提示未签署”或“收到逾期提醒”等情况，请联系[人力资源咨询服务平台]人工客服处理。</w:t>
      </w:r>
    </w:p>
    <w:p w14:paraId="0CC3ECDF">
      <w:pPr>
        <w:ind w:left="453"/>
      </w:pPr>
      <w:r>
        <w:rPr>
          <w:rFonts w:ascii="Arial" w:hAnsi="Arial" w:eastAsia="Arial"/>
          <w:sz w:val="22"/>
        </w:rPr>
        <w:t>d. 员工拒签后电子签仍保留在待办，可能属于系统数据同步问题，请提报[AISM]工单处理。</w:t>
      </w:r>
    </w:p>
    <w:p w14:paraId="10A265D7">
      <w:pPr>
        <w:ind w:left="453"/>
      </w:pPr>
      <w:r>
        <w:rPr>
          <w:rFonts w:ascii="Arial" w:hAnsi="Arial" w:eastAsia="Arial"/>
          <w:sz w:val="22"/>
        </w:rPr>
        <w:t>e. 发现考勤电子签项目缺失或错误，可能因排班、请假数据同步问题，需检查原始数据并视情况提交HR运维工单处理。</w:t>
      </w:r>
    </w:p>
    <w:p w14:paraId="493996E0">
      <w:pPr>
        <w:outlineLvl w:val="1"/>
      </w:pPr>
      <w:r>
        <w:rPr>
          <w:rFonts w:ascii="Arial" w:hAnsi="Arial" w:eastAsia="Arial"/>
          <w:sz w:val="22"/>
        </w:rPr>
        <w:t>（4）签署后发现数据异常：</w:t>
      </w:r>
    </w:p>
    <w:p w14:paraId="75DE2D1B">
      <w:r>
        <w:rPr>
          <w:rFonts w:ascii="Arial" w:hAnsi="Arial" w:eastAsia="Arial"/>
          <w:sz w:val="22"/>
        </w:rPr>
        <w:t>提交考勤修改单修改考勤数据，具体操作：电脑登录[</w:t>
      </w:r>
      <w:r>
        <w:rPr>
          <w:rFonts w:hint="eastAsia" w:ascii="Arial" w:hAnsi="Arial" w:eastAsia="Arial"/>
          <w:sz w:val="22"/>
          <w:lang w:eastAsia="zh-CN"/>
        </w:rPr>
        <w:t>综合内网</w:t>
      </w:r>
      <w:r>
        <w:rPr>
          <w:rFonts w:ascii="Arial" w:hAnsi="Arial" w:eastAsia="Arial"/>
          <w:sz w:val="22"/>
        </w:rPr>
        <w:t>]→[HR门户]→[</w:t>
      </w:r>
      <w:r>
        <w:rPr>
          <w:rFonts w:hint="eastAsia" w:ascii="Arial" w:hAnsi="Arial" w:eastAsia="Arial"/>
          <w:sz w:val="22"/>
          <w:lang w:eastAsia="zh-CN"/>
        </w:rPr>
        <w:t>考勤休假</w:t>
      </w:r>
      <w:r>
        <w:rPr>
          <w:rFonts w:ascii="Arial" w:hAnsi="Arial" w:eastAsia="Arial"/>
          <w:sz w:val="22"/>
        </w:rPr>
        <w:t>]→[考勤修改申请]；手机[润工作]进入[智能人力]→[HR门户]→[考勤休假]→[考勤修改申请]。</w:t>
      </w:r>
    </w:p>
    <w:p w14:paraId="59504ED4">
      <w:r>
        <w:rPr>
          <w:rFonts w:ascii="宋体" w:hAnsi="宋体" w:eastAsia="宋体"/>
        </w:rPr>
        <w:t>///</w:t>
      </w:r>
    </w:p>
    <w:p w14:paraId="591C3C3C">
      <w:pPr>
        <w:outlineLvl w:val="0"/>
      </w:pPr>
      <w:r>
        <w:rPr>
          <w:rFonts w:ascii="Arial" w:hAnsi="Arial" w:eastAsia="Arial"/>
          <w:b/>
          <w:sz w:val="32"/>
        </w:rPr>
        <w:t>九、 考勤系统权限</w:t>
      </w:r>
    </w:p>
    <w:p w14:paraId="69C3AEB4">
      <w:r>
        <w:rPr>
          <w:rFonts w:ascii="Arial" w:hAnsi="Arial" w:eastAsia="Arial"/>
          <w:sz w:val="22"/>
        </w:rPr>
        <w:t>权限配置按组织层级逐级下发，考勤机配置需严格遵循网络与服务器参数规范。</w:t>
      </w:r>
    </w:p>
    <w:p w14:paraId="0006EFCA">
      <w:r>
        <w:rPr>
          <w:rFonts w:ascii="宋体" w:hAnsi="宋体" w:eastAsia="宋体"/>
        </w:rPr>
        <w:t>///</w:t>
      </w:r>
    </w:p>
    <w:p w14:paraId="70EBA9B9">
      <w:pPr>
        <w:outlineLvl w:val="0"/>
      </w:pPr>
      <w:r>
        <w:rPr>
          <w:rFonts w:ascii="Arial" w:hAnsi="Arial" w:eastAsia="Arial"/>
          <w:b/>
          <w:sz w:val="30"/>
        </w:rPr>
        <w:t>1. 角色权限</w:t>
      </w:r>
      <w:bookmarkStart w:id="0" w:name="_GoBack"/>
      <w:bookmarkEnd w:id="0"/>
    </w:p>
    <w:p w14:paraId="3ABB06D6">
      <w:pPr>
        <w:outlineLvl w:val="0"/>
      </w:pPr>
      <w:r>
        <w:rPr>
          <w:rFonts w:ascii="Arial" w:hAnsi="Arial" w:eastAsia="Arial"/>
          <w:b/>
          <w:sz w:val="28"/>
        </w:rPr>
        <w:t>1.1单位考勤员</w:t>
      </w:r>
    </w:p>
    <w:p w14:paraId="2D36095B">
      <w:pPr>
        <w:ind w:left="453"/>
      </w:pPr>
      <w:r>
        <w:rPr>
          <w:rFonts w:ascii="Arial" w:hAnsi="Arial" w:eastAsia="Arial"/>
          <w:sz w:val="22"/>
        </w:rPr>
        <w:t>a. 单位考勤员（HRBP）权限：负责本单位考核业务的管理，拥有员工、部门进行排班、考勤流程审批，考勤异常处理、综合工时结转、部门考勤员维护及所有报表等权限。</w:t>
      </w:r>
    </w:p>
    <w:p w14:paraId="2C191E44">
      <w:pPr>
        <w:ind w:left="453"/>
      </w:pPr>
      <w:r>
        <w:rPr>
          <w:rFonts w:ascii="Arial" w:hAnsi="Arial" w:eastAsia="Arial"/>
          <w:sz w:val="22"/>
        </w:rPr>
        <w:t>b. 单位考勤员权限配置：已拥有权限的上级单位可以为下级单位配置单位考勤员权限(HRBP)，路径如下：[考勤管理系统]→[组织信息]→[选择部门]或搜索部门→[点击右上角更正]→[点击单位考勤员（HRBP）后的铅笔符号]→[新增]。</w:t>
      </w:r>
    </w:p>
    <w:p w14:paraId="45BA7F36">
      <w:r>
        <w:rPr>
          <w:rFonts w:ascii="宋体" w:hAnsi="宋体" w:eastAsia="宋体"/>
        </w:rPr>
        <w:t>///</w:t>
      </w:r>
    </w:p>
    <w:p w14:paraId="4DDB9AB4">
      <w:pPr>
        <w:outlineLvl w:val="0"/>
      </w:pPr>
      <w:r>
        <w:rPr>
          <w:rFonts w:ascii="Arial" w:hAnsi="Arial" w:eastAsia="Arial"/>
          <w:b/>
          <w:sz w:val="28"/>
        </w:rPr>
        <w:t>1.2部门考勤员</w:t>
      </w:r>
    </w:p>
    <w:p w14:paraId="26ED0B33">
      <w:pPr>
        <w:ind w:left="453"/>
      </w:pPr>
      <w:r>
        <w:rPr>
          <w:rFonts w:ascii="Arial" w:hAnsi="Arial" w:eastAsia="Arial"/>
          <w:sz w:val="22"/>
        </w:rPr>
        <w:t>a. 部门考勤员权限：负责本部门业务管理，拥有员工进行日常排班管理，处理考勤异常及报表等权限。</w:t>
      </w:r>
    </w:p>
    <w:p w14:paraId="4B2BA997">
      <w:pPr>
        <w:ind w:left="453"/>
      </w:pPr>
      <w:r>
        <w:rPr>
          <w:rFonts w:ascii="Arial" w:hAnsi="Arial" w:eastAsia="Arial"/>
          <w:sz w:val="22"/>
        </w:rPr>
        <w:t>b. 部门考勤员配置：已拥有权限的上级单位考勤员可以为下级单位配置部门考勤员权限，路径如下：电脑登录[考勤管理系统]→[组织信息]→[选择部门]→[点击右上角更正]→[点击部门考勤员后的铅笔符号]→[新增]。</w:t>
      </w:r>
    </w:p>
    <w:p w14:paraId="24D27984">
      <w:pPr>
        <w:ind w:left="453"/>
      </w:pPr>
      <w:r>
        <w:rPr>
          <w:rFonts w:ascii="Arial" w:hAnsi="Arial" w:eastAsia="Arial"/>
          <w:sz w:val="22"/>
        </w:rPr>
        <w:t>c. 部门考勤员权限删除：电脑登录[考勤管理系统]→[组织信息]→[选择组织]可输入组织或代码查询详细内容→[点击右上角更正]→[点击部门考勤员后的铅笔符号]→[删除]。</w:t>
      </w:r>
    </w:p>
    <w:p w14:paraId="3C80C2D8">
      <w:r>
        <w:rPr>
          <w:rFonts w:ascii="宋体" w:hAnsi="宋体" w:eastAsia="宋体"/>
        </w:rPr>
        <w:t>///</w:t>
      </w:r>
    </w:p>
    <w:p w14:paraId="06A041C7">
      <w:pPr>
        <w:outlineLvl w:val="0"/>
      </w:pPr>
      <w:r>
        <w:rPr>
          <w:rFonts w:ascii="Arial" w:hAnsi="Arial" w:eastAsia="Arial"/>
          <w:b/>
          <w:sz w:val="30"/>
        </w:rPr>
        <w:t>2.权限生效时间</w:t>
      </w:r>
    </w:p>
    <w:p w14:paraId="6FEBCD65">
      <w:r>
        <w:rPr>
          <w:rFonts w:ascii="Arial" w:hAnsi="Arial" w:eastAsia="Arial"/>
          <w:sz w:val="22"/>
        </w:rPr>
        <w:t>权限新增、调整，考勤系统每日8点、12点、16点定时同步，权限取消立即生效。</w:t>
      </w:r>
    </w:p>
    <w:p w14:paraId="32E88C4A">
      <w:r>
        <w:rPr>
          <w:rFonts w:ascii="宋体" w:hAnsi="宋体" w:eastAsia="宋体"/>
        </w:rPr>
        <w:t>///</w:t>
      </w:r>
    </w:p>
    <w:p w14:paraId="51755B17">
      <w:pPr>
        <w:outlineLvl w:val="0"/>
      </w:pPr>
      <w:r>
        <w:rPr>
          <w:rFonts w:ascii="Arial" w:hAnsi="Arial" w:eastAsia="Arial"/>
          <w:b/>
          <w:sz w:val="30"/>
        </w:rPr>
        <w:t>3. 代理审批</w:t>
      </w:r>
    </w:p>
    <w:p w14:paraId="63C7BBF7">
      <w:pPr>
        <w:ind w:left="453"/>
      </w:pPr>
      <w:r>
        <w:rPr>
          <w:rFonts w:ascii="Arial" w:hAnsi="Arial" w:eastAsia="Arial"/>
          <w:sz w:val="22"/>
        </w:rPr>
        <w:t>a. 审批代理人（授权人）仅能在电脑端操作，登录[考勤管理系统]点击右上角头像，新增或删除代理人设置。</w:t>
      </w:r>
    </w:p>
    <w:p w14:paraId="60B47313">
      <w:pPr>
        <w:ind w:left="453"/>
      </w:pPr>
      <w:r>
        <w:rPr>
          <w:rFonts w:ascii="Arial" w:hAnsi="Arial" w:eastAsia="Arial"/>
          <w:sz w:val="22"/>
        </w:rPr>
        <w:t>b. 设置审批代理人后，原审批人和代理人均会收到待审批的单据，任意一方审批通过即可；审批人存在兼岗时，代理人会收到兼岗部门的单据。</w:t>
      </w:r>
    </w:p>
    <w:p w14:paraId="07E9D2F0">
      <w:pPr>
        <w:ind w:left="453"/>
      </w:pPr>
      <w:r>
        <w:rPr>
          <w:rFonts w:ascii="Arial" w:hAnsi="Arial" w:eastAsia="Arial"/>
          <w:sz w:val="22"/>
        </w:rPr>
        <w:t>c. 可按“表单类型”设置不同的代理人，但不支持按“部门”设置不同的代理人。</w:t>
      </w:r>
    </w:p>
    <w:p w14:paraId="67B15E09">
      <w:r>
        <w:rPr>
          <w:rFonts w:ascii="宋体" w:hAnsi="宋体" w:eastAsia="宋体"/>
        </w:rPr>
        <w:t>///</w:t>
      </w:r>
    </w:p>
    <w:p w14:paraId="44F15C8A">
      <w:pPr>
        <w:outlineLvl w:val="0"/>
      </w:pPr>
      <w:r>
        <w:rPr>
          <w:rFonts w:ascii="Arial" w:hAnsi="Arial" w:eastAsia="Arial"/>
          <w:b/>
          <w:sz w:val="30"/>
        </w:rPr>
        <w:t>4.其他</w:t>
      </w:r>
    </w:p>
    <w:p w14:paraId="3EF9B78F">
      <w:pPr>
        <w:ind w:left="453"/>
      </w:pPr>
      <w:r>
        <w:rPr>
          <w:rFonts w:ascii="Arial" w:hAnsi="Arial" w:eastAsia="Arial"/>
          <w:sz w:val="22"/>
        </w:rPr>
        <w:t>a. 考勤系统功能模块缺失处理：电脑登录[考勤管理系统]→[主页]→[编辑（右上角）]→将右边应用拖动至左边或删除左边应用（按需操作）→点击[保存]即可。以上操作仍无相应模块权限，需要提报[人力系统权限申请单]。</w:t>
      </w:r>
    </w:p>
    <w:p w14:paraId="63DA465E">
      <w:pPr>
        <w:ind w:left="453"/>
      </w:pPr>
      <w:r>
        <w:rPr>
          <w:rFonts w:ascii="Arial" w:hAnsi="Arial" w:eastAsia="Arial"/>
          <w:sz w:val="22"/>
        </w:rPr>
        <w:t>b. 代提交表单功能权限配置：[考勤管理系统]→[组织信息]→[选择部门]或搜索部门→[点击右上角更正]→选择[代提交表单功能]角色，点击铅笔符号→[新增]。</w:t>
      </w:r>
    </w:p>
    <w:p w14:paraId="4A8BC9BA">
      <w:pPr>
        <w:ind w:left="453"/>
      </w:pPr>
      <w:r>
        <w:rPr>
          <w:rFonts w:ascii="Arial" w:hAnsi="Arial" w:eastAsia="Arial"/>
          <w:sz w:val="22"/>
        </w:rPr>
        <w:t>c. 借调/支援审批设置：员工在申请单据的时候选择需审批的兼岗部门即可，无需在考勤系统单独设置借调/支援相关操作。</w:t>
      </w:r>
    </w:p>
    <w:p w14:paraId="78C7EDB5">
      <w:pPr>
        <w:ind w:left="453"/>
      </w:pPr>
      <w:r>
        <w:rPr>
          <w:rFonts w:ascii="Arial" w:hAnsi="Arial" w:eastAsia="Arial"/>
          <w:sz w:val="22"/>
        </w:rPr>
        <w:t>d. 转签与强制通过操作：在[考勤管理系统]→[流程管理]中操作“转签”或者“强制通过”。</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ＭＳ 明朝">
    <w:altName w:val="Yu Gothic"/>
    <w:panose1 w:val="00000000000000000000"/>
    <w:charset w:val="80"/>
    <w:family w:val="roman"/>
    <w:pitch w:val="default"/>
    <w:sig w:usb0="00000000" w:usb1="00000000" w:usb2="00000010" w:usb3="00000000" w:csb0="00020000" w:csb1="00000000"/>
  </w:font>
  <w:font w:name="方正书宋_GBK">
    <w:altName w:val="微软雅黑"/>
    <w:panose1 w:val="02000000000000000000"/>
    <w:charset w:val="86"/>
    <w:family w:val="auto"/>
    <w:pitch w:val="default"/>
    <w:sig w:usb0="00000000" w:usb1="00000000" w:usb2="00000000" w:usb3="00000000" w:csb0="00040000"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EB6244"/>
    <w:multiLevelType w:val="singleLevel"/>
    <w:tmpl w:val="FFEB6244"/>
    <w:lvl w:ilvl="0" w:tentative="0">
      <w:start w:val="2"/>
      <w:numFmt w:val="decimal"/>
      <w:suff w:val="nothing"/>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43827B9B"/>
    <w:multiLevelType w:val="singleLevel"/>
    <w:tmpl w:val="43827B9B"/>
    <w:lvl w:ilvl="0" w:tentative="0">
      <w:start w:val="2"/>
      <w:numFmt w:val="decimal"/>
      <w:suff w:val="space"/>
      <w:lvlText w:val="%1."/>
      <w:lvlJc w:val="left"/>
    </w:lvl>
  </w:abstractNum>
  <w:abstractNum w:abstractNumId="8">
    <w:nsid w:val="7F7707A5"/>
    <w:multiLevelType w:val="singleLevel"/>
    <w:tmpl w:val="7F7707A5"/>
    <w:lvl w:ilvl="0" w:tentative="0">
      <w:start w:val="1"/>
      <w:numFmt w:val="decimal"/>
      <w:suff w:val="nothing"/>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 w:numId="9">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C0D20"/>
    <w:rsid w:val="0DFF9E64"/>
    <w:rsid w:val="0FAF0FB1"/>
    <w:rsid w:val="110D2956"/>
    <w:rsid w:val="119C0E7C"/>
    <w:rsid w:val="166D0B0F"/>
    <w:rsid w:val="176F1A02"/>
    <w:rsid w:val="17FFF6FB"/>
    <w:rsid w:val="243E1982"/>
    <w:rsid w:val="244B0C98"/>
    <w:rsid w:val="2BF03029"/>
    <w:rsid w:val="2BFE3AEE"/>
    <w:rsid w:val="2FFBF91D"/>
    <w:rsid w:val="353FB4B0"/>
    <w:rsid w:val="35EF1FDE"/>
    <w:rsid w:val="36FF0CB0"/>
    <w:rsid w:val="392214FB"/>
    <w:rsid w:val="3BEB6CD2"/>
    <w:rsid w:val="3D4FBFD3"/>
    <w:rsid w:val="3D5F512F"/>
    <w:rsid w:val="3DFF6688"/>
    <w:rsid w:val="3E496116"/>
    <w:rsid w:val="3F0D1F06"/>
    <w:rsid w:val="3FEB8877"/>
    <w:rsid w:val="3FF61C75"/>
    <w:rsid w:val="487C587B"/>
    <w:rsid w:val="4962D1EC"/>
    <w:rsid w:val="52E50C3D"/>
    <w:rsid w:val="56453508"/>
    <w:rsid w:val="58F41722"/>
    <w:rsid w:val="5BBB0997"/>
    <w:rsid w:val="5DDF0B8A"/>
    <w:rsid w:val="5F3DECD4"/>
    <w:rsid w:val="5F9B704B"/>
    <w:rsid w:val="5FAF96CC"/>
    <w:rsid w:val="5FFB26B3"/>
    <w:rsid w:val="6BBAE793"/>
    <w:rsid w:val="6CDD1757"/>
    <w:rsid w:val="6CEE627B"/>
    <w:rsid w:val="6DB792C5"/>
    <w:rsid w:val="6FA1282F"/>
    <w:rsid w:val="6FFF2B92"/>
    <w:rsid w:val="707BDF3F"/>
    <w:rsid w:val="74936A51"/>
    <w:rsid w:val="75CF9A43"/>
    <w:rsid w:val="75FE36F2"/>
    <w:rsid w:val="76910A96"/>
    <w:rsid w:val="77CEAAB0"/>
    <w:rsid w:val="792F97DE"/>
    <w:rsid w:val="7A83242E"/>
    <w:rsid w:val="7B29765C"/>
    <w:rsid w:val="7B9F25C7"/>
    <w:rsid w:val="7BDFE06B"/>
    <w:rsid w:val="7CDF0712"/>
    <w:rsid w:val="7EE35E5A"/>
    <w:rsid w:val="7EEBA01D"/>
    <w:rsid w:val="7EF55D2B"/>
    <w:rsid w:val="7EFF4760"/>
    <w:rsid w:val="7F5E3C03"/>
    <w:rsid w:val="7F831409"/>
    <w:rsid w:val="7F8F90B5"/>
    <w:rsid w:val="7F9D5B4D"/>
    <w:rsid w:val="7FBF7106"/>
    <w:rsid w:val="7FFFDAE8"/>
    <w:rsid w:val="8DFF9792"/>
    <w:rsid w:val="8F7E6186"/>
    <w:rsid w:val="94FF0400"/>
    <w:rsid w:val="A6F6DA49"/>
    <w:rsid w:val="A7CFF712"/>
    <w:rsid w:val="AFF93E1C"/>
    <w:rsid w:val="B9FF2310"/>
    <w:rsid w:val="BBBE0D75"/>
    <w:rsid w:val="BDDB762C"/>
    <w:rsid w:val="BDFF61E5"/>
    <w:rsid w:val="BEFC4DF3"/>
    <w:rsid w:val="BF372F95"/>
    <w:rsid w:val="BF7CC66B"/>
    <w:rsid w:val="BFAF8354"/>
    <w:rsid w:val="BFEC2667"/>
    <w:rsid w:val="BFF7CA42"/>
    <w:rsid w:val="CDDF2A67"/>
    <w:rsid w:val="CFB761EE"/>
    <w:rsid w:val="D27BC9F1"/>
    <w:rsid w:val="D9F37D0C"/>
    <w:rsid w:val="DDB47A66"/>
    <w:rsid w:val="DEDFADD4"/>
    <w:rsid w:val="DF2E65E6"/>
    <w:rsid w:val="DFE6F372"/>
    <w:rsid w:val="DFF8E90B"/>
    <w:rsid w:val="E19FEFC3"/>
    <w:rsid w:val="E7F7A013"/>
    <w:rsid w:val="E7FB4B7D"/>
    <w:rsid w:val="EDEF2951"/>
    <w:rsid w:val="EE7FE8F1"/>
    <w:rsid w:val="F1BC481E"/>
    <w:rsid w:val="F7E8066F"/>
    <w:rsid w:val="F7F9A56A"/>
    <w:rsid w:val="F94B8877"/>
    <w:rsid w:val="FABB8F66"/>
    <w:rsid w:val="FBDD7212"/>
    <w:rsid w:val="FD2AB2B3"/>
    <w:rsid w:val="FD7FBCC2"/>
    <w:rsid w:val="FDF73353"/>
    <w:rsid w:val="FE5FAD6A"/>
    <w:rsid w:val="FF9F4EFF"/>
    <w:rsid w:val="FFBFAE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3029</Words>
  <Characters>3462</Characters>
  <Lines>0</Lines>
  <Paragraphs>0</Paragraphs>
  <TotalTime>12</TotalTime>
  <ScaleCrop>false</ScaleCrop>
  <LinksUpToDate>false</LinksUpToDate>
  <CharactersWithSpaces>3509</CharactersWithSpaces>
  <Application>WPS Office_12.8.2.21215_F1E327BC-269C-435d-A152-05C5408002CA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2013-12-29T07:15:00Z</dcterms:created>
  <dc:creator>python-docx</dc:creator>
  <dc:description>generated by python-docx</dc:description>
  <cp:lastModifiedBy>范华玉</cp:lastModifiedBy>
  <dcterms:modified xsi:type="dcterms:W3CDTF">2026-07-23T01:33:01Z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2052-12.8.2.21215</vt:lpwstr>
  </property>
  <property fmtid="{D5CDD505-2E9C-101B-9397-08002B2CF9AE}" pid="3" name="ICV">
    <vt:lpwstr>C8225DBFA6DF5DE741C0506A0D2D4477_43</vt:lpwstr>
  </property>
  <property fmtid="{D5CDD505-2E9C-101B-9397-08002B2CF9AE}" pid="4" name="KSOTemplateDocerSaveRecord">
    <vt:lpwstr>eyJoZGlkIjoiNDE0MDgxYWY5NGVlYTQxMWRkNGQzZGQ5ZWZjNGFkODYiLCJ1c2VySWQiOiI2MTcxODEwNTQifQ==</vt:lpwstr>
  </property>
</Properties>
</file>
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00100">
      <w:pPr>
        <w:spacing w:after="312" w:afterLines="100" w:line="440" w:lineRule="exact"/>
        <w:jc w:val="center"/>
        <w:rPr>
          <w:rFonts w:hint="eastAsia" w:ascii="黑体" w:hAnsi="黑体" w:eastAsia="黑体" w:cs="宋体"/>
          <w:b/>
          <w:bCs/>
          <w:sz w:val="30"/>
          <w:szCs w:val="30"/>
          <w:u w:val="none"/>
          <w:lang w:eastAsia="zh-CN"/>
        </w:rPr>
      </w:pPr>
      <w:bookmarkStart w:id="0" w:name="_GoBack"/>
      <w:bookmarkEnd w:id="0"/>
      <w:r>
        <w:rPr>
          <w:rFonts w:hint="eastAsia" w:ascii="黑体" w:hAnsi="黑体" w:eastAsia="黑体" w:cs="宋体"/>
          <w:b/>
          <w:bCs/>
          <w:sz w:val="30"/>
          <w:szCs w:val="30"/>
          <w:u w:val="none"/>
        </w:rPr>
        <w:t>关于下发高原地区非异地人员探亲政策的通知</w:t>
      </w:r>
      <w:r>
        <w:rPr>
          <w:rFonts w:hint="eastAsia" w:ascii="黑体" w:hAnsi="黑体" w:eastAsia="黑体" w:cs="宋体"/>
          <w:b/>
          <w:bCs/>
          <w:sz w:val="22"/>
          <w:szCs w:val="22"/>
          <w:u w:val="none"/>
          <w:lang w:eastAsia="zh-CN"/>
        </w:rPr>
        <w:t>（华啤人力〔2024〕784号）</w:t>
      </w:r>
    </w:p>
    <w:p w14:paraId="77F58863">
      <w:pPr>
        <w:spacing w:line="36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华润雪花生产中心、兰州事业部、成都事业部:</w:t>
      </w:r>
    </w:p>
    <w:p w14:paraId="33B1DADD">
      <w:pPr>
        <w:widowControl/>
        <w:spacing w:line="400" w:lineRule="exact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为落实华润啤酒党委“为群众办实事”，解决高原地区群众困难事项，为保证生产经营正常有序，有效吸引和保留人才，特制定高原地区非异地人员探亲政策，具体如下：</w:t>
      </w:r>
    </w:p>
    <w:p w14:paraId="36699ED5">
      <w:pPr>
        <w:widowControl/>
        <w:numPr>
          <w:ilvl w:val="0"/>
          <w:numId w:val="1"/>
        </w:numPr>
        <w:spacing w:line="380" w:lineRule="exact"/>
        <w:jc w:val="left"/>
        <w:rPr>
          <w:rFonts w:ascii="宋体" w:hAnsi="宋体"/>
          <w:b/>
          <w:bCs/>
          <w:sz w:val="24"/>
          <w:szCs w:val="24"/>
        </w:rPr>
      </w:pPr>
      <w:ins w:id="0" w:author="咨询组" w:date="2025-11-12T10:18:00Z">
        <w:r>
          <w:rPr>
            <w:rFonts w:hint="eastAsia" w:ascii="宋体" w:hAnsi="宋体" w:eastAsia="宋体" w:cs="Times New Roman"/>
            <w:b w:val="0"/>
            <w:bCs w:val="0"/>
            <w:sz w:val="24"/>
            <w:szCs w:val="24"/>
            <w:u w:val="none"/>
          </w:rPr>
          <w:t>高原地区非异地人员探亲</w:t>
        </w:r>
      </w:ins>
      <w:r>
        <w:rPr>
          <w:rFonts w:hint="eastAsia" w:ascii="宋体" w:hAnsi="宋体"/>
          <w:b/>
          <w:bCs/>
          <w:sz w:val="24"/>
          <w:szCs w:val="24"/>
        </w:rPr>
        <w:t>适用范围</w:t>
      </w:r>
    </w:p>
    <w:p w14:paraId="25CD0322">
      <w:pPr>
        <w:widowControl/>
        <w:spacing w:line="380" w:lineRule="exact"/>
        <w:ind w:firstLine="480" w:firstLineChars="200"/>
        <w:jc w:val="left"/>
        <w:rPr>
          <w:rFonts w:ascii="宋体" w:hAnsi="宋体"/>
          <w:b w:val="0"/>
          <w:bCs w:val="0"/>
          <w:sz w:val="24"/>
          <w:szCs w:val="24"/>
          <w:u w:val="none"/>
        </w:rPr>
      </w:pPr>
      <w:ins w:id="1" w:author="咨询组" w:date="2025-11-12T10:17:00Z">
        <w:r>
          <w:rPr>
            <w:rFonts w:hint="eastAsia" w:ascii="宋体" w:hAnsi="宋体" w:eastAsia="宋体" w:cs="Times New Roman"/>
            <w:b w:val="0"/>
            <w:bCs w:val="0"/>
            <w:sz w:val="24"/>
            <w:szCs w:val="24"/>
            <w:u w:val="none"/>
          </w:rPr>
          <w:t>高原地区非异地人员探亲政策</w:t>
        </w:r>
      </w:ins>
      <w:del w:id="2" w:author="咨询组" w:date="2025-11-12T10:17:00Z">
        <w:r>
          <w:rPr>
            <w:rFonts w:hint="eastAsia" w:ascii="宋体" w:hAnsi="宋体" w:eastAsia="宋体" w:cs="Times New Roman"/>
            <w:b w:val="0"/>
            <w:bCs w:val="0"/>
            <w:sz w:val="24"/>
            <w:szCs w:val="24"/>
            <w:u w:val="none"/>
          </w:rPr>
          <w:delText>本政策</w:delText>
        </w:r>
      </w:del>
      <w:r>
        <w:rPr>
          <w:rFonts w:hint="eastAsia" w:ascii="宋体" w:hAnsi="宋体" w:eastAsia="宋体" w:cs="Times New Roman"/>
          <w:b w:val="0"/>
          <w:bCs w:val="0"/>
          <w:sz w:val="24"/>
          <w:szCs w:val="24"/>
          <w:u w:val="none"/>
        </w:rPr>
        <w:t>适</w:t>
      </w:r>
      <w:r>
        <w:rPr>
          <w:rFonts w:hint="eastAsia" w:ascii="宋体" w:hAnsi="宋体"/>
          <w:b w:val="0"/>
          <w:bCs w:val="0"/>
          <w:sz w:val="24"/>
          <w:szCs w:val="24"/>
          <w:u w:val="none"/>
        </w:rPr>
        <w:t>用于华润啤酒（控股）有限公司及其下属各级子公司、分公司常驻工作地在西藏地区及其他省市海拔3</w:t>
      </w:r>
      <w:r>
        <w:rPr>
          <w:rFonts w:ascii="宋体" w:hAnsi="宋体"/>
          <w:b w:val="0"/>
          <w:bCs w:val="0"/>
          <w:sz w:val="24"/>
          <w:szCs w:val="24"/>
          <w:u w:val="none"/>
        </w:rPr>
        <w:t>000</w:t>
      </w:r>
      <w:r>
        <w:rPr>
          <w:rFonts w:hint="eastAsia" w:ascii="宋体" w:hAnsi="宋体"/>
          <w:b w:val="0"/>
          <w:bCs w:val="0"/>
          <w:sz w:val="24"/>
          <w:szCs w:val="24"/>
          <w:u w:val="none"/>
        </w:rPr>
        <w:t>米及以上的在岗非异地员工。连续借调6个月及以上人员可参照执行。</w:t>
      </w:r>
    </w:p>
    <w:p w14:paraId="4AEC1A38">
      <w:pPr>
        <w:widowControl/>
        <w:numPr>
          <w:ilvl w:val="0"/>
          <w:numId w:val="1"/>
        </w:numPr>
        <w:spacing w:line="380" w:lineRule="exact"/>
        <w:jc w:val="left"/>
        <w:rPr>
          <w:rFonts w:ascii="宋体" w:hAnsi="宋体"/>
          <w:b/>
          <w:bCs/>
          <w:sz w:val="24"/>
          <w:szCs w:val="24"/>
        </w:rPr>
      </w:pPr>
      <w:ins w:id="3" w:author="咨询组" w:date="2025-11-12T10:18:00Z">
        <w:r>
          <w:rPr>
            <w:rFonts w:hint="eastAsia" w:ascii="宋体" w:hAnsi="宋体" w:eastAsia="宋体" w:cs="Times New Roman"/>
            <w:b w:val="0"/>
            <w:bCs w:val="0"/>
            <w:sz w:val="24"/>
            <w:szCs w:val="24"/>
            <w:u w:val="none"/>
          </w:rPr>
          <w:t>高原地区非异地人员探亲</w:t>
        </w:r>
      </w:ins>
      <w:r>
        <w:rPr>
          <w:rFonts w:hint="eastAsia" w:ascii="宋体" w:hAnsi="宋体"/>
          <w:b/>
          <w:bCs/>
          <w:sz w:val="24"/>
          <w:szCs w:val="24"/>
        </w:rPr>
        <w:t>探亲次数及假期</w:t>
      </w:r>
    </w:p>
    <w:p w14:paraId="7490E88F">
      <w:pPr>
        <w:pStyle w:val="14"/>
        <w:widowControl/>
        <w:numPr>
          <w:ilvl w:val="0"/>
          <w:numId w:val="2"/>
        </w:numPr>
        <w:spacing w:line="380" w:lineRule="exact"/>
        <w:ind w:firstLineChars="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在一个自然年度内：</w:t>
      </w:r>
      <w:r>
        <w:rPr>
          <w:rFonts w:hint="eastAsia" w:ascii="宋体" w:hAnsi="宋体"/>
          <w:b w:val="0"/>
          <w:bCs/>
          <w:sz w:val="24"/>
          <w:szCs w:val="24"/>
          <w:u w:val="none"/>
        </w:rPr>
        <w:t>司龄不足5年，探亲次数每年1次；司龄超过5年，探亲次数每年2次。</w:t>
      </w:r>
      <w:r>
        <w:rPr>
          <w:rFonts w:hint="eastAsia" w:ascii="宋体" w:hAnsi="宋体"/>
          <w:sz w:val="24"/>
          <w:szCs w:val="24"/>
        </w:rPr>
        <w:t>当年满5年的，满5年前释放1次，满5年之日起释放第2次。上述探亲次数不区分职级。</w:t>
      </w:r>
    </w:p>
    <w:p w14:paraId="0507BBA4">
      <w:pPr>
        <w:pStyle w:val="14"/>
        <w:widowControl/>
        <w:numPr>
          <w:ilvl w:val="0"/>
          <w:numId w:val="2"/>
        </w:numPr>
        <w:spacing w:line="380" w:lineRule="exact"/>
        <w:ind w:firstLineChars="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每次探亲往返可享受不超过</w:t>
      </w:r>
      <w:r>
        <w:rPr>
          <w:rFonts w:hint="eastAsia" w:ascii="宋体" w:hAnsi="宋体"/>
          <w:b w:val="0"/>
          <w:bCs/>
          <w:sz w:val="24"/>
          <w:szCs w:val="24"/>
          <w:u w:val="none"/>
        </w:rPr>
        <w:t>4个工作日的路程假</w:t>
      </w:r>
      <w:r>
        <w:rPr>
          <w:rFonts w:hint="eastAsia" w:ascii="宋体" w:hAnsi="宋体"/>
          <w:bCs/>
          <w:sz w:val="24"/>
          <w:szCs w:val="24"/>
        </w:rPr>
        <w:t>。</w:t>
      </w:r>
    </w:p>
    <w:p w14:paraId="06F432B6">
      <w:pPr>
        <w:pStyle w:val="14"/>
        <w:widowControl/>
        <w:numPr>
          <w:ilvl w:val="0"/>
          <w:numId w:val="2"/>
        </w:numPr>
        <w:spacing w:line="380" w:lineRule="exact"/>
        <w:ind w:firstLineChars="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员工探亲休假原则上与年休假合并规划，以公司统筹安排为主，个人申报为辅。</w:t>
      </w:r>
    </w:p>
    <w:p w14:paraId="6F69D456">
      <w:pPr>
        <w:widowControl/>
        <w:numPr>
          <w:ilvl w:val="0"/>
          <w:numId w:val="1"/>
        </w:numPr>
        <w:spacing w:line="380" w:lineRule="exact"/>
        <w:jc w:val="left"/>
        <w:rPr>
          <w:rFonts w:ascii="宋体" w:hAnsi="宋体"/>
          <w:b/>
          <w:bCs/>
          <w:sz w:val="24"/>
          <w:szCs w:val="24"/>
        </w:rPr>
      </w:pPr>
      <w:ins w:id="4" w:author="咨询组" w:date="2025-11-12T10:18:00Z">
        <w:r>
          <w:rPr>
            <w:rFonts w:hint="eastAsia" w:ascii="宋体" w:hAnsi="宋体" w:eastAsia="宋体" w:cs="Times New Roman"/>
            <w:b w:val="0"/>
            <w:bCs w:val="0"/>
            <w:sz w:val="24"/>
            <w:szCs w:val="24"/>
            <w:u w:val="none"/>
          </w:rPr>
          <w:t>高原地区非异地人员探亲</w:t>
        </w:r>
      </w:ins>
      <w:r>
        <w:rPr>
          <w:rFonts w:hint="eastAsia" w:ascii="宋体" w:hAnsi="宋体"/>
          <w:b/>
          <w:bCs/>
          <w:sz w:val="24"/>
          <w:szCs w:val="24"/>
        </w:rPr>
        <w:t>管理要求</w:t>
      </w:r>
    </w:p>
    <w:p w14:paraId="1927168E">
      <w:pPr>
        <w:pStyle w:val="14"/>
        <w:widowControl/>
        <w:numPr>
          <w:ilvl w:val="0"/>
          <w:numId w:val="3"/>
        </w:numPr>
        <w:spacing w:line="380" w:lineRule="exact"/>
        <w:ind w:firstLineChars="175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通过润出行进行探亲次数/假期/订票管理，执行对应职级的差旅标准，因中转而产生的食宿费用不予报销。</w:t>
      </w:r>
    </w:p>
    <w:p w14:paraId="7C839463">
      <w:pPr>
        <w:widowControl/>
        <w:numPr>
          <w:ilvl w:val="0"/>
          <w:numId w:val="3"/>
        </w:numPr>
        <w:spacing w:line="380" w:lineRule="exact"/>
        <w:ind w:firstLineChars="175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与探亲相关的：家庭所在地认定次序，探亲地/中转地备案流程，探亲次数使用规则（含出差、作废等），路程假随探亲使用规则（含作废等），员工直系亲属共享探亲次数规则，取消福利的情形，工作地自购房界定，自购房报备机制，如实申报机制等要求，均按《</w:t>
      </w:r>
      <w:ins w:id="5" w:author="咨询组" w:date="2025-11-12T10:18:00Z">
        <w:r>
          <w:rPr>
            <w:rFonts w:hint="eastAsia" w:ascii="宋体" w:hAnsi="宋体"/>
            <w:sz w:val="24"/>
            <w:szCs w:val="24"/>
            <w:lang w:val="en-US" w:eastAsia="zh-CN"/>
          </w:rPr>
          <w:t>华润啤酒</w:t>
        </w:r>
      </w:ins>
      <w:r>
        <w:rPr>
          <w:rFonts w:hint="eastAsia" w:ascii="宋体" w:hAnsi="宋体"/>
          <w:sz w:val="24"/>
          <w:szCs w:val="24"/>
        </w:rPr>
        <w:t>异地工作人员管理办法》相关内容执行。</w:t>
      </w:r>
    </w:p>
    <w:p w14:paraId="2D5E1181">
      <w:pPr>
        <w:widowControl/>
        <w:numPr>
          <w:ilvl w:val="0"/>
          <w:numId w:val="3"/>
        </w:numPr>
        <w:spacing w:line="380" w:lineRule="exact"/>
        <w:ind w:firstLineChars="175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有下列情形的不享受高原地区非异地人员探亲政策：</w:t>
      </w:r>
    </w:p>
    <w:p w14:paraId="3370BD82">
      <w:pPr>
        <w:pStyle w:val="14"/>
        <w:widowControl/>
        <w:numPr>
          <w:ilvl w:val="0"/>
          <w:numId w:val="4"/>
        </w:numPr>
        <w:spacing w:line="380" w:lineRule="exact"/>
        <w:ind w:left="0" w:firstLine="420" w:firstLineChars="175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工作地有自购房的；</w:t>
      </w:r>
    </w:p>
    <w:p w14:paraId="37D12353">
      <w:pPr>
        <w:pStyle w:val="14"/>
        <w:widowControl/>
        <w:numPr>
          <w:ilvl w:val="0"/>
          <w:numId w:val="4"/>
        </w:numPr>
        <w:spacing w:line="380" w:lineRule="exact"/>
        <w:ind w:left="0" w:firstLine="420" w:firstLineChars="175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公司将夫妻双方调入相同工作地的；</w:t>
      </w:r>
    </w:p>
    <w:p w14:paraId="2BC7273E">
      <w:pPr>
        <w:pStyle w:val="14"/>
        <w:widowControl/>
        <w:numPr>
          <w:ilvl w:val="0"/>
          <w:numId w:val="4"/>
        </w:numPr>
        <w:spacing w:line="380" w:lineRule="exact"/>
        <w:ind w:left="0" w:firstLine="420" w:firstLineChars="175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本人户口所在地与工作所在地一致的；</w:t>
      </w:r>
    </w:p>
    <w:p w14:paraId="7FBDE059">
      <w:pPr>
        <w:pStyle w:val="14"/>
        <w:widowControl/>
        <w:numPr>
          <w:ilvl w:val="0"/>
          <w:numId w:val="4"/>
        </w:numPr>
        <w:spacing w:line="380" w:lineRule="exact"/>
        <w:ind w:left="0" w:firstLine="420" w:firstLineChars="175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多地兼岗人员，如家庭所在地与一个工作地在一地的；</w:t>
      </w:r>
    </w:p>
    <w:p w14:paraId="69573BAC">
      <w:pPr>
        <w:pStyle w:val="14"/>
        <w:widowControl/>
        <w:numPr>
          <w:ilvl w:val="0"/>
          <w:numId w:val="4"/>
        </w:numPr>
        <w:spacing w:line="380" w:lineRule="exact"/>
        <w:ind w:left="0" w:firstLine="420" w:firstLineChars="175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新入职员工尚在试用期的；</w:t>
      </w:r>
    </w:p>
    <w:p w14:paraId="5DE7EDCA">
      <w:pPr>
        <w:pStyle w:val="14"/>
        <w:widowControl/>
        <w:numPr>
          <w:ilvl w:val="0"/>
          <w:numId w:val="4"/>
        </w:numPr>
        <w:spacing w:line="380" w:lineRule="exact"/>
        <w:ind w:left="0" w:firstLine="420" w:firstLineChars="175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工作地与家庭所在地不足5</w:t>
      </w:r>
      <w:r>
        <w:rPr>
          <w:rFonts w:ascii="宋体" w:hAnsi="宋体"/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公里的。</w:t>
      </w:r>
    </w:p>
    <w:p w14:paraId="185B1293">
      <w:pPr>
        <w:widowControl/>
        <w:numPr>
          <w:ilvl w:val="0"/>
          <w:numId w:val="1"/>
        </w:numPr>
        <w:spacing w:line="380" w:lineRule="exact"/>
        <w:jc w:val="left"/>
        <w:rPr>
          <w:del w:id="6" w:author="咨询组" w:date="2025-10-24T14:00:00Z"/>
          <w:rFonts w:ascii="宋体" w:hAnsi="宋体"/>
          <w:b/>
          <w:bCs/>
          <w:sz w:val="24"/>
          <w:szCs w:val="24"/>
        </w:rPr>
      </w:pPr>
      <w:del w:id="7" w:author="咨询组" w:date="2025-10-24T14:00:00Z">
        <w:r>
          <w:rPr>
            <w:rFonts w:hint="eastAsia" w:ascii="宋体" w:hAnsi="宋体"/>
            <w:b/>
            <w:bCs/>
            <w:sz w:val="24"/>
            <w:szCs w:val="24"/>
          </w:rPr>
          <w:delText>本通知自审批之日起生效，符合要求的人员2024年探亲次数均按1次执行。润出行系统未改造完成前，2024年可采用线下报销方式。</w:delText>
        </w:r>
      </w:del>
    </w:p>
    <w:p w14:paraId="1527E192">
      <w:pPr>
        <w:widowControl/>
        <w:numPr>
          <w:ilvl w:val="0"/>
          <w:numId w:val="1"/>
        </w:numPr>
        <w:spacing w:line="380" w:lineRule="exact"/>
        <w:jc w:val="left"/>
        <w:rPr>
          <w:del w:id="8" w:author="咨询组" w:date="2025-10-24T14:00:00Z"/>
          <w:rFonts w:ascii="宋体" w:hAnsi="宋体"/>
          <w:b/>
          <w:bCs/>
          <w:sz w:val="24"/>
          <w:szCs w:val="24"/>
        </w:rPr>
      </w:pPr>
      <w:del w:id="9" w:author="咨询组" w:date="2025-10-24T14:00:00Z">
        <w:r>
          <w:rPr>
            <w:rFonts w:hint="eastAsia" w:ascii="宋体" w:hAnsi="宋体"/>
            <w:b/>
            <w:bCs/>
            <w:sz w:val="24"/>
            <w:szCs w:val="24"/>
          </w:rPr>
          <w:delText>下一步计划</w:delText>
        </w:r>
      </w:del>
    </w:p>
    <w:p w14:paraId="533F26C2">
      <w:pPr>
        <w:pStyle w:val="14"/>
        <w:widowControl/>
        <w:numPr>
          <w:ilvl w:val="0"/>
          <w:numId w:val="5"/>
        </w:numPr>
        <w:spacing w:line="380" w:lineRule="exact"/>
        <w:ind w:left="0" w:firstLine="480"/>
        <w:jc w:val="left"/>
        <w:rPr>
          <w:del w:id="10" w:author="咨询组" w:date="2025-10-24T14:00:00Z"/>
          <w:rFonts w:ascii="宋体" w:hAnsi="宋体"/>
          <w:bCs/>
          <w:sz w:val="24"/>
          <w:szCs w:val="24"/>
        </w:rPr>
      </w:pPr>
      <w:del w:id="11" w:author="咨询组" w:date="2025-10-24T14:00:00Z">
        <w:r>
          <w:rPr>
            <w:rFonts w:hint="eastAsia" w:ascii="宋体" w:hAnsi="宋体"/>
            <w:bCs/>
            <w:sz w:val="24"/>
            <w:szCs w:val="24"/>
          </w:rPr>
          <w:delText>由啤酒及雪花事业部COE负责政策解读，人力及财务共享中心负责其他公出系统的改造；</w:delText>
        </w:r>
      </w:del>
    </w:p>
    <w:p w14:paraId="19076EBA">
      <w:pPr>
        <w:pStyle w:val="14"/>
        <w:widowControl/>
        <w:numPr>
          <w:ilvl w:val="0"/>
          <w:numId w:val="5"/>
        </w:numPr>
        <w:spacing w:line="380" w:lineRule="exact"/>
        <w:ind w:left="0" w:firstLine="480"/>
        <w:jc w:val="left"/>
        <w:rPr>
          <w:del w:id="12" w:author="咨询组" w:date="2025-10-24T14:00:00Z"/>
          <w:rFonts w:ascii="宋体" w:hAnsi="宋体"/>
          <w:bCs/>
          <w:color w:val="000000"/>
          <w:sz w:val="24"/>
          <w:szCs w:val="24"/>
        </w:rPr>
      </w:pPr>
      <w:del w:id="13" w:author="咨询组" w:date="2025-10-24T14:00:00Z">
        <w:r>
          <w:rPr>
            <w:rFonts w:hint="eastAsia" w:ascii="宋体" w:hAnsi="宋体"/>
            <w:bCs/>
            <w:color w:val="000000"/>
            <w:sz w:val="24"/>
            <w:szCs w:val="24"/>
          </w:rPr>
          <w:delText>系统改造前，由销售事业部及片区生产部按照异地工作人员管理办法，参照异地资格认定模板，完成员工探亲资格及待遇的线下审核认定，包括但不限于探亲地、中转地、2</w:delText>
        </w:r>
      </w:del>
      <w:del w:id="14" w:author="咨询组" w:date="2025-10-24T14:00:00Z">
        <w:r>
          <w:rPr>
            <w:rFonts w:ascii="宋体" w:hAnsi="宋体"/>
            <w:bCs/>
            <w:color w:val="000000"/>
            <w:sz w:val="24"/>
            <w:szCs w:val="24"/>
          </w:rPr>
          <w:delText>024</w:delText>
        </w:r>
      </w:del>
      <w:del w:id="15" w:author="咨询组" w:date="2025-10-24T14:00:00Z">
        <w:r>
          <w:rPr>
            <w:rFonts w:hint="eastAsia" w:ascii="宋体" w:hAnsi="宋体"/>
            <w:bCs/>
            <w:color w:val="000000"/>
            <w:sz w:val="24"/>
            <w:szCs w:val="24"/>
          </w:rPr>
          <w:delText>年探亲次数等；完成认定及公示后，报备至人力资源共享中心，由HRSSC信息组导入异地资格系统，推送至财务，员工可在线申请探亲假、订票事宜。</w:delText>
        </w:r>
      </w:del>
    </w:p>
    <w:p w14:paraId="53822490">
      <w:pPr>
        <w:pStyle w:val="14"/>
        <w:widowControl/>
        <w:numPr>
          <w:ilvl w:val="0"/>
          <w:numId w:val="5"/>
        </w:numPr>
        <w:spacing w:line="380" w:lineRule="exact"/>
        <w:ind w:left="0" w:firstLine="480"/>
        <w:jc w:val="left"/>
        <w:rPr>
          <w:del w:id="16" w:author="咨询组" w:date="2025-10-24T14:00:00Z"/>
          <w:rFonts w:ascii="宋体" w:hAnsi="宋体"/>
          <w:bCs/>
          <w:sz w:val="24"/>
          <w:szCs w:val="24"/>
        </w:rPr>
      </w:pPr>
      <w:del w:id="17" w:author="咨询组" w:date="2025-10-24T14:00:00Z">
        <w:r>
          <w:rPr>
            <w:rFonts w:hint="eastAsia" w:ascii="宋体" w:hAnsi="宋体"/>
            <w:bCs/>
            <w:sz w:val="24"/>
            <w:szCs w:val="24"/>
          </w:rPr>
          <w:delText>系统改造后，由雪花事业部COE协同人力共享中心推动上线工作。</w:delText>
        </w:r>
      </w:del>
    </w:p>
    <w:p w14:paraId="0E88D9D7">
      <w:pPr>
        <w:widowControl/>
        <w:spacing w:line="380" w:lineRule="exact"/>
        <w:jc w:val="left"/>
        <w:rPr>
          <w:del w:id="18" w:author="咨询组" w:date="2025-10-24T14:00:00Z"/>
          <w:rFonts w:ascii="宋体" w:hAnsi="宋体"/>
          <w:b/>
          <w:bCs/>
          <w:sz w:val="24"/>
          <w:szCs w:val="24"/>
        </w:rPr>
      </w:pPr>
    </w:p>
    <w:p w14:paraId="53E502D8">
      <w:pPr>
        <w:spacing w:line="380" w:lineRule="exact"/>
        <w:ind w:firstLine="482"/>
        <w:rPr>
          <w:del w:id="19" w:author="咨询组" w:date="2025-10-24T14:00:00Z"/>
          <w:rFonts w:hint="eastAsia" w:ascii="宋体" w:hAnsi="宋体"/>
          <w:sz w:val="24"/>
          <w:szCs w:val="24"/>
        </w:rPr>
      </w:pPr>
      <w:del w:id="20" w:author="咨询组" w:date="2025-10-24T14:00:00Z">
        <w:r>
          <w:rPr>
            <w:rFonts w:hint="eastAsia" w:ascii="宋体" w:hAnsi="宋体"/>
            <w:sz w:val="24"/>
            <w:szCs w:val="24"/>
          </w:rPr>
          <w:delText>特此通知！</w:delText>
        </w:r>
      </w:del>
    </w:p>
    <w:p w14:paraId="4D8BD810">
      <w:pPr>
        <w:spacing w:line="380" w:lineRule="exact"/>
        <w:ind w:firstLine="482"/>
        <w:rPr>
          <w:del w:id="21" w:author="咨询组" w:date="2025-10-24T14:00:00Z"/>
          <w:rFonts w:hint="eastAsia" w:ascii="宋体" w:hAnsi="宋体"/>
          <w:sz w:val="24"/>
          <w:szCs w:val="24"/>
        </w:rPr>
      </w:pPr>
    </w:p>
    <w:p w14:paraId="77046AB6">
      <w:pPr>
        <w:spacing w:line="380" w:lineRule="exact"/>
        <w:ind w:firstLine="482"/>
        <w:rPr>
          <w:del w:id="22" w:author="咨询组" w:date="2025-10-24T14:00:00Z"/>
          <w:rFonts w:hint="eastAsia" w:ascii="宋体" w:hAnsi="宋体"/>
          <w:b/>
          <w:bCs/>
          <w:sz w:val="24"/>
          <w:szCs w:val="24"/>
        </w:rPr>
      </w:pPr>
      <w:del w:id="23" w:author="咨询组" w:date="2025-10-24T14:00:00Z">
        <w:r>
          <w:rPr>
            <w:rFonts w:hint="eastAsia" w:ascii="宋体" w:hAnsi="宋体"/>
            <w:b/>
            <w:bCs/>
            <w:sz w:val="24"/>
            <w:szCs w:val="24"/>
          </w:rPr>
          <w:delText>附件</w:delText>
        </w:r>
      </w:del>
    </w:p>
    <w:p w14:paraId="28DD803B">
      <w:pPr>
        <w:spacing w:line="380" w:lineRule="exact"/>
        <w:ind w:firstLine="482"/>
        <w:rPr>
          <w:del w:id="24" w:author="咨询组" w:date="2025-10-24T14:00:00Z"/>
          <w:rFonts w:ascii="宋体" w:hAnsi="宋体"/>
          <w:sz w:val="24"/>
          <w:szCs w:val="24"/>
        </w:rPr>
      </w:pPr>
      <w:del w:id="25" w:author="咨询组" w:date="2025-10-24T14:00:00Z">
        <w:r>
          <w:rPr>
            <w:rFonts w:hint="eastAsia" w:ascii="宋体" w:hAnsi="宋体"/>
            <w:sz w:val="24"/>
            <w:szCs w:val="24"/>
          </w:rPr>
          <w:delText>附件1：高原地区非异地人员探亲资格申报</w:delText>
        </w:r>
      </w:del>
    </w:p>
    <w:p w14:paraId="28EE8992">
      <w:pPr>
        <w:spacing w:line="380" w:lineRule="exact"/>
        <w:ind w:firstLine="482"/>
        <w:rPr>
          <w:del w:id="26" w:author="咨询组" w:date="2025-10-24T14:00:00Z"/>
          <w:rFonts w:ascii="宋体" w:hAnsi="宋体"/>
          <w:sz w:val="24"/>
          <w:szCs w:val="24"/>
        </w:rPr>
      </w:pPr>
    </w:p>
    <w:p w14:paraId="637893B5">
      <w:pPr>
        <w:spacing w:line="380" w:lineRule="exact"/>
        <w:ind w:firstLine="482"/>
        <w:rPr>
          <w:del w:id="27" w:author="咨询组" w:date="2025-10-24T14:00:00Z"/>
          <w:rFonts w:ascii="宋体" w:hAnsi="宋体"/>
          <w:sz w:val="24"/>
          <w:szCs w:val="24"/>
        </w:rPr>
      </w:pPr>
    </w:p>
    <w:p w14:paraId="60068C70">
      <w:pPr>
        <w:spacing w:line="380" w:lineRule="exact"/>
        <w:ind w:left="5460" w:leftChars="2600"/>
        <w:jc w:val="right"/>
        <w:rPr>
          <w:del w:id="28" w:author="咨询组" w:date="2025-10-24T14:00:00Z"/>
          <w:rFonts w:ascii="宋体" w:hAnsi="宋体" w:cs="Arial"/>
          <w:sz w:val="24"/>
          <w:szCs w:val="24"/>
        </w:rPr>
      </w:pPr>
      <w:del w:id="29" w:author="咨询组" w:date="2025-10-24T14:00:00Z">
        <w:r>
          <w:rPr>
            <w:rFonts w:hint="eastAsia" w:ascii="宋体" w:hAnsi="宋体" w:cs="Arial"/>
            <w:sz w:val="24"/>
            <w:szCs w:val="24"/>
          </w:rPr>
          <w:delText>华润啤酒（控股）有限公司</w:delText>
        </w:r>
      </w:del>
      <w:del w:id="30" w:author="咨询组" w:date="2025-10-24T14:00:00Z">
        <w:r>
          <w:rPr>
            <w:rFonts w:ascii="宋体" w:hAnsi="宋体" w:cs="Arial"/>
            <w:sz w:val="24"/>
            <w:szCs w:val="24"/>
          </w:rPr>
          <w:delText xml:space="preserve"> </w:delText>
        </w:r>
      </w:del>
    </w:p>
    <w:p w14:paraId="71A11076">
      <w:pPr>
        <w:spacing w:line="380" w:lineRule="exact"/>
        <w:ind w:left="5460" w:leftChars="2600"/>
        <w:jc w:val="center"/>
        <w:rPr>
          <w:del w:id="31" w:author="咨询组" w:date="2025-10-24T14:00:00Z"/>
          <w:rFonts w:ascii="宋体" w:hAnsi="宋体"/>
          <w:sz w:val="24"/>
          <w:szCs w:val="24"/>
        </w:rPr>
      </w:pPr>
      <w:del w:id="32" w:author="咨询组" w:date="2025-10-24T14:00:00Z">
        <w:r>
          <w:rPr>
            <w:rFonts w:hint="eastAsia" w:ascii="宋体" w:hAnsi="宋体"/>
            <w:sz w:val="24"/>
            <w:szCs w:val="24"/>
          </w:rPr>
          <w:delText xml:space="preserve"> </w:delText>
        </w:r>
      </w:del>
      <w:del w:id="33" w:author="咨询组" w:date="2025-10-24T14:00:00Z">
        <w:r>
          <w:rPr>
            <w:rFonts w:ascii="宋体" w:hAnsi="宋体"/>
            <w:sz w:val="24"/>
            <w:szCs w:val="24"/>
          </w:rPr>
          <w:delText xml:space="preserve"> </w:delText>
        </w:r>
      </w:del>
      <w:del w:id="34" w:author="咨询组" w:date="2025-10-24T14:00:00Z">
        <w:r>
          <w:rPr>
            <w:rFonts w:hint="eastAsia" w:ascii="宋体" w:hAnsi="宋体"/>
            <w:sz w:val="24"/>
            <w:szCs w:val="24"/>
          </w:rPr>
          <w:delText xml:space="preserve">          人力资源部</w:delText>
        </w:r>
      </w:del>
    </w:p>
    <w:p w14:paraId="742AB742">
      <w:pPr>
        <w:spacing w:line="380" w:lineRule="exact"/>
        <w:jc w:val="center"/>
        <w:rPr>
          <w:del w:id="35" w:author="咨询组" w:date="2025-10-24T14:00:00Z"/>
          <w:rFonts w:ascii="宋体" w:hAnsi="宋体" w:cs="Arial"/>
          <w:sz w:val="24"/>
          <w:szCs w:val="24"/>
        </w:rPr>
      </w:pPr>
      <w:del w:id="36" w:author="咨询组" w:date="2025-10-24T14:00:00Z">
        <w:r>
          <w:rPr>
            <w:rFonts w:hint="eastAsia" w:ascii="宋体" w:hAnsi="宋体" w:cs="Arial"/>
            <w:sz w:val="24"/>
            <w:szCs w:val="24"/>
          </w:rPr>
          <w:delText xml:space="preserve">                                                          二○二四年九月五日</w:delText>
        </w:r>
      </w:del>
    </w:p>
    <w:p w14:paraId="27F090A7"/>
    <w:sectPr>
      <w:footerReference r:id="rId3" w:type="default"/>
      <w:pgSz w:w="11906" w:h="16838"/>
      <w:pgMar w:top="1701" w:right="1134" w:bottom="1134" w:left="1134" w:header="850" w:footer="119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23D41">
    <w:pPr>
      <w:pStyle w:val="4"/>
      <w:jc w:val="right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5F770"/>
    <w:multiLevelType w:val="singleLevel"/>
    <w:tmpl w:val="9E85F77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F5C1F58E"/>
    <w:multiLevelType w:val="singleLevel"/>
    <w:tmpl w:val="F5C1F58E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2">
    <w:nsid w:val="F9009A46"/>
    <w:multiLevelType w:val="singleLevel"/>
    <w:tmpl w:val="F9009A46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46EBBC8A"/>
    <w:multiLevelType w:val="singleLevel"/>
    <w:tmpl w:val="46EBBC8A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5FBD23F5"/>
    <w:multiLevelType w:val="multilevel"/>
    <w:tmpl w:val="5FBD23F5"/>
    <w:lvl w:ilvl="0" w:tentative="0">
      <w:start w:val="1"/>
      <w:numFmt w:val="japaneseCounting"/>
      <w:lvlText w:val="（%1）"/>
      <w:lvlJc w:val="left"/>
      <w:pPr>
        <w:ind w:left="1238" w:hanging="75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trackRevisions w:val="1"/>
  <w:documentProtection w:enforcement="0"/>
  <w:defaultTabStop w:val="105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DI0ZTk2ZTU0MmYyY2UxZjg4MjhlNTkwNjk4ZmY1ZWYifQ=="/>
  </w:docVars>
  <w:rsids>
    <w:rsidRoot w:val="00624E61"/>
    <w:rsid w:val="0000150B"/>
    <w:rsid w:val="000147AF"/>
    <w:rsid w:val="000152BB"/>
    <w:rsid w:val="000155A0"/>
    <w:rsid w:val="00016411"/>
    <w:rsid w:val="0002255C"/>
    <w:rsid w:val="00027115"/>
    <w:rsid w:val="00040787"/>
    <w:rsid w:val="00041D4E"/>
    <w:rsid w:val="0004665E"/>
    <w:rsid w:val="00047334"/>
    <w:rsid w:val="00050050"/>
    <w:rsid w:val="00052AAF"/>
    <w:rsid w:val="0005419E"/>
    <w:rsid w:val="000550E2"/>
    <w:rsid w:val="00062FE3"/>
    <w:rsid w:val="000636BD"/>
    <w:rsid w:val="00070962"/>
    <w:rsid w:val="00071198"/>
    <w:rsid w:val="00072C7F"/>
    <w:rsid w:val="0007331F"/>
    <w:rsid w:val="00075762"/>
    <w:rsid w:val="00076438"/>
    <w:rsid w:val="00076976"/>
    <w:rsid w:val="00077C8F"/>
    <w:rsid w:val="00084147"/>
    <w:rsid w:val="000844CE"/>
    <w:rsid w:val="00086B3F"/>
    <w:rsid w:val="00092C54"/>
    <w:rsid w:val="00094E59"/>
    <w:rsid w:val="000A6032"/>
    <w:rsid w:val="000B3D77"/>
    <w:rsid w:val="000C2ADF"/>
    <w:rsid w:val="000C7ADA"/>
    <w:rsid w:val="000D05FD"/>
    <w:rsid w:val="000D16D9"/>
    <w:rsid w:val="000D6180"/>
    <w:rsid w:val="000D6F1D"/>
    <w:rsid w:val="000E1798"/>
    <w:rsid w:val="000E374E"/>
    <w:rsid w:val="000F2640"/>
    <w:rsid w:val="000F42A4"/>
    <w:rsid w:val="000F47FB"/>
    <w:rsid w:val="000F5732"/>
    <w:rsid w:val="001001A2"/>
    <w:rsid w:val="00104129"/>
    <w:rsid w:val="001233F3"/>
    <w:rsid w:val="001236B6"/>
    <w:rsid w:val="0013117D"/>
    <w:rsid w:val="0013295F"/>
    <w:rsid w:val="0014694A"/>
    <w:rsid w:val="00152CEA"/>
    <w:rsid w:val="00153F18"/>
    <w:rsid w:val="00154ED4"/>
    <w:rsid w:val="00157DA4"/>
    <w:rsid w:val="001614C4"/>
    <w:rsid w:val="001618F9"/>
    <w:rsid w:val="001632E8"/>
    <w:rsid w:val="00165FDB"/>
    <w:rsid w:val="00181409"/>
    <w:rsid w:val="00182FC8"/>
    <w:rsid w:val="001840E0"/>
    <w:rsid w:val="0019377D"/>
    <w:rsid w:val="001A4F4B"/>
    <w:rsid w:val="001B2B2E"/>
    <w:rsid w:val="001B4071"/>
    <w:rsid w:val="001C6117"/>
    <w:rsid w:val="001C6287"/>
    <w:rsid w:val="001D1EA2"/>
    <w:rsid w:val="001D3477"/>
    <w:rsid w:val="001D7119"/>
    <w:rsid w:val="001E2212"/>
    <w:rsid w:val="001E3D56"/>
    <w:rsid w:val="001E436A"/>
    <w:rsid w:val="001E6E0E"/>
    <w:rsid w:val="001F18C9"/>
    <w:rsid w:val="001F2CA6"/>
    <w:rsid w:val="001F3019"/>
    <w:rsid w:val="00203392"/>
    <w:rsid w:val="002118F7"/>
    <w:rsid w:val="00212A81"/>
    <w:rsid w:val="00212ABF"/>
    <w:rsid w:val="0021534C"/>
    <w:rsid w:val="0021716A"/>
    <w:rsid w:val="0021765C"/>
    <w:rsid w:val="00217846"/>
    <w:rsid w:val="00230CF1"/>
    <w:rsid w:val="00234004"/>
    <w:rsid w:val="00236308"/>
    <w:rsid w:val="00244400"/>
    <w:rsid w:val="00244842"/>
    <w:rsid w:val="00244940"/>
    <w:rsid w:val="002507E8"/>
    <w:rsid w:val="00250FEB"/>
    <w:rsid w:val="002541D1"/>
    <w:rsid w:val="00256EA9"/>
    <w:rsid w:val="002575E5"/>
    <w:rsid w:val="00261ADC"/>
    <w:rsid w:val="00266B19"/>
    <w:rsid w:val="0027588B"/>
    <w:rsid w:val="002811EA"/>
    <w:rsid w:val="00293459"/>
    <w:rsid w:val="00293CCE"/>
    <w:rsid w:val="00294340"/>
    <w:rsid w:val="002A0D2A"/>
    <w:rsid w:val="002A59B9"/>
    <w:rsid w:val="002B1A89"/>
    <w:rsid w:val="002C0698"/>
    <w:rsid w:val="002C4BA7"/>
    <w:rsid w:val="002D182E"/>
    <w:rsid w:val="002D7E89"/>
    <w:rsid w:val="002E1D9B"/>
    <w:rsid w:val="002E3196"/>
    <w:rsid w:val="002E5CD9"/>
    <w:rsid w:val="002E620A"/>
    <w:rsid w:val="002F6AF3"/>
    <w:rsid w:val="00301383"/>
    <w:rsid w:val="00301576"/>
    <w:rsid w:val="00305E43"/>
    <w:rsid w:val="00313780"/>
    <w:rsid w:val="00323E3D"/>
    <w:rsid w:val="0032492B"/>
    <w:rsid w:val="00340CFB"/>
    <w:rsid w:val="003442A3"/>
    <w:rsid w:val="00352511"/>
    <w:rsid w:val="0035456D"/>
    <w:rsid w:val="00364CD8"/>
    <w:rsid w:val="003660D1"/>
    <w:rsid w:val="003666AF"/>
    <w:rsid w:val="00380C54"/>
    <w:rsid w:val="00385EC5"/>
    <w:rsid w:val="00387A6B"/>
    <w:rsid w:val="00387DD9"/>
    <w:rsid w:val="003917BA"/>
    <w:rsid w:val="003943F0"/>
    <w:rsid w:val="00396AA5"/>
    <w:rsid w:val="00397497"/>
    <w:rsid w:val="003A19A3"/>
    <w:rsid w:val="003A5817"/>
    <w:rsid w:val="003A6EE8"/>
    <w:rsid w:val="003C18EC"/>
    <w:rsid w:val="003D15C2"/>
    <w:rsid w:val="003D37FE"/>
    <w:rsid w:val="003E3934"/>
    <w:rsid w:val="0040779B"/>
    <w:rsid w:val="00407C72"/>
    <w:rsid w:val="00411B09"/>
    <w:rsid w:val="00411E7A"/>
    <w:rsid w:val="00414C5A"/>
    <w:rsid w:val="00416FFE"/>
    <w:rsid w:val="004176B9"/>
    <w:rsid w:val="0042260D"/>
    <w:rsid w:val="00425C06"/>
    <w:rsid w:val="0043017A"/>
    <w:rsid w:val="0043035D"/>
    <w:rsid w:val="00436B2E"/>
    <w:rsid w:val="00444243"/>
    <w:rsid w:val="00453665"/>
    <w:rsid w:val="0045738B"/>
    <w:rsid w:val="00465CE5"/>
    <w:rsid w:val="00472782"/>
    <w:rsid w:val="00475AB7"/>
    <w:rsid w:val="00477277"/>
    <w:rsid w:val="00485619"/>
    <w:rsid w:val="00486D96"/>
    <w:rsid w:val="004870E7"/>
    <w:rsid w:val="004914F8"/>
    <w:rsid w:val="00491D12"/>
    <w:rsid w:val="004933FC"/>
    <w:rsid w:val="00494004"/>
    <w:rsid w:val="00497FC5"/>
    <w:rsid w:val="004A5515"/>
    <w:rsid w:val="004B0BCD"/>
    <w:rsid w:val="004B11FE"/>
    <w:rsid w:val="004B4FE8"/>
    <w:rsid w:val="004B78A2"/>
    <w:rsid w:val="004D1F8D"/>
    <w:rsid w:val="004D394E"/>
    <w:rsid w:val="004D7C33"/>
    <w:rsid w:val="004E112A"/>
    <w:rsid w:val="004E39F9"/>
    <w:rsid w:val="00501010"/>
    <w:rsid w:val="005019B0"/>
    <w:rsid w:val="00522297"/>
    <w:rsid w:val="005278CC"/>
    <w:rsid w:val="00532303"/>
    <w:rsid w:val="00536901"/>
    <w:rsid w:val="00540E8F"/>
    <w:rsid w:val="005426A7"/>
    <w:rsid w:val="0054425C"/>
    <w:rsid w:val="00550695"/>
    <w:rsid w:val="00550F9F"/>
    <w:rsid w:val="0055173F"/>
    <w:rsid w:val="0055200A"/>
    <w:rsid w:val="00553F7B"/>
    <w:rsid w:val="00555FB6"/>
    <w:rsid w:val="005576D7"/>
    <w:rsid w:val="00567A1F"/>
    <w:rsid w:val="00574416"/>
    <w:rsid w:val="00574C79"/>
    <w:rsid w:val="0058270F"/>
    <w:rsid w:val="0059099D"/>
    <w:rsid w:val="00592971"/>
    <w:rsid w:val="00592E11"/>
    <w:rsid w:val="005933F4"/>
    <w:rsid w:val="00595AE4"/>
    <w:rsid w:val="00596D83"/>
    <w:rsid w:val="005974E6"/>
    <w:rsid w:val="005A219E"/>
    <w:rsid w:val="005A2533"/>
    <w:rsid w:val="005B0949"/>
    <w:rsid w:val="005B1BB8"/>
    <w:rsid w:val="005B2A0D"/>
    <w:rsid w:val="005B3A91"/>
    <w:rsid w:val="005B47CF"/>
    <w:rsid w:val="005C5486"/>
    <w:rsid w:val="005D54B2"/>
    <w:rsid w:val="005E170F"/>
    <w:rsid w:val="005F1755"/>
    <w:rsid w:val="005F1CBA"/>
    <w:rsid w:val="005F3F13"/>
    <w:rsid w:val="00600BED"/>
    <w:rsid w:val="00606E2D"/>
    <w:rsid w:val="0061772A"/>
    <w:rsid w:val="006178E8"/>
    <w:rsid w:val="006202DD"/>
    <w:rsid w:val="006207B6"/>
    <w:rsid w:val="00624E61"/>
    <w:rsid w:val="00634C8A"/>
    <w:rsid w:val="00646FEA"/>
    <w:rsid w:val="00647933"/>
    <w:rsid w:val="00655279"/>
    <w:rsid w:val="0065574E"/>
    <w:rsid w:val="006609F3"/>
    <w:rsid w:val="00664EE4"/>
    <w:rsid w:val="00674D40"/>
    <w:rsid w:val="0068184B"/>
    <w:rsid w:val="00685C96"/>
    <w:rsid w:val="006928EA"/>
    <w:rsid w:val="006946E2"/>
    <w:rsid w:val="006963EC"/>
    <w:rsid w:val="006A71FB"/>
    <w:rsid w:val="006B0135"/>
    <w:rsid w:val="006B1F2D"/>
    <w:rsid w:val="006B6886"/>
    <w:rsid w:val="006C0C24"/>
    <w:rsid w:val="006C4B29"/>
    <w:rsid w:val="006D19CD"/>
    <w:rsid w:val="006D1FD6"/>
    <w:rsid w:val="006D4FDD"/>
    <w:rsid w:val="006E2A19"/>
    <w:rsid w:val="006E7CDA"/>
    <w:rsid w:val="007004E5"/>
    <w:rsid w:val="00700839"/>
    <w:rsid w:val="0070494E"/>
    <w:rsid w:val="00704DBC"/>
    <w:rsid w:val="00717921"/>
    <w:rsid w:val="00722BC4"/>
    <w:rsid w:val="00725621"/>
    <w:rsid w:val="00726211"/>
    <w:rsid w:val="00726264"/>
    <w:rsid w:val="007270D6"/>
    <w:rsid w:val="007312CE"/>
    <w:rsid w:val="00732946"/>
    <w:rsid w:val="0073344A"/>
    <w:rsid w:val="00741EC7"/>
    <w:rsid w:val="00745687"/>
    <w:rsid w:val="0074653D"/>
    <w:rsid w:val="00752613"/>
    <w:rsid w:val="00757AC3"/>
    <w:rsid w:val="007604E5"/>
    <w:rsid w:val="007608C6"/>
    <w:rsid w:val="00763A83"/>
    <w:rsid w:val="00766896"/>
    <w:rsid w:val="007668AC"/>
    <w:rsid w:val="00766B84"/>
    <w:rsid w:val="00772FF9"/>
    <w:rsid w:val="00782AC1"/>
    <w:rsid w:val="00784814"/>
    <w:rsid w:val="007A1C5F"/>
    <w:rsid w:val="007B2BD8"/>
    <w:rsid w:val="007B3E09"/>
    <w:rsid w:val="007C0A57"/>
    <w:rsid w:val="007C52A3"/>
    <w:rsid w:val="007E36E0"/>
    <w:rsid w:val="007E3B66"/>
    <w:rsid w:val="007E5F57"/>
    <w:rsid w:val="007E6A23"/>
    <w:rsid w:val="007F0DD1"/>
    <w:rsid w:val="007F173F"/>
    <w:rsid w:val="007F26D0"/>
    <w:rsid w:val="007F59DA"/>
    <w:rsid w:val="00802E46"/>
    <w:rsid w:val="00810AB7"/>
    <w:rsid w:val="00812C6C"/>
    <w:rsid w:val="00815FBF"/>
    <w:rsid w:val="00821435"/>
    <w:rsid w:val="00823055"/>
    <w:rsid w:val="00840CE1"/>
    <w:rsid w:val="0084199A"/>
    <w:rsid w:val="008435CC"/>
    <w:rsid w:val="00846536"/>
    <w:rsid w:val="00852991"/>
    <w:rsid w:val="00856947"/>
    <w:rsid w:val="00861272"/>
    <w:rsid w:val="00863453"/>
    <w:rsid w:val="00867F3A"/>
    <w:rsid w:val="0087103D"/>
    <w:rsid w:val="00873F87"/>
    <w:rsid w:val="0087461D"/>
    <w:rsid w:val="00874665"/>
    <w:rsid w:val="00881F35"/>
    <w:rsid w:val="00893DE0"/>
    <w:rsid w:val="008955B7"/>
    <w:rsid w:val="00896310"/>
    <w:rsid w:val="008A6867"/>
    <w:rsid w:val="008A73B6"/>
    <w:rsid w:val="008B029F"/>
    <w:rsid w:val="008B5BFF"/>
    <w:rsid w:val="008C037C"/>
    <w:rsid w:val="008C0510"/>
    <w:rsid w:val="008C30BE"/>
    <w:rsid w:val="008C3138"/>
    <w:rsid w:val="008C4E39"/>
    <w:rsid w:val="008D0B15"/>
    <w:rsid w:val="008E4FBA"/>
    <w:rsid w:val="008F2C7A"/>
    <w:rsid w:val="008F6278"/>
    <w:rsid w:val="00913CA3"/>
    <w:rsid w:val="00920648"/>
    <w:rsid w:val="00923B57"/>
    <w:rsid w:val="009312E7"/>
    <w:rsid w:val="00934D54"/>
    <w:rsid w:val="0093602D"/>
    <w:rsid w:val="00951219"/>
    <w:rsid w:val="009547E0"/>
    <w:rsid w:val="00957061"/>
    <w:rsid w:val="00963609"/>
    <w:rsid w:val="009733CB"/>
    <w:rsid w:val="009779A6"/>
    <w:rsid w:val="00981F31"/>
    <w:rsid w:val="009872A2"/>
    <w:rsid w:val="00990326"/>
    <w:rsid w:val="009927D6"/>
    <w:rsid w:val="00993040"/>
    <w:rsid w:val="00993521"/>
    <w:rsid w:val="009A1C32"/>
    <w:rsid w:val="009B2100"/>
    <w:rsid w:val="009B442B"/>
    <w:rsid w:val="009B4535"/>
    <w:rsid w:val="009B5585"/>
    <w:rsid w:val="009C1274"/>
    <w:rsid w:val="009C1CB5"/>
    <w:rsid w:val="009C2575"/>
    <w:rsid w:val="009C324F"/>
    <w:rsid w:val="009D0438"/>
    <w:rsid w:val="009F0310"/>
    <w:rsid w:val="009F4277"/>
    <w:rsid w:val="00A06401"/>
    <w:rsid w:val="00A1115D"/>
    <w:rsid w:val="00A167C8"/>
    <w:rsid w:val="00A1773C"/>
    <w:rsid w:val="00A24FE3"/>
    <w:rsid w:val="00A2777F"/>
    <w:rsid w:val="00A31733"/>
    <w:rsid w:val="00A37FC8"/>
    <w:rsid w:val="00A53C80"/>
    <w:rsid w:val="00A64E15"/>
    <w:rsid w:val="00A749DF"/>
    <w:rsid w:val="00A7588B"/>
    <w:rsid w:val="00A85AFA"/>
    <w:rsid w:val="00A876E3"/>
    <w:rsid w:val="00A93163"/>
    <w:rsid w:val="00A97735"/>
    <w:rsid w:val="00AA0150"/>
    <w:rsid w:val="00AB19F0"/>
    <w:rsid w:val="00AB2417"/>
    <w:rsid w:val="00AB2615"/>
    <w:rsid w:val="00AB559B"/>
    <w:rsid w:val="00AC0701"/>
    <w:rsid w:val="00AC352B"/>
    <w:rsid w:val="00AC4245"/>
    <w:rsid w:val="00AD1B30"/>
    <w:rsid w:val="00AD3B6A"/>
    <w:rsid w:val="00AD5522"/>
    <w:rsid w:val="00B077E0"/>
    <w:rsid w:val="00B149E5"/>
    <w:rsid w:val="00B14A19"/>
    <w:rsid w:val="00B151D2"/>
    <w:rsid w:val="00B21C89"/>
    <w:rsid w:val="00B23233"/>
    <w:rsid w:val="00B30D40"/>
    <w:rsid w:val="00B43961"/>
    <w:rsid w:val="00B5326E"/>
    <w:rsid w:val="00B60FCD"/>
    <w:rsid w:val="00B63CC8"/>
    <w:rsid w:val="00B64C5C"/>
    <w:rsid w:val="00B65023"/>
    <w:rsid w:val="00B7219F"/>
    <w:rsid w:val="00B73921"/>
    <w:rsid w:val="00B75331"/>
    <w:rsid w:val="00B75A07"/>
    <w:rsid w:val="00B81C58"/>
    <w:rsid w:val="00B82869"/>
    <w:rsid w:val="00B8450A"/>
    <w:rsid w:val="00B863ED"/>
    <w:rsid w:val="00B87271"/>
    <w:rsid w:val="00B942FA"/>
    <w:rsid w:val="00BA2E5F"/>
    <w:rsid w:val="00BA4A4A"/>
    <w:rsid w:val="00BA5657"/>
    <w:rsid w:val="00BB1C4C"/>
    <w:rsid w:val="00BB463D"/>
    <w:rsid w:val="00BB4C2E"/>
    <w:rsid w:val="00BC135F"/>
    <w:rsid w:val="00BD4773"/>
    <w:rsid w:val="00BE19C8"/>
    <w:rsid w:val="00BE2937"/>
    <w:rsid w:val="00BF08C3"/>
    <w:rsid w:val="00BF481E"/>
    <w:rsid w:val="00BF5C8F"/>
    <w:rsid w:val="00C07DC4"/>
    <w:rsid w:val="00C14AFA"/>
    <w:rsid w:val="00C218E4"/>
    <w:rsid w:val="00C25FFC"/>
    <w:rsid w:val="00C27F33"/>
    <w:rsid w:val="00C35CD0"/>
    <w:rsid w:val="00C5556A"/>
    <w:rsid w:val="00C5722D"/>
    <w:rsid w:val="00C62E7A"/>
    <w:rsid w:val="00C67EF8"/>
    <w:rsid w:val="00C70195"/>
    <w:rsid w:val="00C72F9D"/>
    <w:rsid w:val="00C7304D"/>
    <w:rsid w:val="00C764C8"/>
    <w:rsid w:val="00C822DC"/>
    <w:rsid w:val="00C96B25"/>
    <w:rsid w:val="00C96DD3"/>
    <w:rsid w:val="00CA6408"/>
    <w:rsid w:val="00CB11B2"/>
    <w:rsid w:val="00CB6906"/>
    <w:rsid w:val="00CC4E21"/>
    <w:rsid w:val="00CC5545"/>
    <w:rsid w:val="00CD0DBD"/>
    <w:rsid w:val="00CD0E28"/>
    <w:rsid w:val="00CD6689"/>
    <w:rsid w:val="00CD7716"/>
    <w:rsid w:val="00CE645E"/>
    <w:rsid w:val="00CF0B09"/>
    <w:rsid w:val="00CF4DA4"/>
    <w:rsid w:val="00D0036C"/>
    <w:rsid w:val="00D041D1"/>
    <w:rsid w:val="00D2369C"/>
    <w:rsid w:val="00D24ABF"/>
    <w:rsid w:val="00D30C6C"/>
    <w:rsid w:val="00D31026"/>
    <w:rsid w:val="00D31862"/>
    <w:rsid w:val="00D33C52"/>
    <w:rsid w:val="00D4516E"/>
    <w:rsid w:val="00D4677E"/>
    <w:rsid w:val="00D5065A"/>
    <w:rsid w:val="00D62C3D"/>
    <w:rsid w:val="00D707CB"/>
    <w:rsid w:val="00D717C6"/>
    <w:rsid w:val="00D72A82"/>
    <w:rsid w:val="00D74768"/>
    <w:rsid w:val="00D77600"/>
    <w:rsid w:val="00D806DC"/>
    <w:rsid w:val="00D81618"/>
    <w:rsid w:val="00D83EAF"/>
    <w:rsid w:val="00D850EA"/>
    <w:rsid w:val="00D85A42"/>
    <w:rsid w:val="00D85F29"/>
    <w:rsid w:val="00D869B3"/>
    <w:rsid w:val="00DA16C4"/>
    <w:rsid w:val="00DA2C85"/>
    <w:rsid w:val="00DA4772"/>
    <w:rsid w:val="00DB072E"/>
    <w:rsid w:val="00DB0DE1"/>
    <w:rsid w:val="00DB3496"/>
    <w:rsid w:val="00DD0824"/>
    <w:rsid w:val="00DD3778"/>
    <w:rsid w:val="00DE4BD4"/>
    <w:rsid w:val="00DF20B8"/>
    <w:rsid w:val="00E14195"/>
    <w:rsid w:val="00E15D2E"/>
    <w:rsid w:val="00E1759A"/>
    <w:rsid w:val="00E21703"/>
    <w:rsid w:val="00E36824"/>
    <w:rsid w:val="00E473C4"/>
    <w:rsid w:val="00E50AF4"/>
    <w:rsid w:val="00E52A26"/>
    <w:rsid w:val="00E613BB"/>
    <w:rsid w:val="00E9159A"/>
    <w:rsid w:val="00E94069"/>
    <w:rsid w:val="00E948B3"/>
    <w:rsid w:val="00E96BD7"/>
    <w:rsid w:val="00EA1399"/>
    <w:rsid w:val="00EA562F"/>
    <w:rsid w:val="00EB6A5D"/>
    <w:rsid w:val="00EB6A9A"/>
    <w:rsid w:val="00EC0594"/>
    <w:rsid w:val="00EC1A67"/>
    <w:rsid w:val="00EC5F13"/>
    <w:rsid w:val="00EC7A96"/>
    <w:rsid w:val="00EC7B25"/>
    <w:rsid w:val="00ED7E12"/>
    <w:rsid w:val="00EE0F8A"/>
    <w:rsid w:val="00EE4720"/>
    <w:rsid w:val="00EE4A57"/>
    <w:rsid w:val="00EE68B6"/>
    <w:rsid w:val="00F00108"/>
    <w:rsid w:val="00F01B88"/>
    <w:rsid w:val="00F235D6"/>
    <w:rsid w:val="00F24D92"/>
    <w:rsid w:val="00F33D38"/>
    <w:rsid w:val="00F35C4A"/>
    <w:rsid w:val="00F36DD2"/>
    <w:rsid w:val="00F425BB"/>
    <w:rsid w:val="00F475D3"/>
    <w:rsid w:val="00F50D60"/>
    <w:rsid w:val="00F50E28"/>
    <w:rsid w:val="00F52E85"/>
    <w:rsid w:val="00F539A2"/>
    <w:rsid w:val="00F56577"/>
    <w:rsid w:val="00F60CA9"/>
    <w:rsid w:val="00F6177B"/>
    <w:rsid w:val="00F65566"/>
    <w:rsid w:val="00F718FD"/>
    <w:rsid w:val="00F7264A"/>
    <w:rsid w:val="00F96402"/>
    <w:rsid w:val="00FA0340"/>
    <w:rsid w:val="00FA7F4E"/>
    <w:rsid w:val="00FB0119"/>
    <w:rsid w:val="00FB096D"/>
    <w:rsid w:val="00FB2456"/>
    <w:rsid w:val="00FB47DB"/>
    <w:rsid w:val="00FB6702"/>
    <w:rsid w:val="00FC32E1"/>
    <w:rsid w:val="00FC530E"/>
    <w:rsid w:val="00FD33EF"/>
    <w:rsid w:val="00FD3EF6"/>
    <w:rsid w:val="00FD50E0"/>
    <w:rsid w:val="00FD664F"/>
    <w:rsid w:val="00FE244B"/>
    <w:rsid w:val="00FE4977"/>
    <w:rsid w:val="00FE50E7"/>
    <w:rsid w:val="00FF3A6E"/>
    <w:rsid w:val="00FF58DA"/>
    <w:rsid w:val="012C2953"/>
    <w:rsid w:val="024A1D9D"/>
    <w:rsid w:val="05FB28F4"/>
    <w:rsid w:val="064D7AB0"/>
    <w:rsid w:val="07BE1E2B"/>
    <w:rsid w:val="09277FDB"/>
    <w:rsid w:val="099E1F14"/>
    <w:rsid w:val="09B47989"/>
    <w:rsid w:val="0A79472F"/>
    <w:rsid w:val="0BB65971"/>
    <w:rsid w:val="0BF027CF"/>
    <w:rsid w:val="0E721BC1"/>
    <w:rsid w:val="0F0A1DF9"/>
    <w:rsid w:val="0F7756E1"/>
    <w:rsid w:val="10480E2B"/>
    <w:rsid w:val="10AD0C8E"/>
    <w:rsid w:val="11E701D0"/>
    <w:rsid w:val="11ED522E"/>
    <w:rsid w:val="12721EC6"/>
    <w:rsid w:val="1442656C"/>
    <w:rsid w:val="144561E0"/>
    <w:rsid w:val="15AF54A9"/>
    <w:rsid w:val="166F08E6"/>
    <w:rsid w:val="1888270D"/>
    <w:rsid w:val="18E92D6A"/>
    <w:rsid w:val="19DB061A"/>
    <w:rsid w:val="1C0C71B1"/>
    <w:rsid w:val="1CE62A22"/>
    <w:rsid w:val="1E2A1B70"/>
    <w:rsid w:val="1E956BF9"/>
    <w:rsid w:val="1EF71F73"/>
    <w:rsid w:val="1F9F1260"/>
    <w:rsid w:val="21DE339D"/>
    <w:rsid w:val="22A75E85"/>
    <w:rsid w:val="22F97376"/>
    <w:rsid w:val="23340995"/>
    <w:rsid w:val="248D2666"/>
    <w:rsid w:val="24C30B7D"/>
    <w:rsid w:val="25445C0D"/>
    <w:rsid w:val="26910851"/>
    <w:rsid w:val="27070CA1"/>
    <w:rsid w:val="27441EF5"/>
    <w:rsid w:val="281573ED"/>
    <w:rsid w:val="29385A89"/>
    <w:rsid w:val="2B1E120C"/>
    <w:rsid w:val="2BC2788C"/>
    <w:rsid w:val="2BFF63EA"/>
    <w:rsid w:val="2C5D5807"/>
    <w:rsid w:val="2C732934"/>
    <w:rsid w:val="2D306A77"/>
    <w:rsid w:val="2D6A3D37"/>
    <w:rsid w:val="2E83650D"/>
    <w:rsid w:val="2EFD5782"/>
    <w:rsid w:val="31CA56EC"/>
    <w:rsid w:val="33A90465"/>
    <w:rsid w:val="35F25449"/>
    <w:rsid w:val="360D204B"/>
    <w:rsid w:val="37405B09"/>
    <w:rsid w:val="384D2BD3"/>
    <w:rsid w:val="389E342F"/>
    <w:rsid w:val="391B002D"/>
    <w:rsid w:val="3A2B0CF2"/>
    <w:rsid w:val="3D87623F"/>
    <w:rsid w:val="3E1877DF"/>
    <w:rsid w:val="3E6E11AD"/>
    <w:rsid w:val="3E8310FD"/>
    <w:rsid w:val="3E8B6203"/>
    <w:rsid w:val="3F122481"/>
    <w:rsid w:val="409E1E97"/>
    <w:rsid w:val="41D659E7"/>
    <w:rsid w:val="423D5A66"/>
    <w:rsid w:val="424B60BF"/>
    <w:rsid w:val="43087F07"/>
    <w:rsid w:val="43610527"/>
    <w:rsid w:val="44E4041B"/>
    <w:rsid w:val="463D6BEB"/>
    <w:rsid w:val="472F2356"/>
    <w:rsid w:val="49290AF3"/>
    <w:rsid w:val="4B700C5B"/>
    <w:rsid w:val="4B7342A7"/>
    <w:rsid w:val="4BD27220"/>
    <w:rsid w:val="4BFC42EC"/>
    <w:rsid w:val="4EC27539"/>
    <w:rsid w:val="4EC41A8E"/>
    <w:rsid w:val="4F930840"/>
    <w:rsid w:val="510342C2"/>
    <w:rsid w:val="51387B25"/>
    <w:rsid w:val="52A03BD4"/>
    <w:rsid w:val="54751090"/>
    <w:rsid w:val="566446D1"/>
    <w:rsid w:val="56C1680E"/>
    <w:rsid w:val="58FE200E"/>
    <w:rsid w:val="5A3D61AC"/>
    <w:rsid w:val="5A44753A"/>
    <w:rsid w:val="5A967D7B"/>
    <w:rsid w:val="5ABB5323"/>
    <w:rsid w:val="5C246B07"/>
    <w:rsid w:val="5DA54794"/>
    <w:rsid w:val="5DF63241"/>
    <w:rsid w:val="5F3A7091"/>
    <w:rsid w:val="62AE15B8"/>
    <w:rsid w:val="645B7848"/>
    <w:rsid w:val="64656A2B"/>
    <w:rsid w:val="651F307E"/>
    <w:rsid w:val="65A215B9"/>
    <w:rsid w:val="65C459D3"/>
    <w:rsid w:val="661E1587"/>
    <w:rsid w:val="66265A4E"/>
    <w:rsid w:val="662849B2"/>
    <w:rsid w:val="66E71979"/>
    <w:rsid w:val="66ED2D08"/>
    <w:rsid w:val="67222F48"/>
    <w:rsid w:val="6759039D"/>
    <w:rsid w:val="68F760C0"/>
    <w:rsid w:val="691C1682"/>
    <w:rsid w:val="6A48248B"/>
    <w:rsid w:val="6C6D0BE2"/>
    <w:rsid w:val="6C865790"/>
    <w:rsid w:val="6C9D1984"/>
    <w:rsid w:val="6CAF1C7B"/>
    <w:rsid w:val="6D147240"/>
    <w:rsid w:val="6D7C7038"/>
    <w:rsid w:val="6D912C05"/>
    <w:rsid w:val="6F5C6C7D"/>
    <w:rsid w:val="6FA0300D"/>
    <w:rsid w:val="6FFE347E"/>
    <w:rsid w:val="702F613F"/>
    <w:rsid w:val="71373C05"/>
    <w:rsid w:val="71754026"/>
    <w:rsid w:val="71BE3C1E"/>
    <w:rsid w:val="72B37016"/>
    <w:rsid w:val="72CC7825"/>
    <w:rsid w:val="739A7D73"/>
    <w:rsid w:val="750F450B"/>
    <w:rsid w:val="763E532E"/>
    <w:rsid w:val="77330C4A"/>
    <w:rsid w:val="774E77F3"/>
    <w:rsid w:val="77EB6DF0"/>
    <w:rsid w:val="78981D5B"/>
    <w:rsid w:val="78D35B6F"/>
    <w:rsid w:val="79FC290B"/>
    <w:rsid w:val="7BA9149B"/>
    <w:rsid w:val="7DC5479B"/>
    <w:rsid w:val="7F3C6183"/>
    <w:rsid w:val="7F7678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批注框文本 字符"/>
    <w:link w:val="3"/>
    <w:semiHidden/>
    <w:qFormat/>
    <w:uiPriority w:val="99"/>
    <w:rPr>
      <w:sz w:val="18"/>
      <w:szCs w:val="18"/>
    </w:rPr>
  </w:style>
  <w:style w:type="character" w:customStyle="1" w:styleId="11">
    <w:name w:val="页脚 字符"/>
    <w:link w:val="4"/>
    <w:qFormat/>
    <w:uiPriority w:val="99"/>
    <w:rPr>
      <w:sz w:val="18"/>
      <w:szCs w:val="18"/>
    </w:rPr>
  </w:style>
  <w:style w:type="character" w:customStyle="1" w:styleId="12">
    <w:name w:val="页眉 字符"/>
    <w:link w:val="5"/>
    <w:qFormat/>
    <w:uiPriority w:val="99"/>
    <w:rPr>
      <w:sz w:val="18"/>
      <w:szCs w:val="18"/>
    </w:rPr>
  </w:style>
  <w:style w:type="character" w:customStyle="1" w:styleId="13">
    <w:name w:val="标题 字符"/>
    <w:link w:val="6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styleId="15">
    <w:name w:val="No Spacing"/>
    <w:qFormat/>
    <w:uiPriority w:val="1"/>
    <w:pPr>
      <w:widowControl w:val="0"/>
      <w:jc w:val="both"/>
    </w:pPr>
    <w:rPr>
      <w:rFonts w:ascii="Calibri" w:hAnsi="Calibri"/>
      <w:kern w:val="2"/>
      <w:lang w:val="en-US" w:eastAsia="zh-CN" w:bidi="ar-SA"/>
    </w:rPr>
  </w:style>
  <w:style w:type="paragraph" w:customStyle="1" w:styleId="16">
    <w:name w:val="Revision"/>
    <w:semiHidden/>
    <w:uiPriority w:val="99"/>
    <w:rPr>
      <w:rFonts w:ascii="Calibri" w:hAnsi="Calibri"/>
      <w:kern w:val="2"/>
      <w:sz w:val="21"/>
      <w:szCs w:val="22"/>
      <w:lang w:val="en-US" w:eastAsia="zh-CN" w:bidi="ar-SA"/>
    </w:rPr>
  </w:style>
  <w:style w:type="character" w:customStyle="1" w:styleId="17">
    <w:name w:val="font11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8">
    <w:name w:val="font2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9">
    <w:name w:val="font0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</Words>
  <Characters>932</Characters>
  <Lines>7</Lines>
  <Paragraphs>2</Paragraphs>
  <TotalTime>0</TotalTime>
  <ScaleCrop>false</ScaleCrop>
  <LinksUpToDate>false</LinksUpToDate>
  <CharactersWithSpaces>1093</CharactersWithSpaces>
  <Application>WPS Office_12.8.2.19435_F1E327BC-269C-435d-A152-05C5408002CA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2023-03-20T08:08:00Z</dcterms:created>
  <dc:creator>许富生</dc:creator>
  <cp:lastModifiedBy>咨询组</cp:lastModifiedBy>
  <dcterms:modified xsi:type="dcterms:W3CDTF">2025-11-17T07:19:56Z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2052-12.8.2.19435</vt:lpwstr>
  </property>
  <property fmtid="{D5CDD505-2E9C-101B-9397-08002B2CF9AE}" pid="3" name="ICV">
    <vt:lpwstr>5455F921167548CF9EB6626DEE6B8120_13</vt:lpwstr>
  </property>
</Properties>
</file>
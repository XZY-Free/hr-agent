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228BC">
      <w:pPr>
        <w:jc w:val="center"/>
        <w:rPr>
          <w:rFonts w:hint="eastAsia" w:ascii="黑体" w:hAnsi="黑体" w:eastAsia="黑体" w:cs="宋体"/>
          <w:b/>
          <w:bCs/>
          <w:sz w:val="30"/>
          <w:szCs w:val="30"/>
          <w:u w:val="none"/>
          <w:lang w:eastAsia="zh-CN"/>
        </w:rPr>
      </w:pPr>
      <w:r>
        <w:rPr>
          <w:rFonts w:hint="eastAsia" w:ascii="黑体" w:hAnsi="黑体" w:eastAsia="黑体" w:cs="宋体"/>
          <w:b/>
          <w:bCs/>
          <w:sz w:val="30"/>
          <w:szCs w:val="30"/>
          <w:u w:val="none"/>
        </w:rPr>
        <w:t>关于</w:t>
      </w:r>
      <w:r>
        <w:rPr>
          <w:rFonts w:hint="eastAsia" w:ascii="黑体" w:hAnsi="黑体" w:eastAsia="黑体" w:cs="宋体"/>
          <w:b/>
          <w:bCs/>
          <w:sz w:val="30"/>
          <w:szCs w:val="30"/>
          <w:u w:val="none"/>
          <w:lang w:eastAsia="zh"/>
        </w:rPr>
        <w:t>经理级及同等职级</w:t>
      </w:r>
      <w:r>
        <w:rPr>
          <w:rFonts w:hint="eastAsia" w:ascii="黑体" w:hAnsi="黑体" w:eastAsia="黑体" w:cs="宋体"/>
          <w:b/>
          <w:bCs/>
          <w:sz w:val="30"/>
          <w:szCs w:val="30"/>
          <w:u w:val="none"/>
        </w:rPr>
        <w:t>员工租房补贴支付方式调整的通知</w:t>
      </w:r>
      <w:r>
        <w:rPr>
          <w:rFonts w:hint="eastAsia" w:ascii="黑体" w:hAnsi="黑体" w:eastAsia="黑体" w:cs="宋体"/>
          <w:b/>
          <w:bCs/>
          <w:sz w:val="30"/>
          <w:szCs w:val="30"/>
          <w:u w:val="none"/>
          <w:lang w:eastAsia="zh-CN"/>
        </w:rPr>
        <w:t>（华啤人力〔2026〕124号）</w:t>
      </w:r>
    </w:p>
    <w:p w14:paraId="5F8893D4">
      <w:pPr>
        <w:spacing w:before="249" w:beforeLines="80" w:line="440" w:lineRule="exac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///</w:t>
      </w:r>
    </w:p>
    <w:p w14:paraId="3EA1624E">
      <w:pPr>
        <w:spacing w:before="249" w:beforeLines="80" w:line="44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华润啤酒各职能部门、直属机构，华润雪花，华润酒业：</w:t>
      </w:r>
    </w:p>
    <w:p w14:paraId="5045120B">
      <w:pPr>
        <w:spacing w:line="440" w:lineRule="exact"/>
        <w:ind w:firstLine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根据国资委及集团薪酬福利政策导向，考虑2026年工资总额承压，经研究决定，对异地租房补贴支付方式做出调整，具体内容如下：</w:t>
      </w:r>
    </w:p>
    <w:p w14:paraId="04D20352">
      <w:pPr>
        <w:pStyle w:val="13"/>
        <w:numPr>
          <w:ilvl w:val="0"/>
          <w:numId w:val="0"/>
        </w:numPr>
        <w:spacing w:line="440" w:lineRule="exact"/>
        <w:ind w:left="0" w:leftChars="0" w:firstLine="420"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 w:ascii="宋体" w:hAnsi="宋体" w:eastAsia="宋体"/>
          <w:b/>
          <w:bCs/>
          <w:sz w:val="24"/>
          <w:szCs w:val="24"/>
        </w:rPr>
        <w:t>适用范围</w:t>
      </w:r>
    </w:p>
    <w:p w14:paraId="07D613AB">
      <w:pPr>
        <w:spacing w:line="440" w:lineRule="exact"/>
        <w:ind w:firstLine="480"/>
        <w:rPr>
          <w:rFonts w:hint="eastAsia" w:ascii="宋体" w:hAnsi="宋体" w:eastAsia="宋体"/>
          <w:sz w:val="24"/>
          <w:szCs w:val="24"/>
          <w:lang w:eastAsia="zh"/>
        </w:rPr>
      </w:pPr>
      <w:r>
        <w:rPr>
          <w:rFonts w:hint="eastAsia" w:ascii="宋体" w:hAnsi="宋体" w:eastAsia="宋体"/>
          <w:sz w:val="24"/>
          <w:szCs w:val="24"/>
        </w:rPr>
        <w:t>享受租房补贴的中基层员工</w:t>
      </w:r>
      <w:r>
        <w:rPr>
          <w:rFonts w:hint="eastAsia" w:ascii="宋体" w:hAnsi="宋体" w:eastAsia="宋体"/>
          <w:sz w:val="24"/>
          <w:szCs w:val="24"/>
          <w:lang w:eastAsia="zh"/>
        </w:rPr>
        <w:t>。</w:t>
      </w:r>
    </w:p>
    <w:p w14:paraId="3ABD4769">
      <w:pPr>
        <w:pStyle w:val="13"/>
        <w:numPr>
          <w:ilvl w:val="0"/>
          <w:numId w:val="0"/>
        </w:numPr>
        <w:spacing w:line="440" w:lineRule="exact"/>
        <w:ind w:left="0" w:leftChars="0" w:firstLine="420"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="宋体" w:hAnsi="宋体" w:eastAsia="宋体"/>
          <w:b/>
          <w:bCs/>
          <w:sz w:val="24"/>
          <w:szCs w:val="24"/>
        </w:rPr>
        <w:t>调整时间</w:t>
      </w:r>
    </w:p>
    <w:p w14:paraId="0A695B25">
      <w:pPr>
        <w:spacing w:line="440" w:lineRule="exact"/>
        <w:ind w:firstLine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原则上2026年6月1日起切换，考虑现有租房周期不同，2026年6月1日前合同到期的，可提前切换租房方式，最迟切换时间为5月31日。</w:t>
      </w:r>
    </w:p>
    <w:p w14:paraId="06DA3F4F">
      <w:pPr>
        <w:pStyle w:val="13"/>
        <w:numPr>
          <w:ilvl w:val="0"/>
          <w:numId w:val="0"/>
        </w:numPr>
        <w:spacing w:line="440" w:lineRule="exact"/>
        <w:ind w:left="0" w:leftChars="0" w:firstLine="420"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 w:ascii="宋体" w:hAnsi="宋体" w:eastAsia="宋体"/>
          <w:b/>
          <w:bCs/>
          <w:sz w:val="24"/>
          <w:szCs w:val="24"/>
        </w:rPr>
        <w:t>调整方案</w:t>
      </w:r>
    </w:p>
    <w:p w14:paraId="7DBB7B42">
      <w:pPr>
        <w:spacing w:line="440" w:lineRule="exact"/>
        <w:ind w:firstLine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异地住房福利不再采用发放异地租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>房补贴的方式，改由公司提供异地任职周转住房，具体操作方式详见附件1。</w:t>
      </w:r>
    </w:p>
    <w:p w14:paraId="1C7490B5">
      <w:pPr>
        <w:pStyle w:val="13"/>
        <w:spacing w:line="440" w:lineRule="exact"/>
        <w:ind w:left="420" w:leftChars="200" w:firstLine="0" w:firstLineChars="0"/>
        <w:rPr>
          <w:rFonts w:hint="eastAsia" w:ascii="宋体" w:hAnsi="宋体" w:eastAsia="宋体"/>
          <w:sz w:val="24"/>
          <w:szCs w:val="24"/>
        </w:rPr>
      </w:pPr>
    </w:p>
    <w:p w14:paraId="68706FDB">
      <w:pPr>
        <w:spacing w:line="440" w:lineRule="exact"/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"/>
        </w:rPr>
        <w:t>///</w:t>
      </w:r>
    </w:p>
    <w:p w14:paraId="3EE041CD">
      <w:pPr>
        <w:spacing w:line="440" w:lineRule="exact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特此通知。</w:t>
      </w:r>
    </w:p>
    <w:p w14:paraId="3C492B57">
      <w:pPr>
        <w:spacing w:line="440" w:lineRule="exact"/>
        <w:ind w:firstLine="480" w:firstLineChars="200"/>
        <w:rPr>
          <w:del w:id="0" w:author="咨询组" w:date="2026-05-18T15:44:31Z"/>
          <w:rFonts w:hint="eastAsia" w:ascii="宋体" w:hAnsi="宋体" w:eastAsia="宋体" w:cs="Times New Roman"/>
          <w:sz w:val="24"/>
          <w:szCs w:val="24"/>
        </w:rPr>
      </w:pPr>
      <w:del w:id="1" w:author="咨询组" w:date="2026-05-18T15:44:31Z">
        <w:r>
          <w:rPr>
            <w:rFonts w:hint="eastAsia" w:ascii="宋体" w:hAnsi="宋体" w:eastAsia="宋体" w:cs="Times New Roman"/>
            <w:sz w:val="24"/>
            <w:szCs w:val="24"/>
            <w:lang w:bidi="ar"/>
          </w:rPr>
          <w:delText xml:space="preserve"> </w:delText>
        </w:r>
      </w:del>
    </w:p>
    <w:p w14:paraId="5E108896">
      <w:pPr>
        <w:spacing w:line="440" w:lineRule="exact"/>
        <w:ind w:firstLine="480" w:firstLineChars="200"/>
        <w:rPr>
          <w:del w:id="2" w:author="咨询组" w:date="2026-05-18T15:44:31Z"/>
          <w:rFonts w:hint="eastAsia" w:ascii="宋体" w:hAnsi="宋体" w:eastAsia="宋体" w:cs="宋体"/>
          <w:sz w:val="24"/>
          <w:szCs w:val="24"/>
          <w:lang w:bidi="ar"/>
        </w:rPr>
      </w:pPr>
      <w:del w:id="3" w:author="咨询组" w:date="2026-05-18T15:44:31Z">
        <w:r>
          <w:rPr>
            <w:rFonts w:hint="eastAsia" w:ascii="宋体" w:hAnsi="宋体" w:eastAsia="宋体" w:cs="宋体"/>
            <w:sz w:val="24"/>
            <w:szCs w:val="24"/>
            <w:lang w:bidi="ar"/>
          </w:rPr>
          <w:delText>附件1：外租异地周转住房操作指引</w:delText>
        </w:r>
      </w:del>
    </w:p>
    <w:p w14:paraId="3B54D67B">
      <w:pPr>
        <w:spacing w:line="440" w:lineRule="exact"/>
        <w:rPr>
          <w:del w:id="4" w:author="咨询组" w:date="2026-05-18T15:44:31Z"/>
          <w:rFonts w:hint="eastAsia" w:asciiTheme="minorEastAsia" w:hAnsiTheme="minorEastAsia" w:cstheme="minorEastAsia"/>
          <w:bCs/>
          <w:sz w:val="24"/>
          <w:szCs w:val="24"/>
        </w:rPr>
      </w:pPr>
    </w:p>
    <w:p w14:paraId="40B50D6B">
      <w:pPr>
        <w:spacing w:line="440" w:lineRule="exact"/>
        <w:rPr>
          <w:rFonts w:hint="eastAsia" w:ascii="仿宋_GB2312" w:hAnsi="华文仿宋" w:eastAsia="仿宋_GB2312" w:cs="Arial"/>
          <w:sz w:val="32"/>
          <w:szCs w:val="32"/>
        </w:rPr>
      </w:pPr>
    </w:p>
    <w:p w14:paraId="7CD08873">
      <w:pPr>
        <w:spacing w:line="440" w:lineRule="exact"/>
        <w:jc w:val="right"/>
        <w:rPr>
          <w:rFonts w:hint="eastAsia"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 xml:space="preserve">                                              华润啤酒（控股）有限公司</w:t>
      </w:r>
    </w:p>
    <w:p w14:paraId="670FA806">
      <w:pPr>
        <w:spacing w:line="440" w:lineRule="exact"/>
        <w:jc w:val="center"/>
        <w:rPr>
          <w:rFonts w:hint="eastAsia"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 xml:space="preserve">                                                        人力资源部</w:t>
      </w:r>
    </w:p>
    <w:p w14:paraId="5EADDEF2">
      <w:pPr>
        <w:wordWrap w:val="0"/>
        <w:spacing w:line="440" w:lineRule="exact"/>
        <w:jc w:val="right"/>
        <w:rPr>
          <w:rFonts w:hint="eastAsia"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 xml:space="preserve">                                                   二〇二六年三月三日</w:t>
      </w:r>
    </w:p>
    <w:p w14:paraId="4F4ED1EA">
      <w:pPr>
        <w:spacing w:line="440" w:lineRule="exact"/>
        <w:rPr>
          <w:rFonts w:hint="eastAsia" w:ascii="黑体" w:hAnsi="黑体" w:eastAsia="黑体" w:cs="Arial"/>
          <w:b/>
          <w:sz w:val="30"/>
          <w:szCs w:val="30"/>
        </w:rPr>
      </w:pPr>
    </w:p>
    <w:p w14:paraId="3224FC12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86438446"/>
    </w:sdtPr>
    <w:sdtEndPr>
      <w:rPr>
        <w:sz w:val="20"/>
        <w:szCs w:val="20"/>
      </w:rPr>
    </w:sdtEndPr>
    <w:sdtContent>
      <w:p w14:paraId="3E4D2FAA">
        <w:pPr>
          <w:pStyle w:val="3"/>
          <w:jc w:val="right"/>
        </w:pPr>
        <w:r>
          <w:rPr>
            <w:sz w:val="20"/>
            <w:szCs w:val="20"/>
          </w:rPr>
          <mc:AlternateContent>
            <mc:Choice Requires="wps">
              <w:drawing>
                <wp:anchor distT="45720" distB="45720" distL="114300" distR="114300" simplePos="0" relativeHeight="251660288" behindDoc="1" locked="0" layoutInCell="1" allowOverlap="1">
                  <wp:simplePos x="0" y="0"/>
                  <wp:positionH relativeFrom="column">
                    <wp:posOffset>2070100</wp:posOffset>
                  </wp:positionH>
                  <wp:positionV relativeFrom="paragraph">
                    <wp:posOffset>-9525</wp:posOffset>
                  </wp:positionV>
                  <wp:extent cx="3053080" cy="1404620"/>
                  <wp:effectExtent l="0" t="0" r="13970" b="5080"/>
                  <wp:wrapNone/>
                  <wp:docPr id="8" name="文本框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5308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285AB3D">
                              <w:pPr>
                                <w:spacing w:line="240" w:lineRule="exact"/>
                                <w:jc w:val="left"/>
                                <w:rPr>
                                  <w:rFonts w:hint="eastAsia" w:ascii="微软雅黑" w:hAnsi="微软雅黑" w:eastAsia="微软雅黑" w:cs="Arial"/>
                                  <w:spacing w:val="1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Arial" w:hAnsi="Arial" w:eastAsia="微软雅黑" w:cs="Arial"/>
                                  <w:sz w:val="16"/>
                                  <w:szCs w:val="16"/>
                                </w:rPr>
                                <w:t xml:space="preserve">深圳市宝安区新安街道兴东社区70区雪花路2号雪花大厦30层  </w:t>
                              </w:r>
                              <w:r>
                                <w:rPr>
                                  <w:rFonts w:hint="eastAsia" w:ascii="微软雅黑" w:hAnsi="微软雅黑" w:eastAsia="微软雅黑" w:cs="Arial"/>
                                  <w:spacing w:val="10"/>
                                  <w:sz w:val="16"/>
                                </w:rPr>
                                <w:t>Floor 30, Snow Beer Building, No. 2 Xuehua Road, Zone 70, Xingdong Community, Xin'an Sub-district, Bao'an District, Shenzhen</w:t>
                              </w:r>
                              <w:r>
                                <w:rPr>
                                  <w:rFonts w:ascii="微软雅黑" w:hAnsi="微软雅黑" w:eastAsia="微软雅黑" w:cs="Arial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</w:p>
                            <w:p w14:paraId="4D07089E">
                              <w:pPr>
                                <w:spacing w:line="240" w:lineRule="exact"/>
                                <w:jc w:val="left"/>
                                <w:rPr>
                                  <w:rFonts w:hint="eastAsia" w:ascii="微软雅黑" w:hAnsi="微软雅黑" w:eastAsia="微软雅黑" w:cs="Arial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Arial"/>
                                  <w:sz w:val="16"/>
                                  <w:szCs w:val="16"/>
                                </w:rPr>
                                <w:t>电话T：</w:t>
                              </w:r>
                              <w:r>
                                <w:rPr>
                                  <w:rFonts w:hint="eastAsia" w:ascii="微软雅黑" w:hAnsi="微软雅黑" w:eastAsia="微软雅黑" w:cs="Arial"/>
                                  <w:sz w:val="16"/>
                                  <w:szCs w:val="16"/>
                                </w:rPr>
                                <w:t>0755-27880291</w:t>
                              </w:r>
                              <w:r>
                                <w:rPr>
                                  <w:rFonts w:ascii="微软雅黑" w:hAnsi="微软雅黑" w:eastAsia="微软雅黑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Arial"/>
                                  <w:sz w:val="16"/>
                                  <w:szCs w:val="16"/>
                                </w:rPr>
                                <w:t>邮编P：</w:t>
                              </w:r>
                              <w:r>
                                <w:rPr>
                                  <w:rFonts w:hint="eastAsia" w:ascii="微软雅黑" w:hAnsi="微软雅黑" w:eastAsia="微软雅黑" w:cs="Arial"/>
                                  <w:sz w:val="16"/>
                                  <w:szCs w:val="16"/>
                                </w:rPr>
                                <w:t>518101</w:t>
                              </w:r>
                              <w:r>
                                <w:rPr>
                                  <w:rFonts w:ascii="微软雅黑" w:hAnsi="微软雅黑" w:eastAsia="微软雅黑" w:cs="Arial"/>
                                  <w:sz w:val="16"/>
                                  <w:szCs w:val="16"/>
                                </w:rPr>
                                <w:t xml:space="preserve">   www.snowbeer.com.cn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 id="文本框 2" o:spid="_x0000_s1026" o:spt="202" type="#_x0000_t202" style="position:absolute;left:0pt;margin-left:163pt;margin-top:-0.75pt;height:110.6pt;width:240.4pt;z-index:-251656192;mso-width-relative:page;mso-height-relative:margin;mso-height-percent:200;" fillcolor="#FFFFFF" filled="t" stroked="f" coordsize="21600,21600" o:gfxdata="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3ZsPc2QAAAAoBAAAPAAAAAAAAAAEAIAAAACIAAABkcnMvZG93&#10;bnJldi54bWxQSwECFAAUAAAACACHTuJAL/elKzgCAABTBAAADgAAAAAAAAABACAAAAAoAQAAZHJz&#10;L2Uyb0RvYy54bWxQSwUGAAAAAAYABgBZAQAA0gUAAAAA&#10;">
                  <v:fill on="t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285AB3D">
                        <w:pPr>
                          <w:spacing w:line="240" w:lineRule="exact"/>
                          <w:jc w:val="left"/>
                          <w:rPr>
                            <w:rFonts w:hint="eastAsia" w:ascii="微软雅黑" w:hAnsi="微软雅黑" w:eastAsia="微软雅黑" w:cs="Arial"/>
                            <w:spacing w:val="10"/>
                            <w:sz w:val="16"/>
                          </w:rPr>
                        </w:pPr>
                        <w:r>
                          <w:rPr>
                            <w:rFonts w:hint="eastAsia" w:ascii="Arial" w:hAnsi="Arial" w:eastAsia="微软雅黑" w:cs="Arial"/>
                            <w:sz w:val="16"/>
                            <w:szCs w:val="16"/>
                          </w:rPr>
                          <w:t xml:space="preserve">深圳市宝安区新安街道兴东社区70区雪花路2号雪花大厦30层  </w:t>
                        </w:r>
                        <w:r>
                          <w:rPr>
                            <w:rFonts w:hint="eastAsia" w:ascii="微软雅黑" w:hAnsi="微软雅黑" w:eastAsia="微软雅黑" w:cs="Arial"/>
                            <w:spacing w:val="10"/>
                            <w:sz w:val="16"/>
                          </w:rPr>
                          <w:t>Floor 30, Snow Beer Building, No. 2 Xuehua Road, Zone 70, Xingdong Community, Xin'an Sub-district, Bao'an District, Shenzhen</w:t>
                        </w:r>
                        <w:r>
                          <w:rPr>
                            <w:rFonts w:ascii="微软雅黑" w:hAnsi="微软雅黑" w:eastAsia="微软雅黑" w:cs="Arial"/>
                            <w:spacing w:val="10"/>
                            <w:sz w:val="16"/>
                          </w:rPr>
                          <w:t xml:space="preserve"> </w:t>
                        </w:r>
                      </w:p>
                      <w:p w14:paraId="4D07089E">
                        <w:pPr>
                          <w:spacing w:line="240" w:lineRule="exact"/>
                          <w:jc w:val="left"/>
                          <w:rPr>
                            <w:rFonts w:hint="eastAsia" w:ascii="微软雅黑" w:hAnsi="微软雅黑" w:eastAsia="微软雅黑" w:cs="Arial"/>
                          </w:rPr>
                        </w:pPr>
                        <w:r>
                          <w:rPr>
                            <w:rFonts w:ascii="微软雅黑" w:hAnsi="微软雅黑" w:eastAsia="微软雅黑" w:cs="Arial"/>
                            <w:sz w:val="16"/>
                            <w:szCs w:val="16"/>
                          </w:rPr>
                          <w:t>电话T：</w:t>
                        </w:r>
                        <w:r>
                          <w:rPr>
                            <w:rFonts w:hint="eastAsia" w:ascii="微软雅黑" w:hAnsi="微软雅黑" w:eastAsia="微软雅黑" w:cs="Arial"/>
                            <w:sz w:val="16"/>
                            <w:szCs w:val="16"/>
                          </w:rPr>
                          <w:t>0755-27880291</w:t>
                        </w:r>
                        <w:r>
                          <w:rPr>
                            <w:rFonts w:ascii="微软雅黑" w:hAnsi="微软雅黑" w:eastAsia="微软雅黑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Arial"/>
                            <w:sz w:val="16"/>
                            <w:szCs w:val="16"/>
                          </w:rPr>
                          <w:t>邮编P：</w:t>
                        </w:r>
                        <w:r>
                          <w:rPr>
                            <w:rFonts w:hint="eastAsia" w:ascii="微软雅黑" w:hAnsi="微软雅黑" w:eastAsia="微软雅黑" w:cs="Arial"/>
                            <w:sz w:val="16"/>
                            <w:szCs w:val="16"/>
                          </w:rPr>
                          <w:t>518101</w:t>
                        </w:r>
                        <w:r>
                          <w:rPr>
                            <w:rFonts w:ascii="微软雅黑" w:hAnsi="微软雅黑" w:eastAsia="微软雅黑" w:cs="Arial"/>
                            <w:sz w:val="16"/>
                            <w:szCs w:val="16"/>
                          </w:rPr>
                          <w:t xml:space="preserve">   www.snowbeer.com.cn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sz w:val="20"/>
            <w:szCs w:val="20"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0</wp:posOffset>
                  </wp:positionV>
                  <wp:extent cx="1981200" cy="1404620"/>
                  <wp:effectExtent l="0" t="0" r="0" b="5080"/>
                  <wp:wrapNone/>
                  <wp:docPr id="7" name="文本框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8120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902CF9E">
                              <w:pPr>
                                <w:rPr>
                                  <w:rFonts w:hint="eastAsia" w:ascii="微软雅黑" w:hAnsi="微软雅黑" w:eastAsia="微软雅黑"/>
                                  <w:b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</w:rPr>
                                <w:t>华润啤酒（控股）有限公司</w:t>
                              </w:r>
                            </w:p>
                            <w:p w14:paraId="4BE39573">
                              <w:pPr>
                                <w:rPr>
                                  <w:rFonts w:hint="eastAsia" w:ascii="微软雅黑" w:hAnsi="微软雅黑" w:eastAsia="微软雅黑"/>
                                  <w:sz w:val="15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sz w:val="15"/>
                                </w:rPr>
                                <w:t>CHINA RESOURCES BEER (HOLDINGS) COMPANY LIMITED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 id="文本框 2" o:spid="_x0000_s1026" o:spt="202" type="#_x0000_t202" style="position:absolute;left:0pt;margin-left:-3pt;margin-top:0pt;height:110.6pt;width:156pt;z-index:-251657216;mso-width-relative:page;mso-height-relative:margin;mso-height-percent:200;" fillcolor="#FFFFFF" filled="t" stroked="f" coordsize="21600,21600" o:gfxdata="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uGboy1QAAAAcBAAAPAAAAAAAAAAEAIAAAACIAAABkcnMvZG93bnJl&#10;di54bWxQSwECFAAUAAAACACHTuJAl8SLHDkCAABTBAAADgAAAAAAAAABACAAAAAkAQAAZHJzL2Uy&#10;b0RvYy54bWxQSwUGAAAAAAYABgBZAQAAzwUAAAAA&#10;">
                  <v:fill on="t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0902CF9E">
                        <w:pPr>
                          <w:rPr>
                            <w:rFonts w:hint="eastAsia" w:ascii="微软雅黑" w:hAnsi="微软雅黑" w:eastAsia="微软雅黑"/>
                            <w:b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</w:rPr>
                          <w:t>华润啤酒（控股）有限公司</w:t>
                        </w:r>
                      </w:p>
                      <w:p w14:paraId="4BE39573">
                        <w:pPr>
                          <w:rPr>
                            <w:rFonts w:hint="eastAsia" w:ascii="微软雅黑" w:hAnsi="微软雅黑" w:eastAsia="微软雅黑"/>
                            <w:sz w:val="15"/>
                          </w:rPr>
                        </w:pPr>
                        <w:r>
                          <w:rPr>
                            <w:rFonts w:ascii="微软雅黑" w:hAnsi="微软雅黑" w:eastAsia="微软雅黑"/>
                            <w:sz w:val="15"/>
                          </w:rPr>
                          <w:t>CHINA RESOURCES BEER (HOLDINGS) COMPANY LIMITED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  <w:lang w:val="zh-CN"/>
          </w:rPr>
          <w:t>1</w:t>
        </w:r>
        <w:r>
          <w:rPr>
            <w:sz w:val="20"/>
            <w:szCs w:val="20"/>
          </w:rPr>
          <w:fldChar w:fldCharType="end"/>
        </w:r>
      </w:p>
    </w:sdtContent>
  </w:sdt>
  <w:p w14:paraId="322A6480">
    <w:pPr>
      <w:pStyle w:val="3"/>
    </w:pPr>
    <w:r>
      <w:rPr>
        <w:sz w:val="16"/>
        <w:szCs w:val="16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>
              <wp:simplePos x="0" y="0"/>
              <wp:positionH relativeFrom="column">
                <wp:posOffset>5334000</wp:posOffset>
              </wp:positionH>
              <wp:positionV relativeFrom="paragraph">
                <wp:posOffset>309245</wp:posOffset>
              </wp:positionV>
              <wp:extent cx="1337310" cy="1404620"/>
              <wp:effectExtent l="0" t="0" r="15240" b="5080"/>
              <wp:wrapNone/>
              <wp:docPr id="9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731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F96B774">
                          <w:pPr>
                            <w:rPr>
                              <w:rFonts w:hint="eastAsia" w:ascii="微软雅黑" w:hAnsi="微软雅黑" w:eastAsia="微软雅黑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sz w:val="16"/>
                              <w:szCs w:val="16"/>
                            </w:rPr>
                            <w:t>华润</w:t>
                          </w:r>
                          <w:r>
                            <w:rPr>
                              <w:rFonts w:ascii="微软雅黑" w:hAnsi="微软雅黑" w:eastAsia="微软雅黑"/>
                              <w:sz w:val="16"/>
                              <w:szCs w:val="16"/>
                            </w:rPr>
                            <w:t>集团</w:t>
                          </w:r>
                          <w:r>
                            <w:rPr>
                              <w:rFonts w:hint="eastAsia" w:ascii="微软雅黑" w:hAnsi="微软雅黑" w:eastAsia="微软雅黑"/>
                              <w:sz w:val="16"/>
                              <w:szCs w:val="16"/>
                            </w:rPr>
                            <w:t>成员公司</w:t>
                          </w:r>
                        </w:p>
                        <w:p w14:paraId="4408B362">
                          <w:pPr>
                            <w:rPr>
                              <w:rFonts w:hint="eastAsia" w:ascii="微软雅黑" w:hAnsi="微软雅黑" w:eastAsia="PMingLiU"/>
                              <w:spacing w:val="-8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spacing w:val="-8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微软雅黑" w:hAnsi="微软雅黑" w:eastAsia="微软雅黑"/>
                              <w:spacing w:val="-8"/>
                              <w:sz w:val="16"/>
                              <w:szCs w:val="16"/>
                            </w:rPr>
                            <w:t xml:space="preserve"> M</w:t>
                          </w:r>
                          <w:r>
                            <w:rPr>
                              <w:rFonts w:hint="eastAsia" w:ascii="微软雅黑" w:hAnsi="微软雅黑" w:eastAsia="微软雅黑"/>
                              <w:spacing w:val="-8"/>
                              <w:sz w:val="16"/>
                              <w:szCs w:val="16"/>
                            </w:rPr>
                            <w:t>ember</w:t>
                          </w:r>
                          <w:r>
                            <w:rPr>
                              <w:rFonts w:ascii="微软雅黑" w:hAnsi="微软雅黑" w:eastAsia="微软雅黑"/>
                              <w:spacing w:val="-8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spacing w:val="-8"/>
                              <w:sz w:val="16"/>
                              <w:szCs w:val="16"/>
                            </w:rPr>
                            <w:t>of</w:t>
                          </w:r>
                          <w:r>
                            <w:rPr>
                              <w:rFonts w:ascii="微软雅黑" w:hAnsi="微软雅黑" w:eastAsia="微软雅黑"/>
                              <w:spacing w:val="-8"/>
                              <w:sz w:val="16"/>
                              <w:szCs w:val="16"/>
                            </w:rPr>
                            <w:t xml:space="preserve"> CR Group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文本框 2" o:spid="_x0000_s1026" o:spt="202" type="#_x0000_t202" style="position:absolute;left:0pt;margin-left:420pt;margin-top:24.35pt;height:110.6pt;width:105.3pt;z-index:-251655168;mso-width-relative:page;mso-height-relative:margin;mso-height-percent:200;" fillcolor="#FFFFFF" filled="t" stroked="f" coordsize="21600,21600" o:gfxdata="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NkQ2A2QAAAAsBAAAPAAAAAAAAAAEAIAAAACIAAABkcnMvZG93&#10;bnJldi54bWxQSwECFAAUAAAACACHTuJAeft8bzgCAABTBAAADgAAAAAAAAABACAAAAAoAQAAZHJz&#10;L2Uyb0RvYy54bWxQSwUGAAAAAAYABgBZAQAA0gUAAAAA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 w14:paraId="2F96B774">
                    <w:pPr>
                      <w:rPr>
                        <w:rFonts w:hint="eastAsia" w:ascii="微软雅黑" w:hAnsi="微软雅黑" w:eastAsia="微软雅黑"/>
                        <w:sz w:val="16"/>
                        <w:szCs w:val="16"/>
                      </w:rPr>
                    </w:pPr>
                    <w:r>
                      <w:rPr>
                        <w:rFonts w:hint="eastAsia" w:ascii="微软雅黑" w:hAnsi="微软雅黑" w:eastAsia="微软雅黑"/>
                        <w:sz w:val="16"/>
                        <w:szCs w:val="16"/>
                      </w:rPr>
                      <w:t>华润</w:t>
                    </w:r>
                    <w:r>
                      <w:rPr>
                        <w:rFonts w:ascii="微软雅黑" w:hAnsi="微软雅黑" w:eastAsia="微软雅黑"/>
                        <w:sz w:val="16"/>
                        <w:szCs w:val="16"/>
                      </w:rPr>
                      <w:t>集团</w:t>
                    </w:r>
                    <w:r>
                      <w:rPr>
                        <w:rFonts w:hint="eastAsia" w:ascii="微软雅黑" w:hAnsi="微软雅黑" w:eastAsia="微软雅黑"/>
                        <w:sz w:val="16"/>
                        <w:szCs w:val="16"/>
                      </w:rPr>
                      <w:t>成员公司</w:t>
                    </w:r>
                  </w:p>
                  <w:p w14:paraId="4408B362">
                    <w:pPr>
                      <w:rPr>
                        <w:rFonts w:hint="eastAsia" w:ascii="微软雅黑" w:hAnsi="微软雅黑" w:eastAsia="PMingLiU"/>
                        <w:spacing w:val="-8"/>
                        <w:sz w:val="16"/>
                        <w:szCs w:val="16"/>
                      </w:rPr>
                    </w:pPr>
                    <w:r>
                      <w:rPr>
                        <w:rFonts w:hint="eastAsia" w:ascii="微软雅黑" w:hAnsi="微软雅黑" w:eastAsia="微软雅黑"/>
                        <w:spacing w:val="-8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微软雅黑" w:hAnsi="微软雅黑" w:eastAsia="微软雅黑"/>
                        <w:spacing w:val="-8"/>
                        <w:sz w:val="16"/>
                        <w:szCs w:val="16"/>
                      </w:rPr>
                      <w:t xml:space="preserve"> M</w:t>
                    </w:r>
                    <w:r>
                      <w:rPr>
                        <w:rFonts w:hint="eastAsia" w:ascii="微软雅黑" w:hAnsi="微软雅黑" w:eastAsia="微软雅黑"/>
                        <w:spacing w:val="-8"/>
                        <w:sz w:val="16"/>
                        <w:szCs w:val="16"/>
                      </w:rPr>
                      <w:t>ember</w:t>
                    </w:r>
                    <w:r>
                      <w:rPr>
                        <w:rFonts w:ascii="微软雅黑" w:hAnsi="微软雅黑" w:eastAsia="微软雅黑"/>
                        <w:spacing w:val="-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hint="eastAsia" w:ascii="微软雅黑" w:hAnsi="微软雅黑" w:eastAsia="微软雅黑"/>
                        <w:spacing w:val="-8"/>
                        <w:sz w:val="16"/>
                        <w:szCs w:val="16"/>
                      </w:rPr>
                      <w:t>of</w:t>
                    </w:r>
                    <w:r>
                      <w:rPr>
                        <w:rFonts w:ascii="微软雅黑" w:hAnsi="微软雅黑" w:eastAsia="微软雅黑"/>
                        <w:spacing w:val="-8"/>
                        <w:sz w:val="16"/>
                        <w:szCs w:val="16"/>
                      </w:rPr>
                      <w:t xml:space="preserve"> CR Group</w:t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4B3743"/>
    <w:rsid w:val="01475D04"/>
    <w:rsid w:val="12E143B9"/>
    <w:rsid w:val="254B3743"/>
    <w:rsid w:val="2620319C"/>
    <w:rsid w:val="2FB1304E"/>
    <w:rsid w:val="38A442FB"/>
    <w:rsid w:val="3A9C4CB8"/>
    <w:rsid w:val="4B45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10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11">
    <w:name w:val="批注框文本 字符"/>
    <w:basedOn w:val="8"/>
    <w:link w:val="2"/>
    <w:semiHidden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12">
    <w:name w:val="标题 字符"/>
    <w:basedOn w:val="8"/>
    <w:link w:val="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styleId="14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Office_12.8.2.21215_F1E327BC-269C-435d-A152-05C5408002CA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2026-05-18T07:39:00Z</dcterms:created>
  <dc:creator>咨询组</dc:creator>
  <cp:lastModifiedBy>咨询组</cp:lastModifiedBy>
  <dcterms:modified xsi:type="dcterms:W3CDTF">2026-05-18T07:46:51Z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2052-12.8.2.21215</vt:lpwstr>
  </property>
  <property fmtid="{D5CDD505-2E9C-101B-9397-08002B2CF9AE}" pid="3" name="ICV">
    <vt:lpwstr>24D4B7C2B9884D708E8F44CF926F268B_11</vt:lpwstr>
  </property>
</Properties>
</file>
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7114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outlineLvl w:val="0"/>
        <w:rPr>
          <w:rFonts w:hint="eastAsia" w:ascii="华文中宋" w:hAnsi="华文中宋" w:eastAsia="华文中宋" w:cs="华文中宋"/>
          <w:spacing w:val="-1"/>
          <w:sz w:val="36"/>
          <w:szCs w:val="36"/>
          <w:lang w:eastAsia="zh-CN"/>
        </w:rPr>
      </w:pPr>
      <w:bookmarkStart w:id="0" w:name="_bookmark1"/>
      <w:bookmarkEnd w:id="0"/>
      <w:r>
        <w:rPr>
          <w:rFonts w:ascii="华文中宋" w:hAnsi="华文中宋" w:eastAsia="华文中宋" w:cs="华文中宋"/>
          <w:spacing w:val="-1"/>
          <w:sz w:val="36"/>
          <w:szCs w:val="36"/>
        </w:rPr>
        <w:t>华润啤酒企业年金管理办法</w:t>
      </w:r>
      <w:r>
        <w:rPr>
          <w:rFonts w:hint="eastAsia" w:ascii="华文中宋" w:hAnsi="华文中宋" w:eastAsia="华文中宋" w:cs="华文中宋"/>
          <w:spacing w:val="-1"/>
          <w:sz w:val="24"/>
          <w:szCs w:val="24"/>
          <w:lang w:eastAsia="zh-CN"/>
        </w:rPr>
        <w:t>（</w:t>
      </w:r>
      <w:r>
        <w:rPr>
          <w:rFonts w:ascii="华文中宋" w:hAnsi="华文中宋" w:eastAsia="华文中宋" w:cs="华文中宋"/>
          <w:spacing w:val="-1"/>
          <w:sz w:val="24"/>
          <w:szCs w:val="24"/>
        </w:rPr>
        <w:t>华啤B03-23-人力24B</w:t>
      </w:r>
      <w:r>
        <w:rPr>
          <w:rFonts w:hint="eastAsia" w:ascii="华文中宋" w:hAnsi="华文中宋" w:eastAsia="华文中宋" w:cs="华文中宋"/>
          <w:spacing w:val="-1"/>
          <w:sz w:val="24"/>
          <w:szCs w:val="24"/>
          <w:lang w:eastAsia="zh-CN"/>
        </w:rPr>
        <w:t>）</w:t>
      </w:r>
    </w:p>
    <w:p w14:paraId="11F84A47">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09345D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del w:id="0" w:author="咨询组" w:date="2025-10-23T15:01:37Z"/>
          <w:rFonts w:hint="eastAsia" w:ascii="仿宋" w:hAnsi="仿宋" w:eastAsia="仿宋" w:cs="仿宋"/>
          <w:spacing w:val="11"/>
          <w:position w:val="0"/>
          <w:sz w:val="31"/>
          <w:szCs w:val="31"/>
          <w:lang w:eastAsia="zh-CN"/>
        </w:rPr>
      </w:pPr>
      <w:del w:id="1" w:author="咨询组" w:date="2025-10-23T15:01:37Z">
        <w:r>
          <w:rPr>
            <w:rFonts w:hint="eastAsia" w:ascii="黑体" w:hAnsi="黑体" w:eastAsia="黑体" w:cs="黑体"/>
            <w:spacing w:val="15"/>
            <w:sz w:val="31"/>
            <w:szCs w:val="31"/>
            <w:lang w:eastAsia="zh-CN"/>
          </w:rPr>
          <w:delText>第一条</w:delText>
        </w:r>
      </w:del>
      <w:del w:id="2" w:author="咨询组" w:date="2025-10-23T15:01:37Z">
        <w:r>
          <w:rPr>
            <w:rFonts w:hint="eastAsia" w:ascii="黑体" w:hAnsi="黑体" w:eastAsia="黑体" w:cs="黑体"/>
            <w:spacing w:val="15"/>
            <w:sz w:val="31"/>
            <w:szCs w:val="31"/>
            <w:lang w:val="en-US" w:eastAsia="zh-CN"/>
          </w:rPr>
          <w:delText xml:space="preserve"> </w:delText>
        </w:r>
      </w:del>
      <w:del w:id="3" w:author="咨询组" w:date="2025-10-23T15:01:37Z">
        <w:r>
          <w:rPr>
            <w:rFonts w:hint="eastAsia" w:ascii="仿宋" w:hAnsi="仿宋" w:eastAsia="仿宋" w:cs="仿宋"/>
            <w:spacing w:val="11"/>
            <w:position w:val="0"/>
            <w:sz w:val="31"/>
            <w:szCs w:val="31"/>
            <w:lang w:eastAsia="zh-CN"/>
          </w:rPr>
          <w:delText>为规范华润啤酒企业年金运营管理，根据国家相关法律、法规及《华润（集团）有限公司企业年金计划》《华润（集团）有限公司企业年金方案》《华润啤酒（控股）有限公司企业年金方案实施细则》，结合华润啤酒实际情况，制定本办法。</w:delText>
        </w:r>
      </w:del>
    </w:p>
    <w:p w14:paraId="7941F0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5"/>
          <w:sz w:val="31"/>
          <w:szCs w:val="31"/>
          <w:lang w:eastAsia="zh-CN"/>
        </w:rPr>
        <w:t>第二条</w:t>
      </w:r>
      <w:r>
        <w:rPr>
          <w:rFonts w:hint="eastAsia" w:ascii="黑体" w:hAnsi="黑体" w:eastAsia="黑体" w:cs="黑体"/>
          <w:spacing w:val="15"/>
          <w:sz w:val="31"/>
          <w:szCs w:val="31"/>
          <w:lang w:val="en-US" w:eastAsia="zh-CN"/>
        </w:rPr>
        <w:t xml:space="preserve"> </w:t>
      </w:r>
      <w:del w:id="4" w:author="咨询组" w:date="2025-11-12T10:26:03Z">
        <w:r>
          <w:rPr>
            <w:rFonts w:hint="eastAsia" w:ascii="仿宋" w:hAnsi="仿宋" w:eastAsia="仿宋" w:cs="仿宋"/>
            <w:spacing w:val="11"/>
            <w:position w:val="0"/>
            <w:sz w:val="31"/>
            <w:szCs w:val="31"/>
            <w:lang w:eastAsia="zh-CN"/>
          </w:rPr>
          <w:delText>本办法</w:delText>
        </w:r>
      </w:del>
      <w:r>
        <w:rPr>
          <w:rFonts w:hint="eastAsia" w:ascii="仿宋" w:hAnsi="仿宋" w:eastAsia="仿宋" w:cs="仿宋"/>
          <w:spacing w:val="11"/>
          <w:position w:val="0"/>
          <w:sz w:val="31"/>
          <w:szCs w:val="31"/>
          <w:lang w:eastAsia="zh-CN"/>
        </w:rPr>
        <w:t>相关专业名词解释</w:t>
      </w:r>
    </w:p>
    <w:p w14:paraId="5D51501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（一）企业年金：企业及其职工在依法参加基本养老保险的基础上，自主建立的补充养老保险制度。</w:t>
      </w:r>
    </w:p>
    <w:p w14:paraId="148EFD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（二）委托人：建立企业年金计划的用人企业及其员工。</w:t>
      </w:r>
    </w:p>
    <w:p w14:paraId="0A91D2F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（三）受益人：参加企业年金计划员工及其他享有企业年金计划受益权的自然人。</w:t>
      </w:r>
    </w:p>
    <w:p w14:paraId="4D8A36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（四）受托人：受托管理本企业企业年金基金的符合国家规定的法人受托机构。</w:t>
      </w:r>
    </w:p>
    <w:p w14:paraId="2FC51F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（五）账户管理人：接受受托人委托管理企业年金基金账户的专业机构。</w:t>
      </w:r>
    </w:p>
    <w:p w14:paraId="7EF5AC3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（六）托管人：接受受托人委托保管企业年金基金财产的商业银行。</w:t>
      </w:r>
    </w:p>
    <w:p w14:paraId="478EAE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（七）投资管理人：接受受托人委托投资管理企业年金基金财产的专业机构。</w:t>
      </w:r>
    </w:p>
    <w:p w14:paraId="0776BB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（八）个人账户：以员工个人名义开立的账户，用于记录分配给员工个人的企业缴费及其投资收益，以及本人缴费及其投资收益。</w:t>
      </w:r>
    </w:p>
    <w:p w14:paraId="49C886E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（九）企业账户：在企业年金基金中，以企业名义开立的账户，用于记录暂时未分配至员工个人账户的企业缴费及其投资收益。</w:t>
      </w:r>
    </w:p>
    <w:p w14:paraId="65D4C2A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（十）委托人系统：由受托人搭建的用于本企业年金经办人员进行企业年金日常业务处理，并在约定的时效内提交相关业务资料的系统。</w:t>
      </w:r>
    </w:p>
    <w:p w14:paraId="072BE0D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5"/>
          <w:sz w:val="31"/>
          <w:szCs w:val="31"/>
          <w:lang w:eastAsia="zh-CN"/>
        </w:rPr>
        <w:t>第三条</w:t>
      </w:r>
      <w:r>
        <w:rPr>
          <w:rFonts w:hint="eastAsia" w:ascii="黑体" w:hAnsi="黑体" w:eastAsia="黑体" w:cs="黑体"/>
          <w:spacing w:val="15"/>
          <w:sz w:val="31"/>
          <w:szCs w:val="31"/>
          <w:lang w:val="en-US" w:eastAsia="zh-CN"/>
        </w:rPr>
        <w:t xml:space="preserve"> </w:t>
      </w:r>
      <w:del w:id="5" w:author="咨询组" w:date="2025-11-12T10:26:15Z">
        <w:r>
          <w:rPr>
            <w:rFonts w:hint="eastAsia" w:ascii="仿宋" w:hAnsi="仿宋" w:eastAsia="仿宋" w:cs="仿宋"/>
            <w:spacing w:val="11"/>
            <w:position w:val="0"/>
            <w:sz w:val="31"/>
            <w:szCs w:val="31"/>
            <w:lang w:eastAsia="zh-CN"/>
          </w:rPr>
          <w:delText>本办法</w:delText>
        </w:r>
      </w:del>
      <w:ins w:id="6" w:author="咨询组" w:date="2025-11-12T10:26:17Z">
        <w:r>
          <w:rPr>
            <w:rFonts w:hint="eastAsia" w:ascii="仿宋" w:hAnsi="仿宋" w:eastAsia="仿宋" w:cs="仿宋"/>
            <w:spacing w:val="11"/>
            <w:position w:val="0"/>
            <w:sz w:val="31"/>
            <w:szCs w:val="31"/>
            <w:lang w:eastAsia="zh-CN"/>
          </w:rPr>
          <w:t>《</w:t>
        </w:r>
      </w:ins>
      <w:ins w:id="7" w:author="咨询组" w:date="2025-11-12T10:26:19Z">
        <w:r>
          <w:rPr>
            <w:rFonts w:hint="eastAsia" w:ascii="仿宋" w:hAnsi="仿宋" w:eastAsia="仿宋" w:cs="仿宋"/>
            <w:spacing w:val="11"/>
            <w:position w:val="0"/>
            <w:sz w:val="31"/>
            <w:szCs w:val="31"/>
            <w:lang w:val="en-US" w:eastAsia="zh-CN"/>
          </w:rPr>
          <w:t>华润</w:t>
        </w:r>
      </w:ins>
      <w:ins w:id="8" w:author="咨询组" w:date="2025-11-12T10:26:22Z">
        <w:r>
          <w:rPr>
            <w:rFonts w:hint="eastAsia" w:ascii="仿宋" w:hAnsi="仿宋" w:eastAsia="仿宋" w:cs="仿宋"/>
            <w:spacing w:val="11"/>
            <w:position w:val="0"/>
            <w:sz w:val="31"/>
            <w:szCs w:val="31"/>
            <w:lang w:val="en-US" w:eastAsia="zh-CN"/>
          </w:rPr>
          <w:t>啤酒</w:t>
        </w:r>
      </w:ins>
      <w:ins w:id="9" w:author="咨询组" w:date="2025-11-12T10:26:23Z">
        <w:r>
          <w:rPr>
            <w:rFonts w:hint="eastAsia" w:ascii="仿宋" w:hAnsi="仿宋" w:eastAsia="仿宋" w:cs="仿宋"/>
            <w:spacing w:val="11"/>
            <w:position w:val="0"/>
            <w:sz w:val="31"/>
            <w:szCs w:val="31"/>
            <w:lang w:val="en-US" w:eastAsia="zh-CN"/>
          </w:rPr>
          <w:t>企业</w:t>
        </w:r>
      </w:ins>
      <w:ins w:id="10" w:author="咨询组" w:date="2025-11-12T10:26:24Z">
        <w:r>
          <w:rPr>
            <w:rFonts w:hint="eastAsia" w:ascii="仿宋" w:hAnsi="仿宋" w:eastAsia="仿宋" w:cs="仿宋"/>
            <w:spacing w:val="11"/>
            <w:position w:val="0"/>
            <w:sz w:val="31"/>
            <w:szCs w:val="31"/>
            <w:lang w:val="en-US" w:eastAsia="zh-CN"/>
          </w:rPr>
          <w:t>年金</w:t>
        </w:r>
      </w:ins>
      <w:ins w:id="11" w:author="咨询组" w:date="2025-11-12T10:26:26Z">
        <w:r>
          <w:rPr>
            <w:rFonts w:hint="eastAsia" w:ascii="仿宋" w:hAnsi="仿宋" w:eastAsia="仿宋" w:cs="仿宋"/>
            <w:spacing w:val="11"/>
            <w:position w:val="0"/>
            <w:sz w:val="31"/>
            <w:szCs w:val="31"/>
            <w:lang w:val="en-US" w:eastAsia="zh-CN"/>
          </w:rPr>
          <w:t>管理</w:t>
        </w:r>
      </w:ins>
      <w:ins w:id="12" w:author="咨询组" w:date="2025-11-12T10:26:27Z">
        <w:r>
          <w:rPr>
            <w:rFonts w:hint="eastAsia" w:ascii="仿宋" w:hAnsi="仿宋" w:eastAsia="仿宋" w:cs="仿宋"/>
            <w:spacing w:val="11"/>
            <w:position w:val="0"/>
            <w:sz w:val="31"/>
            <w:szCs w:val="31"/>
            <w:lang w:val="en-US" w:eastAsia="zh-CN"/>
          </w:rPr>
          <w:t>办法</w:t>
        </w:r>
      </w:ins>
      <w:ins w:id="13" w:author="咨询组" w:date="2025-11-12T10:26:28Z">
        <w:r>
          <w:rPr>
            <w:rFonts w:hint="eastAsia" w:ascii="仿宋" w:hAnsi="仿宋" w:eastAsia="仿宋" w:cs="仿宋"/>
            <w:spacing w:val="11"/>
            <w:position w:val="0"/>
            <w:sz w:val="31"/>
            <w:szCs w:val="31"/>
            <w:lang w:val="en-US" w:eastAsia="zh-CN"/>
          </w:rPr>
          <w:t>》</w:t>
        </w:r>
      </w:ins>
      <w:bookmarkStart w:id="12" w:name="_GoBack"/>
      <w:bookmarkEnd w:id="12"/>
      <w:r>
        <w:rPr>
          <w:rFonts w:hint="eastAsia" w:ascii="仿宋" w:hAnsi="仿宋" w:eastAsia="仿宋" w:cs="仿宋"/>
          <w:spacing w:val="11"/>
          <w:position w:val="0"/>
          <w:sz w:val="31"/>
          <w:szCs w:val="31"/>
          <w:lang w:eastAsia="zh-CN"/>
        </w:rPr>
        <w:t>适用于与华润啤酒（控股）有限公司及其下属各级子公司、分公司（以下统称本企业）建立全日制劳动关系的正式工。</w:t>
      </w:r>
    </w:p>
    <w:p w14:paraId="547F13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5"/>
          <w:sz w:val="31"/>
          <w:szCs w:val="31"/>
          <w:lang w:eastAsia="zh-CN"/>
        </w:rPr>
        <w:t>第四条</w:t>
      </w:r>
      <w:r>
        <w:rPr>
          <w:rFonts w:hint="eastAsia" w:ascii="黑体" w:hAnsi="黑体" w:eastAsia="黑体" w:cs="黑体"/>
          <w:spacing w:val="15"/>
          <w:sz w:val="31"/>
          <w:szCs w:val="31"/>
          <w:lang w:val="en-US" w:eastAsia="zh-CN"/>
        </w:rPr>
        <w:t xml:space="preserve"> </w:t>
      </w:r>
      <w:r>
        <w:rPr>
          <w:rFonts w:hint="eastAsia" w:ascii="仿宋" w:hAnsi="仿宋" w:eastAsia="仿宋" w:cs="仿宋"/>
          <w:spacing w:val="11"/>
          <w:position w:val="0"/>
          <w:sz w:val="31"/>
          <w:szCs w:val="31"/>
          <w:lang w:eastAsia="zh-CN"/>
        </w:rPr>
        <w:t>建立企业年金须遵循的原则</w:t>
      </w:r>
    </w:p>
    <w:p w14:paraId="557196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（一）有利于企业发展。通过建立企业年金增强企业的凝聚力和吸引力，激励员工长期稳定地工作，促进企业与员工共同发展；</w:t>
      </w:r>
    </w:p>
    <w:p w14:paraId="48F941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（二）公平与效率相结合。企业年金应覆盖符合条件的员工，企业缴费分配在体现公平的同时兼顾效率；</w:t>
      </w:r>
    </w:p>
    <w:p w14:paraId="7C138CB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（三）平等协商。企业及其员工按照国家相关规定，通过集体协商确定建立企业年金并制定企业年金方案；</w:t>
      </w:r>
    </w:p>
    <w:p w14:paraId="69B7DA3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（四）保障安全、适度收益。企业年金基金的管理严格按照国家有关规定执行，按照规定的投资范围进行投资运作，在保障安全的前提下获取适度收益；</w:t>
      </w:r>
    </w:p>
    <w:p w14:paraId="103A0E0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（五）适时变更原则。按照国家政策变化，结合企业经营状况和企业年金运行情况，适时变更企业年金方案。</w:t>
      </w:r>
    </w:p>
    <w:p w14:paraId="59EC1EE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5"/>
          <w:sz w:val="31"/>
          <w:szCs w:val="31"/>
          <w:lang w:eastAsia="zh-CN"/>
        </w:rPr>
        <w:t>第五条</w:t>
      </w:r>
      <w:r>
        <w:rPr>
          <w:rFonts w:hint="eastAsia" w:ascii="黑体" w:hAnsi="黑体" w:eastAsia="黑体" w:cs="黑体"/>
          <w:spacing w:val="15"/>
          <w:sz w:val="31"/>
          <w:szCs w:val="31"/>
          <w:lang w:val="en-US" w:eastAsia="zh-CN"/>
        </w:rPr>
        <w:t xml:space="preserve"> </w:t>
      </w:r>
      <w:r>
        <w:rPr>
          <w:rFonts w:hint="eastAsia" w:ascii="仿宋" w:hAnsi="仿宋" w:eastAsia="仿宋" w:cs="仿宋"/>
          <w:spacing w:val="11"/>
          <w:position w:val="0"/>
          <w:sz w:val="31"/>
          <w:szCs w:val="31"/>
          <w:lang w:eastAsia="zh-CN"/>
        </w:rPr>
        <w:t>企业年金遵循“统一管理、分级负责”的管理原则。</w:t>
      </w:r>
    </w:p>
    <w:p w14:paraId="165AC1C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（一）统一管理</w:t>
      </w:r>
    </w:p>
    <w:p w14:paraId="51BE5F5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“统一方案”即本企业参加企业年金的各级公司均</w:t>
      </w:r>
      <w:r>
        <w:rPr>
          <w:rFonts w:hint="eastAsia" w:ascii="仿宋" w:hAnsi="仿宋" w:eastAsia="仿宋" w:cs="仿宋"/>
          <w:spacing w:val="11"/>
          <w:position w:val="0"/>
          <w:sz w:val="31"/>
          <w:szCs w:val="31"/>
          <w:lang w:val="en-US" w:eastAsia="zh-CN"/>
        </w:rPr>
        <w:t>采用</w:t>
      </w:r>
      <w:r>
        <w:rPr>
          <w:rFonts w:hint="eastAsia" w:ascii="仿宋" w:hAnsi="仿宋" w:eastAsia="仿宋" w:cs="仿宋"/>
          <w:spacing w:val="11"/>
          <w:position w:val="0"/>
          <w:sz w:val="31"/>
          <w:szCs w:val="31"/>
          <w:lang w:eastAsia="zh-CN"/>
        </w:rPr>
        <w:t>统一的企业年金方案，即在华润集团企业年金方案框架下制定的《华润啤酒（控股）有限公司企业年金方案实施细则》（</w:t>
      </w:r>
      <w:del w:id="14" w:author="咨询组" w:date="2025-10-23T15:04:46Z">
        <w:r>
          <w:rPr>
            <w:rFonts w:hint="eastAsia" w:ascii="仿宋" w:hAnsi="仿宋" w:eastAsia="仿宋" w:cs="仿宋"/>
            <w:spacing w:val="11"/>
            <w:position w:val="0"/>
            <w:sz w:val="31"/>
            <w:szCs w:val="31"/>
            <w:lang w:eastAsia="zh-CN"/>
          </w:rPr>
          <w:delText>以下</w:delText>
        </w:r>
      </w:del>
      <w:r>
        <w:rPr>
          <w:rFonts w:hint="eastAsia" w:ascii="仿宋" w:hAnsi="仿宋" w:eastAsia="仿宋" w:cs="仿宋"/>
          <w:spacing w:val="11"/>
          <w:position w:val="0"/>
          <w:sz w:val="31"/>
          <w:szCs w:val="31"/>
          <w:lang w:eastAsia="zh-CN"/>
        </w:rPr>
        <w:t>统称年金细则）。</w:t>
      </w:r>
    </w:p>
    <w:p w14:paraId="28AA38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统一委托管理”即本企业的企业年金基金由华润（集团）有限公司委托受托人统一管理，并接受国务院人力资源和社会保障部、国有资产监督管理委员会等国家相关部门的监督检查。华润（集团）有限公司依照国家相关法律、法规对受托人进行监督。</w:t>
      </w:r>
    </w:p>
    <w:p w14:paraId="00B536C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（二）分级负责：华润啤酒及下属单位人力资源部按福利管理界面执行。</w:t>
      </w:r>
    </w:p>
    <w:p w14:paraId="505CE458">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1" w:name="_bookmark2"/>
      <w:bookmarkEnd w:id="1"/>
      <w:r>
        <w:rPr>
          <w:rFonts w:ascii="黑体" w:hAnsi="黑体" w:eastAsia="黑体" w:cs="黑体"/>
          <w:spacing w:val="7"/>
          <w:sz w:val="31"/>
          <w:szCs w:val="31"/>
        </w:rPr>
        <w:t>第二章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参加企业</w:t>
      </w:r>
    </w:p>
    <w:p w14:paraId="639435F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5"/>
          <w:sz w:val="31"/>
          <w:szCs w:val="31"/>
          <w:lang w:eastAsia="zh-CN"/>
        </w:rPr>
        <w:t>第六条</w:t>
      </w:r>
      <w:r>
        <w:rPr>
          <w:rFonts w:hint="eastAsia" w:ascii="黑体" w:hAnsi="黑体" w:eastAsia="黑体" w:cs="黑体"/>
          <w:spacing w:val="15"/>
          <w:sz w:val="31"/>
          <w:szCs w:val="31"/>
          <w:lang w:val="en-US" w:eastAsia="zh-CN"/>
        </w:rPr>
        <w:t xml:space="preserve"> </w:t>
      </w:r>
      <w:r>
        <w:rPr>
          <w:rFonts w:hint="eastAsia" w:ascii="仿宋" w:hAnsi="仿宋" w:eastAsia="仿宋" w:cs="仿宋"/>
          <w:spacing w:val="11"/>
          <w:position w:val="0"/>
          <w:sz w:val="31"/>
          <w:szCs w:val="31"/>
          <w:lang w:eastAsia="zh-CN"/>
        </w:rPr>
        <w:t>企业新增的基本条件</w:t>
      </w:r>
    </w:p>
    <w:p w14:paraId="1F06B6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（一）依法参加企业员工基本养老保险并履行缴费义务；</w:t>
      </w:r>
    </w:p>
    <w:p w14:paraId="725CCA1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（二）企业与员工代表通过集体协商确定建立企业年金；</w:t>
      </w:r>
    </w:p>
    <w:p w14:paraId="68D94F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（三）企业原则上应具备持续盈利能力，无持续盈利能力企业或亏损企业须经华润啤酒审批后开始实施。</w:t>
      </w:r>
    </w:p>
    <w:p w14:paraId="331DEAD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5"/>
          <w:sz w:val="31"/>
          <w:szCs w:val="31"/>
          <w:lang w:eastAsia="zh-CN"/>
        </w:rPr>
        <w:t>第七条</w:t>
      </w:r>
      <w:r>
        <w:rPr>
          <w:rFonts w:hint="eastAsia" w:ascii="黑体" w:hAnsi="黑体" w:eastAsia="黑体" w:cs="黑体"/>
          <w:spacing w:val="15"/>
          <w:sz w:val="31"/>
          <w:szCs w:val="31"/>
          <w:lang w:val="en-US" w:eastAsia="zh-CN"/>
        </w:rPr>
        <w:t xml:space="preserve"> </w:t>
      </w:r>
      <w:r>
        <w:rPr>
          <w:rFonts w:hint="eastAsia" w:ascii="仿宋" w:hAnsi="仿宋" w:eastAsia="仿宋" w:cs="仿宋"/>
          <w:spacing w:val="11"/>
          <w:position w:val="0"/>
          <w:sz w:val="31"/>
          <w:szCs w:val="31"/>
          <w:lang w:eastAsia="zh-CN"/>
        </w:rPr>
        <w:t>企业新增的基本程序</w:t>
      </w:r>
    </w:p>
    <w:p w14:paraId="4FDF05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（一）新增法人单位提报新单位加入年金细则的请示；</w:t>
      </w:r>
    </w:p>
    <w:p w14:paraId="45BCA2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（二）按人力资源业务审批流审批后，由新增单位职工代表大会或职工大会讨论通过，形成决议，并将决议及签到表原件邮寄至人力资源共享中心；</w:t>
      </w:r>
    </w:p>
    <w:p w14:paraId="11837D2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（三）人力资源共享中心将新增单位报集团审批，集团报国务院人力资源社会保障部批准后，新增单位即可办理建账相关手续。若新增单位为非独立法人，则不需此步骤；</w:t>
      </w:r>
    </w:p>
    <w:p w14:paraId="1FDD6B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（四）新增单位到当地税务部门申请企业年金个人所得税递延纳税、个人缴费税前扣除上限备案；</w:t>
      </w:r>
    </w:p>
    <w:p w14:paraId="37F372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（五）由人力资源共享中心向受托人提交企业年金建账业务。年金建账的基本流程：人力资源共享中心填写《企业信息采集表》（盖章）并通过邮件提交受托人，完成新增单位建账。</w:t>
      </w:r>
    </w:p>
    <w:p w14:paraId="236932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企业信息变更：因企业名称、法定代表人等信息发生变更，需要在企业年金委托人系统里将相关信息进行变更处理。基本流程如下：</w:t>
      </w:r>
    </w:p>
    <w:p w14:paraId="6EE5B1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（一）各单位人力资源部应在企业信息变更后30日内通过五险二金单位信息变更工单将营业执照（扫描件）等业务资料提交至人力资源共享中心；</w:t>
      </w:r>
    </w:p>
    <w:p w14:paraId="56D0BF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（二）人力资源共享中心制作变更材料，邮件通知受托人完成企业信息变更。</w:t>
      </w:r>
    </w:p>
    <w:p w14:paraId="0FDBE9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企业年金细则的变更和终止</w:t>
      </w:r>
    </w:p>
    <w:p w14:paraId="44C4A64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公司将根据国家政策变化，以及经营和企业年金运行情况，经集体协商变更年金细则。出现下列情况之一时年金细则终止，企业退出年金细则：</w:t>
      </w:r>
    </w:p>
    <w:p w14:paraId="01A0094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（一）本企业因依法解散、被依法撤销或者被依法宣告破产等原因，致使企业年金细则无法履行的；</w:t>
      </w:r>
    </w:p>
    <w:p w14:paraId="5457628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（二）因不可抗力等原因致使企业年金细则无法履行的；</w:t>
      </w:r>
    </w:p>
    <w:p w14:paraId="7D7EE8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（三）国家有关政策法规发生重大变化，导致年金细则无法继续实施的。</w:t>
      </w:r>
    </w:p>
    <w:p w14:paraId="65714BC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企业退出年金细则的程序</w:t>
      </w:r>
    </w:p>
    <w:p w14:paraId="3EADBDA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参加企业年金的法人公司/分公司注销前，需完成企业年金退出程序及企业账户资金分配等事宜，具体如下：</w:t>
      </w:r>
    </w:p>
    <w:p w14:paraId="3C68EA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（一）符合</w:t>
      </w:r>
      <w:del w:id="15" w:author="咨询组" w:date="2025-10-23T15:09:25Z">
        <w:r>
          <w:rPr>
            <w:rFonts w:hint="default" w:ascii="仿宋" w:hAnsi="仿宋" w:eastAsia="仿宋" w:cs="仿宋"/>
            <w:spacing w:val="11"/>
            <w:position w:val="0"/>
            <w:sz w:val="31"/>
            <w:szCs w:val="31"/>
            <w:lang w:val="en-US" w:eastAsia="zh-CN"/>
          </w:rPr>
          <w:delText>第九条</w:delText>
        </w:r>
      </w:del>
      <w:ins w:id="16" w:author="咨询组" w:date="2025-10-23T15:09:27Z">
        <w:r>
          <w:rPr>
            <w:rFonts w:hint="eastAsia" w:ascii="仿宋" w:hAnsi="仿宋" w:eastAsia="仿宋" w:cs="仿宋"/>
            <w:spacing w:val="11"/>
            <w:position w:val="0"/>
            <w:sz w:val="31"/>
            <w:szCs w:val="31"/>
            <w:lang w:val="en-US" w:eastAsia="zh-CN"/>
          </w:rPr>
          <w:t>年金</w:t>
        </w:r>
      </w:ins>
      <w:ins w:id="17" w:author="咨询组" w:date="2025-10-23T15:09:29Z">
        <w:r>
          <w:rPr>
            <w:rFonts w:hint="eastAsia" w:ascii="仿宋" w:hAnsi="仿宋" w:eastAsia="仿宋" w:cs="仿宋"/>
            <w:spacing w:val="11"/>
            <w:position w:val="0"/>
            <w:sz w:val="31"/>
            <w:szCs w:val="31"/>
            <w:lang w:val="en-US" w:eastAsia="zh-CN"/>
          </w:rPr>
          <w:t>细则</w:t>
        </w:r>
      </w:ins>
      <w:r>
        <w:rPr>
          <w:rFonts w:hint="eastAsia" w:ascii="仿宋" w:hAnsi="仿宋" w:eastAsia="仿宋" w:cs="仿宋"/>
          <w:spacing w:val="11"/>
          <w:position w:val="0"/>
          <w:sz w:val="31"/>
          <w:szCs w:val="31"/>
          <w:lang w:eastAsia="zh-CN"/>
        </w:rPr>
        <w:t>退出条件的，退出单位提报退出年金细则请示；</w:t>
      </w:r>
    </w:p>
    <w:p w14:paraId="7D6180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1.关停工厂自正式公布关停之日的次月起，退出企业年金细则并停止缴费；故在制定关停实施方案时需同步制定企业年金退出方案。</w:t>
      </w:r>
    </w:p>
    <w:p w14:paraId="3B63DE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2.法人公司/分公司注销，需在上报公司注销计划的同时提交退出企业年金细则，并制定相应的企业年金退出方案。</w:t>
      </w:r>
    </w:p>
    <w:p w14:paraId="1051B31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（二）人力资源共享中心编制退出方案，方案应包括终止原因、年金缴费终止时间、企业账户资金终止分配和个人账户处理办法等；</w:t>
      </w:r>
    </w:p>
    <w:p w14:paraId="146485C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（三）按人力资源业务审批流审批后，退出单位履行民主程序，将决议及签到表原件邮寄至人力资源共享中心；</w:t>
      </w:r>
    </w:p>
    <w:p w14:paraId="35950EA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（四）人力资源共享中心制作分配材料，委托受托人组织清算组对企业年金基金财产进行清算，对所有个人账户权益全部归属，并按照方案规定或者民主程序讨论通过的办法分配企业账户资金；</w:t>
      </w:r>
    </w:p>
    <w:p w14:paraId="4BCC42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（五）人力资源共享中心将个人账户转移至协商确定的法人受托机构发起的集合计划设置的保留账户暂时管理；</w:t>
      </w:r>
    </w:p>
    <w:p w14:paraId="072FB41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（六）各单位通知细则参加员工及受托人；</w:t>
      </w:r>
    </w:p>
    <w:p w14:paraId="3E98717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（七）人力资源共享中心将退出单位报集团审批，集团报国务院人力资源和社会保障部备案，正式退出年金细则。若退出单位为非独立法人，则不需此步骤。</w:t>
      </w:r>
    </w:p>
    <w:p w14:paraId="6A2EEDFC">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2" w:name="_bookmark3"/>
      <w:bookmarkEnd w:id="2"/>
      <w:r>
        <w:rPr>
          <w:rFonts w:ascii="黑体" w:hAnsi="黑体" w:eastAsia="黑体" w:cs="黑体"/>
          <w:spacing w:val="7"/>
          <w:sz w:val="31"/>
          <w:szCs w:val="31"/>
        </w:rPr>
        <w:t>第三章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参加人员</w:t>
      </w:r>
    </w:p>
    <w:p w14:paraId="367236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员工新增的条件</w:t>
      </w:r>
    </w:p>
    <w:p w14:paraId="4BC5ED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（一）已参加企业基本养老保险并履行缴费义务；</w:t>
      </w:r>
    </w:p>
    <w:p w14:paraId="466A75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（二）与本企业签订劳动合同并试用期满。</w:t>
      </w:r>
    </w:p>
    <w:p w14:paraId="48D45D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1.符合香港一般就业政策，通过输入内地人才计划或非本地毕业生留港/回港就业安排方式的员工，不纳入企业年金计划。</w:t>
      </w:r>
    </w:p>
    <w:p w14:paraId="190209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2.未约定试用期员工且满足</w:t>
      </w:r>
      <w:ins w:id="18" w:author="咨询组" w:date="2025-10-23T15:10:55Z">
        <w:r>
          <w:rPr>
            <w:rFonts w:hint="eastAsia" w:ascii="仿宋" w:hAnsi="仿宋" w:eastAsia="仿宋" w:cs="仿宋"/>
            <w:spacing w:val="11"/>
            <w:position w:val="0"/>
            <w:sz w:val="31"/>
            <w:szCs w:val="31"/>
            <w:lang w:eastAsia="zh-CN"/>
          </w:rPr>
          <w:t>已参加企业基本养老保险并履行缴费义务</w:t>
        </w:r>
      </w:ins>
      <w:del w:id="19" w:author="咨询组" w:date="2025-10-23T15:10:55Z">
        <w:r>
          <w:rPr>
            <w:rFonts w:hint="eastAsia" w:ascii="仿宋" w:hAnsi="仿宋" w:eastAsia="仿宋" w:cs="仿宋"/>
            <w:spacing w:val="11"/>
            <w:position w:val="0"/>
            <w:sz w:val="31"/>
            <w:szCs w:val="31"/>
            <w:lang w:eastAsia="zh-CN"/>
          </w:rPr>
          <w:delText>本条第一款</w:delText>
        </w:r>
      </w:del>
      <w:r>
        <w:rPr>
          <w:rFonts w:hint="eastAsia" w:ascii="仿宋" w:hAnsi="仿宋" w:eastAsia="仿宋" w:cs="仿宋"/>
          <w:spacing w:val="11"/>
          <w:position w:val="0"/>
          <w:sz w:val="31"/>
          <w:szCs w:val="31"/>
          <w:lang w:eastAsia="zh-CN"/>
        </w:rPr>
        <w:t>的，劳动合同生效日起符合条件。</w:t>
      </w:r>
    </w:p>
    <w:p w14:paraId="5C91752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员工新增的程序</w:t>
      </w:r>
    </w:p>
    <w:p w14:paraId="44285A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（一）符合上述参加条件的员工，从符合条件的次月起加入年金细则。员工可在生效日期前通过企业年金新加入申请工单提交本人意愿；</w:t>
      </w:r>
    </w:p>
    <w:p w14:paraId="775331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（二）员工可在每年12月31日前通过企业年金参停意愿调整申请工单提交下一年度参加和中止（恢复）企业年金的申请；未提交申请的维持原缴纳方式。</w:t>
      </w:r>
    </w:p>
    <w:p w14:paraId="431E18D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（三）跨单位调动人员，除调入单位未加入年金计划外，延续调出单位企业年金的缴纳状态；符合参加条件的员工从未加入年金计划单位调入已加入年金计划单位的，可按本人意愿提交企业年金新加入申请工单。</w:t>
      </w:r>
    </w:p>
    <w:p w14:paraId="7B73FB3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信息变更：指员工姓名、身份证号码、出生日期、手机号码等个人信息的变更。员工姓名、证件类型、证件号码的变更属于“员工关键信息变更”，其他变更为“员工一般信息变更”。人力资源共享中心每半年通过PS系统中员工信息与委托人系统员工信息核对，对于员工信息变更的，编制《员工信息变更表》，向受托人提交成员信息变更申请，完成信息变更。</w:t>
      </w:r>
    </w:p>
    <w:p w14:paraId="7AC68B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b w:val="0"/>
          <w:bCs w:val="0"/>
          <w:spacing w:val="11"/>
          <w:position w:val="0"/>
          <w:sz w:val="31"/>
          <w:szCs w:val="31"/>
          <w:lang w:eastAsia="zh-CN"/>
        </w:rPr>
        <w:t>第十四条</w:t>
      </w:r>
      <w:r>
        <w:rPr>
          <w:rFonts w:hint="eastAsia" w:ascii="黑体" w:hAnsi="黑体" w:eastAsia="黑体" w:cs="黑体"/>
          <w:b w:val="0"/>
          <w:bCs w:val="0"/>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员工退出的条件</w:t>
      </w:r>
    </w:p>
    <w:p w14:paraId="7797EC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（一）员工与本企业终止或者解除劳动合同；</w:t>
      </w:r>
    </w:p>
    <w:p w14:paraId="507AC8D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（二）员工达到</w:t>
      </w:r>
      <w:del w:id="20" w:author="咨询组" w:date="2025-10-23T15:13:30Z">
        <w:r>
          <w:rPr>
            <w:rFonts w:hint="eastAsia" w:ascii="仿宋" w:hAnsi="仿宋" w:eastAsia="仿宋" w:cs="仿宋"/>
            <w:spacing w:val="11"/>
            <w:position w:val="0"/>
            <w:sz w:val="31"/>
            <w:szCs w:val="31"/>
            <w:lang w:eastAsia="zh-CN"/>
          </w:rPr>
          <w:delText>本办法</w:delText>
        </w:r>
      </w:del>
      <w:ins w:id="21" w:author="咨询组" w:date="2025-10-23T15:13:30Z">
        <w:r>
          <w:rPr>
            <w:rFonts w:hint="eastAsia" w:ascii="仿宋" w:hAnsi="仿宋" w:eastAsia="仿宋" w:cs="仿宋"/>
            <w:spacing w:val="11"/>
            <w:position w:val="0"/>
            <w:sz w:val="31"/>
            <w:szCs w:val="31"/>
            <w:lang w:eastAsia="zh-CN"/>
          </w:rPr>
          <w:t>《</w:t>
        </w:r>
      </w:ins>
      <w:ins w:id="22" w:author="咨询组" w:date="2025-10-23T15:13:32Z">
        <w:r>
          <w:rPr>
            <w:rFonts w:hint="eastAsia" w:ascii="仿宋" w:hAnsi="仿宋" w:eastAsia="仿宋" w:cs="仿宋"/>
            <w:spacing w:val="11"/>
            <w:position w:val="0"/>
            <w:sz w:val="31"/>
            <w:szCs w:val="31"/>
            <w:lang w:val="en-US" w:eastAsia="zh-CN"/>
          </w:rPr>
          <w:t>华润</w:t>
        </w:r>
      </w:ins>
      <w:ins w:id="23" w:author="咨询组" w:date="2025-10-23T15:13:37Z">
        <w:r>
          <w:rPr>
            <w:rFonts w:hint="eastAsia" w:ascii="仿宋" w:hAnsi="仿宋" w:eastAsia="仿宋" w:cs="仿宋"/>
            <w:spacing w:val="11"/>
            <w:position w:val="0"/>
            <w:sz w:val="31"/>
            <w:szCs w:val="31"/>
            <w:lang w:val="en-US" w:eastAsia="zh-CN"/>
          </w:rPr>
          <w:t>啤酒</w:t>
        </w:r>
      </w:ins>
      <w:ins w:id="24" w:author="咨询组" w:date="2025-10-23T15:13:39Z">
        <w:r>
          <w:rPr>
            <w:rFonts w:hint="eastAsia" w:ascii="仿宋" w:hAnsi="仿宋" w:eastAsia="仿宋" w:cs="仿宋"/>
            <w:spacing w:val="11"/>
            <w:position w:val="0"/>
            <w:sz w:val="31"/>
            <w:szCs w:val="31"/>
            <w:lang w:val="en-US" w:eastAsia="zh-CN"/>
          </w:rPr>
          <w:t>企业年金</w:t>
        </w:r>
      </w:ins>
      <w:ins w:id="25" w:author="咨询组" w:date="2025-10-23T15:13:41Z">
        <w:r>
          <w:rPr>
            <w:rFonts w:hint="eastAsia" w:ascii="仿宋" w:hAnsi="仿宋" w:eastAsia="仿宋" w:cs="仿宋"/>
            <w:spacing w:val="11"/>
            <w:position w:val="0"/>
            <w:sz w:val="31"/>
            <w:szCs w:val="31"/>
            <w:lang w:val="en-US" w:eastAsia="zh-CN"/>
          </w:rPr>
          <w:t>管理办法</w:t>
        </w:r>
      </w:ins>
      <w:ins w:id="26" w:author="咨询组" w:date="2025-10-23T15:13:30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规定的企业年金待遇领取条件。</w:t>
      </w:r>
    </w:p>
    <w:p w14:paraId="366B86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b w:val="0"/>
          <w:bCs w:val="0"/>
          <w:spacing w:val="11"/>
          <w:position w:val="0"/>
          <w:sz w:val="31"/>
          <w:szCs w:val="31"/>
          <w:lang w:eastAsia="zh-CN"/>
        </w:rPr>
        <w:t>第十五条</w:t>
      </w:r>
      <w:r>
        <w:rPr>
          <w:rFonts w:hint="eastAsia" w:ascii="黑体" w:hAnsi="黑体" w:eastAsia="黑体" w:cs="黑体"/>
          <w:b w:val="0"/>
          <w:bCs w:val="0"/>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员工退出年金细则的程序</w:t>
      </w:r>
    </w:p>
    <w:p w14:paraId="1D26B9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员工达到</w:t>
      </w:r>
      <w:del w:id="27" w:author="咨询组" w:date="2025-10-23T15:14:26Z">
        <w:r>
          <w:rPr>
            <w:rFonts w:hint="eastAsia" w:ascii="仿宋" w:hAnsi="仿宋" w:eastAsia="仿宋" w:cs="仿宋"/>
            <w:spacing w:val="11"/>
            <w:position w:val="0"/>
            <w:sz w:val="31"/>
            <w:szCs w:val="31"/>
            <w:lang w:eastAsia="zh-CN"/>
          </w:rPr>
          <w:delText>第十四条</w:delText>
        </w:r>
      </w:del>
      <w:r>
        <w:rPr>
          <w:rFonts w:hint="eastAsia" w:ascii="仿宋" w:hAnsi="仿宋" w:eastAsia="仿宋" w:cs="仿宋"/>
          <w:spacing w:val="11"/>
          <w:position w:val="0"/>
          <w:sz w:val="31"/>
          <w:szCs w:val="31"/>
          <w:lang w:eastAsia="zh-CN"/>
        </w:rPr>
        <w:t>退出条件后，本企业停止其企业年金缴费，原则上应以15日划分，退出条件出现在当月15日（含）之前的，当月停止缴纳企业年金；退出条件出现在当月15日之后的，次月起停止缴费</w:t>
      </w:r>
      <w:del w:id="28" w:author="咨询组" w:date="2025-10-23T15:15:21Z">
        <w:r>
          <w:rPr>
            <w:rFonts w:hint="eastAsia" w:ascii="仿宋" w:hAnsi="仿宋" w:eastAsia="仿宋" w:cs="仿宋"/>
            <w:spacing w:val="11"/>
            <w:position w:val="0"/>
            <w:sz w:val="31"/>
            <w:szCs w:val="31"/>
            <w:lang w:eastAsia="zh-CN"/>
          </w:rPr>
          <w:delText>，按照本办法第二十六条处理其个人账户或者按照本办法第三十六条支付企业年金待遇</w:delText>
        </w:r>
      </w:del>
      <w:r>
        <w:rPr>
          <w:rFonts w:hint="eastAsia" w:ascii="仿宋" w:hAnsi="仿宋" w:eastAsia="仿宋" w:cs="仿宋"/>
          <w:spacing w:val="11"/>
          <w:position w:val="0"/>
          <w:sz w:val="31"/>
          <w:szCs w:val="31"/>
          <w:lang w:eastAsia="zh-CN"/>
        </w:rPr>
        <w:t>。</w:t>
      </w:r>
    </w:p>
    <w:p w14:paraId="37993B9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员工的权力和义务</w:t>
      </w:r>
    </w:p>
    <w:p w14:paraId="248F0E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（一）员工的权利</w:t>
      </w:r>
    </w:p>
    <w:p w14:paraId="37D4BAA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1.根据法律法规及</w:t>
      </w:r>
      <w:del w:id="29" w:author="咨询组" w:date="2025-10-23T15:15:48Z">
        <w:r>
          <w:rPr>
            <w:rFonts w:hint="eastAsia" w:ascii="仿宋" w:hAnsi="仿宋" w:eastAsia="仿宋" w:cs="仿宋"/>
            <w:spacing w:val="11"/>
            <w:position w:val="0"/>
            <w:sz w:val="31"/>
            <w:szCs w:val="31"/>
            <w:lang w:eastAsia="zh-CN"/>
          </w:rPr>
          <w:delText>本办法</w:delText>
        </w:r>
      </w:del>
      <w:ins w:id="30" w:author="咨询组" w:date="2025-10-23T15:15:48Z">
        <w:r>
          <w:rPr>
            <w:rFonts w:hint="eastAsia" w:ascii="仿宋" w:hAnsi="仿宋" w:eastAsia="仿宋" w:cs="仿宋"/>
            <w:spacing w:val="11"/>
            <w:position w:val="0"/>
            <w:sz w:val="31"/>
            <w:szCs w:val="31"/>
            <w:lang w:eastAsia="zh-CN"/>
          </w:rPr>
          <w:t>《</w:t>
        </w:r>
      </w:ins>
      <w:ins w:id="31" w:author="咨询组" w:date="2025-10-23T15:15:50Z">
        <w:r>
          <w:rPr>
            <w:rFonts w:hint="eastAsia" w:ascii="仿宋" w:hAnsi="仿宋" w:eastAsia="仿宋" w:cs="仿宋"/>
            <w:spacing w:val="11"/>
            <w:position w:val="0"/>
            <w:sz w:val="31"/>
            <w:szCs w:val="31"/>
            <w:lang w:val="en-US" w:eastAsia="zh-CN"/>
          </w:rPr>
          <w:t>华润啤酒</w:t>
        </w:r>
      </w:ins>
      <w:ins w:id="32" w:author="咨询组" w:date="2025-10-23T15:15:52Z">
        <w:r>
          <w:rPr>
            <w:rFonts w:hint="eastAsia" w:ascii="仿宋" w:hAnsi="仿宋" w:eastAsia="仿宋" w:cs="仿宋"/>
            <w:spacing w:val="11"/>
            <w:position w:val="0"/>
            <w:sz w:val="31"/>
            <w:szCs w:val="31"/>
            <w:lang w:val="en-US" w:eastAsia="zh-CN"/>
          </w:rPr>
          <w:t>企业年金</w:t>
        </w:r>
      </w:ins>
      <w:ins w:id="33" w:author="咨询组" w:date="2025-10-23T15:15:53Z">
        <w:r>
          <w:rPr>
            <w:rFonts w:hint="eastAsia" w:ascii="仿宋" w:hAnsi="仿宋" w:eastAsia="仿宋" w:cs="仿宋"/>
            <w:spacing w:val="11"/>
            <w:position w:val="0"/>
            <w:sz w:val="31"/>
            <w:szCs w:val="31"/>
            <w:lang w:val="en-US" w:eastAsia="zh-CN"/>
          </w:rPr>
          <w:t>管理办法</w:t>
        </w:r>
      </w:ins>
      <w:ins w:id="34" w:author="咨询组" w:date="2025-10-23T15:15:48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约定，了解、查询年金基金个人账户基本情况；</w:t>
      </w:r>
    </w:p>
    <w:p w14:paraId="0B6421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2.在满足</w:t>
      </w:r>
      <w:ins w:id="35" w:author="咨询组" w:date="2025-10-23T15:16:07Z">
        <w:r>
          <w:rPr>
            <w:rFonts w:hint="eastAsia" w:ascii="仿宋" w:hAnsi="仿宋" w:eastAsia="仿宋" w:cs="仿宋"/>
            <w:spacing w:val="11"/>
            <w:position w:val="0"/>
            <w:sz w:val="31"/>
            <w:szCs w:val="31"/>
            <w:lang w:eastAsia="zh-CN"/>
          </w:rPr>
          <w:t>《</w:t>
        </w:r>
      </w:ins>
      <w:ins w:id="36" w:author="咨询组" w:date="2025-10-23T15:16:07Z">
        <w:r>
          <w:rPr>
            <w:rFonts w:hint="eastAsia" w:ascii="仿宋" w:hAnsi="仿宋" w:eastAsia="仿宋" w:cs="仿宋"/>
            <w:spacing w:val="11"/>
            <w:position w:val="0"/>
            <w:sz w:val="31"/>
            <w:szCs w:val="31"/>
            <w:lang w:val="en-US" w:eastAsia="zh-CN"/>
          </w:rPr>
          <w:t>华润啤酒企业年金管理办法</w:t>
        </w:r>
      </w:ins>
      <w:ins w:id="37" w:author="咨询组" w:date="2025-10-23T15:16:07Z">
        <w:r>
          <w:rPr>
            <w:rFonts w:hint="eastAsia" w:ascii="仿宋" w:hAnsi="仿宋" w:eastAsia="仿宋" w:cs="仿宋"/>
            <w:spacing w:val="11"/>
            <w:position w:val="0"/>
            <w:sz w:val="31"/>
            <w:szCs w:val="31"/>
            <w:lang w:eastAsia="zh-CN"/>
          </w:rPr>
          <w:t>》</w:t>
        </w:r>
      </w:ins>
      <w:del w:id="38" w:author="咨询组" w:date="2025-10-23T15:16:07Z">
        <w:r>
          <w:rPr>
            <w:rFonts w:hint="eastAsia" w:ascii="仿宋" w:hAnsi="仿宋" w:eastAsia="仿宋" w:cs="仿宋"/>
            <w:spacing w:val="11"/>
            <w:position w:val="0"/>
            <w:sz w:val="31"/>
            <w:szCs w:val="31"/>
            <w:lang w:eastAsia="zh-CN"/>
          </w:rPr>
          <w:delText>本办法</w:delText>
        </w:r>
      </w:del>
      <w:r>
        <w:rPr>
          <w:rFonts w:hint="eastAsia" w:ascii="仿宋" w:hAnsi="仿宋" w:eastAsia="仿宋" w:cs="仿宋"/>
          <w:spacing w:val="11"/>
          <w:position w:val="0"/>
          <w:sz w:val="31"/>
          <w:szCs w:val="31"/>
          <w:lang w:eastAsia="zh-CN"/>
        </w:rPr>
        <w:t>规定的权益归属条件后，员工对个人账户中已经归属的权益拥有所有权；</w:t>
      </w:r>
    </w:p>
    <w:p w14:paraId="6475A5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3.在满足</w:t>
      </w:r>
      <w:ins w:id="39" w:author="咨询组" w:date="2025-10-23T15:16:11Z">
        <w:r>
          <w:rPr>
            <w:rFonts w:hint="eastAsia" w:ascii="仿宋" w:hAnsi="仿宋" w:eastAsia="仿宋" w:cs="仿宋"/>
            <w:spacing w:val="11"/>
            <w:position w:val="0"/>
            <w:sz w:val="31"/>
            <w:szCs w:val="31"/>
            <w:lang w:eastAsia="zh-CN"/>
          </w:rPr>
          <w:t>《</w:t>
        </w:r>
      </w:ins>
      <w:ins w:id="40" w:author="咨询组" w:date="2025-10-23T15:16:11Z">
        <w:r>
          <w:rPr>
            <w:rFonts w:hint="eastAsia" w:ascii="仿宋" w:hAnsi="仿宋" w:eastAsia="仿宋" w:cs="仿宋"/>
            <w:spacing w:val="11"/>
            <w:position w:val="0"/>
            <w:sz w:val="31"/>
            <w:szCs w:val="31"/>
            <w:lang w:val="en-US" w:eastAsia="zh-CN"/>
          </w:rPr>
          <w:t>华润啤酒企业年金管理办法</w:t>
        </w:r>
      </w:ins>
      <w:ins w:id="41" w:author="咨询组" w:date="2025-10-23T15:16:11Z">
        <w:r>
          <w:rPr>
            <w:rFonts w:hint="eastAsia" w:ascii="仿宋" w:hAnsi="仿宋" w:eastAsia="仿宋" w:cs="仿宋"/>
            <w:spacing w:val="11"/>
            <w:position w:val="0"/>
            <w:sz w:val="31"/>
            <w:szCs w:val="31"/>
            <w:lang w:eastAsia="zh-CN"/>
          </w:rPr>
          <w:t>》</w:t>
        </w:r>
      </w:ins>
      <w:del w:id="42" w:author="咨询组" w:date="2025-10-23T15:16:11Z">
        <w:r>
          <w:rPr>
            <w:rFonts w:hint="eastAsia" w:ascii="仿宋" w:hAnsi="仿宋" w:eastAsia="仿宋" w:cs="仿宋"/>
            <w:spacing w:val="11"/>
            <w:position w:val="0"/>
            <w:sz w:val="31"/>
            <w:szCs w:val="31"/>
            <w:lang w:eastAsia="zh-CN"/>
          </w:rPr>
          <w:delText>本办法</w:delText>
        </w:r>
      </w:del>
      <w:r>
        <w:rPr>
          <w:rFonts w:hint="eastAsia" w:ascii="仿宋" w:hAnsi="仿宋" w:eastAsia="仿宋" w:cs="仿宋"/>
          <w:spacing w:val="11"/>
          <w:position w:val="0"/>
          <w:sz w:val="31"/>
          <w:szCs w:val="31"/>
          <w:lang w:eastAsia="zh-CN"/>
        </w:rPr>
        <w:t>规定的领取条件后，员工享有领取企业年金待遇的权利；</w:t>
      </w:r>
    </w:p>
    <w:p w14:paraId="75AB36F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4.由于自身原因，员工可以申请本人中止缴费；原因消失后，可申请恢复；</w:t>
      </w:r>
    </w:p>
    <w:p w14:paraId="6536C1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5.员工与本企业终止、解除劳动合同的，其个人账户转移或者保留按照</w:t>
      </w:r>
      <w:ins w:id="43" w:author="咨询组" w:date="2025-10-23T15:18:02Z">
        <w:r>
          <w:rPr>
            <w:rFonts w:hint="eastAsia" w:ascii="仿宋" w:hAnsi="仿宋" w:eastAsia="仿宋" w:cs="仿宋"/>
            <w:spacing w:val="11"/>
            <w:position w:val="0"/>
            <w:sz w:val="31"/>
            <w:szCs w:val="31"/>
            <w:lang w:eastAsia="zh-CN"/>
          </w:rPr>
          <w:t>《</w:t>
        </w:r>
      </w:ins>
      <w:ins w:id="44" w:author="咨询组" w:date="2025-10-23T15:18:02Z">
        <w:r>
          <w:rPr>
            <w:rFonts w:hint="eastAsia" w:ascii="仿宋" w:hAnsi="仿宋" w:eastAsia="仿宋" w:cs="仿宋"/>
            <w:spacing w:val="11"/>
            <w:position w:val="0"/>
            <w:sz w:val="31"/>
            <w:szCs w:val="31"/>
            <w:lang w:val="en-US" w:eastAsia="zh-CN"/>
          </w:rPr>
          <w:t>华润啤酒企业年金管理办法</w:t>
        </w:r>
      </w:ins>
      <w:ins w:id="45" w:author="咨询组" w:date="2025-10-23T15:18:02Z">
        <w:r>
          <w:rPr>
            <w:rFonts w:hint="eastAsia" w:ascii="仿宋" w:hAnsi="仿宋" w:eastAsia="仿宋" w:cs="仿宋"/>
            <w:spacing w:val="11"/>
            <w:position w:val="0"/>
            <w:sz w:val="31"/>
            <w:szCs w:val="31"/>
            <w:lang w:eastAsia="zh-CN"/>
          </w:rPr>
          <w:t>》</w:t>
        </w:r>
      </w:ins>
      <w:del w:id="46" w:author="咨询组" w:date="2025-10-23T15:18:02Z">
        <w:r>
          <w:rPr>
            <w:rFonts w:hint="eastAsia" w:ascii="仿宋" w:hAnsi="仿宋" w:eastAsia="仿宋" w:cs="仿宋"/>
            <w:spacing w:val="11"/>
            <w:position w:val="0"/>
            <w:sz w:val="31"/>
            <w:szCs w:val="31"/>
            <w:lang w:eastAsia="zh-CN"/>
          </w:rPr>
          <w:delText>本办法第二十六条</w:delText>
        </w:r>
      </w:del>
      <w:r>
        <w:rPr>
          <w:rFonts w:hint="eastAsia" w:ascii="仿宋" w:hAnsi="仿宋" w:eastAsia="仿宋" w:cs="仿宋"/>
          <w:spacing w:val="11"/>
          <w:position w:val="0"/>
          <w:sz w:val="31"/>
          <w:szCs w:val="31"/>
          <w:lang w:eastAsia="zh-CN"/>
        </w:rPr>
        <w:t>规定处理。</w:t>
      </w:r>
    </w:p>
    <w:p w14:paraId="6CE005A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（二）员工的义务</w:t>
      </w:r>
    </w:p>
    <w:p w14:paraId="1828539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1.授权本企业根据</w:t>
      </w:r>
      <w:ins w:id="47" w:author="咨询组" w:date="2025-10-23T16:10:23Z">
        <w:r>
          <w:rPr>
            <w:rFonts w:hint="eastAsia" w:ascii="仿宋" w:hAnsi="仿宋" w:eastAsia="仿宋" w:cs="仿宋"/>
            <w:spacing w:val="11"/>
            <w:position w:val="0"/>
            <w:sz w:val="31"/>
            <w:szCs w:val="31"/>
            <w:lang w:eastAsia="zh-CN"/>
          </w:rPr>
          <w:t>《</w:t>
        </w:r>
      </w:ins>
      <w:ins w:id="48" w:author="咨询组" w:date="2025-10-23T16:10:23Z">
        <w:r>
          <w:rPr>
            <w:rFonts w:hint="eastAsia" w:ascii="仿宋" w:hAnsi="仿宋" w:eastAsia="仿宋" w:cs="仿宋"/>
            <w:spacing w:val="11"/>
            <w:position w:val="0"/>
            <w:sz w:val="31"/>
            <w:szCs w:val="31"/>
            <w:lang w:val="en-US" w:eastAsia="zh-CN"/>
          </w:rPr>
          <w:t>华润啤酒企业年金管理办法</w:t>
        </w:r>
      </w:ins>
      <w:ins w:id="49" w:author="咨询组" w:date="2025-10-23T16:10:23Z">
        <w:r>
          <w:rPr>
            <w:rFonts w:hint="eastAsia" w:ascii="仿宋" w:hAnsi="仿宋" w:eastAsia="仿宋" w:cs="仿宋"/>
            <w:spacing w:val="11"/>
            <w:position w:val="0"/>
            <w:sz w:val="31"/>
            <w:szCs w:val="31"/>
            <w:lang w:eastAsia="zh-CN"/>
          </w:rPr>
          <w:t>》</w:t>
        </w:r>
      </w:ins>
      <w:del w:id="50" w:author="咨询组" w:date="2025-10-23T16:10:23Z">
        <w:r>
          <w:rPr>
            <w:rFonts w:hint="eastAsia" w:ascii="仿宋" w:hAnsi="仿宋" w:eastAsia="仿宋" w:cs="仿宋"/>
            <w:spacing w:val="11"/>
            <w:position w:val="0"/>
            <w:sz w:val="31"/>
            <w:szCs w:val="31"/>
            <w:lang w:eastAsia="zh-CN"/>
          </w:rPr>
          <w:delText>本办法</w:delText>
        </w:r>
      </w:del>
      <w:r>
        <w:rPr>
          <w:rFonts w:hint="eastAsia" w:ascii="仿宋" w:hAnsi="仿宋" w:eastAsia="仿宋" w:cs="仿宋"/>
          <w:spacing w:val="11"/>
          <w:position w:val="0"/>
          <w:sz w:val="31"/>
          <w:szCs w:val="31"/>
          <w:lang w:eastAsia="zh-CN"/>
        </w:rPr>
        <w:t>规定从员工工资中代扣代缴个人缴费；</w:t>
      </w:r>
    </w:p>
    <w:p w14:paraId="396620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2.授权本企业和年金计划管理机构按国家有关规定代扣代缴个人所得税；</w:t>
      </w:r>
    </w:p>
    <w:p w14:paraId="633E0DD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3.授权华润（集团）有限公司选择受托人并签订受托管理合同；</w:t>
      </w:r>
    </w:p>
    <w:p w14:paraId="415725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4.授权本企业代表员工对企业年金计划进行管理监督；</w:t>
      </w:r>
    </w:p>
    <w:p w14:paraId="5A0482B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5.提供个人相关基本信息。当相关基本信息发生变动时，及时向本企业提供变动情况。</w:t>
      </w:r>
    </w:p>
    <w:p w14:paraId="6EA02CA7">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eastAsia" w:ascii="黑体" w:hAnsi="黑体" w:eastAsia="黑体" w:cs="黑体"/>
          <w:spacing w:val="7"/>
          <w:sz w:val="31"/>
          <w:szCs w:val="31"/>
          <w:lang w:eastAsia="zh-CN"/>
        </w:rPr>
      </w:pPr>
      <w:bookmarkStart w:id="3" w:name="_bookmark4"/>
      <w:bookmarkEnd w:id="3"/>
      <w:r>
        <w:rPr>
          <w:rFonts w:hint="eastAsia" w:ascii="黑体" w:hAnsi="黑体" w:eastAsia="黑体" w:cs="黑体"/>
          <w:spacing w:val="7"/>
          <w:sz w:val="31"/>
          <w:szCs w:val="31"/>
          <w:lang w:eastAsia="zh-CN"/>
        </w:rPr>
        <w:t>第四章</w:t>
      </w:r>
      <w:r>
        <w:rPr>
          <w:rFonts w:hint="eastAsia" w:ascii="黑体" w:hAnsi="黑体" w:eastAsia="黑体" w:cs="黑体"/>
          <w:spacing w:val="7"/>
          <w:sz w:val="31"/>
          <w:szCs w:val="31"/>
          <w:lang w:val="en-US" w:eastAsia="zh-CN"/>
        </w:rPr>
        <w:t xml:space="preserve"> </w:t>
      </w:r>
      <w:r>
        <w:rPr>
          <w:rFonts w:hint="eastAsia" w:ascii="黑体" w:hAnsi="黑体" w:eastAsia="黑体" w:cs="黑体"/>
          <w:spacing w:val="7"/>
          <w:sz w:val="31"/>
          <w:szCs w:val="31"/>
          <w:lang w:eastAsia="zh-CN"/>
        </w:rPr>
        <w:t>资金筹集与分配</w:t>
      </w:r>
    </w:p>
    <w:p w14:paraId="74B92D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企业年金所需费用由企业和员工共同承担。企业缴费的列支渠道按照国家有关规定执行；员工个人缴费由企业从员工工资中代扣代缴。</w:t>
      </w:r>
    </w:p>
    <w:p w14:paraId="1A1D22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个人及企业缴费</w:t>
      </w:r>
    </w:p>
    <w:p w14:paraId="029F58A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（一）个人缴费为企业为其缴费金额的四分之一。</w:t>
      </w:r>
    </w:p>
    <w:p w14:paraId="5F46483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（二）企业缴费为企业缴费基数的5%。</w:t>
      </w:r>
    </w:p>
    <w:p w14:paraId="6E35962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b w:val="0"/>
          <w:bCs w:val="0"/>
          <w:spacing w:val="11"/>
          <w:position w:val="0"/>
          <w:sz w:val="31"/>
          <w:szCs w:val="31"/>
          <w:lang w:eastAsia="zh-CN"/>
        </w:rPr>
        <w:t>第十九条</w:t>
      </w:r>
      <w:r>
        <w:rPr>
          <w:rFonts w:hint="eastAsia" w:ascii="黑体" w:hAnsi="黑体" w:eastAsia="黑体" w:cs="黑体"/>
          <w:b w:val="0"/>
          <w:bCs w:val="0"/>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缴费基数</w:t>
      </w:r>
    </w:p>
    <w:p w14:paraId="289FAD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（一）企业缴费基数：参加计划员工个人缴费基数之和。</w:t>
      </w:r>
    </w:p>
    <w:p w14:paraId="7AA23A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（二）个人缴费基数：员工个人上年度工资总额/上年度发薪月份。</w:t>
      </w:r>
    </w:p>
    <w:p w14:paraId="17CE33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1.员工个人上年度工资总额，即个人上年度1月1日-12月31日（财务自然年）期间实际发生的应发工资总额。每年1月1日起调整企业年金缴费基数。</w:t>
      </w:r>
    </w:p>
    <w:p w14:paraId="3753E01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2.工资总额由基本工资、月度奖金/季度奖金（含计件工资）、技能工资、加班费、津贴补贴、年终奖、特殊奖励、任期激励组成。</w:t>
      </w:r>
    </w:p>
    <w:p w14:paraId="5EAF7DD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3.上年度发薪月份应剔除入职破月和完全不发薪月。</w:t>
      </w:r>
    </w:p>
    <w:p w14:paraId="5F3B0FA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4.当年度入职员工个人月缴费基数及次年月缴费基数为员工试用期满转正后月基本工资。未约定试用期的当年度入职员工及并购加入员工月缴费基数及次年月缴费基数为员工第一个月基本工资。</w:t>
      </w:r>
    </w:p>
    <w:p w14:paraId="272757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5.跨单位调动员工当年企业年金个人缴费基数沿用调动前企业年金个人缴费基数。</w:t>
      </w:r>
    </w:p>
    <w:p w14:paraId="5F5233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6.工伤1-4级员工企业年金基数与伤残津贴保持一致。</w:t>
      </w:r>
    </w:p>
    <w:p w14:paraId="700B75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企业缴费分配</w:t>
      </w:r>
    </w:p>
    <w:p w14:paraId="63CB27A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企业月度缴费按照员工个人月度缴费基数的5%计入个人账户，且企业月度缴费分配至员工个人账户的企业缴费最高额不得超过平均额的5倍。超过平均额5倍的部分，记入企业账户（委托人系统中又称公共账户）。</w:t>
      </w:r>
    </w:p>
    <w:p w14:paraId="730B1DA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企业缴费分配至员工个人账户的年缴费额不超过5万元，超过5万元的部分，记入企业账户。企业账户资金不得用于抵缴未来年度企业缴费。</w:t>
      </w:r>
    </w:p>
    <w:p w14:paraId="63526C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企业账户余额分配至员工个人账户的方式</w:t>
      </w:r>
    </w:p>
    <w:p w14:paraId="72E8818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年度分配/提前分配：企业账户余额×（最后一次企业缴费划入员工个人账户额÷最后一次企业缴费总额），企业账户余额按上述企业账户余额分配方式每年分配一次，分配差距按照企业月度缴费分配差距规定执行。分配至员工个人账户金额根据分配年份员工的缴费月数折算。</w:t>
      </w:r>
    </w:p>
    <w:p w14:paraId="1DB596D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终止分配：企业账户余额×（企业缴费划入员工个人账户额÷企业缴费划入参与终止分配员工个人账户额的总额），需确保分配后企业账户中无余额。企业账户余额指经受托机构操作年金赎回后包含本金及收益的全部金额；应在工厂关停或法人公司注销前，完成企业年金账户终止分配。</w:t>
      </w:r>
    </w:p>
    <w:p w14:paraId="3C0D735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年金转出、转入及年金缴费</w:t>
      </w:r>
    </w:p>
    <w:p w14:paraId="639728CA">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年金转出：指员工离职（离开华润集团）后，其参加新单位的企业年金计划或职业年金计划后，申请将其年金个人账户转至新单位企业年金计划或职业年金计划。每月15日前提交企业年金转出业务，次月15日前年金转移至新单位年金计划。错过15日，则次次月方可转移。基本流程如下：</w:t>
      </w:r>
    </w:p>
    <w:p w14:paraId="1DF6490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Chars="200" w:right="0" w:rightChars="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1.离职人员新单位来函（盖章件）要求年金转出；</w:t>
      </w:r>
    </w:p>
    <w:p w14:paraId="7B6EB2C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Chars="200" w:right="0" w:rightChars="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2.人力资源共享中心制作申请单，确认权益归属等；</w:t>
      </w:r>
    </w:p>
    <w:p w14:paraId="5F94EA3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Chars="200" w:right="0" w:rightChars="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3.向离职人员提供转出清单。</w:t>
      </w:r>
    </w:p>
    <w:p w14:paraId="2B05C6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（二）年金转入：指员工来本企业工作前积累的企业年金转入企业年金计划，转入金额记入账管系统个人账户的个人缴费。</w:t>
      </w:r>
    </w:p>
    <w:p w14:paraId="657002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1.员工本人提出，人力资源共享中心向员工原单位发出《企业年金转移函》；</w:t>
      </w:r>
    </w:p>
    <w:p w14:paraId="24EC42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2.由原单位进行转出操作，员工从原单位获取转移清单与年金资金转出的时间信息，并将转移清单提交至人力资源共享中心经办人员；</w:t>
      </w:r>
    </w:p>
    <w:p w14:paraId="249D6E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3.根据转移清单，确认转入资金流水；委托人系统提交“续期缴费”申请；接收缴费通知书，系统确认缴费。</w:t>
      </w:r>
    </w:p>
    <w:p w14:paraId="1C6F06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4.年金转入需注意事项</w:t>
      </w:r>
    </w:p>
    <w:p w14:paraId="566B9C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（1）转入缴费区间可选择员工入司前的一段区间为缴费区间：如员工2018年5月入司，转入缴费的区间可选择2018年5月之前的任意区间，只要可以与本企业年金正常缴费区别即可；</w:t>
      </w:r>
    </w:p>
    <w:p w14:paraId="4B1EC4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（2）转入缴费的缴费明细（企业已完税缴费、企业未完税缴费、个人已完税缴费、个人未完税缴费）根据员工提供的转移清单填写。</w:t>
      </w:r>
    </w:p>
    <w:p w14:paraId="5A2E9E4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（三）年金缴费</w:t>
      </w:r>
    </w:p>
    <w:p w14:paraId="143929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指将企业缴费以及从员工工资中代扣的个人缴费划入企业年金基金受托财产托管账户，并由账户管理人记入员工个人账户的过程。本企业按月缴费，要求每月10日前，将月度缴费（个人账户）、公共账户缴费（企业账户）业务通过委托人系统提交至受托人，每月25日前，完成上上月企业年金缴费资金划款。</w:t>
      </w:r>
    </w:p>
    <w:p w14:paraId="267DEE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1.员工休产假期间公司停发工资的，期间企业年金个人缴纳部分在返岗后的工资中补扣，或由财务从员工生育津贴中扣除，或员工提前缴纳至公司财务部。</w:t>
      </w:r>
    </w:p>
    <w:p w14:paraId="697519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2.员工离职时企业年金个人缴纳款从离职当月工资中代扣，如无工资代扣或不足代扣的，由员工自行到所在单位财务部补缴欠款，人力资源部与财务部做好账务衔接处理。</w:t>
      </w:r>
    </w:p>
    <w:p w14:paraId="3BF1F3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企业年金缴费的中止、恢复和补缴</w:t>
      </w:r>
    </w:p>
    <w:p w14:paraId="440CF6E9">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企业原因：如华润集团、华润啤酒整体出现经营亏损、重组并购等特殊情况无法履行缴费义务时，经与员工一方协商，可以中止企业缴费，员工同时中止个人缴费。不能继续缴费的情况消失后企业恢复缴费，员工同时恢复个人缴费。恢复缴费后企业和员工可以视经济情况按照中止时的方案内容予以补缴。补缴年限和金额不得超过实际中止缴费的年限和金额。</w:t>
      </w:r>
    </w:p>
    <w:p w14:paraId="0F075D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个人原因：员工由于自身原因申请中止或者恢复个人缴费，需填写企业年金参停意愿调整申请工单。个人中止缴费期间，企业缴费也相应中止，个人账户继续在企业年金计划中管理；个人恢复缴费时企业缴费也同时恢复；不弥补中止缴费期间的企业和个人缴费。</w:t>
      </w:r>
    </w:p>
    <w:p w14:paraId="1D4BC75A">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4" w:name="_bookmark5"/>
      <w:bookmarkEnd w:id="4"/>
      <w:r>
        <w:rPr>
          <w:rFonts w:ascii="黑体" w:hAnsi="黑体" w:eastAsia="黑体" w:cs="黑体"/>
          <w:spacing w:val="7"/>
          <w:sz w:val="31"/>
          <w:szCs w:val="31"/>
        </w:rPr>
        <w:t>第五章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账户管理</w:t>
      </w:r>
    </w:p>
    <w:p w14:paraId="2F6D56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企业年金计划实行完全积累，为每一个参加员工开立企业年金个人账户，同时建立企业账户用于记录暂未分配至个人账户的企业缴费及其投资收益。</w:t>
      </w:r>
    </w:p>
    <w:p w14:paraId="5D795F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个人账户下设企业缴费子账户和个人缴费子账户，分别记录企业缴费分配给员工个人的部分及其投资收益、员工个人缴费及其投资收益。</w:t>
      </w:r>
    </w:p>
    <w:p w14:paraId="3B93C0A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人员变动情形下的个人账户处理</w:t>
      </w:r>
    </w:p>
    <w:p w14:paraId="300B991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（一）正式调动：在企业年金计划下的各机构间员工的工作调动。</w:t>
      </w:r>
    </w:p>
    <w:p w14:paraId="27F1B34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1.调动至未实行企业年金制度的单位：</w:t>
      </w:r>
    </w:p>
    <w:p w14:paraId="269BF7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在集团内部调动，或因企业原因调至华润集团及其下属企业参股但不具有管理权的企业，新企业未实行企业年金制度的，其个人账户作为正常账户保留在本企业，由本企业继续管理。保留账户的账户管理费由本企业负担。</w:t>
      </w:r>
    </w:p>
    <w:p w14:paraId="0FD9F7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2.调动至实行企业年金制度的单位：</w:t>
      </w:r>
    </w:p>
    <w:p w14:paraId="73DD50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（1）跨利润中心调动：调出华润啤酒的，由人力资源共享中心根据调动函中止缴费；调入华润啤酒的，由调出单位提供当年度缴费基数及缴费起始时间。</w:t>
      </w:r>
    </w:p>
    <w:p w14:paraId="4499B3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（2）华润啤酒内部调动：调动审批完成后，由人力资源共享中心统一操作年金转移。</w:t>
      </w:r>
    </w:p>
    <w:p w14:paraId="156625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3.人力资源共享中心应确保调动人员的年金缴费提交并入账后，再进行委托人系统的调动操作，防止出现漏缴。每月10日前，将人员内部调动业务提交至受托人。</w:t>
      </w:r>
    </w:p>
    <w:p w14:paraId="19A642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（二）离职：员工与本企业终止、解除劳动合同的，其个人账户转移或者保留。</w:t>
      </w:r>
    </w:p>
    <w:p w14:paraId="619B189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1.新就业企业已建立企业年金或者职业年金的，其个人账户权益应当转入新就业企业的企业年金计划或者职业年金计划管理</w:t>
      </w:r>
      <w:del w:id="51" w:author="咨询组" w:date="2025-10-23T16:21:00Z">
        <w:r>
          <w:rPr>
            <w:rFonts w:hint="eastAsia" w:ascii="仿宋" w:hAnsi="仿宋" w:eastAsia="仿宋" w:cs="仿宋"/>
            <w:spacing w:val="11"/>
            <w:position w:val="0"/>
            <w:sz w:val="31"/>
            <w:szCs w:val="31"/>
            <w:lang w:eastAsia="zh-CN"/>
          </w:rPr>
          <w:delText>，按照本办法第二十二条第一款处理</w:delText>
        </w:r>
      </w:del>
      <w:r>
        <w:rPr>
          <w:rFonts w:hint="eastAsia" w:ascii="仿宋" w:hAnsi="仿宋" w:eastAsia="仿宋" w:cs="仿宋"/>
          <w:spacing w:val="11"/>
          <w:position w:val="0"/>
          <w:sz w:val="31"/>
          <w:szCs w:val="31"/>
          <w:lang w:eastAsia="zh-CN"/>
        </w:rPr>
        <w:t>；</w:t>
      </w:r>
    </w:p>
    <w:p w14:paraId="60EA4A6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2.未就业、新就业企业没有建立企业年金或者职业年金的，其个人账户作为保留账户在企业年金计划中继续管理。保留账户的账户管理费从员工个人账户中扣除。</w:t>
      </w:r>
    </w:p>
    <w:p w14:paraId="0706EF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（三）保留人员回原计划</w:t>
      </w:r>
    </w:p>
    <w:p w14:paraId="5FFDC8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因离职原因其个人账户由正常状态变更为保留状态，该员工离职后又重新入职本企业并参加年金计划，将该员工的个人账户由保留状态变更为正常状态，进而可对该员工进行缴费或人员内部调动操作。每月10日前，将保留人员回原计划业务提交至受托人。</w:t>
      </w:r>
    </w:p>
    <w:p w14:paraId="6049FE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满足下列条件之一时，个人账户注销：</w:t>
      </w:r>
    </w:p>
    <w:p w14:paraId="648498B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（一）员工领取完其个人账户资金；</w:t>
      </w:r>
    </w:p>
    <w:p w14:paraId="7094CE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（二）员工身故，其个人账户余额由指定受益人或者法定继承人全部领取完毕；</w:t>
      </w:r>
    </w:p>
    <w:p w14:paraId="647472B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（三）个人账户转移至新企业的企业年金计划或者职业年金计划。</w:t>
      </w:r>
    </w:p>
    <w:p w14:paraId="07D03C06">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5" w:name="_bookmark6"/>
      <w:bookmarkEnd w:id="5"/>
      <w:r>
        <w:rPr>
          <w:rFonts w:ascii="黑体" w:hAnsi="黑体" w:eastAsia="黑体" w:cs="黑体"/>
          <w:spacing w:val="7"/>
          <w:sz w:val="31"/>
          <w:szCs w:val="31"/>
        </w:rPr>
        <w:t>第六章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权益归属</w:t>
      </w:r>
    </w:p>
    <w:p w14:paraId="3C4E1F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第二十八条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员工企业年金个人账户中个人缴费及其投资收益自始归属员工个人。</w:t>
      </w:r>
    </w:p>
    <w:p w14:paraId="2B14C5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第二十九条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员工企业年金个人账户中企业缴费及其投资收益，按以下规则归属于员工个人。未归属于员工个人的部分，记入企业账户。</w:t>
      </w:r>
    </w:p>
    <w:p w14:paraId="7671DA3D">
      <w:pPr>
        <w:spacing w:line="19" w:lineRule="auto"/>
        <w:rPr>
          <w:rFonts w:ascii="Arial"/>
          <w:sz w:val="2"/>
        </w:rPr>
      </w:pPr>
    </w:p>
    <w:tbl>
      <w:tblPr>
        <w:tblStyle w:val="5"/>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53"/>
        <w:gridCol w:w="4170"/>
      </w:tblGrid>
      <w:tr w14:paraId="3A5D57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4353" w:type="dxa"/>
            <w:vAlign w:val="top"/>
          </w:tcPr>
          <w:p w14:paraId="1057B191">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hint="default" w:ascii="仿宋" w:hAnsi="仿宋" w:eastAsia="仿宋" w:cs="仿宋"/>
                <w:sz w:val="28"/>
                <w:szCs w:val="28"/>
                <w:lang w:val="en-US" w:eastAsia="zh-CN"/>
              </w:rPr>
            </w:pPr>
            <w:r>
              <w:rPr>
                <w:rFonts w:ascii="仿宋" w:hAnsi="仿宋" w:eastAsia="仿宋" w:cs="仿宋"/>
                <w:spacing w:val="-3"/>
                <w:sz w:val="28"/>
                <w:szCs w:val="28"/>
                <w14:textOutline w14:w="5103" w14:cap="sq" w14:cmpd="sng">
                  <w14:solidFill>
                    <w14:srgbClr w14:val="000000"/>
                  </w14:solidFill>
                  <w14:prstDash w14:val="solid"/>
                  <w14:bevel/>
                </w14:textOutline>
              </w:rPr>
              <w:t>企</w:t>
            </w:r>
            <w:r>
              <w:rPr>
                <w:rFonts w:ascii="仿宋" w:hAnsi="仿宋" w:eastAsia="仿宋" w:cs="仿宋"/>
                <w:spacing w:val="-2"/>
                <w:sz w:val="28"/>
                <w:szCs w:val="28"/>
                <w14:textOutline w14:w="5103" w14:cap="sq" w14:cmpd="sng">
                  <w14:solidFill>
                    <w14:srgbClr w14:val="000000"/>
                  </w14:solidFill>
                  <w14:prstDash w14:val="solid"/>
                  <w14:bevel/>
                </w14:textOutline>
              </w:rPr>
              <w:t>业服务年限</w:t>
            </w:r>
            <w:r>
              <w:rPr>
                <w:rFonts w:hint="eastAsia" w:ascii="仿宋" w:hAnsi="仿宋" w:eastAsia="仿宋" w:cs="仿宋"/>
                <w:spacing w:val="-2"/>
                <w:sz w:val="28"/>
                <w:szCs w:val="28"/>
                <w:lang w:eastAsia="zh-CN"/>
                <w14:textOutline w14:w="5103" w14:cap="sq" w14:cmpd="sng">
                  <w14:solidFill>
                    <w14:srgbClr w14:val="000000"/>
                  </w14:solidFill>
                  <w14:prstDash w14:val="solid"/>
                  <w14:bevel/>
                </w14:textOutline>
              </w:rPr>
              <w:t>（</w:t>
            </w:r>
            <w:r>
              <w:rPr>
                <w:rFonts w:hint="eastAsia" w:ascii="仿宋" w:hAnsi="仿宋" w:eastAsia="仿宋" w:cs="仿宋"/>
                <w:spacing w:val="-2"/>
                <w:sz w:val="28"/>
                <w:szCs w:val="28"/>
                <w:lang w:val="en-US" w:eastAsia="zh-CN"/>
                <w14:textOutline w14:w="5103" w14:cap="sq" w14:cmpd="sng">
                  <w14:solidFill>
                    <w14:srgbClr w14:val="000000"/>
                  </w14:solidFill>
                  <w14:prstDash w14:val="solid"/>
                  <w14:bevel/>
                </w14:textOutline>
              </w:rPr>
              <w:t>N）</w:t>
            </w:r>
          </w:p>
        </w:tc>
        <w:tc>
          <w:tcPr>
            <w:tcW w:w="4170" w:type="dxa"/>
            <w:vAlign w:val="top"/>
          </w:tcPr>
          <w:p w14:paraId="1A927DC9">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28"/>
                <w:szCs w:val="28"/>
              </w:rPr>
            </w:pPr>
            <w:r>
              <w:rPr>
                <w:rFonts w:ascii="仿宋" w:hAnsi="仿宋" w:eastAsia="仿宋" w:cs="仿宋"/>
                <w:spacing w:val="-10"/>
                <w:sz w:val="28"/>
                <w:szCs w:val="28"/>
                <w14:textOutline w14:w="5103" w14:cap="sq" w14:cmpd="sng">
                  <w14:solidFill>
                    <w14:srgbClr w14:val="000000"/>
                  </w14:solidFill>
                  <w14:prstDash w14:val="solid"/>
                  <w14:bevel/>
                </w14:textOutline>
              </w:rPr>
              <w:t>归</w:t>
            </w:r>
            <w:r>
              <w:rPr>
                <w:rFonts w:ascii="仿宋" w:hAnsi="仿宋" w:eastAsia="仿宋" w:cs="仿宋"/>
                <w:spacing w:val="-7"/>
                <w:sz w:val="28"/>
                <w:szCs w:val="28"/>
                <w14:textOutline w14:w="5103" w14:cap="sq" w14:cmpd="sng">
                  <w14:solidFill>
                    <w14:srgbClr w14:val="000000"/>
                  </w14:solidFill>
                  <w14:prstDash w14:val="solid"/>
                  <w14:bevel/>
                </w14:textOutline>
              </w:rPr>
              <w:t>属比例</w:t>
            </w:r>
          </w:p>
        </w:tc>
      </w:tr>
      <w:tr w14:paraId="1704D7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4353" w:type="dxa"/>
            <w:vAlign w:val="top"/>
          </w:tcPr>
          <w:p w14:paraId="0D21AA44">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6"/>
                <w:sz w:val="28"/>
                <w:szCs w:val="28"/>
              </w:rPr>
              <w:t>N&lt;3年</w:t>
            </w:r>
          </w:p>
        </w:tc>
        <w:tc>
          <w:tcPr>
            <w:tcW w:w="4170" w:type="dxa"/>
            <w:vAlign w:val="top"/>
          </w:tcPr>
          <w:p w14:paraId="012D1B67">
            <w:pPr>
              <w:keepNext w:val="0"/>
              <w:keepLines w:val="0"/>
              <w:pageBreakBefore w:val="0"/>
              <w:widowControl/>
              <w:kinsoku w:val="0"/>
              <w:wordWrap/>
              <w:overflowPunct/>
              <w:topLinePunct w:val="0"/>
              <w:autoSpaceDE w:val="0"/>
              <w:autoSpaceDN w:val="0"/>
              <w:bidi w:val="0"/>
              <w:adjustRightInd w:val="0"/>
              <w:snapToGrid w:val="0"/>
              <w:spacing w:line="242" w:lineRule="auto"/>
              <w:ind w:left="0"/>
              <w:jc w:val="center"/>
              <w:textAlignment w:val="baseline"/>
              <w:rPr>
                <w:rFonts w:ascii="仿宋" w:hAnsi="仿宋" w:eastAsia="仿宋" w:cs="仿宋"/>
                <w:sz w:val="28"/>
                <w:szCs w:val="28"/>
              </w:rPr>
            </w:pPr>
            <w:r>
              <w:rPr>
                <w:rFonts w:ascii="仿宋" w:hAnsi="仿宋" w:eastAsia="仿宋" w:cs="仿宋"/>
                <w:spacing w:val="-5"/>
                <w:sz w:val="28"/>
                <w:szCs w:val="28"/>
              </w:rPr>
              <w:t>0%</w:t>
            </w:r>
          </w:p>
        </w:tc>
      </w:tr>
      <w:tr w14:paraId="3A918C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4353" w:type="dxa"/>
            <w:vAlign w:val="top"/>
          </w:tcPr>
          <w:p w14:paraId="2AE79D61">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13"/>
                <w:sz w:val="28"/>
                <w:szCs w:val="28"/>
              </w:rPr>
              <w:t>3</w:t>
            </w:r>
            <w:r>
              <w:rPr>
                <w:rFonts w:ascii="仿宋" w:hAnsi="仿宋" w:eastAsia="仿宋" w:cs="仿宋"/>
                <w:spacing w:val="-10"/>
                <w:sz w:val="28"/>
                <w:szCs w:val="28"/>
              </w:rPr>
              <w:t>年≤N&lt;5年</w:t>
            </w:r>
          </w:p>
        </w:tc>
        <w:tc>
          <w:tcPr>
            <w:tcW w:w="4170" w:type="dxa"/>
            <w:vAlign w:val="top"/>
          </w:tcPr>
          <w:p w14:paraId="46834880">
            <w:pPr>
              <w:keepNext w:val="0"/>
              <w:keepLines w:val="0"/>
              <w:pageBreakBefore w:val="0"/>
              <w:widowControl/>
              <w:kinsoku w:val="0"/>
              <w:wordWrap/>
              <w:overflowPunct/>
              <w:topLinePunct w:val="0"/>
              <w:autoSpaceDE w:val="0"/>
              <w:autoSpaceDN w:val="0"/>
              <w:bidi w:val="0"/>
              <w:adjustRightInd w:val="0"/>
              <w:snapToGrid w:val="0"/>
              <w:spacing w:line="242" w:lineRule="auto"/>
              <w:ind w:left="0"/>
              <w:jc w:val="center"/>
              <w:textAlignment w:val="baseline"/>
              <w:rPr>
                <w:rFonts w:ascii="仿宋" w:hAnsi="仿宋" w:eastAsia="仿宋" w:cs="仿宋"/>
                <w:sz w:val="28"/>
                <w:szCs w:val="28"/>
              </w:rPr>
            </w:pPr>
            <w:r>
              <w:rPr>
                <w:rFonts w:ascii="仿宋" w:hAnsi="仿宋" w:eastAsia="仿宋" w:cs="仿宋"/>
                <w:spacing w:val="-6"/>
                <w:sz w:val="28"/>
                <w:szCs w:val="28"/>
              </w:rPr>
              <w:t>3</w:t>
            </w:r>
            <w:r>
              <w:rPr>
                <w:rFonts w:ascii="仿宋" w:hAnsi="仿宋" w:eastAsia="仿宋" w:cs="仿宋"/>
                <w:spacing w:val="-4"/>
                <w:sz w:val="28"/>
                <w:szCs w:val="28"/>
              </w:rPr>
              <w:t>0%</w:t>
            </w:r>
          </w:p>
        </w:tc>
      </w:tr>
      <w:tr w14:paraId="687AAE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4353" w:type="dxa"/>
            <w:vAlign w:val="top"/>
          </w:tcPr>
          <w:p w14:paraId="39D7516E">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13"/>
                <w:sz w:val="28"/>
                <w:szCs w:val="28"/>
              </w:rPr>
              <w:t>5</w:t>
            </w:r>
            <w:r>
              <w:rPr>
                <w:rFonts w:ascii="仿宋" w:hAnsi="仿宋" w:eastAsia="仿宋" w:cs="仿宋"/>
                <w:spacing w:val="-10"/>
                <w:sz w:val="28"/>
                <w:szCs w:val="28"/>
              </w:rPr>
              <w:t>年≤N&lt;8年</w:t>
            </w:r>
          </w:p>
        </w:tc>
        <w:tc>
          <w:tcPr>
            <w:tcW w:w="4170" w:type="dxa"/>
            <w:vAlign w:val="top"/>
          </w:tcPr>
          <w:p w14:paraId="73C5DF10">
            <w:pPr>
              <w:keepNext w:val="0"/>
              <w:keepLines w:val="0"/>
              <w:pageBreakBefore w:val="0"/>
              <w:widowControl/>
              <w:kinsoku w:val="0"/>
              <w:wordWrap/>
              <w:overflowPunct/>
              <w:topLinePunct w:val="0"/>
              <w:autoSpaceDE w:val="0"/>
              <w:autoSpaceDN w:val="0"/>
              <w:bidi w:val="0"/>
              <w:adjustRightInd w:val="0"/>
              <w:snapToGrid w:val="0"/>
              <w:spacing w:line="242" w:lineRule="auto"/>
              <w:ind w:left="0"/>
              <w:jc w:val="center"/>
              <w:textAlignment w:val="baseline"/>
              <w:rPr>
                <w:rFonts w:ascii="仿宋" w:hAnsi="仿宋" w:eastAsia="仿宋" w:cs="仿宋"/>
                <w:sz w:val="28"/>
                <w:szCs w:val="28"/>
              </w:rPr>
            </w:pPr>
            <w:r>
              <w:rPr>
                <w:rFonts w:ascii="仿宋" w:hAnsi="仿宋" w:eastAsia="仿宋" w:cs="仿宋"/>
                <w:spacing w:val="-4"/>
                <w:sz w:val="28"/>
                <w:szCs w:val="28"/>
              </w:rPr>
              <w:t>6</w:t>
            </w:r>
            <w:r>
              <w:rPr>
                <w:rFonts w:ascii="仿宋" w:hAnsi="仿宋" w:eastAsia="仿宋" w:cs="仿宋"/>
                <w:spacing w:val="-3"/>
                <w:sz w:val="28"/>
                <w:szCs w:val="28"/>
              </w:rPr>
              <w:t>0%</w:t>
            </w:r>
          </w:p>
        </w:tc>
      </w:tr>
      <w:tr w14:paraId="555E65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4353" w:type="dxa"/>
            <w:vAlign w:val="top"/>
          </w:tcPr>
          <w:p w14:paraId="2BB4B40A">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6"/>
                <w:sz w:val="28"/>
                <w:szCs w:val="28"/>
              </w:rPr>
              <w:t>N≥8年</w:t>
            </w:r>
          </w:p>
        </w:tc>
        <w:tc>
          <w:tcPr>
            <w:tcW w:w="4170" w:type="dxa"/>
            <w:vAlign w:val="top"/>
          </w:tcPr>
          <w:p w14:paraId="38C758B7">
            <w:pPr>
              <w:keepNext w:val="0"/>
              <w:keepLines w:val="0"/>
              <w:pageBreakBefore w:val="0"/>
              <w:widowControl/>
              <w:kinsoku w:val="0"/>
              <w:wordWrap/>
              <w:overflowPunct/>
              <w:topLinePunct w:val="0"/>
              <w:autoSpaceDE w:val="0"/>
              <w:autoSpaceDN w:val="0"/>
              <w:bidi w:val="0"/>
              <w:adjustRightInd w:val="0"/>
              <w:snapToGrid w:val="0"/>
              <w:spacing w:line="242" w:lineRule="auto"/>
              <w:ind w:left="0"/>
              <w:jc w:val="center"/>
              <w:textAlignment w:val="baseline"/>
              <w:rPr>
                <w:rFonts w:ascii="仿宋" w:hAnsi="仿宋" w:eastAsia="仿宋" w:cs="仿宋"/>
                <w:sz w:val="28"/>
                <w:szCs w:val="28"/>
              </w:rPr>
            </w:pPr>
            <w:r>
              <w:rPr>
                <w:rFonts w:ascii="仿宋" w:hAnsi="仿宋" w:eastAsia="仿宋" w:cs="仿宋"/>
                <w:spacing w:val="-9"/>
                <w:sz w:val="28"/>
                <w:szCs w:val="28"/>
              </w:rPr>
              <w:t>1</w:t>
            </w:r>
            <w:r>
              <w:rPr>
                <w:rFonts w:ascii="仿宋" w:hAnsi="仿宋" w:eastAsia="仿宋" w:cs="仿宋"/>
                <w:spacing w:val="-7"/>
                <w:sz w:val="28"/>
                <w:szCs w:val="28"/>
              </w:rPr>
              <w:t>00%</w:t>
            </w:r>
          </w:p>
        </w:tc>
      </w:tr>
    </w:tbl>
    <w:p w14:paraId="059A8D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N为华润集团连续服务年限。与华润集团及其下属企业首次签订劳动合同的生效时间为服务年限起始时间（并购企业员工，在并购企业的工作年限视同华润集团服务年限，但原企业工龄已买断的，买断的补偿年限不计算在内）。从华润集团及其下属企业离职后重新加入华润集团的员工入司时间需重新计算。</w:t>
      </w:r>
    </w:p>
    <w:p w14:paraId="0B9DAA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其他特殊情况权益归属：</w:t>
      </w:r>
    </w:p>
    <w:p w14:paraId="0D61FA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（一）年金细则终止，权益归属100%；</w:t>
      </w:r>
    </w:p>
    <w:p w14:paraId="5599061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（二）员工达到法定退休年龄、完全丧失劳动能力或者死亡、上级主管部门将员工调出，权益归属100%；</w:t>
      </w:r>
    </w:p>
    <w:p w14:paraId="751239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（三）非因员工过错企业解除劳动合同，或者因企业违反法律规定与员工解除劳动合同，权益归属100%；</w:t>
      </w:r>
    </w:p>
    <w:p w14:paraId="308647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（四）劳动合同期满，由于企业原因不再续签劳动合同,权益归属100%。</w:t>
      </w:r>
    </w:p>
    <w:p w14:paraId="17BFAE1C">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6" w:name="_bookmark7"/>
      <w:bookmarkEnd w:id="6"/>
      <w:r>
        <w:rPr>
          <w:rFonts w:ascii="黑体" w:hAnsi="黑体" w:eastAsia="黑体" w:cs="黑体"/>
          <w:spacing w:val="7"/>
          <w:sz w:val="31"/>
          <w:szCs w:val="31"/>
        </w:rPr>
        <w:t>第七章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基金管理</w:t>
      </w:r>
    </w:p>
    <w:p w14:paraId="15F9524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企业年金基金由企业缴费、员工个人缴费和投资收益组成。</w:t>
      </w:r>
    </w:p>
    <w:p w14:paraId="0E0866C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第三十一条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计划采取法人受托管理模式。年金细则所归集的企业年金基金由华润（集团）有限公司委托受托人进行受托管理并签署企业年金基金受托管理合同。由企业年金基金受托人委托具备企业年金管理资格的托管人、账户管理人、投资管理人提供统一的相关服务。</w:t>
      </w:r>
    </w:p>
    <w:p w14:paraId="1D45187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第三十二条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企业年金基金的投资收益，根据企业年金基金单位净值，按周或按日足额分别记入个人账户和企业账户。</w:t>
      </w:r>
    </w:p>
    <w:p w14:paraId="09B286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企业年金基金管理运营的所需费用，按照国家有关法律法规及企业年金基金管理合同中的相关条款确定。</w:t>
      </w:r>
    </w:p>
    <w:p w14:paraId="0C6E1D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其中正常账户的账户管理费由本企业缴纳，保留账户管理费按</w:t>
      </w:r>
      <w:del w:id="52" w:author="咨询组" w:date="2025-10-27T13:13:10Z">
        <w:r>
          <w:rPr>
            <w:rFonts w:hint="eastAsia" w:ascii="仿宋" w:hAnsi="仿宋" w:eastAsia="仿宋" w:cs="仿宋"/>
            <w:spacing w:val="11"/>
            <w:position w:val="0"/>
            <w:sz w:val="31"/>
            <w:szCs w:val="31"/>
            <w:highlight w:val="none"/>
            <w:lang w:eastAsia="zh-CN"/>
          </w:rPr>
          <w:delText>本办法第二十六条</w:delText>
        </w:r>
      </w:del>
      <w:ins w:id="53" w:author="咨询组" w:date="2025-10-27T13:13:12Z">
        <w:r>
          <w:rPr>
            <w:rFonts w:hint="eastAsia" w:ascii="仿宋" w:hAnsi="仿宋" w:eastAsia="仿宋" w:cs="仿宋"/>
            <w:spacing w:val="11"/>
            <w:position w:val="0"/>
            <w:sz w:val="31"/>
            <w:szCs w:val="31"/>
            <w:highlight w:val="none"/>
            <w:lang w:eastAsia="zh-CN"/>
          </w:rPr>
          <w:t>《</w:t>
        </w:r>
      </w:ins>
      <w:ins w:id="54" w:author="咨询组" w:date="2025-10-27T13:13:19Z">
        <w:r>
          <w:rPr>
            <w:rFonts w:hint="eastAsia" w:ascii="仿宋" w:hAnsi="仿宋" w:eastAsia="仿宋" w:cs="仿宋"/>
            <w:spacing w:val="11"/>
            <w:position w:val="0"/>
            <w:sz w:val="31"/>
            <w:szCs w:val="31"/>
            <w:highlight w:val="none"/>
            <w:lang w:val="en-US" w:eastAsia="zh-CN"/>
          </w:rPr>
          <w:t>华润</w:t>
        </w:r>
      </w:ins>
      <w:ins w:id="55" w:author="咨询组" w:date="2025-10-27T13:13:33Z">
        <w:r>
          <w:rPr>
            <w:rFonts w:hint="eastAsia" w:ascii="仿宋" w:hAnsi="仿宋" w:eastAsia="仿宋" w:cs="仿宋"/>
            <w:spacing w:val="11"/>
            <w:position w:val="0"/>
            <w:sz w:val="31"/>
            <w:szCs w:val="31"/>
            <w:highlight w:val="none"/>
            <w:lang w:val="en-US" w:eastAsia="zh-CN"/>
          </w:rPr>
          <w:t>啤酒</w:t>
        </w:r>
      </w:ins>
      <w:ins w:id="56" w:author="咨询组" w:date="2025-10-27T13:13:21Z">
        <w:r>
          <w:rPr>
            <w:rFonts w:hint="eastAsia" w:ascii="仿宋" w:hAnsi="仿宋" w:eastAsia="仿宋" w:cs="仿宋"/>
            <w:spacing w:val="11"/>
            <w:position w:val="0"/>
            <w:sz w:val="31"/>
            <w:szCs w:val="31"/>
            <w:highlight w:val="none"/>
            <w:lang w:val="en-US" w:eastAsia="zh-CN"/>
          </w:rPr>
          <w:t>企业</w:t>
        </w:r>
      </w:ins>
      <w:ins w:id="57" w:author="咨询组" w:date="2025-10-27T13:13:24Z">
        <w:r>
          <w:rPr>
            <w:rFonts w:hint="eastAsia" w:ascii="仿宋" w:hAnsi="仿宋" w:eastAsia="仿宋" w:cs="仿宋"/>
            <w:spacing w:val="11"/>
            <w:position w:val="0"/>
            <w:sz w:val="31"/>
            <w:szCs w:val="31"/>
            <w:highlight w:val="none"/>
            <w:lang w:val="en-US" w:eastAsia="zh-CN"/>
          </w:rPr>
          <w:t>年金</w:t>
        </w:r>
      </w:ins>
      <w:ins w:id="58" w:author="咨询组" w:date="2025-10-27T13:13:25Z">
        <w:r>
          <w:rPr>
            <w:rFonts w:hint="eastAsia" w:ascii="仿宋" w:hAnsi="仿宋" w:eastAsia="仿宋" w:cs="仿宋"/>
            <w:spacing w:val="11"/>
            <w:position w:val="0"/>
            <w:sz w:val="31"/>
            <w:szCs w:val="31"/>
            <w:highlight w:val="none"/>
            <w:lang w:val="en-US" w:eastAsia="zh-CN"/>
          </w:rPr>
          <w:t>管理</w:t>
        </w:r>
      </w:ins>
      <w:ins w:id="59" w:author="咨询组" w:date="2025-10-27T13:13:26Z">
        <w:r>
          <w:rPr>
            <w:rFonts w:hint="eastAsia" w:ascii="仿宋" w:hAnsi="仿宋" w:eastAsia="仿宋" w:cs="仿宋"/>
            <w:spacing w:val="11"/>
            <w:position w:val="0"/>
            <w:sz w:val="31"/>
            <w:szCs w:val="31"/>
            <w:highlight w:val="none"/>
            <w:lang w:val="en-US" w:eastAsia="zh-CN"/>
          </w:rPr>
          <w:t>办法</w:t>
        </w:r>
      </w:ins>
      <w:ins w:id="60" w:author="咨询组" w:date="2025-10-27T13:13:27Z">
        <w:r>
          <w:rPr>
            <w:rFonts w:hint="eastAsia" w:ascii="仿宋" w:hAnsi="仿宋" w:eastAsia="仿宋" w:cs="仿宋"/>
            <w:spacing w:val="11"/>
            <w:position w:val="0"/>
            <w:sz w:val="31"/>
            <w:szCs w:val="31"/>
            <w:highlight w:val="none"/>
            <w:lang w:val="en-US" w:eastAsia="zh-CN"/>
          </w:rPr>
          <w:t>》</w:t>
        </w:r>
      </w:ins>
      <w:ins w:id="61" w:author="咨询组" w:date="2025-10-27T13:13:50Z">
        <w:r>
          <w:rPr>
            <w:rFonts w:hint="eastAsia" w:ascii="仿宋" w:hAnsi="仿宋" w:eastAsia="仿宋" w:cs="仿宋"/>
            <w:spacing w:val="11"/>
            <w:position w:val="0"/>
            <w:sz w:val="31"/>
            <w:szCs w:val="31"/>
            <w:highlight w:val="none"/>
            <w:lang w:val="en-US" w:eastAsia="zh-CN"/>
          </w:rPr>
          <w:t>相关</w:t>
        </w:r>
      </w:ins>
      <w:r>
        <w:rPr>
          <w:rFonts w:hint="eastAsia" w:ascii="仿宋" w:hAnsi="仿宋" w:eastAsia="仿宋" w:cs="仿宋"/>
          <w:spacing w:val="11"/>
          <w:position w:val="0"/>
          <w:sz w:val="31"/>
          <w:szCs w:val="31"/>
          <w:lang w:eastAsia="zh-CN"/>
        </w:rPr>
        <w:t>规定执行。退休员工个人账户未办理领取的账户管理费由本企业负担，已办理领取的不需缴纳账户管理费；其他费用由本企业和个人共同承担，从企业年金基金中扣除。</w:t>
      </w:r>
    </w:p>
    <w:p w14:paraId="4F509EF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企业年金基金实行专户管理，与委托人、受托人、账户管理人、投资管理人和托管人自有资产或者其</w:t>
      </w:r>
      <w:bookmarkStart w:id="7" w:name="_bookmark8"/>
      <w:bookmarkEnd w:id="7"/>
      <w:r>
        <w:rPr>
          <w:rFonts w:hint="eastAsia" w:ascii="仿宋" w:hAnsi="仿宋" w:eastAsia="仿宋" w:cs="仿宋"/>
          <w:spacing w:val="11"/>
          <w:position w:val="0"/>
          <w:sz w:val="31"/>
          <w:szCs w:val="31"/>
          <w:lang w:eastAsia="zh-CN"/>
        </w:rPr>
        <w:t>他资产分开管理，分别记账，不得挪作它用。</w:t>
      </w:r>
    </w:p>
    <w:p w14:paraId="0C4715A3">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第八章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待遇计发和支付</w:t>
      </w:r>
    </w:p>
    <w:p w14:paraId="3206A0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参加员工符合下列条件之一时，可以享受年金细则规定待遇：</w:t>
      </w:r>
    </w:p>
    <w:p w14:paraId="0CEE42FA">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达到国家规定的退休年龄；</w:t>
      </w:r>
    </w:p>
    <w:p w14:paraId="156F74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（二）经劳动能力鉴定委员会鉴定，因病（残）完全丧失劳动能力；</w:t>
      </w:r>
    </w:p>
    <w:p w14:paraId="2DC3168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（三）出国（境）定居；</w:t>
      </w:r>
    </w:p>
    <w:p w14:paraId="41A1D17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（四）退休前身故。</w:t>
      </w:r>
    </w:p>
    <w:p w14:paraId="7980895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企业年金的支付方式</w:t>
      </w:r>
    </w:p>
    <w:p w14:paraId="708E01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员工达到</w:t>
      </w:r>
      <w:del w:id="62" w:author="咨询组" w:date="2025-10-23T17:03:31Z">
        <w:r>
          <w:rPr>
            <w:rFonts w:hint="eastAsia" w:ascii="仿宋" w:hAnsi="仿宋" w:eastAsia="仿宋" w:cs="仿宋"/>
            <w:spacing w:val="11"/>
            <w:position w:val="0"/>
            <w:sz w:val="31"/>
            <w:szCs w:val="31"/>
            <w:lang w:eastAsia="zh-CN"/>
          </w:rPr>
          <w:delText>本办法第三十五条规定的</w:delText>
        </w:r>
      </w:del>
      <w:r>
        <w:rPr>
          <w:rFonts w:hint="eastAsia" w:ascii="仿宋" w:hAnsi="仿宋" w:eastAsia="仿宋" w:cs="仿宋"/>
          <w:spacing w:val="11"/>
          <w:position w:val="0"/>
          <w:sz w:val="31"/>
          <w:szCs w:val="31"/>
          <w:lang w:eastAsia="zh-CN"/>
        </w:rPr>
        <w:t>企业年金待遇领取条件后，可根据个人账户余额、个人所得税税负等情况选择按月、分次或者一次性领取企业年金待遇，也可将本人企业年金个人账户资金全部或者部分购买商业养老保险产品，依据保险合同领取待遇并享受相应的继承权。</w:t>
      </w:r>
    </w:p>
    <w:p w14:paraId="015D42F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企业年金的领取流程</w:t>
      </w:r>
    </w:p>
    <w:p w14:paraId="3FB590B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由员工或受益人向所在单位人力资源部提出申请领取企业年金待遇。如工作的单位已不存在的，根据</w:t>
      </w:r>
      <w:del w:id="63" w:author="咨询组" w:date="2025-10-23T17:04:09Z">
        <w:r>
          <w:rPr>
            <w:rFonts w:hint="eastAsia" w:ascii="仿宋" w:hAnsi="仿宋" w:eastAsia="仿宋" w:cs="仿宋"/>
            <w:spacing w:val="11"/>
            <w:position w:val="0"/>
            <w:sz w:val="31"/>
            <w:szCs w:val="31"/>
            <w:lang w:eastAsia="zh-CN"/>
          </w:rPr>
          <w:delText>本办法第十条中</w:delText>
        </w:r>
      </w:del>
      <w:r>
        <w:rPr>
          <w:rFonts w:hint="eastAsia" w:ascii="仿宋" w:hAnsi="仿宋" w:eastAsia="仿宋" w:cs="仿宋"/>
          <w:spacing w:val="11"/>
          <w:position w:val="0"/>
          <w:sz w:val="31"/>
          <w:szCs w:val="31"/>
          <w:lang w:eastAsia="zh-CN"/>
        </w:rPr>
        <w:t>经集体协商制定的终止企业年金计划方案执行。</w:t>
      </w:r>
    </w:p>
    <w:p w14:paraId="6C8578E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（一）由人力资源共享中心确认领取人员年金领取条件与权益归属。</w:t>
      </w:r>
    </w:p>
    <w:p w14:paraId="7E59283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确认领取条件/年金缴费是否缴足，无遗漏/缴费业务是否都入账/企业缴费及收益部分的归属。</w:t>
      </w:r>
    </w:p>
    <w:p w14:paraId="2AAB7881">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34" w:lineRule="auto"/>
        <w:ind w:left="0" w:leftChars="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告知员工领取的相关准备事项。</w:t>
      </w:r>
    </w:p>
    <w:p w14:paraId="548967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1.人力资源共享中心委托受托人进行年金待遇支付测算，各单位人力资源部送达并告知符合领取条件员工；</w:t>
      </w:r>
    </w:p>
    <w:p w14:paraId="757D1E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2.告知领取期数测算；退休/完全丧失劳动能力：根据账管人提供的个税测算服务，确定领取期数；出境定居/死亡：政策规定只能一次性领取。</w:t>
      </w:r>
    </w:p>
    <w:p w14:paraId="1C557EB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（三）各单位人力资源部审核领取人员个人资料、制作申请表盖章件，需经所在单位人力资源部负责人审批后邮件上报人力资源共享中心；</w:t>
      </w:r>
    </w:p>
    <w:p w14:paraId="3C4DFF6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（四）人力资源共享中心在委托人系统提交“年金待遇领取”申请。</w:t>
      </w:r>
    </w:p>
    <w:p w14:paraId="7F06255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（五）企业年金待遇领取注意事项</w:t>
      </w:r>
    </w:p>
    <w:p w14:paraId="0BE7FF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1.员工退休领取业务办理时点：员工退休月份后两个月。</w:t>
      </w:r>
    </w:p>
    <w:p w14:paraId="36B98D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2.待遇领取的员工，不得有任何未处理完毕的业务，且提供的银行卡为境内银行储蓄卡。</w:t>
      </w:r>
    </w:p>
    <w:p w14:paraId="61B1CC6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3.企业年金个人账户实行积累制度，如退休人员晚提交退休申请，则年金相应延后发放，不存在补发。</w:t>
      </w:r>
    </w:p>
    <w:p w14:paraId="17615A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年金退票：由于受益人提供的收款账户信息不正确、账户未实名、非I类账户等原因，发生待遇支付不成功的情况。</w:t>
      </w:r>
    </w:p>
    <w:p w14:paraId="24B397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（一）企业年金分期退票处理流程：获知年金待遇领取支付出现退票的情况，告知领取人退票情况；领取人提供新的银行卡，委托人系统提交“退票信息修改”申请。</w:t>
      </w:r>
    </w:p>
    <w:p w14:paraId="23ADD01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（二）企业年金分期退票注意事项</w:t>
      </w:r>
    </w:p>
    <w:p w14:paraId="25D4197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退休分期支付中，为避免下期支付产生退票，请同时在委托人系统提交企业年金支付信息修改业务，将原支付银行卡信息修改为新的银行卡信息。</w:t>
      </w:r>
    </w:p>
    <w:p w14:paraId="08C26D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年金分期支付修改</w:t>
      </w:r>
    </w:p>
    <w:p w14:paraId="6A72F0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指分期领取年金待遇的人员因死亡等个人原因申请一次性继承领取，或因需要变更领取年金的银行卡，提出进行分期支付修改。</w:t>
      </w:r>
    </w:p>
    <w:p w14:paraId="077F7B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企业年金分期支付修改的处理流程：退休人员或家属提交分期支付修改资料，所在单位人力资源部审核后反馈人力资源共享中心；人力资源共享中心委托人系统提交“支付信息修改”申请；受托人受理并审核业务后，发送账户管理人处理业务。</w:t>
      </w:r>
    </w:p>
    <w:p w14:paraId="6DF69E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（二）企业年金分期支付修改注意事项</w:t>
      </w:r>
    </w:p>
    <w:p w14:paraId="4BD1ACB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每月15日前将分期支付修改业务提交受托人，当月修改可生效；如15日后提交受托人的，则次月生效。</w:t>
      </w:r>
    </w:p>
    <w:p w14:paraId="2B85896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受益人的指定和修改</w:t>
      </w:r>
    </w:p>
    <w:p w14:paraId="4FBF00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员工自动加入年金细则时，应指定本人身故后企业年金个人账户已归属权益的受益人，未指定的，默认法定继承人为受益人。若员工需要变更受益人的，可在加入后书面申请变更。</w:t>
      </w:r>
    </w:p>
    <w:p w14:paraId="3ABF9F54">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8" w:name="_bookmark9"/>
      <w:bookmarkEnd w:id="8"/>
      <w:r>
        <w:rPr>
          <w:rFonts w:ascii="黑体" w:hAnsi="黑体" w:eastAsia="黑体" w:cs="黑体"/>
          <w:spacing w:val="7"/>
          <w:sz w:val="31"/>
          <w:szCs w:val="31"/>
        </w:rPr>
        <w:t>第九章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企业年金税优政策</w:t>
      </w:r>
    </w:p>
    <w:p w14:paraId="427A382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缴费及投资收益环节</w:t>
      </w:r>
    </w:p>
    <w:p w14:paraId="534F703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（一）企业缴费在计入个人账户时，个人暂不缴纳个人所得税；</w:t>
      </w:r>
    </w:p>
    <w:p w14:paraId="7442807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（二）个人缴费递延纳税优惠政策按《关于企业年金职业年金个人所得税有关问题的通知》（财税[2013]103号）及所在地税务局政策执行；</w:t>
      </w:r>
    </w:p>
    <w:p w14:paraId="553B41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（三）企业、个人缴费投资收益计入个人账户时，个人暂不缴纳个人所得税。</w:t>
      </w:r>
    </w:p>
    <w:p w14:paraId="3A68DF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年金领取环节税优政策</w:t>
      </w:r>
    </w:p>
    <w:p w14:paraId="59284A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不并入综合所得，全额单独计算应纳税款。其中：</w:t>
      </w:r>
    </w:p>
    <w:p w14:paraId="5DB07D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（一）退休/完全丧失劳动能力</w:t>
      </w:r>
    </w:p>
    <w:p w14:paraId="084CBF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1.按月领取的，适用月度税率表计算纳税；按季领取的，平均分摊计入各月，按每月领取额适用月度税率表计算纳税；按年领取的，适用综合所得税率表计算纳税。</w:t>
      </w:r>
    </w:p>
    <w:p w14:paraId="5FF545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2.一次性领取：单独作为一个月的工资薪金所得计税，适用月度税率表计算纳税；</w:t>
      </w:r>
    </w:p>
    <w:p w14:paraId="4DD655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（二）出国定居/死亡</w:t>
      </w:r>
    </w:p>
    <w:p w14:paraId="3A71CB6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一次性领取：适用综合所得税率表计算纳税。</w:t>
      </w:r>
    </w:p>
    <w:p w14:paraId="40C349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sectPr>
          <w:headerReference r:id="rId5" w:type="default"/>
          <w:footerReference r:id="rId6" w:type="default"/>
          <w:pgSz w:w="11906" w:h="16839"/>
          <w:pgMar w:top="1230" w:right="1389" w:bottom="901" w:left="1389" w:header="0" w:footer="731" w:gutter="0"/>
          <w:cols w:space="0" w:num="1"/>
          <w:rtlGutter w:val="0"/>
          <w:docGrid w:linePitch="0" w:charSpace="0"/>
        </w:sectPr>
      </w:pPr>
    </w:p>
    <w:p w14:paraId="7F68F5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p>
    <w:p w14:paraId="59CD7F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bookmarkStart w:id="9" w:name="_bookmark10"/>
      <w:bookmarkEnd w:id="9"/>
      <w:r>
        <w:rPr>
          <w:rFonts w:hint="eastAsia" w:ascii="仿宋" w:hAnsi="仿宋" w:eastAsia="仿宋" w:cs="仿宋"/>
          <w:spacing w:val="11"/>
          <w:position w:val="0"/>
          <w:sz w:val="31"/>
          <w:szCs w:val="31"/>
          <w:lang w:eastAsia="zh-CN"/>
        </w:rPr>
        <w:t>（三）已缴税部分在领取时，不再重复纳税。</w:t>
      </w:r>
    </w:p>
    <w:p w14:paraId="27654A99">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第十章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企业年金档案管理</w:t>
      </w:r>
    </w:p>
    <w:p w14:paraId="6C6372C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人力资源共享中心负责基数、账户、缴费等档案管理。</w:t>
      </w:r>
    </w:p>
    <w:p w14:paraId="2C8369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档案的内容和分类：企业年金档案由历史地、全面地反映企业加入等，员工从加入到领取企业年金全过程的材料构成，包括不限于：</w:t>
      </w:r>
    </w:p>
    <w:p w14:paraId="33756B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（一）企业档案材料</w:t>
      </w:r>
    </w:p>
    <w:p w14:paraId="7EE2438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公司新增及退出、企业信息变更、每月平均额、员工历年缴费基数、年金续期缴费及公共账户缴费等材料。</w:t>
      </w:r>
    </w:p>
    <w:p w14:paraId="2984F0D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（二）员工档案材料</w:t>
      </w:r>
    </w:p>
    <w:p w14:paraId="3078372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1.员工变动处理：人员新增、内部调动、保留人员回原计划等。特别是员工放弃、中止等材料的留存；</w:t>
      </w:r>
    </w:p>
    <w:p w14:paraId="1212DB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2.年金缴费、年金领取、年金退票、企业年金分期支付修改；</w:t>
      </w:r>
    </w:p>
    <w:p w14:paraId="789229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bookmarkStart w:id="10" w:name="_bookmark11"/>
      <w:bookmarkEnd w:id="10"/>
      <w:r>
        <w:rPr>
          <w:rFonts w:hint="eastAsia" w:ascii="仿宋" w:hAnsi="仿宋" w:eastAsia="仿宋" w:cs="仿宋"/>
          <w:spacing w:val="11"/>
          <w:position w:val="0"/>
          <w:sz w:val="31"/>
          <w:szCs w:val="31"/>
          <w:lang w:eastAsia="zh-CN"/>
        </w:rPr>
        <w:t>3.员工离职转保留，企业年金转出、转入。</w:t>
      </w:r>
    </w:p>
    <w:p w14:paraId="21595747">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del w:id="64" w:author="咨询组" w:date="2025-10-23T17:22:18Z"/>
          <w:rFonts w:ascii="黑体" w:hAnsi="黑体" w:eastAsia="黑体" w:cs="黑体"/>
          <w:spacing w:val="7"/>
          <w:sz w:val="31"/>
          <w:szCs w:val="31"/>
        </w:rPr>
      </w:pPr>
      <w:del w:id="65" w:author="咨询组" w:date="2025-10-23T17:22:18Z">
        <w:r>
          <w:rPr>
            <w:rFonts w:ascii="黑体" w:hAnsi="黑体" w:eastAsia="黑体" w:cs="黑体"/>
            <w:spacing w:val="7"/>
            <w:sz w:val="31"/>
            <w:szCs w:val="31"/>
          </w:rPr>
          <w:delText>第十一章附则</w:delText>
        </w:r>
      </w:del>
    </w:p>
    <w:p w14:paraId="25F458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66" w:author="咨询组" w:date="2025-10-23T17:22:18Z"/>
          <w:rFonts w:hint="eastAsia" w:ascii="仿宋" w:hAnsi="仿宋" w:eastAsia="仿宋" w:cs="仿宋"/>
          <w:spacing w:val="11"/>
          <w:position w:val="0"/>
          <w:sz w:val="31"/>
          <w:szCs w:val="31"/>
          <w:lang w:eastAsia="zh-CN"/>
        </w:rPr>
      </w:pPr>
      <w:del w:id="67" w:author="咨询组" w:date="2025-10-23T17:22:18Z">
        <w:r>
          <w:rPr>
            <w:rFonts w:hint="eastAsia" w:ascii="黑体" w:hAnsi="黑体" w:eastAsia="黑体" w:cs="黑体"/>
            <w:spacing w:val="11"/>
            <w:position w:val="0"/>
            <w:sz w:val="31"/>
            <w:szCs w:val="31"/>
            <w:lang w:eastAsia="zh-CN"/>
          </w:rPr>
          <w:delText>第四十五条</w:delText>
        </w:r>
      </w:del>
      <w:del w:id="68" w:author="咨询组" w:date="2025-10-23T17:22:18Z">
        <w:r>
          <w:rPr>
            <w:rFonts w:hint="eastAsia" w:ascii="黑体" w:hAnsi="黑体" w:eastAsia="黑体" w:cs="黑体"/>
            <w:spacing w:val="11"/>
            <w:position w:val="0"/>
            <w:sz w:val="31"/>
            <w:szCs w:val="31"/>
            <w:lang w:val="en-US" w:eastAsia="zh-CN"/>
          </w:rPr>
          <w:delText xml:space="preserve"> </w:delText>
        </w:r>
      </w:del>
      <w:del w:id="69" w:author="咨询组" w:date="2025-10-23T17:22:18Z">
        <w:r>
          <w:rPr>
            <w:rFonts w:hint="eastAsia" w:ascii="仿宋" w:hAnsi="仿宋" w:eastAsia="仿宋" w:cs="仿宋"/>
            <w:spacing w:val="11"/>
            <w:position w:val="0"/>
            <w:sz w:val="31"/>
            <w:szCs w:val="31"/>
            <w:lang w:eastAsia="zh-CN"/>
          </w:rPr>
          <w:delText>法律法规、监管规定或政策文件另有规定</w:delText>
        </w:r>
      </w:del>
    </w:p>
    <w:p w14:paraId="3AE57D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70" w:author="咨询组" w:date="2025-10-23T17:22:18Z"/>
          <w:rFonts w:hint="eastAsia" w:ascii="仿宋" w:hAnsi="仿宋" w:eastAsia="仿宋" w:cs="仿宋"/>
          <w:spacing w:val="11"/>
          <w:position w:val="0"/>
          <w:sz w:val="31"/>
          <w:szCs w:val="31"/>
          <w:lang w:eastAsia="zh-CN"/>
        </w:rPr>
      </w:pPr>
      <w:del w:id="71" w:author="咨询组" w:date="2025-10-23T17:22:18Z">
        <w:r>
          <w:rPr>
            <w:rFonts w:hint="eastAsia" w:ascii="仿宋" w:hAnsi="仿宋" w:eastAsia="仿宋" w:cs="仿宋"/>
            <w:spacing w:val="11"/>
            <w:position w:val="0"/>
            <w:sz w:val="31"/>
            <w:szCs w:val="31"/>
            <w:lang w:eastAsia="zh-CN"/>
          </w:rPr>
          <w:delText>的，从其规定。</w:delText>
        </w:r>
      </w:del>
    </w:p>
    <w:p w14:paraId="295CEB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72" w:author="咨询组" w:date="2025-10-23T17:22:18Z"/>
          <w:rFonts w:hint="eastAsia" w:ascii="仿宋" w:hAnsi="仿宋" w:eastAsia="仿宋" w:cs="仿宋"/>
          <w:spacing w:val="11"/>
          <w:position w:val="0"/>
          <w:sz w:val="31"/>
          <w:szCs w:val="31"/>
          <w:lang w:eastAsia="zh-CN"/>
        </w:rPr>
      </w:pPr>
      <w:del w:id="73" w:author="咨询组" w:date="2025-10-23T17:22:18Z">
        <w:r>
          <w:rPr>
            <w:rFonts w:hint="eastAsia" w:ascii="黑体" w:hAnsi="黑体" w:eastAsia="黑体" w:cs="黑体"/>
            <w:spacing w:val="11"/>
            <w:position w:val="0"/>
            <w:sz w:val="31"/>
            <w:szCs w:val="31"/>
            <w:lang w:eastAsia="zh-CN"/>
          </w:rPr>
          <w:delText>第四十六条</w:delText>
        </w:r>
      </w:del>
      <w:del w:id="74" w:author="咨询组" w:date="2025-10-23T17:22:18Z">
        <w:r>
          <w:rPr>
            <w:rFonts w:hint="eastAsia" w:ascii="黑体" w:hAnsi="黑体" w:eastAsia="黑体" w:cs="黑体"/>
            <w:spacing w:val="11"/>
            <w:position w:val="0"/>
            <w:sz w:val="31"/>
            <w:szCs w:val="31"/>
            <w:lang w:val="en-US" w:eastAsia="zh-CN"/>
          </w:rPr>
          <w:delText xml:space="preserve"> </w:delText>
        </w:r>
      </w:del>
      <w:del w:id="75" w:author="咨询组" w:date="2025-10-23T17:22:18Z">
        <w:r>
          <w:rPr>
            <w:rFonts w:hint="eastAsia" w:ascii="仿宋" w:hAnsi="仿宋" w:eastAsia="仿宋" w:cs="仿宋"/>
            <w:spacing w:val="11"/>
            <w:position w:val="0"/>
            <w:sz w:val="31"/>
            <w:szCs w:val="31"/>
            <w:lang w:eastAsia="zh-CN"/>
          </w:rPr>
          <w:delText>本办法为华润啤酒二级制度。</w:delText>
        </w:r>
      </w:del>
    </w:p>
    <w:p w14:paraId="58068D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76" w:author="咨询组" w:date="2025-10-23T17:22:18Z"/>
          <w:rFonts w:hint="eastAsia" w:ascii="仿宋" w:hAnsi="仿宋" w:eastAsia="仿宋" w:cs="仿宋"/>
          <w:spacing w:val="11"/>
          <w:position w:val="0"/>
          <w:sz w:val="31"/>
          <w:szCs w:val="31"/>
          <w:lang w:eastAsia="zh-CN"/>
        </w:rPr>
      </w:pPr>
      <w:del w:id="77" w:author="咨询组" w:date="2025-10-23T17:22:18Z">
        <w:r>
          <w:rPr>
            <w:rFonts w:hint="eastAsia" w:ascii="黑体" w:hAnsi="黑体" w:eastAsia="黑体" w:cs="黑体"/>
            <w:spacing w:val="11"/>
            <w:position w:val="0"/>
            <w:sz w:val="31"/>
            <w:szCs w:val="31"/>
            <w:lang w:eastAsia="zh-CN"/>
          </w:rPr>
          <w:delText>第四十七条</w:delText>
        </w:r>
      </w:del>
      <w:del w:id="78" w:author="咨询组" w:date="2025-10-23T17:22:18Z">
        <w:r>
          <w:rPr>
            <w:rFonts w:hint="eastAsia" w:ascii="仿宋" w:hAnsi="仿宋" w:eastAsia="仿宋" w:cs="仿宋"/>
            <w:spacing w:val="11"/>
            <w:position w:val="0"/>
            <w:sz w:val="31"/>
            <w:szCs w:val="31"/>
            <w:lang w:val="en-US" w:eastAsia="zh-CN"/>
          </w:rPr>
          <w:delText xml:space="preserve"> </w:delText>
        </w:r>
      </w:del>
      <w:del w:id="79" w:author="咨询组" w:date="2025-10-23T17:22:18Z">
        <w:r>
          <w:rPr>
            <w:rFonts w:hint="eastAsia" w:ascii="仿宋" w:hAnsi="仿宋" w:eastAsia="仿宋" w:cs="仿宋"/>
            <w:spacing w:val="11"/>
            <w:position w:val="0"/>
            <w:sz w:val="31"/>
            <w:szCs w:val="31"/>
            <w:lang w:eastAsia="zh-CN"/>
          </w:rPr>
          <w:delText>本办法由华润啤酒人力资源部负责制订、修订和解释。</w:delText>
        </w:r>
      </w:del>
    </w:p>
    <w:p w14:paraId="7B728D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80" w:author="咨询组" w:date="2025-10-23T17:22:18Z"/>
          <w:rFonts w:hint="eastAsia" w:ascii="仿宋" w:hAnsi="仿宋" w:eastAsia="仿宋" w:cs="仿宋"/>
          <w:spacing w:val="11"/>
          <w:position w:val="0"/>
          <w:sz w:val="31"/>
          <w:szCs w:val="31"/>
          <w:lang w:eastAsia="zh-CN"/>
        </w:rPr>
      </w:pPr>
      <w:del w:id="81" w:author="咨询组" w:date="2025-10-23T17:22:18Z">
        <w:r>
          <w:rPr>
            <w:rFonts w:hint="eastAsia" w:ascii="黑体" w:hAnsi="黑体" w:eastAsia="黑体" w:cs="黑体"/>
            <w:spacing w:val="11"/>
            <w:position w:val="0"/>
            <w:sz w:val="31"/>
            <w:szCs w:val="31"/>
            <w:lang w:eastAsia="zh-CN"/>
          </w:rPr>
          <w:delText>第四十八条</w:delText>
        </w:r>
      </w:del>
      <w:del w:id="82" w:author="咨询组" w:date="2025-10-23T17:22:18Z">
        <w:r>
          <w:rPr>
            <w:rFonts w:hint="eastAsia" w:ascii="仿宋" w:hAnsi="仿宋" w:eastAsia="仿宋" w:cs="仿宋"/>
            <w:spacing w:val="11"/>
            <w:position w:val="0"/>
            <w:sz w:val="31"/>
            <w:szCs w:val="31"/>
            <w:lang w:val="en-US" w:eastAsia="zh-CN"/>
          </w:rPr>
          <w:delText xml:space="preserve"> </w:delText>
        </w:r>
      </w:del>
      <w:del w:id="83" w:author="咨询组" w:date="2025-10-23T17:22:18Z">
        <w:r>
          <w:rPr>
            <w:rFonts w:hint="eastAsia" w:ascii="仿宋" w:hAnsi="仿宋" w:eastAsia="仿宋" w:cs="仿宋"/>
            <w:spacing w:val="11"/>
            <w:position w:val="0"/>
            <w:sz w:val="31"/>
            <w:szCs w:val="31"/>
            <w:lang w:eastAsia="zh-CN"/>
          </w:rPr>
          <w:delText>本办法涉及的相关财税问题，按照国家相关规定执行。</w:delText>
        </w:r>
      </w:del>
    </w:p>
    <w:p w14:paraId="472BCEC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84" w:author="咨询组" w:date="2025-10-23T17:22:18Z"/>
          <w:rFonts w:hint="eastAsia" w:ascii="仿宋" w:hAnsi="仿宋" w:eastAsia="仿宋" w:cs="仿宋"/>
          <w:spacing w:val="11"/>
          <w:position w:val="0"/>
          <w:sz w:val="31"/>
          <w:szCs w:val="31"/>
          <w:lang w:eastAsia="zh-CN"/>
        </w:rPr>
        <w:sectPr>
          <w:footerReference r:id="rId7" w:type="default"/>
          <w:pgSz w:w="11906" w:h="16839"/>
          <w:pgMar w:top="1230" w:right="1389" w:bottom="901" w:left="1389" w:header="0" w:footer="731" w:gutter="0"/>
          <w:cols w:space="0" w:num="1"/>
          <w:rtlGutter w:val="0"/>
          <w:docGrid w:linePitch="0" w:charSpace="0"/>
        </w:sectPr>
      </w:pPr>
    </w:p>
    <w:p w14:paraId="3F4243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85" w:author="咨询组" w:date="2025-10-23T17:22:18Z"/>
          <w:rFonts w:hint="eastAsia" w:ascii="仿宋" w:hAnsi="仿宋" w:eastAsia="仿宋" w:cs="仿宋"/>
          <w:spacing w:val="11"/>
          <w:position w:val="0"/>
          <w:sz w:val="31"/>
          <w:szCs w:val="31"/>
          <w:lang w:eastAsia="zh-CN"/>
        </w:rPr>
      </w:pPr>
    </w:p>
    <w:p w14:paraId="2F88A1A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86" w:author="咨询组" w:date="2025-10-23T17:22:18Z"/>
          <w:rFonts w:hint="eastAsia" w:ascii="仿宋" w:hAnsi="仿宋" w:eastAsia="仿宋" w:cs="仿宋"/>
          <w:spacing w:val="11"/>
          <w:position w:val="0"/>
          <w:sz w:val="31"/>
          <w:szCs w:val="31"/>
          <w:lang w:eastAsia="zh-CN"/>
        </w:rPr>
      </w:pPr>
      <w:del w:id="87" w:author="咨询组" w:date="2025-10-23T17:22:18Z">
        <w:r>
          <w:rPr>
            <w:rFonts w:hint="eastAsia" w:ascii="黑体" w:hAnsi="黑体" w:eastAsia="黑体" w:cs="黑体"/>
            <w:spacing w:val="11"/>
            <w:position w:val="0"/>
            <w:sz w:val="31"/>
            <w:szCs w:val="31"/>
            <w:lang w:eastAsia="zh-CN"/>
          </w:rPr>
          <w:delText>第四十九条</w:delText>
        </w:r>
      </w:del>
      <w:del w:id="88" w:author="咨询组" w:date="2025-10-23T17:22:18Z">
        <w:r>
          <w:rPr>
            <w:rFonts w:hint="eastAsia" w:ascii="仿宋" w:hAnsi="仿宋" w:eastAsia="仿宋" w:cs="仿宋"/>
            <w:spacing w:val="11"/>
            <w:position w:val="0"/>
            <w:sz w:val="31"/>
            <w:szCs w:val="31"/>
            <w:lang w:val="en-US" w:eastAsia="zh-CN"/>
          </w:rPr>
          <w:delText xml:space="preserve"> </w:delText>
        </w:r>
      </w:del>
      <w:del w:id="89" w:author="咨询组" w:date="2025-10-23T17:22:18Z">
        <w:r>
          <w:rPr>
            <w:rFonts w:hint="eastAsia" w:ascii="仿宋" w:hAnsi="仿宋" w:eastAsia="仿宋" w:cs="仿宋"/>
            <w:spacing w:val="11"/>
            <w:position w:val="0"/>
            <w:sz w:val="31"/>
            <w:szCs w:val="31"/>
            <w:lang w:eastAsia="zh-CN"/>
          </w:rPr>
          <w:delText>本办法自2024年3月13日起施行。华润啤酒于2020年7月7日颁布的《华润雪花企业年金管理办法》（华啤B03-26RL20B）同时废止。</w:delText>
        </w:r>
      </w:del>
    </w:p>
    <w:p w14:paraId="13397FA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90" w:author="咨询组" w:date="2025-10-23T17:22:18Z"/>
          <w:rFonts w:hint="eastAsia" w:ascii="仿宋" w:hAnsi="仿宋" w:eastAsia="仿宋" w:cs="仿宋"/>
          <w:spacing w:val="11"/>
          <w:position w:val="0"/>
          <w:sz w:val="31"/>
          <w:szCs w:val="31"/>
          <w:lang w:eastAsia="zh-CN"/>
        </w:rPr>
      </w:pPr>
    </w:p>
    <w:p w14:paraId="35BCFECF">
      <w:pPr>
        <w:spacing w:before="101" w:line="230" w:lineRule="auto"/>
        <w:ind w:left="44"/>
        <w:outlineLvl w:val="0"/>
        <w:rPr>
          <w:del w:id="91" w:author="咨询组" w:date="2025-10-23T17:22:18Z"/>
          <w:rFonts w:ascii="黑体" w:hAnsi="黑体" w:eastAsia="黑体" w:cs="黑体"/>
          <w:sz w:val="31"/>
          <w:szCs w:val="31"/>
        </w:rPr>
      </w:pPr>
      <w:del w:id="92" w:author="咨询组" w:date="2025-10-23T17:22:18Z">
        <w:bookmarkStart w:id="11" w:name="_bookmark12"/>
        <w:bookmarkEnd w:id="11"/>
        <w:r>
          <w:rPr>
            <w:rFonts w:ascii="黑体" w:hAnsi="黑体" w:eastAsia="黑体" w:cs="黑体"/>
            <w:spacing w:val="-6"/>
            <w:sz w:val="31"/>
            <w:szCs w:val="31"/>
          </w:rPr>
          <w:delText>附件</w:delText>
        </w:r>
      </w:del>
    </w:p>
    <w:p w14:paraId="0EE71BE6">
      <w:pPr>
        <w:spacing w:before="175" w:line="228" w:lineRule="auto"/>
        <w:ind w:left="48"/>
        <w:rPr>
          <w:del w:id="93" w:author="咨询组" w:date="2025-10-23T17:22:18Z"/>
          <w:rFonts w:ascii="仿宋" w:hAnsi="仿宋" w:eastAsia="仿宋" w:cs="仿宋"/>
          <w:sz w:val="31"/>
          <w:szCs w:val="31"/>
        </w:rPr>
      </w:pPr>
      <w:del w:id="94" w:author="咨询组" w:date="2025-10-23T17:22:18Z">
        <w:r>
          <w:rPr>
            <w:rFonts w:ascii="仿宋" w:hAnsi="仿宋" w:eastAsia="仿宋" w:cs="仿宋"/>
            <w:spacing w:val="8"/>
            <w:sz w:val="31"/>
            <w:szCs w:val="31"/>
          </w:rPr>
          <w:delText>附</w:delText>
        </w:r>
      </w:del>
      <w:del w:id="95" w:author="咨询组" w:date="2025-10-23T17:22:18Z">
        <w:r>
          <w:rPr>
            <w:rFonts w:ascii="仿宋" w:hAnsi="仿宋" w:eastAsia="仿宋" w:cs="仿宋"/>
            <w:spacing w:val="7"/>
            <w:sz w:val="31"/>
            <w:szCs w:val="31"/>
          </w:rPr>
          <w:delText>件</w:delText>
        </w:r>
      </w:del>
      <w:del w:id="96" w:author="咨询组" w:date="2025-10-23T17:22:18Z">
        <w:r>
          <w:rPr>
            <w:rFonts w:ascii="仿宋" w:hAnsi="仿宋" w:eastAsia="仿宋" w:cs="仿宋"/>
            <w:spacing w:val="4"/>
            <w:sz w:val="31"/>
            <w:szCs w:val="31"/>
          </w:rPr>
          <w:delText>1：员工自愿参加/放弃参加企业年金申请表</w:delText>
        </w:r>
      </w:del>
    </w:p>
    <w:p w14:paraId="0F4DA022">
      <w:pPr>
        <w:spacing w:before="176" w:line="226" w:lineRule="auto"/>
        <w:ind w:left="48"/>
        <w:rPr>
          <w:del w:id="97" w:author="咨询组" w:date="2025-10-23T17:22:18Z"/>
          <w:rFonts w:ascii="仿宋" w:hAnsi="仿宋" w:eastAsia="仿宋" w:cs="仿宋"/>
          <w:sz w:val="31"/>
          <w:szCs w:val="31"/>
        </w:rPr>
      </w:pPr>
      <w:del w:id="98" w:author="咨询组" w:date="2025-10-23T17:22:18Z">
        <w:r>
          <w:rPr/>
          <w:drawing>
            <wp:anchor distT="0" distB="0" distL="0" distR="0" simplePos="0" relativeHeight="251659264" behindDoc="0" locked="0" layoutInCell="1" allowOverlap="1">
              <wp:simplePos x="0" y="0"/>
              <wp:positionH relativeFrom="column">
                <wp:posOffset>3672840</wp:posOffset>
              </wp:positionH>
              <wp:positionV relativeFrom="paragraph">
                <wp:posOffset>122555</wp:posOffset>
              </wp:positionV>
              <wp:extent cx="1587500" cy="1587500"/>
              <wp:effectExtent l="0" t="0" r="0" b="0"/>
              <wp:wrapNone/>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11"/>
                      <a:stretch>
                        <a:fillRect/>
                      </a:stretch>
                    </pic:blipFill>
                    <pic:spPr>
                      <a:xfrm>
                        <a:off x="0" y="0"/>
                        <a:ext cx="1587500" cy="1587500"/>
                      </a:xfrm>
                      <a:prstGeom prst="rect">
                        <a:avLst/>
                      </a:prstGeom>
                    </pic:spPr>
                  </pic:pic>
                </a:graphicData>
              </a:graphic>
            </wp:anchor>
          </w:drawing>
        </w:r>
      </w:del>
      <w:del w:id="100" w:author="咨询组" w:date="2025-10-23T17:22:18Z">
        <w:r>
          <w:rPr>
            <w:rFonts w:ascii="仿宋" w:hAnsi="仿宋" w:eastAsia="仿宋" w:cs="仿宋"/>
            <w:spacing w:val="4"/>
            <w:sz w:val="31"/>
            <w:szCs w:val="31"/>
          </w:rPr>
          <w:delText>附件2：员工中止</w:delText>
        </w:r>
      </w:del>
      <w:del w:id="101" w:author="咨询组" w:date="2025-10-23T17:22:18Z">
        <w:r>
          <w:rPr>
            <w:rFonts w:hint="eastAsia" w:ascii="仿宋" w:hAnsi="仿宋" w:eastAsia="仿宋" w:cs="仿宋"/>
            <w:spacing w:val="4"/>
            <w:sz w:val="31"/>
            <w:szCs w:val="31"/>
            <w:lang w:eastAsia="zh-CN"/>
          </w:rPr>
          <w:delText>（</w:delText>
        </w:r>
      </w:del>
      <w:del w:id="102" w:author="咨询组" w:date="2025-10-23T17:22:18Z">
        <w:r>
          <w:rPr>
            <w:rFonts w:ascii="仿宋" w:hAnsi="仿宋" w:eastAsia="仿宋" w:cs="仿宋"/>
            <w:spacing w:val="4"/>
            <w:sz w:val="31"/>
            <w:szCs w:val="31"/>
          </w:rPr>
          <w:delText>恢复</w:delText>
        </w:r>
      </w:del>
      <w:del w:id="103" w:author="咨询组" w:date="2025-10-23T17:22:18Z">
        <w:r>
          <w:rPr>
            <w:rFonts w:hint="eastAsia" w:ascii="仿宋" w:hAnsi="仿宋" w:eastAsia="仿宋" w:cs="仿宋"/>
            <w:spacing w:val="4"/>
            <w:sz w:val="31"/>
            <w:szCs w:val="31"/>
            <w:lang w:eastAsia="zh-CN"/>
          </w:rPr>
          <w:delText>）</w:delText>
        </w:r>
      </w:del>
      <w:del w:id="104" w:author="咨询组" w:date="2025-10-23T17:22:18Z">
        <w:r>
          <w:rPr>
            <w:rFonts w:ascii="仿宋" w:hAnsi="仿宋" w:eastAsia="仿宋" w:cs="仿宋"/>
            <w:spacing w:val="4"/>
            <w:sz w:val="31"/>
            <w:szCs w:val="31"/>
          </w:rPr>
          <w:delText>企业年金缴费申请</w:delText>
        </w:r>
      </w:del>
      <w:del w:id="105" w:author="咨询组" w:date="2025-10-23T17:22:18Z">
        <w:r>
          <w:rPr>
            <w:rFonts w:ascii="仿宋" w:hAnsi="仿宋" w:eastAsia="仿宋" w:cs="仿宋"/>
            <w:spacing w:val="1"/>
            <w:sz w:val="31"/>
            <w:szCs w:val="31"/>
          </w:rPr>
          <w:delText>表</w:delText>
        </w:r>
      </w:del>
    </w:p>
    <w:p w14:paraId="6163E7B0">
      <w:pPr>
        <w:spacing w:line="298" w:lineRule="auto"/>
        <w:rPr>
          <w:del w:id="106" w:author="咨询组" w:date="2025-10-23T17:22:18Z"/>
          <w:rFonts w:ascii="Arial"/>
          <w:sz w:val="21"/>
        </w:rPr>
      </w:pPr>
    </w:p>
    <w:p w14:paraId="52320F2A">
      <w:pPr>
        <w:spacing w:line="298" w:lineRule="auto"/>
        <w:rPr>
          <w:del w:id="107" w:author="咨询组" w:date="2025-10-23T17:22:18Z"/>
          <w:rFonts w:ascii="Arial"/>
          <w:sz w:val="21"/>
        </w:rPr>
      </w:pPr>
    </w:p>
    <w:p w14:paraId="11672BE0">
      <w:pPr>
        <w:spacing w:line="298" w:lineRule="auto"/>
        <w:rPr>
          <w:del w:id="108" w:author="咨询组" w:date="2025-10-23T17:22:18Z"/>
          <w:rFonts w:ascii="Arial"/>
          <w:sz w:val="21"/>
        </w:rPr>
      </w:pPr>
    </w:p>
    <w:p w14:paraId="27DB8299">
      <w:pPr>
        <w:spacing w:line="299" w:lineRule="auto"/>
        <w:rPr>
          <w:del w:id="109" w:author="咨询组" w:date="2025-10-23T17:22:18Z"/>
          <w:rFonts w:ascii="Arial"/>
          <w:sz w:val="21"/>
        </w:rPr>
      </w:pPr>
    </w:p>
    <w:p w14:paraId="6CB5BCD3">
      <w:pPr>
        <w:spacing w:before="100" w:line="559" w:lineRule="exact"/>
        <w:ind w:right="14"/>
        <w:jc w:val="right"/>
        <w:rPr>
          <w:del w:id="110" w:author="咨询组" w:date="2025-10-23T17:22:18Z"/>
          <w:rFonts w:ascii="仿宋" w:hAnsi="仿宋" w:eastAsia="仿宋" w:cs="仿宋"/>
          <w:sz w:val="31"/>
          <w:szCs w:val="31"/>
        </w:rPr>
      </w:pPr>
      <w:del w:id="111" w:author="咨询组" w:date="2025-10-23T17:22:18Z">
        <w:r>
          <w:rPr>
            <w:rFonts w:ascii="仿宋" w:hAnsi="仿宋" w:eastAsia="仿宋" w:cs="仿宋"/>
            <w:spacing w:val="11"/>
            <w:position w:val="17"/>
            <w:sz w:val="31"/>
            <w:szCs w:val="31"/>
          </w:rPr>
          <w:delText>华</w:delText>
        </w:r>
      </w:del>
      <w:del w:id="112" w:author="咨询组" w:date="2025-10-23T17:22:18Z">
        <w:r>
          <w:rPr>
            <w:rFonts w:ascii="仿宋" w:hAnsi="仿宋" w:eastAsia="仿宋" w:cs="仿宋"/>
            <w:spacing w:val="6"/>
            <w:position w:val="17"/>
            <w:sz w:val="31"/>
            <w:szCs w:val="31"/>
          </w:rPr>
          <w:delText>润啤酒</w:delText>
        </w:r>
      </w:del>
      <w:del w:id="113" w:author="咨询组" w:date="2025-10-23T17:22:18Z">
        <w:r>
          <w:rPr>
            <w:rFonts w:hint="eastAsia" w:ascii="仿宋" w:hAnsi="仿宋" w:eastAsia="仿宋" w:cs="仿宋"/>
            <w:spacing w:val="6"/>
            <w:position w:val="17"/>
            <w:sz w:val="31"/>
            <w:szCs w:val="31"/>
            <w:lang w:eastAsia="zh-CN"/>
          </w:rPr>
          <w:delText>（</w:delText>
        </w:r>
      </w:del>
      <w:del w:id="114" w:author="咨询组" w:date="2025-10-23T17:22:18Z">
        <w:r>
          <w:rPr>
            <w:rFonts w:ascii="仿宋" w:hAnsi="仿宋" w:eastAsia="仿宋" w:cs="仿宋"/>
            <w:spacing w:val="6"/>
            <w:position w:val="17"/>
            <w:sz w:val="31"/>
            <w:szCs w:val="31"/>
          </w:rPr>
          <w:delText>控股</w:delText>
        </w:r>
      </w:del>
      <w:del w:id="115" w:author="咨询组" w:date="2025-10-23T17:22:18Z">
        <w:r>
          <w:rPr>
            <w:rFonts w:hint="eastAsia" w:ascii="仿宋" w:hAnsi="仿宋" w:eastAsia="仿宋" w:cs="仿宋"/>
            <w:spacing w:val="6"/>
            <w:position w:val="17"/>
            <w:sz w:val="31"/>
            <w:szCs w:val="31"/>
            <w:lang w:eastAsia="zh-CN"/>
          </w:rPr>
          <w:delText>）</w:delText>
        </w:r>
      </w:del>
      <w:del w:id="116" w:author="咨询组" w:date="2025-10-23T17:22:18Z">
        <w:r>
          <w:rPr>
            <w:rFonts w:ascii="仿宋" w:hAnsi="仿宋" w:eastAsia="仿宋" w:cs="仿宋"/>
            <w:spacing w:val="6"/>
            <w:position w:val="17"/>
            <w:sz w:val="31"/>
            <w:szCs w:val="31"/>
          </w:rPr>
          <w:delText>有限公司</w:delText>
        </w:r>
      </w:del>
    </w:p>
    <w:p w14:paraId="76EC4663">
      <w:pPr>
        <w:spacing w:before="1" w:line="227" w:lineRule="auto"/>
        <w:ind w:right="16"/>
        <w:jc w:val="right"/>
        <w:rPr>
          <w:del w:id="117" w:author="咨询组" w:date="2025-10-23T17:22:18Z"/>
          <w:rFonts w:ascii="仿宋" w:hAnsi="仿宋" w:eastAsia="仿宋" w:cs="仿宋"/>
          <w:sz w:val="31"/>
          <w:szCs w:val="31"/>
        </w:rPr>
      </w:pPr>
      <w:del w:id="118" w:author="咨询组" w:date="2025-10-23T17:22:18Z">
        <w:r>
          <w:rPr>
            <w:rFonts w:ascii="仿宋" w:hAnsi="仿宋" w:eastAsia="仿宋" w:cs="仿宋"/>
            <w:spacing w:val="12"/>
            <w:sz w:val="31"/>
            <w:szCs w:val="31"/>
          </w:rPr>
          <w:delText>二</w:delText>
        </w:r>
      </w:del>
      <w:del w:id="119" w:author="咨询组" w:date="2025-10-23T17:22:18Z">
        <w:r>
          <w:rPr>
            <w:rFonts w:ascii="仿宋" w:hAnsi="仿宋" w:eastAsia="仿宋" w:cs="仿宋"/>
            <w:spacing w:val="7"/>
            <w:sz w:val="31"/>
            <w:szCs w:val="31"/>
          </w:rPr>
          <w:delText>○</w:delText>
        </w:r>
      </w:del>
      <w:del w:id="120" w:author="咨询组" w:date="2025-10-23T17:22:18Z">
        <w:r>
          <w:rPr>
            <w:rFonts w:ascii="仿宋" w:hAnsi="仿宋" w:eastAsia="仿宋" w:cs="仿宋"/>
            <w:spacing w:val="6"/>
            <w:sz w:val="31"/>
            <w:szCs w:val="31"/>
          </w:rPr>
          <w:delText>二四年三月十三日</w:delText>
        </w:r>
      </w:del>
    </w:p>
    <w:p w14:paraId="3E6E4CB3">
      <w:pPr>
        <w:spacing w:before="130" w:line="190" w:lineRule="auto"/>
        <w:ind w:right="384"/>
        <w:jc w:val="right"/>
        <w:rPr>
          <w:del w:id="121" w:author="咨询组" w:date="2025-10-23T17:22:18Z"/>
        </w:rPr>
        <w:sectPr>
          <w:footerReference r:id="rId8" w:type="default"/>
          <w:pgSz w:w="11906" w:h="16839"/>
          <w:pgMar w:top="1230" w:right="1389" w:bottom="901" w:left="1389" w:header="0" w:footer="731" w:gutter="0"/>
          <w:cols w:space="0" w:num="1"/>
          <w:rtlGutter w:val="0"/>
          <w:docGrid w:linePitch="0" w:charSpace="0"/>
        </w:sectPr>
      </w:pPr>
      <w:del w:id="122" w:author="咨询组" w:date="2025-10-23T17:22:18Z">
        <w:r>
          <w:rPr>
            <w:rFonts w:ascii="Times New Roman" w:hAnsi="Times New Roman" w:eastAsia="Times New Roman" w:cs="Times New Roman"/>
            <w:color w:val="1C1C1C"/>
            <w:spacing w:val="-6"/>
            <w:sz w:val="24"/>
            <w:szCs w:val="24"/>
          </w:rPr>
          <w:delText>20</w:delText>
        </w:r>
      </w:del>
      <w:del w:id="123" w:author="咨询组" w:date="2025-10-23T17:22:18Z">
        <w:r>
          <w:rPr>
            <w:rFonts w:ascii="Times New Roman" w:hAnsi="Times New Roman" w:eastAsia="Times New Roman" w:cs="Times New Roman"/>
            <w:color w:val="1C1C1C"/>
            <w:spacing w:val="-4"/>
            <w:sz w:val="24"/>
            <w:szCs w:val="24"/>
          </w:rPr>
          <w:delText>2</w:delText>
        </w:r>
      </w:del>
      <w:del w:id="124" w:author="咨询组" w:date="2025-10-23T17:22:18Z">
        <w:r>
          <w:rPr>
            <w:rFonts w:ascii="Times New Roman" w:hAnsi="Times New Roman" w:eastAsia="Times New Roman" w:cs="Times New Roman"/>
            <w:color w:val="1C1C1C"/>
            <w:spacing w:val="-3"/>
            <w:sz w:val="24"/>
            <w:szCs w:val="24"/>
          </w:rPr>
          <w:delText>4-03-13</w:delText>
        </w:r>
      </w:del>
    </w:p>
    <w:p w14:paraId="38F760E4">
      <w:pPr>
        <w:rPr>
          <w:rFonts w:ascii="Arial"/>
          <w:sz w:val="21"/>
        </w:rPr>
      </w:pPr>
    </w:p>
    <w:sectPr>
      <w:footerReference r:id="rId9" w:type="default"/>
      <w:pgSz w:w="11906" w:h="16839"/>
      <w:pgMar w:top="1230" w:right="1389" w:bottom="901" w:left="1389" w:header="0" w:footer="73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31543">
    <w:pPr>
      <w:spacing w:line="188" w:lineRule="auto"/>
      <w:ind w:left="4096"/>
      <w:rPr>
        <w:rFonts w:ascii="仿宋" w:hAnsi="仿宋" w:eastAsia="仿宋" w:cs="仿宋"/>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AD798">
    <w:pPr>
      <w:spacing w:line="187" w:lineRule="auto"/>
      <w:ind w:left="4085"/>
      <w:rPr>
        <w:rFonts w:ascii="仿宋" w:hAnsi="仿宋" w:eastAsia="仿宋" w:cs="仿宋"/>
        <w:sz w:val="17"/>
        <w:szCs w:val="17"/>
      </w:rPr>
    </w:pPr>
    <w:r>
      <w:rPr>
        <w:rFonts w:ascii="仿宋" w:hAnsi="仿宋" w:eastAsia="仿宋" w:cs="仿宋"/>
        <w:spacing w:val="1"/>
        <w:sz w:val="17"/>
        <w:szCs w:val="17"/>
      </w:rPr>
      <w:t>20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804B3">
    <w:pPr>
      <w:spacing w:line="188" w:lineRule="auto"/>
      <w:ind w:left="4085"/>
      <w:rPr>
        <w:rFonts w:ascii="仿宋" w:hAnsi="仿宋" w:eastAsia="仿宋" w:cs="仿宋"/>
        <w:sz w:val="17"/>
        <w:szCs w:val="17"/>
      </w:rPr>
    </w:pPr>
    <w:r>
      <w:rPr>
        <w:rFonts w:ascii="仿宋" w:hAnsi="仿宋" w:eastAsia="仿宋" w:cs="仿宋"/>
        <w:spacing w:val="1"/>
        <w:sz w:val="17"/>
        <w:szCs w:val="17"/>
      </w:rPr>
      <w:t>21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26EBF">
    <w:pPr>
      <w:spacing w:line="187" w:lineRule="auto"/>
      <w:ind w:left="4184"/>
      <w:rPr>
        <w:rFonts w:ascii="仿宋" w:hAnsi="仿宋" w:eastAsia="仿宋" w:cs="仿宋"/>
        <w:sz w:val="17"/>
        <w:szCs w:val="17"/>
      </w:rPr>
    </w:pPr>
    <w:r>
      <w:rPr>
        <w:rFonts w:ascii="仿宋" w:hAnsi="仿宋" w:eastAsia="仿宋" w:cs="仿宋"/>
        <w:spacing w:val="1"/>
        <w:sz w:val="17"/>
        <w:szCs w:val="17"/>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08084">
    <w:pPr>
      <w:spacing w:line="1053" w:lineRule="exact"/>
      <w:ind w:firstLine="6326"/>
      <w:textAlignment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4D32C0"/>
    <w:multiLevelType w:val="singleLevel"/>
    <w:tmpl w:val="364D32C0"/>
    <w:lvl w:ilvl="0" w:tentative="0">
      <w:start w:val="1"/>
      <w:numFmt w:val="chineseCounting"/>
      <w:suff w:val="nothing"/>
      <w:lvlText w:val="（%1）"/>
      <w:lvlJc w:val="left"/>
      <w:rPr>
        <w:rFonts w:hint="eastAsia"/>
      </w:rPr>
    </w:lvl>
  </w:abstractNum>
  <w:abstractNum w:abstractNumId="1">
    <w:nsid w:val="4087F13E"/>
    <w:multiLevelType w:val="singleLevel"/>
    <w:tmpl w:val="4087F13E"/>
    <w:lvl w:ilvl="0" w:tentative="0">
      <w:start w:val="1"/>
      <w:numFmt w:val="chineseCounting"/>
      <w:suff w:val="nothing"/>
      <w:lvlText w:val="（%1）"/>
      <w:lvlJc w:val="left"/>
      <w:rPr>
        <w:rFonts w:hint="eastAsia"/>
      </w:rPr>
    </w:lvl>
  </w:abstractNum>
  <w:abstractNum w:abstractNumId="2">
    <w:nsid w:val="57D3F85B"/>
    <w:multiLevelType w:val="singleLevel"/>
    <w:tmpl w:val="57D3F85B"/>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trackRevisions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BA95A84"/>
    <w:rsid w:val="12031C60"/>
    <w:rsid w:val="12520EB5"/>
    <w:rsid w:val="1C350983"/>
    <w:rsid w:val="1D2F1764"/>
    <w:rsid w:val="22E323B4"/>
    <w:rsid w:val="2A7369F9"/>
    <w:rsid w:val="3AAE4158"/>
    <w:rsid w:val="44CF0ED6"/>
    <w:rsid w:val="45AF0D4D"/>
    <w:rsid w:val="45E06E35"/>
    <w:rsid w:val="4C1E70E3"/>
    <w:rsid w:val="4E9E038E"/>
    <w:rsid w:val="521056D6"/>
    <w:rsid w:val="57E45EE2"/>
    <w:rsid w:val="65BE4CF7"/>
    <w:rsid w:val="666A3B93"/>
    <w:rsid w:val="6CC02327"/>
    <w:rsid w:val="6DBC48D5"/>
    <w:rsid w:val="6E154EA9"/>
    <w:rsid w:val="6E5D596B"/>
    <w:rsid w:val="74FB0668"/>
    <w:rsid w:val="7D320C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247</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2024-03-13T16:39:00Z</dcterms:created>
  <dc:creator>Jiao Peng 焦鹏</dc:creator>
  <cp:lastModifiedBy>咨询组</cp:lastModifiedBy>
  <dcterms:modified xsi:type="dcterms:W3CDTF">2025-11-12T02:27:28Z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2025-10-17T15:07:18Z</vt:filetime>
  </property>
  <property fmtid="{D5CDD505-2E9C-101B-9397-08002B2CF9AE}" pid="4" name="KSOProductBuildVer">
    <vt:lpwstr>2052-12.8.2.19435</vt:lpwstr>
  </property>
  <property fmtid="{D5CDD505-2E9C-101B-9397-08002B2CF9AE}" pid="5" name="ICV">
    <vt:lpwstr>8B02FFCB7E7E43ABA7BCFEE3290685C9_12</vt:lpwstr>
  </property>
</Properties>
</file>
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572785">
      <w:pPr>
        <w:spacing w:line="245" w:lineRule="auto"/>
        <w:rPr>
          <w:rFonts w:ascii="Arial"/>
          <w:sz w:val="21"/>
        </w:rPr>
      </w:pPr>
    </w:p>
    <w:p w14:paraId="6383037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716" w:firstLineChars="200"/>
        <w:jc w:val="center"/>
        <w:outlineLvl w:val="0"/>
        <w:rPr>
          <w:rFonts w:hint="eastAsia" w:ascii="华文中宋" w:hAnsi="华文中宋" w:eastAsia="华文中宋" w:cs="华文中宋"/>
          <w:sz w:val="24"/>
          <w:szCs w:val="24"/>
          <w:lang w:eastAsia="zh-CN"/>
        </w:rPr>
      </w:pPr>
      <w:bookmarkStart w:id="0" w:name="_bookmark1"/>
      <w:bookmarkEnd w:id="0"/>
      <w:r>
        <w:rPr>
          <w:rFonts w:ascii="华文中宋" w:hAnsi="华文中宋" w:eastAsia="华文中宋" w:cs="华文中宋"/>
          <w:spacing w:val="-1"/>
          <w:sz w:val="36"/>
          <w:szCs w:val="36"/>
        </w:rPr>
        <w:t>华润啤酒员工福利管理制度</w:t>
      </w:r>
      <w:r>
        <w:rPr>
          <w:rFonts w:hint="eastAsia" w:ascii="华文中宋" w:hAnsi="华文中宋" w:eastAsia="华文中宋" w:cs="华文中宋"/>
          <w:sz w:val="24"/>
          <w:szCs w:val="24"/>
          <w:lang w:eastAsia="zh-CN"/>
        </w:rPr>
        <w:t>（华啤A03-20-人力24B）</w:t>
      </w:r>
    </w:p>
    <w:p w14:paraId="539D1D62">
      <w:pPr>
        <w:keepNext w:val="0"/>
        <w:keepLines w:val="0"/>
        <w:pageBreakBefore w:val="0"/>
        <w:widowControl/>
        <w:kinsoku w:val="0"/>
        <w:wordWrap/>
        <w:overflowPunct/>
        <w:topLinePunct w:val="0"/>
        <w:autoSpaceDE w:val="0"/>
        <w:autoSpaceDN w:val="0"/>
        <w:bidi w:val="0"/>
        <w:adjustRightInd w:val="0"/>
        <w:snapToGrid w:val="0"/>
        <w:spacing w:after="0" w:line="334" w:lineRule="auto"/>
        <w:ind w:left="0"/>
        <w:jc w:val="center"/>
        <w:textAlignment w:val="baseline"/>
        <w:rPr>
          <w:rFonts w:ascii="黑体" w:hAnsi="黑体" w:eastAsia="黑体" w:cs="黑体"/>
          <w:spacing w:val="7"/>
          <w:sz w:val="31"/>
          <w:szCs w:val="31"/>
        </w:rPr>
      </w:pPr>
      <w:r>
        <w:rPr>
          <w:rFonts w:ascii="黑体" w:hAnsi="黑体" w:eastAsia="黑体" w:cs="黑体"/>
          <w:spacing w:val="7"/>
          <w:sz w:val="31"/>
          <w:szCs w:val="31"/>
        </w:rPr>
        <w:t>第一章</w:t>
      </w:r>
      <w:r>
        <w:rPr>
          <w:rFonts w:hint="eastAsia" w:ascii="黑体" w:hAnsi="黑体" w:eastAsia="黑体" w:cs="黑体"/>
          <w:spacing w:val="7"/>
          <w:sz w:val="31"/>
          <w:szCs w:val="31"/>
          <w:lang w:val="en-US" w:eastAsia="zh-CN"/>
        </w:rPr>
        <w:t xml:space="preserve"> </w:t>
      </w:r>
      <w:r>
        <w:rPr>
          <w:rFonts w:ascii="黑体" w:hAnsi="黑体" w:eastAsia="黑体" w:cs="黑体"/>
          <w:spacing w:val="7"/>
          <w:sz w:val="31"/>
          <w:szCs w:val="31"/>
        </w:rPr>
        <w:t>总则</w:t>
      </w:r>
    </w:p>
    <w:p w14:paraId="63BD40B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700" w:firstLineChars="200"/>
        <w:rPr>
          <w:del w:id="0" w:author="咨询组" w:date="2025-10-17T15:54:29Z"/>
          <w:rFonts w:hint="eastAsia" w:ascii="仿宋" w:hAnsi="仿宋" w:eastAsia="仿宋" w:cs="仿宋"/>
          <w:spacing w:val="2"/>
          <w:sz w:val="31"/>
          <w:szCs w:val="31"/>
          <w:lang w:eastAsia="zh-CN"/>
        </w:rPr>
      </w:pPr>
      <w:del w:id="1" w:author="咨询组" w:date="2025-10-17T15:54:29Z">
        <w:r>
          <w:rPr>
            <w:rFonts w:ascii="黑体" w:hAnsi="黑体" w:eastAsia="黑体" w:cs="黑体"/>
            <w:spacing w:val="20"/>
            <w:sz w:val="31"/>
            <w:szCs w:val="31"/>
          </w:rPr>
          <w:delText>第</w:delText>
        </w:r>
      </w:del>
      <w:del w:id="2" w:author="咨询组" w:date="2025-10-17T15:54:29Z">
        <w:r>
          <w:rPr>
            <w:rFonts w:ascii="黑体" w:hAnsi="黑体" w:eastAsia="黑体" w:cs="黑体"/>
            <w:spacing w:val="15"/>
            <w:sz w:val="31"/>
            <w:szCs w:val="31"/>
          </w:rPr>
          <w:delText>一条</w:delText>
        </w:r>
      </w:del>
      <w:del w:id="3" w:author="咨询组" w:date="2025-10-17T15:54:29Z">
        <w:r>
          <w:rPr>
            <w:rFonts w:hint="eastAsia" w:ascii="黑体" w:hAnsi="黑体" w:eastAsia="黑体" w:cs="黑体"/>
            <w:spacing w:val="15"/>
            <w:sz w:val="31"/>
            <w:szCs w:val="31"/>
            <w:lang w:val="en-US" w:eastAsia="zh-CN"/>
          </w:rPr>
          <w:delText xml:space="preserve"> </w:delText>
        </w:r>
      </w:del>
      <w:del w:id="4" w:author="咨询组" w:date="2025-10-17T15:54:29Z">
        <w:r>
          <w:rPr>
            <w:rFonts w:hint="eastAsia" w:ascii="仿宋" w:hAnsi="仿宋" w:eastAsia="仿宋" w:cs="仿宋"/>
            <w:spacing w:val="2"/>
            <w:sz w:val="31"/>
            <w:szCs w:val="31"/>
            <w:lang w:eastAsia="zh-CN"/>
          </w:rPr>
          <w:delText>为了规范华润啤酒员工福利管理工作，清晰传递福利理念、福利项目及标准，为员工提供全面、合法、合规的福利保障，根据国家有关法律法规、监管规定及集团相关要求，结合华润啤酒实际情况，制定本制度。</w:delText>
        </w:r>
      </w:del>
    </w:p>
    <w:p w14:paraId="3AD3E5C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80" w:firstLineChars="200"/>
        <w:rPr>
          <w:rFonts w:hint="eastAsia" w:ascii="仿宋" w:hAnsi="仿宋" w:eastAsia="仿宋" w:cs="仿宋"/>
          <w:spacing w:val="2"/>
          <w:sz w:val="31"/>
          <w:szCs w:val="31"/>
          <w:lang w:eastAsia="zh-CN"/>
        </w:rPr>
      </w:pPr>
      <w:r>
        <w:rPr>
          <w:rFonts w:ascii="黑体" w:hAnsi="黑体" w:eastAsia="黑体" w:cs="黑体"/>
          <w:spacing w:val="15"/>
          <w:sz w:val="31"/>
          <w:szCs w:val="31"/>
        </w:rPr>
        <w:t>第</w:t>
      </w:r>
      <w:r>
        <w:rPr>
          <w:rFonts w:ascii="黑体" w:hAnsi="黑体" w:eastAsia="黑体" w:cs="黑体"/>
          <w:spacing w:val="14"/>
          <w:sz w:val="31"/>
          <w:szCs w:val="31"/>
        </w:rPr>
        <w:t>二条</w:t>
      </w:r>
      <w:r>
        <w:rPr>
          <w:rFonts w:hint="eastAsia" w:ascii="黑体" w:hAnsi="黑体" w:eastAsia="黑体" w:cs="黑体"/>
          <w:spacing w:val="14"/>
          <w:sz w:val="31"/>
          <w:szCs w:val="31"/>
          <w:lang w:val="en-US" w:eastAsia="zh-CN"/>
        </w:rPr>
        <w:t xml:space="preserve"> </w:t>
      </w:r>
      <w:del w:id="5" w:author="咨询组" w:date="2025-11-07T16:59:02Z">
        <w:r>
          <w:rPr>
            <w:rFonts w:hint="eastAsia" w:ascii="仿宋" w:hAnsi="仿宋" w:eastAsia="仿宋" w:cs="仿宋"/>
            <w:spacing w:val="2"/>
            <w:sz w:val="31"/>
            <w:szCs w:val="31"/>
            <w:lang w:eastAsia="zh-CN"/>
          </w:rPr>
          <w:delText>本制度</w:delText>
        </w:r>
      </w:del>
      <w:ins w:id="6" w:author="咨询组" w:date="2025-11-07T16:59:02Z">
        <w:r>
          <w:rPr>
            <w:rFonts w:hint="eastAsia" w:ascii="仿宋" w:hAnsi="仿宋" w:eastAsia="仿宋" w:cs="仿宋"/>
            <w:spacing w:val="2"/>
            <w:sz w:val="31"/>
            <w:szCs w:val="31"/>
            <w:lang w:eastAsia="zh-CN"/>
          </w:rPr>
          <w:t>《</w:t>
        </w:r>
      </w:ins>
      <w:ins w:id="7" w:author="咨询组" w:date="2025-11-07T16:59:04Z">
        <w:r>
          <w:rPr>
            <w:rFonts w:hint="eastAsia" w:ascii="仿宋" w:hAnsi="仿宋" w:eastAsia="仿宋" w:cs="仿宋"/>
            <w:spacing w:val="2"/>
            <w:sz w:val="31"/>
            <w:szCs w:val="31"/>
            <w:lang w:val="en-US" w:eastAsia="zh-CN"/>
          </w:rPr>
          <w:t>华润</w:t>
        </w:r>
      </w:ins>
      <w:ins w:id="8" w:author="咨询组" w:date="2025-11-07T16:59:06Z">
        <w:r>
          <w:rPr>
            <w:rFonts w:hint="eastAsia" w:ascii="仿宋" w:hAnsi="仿宋" w:eastAsia="仿宋" w:cs="仿宋"/>
            <w:spacing w:val="2"/>
            <w:sz w:val="31"/>
            <w:szCs w:val="31"/>
            <w:lang w:val="en-US" w:eastAsia="zh-CN"/>
          </w:rPr>
          <w:t>啤酒</w:t>
        </w:r>
      </w:ins>
      <w:ins w:id="9" w:author="咨询组" w:date="2025-11-07T16:59:07Z">
        <w:r>
          <w:rPr>
            <w:rFonts w:hint="eastAsia" w:ascii="仿宋" w:hAnsi="仿宋" w:eastAsia="仿宋" w:cs="仿宋"/>
            <w:spacing w:val="2"/>
            <w:sz w:val="31"/>
            <w:szCs w:val="31"/>
            <w:lang w:val="en-US" w:eastAsia="zh-CN"/>
          </w:rPr>
          <w:t>员工</w:t>
        </w:r>
      </w:ins>
      <w:ins w:id="10" w:author="咨询组" w:date="2025-11-07T16:59:09Z">
        <w:r>
          <w:rPr>
            <w:rFonts w:hint="eastAsia" w:ascii="仿宋" w:hAnsi="仿宋" w:eastAsia="仿宋" w:cs="仿宋"/>
            <w:spacing w:val="2"/>
            <w:sz w:val="31"/>
            <w:szCs w:val="31"/>
            <w:lang w:val="en-US" w:eastAsia="zh-CN"/>
          </w:rPr>
          <w:t>福利</w:t>
        </w:r>
      </w:ins>
      <w:ins w:id="11" w:author="咨询组" w:date="2025-11-07T16:59:10Z">
        <w:r>
          <w:rPr>
            <w:rFonts w:hint="eastAsia" w:ascii="仿宋" w:hAnsi="仿宋" w:eastAsia="仿宋" w:cs="仿宋"/>
            <w:spacing w:val="2"/>
            <w:sz w:val="31"/>
            <w:szCs w:val="31"/>
            <w:lang w:val="en-US" w:eastAsia="zh-CN"/>
          </w:rPr>
          <w:t>管理</w:t>
        </w:r>
      </w:ins>
      <w:ins w:id="12" w:author="咨询组" w:date="2025-11-07T16:59:11Z">
        <w:r>
          <w:rPr>
            <w:rFonts w:hint="eastAsia" w:ascii="仿宋" w:hAnsi="仿宋" w:eastAsia="仿宋" w:cs="仿宋"/>
            <w:spacing w:val="2"/>
            <w:sz w:val="31"/>
            <w:szCs w:val="31"/>
            <w:lang w:val="en-US" w:eastAsia="zh-CN"/>
          </w:rPr>
          <w:t>制度</w:t>
        </w:r>
      </w:ins>
      <w:ins w:id="13" w:author="咨询组" w:date="2025-11-07T16:59:12Z">
        <w:r>
          <w:rPr>
            <w:rFonts w:hint="eastAsia" w:ascii="仿宋" w:hAnsi="仿宋" w:eastAsia="仿宋" w:cs="仿宋"/>
            <w:spacing w:val="2"/>
            <w:sz w:val="31"/>
            <w:szCs w:val="31"/>
            <w:lang w:val="en-US" w:eastAsia="zh-CN"/>
          </w:rPr>
          <w:t>》</w:t>
        </w:r>
      </w:ins>
      <w:r>
        <w:rPr>
          <w:rFonts w:hint="eastAsia" w:ascii="仿宋" w:hAnsi="仿宋" w:eastAsia="仿宋" w:cs="仿宋"/>
          <w:spacing w:val="2"/>
          <w:sz w:val="31"/>
          <w:szCs w:val="31"/>
          <w:lang w:eastAsia="zh-CN"/>
        </w:rPr>
        <w:t>适用于与华润啤酒（控股）有限公司及其下属各级子公司、分公司（以下统称本企业）建立全日制劳动关系的正式员工，香港地区员工另行规定。</w:t>
      </w:r>
    </w:p>
    <w:p w14:paraId="410C531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72" w:firstLineChars="200"/>
        <w:rPr>
          <w:rFonts w:ascii="仿宋" w:hAnsi="仿宋" w:eastAsia="仿宋" w:cs="仿宋"/>
          <w:sz w:val="31"/>
          <w:szCs w:val="31"/>
        </w:rPr>
      </w:pPr>
      <w:r>
        <w:rPr>
          <w:rFonts w:ascii="黑体" w:hAnsi="黑体" w:eastAsia="黑体" w:cs="黑体"/>
          <w:spacing w:val="13"/>
          <w:sz w:val="31"/>
          <w:szCs w:val="31"/>
        </w:rPr>
        <w:t>第</w:t>
      </w:r>
      <w:r>
        <w:rPr>
          <w:rFonts w:ascii="黑体" w:hAnsi="黑体" w:eastAsia="黑体" w:cs="黑体"/>
          <w:spacing w:val="7"/>
          <w:sz w:val="31"/>
          <w:szCs w:val="31"/>
        </w:rPr>
        <w:t>三条</w:t>
      </w:r>
      <w:r>
        <w:rPr>
          <w:rFonts w:hint="eastAsia" w:ascii="黑体" w:hAnsi="黑体" w:eastAsia="黑体" w:cs="黑体"/>
          <w:spacing w:val="7"/>
          <w:sz w:val="31"/>
          <w:szCs w:val="31"/>
          <w:lang w:val="en-US" w:eastAsia="zh-CN"/>
        </w:rPr>
        <w:t xml:space="preserve"> </w:t>
      </w:r>
      <w:r>
        <w:rPr>
          <w:rFonts w:ascii="仿宋" w:hAnsi="仿宋" w:eastAsia="仿宋" w:cs="仿宋"/>
          <w:spacing w:val="7"/>
          <w:sz w:val="31"/>
          <w:szCs w:val="31"/>
        </w:rPr>
        <w:t>术语和定义</w:t>
      </w:r>
    </w:p>
    <w:p w14:paraId="2ED59B6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（一）干部及专业总监指华润啤酒直管干部、华润雪花下属单位直管干部、华润酒业控股公司直管干部、P6/P7专业总监、P7/P8专业岗。</w:t>
      </w:r>
    </w:p>
    <w:p w14:paraId="44A777C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（二）干部同等职级员工指华润啤酒及其下属各级子公司、分公司干部同等职级的专业总监及P7/8专业岗。</w:t>
      </w:r>
    </w:p>
    <w:p w14:paraId="2F24845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（三）经理级同等职级员工指华润啤酒及其下属各级子公司、分公司经理级同等职级的专业类/业务类/运行类员工。</w:t>
      </w:r>
    </w:p>
    <w:p w14:paraId="66200E4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rPr>
          <w:rFonts w:hint="eastAsia" w:ascii="仿宋" w:hAnsi="仿宋" w:eastAsia="仿宋" w:cs="仿宋"/>
          <w:spacing w:val="2"/>
          <w:sz w:val="31"/>
          <w:szCs w:val="31"/>
          <w:lang w:eastAsia="zh-CN"/>
        </w:rPr>
      </w:pPr>
      <w:r>
        <w:rPr>
          <w:rFonts w:hint="eastAsia" w:ascii="黑体" w:hAnsi="黑体" w:eastAsia="黑体" w:cs="黑体"/>
          <w:spacing w:val="2"/>
          <w:sz w:val="31"/>
          <w:szCs w:val="31"/>
          <w:lang w:eastAsia="zh-CN"/>
        </w:rPr>
        <w:t>第四条</w:t>
      </w:r>
      <w:r>
        <w:rPr>
          <w:rFonts w:hint="eastAsia" w:ascii="黑体" w:hAnsi="黑体" w:eastAsia="黑体" w:cs="黑体"/>
          <w:spacing w:val="2"/>
          <w:sz w:val="31"/>
          <w:szCs w:val="31"/>
          <w:lang w:val="en-US" w:eastAsia="zh-CN"/>
        </w:rPr>
        <w:t xml:space="preserve"> </w:t>
      </w:r>
      <w:r>
        <w:rPr>
          <w:rFonts w:hint="eastAsia" w:ascii="仿宋" w:hAnsi="仿宋" w:eastAsia="仿宋" w:cs="仿宋"/>
          <w:spacing w:val="2"/>
          <w:sz w:val="31"/>
          <w:szCs w:val="31"/>
          <w:lang w:eastAsia="zh-CN"/>
        </w:rPr>
        <w:t>本企业员工福利（含津贴补贴）由法定福利、补充福利两部分组成。补充福利细分为经营保障类福利、风险保障类福利、工作与生活类福利。</w:t>
      </w:r>
    </w:p>
    <w:p w14:paraId="34A1339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（一）法定福利：根据国家、地方法律法规及政策要求，公司为员工提供的一系列保障计划。</w:t>
      </w:r>
    </w:p>
    <w:p w14:paraId="108B83F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（二）补充福利：除法定福利外，公司为保障经营活动正常开展、增强员工风险抵御能力以及帮助员工有效处理家庭与工作间的关系而补充设置的保障计划。</w:t>
      </w:r>
    </w:p>
    <w:p w14:paraId="24F5868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14" w:author="咨询组" w:date="2025-10-17T15:59:43Z"/>
          <w:rFonts w:hint="eastAsia" w:ascii="仿宋" w:hAnsi="仿宋" w:eastAsia="仿宋" w:cs="仿宋"/>
          <w:spacing w:val="2"/>
          <w:sz w:val="31"/>
          <w:szCs w:val="31"/>
          <w:lang w:eastAsia="zh-CN"/>
        </w:rPr>
      </w:pPr>
      <w:del w:id="15" w:author="咨询组" w:date="2025-10-17T15:59:43Z">
        <w:r>
          <w:rPr>
            <w:rFonts w:hint="eastAsia" w:ascii="黑体" w:hAnsi="黑体" w:eastAsia="黑体" w:cs="黑体"/>
            <w:spacing w:val="2"/>
            <w:sz w:val="31"/>
            <w:szCs w:val="31"/>
            <w:lang w:eastAsia="zh-CN"/>
          </w:rPr>
          <w:delText>第五条</w:delText>
        </w:r>
      </w:del>
      <w:del w:id="16" w:author="咨询组" w:date="2025-10-17T15:59:43Z">
        <w:r>
          <w:rPr>
            <w:rFonts w:hint="eastAsia" w:ascii="仿宋" w:hAnsi="仿宋" w:eastAsia="仿宋" w:cs="仿宋"/>
            <w:spacing w:val="2"/>
            <w:sz w:val="31"/>
            <w:szCs w:val="31"/>
            <w:lang w:val="en-US" w:eastAsia="zh-CN"/>
          </w:rPr>
          <w:delText xml:space="preserve"> </w:delText>
        </w:r>
      </w:del>
      <w:del w:id="17" w:author="咨询组" w:date="2025-10-17T15:59:43Z">
        <w:r>
          <w:rPr>
            <w:rFonts w:hint="eastAsia" w:ascii="仿宋" w:hAnsi="仿宋" w:eastAsia="仿宋" w:cs="仿宋"/>
            <w:spacing w:val="2"/>
            <w:sz w:val="31"/>
            <w:szCs w:val="31"/>
            <w:lang w:eastAsia="zh-CN"/>
          </w:rPr>
          <w:delText>福利管理原则</w:delText>
        </w:r>
      </w:del>
    </w:p>
    <w:p w14:paraId="7B3A030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18" w:author="咨询组" w:date="2025-10-17T15:59:43Z"/>
          <w:rFonts w:hint="eastAsia" w:ascii="仿宋" w:hAnsi="仿宋" w:eastAsia="仿宋" w:cs="仿宋"/>
          <w:spacing w:val="2"/>
          <w:sz w:val="31"/>
          <w:szCs w:val="31"/>
          <w:lang w:eastAsia="zh-CN"/>
        </w:rPr>
      </w:pPr>
      <w:del w:id="19" w:author="咨询组" w:date="2025-10-17T15:59:43Z">
        <w:r>
          <w:rPr>
            <w:rFonts w:hint="eastAsia" w:ascii="仿宋" w:hAnsi="仿宋" w:eastAsia="仿宋" w:cs="仿宋"/>
            <w:spacing w:val="2"/>
            <w:sz w:val="31"/>
            <w:szCs w:val="31"/>
            <w:lang w:eastAsia="zh-CN"/>
          </w:rPr>
          <w:delText>（一）合规性：科目设置、发放标准与发放方式均须符合国家、地方法律法规要求，保障员工合法权益。</w:delText>
        </w:r>
      </w:del>
    </w:p>
    <w:p w14:paraId="6E3E8B7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20" w:author="咨询组" w:date="2025-10-17T15:59:43Z"/>
          <w:rFonts w:hint="eastAsia" w:ascii="仿宋" w:hAnsi="仿宋" w:eastAsia="仿宋" w:cs="仿宋"/>
          <w:spacing w:val="2"/>
          <w:sz w:val="31"/>
          <w:szCs w:val="31"/>
          <w:lang w:eastAsia="zh-CN"/>
        </w:rPr>
      </w:pPr>
      <w:del w:id="21" w:author="咨询组" w:date="2025-10-17T15:59:43Z">
        <w:r>
          <w:rPr>
            <w:rFonts w:hint="eastAsia" w:ascii="仿宋" w:hAnsi="仿宋" w:eastAsia="仿宋" w:cs="仿宋"/>
            <w:spacing w:val="2"/>
            <w:sz w:val="31"/>
            <w:szCs w:val="31"/>
            <w:lang w:eastAsia="zh-CN"/>
          </w:rPr>
          <w:delText>（二）适度性：整体以及单项福利水平维持在合理、适度的范围内。</w:delText>
        </w:r>
      </w:del>
    </w:p>
    <w:p w14:paraId="264ACAB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22" w:author="咨询组" w:date="2025-10-17T15:59:43Z"/>
          <w:rFonts w:hint="eastAsia" w:ascii="仿宋" w:hAnsi="仿宋" w:eastAsia="仿宋" w:cs="仿宋"/>
          <w:spacing w:val="2"/>
          <w:sz w:val="31"/>
          <w:szCs w:val="31"/>
          <w:lang w:eastAsia="zh-CN"/>
        </w:rPr>
      </w:pPr>
      <w:del w:id="23" w:author="咨询组" w:date="2025-10-17T15:59:43Z">
        <w:r>
          <w:rPr>
            <w:rFonts w:hint="eastAsia" w:ascii="仿宋" w:hAnsi="仿宋" w:eastAsia="仿宋" w:cs="仿宋"/>
            <w:spacing w:val="2"/>
            <w:sz w:val="31"/>
            <w:szCs w:val="31"/>
            <w:lang w:eastAsia="zh-CN"/>
          </w:rPr>
          <w:delText>（三）匹配性：明确各项福利科目的设置目的及作用。科目设置应符合华润啤酒企业文化和政策要求，与实际人力资源管理需求相匹配。</w:delText>
        </w:r>
      </w:del>
    </w:p>
    <w:p w14:paraId="5770E09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24" w:author="咨询组" w:date="2025-10-17T15:59:43Z"/>
          <w:rFonts w:hint="eastAsia" w:ascii="仿宋" w:hAnsi="仿宋" w:eastAsia="仿宋" w:cs="仿宋"/>
          <w:spacing w:val="2"/>
          <w:sz w:val="31"/>
          <w:szCs w:val="31"/>
          <w:lang w:eastAsia="zh-CN"/>
        </w:rPr>
      </w:pPr>
      <w:del w:id="25" w:author="咨询组" w:date="2025-10-17T15:59:43Z">
        <w:r>
          <w:rPr>
            <w:rFonts w:hint="eastAsia" w:ascii="仿宋" w:hAnsi="仿宋" w:eastAsia="仿宋" w:cs="仿宋"/>
            <w:spacing w:val="2"/>
            <w:sz w:val="31"/>
            <w:szCs w:val="31"/>
            <w:lang w:eastAsia="zh-CN"/>
          </w:rPr>
          <w:delText>（四）可行性：综合考虑内外部各相关方面的实际情况，保证福利计划可有效实施。</w:delText>
        </w:r>
      </w:del>
    </w:p>
    <w:p w14:paraId="2D1BF59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26" w:author="咨询组" w:date="2025-10-17T15:59:43Z"/>
          <w:rFonts w:hint="eastAsia" w:ascii="仿宋" w:hAnsi="仿宋" w:eastAsia="仿宋" w:cs="仿宋"/>
          <w:spacing w:val="2"/>
          <w:sz w:val="31"/>
          <w:szCs w:val="31"/>
          <w:lang w:eastAsia="zh-CN"/>
        </w:rPr>
      </w:pPr>
      <w:del w:id="27" w:author="咨询组" w:date="2025-10-17T15:59:43Z">
        <w:r>
          <w:rPr>
            <w:rFonts w:hint="eastAsia" w:ascii="仿宋" w:hAnsi="仿宋" w:eastAsia="仿宋" w:cs="仿宋"/>
            <w:spacing w:val="2"/>
            <w:sz w:val="31"/>
            <w:szCs w:val="31"/>
            <w:lang w:eastAsia="zh-CN"/>
          </w:rPr>
          <w:delText>（五）一致性：统筹规划福利政策，保证内部合理性、相对一致性及可复制性。</w:delText>
        </w:r>
      </w:del>
    </w:p>
    <w:p w14:paraId="2BB97D0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28" w:author="咨询组" w:date="2025-10-17T15:59:43Z"/>
          <w:rFonts w:hint="eastAsia" w:ascii="仿宋" w:hAnsi="仿宋" w:eastAsia="仿宋" w:cs="仿宋"/>
          <w:spacing w:val="2"/>
          <w:sz w:val="31"/>
          <w:szCs w:val="31"/>
          <w:lang w:eastAsia="zh-CN"/>
        </w:rPr>
      </w:pPr>
      <w:del w:id="29" w:author="咨询组" w:date="2025-10-17T15:59:43Z">
        <w:r>
          <w:rPr>
            <w:rFonts w:hint="eastAsia" w:ascii="仿宋" w:hAnsi="仿宋" w:eastAsia="仿宋" w:cs="仿宋"/>
            <w:spacing w:val="2"/>
            <w:sz w:val="31"/>
            <w:szCs w:val="31"/>
            <w:lang w:eastAsia="zh-CN"/>
          </w:rPr>
          <w:delText>（六）严谨性：不得频繁、随意增减福利科目，更改福利标准及支付方式，保证福利政策的严谨性。</w:delText>
        </w:r>
      </w:del>
    </w:p>
    <w:p w14:paraId="2A9F187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30" w:author="咨询组" w:date="2025-10-17T15:59:43Z"/>
          <w:rFonts w:hint="eastAsia" w:ascii="仿宋" w:hAnsi="仿宋" w:eastAsia="仿宋" w:cs="仿宋"/>
          <w:spacing w:val="2"/>
          <w:sz w:val="31"/>
          <w:szCs w:val="31"/>
          <w:lang w:eastAsia="zh-CN"/>
        </w:rPr>
      </w:pPr>
      <w:del w:id="31" w:author="咨询组" w:date="2025-10-17T15:59:43Z">
        <w:r>
          <w:rPr>
            <w:rFonts w:hint="eastAsia" w:ascii="黑体" w:hAnsi="黑体" w:eastAsia="黑体" w:cs="黑体"/>
            <w:spacing w:val="2"/>
            <w:sz w:val="31"/>
            <w:szCs w:val="31"/>
            <w:lang w:eastAsia="zh-CN"/>
          </w:rPr>
          <w:delText>第六条</w:delText>
        </w:r>
      </w:del>
      <w:del w:id="32" w:author="咨询组" w:date="2025-10-17T15:59:43Z">
        <w:r>
          <w:rPr>
            <w:rFonts w:hint="eastAsia" w:ascii="仿宋" w:hAnsi="仿宋" w:eastAsia="仿宋" w:cs="仿宋"/>
            <w:spacing w:val="2"/>
            <w:sz w:val="31"/>
            <w:szCs w:val="31"/>
            <w:lang w:val="en-US" w:eastAsia="zh-CN"/>
          </w:rPr>
          <w:delText xml:space="preserve"> </w:delText>
        </w:r>
      </w:del>
      <w:del w:id="33" w:author="咨询组" w:date="2025-10-17T15:59:43Z">
        <w:r>
          <w:rPr>
            <w:rFonts w:hint="eastAsia" w:ascii="仿宋" w:hAnsi="仿宋" w:eastAsia="仿宋" w:cs="仿宋"/>
            <w:spacing w:val="2"/>
            <w:sz w:val="31"/>
            <w:szCs w:val="31"/>
            <w:lang w:eastAsia="zh-CN"/>
          </w:rPr>
          <w:delText>员工福利遵循“统一管理，分级负责”的原则</w:delText>
        </w:r>
      </w:del>
    </w:p>
    <w:p w14:paraId="7A6AD35C">
      <w:pPr>
        <w:spacing w:line="33" w:lineRule="auto"/>
        <w:rPr>
          <w:del w:id="34" w:author="咨询组" w:date="2025-10-17T15:59:43Z"/>
          <w:rFonts w:ascii="Arial"/>
          <w:sz w:val="2"/>
        </w:rPr>
      </w:pPr>
    </w:p>
    <w:tbl>
      <w:tblPr>
        <w:tblStyle w:val="7"/>
        <w:tblW w:w="852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031"/>
        <w:gridCol w:w="2496"/>
        <w:gridCol w:w="1"/>
        <w:gridCol w:w="2496"/>
        <w:gridCol w:w="2502"/>
      </w:tblGrid>
      <w:tr w14:paraId="21D2F9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9" w:hRule="atLeast"/>
          <w:del w:id="35" w:author="咨询组" w:date="2025-10-17T15:59:43Z"/>
        </w:trPr>
        <w:tc>
          <w:tcPr>
            <w:tcW w:w="1031" w:type="dxa"/>
            <w:vAlign w:val="top"/>
          </w:tcPr>
          <w:p w14:paraId="43D0BD6E">
            <w:pPr>
              <w:spacing w:before="90" w:line="230" w:lineRule="auto"/>
              <w:ind w:left="287"/>
              <w:rPr>
                <w:del w:id="36" w:author="咨询组" w:date="2025-10-17T15:59:43Z"/>
                <w:rFonts w:ascii="仿宋" w:hAnsi="仿宋" w:eastAsia="仿宋" w:cs="仿宋"/>
                <w:sz w:val="23"/>
                <w:szCs w:val="23"/>
              </w:rPr>
            </w:pPr>
            <w:del w:id="37" w:author="咨询组" w:date="2025-10-17T15:59:43Z">
              <w:r>
                <w:rPr>
                  <w:rFonts w:ascii="仿宋" w:hAnsi="仿宋" w:eastAsia="仿宋" w:cs="仿宋"/>
                  <w:spacing w:val="2"/>
                  <w:sz w:val="23"/>
                  <w:szCs w:val="23"/>
                  <w14:textOutline w14:w="4358" w14:cap="sq" w14:cmpd="sng">
                    <w14:solidFill>
                      <w14:srgbClr w14:val="000000"/>
                    </w14:solidFill>
                    <w14:prstDash w14:val="solid"/>
                    <w14:bevel/>
                  </w14:textOutline>
                </w:rPr>
                <w:delText>部</w:delText>
              </w:r>
            </w:del>
            <w:del w:id="38" w:author="咨询组" w:date="2025-10-17T15:59:43Z">
              <w:r>
                <w:rPr>
                  <w:rFonts w:ascii="仿宋" w:hAnsi="仿宋" w:eastAsia="仿宋" w:cs="仿宋"/>
                  <w:spacing w:val="1"/>
                  <w:sz w:val="23"/>
                  <w:szCs w:val="23"/>
                  <w14:textOutline w14:w="4358" w14:cap="sq" w14:cmpd="sng">
                    <w14:solidFill>
                      <w14:srgbClr w14:val="000000"/>
                    </w14:solidFill>
                    <w14:prstDash w14:val="solid"/>
                    <w14:bevel/>
                  </w14:textOutline>
                </w:rPr>
                <w:delText>门</w:delText>
              </w:r>
            </w:del>
          </w:p>
        </w:tc>
        <w:tc>
          <w:tcPr>
            <w:tcW w:w="2496" w:type="dxa"/>
            <w:vAlign w:val="top"/>
          </w:tcPr>
          <w:p w14:paraId="734620D6">
            <w:pPr>
              <w:spacing w:before="90" w:line="230" w:lineRule="auto"/>
              <w:ind w:left="784"/>
              <w:rPr>
                <w:del w:id="39" w:author="咨询组" w:date="2025-10-17T15:59:43Z"/>
                <w:rFonts w:ascii="仿宋" w:hAnsi="仿宋" w:eastAsia="仿宋" w:cs="仿宋"/>
                <w:sz w:val="23"/>
                <w:szCs w:val="23"/>
              </w:rPr>
            </w:pPr>
            <w:del w:id="40" w:author="咨询组" w:date="2025-10-17T15:59:43Z">
              <w:r>
                <w:rPr>
                  <w:rFonts w:ascii="仿宋" w:hAnsi="仿宋" w:eastAsia="仿宋" w:cs="仿宋"/>
                  <w:spacing w:val="5"/>
                  <w:sz w:val="23"/>
                  <w:szCs w:val="23"/>
                  <w14:textOutline w14:w="4358" w14:cap="sq" w14:cmpd="sng">
                    <w14:solidFill>
                      <w14:srgbClr w14:val="000000"/>
                    </w14:solidFill>
                    <w14:prstDash w14:val="solid"/>
                    <w14:bevel/>
                  </w14:textOutline>
                </w:rPr>
                <w:delText>华润啤</w:delText>
              </w:r>
            </w:del>
            <w:del w:id="41" w:author="咨询组" w:date="2025-10-17T15:59:43Z">
              <w:r>
                <w:rPr>
                  <w:rFonts w:ascii="仿宋" w:hAnsi="仿宋" w:eastAsia="仿宋" w:cs="仿宋"/>
                  <w:spacing w:val="4"/>
                  <w:sz w:val="23"/>
                  <w:szCs w:val="23"/>
                  <w14:textOutline w14:w="4358" w14:cap="sq" w14:cmpd="sng">
                    <w14:solidFill>
                      <w14:srgbClr w14:val="000000"/>
                    </w14:solidFill>
                    <w14:prstDash w14:val="solid"/>
                    <w14:bevel/>
                  </w14:textOutline>
                </w:rPr>
                <w:delText>酒</w:delText>
              </w:r>
            </w:del>
          </w:p>
        </w:tc>
        <w:tc>
          <w:tcPr>
            <w:tcW w:w="2497" w:type="dxa"/>
            <w:gridSpan w:val="2"/>
            <w:vAlign w:val="top"/>
          </w:tcPr>
          <w:p w14:paraId="166BB7AF">
            <w:pPr>
              <w:spacing w:before="90" w:line="231" w:lineRule="auto"/>
              <w:ind w:left="486"/>
              <w:rPr>
                <w:del w:id="42" w:author="咨询组" w:date="2025-10-17T15:59:43Z"/>
                <w:rFonts w:ascii="仿宋" w:hAnsi="仿宋" w:eastAsia="仿宋" w:cs="仿宋"/>
                <w:sz w:val="23"/>
                <w:szCs w:val="23"/>
              </w:rPr>
            </w:pPr>
            <w:del w:id="43" w:author="咨询组" w:date="2025-10-17T15:59:43Z">
              <w:r>
                <w:rPr>
                  <w:rFonts w:ascii="仿宋" w:hAnsi="仿宋" w:eastAsia="仿宋" w:cs="仿宋"/>
                  <w:spacing w:val="9"/>
                  <w:sz w:val="23"/>
                  <w:szCs w:val="23"/>
                  <w14:textOutline w14:w="4358" w14:cap="sq" w14:cmpd="sng">
                    <w14:solidFill>
                      <w14:srgbClr w14:val="000000"/>
                    </w14:solidFill>
                    <w14:prstDash w14:val="solid"/>
                    <w14:bevel/>
                  </w14:textOutline>
                </w:rPr>
                <w:delText>片</w:delText>
              </w:r>
            </w:del>
            <w:del w:id="44" w:author="咨询组" w:date="2025-10-17T15:59:43Z">
              <w:r>
                <w:rPr>
                  <w:rFonts w:ascii="仿宋" w:hAnsi="仿宋" w:eastAsia="仿宋" w:cs="仿宋"/>
                  <w:spacing w:val="6"/>
                  <w:sz w:val="23"/>
                  <w:szCs w:val="23"/>
                  <w14:textOutline w14:w="4358" w14:cap="sq" w14:cmpd="sng">
                    <w14:solidFill>
                      <w14:srgbClr w14:val="000000"/>
                    </w14:solidFill>
                    <w14:prstDash w14:val="solid"/>
                    <w14:bevel/>
                  </w14:textOutline>
                </w:rPr>
                <w:delText>区/控股公司</w:delText>
              </w:r>
            </w:del>
          </w:p>
        </w:tc>
        <w:tc>
          <w:tcPr>
            <w:tcW w:w="2502" w:type="dxa"/>
            <w:vAlign w:val="top"/>
          </w:tcPr>
          <w:p w14:paraId="0BB70ECF">
            <w:pPr>
              <w:spacing w:before="90" w:line="231" w:lineRule="auto"/>
              <w:ind w:left="364"/>
              <w:rPr>
                <w:del w:id="45" w:author="咨询组" w:date="2025-10-17T15:59:43Z"/>
                <w:rFonts w:ascii="仿宋" w:hAnsi="仿宋" w:eastAsia="仿宋" w:cs="仿宋"/>
                <w:sz w:val="23"/>
                <w:szCs w:val="23"/>
              </w:rPr>
            </w:pPr>
            <w:del w:id="46" w:author="咨询组" w:date="2025-10-17T15:59:43Z">
              <w:r>
                <w:rPr>
                  <w:rFonts w:ascii="仿宋" w:hAnsi="仿宋" w:eastAsia="仿宋" w:cs="仿宋"/>
                  <w:spacing w:val="11"/>
                  <w:sz w:val="23"/>
                  <w:szCs w:val="23"/>
                  <w14:textOutline w14:w="4358" w14:cap="sq" w14:cmpd="sng">
                    <w14:solidFill>
                      <w14:srgbClr w14:val="000000"/>
                    </w14:solidFill>
                    <w14:prstDash w14:val="solid"/>
                    <w14:bevel/>
                  </w14:textOutline>
                </w:rPr>
                <w:delText>工</w:delText>
              </w:r>
            </w:del>
            <w:del w:id="47" w:author="咨询组" w:date="2025-10-17T15:59:43Z">
              <w:r>
                <w:rPr>
                  <w:rFonts w:ascii="仿宋" w:hAnsi="仿宋" w:eastAsia="仿宋" w:cs="仿宋"/>
                  <w:spacing w:val="7"/>
                  <w:sz w:val="23"/>
                  <w:szCs w:val="23"/>
                  <w14:textOutline w14:w="4358" w14:cap="sq" w14:cmpd="sng">
                    <w14:solidFill>
                      <w14:srgbClr w14:val="000000"/>
                    </w14:solidFill>
                    <w14:prstDash w14:val="solid"/>
                    <w14:bevel/>
                  </w14:textOutline>
                </w:rPr>
                <w:delText>厂/省营销中心</w:delText>
              </w:r>
            </w:del>
          </w:p>
        </w:tc>
      </w:tr>
      <w:tr w14:paraId="7D5897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del w:id="48" w:author="咨询组" w:date="2025-10-17T15:59:43Z"/>
        </w:trPr>
        <w:tc>
          <w:tcPr>
            <w:tcW w:w="1031" w:type="dxa"/>
            <w:tcBorders>
              <w:bottom w:val="single" w:color="auto" w:sz="4" w:space="0"/>
            </w:tcBorders>
            <w:vAlign w:val="top"/>
          </w:tcPr>
          <w:p w14:paraId="262FA75B">
            <w:pPr>
              <w:spacing w:before="37" w:line="237" w:lineRule="auto"/>
              <w:ind w:left="293" w:right="152" w:hanging="120"/>
              <w:rPr>
                <w:del w:id="49" w:author="咨询组" w:date="2025-10-17T15:59:43Z"/>
                <w:rFonts w:ascii="仿宋" w:hAnsi="仿宋" w:eastAsia="仿宋" w:cs="仿宋"/>
                <w:sz w:val="23"/>
                <w:szCs w:val="23"/>
              </w:rPr>
            </w:pPr>
            <w:del w:id="50" w:author="咨询组" w:date="2025-10-17T15:59:43Z">
              <w:r>
                <w:rPr>
                  <w:rFonts w:ascii="仿宋" w:hAnsi="仿宋" w:eastAsia="仿宋" w:cs="仿宋"/>
                  <w:spacing w:val="4"/>
                  <w:sz w:val="23"/>
                  <w:szCs w:val="23"/>
                </w:rPr>
                <w:delText>人</w:delText>
              </w:r>
            </w:del>
            <w:del w:id="51" w:author="咨询组" w:date="2025-10-17T15:59:43Z">
              <w:r>
                <w:rPr>
                  <w:rFonts w:ascii="仿宋" w:hAnsi="仿宋" w:eastAsia="仿宋" w:cs="仿宋"/>
                  <w:spacing w:val="3"/>
                  <w:sz w:val="23"/>
                  <w:szCs w:val="23"/>
                </w:rPr>
                <w:delText>力资</w:delText>
              </w:r>
            </w:del>
            <w:del w:id="52" w:author="咨询组" w:date="2025-10-17T15:59:43Z">
              <w:r>
                <w:rPr>
                  <w:rFonts w:ascii="仿宋" w:hAnsi="仿宋" w:eastAsia="仿宋" w:cs="仿宋"/>
                  <w:spacing w:val="-1"/>
                  <w:sz w:val="23"/>
                  <w:szCs w:val="23"/>
                </w:rPr>
                <w:delText>源</w:delText>
              </w:r>
            </w:del>
            <w:del w:id="53" w:author="咨询组" w:date="2025-10-17T15:59:43Z">
              <w:r>
                <w:rPr>
                  <w:rFonts w:ascii="仿宋" w:hAnsi="仿宋" w:eastAsia="仿宋" w:cs="仿宋"/>
                  <w:sz w:val="23"/>
                  <w:szCs w:val="23"/>
                </w:rPr>
                <w:delText>部</w:delText>
              </w:r>
            </w:del>
          </w:p>
        </w:tc>
        <w:tc>
          <w:tcPr>
            <w:tcW w:w="7495" w:type="dxa"/>
            <w:gridSpan w:val="4"/>
            <w:vAlign w:val="top"/>
          </w:tcPr>
          <w:p w14:paraId="5F2AD3DF">
            <w:pPr>
              <w:spacing w:before="194" w:line="229" w:lineRule="auto"/>
              <w:ind w:left="1872"/>
              <w:rPr>
                <w:del w:id="54" w:author="咨询组" w:date="2025-10-17T15:59:43Z"/>
                <w:rFonts w:hint="eastAsia" w:ascii="仿宋" w:hAnsi="仿宋" w:eastAsia="仿宋" w:cs="仿宋"/>
                <w:sz w:val="23"/>
                <w:szCs w:val="23"/>
                <w:lang w:eastAsia="zh-CN"/>
              </w:rPr>
            </w:pPr>
            <w:del w:id="55" w:author="咨询组" w:date="2025-10-17T15:59:43Z">
              <w:r>
                <w:rPr>
                  <w:rFonts w:ascii="仿宋" w:hAnsi="仿宋" w:eastAsia="仿宋" w:cs="仿宋"/>
                  <w:spacing w:val="4"/>
                  <w:sz w:val="23"/>
                  <w:szCs w:val="23"/>
                </w:rPr>
                <w:delText>具体按福利管理界面执行</w:delText>
              </w:r>
            </w:del>
            <w:del w:id="56" w:author="咨询组" w:date="2025-10-17T15:59:43Z">
              <w:r>
                <w:rPr>
                  <w:rFonts w:hint="eastAsia" w:ascii="仿宋" w:hAnsi="仿宋" w:eastAsia="仿宋" w:cs="仿宋"/>
                  <w:spacing w:val="4"/>
                  <w:sz w:val="23"/>
                  <w:szCs w:val="23"/>
                  <w:lang w:eastAsia="zh-CN"/>
                </w:rPr>
                <w:delText>（</w:delText>
              </w:r>
            </w:del>
            <w:del w:id="57" w:author="咨询组" w:date="2025-10-17T15:59:43Z">
              <w:r>
                <w:rPr>
                  <w:rFonts w:ascii="仿宋" w:hAnsi="仿宋" w:eastAsia="仿宋" w:cs="仿宋"/>
                  <w:spacing w:val="4"/>
                  <w:sz w:val="23"/>
                  <w:szCs w:val="23"/>
                </w:rPr>
                <w:delText>附件1</w:delText>
              </w:r>
            </w:del>
            <w:del w:id="58" w:author="咨询组" w:date="2025-10-17T15:59:43Z">
              <w:r>
                <w:rPr>
                  <w:rFonts w:hint="eastAsia" w:ascii="仿宋" w:hAnsi="仿宋" w:eastAsia="仿宋" w:cs="仿宋"/>
                  <w:spacing w:val="3"/>
                  <w:sz w:val="23"/>
                  <w:szCs w:val="23"/>
                  <w:lang w:eastAsia="zh-CN"/>
                </w:rPr>
                <w:delText>）</w:delText>
              </w:r>
            </w:del>
          </w:p>
        </w:tc>
      </w:tr>
      <w:tr w14:paraId="709C4B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1" w:hRule="atLeast"/>
          <w:del w:id="59" w:author="咨询组" w:date="2025-10-17T15:59:43Z"/>
        </w:trPr>
        <w:tc>
          <w:tcPr>
            <w:tcW w:w="1031" w:type="dxa"/>
            <w:vMerge w:val="restart"/>
            <w:tcBorders>
              <w:top w:val="single" w:color="auto" w:sz="4" w:space="0"/>
              <w:left w:val="single" w:color="auto" w:sz="4" w:space="0"/>
              <w:bottom w:val="single" w:color="auto" w:sz="4" w:space="0"/>
              <w:right w:val="single" w:color="auto" w:sz="4" w:space="0"/>
            </w:tcBorders>
            <w:vAlign w:val="top"/>
          </w:tcPr>
          <w:p w14:paraId="414EE3E1">
            <w:pPr>
              <w:spacing w:line="243" w:lineRule="auto"/>
              <w:rPr>
                <w:del w:id="60" w:author="咨询组" w:date="2025-10-17T15:59:43Z"/>
                <w:rFonts w:ascii="Arial"/>
                <w:sz w:val="21"/>
              </w:rPr>
            </w:pPr>
          </w:p>
          <w:p w14:paraId="17423557">
            <w:pPr>
              <w:spacing w:line="243" w:lineRule="auto"/>
              <w:rPr>
                <w:del w:id="61" w:author="咨询组" w:date="2025-10-17T15:59:43Z"/>
                <w:rFonts w:ascii="Arial"/>
                <w:sz w:val="21"/>
              </w:rPr>
            </w:pPr>
          </w:p>
          <w:p w14:paraId="6356E7D9">
            <w:pPr>
              <w:spacing w:line="243" w:lineRule="auto"/>
              <w:rPr>
                <w:del w:id="62" w:author="咨询组" w:date="2025-10-17T15:59:43Z"/>
                <w:rFonts w:ascii="Arial"/>
                <w:sz w:val="21"/>
              </w:rPr>
            </w:pPr>
          </w:p>
          <w:p w14:paraId="77AAF0D4">
            <w:pPr>
              <w:spacing w:line="243" w:lineRule="auto"/>
              <w:rPr>
                <w:del w:id="63" w:author="咨询组" w:date="2025-10-17T15:59:43Z"/>
                <w:rFonts w:ascii="Arial"/>
                <w:sz w:val="21"/>
              </w:rPr>
            </w:pPr>
          </w:p>
          <w:p w14:paraId="44DA6626">
            <w:pPr>
              <w:spacing w:line="243" w:lineRule="auto"/>
              <w:rPr>
                <w:del w:id="64" w:author="咨询组" w:date="2025-10-17T15:59:43Z"/>
                <w:rFonts w:ascii="Arial"/>
                <w:sz w:val="21"/>
              </w:rPr>
            </w:pPr>
          </w:p>
          <w:p w14:paraId="7BE951BA">
            <w:pPr>
              <w:spacing w:before="75" w:line="264" w:lineRule="auto"/>
              <w:ind w:left="291" w:right="152" w:hanging="120"/>
              <w:rPr>
                <w:del w:id="65" w:author="咨询组" w:date="2025-10-17T15:59:43Z"/>
                <w:rFonts w:ascii="仿宋" w:hAnsi="仿宋" w:eastAsia="仿宋" w:cs="仿宋"/>
                <w:sz w:val="23"/>
                <w:szCs w:val="23"/>
              </w:rPr>
            </w:pPr>
            <w:del w:id="66" w:author="咨询组" w:date="2025-10-17T15:59:43Z">
              <w:r>
                <w:rPr>
                  <w:rFonts w:ascii="仿宋" w:hAnsi="仿宋" w:eastAsia="仿宋" w:cs="仿宋"/>
                  <w:spacing w:val="4"/>
                  <w:sz w:val="23"/>
                  <w:szCs w:val="23"/>
                </w:rPr>
                <w:delText>行政管</w:delText>
              </w:r>
            </w:del>
            <w:del w:id="67" w:author="咨询组" w:date="2025-10-17T15:59:43Z">
              <w:r>
                <w:rPr>
                  <w:rFonts w:ascii="仿宋" w:hAnsi="仿宋" w:eastAsia="仿宋" w:cs="仿宋"/>
                  <w:spacing w:val="1"/>
                  <w:sz w:val="23"/>
                  <w:szCs w:val="23"/>
                </w:rPr>
                <w:delText>理部</w:delText>
              </w:r>
            </w:del>
          </w:p>
        </w:tc>
        <w:tc>
          <w:tcPr>
            <w:tcW w:w="2496" w:type="dxa"/>
            <w:tcBorders>
              <w:left w:val="single" w:color="auto" w:sz="4" w:space="0"/>
            </w:tcBorders>
            <w:vAlign w:val="top"/>
          </w:tcPr>
          <w:p w14:paraId="47125919">
            <w:pPr>
              <w:spacing w:before="40" w:line="243" w:lineRule="auto"/>
              <w:ind w:left="111" w:right="104" w:firstLine="18"/>
              <w:rPr>
                <w:del w:id="68" w:author="咨询组" w:date="2025-10-17T15:59:43Z"/>
                <w:rFonts w:ascii="仿宋" w:hAnsi="仿宋" w:eastAsia="仿宋" w:cs="仿宋"/>
                <w:sz w:val="23"/>
                <w:szCs w:val="23"/>
              </w:rPr>
            </w:pPr>
            <w:del w:id="69" w:author="咨询组" w:date="2025-10-17T15:59:43Z">
              <w:r>
                <w:rPr>
                  <w:rFonts w:ascii="仿宋" w:hAnsi="仿宋" w:eastAsia="仿宋" w:cs="仿宋"/>
                  <w:spacing w:val="9"/>
                  <w:sz w:val="23"/>
                  <w:szCs w:val="23"/>
                </w:rPr>
                <w:delText>1</w:delText>
              </w:r>
            </w:del>
            <w:del w:id="70" w:author="咨询组" w:date="2025-10-17T15:59:43Z">
              <w:r>
                <w:rPr>
                  <w:rFonts w:ascii="仿宋" w:hAnsi="仿宋" w:eastAsia="仿宋" w:cs="仿宋"/>
                  <w:spacing w:val="6"/>
                  <w:sz w:val="23"/>
                  <w:szCs w:val="23"/>
                </w:rPr>
                <w:delText>.制定通讯、员工体</w:delText>
              </w:r>
            </w:del>
            <w:del w:id="71" w:author="咨询组" w:date="2025-10-17T15:59:43Z">
              <w:r>
                <w:rPr>
                  <w:rFonts w:ascii="仿宋" w:hAnsi="仿宋" w:eastAsia="仿宋" w:cs="仿宋"/>
                  <w:spacing w:val="-21"/>
                  <w:sz w:val="23"/>
                  <w:szCs w:val="23"/>
                </w:rPr>
                <w:delText>检</w:delText>
              </w:r>
            </w:del>
            <w:del w:id="72" w:author="咨询组" w:date="2025-10-17T15:59:43Z">
              <w:r>
                <w:rPr>
                  <w:rFonts w:ascii="仿宋" w:hAnsi="仿宋" w:eastAsia="仿宋" w:cs="仿宋"/>
                  <w:spacing w:val="-12"/>
                  <w:sz w:val="23"/>
                  <w:szCs w:val="23"/>
                </w:rPr>
                <w:delText>、食堂、宿舍、节日</w:delText>
              </w:r>
            </w:del>
            <w:del w:id="73" w:author="咨询组" w:date="2025-10-17T15:59:43Z">
              <w:r>
                <w:rPr>
                  <w:rFonts w:ascii="仿宋" w:hAnsi="仿宋" w:eastAsia="仿宋" w:cs="仿宋"/>
                  <w:spacing w:val="15"/>
                  <w:sz w:val="23"/>
                  <w:szCs w:val="23"/>
                </w:rPr>
                <w:delText>/</w:delText>
              </w:r>
            </w:del>
            <w:del w:id="74" w:author="咨询组" w:date="2025-10-17T15:59:43Z">
              <w:r>
                <w:rPr>
                  <w:rFonts w:ascii="仿宋" w:hAnsi="仿宋" w:eastAsia="仿宋" w:cs="仿宋"/>
                  <w:spacing w:val="8"/>
                  <w:sz w:val="23"/>
                  <w:szCs w:val="23"/>
                </w:rPr>
                <w:delText>生日等非现金性福利</w:delText>
              </w:r>
            </w:del>
            <w:del w:id="75" w:author="咨询组" w:date="2025-10-17T15:59:43Z">
              <w:r>
                <w:rPr>
                  <w:rFonts w:ascii="仿宋" w:hAnsi="仿宋" w:eastAsia="仿宋" w:cs="仿宋"/>
                  <w:spacing w:val="10"/>
                  <w:sz w:val="23"/>
                  <w:szCs w:val="23"/>
                </w:rPr>
                <w:delText>管</w:delText>
              </w:r>
            </w:del>
            <w:del w:id="76" w:author="咨询组" w:date="2025-10-17T15:59:43Z">
              <w:r>
                <w:rPr>
                  <w:rFonts w:ascii="仿宋" w:hAnsi="仿宋" w:eastAsia="仿宋" w:cs="仿宋"/>
                  <w:spacing w:val="8"/>
                  <w:sz w:val="23"/>
                  <w:szCs w:val="23"/>
                </w:rPr>
                <w:delText>理方案等</w:delText>
              </w:r>
            </w:del>
          </w:p>
        </w:tc>
        <w:tc>
          <w:tcPr>
            <w:tcW w:w="2497" w:type="dxa"/>
            <w:gridSpan w:val="2"/>
            <w:vAlign w:val="top"/>
          </w:tcPr>
          <w:p w14:paraId="04CA79AC">
            <w:pPr>
              <w:spacing w:before="195" w:line="259" w:lineRule="auto"/>
              <w:ind w:left="123" w:right="103" w:firstLine="9"/>
              <w:rPr>
                <w:del w:id="77" w:author="咨询组" w:date="2025-10-17T15:59:43Z"/>
                <w:rFonts w:ascii="仿宋" w:hAnsi="仿宋" w:eastAsia="仿宋" w:cs="仿宋"/>
                <w:sz w:val="23"/>
                <w:szCs w:val="23"/>
              </w:rPr>
            </w:pPr>
            <w:del w:id="78" w:author="咨询组" w:date="2025-10-17T15:59:43Z">
              <w:r>
                <w:rPr>
                  <w:rFonts w:ascii="仿宋" w:hAnsi="仿宋" w:eastAsia="仿宋" w:cs="仿宋"/>
                  <w:spacing w:val="9"/>
                  <w:sz w:val="23"/>
                  <w:szCs w:val="23"/>
                </w:rPr>
                <w:delText>1</w:delText>
              </w:r>
            </w:del>
            <w:del w:id="79" w:author="咨询组" w:date="2025-10-17T15:59:43Z">
              <w:r>
                <w:rPr>
                  <w:rFonts w:ascii="仿宋" w:hAnsi="仿宋" w:eastAsia="仿宋" w:cs="仿宋"/>
                  <w:spacing w:val="6"/>
                  <w:sz w:val="23"/>
                  <w:szCs w:val="23"/>
                </w:rPr>
                <w:delText>.组织实施福利管理</w:delText>
              </w:r>
            </w:del>
            <w:del w:id="80" w:author="咨询组" w:date="2025-10-17T15:59:43Z">
              <w:r>
                <w:rPr>
                  <w:rFonts w:ascii="仿宋" w:hAnsi="仿宋" w:eastAsia="仿宋" w:cs="仿宋"/>
                  <w:spacing w:val="-6"/>
                  <w:sz w:val="23"/>
                  <w:szCs w:val="23"/>
                </w:rPr>
                <w:delText>制</w:delText>
              </w:r>
            </w:del>
            <w:del w:id="81" w:author="咨询组" w:date="2025-10-17T15:59:43Z">
              <w:r>
                <w:rPr>
                  <w:rFonts w:ascii="仿宋" w:hAnsi="仿宋" w:eastAsia="仿宋" w:cs="仿宋"/>
                  <w:spacing w:val="-5"/>
                  <w:sz w:val="23"/>
                  <w:szCs w:val="23"/>
                </w:rPr>
                <w:delText>度</w:delText>
              </w:r>
            </w:del>
            <w:del w:id="82" w:author="咨询组" w:date="2025-10-17T15:59:43Z">
              <w:r>
                <w:rPr>
                  <w:rFonts w:ascii="仿宋" w:hAnsi="仿宋" w:eastAsia="仿宋" w:cs="仿宋"/>
                  <w:spacing w:val="-3"/>
                  <w:sz w:val="23"/>
                  <w:szCs w:val="23"/>
                </w:rPr>
                <w:delText>、指引并进行合规</w:delText>
              </w:r>
            </w:del>
            <w:del w:id="83" w:author="咨询组" w:date="2025-10-17T15:59:43Z">
              <w:r>
                <w:rPr>
                  <w:rFonts w:ascii="仿宋" w:hAnsi="仿宋" w:eastAsia="仿宋" w:cs="仿宋"/>
                  <w:spacing w:val="2"/>
                  <w:sz w:val="23"/>
                  <w:szCs w:val="23"/>
                </w:rPr>
                <w:delText>检</w:delText>
              </w:r>
            </w:del>
            <w:del w:id="84" w:author="咨询组" w:date="2025-10-17T15:59:43Z">
              <w:r>
                <w:rPr>
                  <w:rFonts w:ascii="仿宋" w:hAnsi="仿宋" w:eastAsia="仿宋" w:cs="仿宋"/>
                  <w:spacing w:val="1"/>
                  <w:sz w:val="23"/>
                  <w:szCs w:val="23"/>
                </w:rPr>
                <w:delText>查</w:delText>
              </w:r>
            </w:del>
          </w:p>
        </w:tc>
        <w:tc>
          <w:tcPr>
            <w:tcW w:w="2502" w:type="dxa"/>
            <w:vAlign w:val="top"/>
          </w:tcPr>
          <w:p w14:paraId="15A217EC">
            <w:pPr>
              <w:spacing w:before="193" w:line="260" w:lineRule="auto"/>
              <w:ind w:left="123" w:right="32" w:firstLine="10"/>
              <w:rPr>
                <w:del w:id="85" w:author="咨询组" w:date="2025-10-17T15:59:43Z"/>
                <w:rFonts w:ascii="仿宋" w:hAnsi="仿宋" w:eastAsia="仿宋" w:cs="仿宋"/>
                <w:sz w:val="23"/>
                <w:szCs w:val="23"/>
              </w:rPr>
            </w:pPr>
            <w:del w:id="86" w:author="咨询组" w:date="2025-10-17T15:59:43Z">
              <w:r>
                <w:rPr>
                  <w:rFonts w:ascii="仿宋" w:hAnsi="仿宋" w:eastAsia="仿宋" w:cs="仿宋"/>
                  <w:spacing w:val="4"/>
                  <w:sz w:val="23"/>
                  <w:szCs w:val="23"/>
                </w:rPr>
                <w:delText>1.实施</w:delText>
              </w:r>
            </w:del>
            <w:del w:id="87" w:author="咨询组" w:date="2025-10-17T15:59:43Z">
              <w:r>
                <w:rPr>
                  <w:rFonts w:ascii="仿宋" w:hAnsi="仿宋" w:eastAsia="仿宋" w:cs="仿宋"/>
                  <w:spacing w:val="2"/>
                  <w:sz w:val="23"/>
                  <w:szCs w:val="23"/>
                </w:rPr>
                <w:delText>福利管理制度、</w:delText>
              </w:r>
            </w:del>
            <w:del w:id="88" w:author="咨询组" w:date="2025-10-17T15:59:43Z">
              <w:r>
                <w:rPr>
                  <w:rFonts w:ascii="仿宋" w:hAnsi="仿宋" w:eastAsia="仿宋" w:cs="仿宋"/>
                  <w:spacing w:val="4"/>
                  <w:sz w:val="23"/>
                  <w:szCs w:val="23"/>
                </w:rPr>
                <w:delText>指引并进行合规检查；</w:delText>
              </w:r>
            </w:del>
            <w:del w:id="89" w:author="咨询组" w:date="2025-10-17T15:59:43Z">
              <w:r>
                <w:rPr>
                  <w:rFonts w:ascii="仿宋" w:hAnsi="仿宋" w:eastAsia="仿宋" w:cs="仿宋"/>
                  <w:spacing w:val="8"/>
                  <w:sz w:val="23"/>
                  <w:szCs w:val="23"/>
                </w:rPr>
                <w:delText>制定宿舍相关制度</w:delText>
              </w:r>
            </w:del>
          </w:p>
        </w:tc>
      </w:tr>
      <w:tr w14:paraId="69BC7F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del w:id="90" w:author="咨询组" w:date="2025-10-17T15:59:43Z"/>
        </w:trPr>
        <w:tc>
          <w:tcPr>
            <w:tcW w:w="1031" w:type="dxa"/>
            <w:vMerge w:val="continue"/>
            <w:tcBorders>
              <w:top w:val="single" w:color="auto" w:sz="4" w:space="0"/>
              <w:left w:val="single" w:color="auto" w:sz="4" w:space="0"/>
              <w:bottom w:val="single" w:color="auto" w:sz="4" w:space="0"/>
              <w:right w:val="single" w:color="auto" w:sz="4" w:space="0"/>
            </w:tcBorders>
            <w:vAlign w:val="top"/>
          </w:tcPr>
          <w:p w14:paraId="798C0E21">
            <w:pPr>
              <w:rPr>
                <w:del w:id="91" w:author="咨询组" w:date="2025-10-17T15:59:43Z"/>
                <w:rFonts w:ascii="Arial"/>
                <w:sz w:val="21"/>
              </w:rPr>
            </w:pPr>
          </w:p>
        </w:tc>
        <w:tc>
          <w:tcPr>
            <w:tcW w:w="2496" w:type="dxa"/>
            <w:tcBorders>
              <w:left w:val="single" w:color="auto" w:sz="4" w:space="0"/>
            </w:tcBorders>
            <w:vAlign w:val="top"/>
          </w:tcPr>
          <w:p w14:paraId="42DE54AE">
            <w:pPr>
              <w:spacing w:before="39" w:line="241" w:lineRule="auto"/>
              <w:ind w:left="124" w:right="30" w:hanging="9"/>
              <w:rPr>
                <w:del w:id="92" w:author="咨询组" w:date="2025-10-17T15:59:43Z"/>
                <w:rFonts w:ascii="仿宋" w:hAnsi="仿宋" w:eastAsia="仿宋" w:cs="仿宋"/>
                <w:sz w:val="23"/>
                <w:szCs w:val="23"/>
              </w:rPr>
            </w:pPr>
            <w:del w:id="93" w:author="咨询组" w:date="2025-10-17T15:59:43Z">
              <w:r>
                <w:rPr>
                  <w:rFonts w:ascii="仿宋" w:hAnsi="仿宋" w:eastAsia="仿宋" w:cs="仿宋"/>
                  <w:spacing w:val="8"/>
                  <w:sz w:val="23"/>
                  <w:szCs w:val="23"/>
                </w:rPr>
                <w:delText>2.负责华润啤酒员</w:delText>
              </w:r>
            </w:del>
            <w:del w:id="94" w:author="咨询组" w:date="2025-10-17T15:59:43Z">
              <w:r>
                <w:rPr>
                  <w:rFonts w:ascii="仿宋" w:hAnsi="仿宋" w:eastAsia="仿宋" w:cs="仿宋"/>
                  <w:spacing w:val="6"/>
                  <w:sz w:val="23"/>
                  <w:szCs w:val="23"/>
                </w:rPr>
                <w:delText>工非</w:delText>
              </w:r>
            </w:del>
            <w:del w:id="95" w:author="咨询组" w:date="2025-10-17T15:59:43Z">
              <w:r>
                <w:rPr>
                  <w:rFonts w:ascii="仿宋" w:hAnsi="仿宋" w:eastAsia="仿宋" w:cs="仿宋"/>
                  <w:spacing w:val="5"/>
                  <w:sz w:val="23"/>
                  <w:szCs w:val="23"/>
                </w:rPr>
                <w:delText>现</w:delText>
              </w:r>
            </w:del>
            <w:del w:id="96" w:author="咨询组" w:date="2025-10-17T15:59:43Z">
              <w:r>
                <w:rPr>
                  <w:rFonts w:ascii="仿宋" w:hAnsi="仿宋" w:eastAsia="仿宋" w:cs="仿宋"/>
                  <w:spacing w:val="3"/>
                  <w:sz w:val="23"/>
                  <w:szCs w:val="23"/>
                </w:rPr>
                <w:delText>金性福利的发放、</w:delText>
              </w:r>
            </w:del>
            <w:del w:id="97" w:author="咨询组" w:date="2025-10-17T15:59:43Z">
              <w:r>
                <w:rPr>
                  <w:rFonts w:ascii="仿宋" w:hAnsi="仿宋" w:eastAsia="仿宋" w:cs="仿宋"/>
                  <w:spacing w:val="9"/>
                  <w:sz w:val="23"/>
                  <w:szCs w:val="23"/>
                </w:rPr>
                <w:delText>统</w:delText>
              </w:r>
            </w:del>
            <w:del w:id="98" w:author="咨询组" w:date="2025-10-17T15:59:43Z">
              <w:r>
                <w:rPr>
                  <w:rFonts w:ascii="仿宋" w:hAnsi="仿宋" w:eastAsia="仿宋" w:cs="仿宋"/>
                  <w:spacing w:val="6"/>
                  <w:sz w:val="23"/>
                  <w:szCs w:val="23"/>
                </w:rPr>
                <w:delText>计与管控等</w:delText>
              </w:r>
            </w:del>
          </w:p>
        </w:tc>
        <w:tc>
          <w:tcPr>
            <w:tcW w:w="2497" w:type="dxa"/>
            <w:gridSpan w:val="2"/>
            <w:vAlign w:val="top"/>
          </w:tcPr>
          <w:p w14:paraId="63A0D590">
            <w:pPr>
              <w:spacing w:before="39" w:line="241" w:lineRule="auto"/>
              <w:ind w:left="120" w:right="103" w:hanging="3"/>
              <w:rPr>
                <w:del w:id="99" w:author="咨询组" w:date="2025-10-17T15:59:43Z"/>
                <w:rFonts w:ascii="仿宋" w:hAnsi="仿宋" w:eastAsia="仿宋" w:cs="仿宋"/>
                <w:sz w:val="23"/>
                <w:szCs w:val="23"/>
              </w:rPr>
            </w:pPr>
            <w:del w:id="100" w:author="咨询组" w:date="2025-10-17T15:59:43Z">
              <w:r>
                <w:rPr>
                  <w:rFonts w:ascii="仿宋" w:hAnsi="仿宋" w:eastAsia="仿宋" w:cs="仿宋"/>
                  <w:spacing w:val="13"/>
                  <w:sz w:val="23"/>
                  <w:szCs w:val="23"/>
                </w:rPr>
                <w:delText>2</w:delText>
              </w:r>
            </w:del>
            <w:del w:id="101" w:author="咨询组" w:date="2025-10-17T15:59:43Z">
              <w:r>
                <w:rPr>
                  <w:rFonts w:ascii="仿宋" w:hAnsi="仿宋" w:eastAsia="仿宋" w:cs="仿宋"/>
                  <w:spacing w:val="7"/>
                  <w:sz w:val="23"/>
                  <w:szCs w:val="23"/>
                </w:rPr>
                <w:delText>.负责片区/控股公司</w:delText>
              </w:r>
            </w:del>
            <w:del w:id="102" w:author="咨询组" w:date="2025-10-17T15:59:43Z">
              <w:r>
                <w:rPr>
                  <w:rFonts w:ascii="仿宋" w:hAnsi="仿宋" w:eastAsia="仿宋" w:cs="仿宋"/>
                  <w:spacing w:val="10"/>
                  <w:sz w:val="23"/>
                  <w:szCs w:val="23"/>
                </w:rPr>
                <w:delText>本</w:delText>
              </w:r>
            </w:del>
            <w:del w:id="103" w:author="咨询组" w:date="2025-10-17T15:59:43Z">
              <w:r>
                <w:rPr>
                  <w:rFonts w:ascii="仿宋" w:hAnsi="仿宋" w:eastAsia="仿宋" w:cs="仿宋"/>
                  <w:spacing w:val="8"/>
                  <w:sz w:val="23"/>
                  <w:szCs w:val="23"/>
                </w:rPr>
                <w:delText>部员工非现金性福</w:delText>
              </w:r>
            </w:del>
            <w:del w:id="104" w:author="咨询组" w:date="2025-10-17T15:59:43Z">
              <w:r>
                <w:rPr>
                  <w:rFonts w:ascii="仿宋" w:hAnsi="仿宋" w:eastAsia="仿宋" w:cs="仿宋"/>
                  <w:spacing w:val="-6"/>
                  <w:sz w:val="23"/>
                  <w:szCs w:val="23"/>
                </w:rPr>
                <w:delText>利</w:delText>
              </w:r>
            </w:del>
            <w:del w:id="105" w:author="咨询组" w:date="2025-10-17T15:59:43Z">
              <w:r>
                <w:rPr>
                  <w:rFonts w:ascii="仿宋" w:hAnsi="仿宋" w:eastAsia="仿宋" w:cs="仿宋"/>
                  <w:spacing w:val="-3"/>
                  <w:sz w:val="23"/>
                  <w:szCs w:val="23"/>
                </w:rPr>
                <w:delText>发放、统计与管控等</w:delText>
              </w:r>
            </w:del>
          </w:p>
        </w:tc>
        <w:tc>
          <w:tcPr>
            <w:tcW w:w="2502" w:type="dxa"/>
            <w:vAlign w:val="top"/>
          </w:tcPr>
          <w:p w14:paraId="2EE5069D">
            <w:pPr>
              <w:spacing w:before="39" w:line="241" w:lineRule="auto"/>
              <w:ind w:left="124" w:right="106" w:hanging="5"/>
              <w:rPr>
                <w:del w:id="106" w:author="咨询组" w:date="2025-10-17T15:59:43Z"/>
                <w:rFonts w:ascii="仿宋" w:hAnsi="仿宋" w:eastAsia="仿宋" w:cs="仿宋"/>
                <w:sz w:val="23"/>
                <w:szCs w:val="23"/>
              </w:rPr>
            </w:pPr>
            <w:del w:id="107" w:author="咨询组" w:date="2025-10-17T15:59:43Z">
              <w:r>
                <w:rPr>
                  <w:rFonts w:ascii="仿宋" w:hAnsi="仿宋" w:eastAsia="仿宋" w:cs="仿宋"/>
                  <w:spacing w:val="8"/>
                  <w:sz w:val="23"/>
                  <w:szCs w:val="23"/>
                </w:rPr>
                <w:delText>2.负责本单位非现</w:delText>
              </w:r>
            </w:del>
            <w:del w:id="108" w:author="咨询组" w:date="2025-10-17T15:59:43Z">
              <w:r>
                <w:rPr>
                  <w:rFonts w:ascii="仿宋" w:hAnsi="仿宋" w:eastAsia="仿宋" w:cs="仿宋"/>
                  <w:spacing w:val="6"/>
                  <w:sz w:val="23"/>
                  <w:szCs w:val="23"/>
                </w:rPr>
                <w:delText>金</w:delText>
              </w:r>
            </w:del>
            <w:del w:id="109" w:author="咨询组" w:date="2025-10-17T15:59:43Z">
              <w:r>
                <w:rPr>
                  <w:rFonts w:ascii="仿宋" w:hAnsi="仿宋" w:eastAsia="仿宋" w:cs="仿宋"/>
                  <w:spacing w:val="-6"/>
                  <w:sz w:val="23"/>
                  <w:szCs w:val="23"/>
                </w:rPr>
                <w:delText>性</w:delText>
              </w:r>
            </w:del>
            <w:del w:id="110" w:author="咨询组" w:date="2025-10-17T15:59:43Z">
              <w:r>
                <w:rPr>
                  <w:rFonts w:ascii="仿宋" w:hAnsi="仿宋" w:eastAsia="仿宋" w:cs="仿宋"/>
                  <w:spacing w:val="-5"/>
                  <w:sz w:val="23"/>
                  <w:szCs w:val="23"/>
                </w:rPr>
                <w:delText>福</w:delText>
              </w:r>
            </w:del>
            <w:del w:id="111" w:author="咨询组" w:date="2025-10-17T15:59:43Z">
              <w:r>
                <w:rPr>
                  <w:rFonts w:ascii="仿宋" w:hAnsi="仿宋" w:eastAsia="仿宋" w:cs="仿宋"/>
                  <w:spacing w:val="-3"/>
                  <w:sz w:val="23"/>
                  <w:szCs w:val="23"/>
                </w:rPr>
                <w:delText>利发放、统计与管</w:delText>
              </w:r>
            </w:del>
            <w:del w:id="112" w:author="咨询组" w:date="2025-10-17T15:59:43Z">
              <w:r>
                <w:rPr>
                  <w:rFonts w:ascii="仿宋" w:hAnsi="仿宋" w:eastAsia="仿宋" w:cs="仿宋"/>
                  <w:spacing w:val="2"/>
                  <w:sz w:val="23"/>
                  <w:szCs w:val="23"/>
                </w:rPr>
                <w:delText>控</w:delText>
              </w:r>
            </w:del>
            <w:del w:id="113" w:author="咨询组" w:date="2025-10-17T15:59:43Z">
              <w:r>
                <w:rPr>
                  <w:rFonts w:ascii="仿宋" w:hAnsi="仿宋" w:eastAsia="仿宋" w:cs="仿宋"/>
                  <w:spacing w:val="1"/>
                  <w:sz w:val="23"/>
                  <w:szCs w:val="23"/>
                </w:rPr>
                <w:delText>等</w:delText>
              </w:r>
            </w:del>
          </w:p>
        </w:tc>
      </w:tr>
      <w:tr w14:paraId="7B973E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3" w:hRule="atLeast"/>
          <w:del w:id="114" w:author="咨询组" w:date="2025-10-17T15:59:43Z"/>
        </w:trPr>
        <w:tc>
          <w:tcPr>
            <w:tcW w:w="1031" w:type="dxa"/>
            <w:vMerge w:val="continue"/>
            <w:tcBorders>
              <w:top w:val="single" w:color="auto" w:sz="4" w:space="0"/>
              <w:left w:val="single" w:color="auto" w:sz="4" w:space="0"/>
              <w:bottom w:val="single" w:color="auto" w:sz="4" w:space="0"/>
              <w:right w:val="single" w:color="auto" w:sz="4" w:space="0"/>
            </w:tcBorders>
            <w:vAlign w:val="top"/>
          </w:tcPr>
          <w:p w14:paraId="354FABF0">
            <w:pPr>
              <w:rPr>
                <w:del w:id="115" w:author="咨询组" w:date="2025-10-17T15:59:43Z"/>
                <w:rFonts w:ascii="Arial"/>
                <w:sz w:val="21"/>
              </w:rPr>
            </w:pPr>
          </w:p>
        </w:tc>
        <w:tc>
          <w:tcPr>
            <w:tcW w:w="2496" w:type="dxa"/>
            <w:tcBorders>
              <w:left w:val="single" w:color="auto" w:sz="4" w:space="0"/>
            </w:tcBorders>
            <w:vAlign w:val="top"/>
          </w:tcPr>
          <w:p w14:paraId="48AAE2CB">
            <w:pPr>
              <w:spacing w:before="42" w:line="241" w:lineRule="auto"/>
              <w:ind w:left="120" w:right="41" w:hanging="3"/>
              <w:rPr>
                <w:del w:id="116" w:author="咨询组" w:date="2025-10-17T15:59:43Z"/>
                <w:rFonts w:ascii="仿宋" w:hAnsi="仿宋" w:eastAsia="仿宋" w:cs="仿宋"/>
                <w:sz w:val="23"/>
                <w:szCs w:val="23"/>
              </w:rPr>
            </w:pPr>
            <w:del w:id="117" w:author="咨询组" w:date="2025-10-17T15:59:43Z">
              <w:r>
                <w:rPr>
                  <w:rFonts w:ascii="仿宋" w:hAnsi="仿宋" w:eastAsia="仿宋" w:cs="仿宋"/>
                  <w:spacing w:val="13"/>
                  <w:sz w:val="23"/>
                  <w:szCs w:val="23"/>
                </w:rPr>
                <w:delText>3</w:delText>
              </w:r>
            </w:del>
            <w:del w:id="118" w:author="咨询组" w:date="2025-10-17T15:59:43Z">
              <w:r>
                <w:rPr>
                  <w:rFonts w:ascii="仿宋" w:hAnsi="仿宋" w:eastAsia="仿宋" w:cs="仿宋"/>
                  <w:spacing w:val="7"/>
                  <w:sz w:val="23"/>
                  <w:szCs w:val="23"/>
                </w:rPr>
                <w:delText>.监督各单位非现金</w:delText>
              </w:r>
            </w:del>
            <w:del w:id="119" w:author="咨询组" w:date="2025-10-17T15:59:43Z">
              <w:r>
                <w:rPr>
                  <w:rFonts w:ascii="仿宋" w:hAnsi="仿宋" w:eastAsia="仿宋" w:cs="仿宋"/>
                  <w:spacing w:val="3"/>
                  <w:sz w:val="23"/>
                  <w:szCs w:val="23"/>
                </w:rPr>
                <w:delText>性福利政策执行情况</w:delText>
              </w:r>
            </w:del>
            <w:del w:id="120" w:author="咨询组" w:date="2025-10-17T15:59:43Z">
              <w:r>
                <w:rPr>
                  <w:rFonts w:ascii="仿宋" w:hAnsi="仿宋" w:eastAsia="仿宋" w:cs="仿宋"/>
                  <w:spacing w:val="1"/>
                  <w:sz w:val="23"/>
                  <w:szCs w:val="23"/>
                </w:rPr>
                <w:delText>，</w:delText>
              </w:r>
            </w:del>
            <w:del w:id="121" w:author="咨询组" w:date="2025-10-17T15:59:43Z">
              <w:r>
                <w:rPr>
                  <w:rFonts w:ascii="仿宋" w:hAnsi="仿宋" w:eastAsia="仿宋" w:cs="仿宋"/>
                  <w:spacing w:val="8"/>
                  <w:sz w:val="23"/>
                  <w:szCs w:val="23"/>
                </w:rPr>
                <w:delText>确</w:delText>
              </w:r>
            </w:del>
            <w:del w:id="122" w:author="咨询组" w:date="2025-10-17T15:59:43Z">
              <w:r>
                <w:rPr>
                  <w:rFonts w:ascii="仿宋" w:hAnsi="仿宋" w:eastAsia="仿宋" w:cs="仿宋"/>
                  <w:spacing w:val="7"/>
                  <w:sz w:val="23"/>
                  <w:szCs w:val="23"/>
                </w:rPr>
                <w:delText>保合法合规</w:delText>
              </w:r>
            </w:del>
          </w:p>
        </w:tc>
        <w:tc>
          <w:tcPr>
            <w:tcW w:w="2497" w:type="dxa"/>
            <w:gridSpan w:val="2"/>
            <w:vAlign w:val="top"/>
          </w:tcPr>
          <w:p w14:paraId="423955A6">
            <w:pPr>
              <w:spacing w:before="42" w:line="241" w:lineRule="auto"/>
              <w:ind w:left="121" w:right="103" w:hanging="2"/>
              <w:rPr>
                <w:del w:id="123" w:author="咨询组" w:date="2025-10-17T15:59:43Z"/>
                <w:rFonts w:ascii="仿宋" w:hAnsi="仿宋" w:eastAsia="仿宋" w:cs="仿宋"/>
                <w:sz w:val="23"/>
                <w:szCs w:val="23"/>
              </w:rPr>
            </w:pPr>
            <w:del w:id="124" w:author="咨询组" w:date="2025-10-17T15:59:43Z">
              <w:r>
                <w:rPr>
                  <w:rFonts w:ascii="仿宋" w:hAnsi="仿宋" w:eastAsia="仿宋" w:cs="仿宋"/>
                  <w:spacing w:val="13"/>
                  <w:sz w:val="23"/>
                  <w:szCs w:val="23"/>
                </w:rPr>
                <w:delText>3</w:delText>
              </w:r>
            </w:del>
            <w:del w:id="125" w:author="咨询组" w:date="2025-10-17T15:59:43Z">
              <w:r>
                <w:rPr>
                  <w:rFonts w:ascii="仿宋" w:hAnsi="仿宋" w:eastAsia="仿宋" w:cs="仿宋"/>
                  <w:spacing w:val="7"/>
                  <w:sz w:val="23"/>
                  <w:szCs w:val="23"/>
                </w:rPr>
                <w:delText>.监督所属单位非现</w:delText>
              </w:r>
            </w:del>
            <w:del w:id="126" w:author="咨询组" w:date="2025-10-17T15:59:43Z">
              <w:r>
                <w:rPr>
                  <w:rFonts w:ascii="仿宋" w:hAnsi="仿宋" w:eastAsia="仿宋" w:cs="仿宋"/>
                  <w:spacing w:val="-6"/>
                  <w:sz w:val="23"/>
                  <w:szCs w:val="23"/>
                </w:rPr>
                <w:delText>金</w:delText>
              </w:r>
            </w:del>
            <w:del w:id="127" w:author="咨询组" w:date="2025-10-17T15:59:43Z">
              <w:r>
                <w:rPr>
                  <w:rFonts w:ascii="仿宋" w:hAnsi="仿宋" w:eastAsia="仿宋" w:cs="仿宋"/>
                  <w:spacing w:val="-4"/>
                  <w:sz w:val="23"/>
                  <w:szCs w:val="23"/>
                </w:rPr>
                <w:delText>性</w:delText>
              </w:r>
            </w:del>
            <w:del w:id="128" w:author="咨询组" w:date="2025-10-17T15:59:43Z">
              <w:r>
                <w:rPr>
                  <w:rFonts w:ascii="仿宋" w:hAnsi="仿宋" w:eastAsia="仿宋" w:cs="仿宋"/>
                  <w:spacing w:val="-3"/>
                  <w:sz w:val="23"/>
                  <w:szCs w:val="23"/>
                </w:rPr>
                <w:delText>福利政策执行，确</w:delText>
              </w:r>
            </w:del>
            <w:del w:id="129" w:author="咨询组" w:date="2025-10-17T15:59:43Z">
              <w:r>
                <w:rPr>
                  <w:rFonts w:ascii="仿宋" w:hAnsi="仿宋" w:eastAsia="仿宋" w:cs="仿宋"/>
                  <w:spacing w:val="7"/>
                  <w:sz w:val="23"/>
                  <w:szCs w:val="23"/>
                </w:rPr>
                <w:delText>保合法合</w:delText>
              </w:r>
            </w:del>
            <w:del w:id="130" w:author="咨询组" w:date="2025-10-17T15:59:43Z">
              <w:r>
                <w:rPr>
                  <w:rFonts w:ascii="仿宋" w:hAnsi="仿宋" w:eastAsia="仿宋" w:cs="仿宋"/>
                  <w:spacing w:val="6"/>
                  <w:sz w:val="23"/>
                  <w:szCs w:val="23"/>
                </w:rPr>
                <w:delText>规</w:delText>
              </w:r>
            </w:del>
          </w:p>
        </w:tc>
        <w:tc>
          <w:tcPr>
            <w:tcW w:w="2502" w:type="dxa"/>
            <w:vAlign w:val="top"/>
          </w:tcPr>
          <w:p w14:paraId="5463004B">
            <w:pPr>
              <w:spacing w:before="198" w:line="263" w:lineRule="auto"/>
              <w:ind w:left="123" w:right="229" w:hanging="3"/>
              <w:rPr>
                <w:del w:id="131" w:author="咨询组" w:date="2025-10-17T15:59:43Z"/>
                <w:rFonts w:ascii="仿宋" w:hAnsi="仿宋" w:eastAsia="仿宋" w:cs="仿宋"/>
                <w:sz w:val="23"/>
                <w:szCs w:val="23"/>
              </w:rPr>
            </w:pPr>
            <w:del w:id="132" w:author="咨询组" w:date="2025-10-17T15:59:43Z">
              <w:r>
                <w:rPr>
                  <w:rFonts w:ascii="仿宋" w:hAnsi="仿宋" w:eastAsia="仿宋" w:cs="仿宋"/>
                  <w:spacing w:val="13"/>
                  <w:sz w:val="23"/>
                  <w:szCs w:val="23"/>
                </w:rPr>
                <w:delText>3</w:delText>
              </w:r>
            </w:del>
            <w:del w:id="133" w:author="咨询组" w:date="2025-10-17T15:59:43Z">
              <w:r>
                <w:rPr>
                  <w:rFonts w:ascii="仿宋" w:hAnsi="仿宋" w:eastAsia="仿宋" w:cs="仿宋"/>
                  <w:spacing w:val="7"/>
                  <w:sz w:val="23"/>
                  <w:szCs w:val="23"/>
                </w:rPr>
                <w:delText>.开展相关福利的内</w:delText>
              </w:r>
            </w:del>
            <w:del w:id="134" w:author="咨询组" w:date="2025-10-17T15:59:43Z">
              <w:r>
                <w:rPr>
                  <w:rFonts w:ascii="仿宋" w:hAnsi="仿宋" w:eastAsia="仿宋" w:cs="仿宋"/>
                  <w:spacing w:val="11"/>
                  <w:sz w:val="23"/>
                  <w:szCs w:val="23"/>
                </w:rPr>
                <w:delText>部</w:delText>
              </w:r>
            </w:del>
            <w:del w:id="135" w:author="咨询组" w:date="2025-10-17T15:59:43Z">
              <w:r>
                <w:rPr>
                  <w:rFonts w:ascii="仿宋" w:hAnsi="仿宋" w:eastAsia="仿宋" w:cs="仿宋"/>
                  <w:spacing w:val="7"/>
                  <w:sz w:val="23"/>
                  <w:szCs w:val="23"/>
                </w:rPr>
                <w:delText>沟通宣贯工作</w:delText>
              </w:r>
            </w:del>
          </w:p>
        </w:tc>
      </w:tr>
      <w:tr w14:paraId="2B3CA95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5" w:hRule="atLeast"/>
          <w:del w:id="136" w:author="咨询组" w:date="2025-10-17T15:59:43Z"/>
        </w:trPr>
        <w:tc>
          <w:tcPr>
            <w:tcW w:w="1031" w:type="dxa"/>
            <w:vMerge w:val="restart"/>
            <w:tcBorders>
              <w:top w:val="single" w:color="auto" w:sz="4" w:space="0"/>
              <w:left w:val="single" w:color="auto" w:sz="4" w:space="0"/>
              <w:bottom w:val="single" w:color="auto" w:sz="4" w:space="0"/>
              <w:right w:val="single" w:color="auto" w:sz="4" w:space="0"/>
            </w:tcBorders>
            <w:vAlign w:val="top"/>
          </w:tcPr>
          <w:p w14:paraId="4DB9B028">
            <w:pPr>
              <w:spacing w:line="302" w:lineRule="auto"/>
              <w:rPr>
                <w:del w:id="137" w:author="咨询组" w:date="2025-10-17T15:59:43Z"/>
                <w:rFonts w:ascii="Arial"/>
                <w:sz w:val="21"/>
              </w:rPr>
            </w:pPr>
          </w:p>
          <w:p w14:paraId="21A133A9">
            <w:pPr>
              <w:spacing w:line="302" w:lineRule="auto"/>
              <w:rPr>
                <w:del w:id="138" w:author="咨询组" w:date="2025-10-17T15:59:43Z"/>
                <w:rFonts w:ascii="Arial"/>
                <w:sz w:val="21"/>
              </w:rPr>
            </w:pPr>
          </w:p>
          <w:p w14:paraId="746AF00A">
            <w:pPr>
              <w:spacing w:line="302" w:lineRule="auto"/>
              <w:rPr>
                <w:del w:id="139" w:author="咨询组" w:date="2025-10-17T15:59:43Z"/>
                <w:rFonts w:ascii="Arial"/>
                <w:sz w:val="21"/>
              </w:rPr>
            </w:pPr>
          </w:p>
          <w:p w14:paraId="3E0609A5">
            <w:pPr>
              <w:spacing w:before="75" w:line="231" w:lineRule="auto"/>
              <w:ind w:left="169"/>
              <w:rPr>
                <w:del w:id="140" w:author="咨询组" w:date="2025-10-17T15:59:43Z"/>
                <w:rFonts w:ascii="仿宋" w:hAnsi="仿宋" w:eastAsia="仿宋" w:cs="仿宋"/>
                <w:sz w:val="23"/>
                <w:szCs w:val="23"/>
              </w:rPr>
            </w:pPr>
            <w:del w:id="141" w:author="咨询组" w:date="2025-10-17T15:59:43Z">
              <w:r>
                <w:rPr>
                  <w:rFonts w:ascii="仿宋" w:hAnsi="仿宋" w:eastAsia="仿宋" w:cs="仿宋"/>
                  <w:spacing w:val="6"/>
                  <w:sz w:val="23"/>
                  <w:szCs w:val="23"/>
                </w:rPr>
                <w:delText>环</w:delText>
              </w:r>
            </w:del>
            <w:del w:id="142" w:author="咨询组" w:date="2025-10-17T15:59:43Z">
              <w:r>
                <w:rPr>
                  <w:rFonts w:ascii="仿宋" w:hAnsi="仿宋" w:eastAsia="仿宋" w:cs="仿宋"/>
                  <w:spacing w:val="4"/>
                  <w:sz w:val="23"/>
                  <w:szCs w:val="23"/>
                </w:rPr>
                <w:delText>境健</w:delText>
              </w:r>
            </w:del>
          </w:p>
          <w:p w14:paraId="389F9D4E">
            <w:pPr>
              <w:spacing w:before="24" w:line="231" w:lineRule="auto"/>
              <w:ind w:left="169"/>
              <w:rPr>
                <w:del w:id="143" w:author="咨询组" w:date="2025-10-17T15:59:43Z"/>
                <w:rFonts w:ascii="仿宋" w:hAnsi="仿宋" w:eastAsia="仿宋" w:cs="仿宋"/>
                <w:sz w:val="23"/>
                <w:szCs w:val="23"/>
              </w:rPr>
            </w:pPr>
            <w:del w:id="144" w:author="咨询组" w:date="2025-10-17T15:59:43Z">
              <w:r>
                <w:rPr>
                  <w:rFonts w:ascii="仿宋" w:hAnsi="仿宋" w:eastAsia="仿宋" w:cs="仿宋"/>
                  <w:spacing w:val="6"/>
                  <w:sz w:val="23"/>
                  <w:szCs w:val="23"/>
                </w:rPr>
                <w:delText>康</w:delText>
              </w:r>
            </w:del>
            <w:del w:id="145" w:author="咨询组" w:date="2025-10-17T15:59:43Z">
              <w:r>
                <w:rPr>
                  <w:rFonts w:ascii="仿宋" w:hAnsi="仿宋" w:eastAsia="仿宋" w:cs="仿宋"/>
                  <w:spacing w:val="4"/>
                  <w:sz w:val="23"/>
                  <w:szCs w:val="23"/>
                </w:rPr>
                <w:delText>和安</w:delText>
              </w:r>
            </w:del>
          </w:p>
          <w:p w14:paraId="6CED27AE">
            <w:pPr>
              <w:spacing w:before="24" w:line="231" w:lineRule="auto"/>
              <w:ind w:left="295"/>
              <w:rPr>
                <w:del w:id="146" w:author="咨询组" w:date="2025-10-17T15:59:43Z"/>
                <w:rFonts w:ascii="仿宋" w:hAnsi="仿宋" w:eastAsia="仿宋" w:cs="仿宋"/>
                <w:sz w:val="23"/>
                <w:szCs w:val="23"/>
              </w:rPr>
            </w:pPr>
            <w:del w:id="147" w:author="咨询组" w:date="2025-10-17T15:59:43Z">
              <w:r>
                <w:rPr>
                  <w:rFonts w:ascii="仿宋" w:hAnsi="仿宋" w:eastAsia="仿宋" w:cs="仿宋"/>
                  <w:spacing w:val="-1"/>
                  <w:sz w:val="23"/>
                  <w:szCs w:val="23"/>
                </w:rPr>
                <w:delText>全部</w:delText>
              </w:r>
            </w:del>
          </w:p>
        </w:tc>
        <w:tc>
          <w:tcPr>
            <w:tcW w:w="2497" w:type="dxa"/>
            <w:gridSpan w:val="2"/>
            <w:tcBorders>
              <w:left w:val="single" w:color="auto" w:sz="4" w:space="0"/>
            </w:tcBorders>
            <w:vAlign w:val="top"/>
          </w:tcPr>
          <w:p w14:paraId="30D6806E">
            <w:pPr>
              <w:spacing w:before="40" w:line="242" w:lineRule="auto"/>
              <w:ind w:left="128" w:right="228" w:firstLine="1"/>
              <w:rPr>
                <w:del w:id="148" w:author="咨询组" w:date="2025-10-17T15:59:43Z"/>
                <w:rFonts w:ascii="仿宋" w:hAnsi="仿宋" w:eastAsia="仿宋" w:cs="仿宋"/>
                <w:sz w:val="23"/>
                <w:szCs w:val="23"/>
              </w:rPr>
            </w:pPr>
            <w:del w:id="149" w:author="咨询组" w:date="2025-10-17T15:59:43Z">
              <w:r>
                <w:rPr>
                  <w:rFonts w:ascii="仿宋" w:hAnsi="仿宋" w:eastAsia="仿宋" w:cs="仿宋"/>
                  <w:spacing w:val="9"/>
                  <w:sz w:val="23"/>
                  <w:szCs w:val="23"/>
                </w:rPr>
                <w:delText>1</w:delText>
              </w:r>
            </w:del>
            <w:del w:id="150" w:author="咨询组" w:date="2025-10-17T15:59:43Z">
              <w:r>
                <w:rPr>
                  <w:rFonts w:ascii="仿宋" w:hAnsi="仿宋" w:eastAsia="仿宋" w:cs="仿宋"/>
                  <w:spacing w:val="6"/>
                  <w:sz w:val="23"/>
                  <w:szCs w:val="23"/>
                </w:rPr>
                <w:delText>.制定防暑降温用品</w:delText>
              </w:r>
            </w:del>
            <w:del w:id="151" w:author="咨询组" w:date="2025-10-17T15:59:43Z">
              <w:r>
                <w:rPr>
                  <w:rFonts w:ascii="仿宋" w:hAnsi="仿宋" w:eastAsia="仿宋" w:cs="仿宋"/>
                  <w:spacing w:val="9"/>
                  <w:sz w:val="23"/>
                  <w:szCs w:val="23"/>
                </w:rPr>
                <w:delText>等</w:delText>
              </w:r>
            </w:del>
            <w:del w:id="152" w:author="咨询组" w:date="2025-10-17T15:59:43Z">
              <w:r>
                <w:rPr>
                  <w:rFonts w:ascii="仿宋" w:hAnsi="仿宋" w:eastAsia="仿宋" w:cs="仿宋"/>
                  <w:spacing w:val="7"/>
                  <w:sz w:val="23"/>
                  <w:szCs w:val="23"/>
                </w:rPr>
                <w:delText>相关制度及操作指</w:delText>
              </w:r>
            </w:del>
            <w:del w:id="153" w:author="咨询组" w:date="2025-10-17T15:59:43Z">
              <w:r>
                <w:rPr>
                  <w:rFonts w:ascii="仿宋" w:hAnsi="仿宋" w:eastAsia="仿宋" w:cs="仿宋"/>
                  <w:spacing w:val="-3"/>
                  <w:sz w:val="23"/>
                  <w:szCs w:val="23"/>
                </w:rPr>
                <w:delText>引</w:delText>
              </w:r>
            </w:del>
            <w:del w:id="154" w:author="咨询组" w:date="2025-10-17T15:59:43Z">
              <w:r>
                <w:rPr>
                  <w:rFonts w:ascii="仿宋" w:hAnsi="仿宋" w:eastAsia="仿宋" w:cs="仿宋"/>
                  <w:spacing w:val="-2"/>
                  <w:sz w:val="23"/>
                  <w:szCs w:val="23"/>
                </w:rPr>
                <w:delText>等</w:delText>
              </w:r>
            </w:del>
          </w:p>
        </w:tc>
        <w:tc>
          <w:tcPr>
            <w:tcW w:w="2496" w:type="dxa"/>
            <w:vAlign w:val="top"/>
          </w:tcPr>
          <w:p w14:paraId="35359C16">
            <w:pPr>
              <w:spacing w:before="40" w:line="242" w:lineRule="auto"/>
              <w:ind w:left="121" w:right="225" w:firstLine="10"/>
              <w:rPr>
                <w:del w:id="155" w:author="咨询组" w:date="2025-10-17T15:59:43Z"/>
                <w:rFonts w:ascii="仿宋" w:hAnsi="仿宋" w:eastAsia="仿宋" w:cs="仿宋"/>
                <w:sz w:val="23"/>
                <w:szCs w:val="23"/>
              </w:rPr>
            </w:pPr>
            <w:del w:id="156" w:author="咨询组" w:date="2025-10-17T15:59:43Z">
              <w:r>
                <w:rPr>
                  <w:rFonts w:ascii="仿宋" w:hAnsi="仿宋" w:eastAsia="仿宋" w:cs="仿宋"/>
                  <w:spacing w:val="9"/>
                  <w:sz w:val="23"/>
                  <w:szCs w:val="23"/>
                </w:rPr>
                <w:delText>1</w:delText>
              </w:r>
            </w:del>
            <w:del w:id="157" w:author="咨询组" w:date="2025-10-17T15:59:43Z">
              <w:r>
                <w:rPr>
                  <w:rFonts w:ascii="仿宋" w:hAnsi="仿宋" w:eastAsia="仿宋" w:cs="仿宋"/>
                  <w:spacing w:val="6"/>
                  <w:sz w:val="23"/>
                  <w:szCs w:val="23"/>
                </w:rPr>
                <w:delText>.组织实施防暑降温</w:delText>
              </w:r>
            </w:del>
            <w:del w:id="158" w:author="咨询组" w:date="2025-10-17T15:59:43Z">
              <w:r>
                <w:rPr>
                  <w:rFonts w:ascii="仿宋" w:hAnsi="仿宋" w:eastAsia="仿宋" w:cs="仿宋"/>
                  <w:spacing w:val="10"/>
                  <w:sz w:val="23"/>
                  <w:szCs w:val="23"/>
                </w:rPr>
                <w:delText>用</w:delText>
              </w:r>
            </w:del>
            <w:del w:id="159" w:author="咨询组" w:date="2025-10-17T15:59:43Z">
              <w:r>
                <w:rPr>
                  <w:rFonts w:ascii="仿宋" w:hAnsi="仿宋" w:eastAsia="仿宋" w:cs="仿宋"/>
                  <w:spacing w:val="8"/>
                  <w:sz w:val="23"/>
                  <w:szCs w:val="23"/>
                </w:rPr>
                <w:delText>品相关制度及操作</w:delText>
              </w:r>
            </w:del>
            <w:del w:id="160" w:author="咨询组" w:date="2025-10-17T15:59:43Z">
              <w:r>
                <w:rPr>
                  <w:rFonts w:ascii="仿宋" w:hAnsi="仿宋" w:eastAsia="仿宋" w:cs="仿宋"/>
                  <w:spacing w:val="6"/>
                  <w:sz w:val="23"/>
                  <w:szCs w:val="23"/>
                </w:rPr>
                <w:delText>指</w:delText>
              </w:r>
            </w:del>
            <w:del w:id="161" w:author="咨询组" w:date="2025-10-17T15:59:43Z">
              <w:r>
                <w:rPr>
                  <w:rFonts w:ascii="仿宋" w:hAnsi="仿宋" w:eastAsia="仿宋" w:cs="仿宋"/>
                  <w:spacing w:val="4"/>
                  <w:sz w:val="23"/>
                  <w:szCs w:val="23"/>
                </w:rPr>
                <w:delText>引等</w:delText>
              </w:r>
            </w:del>
          </w:p>
        </w:tc>
        <w:tc>
          <w:tcPr>
            <w:tcW w:w="2502" w:type="dxa"/>
            <w:vAlign w:val="top"/>
          </w:tcPr>
          <w:p w14:paraId="3CD2A9DF">
            <w:pPr>
              <w:spacing w:before="198" w:line="263" w:lineRule="auto"/>
              <w:ind w:left="123" w:right="32" w:firstLine="10"/>
              <w:rPr>
                <w:del w:id="162" w:author="咨询组" w:date="2025-10-17T15:59:43Z"/>
                <w:rFonts w:ascii="仿宋" w:hAnsi="仿宋" w:eastAsia="仿宋" w:cs="仿宋"/>
                <w:sz w:val="23"/>
                <w:szCs w:val="23"/>
              </w:rPr>
            </w:pPr>
            <w:del w:id="163" w:author="咨询组" w:date="2025-10-17T15:59:43Z">
              <w:r>
                <w:rPr>
                  <w:rFonts w:ascii="仿宋" w:hAnsi="仿宋" w:eastAsia="仿宋" w:cs="仿宋"/>
                  <w:spacing w:val="4"/>
                  <w:sz w:val="23"/>
                  <w:szCs w:val="23"/>
                </w:rPr>
                <w:delText>1.实施</w:delText>
              </w:r>
            </w:del>
            <w:del w:id="164" w:author="咨询组" w:date="2025-10-17T15:59:43Z">
              <w:r>
                <w:rPr>
                  <w:rFonts w:ascii="仿宋" w:hAnsi="仿宋" w:eastAsia="仿宋" w:cs="仿宋"/>
                  <w:spacing w:val="2"/>
                  <w:sz w:val="23"/>
                  <w:szCs w:val="23"/>
                </w:rPr>
                <w:delText>福利管理制度、</w:delText>
              </w:r>
            </w:del>
            <w:del w:id="165" w:author="咨询组" w:date="2025-10-17T15:59:43Z">
              <w:r>
                <w:rPr>
                  <w:rFonts w:ascii="仿宋" w:hAnsi="仿宋" w:eastAsia="仿宋" w:cs="仿宋"/>
                  <w:spacing w:val="10"/>
                  <w:sz w:val="23"/>
                  <w:szCs w:val="23"/>
                </w:rPr>
                <w:delText>指</w:delText>
              </w:r>
            </w:del>
            <w:del w:id="166" w:author="咨询组" w:date="2025-10-17T15:59:43Z">
              <w:r>
                <w:rPr>
                  <w:rFonts w:ascii="仿宋" w:hAnsi="仿宋" w:eastAsia="仿宋" w:cs="仿宋"/>
                  <w:spacing w:val="8"/>
                  <w:sz w:val="23"/>
                  <w:szCs w:val="23"/>
                </w:rPr>
                <w:delText>引并进行合规检查</w:delText>
              </w:r>
            </w:del>
          </w:p>
        </w:tc>
      </w:tr>
      <w:tr w14:paraId="12607D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del w:id="167" w:author="咨询组" w:date="2025-10-17T15:59:43Z"/>
        </w:trPr>
        <w:tc>
          <w:tcPr>
            <w:tcW w:w="1031" w:type="dxa"/>
            <w:vMerge w:val="continue"/>
            <w:tcBorders>
              <w:top w:val="single" w:color="auto" w:sz="4" w:space="0"/>
              <w:left w:val="single" w:color="auto" w:sz="4" w:space="0"/>
              <w:bottom w:val="single" w:color="auto" w:sz="4" w:space="0"/>
              <w:right w:val="single" w:color="auto" w:sz="4" w:space="0"/>
            </w:tcBorders>
            <w:vAlign w:val="top"/>
          </w:tcPr>
          <w:p w14:paraId="15219DF3">
            <w:pPr>
              <w:rPr>
                <w:del w:id="168" w:author="咨询组" w:date="2025-10-17T15:59:43Z"/>
                <w:rFonts w:ascii="Arial"/>
                <w:sz w:val="21"/>
              </w:rPr>
            </w:pPr>
          </w:p>
        </w:tc>
        <w:tc>
          <w:tcPr>
            <w:tcW w:w="2497" w:type="dxa"/>
            <w:gridSpan w:val="2"/>
            <w:tcBorders>
              <w:left w:val="single" w:color="auto" w:sz="4" w:space="0"/>
            </w:tcBorders>
            <w:vAlign w:val="top"/>
          </w:tcPr>
          <w:p w14:paraId="3238D815">
            <w:pPr>
              <w:spacing w:before="39" w:line="241" w:lineRule="auto"/>
              <w:ind w:left="124" w:right="31" w:hanging="9"/>
              <w:rPr>
                <w:del w:id="169" w:author="咨询组" w:date="2025-10-17T15:59:43Z"/>
                <w:rFonts w:ascii="仿宋" w:hAnsi="仿宋" w:eastAsia="仿宋" w:cs="仿宋"/>
                <w:sz w:val="23"/>
                <w:szCs w:val="23"/>
              </w:rPr>
            </w:pPr>
            <w:del w:id="170" w:author="咨询组" w:date="2025-10-17T15:59:43Z">
              <w:r>
                <w:rPr>
                  <w:rFonts w:ascii="仿宋" w:hAnsi="仿宋" w:eastAsia="仿宋" w:cs="仿宋"/>
                  <w:spacing w:val="8"/>
                  <w:sz w:val="23"/>
                  <w:szCs w:val="23"/>
                </w:rPr>
                <w:delText>2.负责华润啤酒员</w:delText>
              </w:r>
            </w:del>
            <w:del w:id="171" w:author="咨询组" w:date="2025-10-17T15:59:43Z">
              <w:r>
                <w:rPr>
                  <w:rFonts w:ascii="仿宋" w:hAnsi="仿宋" w:eastAsia="仿宋" w:cs="仿宋"/>
                  <w:spacing w:val="6"/>
                  <w:sz w:val="23"/>
                  <w:szCs w:val="23"/>
                </w:rPr>
                <w:delText>工防</w:delText>
              </w:r>
            </w:del>
            <w:del w:id="172" w:author="咨询组" w:date="2025-10-17T15:59:43Z">
              <w:r>
                <w:rPr>
                  <w:rFonts w:ascii="仿宋" w:hAnsi="仿宋" w:eastAsia="仿宋" w:cs="仿宋"/>
                  <w:spacing w:val="5"/>
                  <w:sz w:val="23"/>
                  <w:szCs w:val="23"/>
                </w:rPr>
                <w:delText>暑</w:delText>
              </w:r>
            </w:del>
            <w:del w:id="173" w:author="咨询组" w:date="2025-10-17T15:59:43Z">
              <w:r>
                <w:rPr>
                  <w:rFonts w:ascii="仿宋" w:hAnsi="仿宋" w:eastAsia="仿宋" w:cs="仿宋"/>
                  <w:spacing w:val="3"/>
                  <w:sz w:val="23"/>
                  <w:szCs w:val="23"/>
                </w:rPr>
                <w:delText>降温用品的发放、</w:delText>
              </w:r>
            </w:del>
            <w:del w:id="174" w:author="咨询组" w:date="2025-10-17T15:59:43Z">
              <w:r>
                <w:rPr>
                  <w:rFonts w:ascii="仿宋" w:hAnsi="仿宋" w:eastAsia="仿宋" w:cs="仿宋"/>
                  <w:spacing w:val="6"/>
                  <w:sz w:val="23"/>
                  <w:szCs w:val="23"/>
                </w:rPr>
                <w:delText>统计与管</w:delText>
              </w:r>
            </w:del>
            <w:del w:id="175" w:author="咨询组" w:date="2025-10-17T15:59:43Z">
              <w:r>
                <w:rPr>
                  <w:rFonts w:ascii="仿宋" w:hAnsi="仿宋" w:eastAsia="仿宋" w:cs="仿宋"/>
                  <w:spacing w:val="5"/>
                  <w:sz w:val="23"/>
                  <w:szCs w:val="23"/>
                </w:rPr>
                <w:delText>控</w:delText>
              </w:r>
            </w:del>
          </w:p>
        </w:tc>
        <w:tc>
          <w:tcPr>
            <w:tcW w:w="2496" w:type="dxa"/>
            <w:vAlign w:val="top"/>
          </w:tcPr>
          <w:p w14:paraId="272700B1">
            <w:pPr>
              <w:spacing w:before="39" w:line="241" w:lineRule="auto"/>
              <w:ind w:left="127" w:right="105" w:hanging="11"/>
              <w:rPr>
                <w:del w:id="176" w:author="咨询组" w:date="2025-10-17T15:59:43Z"/>
                <w:rFonts w:ascii="仿宋" w:hAnsi="仿宋" w:eastAsia="仿宋" w:cs="仿宋"/>
                <w:sz w:val="23"/>
                <w:szCs w:val="23"/>
              </w:rPr>
            </w:pPr>
            <w:del w:id="177" w:author="咨询组" w:date="2025-10-17T15:59:43Z">
              <w:r>
                <w:rPr>
                  <w:rFonts w:ascii="仿宋" w:hAnsi="仿宋" w:eastAsia="仿宋" w:cs="仿宋"/>
                  <w:spacing w:val="13"/>
                  <w:sz w:val="23"/>
                  <w:szCs w:val="23"/>
                </w:rPr>
                <w:delText>2</w:delText>
              </w:r>
            </w:del>
            <w:del w:id="178" w:author="咨询组" w:date="2025-10-17T15:59:43Z">
              <w:r>
                <w:rPr>
                  <w:rFonts w:ascii="仿宋" w:hAnsi="仿宋" w:eastAsia="仿宋" w:cs="仿宋"/>
                  <w:spacing w:val="7"/>
                  <w:sz w:val="23"/>
                  <w:szCs w:val="23"/>
                </w:rPr>
                <w:delText>.负责片区/控股公司</w:delText>
              </w:r>
            </w:del>
            <w:del w:id="179" w:author="咨询组" w:date="2025-10-17T15:59:43Z">
              <w:r>
                <w:rPr>
                  <w:rFonts w:ascii="仿宋" w:hAnsi="仿宋" w:eastAsia="仿宋" w:cs="仿宋"/>
                  <w:spacing w:val="11"/>
                  <w:sz w:val="23"/>
                  <w:szCs w:val="23"/>
                </w:rPr>
                <w:delText>员</w:delText>
              </w:r>
            </w:del>
            <w:del w:id="180" w:author="咨询组" w:date="2025-10-17T15:59:43Z">
              <w:r>
                <w:rPr>
                  <w:rFonts w:ascii="仿宋" w:hAnsi="仿宋" w:eastAsia="仿宋" w:cs="仿宋"/>
                  <w:spacing w:val="7"/>
                  <w:sz w:val="23"/>
                  <w:szCs w:val="23"/>
                </w:rPr>
                <w:delText>工防暑降温用品的</w:delText>
              </w:r>
            </w:del>
            <w:del w:id="181" w:author="咨询组" w:date="2025-10-17T15:59:43Z">
              <w:r>
                <w:rPr>
                  <w:rFonts w:ascii="仿宋" w:hAnsi="仿宋" w:eastAsia="仿宋" w:cs="仿宋"/>
                  <w:spacing w:val="8"/>
                  <w:sz w:val="23"/>
                  <w:szCs w:val="23"/>
                </w:rPr>
                <w:delText>发</w:delText>
              </w:r>
            </w:del>
            <w:del w:id="182" w:author="咨询组" w:date="2025-10-17T15:59:43Z">
              <w:r>
                <w:rPr>
                  <w:rFonts w:ascii="仿宋" w:hAnsi="仿宋" w:eastAsia="仿宋" w:cs="仿宋"/>
                  <w:spacing w:val="7"/>
                  <w:sz w:val="23"/>
                  <w:szCs w:val="23"/>
                </w:rPr>
                <w:delText>放、统计与管控</w:delText>
              </w:r>
            </w:del>
          </w:p>
        </w:tc>
        <w:tc>
          <w:tcPr>
            <w:tcW w:w="2502" w:type="dxa"/>
            <w:vAlign w:val="top"/>
          </w:tcPr>
          <w:p w14:paraId="5D4E7181">
            <w:pPr>
              <w:spacing w:before="39" w:line="241" w:lineRule="auto"/>
              <w:ind w:left="126" w:right="106" w:hanging="7"/>
              <w:rPr>
                <w:del w:id="183" w:author="咨询组" w:date="2025-10-17T15:59:43Z"/>
                <w:rFonts w:ascii="仿宋" w:hAnsi="仿宋" w:eastAsia="仿宋" w:cs="仿宋"/>
                <w:sz w:val="23"/>
                <w:szCs w:val="23"/>
              </w:rPr>
            </w:pPr>
            <w:del w:id="184" w:author="咨询组" w:date="2025-10-17T15:59:43Z">
              <w:r>
                <w:rPr>
                  <w:rFonts w:ascii="仿宋" w:hAnsi="仿宋" w:eastAsia="仿宋" w:cs="仿宋"/>
                  <w:spacing w:val="8"/>
                  <w:sz w:val="23"/>
                  <w:szCs w:val="23"/>
                </w:rPr>
                <w:delText>2.负责本单位防暑</w:delText>
              </w:r>
            </w:del>
            <w:del w:id="185" w:author="咨询组" w:date="2025-10-17T15:59:43Z">
              <w:r>
                <w:rPr>
                  <w:rFonts w:ascii="仿宋" w:hAnsi="仿宋" w:eastAsia="仿宋" w:cs="仿宋"/>
                  <w:spacing w:val="6"/>
                  <w:sz w:val="23"/>
                  <w:szCs w:val="23"/>
                </w:rPr>
                <w:delText>降</w:delText>
              </w:r>
            </w:del>
            <w:del w:id="186" w:author="咨询组" w:date="2025-10-17T15:59:43Z">
              <w:r>
                <w:rPr>
                  <w:rFonts w:ascii="仿宋" w:hAnsi="仿宋" w:eastAsia="仿宋" w:cs="仿宋"/>
                  <w:spacing w:val="-6"/>
                  <w:sz w:val="23"/>
                  <w:szCs w:val="23"/>
                </w:rPr>
                <w:delText>温用</w:delText>
              </w:r>
            </w:del>
            <w:del w:id="187" w:author="咨询组" w:date="2025-10-17T15:59:43Z">
              <w:r>
                <w:rPr>
                  <w:rFonts w:ascii="仿宋" w:hAnsi="仿宋" w:eastAsia="仿宋" w:cs="仿宋"/>
                  <w:spacing w:val="-4"/>
                  <w:sz w:val="23"/>
                  <w:szCs w:val="23"/>
                </w:rPr>
                <w:delText>品</w:delText>
              </w:r>
            </w:del>
            <w:del w:id="188" w:author="咨询组" w:date="2025-10-17T15:59:43Z">
              <w:r>
                <w:rPr>
                  <w:rFonts w:ascii="仿宋" w:hAnsi="仿宋" w:eastAsia="仿宋" w:cs="仿宋"/>
                  <w:spacing w:val="-3"/>
                  <w:sz w:val="23"/>
                  <w:szCs w:val="23"/>
                </w:rPr>
                <w:delText>的发放、统计与</w:delText>
              </w:r>
            </w:del>
            <w:del w:id="189" w:author="咨询组" w:date="2025-10-17T15:59:43Z">
              <w:r>
                <w:rPr>
                  <w:rFonts w:ascii="仿宋" w:hAnsi="仿宋" w:eastAsia="仿宋" w:cs="仿宋"/>
                  <w:spacing w:val="1"/>
                  <w:sz w:val="23"/>
                  <w:szCs w:val="23"/>
                </w:rPr>
                <w:delText>管</w:delText>
              </w:r>
            </w:del>
            <w:del w:id="190" w:author="咨询组" w:date="2025-10-17T15:59:43Z">
              <w:r>
                <w:rPr>
                  <w:rFonts w:ascii="仿宋" w:hAnsi="仿宋" w:eastAsia="仿宋" w:cs="仿宋"/>
                  <w:sz w:val="23"/>
                  <w:szCs w:val="23"/>
                </w:rPr>
                <w:delText>控</w:delText>
              </w:r>
            </w:del>
          </w:p>
        </w:tc>
      </w:tr>
      <w:tr w14:paraId="0C080E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del w:id="191" w:author="咨询组" w:date="2025-10-17T15:59:43Z"/>
        </w:trPr>
        <w:tc>
          <w:tcPr>
            <w:tcW w:w="1031" w:type="dxa"/>
            <w:vMerge w:val="continue"/>
            <w:tcBorders>
              <w:top w:val="single" w:color="auto" w:sz="4" w:space="0"/>
              <w:left w:val="single" w:color="auto" w:sz="4" w:space="0"/>
              <w:bottom w:val="single" w:color="auto" w:sz="4" w:space="0"/>
              <w:right w:val="single" w:color="auto" w:sz="4" w:space="0"/>
            </w:tcBorders>
            <w:vAlign w:val="top"/>
          </w:tcPr>
          <w:p w14:paraId="333EC3D0">
            <w:pPr>
              <w:rPr>
                <w:del w:id="192" w:author="咨询组" w:date="2025-10-17T15:59:43Z"/>
                <w:rFonts w:ascii="Arial"/>
                <w:sz w:val="21"/>
              </w:rPr>
            </w:pPr>
          </w:p>
        </w:tc>
        <w:tc>
          <w:tcPr>
            <w:tcW w:w="2497" w:type="dxa"/>
            <w:gridSpan w:val="2"/>
            <w:tcBorders>
              <w:left w:val="single" w:color="auto" w:sz="4" w:space="0"/>
            </w:tcBorders>
            <w:vAlign w:val="top"/>
          </w:tcPr>
          <w:p w14:paraId="6B9D144A">
            <w:pPr>
              <w:spacing w:before="39" w:line="241" w:lineRule="auto"/>
              <w:ind w:left="122" w:right="105" w:hanging="5"/>
              <w:rPr>
                <w:del w:id="193" w:author="咨询组" w:date="2025-10-17T15:59:43Z"/>
                <w:rFonts w:ascii="仿宋" w:hAnsi="仿宋" w:eastAsia="仿宋" w:cs="仿宋"/>
                <w:sz w:val="23"/>
                <w:szCs w:val="23"/>
              </w:rPr>
            </w:pPr>
            <w:del w:id="194" w:author="咨询组" w:date="2025-10-17T15:59:43Z">
              <w:r>
                <w:rPr>
                  <w:rFonts w:ascii="仿宋" w:hAnsi="仿宋" w:eastAsia="仿宋" w:cs="仿宋"/>
                  <w:spacing w:val="13"/>
                  <w:sz w:val="23"/>
                  <w:szCs w:val="23"/>
                </w:rPr>
                <w:delText>3</w:delText>
              </w:r>
            </w:del>
            <w:del w:id="195" w:author="咨询组" w:date="2025-10-17T15:59:43Z">
              <w:r>
                <w:rPr>
                  <w:rFonts w:ascii="仿宋" w:hAnsi="仿宋" w:eastAsia="仿宋" w:cs="仿宋"/>
                  <w:spacing w:val="7"/>
                  <w:sz w:val="23"/>
                  <w:szCs w:val="23"/>
                </w:rPr>
                <w:delText>.监督各单位防暑降</w:delText>
              </w:r>
            </w:del>
            <w:del w:id="196" w:author="咨询组" w:date="2025-10-17T15:59:43Z">
              <w:r>
                <w:rPr>
                  <w:rFonts w:ascii="仿宋" w:hAnsi="仿宋" w:eastAsia="仿宋" w:cs="仿宋"/>
                  <w:spacing w:val="-6"/>
                  <w:sz w:val="23"/>
                  <w:szCs w:val="23"/>
                </w:rPr>
                <w:delText>温用</w:delText>
              </w:r>
            </w:del>
            <w:del w:id="197" w:author="咨询组" w:date="2025-10-17T15:59:43Z">
              <w:r>
                <w:rPr>
                  <w:rFonts w:ascii="仿宋" w:hAnsi="仿宋" w:eastAsia="仿宋" w:cs="仿宋"/>
                  <w:spacing w:val="-4"/>
                  <w:sz w:val="23"/>
                  <w:szCs w:val="23"/>
                </w:rPr>
                <w:delText>品</w:delText>
              </w:r>
            </w:del>
            <w:del w:id="198" w:author="咨询组" w:date="2025-10-17T15:59:43Z">
              <w:r>
                <w:rPr>
                  <w:rFonts w:ascii="仿宋" w:hAnsi="仿宋" w:eastAsia="仿宋" w:cs="仿宋"/>
                  <w:spacing w:val="-3"/>
                  <w:sz w:val="23"/>
                  <w:szCs w:val="23"/>
                </w:rPr>
                <w:delText>执行情况，确保</w:delText>
              </w:r>
            </w:del>
            <w:del w:id="199" w:author="咨询组" w:date="2025-10-17T15:59:43Z">
              <w:r>
                <w:rPr>
                  <w:rFonts w:ascii="仿宋" w:hAnsi="仿宋" w:eastAsia="仿宋" w:cs="仿宋"/>
                  <w:spacing w:val="6"/>
                  <w:sz w:val="23"/>
                  <w:szCs w:val="23"/>
                </w:rPr>
                <w:delText>合</w:delText>
              </w:r>
            </w:del>
            <w:del w:id="200" w:author="咨询组" w:date="2025-10-17T15:59:43Z">
              <w:r>
                <w:rPr>
                  <w:rFonts w:ascii="仿宋" w:hAnsi="仿宋" w:eastAsia="仿宋" w:cs="仿宋"/>
                  <w:spacing w:val="5"/>
                  <w:sz w:val="23"/>
                  <w:szCs w:val="23"/>
                </w:rPr>
                <w:delText>法合规</w:delText>
              </w:r>
            </w:del>
          </w:p>
        </w:tc>
        <w:tc>
          <w:tcPr>
            <w:tcW w:w="2496" w:type="dxa"/>
            <w:vAlign w:val="top"/>
          </w:tcPr>
          <w:p w14:paraId="18F11702">
            <w:pPr>
              <w:spacing w:before="39" w:line="241" w:lineRule="auto"/>
              <w:ind w:left="121" w:right="40" w:hanging="3"/>
              <w:rPr>
                <w:del w:id="201" w:author="咨询组" w:date="2025-10-17T15:59:43Z"/>
                <w:rFonts w:ascii="仿宋" w:hAnsi="仿宋" w:eastAsia="仿宋" w:cs="仿宋"/>
                <w:sz w:val="23"/>
                <w:szCs w:val="23"/>
              </w:rPr>
            </w:pPr>
            <w:del w:id="202" w:author="咨询组" w:date="2025-10-17T15:59:43Z">
              <w:r>
                <w:rPr>
                  <w:rFonts w:ascii="仿宋" w:hAnsi="仿宋" w:eastAsia="仿宋" w:cs="仿宋"/>
                  <w:spacing w:val="13"/>
                  <w:sz w:val="23"/>
                  <w:szCs w:val="23"/>
                </w:rPr>
                <w:delText>3</w:delText>
              </w:r>
            </w:del>
            <w:del w:id="203" w:author="咨询组" w:date="2025-10-17T15:59:43Z">
              <w:r>
                <w:rPr>
                  <w:rFonts w:ascii="仿宋" w:hAnsi="仿宋" w:eastAsia="仿宋" w:cs="仿宋"/>
                  <w:spacing w:val="7"/>
                  <w:sz w:val="23"/>
                  <w:szCs w:val="23"/>
                </w:rPr>
                <w:delText>.监督所属各单位防</w:delText>
              </w:r>
            </w:del>
            <w:del w:id="204" w:author="咨询组" w:date="2025-10-17T15:59:43Z">
              <w:r>
                <w:rPr>
                  <w:rFonts w:ascii="仿宋" w:hAnsi="仿宋" w:eastAsia="仿宋" w:cs="仿宋"/>
                  <w:spacing w:val="3"/>
                  <w:sz w:val="23"/>
                  <w:szCs w:val="23"/>
                </w:rPr>
                <w:delText>暑降温用品执行情况</w:delText>
              </w:r>
            </w:del>
            <w:del w:id="205" w:author="咨询组" w:date="2025-10-17T15:59:43Z">
              <w:r>
                <w:rPr>
                  <w:rFonts w:ascii="仿宋" w:hAnsi="仿宋" w:eastAsia="仿宋" w:cs="仿宋"/>
                  <w:spacing w:val="1"/>
                  <w:sz w:val="23"/>
                  <w:szCs w:val="23"/>
                </w:rPr>
                <w:delText>，</w:delText>
              </w:r>
            </w:del>
            <w:del w:id="206" w:author="咨询组" w:date="2025-10-17T15:59:43Z">
              <w:r>
                <w:rPr>
                  <w:rFonts w:ascii="仿宋" w:hAnsi="仿宋" w:eastAsia="仿宋" w:cs="仿宋"/>
                  <w:spacing w:val="8"/>
                  <w:sz w:val="23"/>
                  <w:szCs w:val="23"/>
                </w:rPr>
                <w:delText>确</w:delText>
              </w:r>
            </w:del>
            <w:del w:id="207" w:author="咨询组" w:date="2025-10-17T15:59:43Z">
              <w:r>
                <w:rPr>
                  <w:rFonts w:ascii="仿宋" w:hAnsi="仿宋" w:eastAsia="仿宋" w:cs="仿宋"/>
                  <w:spacing w:val="7"/>
                  <w:sz w:val="23"/>
                  <w:szCs w:val="23"/>
                </w:rPr>
                <w:delText>保合法合规</w:delText>
              </w:r>
            </w:del>
          </w:p>
        </w:tc>
        <w:tc>
          <w:tcPr>
            <w:tcW w:w="2502" w:type="dxa"/>
            <w:vAlign w:val="top"/>
          </w:tcPr>
          <w:p w14:paraId="30590479">
            <w:pPr>
              <w:spacing w:before="195" w:line="263" w:lineRule="auto"/>
              <w:ind w:left="124" w:right="229" w:hanging="3"/>
              <w:rPr>
                <w:del w:id="208" w:author="咨询组" w:date="2025-10-17T15:59:43Z"/>
                <w:rFonts w:ascii="仿宋" w:hAnsi="仿宋" w:eastAsia="仿宋" w:cs="仿宋"/>
                <w:sz w:val="23"/>
                <w:szCs w:val="23"/>
              </w:rPr>
            </w:pPr>
            <w:del w:id="209" w:author="咨询组" w:date="2025-10-17T15:59:43Z">
              <w:r>
                <w:rPr>
                  <w:rFonts w:ascii="仿宋" w:hAnsi="仿宋" w:eastAsia="仿宋" w:cs="仿宋"/>
                  <w:spacing w:val="13"/>
                  <w:sz w:val="23"/>
                  <w:szCs w:val="23"/>
                </w:rPr>
                <w:delText>3</w:delText>
              </w:r>
            </w:del>
            <w:del w:id="210" w:author="咨询组" w:date="2025-10-17T15:59:43Z">
              <w:r>
                <w:rPr>
                  <w:rFonts w:ascii="仿宋" w:hAnsi="仿宋" w:eastAsia="仿宋" w:cs="仿宋"/>
                  <w:spacing w:val="7"/>
                  <w:sz w:val="23"/>
                  <w:szCs w:val="23"/>
                </w:rPr>
                <w:delText>.开展相关福利的内</w:delText>
              </w:r>
            </w:del>
            <w:del w:id="211" w:author="咨询组" w:date="2025-10-17T15:59:43Z">
              <w:r>
                <w:rPr>
                  <w:rFonts w:ascii="仿宋" w:hAnsi="仿宋" w:eastAsia="仿宋" w:cs="仿宋"/>
                  <w:spacing w:val="11"/>
                  <w:sz w:val="23"/>
                  <w:szCs w:val="23"/>
                </w:rPr>
                <w:delText>部</w:delText>
              </w:r>
            </w:del>
            <w:del w:id="212" w:author="咨询组" w:date="2025-10-17T15:59:43Z">
              <w:r>
                <w:rPr>
                  <w:rFonts w:ascii="仿宋" w:hAnsi="仿宋" w:eastAsia="仿宋" w:cs="仿宋"/>
                  <w:spacing w:val="7"/>
                  <w:sz w:val="23"/>
                  <w:szCs w:val="23"/>
                </w:rPr>
                <w:delText>沟通宣贯工作</w:delText>
              </w:r>
            </w:del>
          </w:p>
        </w:tc>
      </w:tr>
      <w:tr w14:paraId="7989C8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del w:id="213" w:author="咨询组" w:date="2025-10-17T15:59:43Z"/>
        </w:trPr>
        <w:tc>
          <w:tcPr>
            <w:tcW w:w="1031" w:type="dxa"/>
            <w:vMerge w:val="restart"/>
            <w:tcBorders>
              <w:top w:val="single" w:color="auto" w:sz="4" w:space="0"/>
              <w:bottom w:val="single" w:color="auto" w:sz="4" w:space="0"/>
            </w:tcBorders>
            <w:vAlign w:val="top"/>
          </w:tcPr>
          <w:p w14:paraId="3B2EC134">
            <w:pPr>
              <w:spacing w:line="274" w:lineRule="auto"/>
              <w:rPr>
                <w:del w:id="214" w:author="咨询组" w:date="2025-10-17T15:59:43Z"/>
                <w:rFonts w:ascii="Arial"/>
                <w:sz w:val="21"/>
              </w:rPr>
            </w:pPr>
          </w:p>
          <w:p w14:paraId="7F6ACE6E">
            <w:pPr>
              <w:spacing w:line="274" w:lineRule="auto"/>
              <w:rPr>
                <w:del w:id="215" w:author="咨询组" w:date="2025-10-17T15:59:43Z"/>
                <w:rFonts w:ascii="Arial"/>
                <w:sz w:val="21"/>
              </w:rPr>
            </w:pPr>
          </w:p>
          <w:p w14:paraId="1E37ED7F">
            <w:pPr>
              <w:spacing w:line="274" w:lineRule="auto"/>
              <w:rPr>
                <w:del w:id="216" w:author="咨询组" w:date="2025-10-17T15:59:43Z"/>
                <w:rFonts w:ascii="Arial"/>
                <w:sz w:val="21"/>
              </w:rPr>
            </w:pPr>
          </w:p>
          <w:p w14:paraId="5B20D274">
            <w:pPr>
              <w:spacing w:line="274" w:lineRule="auto"/>
              <w:rPr>
                <w:del w:id="217" w:author="咨询组" w:date="2025-10-17T15:59:43Z"/>
                <w:rFonts w:ascii="Arial"/>
                <w:sz w:val="21"/>
              </w:rPr>
            </w:pPr>
          </w:p>
          <w:p w14:paraId="396C5BC1">
            <w:pPr>
              <w:spacing w:line="274" w:lineRule="auto"/>
              <w:rPr>
                <w:del w:id="218" w:author="咨询组" w:date="2025-10-17T15:59:43Z"/>
                <w:rFonts w:ascii="Arial"/>
                <w:sz w:val="21"/>
              </w:rPr>
            </w:pPr>
          </w:p>
          <w:p w14:paraId="5239AB76">
            <w:pPr>
              <w:spacing w:before="75" w:line="231" w:lineRule="auto"/>
              <w:ind w:left="172"/>
              <w:rPr>
                <w:del w:id="219" w:author="咨询组" w:date="2025-10-17T15:59:43Z"/>
                <w:rFonts w:ascii="仿宋" w:hAnsi="仿宋" w:eastAsia="仿宋" w:cs="仿宋"/>
                <w:sz w:val="23"/>
                <w:szCs w:val="23"/>
              </w:rPr>
            </w:pPr>
            <w:del w:id="220" w:author="咨询组" w:date="2025-10-17T15:59:43Z">
              <w:r>
                <w:rPr>
                  <w:rFonts w:ascii="仿宋" w:hAnsi="仿宋" w:eastAsia="仿宋" w:cs="仿宋"/>
                  <w:spacing w:val="5"/>
                  <w:sz w:val="23"/>
                  <w:szCs w:val="23"/>
                </w:rPr>
                <w:delText>财</w:delText>
              </w:r>
            </w:del>
            <w:del w:id="221" w:author="咨询组" w:date="2025-10-17T15:59:43Z">
              <w:r>
                <w:rPr>
                  <w:rFonts w:ascii="仿宋" w:hAnsi="仿宋" w:eastAsia="仿宋" w:cs="仿宋"/>
                  <w:spacing w:val="3"/>
                  <w:sz w:val="23"/>
                  <w:szCs w:val="23"/>
                </w:rPr>
                <w:delText>务部</w:delText>
              </w:r>
            </w:del>
          </w:p>
        </w:tc>
        <w:tc>
          <w:tcPr>
            <w:tcW w:w="2497" w:type="dxa"/>
            <w:gridSpan w:val="2"/>
            <w:vAlign w:val="top"/>
          </w:tcPr>
          <w:p w14:paraId="3E48B3DB">
            <w:pPr>
              <w:spacing w:before="39" w:line="241" w:lineRule="auto"/>
              <w:ind w:left="122" w:right="228" w:firstLine="7"/>
              <w:rPr>
                <w:del w:id="222" w:author="咨询组" w:date="2025-10-17T15:59:43Z"/>
                <w:rFonts w:ascii="仿宋" w:hAnsi="仿宋" w:eastAsia="仿宋" w:cs="仿宋"/>
                <w:sz w:val="23"/>
                <w:szCs w:val="23"/>
              </w:rPr>
            </w:pPr>
            <w:del w:id="223" w:author="咨询组" w:date="2025-10-17T15:59:43Z">
              <w:r>
                <w:rPr>
                  <w:rFonts w:ascii="仿宋" w:hAnsi="仿宋" w:eastAsia="仿宋" w:cs="仿宋"/>
                  <w:spacing w:val="9"/>
                  <w:sz w:val="23"/>
                  <w:szCs w:val="23"/>
                </w:rPr>
                <w:delText>1</w:delText>
              </w:r>
            </w:del>
            <w:del w:id="224" w:author="咨询组" w:date="2025-10-17T15:59:43Z">
              <w:r>
                <w:rPr>
                  <w:rFonts w:ascii="仿宋" w:hAnsi="仿宋" w:eastAsia="仿宋" w:cs="仿宋"/>
                  <w:spacing w:val="6"/>
                  <w:sz w:val="23"/>
                  <w:szCs w:val="23"/>
                </w:rPr>
                <w:delText>.制定各项福利费财</w:delText>
              </w:r>
            </w:del>
            <w:del w:id="225" w:author="咨询组" w:date="2025-10-17T15:59:43Z">
              <w:r>
                <w:rPr>
                  <w:rFonts w:ascii="仿宋" w:hAnsi="仿宋" w:eastAsia="仿宋" w:cs="仿宋"/>
                  <w:spacing w:val="8"/>
                  <w:sz w:val="23"/>
                  <w:szCs w:val="23"/>
                </w:rPr>
                <w:delText>务入账科目及个税</w:delText>
              </w:r>
            </w:del>
            <w:del w:id="226" w:author="咨询组" w:date="2025-10-17T15:59:43Z">
              <w:r>
                <w:rPr>
                  <w:rFonts w:ascii="仿宋" w:hAnsi="仿宋" w:eastAsia="仿宋" w:cs="仿宋"/>
                  <w:spacing w:val="7"/>
                  <w:sz w:val="23"/>
                  <w:szCs w:val="23"/>
                </w:rPr>
                <w:delText>政</w:delText>
              </w:r>
            </w:del>
            <w:del w:id="227" w:author="咨询组" w:date="2025-10-17T15:59:43Z">
              <w:r>
                <w:rPr>
                  <w:rFonts w:ascii="仿宋" w:hAnsi="仿宋" w:eastAsia="仿宋" w:cs="仿宋"/>
                  <w:sz w:val="23"/>
                  <w:szCs w:val="23"/>
                </w:rPr>
                <w:delText>策</w:delText>
              </w:r>
            </w:del>
          </w:p>
        </w:tc>
        <w:tc>
          <w:tcPr>
            <w:tcW w:w="2496" w:type="dxa"/>
            <w:vAlign w:val="top"/>
          </w:tcPr>
          <w:p w14:paraId="31304575">
            <w:pPr>
              <w:spacing w:before="39" w:line="241" w:lineRule="auto"/>
              <w:ind w:left="121" w:right="225" w:firstLine="10"/>
              <w:rPr>
                <w:del w:id="228" w:author="咨询组" w:date="2025-10-17T15:59:43Z"/>
                <w:rFonts w:ascii="仿宋" w:hAnsi="仿宋" w:eastAsia="仿宋" w:cs="仿宋"/>
                <w:sz w:val="23"/>
                <w:szCs w:val="23"/>
              </w:rPr>
            </w:pPr>
            <w:del w:id="229" w:author="咨询组" w:date="2025-10-17T15:59:43Z">
              <w:r>
                <w:rPr>
                  <w:rFonts w:ascii="仿宋" w:hAnsi="仿宋" w:eastAsia="仿宋" w:cs="仿宋"/>
                  <w:spacing w:val="9"/>
                  <w:sz w:val="23"/>
                  <w:szCs w:val="23"/>
                </w:rPr>
                <w:delText>1</w:delText>
              </w:r>
            </w:del>
            <w:del w:id="230" w:author="咨询组" w:date="2025-10-17T15:59:43Z">
              <w:r>
                <w:rPr>
                  <w:rFonts w:ascii="仿宋" w:hAnsi="仿宋" w:eastAsia="仿宋" w:cs="仿宋"/>
                  <w:spacing w:val="6"/>
                  <w:sz w:val="23"/>
                  <w:szCs w:val="23"/>
                </w:rPr>
                <w:delText>.组织实施各项福利</w:delText>
              </w:r>
            </w:del>
            <w:del w:id="231" w:author="咨询组" w:date="2025-10-17T15:59:43Z">
              <w:r>
                <w:rPr>
                  <w:rFonts w:ascii="仿宋" w:hAnsi="仿宋" w:eastAsia="仿宋" w:cs="仿宋"/>
                  <w:spacing w:val="10"/>
                  <w:sz w:val="23"/>
                  <w:szCs w:val="23"/>
                </w:rPr>
                <w:delText>费</w:delText>
              </w:r>
            </w:del>
            <w:del w:id="232" w:author="咨询组" w:date="2025-10-17T15:59:43Z">
              <w:r>
                <w:rPr>
                  <w:rFonts w:ascii="仿宋" w:hAnsi="仿宋" w:eastAsia="仿宋" w:cs="仿宋"/>
                  <w:spacing w:val="8"/>
                  <w:sz w:val="23"/>
                  <w:szCs w:val="23"/>
                </w:rPr>
                <w:delText>财务入账科目及个</w:delText>
              </w:r>
            </w:del>
            <w:del w:id="233" w:author="咨询组" w:date="2025-10-17T15:59:43Z">
              <w:r>
                <w:rPr>
                  <w:rFonts w:ascii="仿宋" w:hAnsi="仿宋" w:eastAsia="仿宋" w:cs="仿宋"/>
                  <w:spacing w:val="6"/>
                  <w:sz w:val="23"/>
                  <w:szCs w:val="23"/>
                </w:rPr>
                <w:delText>税</w:delText>
              </w:r>
            </w:del>
            <w:del w:id="234" w:author="咨询组" w:date="2025-10-17T15:59:43Z">
              <w:r>
                <w:rPr>
                  <w:rFonts w:ascii="仿宋" w:hAnsi="仿宋" w:eastAsia="仿宋" w:cs="仿宋"/>
                  <w:spacing w:val="4"/>
                  <w:sz w:val="23"/>
                  <w:szCs w:val="23"/>
                </w:rPr>
                <w:delText>政策</w:delText>
              </w:r>
            </w:del>
          </w:p>
        </w:tc>
        <w:tc>
          <w:tcPr>
            <w:tcW w:w="2502" w:type="dxa"/>
            <w:vAlign w:val="top"/>
          </w:tcPr>
          <w:p w14:paraId="3EC2FF3C">
            <w:pPr>
              <w:spacing w:before="39" w:line="241" w:lineRule="auto"/>
              <w:ind w:left="121" w:right="229" w:firstLine="12"/>
              <w:rPr>
                <w:del w:id="235" w:author="咨询组" w:date="2025-10-17T15:59:43Z"/>
                <w:rFonts w:ascii="仿宋" w:hAnsi="仿宋" w:eastAsia="仿宋" w:cs="仿宋"/>
                <w:sz w:val="23"/>
                <w:szCs w:val="23"/>
              </w:rPr>
            </w:pPr>
            <w:del w:id="236" w:author="咨询组" w:date="2025-10-17T15:59:43Z">
              <w:r>
                <w:rPr>
                  <w:rFonts w:ascii="仿宋" w:hAnsi="仿宋" w:eastAsia="仿宋" w:cs="仿宋"/>
                  <w:spacing w:val="9"/>
                  <w:sz w:val="23"/>
                  <w:szCs w:val="23"/>
                </w:rPr>
                <w:delText>1</w:delText>
              </w:r>
            </w:del>
            <w:del w:id="237" w:author="咨询组" w:date="2025-10-17T15:59:43Z">
              <w:r>
                <w:rPr>
                  <w:rFonts w:ascii="仿宋" w:hAnsi="仿宋" w:eastAsia="仿宋" w:cs="仿宋"/>
                  <w:spacing w:val="6"/>
                  <w:sz w:val="23"/>
                  <w:szCs w:val="23"/>
                </w:rPr>
                <w:delText>.实施福利费财务入</w:delText>
              </w:r>
            </w:del>
            <w:del w:id="238" w:author="咨询组" w:date="2025-10-17T15:59:43Z">
              <w:r>
                <w:rPr>
                  <w:rFonts w:ascii="仿宋" w:hAnsi="仿宋" w:eastAsia="仿宋" w:cs="仿宋"/>
                  <w:spacing w:val="12"/>
                  <w:sz w:val="23"/>
                  <w:szCs w:val="23"/>
                </w:rPr>
                <w:delText>账</w:delText>
              </w:r>
            </w:del>
            <w:del w:id="239" w:author="咨询组" w:date="2025-10-17T15:59:43Z">
              <w:r>
                <w:rPr>
                  <w:rFonts w:ascii="仿宋" w:hAnsi="仿宋" w:eastAsia="仿宋" w:cs="仿宋"/>
                  <w:spacing w:val="8"/>
                  <w:sz w:val="23"/>
                  <w:szCs w:val="23"/>
                </w:rPr>
                <w:delText>科目及个税政策并</w:delText>
              </w:r>
            </w:del>
            <w:del w:id="240" w:author="咨询组" w:date="2025-10-17T15:59:43Z">
              <w:r>
                <w:rPr>
                  <w:rFonts w:ascii="仿宋" w:hAnsi="仿宋" w:eastAsia="仿宋" w:cs="仿宋"/>
                  <w:spacing w:val="11"/>
                  <w:sz w:val="23"/>
                  <w:szCs w:val="23"/>
                </w:rPr>
                <w:delText>进</w:delText>
              </w:r>
            </w:del>
            <w:del w:id="241" w:author="咨询组" w:date="2025-10-17T15:59:43Z">
              <w:r>
                <w:rPr>
                  <w:rFonts w:ascii="仿宋" w:hAnsi="仿宋" w:eastAsia="仿宋" w:cs="仿宋"/>
                  <w:spacing w:val="7"/>
                  <w:sz w:val="23"/>
                  <w:szCs w:val="23"/>
                </w:rPr>
                <w:delText>行合规检查</w:delText>
              </w:r>
            </w:del>
          </w:p>
        </w:tc>
      </w:tr>
      <w:tr w14:paraId="50AA45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del w:id="242" w:author="咨询组" w:date="2025-10-17T15:59:43Z"/>
        </w:trPr>
        <w:tc>
          <w:tcPr>
            <w:tcW w:w="1031" w:type="dxa"/>
            <w:vMerge w:val="continue"/>
            <w:tcBorders>
              <w:top w:val="single" w:color="auto" w:sz="4" w:space="0"/>
              <w:bottom w:val="single" w:color="auto" w:sz="4" w:space="0"/>
            </w:tcBorders>
            <w:vAlign w:val="top"/>
          </w:tcPr>
          <w:p w14:paraId="200DCF20">
            <w:pPr>
              <w:rPr>
                <w:del w:id="243" w:author="咨询组" w:date="2025-10-17T15:59:43Z"/>
                <w:rFonts w:ascii="Arial"/>
                <w:sz w:val="21"/>
              </w:rPr>
            </w:pPr>
          </w:p>
        </w:tc>
        <w:tc>
          <w:tcPr>
            <w:tcW w:w="2497" w:type="dxa"/>
            <w:gridSpan w:val="2"/>
            <w:vAlign w:val="top"/>
          </w:tcPr>
          <w:p w14:paraId="2563A2C8">
            <w:pPr>
              <w:spacing w:before="42"/>
              <w:ind w:left="118" w:right="228" w:hanging="3"/>
              <w:rPr>
                <w:del w:id="244" w:author="咨询组" w:date="2025-10-17T15:59:43Z"/>
                <w:rFonts w:ascii="仿宋" w:hAnsi="仿宋" w:eastAsia="仿宋" w:cs="仿宋"/>
                <w:sz w:val="23"/>
                <w:szCs w:val="23"/>
              </w:rPr>
            </w:pPr>
            <w:del w:id="245" w:author="咨询组" w:date="2025-10-17T15:59:43Z">
              <w:r>
                <w:rPr>
                  <w:rFonts w:ascii="仿宋" w:hAnsi="仿宋" w:eastAsia="仿宋" w:cs="仿宋"/>
                  <w:spacing w:val="8"/>
                  <w:sz w:val="23"/>
                  <w:szCs w:val="23"/>
                </w:rPr>
                <w:delText>2.审核华润啤酒各</w:delText>
              </w:r>
            </w:del>
            <w:del w:id="246" w:author="咨询组" w:date="2025-10-17T15:59:43Z">
              <w:r>
                <w:rPr>
                  <w:rFonts w:ascii="仿宋" w:hAnsi="仿宋" w:eastAsia="仿宋" w:cs="仿宋"/>
                  <w:spacing w:val="6"/>
                  <w:sz w:val="23"/>
                  <w:szCs w:val="23"/>
                </w:rPr>
                <w:delText>福</w:delText>
              </w:r>
            </w:del>
            <w:del w:id="247" w:author="咨询组" w:date="2025-10-17T15:59:43Z">
              <w:r>
                <w:rPr>
                  <w:rFonts w:ascii="仿宋" w:hAnsi="仿宋" w:eastAsia="仿宋" w:cs="仿宋"/>
                  <w:spacing w:val="10"/>
                  <w:sz w:val="23"/>
                  <w:szCs w:val="23"/>
                </w:rPr>
                <w:delText>利</w:delText>
              </w:r>
            </w:del>
            <w:del w:id="248" w:author="咨询组" w:date="2025-10-17T15:59:43Z">
              <w:r>
                <w:rPr>
                  <w:rFonts w:ascii="仿宋" w:hAnsi="仿宋" w:eastAsia="仿宋" w:cs="仿宋"/>
                  <w:spacing w:val="8"/>
                  <w:sz w:val="23"/>
                  <w:szCs w:val="23"/>
                </w:rPr>
                <w:delText>财务入账科目及个</w:delText>
              </w:r>
            </w:del>
            <w:del w:id="249" w:author="咨询组" w:date="2025-10-17T15:59:43Z">
              <w:r>
                <w:rPr>
                  <w:rFonts w:ascii="仿宋" w:hAnsi="仿宋" w:eastAsia="仿宋" w:cs="仿宋"/>
                  <w:spacing w:val="5"/>
                  <w:sz w:val="23"/>
                  <w:szCs w:val="23"/>
                </w:rPr>
                <w:delText>税政</w:delText>
              </w:r>
            </w:del>
            <w:del w:id="250" w:author="咨询组" w:date="2025-10-17T15:59:43Z">
              <w:r>
                <w:rPr>
                  <w:rFonts w:ascii="仿宋" w:hAnsi="仿宋" w:eastAsia="仿宋" w:cs="仿宋"/>
                  <w:spacing w:val="4"/>
                  <w:sz w:val="23"/>
                  <w:szCs w:val="23"/>
                </w:rPr>
                <w:delText>策</w:delText>
              </w:r>
            </w:del>
          </w:p>
        </w:tc>
        <w:tc>
          <w:tcPr>
            <w:tcW w:w="2496" w:type="dxa"/>
            <w:vAlign w:val="top"/>
          </w:tcPr>
          <w:p w14:paraId="26E7AD8C">
            <w:pPr>
              <w:spacing w:before="42"/>
              <w:ind w:left="119" w:right="225" w:hanging="3"/>
              <w:rPr>
                <w:del w:id="251" w:author="咨询组" w:date="2025-10-17T15:59:43Z"/>
                <w:rFonts w:ascii="仿宋" w:hAnsi="仿宋" w:eastAsia="仿宋" w:cs="仿宋"/>
                <w:sz w:val="23"/>
                <w:szCs w:val="23"/>
              </w:rPr>
            </w:pPr>
            <w:del w:id="252" w:author="咨询组" w:date="2025-10-17T15:59:43Z">
              <w:r>
                <w:rPr>
                  <w:rFonts w:ascii="仿宋" w:hAnsi="仿宋" w:eastAsia="仿宋" w:cs="仿宋"/>
                  <w:spacing w:val="8"/>
                  <w:sz w:val="23"/>
                  <w:szCs w:val="23"/>
                </w:rPr>
                <w:delText>2.审核所属各单位</w:delText>
              </w:r>
            </w:del>
            <w:del w:id="253" w:author="咨询组" w:date="2025-10-17T15:59:43Z">
              <w:r>
                <w:rPr>
                  <w:rFonts w:ascii="仿宋" w:hAnsi="仿宋" w:eastAsia="仿宋" w:cs="仿宋"/>
                  <w:spacing w:val="6"/>
                  <w:sz w:val="23"/>
                  <w:szCs w:val="23"/>
                </w:rPr>
                <w:delText>福</w:delText>
              </w:r>
            </w:del>
            <w:del w:id="254" w:author="咨询组" w:date="2025-10-17T15:59:43Z">
              <w:r>
                <w:rPr>
                  <w:rFonts w:ascii="仿宋" w:hAnsi="仿宋" w:eastAsia="仿宋" w:cs="仿宋"/>
                  <w:spacing w:val="10"/>
                  <w:sz w:val="23"/>
                  <w:szCs w:val="23"/>
                </w:rPr>
                <w:delText>利</w:delText>
              </w:r>
            </w:del>
            <w:del w:id="255" w:author="咨询组" w:date="2025-10-17T15:59:43Z">
              <w:r>
                <w:rPr>
                  <w:rFonts w:ascii="仿宋" w:hAnsi="仿宋" w:eastAsia="仿宋" w:cs="仿宋"/>
                  <w:spacing w:val="8"/>
                  <w:sz w:val="23"/>
                  <w:szCs w:val="23"/>
                </w:rPr>
                <w:delText>财务入账科目及个</w:delText>
              </w:r>
            </w:del>
            <w:del w:id="256" w:author="咨询组" w:date="2025-10-17T15:59:43Z">
              <w:r>
                <w:rPr>
                  <w:rFonts w:ascii="仿宋" w:hAnsi="仿宋" w:eastAsia="仿宋" w:cs="仿宋"/>
                  <w:spacing w:val="5"/>
                  <w:sz w:val="23"/>
                  <w:szCs w:val="23"/>
                </w:rPr>
                <w:delText>税政</w:delText>
              </w:r>
            </w:del>
            <w:del w:id="257" w:author="咨询组" w:date="2025-10-17T15:59:43Z">
              <w:r>
                <w:rPr>
                  <w:rFonts w:ascii="仿宋" w:hAnsi="仿宋" w:eastAsia="仿宋" w:cs="仿宋"/>
                  <w:spacing w:val="4"/>
                  <w:sz w:val="23"/>
                  <w:szCs w:val="23"/>
                </w:rPr>
                <w:delText>策</w:delText>
              </w:r>
            </w:del>
          </w:p>
        </w:tc>
        <w:tc>
          <w:tcPr>
            <w:tcW w:w="2502" w:type="dxa"/>
            <w:vAlign w:val="top"/>
          </w:tcPr>
          <w:p w14:paraId="36C28796">
            <w:pPr>
              <w:spacing w:before="198" w:line="264" w:lineRule="auto"/>
              <w:ind w:left="128" w:right="229" w:hanging="9"/>
              <w:rPr>
                <w:del w:id="258" w:author="咨询组" w:date="2025-10-17T15:59:43Z"/>
                <w:rFonts w:ascii="仿宋" w:hAnsi="仿宋" w:eastAsia="仿宋" w:cs="仿宋"/>
                <w:sz w:val="23"/>
                <w:szCs w:val="23"/>
              </w:rPr>
            </w:pPr>
            <w:del w:id="259" w:author="咨询组" w:date="2025-10-17T15:59:43Z">
              <w:r>
                <w:rPr>
                  <w:rFonts w:ascii="仿宋" w:hAnsi="仿宋" w:eastAsia="仿宋" w:cs="仿宋"/>
                  <w:spacing w:val="8"/>
                  <w:sz w:val="23"/>
                  <w:szCs w:val="23"/>
                </w:rPr>
                <w:delText>2.负责本单位福利</w:delText>
              </w:r>
            </w:del>
            <w:del w:id="260" w:author="咨询组" w:date="2025-10-17T15:59:43Z">
              <w:r>
                <w:rPr>
                  <w:rFonts w:ascii="仿宋" w:hAnsi="仿宋" w:eastAsia="仿宋" w:cs="仿宋"/>
                  <w:spacing w:val="6"/>
                  <w:sz w:val="23"/>
                  <w:szCs w:val="23"/>
                </w:rPr>
                <w:delText>费</w:delText>
              </w:r>
            </w:del>
            <w:del w:id="261" w:author="咨询组" w:date="2025-10-17T15:59:43Z">
              <w:r>
                <w:rPr>
                  <w:rFonts w:ascii="仿宋" w:hAnsi="仿宋" w:eastAsia="仿宋" w:cs="仿宋"/>
                  <w:spacing w:val="9"/>
                  <w:sz w:val="23"/>
                  <w:szCs w:val="23"/>
                </w:rPr>
                <w:delText>统</w:delText>
              </w:r>
            </w:del>
            <w:del w:id="262" w:author="咨询组" w:date="2025-10-17T15:59:43Z">
              <w:r>
                <w:rPr>
                  <w:rFonts w:ascii="仿宋" w:hAnsi="仿宋" w:eastAsia="仿宋" w:cs="仿宋"/>
                  <w:spacing w:val="6"/>
                  <w:sz w:val="23"/>
                  <w:szCs w:val="23"/>
                </w:rPr>
                <w:delText>计与管控等</w:delText>
              </w:r>
            </w:del>
          </w:p>
        </w:tc>
      </w:tr>
      <w:tr w14:paraId="194FF5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7" w:hRule="atLeast"/>
          <w:del w:id="263" w:author="咨询组" w:date="2025-10-17T15:59:43Z"/>
        </w:trPr>
        <w:tc>
          <w:tcPr>
            <w:tcW w:w="1031" w:type="dxa"/>
            <w:vMerge w:val="continue"/>
            <w:tcBorders>
              <w:top w:val="single" w:color="auto" w:sz="4" w:space="0"/>
              <w:bottom w:val="single" w:color="auto" w:sz="4" w:space="0"/>
            </w:tcBorders>
            <w:vAlign w:val="top"/>
          </w:tcPr>
          <w:p w14:paraId="444DB151">
            <w:pPr>
              <w:rPr>
                <w:del w:id="264" w:author="咨询组" w:date="2025-10-17T15:59:43Z"/>
                <w:rFonts w:ascii="Arial"/>
                <w:sz w:val="21"/>
              </w:rPr>
            </w:pPr>
          </w:p>
        </w:tc>
        <w:tc>
          <w:tcPr>
            <w:tcW w:w="2497" w:type="dxa"/>
            <w:gridSpan w:val="2"/>
            <w:vAlign w:val="top"/>
          </w:tcPr>
          <w:p w14:paraId="28C4A078">
            <w:pPr>
              <w:spacing w:before="41" w:line="244" w:lineRule="auto"/>
              <w:ind w:left="120" w:right="105" w:hanging="3"/>
              <w:rPr>
                <w:del w:id="265" w:author="咨询组" w:date="2025-10-17T15:59:43Z"/>
                <w:rFonts w:ascii="仿宋" w:hAnsi="仿宋" w:eastAsia="仿宋" w:cs="仿宋"/>
                <w:sz w:val="23"/>
                <w:szCs w:val="23"/>
              </w:rPr>
            </w:pPr>
            <w:del w:id="266" w:author="咨询组" w:date="2025-10-17T15:59:43Z">
              <w:r>
                <w:rPr>
                  <w:rFonts w:ascii="仿宋" w:hAnsi="仿宋" w:eastAsia="仿宋" w:cs="仿宋"/>
                  <w:spacing w:val="13"/>
                  <w:sz w:val="23"/>
                  <w:szCs w:val="23"/>
                </w:rPr>
                <w:delText>3</w:delText>
              </w:r>
            </w:del>
            <w:del w:id="267" w:author="咨询组" w:date="2025-10-17T15:59:43Z">
              <w:r>
                <w:rPr>
                  <w:rFonts w:ascii="仿宋" w:hAnsi="仿宋" w:eastAsia="仿宋" w:cs="仿宋"/>
                  <w:spacing w:val="7"/>
                  <w:sz w:val="23"/>
                  <w:szCs w:val="23"/>
                </w:rPr>
                <w:delText>.监督各单位福利归</w:delText>
              </w:r>
            </w:del>
            <w:del w:id="268" w:author="咨询组" w:date="2025-10-17T15:59:43Z">
              <w:r>
                <w:rPr>
                  <w:rFonts w:ascii="仿宋" w:hAnsi="仿宋" w:eastAsia="仿宋" w:cs="仿宋"/>
                  <w:spacing w:val="-6"/>
                  <w:sz w:val="23"/>
                  <w:szCs w:val="23"/>
                </w:rPr>
                <w:delText>口</w:delText>
              </w:r>
            </w:del>
            <w:del w:id="269" w:author="咨询组" w:date="2025-10-17T15:59:43Z">
              <w:r>
                <w:rPr>
                  <w:rFonts w:ascii="仿宋" w:hAnsi="仿宋" w:eastAsia="仿宋" w:cs="仿宋"/>
                  <w:spacing w:val="-5"/>
                  <w:sz w:val="23"/>
                  <w:szCs w:val="23"/>
                </w:rPr>
                <w:delText>及</w:delText>
              </w:r>
            </w:del>
            <w:del w:id="270" w:author="咨询组" w:date="2025-10-17T15:59:43Z">
              <w:r>
                <w:rPr>
                  <w:rFonts w:ascii="仿宋" w:hAnsi="仿宋" w:eastAsia="仿宋" w:cs="仿宋"/>
                  <w:spacing w:val="-3"/>
                  <w:sz w:val="23"/>
                  <w:szCs w:val="23"/>
                </w:rPr>
                <w:delText>列支渠道，确保财</w:delText>
              </w:r>
            </w:del>
            <w:del w:id="271" w:author="咨询组" w:date="2025-10-17T15:59:43Z">
              <w:r>
                <w:rPr>
                  <w:rFonts w:ascii="仿宋" w:hAnsi="仿宋" w:eastAsia="仿宋" w:cs="仿宋"/>
                  <w:spacing w:val="9"/>
                  <w:sz w:val="23"/>
                  <w:szCs w:val="23"/>
                </w:rPr>
                <w:delText>务</w:delText>
              </w:r>
            </w:del>
            <w:del w:id="272" w:author="咨询组" w:date="2025-10-17T15:59:43Z">
              <w:r>
                <w:rPr>
                  <w:rFonts w:ascii="仿宋" w:hAnsi="仿宋" w:eastAsia="仿宋" w:cs="仿宋"/>
                  <w:spacing w:val="8"/>
                  <w:sz w:val="23"/>
                  <w:szCs w:val="23"/>
                </w:rPr>
                <w:delText>福利费总额与人力</w:delText>
              </w:r>
            </w:del>
            <w:del w:id="273" w:author="咨询组" w:date="2025-10-17T15:59:43Z">
              <w:r>
                <w:rPr>
                  <w:rFonts w:ascii="仿宋" w:hAnsi="仿宋" w:eastAsia="仿宋" w:cs="仿宋"/>
                  <w:spacing w:val="11"/>
                  <w:sz w:val="23"/>
                  <w:szCs w:val="23"/>
                </w:rPr>
                <w:delText>福</w:delText>
              </w:r>
            </w:del>
            <w:del w:id="274" w:author="咨询组" w:date="2025-10-17T15:59:43Z">
              <w:r>
                <w:rPr>
                  <w:rFonts w:ascii="仿宋" w:hAnsi="仿宋" w:eastAsia="仿宋" w:cs="仿宋"/>
                  <w:spacing w:val="8"/>
                  <w:sz w:val="23"/>
                  <w:szCs w:val="23"/>
                </w:rPr>
                <w:delText>利总额一致</w:delText>
              </w:r>
            </w:del>
          </w:p>
        </w:tc>
        <w:tc>
          <w:tcPr>
            <w:tcW w:w="2496" w:type="dxa"/>
            <w:vAlign w:val="top"/>
          </w:tcPr>
          <w:p w14:paraId="40985FF0">
            <w:pPr>
              <w:spacing w:before="41" w:line="244" w:lineRule="auto"/>
              <w:ind w:left="119" w:right="103" w:hanging="1"/>
              <w:rPr>
                <w:del w:id="275" w:author="咨询组" w:date="2025-10-17T15:59:43Z"/>
                <w:rFonts w:ascii="仿宋" w:hAnsi="仿宋" w:eastAsia="仿宋" w:cs="仿宋"/>
                <w:sz w:val="23"/>
                <w:szCs w:val="23"/>
              </w:rPr>
            </w:pPr>
            <w:del w:id="276" w:author="咨询组" w:date="2025-10-17T15:59:43Z">
              <w:r>
                <w:rPr>
                  <w:rFonts w:ascii="仿宋" w:hAnsi="仿宋" w:eastAsia="仿宋" w:cs="仿宋"/>
                  <w:spacing w:val="13"/>
                  <w:sz w:val="23"/>
                  <w:szCs w:val="23"/>
                </w:rPr>
                <w:delText>3</w:delText>
              </w:r>
            </w:del>
            <w:del w:id="277" w:author="咨询组" w:date="2025-10-17T15:59:43Z">
              <w:r>
                <w:rPr>
                  <w:rFonts w:ascii="仿宋" w:hAnsi="仿宋" w:eastAsia="仿宋" w:cs="仿宋"/>
                  <w:spacing w:val="7"/>
                  <w:sz w:val="23"/>
                  <w:szCs w:val="23"/>
                </w:rPr>
                <w:delText>.监督所属各单位福</w:delText>
              </w:r>
            </w:del>
            <w:del w:id="278" w:author="咨询组" w:date="2025-10-17T15:59:43Z">
              <w:r>
                <w:rPr>
                  <w:rFonts w:ascii="仿宋" w:hAnsi="仿宋" w:eastAsia="仿宋" w:cs="仿宋"/>
                  <w:spacing w:val="-6"/>
                  <w:sz w:val="23"/>
                  <w:szCs w:val="23"/>
                </w:rPr>
                <w:delText>利</w:delText>
              </w:r>
            </w:del>
            <w:del w:id="279" w:author="咨询组" w:date="2025-10-17T15:59:43Z">
              <w:r>
                <w:rPr>
                  <w:rFonts w:ascii="仿宋" w:hAnsi="仿宋" w:eastAsia="仿宋" w:cs="仿宋"/>
                  <w:spacing w:val="-3"/>
                  <w:sz w:val="23"/>
                  <w:szCs w:val="23"/>
                </w:rPr>
                <w:delText>归口及列支渠道，确</w:delText>
              </w:r>
            </w:del>
            <w:del w:id="280" w:author="咨询组" w:date="2025-10-17T15:59:43Z">
              <w:r>
                <w:rPr>
                  <w:rFonts w:ascii="仿宋" w:hAnsi="仿宋" w:eastAsia="仿宋" w:cs="仿宋"/>
                  <w:spacing w:val="10"/>
                  <w:sz w:val="23"/>
                  <w:szCs w:val="23"/>
                </w:rPr>
                <w:delText>保</w:delText>
              </w:r>
            </w:del>
            <w:del w:id="281" w:author="咨询组" w:date="2025-10-17T15:59:43Z">
              <w:r>
                <w:rPr>
                  <w:rFonts w:ascii="仿宋" w:hAnsi="仿宋" w:eastAsia="仿宋" w:cs="仿宋"/>
                  <w:spacing w:val="8"/>
                  <w:sz w:val="23"/>
                  <w:szCs w:val="23"/>
                </w:rPr>
                <w:delText>财务福利费与人力</w:delText>
              </w:r>
            </w:del>
            <w:del w:id="282" w:author="咨询组" w:date="2025-10-17T15:59:43Z">
              <w:r>
                <w:rPr>
                  <w:rFonts w:ascii="仿宋" w:hAnsi="仿宋" w:eastAsia="仿宋" w:cs="仿宋"/>
                  <w:spacing w:val="9"/>
                  <w:sz w:val="23"/>
                  <w:szCs w:val="23"/>
                </w:rPr>
                <w:delText>福利费总额一致</w:delText>
              </w:r>
            </w:del>
          </w:p>
        </w:tc>
        <w:tc>
          <w:tcPr>
            <w:tcW w:w="2502" w:type="dxa"/>
            <w:vAlign w:val="top"/>
          </w:tcPr>
          <w:p w14:paraId="47993316">
            <w:pPr>
              <w:spacing w:line="278" w:lineRule="auto"/>
              <w:rPr>
                <w:del w:id="283" w:author="咨询组" w:date="2025-10-17T15:59:43Z"/>
                <w:rFonts w:ascii="Arial"/>
                <w:sz w:val="21"/>
              </w:rPr>
            </w:pPr>
          </w:p>
          <w:p w14:paraId="5954511F">
            <w:pPr>
              <w:spacing w:before="75" w:line="263" w:lineRule="auto"/>
              <w:ind w:left="126" w:right="106" w:hanging="5"/>
              <w:rPr>
                <w:del w:id="284" w:author="咨询组" w:date="2025-10-17T15:59:43Z"/>
                <w:rFonts w:ascii="仿宋" w:hAnsi="仿宋" w:eastAsia="仿宋" w:cs="仿宋"/>
                <w:sz w:val="23"/>
                <w:szCs w:val="23"/>
              </w:rPr>
            </w:pPr>
            <w:del w:id="285" w:author="咨询组" w:date="2025-10-17T15:59:43Z">
              <w:r>
                <w:rPr>
                  <w:rFonts w:ascii="仿宋" w:hAnsi="仿宋" w:eastAsia="仿宋" w:cs="仿宋"/>
                  <w:spacing w:val="-3"/>
                  <w:sz w:val="23"/>
                  <w:szCs w:val="23"/>
                </w:rPr>
                <w:delText>3.开展福利费记账、</w:delText>
              </w:r>
            </w:del>
            <w:del w:id="286" w:author="咨询组" w:date="2025-10-17T15:59:43Z">
              <w:r>
                <w:rPr>
                  <w:rFonts w:ascii="仿宋" w:hAnsi="仿宋" w:eastAsia="仿宋" w:cs="仿宋"/>
                  <w:spacing w:val="-1"/>
                  <w:sz w:val="23"/>
                  <w:szCs w:val="23"/>
                </w:rPr>
                <w:delText>报</w:delText>
              </w:r>
            </w:del>
            <w:del w:id="287" w:author="咨询组" w:date="2025-10-17T15:59:43Z">
              <w:r>
                <w:rPr>
                  <w:rFonts w:ascii="仿宋" w:hAnsi="仿宋" w:eastAsia="仿宋" w:cs="仿宋"/>
                  <w:spacing w:val="12"/>
                  <w:sz w:val="23"/>
                  <w:szCs w:val="23"/>
                </w:rPr>
                <w:delText>销</w:delText>
              </w:r>
            </w:del>
            <w:del w:id="288" w:author="咨询组" w:date="2025-10-17T15:59:43Z">
              <w:r>
                <w:rPr>
                  <w:rFonts w:ascii="仿宋" w:hAnsi="仿宋" w:eastAsia="仿宋" w:cs="仿宋"/>
                  <w:spacing w:val="7"/>
                  <w:sz w:val="23"/>
                  <w:szCs w:val="23"/>
                </w:rPr>
                <w:delText>等沟通培训工作</w:delText>
              </w:r>
            </w:del>
          </w:p>
        </w:tc>
      </w:tr>
    </w:tbl>
    <w:p w14:paraId="4305C512">
      <w:pPr>
        <w:keepNext w:val="0"/>
        <w:keepLines w:val="0"/>
        <w:pageBreakBefore w:val="0"/>
        <w:widowControl/>
        <w:kinsoku w:val="0"/>
        <w:wordWrap/>
        <w:overflowPunct/>
        <w:topLinePunct w:val="0"/>
        <w:autoSpaceDE w:val="0"/>
        <w:autoSpaceDN w:val="0"/>
        <w:bidi w:val="0"/>
        <w:adjustRightInd w:val="0"/>
        <w:snapToGrid w:val="0"/>
        <w:spacing w:after="0" w:line="334" w:lineRule="auto"/>
        <w:ind w:left="0"/>
        <w:jc w:val="center"/>
        <w:textAlignment w:val="baseline"/>
        <w:rPr>
          <w:rFonts w:hint="eastAsia" w:ascii="黑体" w:hAnsi="黑体" w:eastAsia="黑体" w:cs="黑体"/>
          <w:spacing w:val="7"/>
          <w:sz w:val="31"/>
          <w:szCs w:val="31"/>
          <w:lang w:eastAsia="zh-CN"/>
        </w:rPr>
      </w:pPr>
      <w:bookmarkStart w:id="1" w:name="_bookmark2"/>
      <w:bookmarkEnd w:id="1"/>
      <w:r>
        <w:rPr>
          <w:rFonts w:hint="eastAsia" w:ascii="黑体" w:hAnsi="黑体" w:eastAsia="黑体" w:cs="黑体"/>
          <w:spacing w:val="7"/>
          <w:sz w:val="31"/>
          <w:szCs w:val="31"/>
          <w:lang w:eastAsia="zh-CN"/>
        </w:rPr>
        <w:t>第二章</w:t>
      </w:r>
      <w:r>
        <w:rPr>
          <w:rFonts w:hint="eastAsia" w:ascii="黑体" w:hAnsi="黑体" w:eastAsia="黑体" w:cs="黑体"/>
          <w:spacing w:val="7"/>
          <w:sz w:val="31"/>
          <w:szCs w:val="31"/>
          <w:lang w:val="en-US" w:eastAsia="zh-CN"/>
        </w:rPr>
        <w:t xml:space="preserve"> </w:t>
      </w:r>
      <w:r>
        <w:rPr>
          <w:rFonts w:hint="eastAsia" w:ascii="黑体" w:hAnsi="黑体" w:eastAsia="黑体" w:cs="黑体"/>
          <w:spacing w:val="7"/>
          <w:sz w:val="31"/>
          <w:szCs w:val="31"/>
          <w:lang w:eastAsia="zh-CN"/>
        </w:rPr>
        <w:t>法定福利</w:t>
      </w:r>
    </w:p>
    <w:p w14:paraId="42CDF1B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黑体" w:hAnsi="黑体" w:eastAsia="黑体" w:cs="黑体"/>
          <w:spacing w:val="2"/>
          <w:sz w:val="31"/>
          <w:szCs w:val="31"/>
          <w:lang w:eastAsia="zh-CN"/>
        </w:rPr>
        <w:t>第七条</w:t>
      </w:r>
      <w:r>
        <w:rPr>
          <w:rFonts w:hint="eastAsia" w:ascii="仿宋" w:hAnsi="仿宋" w:eastAsia="仿宋" w:cs="仿宋"/>
          <w:spacing w:val="2"/>
          <w:sz w:val="31"/>
          <w:szCs w:val="31"/>
          <w:lang w:val="en-US" w:eastAsia="zh-CN"/>
        </w:rPr>
        <w:t xml:space="preserve"> </w:t>
      </w:r>
      <w:r>
        <w:rPr>
          <w:rFonts w:hint="eastAsia" w:ascii="仿宋" w:hAnsi="仿宋" w:eastAsia="仿宋" w:cs="仿宋"/>
          <w:spacing w:val="2"/>
          <w:sz w:val="31"/>
          <w:szCs w:val="31"/>
          <w:lang w:eastAsia="zh-CN"/>
        </w:rPr>
        <w:t>法定福利主要包含社会保险、住房公积金、高温津贴/防暑降温费（品）、独生子女费、取暖费及法定假期等。</w:t>
      </w:r>
    </w:p>
    <w:p w14:paraId="3815CDD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289" w:author="咨询组" w:date="2025-11-11T13:05:56Z"/>
          <w:rFonts w:hint="eastAsia" w:ascii="仿宋" w:hAnsi="仿宋" w:eastAsia="仿宋" w:cs="仿宋"/>
          <w:spacing w:val="2"/>
          <w:sz w:val="31"/>
          <w:szCs w:val="31"/>
          <w:lang w:eastAsia="zh-CN"/>
        </w:rPr>
      </w:pPr>
      <w:del w:id="290" w:author="咨询组" w:date="2025-11-11T13:05:56Z">
        <w:r>
          <w:rPr>
            <w:rFonts w:hint="eastAsia" w:ascii="黑体" w:hAnsi="黑体" w:eastAsia="黑体" w:cs="黑体"/>
            <w:spacing w:val="2"/>
            <w:sz w:val="31"/>
            <w:szCs w:val="31"/>
            <w:lang w:eastAsia="zh-CN"/>
          </w:rPr>
          <w:delText>第八条</w:delText>
        </w:r>
      </w:del>
      <w:del w:id="291" w:author="咨询组" w:date="2025-11-11T13:05:56Z">
        <w:r>
          <w:rPr>
            <w:rFonts w:hint="eastAsia" w:ascii="仿宋" w:hAnsi="仿宋" w:eastAsia="仿宋" w:cs="仿宋"/>
            <w:spacing w:val="2"/>
            <w:sz w:val="31"/>
            <w:szCs w:val="31"/>
            <w:lang w:val="en-US" w:eastAsia="zh-CN"/>
          </w:rPr>
          <w:delText xml:space="preserve"> </w:delText>
        </w:r>
      </w:del>
      <w:del w:id="292" w:author="咨询组" w:date="2025-11-11T13:05:56Z">
        <w:r>
          <w:rPr>
            <w:rFonts w:hint="eastAsia" w:ascii="仿宋" w:hAnsi="仿宋" w:eastAsia="仿宋" w:cs="仿宋"/>
            <w:spacing w:val="2"/>
            <w:sz w:val="31"/>
            <w:szCs w:val="31"/>
            <w:lang w:eastAsia="zh-CN"/>
          </w:rPr>
          <w:delText>社会保险及住房公积金：按照《华润啤酒社保公积金管理办法》执行。</w:delText>
        </w:r>
      </w:del>
    </w:p>
    <w:p w14:paraId="23712AD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293" w:author="咨询组" w:date="2025-11-07T17:00:52Z"/>
          <w:rFonts w:hint="eastAsia" w:ascii="仿宋" w:hAnsi="仿宋" w:eastAsia="仿宋" w:cs="仿宋"/>
          <w:spacing w:val="2"/>
          <w:sz w:val="31"/>
          <w:szCs w:val="31"/>
          <w:lang w:eastAsia="zh-CN"/>
        </w:rPr>
      </w:pPr>
      <w:r>
        <w:rPr>
          <w:rFonts w:hint="eastAsia" w:ascii="黑体" w:hAnsi="黑体" w:eastAsia="黑体" w:cs="黑体"/>
          <w:spacing w:val="2"/>
          <w:sz w:val="31"/>
          <w:szCs w:val="31"/>
          <w:lang w:eastAsia="zh-CN"/>
        </w:rPr>
        <w:t>第九条</w:t>
      </w:r>
      <w:r>
        <w:rPr>
          <w:rFonts w:hint="eastAsia" w:ascii="黑体" w:hAnsi="黑体" w:eastAsia="黑体" w:cs="黑体"/>
          <w:spacing w:val="2"/>
          <w:sz w:val="31"/>
          <w:szCs w:val="31"/>
          <w:lang w:val="en-US" w:eastAsia="zh-CN"/>
        </w:rPr>
        <w:t xml:space="preserve"> </w:t>
      </w:r>
      <w:r>
        <w:rPr>
          <w:rFonts w:hint="eastAsia" w:ascii="仿宋" w:hAnsi="仿宋" w:eastAsia="仿宋" w:cs="仿宋"/>
          <w:spacing w:val="2"/>
          <w:sz w:val="31"/>
          <w:szCs w:val="31"/>
          <w:lang w:eastAsia="zh-CN"/>
        </w:rPr>
        <w:t>高温津贴/防暑降温费</w:t>
      </w:r>
      <w:ins w:id="294" w:author="咨询组" w:date="2025-11-07T17:00:37Z">
        <w:r>
          <w:rPr>
            <w:rFonts w:hint="eastAsia" w:ascii="仿宋" w:hAnsi="仿宋" w:eastAsia="仿宋" w:cs="仿宋"/>
            <w:spacing w:val="2"/>
            <w:sz w:val="31"/>
            <w:szCs w:val="31"/>
            <w:lang w:val="en-US" w:eastAsia="zh-CN"/>
          </w:rPr>
          <w:t>/</w:t>
        </w:r>
      </w:ins>
      <w:ins w:id="295" w:author="咨询组" w:date="2025-11-07T17:00:41Z">
        <w:r>
          <w:rPr>
            <w:rFonts w:hint="eastAsia" w:ascii="仿宋" w:hAnsi="仿宋" w:eastAsia="仿宋" w:cs="仿宋"/>
            <w:spacing w:val="2"/>
            <w:sz w:val="31"/>
            <w:szCs w:val="31"/>
            <w:lang w:val="en-US" w:eastAsia="zh-CN"/>
          </w:rPr>
          <w:t>防暑</w:t>
        </w:r>
      </w:ins>
      <w:ins w:id="296" w:author="咨询组" w:date="2025-11-07T17:00:42Z">
        <w:r>
          <w:rPr>
            <w:rFonts w:hint="eastAsia" w:ascii="仿宋" w:hAnsi="仿宋" w:eastAsia="仿宋" w:cs="仿宋"/>
            <w:spacing w:val="2"/>
            <w:sz w:val="31"/>
            <w:szCs w:val="31"/>
            <w:lang w:val="en-US" w:eastAsia="zh-CN"/>
          </w:rPr>
          <w:t>降温</w:t>
        </w:r>
      </w:ins>
      <w:ins w:id="297" w:author="咨询组" w:date="2025-11-07T17:00:50Z">
        <w:r>
          <w:rPr>
            <w:rFonts w:hint="eastAsia" w:ascii="仿宋" w:hAnsi="仿宋" w:eastAsia="仿宋" w:cs="仿宋"/>
            <w:spacing w:val="2"/>
            <w:sz w:val="31"/>
            <w:szCs w:val="31"/>
            <w:lang w:val="en-US" w:eastAsia="zh-CN"/>
          </w:rPr>
          <w:t>品</w:t>
        </w:r>
      </w:ins>
      <w:del w:id="298" w:author="咨询组" w:date="2025-11-07T17:00:52Z">
        <w:r>
          <w:rPr>
            <w:rFonts w:hint="eastAsia" w:ascii="仿宋" w:hAnsi="仿宋" w:eastAsia="仿宋" w:cs="仿宋"/>
            <w:spacing w:val="2"/>
            <w:sz w:val="31"/>
            <w:szCs w:val="31"/>
            <w:lang w:eastAsia="zh-CN"/>
          </w:rPr>
          <w:delText>（品）</w:delText>
        </w:r>
      </w:del>
    </w:p>
    <w:p w14:paraId="1916538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ins w:id="299" w:author="咨询组" w:date="2025-11-07T17:00:55Z"/>
          <w:rFonts w:hint="eastAsia" w:ascii="仿宋" w:hAnsi="仿宋" w:eastAsia="仿宋" w:cs="仿宋"/>
          <w:spacing w:val="2"/>
          <w:sz w:val="31"/>
          <w:szCs w:val="31"/>
          <w:lang w:eastAsia="zh-CN"/>
        </w:rPr>
      </w:pPr>
    </w:p>
    <w:p w14:paraId="49AA9FF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（一）设置目的：根据国家及地方相关法律法规，保证炎夏季节高温条件下生产经营活动的正常进行，保障员工在劳动生产过程中的安全和身体健康。</w:t>
      </w:r>
    </w:p>
    <w:p w14:paraId="72E6334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（二）适用范围：按国家和地方相关政策执行。</w:t>
      </w:r>
    </w:p>
    <w:p w14:paraId="5120464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（三）发放标准：各地方政府明确规定用人单位须向员工发放高温津贴/防暑降温费时，本企业应从其规定执行；各地方政府没有明确的发放要求时，本企业不发放高温津贴/防暑降温费。</w:t>
      </w:r>
    </w:p>
    <w:p w14:paraId="391F128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1.高温津贴/防暑降温费：按国家和地方相关政策执行。</w:t>
      </w:r>
    </w:p>
    <w:p w14:paraId="40CFA18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2.防暑降温品：按国家、当地及公司EHS部门下发的相关政策执行。</w:t>
      </w:r>
    </w:p>
    <w:p w14:paraId="50F94BD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（四）计发规则：</w:t>
      </w:r>
    </w:p>
    <w:p w14:paraId="620983E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1.时标准：应发高温津贴/防暑降温费=每小时标准×实际出勤小时数。</w:t>
      </w:r>
    </w:p>
    <w:p w14:paraId="4CC8330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2.日标准：应发高温津贴/防暑降温费=日标准×实际出勤工作日天数。</w:t>
      </w:r>
    </w:p>
    <w:p w14:paraId="2507DB5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3.月标准：应发高温津贴/防暑降温费=月标准×（当月在职天数-扣款天数）÷当月实际计薪天数。</w:t>
      </w:r>
    </w:p>
    <w:p w14:paraId="3B430B2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（1）扣款天数包括病假、事假、旷工、年假、路程假、婚假、丧假、产假、产检假、陪产假、育儿假、子女护理假、计划生育假、工伤假等，扣完为止，</w:t>
      </w:r>
      <w:del w:id="300" w:author="咨询组" w:date="2025-11-26T15:23:42Z">
        <w:r>
          <w:rPr>
            <w:rFonts w:hint="default" w:ascii="仿宋" w:hAnsi="仿宋" w:eastAsia="仿宋" w:cs="仿宋"/>
            <w:spacing w:val="2"/>
            <w:sz w:val="31"/>
            <w:szCs w:val="31"/>
            <w:lang w:val="en-US" w:eastAsia="zh-CN"/>
          </w:rPr>
          <w:delText>当日缺勤不足1天的不扣</w:delText>
        </w:r>
      </w:del>
      <w:ins w:id="301" w:author="咨询组" w:date="2025-11-26T15:23:44Z">
        <w:r>
          <w:rPr>
            <w:rFonts w:hint="eastAsia" w:ascii="仿宋" w:hAnsi="仿宋" w:eastAsia="仿宋" w:cs="仿宋"/>
            <w:spacing w:val="2"/>
            <w:sz w:val="31"/>
            <w:szCs w:val="31"/>
            <w:lang w:val="en-US" w:eastAsia="zh-CN"/>
          </w:rPr>
          <w:t>当日</w:t>
        </w:r>
      </w:ins>
      <w:ins w:id="302" w:author="咨询组" w:date="2025-11-26T15:23:46Z">
        <w:r>
          <w:rPr>
            <w:rFonts w:hint="eastAsia" w:ascii="仿宋" w:hAnsi="仿宋" w:eastAsia="仿宋" w:cs="仿宋"/>
            <w:spacing w:val="2"/>
            <w:sz w:val="31"/>
            <w:szCs w:val="31"/>
            <w:lang w:val="en-US" w:eastAsia="zh-CN"/>
          </w:rPr>
          <w:t>缺勤</w:t>
        </w:r>
      </w:ins>
      <w:ins w:id="303" w:author="咨询组" w:date="2025-11-26T15:24:14Z">
        <w:r>
          <w:rPr>
            <w:rFonts w:hint="eastAsia" w:ascii="仿宋" w:hAnsi="仿宋" w:eastAsia="仿宋" w:cs="仿宋"/>
            <w:spacing w:val="2"/>
            <w:sz w:val="31"/>
            <w:szCs w:val="31"/>
            <w:lang w:val="en-US" w:eastAsia="zh-CN"/>
          </w:rPr>
          <w:t>必须</w:t>
        </w:r>
      </w:ins>
      <w:ins w:id="304" w:author="咨询组" w:date="2025-11-26T15:23:48Z">
        <w:r>
          <w:rPr>
            <w:rFonts w:hint="eastAsia" w:ascii="仿宋" w:hAnsi="仿宋" w:eastAsia="仿宋" w:cs="仿宋"/>
            <w:spacing w:val="2"/>
            <w:sz w:val="31"/>
            <w:szCs w:val="31"/>
            <w:lang w:val="en-US" w:eastAsia="zh-CN"/>
          </w:rPr>
          <w:t>满1</w:t>
        </w:r>
      </w:ins>
      <w:ins w:id="305" w:author="咨询组" w:date="2025-11-26T15:23:49Z">
        <w:r>
          <w:rPr>
            <w:rFonts w:hint="eastAsia" w:ascii="仿宋" w:hAnsi="仿宋" w:eastAsia="仿宋" w:cs="仿宋"/>
            <w:spacing w:val="2"/>
            <w:sz w:val="31"/>
            <w:szCs w:val="31"/>
            <w:lang w:val="en-US" w:eastAsia="zh-CN"/>
          </w:rPr>
          <w:t>天</w:t>
        </w:r>
      </w:ins>
      <w:ins w:id="306" w:author="咨询组" w:date="2025-11-26T15:23:50Z">
        <w:r>
          <w:rPr>
            <w:rFonts w:hint="eastAsia" w:ascii="仿宋" w:hAnsi="仿宋" w:eastAsia="仿宋" w:cs="仿宋"/>
            <w:spacing w:val="2"/>
            <w:sz w:val="31"/>
            <w:szCs w:val="31"/>
            <w:lang w:val="en-US" w:eastAsia="zh-CN"/>
          </w:rPr>
          <w:t>才扣</w:t>
        </w:r>
      </w:ins>
      <w:r>
        <w:rPr>
          <w:rFonts w:hint="eastAsia" w:ascii="仿宋" w:hAnsi="仿宋" w:eastAsia="仿宋" w:cs="仿宋"/>
          <w:spacing w:val="2"/>
          <w:sz w:val="31"/>
          <w:szCs w:val="31"/>
          <w:lang w:eastAsia="zh-CN"/>
        </w:rPr>
        <w:t>。</w:t>
      </w:r>
    </w:p>
    <w:p w14:paraId="080B33C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（2）月中内退、待岗、退休员工自变化生效之日起不再发放高温津贴/防暑降温费。</w:t>
      </w:r>
    </w:p>
    <w:p w14:paraId="5148B74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（3）全月出勤按月标准发放，不得超过当月月标准，全月未出勤的不发放。</w:t>
      </w:r>
    </w:p>
    <w:p w14:paraId="1E3803A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（五）支付方式：随月度工资一并发放。</w:t>
      </w:r>
    </w:p>
    <w:p w14:paraId="06DC9DE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黑体" w:hAnsi="黑体" w:eastAsia="黑体" w:cs="黑体"/>
          <w:spacing w:val="2"/>
          <w:sz w:val="31"/>
          <w:szCs w:val="31"/>
          <w:lang w:eastAsia="zh-CN"/>
        </w:rPr>
        <w:t>第十条</w:t>
      </w:r>
      <w:r>
        <w:rPr>
          <w:rFonts w:hint="eastAsia" w:ascii="仿宋" w:hAnsi="仿宋" w:eastAsia="仿宋" w:cs="仿宋"/>
          <w:spacing w:val="2"/>
          <w:sz w:val="31"/>
          <w:szCs w:val="31"/>
          <w:lang w:val="en-US" w:eastAsia="zh-CN"/>
        </w:rPr>
        <w:t xml:space="preserve"> </w:t>
      </w:r>
      <w:r>
        <w:rPr>
          <w:rFonts w:hint="eastAsia" w:ascii="仿宋" w:hAnsi="仿宋" w:eastAsia="仿宋" w:cs="仿宋"/>
          <w:spacing w:val="2"/>
          <w:sz w:val="31"/>
          <w:szCs w:val="31"/>
          <w:lang w:eastAsia="zh-CN"/>
        </w:rPr>
        <w:t>独生子女费</w:t>
      </w:r>
    </w:p>
    <w:p w14:paraId="6F4C1D2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（一）设置目的：特定时期为符合国家计划生育政策相关规定，对依法取得《独生子女父母光荣证》的员工提供的福利项目。</w:t>
      </w:r>
    </w:p>
    <w:p w14:paraId="7E354FE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二）适用范围：领取《独生子女证》且符合发放条件的正式工。当各地方政府明确规定用人单位须向员工发放独生子女费时，本企业应从其规定执行；当各省市地方政府没有明确的发放要求时，本企业不应发放独生子女费。</w:t>
      </w:r>
    </w:p>
    <w:p w14:paraId="3D9CB00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（三）发放标准：按国家和地方相关政策执行。本企业应做好员工相应证件的登记及维护工作，对于已不符合发放条件的员工，应及时与员工进行沟通并自发放条件丧失的次月起停发其独生子女费。</w:t>
      </w:r>
    </w:p>
    <w:p w14:paraId="7CB88AC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（四）计发规则：按标准月度发放，不以出勤情况折算；当地规定按年度一次性发放的，以发放当月符合条件人员为准；当地有特殊政策的按当地政策执行。</w:t>
      </w:r>
    </w:p>
    <w:p w14:paraId="48BA8F2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（五）支付方式：随月度工资一并发放，当地有特殊政策的按当地政策执行。</w:t>
      </w:r>
    </w:p>
    <w:p w14:paraId="4DD03A6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黑体" w:hAnsi="黑体" w:eastAsia="黑体" w:cs="黑体"/>
          <w:spacing w:val="2"/>
          <w:sz w:val="31"/>
          <w:szCs w:val="31"/>
          <w:lang w:eastAsia="zh-CN"/>
        </w:rPr>
        <w:t>第十一条</w:t>
      </w:r>
      <w:r>
        <w:rPr>
          <w:rFonts w:hint="eastAsia" w:ascii="仿宋" w:hAnsi="仿宋" w:eastAsia="仿宋" w:cs="仿宋"/>
          <w:spacing w:val="2"/>
          <w:sz w:val="31"/>
          <w:szCs w:val="31"/>
          <w:lang w:val="en-US" w:eastAsia="zh-CN"/>
        </w:rPr>
        <w:t xml:space="preserve"> </w:t>
      </w:r>
      <w:r>
        <w:rPr>
          <w:rFonts w:hint="eastAsia" w:ascii="仿宋" w:hAnsi="仿宋" w:eastAsia="仿宋" w:cs="仿宋"/>
          <w:spacing w:val="2"/>
          <w:sz w:val="31"/>
          <w:szCs w:val="31"/>
          <w:lang w:eastAsia="zh-CN"/>
        </w:rPr>
        <w:t>取暖费</w:t>
      </w:r>
    </w:p>
    <w:p w14:paraId="1AB8D6D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（一）设置原则：公司所在地有法定取暖费政策且具备强制支付要求的。</w:t>
      </w:r>
    </w:p>
    <w:p w14:paraId="36358D6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（二）适用对象</w:t>
      </w:r>
    </w:p>
    <w:p w14:paraId="59F9D19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1.</w:t>
      </w:r>
      <w:del w:id="307" w:author="咨询组" w:date="2025-11-26T11:20:46Z">
        <w:r>
          <w:rPr>
            <w:rFonts w:hint="default" w:ascii="仿宋" w:hAnsi="仿宋" w:eastAsia="仿宋" w:cs="仿宋"/>
            <w:spacing w:val="2"/>
            <w:sz w:val="31"/>
            <w:szCs w:val="31"/>
            <w:lang w:val="en-US" w:eastAsia="zh-CN"/>
          </w:rPr>
          <w:delText>发放</w:delText>
        </w:r>
      </w:del>
      <w:ins w:id="308" w:author="咨询组" w:date="2025-11-26T11:20:47Z">
        <w:r>
          <w:rPr>
            <w:rFonts w:hint="eastAsia" w:ascii="仿宋" w:hAnsi="仿宋" w:eastAsia="仿宋" w:cs="仿宋"/>
            <w:spacing w:val="2"/>
            <w:sz w:val="31"/>
            <w:szCs w:val="31"/>
            <w:lang w:val="en-US" w:eastAsia="zh-CN"/>
          </w:rPr>
          <w:t>报销</w:t>
        </w:r>
      </w:ins>
      <w:r>
        <w:rPr>
          <w:rFonts w:hint="eastAsia" w:ascii="仿宋" w:hAnsi="仿宋" w:eastAsia="仿宋" w:cs="仿宋"/>
          <w:spacing w:val="2"/>
          <w:sz w:val="31"/>
          <w:szCs w:val="31"/>
          <w:lang w:eastAsia="zh-CN"/>
        </w:rPr>
        <w:t>取暖费需满足：</w:t>
      </w:r>
    </w:p>
    <w:p w14:paraId="20B842A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（1）与华润啤酒及所属各公司签订劳动合同的正式工；</w:t>
      </w:r>
    </w:p>
    <w:p w14:paraId="3444EAA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（2）员工本人常驻工作地有自购房（本人、配偶及未成年子女名下自购房且自购房所在地距常驻工作地不超过50公里的）；</w:t>
      </w:r>
    </w:p>
    <w:p w14:paraId="6CE0396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（3）常驻工作地有法定取暖费政策且具备强制支付要求；</w:t>
      </w:r>
    </w:p>
    <w:p w14:paraId="0492FEB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（4）当地政策有其他强制要求的，按当地政策执行。</w:t>
      </w:r>
    </w:p>
    <w:p w14:paraId="22F11ED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2.离退休人员：2020年4月23日前办理离退休手续人员按原区域公司发放规则及标准享受，2020年4月23日后退休的人员参照</w:t>
      </w:r>
      <w:del w:id="309" w:author="咨询组" w:date="2025-10-17T16:16:47Z">
        <w:r>
          <w:rPr>
            <w:rFonts w:hint="eastAsia" w:ascii="仿宋" w:hAnsi="仿宋" w:eastAsia="仿宋" w:cs="仿宋"/>
            <w:spacing w:val="2"/>
            <w:sz w:val="31"/>
            <w:szCs w:val="31"/>
            <w:lang w:eastAsia="zh-CN"/>
          </w:rPr>
          <w:delText>本制度</w:delText>
        </w:r>
      </w:del>
      <w:ins w:id="310" w:author="咨询组" w:date="2025-10-17T16:16:47Z">
        <w:r>
          <w:rPr>
            <w:rFonts w:hint="eastAsia" w:ascii="仿宋" w:hAnsi="仿宋" w:eastAsia="仿宋" w:cs="仿宋"/>
            <w:spacing w:val="2"/>
            <w:sz w:val="31"/>
            <w:szCs w:val="31"/>
            <w:lang w:eastAsia="zh-CN"/>
          </w:rPr>
          <w:t>《</w:t>
        </w:r>
      </w:ins>
      <w:ins w:id="311" w:author="咨询组" w:date="2025-10-17T16:16:50Z">
        <w:r>
          <w:rPr>
            <w:rFonts w:hint="eastAsia" w:ascii="仿宋" w:hAnsi="仿宋" w:eastAsia="仿宋" w:cs="仿宋"/>
            <w:spacing w:val="2"/>
            <w:sz w:val="31"/>
            <w:szCs w:val="31"/>
            <w:lang w:val="en-US" w:eastAsia="zh-CN"/>
          </w:rPr>
          <w:t>华润啤酒</w:t>
        </w:r>
      </w:ins>
      <w:ins w:id="312" w:author="咨询组" w:date="2025-10-17T16:16:52Z">
        <w:r>
          <w:rPr>
            <w:rFonts w:hint="eastAsia" w:ascii="仿宋" w:hAnsi="仿宋" w:eastAsia="仿宋" w:cs="仿宋"/>
            <w:spacing w:val="2"/>
            <w:sz w:val="31"/>
            <w:szCs w:val="31"/>
            <w:lang w:val="en-US" w:eastAsia="zh-CN"/>
          </w:rPr>
          <w:t>员工</w:t>
        </w:r>
      </w:ins>
      <w:ins w:id="313" w:author="咨询组" w:date="2025-10-17T16:16:53Z">
        <w:r>
          <w:rPr>
            <w:rFonts w:hint="eastAsia" w:ascii="仿宋" w:hAnsi="仿宋" w:eastAsia="仿宋" w:cs="仿宋"/>
            <w:spacing w:val="2"/>
            <w:sz w:val="31"/>
            <w:szCs w:val="31"/>
            <w:lang w:val="en-US" w:eastAsia="zh-CN"/>
          </w:rPr>
          <w:t>福利</w:t>
        </w:r>
      </w:ins>
      <w:ins w:id="314" w:author="咨询组" w:date="2025-10-17T16:16:54Z">
        <w:r>
          <w:rPr>
            <w:rFonts w:hint="eastAsia" w:ascii="仿宋" w:hAnsi="仿宋" w:eastAsia="仿宋" w:cs="仿宋"/>
            <w:spacing w:val="2"/>
            <w:sz w:val="31"/>
            <w:szCs w:val="31"/>
            <w:lang w:val="en-US" w:eastAsia="zh-CN"/>
          </w:rPr>
          <w:t>管理制度</w:t>
        </w:r>
      </w:ins>
      <w:ins w:id="315" w:author="咨询组" w:date="2025-10-17T16:16:47Z">
        <w:r>
          <w:rPr>
            <w:rFonts w:hint="eastAsia" w:ascii="仿宋" w:hAnsi="仿宋" w:eastAsia="仿宋" w:cs="仿宋"/>
            <w:spacing w:val="2"/>
            <w:sz w:val="31"/>
            <w:szCs w:val="31"/>
            <w:lang w:eastAsia="zh-CN"/>
          </w:rPr>
          <w:t>》</w:t>
        </w:r>
      </w:ins>
      <w:r>
        <w:rPr>
          <w:rFonts w:hint="eastAsia" w:ascii="仿宋" w:hAnsi="仿宋" w:eastAsia="仿宋" w:cs="仿宋"/>
          <w:spacing w:val="2"/>
          <w:sz w:val="31"/>
          <w:szCs w:val="31"/>
          <w:lang w:eastAsia="zh-CN"/>
        </w:rPr>
        <w:t>执行。</w:t>
      </w:r>
    </w:p>
    <w:p w14:paraId="5485EEA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3.内退人员按退出时职级标准执行。</w:t>
      </w:r>
    </w:p>
    <w:p w14:paraId="6D5482F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（三）取暖费标准（元/年）：职工住房控制面积标准×取暖费价格×补贴系数</w:t>
      </w:r>
    </w:p>
    <w:p w14:paraId="16747B0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1.职工住房控制面积标准（㎡）</w:t>
      </w:r>
    </w:p>
    <w:tbl>
      <w:tblPr>
        <w:tblStyle w:val="7"/>
        <w:tblW w:w="852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46"/>
        <w:gridCol w:w="986"/>
        <w:gridCol w:w="986"/>
        <w:gridCol w:w="986"/>
        <w:gridCol w:w="987"/>
        <w:gridCol w:w="988"/>
        <w:gridCol w:w="1844"/>
      </w:tblGrid>
      <w:tr w14:paraId="2ED620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6" w:hRule="atLeast"/>
        </w:trPr>
        <w:tc>
          <w:tcPr>
            <w:tcW w:w="1746" w:type="dxa"/>
            <w:vAlign w:val="top"/>
          </w:tcPr>
          <w:p w14:paraId="4B3DFC19">
            <w:pPr>
              <w:spacing w:before="95" w:line="232" w:lineRule="auto"/>
              <w:ind w:left="646"/>
              <w:rPr>
                <w:rFonts w:ascii="仿宋" w:hAnsi="仿宋" w:eastAsia="仿宋" w:cs="仿宋"/>
                <w:sz w:val="23"/>
                <w:szCs w:val="23"/>
              </w:rPr>
            </w:pPr>
            <w:r>
              <w:rPr>
                <w:rFonts w:ascii="仿宋" w:hAnsi="仿宋" w:eastAsia="仿宋" w:cs="仿宋"/>
                <w:spacing w:val="2"/>
                <w:sz w:val="23"/>
                <w:szCs w:val="23"/>
              </w:rPr>
              <w:t>职级</w:t>
            </w:r>
          </w:p>
        </w:tc>
        <w:tc>
          <w:tcPr>
            <w:tcW w:w="986" w:type="dxa"/>
            <w:vAlign w:val="top"/>
          </w:tcPr>
          <w:p w14:paraId="4685D12F">
            <w:pPr>
              <w:spacing w:before="94" w:line="236" w:lineRule="auto"/>
              <w:ind w:left="264"/>
              <w:rPr>
                <w:rFonts w:ascii="仿宋" w:hAnsi="仿宋" w:eastAsia="仿宋" w:cs="仿宋"/>
                <w:sz w:val="23"/>
                <w:szCs w:val="23"/>
              </w:rPr>
            </w:pPr>
            <w:r>
              <w:rPr>
                <w:rFonts w:ascii="仿宋" w:hAnsi="仿宋" w:eastAsia="仿宋" w:cs="仿宋"/>
                <w:spacing w:val="2"/>
                <w:sz w:val="23"/>
                <w:szCs w:val="23"/>
              </w:rPr>
              <w:t>基层</w:t>
            </w:r>
          </w:p>
        </w:tc>
        <w:tc>
          <w:tcPr>
            <w:tcW w:w="986" w:type="dxa"/>
            <w:vAlign w:val="top"/>
          </w:tcPr>
          <w:p w14:paraId="7445C7B7">
            <w:pPr>
              <w:spacing w:before="95" w:line="232" w:lineRule="auto"/>
              <w:ind w:left="144"/>
              <w:rPr>
                <w:rFonts w:ascii="仿宋" w:hAnsi="仿宋" w:eastAsia="仿宋" w:cs="仿宋"/>
                <w:sz w:val="23"/>
                <w:szCs w:val="23"/>
              </w:rPr>
            </w:pPr>
            <w:r>
              <w:rPr>
                <w:rFonts w:ascii="仿宋" w:hAnsi="仿宋" w:eastAsia="仿宋" w:cs="仿宋"/>
                <w:spacing w:val="6"/>
                <w:sz w:val="23"/>
                <w:szCs w:val="23"/>
              </w:rPr>
              <w:t>经</w:t>
            </w:r>
            <w:r>
              <w:rPr>
                <w:rFonts w:ascii="仿宋" w:hAnsi="仿宋" w:eastAsia="仿宋" w:cs="仿宋"/>
                <w:spacing w:val="4"/>
                <w:sz w:val="23"/>
                <w:szCs w:val="23"/>
              </w:rPr>
              <w:t>理级</w:t>
            </w:r>
          </w:p>
        </w:tc>
        <w:tc>
          <w:tcPr>
            <w:tcW w:w="986" w:type="dxa"/>
            <w:vAlign w:val="top"/>
          </w:tcPr>
          <w:p w14:paraId="12A4A804">
            <w:pPr>
              <w:spacing w:before="136" w:line="186" w:lineRule="auto"/>
              <w:ind w:left="372"/>
              <w:rPr>
                <w:rFonts w:ascii="仿宋" w:hAnsi="仿宋" w:eastAsia="仿宋" w:cs="仿宋"/>
                <w:sz w:val="23"/>
                <w:szCs w:val="23"/>
              </w:rPr>
            </w:pPr>
            <w:r>
              <w:rPr>
                <w:rFonts w:ascii="仿宋" w:hAnsi="仿宋" w:eastAsia="仿宋" w:cs="仿宋"/>
                <w:sz w:val="23"/>
                <w:szCs w:val="23"/>
              </w:rPr>
              <w:t>M</w:t>
            </w:r>
            <w:r>
              <w:rPr>
                <w:rFonts w:ascii="仿宋" w:hAnsi="仿宋" w:eastAsia="仿宋" w:cs="仿宋"/>
                <w:spacing w:val="9"/>
                <w:sz w:val="23"/>
                <w:szCs w:val="23"/>
              </w:rPr>
              <w:t>4</w:t>
            </w:r>
          </w:p>
        </w:tc>
        <w:tc>
          <w:tcPr>
            <w:tcW w:w="987" w:type="dxa"/>
            <w:vAlign w:val="top"/>
          </w:tcPr>
          <w:p w14:paraId="671940E0">
            <w:pPr>
              <w:spacing w:before="139" w:line="184" w:lineRule="auto"/>
              <w:ind w:left="372"/>
              <w:rPr>
                <w:rFonts w:ascii="仿宋" w:hAnsi="仿宋" w:eastAsia="仿宋" w:cs="仿宋"/>
                <w:sz w:val="23"/>
                <w:szCs w:val="23"/>
              </w:rPr>
            </w:pPr>
            <w:r>
              <w:rPr>
                <w:rFonts w:ascii="仿宋" w:hAnsi="仿宋" w:eastAsia="仿宋" w:cs="仿宋"/>
                <w:sz w:val="23"/>
                <w:szCs w:val="23"/>
              </w:rPr>
              <w:t>M</w:t>
            </w:r>
            <w:r>
              <w:rPr>
                <w:rFonts w:ascii="仿宋" w:hAnsi="仿宋" w:eastAsia="仿宋" w:cs="仿宋"/>
                <w:spacing w:val="9"/>
                <w:sz w:val="23"/>
                <w:szCs w:val="23"/>
              </w:rPr>
              <w:t>5</w:t>
            </w:r>
          </w:p>
        </w:tc>
        <w:tc>
          <w:tcPr>
            <w:tcW w:w="988" w:type="dxa"/>
            <w:vAlign w:val="top"/>
          </w:tcPr>
          <w:p w14:paraId="6709522F">
            <w:pPr>
              <w:spacing w:before="136" w:line="186" w:lineRule="auto"/>
              <w:ind w:left="374"/>
              <w:rPr>
                <w:rFonts w:ascii="仿宋" w:hAnsi="仿宋" w:eastAsia="仿宋" w:cs="仿宋"/>
                <w:sz w:val="23"/>
                <w:szCs w:val="23"/>
              </w:rPr>
            </w:pPr>
            <w:r>
              <w:rPr>
                <w:rFonts w:ascii="仿宋" w:hAnsi="仿宋" w:eastAsia="仿宋" w:cs="仿宋"/>
                <w:sz w:val="23"/>
                <w:szCs w:val="23"/>
              </w:rPr>
              <w:t>M</w:t>
            </w:r>
            <w:r>
              <w:rPr>
                <w:rFonts w:ascii="仿宋" w:hAnsi="仿宋" w:eastAsia="仿宋" w:cs="仿宋"/>
                <w:spacing w:val="9"/>
                <w:sz w:val="23"/>
                <w:szCs w:val="23"/>
              </w:rPr>
              <w:t>6</w:t>
            </w:r>
          </w:p>
        </w:tc>
        <w:tc>
          <w:tcPr>
            <w:tcW w:w="1844" w:type="dxa"/>
            <w:vAlign w:val="top"/>
          </w:tcPr>
          <w:p w14:paraId="3666F96C">
            <w:pPr>
              <w:spacing w:before="94" w:line="231" w:lineRule="auto"/>
              <w:ind w:left="230"/>
              <w:rPr>
                <w:rFonts w:ascii="仿宋" w:hAnsi="仿宋" w:eastAsia="仿宋" w:cs="仿宋"/>
                <w:sz w:val="23"/>
                <w:szCs w:val="23"/>
              </w:rPr>
            </w:pPr>
            <w:r>
              <w:rPr>
                <w:rFonts w:ascii="仿宋" w:hAnsi="仿宋" w:eastAsia="仿宋" w:cs="仿宋"/>
                <w:spacing w:val="5"/>
                <w:sz w:val="23"/>
                <w:szCs w:val="23"/>
              </w:rPr>
              <w:t>啤酒管理班</w:t>
            </w:r>
            <w:r>
              <w:rPr>
                <w:rFonts w:ascii="仿宋" w:hAnsi="仿宋" w:eastAsia="仿宋" w:cs="仿宋"/>
                <w:spacing w:val="4"/>
                <w:sz w:val="23"/>
                <w:szCs w:val="23"/>
              </w:rPr>
              <w:t>子</w:t>
            </w:r>
          </w:p>
        </w:tc>
      </w:tr>
      <w:tr w14:paraId="03AEA3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0" w:hRule="atLeast"/>
        </w:trPr>
        <w:tc>
          <w:tcPr>
            <w:tcW w:w="1746" w:type="dxa"/>
            <w:vAlign w:val="top"/>
          </w:tcPr>
          <w:p w14:paraId="3BC9A36E">
            <w:pPr>
              <w:spacing w:before="88" w:line="230" w:lineRule="auto"/>
              <w:ind w:left="166"/>
              <w:rPr>
                <w:rFonts w:ascii="仿宋" w:hAnsi="仿宋" w:eastAsia="仿宋" w:cs="仿宋"/>
                <w:sz w:val="23"/>
                <w:szCs w:val="23"/>
              </w:rPr>
            </w:pPr>
            <w:r>
              <w:rPr>
                <w:rFonts w:ascii="仿宋" w:hAnsi="仿宋" w:eastAsia="仿宋" w:cs="仿宋"/>
                <w:spacing w:val="9"/>
                <w:sz w:val="23"/>
                <w:szCs w:val="23"/>
              </w:rPr>
              <w:t>住</w:t>
            </w:r>
            <w:r>
              <w:rPr>
                <w:rFonts w:ascii="仿宋" w:hAnsi="仿宋" w:eastAsia="仿宋" w:cs="仿宋"/>
                <w:spacing w:val="7"/>
                <w:sz w:val="23"/>
                <w:szCs w:val="23"/>
              </w:rPr>
              <w:t>房建筑面积</w:t>
            </w:r>
          </w:p>
        </w:tc>
        <w:tc>
          <w:tcPr>
            <w:tcW w:w="986" w:type="dxa"/>
            <w:vAlign w:val="top"/>
          </w:tcPr>
          <w:p w14:paraId="4DB8C6A6">
            <w:pPr>
              <w:spacing w:before="130" w:line="186" w:lineRule="auto"/>
              <w:ind w:left="378"/>
              <w:rPr>
                <w:rFonts w:ascii="仿宋" w:hAnsi="仿宋" w:eastAsia="仿宋" w:cs="仿宋"/>
                <w:sz w:val="23"/>
                <w:szCs w:val="23"/>
              </w:rPr>
            </w:pPr>
            <w:r>
              <w:rPr>
                <w:rFonts w:ascii="仿宋" w:hAnsi="仿宋" w:eastAsia="仿宋" w:cs="仿宋"/>
                <w:spacing w:val="-1"/>
                <w:sz w:val="23"/>
                <w:szCs w:val="23"/>
              </w:rPr>
              <w:t>6</w:t>
            </w:r>
            <w:r>
              <w:rPr>
                <w:rFonts w:ascii="仿宋" w:hAnsi="仿宋" w:eastAsia="仿宋" w:cs="仿宋"/>
                <w:sz w:val="23"/>
                <w:szCs w:val="23"/>
              </w:rPr>
              <w:t>0</w:t>
            </w:r>
          </w:p>
        </w:tc>
        <w:tc>
          <w:tcPr>
            <w:tcW w:w="986" w:type="dxa"/>
            <w:vAlign w:val="top"/>
          </w:tcPr>
          <w:p w14:paraId="1C4B593D">
            <w:pPr>
              <w:spacing w:before="130" w:line="186" w:lineRule="auto"/>
              <w:ind w:left="377"/>
              <w:rPr>
                <w:rFonts w:ascii="仿宋" w:hAnsi="仿宋" w:eastAsia="仿宋" w:cs="仿宋"/>
                <w:sz w:val="23"/>
                <w:szCs w:val="23"/>
              </w:rPr>
            </w:pPr>
            <w:r>
              <w:rPr>
                <w:rFonts w:ascii="仿宋" w:hAnsi="仿宋" w:eastAsia="仿宋" w:cs="仿宋"/>
                <w:sz w:val="23"/>
                <w:szCs w:val="23"/>
              </w:rPr>
              <w:t>80</w:t>
            </w:r>
          </w:p>
        </w:tc>
        <w:tc>
          <w:tcPr>
            <w:tcW w:w="986" w:type="dxa"/>
            <w:vAlign w:val="top"/>
          </w:tcPr>
          <w:p w14:paraId="184293A5">
            <w:pPr>
              <w:spacing w:before="130" w:line="186" w:lineRule="auto"/>
              <w:ind w:left="380"/>
              <w:rPr>
                <w:rFonts w:ascii="仿宋" w:hAnsi="仿宋" w:eastAsia="仿宋" w:cs="仿宋"/>
                <w:sz w:val="23"/>
                <w:szCs w:val="23"/>
              </w:rPr>
            </w:pPr>
            <w:r>
              <w:rPr>
                <w:rFonts w:ascii="仿宋" w:hAnsi="仿宋" w:eastAsia="仿宋" w:cs="仿宋"/>
                <w:sz w:val="23"/>
                <w:szCs w:val="23"/>
              </w:rPr>
              <w:t>90</w:t>
            </w:r>
          </w:p>
        </w:tc>
        <w:tc>
          <w:tcPr>
            <w:tcW w:w="987" w:type="dxa"/>
            <w:vAlign w:val="top"/>
          </w:tcPr>
          <w:p w14:paraId="3C4299FC">
            <w:pPr>
              <w:spacing w:before="130" w:line="186" w:lineRule="auto"/>
              <w:ind w:left="337"/>
              <w:rPr>
                <w:rFonts w:ascii="仿宋" w:hAnsi="仿宋" w:eastAsia="仿宋" w:cs="仿宋"/>
                <w:sz w:val="23"/>
                <w:szCs w:val="23"/>
              </w:rPr>
            </w:pPr>
            <w:r>
              <w:rPr>
                <w:rFonts w:ascii="仿宋" w:hAnsi="仿宋" w:eastAsia="仿宋" w:cs="仿宋"/>
                <w:spacing w:val="-6"/>
                <w:sz w:val="23"/>
                <w:szCs w:val="23"/>
              </w:rPr>
              <w:t>1</w:t>
            </w:r>
            <w:r>
              <w:rPr>
                <w:rFonts w:ascii="仿宋" w:hAnsi="仿宋" w:eastAsia="仿宋" w:cs="仿宋"/>
                <w:spacing w:val="-3"/>
                <w:sz w:val="23"/>
                <w:szCs w:val="23"/>
              </w:rPr>
              <w:t>00</w:t>
            </w:r>
          </w:p>
        </w:tc>
        <w:tc>
          <w:tcPr>
            <w:tcW w:w="988" w:type="dxa"/>
            <w:vAlign w:val="top"/>
          </w:tcPr>
          <w:p w14:paraId="69BBB350">
            <w:pPr>
              <w:spacing w:before="130" w:line="186" w:lineRule="auto"/>
              <w:ind w:left="339"/>
              <w:rPr>
                <w:rFonts w:ascii="仿宋" w:hAnsi="仿宋" w:eastAsia="仿宋" w:cs="仿宋"/>
                <w:sz w:val="23"/>
                <w:szCs w:val="23"/>
              </w:rPr>
            </w:pPr>
            <w:r>
              <w:rPr>
                <w:rFonts w:ascii="仿宋" w:hAnsi="仿宋" w:eastAsia="仿宋" w:cs="仿宋"/>
                <w:spacing w:val="-6"/>
                <w:sz w:val="23"/>
                <w:szCs w:val="23"/>
              </w:rPr>
              <w:t>1</w:t>
            </w:r>
            <w:r>
              <w:rPr>
                <w:rFonts w:ascii="仿宋" w:hAnsi="仿宋" w:eastAsia="仿宋" w:cs="仿宋"/>
                <w:spacing w:val="-3"/>
                <w:sz w:val="23"/>
                <w:szCs w:val="23"/>
              </w:rPr>
              <w:t>10</w:t>
            </w:r>
          </w:p>
        </w:tc>
        <w:tc>
          <w:tcPr>
            <w:tcW w:w="1844" w:type="dxa"/>
            <w:vAlign w:val="top"/>
          </w:tcPr>
          <w:p w14:paraId="417841C4">
            <w:pPr>
              <w:spacing w:before="130" w:line="186" w:lineRule="auto"/>
              <w:ind w:left="765"/>
              <w:rPr>
                <w:rFonts w:ascii="仿宋" w:hAnsi="仿宋" w:eastAsia="仿宋" w:cs="仿宋"/>
                <w:sz w:val="23"/>
                <w:szCs w:val="23"/>
              </w:rPr>
            </w:pPr>
            <w:r>
              <w:rPr>
                <w:rFonts w:ascii="仿宋" w:hAnsi="仿宋" w:eastAsia="仿宋" w:cs="仿宋"/>
                <w:spacing w:val="-6"/>
                <w:sz w:val="23"/>
                <w:szCs w:val="23"/>
              </w:rPr>
              <w:t>1</w:t>
            </w:r>
            <w:r>
              <w:rPr>
                <w:rFonts w:ascii="仿宋" w:hAnsi="仿宋" w:eastAsia="仿宋" w:cs="仿宋"/>
                <w:spacing w:val="-3"/>
                <w:sz w:val="23"/>
                <w:szCs w:val="23"/>
              </w:rPr>
              <w:t>20</w:t>
            </w:r>
          </w:p>
        </w:tc>
      </w:tr>
    </w:tbl>
    <w:p w14:paraId="7DCD7E5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（1）干部同等职级、经理级同等职级按相应的管理职级标准执行</w:t>
      </w:r>
      <w:del w:id="316" w:author="咨询组" w:date="2025-10-24T14:47:52Z">
        <w:r>
          <w:rPr>
            <w:rFonts w:hint="eastAsia" w:ascii="仿宋" w:hAnsi="仿宋" w:eastAsia="仿宋" w:cs="仿宋"/>
            <w:spacing w:val="2"/>
            <w:sz w:val="31"/>
            <w:szCs w:val="31"/>
            <w:lang w:eastAsia="zh-CN"/>
          </w:rPr>
          <w:delText>，对应关系见薪酬福利定位表（附件1）；</w:delText>
        </w:r>
      </w:del>
      <w:ins w:id="317" w:author="咨询组" w:date="2025-10-24T14:47:54Z">
        <w:r>
          <w:rPr>
            <w:rFonts w:hint="eastAsia" w:ascii="仿宋" w:hAnsi="仿宋" w:eastAsia="仿宋" w:cs="仿宋"/>
            <w:spacing w:val="2"/>
            <w:sz w:val="31"/>
            <w:szCs w:val="31"/>
            <w:lang w:eastAsia="zh-CN"/>
          </w:rPr>
          <w:t>。</w:t>
        </w:r>
      </w:ins>
    </w:p>
    <w:p w14:paraId="625E419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（2）员工职级按照每年10月1日时所任职级确定；</w:t>
      </w:r>
    </w:p>
    <w:p w14:paraId="59D0D6D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（3）在各职级员工住房建筑面积标准范围内，按实际面积报销；超出部分不予核算报销。</w:t>
      </w:r>
    </w:p>
    <w:p w14:paraId="196E6E5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2.取暖费价格标准：按公司所在地取暖费价格标准执行。</w:t>
      </w:r>
    </w:p>
    <w:p w14:paraId="1DB3DC4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3.补贴系数：取暖费由公司和员工个人共同承担，设置相应补贴系数。补贴系数根据企业承受能力等因素确定，统一设定为75%（即公司承担取暖费的75%），按就低不就高原则，当地政策低于75%的，按当地政策执行。</w:t>
      </w:r>
    </w:p>
    <w:p w14:paraId="1E5D5847">
      <w:pPr>
        <w:spacing w:line="27" w:lineRule="auto"/>
        <w:rPr>
          <w:rFonts w:ascii="Arial"/>
          <w:sz w:val="2"/>
        </w:rPr>
      </w:pPr>
    </w:p>
    <w:tbl>
      <w:tblPr>
        <w:tblStyle w:val="7"/>
        <w:tblW w:w="852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473"/>
        <w:gridCol w:w="2473"/>
        <w:gridCol w:w="3580"/>
      </w:tblGrid>
      <w:tr w14:paraId="2F2F46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6" w:hRule="atLeast"/>
        </w:trPr>
        <w:tc>
          <w:tcPr>
            <w:tcW w:w="2473" w:type="dxa"/>
            <w:vAlign w:val="top"/>
          </w:tcPr>
          <w:p w14:paraId="39662AC8">
            <w:pPr>
              <w:spacing w:before="84"/>
              <w:ind w:left="1010"/>
              <w:rPr>
                <w:rFonts w:ascii="仿宋" w:hAnsi="仿宋" w:eastAsia="仿宋" w:cs="仿宋"/>
                <w:sz w:val="23"/>
                <w:szCs w:val="23"/>
              </w:rPr>
            </w:pPr>
            <w:r>
              <w:rPr>
                <w:rFonts w:ascii="仿宋" w:hAnsi="仿宋" w:eastAsia="仿宋" w:cs="仿宋"/>
                <w:spacing w:val="2"/>
                <w:sz w:val="23"/>
                <w:szCs w:val="23"/>
                <w14:textOutline w14:w="4358" w14:cap="sq" w14:cmpd="sng">
                  <w14:solidFill>
                    <w14:srgbClr w14:val="000000"/>
                  </w14:solidFill>
                  <w14:prstDash w14:val="solid"/>
                  <w14:bevel/>
                </w14:textOutline>
              </w:rPr>
              <w:t>地</w:t>
            </w:r>
            <w:r>
              <w:rPr>
                <w:rFonts w:ascii="仿宋" w:hAnsi="仿宋" w:eastAsia="仿宋" w:cs="仿宋"/>
                <w:spacing w:val="1"/>
                <w:sz w:val="23"/>
                <w:szCs w:val="23"/>
                <w14:textOutline w14:w="4358" w14:cap="sq" w14:cmpd="sng">
                  <w14:solidFill>
                    <w14:srgbClr w14:val="000000"/>
                  </w14:solidFill>
                  <w14:prstDash w14:val="solid"/>
                  <w14:bevel/>
                </w14:textOutline>
              </w:rPr>
              <w:t>区</w:t>
            </w:r>
          </w:p>
        </w:tc>
        <w:tc>
          <w:tcPr>
            <w:tcW w:w="2473" w:type="dxa"/>
            <w:vAlign w:val="top"/>
          </w:tcPr>
          <w:p w14:paraId="22DD4303">
            <w:pPr>
              <w:spacing w:before="84" w:line="230" w:lineRule="auto"/>
              <w:ind w:left="772"/>
              <w:rPr>
                <w:rFonts w:ascii="仿宋" w:hAnsi="仿宋" w:eastAsia="仿宋" w:cs="仿宋"/>
                <w:sz w:val="23"/>
                <w:szCs w:val="23"/>
              </w:rPr>
            </w:pPr>
            <w:r>
              <w:rPr>
                <w:rFonts w:ascii="仿宋" w:hAnsi="仿宋" w:eastAsia="仿宋" w:cs="仿宋"/>
                <w:spacing w:val="7"/>
                <w:sz w:val="23"/>
                <w:szCs w:val="23"/>
                <w14:textOutline w14:w="4358" w14:cap="sq" w14:cmpd="sng">
                  <w14:solidFill>
                    <w14:srgbClr w14:val="000000"/>
                  </w14:solidFill>
                  <w14:prstDash w14:val="solid"/>
                  <w14:bevel/>
                </w14:textOutline>
              </w:rPr>
              <w:t>补</w:t>
            </w:r>
            <w:r>
              <w:rPr>
                <w:rFonts w:ascii="仿宋" w:hAnsi="仿宋" w:eastAsia="仿宋" w:cs="仿宋"/>
                <w:spacing w:val="5"/>
                <w:sz w:val="23"/>
                <w:szCs w:val="23"/>
                <w14:textOutline w14:w="4358" w14:cap="sq" w14:cmpd="sng">
                  <w14:solidFill>
                    <w14:srgbClr w14:val="000000"/>
                  </w14:solidFill>
                  <w14:prstDash w14:val="solid"/>
                  <w14:bevel/>
                </w14:textOutline>
              </w:rPr>
              <w:t>贴系数</w:t>
            </w:r>
          </w:p>
        </w:tc>
        <w:tc>
          <w:tcPr>
            <w:tcW w:w="3580" w:type="dxa"/>
            <w:vAlign w:val="top"/>
          </w:tcPr>
          <w:p w14:paraId="3E4F4471">
            <w:pPr>
              <w:spacing w:before="84" w:line="233" w:lineRule="auto"/>
              <w:ind w:left="1563"/>
              <w:rPr>
                <w:rFonts w:ascii="仿宋" w:hAnsi="仿宋" w:eastAsia="仿宋" w:cs="仿宋"/>
                <w:sz w:val="23"/>
                <w:szCs w:val="23"/>
              </w:rPr>
            </w:pPr>
            <w:r>
              <w:rPr>
                <w:rFonts w:ascii="仿宋" w:hAnsi="仿宋" w:eastAsia="仿宋" w:cs="仿宋"/>
                <w:spacing w:val="1"/>
                <w:sz w:val="23"/>
                <w:szCs w:val="23"/>
                <w14:textOutline w14:w="4358" w14:cap="sq" w14:cmpd="sng">
                  <w14:solidFill>
                    <w14:srgbClr w14:val="000000"/>
                  </w14:solidFill>
                  <w14:prstDash w14:val="solid"/>
                  <w14:bevel/>
                </w14:textOutline>
              </w:rPr>
              <w:t>备注</w:t>
            </w:r>
          </w:p>
        </w:tc>
      </w:tr>
      <w:tr w14:paraId="1F5915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2473" w:type="dxa"/>
            <w:vAlign w:val="top"/>
          </w:tcPr>
          <w:p w14:paraId="6A31276E">
            <w:pPr>
              <w:spacing w:before="193" w:line="231" w:lineRule="auto"/>
              <w:ind w:left="898"/>
              <w:rPr>
                <w:rFonts w:ascii="仿宋" w:hAnsi="仿宋" w:eastAsia="仿宋" w:cs="仿宋"/>
                <w:sz w:val="23"/>
                <w:szCs w:val="23"/>
              </w:rPr>
            </w:pPr>
            <w:r>
              <w:rPr>
                <w:rFonts w:ascii="仿宋" w:hAnsi="仿宋" w:eastAsia="仿宋" w:cs="仿宋"/>
                <w:spacing w:val="3"/>
                <w:sz w:val="23"/>
                <w:szCs w:val="23"/>
              </w:rPr>
              <w:t>北</w:t>
            </w:r>
            <w:r>
              <w:rPr>
                <w:rFonts w:ascii="仿宋" w:hAnsi="仿宋" w:eastAsia="仿宋" w:cs="仿宋"/>
                <w:spacing w:val="2"/>
                <w:sz w:val="23"/>
                <w:szCs w:val="23"/>
              </w:rPr>
              <w:t>京市</w:t>
            </w:r>
          </w:p>
        </w:tc>
        <w:tc>
          <w:tcPr>
            <w:tcW w:w="2473" w:type="dxa"/>
            <w:vAlign w:val="top"/>
          </w:tcPr>
          <w:p w14:paraId="02AD6F3A">
            <w:pPr>
              <w:spacing w:before="194" w:line="311" w:lineRule="exact"/>
              <w:ind w:left="1068"/>
              <w:rPr>
                <w:rFonts w:ascii="仿宋" w:hAnsi="仿宋" w:eastAsia="仿宋" w:cs="仿宋"/>
                <w:sz w:val="23"/>
                <w:szCs w:val="23"/>
              </w:rPr>
            </w:pPr>
            <w:r>
              <w:rPr>
                <w:rFonts w:ascii="仿宋" w:hAnsi="仿宋" w:eastAsia="仿宋" w:cs="仿宋"/>
                <w:position w:val="2"/>
                <w:sz w:val="23"/>
                <w:szCs w:val="23"/>
              </w:rPr>
              <w:t>75%</w:t>
            </w:r>
          </w:p>
        </w:tc>
        <w:tc>
          <w:tcPr>
            <w:tcW w:w="3580" w:type="dxa"/>
            <w:vAlign w:val="top"/>
          </w:tcPr>
          <w:p w14:paraId="7FADBAD9">
            <w:pPr>
              <w:spacing w:before="37" w:line="237" w:lineRule="auto"/>
              <w:ind w:left="123" w:right="109" w:hanging="3"/>
              <w:rPr>
                <w:rFonts w:ascii="仿宋" w:hAnsi="仿宋" w:eastAsia="仿宋" w:cs="仿宋"/>
                <w:sz w:val="23"/>
                <w:szCs w:val="23"/>
              </w:rPr>
            </w:pPr>
            <w:r>
              <w:rPr>
                <w:rFonts w:ascii="仿宋" w:hAnsi="仿宋" w:eastAsia="仿宋" w:cs="仿宋"/>
                <w:spacing w:val="18"/>
                <w:sz w:val="23"/>
                <w:szCs w:val="23"/>
              </w:rPr>
              <w:t>仅</w:t>
            </w:r>
            <w:r>
              <w:rPr>
                <w:rFonts w:ascii="仿宋" w:hAnsi="仿宋" w:eastAsia="仿宋" w:cs="仿宋"/>
                <w:spacing w:val="17"/>
                <w:sz w:val="23"/>
                <w:szCs w:val="23"/>
              </w:rPr>
              <w:t>清洁能源自采暖享受报销政</w:t>
            </w:r>
            <w:r>
              <w:rPr>
                <w:rFonts w:ascii="仿宋" w:hAnsi="仿宋" w:eastAsia="仿宋" w:cs="仿宋"/>
                <w:spacing w:val="8"/>
                <w:sz w:val="23"/>
                <w:szCs w:val="23"/>
              </w:rPr>
              <w:t>策，集中供暖不享</w:t>
            </w:r>
            <w:r>
              <w:rPr>
                <w:rFonts w:ascii="仿宋" w:hAnsi="仿宋" w:eastAsia="仿宋" w:cs="仿宋"/>
                <w:spacing w:val="7"/>
                <w:sz w:val="23"/>
                <w:szCs w:val="23"/>
              </w:rPr>
              <w:t>受</w:t>
            </w:r>
          </w:p>
        </w:tc>
      </w:tr>
      <w:tr w14:paraId="44A0C4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1" w:hRule="atLeast"/>
        </w:trPr>
        <w:tc>
          <w:tcPr>
            <w:tcW w:w="2473" w:type="dxa"/>
            <w:vAlign w:val="top"/>
          </w:tcPr>
          <w:p w14:paraId="5D9FEB31">
            <w:pPr>
              <w:spacing w:before="79" w:line="231" w:lineRule="auto"/>
              <w:ind w:left="1010"/>
              <w:rPr>
                <w:rFonts w:ascii="仿宋" w:hAnsi="仿宋" w:eastAsia="仿宋" w:cs="仿宋"/>
                <w:sz w:val="23"/>
                <w:szCs w:val="23"/>
              </w:rPr>
            </w:pPr>
            <w:r>
              <w:rPr>
                <w:rFonts w:ascii="仿宋" w:hAnsi="仿宋" w:eastAsia="仿宋" w:cs="仿宋"/>
                <w:spacing w:val="2"/>
                <w:sz w:val="23"/>
                <w:szCs w:val="23"/>
              </w:rPr>
              <w:t>新疆</w:t>
            </w:r>
          </w:p>
        </w:tc>
        <w:tc>
          <w:tcPr>
            <w:tcW w:w="2473" w:type="dxa"/>
            <w:vAlign w:val="top"/>
          </w:tcPr>
          <w:p w14:paraId="6CD80431">
            <w:pPr>
              <w:spacing w:before="79" w:line="311" w:lineRule="exact"/>
              <w:ind w:left="1068"/>
              <w:rPr>
                <w:rFonts w:ascii="仿宋" w:hAnsi="仿宋" w:eastAsia="仿宋" w:cs="仿宋"/>
                <w:sz w:val="23"/>
                <w:szCs w:val="23"/>
              </w:rPr>
            </w:pPr>
            <w:r>
              <w:rPr>
                <w:rFonts w:ascii="仿宋" w:hAnsi="仿宋" w:eastAsia="仿宋" w:cs="仿宋"/>
                <w:position w:val="2"/>
                <w:sz w:val="23"/>
                <w:szCs w:val="23"/>
              </w:rPr>
              <w:t>75%</w:t>
            </w:r>
          </w:p>
        </w:tc>
        <w:tc>
          <w:tcPr>
            <w:tcW w:w="3580" w:type="dxa"/>
            <w:vAlign w:val="top"/>
          </w:tcPr>
          <w:p w14:paraId="3E5C217E">
            <w:pPr>
              <w:rPr>
                <w:rFonts w:ascii="Arial"/>
                <w:sz w:val="21"/>
              </w:rPr>
            </w:pPr>
          </w:p>
        </w:tc>
      </w:tr>
      <w:tr w14:paraId="73FB6A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1" w:hRule="atLeast"/>
        </w:trPr>
        <w:tc>
          <w:tcPr>
            <w:tcW w:w="2473" w:type="dxa"/>
            <w:vAlign w:val="top"/>
          </w:tcPr>
          <w:p w14:paraId="63B88A33">
            <w:pPr>
              <w:spacing w:before="81" w:line="231" w:lineRule="auto"/>
              <w:ind w:left="782"/>
              <w:rPr>
                <w:rFonts w:ascii="仿宋" w:hAnsi="仿宋" w:eastAsia="仿宋" w:cs="仿宋"/>
                <w:sz w:val="23"/>
                <w:szCs w:val="23"/>
              </w:rPr>
            </w:pPr>
            <w:r>
              <w:rPr>
                <w:rFonts w:ascii="仿宋" w:hAnsi="仿宋" w:eastAsia="仿宋" w:cs="仿宋"/>
                <w:spacing w:val="3"/>
                <w:sz w:val="23"/>
                <w:szCs w:val="23"/>
              </w:rPr>
              <w:t>哈尔滨市</w:t>
            </w:r>
          </w:p>
        </w:tc>
        <w:tc>
          <w:tcPr>
            <w:tcW w:w="2473" w:type="dxa"/>
            <w:vAlign w:val="top"/>
          </w:tcPr>
          <w:p w14:paraId="4AF2763F">
            <w:pPr>
              <w:spacing w:before="81" w:line="311" w:lineRule="exact"/>
              <w:ind w:left="1068"/>
              <w:rPr>
                <w:rFonts w:ascii="仿宋" w:hAnsi="仿宋" w:eastAsia="仿宋" w:cs="仿宋"/>
                <w:sz w:val="23"/>
                <w:szCs w:val="23"/>
              </w:rPr>
            </w:pPr>
            <w:r>
              <w:rPr>
                <w:rFonts w:ascii="仿宋" w:hAnsi="仿宋" w:eastAsia="仿宋" w:cs="仿宋"/>
                <w:position w:val="2"/>
                <w:sz w:val="23"/>
                <w:szCs w:val="23"/>
              </w:rPr>
              <w:t>75%</w:t>
            </w:r>
          </w:p>
        </w:tc>
        <w:tc>
          <w:tcPr>
            <w:tcW w:w="3580" w:type="dxa"/>
            <w:vAlign w:val="top"/>
          </w:tcPr>
          <w:p w14:paraId="39CBFF14">
            <w:pPr>
              <w:spacing w:before="81" w:line="231" w:lineRule="auto"/>
              <w:ind w:left="148"/>
              <w:rPr>
                <w:rFonts w:ascii="仿宋" w:hAnsi="仿宋" w:eastAsia="仿宋" w:cs="仿宋"/>
                <w:sz w:val="23"/>
                <w:szCs w:val="23"/>
              </w:rPr>
            </w:pPr>
            <w:r>
              <w:rPr>
                <w:rFonts w:ascii="仿宋" w:hAnsi="仿宋" w:eastAsia="仿宋" w:cs="仿宋"/>
                <w:spacing w:val="11"/>
                <w:sz w:val="23"/>
                <w:szCs w:val="23"/>
              </w:rPr>
              <w:t>尚</w:t>
            </w:r>
            <w:r>
              <w:rPr>
                <w:rFonts w:ascii="仿宋" w:hAnsi="仿宋" w:eastAsia="仿宋" w:cs="仿宋"/>
                <w:spacing w:val="6"/>
                <w:sz w:val="23"/>
                <w:szCs w:val="23"/>
              </w:rPr>
              <w:t>志、依兰不享受取暖政策</w:t>
            </w:r>
          </w:p>
        </w:tc>
      </w:tr>
      <w:tr w14:paraId="175FD0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1" w:hRule="atLeast"/>
        </w:trPr>
        <w:tc>
          <w:tcPr>
            <w:tcW w:w="2473" w:type="dxa"/>
            <w:vAlign w:val="top"/>
          </w:tcPr>
          <w:p w14:paraId="77A76D47">
            <w:pPr>
              <w:spacing w:before="83" w:line="231" w:lineRule="auto"/>
              <w:ind w:left="900"/>
              <w:rPr>
                <w:rFonts w:ascii="仿宋" w:hAnsi="仿宋" w:eastAsia="仿宋" w:cs="仿宋"/>
                <w:sz w:val="23"/>
                <w:szCs w:val="23"/>
              </w:rPr>
            </w:pPr>
            <w:r>
              <w:rPr>
                <w:rFonts w:ascii="仿宋" w:hAnsi="仿宋" w:eastAsia="仿宋" w:cs="仿宋"/>
                <w:spacing w:val="2"/>
                <w:sz w:val="23"/>
                <w:szCs w:val="23"/>
              </w:rPr>
              <w:t>吉</w:t>
            </w:r>
            <w:r>
              <w:rPr>
                <w:rFonts w:ascii="仿宋" w:hAnsi="仿宋" w:eastAsia="仿宋" w:cs="仿宋"/>
                <w:spacing w:val="1"/>
                <w:sz w:val="23"/>
                <w:szCs w:val="23"/>
              </w:rPr>
              <w:t>林省</w:t>
            </w:r>
          </w:p>
        </w:tc>
        <w:tc>
          <w:tcPr>
            <w:tcW w:w="2473" w:type="dxa"/>
            <w:vAlign w:val="top"/>
          </w:tcPr>
          <w:p w14:paraId="6DF68FAE">
            <w:pPr>
              <w:spacing w:before="83" w:line="311" w:lineRule="exact"/>
              <w:ind w:left="1068"/>
              <w:rPr>
                <w:rFonts w:ascii="仿宋" w:hAnsi="仿宋" w:eastAsia="仿宋" w:cs="仿宋"/>
                <w:sz w:val="23"/>
                <w:szCs w:val="23"/>
              </w:rPr>
            </w:pPr>
            <w:r>
              <w:rPr>
                <w:rFonts w:ascii="仿宋" w:hAnsi="仿宋" w:eastAsia="仿宋" w:cs="仿宋"/>
                <w:position w:val="2"/>
                <w:sz w:val="23"/>
                <w:szCs w:val="23"/>
              </w:rPr>
              <w:t>75%</w:t>
            </w:r>
          </w:p>
        </w:tc>
        <w:tc>
          <w:tcPr>
            <w:tcW w:w="3580" w:type="dxa"/>
            <w:vAlign w:val="top"/>
          </w:tcPr>
          <w:p w14:paraId="59EEA1ED">
            <w:pPr>
              <w:rPr>
                <w:rFonts w:ascii="Arial"/>
                <w:sz w:val="21"/>
              </w:rPr>
            </w:pPr>
          </w:p>
        </w:tc>
      </w:tr>
      <w:tr w14:paraId="5B4BE7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trPr>
        <w:tc>
          <w:tcPr>
            <w:tcW w:w="2473" w:type="dxa"/>
            <w:vAlign w:val="top"/>
          </w:tcPr>
          <w:p w14:paraId="1B6E98CD">
            <w:pPr>
              <w:spacing w:before="82" w:line="231" w:lineRule="auto"/>
              <w:ind w:left="890"/>
              <w:rPr>
                <w:rFonts w:ascii="仿宋" w:hAnsi="仿宋" w:eastAsia="仿宋" w:cs="仿宋"/>
                <w:sz w:val="23"/>
                <w:szCs w:val="23"/>
              </w:rPr>
            </w:pPr>
            <w:r>
              <w:rPr>
                <w:rFonts w:ascii="仿宋" w:hAnsi="仿宋" w:eastAsia="仿宋" w:cs="仿宋"/>
                <w:spacing w:val="5"/>
                <w:sz w:val="23"/>
                <w:szCs w:val="23"/>
              </w:rPr>
              <w:t>朝阳</w:t>
            </w:r>
            <w:r>
              <w:rPr>
                <w:rFonts w:ascii="仿宋" w:hAnsi="仿宋" w:eastAsia="仿宋" w:cs="仿宋"/>
                <w:spacing w:val="4"/>
                <w:sz w:val="23"/>
                <w:szCs w:val="23"/>
              </w:rPr>
              <w:t>市</w:t>
            </w:r>
          </w:p>
        </w:tc>
        <w:tc>
          <w:tcPr>
            <w:tcW w:w="2473" w:type="dxa"/>
            <w:vAlign w:val="top"/>
          </w:tcPr>
          <w:p w14:paraId="6718CD47">
            <w:pPr>
              <w:spacing w:before="83" w:line="311" w:lineRule="exact"/>
              <w:ind w:left="1062"/>
              <w:rPr>
                <w:rFonts w:ascii="仿宋" w:hAnsi="仿宋" w:eastAsia="仿宋" w:cs="仿宋"/>
                <w:sz w:val="23"/>
                <w:szCs w:val="23"/>
              </w:rPr>
            </w:pPr>
            <w:r>
              <w:rPr>
                <w:rFonts w:ascii="仿宋" w:hAnsi="仿宋" w:eastAsia="仿宋" w:cs="仿宋"/>
                <w:spacing w:val="3"/>
                <w:position w:val="2"/>
                <w:sz w:val="23"/>
                <w:szCs w:val="23"/>
              </w:rPr>
              <w:t>4</w:t>
            </w:r>
            <w:r>
              <w:rPr>
                <w:rFonts w:ascii="仿宋" w:hAnsi="仿宋" w:eastAsia="仿宋" w:cs="仿宋"/>
                <w:spacing w:val="2"/>
                <w:position w:val="2"/>
                <w:sz w:val="23"/>
                <w:szCs w:val="23"/>
              </w:rPr>
              <w:t>3%</w:t>
            </w:r>
          </w:p>
        </w:tc>
        <w:tc>
          <w:tcPr>
            <w:tcW w:w="3580" w:type="dxa"/>
            <w:vAlign w:val="top"/>
          </w:tcPr>
          <w:p w14:paraId="694228F2">
            <w:pPr>
              <w:rPr>
                <w:rFonts w:ascii="Arial"/>
                <w:sz w:val="21"/>
              </w:rPr>
            </w:pPr>
          </w:p>
        </w:tc>
      </w:tr>
      <w:tr w14:paraId="469FA8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6" w:hRule="atLeast"/>
        </w:trPr>
        <w:tc>
          <w:tcPr>
            <w:tcW w:w="2473" w:type="dxa"/>
            <w:vAlign w:val="top"/>
          </w:tcPr>
          <w:p w14:paraId="0A78F7A4">
            <w:pPr>
              <w:spacing w:before="82" w:line="231" w:lineRule="auto"/>
              <w:ind w:left="894"/>
              <w:rPr>
                <w:rFonts w:ascii="仿宋" w:hAnsi="仿宋" w:eastAsia="仿宋" w:cs="仿宋"/>
                <w:sz w:val="23"/>
                <w:szCs w:val="23"/>
              </w:rPr>
            </w:pPr>
            <w:r>
              <w:rPr>
                <w:rFonts w:ascii="仿宋" w:hAnsi="仿宋" w:eastAsia="仿宋" w:cs="仿宋"/>
                <w:spacing w:val="5"/>
                <w:sz w:val="23"/>
                <w:szCs w:val="23"/>
              </w:rPr>
              <w:t>铁</w:t>
            </w:r>
            <w:r>
              <w:rPr>
                <w:rFonts w:ascii="仿宋" w:hAnsi="仿宋" w:eastAsia="仿宋" w:cs="仿宋"/>
                <w:spacing w:val="3"/>
                <w:sz w:val="23"/>
                <w:szCs w:val="23"/>
              </w:rPr>
              <w:t>岭市</w:t>
            </w:r>
          </w:p>
        </w:tc>
        <w:tc>
          <w:tcPr>
            <w:tcW w:w="2473" w:type="dxa"/>
            <w:vAlign w:val="top"/>
          </w:tcPr>
          <w:p w14:paraId="39802508">
            <w:pPr>
              <w:spacing w:before="82" w:line="311" w:lineRule="exact"/>
              <w:ind w:left="1068"/>
              <w:rPr>
                <w:rFonts w:ascii="仿宋" w:hAnsi="仿宋" w:eastAsia="仿宋" w:cs="仿宋"/>
                <w:sz w:val="23"/>
                <w:szCs w:val="23"/>
              </w:rPr>
            </w:pPr>
            <w:r>
              <w:rPr>
                <w:rFonts w:ascii="仿宋" w:hAnsi="仿宋" w:eastAsia="仿宋" w:cs="仿宋"/>
                <w:spacing w:val="1"/>
                <w:position w:val="2"/>
                <w:sz w:val="23"/>
                <w:szCs w:val="23"/>
              </w:rPr>
              <w:t>5</w:t>
            </w:r>
            <w:r>
              <w:rPr>
                <w:rFonts w:ascii="仿宋" w:hAnsi="仿宋" w:eastAsia="仿宋" w:cs="仿宋"/>
                <w:position w:val="2"/>
                <w:sz w:val="23"/>
                <w:szCs w:val="23"/>
              </w:rPr>
              <w:t>0%</w:t>
            </w:r>
          </w:p>
        </w:tc>
        <w:tc>
          <w:tcPr>
            <w:tcW w:w="3580" w:type="dxa"/>
            <w:vAlign w:val="top"/>
          </w:tcPr>
          <w:p w14:paraId="23AF1D7D">
            <w:pPr>
              <w:rPr>
                <w:rFonts w:ascii="Arial"/>
                <w:sz w:val="21"/>
              </w:rPr>
            </w:pPr>
          </w:p>
        </w:tc>
      </w:tr>
      <w:tr w14:paraId="457F38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1" w:hRule="atLeast"/>
        </w:trPr>
        <w:tc>
          <w:tcPr>
            <w:tcW w:w="2473" w:type="dxa"/>
            <w:vAlign w:val="top"/>
          </w:tcPr>
          <w:p w14:paraId="2A1CFDB1">
            <w:pPr>
              <w:spacing w:before="79" w:line="231" w:lineRule="auto"/>
              <w:ind w:left="894"/>
              <w:rPr>
                <w:rFonts w:ascii="仿宋" w:hAnsi="仿宋" w:eastAsia="仿宋" w:cs="仿宋"/>
                <w:sz w:val="23"/>
                <w:szCs w:val="23"/>
              </w:rPr>
            </w:pPr>
            <w:r>
              <w:rPr>
                <w:rFonts w:ascii="仿宋" w:hAnsi="仿宋" w:eastAsia="仿宋" w:cs="仿宋"/>
                <w:spacing w:val="5"/>
                <w:sz w:val="23"/>
                <w:szCs w:val="23"/>
              </w:rPr>
              <w:t>大</w:t>
            </w:r>
            <w:r>
              <w:rPr>
                <w:rFonts w:ascii="仿宋" w:hAnsi="仿宋" w:eastAsia="仿宋" w:cs="仿宋"/>
                <w:spacing w:val="3"/>
                <w:sz w:val="23"/>
                <w:szCs w:val="23"/>
              </w:rPr>
              <w:t>连市</w:t>
            </w:r>
          </w:p>
        </w:tc>
        <w:tc>
          <w:tcPr>
            <w:tcW w:w="2473" w:type="dxa"/>
            <w:vAlign w:val="top"/>
          </w:tcPr>
          <w:p w14:paraId="555C1EF3">
            <w:pPr>
              <w:spacing w:before="79" w:line="311" w:lineRule="exact"/>
              <w:ind w:left="1068"/>
              <w:rPr>
                <w:rFonts w:ascii="仿宋" w:hAnsi="仿宋" w:eastAsia="仿宋" w:cs="仿宋"/>
                <w:sz w:val="23"/>
                <w:szCs w:val="23"/>
              </w:rPr>
            </w:pPr>
            <w:r>
              <w:rPr>
                <w:rFonts w:ascii="仿宋" w:hAnsi="仿宋" w:eastAsia="仿宋" w:cs="仿宋"/>
                <w:position w:val="2"/>
                <w:sz w:val="23"/>
                <w:szCs w:val="23"/>
              </w:rPr>
              <w:t>70%</w:t>
            </w:r>
          </w:p>
        </w:tc>
        <w:tc>
          <w:tcPr>
            <w:tcW w:w="3580" w:type="dxa"/>
            <w:vAlign w:val="top"/>
          </w:tcPr>
          <w:p w14:paraId="49C07CA0">
            <w:pPr>
              <w:rPr>
                <w:rFonts w:ascii="Arial"/>
                <w:sz w:val="21"/>
              </w:rPr>
            </w:pPr>
          </w:p>
        </w:tc>
      </w:tr>
      <w:tr w14:paraId="38421F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2" w:hRule="atLeast"/>
        </w:trPr>
        <w:tc>
          <w:tcPr>
            <w:tcW w:w="2473" w:type="dxa"/>
            <w:vAlign w:val="top"/>
          </w:tcPr>
          <w:p w14:paraId="47E94E68">
            <w:pPr>
              <w:spacing w:before="81" w:line="231" w:lineRule="auto"/>
              <w:ind w:left="891"/>
              <w:rPr>
                <w:rFonts w:ascii="仿宋" w:hAnsi="仿宋" w:eastAsia="仿宋" w:cs="仿宋"/>
                <w:sz w:val="23"/>
                <w:szCs w:val="23"/>
              </w:rPr>
            </w:pPr>
            <w:r>
              <w:rPr>
                <w:rFonts w:ascii="仿宋" w:hAnsi="仿宋" w:eastAsia="仿宋" w:cs="仿宋"/>
                <w:spacing w:val="6"/>
                <w:sz w:val="23"/>
                <w:szCs w:val="23"/>
              </w:rPr>
              <w:t>鞍</w:t>
            </w:r>
            <w:r>
              <w:rPr>
                <w:rFonts w:ascii="仿宋" w:hAnsi="仿宋" w:eastAsia="仿宋" w:cs="仿宋"/>
                <w:spacing w:val="4"/>
                <w:sz w:val="23"/>
                <w:szCs w:val="23"/>
              </w:rPr>
              <w:t>山市</w:t>
            </w:r>
          </w:p>
        </w:tc>
        <w:tc>
          <w:tcPr>
            <w:tcW w:w="2473" w:type="dxa"/>
            <w:vAlign w:val="top"/>
          </w:tcPr>
          <w:p w14:paraId="1AEC5AC0">
            <w:pPr>
              <w:spacing w:before="81" w:line="311" w:lineRule="exact"/>
              <w:ind w:left="1068"/>
              <w:rPr>
                <w:rFonts w:ascii="仿宋" w:hAnsi="仿宋" w:eastAsia="仿宋" w:cs="仿宋"/>
                <w:sz w:val="23"/>
                <w:szCs w:val="23"/>
              </w:rPr>
            </w:pPr>
            <w:r>
              <w:rPr>
                <w:rFonts w:ascii="仿宋" w:hAnsi="仿宋" w:eastAsia="仿宋" w:cs="仿宋"/>
                <w:position w:val="2"/>
                <w:sz w:val="23"/>
                <w:szCs w:val="23"/>
              </w:rPr>
              <w:t>75%</w:t>
            </w:r>
          </w:p>
        </w:tc>
        <w:tc>
          <w:tcPr>
            <w:tcW w:w="3580" w:type="dxa"/>
            <w:vAlign w:val="top"/>
          </w:tcPr>
          <w:p w14:paraId="40159C1C">
            <w:pPr>
              <w:rPr>
                <w:rFonts w:ascii="Arial"/>
                <w:sz w:val="21"/>
              </w:rPr>
            </w:pPr>
          </w:p>
        </w:tc>
      </w:tr>
      <w:tr w14:paraId="232FDE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1" w:hRule="atLeast"/>
        </w:trPr>
        <w:tc>
          <w:tcPr>
            <w:tcW w:w="2473" w:type="dxa"/>
            <w:vAlign w:val="top"/>
          </w:tcPr>
          <w:p w14:paraId="2B31DBAA">
            <w:pPr>
              <w:spacing w:before="79" w:line="231" w:lineRule="auto"/>
              <w:ind w:left="893"/>
              <w:rPr>
                <w:rFonts w:ascii="仿宋" w:hAnsi="仿宋" w:eastAsia="仿宋" w:cs="仿宋"/>
                <w:sz w:val="23"/>
                <w:szCs w:val="23"/>
              </w:rPr>
            </w:pPr>
            <w:r>
              <w:rPr>
                <w:rFonts w:ascii="仿宋" w:hAnsi="仿宋" w:eastAsia="仿宋" w:cs="仿宋"/>
                <w:spacing w:val="4"/>
                <w:sz w:val="23"/>
                <w:szCs w:val="23"/>
              </w:rPr>
              <w:t>沈阳市</w:t>
            </w:r>
          </w:p>
        </w:tc>
        <w:tc>
          <w:tcPr>
            <w:tcW w:w="2473" w:type="dxa"/>
            <w:vAlign w:val="top"/>
          </w:tcPr>
          <w:p w14:paraId="6C17D20A">
            <w:pPr>
              <w:spacing w:before="80" w:line="310" w:lineRule="exact"/>
              <w:ind w:left="1068"/>
              <w:rPr>
                <w:rFonts w:ascii="仿宋" w:hAnsi="仿宋" w:eastAsia="仿宋" w:cs="仿宋"/>
                <w:sz w:val="23"/>
                <w:szCs w:val="23"/>
              </w:rPr>
            </w:pPr>
            <w:r>
              <w:rPr>
                <w:rFonts w:ascii="仿宋" w:hAnsi="仿宋" w:eastAsia="仿宋" w:cs="仿宋"/>
                <w:position w:val="2"/>
                <w:sz w:val="23"/>
                <w:szCs w:val="23"/>
              </w:rPr>
              <w:t>75%</w:t>
            </w:r>
          </w:p>
        </w:tc>
        <w:tc>
          <w:tcPr>
            <w:tcW w:w="3580" w:type="dxa"/>
            <w:vAlign w:val="top"/>
          </w:tcPr>
          <w:p w14:paraId="0378A7E7">
            <w:pPr>
              <w:rPr>
                <w:rFonts w:ascii="Arial"/>
                <w:sz w:val="21"/>
              </w:rPr>
            </w:pPr>
          </w:p>
        </w:tc>
      </w:tr>
      <w:tr w14:paraId="5EB89E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1" w:hRule="atLeast"/>
        </w:trPr>
        <w:tc>
          <w:tcPr>
            <w:tcW w:w="2473" w:type="dxa"/>
            <w:vAlign w:val="top"/>
          </w:tcPr>
          <w:p w14:paraId="42008D23">
            <w:pPr>
              <w:spacing w:before="81" w:line="231" w:lineRule="auto"/>
              <w:ind w:left="900"/>
              <w:rPr>
                <w:rFonts w:ascii="仿宋" w:hAnsi="仿宋" w:eastAsia="仿宋" w:cs="仿宋"/>
                <w:sz w:val="23"/>
                <w:szCs w:val="23"/>
              </w:rPr>
            </w:pPr>
            <w:r>
              <w:rPr>
                <w:rFonts w:ascii="仿宋" w:hAnsi="仿宋" w:eastAsia="仿宋" w:cs="仿宋"/>
                <w:spacing w:val="2"/>
                <w:sz w:val="23"/>
                <w:szCs w:val="23"/>
              </w:rPr>
              <w:t>盘锦</w:t>
            </w:r>
            <w:r>
              <w:rPr>
                <w:rFonts w:ascii="仿宋" w:hAnsi="仿宋" w:eastAsia="仿宋" w:cs="仿宋"/>
                <w:spacing w:val="1"/>
                <w:sz w:val="23"/>
                <w:szCs w:val="23"/>
              </w:rPr>
              <w:t>市</w:t>
            </w:r>
          </w:p>
        </w:tc>
        <w:tc>
          <w:tcPr>
            <w:tcW w:w="2473" w:type="dxa"/>
            <w:vAlign w:val="top"/>
          </w:tcPr>
          <w:p w14:paraId="18875DB3">
            <w:pPr>
              <w:spacing w:before="82" w:line="310" w:lineRule="exact"/>
              <w:ind w:left="1068"/>
              <w:rPr>
                <w:rFonts w:ascii="仿宋" w:hAnsi="仿宋" w:eastAsia="仿宋" w:cs="仿宋"/>
                <w:sz w:val="23"/>
                <w:szCs w:val="23"/>
              </w:rPr>
            </w:pPr>
            <w:r>
              <w:rPr>
                <w:rFonts w:ascii="仿宋" w:hAnsi="仿宋" w:eastAsia="仿宋" w:cs="仿宋"/>
                <w:position w:val="2"/>
                <w:sz w:val="23"/>
                <w:szCs w:val="23"/>
              </w:rPr>
              <w:t>75%</w:t>
            </w:r>
          </w:p>
        </w:tc>
        <w:tc>
          <w:tcPr>
            <w:tcW w:w="3580" w:type="dxa"/>
            <w:vAlign w:val="top"/>
          </w:tcPr>
          <w:p w14:paraId="192A2300">
            <w:pPr>
              <w:rPr>
                <w:rFonts w:ascii="Arial"/>
                <w:sz w:val="21"/>
              </w:rPr>
            </w:pPr>
          </w:p>
        </w:tc>
      </w:tr>
      <w:tr w14:paraId="544241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1" w:hRule="atLeast"/>
        </w:trPr>
        <w:tc>
          <w:tcPr>
            <w:tcW w:w="2473" w:type="dxa"/>
            <w:vAlign w:val="top"/>
          </w:tcPr>
          <w:p w14:paraId="53AD003D">
            <w:pPr>
              <w:spacing w:before="81" w:line="231" w:lineRule="auto"/>
              <w:ind w:left="776"/>
              <w:rPr>
                <w:rFonts w:ascii="仿宋" w:hAnsi="仿宋" w:eastAsia="仿宋" w:cs="仿宋"/>
                <w:sz w:val="23"/>
                <w:szCs w:val="23"/>
              </w:rPr>
            </w:pPr>
            <w:r>
              <w:rPr>
                <w:rFonts w:ascii="仿宋" w:hAnsi="仿宋" w:eastAsia="仿宋" w:cs="仿宋"/>
                <w:spacing w:val="5"/>
                <w:sz w:val="23"/>
                <w:szCs w:val="23"/>
              </w:rPr>
              <w:t>葫芦岛</w:t>
            </w:r>
            <w:r>
              <w:rPr>
                <w:rFonts w:ascii="仿宋" w:hAnsi="仿宋" w:eastAsia="仿宋" w:cs="仿宋"/>
                <w:spacing w:val="4"/>
                <w:sz w:val="23"/>
                <w:szCs w:val="23"/>
              </w:rPr>
              <w:t>市</w:t>
            </w:r>
          </w:p>
        </w:tc>
        <w:tc>
          <w:tcPr>
            <w:tcW w:w="2473" w:type="dxa"/>
            <w:vAlign w:val="top"/>
          </w:tcPr>
          <w:p w14:paraId="7ACEF07D">
            <w:pPr>
              <w:spacing w:before="81" w:line="311" w:lineRule="exact"/>
              <w:ind w:left="1068"/>
              <w:rPr>
                <w:rFonts w:ascii="仿宋" w:hAnsi="仿宋" w:eastAsia="仿宋" w:cs="仿宋"/>
                <w:sz w:val="23"/>
                <w:szCs w:val="23"/>
              </w:rPr>
            </w:pPr>
            <w:r>
              <w:rPr>
                <w:rFonts w:ascii="仿宋" w:hAnsi="仿宋" w:eastAsia="仿宋" w:cs="仿宋"/>
                <w:position w:val="2"/>
                <w:sz w:val="23"/>
                <w:szCs w:val="23"/>
              </w:rPr>
              <w:t>75%</w:t>
            </w:r>
          </w:p>
        </w:tc>
        <w:tc>
          <w:tcPr>
            <w:tcW w:w="3580" w:type="dxa"/>
            <w:vAlign w:val="top"/>
          </w:tcPr>
          <w:p w14:paraId="023B4B62">
            <w:pPr>
              <w:rPr>
                <w:rFonts w:ascii="Arial"/>
                <w:sz w:val="21"/>
              </w:rPr>
            </w:pPr>
          </w:p>
        </w:tc>
      </w:tr>
      <w:tr w14:paraId="733EBF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2" w:hRule="atLeast"/>
        </w:trPr>
        <w:tc>
          <w:tcPr>
            <w:tcW w:w="2473" w:type="dxa"/>
            <w:vAlign w:val="top"/>
          </w:tcPr>
          <w:p w14:paraId="0AC34EB9">
            <w:pPr>
              <w:spacing w:before="83" w:line="230" w:lineRule="auto"/>
              <w:ind w:left="896"/>
              <w:rPr>
                <w:rFonts w:ascii="仿宋" w:hAnsi="仿宋" w:eastAsia="仿宋" w:cs="仿宋"/>
                <w:sz w:val="23"/>
                <w:szCs w:val="23"/>
              </w:rPr>
            </w:pPr>
            <w:r>
              <w:rPr>
                <w:rFonts w:ascii="仿宋" w:hAnsi="仿宋" w:eastAsia="仿宋" w:cs="仿宋"/>
                <w:spacing w:val="3"/>
                <w:sz w:val="23"/>
                <w:szCs w:val="23"/>
              </w:rPr>
              <w:t>阜新市</w:t>
            </w:r>
          </w:p>
        </w:tc>
        <w:tc>
          <w:tcPr>
            <w:tcW w:w="2473" w:type="dxa"/>
            <w:vAlign w:val="top"/>
          </w:tcPr>
          <w:p w14:paraId="7E64D846">
            <w:pPr>
              <w:spacing w:before="83" w:line="311" w:lineRule="exact"/>
              <w:ind w:left="1068"/>
              <w:rPr>
                <w:rFonts w:ascii="仿宋" w:hAnsi="仿宋" w:eastAsia="仿宋" w:cs="仿宋"/>
                <w:sz w:val="23"/>
                <w:szCs w:val="23"/>
              </w:rPr>
            </w:pPr>
            <w:r>
              <w:rPr>
                <w:rFonts w:ascii="仿宋" w:hAnsi="仿宋" w:eastAsia="仿宋" w:cs="仿宋"/>
                <w:position w:val="2"/>
                <w:sz w:val="23"/>
                <w:szCs w:val="23"/>
              </w:rPr>
              <w:t>75%</w:t>
            </w:r>
          </w:p>
        </w:tc>
        <w:tc>
          <w:tcPr>
            <w:tcW w:w="3580" w:type="dxa"/>
            <w:vAlign w:val="top"/>
          </w:tcPr>
          <w:p w14:paraId="7AD5D262">
            <w:pPr>
              <w:rPr>
                <w:rFonts w:ascii="Arial"/>
                <w:sz w:val="21"/>
              </w:rPr>
            </w:pPr>
          </w:p>
        </w:tc>
      </w:tr>
      <w:tr w14:paraId="4ECB3E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6" w:hRule="atLeast"/>
        </w:trPr>
        <w:tc>
          <w:tcPr>
            <w:tcW w:w="2473" w:type="dxa"/>
            <w:vAlign w:val="top"/>
          </w:tcPr>
          <w:p w14:paraId="17DC8CC3">
            <w:pPr>
              <w:spacing w:before="84" w:line="231" w:lineRule="auto"/>
              <w:ind w:left="896"/>
              <w:rPr>
                <w:rFonts w:ascii="仿宋" w:hAnsi="仿宋" w:eastAsia="仿宋" w:cs="仿宋"/>
                <w:sz w:val="23"/>
                <w:szCs w:val="23"/>
              </w:rPr>
            </w:pPr>
            <w:r>
              <w:rPr>
                <w:rFonts w:ascii="仿宋" w:hAnsi="仿宋" w:eastAsia="仿宋" w:cs="仿宋"/>
                <w:spacing w:val="3"/>
                <w:sz w:val="23"/>
                <w:szCs w:val="23"/>
              </w:rPr>
              <w:t>丹东市</w:t>
            </w:r>
          </w:p>
        </w:tc>
        <w:tc>
          <w:tcPr>
            <w:tcW w:w="2473" w:type="dxa"/>
            <w:vAlign w:val="top"/>
          </w:tcPr>
          <w:p w14:paraId="7C315B27">
            <w:pPr>
              <w:spacing w:before="84" w:line="311" w:lineRule="exact"/>
              <w:ind w:left="1068"/>
              <w:rPr>
                <w:rFonts w:ascii="仿宋" w:hAnsi="仿宋" w:eastAsia="仿宋" w:cs="仿宋"/>
                <w:sz w:val="23"/>
                <w:szCs w:val="23"/>
              </w:rPr>
            </w:pPr>
            <w:r>
              <w:rPr>
                <w:rFonts w:ascii="仿宋" w:hAnsi="仿宋" w:eastAsia="仿宋" w:cs="仿宋"/>
                <w:position w:val="2"/>
                <w:sz w:val="23"/>
                <w:szCs w:val="23"/>
              </w:rPr>
              <w:t>75%</w:t>
            </w:r>
          </w:p>
        </w:tc>
        <w:tc>
          <w:tcPr>
            <w:tcW w:w="3580" w:type="dxa"/>
            <w:vAlign w:val="top"/>
          </w:tcPr>
          <w:p w14:paraId="345BF51A">
            <w:pPr>
              <w:rPr>
                <w:rFonts w:ascii="Arial"/>
                <w:sz w:val="21"/>
              </w:rPr>
            </w:pPr>
          </w:p>
        </w:tc>
      </w:tr>
    </w:tbl>
    <w:p w14:paraId="70AE1FF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（四）报销规则</w:t>
      </w:r>
    </w:p>
    <w:p w14:paraId="462C32C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1.凭取暖费发票在标准范围内报销，最迟不晚于当年12月31日报销，超期不予补报。</w:t>
      </w:r>
    </w:p>
    <w:p w14:paraId="44F46A8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2.员工年度内只能享受一处住房的取暖费报销待遇。夫妻双方均为华润啤酒员工且均可享受取暖费报销政策的，按单方就高原则享受。</w:t>
      </w:r>
    </w:p>
    <w:p w14:paraId="300D5B3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3.新员工在当年10月1日（含）前，已转正的可以享受取暖费报销政策。解除或终止劳动合同的员工，自解除/终止劳动合同之日起，不再为其报销取暖费；已支付的取暖费，离职前由所在单位人力HRBP负责核算，自解除/终止劳动合同之日起，需按供暖期剩余日历天数折算退回。</w:t>
      </w:r>
    </w:p>
    <w:p w14:paraId="43A3908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4.跨单位调动员工，调动后按新工作地政策执行。</w:t>
      </w:r>
    </w:p>
    <w:p w14:paraId="4959A71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（五）支付方式：凭取暖费发票由公司统一报销。</w:t>
      </w:r>
    </w:p>
    <w:p w14:paraId="0F47D9B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黑体" w:hAnsi="黑体" w:eastAsia="黑体" w:cs="黑体"/>
          <w:spacing w:val="2"/>
          <w:sz w:val="31"/>
          <w:szCs w:val="31"/>
          <w:lang w:eastAsia="zh-CN"/>
        </w:rPr>
        <w:t>第十二条</w:t>
      </w:r>
      <w:r>
        <w:rPr>
          <w:rFonts w:hint="eastAsia" w:ascii="黑体" w:hAnsi="黑体" w:eastAsia="黑体" w:cs="黑体"/>
          <w:spacing w:val="2"/>
          <w:sz w:val="31"/>
          <w:szCs w:val="31"/>
          <w:lang w:val="en-US" w:eastAsia="zh-CN"/>
        </w:rPr>
        <w:t xml:space="preserve"> </w:t>
      </w:r>
      <w:r>
        <w:rPr>
          <w:rFonts w:hint="eastAsia" w:ascii="仿宋" w:hAnsi="仿宋" w:eastAsia="仿宋" w:cs="仿宋"/>
          <w:spacing w:val="2"/>
          <w:sz w:val="31"/>
          <w:szCs w:val="31"/>
          <w:lang w:eastAsia="zh-CN"/>
        </w:rPr>
        <w:t>法定假期：按《考勤休假管理制度》执行。</w:t>
      </w:r>
    </w:p>
    <w:p w14:paraId="3E24C3C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黑体" w:hAnsi="黑体" w:eastAsia="黑体" w:cs="黑体"/>
          <w:spacing w:val="2"/>
          <w:sz w:val="31"/>
          <w:szCs w:val="31"/>
          <w:lang w:eastAsia="zh-CN"/>
        </w:rPr>
        <w:t>第十三条</w:t>
      </w:r>
      <w:r>
        <w:rPr>
          <w:rFonts w:hint="eastAsia" w:ascii="黑体" w:hAnsi="黑体" w:eastAsia="黑体" w:cs="黑体"/>
          <w:spacing w:val="2"/>
          <w:sz w:val="31"/>
          <w:szCs w:val="31"/>
          <w:lang w:val="en-US" w:eastAsia="zh-CN"/>
        </w:rPr>
        <w:t xml:space="preserve"> </w:t>
      </w:r>
      <w:r>
        <w:rPr>
          <w:rFonts w:hint="eastAsia" w:ascii="仿宋" w:hAnsi="仿宋" w:eastAsia="仿宋" w:cs="仿宋"/>
          <w:spacing w:val="2"/>
          <w:sz w:val="31"/>
          <w:szCs w:val="31"/>
          <w:lang w:eastAsia="zh-CN"/>
        </w:rPr>
        <w:t>其他法定福利：各地方政府对其他法定福利</w:t>
      </w:r>
      <w:bookmarkStart w:id="2" w:name="_bookmark3"/>
      <w:bookmarkEnd w:id="2"/>
      <w:r>
        <w:rPr>
          <w:rFonts w:hint="eastAsia" w:ascii="仿宋" w:hAnsi="仿宋" w:eastAsia="仿宋" w:cs="仿宋"/>
          <w:spacing w:val="2"/>
          <w:sz w:val="31"/>
          <w:szCs w:val="31"/>
          <w:lang w:eastAsia="zh-CN"/>
        </w:rPr>
        <w:t>有明确规定时，从其规定报备华润啤酒人力资源部后执行。</w:t>
      </w:r>
    </w:p>
    <w:p w14:paraId="3D5E5915">
      <w:pPr>
        <w:keepNext w:val="0"/>
        <w:keepLines w:val="0"/>
        <w:pageBreakBefore w:val="0"/>
        <w:widowControl/>
        <w:kinsoku w:val="0"/>
        <w:wordWrap/>
        <w:overflowPunct/>
        <w:topLinePunct w:val="0"/>
        <w:autoSpaceDE w:val="0"/>
        <w:autoSpaceDN w:val="0"/>
        <w:bidi w:val="0"/>
        <w:adjustRightInd w:val="0"/>
        <w:snapToGrid w:val="0"/>
        <w:spacing w:after="0" w:line="334" w:lineRule="auto"/>
        <w:ind w:left="0"/>
        <w:jc w:val="center"/>
        <w:textAlignment w:val="baseline"/>
        <w:rPr>
          <w:rFonts w:hint="eastAsia" w:ascii="黑体" w:hAnsi="黑体" w:eastAsia="黑体" w:cs="黑体"/>
          <w:spacing w:val="7"/>
          <w:sz w:val="31"/>
          <w:szCs w:val="31"/>
          <w:lang w:eastAsia="zh-CN"/>
        </w:rPr>
      </w:pPr>
      <w:r>
        <w:rPr>
          <w:rFonts w:hint="eastAsia" w:ascii="黑体" w:hAnsi="黑体" w:eastAsia="黑体" w:cs="黑体"/>
          <w:spacing w:val="7"/>
          <w:sz w:val="31"/>
          <w:szCs w:val="31"/>
          <w:lang w:eastAsia="zh-CN"/>
        </w:rPr>
        <w:t>第三章</w:t>
      </w:r>
      <w:r>
        <w:rPr>
          <w:rFonts w:hint="eastAsia" w:ascii="黑体" w:hAnsi="黑体" w:eastAsia="黑体" w:cs="黑体"/>
          <w:spacing w:val="7"/>
          <w:sz w:val="31"/>
          <w:szCs w:val="31"/>
          <w:lang w:val="en-US" w:eastAsia="zh-CN"/>
        </w:rPr>
        <w:t xml:space="preserve"> </w:t>
      </w:r>
      <w:r>
        <w:rPr>
          <w:rFonts w:hint="eastAsia" w:ascii="黑体" w:hAnsi="黑体" w:eastAsia="黑体" w:cs="黑体"/>
          <w:spacing w:val="7"/>
          <w:sz w:val="31"/>
          <w:szCs w:val="31"/>
          <w:lang w:eastAsia="zh-CN"/>
        </w:rPr>
        <w:t>经营保障类福利</w:t>
      </w:r>
    </w:p>
    <w:p w14:paraId="317B363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黑体" w:hAnsi="黑体" w:eastAsia="黑体" w:cs="黑体"/>
          <w:spacing w:val="2"/>
          <w:sz w:val="31"/>
          <w:szCs w:val="31"/>
          <w:lang w:eastAsia="zh-CN"/>
        </w:rPr>
        <w:t>第十四条</w:t>
      </w:r>
      <w:r>
        <w:rPr>
          <w:rFonts w:hint="eastAsia" w:ascii="黑体" w:hAnsi="黑体" w:eastAsia="黑体" w:cs="黑体"/>
          <w:spacing w:val="2"/>
          <w:sz w:val="31"/>
          <w:szCs w:val="31"/>
          <w:lang w:val="en-US" w:eastAsia="zh-CN"/>
        </w:rPr>
        <w:t xml:space="preserve"> </w:t>
      </w:r>
      <w:r>
        <w:rPr>
          <w:rFonts w:hint="eastAsia" w:ascii="仿宋" w:hAnsi="仿宋" w:eastAsia="仿宋" w:cs="仿宋"/>
          <w:spacing w:val="2"/>
          <w:sz w:val="31"/>
          <w:szCs w:val="31"/>
          <w:lang w:eastAsia="zh-CN"/>
        </w:rPr>
        <w:t>经营保障类福利指企业为保障经营活动正常开展而</w:t>
      </w:r>
    </w:p>
    <w:p w14:paraId="09F5B9FD">
      <w:pPr>
        <w:keepNext w:val="0"/>
        <w:keepLines w:val="0"/>
        <w:pageBreakBefore w:val="0"/>
        <w:widowControl/>
        <w:kinsoku w:val="0"/>
        <w:wordWrap/>
        <w:overflowPunct/>
        <w:topLinePunct w:val="0"/>
        <w:autoSpaceDE w:val="0"/>
        <w:autoSpaceDN w:val="0"/>
        <w:bidi w:val="0"/>
        <w:adjustRightInd w:val="0"/>
        <w:snapToGrid w:val="0"/>
        <w:spacing w:line="334" w:lineRule="auto"/>
        <w:ind w:right="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设置的，与员工的工作环境、工作岗位以及工作资格相关的福利科目，主要包含交通福利、通讯费、工装福利及高原津贴等。</w:t>
      </w:r>
    </w:p>
    <w:p w14:paraId="40664A7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黑体" w:hAnsi="黑体" w:eastAsia="黑体" w:cs="黑体"/>
          <w:spacing w:val="2"/>
          <w:sz w:val="31"/>
          <w:szCs w:val="31"/>
          <w:lang w:eastAsia="zh-CN"/>
        </w:rPr>
        <w:t>第十五条</w:t>
      </w:r>
      <w:r>
        <w:rPr>
          <w:rFonts w:hint="eastAsia" w:ascii="黑体" w:hAnsi="黑体" w:eastAsia="黑体" w:cs="黑体"/>
          <w:spacing w:val="2"/>
          <w:sz w:val="31"/>
          <w:szCs w:val="31"/>
          <w:lang w:val="en-US" w:eastAsia="zh-CN"/>
        </w:rPr>
        <w:t xml:space="preserve"> </w:t>
      </w:r>
      <w:r>
        <w:rPr>
          <w:rFonts w:hint="eastAsia" w:ascii="仿宋" w:hAnsi="仿宋" w:eastAsia="仿宋" w:cs="仿宋"/>
          <w:spacing w:val="2"/>
          <w:sz w:val="31"/>
          <w:szCs w:val="31"/>
          <w:lang w:eastAsia="zh-CN"/>
        </w:rPr>
        <w:t>交通福利</w:t>
      </w:r>
    </w:p>
    <w:p w14:paraId="5B5B058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（一）员工班车</w:t>
      </w:r>
    </w:p>
    <w:p w14:paraId="797A0A7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1.设置目的：改善员工远距离上下班交通条件，提高工作效率。</w:t>
      </w:r>
    </w:p>
    <w:p w14:paraId="6E05F78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2.适用范围：已享受交通补贴的员工不得享受公司班车。</w:t>
      </w:r>
    </w:p>
    <w:p w14:paraId="6199899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3.发放标准：本企业应遵循节俭原则，结合公司实际需要和自身成本承受能力，合理购置公司班车或租赁班车。</w:t>
      </w:r>
    </w:p>
    <w:p w14:paraId="019B51D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4.支付方式：由公司统一提供上下班班车服务。</w:t>
      </w:r>
    </w:p>
    <w:p w14:paraId="41E8055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（二）交通补贴</w:t>
      </w:r>
    </w:p>
    <w:p w14:paraId="2F77217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1.设置目的：为适当补偿员工上下班额外支出交通成本而支付的补贴。</w:t>
      </w:r>
    </w:p>
    <w:p w14:paraId="2E1B4E0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2.适用范围：适用于在岗正式工及待岗出勤人员。</w:t>
      </w:r>
    </w:p>
    <w:p w14:paraId="3887713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3.发放标准：</w:t>
      </w:r>
    </w:p>
    <w:p w14:paraId="2210304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color w:val="FF0000"/>
          <w:spacing w:val="2"/>
          <w:sz w:val="31"/>
          <w:szCs w:val="31"/>
          <w:lang w:eastAsia="zh-CN"/>
        </w:rPr>
      </w:pPr>
      <w:r>
        <w:rPr>
          <w:rFonts w:hint="eastAsia" w:ascii="仿宋" w:hAnsi="仿宋" w:eastAsia="仿宋" w:cs="仿宋"/>
          <w:color w:val="FF0000"/>
          <w:spacing w:val="2"/>
          <w:sz w:val="31"/>
          <w:szCs w:val="31"/>
          <w:lang w:eastAsia="zh-CN"/>
        </w:rPr>
        <w:t>（1）干部及专业总监：</w:t>
      </w:r>
      <w:del w:id="318" w:author="咨询组" w:date="2025-10-17T16:34:29Z">
        <w:r>
          <w:rPr>
            <w:rFonts w:hint="eastAsia" w:ascii="仿宋" w:hAnsi="仿宋" w:eastAsia="仿宋" w:cs="仿宋"/>
            <w:color w:val="FF0000"/>
            <w:spacing w:val="2"/>
            <w:sz w:val="31"/>
            <w:szCs w:val="31"/>
            <w:lang w:eastAsia="zh-CN"/>
          </w:rPr>
          <w:delText>按照《干部履职待遇和业务支出管理办法》执行。</w:delText>
        </w:r>
      </w:del>
    </w:p>
    <w:tbl>
      <w:tblPr>
        <w:tblStyle w:val="7"/>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081"/>
        <w:gridCol w:w="2495"/>
        <w:gridCol w:w="2279"/>
        <w:gridCol w:w="2279"/>
      </w:tblGrid>
      <w:tr w14:paraId="666BF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jc w:val="center"/>
          <w:ins w:id="319" w:author="咨询组" w:date="2025-10-17T16:34:51Z"/>
        </w:trPr>
        <w:tc>
          <w:tcPr>
            <w:tcW w:w="1139" w:type="pct"/>
            <w:vAlign w:val="center"/>
          </w:tcPr>
          <w:p w14:paraId="1E1E9EDB">
            <w:pPr>
              <w:keepNext w:val="0"/>
              <w:keepLines w:val="0"/>
              <w:pageBreakBefore w:val="0"/>
              <w:widowControl/>
              <w:kinsoku w:val="0"/>
              <w:wordWrap/>
              <w:overflowPunct/>
              <w:topLinePunct w:val="0"/>
              <w:autoSpaceDE w:val="0"/>
              <w:autoSpaceDN w:val="0"/>
              <w:bidi w:val="0"/>
              <w:adjustRightInd w:val="0"/>
              <w:snapToGrid w:val="0"/>
              <w:ind w:left="0" w:right="0" w:firstLine="0"/>
              <w:jc w:val="center"/>
              <w:textAlignment w:val="baseline"/>
              <w:rPr>
                <w:ins w:id="320" w:author="咨询组" w:date="2025-10-17T16:34:51Z"/>
                <w:rFonts w:hint="eastAsia" w:ascii="仿宋" w:hAnsi="仿宋" w:eastAsia="仿宋" w:cs="仿宋"/>
                <w:b/>
                <w:bCs/>
                <w:color w:val="FF0000"/>
                <w:spacing w:val="-4"/>
                <w:sz w:val="24"/>
                <w:szCs w:val="24"/>
              </w:rPr>
            </w:pPr>
            <w:ins w:id="321" w:author="咨询组" w:date="2025-10-17T16:34:51Z">
              <w:r>
                <w:rPr>
                  <w:rFonts w:hint="eastAsia" w:ascii="仿宋" w:hAnsi="仿宋" w:eastAsia="仿宋" w:cs="仿宋"/>
                  <w:b/>
                  <w:bCs/>
                  <w:color w:val="FF0000"/>
                  <w:spacing w:val="-4"/>
                  <w:sz w:val="24"/>
                  <w:szCs w:val="24"/>
                </w:rPr>
                <w:t>地区</w:t>
              </w:r>
            </w:ins>
          </w:p>
        </w:tc>
        <w:tc>
          <w:tcPr>
            <w:tcW w:w="1365" w:type="pct"/>
            <w:vAlign w:val="center"/>
          </w:tcPr>
          <w:p w14:paraId="698675CA">
            <w:pPr>
              <w:keepNext w:val="0"/>
              <w:keepLines w:val="0"/>
              <w:pageBreakBefore w:val="0"/>
              <w:widowControl/>
              <w:kinsoku w:val="0"/>
              <w:wordWrap/>
              <w:overflowPunct/>
              <w:topLinePunct w:val="0"/>
              <w:autoSpaceDE w:val="0"/>
              <w:autoSpaceDN w:val="0"/>
              <w:bidi w:val="0"/>
              <w:adjustRightInd w:val="0"/>
              <w:snapToGrid w:val="0"/>
              <w:ind w:left="0" w:right="0" w:firstLine="0"/>
              <w:jc w:val="center"/>
              <w:textAlignment w:val="baseline"/>
              <w:rPr>
                <w:ins w:id="322" w:author="咨询组" w:date="2025-10-17T16:34:51Z"/>
                <w:rFonts w:hint="eastAsia" w:ascii="仿宋" w:hAnsi="仿宋" w:eastAsia="仿宋" w:cs="仿宋"/>
                <w:b/>
                <w:bCs/>
                <w:color w:val="FF0000"/>
                <w:spacing w:val="-4"/>
                <w:sz w:val="24"/>
                <w:szCs w:val="24"/>
              </w:rPr>
            </w:pPr>
            <w:ins w:id="323" w:author="咨询组" w:date="2025-10-17T16:34:51Z">
              <w:r>
                <w:rPr>
                  <w:rFonts w:hint="eastAsia" w:ascii="仿宋" w:hAnsi="仿宋" w:eastAsia="仿宋" w:cs="仿宋"/>
                  <w:b/>
                  <w:bCs/>
                  <w:color w:val="FF0000"/>
                  <w:spacing w:val="-4"/>
                  <w:sz w:val="24"/>
                  <w:szCs w:val="24"/>
                </w:rPr>
                <w:t>啤酒管理班子</w:t>
              </w:r>
            </w:ins>
          </w:p>
        </w:tc>
        <w:tc>
          <w:tcPr>
            <w:tcW w:w="1247" w:type="pct"/>
            <w:vAlign w:val="center"/>
          </w:tcPr>
          <w:p w14:paraId="5D3BBCAA">
            <w:pPr>
              <w:keepNext w:val="0"/>
              <w:keepLines w:val="0"/>
              <w:pageBreakBefore w:val="0"/>
              <w:widowControl/>
              <w:kinsoku w:val="0"/>
              <w:wordWrap/>
              <w:overflowPunct/>
              <w:topLinePunct w:val="0"/>
              <w:autoSpaceDE w:val="0"/>
              <w:autoSpaceDN w:val="0"/>
              <w:bidi w:val="0"/>
              <w:adjustRightInd w:val="0"/>
              <w:snapToGrid w:val="0"/>
              <w:ind w:left="0" w:right="0" w:firstLine="0"/>
              <w:jc w:val="center"/>
              <w:textAlignment w:val="baseline"/>
              <w:rPr>
                <w:ins w:id="324" w:author="咨询组" w:date="2025-10-17T16:34:51Z"/>
                <w:rFonts w:hint="eastAsia" w:ascii="仿宋" w:hAnsi="仿宋" w:eastAsia="仿宋" w:cs="仿宋"/>
                <w:b/>
                <w:bCs/>
                <w:color w:val="FF0000"/>
                <w:spacing w:val="-4"/>
                <w:sz w:val="24"/>
                <w:szCs w:val="24"/>
              </w:rPr>
            </w:pPr>
            <w:ins w:id="325" w:author="咨询组" w:date="2025-10-17T16:34:51Z">
              <w:r>
                <w:rPr>
                  <w:rFonts w:hint="eastAsia" w:ascii="仿宋" w:hAnsi="仿宋" w:eastAsia="仿宋" w:cs="仿宋"/>
                  <w:b/>
                  <w:bCs/>
                  <w:color w:val="FF0000"/>
                  <w:spacing w:val="-4"/>
                  <w:sz w:val="24"/>
                  <w:szCs w:val="24"/>
                </w:rPr>
                <w:t>M5、M6</w:t>
              </w:r>
            </w:ins>
          </w:p>
        </w:tc>
        <w:tc>
          <w:tcPr>
            <w:tcW w:w="1247" w:type="pct"/>
            <w:vAlign w:val="center"/>
          </w:tcPr>
          <w:p w14:paraId="6F664AC3">
            <w:pPr>
              <w:keepNext w:val="0"/>
              <w:keepLines w:val="0"/>
              <w:pageBreakBefore w:val="0"/>
              <w:widowControl/>
              <w:kinsoku w:val="0"/>
              <w:wordWrap/>
              <w:overflowPunct/>
              <w:topLinePunct w:val="0"/>
              <w:autoSpaceDE w:val="0"/>
              <w:autoSpaceDN w:val="0"/>
              <w:bidi w:val="0"/>
              <w:adjustRightInd w:val="0"/>
              <w:snapToGrid w:val="0"/>
              <w:ind w:left="0" w:right="0" w:firstLine="0"/>
              <w:jc w:val="center"/>
              <w:textAlignment w:val="baseline"/>
              <w:rPr>
                <w:ins w:id="326" w:author="咨询组" w:date="2025-10-17T16:34:51Z"/>
                <w:rFonts w:hint="eastAsia" w:ascii="仿宋" w:hAnsi="仿宋" w:eastAsia="仿宋" w:cs="仿宋"/>
                <w:b/>
                <w:bCs/>
                <w:color w:val="FF0000"/>
                <w:spacing w:val="-4"/>
                <w:sz w:val="24"/>
                <w:szCs w:val="24"/>
              </w:rPr>
            </w:pPr>
            <w:ins w:id="327" w:author="咨询组" w:date="2025-10-17T16:34:51Z">
              <w:r>
                <w:rPr>
                  <w:rFonts w:hint="eastAsia" w:ascii="仿宋" w:hAnsi="仿宋" w:eastAsia="仿宋" w:cs="仿宋"/>
                  <w:b/>
                  <w:bCs/>
                  <w:color w:val="FF0000"/>
                  <w:spacing w:val="-4"/>
                  <w:sz w:val="24"/>
                  <w:szCs w:val="24"/>
                </w:rPr>
                <w:t>M4</w:t>
              </w:r>
            </w:ins>
          </w:p>
        </w:tc>
      </w:tr>
      <w:tr w14:paraId="4F005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8" w:hRule="atLeast"/>
          <w:jc w:val="center"/>
          <w:ins w:id="328" w:author="咨询组" w:date="2025-10-17T16:34:51Z"/>
        </w:trPr>
        <w:tc>
          <w:tcPr>
            <w:tcW w:w="1139" w:type="pct"/>
            <w:vAlign w:val="center"/>
          </w:tcPr>
          <w:p w14:paraId="2F9B6C2B">
            <w:pPr>
              <w:keepNext w:val="0"/>
              <w:keepLines w:val="0"/>
              <w:pageBreakBefore w:val="0"/>
              <w:widowControl/>
              <w:kinsoku w:val="0"/>
              <w:wordWrap/>
              <w:overflowPunct/>
              <w:topLinePunct w:val="0"/>
              <w:autoSpaceDE w:val="0"/>
              <w:autoSpaceDN w:val="0"/>
              <w:bidi w:val="0"/>
              <w:adjustRightInd w:val="0"/>
              <w:snapToGrid w:val="0"/>
              <w:ind w:left="0" w:right="0" w:firstLine="0"/>
              <w:jc w:val="center"/>
              <w:textAlignment w:val="baseline"/>
              <w:rPr>
                <w:ins w:id="329" w:author="咨询组" w:date="2025-10-17T16:34:51Z"/>
                <w:rFonts w:hint="default" w:ascii="仿宋" w:hAnsi="仿宋" w:eastAsia="仿宋" w:cs="仿宋"/>
                <w:b w:val="0"/>
                <w:bCs w:val="0"/>
                <w:color w:val="FF0000"/>
                <w:spacing w:val="-4"/>
                <w:sz w:val="24"/>
                <w:szCs w:val="24"/>
                <w:lang w:val="en-US" w:eastAsia="zh-CN"/>
              </w:rPr>
            </w:pPr>
            <w:ins w:id="330" w:author="咨询组" w:date="2025-10-17T16:34:51Z">
              <w:r>
                <w:rPr>
                  <w:rFonts w:hint="eastAsia" w:ascii="仿宋" w:hAnsi="仿宋" w:eastAsia="仿宋" w:cs="仿宋"/>
                  <w:b w:val="0"/>
                  <w:bCs w:val="0"/>
                  <w:color w:val="FF0000"/>
                  <w:spacing w:val="-4"/>
                  <w:sz w:val="24"/>
                  <w:szCs w:val="24"/>
                  <w:lang w:val="en-US" w:eastAsia="zh-CN"/>
                </w:rPr>
                <w:t>北上广深港</w:t>
              </w:r>
            </w:ins>
          </w:p>
        </w:tc>
        <w:tc>
          <w:tcPr>
            <w:tcW w:w="1365" w:type="pct"/>
            <w:vAlign w:val="center"/>
          </w:tcPr>
          <w:p w14:paraId="1DABF7A5">
            <w:pPr>
              <w:keepNext w:val="0"/>
              <w:keepLines w:val="0"/>
              <w:pageBreakBefore w:val="0"/>
              <w:widowControl/>
              <w:kinsoku w:val="0"/>
              <w:wordWrap/>
              <w:overflowPunct/>
              <w:topLinePunct w:val="0"/>
              <w:autoSpaceDE w:val="0"/>
              <w:autoSpaceDN w:val="0"/>
              <w:bidi w:val="0"/>
              <w:adjustRightInd w:val="0"/>
              <w:snapToGrid w:val="0"/>
              <w:ind w:left="0" w:right="0" w:firstLine="0"/>
              <w:jc w:val="center"/>
              <w:textAlignment w:val="baseline"/>
              <w:rPr>
                <w:ins w:id="331" w:author="咨询组" w:date="2025-10-17T16:34:51Z"/>
                <w:rFonts w:hint="eastAsia" w:ascii="仿宋" w:hAnsi="仿宋" w:eastAsia="仿宋" w:cs="仿宋"/>
                <w:b w:val="0"/>
                <w:bCs w:val="0"/>
                <w:color w:val="FF0000"/>
                <w:spacing w:val="-4"/>
                <w:sz w:val="24"/>
                <w:szCs w:val="24"/>
              </w:rPr>
            </w:pPr>
            <w:ins w:id="332" w:author="咨询组" w:date="2025-10-17T16:34:51Z">
              <w:r>
                <w:rPr>
                  <w:rFonts w:hint="eastAsia" w:ascii="仿宋" w:hAnsi="仿宋" w:eastAsia="仿宋" w:cs="仿宋"/>
                  <w:b w:val="0"/>
                  <w:bCs w:val="0"/>
                  <w:color w:val="FF0000"/>
                  <w:spacing w:val="-4"/>
                  <w:sz w:val="24"/>
                  <w:szCs w:val="24"/>
                </w:rPr>
                <w:t>3500 元/月</w:t>
              </w:r>
            </w:ins>
          </w:p>
        </w:tc>
        <w:tc>
          <w:tcPr>
            <w:tcW w:w="1247" w:type="pct"/>
            <w:vAlign w:val="center"/>
          </w:tcPr>
          <w:p w14:paraId="3BED3BAA">
            <w:pPr>
              <w:keepNext w:val="0"/>
              <w:keepLines w:val="0"/>
              <w:pageBreakBefore w:val="0"/>
              <w:widowControl/>
              <w:kinsoku w:val="0"/>
              <w:wordWrap/>
              <w:overflowPunct/>
              <w:topLinePunct w:val="0"/>
              <w:autoSpaceDE w:val="0"/>
              <w:autoSpaceDN w:val="0"/>
              <w:bidi w:val="0"/>
              <w:adjustRightInd w:val="0"/>
              <w:snapToGrid w:val="0"/>
              <w:ind w:left="0" w:right="0" w:firstLine="0"/>
              <w:jc w:val="center"/>
              <w:textAlignment w:val="baseline"/>
              <w:rPr>
                <w:ins w:id="333" w:author="咨询组" w:date="2025-10-17T16:34:51Z"/>
                <w:rFonts w:hint="eastAsia" w:ascii="仿宋" w:hAnsi="仿宋" w:eastAsia="仿宋" w:cs="仿宋"/>
                <w:b w:val="0"/>
                <w:bCs w:val="0"/>
                <w:color w:val="FF0000"/>
                <w:spacing w:val="-4"/>
                <w:sz w:val="24"/>
                <w:szCs w:val="24"/>
              </w:rPr>
            </w:pPr>
            <w:ins w:id="334" w:author="咨询组" w:date="2025-10-17T16:34:51Z">
              <w:r>
                <w:rPr>
                  <w:rFonts w:hint="eastAsia" w:ascii="仿宋" w:hAnsi="仿宋" w:eastAsia="仿宋" w:cs="仿宋"/>
                  <w:b w:val="0"/>
                  <w:bCs w:val="0"/>
                  <w:color w:val="FF0000"/>
                  <w:spacing w:val="-4"/>
                  <w:sz w:val="24"/>
                  <w:szCs w:val="24"/>
                </w:rPr>
                <w:t>3200 元/月</w:t>
              </w:r>
            </w:ins>
          </w:p>
        </w:tc>
        <w:tc>
          <w:tcPr>
            <w:tcW w:w="1247" w:type="pct"/>
            <w:vAlign w:val="center"/>
          </w:tcPr>
          <w:p w14:paraId="12EE6571">
            <w:pPr>
              <w:keepNext w:val="0"/>
              <w:keepLines w:val="0"/>
              <w:pageBreakBefore w:val="0"/>
              <w:widowControl/>
              <w:kinsoku w:val="0"/>
              <w:wordWrap/>
              <w:overflowPunct/>
              <w:topLinePunct w:val="0"/>
              <w:autoSpaceDE w:val="0"/>
              <w:autoSpaceDN w:val="0"/>
              <w:bidi w:val="0"/>
              <w:adjustRightInd w:val="0"/>
              <w:snapToGrid w:val="0"/>
              <w:ind w:left="0" w:right="0" w:firstLine="0"/>
              <w:jc w:val="center"/>
              <w:textAlignment w:val="baseline"/>
              <w:rPr>
                <w:ins w:id="335" w:author="咨询组" w:date="2025-10-17T16:34:51Z"/>
                <w:rFonts w:hint="eastAsia" w:ascii="仿宋" w:hAnsi="仿宋" w:eastAsia="仿宋" w:cs="仿宋"/>
                <w:b w:val="0"/>
                <w:bCs w:val="0"/>
                <w:color w:val="FF0000"/>
                <w:spacing w:val="-4"/>
                <w:sz w:val="24"/>
                <w:szCs w:val="24"/>
              </w:rPr>
            </w:pPr>
            <w:ins w:id="336" w:author="咨询组" w:date="2025-10-17T16:34:51Z">
              <w:r>
                <w:rPr>
                  <w:rFonts w:hint="eastAsia" w:ascii="仿宋" w:hAnsi="仿宋" w:eastAsia="仿宋" w:cs="仿宋"/>
                  <w:b w:val="0"/>
                  <w:bCs w:val="0"/>
                  <w:color w:val="FF0000"/>
                  <w:spacing w:val="-4"/>
                  <w:sz w:val="24"/>
                  <w:szCs w:val="24"/>
                </w:rPr>
                <w:t>2700 元/月</w:t>
              </w:r>
            </w:ins>
          </w:p>
        </w:tc>
      </w:tr>
      <w:tr w14:paraId="2EB67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50" w:hRule="atLeast"/>
          <w:jc w:val="center"/>
          <w:ins w:id="337" w:author="咨询组" w:date="2025-10-17T16:34:51Z"/>
        </w:trPr>
        <w:tc>
          <w:tcPr>
            <w:tcW w:w="1139" w:type="pct"/>
            <w:vAlign w:val="center"/>
          </w:tcPr>
          <w:p w14:paraId="3BDB8624">
            <w:pPr>
              <w:keepNext w:val="0"/>
              <w:keepLines w:val="0"/>
              <w:pageBreakBefore w:val="0"/>
              <w:widowControl/>
              <w:kinsoku w:val="0"/>
              <w:wordWrap/>
              <w:overflowPunct/>
              <w:topLinePunct w:val="0"/>
              <w:autoSpaceDE w:val="0"/>
              <w:autoSpaceDN w:val="0"/>
              <w:bidi w:val="0"/>
              <w:adjustRightInd w:val="0"/>
              <w:snapToGrid w:val="0"/>
              <w:ind w:left="0" w:right="0" w:firstLine="0"/>
              <w:jc w:val="center"/>
              <w:textAlignment w:val="baseline"/>
              <w:rPr>
                <w:ins w:id="338" w:author="咨询组" w:date="2025-10-17T16:34:51Z"/>
                <w:rFonts w:hint="eastAsia" w:ascii="仿宋" w:hAnsi="仿宋" w:eastAsia="仿宋" w:cs="仿宋"/>
                <w:b w:val="0"/>
                <w:bCs w:val="0"/>
                <w:color w:val="FF0000"/>
                <w:spacing w:val="-4"/>
                <w:sz w:val="24"/>
                <w:szCs w:val="24"/>
                <w:lang w:eastAsia="zh-CN"/>
              </w:rPr>
            </w:pPr>
            <w:ins w:id="339" w:author="咨询组" w:date="2025-10-17T16:34:51Z">
              <w:r>
                <w:rPr>
                  <w:rFonts w:hint="eastAsia" w:ascii="仿宋" w:hAnsi="仿宋" w:eastAsia="仿宋" w:cs="仿宋"/>
                  <w:b w:val="0"/>
                  <w:bCs w:val="0"/>
                  <w:color w:val="FF0000"/>
                  <w:spacing w:val="-4"/>
                  <w:sz w:val="24"/>
                  <w:szCs w:val="24"/>
                  <w:lang w:val="en-US" w:eastAsia="zh-CN"/>
                </w:rPr>
                <w:t>其他地区</w:t>
              </w:r>
            </w:ins>
          </w:p>
        </w:tc>
        <w:tc>
          <w:tcPr>
            <w:tcW w:w="1365" w:type="pct"/>
            <w:vAlign w:val="center"/>
          </w:tcPr>
          <w:p w14:paraId="36337105">
            <w:pPr>
              <w:keepNext w:val="0"/>
              <w:keepLines w:val="0"/>
              <w:pageBreakBefore w:val="0"/>
              <w:widowControl/>
              <w:kinsoku w:val="0"/>
              <w:wordWrap/>
              <w:overflowPunct/>
              <w:topLinePunct w:val="0"/>
              <w:autoSpaceDE w:val="0"/>
              <w:autoSpaceDN w:val="0"/>
              <w:bidi w:val="0"/>
              <w:adjustRightInd w:val="0"/>
              <w:snapToGrid w:val="0"/>
              <w:ind w:left="0" w:right="0" w:firstLine="0"/>
              <w:jc w:val="center"/>
              <w:textAlignment w:val="baseline"/>
              <w:rPr>
                <w:ins w:id="340" w:author="咨询组" w:date="2025-10-17T16:34:51Z"/>
                <w:rFonts w:hint="eastAsia" w:ascii="仿宋" w:hAnsi="仿宋" w:eastAsia="仿宋" w:cs="仿宋"/>
                <w:b w:val="0"/>
                <w:bCs w:val="0"/>
                <w:color w:val="FF0000"/>
                <w:spacing w:val="-4"/>
                <w:sz w:val="24"/>
                <w:szCs w:val="24"/>
              </w:rPr>
            </w:pPr>
            <w:ins w:id="341" w:author="咨询组" w:date="2025-10-17T16:34:51Z">
              <w:r>
                <w:rPr>
                  <w:rFonts w:hint="eastAsia" w:ascii="仿宋" w:hAnsi="仿宋" w:eastAsia="仿宋" w:cs="仿宋"/>
                  <w:b w:val="0"/>
                  <w:bCs w:val="0"/>
                  <w:color w:val="FF0000"/>
                  <w:spacing w:val="-4"/>
                  <w:sz w:val="24"/>
                  <w:szCs w:val="24"/>
                </w:rPr>
                <w:t>3000 元/月</w:t>
              </w:r>
            </w:ins>
          </w:p>
        </w:tc>
        <w:tc>
          <w:tcPr>
            <w:tcW w:w="1247" w:type="pct"/>
            <w:vAlign w:val="center"/>
          </w:tcPr>
          <w:p w14:paraId="4BE84031">
            <w:pPr>
              <w:keepNext w:val="0"/>
              <w:keepLines w:val="0"/>
              <w:pageBreakBefore w:val="0"/>
              <w:widowControl/>
              <w:kinsoku w:val="0"/>
              <w:wordWrap/>
              <w:overflowPunct/>
              <w:topLinePunct w:val="0"/>
              <w:autoSpaceDE w:val="0"/>
              <w:autoSpaceDN w:val="0"/>
              <w:bidi w:val="0"/>
              <w:adjustRightInd w:val="0"/>
              <w:snapToGrid w:val="0"/>
              <w:ind w:left="0" w:right="0" w:firstLine="0"/>
              <w:jc w:val="center"/>
              <w:textAlignment w:val="baseline"/>
              <w:rPr>
                <w:ins w:id="342" w:author="咨询组" w:date="2025-10-17T16:34:51Z"/>
                <w:rFonts w:hint="eastAsia" w:ascii="仿宋" w:hAnsi="仿宋" w:eastAsia="仿宋" w:cs="仿宋"/>
                <w:b w:val="0"/>
                <w:bCs w:val="0"/>
                <w:color w:val="FF0000"/>
                <w:spacing w:val="-4"/>
                <w:sz w:val="24"/>
                <w:szCs w:val="24"/>
              </w:rPr>
            </w:pPr>
            <w:ins w:id="343" w:author="咨询组" w:date="2025-10-17T16:34:51Z">
              <w:r>
                <w:rPr>
                  <w:rFonts w:hint="eastAsia" w:ascii="仿宋" w:hAnsi="仿宋" w:eastAsia="仿宋" w:cs="仿宋"/>
                  <w:b w:val="0"/>
                  <w:bCs w:val="0"/>
                  <w:color w:val="FF0000"/>
                  <w:spacing w:val="-4"/>
                  <w:sz w:val="24"/>
                  <w:szCs w:val="24"/>
                </w:rPr>
                <w:t>2500 元/月</w:t>
              </w:r>
            </w:ins>
          </w:p>
        </w:tc>
        <w:tc>
          <w:tcPr>
            <w:tcW w:w="1247" w:type="pct"/>
            <w:vAlign w:val="center"/>
          </w:tcPr>
          <w:p w14:paraId="362F787B">
            <w:pPr>
              <w:keepNext w:val="0"/>
              <w:keepLines w:val="0"/>
              <w:pageBreakBefore w:val="0"/>
              <w:widowControl/>
              <w:kinsoku w:val="0"/>
              <w:wordWrap/>
              <w:overflowPunct/>
              <w:topLinePunct w:val="0"/>
              <w:autoSpaceDE w:val="0"/>
              <w:autoSpaceDN w:val="0"/>
              <w:bidi w:val="0"/>
              <w:adjustRightInd w:val="0"/>
              <w:snapToGrid w:val="0"/>
              <w:ind w:left="0" w:right="0" w:firstLine="0"/>
              <w:jc w:val="center"/>
              <w:textAlignment w:val="baseline"/>
              <w:rPr>
                <w:ins w:id="344" w:author="咨询组" w:date="2025-10-17T16:34:51Z"/>
                <w:rFonts w:hint="eastAsia" w:ascii="仿宋" w:hAnsi="仿宋" w:eastAsia="仿宋" w:cs="仿宋"/>
                <w:b w:val="0"/>
                <w:bCs w:val="0"/>
                <w:color w:val="FF0000"/>
                <w:spacing w:val="-4"/>
                <w:sz w:val="24"/>
                <w:szCs w:val="24"/>
              </w:rPr>
            </w:pPr>
            <w:ins w:id="345" w:author="咨询组" w:date="2025-10-17T16:34:51Z">
              <w:r>
                <w:rPr>
                  <w:rFonts w:hint="eastAsia" w:ascii="仿宋" w:hAnsi="仿宋" w:eastAsia="仿宋" w:cs="仿宋"/>
                  <w:b w:val="0"/>
                  <w:bCs w:val="0"/>
                  <w:color w:val="FF0000"/>
                  <w:spacing w:val="-4"/>
                  <w:sz w:val="24"/>
                  <w:szCs w:val="24"/>
                </w:rPr>
                <w:t>2000 元/月</w:t>
              </w:r>
            </w:ins>
          </w:p>
        </w:tc>
      </w:tr>
    </w:tbl>
    <w:p w14:paraId="270BB00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ins w:id="346" w:author="咨询组" w:date="2025-10-17T16:35:52Z">
        <w:r>
          <w:rPr>
            <w:rFonts w:hint="eastAsia" w:ascii="仿宋" w:hAnsi="仿宋" w:eastAsia="仿宋" w:cs="仿宋"/>
            <w:color w:val="FF0000"/>
            <w:spacing w:val="2"/>
            <w:sz w:val="31"/>
            <w:szCs w:val="31"/>
            <w:lang w:eastAsia="zh-CN"/>
          </w:rPr>
          <w:t>专业总监、P7/8 专业岗公务交通补贴参照同职级干部岗标准执行。</w:t>
        </w:r>
      </w:ins>
    </w:p>
    <w:p w14:paraId="441EFF5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（2）经理级及基层员工：200元/月，全国统一标准。</w:t>
      </w:r>
    </w:p>
    <w:p w14:paraId="6EA8EEE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4.计发规则：应发交通补贴=月标准×（当月在职天数-扣款天数）÷当月实际计薪天数</w:t>
      </w:r>
    </w:p>
    <w:p w14:paraId="02E252F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ins w:id="347" w:author="咨询组" w:date="2025-11-26T15:59:29Z"/>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（1）扣款天数包括病假、事假、旷工、年假、路程假、婚假、丧假、产假、产检假、陪产假、育儿假、子女护理假、计划生育假、工伤假、经理级及基层因公出差（不包含周休日出差）等，扣完为止，</w:t>
      </w:r>
      <w:ins w:id="348" w:author="咨询组" w:date="2025-11-26T15:27:32Z">
        <w:r>
          <w:rPr>
            <w:rFonts w:hint="eastAsia" w:ascii="仿宋" w:hAnsi="仿宋" w:eastAsia="仿宋" w:cs="仿宋"/>
            <w:spacing w:val="2"/>
            <w:sz w:val="31"/>
            <w:szCs w:val="31"/>
            <w:lang w:val="en-US" w:eastAsia="zh-CN"/>
          </w:rPr>
          <w:t>当日缺勤必须满1天才扣</w:t>
        </w:r>
      </w:ins>
      <w:del w:id="349" w:author="咨询组" w:date="2025-11-26T15:27:32Z">
        <w:r>
          <w:rPr>
            <w:rFonts w:hint="eastAsia" w:ascii="仿宋" w:hAnsi="仿宋" w:eastAsia="仿宋" w:cs="仿宋"/>
            <w:spacing w:val="2"/>
            <w:sz w:val="31"/>
            <w:szCs w:val="31"/>
            <w:lang w:eastAsia="zh-CN"/>
          </w:rPr>
          <w:delText>当日缺勤不足1天的不扣</w:delText>
        </w:r>
      </w:del>
      <w:r>
        <w:rPr>
          <w:rFonts w:hint="eastAsia" w:ascii="仿宋" w:hAnsi="仿宋" w:eastAsia="仿宋" w:cs="仿宋"/>
          <w:spacing w:val="2"/>
          <w:sz w:val="31"/>
          <w:szCs w:val="31"/>
          <w:lang w:eastAsia="zh-CN"/>
        </w:rPr>
        <w:t>。</w:t>
      </w:r>
    </w:p>
    <w:p w14:paraId="5411D23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ins w:id="350" w:author="咨询组" w:date="2025-11-26T15:59:35Z">
        <w:r>
          <w:rPr>
            <w:rFonts w:hint="eastAsia" w:ascii="仿宋" w:hAnsi="仿宋" w:eastAsia="仿宋" w:cs="仿宋"/>
            <w:spacing w:val="2"/>
            <w:sz w:val="31"/>
            <w:szCs w:val="31"/>
            <w:lang w:val="en-US" w:eastAsia="zh-CN"/>
          </w:rPr>
          <w:t>交通</w:t>
        </w:r>
      </w:ins>
      <w:ins w:id="351" w:author="咨询组" w:date="2025-11-26T15:59:31Z">
        <w:r>
          <w:rPr>
            <w:rFonts w:hint="eastAsia" w:ascii="仿宋" w:hAnsi="仿宋" w:eastAsia="仿宋" w:cs="仿宋"/>
            <w:spacing w:val="2"/>
            <w:sz w:val="31"/>
            <w:szCs w:val="31"/>
            <w:lang w:val="en-US" w:eastAsia="zh-CN"/>
          </w:rPr>
          <w:t>补贴扣款天数不含调休假和公出</w:t>
        </w:r>
      </w:ins>
      <w:ins w:id="352" w:author="咨询组" w:date="2025-11-26T15:59:38Z">
        <w:r>
          <w:rPr>
            <w:rFonts w:hint="eastAsia" w:ascii="仿宋" w:hAnsi="仿宋" w:eastAsia="仿宋" w:cs="仿宋"/>
            <w:spacing w:val="2"/>
            <w:sz w:val="31"/>
            <w:szCs w:val="31"/>
            <w:lang w:val="en-US" w:eastAsia="zh-CN"/>
          </w:rPr>
          <w:t>。</w:t>
        </w:r>
      </w:ins>
      <w:bookmarkStart w:id="8" w:name="_GoBack"/>
      <w:bookmarkEnd w:id="8"/>
    </w:p>
    <w:p w14:paraId="233DDC3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（2）月中内退、待岗、退休员工自变化生效之日起不再发放交通补贴。</w:t>
      </w:r>
    </w:p>
    <w:p w14:paraId="4E45304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（3）全月出勤按月标准发放，全月未出勤的不发放。</w:t>
      </w:r>
    </w:p>
    <w:p w14:paraId="764C6FE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（4）提供宿舍、通勤班车和享受公务配车的，不发放交通补贴。</w:t>
      </w:r>
    </w:p>
    <w:p w14:paraId="5E4BBCE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5.因职级（务）变化而调整发放标准的，自变化生效的次月1日起执行。</w:t>
      </w:r>
    </w:p>
    <w:p w14:paraId="51D332D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6.支付方式：随月度工资一并发放。</w:t>
      </w:r>
    </w:p>
    <w:p w14:paraId="0D179D6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黑体" w:hAnsi="黑体" w:eastAsia="黑体" w:cs="黑体"/>
          <w:spacing w:val="2"/>
          <w:sz w:val="31"/>
          <w:szCs w:val="31"/>
          <w:lang w:eastAsia="zh-CN"/>
        </w:rPr>
        <w:t>第十六条</w:t>
      </w:r>
      <w:r>
        <w:rPr>
          <w:rFonts w:hint="eastAsia" w:ascii="黑体" w:hAnsi="黑体" w:eastAsia="黑体" w:cs="黑体"/>
          <w:spacing w:val="2"/>
          <w:sz w:val="31"/>
          <w:szCs w:val="31"/>
          <w:lang w:val="en-US" w:eastAsia="zh-CN"/>
        </w:rPr>
        <w:t xml:space="preserve"> </w:t>
      </w:r>
      <w:r>
        <w:rPr>
          <w:rFonts w:hint="eastAsia" w:ascii="仿宋" w:hAnsi="仿宋" w:eastAsia="仿宋" w:cs="仿宋"/>
          <w:spacing w:val="2"/>
          <w:sz w:val="31"/>
          <w:szCs w:val="31"/>
          <w:lang w:eastAsia="zh-CN"/>
        </w:rPr>
        <w:t>通讯费</w:t>
      </w:r>
    </w:p>
    <w:p w14:paraId="244F475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（一）设置目的：根据工作需要，为满足员工通讯需求而提供的报销项目。</w:t>
      </w:r>
    </w:p>
    <w:p w14:paraId="73A3900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（二）适用范围：适用于在岗正式工。</w:t>
      </w:r>
    </w:p>
    <w:p w14:paraId="1AF656B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（三）报销标准：全国统一标准（元/月）</w:t>
      </w:r>
    </w:p>
    <w:tbl>
      <w:tblPr>
        <w:tblStyle w:val="5"/>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19"/>
        <w:gridCol w:w="2323"/>
      </w:tblGrid>
      <w:tr w14:paraId="1537A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3756" w:type="pct"/>
          </w:tcPr>
          <w:p w14:paraId="2321756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jc w:val="both"/>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运行</w:t>
            </w:r>
            <w:r>
              <w:rPr>
                <w:rFonts w:hint="eastAsia" w:ascii="仿宋" w:hAnsi="仿宋" w:eastAsia="仿宋" w:cs="仿宋"/>
                <w:spacing w:val="2"/>
                <w:sz w:val="31"/>
                <w:szCs w:val="31"/>
                <w:lang w:val="en-US" w:eastAsia="zh-CN"/>
              </w:rPr>
              <w:t>序列</w:t>
            </w:r>
            <w:r>
              <w:rPr>
                <w:rFonts w:hint="eastAsia" w:ascii="仿宋" w:hAnsi="仿宋" w:eastAsia="仿宋" w:cs="仿宋"/>
                <w:spacing w:val="2"/>
                <w:sz w:val="31"/>
                <w:szCs w:val="31"/>
                <w:lang w:eastAsia="zh-CN"/>
              </w:rPr>
              <w:t>（</w:t>
            </w:r>
            <w:r>
              <w:rPr>
                <w:rFonts w:hint="eastAsia" w:ascii="仿宋" w:hAnsi="仿宋" w:eastAsia="仿宋" w:cs="仿宋"/>
                <w:spacing w:val="2"/>
                <w:sz w:val="31"/>
                <w:szCs w:val="31"/>
                <w:lang w:val="en-US" w:eastAsia="zh-CN"/>
              </w:rPr>
              <w:t>O序列</w:t>
            </w:r>
            <w:r>
              <w:rPr>
                <w:rFonts w:hint="eastAsia" w:ascii="仿宋" w:hAnsi="仿宋" w:eastAsia="仿宋" w:cs="仿宋"/>
                <w:spacing w:val="2"/>
                <w:sz w:val="31"/>
                <w:szCs w:val="31"/>
                <w:lang w:eastAsia="zh-CN"/>
              </w:rPr>
              <w:t>）/辅助类</w:t>
            </w:r>
            <w:r>
              <w:rPr>
                <w:rFonts w:hint="eastAsia" w:ascii="仿宋" w:hAnsi="仿宋" w:eastAsia="仿宋" w:cs="仿宋"/>
                <w:spacing w:val="2"/>
                <w:sz w:val="31"/>
                <w:szCs w:val="31"/>
                <w:lang w:val="en-US" w:eastAsia="zh-CN"/>
              </w:rPr>
              <w:t>岗位</w:t>
            </w:r>
          </w:p>
        </w:tc>
        <w:tc>
          <w:tcPr>
            <w:tcW w:w="1243" w:type="pct"/>
          </w:tcPr>
          <w:p w14:paraId="406B2E0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jc w:val="both"/>
              <w:textAlignment w:val="baseline"/>
              <w:rPr>
                <w:rFonts w:hint="eastAsia" w:ascii="仿宋" w:hAnsi="仿宋" w:eastAsia="仿宋" w:cs="仿宋"/>
                <w:spacing w:val="2"/>
                <w:sz w:val="31"/>
                <w:szCs w:val="31"/>
                <w:lang w:val="en-US" w:eastAsia="zh-CN"/>
              </w:rPr>
            </w:pPr>
            <w:r>
              <w:rPr>
                <w:rFonts w:hint="eastAsia" w:ascii="仿宋" w:hAnsi="仿宋" w:eastAsia="仿宋" w:cs="仿宋"/>
                <w:spacing w:val="2"/>
                <w:sz w:val="31"/>
                <w:szCs w:val="31"/>
                <w:lang w:val="en-US" w:eastAsia="zh-CN"/>
              </w:rPr>
              <w:t>50</w:t>
            </w:r>
          </w:p>
        </w:tc>
      </w:tr>
      <w:tr w14:paraId="2978E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3756" w:type="pct"/>
          </w:tcPr>
          <w:p w14:paraId="4481201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jc w:val="both"/>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专业序列（</w:t>
            </w:r>
            <w:r>
              <w:rPr>
                <w:rFonts w:hint="eastAsia" w:ascii="仿宋" w:hAnsi="仿宋" w:eastAsia="仿宋" w:cs="仿宋"/>
                <w:spacing w:val="2"/>
                <w:sz w:val="31"/>
                <w:szCs w:val="31"/>
                <w:lang w:val="en-US" w:eastAsia="zh-CN"/>
              </w:rPr>
              <w:t>P序列</w:t>
            </w:r>
            <w:r>
              <w:rPr>
                <w:rFonts w:hint="eastAsia" w:ascii="仿宋" w:hAnsi="仿宋" w:eastAsia="仿宋" w:cs="仿宋"/>
                <w:spacing w:val="2"/>
                <w:sz w:val="31"/>
                <w:szCs w:val="31"/>
                <w:lang w:eastAsia="zh-CN"/>
              </w:rPr>
              <w:t>）/司机岗</w:t>
            </w:r>
          </w:p>
        </w:tc>
        <w:tc>
          <w:tcPr>
            <w:tcW w:w="1243" w:type="pct"/>
          </w:tcPr>
          <w:p w14:paraId="20336D8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jc w:val="both"/>
              <w:textAlignment w:val="baseline"/>
              <w:rPr>
                <w:rFonts w:hint="eastAsia" w:ascii="仿宋" w:hAnsi="仿宋" w:eastAsia="仿宋" w:cs="仿宋"/>
                <w:spacing w:val="2"/>
                <w:sz w:val="31"/>
                <w:szCs w:val="31"/>
                <w:lang w:val="en-US" w:eastAsia="zh-CN"/>
              </w:rPr>
            </w:pPr>
            <w:r>
              <w:rPr>
                <w:rFonts w:hint="eastAsia" w:ascii="仿宋" w:hAnsi="仿宋" w:eastAsia="仿宋" w:cs="仿宋"/>
                <w:spacing w:val="2"/>
                <w:sz w:val="31"/>
                <w:szCs w:val="31"/>
                <w:lang w:val="en-US" w:eastAsia="zh-CN"/>
              </w:rPr>
              <w:t>100</w:t>
            </w:r>
          </w:p>
        </w:tc>
      </w:tr>
      <w:tr w14:paraId="60132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3756" w:type="pct"/>
          </w:tcPr>
          <w:p w14:paraId="4056587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jc w:val="both"/>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业务序列（</w:t>
            </w:r>
            <w:r>
              <w:rPr>
                <w:rFonts w:hint="eastAsia" w:ascii="仿宋" w:hAnsi="仿宋" w:eastAsia="仿宋" w:cs="仿宋"/>
                <w:spacing w:val="2"/>
                <w:sz w:val="31"/>
                <w:szCs w:val="31"/>
                <w:lang w:val="en-US" w:eastAsia="zh-CN"/>
              </w:rPr>
              <w:t>S序列</w:t>
            </w:r>
            <w:r>
              <w:rPr>
                <w:rFonts w:hint="eastAsia" w:ascii="仿宋" w:hAnsi="仿宋" w:eastAsia="仿宋" w:cs="仿宋"/>
                <w:spacing w:val="2"/>
                <w:sz w:val="31"/>
                <w:szCs w:val="31"/>
                <w:lang w:eastAsia="zh-CN"/>
              </w:rPr>
              <w:t>）/工厂班长</w:t>
            </w:r>
          </w:p>
        </w:tc>
        <w:tc>
          <w:tcPr>
            <w:tcW w:w="1243" w:type="pct"/>
          </w:tcPr>
          <w:p w14:paraId="527F672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jc w:val="both"/>
              <w:textAlignment w:val="baseline"/>
              <w:rPr>
                <w:rFonts w:hint="eastAsia" w:ascii="仿宋" w:hAnsi="仿宋" w:eastAsia="仿宋" w:cs="仿宋"/>
                <w:spacing w:val="2"/>
                <w:sz w:val="31"/>
                <w:szCs w:val="31"/>
                <w:lang w:val="en-US" w:eastAsia="zh-CN"/>
              </w:rPr>
            </w:pPr>
            <w:r>
              <w:rPr>
                <w:rFonts w:hint="eastAsia" w:ascii="仿宋" w:hAnsi="仿宋" w:eastAsia="仿宋" w:cs="仿宋"/>
                <w:spacing w:val="2"/>
                <w:sz w:val="31"/>
                <w:szCs w:val="31"/>
                <w:lang w:val="en-US" w:eastAsia="zh-CN"/>
              </w:rPr>
              <w:t>200</w:t>
            </w:r>
          </w:p>
        </w:tc>
      </w:tr>
      <w:tr w14:paraId="70A24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3756" w:type="pct"/>
          </w:tcPr>
          <w:p w14:paraId="11B30E7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jc w:val="both"/>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经理级（</w:t>
            </w:r>
            <w:r>
              <w:rPr>
                <w:rFonts w:hint="eastAsia" w:ascii="仿宋" w:hAnsi="仿宋" w:eastAsia="仿宋" w:cs="仿宋"/>
                <w:spacing w:val="2"/>
                <w:sz w:val="31"/>
                <w:szCs w:val="31"/>
                <w:lang w:val="en-US" w:eastAsia="zh-CN"/>
              </w:rPr>
              <w:t>M1、M2、M3</w:t>
            </w:r>
            <w:r>
              <w:rPr>
                <w:rFonts w:hint="eastAsia" w:ascii="仿宋" w:hAnsi="仿宋" w:eastAsia="仿宋" w:cs="仿宋"/>
                <w:spacing w:val="2"/>
                <w:sz w:val="31"/>
                <w:szCs w:val="31"/>
                <w:lang w:eastAsia="zh-CN"/>
              </w:rPr>
              <w:t>）</w:t>
            </w:r>
          </w:p>
        </w:tc>
        <w:tc>
          <w:tcPr>
            <w:tcW w:w="1243" w:type="pct"/>
          </w:tcPr>
          <w:p w14:paraId="3A633EA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jc w:val="both"/>
              <w:textAlignment w:val="baseline"/>
              <w:rPr>
                <w:rFonts w:hint="eastAsia" w:ascii="仿宋" w:hAnsi="仿宋" w:eastAsia="仿宋" w:cs="仿宋"/>
                <w:spacing w:val="2"/>
                <w:sz w:val="31"/>
                <w:szCs w:val="31"/>
                <w:lang w:val="en-US" w:eastAsia="zh-CN"/>
              </w:rPr>
            </w:pPr>
            <w:r>
              <w:rPr>
                <w:rFonts w:hint="eastAsia" w:ascii="仿宋" w:hAnsi="仿宋" w:eastAsia="仿宋" w:cs="仿宋"/>
                <w:spacing w:val="2"/>
                <w:sz w:val="31"/>
                <w:szCs w:val="31"/>
                <w:lang w:val="en-US" w:eastAsia="zh-CN"/>
              </w:rPr>
              <w:t>300</w:t>
            </w:r>
          </w:p>
        </w:tc>
      </w:tr>
      <w:tr w14:paraId="3C0C4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3756" w:type="pct"/>
          </w:tcPr>
          <w:p w14:paraId="34EA9EF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jc w:val="both"/>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M4</w:t>
            </w:r>
          </w:p>
        </w:tc>
        <w:tc>
          <w:tcPr>
            <w:tcW w:w="1243" w:type="pct"/>
          </w:tcPr>
          <w:p w14:paraId="71C3E03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jc w:val="both"/>
              <w:textAlignment w:val="baseline"/>
              <w:rPr>
                <w:rFonts w:hint="eastAsia" w:ascii="仿宋" w:hAnsi="仿宋" w:eastAsia="仿宋" w:cs="仿宋"/>
                <w:spacing w:val="2"/>
                <w:sz w:val="31"/>
                <w:szCs w:val="31"/>
                <w:lang w:val="en-US" w:eastAsia="zh-CN"/>
              </w:rPr>
            </w:pPr>
            <w:r>
              <w:rPr>
                <w:rFonts w:hint="eastAsia" w:ascii="仿宋" w:hAnsi="仿宋" w:eastAsia="仿宋" w:cs="仿宋"/>
                <w:spacing w:val="2"/>
                <w:sz w:val="31"/>
                <w:szCs w:val="31"/>
                <w:lang w:val="en-US" w:eastAsia="zh-CN"/>
              </w:rPr>
              <w:t>400</w:t>
            </w:r>
          </w:p>
        </w:tc>
      </w:tr>
      <w:tr w14:paraId="6CE77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3756" w:type="pct"/>
          </w:tcPr>
          <w:p w14:paraId="3338382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jc w:val="both"/>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M5</w:t>
            </w:r>
          </w:p>
        </w:tc>
        <w:tc>
          <w:tcPr>
            <w:tcW w:w="1243" w:type="pct"/>
          </w:tcPr>
          <w:p w14:paraId="55317BF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jc w:val="both"/>
              <w:textAlignment w:val="baseline"/>
              <w:rPr>
                <w:rFonts w:hint="eastAsia" w:ascii="仿宋" w:hAnsi="仿宋" w:eastAsia="仿宋" w:cs="仿宋"/>
                <w:spacing w:val="2"/>
                <w:sz w:val="31"/>
                <w:szCs w:val="31"/>
                <w:lang w:val="en-US" w:eastAsia="zh-CN"/>
              </w:rPr>
            </w:pPr>
            <w:r>
              <w:rPr>
                <w:rFonts w:hint="eastAsia" w:ascii="仿宋" w:hAnsi="仿宋" w:eastAsia="仿宋" w:cs="仿宋"/>
                <w:spacing w:val="2"/>
                <w:sz w:val="31"/>
                <w:szCs w:val="31"/>
                <w:lang w:val="en-US" w:eastAsia="zh-CN"/>
              </w:rPr>
              <w:t>500</w:t>
            </w:r>
          </w:p>
        </w:tc>
      </w:tr>
      <w:tr w14:paraId="3C5FF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3756" w:type="pct"/>
          </w:tcPr>
          <w:p w14:paraId="1461B93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jc w:val="both"/>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M6</w:t>
            </w:r>
          </w:p>
        </w:tc>
        <w:tc>
          <w:tcPr>
            <w:tcW w:w="1243" w:type="pct"/>
          </w:tcPr>
          <w:p w14:paraId="0EA2013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jc w:val="both"/>
              <w:textAlignment w:val="baseline"/>
              <w:rPr>
                <w:rFonts w:hint="eastAsia" w:ascii="仿宋" w:hAnsi="仿宋" w:eastAsia="仿宋" w:cs="仿宋"/>
                <w:spacing w:val="2"/>
                <w:sz w:val="31"/>
                <w:szCs w:val="31"/>
                <w:lang w:val="en-US" w:eastAsia="zh-CN"/>
              </w:rPr>
            </w:pPr>
            <w:r>
              <w:rPr>
                <w:rFonts w:hint="eastAsia" w:ascii="仿宋" w:hAnsi="仿宋" w:eastAsia="仿宋" w:cs="仿宋"/>
                <w:spacing w:val="2"/>
                <w:sz w:val="31"/>
                <w:szCs w:val="31"/>
                <w:lang w:val="en-US" w:eastAsia="zh-CN"/>
              </w:rPr>
              <w:t>800</w:t>
            </w:r>
          </w:p>
        </w:tc>
      </w:tr>
      <w:tr w14:paraId="37783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3756" w:type="pct"/>
          </w:tcPr>
          <w:p w14:paraId="22A7D96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jc w:val="both"/>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啤酒管理班子</w:t>
            </w:r>
          </w:p>
        </w:tc>
        <w:tc>
          <w:tcPr>
            <w:tcW w:w="1243" w:type="pct"/>
          </w:tcPr>
          <w:p w14:paraId="49B4F83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jc w:val="both"/>
              <w:textAlignment w:val="baseline"/>
              <w:rPr>
                <w:rFonts w:hint="eastAsia" w:ascii="仿宋" w:hAnsi="仿宋" w:eastAsia="仿宋" w:cs="仿宋"/>
                <w:spacing w:val="2"/>
                <w:sz w:val="31"/>
                <w:szCs w:val="31"/>
                <w:lang w:val="en-US" w:eastAsia="zh-CN"/>
              </w:rPr>
            </w:pPr>
            <w:r>
              <w:rPr>
                <w:rFonts w:hint="eastAsia" w:ascii="仿宋" w:hAnsi="仿宋" w:eastAsia="仿宋" w:cs="仿宋"/>
                <w:spacing w:val="2"/>
                <w:sz w:val="31"/>
                <w:szCs w:val="31"/>
                <w:lang w:val="en-US" w:eastAsia="zh-CN"/>
              </w:rPr>
              <w:t>1000</w:t>
            </w:r>
          </w:p>
        </w:tc>
      </w:tr>
    </w:tbl>
    <w:p w14:paraId="01FEE16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40" w:firstLineChars="200"/>
        <w:jc w:val="both"/>
        <w:rPr>
          <w:rFonts w:ascii="Arial"/>
          <w:sz w:val="2"/>
        </w:rPr>
      </w:pPr>
    </w:p>
    <w:p w14:paraId="6EC57A7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highlight w:val="none"/>
          <w:lang w:val="en-US" w:eastAsia="zh-CN"/>
        </w:rPr>
        <w:t>1.</w:t>
      </w:r>
      <w:r>
        <w:rPr>
          <w:rFonts w:hint="eastAsia" w:ascii="仿宋" w:hAnsi="仿宋" w:eastAsia="仿宋" w:cs="仿宋"/>
          <w:spacing w:val="2"/>
          <w:sz w:val="31"/>
          <w:szCs w:val="31"/>
          <w:highlight w:val="none"/>
          <w:lang w:eastAsia="zh-CN"/>
        </w:rPr>
        <w:t>干部同等职级按相应的管理职级标准执行</w:t>
      </w:r>
      <w:del w:id="353" w:author="咨询组" w:date="2025-10-20T15:04:47Z">
        <w:r>
          <w:rPr>
            <w:rFonts w:hint="eastAsia" w:ascii="仿宋" w:hAnsi="仿宋" w:eastAsia="仿宋" w:cs="仿宋"/>
            <w:spacing w:val="2"/>
            <w:sz w:val="31"/>
            <w:szCs w:val="31"/>
            <w:highlight w:val="none"/>
            <w:lang w:eastAsia="zh-CN"/>
          </w:rPr>
          <w:delText>对应关系见薪酬福利定位表（附件1）</w:delText>
        </w:r>
      </w:del>
      <w:r>
        <w:rPr>
          <w:rFonts w:hint="eastAsia" w:ascii="仿宋" w:hAnsi="仿宋" w:eastAsia="仿宋" w:cs="仿宋"/>
          <w:spacing w:val="2"/>
          <w:sz w:val="31"/>
          <w:szCs w:val="31"/>
          <w:lang w:eastAsia="zh-CN"/>
        </w:rPr>
        <w:t>。经理级同等职级按所属序列</w:t>
      </w:r>
      <w:ins w:id="354" w:author="咨询组" w:date="2025-10-17T16:51:17Z">
        <w:r>
          <w:rPr>
            <w:rFonts w:hint="eastAsia" w:ascii="仿宋" w:hAnsi="仿宋" w:eastAsia="仿宋" w:cs="仿宋"/>
            <w:spacing w:val="2"/>
            <w:sz w:val="31"/>
            <w:szCs w:val="31"/>
            <w:lang w:eastAsia="zh-CN"/>
          </w:rPr>
          <w:t>（</w:t>
        </w:r>
      </w:ins>
      <w:ins w:id="355" w:author="咨询组" w:date="2025-10-17T16:51:20Z">
        <w:r>
          <w:rPr>
            <w:rFonts w:hint="eastAsia" w:ascii="仿宋" w:hAnsi="仿宋" w:eastAsia="仿宋" w:cs="仿宋"/>
            <w:spacing w:val="2"/>
            <w:sz w:val="31"/>
            <w:szCs w:val="31"/>
            <w:lang w:val="en-US" w:eastAsia="zh-CN"/>
          </w:rPr>
          <w:t>P</w:t>
        </w:r>
      </w:ins>
      <w:ins w:id="356" w:author="咨询组" w:date="2025-10-17T16:51:22Z">
        <w:r>
          <w:rPr>
            <w:rFonts w:hint="eastAsia" w:ascii="仿宋" w:hAnsi="仿宋" w:eastAsia="仿宋" w:cs="仿宋"/>
            <w:spacing w:val="2"/>
            <w:sz w:val="31"/>
            <w:szCs w:val="31"/>
            <w:lang w:val="en-US" w:eastAsia="zh-CN"/>
          </w:rPr>
          <w:t>序列</w:t>
        </w:r>
      </w:ins>
      <w:ins w:id="357" w:author="咨询组" w:date="2025-10-17T16:51:23Z">
        <w:r>
          <w:rPr>
            <w:rFonts w:hint="eastAsia" w:ascii="仿宋" w:hAnsi="仿宋" w:eastAsia="仿宋" w:cs="仿宋"/>
            <w:spacing w:val="2"/>
            <w:sz w:val="31"/>
            <w:szCs w:val="31"/>
            <w:lang w:val="en-US" w:eastAsia="zh-CN"/>
          </w:rPr>
          <w:t>、</w:t>
        </w:r>
      </w:ins>
      <w:ins w:id="358" w:author="咨询组" w:date="2025-10-17T16:51:24Z">
        <w:r>
          <w:rPr>
            <w:rFonts w:hint="eastAsia" w:ascii="仿宋" w:hAnsi="仿宋" w:eastAsia="仿宋" w:cs="仿宋"/>
            <w:spacing w:val="2"/>
            <w:sz w:val="31"/>
            <w:szCs w:val="31"/>
            <w:lang w:val="en-US" w:eastAsia="zh-CN"/>
          </w:rPr>
          <w:t>S</w:t>
        </w:r>
      </w:ins>
      <w:ins w:id="359" w:author="咨询组" w:date="2025-10-17T16:51:25Z">
        <w:r>
          <w:rPr>
            <w:rFonts w:hint="eastAsia" w:ascii="仿宋" w:hAnsi="仿宋" w:eastAsia="仿宋" w:cs="仿宋"/>
            <w:spacing w:val="2"/>
            <w:sz w:val="31"/>
            <w:szCs w:val="31"/>
            <w:lang w:val="en-US" w:eastAsia="zh-CN"/>
          </w:rPr>
          <w:t>序列</w:t>
        </w:r>
      </w:ins>
      <w:ins w:id="360" w:author="咨询组" w:date="2025-10-17T16:51:26Z">
        <w:r>
          <w:rPr>
            <w:rFonts w:hint="eastAsia" w:ascii="仿宋" w:hAnsi="仿宋" w:eastAsia="仿宋" w:cs="仿宋"/>
            <w:spacing w:val="2"/>
            <w:sz w:val="31"/>
            <w:szCs w:val="31"/>
            <w:lang w:val="en-US" w:eastAsia="zh-CN"/>
          </w:rPr>
          <w:t>、</w:t>
        </w:r>
      </w:ins>
      <w:ins w:id="361" w:author="咨询组" w:date="2025-10-17T16:51:28Z">
        <w:r>
          <w:rPr>
            <w:rFonts w:hint="eastAsia" w:ascii="仿宋" w:hAnsi="仿宋" w:eastAsia="仿宋" w:cs="仿宋"/>
            <w:spacing w:val="2"/>
            <w:sz w:val="31"/>
            <w:szCs w:val="31"/>
            <w:lang w:val="en-US" w:eastAsia="zh-CN"/>
          </w:rPr>
          <w:t>O序列</w:t>
        </w:r>
      </w:ins>
      <w:ins w:id="362" w:author="咨询组" w:date="2025-10-17T16:51:17Z">
        <w:r>
          <w:rPr>
            <w:rFonts w:hint="eastAsia" w:ascii="仿宋" w:hAnsi="仿宋" w:eastAsia="仿宋" w:cs="仿宋"/>
            <w:spacing w:val="2"/>
            <w:sz w:val="31"/>
            <w:szCs w:val="31"/>
            <w:lang w:eastAsia="zh-CN"/>
          </w:rPr>
          <w:t>）</w:t>
        </w:r>
      </w:ins>
      <w:r>
        <w:rPr>
          <w:rFonts w:hint="eastAsia" w:ascii="仿宋" w:hAnsi="仿宋" w:eastAsia="仿宋" w:cs="仿宋"/>
          <w:spacing w:val="2"/>
          <w:sz w:val="31"/>
          <w:szCs w:val="31"/>
          <w:lang w:eastAsia="zh-CN"/>
        </w:rPr>
        <w:t>标准执行。</w:t>
      </w:r>
    </w:p>
    <w:p w14:paraId="13624F7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color w:val="FF0000"/>
          <w:spacing w:val="2"/>
          <w:sz w:val="31"/>
          <w:szCs w:val="31"/>
          <w:lang w:eastAsia="zh-CN"/>
        </w:rPr>
      </w:pPr>
      <w:r>
        <w:rPr>
          <w:rFonts w:hint="eastAsia" w:ascii="仿宋" w:hAnsi="仿宋" w:eastAsia="仿宋" w:cs="仿宋"/>
          <w:color w:val="FF0000"/>
          <w:spacing w:val="2"/>
          <w:sz w:val="31"/>
          <w:szCs w:val="31"/>
          <w:lang w:val="en-US" w:eastAsia="zh-CN"/>
        </w:rPr>
        <w:t>2.</w:t>
      </w:r>
      <w:ins w:id="363" w:author="咨询组" w:date="2025-10-17T16:52:35Z">
        <w:r>
          <w:rPr>
            <w:rFonts w:hint="eastAsia" w:ascii="仿宋" w:hAnsi="仿宋" w:eastAsia="仿宋" w:cs="仿宋"/>
            <w:color w:val="FF0000"/>
            <w:spacing w:val="2"/>
            <w:sz w:val="31"/>
            <w:szCs w:val="31"/>
            <w:lang w:eastAsia="zh-CN"/>
          </w:rPr>
          <w:t>现有P7专业岗按其原转出层级薪酬福利待遇执行；新招聘/新晋级P7专业岗按M4级福利待遇执行</w:t>
        </w:r>
      </w:ins>
      <w:ins w:id="364" w:author="咨询组" w:date="2025-10-17T16:52:41Z">
        <w:r>
          <w:rPr>
            <w:rFonts w:hint="eastAsia" w:ascii="仿宋" w:hAnsi="仿宋" w:eastAsia="仿宋" w:cs="仿宋"/>
            <w:color w:val="FF0000"/>
            <w:spacing w:val="2"/>
            <w:sz w:val="31"/>
            <w:szCs w:val="31"/>
            <w:lang w:eastAsia="zh-CN"/>
          </w:rPr>
          <w:t>。</w:t>
        </w:r>
      </w:ins>
    </w:p>
    <w:p w14:paraId="3DA4321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（四）报销规则</w:t>
      </w:r>
    </w:p>
    <w:p w14:paraId="460285E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default" w:ascii="仿宋" w:hAnsi="仿宋" w:eastAsia="仿宋" w:cs="仿宋"/>
          <w:spacing w:val="2"/>
          <w:sz w:val="31"/>
          <w:szCs w:val="31"/>
          <w:lang w:val="en-US" w:eastAsia="zh-CN"/>
        </w:rPr>
      </w:pPr>
      <w:r>
        <w:rPr>
          <w:rFonts w:hint="eastAsia" w:ascii="仿宋" w:hAnsi="仿宋" w:eastAsia="仿宋" w:cs="仿宋"/>
          <w:spacing w:val="2"/>
          <w:sz w:val="31"/>
          <w:szCs w:val="31"/>
          <w:lang w:eastAsia="zh-CN"/>
        </w:rPr>
        <w:t>1.员工全月缺勤的不提供通讯费报销；</w:t>
      </w:r>
      <w:ins w:id="365" w:author="咨询组" w:date="2025-11-11T11:32:27Z">
        <w:r>
          <w:rPr>
            <w:rFonts w:hint="eastAsia" w:ascii="仿宋" w:hAnsi="仿宋" w:eastAsia="仿宋" w:cs="仿宋"/>
            <w:spacing w:val="2"/>
            <w:sz w:val="31"/>
            <w:szCs w:val="31"/>
            <w:lang w:val="en-US" w:eastAsia="zh-CN"/>
          </w:rPr>
          <w:t>当月</w:t>
        </w:r>
      </w:ins>
      <w:ins w:id="366" w:author="咨询组" w:date="2025-11-11T11:32:28Z">
        <w:r>
          <w:rPr>
            <w:rFonts w:hint="eastAsia" w:ascii="仿宋" w:hAnsi="仿宋" w:eastAsia="仿宋" w:cs="仿宋"/>
            <w:spacing w:val="2"/>
            <w:sz w:val="31"/>
            <w:szCs w:val="31"/>
            <w:lang w:val="en-US" w:eastAsia="zh-CN"/>
          </w:rPr>
          <w:t>只要</w:t>
        </w:r>
      </w:ins>
      <w:ins w:id="367" w:author="咨询组" w:date="2025-11-11T11:32:29Z">
        <w:r>
          <w:rPr>
            <w:rFonts w:hint="eastAsia" w:ascii="仿宋" w:hAnsi="仿宋" w:eastAsia="仿宋" w:cs="仿宋"/>
            <w:spacing w:val="2"/>
            <w:sz w:val="31"/>
            <w:szCs w:val="31"/>
            <w:lang w:val="en-US" w:eastAsia="zh-CN"/>
          </w:rPr>
          <w:t>有</w:t>
        </w:r>
      </w:ins>
      <w:ins w:id="368" w:author="咨询组" w:date="2025-11-11T11:32:31Z">
        <w:r>
          <w:rPr>
            <w:rFonts w:hint="eastAsia" w:ascii="仿宋" w:hAnsi="仿宋" w:eastAsia="仿宋" w:cs="仿宋"/>
            <w:spacing w:val="2"/>
            <w:sz w:val="31"/>
            <w:szCs w:val="31"/>
            <w:lang w:val="en-US" w:eastAsia="zh-CN"/>
          </w:rPr>
          <w:t>出勤的</w:t>
        </w:r>
      </w:ins>
      <w:ins w:id="369" w:author="咨询组" w:date="2025-11-11T11:32:34Z">
        <w:r>
          <w:rPr>
            <w:rFonts w:hint="eastAsia" w:ascii="仿宋" w:hAnsi="仿宋" w:eastAsia="仿宋" w:cs="仿宋"/>
            <w:spacing w:val="2"/>
            <w:sz w:val="31"/>
            <w:szCs w:val="31"/>
            <w:lang w:val="en-US" w:eastAsia="zh-CN"/>
          </w:rPr>
          <w:t>，</w:t>
        </w:r>
      </w:ins>
      <w:ins w:id="370" w:author="咨询组" w:date="2025-11-11T11:32:35Z">
        <w:r>
          <w:rPr>
            <w:rFonts w:hint="eastAsia" w:ascii="仿宋" w:hAnsi="仿宋" w:eastAsia="仿宋" w:cs="仿宋"/>
            <w:spacing w:val="2"/>
            <w:sz w:val="31"/>
            <w:szCs w:val="31"/>
            <w:lang w:val="en-US" w:eastAsia="zh-CN"/>
          </w:rPr>
          <w:t>则</w:t>
        </w:r>
      </w:ins>
      <w:ins w:id="371" w:author="咨询组" w:date="2025-11-11T11:32:36Z">
        <w:r>
          <w:rPr>
            <w:rFonts w:hint="eastAsia" w:ascii="仿宋" w:hAnsi="仿宋" w:eastAsia="仿宋" w:cs="仿宋"/>
            <w:spacing w:val="2"/>
            <w:sz w:val="31"/>
            <w:szCs w:val="31"/>
            <w:lang w:val="en-US" w:eastAsia="zh-CN"/>
          </w:rPr>
          <w:t>按</w:t>
        </w:r>
      </w:ins>
      <w:ins w:id="372" w:author="咨询组" w:date="2025-11-11T11:32:47Z">
        <w:r>
          <w:rPr>
            <w:rFonts w:hint="eastAsia" w:ascii="仿宋" w:hAnsi="仿宋" w:eastAsia="仿宋" w:cs="仿宋"/>
            <w:spacing w:val="2"/>
            <w:sz w:val="31"/>
            <w:szCs w:val="31"/>
            <w:lang w:val="en-US" w:eastAsia="zh-CN"/>
          </w:rPr>
          <w:t>全额</w:t>
        </w:r>
      </w:ins>
      <w:ins w:id="373" w:author="咨询组" w:date="2025-11-11T11:34:12Z">
        <w:r>
          <w:rPr>
            <w:rFonts w:hint="eastAsia" w:ascii="仿宋" w:hAnsi="仿宋" w:eastAsia="仿宋" w:cs="仿宋"/>
            <w:spacing w:val="2"/>
            <w:sz w:val="31"/>
            <w:szCs w:val="31"/>
            <w:lang w:val="en-US" w:eastAsia="zh-CN"/>
          </w:rPr>
          <w:t>标准</w:t>
        </w:r>
      </w:ins>
      <w:ins w:id="374" w:author="咨询组" w:date="2025-11-11T11:32:48Z">
        <w:r>
          <w:rPr>
            <w:rFonts w:hint="eastAsia" w:ascii="仿宋" w:hAnsi="仿宋" w:eastAsia="仿宋" w:cs="仿宋"/>
            <w:spacing w:val="2"/>
            <w:sz w:val="31"/>
            <w:szCs w:val="31"/>
            <w:lang w:val="en-US" w:eastAsia="zh-CN"/>
          </w:rPr>
          <w:t>报销</w:t>
        </w:r>
      </w:ins>
      <w:ins w:id="375" w:author="咨询组" w:date="2025-11-11T11:32:52Z">
        <w:r>
          <w:rPr>
            <w:rFonts w:hint="eastAsia" w:ascii="仿宋" w:hAnsi="仿宋" w:eastAsia="仿宋" w:cs="仿宋"/>
            <w:spacing w:val="2"/>
            <w:sz w:val="31"/>
            <w:szCs w:val="31"/>
            <w:lang w:val="en-US" w:eastAsia="zh-CN"/>
          </w:rPr>
          <w:t>通讯费。</w:t>
        </w:r>
      </w:ins>
    </w:p>
    <w:p w14:paraId="487FA42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2.员工因公出国通讯费按《出国（境）管理办法》相关规定执行；</w:t>
      </w:r>
    </w:p>
    <w:p w14:paraId="02549DA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3.新入职员工，次月1日起享受报销当月通讯费政策；异动员工，自调整的次月1日起按新报销标准执行；</w:t>
      </w:r>
    </w:p>
    <w:p w14:paraId="5D2A951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4.兼岗人员根据职务按就高原则报销。</w:t>
      </w:r>
    </w:p>
    <w:p w14:paraId="3F9DE99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（五）支付方式：由公司与通讯供应商统谈合同提供通讯报销或自行报销。</w:t>
      </w:r>
    </w:p>
    <w:p w14:paraId="4EE1D51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黑体" w:hAnsi="黑体" w:eastAsia="黑体" w:cs="黑体"/>
          <w:spacing w:val="2"/>
          <w:sz w:val="31"/>
          <w:szCs w:val="31"/>
          <w:lang w:eastAsia="zh-CN"/>
        </w:rPr>
        <w:t>第十七条</w:t>
      </w:r>
      <w:r>
        <w:rPr>
          <w:rFonts w:hint="eastAsia" w:ascii="黑体" w:hAnsi="黑体" w:eastAsia="黑体" w:cs="黑体"/>
          <w:spacing w:val="2"/>
          <w:sz w:val="31"/>
          <w:szCs w:val="31"/>
          <w:lang w:val="en-US" w:eastAsia="zh-CN"/>
        </w:rPr>
        <w:t xml:space="preserve"> </w:t>
      </w:r>
      <w:r>
        <w:rPr>
          <w:rFonts w:hint="eastAsia" w:ascii="仿宋" w:hAnsi="仿宋" w:eastAsia="仿宋" w:cs="仿宋"/>
          <w:spacing w:val="2"/>
          <w:sz w:val="31"/>
          <w:szCs w:val="31"/>
          <w:lang w:eastAsia="zh-CN"/>
        </w:rPr>
        <w:t>工装福利：按照服装管理相关制度及相关通知执行。</w:t>
      </w:r>
    </w:p>
    <w:p w14:paraId="4202A26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黑体" w:hAnsi="黑体" w:eastAsia="黑体" w:cs="黑体"/>
          <w:spacing w:val="2"/>
          <w:sz w:val="31"/>
          <w:szCs w:val="31"/>
          <w:lang w:eastAsia="zh-CN"/>
        </w:rPr>
        <w:t>第十八条</w:t>
      </w:r>
      <w:r>
        <w:rPr>
          <w:rFonts w:hint="eastAsia" w:ascii="黑体" w:hAnsi="黑体" w:eastAsia="黑体" w:cs="黑体"/>
          <w:spacing w:val="2"/>
          <w:sz w:val="31"/>
          <w:szCs w:val="31"/>
          <w:lang w:val="en-US" w:eastAsia="zh-CN"/>
        </w:rPr>
        <w:t xml:space="preserve"> </w:t>
      </w:r>
      <w:r>
        <w:rPr>
          <w:rFonts w:hint="eastAsia" w:ascii="仿宋" w:hAnsi="仿宋" w:eastAsia="仿宋" w:cs="仿宋"/>
          <w:spacing w:val="2"/>
          <w:sz w:val="31"/>
          <w:szCs w:val="31"/>
          <w:lang w:eastAsia="zh-CN"/>
        </w:rPr>
        <w:t>高原津贴</w:t>
      </w:r>
    </w:p>
    <w:p w14:paraId="2CE7369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（一）设置目的：补偿员工因在高海拔艰苦地区工作产生的额外劳动消耗。</w:t>
      </w:r>
    </w:p>
    <w:p w14:paraId="52781B7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（二）适用范围：在海拔2000米及以上高海拔地区工作的在岗正式工；海拔高度以常驻工作地海拔高度为依据。</w:t>
      </w:r>
    </w:p>
    <w:p w14:paraId="5634CA5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（三）发放标准（元/月）</w:t>
      </w:r>
    </w:p>
    <w:p w14:paraId="1FF3AF55">
      <w:pPr>
        <w:spacing w:line="31" w:lineRule="auto"/>
        <w:rPr>
          <w:rFonts w:ascii="Arial"/>
          <w:sz w:val="2"/>
        </w:rPr>
      </w:pPr>
    </w:p>
    <w:tbl>
      <w:tblPr>
        <w:tblStyle w:val="7"/>
        <w:tblW w:w="8526"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133"/>
        <w:gridCol w:w="2129"/>
        <w:gridCol w:w="2130"/>
        <w:gridCol w:w="2134"/>
      </w:tblGrid>
      <w:tr w14:paraId="20EDD41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8" w:hRule="atLeast"/>
          <w:jc w:val="center"/>
        </w:trPr>
        <w:tc>
          <w:tcPr>
            <w:tcW w:w="2133" w:type="dxa"/>
            <w:vAlign w:val="center"/>
          </w:tcPr>
          <w:p w14:paraId="12E24980">
            <w:pPr>
              <w:jc w:val="center"/>
              <w:rPr>
                <w:rFonts w:hint="eastAsia" w:ascii="仿宋" w:hAnsi="仿宋" w:eastAsia="仿宋" w:cs="仿宋"/>
                <w:b/>
                <w:bCs/>
                <w:sz w:val="23"/>
                <w:szCs w:val="23"/>
              </w:rPr>
            </w:pPr>
            <w:r>
              <w:rPr>
                <w:rFonts w:hint="eastAsia" w:ascii="仿宋" w:hAnsi="仿宋" w:eastAsia="仿宋" w:cs="仿宋"/>
                <w:b/>
                <w:bCs/>
                <w:sz w:val="23"/>
                <w:szCs w:val="23"/>
              </w:rPr>
              <w:t>海拔</w:t>
            </w:r>
            <w:r>
              <w:rPr>
                <w:rFonts w:hint="eastAsia" w:ascii="仿宋" w:hAnsi="仿宋" w:eastAsia="仿宋" w:cs="仿宋"/>
                <w:b/>
                <w:bCs/>
                <w:sz w:val="23"/>
                <w:szCs w:val="23"/>
                <w:lang w:eastAsia="zh-CN"/>
              </w:rPr>
              <w:t>（</w:t>
            </w:r>
            <w:r>
              <w:rPr>
                <w:rFonts w:hint="eastAsia" w:ascii="仿宋" w:hAnsi="仿宋" w:eastAsia="仿宋" w:cs="仿宋"/>
                <w:b/>
                <w:bCs/>
                <w:sz w:val="23"/>
                <w:szCs w:val="23"/>
              </w:rPr>
              <w:t>米</w:t>
            </w:r>
            <w:r>
              <w:rPr>
                <w:rFonts w:hint="eastAsia" w:ascii="仿宋" w:hAnsi="仿宋" w:eastAsia="仿宋" w:cs="仿宋"/>
                <w:b/>
                <w:bCs/>
                <w:sz w:val="23"/>
                <w:szCs w:val="23"/>
                <w:lang w:eastAsia="zh-CN"/>
              </w:rPr>
              <w:t>）</w:t>
            </w:r>
            <w:r>
              <w:rPr>
                <w:rFonts w:hint="eastAsia" w:ascii="仿宋" w:hAnsi="仿宋" w:eastAsia="仿宋" w:cs="仿宋"/>
                <w:b/>
                <w:bCs/>
                <w:sz w:val="23"/>
                <w:szCs w:val="23"/>
              </w:rPr>
              <w:t>/职级</w:t>
            </w:r>
          </w:p>
        </w:tc>
        <w:tc>
          <w:tcPr>
            <w:tcW w:w="2129" w:type="dxa"/>
            <w:vAlign w:val="center"/>
          </w:tcPr>
          <w:p w14:paraId="546E904B">
            <w:pPr>
              <w:jc w:val="center"/>
              <w:rPr>
                <w:rFonts w:hint="eastAsia" w:ascii="仿宋" w:hAnsi="仿宋" w:eastAsia="仿宋" w:cs="仿宋"/>
                <w:b/>
                <w:bCs/>
                <w:sz w:val="23"/>
                <w:szCs w:val="23"/>
              </w:rPr>
            </w:pPr>
            <w:r>
              <w:rPr>
                <w:rFonts w:hint="eastAsia" w:ascii="仿宋" w:hAnsi="仿宋" w:eastAsia="仿宋" w:cs="仿宋"/>
                <w:b/>
                <w:bCs/>
                <w:sz w:val="23"/>
                <w:szCs w:val="23"/>
              </w:rPr>
              <w:t>2000</w:t>
            </w:r>
            <w:r>
              <w:rPr>
                <w:rFonts w:hint="eastAsia" w:ascii="仿宋" w:hAnsi="仿宋" w:eastAsia="仿宋" w:cs="仿宋"/>
                <w:b/>
                <w:bCs/>
                <w:sz w:val="23"/>
                <w:szCs w:val="23"/>
                <w:lang w:eastAsia="zh-CN"/>
              </w:rPr>
              <w:t>（</w:t>
            </w:r>
            <w:r>
              <w:rPr>
                <w:rFonts w:hint="eastAsia" w:ascii="仿宋" w:hAnsi="仿宋" w:eastAsia="仿宋" w:cs="仿宋"/>
                <w:b/>
                <w:bCs/>
                <w:sz w:val="23"/>
                <w:szCs w:val="23"/>
              </w:rPr>
              <w:t>含</w:t>
            </w:r>
            <w:r>
              <w:rPr>
                <w:rFonts w:hint="eastAsia" w:ascii="仿宋" w:hAnsi="仿宋" w:eastAsia="仿宋" w:cs="仿宋"/>
                <w:b/>
                <w:bCs/>
                <w:sz w:val="23"/>
                <w:szCs w:val="23"/>
                <w:lang w:eastAsia="zh-CN"/>
              </w:rPr>
              <w:t>）</w:t>
            </w:r>
            <w:r>
              <w:rPr>
                <w:rFonts w:hint="eastAsia" w:ascii="仿宋" w:hAnsi="仿宋" w:eastAsia="仿宋" w:cs="仿宋"/>
                <w:b/>
                <w:bCs/>
                <w:sz w:val="23"/>
                <w:szCs w:val="23"/>
              </w:rPr>
              <w:t>-3000</w:t>
            </w:r>
          </w:p>
        </w:tc>
        <w:tc>
          <w:tcPr>
            <w:tcW w:w="2130" w:type="dxa"/>
            <w:vAlign w:val="center"/>
          </w:tcPr>
          <w:p w14:paraId="76937477">
            <w:pPr>
              <w:jc w:val="center"/>
              <w:rPr>
                <w:rFonts w:hint="eastAsia" w:ascii="仿宋" w:hAnsi="仿宋" w:eastAsia="仿宋" w:cs="仿宋"/>
                <w:b/>
                <w:bCs/>
                <w:sz w:val="23"/>
                <w:szCs w:val="23"/>
              </w:rPr>
            </w:pPr>
            <w:r>
              <w:rPr>
                <w:rFonts w:hint="eastAsia" w:ascii="仿宋" w:hAnsi="仿宋" w:eastAsia="仿宋" w:cs="仿宋"/>
                <w:b/>
                <w:bCs/>
                <w:sz w:val="23"/>
                <w:szCs w:val="23"/>
              </w:rPr>
              <w:t>3000</w:t>
            </w:r>
            <w:r>
              <w:rPr>
                <w:rFonts w:hint="eastAsia" w:ascii="仿宋" w:hAnsi="仿宋" w:eastAsia="仿宋" w:cs="仿宋"/>
                <w:b/>
                <w:bCs/>
                <w:sz w:val="23"/>
                <w:szCs w:val="23"/>
                <w:lang w:eastAsia="zh-CN"/>
              </w:rPr>
              <w:t>（</w:t>
            </w:r>
            <w:r>
              <w:rPr>
                <w:rFonts w:hint="eastAsia" w:ascii="仿宋" w:hAnsi="仿宋" w:eastAsia="仿宋" w:cs="仿宋"/>
                <w:b/>
                <w:bCs/>
                <w:sz w:val="23"/>
                <w:szCs w:val="23"/>
              </w:rPr>
              <w:t>含</w:t>
            </w:r>
            <w:r>
              <w:rPr>
                <w:rFonts w:hint="eastAsia" w:ascii="仿宋" w:hAnsi="仿宋" w:eastAsia="仿宋" w:cs="仿宋"/>
                <w:b/>
                <w:bCs/>
                <w:sz w:val="23"/>
                <w:szCs w:val="23"/>
                <w:lang w:eastAsia="zh-CN"/>
              </w:rPr>
              <w:t>）</w:t>
            </w:r>
            <w:r>
              <w:rPr>
                <w:rFonts w:hint="eastAsia" w:ascii="仿宋" w:hAnsi="仿宋" w:eastAsia="仿宋" w:cs="仿宋"/>
                <w:b/>
                <w:bCs/>
                <w:sz w:val="23"/>
                <w:szCs w:val="23"/>
              </w:rPr>
              <w:t>-3500</w:t>
            </w:r>
          </w:p>
        </w:tc>
        <w:tc>
          <w:tcPr>
            <w:tcW w:w="2134" w:type="dxa"/>
            <w:vAlign w:val="center"/>
          </w:tcPr>
          <w:p w14:paraId="2F2745CE">
            <w:pPr>
              <w:jc w:val="center"/>
              <w:rPr>
                <w:rFonts w:hint="eastAsia" w:ascii="仿宋" w:hAnsi="仿宋" w:eastAsia="仿宋" w:cs="仿宋"/>
                <w:b/>
                <w:bCs/>
                <w:sz w:val="23"/>
                <w:szCs w:val="23"/>
              </w:rPr>
            </w:pPr>
            <w:r>
              <w:rPr>
                <w:rFonts w:hint="eastAsia" w:ascii="仿宋" w:hAnsi="仿宋" w:eastAsia="仿宋" w:cs="仿宋"/>
                <w:b/>
                <w:bCs/>
                <w:sz w:val="23"/>
                <w:szCs w:val="23"/>
              </w:rPr>
              <w:t>3500及以上</w:t>
            </w:r>
          </w:p>
        </w:tc>
      </w:tr>
      <w:tr w14:paraId="2EB014C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4" w:hRule="atLeast"/>
          <w:jc w:val="center"/>
        </w:trPr>
        <w:tc>
          <w:tcPr>
            <w:tcW w:w="2133" w:type="dxa"/>
            <w:vAlign w:val="center"/>
          </w:tcPr>
          <w:p w14:paraId="3E7F8FD3">
            <w:pPr>
              <w:jc w:val="center"/>
              <w:rPr>
                <w:rFonts w:hint="eastAsia" w:ascii="仿宋" w:hAnsi="仿宋" w:eastAsia="仿宋" w:cs="仿宋"/>
                <w:sz w:val="23"/>
                <w:szCs w:val="23"/>
              </w:rPr>
            </w:pPr>
            <w:r>
              <w:rPr>
                <w:rFonts w:hint="eastAsia" w:ascii="仿宋" w:hAnsi="仿宋" w:eastAsia="仿宋" w:cs="仿宋"/>
                <w:sz w:val="23"/>
                <w:szCs w:val="23"/>
              </w:rPr>
              <w:t>干部及专业总监</w:t>
            </w:r>
          </w:p>
        </w:tc>
        <w:tc>
          <w:tcPr>
            <w:tcW w:w="2129" w:type="dxa"/>
            <w:vAlign w:val="center"/>
          </w:tcPr>
          <w:p w14:paraId="2EA8AB9C">
            <w:pPr>
              <w:jc w:val="center"/>
              <w:rPr>
                <w:rFonts w:hint="eastAsia" w:ascii="仿宋" w:hAnsi="仿宋" w:eastAsia="仿宋" w:cs="仿宋"/>
                <w:sz w:val="23"/>
                <w:szCs w:val="23"/>
              </w:rPr>
            </w:pPr>
            <w:r>
              <w:rPr>
                <w:rFonts w:hint="eastAsia" w:ascii="仿宋" w:hAnsi="仿宋" w:eastAsia="仿宋" w:cs="仿宋"/>
                <w:sz w:val="23"/>
                <w:szCs w:val="23"/>
              </w:rPr>
              <w:t>月基本工资15%</w:t>
            </w:r>
          </w:p>
        </w:tc>
        <w:tc>
          <w:tcPr>
            <w:tcW w:w="2130" w:type="dxa"/>
            <w:vAlign w:val="center"/>
          </w:tcPr>
          <w:p w14:paraId="536E88EB">
            <w:pPr>
              <w:jc w:val="center"/>
              <w:rPr>
                <w:rFonts w:hint="eastAsia" w:ascii="仿宋" w:hAnsi="仿宋" w:eastAsia="仿宋" w:cs="仿宋"/>
                <w:sz w:val="23"/>
                <w:szCs w:val="23"/>
              </w:rPr>
            </w:pPr>
            <w:r>
              <w:rPr>
                <w:rFonts w:hint="eastAsia" w:ascii="仿宋" w:hAnsi="仿宋" w:eastAsia="仿宋" w:cs="仿宋"/>
                <w:sz w:val="23"/>
                <w:szCs w:val="23"/>
              </w:rPr>
              <w:t>月基本工资20%</w:t>
            </w:r>
          </w:p>
        </w:tc>
        <w:tc>
          <w:tcPr>
            <w:tcW w:w="2134" w:type="dxa"/>
            <w:vAlign w:val="center"/>
          </w:tcPr>
          <w:p w14:paraId="34C0D1CA">
            <w:pPr>
              <w:jc w:val="center"/>
              <w:rPr>
                <w:rFonts w:hint="eastAsia" w:ascii="仿宋" w:hAnsi="仿宋" w:eastAsia="仿宋" w:cs="仿宋"/>
                <w:sz w:val="23"/>
                <w:szCs w:val="23"/>
              </w:rPr>
            </w:pPr>
            <w:r>
              <w:rPr>
                <w:rFonts w:hint="eastAsia" w:ascii="仿宋" w:hAnsi="仿宋" w:eastAsia="仿宋" w:cs="仿宋"/>
                <w:sz w:val="23"/>
                <w:szCs w:val="23"/>
              </w:rPr>
              <w:t>月基本工资25%</w:t>
            </w:r>
          </w:p>
        </w:tc>
      </w:tr>
      <w:tr w14:paraId="19F4465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jc w:val="center"/>
        </w:trPr>
        <w:tc>
          <w:tcPr>
            <w:tcW w:w="2133" w:type="dxa"/>
            <w:vAlign w:val="center"/>
          </w:tcPr>
          <w:p w14:paraId="5BABE025">
            <w:pPr>
              <w:jc w:val="center"/>
              <w:rPr>
                <w:rFonts w:hint="eastAsia" w:ascii="仿宋" w:hAnsi="仿宋" w:eastAsia="仿宋" w:cs="仿宋"/>
                <w:sz w:val="23"/>
                <w:szCs w:val="23"/>
              </w:rPr>
            </w:pPr>
            <w:r>
              <w:rPr>
                <w:rFonts w:hint="eastAsia" w:ascii="仿宋" w:hAnsi="仿宋" w:eastAsia="仿宋" w:cs="仿宋"/>
                <w:sz w:val="23"/>
                <w:szCs w:val="23"/>
              </w:rPr>
              <w:t>经理级及同等职级员工</w:t>
            </w:r>
          </w:p>
        </w:tc>
        <w:tc>
          <w:tcPr>
            <w:tcW w:w="2129" w:type="dxa"/>
            <w:vAlign w:val="center"/>
          </w:tcPr>
          <w:p w14:paraId="08BC0DFD">
            <w:pPr>
              <w:jc w:val="center"/>
              <w:rPr>
                <w:rFonts w:hint="eastAsia" w:ascii="仿宋" w:hAnsi="仿宋" w:eastAsia="仿宋" w:cs="仿宋"/>
                <w:sz w:val="23"/>
                <w:szCs w:val="23"/>
              </w:rPr>
            </w:pPr>
            <w:r>
              <w:rPr>
                <w:rFonts w:hint="eastAsia" w:ascii="仿宋" w:hAnsi="仿宋" w:eastAsia="仿宋" w:cs="仿宋"/>
                <w:sz w:val="23"/>
                <w:szCs w:val="23"/>
              </w:rPr>
              <w:t>1200</w:t>
            </w:r>
          </w:p>
        </w:tc>
        <w:tc>
          <w:tcPr>
            <w:tcW w:w="2130" w:type="dxa"/>
            <w:vAlign w:val="center"/>
          </w:tcPr>
          <w:p w14:paraId="54513E6C">
            <w:pPr>
              <w:jc w:val="center"/>
              <w:rPr>
                <w:rFonts w:hint="eastAsia" w:ascii="仿宋" w:hAnsi="仿宋" w:eastAsia="仿宋" w:cs="仿宋"/>
                <w:sz w:val="23"/>
                <w:szCs w:val="23"/>
              </w:rPr>
            </w:pPr>
            <w:r>
              <w:rPr>
                <w:rFonts w:hint="eastAsia" w:ascii="仿宋" w:hAnsi="仿宋" w:eastAsia="仿宋" w:cs="仿宋"/>
                <w:sz w:val="23"/>
                <w:szCs w:val="23"/>
              </w:rPr>
              <w:t>2700</w:t>
            </w:r>
          </w:p>
        </w:tc>
        <w:tc>
          <w:tcPr>
            <w:tcW w:w="2134" w:type="dxa"/>
            <w:vAlign w:val="center"/>
          </w:tcPr>
          <w:p w14:paraId="385301A7">
            <w:pPr>
              <w:jc w:val="center"/>
              <w:rPr>
                <w:rFonts w:hint="eastAsia" w:ascii="仿宋" w:hAnsi="仿宋" w:eastAsia="仿宋" w:cs="仿宋"/>
                <w:sz w:val="23"/>
                <w:szCs w:val="23"/>
              </w:rPr>
            </w:pPr>
            <w:r>
              <w:rPr>
                <w:rFonts w:hint="eastAsia" w:ascii="仿宋" w:hAnsi="仿宋" w:eastAsia="仿宋" w:cs="仿宋"/>
                <w:sz w:val="23"/>
                <w:szCs w:val="23"/>
              </w:rPr>
              <w:t>3200</w:t>
            </w:r>
          </w:p>
        </w:tc>
      </w:tr>
      <w:tr w14:paraId="2D39E1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jc w:val="center"/>
        </w:trPr>
        <w:tc>
          <w:tcPr>
            <w:tcW w:w="2133" w:type="dxa"/>
            <w:vAlign w:val="center"/>
          </w:tcPr>
          <w:p w14:paraId="3FFD0711">
            <w:pPr>
              <w:jc w:val="center"/>
              <w:rPr>
                <w:rFonts w:hint="eastAsia" w:ascii="仿宋" w:hAnsi="仿宋" w:eastAsia="仿宋" w:cs="仿宋"/>
                <w:sz w:val="23"/>
                <w:szCs w:val="23"/>
              </w:rPr>
            </w:pPr>
            <w:r>
              <w:rPr>
                <w:rFonts w:hint="eastAsia" w:ascii="仿宋" w:hAnsi="仿宋" w:eastAsia="仿宋" w:cs="仿宋"/>
                <w:sz w:val="23"/>
                <w:szCs w:val="23"/>
              </w:rPr>
              <w:t>基层</w:t>
            </w:r>
          </w:p>
        </w:tc>
        <w:tc>
          <w:tcPr>
            <w:tcW w:w="2129" w:type="dxa"/>
            <w:vAlign w:val="center"/>
          </w:tcPr>
          <w:p w14:paraId="1BC6188D">
            <w:pPr>
              <w:jc w:val="center"/>
              <w:rPr>
                <w:rFonts w:hint="eastAsia" w:ascii="仿宋" w:hAnsi="仿宋" w:eastAsia="仿宋" w:cs="仿宋"/>
                <w:sz w:val="23"/>
                <w:szCs w:val="23"/>
              </w:rPr>
            </w:pPr>
            <w:r>
              <w:rPr>
                <w:rFonts w:hint="eastAsia" w:ascii="仿宋" w:hAnsi="仿宋" w:eastAsia="仿宋" w:cs="仿宋"/>
                <w:sz w:val="23"/>
                <w:szCs w:val="23"/>
              </w:rPr>
              <w:t>900</w:t>
            </w:r>
          </w:p>
        </w:tc>
        <w:tc>
          <w:tcPr>
            <w:tcW w:w="2130" w:type="dxa"/>
            <w:vAlign w:val="center"/>
          </w:tcPr>
          <w:p w14:paraId="03B3BDA8">
            <w:pPr>
              <w:jc w:val="center"/>
              <w:rPr>
                <w:rFonts w:hint="eastAsia" w:ascii="仿宋" w:hAnsi="仿宋" w:eastAsia="仿宋" w:cs="仿宋"/>
                <w:sz w:val="23"/>
                <w:szCs w:val="23"/>
              </w:rPr>
            </w:pPr>
            <w:r>
              <w:rPr>
                <w:rFonts w:hint="eastAsia" w:ascii="仿宋" w:hAnsi="仿宋" w:eastAsia="仿宋" w:cs="仿宋"/>
                <w:sz w:val="23"/>
                <w:szCs w:val="23"/>
              </w:rPr>
              <w:t>2400</w:t>
            </w:r>
          </w:p>
        </w:tc>
        <w:tc>
          <w:tcPr>
            <w:tcW w:w="2134" w:type="dxa"/>
            <w:vAlign w:val="center"/>
          </w:tcPr>
          <w:p w14:paraId="780BF8F0">
            <w:pPr>
              <w:jc w:val="center"/>
              <w:rPr>
                <w:rFonts w:hint="eastAsia" w:ascii="仿宋" w:hAnsi="仿宋" w:eastAsia="仿宋" w:cs="仿宋"/>
                <w:sz w:val="23"/>
                <w:szCs w:val="23"/>
              </w:rPr>
            </w:pPr>
            <w:r>
              <w:rPr>
                <w:rFonts w:hint="eastAsia" w:ascii="仿宋" w:hAnsi="仿宋" w:eastAsia="仿宋" w:cs="仿宋"/>
                <w:sz w:val="23"/>
                <w:szCs w:val="23"/>
              </w:rPr>
              <w:t>2900</w:t>
            </w:r>
          </w:p>
        </w:tc>
      </w:tr>
    </w:tbl>
    <w:p w14:paraId="7F15980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commentRangeStart w:id="0"/>
      <w:r>
        <w:rPr>
          <w:rFonts w:hint="eastAsia" w:ascii="仿宋" w:hAnsi="仿宋" w:eastAsia="仿宋" w:cs="仿宋"/>
          <w:spacing w:val="2"/>
          <w:sz w:val="31"/>
          <w:szCs w:val="31"/>
          <w:lang w:eastAsia="zh-CN"/>
        </w:rPr>
        <w:t>（四）计发规则</w:t>
      </w:r>
      <w:commentRangeEnd w:id="0"/>
      <w:r>
        <w:commentReference w:id="0"/>
      </w:r>
    </w:p>
    <w:p w14:paraId="4057621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1.计发规则：</w:t>
      </w:r>
      <w:ins w:id="376" w:author="咨询组" w:date="2025-11-11T13:16:22Z">
        <w:r>
          <w:rPr>
            <w:rFonts w:hint="eastAsia" w:ascii="仿宋" w:hAnsi="仿宋" w:eastAsia="仿宋" w:cs="仿宋"/>
            <w:spacing w:val="2"/>
            <w:sz w:val="31"/>
            <w:szCs w:val="31"/>
            <w:lang w:val="en-US" w:eastAsia="zh-CN"/>
          </w:rPr>
          <w:t>应发</w:t>
        </w:r>
      </w:ins>
      <w:ins w:id="377" w:author="咨询组" w:date="2025-11-11T13:16:26Z">
        <w:r>
          <w:rPr>
            <w:rFonts w:hint="eastAsia" w:ascii="仿宋" w:hAnsi="仿宋" w:eastAsia="仿宋" w:cs="仿宋"/>
            <w:spacing w:val="2"/>
            <w:sz w:val="31"/>
            <w:szCs w:val="31"/>
            <w:lang w:val="en-US" w:eastAsia="zh-CN"/>
          </w:rPr>
          <w:t>高原</w:t>
        </w:r>
      </w:ins>
      <w:ins w:id="378" w:author="咨询组" w:date="2025-11-11T13:16:27Z">
        <w:r>
          <w:rPr>
            <w:rFonts w:hint="eastAsia" w:ascii="仿宋" w:hAnsi="仿宋" w:eastAsia="仿宋" w:cs="仿宋"/>
            <w:spacing w:val="2"/>
            <w:sz w:val="31"/>
            <w:szCs w:val="31"/>
            <w:lang w:val="en-US" w:eastAsia="zh-CN"/>
          </w:rPr>
          <w:t>津贴</w:t>
        </w:r>
      </w:ins>
      <w:ins w:id="379" w:author="咨询组" w:date="2025-11-11T13:16:31Z">
        <w:r>
          <w:rPr>
            <w:rFonts w:hint="eastAsia" w:ascii="仿宋" w:hAnsi="仿宋" w:eastAsia="仿宋" w:cs="仿宋"/>
            <w:spacing w:val="2"/>
            <w:sz w:val="31"/>
            <w:szCs w:val="31"/>
            <w:lang w:val="en-US" w:eastAsia="zh-CN"/>
          </w:rPr>
          <w:t>=</w:t>
        </w:r>
      </w:ins>
      <w:r>
        <w:rPr>
          <w:rFonts w:hint="eastAsia" w:ascii="仿宋" w:hAnsi="仿宋" w:eastAsia="仿宋" w:cs="仿宋"/>
          <w:spacing w:val="2"/>
          <w:sz w:val="31"/>
          <w:szCs w:val="31"/>
          <w:lang w:eastAsia="zh-CN"/>
        </w:rPr>
        <w:t>月标准×（当月在职天数-扣款天数）÷当月实际计薪天数；</w:t>
      </w:r>
    </w:p>
    <w:p w14:paraId="60C6994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color w:val="FF0000"/>
          <w:spacing w:val="2"/>
          <w:sz w:val="31"/>
          <w:szCs w:val="31"/>
          <w:lang w:eastAsia="zh-CN"/>
        </w:rPr>
      </w:pPr>
      <w:r>
        <w:rPr>
          <w:rFonts w:hint="eastAsia" w:ascii="仿宋" w:hAnsi="仿宋" w:eastAsia="仿宋" w:cs="仿宋"/>
          <w:spacing w:val="2"/>
          <w:sz w:val="31"/>
          <w:szCs w:val="31"/>
          <w:lang w:eastAsia="zh-CN"/>
        </w:rPr>
        <w:t>（1）</w:t>
      </w:r>
      <w:ins w:id="380" w:author="咨询组" w:date="2025-10-17T17:02:36Z">
        <w:r>
          <w:rPr>
            <w:rFonts w:hint="eastAsia" w:ascii="仿宋" w:hAnsi="仿宋" w:eastAsia="仿宋" w:cs="仿宋"/>
            <w:color w:val="FF0000"/>
            <w:spacing w:val="2"/>
            <w:sz w:val="31"/>
            <w:szCs w:val="31"/>
            <w:lang w:eastAsia="zh-CN"/>
          </w:rPr>
          <w:t>仅出现旷工需进行扣款，当日缺勤不足1天的不扣。</w:t>
        </w:r>
      </w:ins>
      <w:del w:id="381" w:author="咨询组" w:date="2025-10-17T17:02:35Z">
        <w:r>
          <w:rPr>
            <w:rFonts w:hint="eastAsia" w:ascii="仿宋" w:hAnsi="仿宋" w:eastAsia="仿宋" w:cs="仿宋"/>
            <w:color w:val="FF0000"/>
            <w:spacing w:val="2"/>
            <w:sz w:val="31"/>
            <w:szCs w:val="31"/>
            <w:lang w:eastAsia="zh-CN"/>
          </w:rPr>
          <w:delText>扣款天数包括病假、事假、旷工、年假、路程假、婚假、丧假、产假、产检假、陪产假、育儿假、子女护理假、计划生育假、工伤假等，扣完为止，当日缺勤不足1天的不扣。</w:delText>
        </w:r>
      </w:del>
    </w:p>
    <w:p w14:paraId="6690ADA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（2）月中内退、待岗、退休员工自变化生效之日起不再发放高原津贴。</w:t>
      </w:r>
    </w:p>
    <w:p w14:paraId="7DADF91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color w:val="FF0000"/>
          <w:spacing w:val="2"/>
          <w:sz w:val="31"/>
          <w:szCs w:val="31"/>
          <w:lang w:eastAsia="zh-CN"/>
        </w:rPr>
      </w:pPr>
      <w:r>
        <w:rPr>
          <w:rFonts w:hint="eastAsia" w:ascii="仿宋" w:hAnsi="仿宋" w:eastAsia="仿宋" w:cs="仿宋"/>
          <w:spacing w:val="2"/>
          <w:sz w:val="31"/>
          <w:szCs w:val="31"/>
          <w:lang w:eastAsia="zh-CN"/>
        </w:rPr>
        <w:t>2.全月出勤按月标准发放，全月未出勤的不发放</w:t>
      </w:r>
      <w:ins w:id="382" w:author="咨询组" w:date="2025-10-17T17:03:16Z">
        <w:r>
          <w:rPr>
            <w:rFonts w:hint="eastAsia" w:ascii="仿宋" w:hAnsi="仿宋" w:eastAsia="仿宋" w:cs="仿宋"/>
            <w:spacing w:val="2"/>
            <w:sz w:val="31"/>
            <w:szCs w:val="31"/>
            <w:lang w:eastAsia="zh-CN"/>
          </w:rPr>
          <w:t>，</w:t>
        </w:r>
      </w:ins>
      <w:ins w:id="383" w:author="咨询组" w:date="2025-10-17T17:03:19Z">
        <w:r>
          <w:rPr>
            <w:rFonts w:hint="eastAsia" w:ascii="仿宋" w:hAnsi="仿宋" w:eastAsia="仿宋" w:cs="仿宋"/>
            <w:color w:val="FF0000"/>
            <w:spacing w:val="2"/>
            <w:sz w:val="31"/>
            <w:szCs w:val="31"/>
            <w:lang w:eastAsia="zh-CN"/>
          </w:rPr>
          <w:t>包括全月未排班/全月休息班/全月休假等，全月调休的视同全月出勤</w:t>
        </w:r>
      </w:ins>
      <w:ins w:id="384" w:author="咨询组" w:date="2025-10-17T17:03:31Z">
        <w:r>
          <w:rPr>
            <w:rFonts w:hint="eastAsia" w:ascii="仿宋" w:hAnsi="仿宋" w:eastAsia="仿宋" w:cs="仿宋"/>
            <w:color w:val="FF0000"/>
            <w:spacing w:val="2"/>
            <w:sz w:val="31"/>
            <w:szCs w:val="31"/>
            <w:lang w:eastAsia="zh-CN"/>
          </w:rPr>
          <w:t>。</w:t>
        </w:r>
      </w:ins>
    </w:p>
    <w:p w14:paraId="50CFFA9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3.因职级（务）变化而调整发放标准的，自变化生效的次月1日起执行。</w:t>
      </w:r>
    </w:p>
    <w:p w14:paraId="15D4EE1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（五）支付方式：随月度工资一并发放。</w:t>
      </w:r>
    </w:p>
    <w:p w14:paraId="73D2535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（六）其他相关要求：</w:t>
      </w:r>
    </w:p>
    <w:p w14:paraId="334D6F4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2020年4月1日前符合延长享受高原津贴政策（甘青藏区域原CRB派驻人员、四川区域内轮换人员调回平原后可继续享受一定时限的高原津贴）的，按《关于CRB派驻到高原工作人员安置问题若干规定》或所在区域公司原相关管理规定执行；2020年4月1日后不再新增延长享受高原津贴政策人员。</w:t>
      </w:r>
    </w:p>
    <w:p w14:paraId="2280774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1.已回到平原，且正在按延长享受高原津贴政策的，继续享受至结束。</w:t>
      </w:r>
    </w:p>
    <w:p w14:paraId="641AD4F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2.2020年4月1日前符合甘青藏区域原CRB派驻人员、四川区域内轮换人员的，未来从高原调回平原后，可继续按新标准分别享受最长不超过5年（含5年）、3年的高原津贴。</w:t>
      </w:r>
    </w:p>
    <w:p w14:paraId="0B6EA8DB">
      <w:pPr>
        <w:keepNext w:val="0"/>
        <w:keepLines w:val="0"/>
        <w:pageBreakBefore w:val="0"/>
        <w:widowControl/>
        <w:kinsoku w:val="0"/>
        <w:wordWrap/>
        <w:overflowPunct/>
        <w:topLinePunct w:val="0"/>
        <w:autoSpaceDE w:val="0"/>
        <w:autoSpaceDN w:val="0"/>
        <w:bidi w:val="0"/>
        <w:adjustRightInd w:val="0"/>
        <w:snapToGrid w:val="0"/>
        <w:spacing w:after="0" w:line="334" w:lineRule="auto"/>
        <w:ind w:left="0"/>
        <w:jc w:val="center"/>
        <w:textAlignment w:val="baseline"/>
        <w:rPr>
          <w:rFonts w:hint="eastAsia" w:ascii="黑体" w:hAnsi="黑体" w:eastAsia="黑体" w:cs="黑体"/>
          <w:spacing w:val="7"/>
          <w:sz w:val="31"/>
          <w:szCs w:val="31"/>
          <w:lang w:eastAsia="zh-CN"/>
        </w:rPr>
      </w:pPr>
      <w:bookmarkStart w:id="3" w:name="_bookmark4"/>
      <w:bookmarkEnd w:id="3"/>
      <w:r>
        <w:rPr>
          <w:rFonts w:hint="eastAsia" w:ascii="黑体" w:hAnsi="黑体" w:eastAsia="黑体" w:cs="黑体"/>
          <w:spacing w:val="7"/>
          <w:sz w:val="31"/>
          <w:szCs w:val="31"/>
          <w:lang w:eastAsia="zh-CN"/>
        </w:rPr>
        <w:t>第四章</w:t>
      </w:r>
      <w:r>
        <w:rPr>
          <w:rFonts w:hint="eastAsia" w:ascii="黑体" w:hAnsi="黑体" w:eastAsia="黑体" w:cs="黑体"/>
          <w:spacing w:val="7"/>
          <w:sz w:val="31"/>
          <w:szCs w:val="31"/>
          <w:lang w:val="en-US" w:eastAsia="zh-CN"/>
        </w:rPr>
        <w:t xml:space="preserve"> </w:t>
      </w:r>
      <w:r>
        <w:rPr>
          <w:rFonts w:hint="eastAsia" w:ascii="黑体" w:hAnsi="黑体" w:eastAsia="黑体" w:cs="黑体"/>
          <w:spacing w:val="7"/>
          <w:sz w:val="31"/>
          <w:szCs w:val="31"/>
          <w:lang w:eastAsia="zh-CN"/>
        </w:rPr>
        <w:t>风险保障类福利</w:t>
      </w:r>
    </w:p>
    <w:p w14:paraId="17E3085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黑体" w:hAnsi="黑体" w:eastAsia="黑体" w:cs="黑体"/>
          <w:spacing w:val="2"/>
          <w:sz w:val="31"/>
          <w:szCs w:val="31"/>
          <w:lang w:eastAsia="zh-CN"/>
        </w:rPr>
        <w:t>第十九条</w:t>
      </w:r>
      <w:r>
        <w:rPr>
          <w:rFonts w:hint="eastAsia" w:ascii="黑体" w:hAnsi="黑体" w:eastAsia="黑体" w:cs="黑体"/>
          <w:spacing w:val="2"/>
          <w:sz w:val="31"/>
          <w:szCs w:val="31"/>
          <w:lang w:val="en-US" w:eastAsia="zh-CN"/>
        </w:rPr>
        <w:t xml:space="preserve"> </w:t>
      </w:r>
      <w:r>
        <w:rPr>
          <w:rFonts w:hint="eastAsia" w:ascii="仿宋" w:hAnsi="仿宋" w:eastAsia="仿宋" w:cs="仿宋"/>
          <w:spacing w:val="2"/>
          <w:sz w:val="31"/>
          <w:szCs w:val="31"/>
          <w:lang w:eastAsia="zh-CN"/>
        </w:rPr>
        <w:t>风险保障类福利指为增强员工抵御风险能力，或为保障员工退休后基本生活水平而设置的福利科目，主要包括员工商业保险、员工体检及企业年金。</w:t>
      </w:r>
    </w:p>
    <w:p w14:paraId="662C1AD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黑体" w:hAnsi="黑体" w:eastAsia="黑体" w:cs="黑体"/>
          <w:spacing w:val="2"/>
          <w:sz w:val="31"/>
          <w:szCs w:val="31"/>
          <w:lang w:eastAsia="zh-CN"/>
        </w:rPr>
        <w:t>第二十条</w:t>
      </w:r>
      <w:r>
        <w:rPr>
          <w:rFonts w:hint="eastAsia" w:ascii="黑体" w:hAnsi="黑体" w:eastAsia="黑体" w:cs="黑体"/>
          <w:spacing w:val="2"/>
          <w:sz w:val="31"/>
          <w:szCs w:val="31"/>
          <w:lang w:val="en-US" w:eastAsia="zh-CN"/>
        </w:rPr>
        <w:t xml:space="preserve"> </w:t>
      </w:r>
      <w:r>
        <w:rPr>
          <w:rFonts w:hint="eastAsia" w:ascii="仿宋" w:hAnsi="仿宋" w:eastAsia="仿宋" w:cs="仿宋"/>
          <w:spacing w:val="2"/>
          <w:sz w:val="31"/>
          <w:szCs w:val="31"/>
          <w:lang w:eastAsia="zh-CN"/>
        </w:rPr>
        <w:t>员工商业保险：主要险种包括意外伤害保险、一年定期寿险、健康保险。</w:t>
      </w:r>
    </w:p>
    <w:p w14:paraId="7468B3A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（一）设置目的</w:t>
      </w:r>
    </w:p>
    <w:p w14:paraId="1DE5201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1.意外伤害保险是减轻员工在保险期内因意外伤害导致死亡、残疾而造成的经济负担。</w:t>
      </w:r>
    </w:p>
    <w:p w14:paraId="1EBAAC0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2.一年定期寿险是为减轻员工因疾病导致身故或全残而造成的经济负担。</w:t>
      </w:r>
    </w:p>
    <w:p w14:paraId="0BB8108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3.健康保险主要包括重大疾病保险、补充医疗保险、百万医疗保险。</w:t>
      </w:r>
    </w:p>
    <w:p w14:paraId="6343EA4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（1）重大疾病保险是为了减轻员工在保险期内因发生指定重大疾病而造成的经济负担。</w:t>
      </w:r>
    </w:p>
    <w:p w14:paraId="0453C78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（2）补充医疗保险、百万医疗保险是在法定基本医疗保险的基础上，进一步加强员工医疗保障水平、减轻员工医疗费用负担。</w:t>
      </w:r>
    </w:p>
    <w:p w14:paraId="269C682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（二）适用范围：适用于正式工。</w:t>
      </w:r>
    </w:p>
    <w:p w14:paraId="33A6162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（三）保额标准：根据华润啤酒统一标准执行，保费与保额以实际方案为准。</w:t>
      </w:r>
    </w:p>
    <w:p w14:paraId="30BE934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（四）支付方式：由华润啤酒统一签署团队商业保险合约，各单位支付保费，保险公司负责为员工理赔。</w:t>
      </w:r>
    </w:p>
    <w:p w14:paraId="29F942E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黑体" w:hAnsi="黑体" w:eastAsia="黑体" w:cs="黑体"/>
          <w:spacing w:val="2"/>
          <w:sz w:val="31"/>
          <w:szCs w:val="31"/>
          <w:lang w:eastAsia="zh-CN"/>
        </w:rPr>
        <w:t>第二十一条</w:t>
      </w:r>
      <w:r>
        <w:rPr>
          <w:rFonts w:hint="eastAsia" w:ascii="黑体" w:hAnsi="黑体" w:eastAsia="黑体" w:cs="黑体"/>
          <w:spacing w:val="2"/>
          <w:sz w:val="31"/>
          <w:szCs w:val="31"/>
          <w:lang w:val="en-US" w:eastAsia="zh-CN"/>
        </w:rPr>
        <w:t xml:space="preserve"> </w:t>
      </w:r>
      <w:r>
        <w:rPr>
          <w:rFonts w:hint="eastAsia" w:ascii="仿宋" w:hAnsi="仿宋" w:eastAsia="仿宋" w:cs="仿宋"/>
          <w:spacing w:val="2"/>
          <w:sz w:val="31"/>
          <w:szCs w:val="31"/>
          <w:lang w:eastAsia="zh-CN"/>
        </w:rPr>
        <w:t>员工体检</w:t>
      </w:r>
    </w:p>
    <w:p w14:paraId="3C9548C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（一）设置目的：帮助员工有效预防疾病发生、发展，保障员工健康。</w:t>
      </w:r>
    </w:p>
    <w:p w14:paraId="2D33BB7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（二）适用范围：适用于在岗正式工及法定政策不在岗人员。</w:t>
      </w:r>
    </w:p>
    <w:p w14:paraId="14241EE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（三）发放标准</w:t>
      </w:r>
    </w:p>
    <w:p w14:paraId="7463877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1.原则上每年组织员工体检一次，标准不包含员工职业健康体检费用。</w:t>
      </w:r>
    </w:p>
    <w:p w14:paraId="2393881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2.</w:t>
      </w:r>
      <w:ins w:id="385" w:author="咨询组" w:date="2025-11-26T15:29:58Z">
        <w:r>
          <w:rPr>
            <w:rFonts w:hint="eastAsia" w:ascii="仿宋" w:hAnsi="仿宋" w:eastAsia="仿宋" w:cs="仿宋"/>
            <w:spacing w:val="2"/>
            <w:sz w:val="31"/>
            <w:szCs w:val="31"/>
            <w:lang w:eastAsia="zh-CN"/>
          </w:rPr>
          <w:t>干部及专业总监按每年2000元执行、经理级及同等职级员工按每年1000元执行、基层按每年500元标准执行。</w:t>
        </w:r>
      </w:ins>
      <w:del w:id="386" w:author="咨询组" w:date="2025-11-26T15:29:58Z">
        <w:r>
          <w:rPr>
            <w:rFonts w:hint="eastAsia" w:ascii="仿宋" w:hAnsi="仿宋" w:eastAsia="仿宋" w:cs="仿宋"/>
            <w:spacing w:val="2"/>
            <w:sz w:val="31"/>
            <w:szCs w:val="31"/>
            <w:lang w:eastAsia="zh-CN"/>
          </w:rPr>
          <w:delText>干部及专业总监、经理级及同等职级员工、基层分别按每年2000元、1000元、500元标准执行。</w:delText>
        </w:r>
      </w:del>
      <w:r>
        <w:rPr>
          <w:rFonts w:hint="eastAsia" w:ascii="仿宋" w:hAnsi="仿宋" w:eastAsia="仿宋" w:cs="仿宋"/>
          <w:spacing w:val="2"/>
          <w:sz w:val="31"/>
          <w:szCs w:val="31"/>
          <w:lang w:eastAsia="zh-CN"/>
        </w:rPr>
        <w:t>职级标准按每年6月30日职级核定。</w:t>
      </w:r>
    </w:p>
    <w:p w14:paraId="3D93A06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3.高原地区基层员工（指常驻工作地位于海拔2000米及以上地区）体检费用标准额外增加250元/人/年，用于心肺专项检查项目。当年新入职或异动至高原地区的基层员工，自次年起增加。</w:t>
      </w:r>
    </w:p>
    <w:p w14:paraId="11520FE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（四）计发规则</w:t>
      </w:r>
    </w:p>
    <w:p w14:paraId="71DED60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1.华润啤酒行政管理部负责统筹制定实施方案。公司合作体检机构未涉及相关地区，也可根据上述标准自行组织员工体检。员工若自行前往体检，可根据上限报销体检费用。</w:t>
      </w:r>
    </w:p>
    <w:p w14:paraId="2B59DA3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2.新入职员工（含跨利润中心调动）按不高于500元报销入职体检费，当年不再参与福利体检。</w:t>
      </w:r>
    </w:p>
    <w:p w14:paraId="4CFC873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（五）支付方式：由公司出资安排员工体检或报销。</w:t>
      </w:r>
      <w:bookmarkStart w:id="4" w:name="_bookmark5"/>
      <w:bookmarkEnd w:id="4"/>
    </w:p>
    <w:p w14:paraId="273AE47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黑体" w:hAnsi="黑体" w:eastAsia="黑体" w:cs="黑体"/>
          <w:spacing w:val="2"/>
          <w:sz w:val="31"/>
          <w:szCs w:val="31"/>
          <w:lang w:eastAsia="zh-CN"/>
        </w:rPr>
        <w:t>第二十二条</w:t>
      </w:r>
      <w:r>
        <w:rPr>
          <w:rFonts w:hint="eastAsia" w:ascii="黑体" w:hAnsi="黑体" w:eastAsia="黑体" w:cs="黑体"/>
          <w:spacing w:val="2"/>
          <w:sz w:val="31"/>
          <w:szCs w:val="31"/>
          <w:lang w:val="en-US" w:eastAsia="zh-CN"/>
        </w:rPr>
        <w:t xml:space="preserve"> </w:t>
      </w:r>
      <w:r>
        <w:rPr>
          <w:rFonts w:hint="eastAsia" w:ascii="仿宋" w:hAnsi="仿宋" w:eastAsia="仿宋" w:cs="仿宋"/>
          <w:spacing w:val="2"/>
          <w:sz w:val="31"/>
          <w:szCs w:val="31"/>
          <w:lang w:eastAsia="zh-CN"/>
        </w:rPr>
        <w:t>企业年金：按《企业年金管理办法》执行。</w:t>
      </w:r>
    </w:p>
    <w:p w14:paraId="107A3DD8">
      <w:pPr>
        <w:keepNext w:val="0"/>
        <w:keepLines w:val="0"/>
        <w:pageBreakBefore w:val="0"/>
        <w:widowControl/>
        <w:kinsoku w:val="0"/>
        <w:wordWrap/>
        <w:overflowPunct/>
        <w:topLinePunct w:val="0"/>
        <w:autoSpaceDE w:val="0"/>
        <w:autoSpaceDN w:val="0"/>
        <w:bidi w:val="0"/>
        <w:adjustRightInd w:val="0"/>
        <w:snapToGrid w:val="0"/>
        <w:spacing w:after="0" w:line="334" w:lineRule="auto"/>
        <w:ind w:left="0"/>
        <w:jc w:val="center"/>
        <w:textAlignment w:val="baseline"/>
        <w:rPr>
          <w:rFonts w:hint="eastAsia" w:ascii="黑体" w:hAnsi="黑体" w:eastAsia="黑体" w:cs="黑体"/>
          <w:spacing w:val="7"/>
          <w:sz w:val="31"/>
          <w:szCs w:val="31"/>
          <w:lang w:eastAsia="zh-CN"/>
        </w:rPr>
      </w:pPr>
      <w:r>
        <w:rPr>
          <w:rFonts w:hint="eastAsia" w:ascii="黑体" w:hAnsi="黑体" w:eastAsia="黑体" w:cs="黑体"/>
          <w:spacing w:val="7"/>
          <w:sz w:val="31"/>
          <w:szCs w:val="31"/>
          <w:lang w:eastAsia="zh-CN"/>
        </w:rPr>
        <w:t>第五章</w:t>
      </w:r>
      <w:r>
        <w:rPr>
          <w:rFonts w:hint="eastAsia" w:ascii="黑体" w:hAnsi="黑体" w:eastAsia="黑体" w:cs="黑体"/>
          <w:spacing w:val="7"/>
          <w:sz w:val="31"/>
          <w:szCs w:val="31"/>
          <w:lang w:val="en-US" w:eastAsia="zh-CN"/>
        </w:rPr>
        <w:t xml:space="preserve"> </w:t>
      </w:r>
      <w:r>
        <w:rPr>
          <w:rFonts w:hint="eastAsia" w:ascii="黑体" w:hAnsi="黑体" w:eastAsia="黑体" w:cs="黑体"/>
          <w:spacing w:val="7"/>
          <w:sz w:val="31"/>
          <w:szCs w:val="31"/>
          <w:lang w:eastAsia="zh-CN"/>
        </w:rPr>
        <w:t>工作与生活类福利</w:t>
      </w:r>
    </w:p>
    <w:p w14:paraId="52A2B01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黑体" w:hAnsi="黑体" w:eastAsia="黑体" w:cs="黑体"/>
          <w:spacing w:val="2"/>
          <w:sz w:val="31"/>
          <w:szCs w:val="31"/>
          <w:lang w:eastAsia="zh-CN"/>
        </w:rPr>
        <w:t>第二十三条</w:t>
      </w:r>
      <w:r>
        <w:rPr>
          <w:rFonts w:hint="eastAsia" w:ascii="黑体" w:hAnsi="黑体" w:eastAsia="黑体" w:cs="黑体"/>
          <w:spacing w:val="2"/>
          <w:sz w:val="31"/>
          <w:szCs w:val="31"/>
          <w:lang w:val="en-US" w:eastAsia="zh-CN"/>
        </w:rPr>
        <w:t xml:space="preserve"> </w:t>
      </w:r>
      <w:r>
        <w:rPr>
          <w:rFonts w:hint="eastAsia" w:ascii="仿宋" w:hAnsi="仿宋" w:eastAsia="仿宋" w:cs="仿宋"/>
          <w:spacing w:val="2"/>
          <w:sz w:val="31"/>
          <w:szCs w:val="31"/>
          <w:lang w:eastAsia="zh-CN"/>
        </w:rPr>
        <w:t>工作与生活类福利指为有效帮助员工平衡工作与生活，给予员工生活关怀或帮助员工提高工作能力而设置的福利科目，主要包括膳食福利、异地福利、节日/生日福利等。</w:t>
      </w:r>
    </w:p>
    <w:p w14:paraId="7C744F7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黑体" w:hAnsi="黑体" w:eastAsia="黑体" w:cs="黑体"/>
          <w:spacing w:val="2"/>
          <w:sz w:val="31"/>
          <w:szCs w:val="31"/>
          <w:lang w:eastAsia="zh-CN"/>
        </w:rPr>
        <w:t>第二十四条</w:t>
      </w:r>
      <w:r>
        <w:rPr>
          <w:rFonts w:hint="eastAsia" w:ascii="黑体" w:hAnsi="黑体" w:eastAsia="黑体" w:cs="黑体"/>
          <w:spacing w:val="2"/>
          <w:sz w:val="31"/>
          <w:szCs w:val="31"/>
          <w:lang w:val="en-US" w:eastAsia="zh-CN"/>
        </w:rPr>
        <w:t xml:space="preserve"> </w:t>
      </w:r>
      <w:r>
        <w:rPr>
          <w:rFonts w:hint="eastAsia" w:ascii="仿宋" w:hAnsi="仿宋" w:eastAsia="仿宋" w:cs="仿宋"/>
          <w:spacing w:val="2"/>
          <w:sz w:val="31"/>
          <w:szCs w:val="31"/>
          <w:lang w:eastAsia="zh-CN"/>
        </w:rPr>
        <w:t>膳食福利</w:t>
      </w:r>
    </w:p>
    <w:p w14:paraId="314846E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（一）设置目的：保障员工膳食卫生、安全，方便员工就餐或为补贴员工就餐而提供的固定现金补贴。</w:t>
      </w:r>
    </w:p>
    <w:p w14:paraId="65EA758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（二）适用范围：适用于在岗正式工及待岗出勤人员。</w:t>
      </w:r>
    </w:p>
    <w:p w14:paraId="0F25FAB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commentRangeStart w:id="1"/>
      <w:r>
        <w:rPr>
          <w:rFonts w:hint="eastAsia" w:ascii="仿宋" w:hAnsi="仿宋" w:eastAsia="仿宋" w:cs="仿宋"/>
          <w:spacing w:val="2"/>
          <w:sz w:val="31"/>
          <w:szCs w:val="31"/>
          <w:lang w:eastAsia="zh-CN"/>
        </w:rPr>
        <w:t>（三）发放标准：</w:t>
      </w:r>
      <w:commentRangeEnd w:id="1"/>
      <w:r>
        <w:commentReference w:id="1"/>
      </w:r>
    </w:p>
    <w:p w14:paraId="2A808EB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387" w:author="咨询组" w:date="2025-10-24T15:01:54Z"/>
          <w:rFonts w:hint="eastAsia" w:ascii="仿宋" w:hAnsi="仿宋" w:eastAsia="仿宋" w:cs="仿宋"/>
          <w:spacing w:val="2"/>
          <w:sz w:val="31"/>
          <w:szCs w:val="31"/>
          <w:lang w:eastAsia="zh-CN"/>
        </w:rPr>
      </w:pPr>
      <w:del w:id="388" w:author="咨询组" w:date="2025-10-24T15:01:54Z">
        <w:r>
          <w:rPr>
            <w:rFonts w:hint="eastAsia" w:ascii="仿宋" w:hAnsi="仿宋" w:eastAsia="仿宋" w:cs="仿宋"/>
            <w:spacing w:val="2"/>
            <w:sz w:val="31"/>
            <w:szCs w:val="31"/>
            <w:lang w:eastAsia="zh-CN"/>
          </w:rPr>
          <w:delText>1.膳食福利：免费就餐或就餐卡充值,按不超过400元/月标准提供。</w:delText>
        </w:r>
      </w:del>
    </w:p>
    <w:p w14:paraId="1C72119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389" w:author="咨询组" w:date="2025-10-24T15:01:54Z"/>
          <w:rFonts w:hint="eastAsia" w:ascii="仿宋" w:hAnsi="仿宋" w:eastAsia="仿宋" w:cs="仿宋"/>
          <w:spacing w:val="2"/>
          <w:sz w:val="31"/>
          <w:szCs w:val="31"/>
          <w:lang w:eastAsia="zh-CN"/>
        </w:rPr>
      </w:pPr>
      <w:del w:id="390" w:author="咨询组" w:date="2025-10-24T15:01:54Z">
        <w:r>
          <w:rPr>
            <w:rFonts w:hint="eastAsia" w:ascii="仿宋" w:hAnsi="仿宋" w:eastAsia="仿宋" w:cs="仿宋"/>
            <w:spacing w:val="2"/>
            <w:sz w:val="31"/>
            <w:szCs w:val="31"/>
            <w:lang w:eastAsia="zh-CN"/>
          </w:rPr>
          <w:delText>2.膳食补贴：400元/月，全国统一标准。</w:delText>
        </w:r>
      </w:del>
    </w:p>
    <w:p w14:paraId="207D0AB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ins w:id="391" w:author="咨询组" w:date="2025-10-24T15:01:56Z"/>
          <w:rFonts w:hint="eastAsia" w:ascii="仿宋" w:hAnsi="仿宋" w:eastAsia="仿宋" w:cs="仿宋"/>
          <w:color w:val="FF0000"/>
          <w:spacing w:val="2"/>
          <w:sz w:val="31"/>
          <w:szCs w:val="31"/>
          <w:lang w:eastAsia="zh-CN"/>
        </w:rPr>
      </w:pPr>
      <w:ins w:id="392" w:author="咨询组" w:date="2025-10-24T15:01:56Z">
        <w:r>
          <w:rPr>
            <w:rFonts w:hint="eastAsia" w:ascii="仿宋" w:hAnsi="仿宋" w:eastAsia="仿宋" w:cs="仿宋"/>
            <w:color w:val="FF0000"/>
            <w:spacing w:val="2"/>
            <w:sz w:val="31"/>
            <w:szCs w:val="31"/>
            <w:lang w:val="en-US" w:eastAsia="zh-CN"/>
          </w:rPr>
          <w:t>1、常驻工作地有食堂的：膳食福利充卡标准统一为 550 元/月；对于采用免费就餐或按次数刷卡的，按 550 元/月标准上限，增加免费就餐次数，或进一步提升菜品质量；</w:t>
        </w:r>
      </w:ins>
    </w:p>
    <w:p w14:paraId="5B21BD2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color w:val="FF0000"/>
          <w:spacing w:val="2"/>
          <w:sz w:val="31"/>
          <w:szCs w:val="31"/>
          <w:lang w:val="en-US" w:eastAsia="zh-CN"/>
        </w:rPr>
        <w:pPrChange w:id="393" w:author="咨询组" w:date="2025-11-07T17:25:48Z">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pPr>
        </w:pPrChange>
      </w:pPr>
      <w:ins w:id="394" w:author="咨询组" w:date="2025-10-24T15:01:56Z">
        <w:r>
          <w:rPr>
            <w:rFonts w:hint="eastAsia" w:ascii="仿宋" w:hAnsi="仿宋" w:eastAsia="仿宋" w:cs="仿宋"/>
            <w:color w:val="FF0000"/>
            <w:spacing w:val="2"/>
            <w:sz w:val="31"/>
            <w:szCs w:val="31"/>
            <w:lang w:val="en-US" w:eastAsia="zh-CN"/>
          </w:rPr>
          <w:t>2、无食堂发放现金的：膳食补贴参照异地租房城市分类规则</w:t>
        </w:r>
      </w:ins>
      <w:r>
        <w:rPr>
          <w:rFonts w:hint="eastAsia" w:ascii="仿宋" w:hAnsi="仿宋" w:eastAsia="仿宋" w:cs="仿宋"/>
          <w:color w:val="FF0000"/>
          <w:spacing w:val="2"/>
          <w:sz w:val="31"/>
          <w:szCs w:val="31"/>
          <w:lang w:val="en-US" w:eastAsia="zh-CN"/>
        </w:rPr>
        <w:t>设定</w:t>
      </w:r>
      <w:ins w:id="395" w:author="咨询组" w:date="2025-11-07T17:25:43Z">
        <w:r>
          <w:rPr>
            <w:rFonts w:hint="eastAsia" w:ascii="仿宋" w:hAnsi="仿宋" w:eastAsia="仿宋" w:cs="仿宋"/>
            <w:color w:val="FF0000"/>
            <w:spacing w:val="2"/>
            <w:sz w:val="31"/>
            <w:szCs w:val="31"/>
            <w:lang w:val="en-US" w:eastAsia="zh-CN"/>
          </w:rPr>
          <w:t>，</w:t>
        </w:r>
      </w:ins>
      <w:ins w:id="396" w:author="咨询组" w:date="2025-11-07T17:25:44Z">
        <w:r>
          <w:rPr>
            <w:rFonts w:hint="eastAsia" w:ascii="仿宋" w:hAnsi="仿宋" w:eastAsia="仿宋" w:cs="仿宋"/>
            <w:color w:val="FF0000"/>
            <w:spacing w:val="2"/>
            <w:sz w:val="31"/>
            <w:szCs w:val="31"/>
            <w:lang w:val="en-US" w:eastAsia="zh-CN"/>
          </w:rPr>
          <w:t>具体如下</w:t>
        </w:r>
      </w:ins>
    </w:p>
    <w:p w14:paraId="750DE82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ins w:id="397" w:author="咨询组" w:date="2025-10-24T15:01:56Z"/>
          <w:rFonts w:hint="eastAsia" w:ascii="仿宋" w:hAnsi="仿宋" w:eastAsia="仿宋" w:cs="仿宋"/>
          <w:color w:val="FF0000"/>
          <w:spacing w:val="2"/>
          <w:sz w:val="31"/>
          <w:szCs w:val="31"/>
          <w:lang w:eastAsia="zh-CN"/>
        </w:rPr>
      </w:pPr>
      <w:ins w:id="398" w:author="咨询组" w:date="2025-10-24T15:01:56Z">
        <w:r>
          <w:rPr>
            <w:rFonts w:hint="eastAsia" w:ascii="仿宋" w:hAnsi="仿宋" w:eastAsia="仿宋" w:cs="仿宋"/>
            <w:color w:val="FF0000"/>
            <w:spacing w:val="2"/>
            <w:sz w:val="31"/>
            <w:szCs w:val="31"/>
            <w:lang w:val="en-US" w:eastAsia="zh-CN"/>
          </w:rPr>
          <w:t>（1）A 档：北京、上海、深圳、广州、杭州、南京、厦门，补贴标准 700 元/月。</w:t>
        </w:r>
      </w:ins>
    </w:p>
    <w:p w14:paraId="4E6F11F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ins w:id="399" w:author="咨询组" w:date="2025-10-24T15:01:56Z"/>
          <w:rFonts w:hint="eastAsia" w:ascii="仿宋" w:hAnsi="仿宋" w:eastAsia="仿宋" w:cs="仿宋"/>
          <w:color w:val="FF0000"/>
          <w:spacing w:val="2"/>
          <w:sz w:val="31"/>
          <w:szCs w:val="31"/>
          <w:lang w:eastAsia="zh-CN"/>
        </w:rPr>
      </w:pPr>
      <w:ins w:id="400" w:author="咨询组" w:date="2025-10-24T15:01:56Z">
        <w:r>
          <w:rPr>
            <w:rFonts w:hint="eastAsia" w:ascii="仿宋" w:hAnsi="仿宋" w:eastAsia="仿宋" w:cs="仿宋"/>
            <w:color w:val="FF0000"/>
            <w:spacing w:val="2"/>
            <w:sz w:val="31"/>
            <w:szCs w:val="31"/>
            <w:lang w:val="en-US" w:eastAsia="zh-CN"/>
          </w:rPr>
          <w:t>（2）B 档：除 A 档外的其他省会城市、直辖市，补贴标准 600 元/月。</w:t>
        </w:r>
      </w:ins>
    </w:p>
    <w:p w14:paraId="5635B03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color w:val="FF0000"/>
          <w:spacing w:val="2"/>
          <w:sz w:val="31"/>
          <w:szCs w:val="31"/>
          <w:lang w:val="en-US" w:eastAsia="zh-CN"/>
        </w:rPr>
      </w:pPr>
      <w:ins w:id="401" w:author="咨询组" w:date="2025-10-24T15:01:56Z">
        <w:r>
          <w:rPr>
            <w:rFonts w:hint="eastAsia" w:ascii="仿宋" w:hAnsi="仿宋" w:eastAsia="仿宋" w:cs="仿宋"/>
            <w:color w:val="FF0000"/>
            <w:spacing w:val="2"/>
            <w:sz w:val="31"/>
            <w:szCs w:val="31"/>
            <w:lang w:val="en-US" w:eastAsia="zh-CN"/>
          </w:rPr>
          <w:t>（3）C 档：除 A、B 档以外的其他城市，补贴标准 500 元/月。</w:t>
        </w:r>
      </w:ins>
    </w:p>
    <w:p w14:paraId="7281337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ins w:id="402" w:author="咨询组" w:date="2025-10-24T15:01:56Z"/>
          <w:rFonts w:hint="eastAsia" w:ascii="仿宋" w:hAnsi="仿宋" w:eastAsia="仿宋" w:cs="仿宋"/>
          <w:color w:val="FF0000"/>
          <w:spacing w:val="2"/>
          <w:sz w:val="31"/>
          <w:szCs w:val="31"/>
          <w:lang w:val="en-US" w:eastAsia="zh-CN"/>
        </w:rPr>
      </w:pPr>
      <w:ins w:id="403" w:author="咨询组" w:date="2025-11-07T17:25:21Z">
        <w:r>
          <w:rPr>
            <w:rFonts w:hint="eastAsia" w:ascii="仿宋" w:hAnsi="仿宋" w:eastAsia="仿宋" w:cs="仿宋"/>
            <w:color w:val="FF0000"/>
            <w:spacing w:val="2"/>
            <w:sz w:val="31"/>
            <w:szCs w:val="31"/>
            <w:lang w:val="en-US" w:eastAsia="zh-CN"/>
          </w:rPr>
          <w:t>按各单位常驻工作地标准执行，其中各省营销中心员工（除办公地有食堂的外）按省营销中心所在地执行，京津营销中心北京地区可按 A 档标准执行，莆田营销中心按厦门标准执行，武汉事业部按事业部所在地标准执行。</w:t>
        </w:r>
      </w:ins>
    </w:p>
    <w:p w14:paraId="2F1F2F8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（四）各地方政府明确规定用人单位须向员工发放轮班津贴的，取消“轮班津贴”科目，并入膳食补贴发放。当各省市地方政府没有明确的发放要求时，本企业不应发放轮班津贴。</w:t>
      </w:r>
    </w:p>
    <w:p w14:paraId="0C4403E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（五）计发规则：</w:t>
      </w:r>
    </w:p>
    <w:p w14:paraId="08524E0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04" w:author="咨询组" w:date="2025-10-20T14:15:09Z"/>
          <w:rFonts w:hint="eastAsia" w:ascii="仿宋" w:hAnsi="仿宋" w:eastAsia="仿宋" w:cs="仿宋"/>
          <w:color w:val="FF0000"/>
          <w:spacing w:val="2"/>
          <w:sz w:val="31"/>
          <w:szCs w:val="31"/>
          <w:lang w:eastAsia="zh-CN"/>
        </w:rPr>
      </w:pPr>
      <w:r>
        <w:rPr>
          <w:rFonts w:hint="eastAsia" w:ascii="仿宋" w:hAnsi="仿宋" w:eastAsia="仿宋" w:cs="仿宋"/>
          <w:color w:val="FF0000"/>
          <w:spacing w:val="2"/>
          <w:sz w:val="31"/>
          <w:szCs w:val="31"/>
          <w:lang w:eastAsia="zh-CN"/>
        </w:rPr>
        <w:t>1.</w:t>
      </w:r>
      <w:del w:id="405" w:author="咨询组" w:date="2025-10-20T14:15:09Z">
        <w:r>
          <w:rPr>
            <w:rFonts w:hint="eastAsia" w:ascii="仿宋" w:hAnsi="仿宋" w:eastAsia="仿宋" w:cs="仿宋"/>
            <w:color w:val="FF0000"/>
            <w:spacing w:val="2"/>
            <w:sz w:val="31"/>
            <w:szCs w:val="31"/>
            <w:lang w:eastAsia="zh-CN"/>
          </w:rPr>
          <w:delText>膳食补贴参照交通补贴计发规则执行；</w:delText>
        </w:r>
      </w:del>
    </w:p>
    <w:p w14:paraId="6E50FA0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ins w:id="406" w:author="咨询组" w:date="2025-10-20T14:14:53Z"/>
          <w:rFonts w:hint="eastAsia" w:ascii="仿宋" w:hAnsi="仿宋" w:eastAsia="仿宋" w:cs="仿宋"/>
          <w:color w:val="FF0000"/>
          <w:spacing w:val="2"/>
          <w:sz w:val="31"/>
          <w:szCs w:val="31"/>
          <w:lang w:eastAsia="zh-CN"/>
        </w:rPr>
      </w:pPr>
      <w:ins w:id="407" w:author="咨询组" w:date="2025-10-20T14:14:53Z">
        <w:r>
          <w:rPr>
            <w:rFonts w:hint="eastAsia" w:ascii="仿宋" w:hAnsi="仿宋" w:eastAsia="仿宋" w:cs="仿宋"/>
            <w:color w:val="FF0000"/>
            <w:spacing w:val="2"/>
            <w:sz w:val="31"/>
            <w:szCs w:val="31"/>
            <w:lang w:eastAsia="zh-CN"/>
          </w:rPr>
          <w:t>应发</w:t>
        </w:r>
      </w:ins>
      <w:ins w:id="408" w:author="咨询组" w:date="2025-10-20T14:16:26Z">
        <w:r>
          <w:rPr>
            <w:rFonts w:hint="eastAsia" w:ascii="仿宋" w:hAnsi="仿宋" w:eastAsia="仿宋" w:cs="仿宋"/>
            <w:color w:val="FF0000"/>
            <w:spacing w:val="2"/>
            <w:sz w:val="31"/>
            <w:szCs w:val="31"/>
            <w:lang w:val="en-US" w:eastAsia="zh-CN"/>
          </w:rPr>
          <w:t>膳食</w:t>
        </w:r>
      </w:ins>
      <w:ins w:id="409" w:author="咨询组" w:date="2025-10-20T14:14:53Z">
        <w:r>
          <w:rPr>
            <w:rFonts w:hint="eastAsia" w:ascii="仿宋" w:hAnsi="仿宋" w:eastAsia="仿宋" w:cs="仿宋"/>
            <w:color w:val="FF0000"/>
            <w:spacing w:val="2"/>
            <w:sz w:val="31"/>
            <w:szCs w:val="31"/>
            <w:lang w:eastAsia="zh-CN"/>
          </w:rPr>
          <w:t>补贴=月标准×（当月在职天数-扣款天数）÷当月实际计薪天数</w:t>
        </w:r>
      </w:ins>
    </w:p>
    <w:p w14:paraId="0BB39BC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ins w:id="410" w:author="咨询组" w:date="2025-11-26T15:48:42Z"/>
          <w:rFonts w:hint="eastAsia" w:ascii="仿宋" w:hAnsi="仿宋" w:eastAsia="仿宋" w:cs="仿宋"/>
          <w:spacing w:val="2"/>
          <w:sz w:val="31"/>
          <w:szCs w:val="31"/>
          <w:lang w:val="en-US" w:eastAsia="zh-CN"/>
        </w:rPr>
      </w:pPr>
      <w:ins w:id="411" w:author="咨询组" w:date="2025-10-20T14:14:53Z">
        <w:r>
          <w:rPr>
            <w:rFonts w:hint="eastAsia" w:ascii="仿宋" w:hAnsi="仿宋" w:eastAsia="仿宋" w:cs="仿宋"/>
            <w:color w:val="FF0000"/>
            <w:spacing w:val="2"/>
            <w:sz w:val="31"/>
            <w:szCs w:val="31"/>
            <w:lang w:eastAsia="zh-CN"/>
          </w:rPr>
          <w:t>扣款天数包括病假、事假、旷工、年假、路程假、婚假、丧假、产假、产检假、陪产假、育儿假、子女护理假、计划生育假、工伤假、经理级及基层因公出差（不包含周休日出差）等，扣完为止，</w:t>
        </w:r>
      </w:ins>
      <w:ins w:id="412" w:author="咨询组" w:date="2025-11-26T15:31:47Z">
        <w:r>
          <w:rPr>
            <w:rFonts w:hint="eastAsia" w:ascii="仿宋" w:hAnsi="仿宋" w:eastAsia="仿宋" w:cs="仿宋"/>
            <w:spacing w:val="2"/>
            <w:sz w:val="31"/>
            <w:szCs w:val="31"/>
            <w:lang w:val="en-US" w:eastAsia="zh-CN"/>
          </w:rPr>
          <w:t>当日缺勤必须满1天才扣</w:t>
        </w:r>
      </w:ins>
      <w:ins w:id="413" w:author="咨询组" w:date="2025-11-26T15:31:52Z">
        <w:r>
          <w:rPr>
            <w:rFonts w:hint="eastAsia" w:ascii="仿宋" w:hAnsi="仿宋" w:eastAsia="仿宋" w:cs="仿宋"/>
            <w:spacing w:val="2"/>
            <w:sz w:val="31"/>
            <w:szCs w:val="31"/>
            <w:lang w:val="en-US" w:eastAsia="zh-CN"/>
          </w:rPr>
          <w:t>。</w:t>
        </w:r>
      </w:ins>
    </w:p>
    <w:p w14:paraId="1679C6B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ins w:id="414" w:author="咨询组" w:date="2025-10-20T14:14:53Z"/>
          <w:rFonts w:hint="default" w:ascii="仿宋" w:hAnsi="仿宋" w:eastAsia="仿宋" w:cs="仿宋"/>
          <w:spacing w:val="2"/>
          <w:sz w:val="31"/>
          <w:szCs w:val="31"/>
          <w:lang w:val="en-US" w:eastAsia="zh-CN"/>
        </w:rPr>
      </w:pPr>
      <w:ins w:id="415" w:author="咨询组" w:date="2025-11-26T15:57:57Z">
        <w:r>
          <w:rPr>
            <w:rFonts w:hint="eastAsia" w:ascii="仿宋" w:hAnsi="仿宋" w:eastAsia="仿宋" w:cs="仿宋"/>
            <w:spacing w:val="2"/>
            <w:sz w:val="31"/>
            <w:szCs w:val="31"/>
            <w:lang w:val="en-US" w:eastAsia="zh-CN"/>
          </w:rPr>
          <w:t>膳食</w:t>
        </w:r>
      </w:ins>
      <w:ins w:id="416" w:author="咨询组" w:date="2025-11-26T15:57:59Z">
        <w:r>
          <w:rPr>
            <w:rFonts w:hint="eastAsia" w:ascii="仿宋" w:hAnsi="仿宋" w:eastAsia="仿宋" w:cs="仿宋"/>
            <w:spacing w:val="2"/>
            <w:sz w:val="31"/>
            <w:szCs w:val="31"/>
            <w:lang w:val="en-US" w:eastAsia="zh-CN"/>
          </w:rPr>
          <w:t>补贴</w:t>
        </w:r>
      </w:ins>
      <w:ins w:id="417" w:author="咨询组" w:date="2025-11-26T15:58:13Z">
        <w:r>
          <w:rPr>
            <w:rFonts w:hint="eastAsia" w:ascii="仿宋" w:hAnsi="仿宋" w:eastAsia="仿宋" w:cs="仿宋"/>
            <w:spacing w:val="2"/>
            <w:sz w:val="31"/>
            <w:szCs w:val="31"/>
            <w:lang w:val="en-US" w:eastAsia="zh-CN"/>
          </w:rPr>
          <w:t>扣款</w:t>
        </w:r>
      </w:ins>
      <w:ins w:id="418" w:author="咨询组" w:date="2025-11-26T15:58:16Z">
        <w:r>
          <w:rPr>
            <w:rFonts w:hint="eastAsia" w:ascii="仿宋" w:hAnsi="仿宋" w:eastAsia="仿宋" w:cs="仿宋"/>
            <w:spacing w:val="2"/>
            <w:sz w:val="31"/>
            <w:szCs w:val="31"/>
            <w:lang w:val="en-US" w:eastAsia="zh-CN"/>
          </w:rPr>
          <w:t>天数</w:t>
        </w:r>
      </w:ins>
      <w:ins w:id="419" w:author="咨询组" w:date="2025-11-26T15:58:17Z">
        <w:r>
          <w:rPr>
            <w:rFonts w:hint="eastAsia" w:ascii="仿宋" w:hAnsi="仿宋" w:eastAsia="仿宋" w:cs="仿宋"/>
            <w:spacing w:val="2"/>
            <w:sz w:val="31"/>
            <w:szCs w:val="31"/>
            <w:lang w:val="en-US" w:eastAsia="zh-CN"/>
          </w:rPr>
          <w:t>不含</w:t>
        </w:r>
      </w:ins>
      <w:ins w:id="420" w:author="咨询组" w:date="2025-11-26T15:58:21Z">
        <w:r>
          <w:rPr>
            <w:rFonts w:hint="eastAsia" w:ascii="仿宋" w:hAnsi="仿宋" w:eastAsia="仿宋" w:cs="仿宋"/>
            <w:spacing w:val="2"/>
            <w:sz w:val="31"/>
            <w:szCs w:val="31"/>
            <w:lang w:val="en-US" w:eastAsia="zh-CN"/>
          </w:rPr>
          <w:t>调休</w:t>
        </w:r>
      </w:ins>
      <w:ins w:id="421" w:author="咨询组" w:date="2025-11-26T15:58:22Z">
        <w:r>
          <w:rPr>
            <w:rFonts w:hint="eastAsia" w:ascii="仿宋" w:hAnsi="仿宋" w:eastAsia="仿宋" w:cs="仿宋"/>
            <w:spacing w:val="2"/>
            <w:sz w:val="31"/>
            <w:szCs w:val="31"/>
            <w:lang w:val="en-US" w:eastAsia="zh-CN"/>
          </w:rPr>
          <w:t>假</w:t>
        </w:r>
      </w:ins>
      <w:ins w:id="422" w:author="咨询组" w:date="2025-11-26T15:58:23Z">
        <w:r>
          <w:rPr>
            <w:rFonts w:hint="eastAsia" w:ascii="仿宋" w:hAnsi="仿宋" w:eastAsia="仿宋" w:cs="仿宋"/>
            <w:spacing w:val="2"/>
            <w:sz w:val="31"/>
            <w:szCs w:val="31"/>
            <w:lang w:val="en-US" w:eastAsia="zh-CN"/>
          </w:rPr>
          <w:t>和</w:t>
        </w:r>
      </w:ins>
      <w:ins w:id="423" w:author="咨询组" w:date="2025-11-26T15:58:25Z">
        <w:r>
          <w:rPr>
            <w:rFonts w:hint="eastAsia" w:ascii="仿宋" w:hAnsi="仿宋" w:eastAsia="仿宋" w:cs="仿宋"/>
            <w:spacing w:val="2"/>
            <w:sz w:val="31"/>
            <w:szCs w:val="31"/>
            <w:lang w:val="en-US" w:eastAsia="zh-CN"/>
          </w:rPr>
          <w:t>公出</w:t>
        </w:r>
      </w:ins>
      <w:ins w:id="424" w:author="咨询组" w:date="2025-11-26T15:58:26Z">
        <w:r>
          <w:rPr>
            <w:rFonts w:hint="eastAsia" w:ascii="仿宋" w:hAnsi="仿宋" w:eastAsia="仿宋" w:cs="仿宋"/>
            <w:spacing w:val="2"/>
            <w:sz w:val="31"/>
            <w:szCs w:val="31"/>
            <w:lang w:val="en-US" w:eastAsia="zh-CN"/>
          </w:rPr>
          <w:t>，</w:t>
        </w:r>
      </w:ins>
      <w:ins w:id="425" w:author="咨询组" w:date="2025-11-26T15:58:39Z">
        <w:r>
          <w:rPr>
            <w:rFonts w:hint="eastAsia" w:ascii="仿宋" w:hAnsi="仿宋" w:eastAsia="仿宋" w:cs="仿宋"/>
            <w:spacing w:val="2"/>
            <w:sz w:val="31"/>
            <w:szCs w:val="31"/>
            <w:lang w:val="en-US" w:eastAsia="zh-CN"/>
          </w:rPr>
          <w:t>但若是</w:t>
        </w:r>
      </w:ins>
      <w:ins w:id="426" w:author="咨询组" w:date="2025-11-26T15:58:41Z">
        <w:r>
          <w:rPr>
            <w:rFonts w:hint="eastAsia" w:ascii="仿宋" w:hAnsi="仿宋" w:eastAsia="仿宋" w:cs="仿宋"/>
            <w:spacing w:val="2"/>
            <w:sz w:val="31"/>
            <w:szCs w:val="31"/>
            <w:lang w:val="en-US" w:eastAsia="zh-CN"/>
          </w:rPr>
          <w:t>免费</w:t>
        </w:r>
      </w:ins>
      <w:ins w:id="427" w:author="咨询组" w:date="2025-11-26T15:58:52Z">
        <w:r>
          <w:rPr>
            <w:rFonts w:hint="eastAsia" w:ascii="仿宋" w:hAnsi="仿宋" w:eastAsia="仿宋" w:cs="仿宋"/>
            <w:spacing w:val="2"/>
            <w:sz w:val="31"/>
            <w:szCs w:val="31"/>
            <w:lang w:val="en-US" w:eastAsia="zh-CN"/>
          </w:rPr>
          <w:t>就餐的</w:t>
        </w:r>
      </w:ins>
      <w:ins w:id="428" w:author="咨询组" w:date="2025-11-26T15:58:56Z">
        <w:r>
          <w:rPr>
            <w:rFonts w:hint="eastAsia" w:ascii="仿宋" w:hAnsi="仿宋" w:eastAsia="仿宋" w:cs="仿宋"/>
            <w:spacing w:val="2"/>
            <w:sz w:val="31"/>
            <w:szCs w:val="31"/>
            <w:lang w:val="en-US" w:eastAsia="zh-CN"/>
          </w:rPr>
          <w:t>则</w:t>
        </w:r>
      </w:ins>
      <w:ins w:id="429" w:author="咨询组" w:date="2025-11-26T15:58:59Z">
        <w:r>
          <w:rPr>
            <w:rFonts w:hint="eastAsia" w:ascii="仿宋" w:hAnsi="仿宋" w:eastAsia="仿宋" w:cs="仿宋"/>
            <w:spacing w:val="2"/>
            <w:sz w:val="31"/>
            <w:szCs w:val="31"/>
            <w:lang w:val="en-US" w:eastAsia="zh-CN"/>
          </w:rPr>
          <w:t>不发放</w:t>
        </w:r>
      </w:ins>
      <w:ins w:id="430" w:author="咨询组" w:date="2025-11-26T15:59:00Z">
        <w:r>
          <w:rPr>
            <w:rFonts w:hint="eastAsia" w:ascii="仿宋" w:hAnsi="仿宋" w:eastAsia="仿宋" w:cs="仿宋"/>
            <w:spacing w:val="2"/>
            <w:sz w:val="31"/>
            <w:szCs w:val="31"/>
            <w:lang w:val="en-US" w:eastAsia="zh-CN"/>
          </w:rPr>
          <w:t>。</w:t>
        </w:r>
      </w:ins>
    </w:p>
    <w:p w14:paraId="7F84347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ins w:id="431" w:author="咨询组" w:date="2025-10-20T14:14:53Z"/>
          <w:rFonts w:hint="eastAsia" w:ascii="仿宋" w:hAnsi="仿宋" w:eastAsia="仿宋" w:cs="仿宋"/>
          <w:color w:val="FF0000"/>
          <w:spacing w:val="2"/>
          <w:sz w:val="31"/>
          <w:szCs w:val="31"/>
          <w:lang w:eastAsia="zh-CN"/>
        </w:rPr>
      </w:pPr>
      <w:ins w:id="432" w:author="咨询组" w:date="2025-10-20T14:14:53Z">
        <w:r>
          <w:rPr>
            <w:rFonts w:hint="eastAsia" w:ascii="仿宋" w:hAnsi="仿宋" w:eastAsia="仿宋" w:cs="仿宋"/>
            <w:color w:val="FF0000"/>
            <w:spacing w:val="2"/>
            <w:sz w:val="31"/>
            <w:szCs w:val="31"/>
            <w:lang w:eastAsia="zh-CN"/>
          </w:rPr>
          <w:t>（2）月中内退、待岗、退休员工自变化生效之日起不再发放</w:t>
        </w:r>
      </w:ins>
      <w:ins w:id="433" w:author="咨询组" w:date="2025-10-20T14:17:18Z">
        <w:r>
          <w:rPr>
            <w:rFonts w:hint="eastAsia" w:ascii="仿宋" w:hAnsi="仿宋" w:eastAsia="仿宋" w:cs="仿宋"/>
            <w:color w:val="FF0000"/>
            <w:spacing w:val="2"/>
            <w:sz w:val="31"/>
            <w:szCs w:val="31"/>
            <w:lang w:val="en-US" w:eastAsia="zh-CN"/>
          </w:rPr>
          <w:t>膳食</w:t>
        </w:r>
      </w:ins>
      <w:ins w:id="434" w:author="咨询组" w:date="2025-10-20T14:14:53Z">
        <w:r>
          <w:rPr>
            <w:rFonts w:hint="eastAsia" w:ascii="仿宋" w:hAnsi="仿宋" w:eastAsia="仿宋" w:cs="仿宋"/>
            <w:color w:val="FF0000"/>
            <w:spacing w:val="2"/>
            <w:sz w:val="31"/>
            <w:szCs w:val="31"/>
            <w:lang w:eastAsia="zh-CN"/>
          </w:rPr>
          <w:t>补贴。</w:t>
        </w:r>
      </w:ins>
    </w:p>
    <w:p w14:paraId="48CFB81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color w:val="FF0000"/>
          <w:spacing w:val="2"/>
          <w:sz w:val="31"/>
          <w:szCs w:val="31"/>
          <w:lang w:eastAsia="zh-CN"/>
        </w:rPr>
      </w:pPr>
      <w:ins w:id="435" w:author="咨询组" w:date="2025-10-20T14:14:53Z">
        <w:r>
          <w:rPr>
            <w:rFonts w:hint="eastAsia" w:ascii="仿宋" w:hAnsi="仿宋" w:eastAsia="仿宋" w:cs="仿宋"/>
            <w:color w:val="FF0000"/>
            <w:spacing w:val="2"/>
            <w:sz w:val="31"/>
            <w:szCs w:val="31"/>
            <w:lang w:eastAsia="zh-CN"/>
          </w:rPr>
          <w:t>（3）全月出勤按月标准发放，全月未出勤的不发放。</w:t>
        </w:r>
      </w:ins>
    </w:p>
    <w:p w14:paraId="08955FC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2.轮班津贴按照实际出勤班次发放，轮班津贴=中班标准×实际中班次数+夜班标准×实际夜班次数；</w:t>
      </w:r>
    </w:p>
    <w:p w14:paraId="1BB9E85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3.多地任职人员，以其常驻工作地发放形式及标准执行。</w:t>
      </w:r>
    </w:p>
    <w:p w14:paraId="5191B02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（六）支付方式：</w:t>
      </w:r>
    </w:p>
    <w:p w14:paraId="0E57288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1.有食堂的，不得现金发放，以员工免费就餐或以食堂就餐卡方式发放。</w:t>
      </w:r>
    </w:p>
    <w:p w14:paraId="255039D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2.无食堂的，随月度工资一并发放，次月发放员工上月膳食补贴。</w:t>
      </w:r>
    </w:p>
    <w:p w14:paraId="79C41E7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黑体" w:hAnsi="黑体" w:eastAsia="黑体" w:cs="黑体"/>
          <w:spacing w:val="2"/>
          <w:sz w:val="31"/>
          <w:szCs w:val="31"/>
          <w:lang w:eastAsia="zh-CN"/>
        </w:rPr>
        <w:t>第二十五条</w:t>
      </w:r>
      <w:r>
        <w:rPr>
          <w:rFonts w:hint="eastAsia" w:ascii="黑体" w:hAnsi="黑体" w:eastAsia="黑体" w:cs="黑体"/>
          <w:spacing w:val="2"/>
          <w:sz w:val="31"/>
          <w:szCs w:val="31"/>
          <w:lang w:val="en-US" w:eastAsia="zh-CN"/>
        </w:rPr>
        <w:t xml:space="preserve"> </w:t>
      </w:r>
      <w:r>
        <w:rPr>
          <w:rFonts w:hint="eastAsia" w:ascii="仿宋" w:hAnsi="仿宋" w:eastAsia="仿宋" w:cs="仿宋"/>
          <w:spacing w:val="2"/>
          <w:sz w:val="31"/>
          <w:szCs w:val="31"/>
          <w:lang w:eastAsia="zh-CN"/>
        </w:rPr>
        <w:t>异地福利：按《异地工作人员管理办法》执行。</w:t>
      </w:r>
    </w:p>
    <w:p w14:paraId="1000337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黑体" w:hAnsi="黑体" w:eastAsia="黑体" w:cs="黑体"/>
          <w:spacing w:val="2"/>
          <w:sz w:val="31"/>
          <w:szCs w:val="31"/>
          <w:lang w:eastAsia="zh-CN"/>
        </w:rPr>
        <w:t>第二十六条</w:t>
      </w:r>
      <w:r>
        <w:rPr>
          <w:rFonts w:hint="eastAsia" w:ascii="仿宋" w:hAnsi="仿宋" w:eastAsia="仿宋" w:cs="仿宋"/>
          <w:spacing w:val="2"/>
          <w:sz w:val="31"/>
          <w:szCs w:val="31"/>
          <w:lang w:val="en-US" w:eastAsia="zh-CN"/>
        </w:rPr>
        <w:t xml:space="preserve"> </w:t>
      </w:r>
      <w:r>
        <w:rPr>
          <w:rFonts w:hint="eastAsia" w:ascii="仿宋" w:hAnsi="仿宋" w:eastAsia="仿宋" w:cs="仿宋"/>
          <w:spacing w:val="2"/>
          <w:sz w:val="31"/>
          <w:szCs w:val="31"/>
          <w:lang w:eastAsia="zh-CN"/>
        </w:rPr>
        <w:t>节日/生日福利</w:t>
      </w:r>
    </w:p>
    <w:p w14:paraId="4A1BCB4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（一）设置目的：在员工生日、国家法定节日（春节、端午节、中秋节）、妇女节时提供的非货币性福利。</w:t>
      </w:r>
    </w:p>
    <w:p w14:paraId="15BCD29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（二）适用范围：适用于在岗正式工。</w:t>
      </w:r>
    </w:p>
    <w:p w14:paraId="300D5D3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（三）发放标准：</w:t>
      </w:r>
    </w:p>
    <w:p w14:paraId="5C30197F">
      <w:pPr>
        <w:spacing w:line="17" w:lineRule="auto"/>
        <w:rPr>
          <w:rFonts w:ascii="Arial"/>
          <w:sz w:val="2"/>
        </w:rPr>
      </w:pPr>
    </w:p>
    <w:tbl>
      <w:tblPr>
        <w:tblStyle w:val="7"/>
        <w:tblW w:w="852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277"/>
        <w:gridCol w:w="5249"/>
      </w:tblGrid>
      <w:tr w14:paraId="013BA7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3" w:hRule="atLeast"/>
        </w:trPr>
        <w:tc>
          <w:tcPr>
            <w:tcW w:w="3277" w:type="dxa"/>
            <w:vAlign w:val="top"/>
          </w:tcPr>
          <w:p w14:paraId="50DEE5EF">
            <w:pPr>
              <w:spacing w:before="112" w:line="230" w:lineRule="auto"/>
              <w:ind w:left="1115"/>
              <w:rPr>
                <w:rFonts w:ascii="仿宋" w:hAnsi="仿宋" w:eastAsia="仿宋" w:cs="仿宋"/>
                <w:sz w:val="23"/>
                <w:szCs w:val="23"/>
              </w:rPr>
            </w:pPr>
            <w:r>
              <w:rPr>
                <w:rFonts w:ascii="仿宋" w:hAnsi="仿宋" w:eastAsia="仿宋" w:cs="仿宋"/>
                <w:spacing w:val="-15"/>
                <w:sz w:val="23"/>
                <w:szCs w:val="23"/>
                <w14:textOutline w14:w="4358" w14:cap="sq" w14:cmpd="sng">
                  <w14:solidFill>
                    <w14:srgbClr w14:val="000000"/>
                  </w14:solidFill>
                  <w14:prstDash w14:val="solid"/>
                  <w14:bevel/>
                </w14:textOutline>
              </w:rPr>
              <w:t>节日/生日</w:t>
            </w:r>
          </w:p>
        </w:tc>
        <w:tc>
          <w:tcPr>
            <w:tcW w:w="5249" w:type="dxa"/>
            <w:vAlign w:val="top"/>
          </w:tcPr>
          <w:p w14:paraId="6DBC876D">
            <w:pPr>
              <w:spacing w:before="112" w:line="231" w:lineRule="auto"/>
              <w:ind w:left="2394"/>
              <w:rPr>
                <w:rFonts w:ascii="仿宋" w:hAnsi="仿宋" w:eastAsia="仿宋" w:cs="仿宋"/>
                <w:sz w:val="23"/>
                <w:szCs w:val="23"/>
              </w:rPr>
            </w:pPr>
            <w:r>
              <w:rPr>
                <w:rFonts w:ascii="仿宋" w:hAnsi="仿宋" w:eastAsia="仿宋" w:cs="仿宋"/>
                <w:spacing w:val="2"/>
                <w:sz w:val="23"/>
                <w:szCs w:val="23"/>
                <w14:textOutline w14:w="4358" w14:cap="sq" w14:cmpd="sng">
                  <w14:solidFill>
                    <w14:srgbClr w14:val="000000"/>
                  </w14:solidFill>
                  <w14:prstDash w14:val="solid"/>
                  <w14:bevel/>
                </w14:textOutline>
              </w:rPr>
              <w:t>标准</w:t>
            </w:r>
          </w:p>
        </w:tc>
      </w:tr>
      <w:tr w14:paraId="6865EC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3277" w:type="dxa"/>
            <w:vAlign w:val="top"/>
          </w:tcPr>
          <w:p w14:paraId="11755E75">
            <w:pPr>
              <w:spacing w:before="108" w:line="230" w:lineRule="auto"/>
              <w:ind w:left="1412"/>
              <w:rPr>
                <w:rFonts w:ascii="仿宋" w:hAnsi="仿宋" w:eastAsia="仿宋" w:cs="仿宋"/>
                <w:sz w:val="23"/>
                <w:szCs w:val="23"/>
              </w:rPr>
            </w:pPr>
            <w:r>
              <w:rPr>
                <w:rFonts w:ascii="仿宋" w:hAnsi="仿宋" w:eastAsia="仿宋" w:cs="仿宋"/>
                <w:spacing w:val="2"/>
                <w:sz w:val="23"/>
                <w:szCs w:val="23"/>
              </w:rPr>
              <w:t>春节</w:t>
            </w:r>
          </w:p>
        </w:tc>
        <w:tc>
          <w:tcPr>
            <w:tcW w:w="5249" w:type="dxa"/>
            <w:vAlign w:val="top"/>
          </w:tcPr>
          <w:p w14:paraId="34816EFD">
            <w:pPr>
              <w:spacing w:before="108" w:line="234" w:lineRule="auto"/>
              <w:ind w:left="2124"/>
              <w:rPr>
                <w:rFonts w:ascii="仿宋" w:hAnsi="仿宋" w:eastAsia="仿宋" w:cs="仿宋"/>
                <w:sz w:val="23"/>
                <w:szCs w:val="23"/>
              </w:rPr>
            </w:pPr>
            <w:r>
              <w:rPr>
                <w:rFonts w:ascii="仿宋" w:hAnsi="仿宋" w:eastAsia="仿宋" w:cs="仿宋"/>
                <w:spacing w:val="-5"/>
                <w:sz w:val="23"/>
                <w:szCs w:val="23"/>
              </w:rPr>
              <w:t>5</w:t>
            </w:r>
            <w:r>
              <w:rPr>
                <w:rFonts w:ascii="仿宋" w:hAnsi="仿宋" w:eastAsia="仿宋" w:cs="仿宋"/>
                <w:spacing w:val="-4"/>
                <w:sz w:val="23"/>
                <w:szCs w:val="23"/>
              </w:rPr>
              <w:t>00元/人</w:t>
            </w:r>
          </w:p>
        </w:tc>
      </w:tr>
      <w:tr w14:paraId="2E3A18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3277" w:type="dxa"/>
            <w:vAlign w:val="top"/>
          </w:tcPr>
          <w:p w14:paraId="0E9C404D">
            <w:pPr>
              <w:spacing w:before="110" w:line="230" w:lineRule="auto"/>
              <w:ind w:left="1294"/>
              <w:rPr>
                <w:rFonts w:ascii="仿宋" w:hAnsi="仿宋" w:eastAsia="仿宋" w:cs="仿宋"/>
                <w:sz w:val="23"/>
                <w:szCs w:val="23"/>
              </w:rPr>
            </w:pPr>
            <w:r>
              <w:rPr>
                <w:rFonts w:ascii="仿宋" w:hAnsi="仿宋" w:eastAsia="仿宋" w:cs="仿宋"/>
                <w:spacing w:val="4"/>
                <w:sz w:val="23"/>
                <w:szCs w:val="23"/>
              </w:rPr>
              <w:t>端午节</w:t>
            </w:r>
          </w:p>
        </w:tc>
        <w:tc>
          <w:tcPr>
            <w:tcW w:w="5249" w:type="dxa"/>
            <w:vAlign w:val="top"/>
          </w:tcPr>
          <w:p w14:paraId="35828D4A">
            <w:pPr>
              <w:spacing w:before="111" w:line="234" w:lineRule="auto"/>
              <w:ind w:left="2122"/>
              <w:rPr>
                <w:rFonts w:ascii="仿宋" w:hAnsi="仿宋" w:eastAsia="仿宋" w:cs="仿宋"/>
                <w:sz w:val="23"/>
                <w:szCs w:val="23"/>
              </w:rPr>
            </w:pPr>
            <w:r>
              <w:rPr>
                <w:rFonts w:ascii="仿宋" w:hAnsi="仿宋" w:eastAsia="仿宋" w:cs="仿宋"/>
                <w:spacing w:val="-6"/>
                <w:sz w:val="23"/>
                <w:szCs w:val="23"/>
              </w:rPr>
              <w:t>20</w:t>
            </w:r>
            <w:r>
              <w:rPr>
                <w:rFonts w:ascii="仿宋" w:hAnsi="仿宋" w:eastAsia="仿宋" w:cs="仿宋"/>
                <w:spacing w:val="-3"/>
                <w:sz w:val="23"/>
                <w:szCs w:val="23"/>
              </w:rPr>
              <w:t>0元/人</w:t>
            </w:r>
          </w:p>
        </w:tc>
      </w:tr>
      <w:tr w14:paraId="2E473A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3277" w:type="dxa"/>
            <w:vAlign w:val="top"/>
          </w:tcPr>
          <w:p w14:paraId="168342EB">
            <w:pPr>
              <w:spacing w:before="110" w:line="230" w:lineRule="auto"/>
              <w:ind w:left="1323"/>
              <w:rPr>
                <w:rFonts w:ascii="仿宋" w:hAnsi="仿宋" w:eastAsia="仿宋" w:cs="仿宋"/>
                <w:sz w:val="23"/>
                <w:szCs w:val="23"/>
              </w:rPr>
            </w:pPr>
            <w:r>
              <w:rPr>
                <w:rFonts w:ascii="仿宋" w:hAnsi="仿宋" w:eastAsia="仿宋" w:cs="仿宋"/>
                <w:spacing w:val="-7"/>
                <w:sz w:val="23"/>
                <w:szCs w:val="23"/>
              </w:rPr>
              <w:t>中</w:t>
            </w:r>
            <w:r>
              <w:rPr>
                <w:rFonts w:ascii="仿宋" w:hAnsi="仿宋" w:eastAsia="仿宋" w:cs="仿宋"/>
                <w:spacing w:val="-5"/>
                <w:sz w:val="23"/>
                <w:szCs w:val="23"/>
              </w:rPr>
              <w:t>秋节</w:t>
            </w:r>
          </w:p>
        </w:tc>
        <w:tc>
          <w:tcPr>
            <w:tcW w:w="5249" w:type="dxa"/>
            <w:vAlign w:val="top"/>
          </w:tcPr>
          <w:p w14:paraId="79814336">
            <w:pPr>
              <w:spacing w:before="111" w:line="234" w:lineRule="auto"/>
              <w:ind w:left="2122"/>
              <w:rPr>
                <w:rFonts w:ascii="仿宋" w:hAnsi="仿宋" w:eastAsia="仿宋" w:cs="仿宋"/>
                <w:sz w:val="23"/>
                <w:szCs w:val="23"/>
              </w:rPr>
            </w:pPr>
            <w:r>
              <w:rPr>
                <w:rFonts w:ascii="仿宋" w:hAnsi="仿宋" w:eastAsia="仿宋" w:cs="仿宋"/>
                <w:spacing w:val="-6"/>
                <w:sz w:val="23"/>
                <w:szCs w:val="23"/>
              </w:rPr>
              <w:t>20</w:t>
            </w:r>
            <w:r>
              <w:rPr>
                <w:rFonts w:ascii="仿宋" w:hAnsi="仿宋" w:eastAsia="仿宋" w:cs="仿宋"/>
                <w:spacing w:val="-3"/>
                <w:sz w:val="23"/>
                <w:szCs w:val="23"/>
              </w:rPr>
              <w:t>0元/人</w:t>
            </w:r>
          </w:p>
        </w:tc>
      </w:tr>
      <w:tr w14:paraId="065900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3277" w:type="dxa"/>
            <w:vAlign w:val="top"/>
          </w:tcPr>
          <w:p w14:paraId="047762D7">
            <w:pPr>
              <w:spacing w:before="111" w:line="230" w:lineRule="auto"/>
              <w:ind w:left="1294"/>
              <w:rPr>
                <w:rFonts w:ascii="仿宋" w:hAnsi="仿宋" w:eastAsia="仿宋" w:cs="仿宋"/>
                <w:sz w:val="23"/>
                <w:szCs w:val="23"/>
              </w:rPr>
            </w:pPr>
            <w:r>
              <w:rPr>
                <w:rFonts w:ascii="仿宋" w:hAnsi="仿宋" w:eastAsia="仿宋" w:cs="仿宋"/>
                <w:spacing w:val="4"/>
                <w:sz w:val="23"/>
                <w:szCs w:val="23"/>
              </w:rPr>
              <w:t>妇女节</w:t>
            </w:r>
          </w:p>
        </w:tc>
        <w:tc>
          <w:tcPr>
            <w:tcW w:w="5249" w:type="dxa"/>
            <w:vAlign w:val="top"/>
          </w:tcPr>
          <w:p w14:paraId="116CBEB4">
            <w:pPr>
              <w:spacing w:before="111" w:line="231" w:lineRule="auto"/>
              <w:ind w:left="1176"/>
              <w:rPr>
                <w:rFonts w:hint="eastAsia" w:ascii="仿宋" w:hAnsi="仿宋" w:eastAsia="仿宋" w:cs="仿宋"/>
                <w:sz w:val="23"/>
                <w:szCs w:val="23"/>
                <w:lang w:eastAsia="zh-CN"/>
              </w:rPr>
            </w:pPr>
            <w:r>
              <w:rPr>
                <w:rFonts w:ascii="仿宋" w:hAnsi="仿宋" w:eastAsia="仿宋" w:cs="仿宋"/>
                <w:spacing w:val="2"/>
                <w:sz w:val="23"/>
                <w:szCs w:val="23"/>
              </w:rPr>
              <w:t>100元/人</w:t>
            </w:r>
            <w:r>
              <w:rPr>
                <w:rFonts w:hint="eastAsia" w:ascii="仿宋" w:hAnsi="仿宋" w:eastAsia="仿宋" w:cs="仿宋"/>
                <w:spacing w:val="2"/>
                <w:sz w:val="23"/>
                <w:szCs w:val="23"/>
                <w:lang w:eastAsia="zh-CN"/>
              </w:rPr>
              <w:t>（</w:t>
            </w:r>
            <w:r>
              <w:rPr>
                <w:rFonts w:ascii="仿宋" w:hAnsi="仿宋" w:eastAsia="仿宋" w:cs="仿宋"/>
                <w:spacing w:val="2"/>
                <w:sz w:val="23"/>
                <w:szCs w:val="23"/>
              </w:rPr>
              <w:t>仅女职工享</w:t>
            </w:r>
            <w:r>
              <w:rPr>
                <w:rFonts w:ascii="仿宋" w:hAnsi="仿宋" w:eastAsia="仿宋" w:cs="仿宋"/>
                <w:sz w:val="23"/>
                <w:szCs w:val="23"/>
              </w:rPr>
              <w:t>受</w:t>
            </w:r>
            <w:r>
              <w:rPr>
                <w:rFonts w:hint="eastAsia" w:ascii="仿宋" w:hAnsi="仿宋" w:eastAsia="仿宋" w:cs="仿宋"/>
                <w:sz w:val="23"/>
                <w:szCs w:val="23"/>
                <w:lang w:eastAsia="zh-CN"/>
              </w:rPr>
              <w:t>）</w:t>
            </w:r>
          </w:p>
        </w:tc>
      </w:tr>
      <w:tr w14:paraId="5E6B2D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3" w:hRule="atLeast"/>
        </w:trPr>
        <w:tc>
          <w:tcPr>
            <w:tcW w:w="3277" w:type="dxa"/>
            <w:vAlign w:val="top"/>
          </w:tcPr>
          <w:p w14:paraId="6DEE575D">
            <w:pPr>
              <w:spacing w:before="113" w:line="236" w:lineRule="auto"/>
              <w:ind w:left="1426"/>
              <w:rPr>
                <w:rFonts w:ascii="仿宋" w:hAnsi="仿宋" w:eastAsia="仿宋" w:cs="仿宋"/>
                <w:sz w:val="23"/>
                <w:szCs w:val="23"/>
              </w:rPr>
            </w:pPr>
            <w:r>
              <w:rPr>
                <w:rFonts w:ascii="仿宋" w:hAnsi="仿宋" w:eastAsia="仿宋" w:cs="仿宋"/>
                <w:spacing w:val="-23"/>
                <w:sz w:val="23"/>
                <w:szCs w:val="23"/>
              </w:rPr>
              <w:t>生日</w:t>
            </w:r>
          </w:p>
        </w:tc>
        <w:tc>
          <w:tcPr>
            <w:tcW w:w="5249" w:type="dxa"/>
            <w:vAlign w:val="top"/>
          </w:tcPr>
          <w:p w14:paraId="2B1A2AFC">
            <w:pPr>
              <w:spacing w:before="114" w:line="234" w:lineRule="auto"/>
              <w:ind w:left="2122"/>
              <w:rPr>
                <w:rFonts w:ascii="仿宋" w:hAnsi="仿宋" w:eastAsia="仿宋" w:cs="仿宋"/>
                <w:sz w:val="23"/>
                <w:szCs w:val="23"/>
              </w:rPr>
            </w:pPr>
            <w:r>
              <w:rPr>
                <w:rFonts w:ascii="仿宋" w:hAnsi="仿宋" w:eastAsia="仿宋" w:cs="仿宋"/>
                <w:spacing w:val="-6"/>
                <w:sz w:val="23"/>
                <w:szCs w:val="23"/>
              </w:rPr>
              <w:t>20</w:t>
            </w:r>
            <w:r>
              <w:rPr>
                <w:rFonts w:ascii="仿宋" w:hAnsi="仿宋" w:eastAsia="仿宋" w:cs="仿宋"/>
                <w:spacing w:val="-3"/>
                <w:sz w:val="23"/>
                <w:szCs w:val="23"/>
              </w:rPr>
              <w:t>0元/人</w:t>
            </w:r>
          </w:p>
        </w:tc>
      </w:tr>
    </w:tbl>
    <w:p w14:paraId="700F4EC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（四）计发规则</w:t>
      </w:r>
    </w:p>
    <w:p w14:paraId="6C24C75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1.节前发放节日福利，上述节日/生日福利与工会福利可同时享受。</w:t>
      </w:r>
    </w:p>
    <w:p w14:paraId="10E5C27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2.2020年7月7日前办理内退手续的人员按原区域公司管理规定执行，2020年7月7日（含）后新增内退人员不发放节日/生日福利；内退协议明确发放的，按协议执行。</w:t>
      </w:r>
    </w:p>
    <w:p w14:paraId="7853493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（五）支付方式：节日/生日福利均不得发放现金，以弹性福利平台积分或实物形式发放，生日、妇女节可采取组织活动形式发放。</w:t>
      </w:r>
    </w:p>
    <w:p w14:paraId="77D812F2">
      <w:pPr>
        <w:keepNext w:val="0"/>
        <w:keepLines w:val="0"/>
        <w:pageBreakBefore w:val="0"/>
        <w:widowControl/>
        <w:kinsoku w:val="0"/>
        <w:wordWrap/>
        <w:overflowPunct/>
        <w:topLinePunct w:val="0"/>
        <w:autoSpaceDE w:val="0"/>
        <w:autoSpaceDN w:val="0"/>
        <w:bidi w:val="0"/>
        <w:adjustRightInd w:val="0"/>
        <w:snapToGrid w:val="0"/>
        <w:spacing w:after="0" w:line="334" w:lineRule="auto"/>
        <w:ind w:left="0"/>
        <w:jc w:val="center"/>
        <w:textAlignment w:val="baseline"/>
        <w:rPr>
          <w:rFonts w:hint="eastAsia" w:ascii="黑体" w:hAnsi="黑体" w:eastAsia="黑体" w:cs="黑体"/>
          <w:spacing w:val="7"/>
          <w:sz w:val="31"/>
          <w:szCs w:val="31"/>
          <w:lang w:eastAsia="zh-CN"/>
        </w:rPr>
      </w:pPr>
      <w:bookmarkStart w:id="5" w:name="_bookmark6"/>
      <w:bookmarkEnd w:id="5"/>
      <w:r>
        <w:rPr>
          <w:rFonts w:hint="eastAsia" w:ascii="黑体" w:hAnsi="黑体" w:eastAsia="黑体" w:cs="黑体"/>
          <w:spacing w:val="7"/>
          <w:sz w:val="31"/>
          <w:szCs w:val="31"/>
          <w:lang w:eastAsia="zh-CN"/>
        </w:rPr>
        <w:t>第六章</w:t>
      </w:r>
      <w:r>
        <w:rPr>
          <w:rFonts w:hint="eastAsia" w:ascii="黑体" w:hAnsi="黑体" w:eastAsia="黑体" w:cs="黑体"/>
          <w:spacing w:val="7"/>
          <w:sz w:val="31"/>
          <w:szCs w:val="31"/>
          <w:lang w:val="en-US" w:eastAsia="zh-CN"/>
        </w:rPr>
        <w:t xml:space="preserve"> </w:t>
      </w:r>
      <w:r>
        <w:rPr>
          <w:rFonts w:hint="eastAsia" w:ascii="黑体" w:hAnsi="黑体" w:eastAsia="黑体" w:cs="黑体"/>
          <w:spacing w:val="7"/>
          <w:sz w:val="31"/>
          <w:szCs w:val="31"/>
          <w:lang w:eastAsia="zh-CN"/>
        </w:rPr>
        <w:t>计税及列支科目</w:t>
      </w:r>
    </w:p>
    <w:p w14:paraId="6DF8370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黑体" w:hAnsi="黑体" w:eastAsia="黑体" w:cs="黑体"/>
          <w:spacing w:val="2"/>
          <w:sz w:val="31"/>
          <w:szCs w:val="31"/>
          <w:lang w:eastAsia="zh-CN"/>
        </w:rPr>
        <w:t>第二十七条</w:t>
      </w:r>
      <w:r>
        <w:rPr>
          <w:rFonts w:hint="eastAsia" w:ascii="黑体" w:hAnsi="黑体" w:eastAsia="黑体" w:cs="黑体"/>
          <w:spacing w:val="2"/>
          <w:sz w:val="31"/>
          <w:szCs w:val="31"/>
          <w:lang w:val="en-US" w:eastAsia="zh-CN"/>
        </w:rPr>
        <w:t xml:space="preserve"> </w:t>
      </w:r>
      <w:r>
        <w:rPr>
          <w:rFonts w:hint="eastAsia" w:ascii="仿宋" w:hAnsi="仿宋" w:eastAsia="仿宋" w:cs="仿宋"/>
          <w:spacing w:val="2"/>
          <w:sz w:val="31"/>
          <w:szCs w:val="31"/>
          <w:lang w:eastAsia="zh-CN"/>
        </w:rPr>
        <w:t>五险二金缴费基数统计范围、计税及列支科目情况如下：</w:t>
      </w:r>
    </w:p>
    <w:p w14:paraId="6053256B">
      <w:pPr>
        <w:spacing w:line="28" w:lineRule="auto"/>
        <w:rPr>
          <w:rFonts w:ascii="Arial"/>
          <w:sz w:val="2"/>
        </w:rPr>
      </w:pPr>
    </w:p>
    <w:tbl>
      <w:tblPr>
        <w:tblStyle w:val="7"/>
        <w:tblW w:w="7989"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164"/>
        <w:gridCol w:w="2372"/>
        <w:gridCol w:w="2"/>
        <w:gridCol w:w="2451"/>
      </w:tblGrid>
      <w:tr w14:paraId="41EA80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 w:hRule="atLeast"/>
        </w:trPr>
        <w:tc>
          <w:tcPr>
            <w:tcW w:w="3164" w:type="dxa"/>
            <w:vAlign w:val="top"/>
          </w:tcPr>
          <w:p w14:paraId="033A567F">
            <w:pPr>
              <w:keepNext w:val="0"/>
              <w:keepLines w:val="0"/>
              <w:pageBreakBefore w:val="0"/>
              <w:widowControl/>
              <w:kinsoku w:val="0"/>
              <w:wordWrap/>
              <w:overflowPunct/>
              <w:topLinePunct w:val="0"/>
              <w:autoSpaceDE w:val="0"/>
              <w:autoSpaceDN w:val="0"/>
              <w:bidi w:val="0"/>
              <w:adjustRightInd w:val="0"/>
              <w:snapToGrid w:val="0"/>
              <w:spacing w:before="37" w:line="237" w:lineRule="auto"/>
              <w:ind w:right="219"/>
              <w:jc w:val="center"/>
              <w:textAlignment w:val="baseline"/>
              <w:rPr>
                <w:rFonts w:hint="default" w:ascii="仿宋" w:hAnsi="仿宋" w:eastAsia="仿宋" w:cs="仿宋"/>
                <w:spacing w:val="2"/>
                <w:sz w:val="23"/>
                <w:szCs w:val="23"/>
                <w:lang w:val="en-US" w:eastAsia="zh-CN"/>
              </w:rPr>
            </w:pPr>
            <w:r>
              <w:rPr>
                <w:rFonts w:hint="eastAsia" w:ascii="仿宋" w:hAnsi="仿宋" w:eastAsia="仿宋" w:cs="仿宋"/>
                <w:spacing w:val="2"/>
                <w:sz w:val="23"/>
                <w:szCs w:val="23"/>
                <w:lang w:val="en-US" w:eastAsia="zh-CN"/>
              </w:rPr>
              <w:t>项目</w:t>
            </w:r>
          </w:p>
        </w:tc>
        <w:tc>
          <w:tcPr>
            <w:tcW w:w="2374" w:type="dxa"/>
            <w:gridSpan w:val="2"/>
            <w:vAlign w:val="top"/>
          </w:tcPr>
          <w:p w14:paraId="790D2F74">
            <w:pPr>
              <w:spacing w:before="194" w:line="312" w:lineRule="exact"/>
              <w:jc w:val="both"/>
              <w:rPr>
                <w:rFonts w:hint="default" w:ascii="仿宋" w:hAnsi="仿宋" w:eastAsia="仿宋" w:cs="仿宋"/>
                <w:sz w:val="23"/>
                <w:szCs w:val="23"/>
                <w:lang w:val="en-US" w:eastAsia="zh-CN"/>
              </w:rPr>
            </w:pPr>
            <w:r>
              <w:rPr>
                <w:rFonts w:hint="eastAsia" w:ascii="仿宋" w:hAnsi="仿宋" w:eastAsia="仿宋" w:cs="仿宋"/>
                <w:sz w:val="23"/>
                <w:szCs w:val="23"/>
                <w:lang w:val="en-US" w:eastAsia="zh-CN"/>
              </w:rPr>
              <w:t>是否计入五险二金基数</w:t>
            </w:r>
          </w:p>
        </w:tc>
        <w:tc>
          <w:tcPr>
            <w:tcW w:w="2451" w:type="dxa"/>
            <w:vAlign w:val="top"/>
          </w:tcPr>
          <w:p w14:paraId="30441070">
            <w:pPr>
              <w:spacing w:before="194" w:line="312" w:lineRule="exact"/>
              <w:rPr>
                <w:rFonts w:hint="default" w:ascii="仿宋" w:hAnsi="仿宋" w:eastAsia="仿宋" w:cs="仿宋"/>
                <w:position w:val="1"/>
                <w:sz w:val="23"/>
                <w:szCs w:val="23"/>
                <w:lang w:val="en-US" w:eastAsia="zh-CN"/>
              </w:rPr>
            </w:pPr>
            <w:r>
              <w:rPr>
                <w:rFonts w:hint="eastAsia" w:ascii="仿宋" w:hAnsi="仿宋" w:eastAsia="仿宋" w:cs="仿宋"/>
                <w:position w:val="1"/>
                <w:sz w:val="23"/>
                <w:szCs w:val="23"/>
                <w:lang w:val="en-US" w:eastAsia="zh-CN"/>
              </w:rPr>
              <w:t>是否计缴纳个人所得税</w:t>
            </w:r>
          </w:p>
        </w:tc>
      </w:tr>
      <w:tr w14:paraId="4024FB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2" w:hRule="atLeast"/>
        </w:trPr>
        <w:tc>
          <w:tcPr>
            <w:tcW w:w="3164" w:type="dxa"/>
            <w:vAlign w:val="top"/>
          </w:tcPr>
          <w:p w14:paraId="3678EA01">
            <w:pPr>
              <w:keepNext w:val="0"/>
              <w:keepLines w:val="0"/>
              <w:pageBreakBefore w:val="0"/>
              <w:widowControl/>
              <w:kinsoku w:val="0"/>
              <w:wordWrap/>
              <w:overflowPunct/>
              <w:topLinePunct w:val="0"/>
              <w:autoSpaceDE w:val="0"/>
              <w:autoSpaceDN w:val="0"/>
              <w:bidi w:val="0"/>
              <w:adjustRightInd w:val="0"/>
              <w:snapToGrid w:val="0"/>
              <w:spacing w:before="37" w:line="237" w:lineRule="auto"/>
              <w:ind w:left="477" w:right="219" w:hanging="236"/>
              <w:jc w:val="center"/>
              <w:textAlignment w:val="baseline"/>
              <w:rPr>
                <w:rFonts w:ascii="仿宋" w:hAnsi="仿宋" w:eastAsia="仿宋" w:cs="仿宋"/>
                <w:sz w:val="23"/>
                <w:szCs w:val="23"/>
              </w:rPr>
            </w:pPr>
            <w:r>
              <w:rPr>
                <w:rFonts w:ascii="仿宋" w:hAnsi="仿宋" w:eastAsia="仿宋" w:cs="仿宋"/>
                <w:spacing w:val="2"/>
                <w:sz w:val="23"/>
                <w:szCs w:val="23"/>
              </w:rPr>
              <w:t>高温津</w:t>
            </w:r>
            <w:r>
              <w:rPr>
                <w:rFonts w:ascii="仿宋" w:hAnsi="仿宋" w:eastAsia="仿宋" w:cs="仿宋"/>
                <w:sz w:val="23"/>
                <w:szCs w:val="23"/>
              </w:rPr>
              <w:t>贴</w:t>
            </w:r>
          </w:p>
        </w:tc>
        <w:tc>
          <w:tcPr>
            <w:tcW w:w="2374" w:type="dxa"/>
            <w:gridSpan w:val="2"/>
            <w:vAlign w:val="top"/>
          </w:tcPr>
          <w:p w14:paraId="6B178B59">
            <w:pPr>
              <w:spacing w:before="194" w:line="312" w:lineRule="exact"/>
              <w:ind w:left="381"/>
              <w:jc w:val="center"/>
              <w:rPr>
                <w:rFonts w:hint="eastAsia" w:ascii="仿宋" w:hAnsi="仿宋" w:eastAsia="仿宋" w:cs="仿宋"/>
                <w:sz w:val="23"/>
                <w:szCs w:val="23"/>
                <w:lang w:val="en-US" w:eastAsia="zh-CN"/>
              </w:rPr>
            </w:pPr>
            <w:r>
              <w:rPr>
                <w:rFonts w:hint="eastAsia" w:ascii="仿宋" w:hAnsi="仿宋" w:eastAsia="仿宋" w:cs="仿宋"/>
                <w:sz w:val="23"/>
                <w:szCs w:val="23"/>
                <w:lang w:val="en-US" w:eastAsia="zh-CN"/>
              </w:rPr>
              <w:t>是</w:t>
            </w:r>
          </w:p>
        </w:tc>
        <w:tc>
          <w:tcPr>
            <w:tcW w:w="2451" w:type="dxa"/>
            <w:vAlign w:val="top"/>
          </w:tcPr>
          <w:p w14:paraId="4B03ABD1">
            <w:pPr>
              <w:spacing w:before="194" w:line="312" w:lineRule="exact"/>
              <w:ind w:left="525"/>
              <w:jc w:val="distribute"/>
              <w:rPr>
                <w:rFonts w:hint="eastAsia" w:ascii="仿宋" w:hAnsi="仿宋" w:eastAsia="仿宋" w:cs="仿宋"/>
                <w:sz w:val="23"/>
                <w:szCs w:val="23"/>
                <w:lang w:eastAsia="zh-CN"/>
              </w:rPr>
            </w:pPr>
            <w:r>
              <w:rPr>
                <w:rFonts w:hint="eastAsia" w:ascii="仿宋" w:hAnsi="仿宋" w:eastAsia="仿宋" w:cs="仿宋"/>
                <w:position w:val="1"/>
                <w:sz w:val="23"/>
                <w:szCs w:val="23"/>
                <w:lang w:val="en-US" w:eastAsia="zh-CN"/>
              </w:rPr>
              <w:t>是</w:t>
            </w:r>
          </w:p>
        </w:tc>
      </w:tr>
      <w:tr w14:paraId="3EBB31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9" w:hRule="atLeast"/>
        </w:trPr>
        <w:tc>
          <w:tcPr>
            <w:tcW w:w="3164" w:type="dxa"/>
            <w:vAlign w:val="top"/>
          </w:tcPr>
          <w:p w14:paraId="2599F1FF">
            <w:pPr>
              <w:keepNext w:val="0"/>
              <w:keepLines w:val="0"/>
              <w:pageBreakBefore w:val="0"/>
              <w:widowControl/>
              <w:kinsoku w:val="0"/>
              <w:wordWrap/>
              <w:overflowPunct/>
              <w:topLinePunct w:val="0"/>
              <w:autoSpaceDE w:val="0"/>
              <w:autoSpaceDN w:val="0"/>
              <w:bidi w:val="0"/>
              <w:adjustRightInd w:val="0"/>
              <w:snapToGrid w:val="0"/>
              <w:spacing w:before="195" w:line="265" w:lineRule="auto"/>
              <w:ind w:left="356" w:right="219" w:hanging="106"/>
              <w:jc w:val="center"/>
              <w:textAlignment w:val="baseline"/>
              <w:rPr>
                <w:rFonts w:ascii="仿宋" w:hAnsi="仿宋" w:eastAsia="仿宋" w:cs="仿宋"/>
                <w:sz w:val="23"/>
                <w:szCs w:val="23"/>
              </w:rPr>
            </w:pPr>
            <w:r>
              <w:rPr>
                <w:rFonts w:ascii="仿宋" w:hAnsi="仿宋" w:eastAsia="仿宋" w:cs="仿宋"/>
                <w:spacing w:val="-1"/>
                <w:sz w:val="23"/>
                <w:szCs w:val="23"/>
              </w:rPr>
              <w:t>防暑</w:t>
            </w:r>
            <w:r>
              <w:rPr>
                <w:rFonts w:ascii="仿宋" w:hAnsi="仿宋" w:eastAsia="仿宋" w:cs="仿宋"/>
                <w:sz w:val="23"/>
                <w:szCs w:val="23"/>
              </w:rPr>
              <w:t>降</w:t>
            </w:r>
            <w:r>
              <w:rPr>
                <w:rFonts w:ascii="仿宋" w:hAnsi="仿宋" w:eastAsia="仿宋" w:cs="仿宋"/>
                <w:spacing w:val="1"/>
                <w:sz w:val="23"/>
                <w:szCs w:val="23"/>
              </w:rPr>
              <w:t>温</w:t>
            </w:r>
            <w:r>
              <w:rPr>
                <w:rFonts w:ascii="仿宋" w:hAnsi="仿宋" w:eastAsia="仿宋" w:cs="仿宋"/>
                <w:sz w:val="23"/>
                <w:szCs w:val="23"/>
              </w:rPr>
              <w:t>费</w:t>
            </w:r>
          </w:p>
        </w:tc>
        <w:tc>
          <w:tcPr>
            <w:tcW w:w="2374" w:type="dxa"/>
            <w:gridSpan w:val="2"/>
            <w:vAlign w:val="top"/>
          </w:tcPr>
          <w:p w14:paraId="2EF65D34">
            <w:pPr>
              <w:spacing w:before="193" w:line="313" w:lineRule="exact"/>
              <w:ind w:left="381"/>
              <w:jc w:val="center"/>
              <w:rPr>
                <w:rFonts w:hint="eastAsia" w:ascii="仿宋" w:hAnsi="仿宋" w:eastAsia="仿宋" w:cs="仿宋"/>
                <w:position w:val="1"/>
                <w:sz w:val="23"/>
                <w:szCs w:val="23"/>
                <w:lang w:val="en-US" w:eastAsia="zh-CN"/>
              </w:rPr>
            </w:pPr>
            <w:r>
              <w:rPr>
                <w:rFonts w:hint="eastAsia" w:ascii="仿宋" w:hAnsi="仿宋" w:eastAsia="仿宋" w:cs="仿宋"/>
                <w:position w:val="1"/>
                <w:sz w:val="23"/>
                <w:szCs w:val="23"/>
                <w:lang w:val="en-US" w:eastAsia="zh-CN"/>
              </w:rPr>
              <w:t>否</w:t>
            </w:r>
          </w:p>
        </w:tc>
        <w:tc>
          <w:tcPr>
            <w:tcW w:w="2451" w:type="dxa"/>
            <w:vAlign w:val="top"/>
          </w:tcPr>
          <w:p w14:paraId="04E94BC0">
            <w:pPr>
              <w:spacing w:line="274" w:lineRule="auto"/>
              <w:jc w:val="distribute"/>
              <w:rPr>
                <w:rFonts w:ascii="Arial"/>
                <w:sz w:val="21"/>
              </w:rPr>
            </w:pPr>
          </w:p>
          <w:p w14:paraId="26D57A6F">
            <w:pPr>
              <w:spacing w:before="74" w:line="313" w:lineRule="exact"/>
              <w:ind w:left="525"/>
              <w:jc w:val="distribute"/>
              <w:rPr>
                <w:rFonts w:ascii="仿宋" w:hAnsi="仿宋" w:eastAsia="仿宋" w:cs="仿宋"/>
                <w:sz w:val="23"/>
                <w:szCs w:val="23"/>
              </w:rPr>
            </w:pPr>
            <w:r>
              <w:rPr>
                <w:rFonts w:hint="eastAsia" w:ascii="仿宋" w:hAnsi="仿宋" w:eastAsia="仿宋" w:cs="仿宋"/>
                <w:position w:val="1"/>
                <w:sz w:val="23"/>
                <w:szCs w:val="23"/>
                <w:lang w:val="en-US" w:eastAsia="zh-CN"/>
              </w:rPr>
              <w:t>是</w:t>
            </w:r>
          </w:p>
        </w:tc>
      </w:tr>
      <w:tr w14:paraId="6DA023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5" w:hRule="atLeast"/>
        </w:trPr>
        <w:tc>
          <w:tcPr>
            <w:tcW w:w="3164" w:type="dxa"/>
            <w:vAlign w:val="top"/>
          </w:tcPr>
          <w:p w14:paraId="7A7FC229">
            <w:pPr>
              <w:keepNext w:val="0"/>
              <w:keepLines w:val="0"/>
              <w:pageBreakBefore w:val="0"/>
              <w:widowControl/>
              <w:kinsoku w:val="0"/>
              <w:wordWrap/>
              <w:overflowPunct/>
              <w:topLinePunct w:val="0"/>
              <w:autoSpaceDE w:val="0"/>
              <w:autoSpaceDN w:val="0"/>
              <w:bidi w:val="0"/>
              <w:adjustRightInd w:val="0"/>
              <w:snapToGrid w:val="0"/>
              <w:spacing w:before="196" w:line="228" w:lineRule="auto"/>
              <w:ind w:left="235"/>
              <w:jc w:val="center"/>
              <w:textAlignment w:val="baseline"/>
              <w:rPr>
                <w:rFonts w:ascii="仿宋" w:hAnsi="仿宋" w:eastAsia="仿宋" w:cs="仿宋"/>
                <w:spacing w:val="5"/>
                <w:sz w:val="23"/>
                <w:szCs w:val="23"/>
              </w:rPr>
            </w:pPr>
            <w:r>
              <w:rPr>
                <w:rFonts w:ascii="仿宋" w:hAnsi="仿宋" w:eastAsia="仿宋" w:cs="仿宋"/>
                <w:spacing w:val="5"/>
                <w:sz w:val="23"/>
                <w:szCs w:val="23"/>
              </w:rPr>
              <w:t>防暑降温品</w:t>
            </w:r>
          </w:p>
        </w:tc>
        <w:tc>
          <w:tcPr>
            <w:tcW w:w="2374" w:type="dxa"/>
            <w:gridSpan w:val="2"/>
            <w:vAlign w:val="top"/>
          </w:tcPr>
          <w:p w14:paraId="4D503426">
            <w:pPr>
              <w:spacing w:before="193" w:line="313" w:lineRule="exact"/>
              <w:ind w:left="381"/>
              <w:jc w:val="center"/>
              <w:rPr>
                <w:rFonts w:hint="eastAsia" w:ascii="仿宋" w:hAnsi="仿宋" w:eastAsia="仿宋" w:cs="仿宋"/>
                <w:position w:val="1"/>
                <w:sz w:val="23"/>
                <w:szCs w:val="23"/>
                <w:lang w:val="en-US" w:eastAsia="zh-CN"/>
              </w:rPr>
            </w:pPr>
            <w:r>
              <w:rPr>
                <w:rFonts w:hint="eastAsia" w:ascii="仿宋" w:hAnsi="仿宋" w:eastAsia="仿宋" w:cs="仿宋"/>
                <w:position w:val="1"/>
                <w:sz w:val="23"/>
                <w:szCs w:val="23"/>
                <w:lang w:val="en-US" w:eastAsia="zh-CN"/>
              </w:rPr>
              <w:t>否</w:t>
            </w:r>
          </w:p>
        </w:tc>
        <w:tc>
          <w:tcPr>
            <w:tcW w:w="2451" w:type="dxa"/>
            <w:vAlign w:val="top"/>
          </w:tcPr>
          <w:p w14:paraId="43C3B035">
            <w:pPr>
              <w:spacing w:before="194" w:line="312" w:lineRule="exact"/>
              <w:ind w:left="525"/>
              <w:jc w:val="distribute"/>
              <w:rPr>
                <w:rFonts w:hint="eastAsia" w:ascii="仿宋" w:hAnsi="仿宋" w:eastAsia="仿宋" w:cs="仿宋"/>
                <w:position w:val="1"/>
                <w:sz w:val="23"/>
                <w:szCs w:val="23"/>
                <w:lang w:val="en-US" w:eastAsia="zh-CN"/>
              </w:rPr>
            </w:pPr>
            <w:r>
              <w:rPr>
                <w:rFonts w:hint="eastAsia" w:ascii="仿宋" w:hAnsi="仿宋" w:eastAsia="仿宋" w:cs="仿宋"/>
                <w:position w:val="1"/>
                <w:sz w:val="23"/>
                <w:szCs w:val="23"/>
                <w:lang w:val="en-US" w:eastAsia="zh-CN"/>
              </w:rPr>
              <w:t>否</w:t>
            </w:r>
          </w:p>
        </w:tc>
      </w:tr>
      <w:tr w14:paraId="682A94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7" w:hRule="atLeast"/>
        </w:trPr>
        <w:tc>
          <w:tcPr>
            <w:tcW w:w="3164" w:type="dxa"/>
            <w:vAlign w:val="top"/>
          </w:tcPr>
          <w:p w14:paraId="36AA6947">
            <w:pPr>
              <w:keepNext w:val="0"/>
              <w:keepLines w:val="0"/>
              <w:pageBreakBefore w:val="0"/>
              <w:widowControl/>
              <w:kinsoku w:val="0"/>
              <w:wordWrap/>
              <w:overflowPunct/>
              <w:topLinePunct w:val="0"/>
              <w:autoSpaceDE w:val="0"/>
              <w:autoSpaceDN w:val="0"/>
              <w:bidi w:val="0"/>
              <w:adjustRightInd w:val="0"/>
              <w:snapToGrid w:val="0"/>
              <w:spacing w:before="196" w:line="228" w:lineRule="auto"/>
              <w:ind w:left="235"/>
              <w:jc w:val="center"/>
              <w:textAlignment w:val="baseline"/>
              <w:rPr>
                <w:rFonts w:ascii="仿宋" w:hAnsi="仿宋" w:eastAsia="仿宋" w:cs="仿宋"/>
                <w:spacing w:val="5"/>
                <w:sz w:val="23"/>
                <w:szCs w:val="23"/>
              </w:rPr>
            </w:pPr>
            <w:r>
              <w:rPr>
                <w:rFonts w:ascii="仿宋" w:hAnsi="仿宋" w:eastAsia="仿宋" w:cs="仿宋"/>
                <w:spacing w:val="5"/>
                <w:sz w:val="23"/>
                <w:szCs w:val="23"/>
              </w:rPr>
              <w:t>独生子女费</w:t>
            </w:r>
          </w:p>
        </w:tc>
        <w:tc>
          <w:tcPr>
            <w:tcW w:w="2372" w:type="dxa"/>
            <w:vAlign w:val="top"/>
          </w:tcPr>
          <w:p w14:paraId="3F72C351">
            <w:pPr>
              <w:spacing w:before="193" w:line="313" w:lineRule="exact"/>
              <w:ind w:left="381"/>
              <w:jc w:val="center"/>
              <w:rPr>
                <w:rFonts w:hint="eastAsia" w:ascii="仿宋" w:hAnsi="仿宋" w:eastAsia="仿宋" w:cs="仿宋"/>
                <w:position w:val="1"/>
                <w:sz w:val="23"/>
                <w:szCs w:val="23"/>
                <w:lang w:val="en-US" w:eastAsia="zh-CN"/>
              </w:rPr>
            </w:pPr>
            <w:r>
              <w:rPr>
                <w:rFonts w:hint="eastAsia" w:ascii="仿宋" w:hAnsi="仿宋" w:eastAsia="仿宋" w:cs="仿宋"/>
                <w:position w:val="1"/>
                <w:sz w:val="23"/>
                <w:szCs w:val="23"/>
                <w:lang w:val="en-US" w:eastAsia="zh-CN"/>
              </w:rPr>
              <w:t>否</w:t>
            </w:r>
          </w:p>
        </w:tc>
        <w:tc>
          <w:tcPr>
            <w:tcW w:w="2453" w:type="dxa"/>
            <w:gridSpan w:val="2"/>
            <w:vAlign w:val="top"/>
          </w:tcPr>
          <w:p w14:paraId="0EA7FBF3">
            <w:pPr>
              <w:spacing w:before="194" w:line="312" w:lineRule="exact"/>
              <w:ind w:left="525"/>
              <w:jc w:val="distribute"/>
              <w:rPr>
                <w:rFonts w:hint="eastAsia" w:ascii="仿宋" w:hAnsi="仿宋" w:eastAsia="仿宋" w:cs="仿宋"/>
                <w:position w:val="1"/>
                <w:sz w:val="23"/>
                <w:szCs w:val="23"/>
                <w:lang w:val="en-US" w:eastAsia="zh-CN"/>
              </w:rPr>
            </w:pPr>
            <w:r>
              <w:rPr>
                <w:rFonts w:hint="eastAsia" w:ascii="仿宋" w:hAnsi="仿宋" w:eastAsia="仿宋" w:cs="仿宋"/>
                <w:position w:val="1"/>
                <w:sz w:val="23"/>
                <w:szCs w:val="23"/>
                <w:lang w:val="en-US" w:eastAsia="zh-CN"/>
              </w:rPr>
              <w:t>否</w:t>
            </w:r>
          </w:p>
        </w:tc>
      </w:tr>
      <w:tr w14:paraId="222B66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3" w:hRule="atLeast"/>
        </w:trPr>
        <w:tc>
          <w:tcPr>
            <w:tcW w:w="3164" w:type="dxa"/>
            <w:vAlign w:val="top"/>
          </w:tcPr>
          <w:p w14:paraId="20FBDF78">
            <w:pPr>
              <w:keepNext w:val="0"/>
              <w:keepLines w:val="0"/>
              <w:pageBreakBefore w:val="0"/>
              <w:widowControl/>
              <w:kinsoku w:val="0"/>
              <w:wordWrap/>
              <w:overflowPunct/>
              <w:topLinePunct w:val="0"/>
              <w:autoSpaceDE w:val="0"/>
              <w:autoSpaceDN w:val="0"/>
              <w:bidi w:val="0"/>
              <w:adjustRightInd w:val="0"/>
              <w:snapToGrid w:val="0"/>
              <w:spacing w:before="196" w:line="228" w:lineRule="auto"/>
              <w:ind w:left="235"/>
              <w:jc w:val="center"/>
              <w:textAlignment w:val="baseline"/>
              <w:rPr>
                <w:rFonts w:ascii="仿宋" w:hAnsi="仿宋" w:eastAsia="仿宋" w:cs="仿宋"/>
                <w:spacing w:val="5"/>
                <w:sz w:val="23"/>
                <w:szCs w:val="23"/>
              </w:rPr>
            </w:pPr>
            <w:r>
              <w:rPr>
                <w:rFonts w:ascii="仿宋" w:hAnsi="仿宋" w:eastAsia="仿宋" w:cs="仿宋"/>
                <w:spacing w:val="5"/>
                <w:sz w:val="23"/>
                <w:szCs w:val="23"/>
              </w:rPr>
              <w:t>职工取暖费</w:t>
            </w:r>
          </w:p>
        </w:tc>
        <w:tc>
          <w:tcPr>
            <w:tcW w:w="2372" w:type="dxa"/>
            <w:vAlign w:val="top"/>
          </w:tcPr>
          <w:p w14:paraId="2672BCC9">
            <w:pPr>
              <w:spacing w:before="193" w:line="313" w:lineRule="exact"/>
              <w:ind w:left="381"/>
              <w:jc w:val="center"/>
              <w:rPr>
                <w:rFonts w:hint="eastAsia" w:ascii="仿宋" w:hAnsi="仿宋" w:eastAsia="仿宋" w:cs="仿宋"/>
                <w:position w:val="1"/>
                <w:sz w:val="23"/>
                <w:szCs w:val="23"/>
                <w:lang w:val="en-US" w:eastAsia="zh-CN"/>
              </w:rPr>
            </w:pPr>
            <w:r>
              <w:rPr>
                <w:rFonts w:hint="eastAsia" w:ascii="仿宋" w:hAnsi="仿宋" w:eastAsia="仿宋" w:cs="仿宋"/>
                <w:position w:val="1"/>
                <w:sz w:val="23"/>
                <w:szCs w:val="23"/>
                <w:lang w:val="en-US" w:eastAsia="zh-CN"/>
              </w:rPr>
              <w:t>否</w:t>
            </w:r>
          </w:p>
        </w:tc>
        <w:tc>
          <w:tcPr>
            <w:tcW w:w="2453" w:type="dxa"/>
            <w:gridSpan w:val="2"/>
            <w:vAlign w:val="top"/>
          </w:tcPr>
          <w:p w14:paraId="12B8A69B">
            <w:pPr>
              <w:spacing w:before="194" w:line="312" w:lineRule="exact"/>
              <w:ind w:left="525"/>
              <w:jc w:val="distribute"/>
              <w:rPr>
                <w:rFonts w:hint="eastAsia" w:ascii="仿宋" w:hAnsi="仿宋" w:eastAsia="仿宋" w:cs="仿宋"/>
                <w:position w:val="1"/>
                <w:sz w:val="23"/>
                <w:szCs w:val="23"/>
                <w:lang w:val="en-US" w:eastAsia="zh-CN"/>
              </w:rPr>
            </w:pPr>
            <w:r>
              <w:rPr>
                <w:rFonts w:hint="eastAsia" w:ascii="仿宋" w:hAnsi="仿宋" w:eastAsia="仿宋" w:cs="仿宋"/>
                <w:position w:val="1"/>
                <w:sz w:val="23"/>
                <w:szCs w:val="23"/>
                <w:lang w:val="en-US" w:eastAsia="zh-CN"/>
              </w:rPr>
              <w:t>否</w:t>
            </w:r>
          </w:p>
        </w:tc>
      </w:tr>
      <w:tr w14:paraId="09E345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2" w:hRule="atLeast"/>
        </w:trPr>
        <w:tc>
          <w:tcPr>
            <w:tcW w:w="3164" w:type="dxa"/>
            <w:vAlign w:val="top"/>
          </w:tcPr>
          <w:p w14:paraId="077F5BF2">
            <w:pPr>
              <w:keepNext w:val="0"/>
              <w:keepLines w:val="0"/>
              <w:pageBreakBefore w:val="0"/>
              <w:widowControl/>
              <w:kinsoku w:val="0"/>
              <w:wordWrap/>
              <w:overflowPunct/>
              <w:topLinePunct w:val="0"/>
              <w:autoSpaceDE w:val="0"/>
              <w:autoSpaceDN w:val="0"/>
              <w:bidi w:val="0"/>
              <w:adjustRightInd w:val="0"/>
              <w:snapToGrid w:val="0"/>
              <w:spacing w:before="196" w:line="228" w:lineRule="auto"/>
              <w:ind w:left="235"/>
              <w:jc w:val="center"/>
              <w:textAlignment w:val="baseline"/>
              <w:rPr>
                <w:rFonts w:ascii="仿宋" w:hAnsi="仿宋" w:eastAsia="仿宋" w:cs="仿宋"/>
                <w:spacing w:val="5"/>
                <w:sz w:val="23"/>
                <w:szCs w:val="23"/>
              </w:rPr>
            </w:pPr>
            <w:r>
              <w:rPr>
                <w:rFonts w:ascii="仿宋" w:hAnsi="仿宋" w:eastAsia="仿宋" w:cs="仿宋"/>
                <w:spacing w:val="5"/>
                <w:sz w:val="23"/>
                <w:szCs w:val="23"/>
              </w:rPr>
              <w:t>员工班车</w:t>
            </w:r>
          </w:p>
        </w:tc>
        <w:tc>
          <w:tcPr>
            <w:tcW w:w="2372" w:type="dxa"/>
            <w:vAlign w:val="top"/>
          </w:tcPr>
          <w:p w14:paraId="7C451948">
            <w:pPr>
              <w:spacing w:before="193" w:line="313" w:lineRule="exact"/>
              <w:ind w:left="381"/>
              <w:jc w:val="center"/>
              <w:rPr>
                <w:rFonts w:hint="eastAsia" w:ascii="仿宋" w:hAnsi="仿宋" w:eastAsia="仿宋" w:cs="仿宋"/>
                <w:position w:val="1"/>
                <w:sz w:val="23"/>
                <w:szCs w:val="23"/>
                <w:lang w:val="en-US" w:eastAsia="zh-CN"/>
              </w:rPr>
            </w:pPr>
            <w:r>
              <w:rPr>
                <w:rFonts w:hint="eastAsia" w:ascii="仿宋" w:hAnsi="仿宋" w:eastAsia="仿宋" w:cs="仿宋"/>
                <w:position w:val="1"/>
                <w:sz w:val="23"/>
                <w:szCs w:val="23"/>
                <w:lang w:val="en-US" w:eastAsia="zh-CN"/>
              </w:rPr>
              <w:t>否</w:t>
            </w:r>
          </w:p>
        </w:tc>
        <w:tc>
          <w:tcPr>
            <w:tcW w:w="2453" w:type="dxa"/>
            <w:gridSpan w:val="2"/>
            <w:vAlign w:val="top"/>
          </w:tcPr>
          <w:p w14:paraId="3683EF4E">
            <w:pPr>
              <w:spacing w:before="194" w:line="312" w:lineRule="exact"/>
              <w:ind w:left="525"/>
              <w:jc w:val="distribute"/>
              <w:rPr>
                <w:rFonts w:hint="eastAsia" w:ascii="仿宋" w:hAnsi="仿宋" w:eastAsia="仿宋" w:cs="仿宋"/>
                <w:position w:val="1"/>
                <w:sz w:val="23"/>
                <w:szCs w:val="23"/>
                <w:lang w:val="en-US" w:eastAsia="zh-CN"/>
              </w:rPr>
            </w:pPr>
            <w:r>
              <w:rPr>
                <w:rFonts w:hint="eastAsia" w:ascii="仿宋" w:hAnsi="仿宋" w:eastAsia="仿宋" w:cs="仿宋"/>
                <w:position w:val="1"/>
                <w:sz w:val="23"/>
                <w:szCs w:val="23"/>
                <w:lang w:val="en-US" w:eastAsia="zh-CN"/>
              </w:rPr>
              <w:t>否</w:t>
            </w:r>
          </w:p>
        </w:tc>
      </w:tr>
      <w:tr w14:paraId="421C9E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3" w:hRule="atLeast"/>
        </w:trPr>
        <w:tc>
          <w:tcPr>
            <w:tcW w:w="3164" w:type="dxa"/>
            <w:vAlign w:val="top"/>
          </w:tcPr>
          <w:p w14:paraId="4B44ED5F">
            <w:pPr>
              <w:keepNext w:val="0"/>
              <w:keepLines w:val="0"/>
              <w:pageBreakBefore w:val="0"/>
              <w:widowControl/>
              <w:kinsoku w:val="0"/>
              <w:wordWrap/>
              <w:overflowPunct/>
              <w:topLinePunct w:val="0"/>
              <w:autoSpaceDE w:val="0"/>
              <w:autoSpaceDN w:val="0"/>
              <w:bidi w:val="0"/>
              <w:adjustRightInd w:val="0"/>
              <w:snapToGrid w:val="0"/>
              <w:spacing w:before="196" w:line="228" w:lineRule="auto"/>
              <w:ind w:left="235"/>
              <w:jc w:val="center"/>
              <w:textAlignment w:val="baseline"/>
              <w:rPr>
                <w:rFonts w:ascii="仿宋" w:hAnsi="仿宋" w:eastAsia="仿宋" w:cs="仿宋"/>
                <w:spacing w:val="5"/>
                <w:sz w:val="23"/>
                <w:szCs w:val="23"/>
              </w:rPr>
            </w:pPr>
            <w:r>
              <w:rPr>
                <w:rFonts w:ascii="仿宋" w:hAnsi="仿宋" w:eastAsia="仿宋" w:cs="仿宋"/>
                <w:spacing w:val="5"/>
                <w:sz w:val="23"/>
                <w:szCs w:val="23"/>
              </w:rPr>
              <w:t>交通补贴</w:t>
            </w:r>
          </w:p>
        </w:tc>
        <w:tc>
          <w:tcPr>
            <w:tcW w:w="2372" w:type="dxa"/>
            <w:vAlign w:val="top"/>
          </w:tcPr>
          <w:p w14:paraId="40FF11B2">
            <w:pPr>
              <w:spacing w:before="193" w:line="313" w:lineRule="exact"/>
              <w:ind w:left="381"/>
              <w:jc w:val="center"/>
              <w:rPr>
                <w:rFonts w:hint="eastAsia" w:ascii="仿宋" w:hAnsi="仿宋" w:eastAsia="仿宋" w:cs="仿宋"/>
                <w:sz w:val="23"/>
                <w:szCs w:val="23"/>
                <w:lang w:eastAsia="zh-CN"/>
              </w:rPr>
            </w:pPr>
            <w:r>
              <w:rPr>
                <w:rFonts w:hint="eastAsia" w:ascii="仿宋" w:hAnsi="仿宋" w:eastAsia="仿宋" w:cs="仿宋"/>
                <w:position w:val="1"/>
                <w:sz w:val="23"/>
                <w:szCs w:val="23"/>
                <w:lang w:val="en-US" w:eastAsia="zh-CN"/>
              </w:rPr>
              <w:t>是</w:t>
            </w:r>
          </w:p>
        </w:tc>
        <w:tc>
          <w:tcPr>
            <w:tcW w:w="2453" w:type="dxa"/>
            <w:gridSpan w:val="2"/>
            <w:vAlign w:val="top"/>
          </w:tcPr>
          <w:p w14:paraId="70026213">
            <w:pPr>
              <w:spacing w:before="194" w:line="312" w:lineRule="exact"/>
              <w:ind w:left="525"/>
              <w:jc w:val="distribute"/>
              <w:rPr>
                <w:rFonts w:hint="eastAsia" w:ascii="仿宋" w:hAnsi="仿宋" w:eastAsia="仿宋" w:cs="仿宋"/>
                <w:position w:val="1"/>
                <w:sz w:val="23"/>
                <w:szCs w:val="23"/>
                <w:lang w:val="en-US" w:eastAsia="zh-CN"/>
              </w:rPr>
            </w:pPr>
            <w:r>
              <w:rPr>
                <w:rFonts w:hint="eastAsia" w:ascii="仿宋" w:hAnsi="仿宋" w:eastAsia="仿宋" w:cs="仿宋"/>
                <w:position w:val="1"/>
                <w:sz w:val="23"/>
                <w:szCs w:val="23"/>
                <w:lang w:val="en-US" w:eastAsia="zh-CN"/>
              </w:rPr>
              <w:t>是</w:t>
            </w:r>
          </w:p>
        </w:tc>
      </w:tr>
      <w:tr w14:paraId="004AD5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2" w:hRule="atLeast"/>
        </w:trPr>
        <w:tc>
          <w:tcPr>
            <w:tcW w:w="3164" w:type="dxa"/>
            <w:vAlign w:val="top"/>
          </w:tcPr>
          <w:p w14:paraId="6B299D68">
            <w:pPr>
              <w:keepNext w:val="0"/>
              <w:keepLines w:val="0"/>
              <w:pageBreakBefore w:val="0"/>
              <w:widowControl/>
              <w:kinsoku w:val="0"/>
              <w:wordWrap/>
              <w:overflowPunct/>
              <w:topLinePunct w:val="0"/>
              <w:autoSpaceDE w:val="0"/>
              <w:autoSpaceDN w:val="0"/>
              <w:bidi w:val="0"/>
              <w:adjustRightInd w:val="0"/>
              <w:snapToGrid w:val="0"/>
              <w:spacing w:before="196" w:line="228" w:lineRule="auto"/>
              <w:ind w:left="235"/>
              <w:jc w:val="center"/>
              <w:textAlignment w:val="baseline"/>
              <w:rPr>
                <w:rFonts w:ascii="仿宋" w:hAnsi="仿宋" w:eastAsia="仿宋" w:cs="仿宋"/>
                <w:spacing w:val="5"/>
                <w:sz w:val="23"/>
                <w:szCs w:val="23"/>
              </w:rPr>
            </w:pPr>
            <w:r>
              <w:rPr>
                <w:rFonts w:ascii="仿宋" w:hAnsi="仿宋" w:eastAsia="仿宋" w:cs="仿宋"/>
                <w:spacing w:val="5"/>
                <w:sz w:val="23"/>
                <w:szCs w:val="23"/>
              </w:rPr>
              <w:t>通讯费用</w:t>
            </w:r>
          </w:p>
        </w:tc>
        <w:tc>
          <w:tcPr>
            <w:tcW w:w="2372" w:type="dxa"/>
            <w:vAlign w:val="top"/>
          </w:tcPr>
          <w:p w14:paraId="1C222943">
            <w:pPr>
              <w:spacing w:before="196" w:line="312" w:lineRule="exact"/>
              <w:ind w:left="381"/>
              <w:jc w:val="center"/>
              <w:rPr>
                <w:rFonts w:hint="eastAsia" w:ascii="仿宋" w:hAnsi="仿宋" w:eastAsia="仿宋" w:cs="仿宋"/>
                <w:position w:val="1"/>
                <w:sz w:val="23"/>
                <w:szCs w:val="23"/>
                <w:lang w:val="en-US" w:eastAsia="zh-CN"/>
              </w:rPr>
            </w:pPr>
            <w:r>
              <w:rPr>
                <w:rFonts w:hint="eastAsia" w:ascii="仿宋" w:hAnsi="仿宋" w:eastAsia="仿宋" w:cs="仿宋"/>
                <w:position w:val="1"/>
                <w:sz w:val="23"/>
                <w:szCs w:val="23"/>
                <w:lang w:val="en-US" w:eastAsia="zh-CN"/>
              </w:rPr>
              <w:t>否</w:t>
            </w:r>
          </w:p>
        </w:tc>
        <w:tc>
          <w:tcPr>
            <w:tcW w:w="2453" w:type="dxa"/>
            <w:gridSpan w:val="2"/>
            <w:vAlign w:val="top"/>
          </w:tcPr>
          <w:p w14:paraId="0D35991F">
            <w:pPr>
              <w:spacing w:before="198" w:line="313" w:lineRule="exact"/>
              <w:ind w:left="526"/>
              <w:jc w:val="distribute"/>
              <w:rPr>
                <w:rFonts w:hint="eastAsia" w:ascii="仿宋" w:hAnsi="仿宋" w:eastAsia="仿宋" w:cs="仿宋"/>
                <w:position w:val="1"/>
                <w:sz w:val="23"/>
                <w:szCs w:val="23"/>
                <w:lang w:val="en-US" w:eastAsia="zh-CN"/>
              </w:rPr>
            </w:pPr>
            <w:r>
              <w:rPr>
                <w:rFonts w:hint="eastAsia" w:ascii="仿宋" w:hAnsi="仿宋" w:eastAsia="仿宋" w:cs="仿宋"/>
                <w:position w:val="1"/>
                <w:sz w:val="23"/>
                <w:szCs w:val="23"/>
                <w:lang w:val="en-US" w:eastAsia="zh-CN"/>
              </w:rPr>
              <w:t>否</w:t>
            </w:r>
          </w:p>
        </w:tc>
      </w:tr>
      <w:tr w14:paraId="48B90C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3" w:hRule="atLeast"/>
        </w:trPr>
        <w:tc>
          <w:tcPr>
            <w:tcW w:w="3164" w:type="dxa"/>
            <w:vAlign w:val="top"/>
          </w:tcPr>
          <w:p w14:paraId="7C29E254">
            <w:pPr>
              <w:keepNext w:val="0"/>
              <w:keepLines w:val="0"/>
              <w:pageBreakBefore w:val="0"/>
              <w:widowControl/>
              <w:kinsoku w:val="0"/>
              <w:wordWrap/>
              <w:overflowPunct/>
              <w:topLinePunct w:val="0"/>
              <w:autoSpaceDE w:val="0"/>
              <w:autoSpaceDN w:val="0"/>
              <w:bidi w:val="0"/>
              <w:adjustRightInd w:val="0"/>
              <w:snapToGrid w:val="0"/>
              <w:spacing w:before="196" w:line="228" w:lineRule="auto"/>
              <w:ind w:left="235"/>
              <w:jc w:val="center"/>
              <w:textAlignment w:val="baseline"/>
              <w:rPr>
                <w:rFonts w:ascii="仿宋" w:hAnsi="仿宋" w:eastAsia="仿宋" w:cs="仿宋"/>
                <w:spacing w:val="5"/>
                <w:sz w:val="23"/>
                <w:szCs w:val="23"/>
              </w:rPr>
            </w:pPr>
            <w:r>
              <w:rPr>
                <w:rFonts w:ascii="仿宋" w:hAnsi="仿宋" w:eastAsia="仿宋" w:cs="仿宋"/>
                <w:spacing w:val="5"/>
                <w:sz w:val="23"/>
                <w:szCs w:val="23"/>
              </w:rPr>
              <w:t>高原津贴</w:t>
            </w:r>
          </w:p>
        </w:tc>
        <w:tc>
          <w:tcPr>
            <w:tcW w:w="2372" w:type="dxa"/>
            <w:vAlign w:val="top"/>
          </w:tcPr>
          <w:p w14:paraId="6E2A2348">
            <w:pPr>
              <w:spacing w:before="196" w:line="312" w:lineRule="exact"/>
              <w:ind w:left="381"/>
              <w:jc w:val="center"/>
              <w:rPr>
                <w:rFonts w:hint="eastAsia" w:ascii="仿宋" w:hAnsi="仿宋" w:eastAsia="仿宋" w:cs="仿宋"/>
                <w:position w:val="1"/>
                <w:sz w:val="23"/>
                <w:szCs w:val="23"/>
                <w:lang w:val="en-US" w:eastAsia="zh-CN"/>
              </w:rPr>
            </w:pPr>
            <w:r>
              <w:rPr>
                <w:rFonts w:hint="eastAsia" w:ascii="仿宋" w:hAnsi="仿宋" w:eastAsia="仿宋" w:cs="仿宋"/>
                <w:position w:val="1"/>
                <w:sz w:val="23"/>
                <w:szCs w:val="23"/>
                <w:lang w:val="en-US" w:eastAsia="zh-CN"/>
              </w:rPr>
              <w:t>是</w:t>
            </w:r>
          </w:p>
        </w:tc>
        <w:tc>
          <w:tcPr>
            <w:tcW w:w="2453" w:type="dxa"/>
            <w:gridSpan w:val="2"/>
            <w:vAlign w:val="top"/>
          </w:tcPr>
          <w:p w14:paraId="73EF8B7D">
            <w:pPr>
              <w:spacing w:before="198" w:line="313" w:lineRule="exact"/>
              <w:ind w:left="526"/>
              <w:jc w:val="distribute"/>
              <w:rPr>
                <w:rFonts w:hint="eastAsia" w:ascii="仿宋" w:hAnsi="仿宋" w:eastAsia="仿宋" w:cs="仿宋"/>
                <w:position w:val="1"/>
                <w:sz w:val="23"/>
                <w:szCs w:val="23"/>
                <w:lang w:val="en-US" w:eastAsia="zh-CN"/>
              </w:rPr>
            </w:pPr>
            <w:r>
              <w:rPr>
                <w:rFonts w:hint="eastAsia" w:ascii="仿宋" w:hAnsi="仿宋" w:eastAsia="仿宋" w:cs="仿宋"/>
                <w:position w:val="1"/>
                <w:sz w:val="23"/>
                <w:szCs w:val="23"/>
                <w:lang w:val="en-US" w:eastAsia="zh-CN"/>
              </w:rPr>
              <w:t>是</w:t>
            </w:r>
          </w:p>
        </w:tc>
      </w:tr>
      <w:tr w14:paraId="053C2A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55" w:hRule="atLeast"/>
        </w:trPr>
        <w:tc>
          <w:tcPr>
            <w:tcW w:w="3164" w:type="dxa"/>
            <w:vAlign w:val="top"/>
          </w:tcPr>
          <w:p w14:paraId="7844B296">
            <w:pPr>
              <w:keepNext w:val="0"/>
              <w:keepLines w:val="0"/>
              <w:pageBreakBefore w:val="0"/>
              <w:widowControl/>
              <w:kinsoku w:val="0"/>
              <w:wordWrap/>
              <w:overflowPunct/>
              <w:topLinePunct w:val="0"/>
              <w:autoSpaceDE w:val="0"/>
              <w:autoSpaceDN w:val="0"/>
              <w:bidi w:val="0"/>
              <w:adjustRightInd w:val="0"/>
              <w:snapToGrid w:val="0"/>
              <w:spacing w:before="196" w:line="228" w:lineRule="auto"/>
              <w:ind w:left="235"/>
              <w:jc w:val="center"/>
              <w:textAlignment w:val="baseline"/>
              <w:rPr>
                <w:rFonts w:ascii="仿宋" w:hAnsi="仿宋" w:eastAsia="仿宋" w:cs="仿宋"/>
                <w:spacing w:val="5"/>
                <w:sz w:val="23"/>
                <w:szCs w:val="23"/>
              </w:rPr>
            </w:pPr>
            <w:r>
              <w:rPr>
                <w:rFonts w:ascii="仿宋" w:hAnsi="仿宋" w:eastAsia="仿宋" w:cs="仿宋"/>
                <w:spacing w:val="5"/>
                <w:sz w:val="23"/>
                <w:szCs w:val="23"/>
              </w:rPr>
              <w:t>商业保险</w:t>
            </w:r>
          </w:p>
        </w:tc>
        <w:tc>
          <w:tcPr>
            <w:tcW w:w="2372" w:type="dxa"/>
            <w:vAlign w:val="top"/>
          </w:tcPr>
          <w:p w14:paraId="0E528B2A">
            <w:pPr>
              <w:spacing w:before="196" w:line="312" w:lineRule="exact"/>
              <w:ind w:left="381"/>
              <w:jc w:val="center"/>
              <w:rPr>
                <w:rFonts w:hint="eastAsia" w:ascii="仿宋" w:hAnsi="仿宋" w:eastAsia="仿宋" w:cs="仿宋"/>
                <w:position w:val="1"/>
                <w:sz w:val="23"/>
                <w:szCs w:val="23"/>
                <w:lang w:val="en-US" w:eastAsia="zh-CN"/>
              </w:rPr>
            </w:pPr>
            <w:r>
              <w:rPr>
                <w:rFonts w:hint="eastAsia" w:ascii="仿宋" w:hAnsi="仿宋" w:eastAsia="仿宋" w:cs="仿宋"/>
                <w:position w:val="1"/>
                <w:sz w:val="23"/>
                <w:szCs w:val="23"/>
                <w:lang w:val="en-US" w:eastAsia="zh-CN"/>
              </w:rPr>
              <w:t>否</w:t>
            </w:r>
          </w:p>
        </w:tc>
        <w:tc>
          <w:tcPr>
            <w:tcW w:w="2453" w:type="dxa"/>
            <w:gridSpan w:val="2"/>
            <w:vAlign w:val="top"/>
          </w:tcPr>
          <w:p w14:paraId="0A19529B">
            <w:pPr>
              <w:spacing w:before="198" w:line="313" w:lineRule="exact"/>
              <w:ind w:left="526"/>
              <w:jc w:val="distribute"/>
              <w:rPr>
                <w:rFonts w:hint="eastAsia" w:ascii="仿宋" w:hAnsi="仿宋" w:eastAsia="仿宋" w:cs="仿宋"/>
                <w:position w:val="1"/>
                <w:sz w:val="23"/>
                <w:szCs w:val="23"/>
                <w:lang w:val="en-US" w:eastAsia="zh-CN"/>
              </w:rPr>
            </w:pPr>
            <w:r>
              <w:rPr>
                <w:rFonts w:hint="eastAsia" w:ascii="仿宋" w:hAnsi="仿宋" w:eastAsia="仿宋" w:cs="仿宋"/>
                <w:position w:val="1"/>
                <w:sz w:val="23"/>
                <w:szCs w:val="23"/>
                <w:lang w:val="en-US" w:eastAsia="zh-CN"/>
              </w:rPr>
              <w:t>是</w:t>
            </w:r>
          </w:p>
        </w:tc>
      </w:tr>
      <w:tr w14:paraId="5E579C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3" w:hRule="atLeast"/>
        </w:trPr>
        <w:tc>
          <w:tcPr>
            <w:tcW w:w="3164" w:type="dxa"/>
            <w:vAlign w:val="top"/>
          </w:tcPr>
          <w:p w14:paraId="247CA20B">
            <w:pPr>
              <w:keepNext w:val="0"/>
              <w:keepLines w:val="0"/>
              <w:pageBreakBefore w:val="0"/>
              <w:widowControl/>
              <w:kinsoku w:val="0"/>
              <w:wordWrap/>
              <w:overflowPunct/>
              <w:topLinePunct w:val="0"/>
              <w:autoSpaceDE w:val="0"/>
              <w:autoSpaceDN w:val="0"/>
              <w:bidi w:val="0"/>
              <w:adjustRightInd w:val="0"/>
              <w:snapToGrid w:val="0"/>
              <w:spacing w:before="196" w:line="228" w:lineRule="auto"/>
              <w:ind w:left="235"/>
              <w:jc w:val="center"/>
              <w:textAlignment w:val="baseline"/>
              <w:rPr>
                <w:rFonts w:ascii="仿宋" w:hAnsi="仿宋" w:eastAsia="仿宋" w:cs="仿宋"/>
                <w:sz w:val="23"/>
                <w:szCs w:val="23"/>
              </w:rPr>
            </w:pPr>
            <w:r>
              <w:rPr>
                <w:rFonts w:ascii="仿宋" w:hAnsi="仿宋" w:eastAsia="仿宋" w:cs="仿宋"/>
                <w:spacing w:val="5"/>
                <w:sz w:val="23"/>
                <w:szCs w:val="23"/>
              </w:rPr>
              <w:t>体</w:t>
            </w:r>
            <w:r>
              <w:rPr>
                <w:rFonts w:ascii="仿宋" w:hAnsi="仿宋" w:eastAsia="仿宋" w:cs="仿宋"/>
                <w:spacing w:val="4"/>
                <w:sz w:val="23"/>
                <w:szCs w:val="23"/>
              </w:rPr>
              <w:t>检费</w:t>
            </w:r>
          </w:p>
        </w:tc>
        <w:tc>
          <w:tcPr>
            <w:tcW w:w="2372" w:type="dxa"/>
            <w:vAlign w:val="top"/>
          </w:tcPr>
          <w:p w14:paraId="552D5BF2">
            <w:pPr>
              <w:spacing w:before="196" w:line="312" w:lineRule="exact"/>
              <w:ind w:left="381"/>
              <w:jc w:val="center"/>
              <w:rPr>
                <w:rFonts w:hint="eastAsia" w:ascii="仿宋" w:hAnsi="仿宋" w:eastAsia="仿宋" w:cs="仿宋"/>
                <w:position w:val="1"/>
                <w:sz w:val="23"/>
                <w:szCs w:val="23"/>
                <w:lang w:val="en-US" w:eastAsia="zh-CN"/>
              </w:rPr>
            </w:pPr>
            <w:r>
              <w:rPr>
                <w:rFonts w:hint="eastAsia" w:ascii="仿宋" w:hAnsi="仿宋" w:eastAsia="仿宋" w:cs="仿宋"/>
                <w:position w:val="1"/>
                <w:sz w:val="23"/>
                <w:szCs w:val="23"/>
                <w:lang w:val="en-US" w:eastAsia="zh-CN"/>
              </w:rPr>
              <w:t>否</w:t>
            </w:r>
          </w:p>
        </w:tc>
        <w:tc>
          <w:tcPr>
            <w:tcW w:w="2453" w:type="dxa"/>
            <w:gridSpan w:val="2"/>
            <w:vAlign w:val="top"/>
          </w:tcPr>
          <w:p w14:paraId="58F7AA28">
            <w:pPr>
              <w:spacing w:before="198" w:line="313" w:lineRule="exact"/>
              <w:ind w:left="526"/>
              <w:jc w:val="distribute"/>
              <w:rPr>
                <w:rFonts w:hint="eastAsia" w:ascii="仿宋" w:hAnsi="仿宋" w:eastAsia="仿宋" w:cs="仿宋"/>
                <w:position w:val="1"/>
                <w:sz w:val="23"/>
                <w:szCs w:val="23"/>
                <w:lang w:val="en-US" w:eastAsia="zh-CN"/>
              </w:rPr>
            </w:pPr>
            <w:r>
              <w:rPr>
                <w:rFonts w:hint="eastAsia" w:ascii="仿宋" w:hAnsi="仿宋" w:eastAsia="仿宋" w:cs="仿宋"/>
                <w:position w:val="1"/>
                <w:sz w:val="23"/>
                <w:szCs w:val="23"/>
                <w:lang w:val="en-US" w:eastAsia="zh-CN"/>
              </w:rPr>
              <w:t>否</w:t>
            </w:r>
          </w:p>
        </w:tc>
      </w:tr>
      <w:tr w14:paraId="04B2FC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3" w:hRule="atLeast"/>
        </w:trPr>
        <w:tc>
          <w:tcPr>
            <w:tcW w:w="3164" w:type="dxa"/>
            <w:vAlign w:val="top"/>
          </w:tcPr>
          <w:p w14:paraId="30DAA45B">
            <w:pPr>
              <w:keepNext w:val="0"/>
              <w:keepLines w:val="0"/>
              <w:pageBreakBefore w:val="0"/>
              <w:widowControl/>
              <w:kinsoku w:val="0"/>
              <w:wordWrap/>
              <w:overflowPunct/>
              <w:topLinePunct w:val="0"/>
              <w:autoSpaceDE w:val="0"/>
              <w:autoSpaceDN w:val="0"/>
              <w:bidi w:val="0"/>
              <w:adjustRightInd w:val="0"/>
              <w:snapToGrid w:val="0"/>
              <w:spacing w:before="196" w:line="228" w:lineRule="auto"/>
              <w:ind w:left="235"/>
              <w:jc w:val="center"/>
              <w:textAlignment w:val="baseline"/>
              <w:rPr>
                <w:rFonts w:ascii="仿宋" w:hAnsi="仿宋" w:eastAsia="仿宋" w:cs="仿宋"/>
                <w:spacing w:val="5"/>
                <w:sz w:val="23"/>
                <w:szCs w:val="23"/>
              </w:rPr>
            </w:pPr>
            <w:r>
              <w:rPr>
                <w:rFonts w:ascii="仿宋" w:hAnsi="仿宋" w:eastAsia="仿宋" w:cs="仿宋"/>
                <w:spacing w:val="5"/>
                <w:sz w:val="23"/>
                <w:szCs w:val="23"/>
              </w:rPr>
              <w:t>膳食补贴</w:t>
            </w:r>
          </w:p>
        </w:tc>
        <w:tc>
          <w:tcPr>
            <w:tcW w:w="2372" w:type="dxa"/>
            <w:vAlign w:val="top"/>
          </w:tcPr>
          <w:p w14:paraId="7FEEBD13">
            <w:pPr>
              <w:spacing w:before="196" w:line="312" w:lineRule="exact"/>
              <w:ind w:left="381"/>
              <w:jc w:val="center"/>
              <w:rPr>
                <w:rFonts w:ascii="仿宋" w:hAnsi="仿宋" w:eastAsia="仿宋" w:cs="仿宋"/>
                <w:sz w:val="23"/>
                <w:szCs w:val="23"/>
              </w:rPr>
            </w:pPr>
            <w:r>
              <w:rPr>
                <w:rFonts w:hint="eastAsia" w:ascii="仿宋" w:hAnsi="仿宋" w:eastAsia="仿宋" w:cs="仿宋"/>
                <w:position w:val="1"/>
                <w:sz w:val="23"/>
                <w:szCs w:val="23"/>
                <w:lang w:val="en-US" w:eastAsia="zh-CN"/>
              </w:rPr>
              <w:t>是</w:t>
            </w:r>
          </w:p>
        </w:tc>
        <w:tc>
          <w:tcPr>
            <w:tcW w:w="2453" w:type="dxa"/>
            <w:gridSpan w:val="2"/>
            <w:vAlign w:val="top"/>
          </w:tcPr>
          <w:p w14:paraId="44C07491">
            <w:pPr>
              <w:spacing w:before="198" w:line="313" w:lineRule="exact"/>
              <w:ind w:left="526"/>
              <w:jc w:val="distribute"/>
              <w:rPr>
                <w:rFonts w:hint="eastAsia" w:ascii="仿宋" w:hAnsi="仿宋" w:eastAsia="仿宋" w:cs="仿宋"/>
                <w:position w:val="1"/>
                <w:sz w:val="23"/>
                <w:szCs w:val="23"/>
                <w:lang w:val="en-US" w:eastAsia="zh-CN"/>
              </w:rPr>
            </w:pPr>
            <w:r>
              <w:rPr>
                <w:rFonts w:hint="eastAsia" w:ascii="仿宋" w:hAnsi="仿宋" w:eastAsia="仿宋" w:cs="仿宋"/>
                <w:position w:val="1"/>
                <w:sz w:val="23"/>
                <w:szCs w:val="23"/>
                <w:lang w:val="en-US" w:eastAsia="zh-CN"/>
              </w:rPr>
              <w:t>是</w:t>
            </w:r>
          </w:p>
        </w:tc>
      </w:tr>
      <w:tr w14:paraId="2BEEDA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2" w:hRule="atLeast"/>
        </w:trPr>
        <w:tc>
          <w:tcPr>
            <w:tcW w:w="3164" w:type="dxa"/>
            <w:vAlign w:val="top"/>
          </w:tcPr>
          <w:p w14:paraId="654E1F9C">
            <w:pPr>
              <w:keepNext w:val="0"/>
              <w:keepLines w:val="0"/>
              <w:pageBreakBefore w:val="0"/>
              <w:widowControl/>
              <w:kinsoku w:val="0"/>
              <w:wordWrap/>
              <w:overflowPunct/>
              <w:topLinePunct w:val="0"/>
              <w:autoSpaceDE w:val="0"/>
              <w:autoSpaceDN w:val="0"/>
              <w:bidi w:val="0"/>
              <w:adjustRightInd w:val="0"/>
              <w:snapToGrid w:val="0"/>
              <w:spacing w:before="196" w:line="228" w:lineRule="auto"/>
              <w:ind w:left="235"/>
              <w:jc w:val="center"/>
              <w:textAlignment w:val="baseline"/>
              <w:rPr>
                <w:rFonts w:ascii="仿宋" w:hAnsi="仿宋" w:eastAsia="仿宋" w:cs="仿宋"/>
                <w:spacing w:val="5"/>
                <w:sz w:val="23"/>
                <w:szCs w:val="23"/>
              </w:rPr>
            </w:pPr>
            <w:r>
              <w:rPr>
                <w:rFonts w:ascii="仿宋" w:hAnsi="仿宋" w:eastAsia="仿宋" w:cs="仿宋"/>
                <w:spacing w:val="5"/>
                <w:sz w:val="23"/>
                <w:szCs w:val="23"/>
              </w:rPr>
              <w:t>膳食福利</w:t>
            </w:r>
          </w:p>
        </w:tc>
        <w:tc>
          <w:tcPr>
            <w:tcW w:w="2372" w:type="dxa"/>
            <w:vAlign w:val="top"/>
          </w:tcPr>
          <w:p w14:paraId="69C8E923">
            <w:pPr>
              <w:spacing w:before="196" w:line="312" w:lineRule="exact"/>
              <w:ind w:left="381"/>
              <w:jc w:val="center"/>
              <w:rPr>
                <w:rFonts w:hint="eastAsia" w:ascii="仿宋" w:hAnsi="仿宋" w:eastAsia="仿宋" w:cs="仿宋"/>
                <w:position w:val="1"/>
                <w:sz w:val="23"/>
                <w:szCs w:val="23"/>
                <w:lang w:val="en-US" w:eastAsia="zh-CN"/>
              </w:rPr>
            </w:pPr>
            <w:r>
              <w:rPr>
                <w:rFonts w:hint="eastAsia" w:ascii="仿宋" w:hAnsi="仿宋" w:eastAsia="仿宋" w:cs="仿宋"/>
                <w:position w:val="1"/>
                <w:sz w:val="23"/>
                <w:szCs w:val="23"/>
                <w:lang w:val="en-US" w:eastAsia="zh-CN"/>
              </w:rPr>
              <w:t>否</w:t>
            </w:r>
          </w:p>
        </w:tc>
        <w:tc>
          <w:tcPr>
            <w:tcW w:w="2453" w:type="dxa"/>
            <w:gridSpan w:val="2"/>
            <w:vAlign w:val="top"/>
          </w:tcPr>
          <w:p w14:paraId="50935742">
            <w:pPr>
              <w:spacing w:before="198" w:line="313" w:lineRule="exact"/>
              <w:ind w:left="526"/>
              <w:jc w:val="distribute"/>
              <w:rPr>
                <w:rFonts w:hint="eastAsia" w:ascii="仿宋" w:hAnsi="仿宋" w:eastAsia="仿宋" w:cs="仿宋"/>
                <w:position w:val="1"/>
                <w:sz w:val="23"/>
                <w:szCs w:val="23"/>
                <w:lang w:val="en-US" w:eastAsia="zh-CN"/>
              </w:rPr>
            </w:pPr>
            <w:r>
              <w:rPr>
                <w:rFonts w:hint="eastAsia" w:ascii="仿宋" w:hAnsi="仿宋" w:eastAsia="仿宋" w:cs="仿宋"/>
                <w:position w:val="1"/>
                <w:sz w:val="23"/>
                <w:szCs w:val="23"/>
                <w:lang w:val="en-US" w:eastAsia="zh-CN"/>
              </w:rPr>
              <w:t>否</w:t>
            </w:r>
          </w:p>
        </w:tc>
      </w:tr>
      <w:tr w14:paraId="5E48D6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3" w:hRule="atLeast"/>
        </w:trPr>
        <w:tc>
          <w:tcPr>
            <w:tcW w:w="3164" w:type="dxa"/>
            <w:vAlign w:val="top"/>
          </w:tcPr>
          <w:p w14:paraId="73DCB971">
            <w:pPr>
              <w:keepNext w:val="0"/>
              <w:keepLines w:val="0"/>
              <w:pageBreakBefore w:val="0"/>
              <w:widowControl/>
              <w:kinsoku w:val="0"/>
              <w:wordWrap/>
              <w:overflowPunct/>
              <w:topLinePunct w:val="0"/>
              <w:autoSpaceDE w:val="0"/>
              <w:autoSpaceDN w:val="0"/>
              <w:bidi w:val="0"/>
              <w:adjustRightInd w:val="0"/>
              <w:snapToGrid w:val="0"/>
              <w:spacing w:before="196" w:line="228" w:lineRule="auto"/>
              <w:ind w:left="235"/>
              <w:jc w:val="center"/>
              <w:textAlignment w:val="baseline"/>
              <w:rPr>
                <w:rFonts w:ascii="仿宋" w:hAnsi="仿宋" w:eastAsia="仿宋" w:cs="仿宋"/>
                <w:spacing w:val="5"/>
                <w:sz w:val="23"/>
                <w:szCs w:val="23"/>
              </w:rPr>
            </w:pPr>
            <w:r>
              <w:rPr>
                <w:rFonts w:ascii="仿宋" w:hAnsi="仿宋" w:eastAsia="仿宋" w:cs="仿宋"/>
                <w:spacing w:val="5"/>
                <w:sz w:val="23"/>
                <w:szCs w:val="23"/>
              </w:rPr>
              <w:t>异地租房补贴</w:t>
            </w:r>
          </w:p>
        </w:tc>
        <w:tc>
          <w:tcPr>
            <w:tcW w:w="2372" w:type="dxa"/>
            <w:vAlign w:val="top"/>
          </w:tcPr>
          <w:p w14:paraId="37C75C13">
            <w:pPr>
              <w:spacing w:before="196" w:line="312" w:lineRule="exact"/>
              <w:ind w:left="381"/>
              <w:jc w:val="center"/>
              <w:rPr>
                <w:rFonts w:hint="eastAsia" w:ascii="仿宋" w:hAnsi="仿宋" w:eastAsia="仿宋" w:cs="仿宋"/>
                <w:position w:val="1"/>
                <w:sz w:val="23"/>
                <w:szCs w:val="23"/>
                <w:lang w:val="en-US" w:eastAsia="zh-CN"/>
              </w:rPr>
            </w:pPr>
            <w:r>
              <w:rPr>
                <w:rFonts w:hint="eastAsia" w:ascii="仿宋" w:hAnsi="仿宋" w:eastAsia="仿宋" w:cs="仿宋"/>
                <w:position w:val="1"/>
                <w:sz w:val="23"/>
                <w:szCs w:val="23"/>
                <w:lang w:val="en-US" w:eastAsia="zh-CN"/>
              </w:rPr>
              <w:t>是</w:t>
            </w:r>
          </w:p>
        </w:tc>
        <w:tc>
          <w:tcPr>
            <w:tcW w:w="2453" w:type="dxa"/>
            <w:gridSpan w:val="2"/>
            <w:vAlign w:val="top"/>
          </w:tcPr>
          <w:p w14:paraId="19389B53">
            <w:pPr>
              <w:spacing w:before="198" w:line="313" w:lineRule="exact"/>
              <w:ind w:left="526"/>
              <w:jc w:val="distribute"/>
              <w:rPr>
                <w:rFonts w:ascii="仿宋" w:hAnsi="仿宋" w:eastAsia="仿宋" w:cs="仿宋"/>
                <w:sz w:val="23"/>
                <w:szCs w:val="23"/>
              </w:rPr>
            </w:pPr>
            <w:r>
              <w:rPr>
                <w:rFonts w:hint="eastAsia" w:ascii="仿宋" w:hAnsi="仿宋" w:eastAsia="仿宋" w:cs="仿宋"/>
                <w:position w:val="1"/>
                <w:sz w:val="23"/>
                <w:szCs w:val="23"/>
                <w:lang w:val="en-US" w:eastAsia="zh-CN"/>
              </w:rPr>
              <w:t>是</w:t>
            </w:r>
          </w:p>
        </w:tc>
      </w:tr>
      <w:tr w14:paraId="048B2E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3" w:hRule="atLeast"/>
        </w:trPr>
        <w:tc>
          <w:tcPr>
            <w:tcW w:w="3164" w:type="dxa"/>
            <w:vAlign w:val="top"/>
          </w:tcPr>
          <w:p w14:paraId="42D1BF92">
            <w:pPr>
              <w:keepNext w:val="0"/>
              <w:keepLines w:val="0"/>
              <w:pageBreakBefore w:val="0"/>
              <w:widowControl/>
              <w:kinsoku w:val="0"/>
              <w:wordWrap/>
              <w:overflowPunct/>
              <w:topLinePunct w:val="0"/>
              <w:autoSpaceDE w:val="0"/>
              <w:autoSpaceDN w:val="0"/>
              <w:bidi w:val="0"/>
              <w:adjustRightInd w:val="0"/>
              <w:snapToGrid w:val="0"/>
              <w:spacing w:before="196" w:line="228" w:lineRule="auto"/>
              <w:ind w:left="235"/>
              <w:jc w:val="center"/>
              <w:textAlignment w:val="baseline"/>
              <w:rPr>
                <w:rFonts w:ascii="仿宋" w:hAnsi="仿宋" w:eastAsia="仿宋" w:cs="仿宋"/>
                <w:spacing w:val="5"/>
                <w:sz w:val="23"/>
                <w:szCs w:val="23"/>
              </w:rPr>
            </w:pPr>
            <w:r>
              <w:rPr>
                <w:rFonts w:ascii="仿宋" w:hAnsi="仿宋" w:eastAsia="仿宋" w:cs="仿宋"/>
                <w:spacing w:val="5"/>
                <w:sz w:val="23"/>
                <w:szCs w:val="23"/>
              </w:rPr>
              <w:t>异地探亲费</w:t>
            </w:r>
          </w:p>
        </w:tc>
        <w:tc>
          <w:tcPr>
            <w:tcW w:w="2372" w:type="dxa"/>
            <w:vAlign w:val="top"/>
          </w:tcPr>
          <w:p w14:paraId="1CFF1E6C">
            <w:pPr>
              <w:spacing w:before="196" w:line="312" w:lineRule="exact"/>
              <w:ind w:left="381"/>
              <w:jc w:val="center"/>
              <w:rPr>
                <w:rFonts w:hint="eastAsia" w:ascii="仿宋" w:hAnsi="仿宋" w:eastAsia="仿宋" w:cs="仿宋"/>
                <w:position w:val="1"/>
                <w:sz w:val="23"/>
                <w:szCs w:val="23"/>
                <w:lang w:val="en-US" w:eastAsia="zh-CN"/>
              </w:rPr>
            </w:pPr>
            <w:r>
              <w:rPr>
                <w:rFonts w:hint="eastAsia" w:ascii="仿宋" w:hAnsi="仿宋" w:eastAsia="仿宋" w:cs="仿宋"/>
                <w:position w:val="1"/>
                <w:sz w:val="23"/>
                <w:szCs w:val="23"/>
                <w:lang w:val="en-US" w:eastAsia="zh-CN"/>
              </w:rPr>
              <w:t>否</w:t>
            </w:r>
          </w:p>
        </w:tc>
        <w:tc>
          <w:tcPr>
            <w:tcW w:w="2453" w:type="dxa"/>
            <w:gridSpan w:val="2"/>
            <w:vAlign w:val="top"/>
          </w:tcPr>
          <w:p w14:paraId="2E4D2A4E">
            <w:pPr>
              <w:spacing w:before="198" w:line="313" w:lineRule="exact"/>
              <w:ind w:left="526"/>
              <w:jc w:val="distribute"/>
              <w:rPr>
                <w:rFonts w:hint="eastAsia" w:ascii="仿宋" w:hAnsi="仿宋" w:eastAsia="仿宋" w:cs="仿宋"/>
                <w:position w:val="1"/>
                <w:sz w:val="23"/>
                <w:szCs w:val="23"/>
                <w:lang w:val="en-US" w:eastAsia="zh-CN"/>
              </w:rPr>
            </w:pPr>
            <w:r>
              <w:rPr>
                <w:rFonts w:hint="eastAsia" w:ascii="仿宋" w:hAnsi="仿宋" w:eastAsia="仿宋" w:cs="仿宋"/>
                <w:position w:val="1"/>
                <w:sz w:val="23"/>
                <w:szCs w:val="23"/>
                <w:lang w:val="en-US" w:eastAsia="zh-CN"/>
              </w:rPr>
              <w:t>否</w:t>
            </w:r>
          </w:p>
        </w:tc>
      </w:tr>
      <w:tr w14:paraId="1EF3A4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6" w:hRule="atLeast"/>
        </w:trPr>
        <w:tc>
          <w:tcPr>
            <w:tcW w:w="3164" w:type="dxa"/>
            <w:vAlign w:val="top"/>
          </w:tcPr>
          <w:p w14:paraId="7E2529D4">
            <w:pPr>
              <w:keepNext w:val="0"/>
              <w:keepLines w:val="0"/>
              <w:pageBreakBefore w:val="0"/>
              <w:widowControl/>
              <w:kinsoku w:val="0"/>
              <w:wordWrap/>
              <w:overflowPunct/>
              <w:topLinePunct w:val="0"/>
              <w:autoSpaceDE w:val="0"/>
              <w:autoSpaceDN w:val="0"/>
              <w:bidi w:val="0"/>
              <w:adjustRightInd w:val="0"/>
              <w:snapToGrid w:val="0"/>
              <w:spacing w:before="196" w:line="228" w:lineRule="auto"/>
              <w:ind w:left="235"/>
              <w:jc w:val="center"/>
              <w:textAlignment w:val="baseline"/>
              <w:rPr>
                <w:rFonts w:ascii="仿宋" w:hAnsi="仿宋" w:eastAsia="仿宋" w:cs="仿宋"/>
                <w:spacing w:val="5"/>
                <w:sz w:val="23"/>
                <w:szCs w:val="23"/>
              </w:rPr>
            </w:pPr>
            <w:r>
              <w:rPr>
                <w:rFonts w:ascii="仿宋" w:hAnsi="仿宋" w:eastAsia="仿宋" w:cs="仿宋"/>
                <w:spacing w:val="5"/>
                <w:sz w:val="23"/>
                <w:szCs w:val="23"/>
              </w:rPr>
              <w:t>节日/生日福利</w:t>
            </w:r>
          </w:p>
        </w:tc>
        <w:tc>
          <w:tcPr>
            <w:tcW w:w="2372" w:type="dxa"/>
            <w:vAlign w:val="top"/>
          </w:tcPr>
          <w:p w14:paraId="49335A37">
            <w:pPr>
              <w:spacing w:before="196" w:line="312" w:lineRule="exact"/>
              <w:ind w:left="381"/>
              <w:jc w:val="center"/>
              <w:rPr>
                <w:rFonts w:hint="eastAsia" w:ascii="仿宋" w:hAnsi="仿宋" w:eastAsia="仿宋" w:cs="仿宋"/>
                <w:position w:val="1"/>
                <w:sz w:val="23"/>
                <w:szCs w:val="23"/>
                <w:lang w:val="en-US" w:eastAsia="zh-CN"/>
              </w:rPr>
            </w:pPr>
            <w:r>
              <w:rPr>
                <w:rFonts w:hint="eastAsia" w:ascii="仿宋" w:hAnsi="仿宋" w:eastAsia="仿宋" w:cs="仿宋"/>
                <w:position w:val="1"/>
                <w:sz w:val="23"/>
                <w:szCs w:val="23"/>
                <w:lang w:val="en-US" w:eastAsia="zh-CN"/>
              </w:rPr>
              <w:t>否</w:t>
            </w:r>
          </w:p>
        </w:tc>
        <w:tc>
          <w:tcPr>
            <w:tcW w:w="2453" w:type="dxa"/>
            <w:gridSpan w:val="2"/>
            <w:vAlign w:val="top"/>
          </w:tcPr>
          <w:p w14:paraId="2C079D3B">
            <w:pPr>
              <w:spacing w:before="198" w:line="313" w:lineRule="exact"/>
              <w:ind w:left="526"/>
              <w:jc w:val="distribute"/>
              <w:rPr>
                <w:rFonts w:hint="eastAsia" w:ascii="仿宋" w:hAnsi="仿宋" w:eastAsia="仿宋" w:cs="仿宋"/>
                <w:position w:val="1"/>
                <w:sz w:val="23"/>
                <w:szCs w:val="23"/>
                <w:lang w:val="en-US" w:eastAsia="zh-CN"/>
              </w:rPr>
            </w:pPr>
            <w:r>
              <w:rPr>
                <w:rFonts w:hint="eastAsia" w:ascii="仿宋" w:hAnsi="仿宋" w:eastAsia="仿宋" w:cs="仿宋"/>
                <w:position w:val="1"/>
                <w:sz w:val="23"/>
                <w:szCs w:val="23"/>
                <w:lang w:val="en-US" w:eastAsia="zh-CN"/>
              </w:rPr>
              <w:t>是</w:t>
            </w:r>
          </w:p>
        </w:tc>
      </w:tr>
    </w:tbl>
    <w:p w14:paraId="73B485A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bookmarkStart w:id="6" w:name="_bookmark7"/>
      <w:bookmarkEnd w:id="6"/>
      <w:r>
        <w:rPr>
          <w:rFonts w:hint="eastAsia" w:ascii="仿宋" w:hAnsi="仿宋" w:eastAsia="仿宋" w:cs="仿宋"/>
          <w:spacing w:val="2"/>
          <w:sz w:val="31"/>
          <w:szCs w:val="31"/>
          <w:lang w:eastAsia="zh-CN"/>
        </w:rPr>
        <w:t>计税规则，当地有特殊规定的，按当地政策执行。</w:t>
      </w:r>
    </w:p>
    <w:p w14:paraId="5E208452">
      <w:pPr>
        <w:keepNext w:val="0"/>
        <w:keepLines w:val="0"/>
        <w:pageBreakBefore w:val="0"/>
        <w:widowControl/>
        <w:kinsoku w:val="0"/>
        <w:wordWrap/>
        <w:overflowPunct/>
        <w:topLinePunct w:val="0"/>
        <w:autoSpaceDE w:val="0"/>
        <w:autoSpaceDN w:val="0"/>
        <w:bidi w:val="0"/>
        <w:adjustRightInd w:val="0"/>
        <w:snapToGrid w:val="0"/>
        <w:spacing w:after="0" w:line="334" w:lineRule="auto"/>
        <w:ind w:left="0"/>
        <w:jc w:val="center"/>
        <w:textAlignment w:val="baseline"/>
        <w:rPr>
          <w:del w:id="436" w:author="咨询组" w:date="2025-10-20T14:25:54Z"/>
          <w:rFonts w:hint="eastAsia" w:ascii="黑体" w:hAnsi="黑体" w:eastAsia="黑体" w:cs="黑体"/>
          <w:spacing w:val="7"/>
          <w:sz w:val="31"/>
          <w:szCs w:val="31"/>
          <w:lang w:eastAsia="zh-CN"/>
        </w:rPr>
      </w:pPr>
      <w:del w:id="437" w:author="咨询组" w:date="2025-10-20T14:25:54Z">
        <w:r>
          <w:rPr>
            <w:rFonts w:hint="eastAsia" w:ascii="黑体" w:hAnsi="黑体" w:eastAsia="黑体" w:cs="黑体"/>
            <w:spacing w:val="7"/>
            <w:sz w:val="31"/>
            <w:szCs w:val="31"/>
            <w:lang w:eastAsia="zh-CN"/>
          </w:rPr>
          <w:delText>第七章附则</w:delText>
        </w:r>
      </w:del>
    </w:p>
    <w:p w14:paraId="7AFA7A1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38" w:author="咨询组" w:date="2025-10-20T14:25:54Z"/>
          <w:rFonts w:hint="eastAsia" w:ascii="仿宋" w:hAnsi="仿宋" w:eastAsia="仿宋" w:cs="仿宋"/>
          <w:spacing w:val="2"/>
          <w:sz w:val="31"/>
          <w:szCs w:val="31"/>
          <w:lang w:eastAsia="zh-CN"/>
        </w:rPr>
      </w:pPr>
      <w:del w:id="439" w:author="咨询组" w:date="2025-10-20T14:25:54Z">
        <w:r>
          <w:rPr>
            <w:rFonts w:hint="eastAsia" w:ascii="仿宋" w:hAnsi="仿宋" w:eastAsia="仿宋" w:cs="仿宋"/>
            <w:spacing w:val="2"/>
            <w:sz w:val="31"/>
            <w:szCs w:val="31"/>
            <w:lang w:eastAsia="zh-CN"/>
          </w:rPr>
          <w:delText>第二十八条法律法规、监管规定或政策文件另有规定</w:delText>
        </w:r>
      </w:del>
    </w:p>
    <w:p w14:paraId="01C5C94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40" w:author="咨询组" w:date="2025-10-20T14:25:54Z"/>
          <w:rFonts w:hint="eastAsia" w:ascii="仿宋" w:hAnsi="仿宋" w:eastAsia="仿宋" w:cs="仿宋"/>
          <w:spacing w:val="2"/>
          <w:sz w:val="31"/>
          <w:szCs w:val="31"/>
          <w:lang w:eastAsia="zh-CN"/>
        </w:rPr>
      </w:pPr>
      <w:del w:id="441" w:author="咨询组" w:date="2025-10-20T14:25:54Z">
        <w:r>
          <w:rPr>
            <w:rFonts w:hint="eastAsia" w:ascii="仿宋" w:hAnsi="仿宋" w:eastAsia="仿宋" w:cs="仿宋"/>
            <w:spacing w:val="2"/>
            <w:sz w:val="31"/>
            <w:szCs w:val="31"/>
            <w:lang w:eastAsia="zh-CN"/>
          </w:rPr>
          <w:delText>的，从其规定。</w:delText>
        </w:r>
      </w:del>
    </w:p>
    <w:p w14:paraId="45EBA5D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42" w:author="咨询组" w:date="2025-10-20T14:25:54Z"/>
          <w:rFonts w:hint="eastAsia" w:ascii="仿宋" w:hAnsi="仿宋" w:eastAsia="仿宋" w:cs="仿宋"/>
          <w:spacing w:val="2"/>
          <w:sz w:val="31"/>
          <w:szCs w:val="31"/>
          <w:lang w:eastAsia="zh-CN"/>
        </w:rPr>
      </w:pPr>
      <w:del w:id="443" w:author="咨询组" w:date="2025-10-20T14:25:54Z">
        <w:r>
          <w:rPr>
            <w:rFonts w:hint="eastAsia" w:ascii="仿宋" w:hAnsi="仿宋" w:eastAsia="仿宋" w:cs="仿宋"/>
            <w:spacing w:val="2"/>
            <w:sz w:val="31"/>
            <w:szCs w:val="31"/>
            <w:lang w:eastAsia="zh-CN"/>
          </w:rPr>
          <w:delText>第二十九条本制度为华润啤酒一级制度。</w:delText>
        </w:r>
      </w:del>
    </w:p>
    <w:p w14:paraId="0152A44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44" w:author="咨询组" w:date="2025-10-20T14:25:54Z"/>
          <w:rFonts w:hint="eastAsia" w:ascii="仿宋" w:hAnsi="仿宋" w:eastAsia="仿宋" w:cs="仿宋"/>
          <w:spacing w:val="2"/>
          <w:sz w:val="31"/>
          <w:szCs w:val="31"/>
          <w:lang w:eastAsia="zh-CN"/>
        </w:rPr>
      </w:pPr>
      <w:del w:id="445" w:author="咨询组" w:date="2025-10-20T14:25:54Z">
        <w:r>
          <w:rPr>
            <w:rFonts w:hint="eastAsia" w:ascii="仿宋" w:hAnsi="仿宋" w:eastAsia="仿宋" w:cs="仿宋"/>
            <w:spacing w:val="2"/>
            <w:sz w:val="31"/>
            <w:szCs w:val="31"/>
            <w:lang w:eastAsia="zh-CN"/>
          </w:rPr>
          <w:delText>第三十条各单位不得在本制度设立的福利（含津补贴）项目外自行设立福利项目（驾驶员里程补助除外），也不得自行调整本制度规定的适用范围、发放标准和支付形式。</w:delText>
        </w:r>
      </w:del>
    </w:p>
    <w:p w14:paraId="12C6753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46" w:author="咨询组" w:date="2025-10-20T14:25:54Z"/>
          <w:rFonts w:hint="eastAsia" w:ascii="仿宋" w:hAnsi="仿宋" w:eastAsia="仿宋" w:cs="仿宋"/>
          <w:spacing w:val="2"/>
          <w:sz w:val="31"/>
          <w:szCs w:val="31"/>
          <w:lang w:eastAsia="zh-CN"/>
        </w:rPr>
      </w:pPr>
      <w:del w:id="447" w:author="咨询组" w:date="2025-10-20T14:25:54Z">
        <w:r>
          <w:rPr>
            <w:rFonts w:hint="eastAsia" w:ascii="仿宋" w:hAnsi="仿宋" w:eastAsia="仿宋" w:cs="仿宋"/>
            <w:spacing w:val="2"/>
            <w:sz w:val="31"/>
            <w:szCs w:val="31"/>
            <w:lang w:eastAsia="zh-CN"/>
          </w:rPr>
          <w:delText>凡执行项目、范围、标准及支付形式与本制度不一致的，均需报华润啤酒批复后执行。</w:delText>
        </w:r>
      </w:del>
    </w:p>
    <w:p w14:paraId="797ACF5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48" w:author="咨询组" w:date="2025-10-20T14:25:54Z"/>
          <w:rFonts w:hint="eastAsia" w:ascii="仿宋" w:hAnsi="仿宋" w:eastAsia="仿宋" w:cs="仿宋"/>
          <w:spacing w:val="2"/>
          <w:sz w:val="31"/>
          <w:szCs w:val="31"/>
          <w:lang w:eastAsia="zh-CN"/>
        </w:rPr>
      </w:pPr>
      <w:del w:id="449" w:author="咨询组" w:date="2025-10-20T14:25:54Z">
        <w:r>
          <w:rPr>
            <w:rFonts w:hint="eastAsia" w:ascii="仿宋" w:hAnsi="仿宋" w:eastAsia="仿宋" w:cs="仿宋"/>
            <w:spacing w:val="2"/>
            <w:sz w:val="31"/>
            <w:szCs w:val="31"/>
            <w:lang w:eastAsia="zh-CN"/>
          </w:rPr>
          <w:delText>法定福利项目范围、标准及计发规则等不明确的，由事业部人力资源部制定统一规则，报华润啤酒人力资源部备案后执行。</w:delText>
        </w:r>
      </w:del>
    </w:p>
    <w:p w14:paraId="5CF5ACB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50" w:author="咨询组" w:date="2025-10-20T14:25:54Z"/>
          <w:rFonts w:hint="eastAsia" w:ascii="仿宋" w:hAnsi="仿宋" w:eastAsia="仿宋" w:cs="仿宋"/>
          <w:spacing w:val="2"/>
          <w:sz w:val="31"/>
          <w:szCs w:val="31"/>
          <w:lang w:eastAsia="zh-CN"/>
        </w:rPr>
      </w:pPr>
      <w:del w:id="451" w:author="咨询组" w:date="2025-10-20T14:25:54Z">
        <w:r>
          <w:rPr>
            <w:rFonts w:hint="eastAsia" w:ascii="仿宋" w:hAnsi="仿宋" w:eastAsia="仿宋" w:cs="仿宋"/>
            <w:spacing w:val="2"/>
            <w:sz w:val="31"/>
            <w:szCs w:val="31"/>
            <w:lang w:eastAsia="zh-CN"/>
          </w:rPr>
          <w:delText>本制度未列明，但按国家、集团相关规定员工应享受的福利，按相关规定执行，国家、集团有新政策的从其新规定，须报华润啤酒人力资源部备案后执行。</w:delText>
        </w:r>
      </w:del>
    </w:p>
    <w:p w14:paraId="6B0630B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52" w:author="咨询组" w:date="2025-10-20T14:25:54Z"/>
          <w:rFonts w:hint="eastAsia" w:ascii="仿宋" w:hAnsi="仿宋" w:eastAsia="仿宋" w:cs="仿宋"/>
          <w:spacing w:val="2"/>
          <w:sz w:val="31"/>
          <w:szCs w:val="31"/>
          <w:lang w:eastAsia="zh-CN"/>
        </w:rPr>
      </w:pPr>
      <w:del w:id="453" w:author="咨询组" w:date="2025-10-20T14:25:54Z">
        <w:r>
          <w:rPr>
            <w:rFonts w:hint="eastAsia" w:ascii="仿宋" w:hAnsi="仿宋" w:eastAsia="仿宋" w:cs="仿宋"/>
            <w:spacing w:val="2"/>
            <w:sz w:val="31"/>
            <w:szCs w:val="31"/>
            <w:lang w:eastAsia="zh-CN"/>
          </w:rPr>
          <w:delText>第三十一条本制度由华润啤酒人力资源部负责制订、修订和解释。</w:delText>
        </w:r>
      </w:del>
    </w:p>
    <w:p w14:paraId="349DDF3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54" w:author="咨询组" w:date="2025-10-20T14:25:54Z"/>
          <w:rFonts w:hint="eastAsia" w:ascii="仿宋" w:hAnsi="仿宋" w:eastAsia="仿宋" w:cs="仿宋"/>
          <w:spacing w:val="2"/>
          <w:sz w:val="31"/>
          <w:szCs w:val="31"/>
          <w:lang w:eastAsia="zh-CN"/>
        </w:rPr>
      </w:pPr>
      <w:del w:id="455" w:author="咨询组" w:date="2025-10-20T14:25:54Z">
        <w:r>
          <w:rPr>
            <w:rFonts w:hint="eastAsia" w:ascii="仿宋" w:hAnsi="仿宋" w:eastAsia="仿宋" w:cs="仿宋"/>
            <w:spacing w:val="2"/>
            <w:sz w:val="31"/>
            <w:szCs w:val="31"/>
            <w:lang w:eastAsia="zh-CN"/>
          </w:rPr>
          <w:delText>第三十二条本制度自2024年3月13日起施行，原《华润雪花啤酒员工福利管理制度》（编号华啤A03-52RL20A）废止。华润啤酒原下发的相关制度、通知等与本制度规定不一致的，以本制度为准。</w:delText>
        </w:r>
      </w:del>
    </w:p>
    <w:p w14:paraId="729512B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56" w:author="咨询组" w:date="2025-10-20T14:25:54Z"/>
          <w:rFonts w:hint="eastAsia" w:ascii="仿宋" w:hAnsi="仿宋" w:eastAsia="仿宋" w:cs="仿宋"/>
          <w:spacing w:val="2"/>
          <w:sz w:val="31"/>
          <w:szCs w:val="31"/>
          <w:lang w:eastAsia="zh-CN"/>
        </w:rPr>
      </w:pPr>
    </w:p>
    <w:p w14:paraId="0D1F54A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0" w:firstLineChars="0"/>
        <w:textAlignment w:val="baseline"/>
        <w:rPr>
          <w:del w:id="457" w:author="咨询组" w:date="2025-10-20T14:25:54Z"/>
          <w:rFonts w:hint="eastAsia" w:ascii="黑体" w:hAnsi="黑体" w:eastAsia="黑体" w:cs="黑体"/>
          <w:spacing w:val="2"/>
          <w:sz w:val="31"/>
          <w:szCs w:val="31"/>
          <w:lang w:eastAsia="zh-CN"/>
        </w:rPr>
      </w:pPr>
      <w:del w:id="458" w:author="咨询组" w:date="2025-10-20T14:25:54Z">
        <w:bookmarkStart w:id="7" w:name="_bookmark8"/>
        <w:bookmarkEnd w:id="7"/>
        <w:r>
          <w:rPr>
            <w:rFonts w:hint="eastAsia" w:ascii="黑体" w:hAnsi="黑体" w:eastAsia="黑体" w:cs="黑体"/>
            <w:spacing w:val="2"/>
            <w:sz w:val="31"/>
            <w:szCs w:val="31"/>
            <w:lang w:eastAsia="zh-CN"/>
          </w:rPr>
          <w:delText>附件</w:delText>
        </w:r>
      </w:del>
    </w:p>
    <w:p w14:paraId="5C36EFA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0" w:firstLineChars="0"/>
        <w:textAlignment w:val="baseline"/>
        <w:rPr>
          <w:del w:id="459" w:author="咨询组" w:date="2025-10-20T14:25:54Z"/>
          <w:rFonts w:hint="eastAsia" w:ascii="仿宋" w:hAnsi="仿宋" w:eastAsia="仿宋" w:cs="仿宋"/>
          <w:spacing w:val="2"/>
          <w:sz w:val="31"/>
          <w:szCs w:val="31"/>
          <w:lang w:eastAsia="zh-CN"/>
        </w:rPr>
      </w:pPr>
      <w:del w:id="460" w:author="咨询组" w:date="2025-10-20T14:25:54Z">
        <w:r>
          <w:rPr>
            <w:rFonts w:hint="eastAsia" w:ascii="仿宋" w:hAnsi="仿宋" w:eastAsia="仿宋" w:cs="仿宋"/>
            <w:spacing w:val="2"/>
            <w:sz w:val="31"/>
            <w:szCs w:val="31"/>
            <w:lang w:eastAsia="zh-CN"/>
          </w:rPr>
          <w:drawing>
            <wp:anchor distT="0" distB="0" distL="0" distR="0" simplePos="0" relativeHeight="251659264" behindDoc="0" locked="0" layoutInCell="1" allowOverlap="1">
              <wp:simplePos x="0" y="0"/>
              <wp:positionH relativeFrom="column">
                <wp:posOffset>3368040</wp:posOffset>
              </wp:positionH>
              <wp:positionV relativeFrom="paragraph">
                <wp:posOffset>-248920</wp:posOffset>
              </wp:positionV>
              <wp:extent cx="1587500" cy="158750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9"/>
                      <a:stretch>
                        <a:fillRect/>
                      </a:stretch>
                    </pic:blipFill>
                    <pic:spPr>
                      <a:xfrm>
                        <a:off x="0" y="0"/>
                        <a:ext cx="1587500" cy="1587500"/>
                      </a:xfrm>
                      <a:prstGeom prst="rect">
                        <a:avLst/>
                      </a:prstGeom>
                    </pic:spPr>
                  </pic:pic>
                </a:graphicData>
              </a:graphic>
            </wp:anchor>
          </w:drawing>
        </w:r>
      </w:del>
      <w:del w:id="462" w:author="咨询组" w:date="2025-10-20T14:25:54Z">
        <w:r>
          <w:rPr>
            <w:rFonts w:hint="eastAsia" w:ascii="仿宋" w:hAnsi="仿宋" w:eastAsia="仿宋" w:cs="仿宋"/>
            <w:spacing w:val="2"/>
            <w:sz w:val="31"/>
            <w:szCs w:val="31"/>
            <w:lang w:eastAsia="zh-CN"/>
          </w:rPr>
          <w:delText>附件1：福利管理界面及薪酬福利定位表</w:delText>
        </w:r>
      </w:del>
    </w:p>
    <w:p w14:paraId="4E43B4D0">
      <w:pPr>
        <w:spacing w:line="315" w:lineRule="auto"/>
        <w:rPr>
          <w:del w:id="463" w:author="咨询组" w:date="2025-10-20T14:25:54Z"/>
          <w:rFonts w:ascii="Arial"/>
          <w:sz w:val="21"/>
        </w:rPr>
      </w:pPr>
    </w:p>
    <w:p w14:paraId="505925DB">
      <w:pPr>
        <w:spacing w:line="316" w:lineRule="auto"/>
        <w:rPr>
          <w:del w:id="464" w:author="咨询组" w:date="2025-10-20T14:25:54Z"/>
          <w:rFonts w:ascii="Arial"/>
          <w:sz w:val="21"/>
        </w:rPr>
      </w:pPr>
    </w:p>
    <w:p w14:paraId="4AB7248B">
      <w:pPr>
        <w:spacing w:before="101" w:line="561" w:lineRule="exact"/>
        <w:ind w:right="87"/>
        <w:jc w:val="right"/>
        <w:rPr>
          <w:del w:id="465" w:author="咨询组" w:date="2025-10-20T14:25:54Z"/>
          <w:rFonts w:ascii="仿宋" w:hAnsi="仿宋" w:eastAsia="仿宋" w:cs="仿宋"/>
          <w:sz w:val="31"/>
          <w:szCs w:val="31"/>
        </w:rPr>
      </w:pPr>
      <w:del w:id="466" w:author="咨询组" w:date="2025-10-20T14:25:54Z">
        <w:r>
          <w:rPr>
            <w:rFonts w:ascii="仿宋" w:hAnsi="仿宋" w:eastAsia="仿宋" w:cs="仿宋"/>
            <w:spacing w:val="11"/>
            <w:position w:val="18"/>
            <w:sz w:val="31"/>
            <w:szCs w:val="31"/>
          </w:rPr>
          <w:delText>华</w:delText>
        </w:r>
      </w:del>
      <w:del w:id="467" w:author="咨询组" w:date="2025-10-20T14:25:54Z">
        <w:r>
          <w:rPr>
            <w:rFonts w:ascii="仿宋" w:hAnsi="仿宋" w:eastAsia="仿宋" w:cs="仿宋"/>
            <w:spacing w:val="6"/>
            <w:position w:val="18"/>
            <w:sz w:val="31"/>
            <w:szCs w:val="31"/>
          </w:rPr>
          <w:delText>润啤酒</w:delText>
        </w:r>
      </w:del>
      <w:del w:id="468" w:author="咨询组" w:date="2025-10-20T14:25:54Z">
        <w:r>
          <w:rPr>
            <w:rFonts w:hint="eastAsia" w:ascii="仿宋" w:hAnsi="仿宋" w:eastAsia="仿宋" w:cs="仿宋"/>
            <w:spacing w:val="6"/>
            <w:position w:val="18"/>
            <w:sz w:val="31"/>
            <w:szCs w:val="31"/>
            <w:lang w:eastAsia="zh-CN"/>
          </w:rPr>
          <w:delText>（</w:delText>
        </w:r>
      </w:del>
      <w:del w:id="469" w:author="咨询组" w:date="2025-10-20T14:25:54Z">
        <w:r>
          <w:rPr>
            <w:rFonts w:ascii="仿宋" w:hAnsi="仿宋" w:eastAsia="仿宋" w:cs="仿宋"/>
            <w:spacing w:val="6"/>
            <w:position w:val="18"/>
            <w:sz w:val="31"/>
            <w:szCs w:val="31"/>
          </w:rPr>
          <w:delText>控股</w:delText>
        </w:r>
      </w:del>
      <w:del w:id="470" w:author="咨询组" w:date="2025-10-20T14:25:54Z">
        <w:r>
          <w:rPr>
            <w:rFonts w:hint="eastAsia" w:ascii="仿宋" w:hAnsi="仿宋" w:eastAsia="仿宋" w:cs="仿宋"/>
            <w:spacing w:val="6"/>
            <w:position w:val="18"/>
            <w:sz w:val="31"/>
            <w:szCs w:val="31"/>
            <w:lang w:eastAsia="zh-CN"/>
          </w:rPr>
          <w:delText>）</w:delText>
        </w:r>
      </w:del>
      <w:del w:id="471" w:author="咨询组" w:date="2025-10-20T14:25:54Z">
        <w:r>
          <w:rPr>
            <w:rFonts w:ascii="仿宋" w:hAnsi="仿宋" w:eastAsia="仿宋" w:cs="仿宋"/>
            <w:spacing w:val="6"/>
            <w:position w:val="18"/>
            <w:sz w:val="31"/>
            <w:szCs w:val="31"/>
          </w:rPr>
          <w:delText>有限公司</w:delText>
        </w:r>
      </w:del>
    </w:p>
    <w:p w14:paraId="6C1234F2">
      <w:pPr>
        <w:spacing w:before="2" w:line="227" w:lineRule="auto"/>
        <w:ind w:right="90"/>
        <w:jc w:val="right"/>
        <w:rPr>
          <w:del w:id="472" w:author="咨询组" w:date="2025-10-20T14:25:54Z"/>
          <w:rFonts w:ascii="仿宋" w:hAnsi="仿宋" w:eastAsia="仿宋" w:cs="仿宋"/>
          <w:sz w:val="31"/>
          <w:szCs w:val="31"/>
        </w:rPr>
      </w:pPr>
      <w:del w:id="473" w:author="咨询组" w:date="2025-10-20T14:25:54Z">
        <w:r>
          <w:rPr>
            <w:rFonts w:ascii="仿宋" w:hAnsi="仿宋" w:eastAsia="仿宋" w:cs="仿宋"/>
            <w:spacing w:val="12"/>
            <w:sz w:val="31"/>
            <w:szCs w:val="31"/>
          </w:rPr>
          <w:delText>二</w:delText>
        </w:r>
      </w:del>
      <w:del w:id="474" w:author="咨询组" w:date="2025-10-20T14:25:54Z">
        <w:r>
          <w:rPr>
            <w:rFonts w:ascii="仿宋" w:hAnsi="仿宋" w:eastAsia="仿宋" w:cs="仿宋"/>
            <w:spacing w:val="7"/>
            <w:sz w:val="31"/>
            <w:szCs w:val="31"/>
          </w:rPr>
          <w:delText>○</w:delText>
        </w:r>
      </w:del>
      <w:del w:id="475" w:author="咨询组" w:date="2025-10-20T14:25:54Z">
        <w:r>
          <w:rPr>
            <w:rFonts w:ascii="仿宋" w:hAnsi="仿宋" w:eastAsia="仿宋" w:cs="仿宋"/>
            <w:spacing w:val="6"/>
            <w:sz w:val="31"/>
            <w:szCs w:val="31"/>
          </w:rPr>
          <w:delText>二四年三月十三日</w:delText>
        </w:r>
      </w:del>
    </w:p>
    <w:p w14:paraId="276D5972">
      <w:pPr>
        <w:spacing w:before="119" w:line="190" w:lineRule="auto"/>
        <w:ind w:left="6306"/>
        <w:rPr>
          <w:rFonts w:ascii="Times New Roman" w:hAnsi="Times New Roman" w:eastAsia="Times New Roman" w:cs="Times New Roman"/>
          <w:sz w:val="24"/>
          <w:szCs w:val="24"/>
        </w:rPr>
      </w:pPr>
      <w:del w:id="476" w:author="咨询组" w:date="2025-10-20T14:25:54Z">
        <w:r>
          <w:rPr>
            <w:rFonts w:ascii="Times New Roman" w:hAnsi="Times New Roman" w:eastAsia="Times New Roman" w:cs="Times New Roman"/>
            <w:color w:val="1C1C1C"/>
            <w:spacing w:val="-6"/>
            <w:sz w:val="24"/>
            <w:szCs w:val="24"/>
          </w:rPr>
          <w:delText>20</w:delText>
        </w:r>
      </w:del>
      <w:del w:id="477" w:author="咨询组" w:date="2025-10-20T14:25:54Z">
        <w:r>
          <w:rPr>
            <w:rFonts w:ascii="Times New Roman" w:hAnsi="Times New Roman" w:eastAsia="Times New Roman" w:cs="Times New Roman"/>
            <w:color w:val="1C1C1C"/>
            <w:spacing w:val="-4"/>
            <w:sz w:val="24"/>
            <w:szCs w:val="24"/>
          </w:rPr>
          <w:delText>2</w:delText>
        </w:r>
      </w:del>
      <w:del w:id="478" w:author="咨询组" w:date="2025-10-20T14:25:54Z">
        <w:r>
          <w:rPr>
            <w:rFonts w:ascii="Times New Roman" w:hAnsi="Times New Roman" w:eastAsia="Times New Roman" w:cs="Times New Roman"/>
            <w:color w:val="1C1C1C"/>
            <w:spacing w:val="-3"/>
            <w:sz w:val="24"/>
            <w:szCs w:val="24"/>
          </w:rPr>
          <w:delText>4-03-13</w:delText>
        </w:r>
      </w:del>
    </w:p>
    <w:sectPr>
      <w:headerReference r:id="rId7" w:type="default"/>
      <w:pgSz w:w="11906" w:h="16839"/>
      <w:pgMar w:top="1230" w:right="1389" w:bottom="901" w:left="1389" w:header="164" w:footer="731" w:gutter="0"/>
      <w:cols w:space="0" w:num="1"/>
      <w:rtlGutter w:val="0"/>
      <w:docGrid w:linePitch="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咨询组" w:date="2025-10-24T14:58:57Z" w:initials="咨询组">
    <w:p w14:paraId="1B2D07CB">
      <w:pPr>
        <w:pStyle w:val="2"/>
        <w:rPr>
          <w:rFonts w:hint="eastAsia" w:ascii="仿宋" w:hAnsi="仿宋" w:eastAsia="仿宋" w:cs="仿宋"/>
          <w:sz w:val="15"/>
          <w:szCs w:val="15"/>
        </w:rPr>
      </w:pPr>
      <w:r>
        <w:rPr>
          <w:rFonts w:hint="eastAsia" w:ascii="仿宋" w:hAnsi="仿宋" w:eastAsia="仿宋" w:cs="仿宋"/>
          <w:sz w:val="15"/>
          <w:szCs w:val="15"/>
          <w:lang w:val="en-US" w:eastAsia="zh-CN"/>
        </w:rPr>
        <w:t>根据《关于优化高原津贴发放及异动餐卡充值规则的通知》进行修订</w:t>
      </w:r>
    </w:p>
  </w:comment>
  <w:comment w:id="1" w:author="咨询组" w:date="2025-10-24T15:02:51Z" w:initials="咨询组">
    <w:p w14:paraId="6BB58841">
      <w:pPr>
        <w:pStyle w:val="2"/>
        <w:rPr>
          <w:rFonts w:hint="eastAsia" w:ascii="仿宋" w:hAnsi="仿宋" w:eastAsia="仿宋" w:cs="仿宋"/>
          <w:sz w:val="15"/>
          <w:szCs w:val="15"/>
          <w:lang w:val="en-US" w:eastAsia="zh-CN"/>
        </w:rPr>
      </w:pPr>
      <w:r>
        <w:rPr>
          <w:rFonts w:hint="eastAsia" w:ascii="仿宋" w:hAnsi="仿宋" w:eastAsia="仿宋" w:cs="仿宋"/>
          <w:sz w:val="15"/>
          <w:szCs w:val="15"/>
          <w:lang w:val="en-US" w:eastAsia="zh-CN"/>
        </w:rPr>
        <w:t>根据《关于华润啤酒膳食福利调整的通知》进行修订。</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B2D07CB" w15:done="0"/>
  <w15:commentEx w15:paraId="6BB58841"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411204">
    <w:pPr>
      <w:spacing w:line="1053" w:lineRule="exact"/>
      <w:ind w:firstLine="6424"/>
      <w:textAlignment w:val="center"/>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咨询组">
    <w15:presenceInfo w15:providerId="None" w15:userId="咨询组"/>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trackRevisions w:val="1"/>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doNotUseIndentAsNumberingTabStop/>
    <w:compatSetting w:name="compatibilityMode" w:uri="http://schemas.microsoft.com/office/word" w:val="14"/>
  </w:compat>
  <w:rsids>
    <w:rsidRoot w:val="00000000"/>
    <w:rsid w:val="01F34B7C"/>
    <w:rsid w:val="02EC3DBB"/>
    <w:rsid w:val="093363B1"/>
    <w:rsid w:val="09993908"/>
    <w:rsid w:val="0A2E7737"/>
    <w:rsid w:val="0A8A71D7"/>
    <w:rsid w:val="0BBB664F"/>
    <w:rsid w:val="101654B2"/>
    <w:rsid w:val="139E1CBE"/>
    <w:rsid w:val="14C97694"/>
    <w:rsid w:val="163D5A89"/>
    <w:rsid w:val="18717FA7"/>
    <w:rsid w:val="19353569"/>
    <w:rsid w:val="1AC0045A"/>
    <w:rsid w:val="1AD86C68"/>
    <w:rsid w:val="1BAE077A"/>
    <w:rsid w:val="1DC93A10"/>
    <w:rsid w:val="20F139F0"/>
    <w:rsid w:val="21E70661"/>
    <w:rsid w:val="224F7F58"/>
    <w:rsid w:val="253501AD"/>
    <w:rsid w:val="2FBC3692"/>
    <w:rsid w:val="32455956"/>
    <w:rsid w:val="36210389"/>
    <w:rsid w:val="37555E36"/>
    <w:rsid w:val="3813028F"/>
    <w:rsid w:val="39AE66E9"/>
    <w:rsid w:val="3D22095C"/>
    <w:rsid w:val="3F1215C8"/>
    <w:rsid w:val="3F865BC8"/>
    <w:rsid w:val="3FF21F03"/>
    <w:rsid w:val="46804775"/>
    <w:rsid w:val="48DA1FA2"/>
    <w:rsid w:val="4B403E05"/>
    <w:rsid w:val="4BDA59C4"/>
    <w:rsid w:val="4D851BB1"/>
    <w:rsid w:val="5301651E"/>
    <w:rsid w:val="56405D0B"/>
    <w:rsid w:val="568338FF"/>
    <w:rsid w:val="58412151"/>
    <w:rsid w:val="5DE3529F"/>
    <w:rsid w:val="5E0811E2"/>
    <w:rsid w:val="60E4111E"/>
    <w:rsid w:val="62F61585"/>
    <w:rsid w:val="65D87EA7"/>
    <w:rsid w:val="67B32C30"/>
    <w:rsid w:val="6B88487B"/>
    <w:rsid w:val="6D63020A"/>
    <w:rsid w:val="6DFE1A00"/>
    <w:rsid w:val="6EBD43BD"/>
    <w:rsid w:val="6ED84F46"/>
    <w:rsid w:val="73A30F24"/>
    <w:rsid w:val="7AD65A79"/>
    <w:rsid w:val="7DAF1B3A"/>
    <w:rsid w:val="7FA60E2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TotalTime>0</TotalTime>
  <ScaleCrop>false</ScaleCrop>
  <LinksUpToDate>false</LinksUpToDate>
  <Application>WPS Office_12.8.2.19435_F1E327BC-269C-435d-A152-05C5408002CA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2024-03-13T16:36:00Z</dcterms:created>
  <dc:creator>Jiao Peng 焦鹏</dc:creator>
  <cp:lastModifiedBy>咨询组</cp:lastModifiedBy>
  <dcterms:modified xsi:type="dcterms:W3CDTF">2025-11-26T07:59:43Z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wqlLaW5nc29mdCBQREYgdG8gV1BTIDgw</vt:lpwstr>
  </property>
  <property fmtid="{D5CDD505-2E9C-101B-9397-08002B2CF9AE}" pid="3" name="Created">
    <vt:filetime>2025-10-17T15:07:09Z</vt:filetime>
  </property>
  <property fmtid="{D5CDD505-2E9C-101B-9397-08002B2CF9AE}" pid="4" name="KSOProductBuildVer">
    <vt:lpwstr>2052-12.8.2.19435</vt:lpwstr>
  </property>
  <property fmtid="{D5CDD505-2E9C-101B-9397-08002B2CF9AE}" pid="5" name="ICV">
    <vt:lpwstr>8F721CC71FBA4F94AD9B44FBE7410056_12</vt:lpwstr>
  </property>
</Properties>
</file>
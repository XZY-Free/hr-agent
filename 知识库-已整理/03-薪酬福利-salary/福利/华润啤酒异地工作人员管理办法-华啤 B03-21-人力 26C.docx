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ACEE1A">
      <w:pPr>
        <w:spacing w:after="0" w:line="240" w:lineRule="auto"/>
        <w:ind w:firstLine="480"/>
        <w:jc w:val="center"/>
        <w:rPr>
          <w:rFonts w:ascii="华文中宋" w:hAnsi="华文中宋" w:eastAsia="华文中宋"/>
          <w:color w:val="auto"/>
          <w:sz w:val="24"/>
        </w:rPr>
      </w:pPr>
      <w:r>
        <w:rPr>
          <w:rFonts w:hint="eastAsia" w:ascii="华文中宋" w:hAnsi="华文中宋" w:eastAsia="华文中宋"/>
          <w:color w:val="auto"/>
          <w:sz w:val="24"/>
        </w:rPr>
        <w:t>华润啤酒制度信息表</w:t>
      </w:r>
    </w:p>
    <w:p w14:paraId="049083F0">
      <w:pPr>
        <w:spacing w:after="0" w:line="240" w:lineRule="auto"/>
        <w:ind w:firstLine="420"/>
        <w:rPr>
          <w:color w:val="auto"/>
          <w:sz w:val="21"/>
        </w:rPr>
      </w:pPr>
      <w:r>
        <w:rPr>
          <w:rFonts w:hint="eastAsia"/>
          <w:color w:val="auto"/>
          <w:sz w:val="21"/>
        </w:rPr>
        <w:t>制度基本信息</w:t>
      </w:r>
    </w:p>
    <w:p w14:paraId="135FE077">
      <w:pPr>
        <w:pStyle w:val="32"/>
        <w:framePr w:w="0" w:hRule="auto" w:wrap="auto" w:vAnchor="margin" w:hAnchor="text" w:xAlign="left" w:yAlign="inline"/>
        <w:spacing w:line="400" w:lineRule="exact"/>
        <w:rPr>
          <w:color w:val="auto"/>
        </w:rPr>
      </w:pPr>
      <w:r>
        <w:rPr>
          <w:color w:val="auto"/>
        </w:rPr>
        <mc:AlternateContent>
          <mc:Choice Requires="wps">
            <w:drawing>
              <wp:anchor distT="0" distB="0" distL="114300" distR="114300" simplePos="0" relativeHeight="251659264" behindDoc="0" locked="0" layoutInCell="1" allowOverlap="1">
                <wp:simplePos x="0" y="0"/>
                <wp:positionH relativeFrom="margin">
                  <wp:posOffset>-15875</wp:posOffset>
                </wp:positionH>
                <wp:positionV relativeFrom="paragraph">
                  <wp:posOffset>90805</wp:posOffset>
                </wp:positionV>
                <wp:extent cx="5312410" cy="0"/>
                <wp:effectExtent l="0" t="19050" r="40640" b="38100"/>
                <wp:wrapNone/>
                <wp:docPr id="8" name="直接连接符 8"/>
                <wp:cNvGraphicFramePr/>
                <a:graphic xmlns:a="http://schemas.openxmlformats.org/drawingml/2006/main">
                  <a:graphicData uri="http://schemas.microsoft.com/office/word/2010/wordprocessingShape">
                    <wps:wsp>
                      <wps:cNvCnPr/>
                      <wps:spPr>
                        <a:xfrm flipV="1">
                          <a:off x="0" y="0"/>
                          <a:ext cx="5312720" cy="0"/>
                        </a:xfrm>
                        <a:prstGeom prst="line">
                          <a:avLst/>
                        </a:prstGeom>
                        <a:ln w="57150">
                          <a:solidFill>
                            <a:schemeClr val="bg2">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1.25pt;margin-top:7.15pt;height:0pt;width:418.3pt;mso-position-horizontal-relative:margin;z-index:251659264;mso-width-relative:page;mso-height-relative:page;" filled="f" stroked="t" coordsize="21600,21600" o:gfxdata="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UGyV/2AAAAAgBAAAPAAAAAAAAAAEAIAAAACIAAABkcnMvZG93bnJl&#10;di54bWxQSwECFAAUAAAACACHTuJAzJKP5/0BAADeAwAADgAAAAAAAAABACAAAAAnAQAAZHJzL2Uy&#10;b0RvYy54bWxQSwUGAAAAAAYABgBZAQAAlgUAAAAA&#10;">
                <v:fill on="f" focussize="0,0"/>
                <v:stroke weight="4.5pt" color="#767171 [1614]" miterlimit="8" joinstyle="miter"/>
                <v:imagedata o:title=""/>
                <o:lock v:ext="edit" aspectratio="f"/>
              </v:line>
            </w:pict>
          </mc:Fallback>
        </mc:AlternateConten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6600"/>
      </w:tblGrid>
      <w:tr w14:paraId="3A607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shd w:val="clear" w:color="auto" w:fill="D0CECE" w:themeFill="background2" w:themeFillShade="E6"/>
            <w:vAlign w:val="center"/>
          </w:tcPr>
          <w:p w14:paraId="46BF537C">
            <w:pPr>
              <w:pStyle w:val="13"/>
              <w:spacing w:before="0" w:beforeAutospacing="0" w:after="0" w:afterAutospacing="0"/>
              <w:jc w:val="center"/>
              <w:rPr>
                <w:rFonts w:hAnsi="Times New Roman" w:cs="Times New Roman"/>
                <w:color w:val="auto"/>
                <w:sz w:val="21"/>
                <w:szCs w:val="21"/>
              </w:rPr>
            </w:pPr>
            <w:r>
              <w:rPr>
                <w:rFonts w:hint="eastAsia" w:hAnsi="Times New Roman" w:cs="Times New Roman"/>
                <w:color w:val="auto"/>
                <w:sz w:val="21"/>
                <w:szCs w:val="21"/>
              </w:rPr>
              <w:t>制度名称</w:t>
            </w:r>
          </w:p>
        </w:tc>
        <w:tc>
          <w:tcPr>
            <w:tcW w:w="6600" w:type="dxa"/>
            <w:vAlign w:val="center"/>
          </w:tcPr>
          <w:p w14:paraId="0933C3A0">
            <w:pPr>
              <w:pStyle w:val="13"/>
              <w:spacing w:before="0" w:beforeAutospacing="0" w:after="0" w:afterAutospacing="0"/>
              <w:rPr>
                <w:rFonts w:hAnsi="Times New Roman" w:cs="Times New Roman"/>
                <w:color w:val="auto"/>
                <w:sz w:val="21"/>
                <w:szCs w:val="21"/>
              </w:rPr>
            </w:pPr>
            <w:r>
              <w:rPr>
                <w:rFonts w:hint="eastAsia"/>
                <w:color w:val="auto"/>
                <w:sz w:val="21"/>
                <w:szCs w:val="21"/>
              </w:rPr>
              <w:t>华润啤酒异地工作人员管理办法</w:t>
            </w:r>
          </w:p>
        </w:tc>
      </w:tr>
      <w:tr w14:paraId="08672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shd w:val="clear" w:color="auto" w:fill="D0CECE" w:themeFill="background2" w:themeFillShade="E6"/>
            <w:vAlign w:val="center"/>
          </w:tcPr>
          <w:p w14:paraId="2A843649">
            <w:pPr>
              <w:pStyle w:val="13"/>
              <w:spacing w:before="0" w:beforeAutospacing="0" w:after="0" w:afterAutospacing="0"/>
              <w:jc w:val="center"/>
              <w:rPr>
                <w:rFonts w:hAnsi="Times New Roman" w:cs="Times New Roman"/>
                <w:color w:val="auto"/>
                <w:sz w:val="21"/>
                <w:szCs w:val="21"/>
              </w:rPr>
            </w:pPr>
            <w:r>
              <w:rPr>
                <w:rFonts w:hint="eastAsia" w:hAnsi="Times New Roman" w:cs="Times New Roman"/>
                <w:color w:val="auto"/>
                <w:sz w:val="21"/>
                <w:szCs w:val="21"/>
              </w:rPr>
              <w:t>制度级别</w:t>
            </w:r>
          </w:p>
        </w:tc>
        <w:tc>
          <w:tcPr>
            <w:tcW w:w="6600" w:type="dxa"/>
            <w:vAlign w:val="center"/>
          </w:tcPr>
          <w:p w14:paraId="2AF0B44B">
            <w:pPr>
              <w:pStyle w:val="13"/>
              <w:spacing w:before="0" w:beforeAutospacing="0" w:after="0" w:afterAutospacing="0"/>
              <w:rPr>
                <w:color w:val="auto"/>
                <w:sz w:val="21"/>
                <w:szCs w:val="21"/>
              </w:rPr>
            </w:pPr>
            <w:r>
              <w:rPr>
                <w:rFonts w:hint="eastAsia"/>
                <w:color w:val="auto"/>
                <w:sz w:val="21"/>
                <w:szCs w:val="21"/>
              </w:rPr>
              <w:t>管理办法（二级制度）</w:t>
            </w:r>
          </w:p>
        </w:tc>
      </w:tr>
      <w:tr w14:paraId="55E57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shd w:val="clear" w:color="auto" w:fill="D0CECE" w:themeFill="background2" w:themeFillShade="E6"/>
            <w:vAlign w:val="center"/>
          </w:tcPr>
          <w:p w14:paraId="13553949">
            <w:pPr>
              <w:pStyle w:val="13"/>
              <w:spacing w:before="0" w:beforeAutospacing="0" w:after="0" w:afterAutospacing="0"/>
              <w:jc w:val="center"/>
              <w:rPr>
                <w:rFonts w:hAnsi="Times New Roman" w:cs="Times New Roman"/>
                <w:color w:val="auto"/>
                <w:sz w:val="21"/>
                <w:szCs w:val="21"/>
              </w:rPr>
            </w:pPr>
            <w:r>
              <w:rPr>
                <w:rFonts w:hint="eastAsia" w:hAnsi="Times New Roman" w:cs="Times New Roman"/>
                <w:color w:val="auto"/>
                <w:sz w:val="21"/>
                <w:szCs w:val="21"/>
              </w:rPr>
              <w:t>制度编号</w:t>
            </w:r>
          </w:p>
        </w:tc>
        <w:tc>
          <w:tcPr>
            <w:tcW w:w="6600" w:type="dxa"/>
            <w:vAlign w:val="center"/>
          </w:tcPr>
          <w:p w14:paraId="0B78EE07">
            <w:pPr>
              <w:pStyle w:val="13"/>
              <w:bidi w:val="0"/>
            </w:pPr>
            <w:r>
              <w:rPr>
                <w:rFonts w:hint="eastAsia"/>
                <w:sz w:val="21"/>
                <w:szCs w:val="21"/>
                <w:lang w:val="en-US" w:eastAsia="zh-CN"/>
              </w:rPr>
              <w:t>华啤B03-21-人力26C</w:t>
            </w:r>
          </w:p>
        </w:tc>
      </w:tr>
      <w:tr w14:paraId="2F6AD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shd w:val="clear" w:color="auto" w:fill="D0CECE" w:themeFill="background2" w:themeFillShade="E6"/>
            <w:vAlign w:val="center"/>
          </w:tcPr>
          <w:p w14:paraId="70F6AAD6">
            <w:pPr>
              <w:pStyle w:val="13"/>
              <w:spacing w:before="0" w:beforeAutospacing="0" w:after="0" w:afterAutospacing="0"/>
              <w:jc w:val="center"/>
              <w:rPr>
                <w:rFonts w:hAnsi="Times New Roman" w:cs="Times New Roman"/>
                <w:color w:val="auto"/>
                <w:sz w:val="21"/>
                <w:szCs w:val="21"/>
              </w:rPr>
            </w:pPr>
            <w:r>
              <w:rPr>
                <w:rFonts w:hint="eastAsia" w:hAnsi="Times New Roman" w:cs="Times New Roman"/>
                <w:color w:val="auto"/>
                <w:sz w:val="21"/>
                <w:szCs w:val="21"/>
              </w:rPr>
              <w:t>制度批准者</w:t>
            </w:r>
          </w:p>
        </w:tc>
        <w:tc>
          <w:tcPr>
            <w:tcW w:w="6600" w:type="dxa"/>
            <w:vAlign w:val="center"/>
          </w:tcPr>
          <w:p w14:paraId="6D750A8F">
            <w:pPr>
              <w:pStyle w:val="13"/>
              <w:spacing w:before="0" w:beforeAutospacing="0" w:after="0" w:afterAutospacing="0"/>
              <w:rPr>
                <w:rFonts w:hAnsi="Times New Roman" w:cs="Times New Roman"/>
                <w:color w:val="auto"/>
                <w:sz w:val="21"/>
                <w:szCs w:val="21"/>
              </w:rPr>
            </w:pPr>
            <w:r>
              <w:rPr>
                <w:rFonts w:hint="eastAsia" w:hAnsi="Times New Roman" w:cs="Times New Roman"/>
                <w:color w:val="auto"/>
                <w:sz w:val="21"/>
                <w:szCs w:val="21"/>
              </w:rPr>
              <w:t>华润啤酒</w:t>
            </w:r>
          </w:p>
        </w:tc>
      </w:tr>
      <w:tr w14:paraId="14F01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shd w:val="clear" w:color="auto" w:fill="D0CECE" w:themeFill="background2" w:themeFillShade="E6"/>
            <w:vAlign w:val="center"/>
          </w:tcPr>
          <w:p w14:paraId="058E79B7">
            <w:pPr>
              <w:pStyle w:val="13"/>
              <w:spacing w:before="0" w:beforeAutospacing="0" w:after="0" w:afterAutospacing="0"/>
              <w:jc w:val="center"/>
              <w:rPr>
                <w:rFonts w:hAnsi="Times New Roman" w:cs="Times New Roman"/>
                <w:color w:val="auto"/>
                <w:sz w:val="21"/>
                <w:szCs w:val="21"/>
              </w:rPr>
            </w:pPr>
            <w:r>
              <w:rPr>
                <w:rFonts w:hint="eastAsia" w:hAnsi="Times New Roman" w:cs="Times New Roman"/>
                <w:color w:val="auto"/>
                <w:sz w:val="21"/>
                <w:szCs w:val="21"/>
              </w:rPr>
              <w:t>制度制订者</w:t>
            </w:r>
          </w:p>
        </w:tc>
        <w:tc>
          <w:tcPr>
            <w:tcW w:w="6600" w:type="dxa"/>
            <w:vAlign w:val="center"/>
          </w:tcPr>
          <w:p w14:paraId="541DC1F1">
            <w:pPr>
              <w:pStyle w:val="13"/>
              <w:spacing w:before="0" w:beforeAutospacing="0" w:after="0" w:afterAutospacing="0"/>
              <w:rPr>
                <w:rFonts w:hAnsi="Times New Roman" w:cs="Times New Roman"/>
                <w:color w:val="auto"/>
                <w:sz w:val="21"/>
                <w:szCs w:val="21"/>
              </w:rPr>
            </w:pPr>
            <w:r>
              <w:rPr>
                <w:rFonts w:hint="eastAsia" w:hAnsi="Times New Roman" w:cs="Times New Roman"/>
                <w:color w:val="auto"/>
                <w:sz w:val="21"/>
                <w:szCs w:val="21"/>
              </w:rPr>
              <w:t>华润啤酒人力资源部</w:t>
            </w:r>
          </w:p>
        </w:tc>
      </w:tr>
    </w:tbl>
    <w:p w14:paraId="706038EC">
      <w:pPr>
        <w:pStyle w:val="32"/>
        <w:framePr w:w="0" w:hRule="auto" w:wrap="auto" w:vAnchor="margin" w:hAnchor="text" w:xAlign="left" w:yAlign="inline"/>
        <w:spacing w:line="360" w:lineRule="auto"/>
        <w:rPr>
          <w:color w:val="auto"/>
          <w:sz w:val="21"/>
        </w:rPr>
      </w:pPr>
    </w:p>
    <w:p w14:paraId="5EE9C7E6">
      <w:pPr>
        <w:spacing w:after="0" w:line="240" w:lineRule="auto"/>
        <w:ind w:firstLine="420"/>
        <w:rPr>
          <w:color w:val="auto"/>
          <w:sz w:val="21"/>
        </w:rPr>
      </w:pPr>
      <w:r>
        <w:rPr>
          <w:rFonts w:hint="eastAsia"/>
          <w:color w:val="auto"/>
          <w:sz w:val="21"/>
        </w:rPr>
        <w:t>制度版本记录</w:t>
      </w:r>
    </w:p>
    <w:p w14:paraId="04662FFD">
      <w:pPr>
        <w:pStyle w:val="32"/>
        <w:framePr w:w="0" w:hRule="auto" w:wrap="auto" w:vAnchor="margin" w:hAnchor="text" w:xAlign="left" w:yAlign="inline"/>
        <w:spacing w:line="400" w:lineRule="exact"/>
        <w:rPr>
          <w:color w:val="auto"/>
        </w:rPr>
      </w:pPr>
      <w:r>
        <w:rPr>
          <w:color w:val="auto"/>
        </w:rPr>
        <mc:AlternateContent>
          <mc:Choice Requires="wps">
            <w:drawing>
              <wp:anchor distT="0" distB="0" distL="114300" distR="114300" simplePos="0" relativeHeight="251660288" behindDoc="0" locked="0" layoutInCell="1" allowOverlap="1">
                <wp:simplePos x="0" y="0"/>
                <wp:positionH relativeFrom="margin">
                  <wp:posOffset>-15875</wp:posOffset>
                </wp:positionH>
                <wp:positionV relativeFrom="paragraph">
                  <wp:posOffset>90805</wp:posOffset>
                </wp:positionV>
                <wp:extent cx="5312410" cy="0"/>
                <wp:effectExtent l="0" t="19050" r="40640" b="38100"/>
                <wp:wrapNone/>
                <wp:docPr id="9" name="直接连接符 9"/>
                <wp:cNvGraphicFramePr/>
                <a:graphic xmlns:a="http://schemas.openxmlformats.org/drawingml/2006/main">
                  <a:graphicData uri="http://schemas.microsoft.com/office/word/2010/wordprocessingShape">
                    <wps:wsp>
                      <wps:cNvCnPr/>
                      <wps:spPr>
                        <a:xfrm flipV="1">
                          <a:off x="0" y="0"/>
                          <a:ext cx="5312720" cy="0"/>
                        </a:xfrm>
                        <a:prstGeom prst="line">
                          <a:avLst/>
                        </a:prstGeom>
                        <a:ln w="57150">
                          <a:solidFill>
                            <a:schemeClr val="bg2">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1.25pt;margin-top:7.15pt;height:0pt;width:418.3pt;mso-position-horizontal-relative:margin;z-index:251660288;mso-width-relative:page;mso-height-relative:page;" filled="f" stroked="t" coordsize="21600,21600" o:gfxdata="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lBslf9gAAAAIAQAADwAAAAAAAAABACAAAAAiAAAAZHJzL2Rvd25y&#10;ZXYueG1sUEsBAhQAFAAAAAgAh07iQFAyEd/+AQAA3gMAAA4AAAAAAAAAAQAgAAAAJwEAAGRycy9l&#10;Mm9Eb2MueG1sUEsFBgAAAAAGAAYAWQEAAJcFAAAAAA==&#10;">
                <v:fill on="f" focussize="0,0"/>
                <v:stroke weight="4.5pt" color="#767171 [1614]" miterlimit="8" joinstyle="miter"/>
                <v:imagedata o:title=""/>
                <o:lock v:ext="edit" aspectratio="f"/>
              </v:line>
            </w:pict>
          </mc:Fallback>
        </mc:AlternateConten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0"/>
        <w:gridCol w:w="1276"/>
        <w:gridCol w:w="4913"/>
      </w:tblGrid>
      <w:tr w14:paraId="60EA1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0" w:type="dxa"/>
            <w:shd w:val="clear" w:color="auto" w:fill="D0CECE" w:themeFill="background2" w:themeFillShade="E6"/>
            <w:vAlign w:val="center"/>
          </w:tcPr>
          <w:p w14:paraId="275D65B8">
            <w:pPr>
              <w:pStyle w:val="13"/>
              <w:spacing w:before="0" w:beforeAutospacing="0" w:after="0" w:afterAutospacing="0"/>
              <w:jc w:val="center"/>
              <w:rPr>
                <w:rFonts w:hAnsi="Times New Roman" w:cs="Times New Roman"/>
                <w:color w:val="auto"/>
                <w:sz w:val="21"/>
                <w:szCs w:val="20"/>
              </w:rPr>
            </w:pPr>
            <w:r>
              <w:rPr>
                <w:rFonts w:hint="eastAsia" w:hAnsi="Times New Roman" w:cs="Times New Roman"/>
                <w:color w:val="auto"/>
                <w:sz w:val="21"/>
                <w:szCs w:val="20"/>
              </w:rPr>
              <w:t>生效日期</w:t>
            </w:r>
          </w:p>
        </w:tc>
        <w:tc>
          <w:tcPr>
            <w:tcW w:w="1276" w:type="dxa"/>
            <w:shd w:val="clear" w:color="auto" w:fill="D0CECE" w:themeFill="background2" w:themeFillShade="E6"/>
            <w:vAlign w:val="center"/>
          </w:tcPr>
          <w:p w14:paraId="15297B9E">
            <w:pPr>
              <w:pStyle w:val="13"/>
              <w:spacing w:before="0" w:beforeAutospacing="0" w:after="0" w:afterAutospacing="0"/>
              <w:rPr>
                <w:rFonts w:hAnsi="Times New Roman" w:cs="Times New Roman"/>
                <w:color w:val="auto"/>
                <w:sz w:val="21"/>
                <w:szCs w:val="20"/>
              </w:rPr>
            </w:pPr>
            <w:r>
              <w:rPr>
                <w:rFonts w:hint="eastAsia" w:hAnsi="Times New Roman" w:cs="Times New Roman"/>
                <w:color w:val="auto"/>
                <w:sz w:val="21"/>
                <w:szCs w:val="20"/>
              </w:rPr>
              <w:t>制度起草人</w:t>
            </w:r>
          </w:p>
        </w:tc>
        <w:tc>
          <w:tcPr>
            <w:tcW w:w="4913" w:type="dxa"/>
            <w:shd w:val="clear" w:color="auto" w:fill="D0CECE" w:themeFill="background2" w:themeFillShade="E6"/>
            <w:vAlign w:val="center"/>
          </w:tcPr>
          <w:p w14:paraId="037A4E10">
            <w:pPr>
              <w:pStyle w:val="13"/>
              <w:spacing w:before="0" w:beforeAutospacing="0" w:after="0" w:afterAutospacing="0"/>
              <w:jc w:val="center"/>
              <w:rPr>
                <w:rFonts w:hAnsi="Times New Roman" w:cs="Times New Roman"/>
                <w:color w:val="auto"/>
                <w:sz w:val="21"/>
                <w:szCs w:val="20"/>
              </w:rPr>
            </w:pPr>
            <w:r>
              <w:rPr>
                <w:rFonts w:hint="eastAsia" w:hAnsi="Times New Roman" w:cs="Times New Roman"/>
                <w:color w:val="auto"/>
                <w:sz w:val="21"/>
                <w:szCs w:val="20"/>
              </w:rPr>
              <w:t>变更说明</w:t>
            </w:r>
          </w:p>
        </w:tc>
      </w:tr>
      <w:tr w14:paraId="3E07B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0" w:type="dxa"/>
            <w:vAlign w:val="center"/>
          </w:tcPr>
          <w:p w14:paraId="2D9A00AE">
            <w:pPr>
              <w:pStyle w:val="13"/>
              <w:spacing w:before="0" w:beforeAutospacing="0" w:after="0" w:afterAutospacing="0"/>
              <w:jc w:val="center"/>
              <w:rPr>
                <w:rFonts w:hAnsi="Times New Roman" w:cs="Times New Roman"/>
                <w:color w:val="auto"/>
                <w:sz w:val="21"/>
                <w:szCs w:val="20"/>
              </w:rPr>
            </w:pPr>
            <w:r>
              <w:rPr>
                <w:rFonts w:hint="eastAsia" w:hAnsi="Times New Roman" w:cs="Times New Roman"/>
                <w:color w:val="auto"/>
                <w:sz w:val="21"/>
                <w:szCs w:val="20"/>
              </w:rPr>
              <w:t>2020年7月7日</w:t>
            </w:r>
          </w:p>
        </w:tc>
        <w:tc>
          <w:tcPr>
            <w:tcW w:w="1276" w:type="dxa"/>
            <w:vAlign w:val="center"/>
          </w:tcPr>
          <w:p w14:paraId="38D20F19">
            <w:pPr>
              <w:pStyle w:val="13"/>
              <w:spacing w:before="0" w:beforeAutospacing="0" w:after="0" w:afterAutospacing="0"/>
              <w:rPr>
                <w:rFonts w:hAnsi="Times New Roman" w:cs="Times New Roman"/>
                <w:color w:val="auto"/>
                <w:sz w:val="21"/>
                <w:szCs w:val="20"/>
              </w:rPr>
            </w:pPr>
            <w:r>
              <w:rPr>
                <w:rFonts w:hint="eastAsia"/>
                <w:color w:val="auto"/>
                <w:sz w:val="21"/>
                <w:szCs w:val="20"/>
              </w:rPr>
              <w:t>黄宇</w:t>
            </w:r>
          </w:p>
        </w:tc>
        <w:tc>
          <w:tcPr>
            <w:tcW w:w="4913" w:type="dxa"/>
            <w:vAlign w:val="center"/>
          </w:tcPr>
          <w:p w14:paraId="74D02681">
            <w:pPr>
              <w:pStyle w:val="13"/>
              <w:spacing w:before="0" w:beforeAutospacing="0" w:after="0" w:afterAutospacing="0"/>
              <w:rPr>
                <w:rFonts w:hAnsi="Times New Roman" w:cs="Times New Roman"/>
                <w:color w:val="auto"/>
                <w:sz w:val="21"/>
                <w:szCs w:val="20"/>
              </w:rPr>
            </w:pPr>
            <w:r>
              <w:rPr>
                <w:rFonts w:hint="eastAsia"/>
                <w:color w:val="auto"/>
                <w:sz w:val="21"/>
              </w:rPr>
              <w:t>首次制定。</w:t>
            </w:r>
          </w:p>
        </w:tc>
      </w:tr>
      <w:tr w14:paraId="4274E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0" w:type="dxa"/>
            <w:vAlign w:val="center"/>
          </w:tcPr>
          <w:p w14:paraId="20098CC1">
            <w:pPr>
              <w:pStyle w:val="13"/>
              <w:spacing w:before="0" w:beforeAutospacing="0" w:after="0" w:afterAutospacing="0"/>
              <w:jc w:val="center"/>
              <w:rPr>
                <w:rFonts w:hAnsi="Times New Roman" w:cs="Times New Roman"/>
                <w:color w:val="auto"/>
                <w:sz w:val="21"/>
                <w:szCs w:val="20"/>
              </w:rPr>
            </w:pPr>
            <w:r>
              <w:rPr>
                <w:rFonts w:hint="eastAsia" w:hAnsi="Times New Roman" w:cs="Times New Roman"/>
                <w:color w:val="auto"/>
                <w:sz w:val="21"/>
                <w:szCs w:val="20"/>
              </w:rPr>
              <w:t>2024年3月13日</w:t>
            </w:r>
          </w:p>
        </w:tc>
        <w:tc>
          <w:tcPr>
            <w:tcW w:w="1276" w:type="dxa"/>
            <w:vAlign w:val="center"/>
          </w:tcPr>
          <w:p w14:paraId="7D675BF1">
            <w:pPr>
              <w:pStyle w:val="13"/>
              <w:spacing w:before="0" w:beforeAutospacing="0" w:after="0" w:afterAutospacing="0"/>
              <w:rPr>
                <w:color w:val="auto"/>
                <w:sz w:val="21"/>
                <w:szCs w:val="20"/>
              </w:rPr>
            </w:pPr>
            <w:r>
              <w:rPr>
                <w:rFonts w:hint="eastAsia"/>
                <w:color w:val="auto"/>
                <w:sz w:val="21"/>
                <w:szCs w:val="20"/>
              </w:rPr>
              <w:t>周楚嫣</w:t>
            </w:r>
          </w:p>
        </w:tc>
        <w:tc>
          <w:tcPr>
            <w:tcW w:w="4913" w:type="dxa"/>
            <w:vAlign w:val="center"/>
          </w:tcPr>
          <w:p w14:paraId="307827FB">
            <w:pPr>
              <w:pStyle w:val="13"/>
              <w:spacing w:before="0" w:beforeAutospacing="0" w:after="0" w:afterAutospacing="0"/>
              <w:rPr>
                <w:color w:val="auto"/>
                <w:sz w:val="21"/>
              </w:rPr>
            </w:pPr>
            <w:r>
              <w:rPr>
                <w:rFonts w:hint="eastAsia"/>
                <w:color w:val="auto"/>
                <w:sz w:val="21"/>
              </w:rPr>
              <w:t>第1次修订，修改部分术语，修订异地工作界定、异地工作待遇相关条款。</w:t>
            </w:r>
          </w:p>
        </w:tc>
      </w:tr>
      <w:tr w14:paraId="46D73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0" w:type="dxa"/>
            <w:vAlign w:val="center"/>
          </w:tcPr>
          <w:p w14:paraId="42D7D012">
            <w:pPr>
              <w:pStyle w:val="13"/>
              <w:spacing w:before="0" w:beforeAutospacing="0" w:after="0" w:afterAutospacing="0"/>
              <w:jc w:val="center"/>
              <w:rPr>
                <w:rFonts w:hAnsi="Times New Roman" w:cs="Times New Roman"/>
                <w:color w:val="auto"/>
                <w:sz w:val="21"/>
                <w:szCs w:val="20"/>
              </w:rPr>
            </w:pPr>
            <w:r>
              <w:rPr>
                <w:rFonts w:hint="eastAsia" w:hAnsi="Times New Roman" w:cs="Times New Roman"/>
                <w:color w:val="auto"/>
                <w:sz w:val="21"/>
                <w:szCs w:val="20"/>
              </w:rPr>
              <w:t>202</w:t>
            </w:r>
            <w:r>
              <w:rPr>
                <w:rFonts w:hint="eastAsia" w:hAnsi="Times New Roman" w:cs="Times New Roman"/>
                <w:color w:val="auto"/>
                <w:sz w:val="21"/>
                <w:szCs w:val="20"/>
                <w:lang w:val="en-US" w:eastAsia="zh-CN"/>
              </w:rPr>
              <w:t>6</w:t>
            </w:r>
            <w:r>
              <w:rPr>
                <w:rFonts w:hint="eastAsia" w:hAnsi="Times New Roman" w:cs="Times New Roman"/>
                <w:color w:val="auto"/>
                <w:sz w:val="21"/>
                <w:szCs w:val="20"/>
              </w:rPr>
              <w:t>年</w:t>
            </w:r>
            <w:r>
              <w:rPr>
                <w:rFonts w:hint="eastAsia" w:hAnsi="Times New Roman" w:cs="Times New Roman"/>
                <w:color w:val="auto"/>
                <w:sz w:val="21"/>
                <w:szCs w:val="20"/>
                <w:lang w:val="en-US" w:eastAsia="zh-CN"/>
              </w:rPr>
              <w:t>4</w:t>
            </w:r>
            <w:r>
              <w:rPr>
                <w:rFonts w:hint="eastAsia" w:hAnsi="Times New Roman" w:cs="Times New Roman"/>
                <w:color w:val="auto"/>
                <w:sz w:val="21"/>
                <w:szCs w:val="20"/>
              </w:rPr>
              <w:t>月</w:t>
            </w:r>
            <w:r>
              <w:rPr>
                <w:rFonts w:hint="eastAsia" w:hAnsi="Times New Roman" w:cs="Times New Roman"/>
                <w:color w:val="auto"/>
                <w:sz w:val="21"/>
                <w:szCs w:val="20"/>
                <w:lang w:val="en-US" w:eastAsia="zh-CN"/>
              </w:rPr>
              <w:t>1</w:t>
            </w:r>
            <w:r>
              <w:rPr>
                <w:rFonts w:hint="eastAsia" w:hAnsi="Times New Roman" w:cs="Times New Roman"/>
                <w:color w:val="auto"/>
                <w:sz w:val="21"/>
                <w:szCs w:val="20"/>
              </w:rPr>
              <w:t>日</w:t>
            </w:r>
          </w:p>
        </w:tc>
        <w:tc>
          <w:tcPr>
            <w:tcW w:w="1276" w:type="dxa"/>
            <w:vAlign w:val="center"/>
          </w:tcPr>
          <w:p w14:paraId="34FF37DE">
            <w:pPr>
              <w:pStyle w:val="13"/>
              <w:spacing w:before="0" w:beforeAutospacing="0" w:after="0" w:afterAutospacing="0"/>
              <w:rPr>
                <w:rFonts w:hint="eastAsia" w:eastAsia="宋体"/>
                <w:color w:val="auto"/>
                <w:sz w:val="21"/>
                <w:szCs w:val="20"/>
                <w:lang w:val="en-US" w:eastAsia="zh-CN"/>
              </w:rPr>
            </w:pPr>
            <w:r>
              <w:rPr>
                <w:rFonts w:hint="eastAsia"/>
                <w:color w:val="auto"/>
                <w:sz w:val="21"/>
                <w:szCs w:val="20"/>
                <w:lang w:val="en-US" w:eastAsia="zh-CN"/>
              </w:rPr>
              <w:t>伍山林</w:t>
            </w:r>
          </w:p>
        </w:tc>
        <w:tc>
          <w:tcPr>
            <w:tcW w:w="4913" w:type="dxa"/>
            <w:vAlign w:val="center"/>
          </w:tcPr>
          <w:p w14:paraId="44449DEE">
            <w:pPr>
              <w:pStyle w:val="13"/>
              <w:spacing w:before="0" w:beforeAutospacing="0" w:after="0" w:afterAutospacing="0"/>
              <w:rPr>
                <w:color w:val="auto"/>
                <w:sz w:val="21"/>
              </w:rPr>
            </w:pPr>
            <w:r>
              <w:rPr>
                <w:rFonts w:hint="eastAsia"/>
                <w:color w:val="auto"/>
                <w:sz w:val="21"/>
              </w:rPr>
              <w:t>第2次修订，修订取消异地条件、异地工作待遇</w:t>
            </w:r>
            <w:r>
              <w:rPr>
                <w:rFonts w:hint="eastAsia"/>
                <w:color w:val="auto"/>
                <w:sz w:val="21"/>
                <w:lang w:val="en-US" w:eastAsia="zh-CN"/>
              </w:rPr>
              <w:t>等</w:t>
            </w:r>
            <w:r>
              <w:rPr>
                <w:rFonts w:hint="eastAsia"/>
                <w:color w:val="auto"/>
                <w:sz w:val="21"/>
              </w:rPr>
              <w:t>相关条款。</w:t>
            </w:r>
          </w:p>
        </w:tc>
      </w:tr>
    </w:tbl>
    <w:p w14:paraId="219ED7E0">
      <w:pPr>
        <w:pStyle w:val="32"/>
        <w:framePr w:w="0" w:hRule="auto" w:wrap="auto" w:vAnchor="margin" w:hAnchor="text" w:xAlign="left" w:yAlign="inline"/>
        <w:spacing w:line="360" w:lineRule="auto"/>
        <w:rPr>
          <w:color w:val="auto"/>
          <w:sz w:val="21"/>
        </w:rPr>
      </w:pPr>
    </w:p>
    <w:p w14:paraId="2A189A55">
      <w:pPr>
        <w:spacing w:after="0" w:line="240" w:lineRule="auto"/>
        <w:ind w:firstLine="420"/>
        <w:rPr>
          <w:color w:val="auto"/>
          <w:sz w:val="21"/>
        </w:rPr>
      </w:pPr>
      <w:r>
        <w:rPr>
          <w:rFonts w:hint="eastAsia"/>
          <w:color w:val="auto"/>
          <w:sz w:val="21"/>
        </w:rPr>
        <w:t>制度说明</w:t>
      </w:r>
    </w:p>
    <w:p w14:paraId="4473E837">
      <w:pPr>
        <w:pStyle w:val="32"/>
        <w:framePr w:w="0" w:hRule="auto" w:wrap="auto" w:vAnchor="margin" w:hAnchor="text" w:xAlign="left" w:yAlign="inline"/>
        <w:spacing w:line="400" w:lineRule="exact"/>
        <w:rPr>
          <w:color w:val="auto"/>
        </w:rPr>
      </w:pPr>
      <w:r>
        <w:rPr>
          <w:color w:val="auto"/>
        </w:rPr>
        <mc:AlternateContent>
          <mc:Choice Requires="wps">
            <w:drawing>
              <wp:anchor distT="0" distB="0" distL="114300" distR="114300" simplePos="0" relativeHeight="251661312" behindDoc="0" locked="0" layoutInCell="1" allowOverlap="1">
                <wp:simplePos x="0" y="0"/>
                <wp:positionH relativeFrom="margin">
                  <wp:posOffset>-15875</wp:posOffset>
                </wp:positionH>
                <wp:positionV relativeFrom="paragraph">
                  <wp:posOffset>90805</wp:posOffset>
                </wp:positionV>
                <wp:extent cx="5312410" cy="0"/>
                <wp:effectExtent l="0" t="19050" r="40640" b="38100"/>
                <wp:wrapNone/>
                <wp:docPr id="11" name="直接连接符 11"/>
                <wp:cNvGraphicFramePr/>
                <a:graphic xmlns:a="http://schemas.openxmlformats.org/drawingml/2006/main">
                  <a:graphicData uri="http://schemas.microsoft.com/office/word/2010/wordprocessingShape">
                    <wps:wsp>
                      <wps:cNvCnPr/>
                      <wps:spPr>
                        <a:xfrm flipV="1">
                          <a:off x="0" y="0"/>
                          <a:ext cx="5312720" cy="0"/>
                        </a:xfrm>
                        <a:prstGeom prst="line">
                          <a:avLst/>
                        </a:prstGeom>
                        <a:ln w="57150">
                          <a:solidFill>
                            <a:schemeClr val="bg2">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1.25pt;margin-top:7.15pt;height:0pt;width:418.3pt;mso-position-horizontal-relative:margin;z-index:251661312;mso-width-relative:page;mso-height-relative:page;" filled="f" stroked="t" coordsize="21600,21600" o:gfxdata="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lBslf9gAAAAIAQAADwAAAAAAAAABACAAAAAiAAAAZHJzL2Rvd25y&#10;ZXYueG1sUEsBAhQAFAAAAAgAh07iQFKTOtP+AQAA4AMAAA4AAAAAAAAAAQAgAAAAJwEAAGRycy9l&#10;Mm9Eb2MueG1sUEsFBgAAAAAGAAYAWQEAAJcFAAAAAA==&#10;">
                <v:fill on="f" focussize="0,0"/>
                <v:stroke weight="4.5pt" color="#767171 [1614]" miterlimit="8" joinstyle="miter"/>
                <v:imagedata o:title=""/>
                <o:lock v:ext="edit" aspectratio="f"/>
              </v:line>
            </w:pict>
          </mc:Fallback>
        </mc:AlternateConten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6600"/>
      </w:tblGrid>
      <w:tr w14:paraId="2217B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4" w:hRule="atLeast"/>
          <w:jc w:val="center"/>
        </w:trPr>
        <w:tc>
          <w:tcPr>
            <w:tcW w:w="1696" w:type="dxa"/>
            <w:shd w:val="clear" w:color="auto" w:fill="D0CECE" w:themeFill="background2" w:themeFillShade="E6"/>
            <w:vAlign w:val="center"/>
          </w:tcPr>
          <w:p w14:paraId="590ABB62">
            <w:pPr>
              <w:pStyle w:val="13"/>
              <w:spacing w:before="0" w:beforeAutospacing="0" w:after="0" w:afterAutospacing="0"/>
              <w:jc w:val="center"/>
              <w:rPr>
                <w:rFonts w:hAnsi="Times New Roman" w:cs="Times New Roman"/>
                <w:color w:val="auto"/>
                <w:sz w:val="21"/>
                <w:szCs w:val="20"/>
              </w:rPr>
            </w:pPr>
            <w:r>
              <w:rPr>
                <w:rFonts w:hint="eastAsia" w:hAnsi="Times New Roman" w:cs="Times New Roman"/>
                <w:color w:val="auto"/>
                <w:sz w:val="21"/>
                <w:szCs w:val="20"/>
              </w:rPr>
              <w:t>目的</w:t>
            </w:r>
          </w:p>
        </w:tc>
        <w:tc>
          <w:tcPr>
            <w:tcW w:w="6600" w:type="dxa"/>
            <w:vAlign w:val="center"/>
          </w:tcPr>
          <w:p w14:paraId="32C7DC59">
            <w:pPr>
              <w:pStyle w:val="13"/>
              <w:spacing w:before="0" w:beforeAutospacing="0" w:after="0" w:afterAutospacing="0"/>
              <w:rPr>
                <w:rFonts w:hAnsi="Times New Roman" w:cs="Times New Roman"/>
                <w:color w:val="auto"/>
                <w:sz w:val="21"/>
                <w:szCs w:val="21"/>
              </w:rPr>
            </w:pPr>
            <w:r>
              <w:rPr>
                <w:rFonts w:hint="eastAsia"/>
                <w:color w:val="auto"/>
                <w:sz w:val="21"/>
                <w:szCs w:val="21"/>
              </w:rPr>
              <w:t>规范华润啤酒异地工作人员管理，结合公司实际，制定本办法</w:t>
            </w:r>
          </w:p>
        </w:tc>
      </w:tr>
      <w:tr w14:paraId="7A548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shd w:val="clear" w:color="auto" w:fill="D0CECE" w:themeFill="background2" w:themeFillShade="E6"/>
            <w:vAlign w:val="center"/>
          </w:tcPr>
          <w:p w14:paraId="3747AF1E">
            <w:pPr>
              <w:pStyle w:val="13"/>
              <w:spacing w:before="0" w:beforeAutospacing="0" w:after="0" w:afterAutospacing="0"/>
              <w:jc w:val="center"/>
              <w:rPr>
                <w:rFonts w:hAnsi="Times New Roman" w:cs="Times New Roman"/>
                <w:color w:val="auto"/>
                <w:sz w:val="21"/>
                <w:szCs w:val="20"/>
              </w:rPr>
            </w:pPr>
            <w:r>
              <w:rPr>
                <w:rFonts w:hint="eastAsia" w:hAnsi="Times New Roman" w:cs="Times New Roman"/>
                <w:color w:val="auto"/>
                <w:sz w:val="21"/>
                <w:szCs w:val="20"/>
              </w:rPr>
              <w:t>适用范围</w:t>
            </w:r>
          </w:p>
        </w:tc>
        <w:tc>
          <w:tcPr>
            <w:tcW w:w="6600" w:type="dxa"/>
            <w:vAlign w:val="center"/>
          </w:tcPr>
          <w:p w14:paraId="45A0FD1C">
            <w:pPr>
              <w:pStyle w:val="13"/>
              <w:spacing w:before="0" w:beforeAutospacing="0" w:after="0" w:afterAutospacing="0"/>
              <w:rPr>
                <w:rFonts w:hAnsi="Times New Roman" w:cs="Times New Roman"/>
                <w:color w:val="auto"/>
                <w:sz w:val="21"/>
                <w:szCs w:val="21"/>
              </w:rPr>
            </w:pPr>
            <w:r>
              <w:rPr>
                <w:rFonts w:hint="eastAsia" w:hAnsi="Times New Roman" w:cs="Times New Roman"/>
                <w:color w:val="auto"/>
                <w:sz w:val="21"/>
                <w:szCs w:val="21"/>
              </w:rPr>
              <w:t>适用于华润啤酒（控股）有限公司及其下属各级子公司、分公司</w:t>
            </w:r>
          </w:p>
        </w:tc>
      </w:tr>
      <w:tr w14:paraId="5C267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shd w:val="clear" w:color="auto" w:fill="D0CECE" w:themeFill="background2" w:themeFillShade="E6"/>
            <w:vAlign w:val="center"/>
          </w:tcPr>
          <w:p w14:paraId="0759E33F">
            <w:pPr>
              <w:pStyle w:val="13"/>
              <w:spacing w:before="0" w:beforeAutospacing="0" w:after="0" w:afterAutospacing="0"/>
              <w:jc w:val="center"/>
              <w:rPr>
                <w:rFonts w:hAnsi="Times New Roman" w:cs="Times New Roman"/>
                <w:color w:val="auto"/>
                <w:sz w:val="21"/>
                <w:szCs w:val="20"/>
              </w:rPr>
            </w:pPr>
            <w:r>
              <w:rPr>
                <w:rFonts w:hint="eastAsia" w:hAnsi="Times New Roman" w:cs="Times New Roman"/>
                <w:color w:val="auto"/>
                <w:sz w:val="21"/>
                <w:szCs w:val="20"/>
              </w:rPr>
              <w:t>主要关联制度（指一级、二级制度）</w:t>
            </w:r>
          </w:p>
        </w:tc>
        <w:tc>
          <w:tcPr>
            <w:tcW w:w="6600" w:type="dxa"/>
            <w:vAlign w:val="center"/>
          </w:tcPr>
          <w:p w14:paraId="45DE69B3">
            <w:pPr>
              <w:pStyle w:val="13"/>
              <w:spacing w:before="0" w:beforeAutospacing="0" w:after="0" w:afterAutospacing="0"/>
              <w:rPr>
                <w:color w:val="auto"/>
                <w:sz w:val="21"/>
                <w:szCs w:val="21"/>
              </w:rPr>
            </w:pPr>
            <w:r>
              <w:rPr>
                <w:rFonts w:hint="eastAsia"/>
                <w:color w:val="auto"/>
                <w:sz w:val="21"/>
                <w:szCs w:val="21"/>
              </w:rPr>
              <w:t>华润啤酒员工福利管理制度</w:t>
            </w:r>
          </w:p>
          <w:p w14:paraId="0B31F385">
            <w:pPr>
              <w:pStyle w:val="13"/>
              <w:spacing w:before="0" w:beforeAutospacing="0" w:after="0" w:afterAutospacing="0"/>
              <w:rPr>
                <w:color w:val="auto"/>
                <w:sz w:val="21"/>
                <w:szCs w:val="21"/>
              </w:rPr>
            </w:pPr>
            <w:r>
              <w:rPr>
                <w:rFonts w:hint="eastAsia"/>
                <w:color w:val="auto"/>
                <w:sz w:val="21"/>
                <w:szCs w:val="21"/>
              </w:rPr>
              <w:t>华润啤酒薪酬管理制度</w:t>
            </w:r>
          </w:p>
        </w:tc>
      </w:tr>
    </w:tbl>
    <w:p w14:paraId="59BC4D80">
      <w:pPr>
        <w:ind w:firstLine="880"/>
        <w:rPr>
          <w:rFonts w:ascii="华文中宋" w:hAnsi="华文中宋" w:eastAsia="华文中宋"/>
          <w:bCs/>
          <w:color w:val="auto"/>
          <w:sz w:val="44"/>
          <w:szCs w:val="44"/>
        </w:rPr>
      </w:pPr>
      <w:r>
        <w:rPr>
          <w:rFonts w:ascii="华文中宋" w:hAnsi="华文中宋" w:eastAsia="华文中宋"/>
          <w:bCs/>
          <w:color w:val="auto"/>
          <w:sz w:val="44"/>
          <w:szCs w:val="44"/>
        </w:rPr>
        <w:br w:type="page"/>
      </w:r>
    </w:p>
    <w:sdt>
      <w:sdtPr>
        <w:rPr>
          <w:rFonts w:ascii="宋体" w:hAnsi="宋体" w:eastAsiaTheme="minorEastAsia"/>
          <w:color w:val="auto"/>
          <w:sz w:val="21"/>
          <w:szCs w:val="20"/>
        </w:rPr>
        <w:id w:val="147469026"/>
        <w15:color w:val="DBDBDB"/>
        <w:docPartObj>
          <w:docPartGallery w:val="Table of Contents"/>
          <w:docPartUnique/>
        </w:docPartObj>
      </w:sdtPr>
      <w:sdtEndPr>
        <w:rPr>
          <w:rFonts w:hint="eastAsia" w:ascii="仿宋" w:hAnsi="仿宋" w:eastAsia="仿宋" w:cs="仿宋"/>
          <w:color w:val="auto"/>
          <w:sz w:val="30"/>
          <w:szCs w:val="30"/>
        </w:rPr>
      </w:sdtEndPr>
      <w:sdtContent>
        <w:p w14:paraId="086F237C">
          <w:pPr>
            <w:spacing w:after="0" w:line="240" w:lineRule="auto"/>
            <w:ind w:firstLine="420"/>
            <w:jc w:val="center"/>
            <w:rPr>
              <w:rFonts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目录</w:t>
          </w:r>
        </w:p>
        <w:p w14:paraId="63CBD12C">
          <w:pPr>
            <w:pStyle w:val="54"/>
            <w:tabs>
              <w:tab w:val="right" w:leader="dot" w:pos="8306"/>
            </w:tabs>
            <w:rPr>
              <w:rFonts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fldChar w:fldCharType="begin"/>
          </w:r>
          <w:r>
            <w:rPr>
              <w:rFonts w:hint="eastAsia" w:ascii="仿宋_GB2312" w:hAnsi="仿宋_GB2312" w:eastAsia="仿宋_GB2312" w:cs="仿宋_GB2312"/>
              <w:color w:val="auto"/>
              <w:sz w:val="32"/>
              <w:szCs w:val="32"/>
            </w:rPr>
            <w:instrText xml:space="preserve">TOC \o "1-1" \h \u </w:instrText>
          </w:r>
          <w:r>
            <w:rPr>
              <w:rFonts w:hint="eastAsia" w:ascii="仿宋_GB2312" w:hAnsi="仿宋_GB2312" w:eastAsia="仿宋_GB2312" w:cs="仿宋_GB2312"/>
              <w:color w:val="auto"/>
              <w:sz w:val="32"/>
              <w:szCs w:val="32"/>
            </w:rPr>
            <w:fldChar w:fldCharType="separate"/>
          </w:r>
          <w:r>
            <w:rPr>
              <w:color w:val="auto"/>
            </w:rPr>
            <w:fldChar w:fldCharType="begin"/>
          </w:r>
          <w:r>
            <w:rPr>
              <w:color w:val="auto"/>
            </w:rPr>
            <w:instrText xml:space="preserve"> HYPERLINK \l "_Toc27540" </w:instrText>
          </w:r>
          <w:r>
            <w:rPr>
              <w:color w:val="auto"/>
            </w:rPr>
            <w:fldChar w:fldCharType="separate"/>
          </w:r>
          <w:r>
            <w:rPr>
              <w:rFonts w:hint="eastAsia" w:ascii="仿宋_GB2312" w:hAnsi="仿宋_GB2312" w:eastAsia="仿宋_GB2312" w:cs="仿宋_GB2312"/>
              <w:color w:val="auto"/>
              <w:sz w:val="32"/>
              <w:szCs w:val="32"/>
            </w:rPr>
            <w:t>第一章 总则</w:t>
          </w:r>
          <w:r>
            <w:rPr>
              <w:rFonts w:hint="eastAsia" w:ascii="仿宋_GB2312" w:hAnsi="仿宋_GB2312" w:eastAsia="仿宋_GB2312" w:cs="仿宋_GB2312"/>
              <w:color w:val="auto"/>
              <w:sz w:val="32"/>
              <w:szCs w:val="32"/>
            </w:rPr>
            <w:tab/>
          </w:r>
          <w:r>
            <w:rPr>
              <w:rFonts w:hint="eastAsia" w:ascii="仿宋_GB2312" w:hAnsi="仿宋_GB2312" w:eastAsia="仿宋_GB2312" w:cs="仿宋_GB2312"/>
              <w:color w:val="auto"/>
              <w:sz w:val="32"/>
              <w:szCs w:val="32"/>
            </w:rPr>
            <w:fldChar w:fldCharType="begin"/>
          </w:r>
          <w:r>
            <w:rPr>
              <w:rFonts w:hint="eastAsia" w:ascii="仿宋_GB2312" w:hAnsi="仿宋_GB2312" w:eastAsia="仿宋_GB2312" w:cs="仿宋_GB2312"/>
              <w:color w:val="auto"/>
              <w:sz w:val="32"/>
              <w:szCs w:val="32"/>
            </w:rPr>
            <w:instrText xml:space="preserve"> PAGEREF _Toc27540 \h </w:instrText>
          </w:r>
          <w:r>
            <w:rPr>
              <w:rFonts w:hint="eastAsia" w:ascii="仿宋_GB2312" w:hAnsi="仿宋_GB2312" w:eastAsia="仿宋_GB2312" w:cs="仿宋_GB2312"/>
              <w:color w:val="auto"/>
              <w:sz w:val="32"/>
              <w:szCs w:val="32"/>
            </w:rPr>
            <w:fldChar w:fldCharType="separate"/>
          </w:r>
          <w:r>
            <w:rPr>
              <w:rFonts w:hint="eastAsia" w:ascii="仿宋_GB2312" w:hAnsi="仿宋_GB2312" w:eastAsia="仿宋_GB2312" w:cs="仿宋_GB2312"/>
              <w:color w:val="auto"/>
              <w:sz w:val="32"/>
              <w:szCs w:val="32"/>
            </w:rPr>
            <w:t>1</w:t>
          </w:r>
          <w:r>
            <w:rPr>
              <w:rFonts w:hint="eastAsia" w:ascii="仿宋_GB2312" w:hAnsi="仿宋_GB2312" w:eastAsia="仿宋_GB2312" w:cs="仿宋_GB2312"/>
              <w:color w:val="auto"/>
              <w:sz w:val="32"/>
              <w:szCs w:val="32"/>
            </w:rPr>
            <w:fldChar w:fldCharType="end"/>
          </w:r>
          <w:r>
            <w:rPr>
              <w:rFonts w:hint="eastAsia" w:ascii="仿宋_GB2312" w:hAnsi="仿宋_GB2312" w:eastAsia="仿宋_GB2312" w:cs="仿宋_GB2312"/>
              <w:color w:val="auto"/>
              <w:sz w:val="32"/>
              <w:szCs w:val="32"/>
            </w:rPr>
            <w:fldChar w:fldCharType="end"/>
          </w:r>
        </w:p>
        <w:p w14:paraId="1F464C2A">
          <w:pPr>
            <w:pStyle w:val="54"/>
            <w:tabs>
              <w:tab w:val="right" w:leader="dot" w:pos="8306"/>
            </w:tabs>
            <w:rPr>
              <w:rFonts w:ascii="仿宋_GB2312" w:hAnsi="仿宋_GB2312" w:eastAsia="仿宋_GB2312" w:cs="仿宋_GB2312"/>
              <w:color w:val="auto"/>
              <w:sz w:val="32"/>
              <w:szCs w:val="32"/>
            </w:rPr>
          </w:pPr>
          <w:r>
            <w:rPr>
              <w:color w:val="auto"/>
            </w:rPr>
            <w:fldChar w:fldCharType="begin"/>
          </w:r>
          <w:r>
            <w:rPr>
              <w:color w:val="auto"/>
            </w:rPr>
            <w:instrText xml:space="preserve"> HYPERLINK \l "_Toc2440" </w:instrText>
          </w:r>
          <w:r>
            <w:rPr>
              <w:color w:val="auto"/>
            </w:rPr>
            <w:fldChar w:fldCharType="separate"/>
          </w:r>
          <w:r>
            <w:rPr>
              <w:rFonts w:hint="eastAsia" w:ascii="仿宋_GB2312" w:hAnsi="仿宋_GB2312" w:eastAsia="仿宋_GB2312" w:cs="仿宋_GB2312"/>
              <w:color w:val="auto"/>
              <w:sz w:val="32"/>
              <w:szCs w:val="32"/>
            </w:rPr>
            <w:t>第二章 异地工作界定</w:t>
          </w:r>
          <w:r>
            <w:rPr>
              <w:rFonts w:hint="eastAsia" w:ascii="仿宋_GB2312" w:hAnsi="仿宋_GB2312" w:eastAsia="仿宋_GB2312" w:cs="仿宋_GB2312"/>
              <w:color w:val="auto"/>
              <w:sz w:val="32"/>
              <w:szCs w:val="32"/>
            </w:rPr>
            <w:tab/>
          </w:r>
          <w:r>
            <w:rPr>
              <w:rFonts w:hint="eastAsia" w:ascii="仿宋_GB2312" w:hAnsi="仿宋_GB2312" w:eastAsia="仿宋_GB2312" w:cs="仿宋_GB2312"/>
              <w:color w:val="auto"/>
              <w:sz w:val="32"/>
              <w:szCs w:val="32"/>
            </w:rPr>
            <w:fldChar w:fldCharType="begin"/>
          </w:r>
          <w:r>
            <w:rPr>
              <w:rFonts w:hint="eastAsia" w:ascii="仿宋_GB2312" w:hAnsi="仿宋_GB2312" w:eastAsia="仿宋_GB2312" w:cs="仿宋_GB2312"/>
              <w:color w:val="auto"/>
              <w:sz w:val="32"/>
              <w:szCs w:val="32"/>
            </w:rPr>
            <w:instrText xml:space="preserve"> PAGEREF _Toc2440 \h </w:instrText>
          </w:r>
          <w:r>
            <w:rPr>
              <w:rFonts w:hint="eastAsia" w:ascii="仿宋_GB2312" w:hAnsi="仿宋_GB2312" w:eastAsia="仿宋_GB2312" w:cs="仿宋_GB2312"/>
              <w:color w:val="auto"/>
              <w:sz w:val="32"/>
              <w:szCs w:val="32"/>
            </w:rPr>
            <w:fldChar w:fldCharType="separate"/>
          </w:r>
          <w:r>
            <w:rPr>
              <w:rFonts w:hint="eastAsia" w:ascii="仿宋_GB2312" w:hAnsi="仿宋_GB2312" w:eastAsia="仿宋_GB2312" w:cs="仿宋_GB2312"/>
              <w:color w:val="auto"/>
              <w:sz w:val="32"/>
              <w:szCs w:val="32"/>
            </w:rPr>
            <w:t>1</w:t>
          </w:r>
          <w:r>
            <w:rPr>
              <w:rFonts w:hint="eastAsia" w:ascii="仿宋_GB2312" w:hAnsi="仿宋_GB2312" w:eastAsia="仿宋_GB2312" w:cs="仿宋_GB2312"/>
              <w:color w:val="auto"/>
              <w:sz w:val="32"/>
              <w:szCs w:val="32"/>
            </w:rPr>
            <w:fldChar w:fldCharType="end"/>
          </w:r>
          <w:r>
            <w:rPr>
              <w:rFonts w:hint="eastAsia" w:ascii="仿宋_GB2312" w:hAnsi="仿宋_GB2312" w:eastAsia="仿宋_GB2312" w:cs="仿宋_GB2312"/>
              <w:color w:val="auto"/>
              <w:sz w:val="32"/>
              <w:szCs w:val="32"/>
            </w:rPr>
            <w:fldChar w:fldCharType="end"/>
          </w:r>
        </w:p>
        <w:p w14:paraId="17B7F501">
          <w:pPr>
            <w:pStyle w:val="54"/>
            <w:tabs>
              <w:tab w:val="right" w:leader="dot" w:pos="8306"/>
            </w:tabs>
            <w:rPr>
              <w:rFonts w:ascii="仿宋_GB2312" w:hAnsi="仿宋_GB2312" w:eastAsia="仿宋_GB2312" w:cs="仿宋_GB2312"/>
              <w:color w:val="auto"/>
              <w:sz w:val="32"/>
              <w:szCs w:val="32"/>
            </w:rPr>
          </w:pPr>
          <w:r>
            <w:rPr>
              <w:color w:val="auto"/>
            </w:rPr>
            <w:fldChar w:fldCharType="begin"/>
          </w:r>
          <w:r>
            <w:rPr>
              <w:color w:val="auto"/>
            </w:rPr>
            <w:instrText xml:space="preserve"> HYPERLINK \l "_Toc28979" </w:instrText>
          </w:r>
          <w:r>
            <w:rPr>
              <w:color w:val="auto"/>
            </w:rPr>
            <w:fldChar w:fldCharType="separate"/>
          </w:r>
          <w:r>
            <w:rPr>
              <w:rFonts w:hint="eastAsia" w:ascii="仿宋_GB2312" w:hAnsi="仿宋_GB2312" w:eastAsia="仿宋_GB2312" w:cs="仿宋_GB2312"/>
              <w:color w:val="auto"/>
              <w:sz w:val="32"/>
              <w:szCs w:val="32"/>
            </w:rPr>
            <w:t>第三章 异地工作待遇</w:t>
          </w:r>
          <w:r>
            <w:rPr>
              <w:rFonts w:hint="eastAsia" w:ascii="仿宋_GB2312" w:hAnsi="仿宋_GB2312" w:eastAsia="仿宋_GB2312" w:cs="仿宋_GB2312"/>
              <w:color w:val="auto"/>
              <w:sz w:val="32"/>
              <w:szCs w:val="32"/>
            </w:rPr>
            <w:tab/>
          </w:r>
          <w:r>
            <w:rPr>
              <w:rFonts w:hint="eastAsia" w:ascii="仿宋_GB2312" w:hAnsi="仿宋_GB2312" w:eastAsia="仿宋_GB2312" w:cs="仿宋_GB2312"/>
              <w:color w:val="auto"/>
              <w:sz w:val="32"/>
              <w:szCs w:val="32"/>
            </w:rPr>
            <w:fldChar w:fldCharType="begin"/>
          </w:r>
          <w:r>
            <w:rPr>
              <w:rFonts w:hint="eastAsia" w:ascii="仿宋_GB2312" w:hAnsi="仿宋_GB2312" w:eastAsia="仿宋_GB2312" w:cs="仿宋_GB2312"/>
              <w:color w:val="auto"/>
              <w:sz w:val="32"/>
              <w:szCs w:val="32"/>
            </w:rPr>
            <w:instrText xml:space="preserve"> PAGEREF _Toc28979 \h </w:instrText>
          </w:r>
          <w:r>
            <w:rPr>
              <w:rFonts w:hint="eastAsia" w:ascii="仿宋_GB2312" w:hAnsi="仿宋_GB2312" w:eastAsia="仿宋_GB2312" w:cs="仿宋_GB2312"/>
              <w:color w:val="auto"/>
              <w:sz w:val="32"/>
              <w:szCs w:val="32"/>
            </w:rPr>
            <w:fldChar w:fldCharType="separate"/>
          </w:r>
          <w:r>
            <w:rPr>
              <w:rFonts w:hint="eastAsia" w:ascii="仿宋_GB2312" w:hAnsi="仿宋_GB2312" w:eastAsia="仿宋_GB2312" w:cs="仿宋_GB2312"/>
              <w:color w:val="auto"/>
              <w:sz w:val="32"/>
              <w:szCs w:val="32"/>
            </w:rPr>
            <w:t>3</w:t>
          </w:r>
          <w:r>
            <w:rPr>
              <w:rFonts w:hint="eastAsia" w:ascii="仿宋_GB2312" w:hAnsi="仿宋_GB2312" w:eastAsia="仿宋_GB2312" w:cs="仿宋_GB2312"/>
              <w:color w:val="auto"/>
              <w:sz w:val="32"/>
              <w:szCs w:val="32"/>
            </w:rPr>
            <w:fldChar w:fldCharType="end"/>
          </w:r>
          <w:r>
            <w:rPr>
              <w:rFonts w:hint="eastAsia" w:ascii="仿宋_GB2312" w:hAnsi="仿宋_GB2312" w:eastAsia="仿宋_GB2312" w:cs="仿宋_GB2312"/>
              <w:color w:val="auto"/>
              <w:sz w:val="32"/>
              <w:szCs w:val="32"/>
            </w:rPr>
            <w:fldChar w:fldCharType="end"/>
          </w:r>
        </w:p>
        <w:p w14:paraId="28571E5E">
          <w:pPr>
            <w:pStyle w:val="54"/>
            <w:tabs>
              <w:tab w:val="right" w:leader="dot" w:pos="8306"/>
            </w:tabs>
            <w:rPr>
              <w:rFonts w:ascii="仿宋_GB2312" w:hAnsi="仿宋_GB2312" w:eastAsia="仿宋_GB2312" w:cs="仿宋_GB2312"/>
              <w:color w:val="auto"/>
              <w:sz w:val="32"/>
              <w:szCs w:val="32"/>
            </w:rPr>
          </w:pPr>
          <w:r>
            <w:rPr>
              <w:color w:val="auto"/>
            </w:rPr>
            <w:fldChar w:fldCharType="begin"/>
          </w:r>
          <w:r>
            <w:rPr>
              <w:color w:val="auto"/>
            </w:rPr>
            <w:instrText xml:space="preserve"> HYPERLINK \l "_Toc20880" </w:instrText>
          </w:r>
          <w:r>
            <w:rPr>
              <w:color w:val="auto"/>
            </w:rPr>
            <w:fldChar w:fldCharType="separate"/>
          </w:r>
          <w:r>
            <w:rPr>
              <w:rFonts w:hint="eastAsia" w:ascii="仿宋_GB2312" w:hAnsi="仿宋_GB2312" w:eastAsia="仿宋_GB2312" w:cs="仿宋_GB2312"/>
              <w:color w:val="auto"/>
              <w:sz w:val="32"/>
              <w:szCs w:val="32"/>
            </w:rPr>
            <w:t>第四章 异地工作人员管理</w:t>
          </w:r>
          <w:r>
            <w:rPr>
              <w:rFonts w:hint="eastAsia" w:ascii="仿宋_GB2312" w:hAnsi="仿宋_GB2312" w:eastAsia="仿宋_GB2312" w:cs="仿宋_GB2312"/>
              <w:color w:val="auto"/>
              <w:sz w:val="32"/>
              <w:szCs w:val="32"/>
            </w:rPr>
            <w:tab/>
          </w:r>
          <w:r>
            <w:rPr>
              <w:rFonts w:hint="eastAsia" w:ascii="仿宋_GB2312" w:hAnsi="仿宋_GB2312" w:eastAsia="仿宋_GB2312" w:cs="仿宋_GB2312"/>
              <w:color w:val="auto"/>
              <w:sz w:val="32"/>
              <w:szCs w:val="32"/>
            </w:rPr>
            <w:fldChar w:fldCharType="begin"/>
          </w:r>
          <w:r>
            <w:rPr>
              <w:rFonts w:hint="eastAsia" w:ascii="仿宋_GB2312" w:hAnsi="仿宋_GB2312" w:eastAsia="仿宋_GB2312" w:cs="仿宋_GB2312"/>
              <w:color w:val="auto"/>
              <w:sz w:val="32"/>
              <w:szCs w:val="32"/>
            </w:rPr>
            <w:instrText xml:space="preserve"> PAGEREF _Toc20880 \h </w:instrText>
          </w:r>
          <w:r>
            <w:rPr>
              <w:rFonts w:hint="eastAsia" w:ascii="仿宋_GB2312" w:hAnsi="仿宋_GB2312" w:eastAsia="仿宋_GB2312" w:cs="仿宋_GB2312"/>
              <w:color w:val="auto"/>
              <w:sz w:val="32"/>
              <w:szCs w:val="32"/>
            </w:rPr>
            <w:fldChar w:fldCharType="separate"/>
          </w:r>
          <w:r>
            <w:rPr>
              <w:rFonts w:hint="eastAsia" w:ascii="仿宋_GB2312" w:hAnsi="仿宋_GB2312" w:eastAsia="仿宋_GB2312" w:cs="仿宋_GB2312"/>
              <w:color w:val="auto"/>
              <w:sz w:val="32"/>
              <w:szCs w:val="32"/>
            </w:rPr>
            <w:t>8</w:t>
          </w:r>
          <w:r>
            <w:rPr>
              <w:rFonts w:hint="eastAsia" w:ascii="仿宋_GB2312" w:hAnsi="仿宋_GB2312" w:eastAsia="仿宋_GB2312" w:cs="仿宋_GB2312"/>
              <w:color w:val="auto"/>
              <w:sz w:val="32"/>
              <w:szCs w:val="32"/>
            </w:rPr>
            <w:fldChar w:fldCharType="end"/>
          </w:r>
          <w:r>
            <w:rPr>
              <w:rFonts w:hint="eastAsia" w:ascii="仿宋_GB2312" w:hAnsi="仿宋_GB2312" w:eastAsia="仿宋_GB2312" w:cs="仿宋_GB2312"/>
              <w:color w:val="auto"/>
              <w:sz w:val="32"/>
              <w:szCs w:val="32"/>
            </w:rPr>
            <w:fldChar w:fldCharType="end"/>
          </w:r>
        </w:p>
        <w:p w14:paraId="4EDD5869">
          <w:pPr>
            <w:pStyle w:val="54"/>
            <w:tabs>
              <w:tab w:val="right" w:leader="dot" w:pos="8306"/>
            </w:tabs>
            <w:rPr>
              <w:rFonts w:ascii="仿宋_GB2312" w:hAnsi="仿宋_GB2312" w:eastAsia="仿宋_GB2312" w:cs="仿宋_GB2312"/>
              <w:color w:val="auto"/>
              <w:sz w:val="32"/>
              <w:szCs w:val="32"/>
            </w:rPr>
          </w:pPr>
          <w:r>
            <w:rPr>
              <w:color w:val="auto"/>
            </w:rPr>
            <w:fldChar w:fldCharType="begin"/>
          </w:r>
          <w:r>
            <w:rPr>
              <w:color w:val="auto"/>
            </w:rPr>
            <w:instrText xml:space="preserve"> HYPERLINK \l "_Toc5777" </w:instrText>
          </w:r>
          <w:r>
            <w:rPr>
              <w:color w:val="auto"/>
            </w:rPr>
            <w:fldChar w:fldCharType="separate"/>
          </w:r>
          <w:r>
            <w:rPr>
              <w:rFonts w:hint="eastAsia" w:ascii="仿宋_GB2312" w:hAnsi="仿宋_GB2312" w:eastAsia="仿宋_GB2312" w:cs="仿宋_GB2312"/>
              <w:color w:val="auto"/>
              <w:sz w:val="32"/>
              <w:szCs w:val="32"/>
            </w:rPr>
            <w:t>第五章 附则</w:t>
          </w:r>
          <w:r>
            <w:rPr>
              <w:rFonts w:hint="eastAsia" w:ascii="仿宋_GB2312" w:hAnsi="仿宋_GB2312" w:eastAsia="仿宋_GB2312" w:cs="仿宋_GB2312"/>
              <w:color w:val="auto"/>
              <w:sz w:val="32"/>
              <w:szCs w:val="32"/>
            </w:rPr>
            <w:tab/>
          </w:r>
          <w:r>
            <w:rPr>
              <w:rFonts w:hint="eastAsia" w:ascii="仿宋_GB2312" w:hAnsi="仿宋_GB2312" w:eastAsia="仿宋_GB2312" w:cs="仿宋_GB2312"/>
              <w:color w:val="auto"/>
              <w:sz w:val="32"/>
              <w:szCs w:val="32"/>
            </w:rPr>
            <w:fldChar w:fldCharType="begin"/>
          </w:r>
          <w:r>
            <w:rPr>
              <w:rFonts w:hint="eastAsia" w:ascii="仿宋_GB2312" w:hAnsi="仿宋_GB2312" w:eastAsia="仿宋_GB2312" w:cs="仿宋_GB2312"/>
              <w:color w:val="auto"/>
              <w:sz w:val="32"/>
              <w:szCs w:val="32"/>
            </w:rPr>
            <w:instrText xml:space="preserve"> PAGEREF _Toc5777 \h </w:instrText>
          </w:r>
          <w:r>
            <w:rPr>
              <w:rFonts w:hint="eastAsia" w:ascii="仿宋_GB2312" w:hAnsi="仿宋_GB2312" w:eastAsia="仿宋_GB2312" w:cs="仿宋_GB2312"/>
              <w:color w:val="auto"/>
              <w:sz w:val="32"/>
              <w:szCs w:val="32"/>
            </w:rPr>
            <w:fldChar w:fldCharType="separate"/>
          </w:r>
          <w:r>
            <w:rPr>
              <w:rFonts w:hint="eastAsia" w:ascii="仿宋_GB2312" w:hAnsi="仿宋_GB2312" w:eastAsia="仿宋_GB2312" w:cs="仿宋_GB2312"/>
              <w:color w:val="auto"/>
              <w:sz w:val="32"/>
              <w:szCs w:val="32"/>
            </w:rPr>
            <w:t>9</w:t>
          </w:r>
          <w:r>
            <w:rPr>
              <w:rFonts w:hint="eastAsia" w:ascii="仿宋_GB2312" w:hAnsi="仿宋_GB2312" w:eastAsia="仿宋_GB2312" w:cs="仿宋_GB2312"/>
              <w:color w:val="auto"/>
              <w:sz w:val="32"/>
              <w:szCs w:val="32"/>
            </w:rPr>
            <w:fldChar w:fldCharType="end"/>
          </w:r>
          <w:r>
            <w:rPr>
              <w:rFonts w:hint="eastAsia" w:ascii="仿宋_GB2312" w:hAnsi="仿宋_GB2312" w:eastAsia="仿宋_GB2312" w:cs="仿宋_GB2312"/>
              <w:color w:val="auto"/>
              <w:sz w:val="32"/>
              <w:szCs w:val="32"/>
            </w:rPr>
            <w:fldChar w:fldCharType="end"/>
          </w:r>
        </w:p>
        <w:p w14:paraId="7DA7CB5B">
          <w:pPr>
            <w:pStyle w:val="54"/>
            <w:tabs>
              <w:tab w:val="right" w:leader="dot" w:pos="8306"/>
            </w:tabs>
            <w:rPr>
              <w:rFonts w:ascii="仿宋" w:hAnsi="仿宋" w:eastAsia="仿宋" w:cs="仿宋"/>
              <w:color w:val="auto"/>
              <w:sz w:val="30"/>
              <w:szCs w:val="30"/>
            </w:rPr>
          </w:pPr>
          <w:r>
            <w:rPr>
              <w:rFonts w:hint="eastAsia" w:ascii="仿宋_GB2312" w:hAnsi="仿宋_GB2312" w:eastAsia="仿宋_GB2312" w:cs="仿宋_GB2312"/>
              <w:color w:val="auto"/>
              <w:sz w:val="32"/>
              <w:szCs w:val="32"/>
            </w:rPr>
            <w:fldChar w:fldCharType="end"/>
          </w:r>
        </w:p>
      </w:sdtContent>
    </w:sdt>
    <w:p w14:paraId="051C469F">
      <w:pPr>
        <w:spacing w:after="0" w:line="240" w:lineRule="auto"/>
        <w:rPr>
          <w:rFonts w:ascii="仿宋" w:hAnsi="仿宋" w:eastAsia="仿宋"/>
          <w:bCs/>
          <w:color w:val="auto"/>
          <w:sz w:val="32"/>
          <w:szCs w:val="32"/>
        </w:rPr>
      </w:pPr>
      <w:r>
        <w:rPr>
          <w:rFonts w:hint="eastAsia" w:ascii="仿宋" w:hAnsi="仿宋" w:eastAsia="仿宋"/>
          <w:bCs/>
          <w:color w:val="auto"/>
          <w:sz w:val="32"/>
          <w:szCs w:val="32"/>
          <w:lang w:val="en-US" w:eastAsia="zh-CN"/>
        </w:rPr>
        <w:t>///</w:t>
      </w:r>
      <w:r>
        <w:rPr>
          <w:rFonts w:ascii="仿宋" w:hAnsi="仿宋" w:eastAsia="仿宋"/>
          <w:bCs/>
          <w:color w:val="auto"/>
          <w:sz w:val="32"/>
          <w:szCs w:val="32"/>
        </w:rPr>
        <w:br w:type="page"/>
      </w:r>
    </w:p>
    <w:p w14:paraId="656BAFDA">
      <w:pPr>
        <w:spacing w:after="0" w:line="560" w:lineRule="exact"/>
        <w:ind w:firstLine="720"/>
        <w:jc w:val="center"/>
        <w:rPr>
          <w:rFonts w:ascii="华文中宋" w:hAnsi="华文中宋" w:eastAsia="华文中宋"/>
          <w:bCs/>
          <w:color w:val="auto"/>
          <w:sz w:val="36"/>
          <w:szCs w:val="36"/>
        </w:rPr>
        <w:sectPr>
          <w:headerReference r:id="rId5" w:type="first"/>
          <w:footerReference r:id="rId6" w:type="default"/>
          <w:pgSz w:w="11906" w:h="16838"/>
          <w:pgMar w:top="1440" w:right="1800" w:bottom="1440" w:left="1800" w:header="992" w:footer="992" w:gutter="0"/>
          <w:cols w:space="425" w:num="1"/>
          <w:docGrid w:type="lines" w:linePitch="312" w:charSpace="0"/>
        </w:sectPr>
      </w:pPr>
    </w:p>
    <w:p w14:paraId="4C040268">
      <w:pPr>
        <w:spacing w:after="0" w:line="560" w:lineRule="exact"/>
        <w:ind w:firstLine="720"/>
        <w:jc w:val="center"/>
        <w:outlineLvl w:val="0"/>
        <w:rPr>
          <w:rFonts w:hint="eastAsia" w:ascii="华文中宋" w:hAnsi="华文中宋" w:eastAsia="华文中宋"/>
          <w:bCs/>
          <w:color w:val="auto"/>
          <w:sz w:val="22"/>
          <w:szCs w:val="22"/>
          <w:lang w:val="en-US" w:eastAsia="zh-CN"/>
        </w:rPr>
      </w:pPr>
      <w:bookmarkStart w:id="0" w:name="_Toc10379"/>
      <w:r>
        <w:rPr>
          <w:rFonts w:hint="eastAsia" w:ascii="华文中宋" w:hAnsi="华文中宋" w:eastAsia="华文中宋"/>
          <w:bCs/>
          <w:color w:val="auto"/>
          <w:sz w:val="36"/>
          <w:szCs w:val="36"/>
        </w:rPr>
        <w:t>华润啤酒</w:t>
      </w:r>
      <w:r>
        <w:rPr>
          <w:rFonts w:hint="eastAsia" w:ascii="华文中宋" w:hAnsi="华文中宋" w:eastAsia="华文中宋" w:cs="仿宋"/>
          <w:color w:val="auto"/>
          <w:sz w:val="36"/>
          <w:szCs w:val="36"/>
        </w:rPr>
        <w:t>异地工作人员管理办法</w:t>
      </w:r>
      <w:bookmarkEnd w:id="0"/>
      <w:r>
        <w:rPr>
          <w:rFonts w:hint="eastAsia" w:ascii="华文中宋" w:hAnsi="华文中宋" w:eastAsia="华文中宋"/>
          <w:bCs/>
          <w:color w:val="auto"/>
          <w:sz w:val="22"/>
          <w:szCs w:val="22"/>
          <w:lang w:val="en-US" w:eastAsia="zh-CN"/>
        </w:rPr>
        <w:t>(华啤B03-21-人力26C)</w:t>
      </w:r>
    </w:p>
    <w:p w14:paraId="242A6A08">
      <w:pPr>
        <w:pStyle w:val="29"/>
        <w:numPr>
          <w:ilvl w:val="0"/>
          <w:numId w:val="0"/>
        </w:numPr>
        <w:ind w:left="0" w:leftChars="0" w:firstLine="640" w:firstLineChars="0"/>
        <w:jc w:val="left"/>
        <w:rPr>
          <w:rFonts w:hint="default" w:ascii="黑体" w:hAnsi="黑体" w:eastAsia="黑体" w:cs="黑体"/>
          <w:color w:val="auto"/>
          <w:lang w:val="en-US" w:eastAsia="zh-CN"/>
        </w:rPr>
      </w:pPr>
      <w:r>
        <w:rPr>
          <w:rFonts w:hint="eastAsia" w:ascii="黑体" w:hAnsi="黑体" w:eastAsia="黑体" w:cs="黑体"/>
          <w:color w:val="auto"/>
          <w:lang w:val="en-US" w:eastAsia="zh-CN"/>
        </w:rPr>
        <w:t>///</w:t>
      </w:r>
    </w:p>
    <w:p w14:paraId="577C3906">
      <w:pPr>
        <w:pStyle w:val="29"/>
        <w:numPr>
          <w:ilvl w:val="0"/>
          <w:numId w:val="0"/>
        </w:numPr>
        <w:ind w:left="0" w:leftChars="0" w:firstLine="640" w:firstLineChars="0"/>
        <w:jc w:val="center"/>
        <w:rPr>
          <w:rFonts w:hint="eastAsia" w:ascii="黑体" w:hAnsi="黑体" w:eastAsia="黑体" w:cs="黑体"/>
          <w:color w:val="auto"/>
        </w:rPr>
      </w:pPr>
      <w:bookmarkStart w:id="1" w:name="_Toc27540"/>
      <w:bookmarkStart w:id="2" w:name="_Toc121055810"/>
      <w:bookmarkStart w:id="3" w:name="_Toc121147701"/>
      <w:r>
        <w:rPr>
          <w:rFonts w:hint="eastAsia" w:ascii="黑体" w:hAnsi="黑体" w:eastAsia="黑体" w:cs="黑体"/>
          <w:b w:val="0"/>
          <w:color w:val="auto"/>
          <w:kern w:val="2"/>
          <w:sz w:val="32"/>
          <w:szCs w:val="32"/>
          <w:lang w:val="en-US" w:eastAsia="zh-CN" w:bidi="ar-SA"/>
        </w:rPr>
        <w:t>第一章</w:t>
      </w:r>
      <w:r>
        <w:rPr>
          <w:rFonts w:hint="eastAsia" w:ascii="黑体" w:hAnsi="黑体" w:eastAsia="黑体" w:cs="黑体"/>
          <w:color w:val="auto"/>
        </w:rPr>
        <w:t>总则</w:t>
      </w:r>
      <w:bookmarkEnd w:id="1"/>
      <w:bookmarkEnd w:id="2"/>
      <w:bookmarkEnd w:id="3"/>
    </w:p>
    <w:p w14:paraId="058135F8">
      <w:pPr>
        <w:pStyle w:val="29"/>
        <w:numPr>
          <w:ilvl w:val="0"/>
          <w:numId w:val="0"/>
        </w:numPr>
        <w:ind w:left="0" w:leftChars="0" w:firstLine="640" w:firstLineChars="0"/>
        <w:jc w:val="left"/>
        <w:rPr>
          <w:rFonts w:hint="default" w:ascii="黑体" w:hAnsi="黑体" w:eastAsia="黑体" w:cs="黑体"/>
          <w:color w:val="auto"/>
          <w:lang w:val="en-US" w:eastAsia="zh-CN"/>
        </w:rPr>
      </w:pPr>
      <w:r>
        <w:rPr>
          <w:rFonts w:hint="eastAsia" w:ascii="黑体" w:hAnsi="黑体" w:eastAsia="黑体" w:cs="黑体"/>
          <w:color w:val="auto"/>
          <w:lang w:val="en-US" w:eastAsia="zh-CN"/>
        </w:rPr>
        <w:t>///</w:t>
      </w:r>
    </w:p>
    <w:p w14:paraId="3D5D8614">
      <w:pPr>
        <w:pStyle w:val="23"/>
        <w:widowControl w:val="0"/>
        <w:numPr>
          <w:ilvl w:val="0"/>
          <w:numId w:val="0"/>
        </w:numPr>
        <w:spacing w:after="0" w:line="560" w:lineRule="exact"/>
        <w:ind w:left="0" w:leftChars="0" w:firstLine="640" w:firstLineChars="200"/>
        <w:jc w:val="both"/>
        <w:rPr>
          <w:rFonts w:hint="eastAsia" w:ascii="仿宋" w:hAnsi="仿宋" w:eastAsia="仿宋" w:cs="仿宋"/>
          <w:color w:val="auto"/>
          <w:sz w:val="32"/>
          <w:szCs w:val="32"/>
        </w:rPr>
      </w:pPr>
      <w:r>
        <w:rPr>
          <w:rFonts w:hint="eastAsia" w:ascii="黑体" w:hAnsi="黑体" w:eastAsia="黑体" w:cs="仿宋"/>
          <w:b w:val="0"/>
          <w:color w:val="auto"/>
          <w:sz w:val="32"/>
          <w:szCs w:val="32"/>
          <w:lang w:val="en-US" w:eastAsia="zh-CN" w:bidi="ar-SA"/>
        </w:rPr>
        <w:t>第一条</w:t>
      </w:r>
      <w:r>
        <w:rPr>
          <w:rFonts w:hint="eastAsia" w:ascii="仿宋" w:hAnsi="仿宋" w:eastAsia="仿宋" w:cs="仿宋"/>
          <w:color w:val="auto"/>
          <w:sz w:val="32"/>
          <w:szCs w:val="32"/>
        </w:rPr>
        <w:t>为了规范华润啤酒异地工作人员管理，结合公司实际，制定本办法。</w:t>
      </w:r>
    </w:p>
    <w:p w14:paraId="66B429FA">
      <w:pPr>
        <w:pStyle w:val="23"/>
        <w:widowControl w:val="0"/>
        <w:numPr>
          <w:ilvl w:val="0"/>
          <w:numId w:val="0"/>
        </w:numPr>
        <w:spacing w:after="0" w:line="560" w:lineRule="exact"/>
        <w:ind w:left="0" w:leftChars="0" w:firstLine="640" w:firstLineChars="200"/>
        <w:jc w:val="both"/>
        <w:rPr>
          <w:rFonts w:hint="default" w:ascii="仿宋" w:hAnsi="仿宋" w:eastAsia="仿宋" w:cs="仿宋"/>
          <w:color w:val="auto"/>
          <w:sz w:val="32"/>
          <w:szCs w:val="32"/>
          <w:lang w:val="en-US" w:eastAsia="zh-CN"/>
        </w:rPr>
      </w:pPr>
      <w:r>
        <w:rPr>
          <w:rFonts w:hint="eastAsia" w:ascii="仿宋" w:hAnsi="仿宋" w:eastAsia="仿宋" w:cs="仿宋"/>
          <w:color w:val="auto"/>
          <w:sz w:val="32"/>
          <w:szCs w:val="32"/>
          <w:lang w:val="en-US" w:eastAsia="zh-CN"/>
        </w:rPr>
        <w:t>///</w:t>
      </w:r>
    </w:p>
    <w:p w14:paraId="410E5858">
      <w:pPr>
        <w:pStyle w:val="23"/>
        <w:widowControl w:val="0"/>
        <w:numPr>
          <w:ilvl w:val="0"/>
          <w:numId w:val="0"/>
        </w:numPr>
        <w:spacing w:after="0" w:line="560" w:lineRule="exact"/>
        <w:ind w:left="0" w:leftChars="0" w:firstLine="640" w:firstLineChars="200"/>
        <w:jc w:val="both"/>
        <w:rPr>
          <w:rFonts w:hint="eastAsia" w:ascii="仿宋" w:hAnsi="仿宋" w:eastAsia="仿宋" w:cs="仿宋"/>
          <w:bCs/>
          <w:color w:val="auto"/>
          <w:sz w:val="32"/>
          <w:szCs w:val="32"/>
        </w:rPr>
      </w:pPr>
      <w:bookmarkStart w:id="4" w:name="_Toc261680071"/>
      <w:bookmarkStart w:id="5" w:name="_Toc297970561"/>
      <w:r>
        <w:rPr>
          <w:rFonts w:hint="eastAsia" w:ascii="黑体" w:hAnsi="黑体" w:eastAsia="黑体" w:cs="仿宋"/>
          <w:b w:val="0"/>
          <w:bCs/>
          <w:color w:val="auto"/>
          <w:sz w:val="32"/>
          <w:szCs w:val="32"/>
          <w:lang w:val="en-US" w:eastAsia="zh-CN" w:bidi="ar-SA"/>
        </w:rPr>
        <w:t>第二条</w:t>
      </w:r>
      <w:r>
        <w:rPr>
          <w:rFonts w:hint="eastAsia" w:ascii="仿宋" w:hAnsi="仿宋" w:eastAsia="仿宋" w:cs="仿宋"/>
          <w:bCs/>
          <w:color w:val="auto"/>
          <w:sz w:val="32"/>
          <w:szCs w:val="32"/>
        </w:rPr>
        <w:t>异地待遇是指公司为异地工作人员开展工作提供的必要生活保障，是华润啤酒福利体系的一部分。</w:t>
      </w:r>
    </w:p>
    <w:p w14:paraId="49C90D38">
      <w:pPr>
        <w:pStyle w:val="23"/>
        <w:widowControl w:val="0"/>
        <w:numPr>
          <w:ilvl w:val="0"/>
          <w:numId w:val="0"/>
        </w:numPr>
        <w:spacing w:after="0" w:line="560" w:lineRule="exact"/>
        <w:ind w:left="0" w:leftChars="0" w:firstLine="640" w:firstLineChars="200"/>
        <w:jc w:val="both"/>
        <w:rPr>
          <w:rFonts w:hint="default" w:ascii="仿宋" w:hAnsi="仿宋" w:eastAsia="仿宋" w:cs="仿宋"/>
          <w:bCs/>
          <w:color w:val="auto"/>
          <w:sz w:val="32"/>
          <w:szCs w:val="32"/>
          <w:lang w:val="en-US" w:eastAsia="zh-CN"/>
        </w:rPr>
      </w:pPr>
      <w:r>
        <w:rPr>
          <w:rFonts w:hint="eastAsia" w:ascii="仿宋" w:hAnsi="仿宋" w:eastAsia="仿宋" w:cs="仿宋"/>
          <w:bCs/>
          <w:color w:val="auto"/>
          <w:sz w:val="32"/>
          <w:szCs w:val="32"/>
          <w:lang w:val="en-US" w:eastAsia="zh-CN"/>
        </w:rPr>
        <w:t>///</w:t>
      </w:r>
    </w:p>
    <w:p w14:paraId="73D41974">
      <w:pPr>
        <w:pStyle w:val="23"/>
        <w:widowControl w:val="0"/>
        <w:numPr>
          <w:ilvl w:val="0"/>
          <w:numId w:val="0"/>
        </w:numPr>
        <w:spacing w:after="0" w:line="560" w:lineRule="exact"/>
        <w:ind w:left="0" w:leftChars="0" w:firstLine="640" w:firstLineChars="200"/>
        <w:jc w:val="both"/>
        <w:rPr>
          <w:rFonts w:ascii="仿宋_GB2312" w:hAnsi="仿宋_GB2312" w:eastAsia="仿宋_GB2312" w:cs="仿宋_GB2312"/>
          <w:bCs/>
          <w:color w:val="auto"/>
          <w:sz w:val="32"/>
          <w:szCs w:val="32"/>
        </w:rPr>
      </w:pPr>
      <w:r>
        <w:rPr>
          <w:rFonts w:hint="eastAsia" w:ascii="黑体" w:hAnsi="黑体" w:eastAsia="黑体" w:cs="仿宋_GB2312"/>
          <w:b w:val="0"/>
          <w:bCs/>
          <w:color w:val="auto"/>
          <w:sz w:val="32"/>
          <w:szCs w:val="32"/>
          <w:lang w:val="en-US" w:eastAsia="zh-CN" w:bidi="ar-SA"/>
        </w:rPr>
        <w:t>第三条</w:t>
      </w:r>
      <w:r>
        <w:rPr>
          <w:rFonts w:hint="eastAsia" w:ascii="仿宋_GB2312" w:hAnsi="仿宋_GB2312" w:eastAsia="仿宋_GB2312" w:cs="仿宋_GB2312"/>
          <w:bCs/>
          <w:color w:val="auto"/>
          <w:sz w:val="32"/>
          <w:szCs w:val="32"/>
        </w:rPr>
        <w:t>术语和定义</w:t>
      </w:r>
    </w:p>
    <w:p w14:paraId="4C6BBDA2">
      <w:pPr>
        <w:pStyle w:val="23"/>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leftChars="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（一）干部</w:t>
      </w:r>
      <w:r>
        <w:rPr>
          <w:rFonts w:hint="eastAsia" w:ascii="仿宋_GB2312" w:hAnsi="仿宋_GB2312" w:eastAsia="仿宋_GB2312" w:cs="仿宋_GB2312"/>
          <w:color w:val="auto"/>
          <w:sz w:val="32"/>
          <w:szCs w:val="32"/>
          <w:lang w:val="en-US" w:eastAsia="zh-CN"/>
        </w:rPr>
        <w:t>及同等职级</w:t>
      </w:r>
      <w:r>
        <w:rPr>
          <w:rFonts w:hint="eastAsia" w:ascii="仿宋_GB2312" w:hAnsi="仿宋_GB2312" w:eastAsia="仿宋_GB2312" w:cs="仿宋_GB2312"/>
          <w:color w:val="auto"/>
          <w:sz w:val="32"/>
          <w:szCs w:val="32"/>
        </w:rPr>
        <w:t>指华润啤酒</w:t>
      </w:r>
      <w:r>
        <w:rPr>
          <w:rFonts w:hint="eastAsia" w:ascii="仿宋_GB2312" w:hAnsi="仿宋_GB2312" w:eastAsia="仿宋_GB2312" w:cs="仿宋_GB2312"/>
          <w:color w:val="auto"/>
          <w:sz w:val="32"/>
          <w:szCs w:val="32"/>
          <w:lang w:val="en-US" w:eastAsia="zh-CN"/>
        </w:rPr>
        <w:t>管理班子、华润啤酒直管干部及同等职级专业岗</w:t>
      </w:r>
      <w:r>
        <w:rPr>
          <w:rFonts w:hint="eastAsia" w:ascii="仿宋_GB2312" w:hAnsi="仿宋_GB2312" w:eastAsia="仿宋_GB2312" w:cs="仿宋_GB2312"/>
          <w:color w:val="auto"/>
          <w:sz w:val="32"/>
          <w:szCs w:val="32"/>
        </w:rPr>
        <w:t>。</w:t>
      </w:r>
    </w:p>
    <w:p w14:paraId="367D7E3E">
      <w:pPr>
        <w:pStyle w:val="23"/>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leftChars="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（二）资深管理及同等职级指华润啤酒及其下属各级子公司、分公司的专业总监</w:t>
      </w:r>
      <w:r>
        <w:rPr>
          <w:rFonts w:hint="eastAsia" w:ascii="仿宋_GB2312" w:hAnsi="仿宋_GB2312" w:eastAsia="仿宋_GB2312" w:cs="仿宋_GB2312"/>
          <w:color w:val="auto"/>
          <w:sz w:val="32"/>
          <w:szCs w:val="32"/>
          <w:lang w:val="en-US" w:eastAsia="zh-CN"/>
        </w:rPr>
        <w:t>/副总监</w:t>
      </w:r>
      <w:r>
        <w:rPr>
          <w:rFonts w:hint="eastAsia" w:ascii="仿宋_GB2312" w:hAnsi="仿宋_GB2312" w:eastAsia="仿宋_GB2312" w:cs="仿宋_GB2312"/>
          <w:color w:val="auto"/>
          <w:sz w:val="32"/>
          <w:szCs w:val="32"/>
          <w:u w:val="none"/>
        </w:rPr>
        <w:t>及</w:t>
      </w:r>
      <w:r>
        <w:rPr>
          <w:rFonts w:hint="eastAsia" w:ascii="仿宋_GB2312" w:hAnsi="仿宋_GB2312" w:eastAsia="仿宋_GB2312" w:cs="仿宋_GB2312"/>
          <w:color w:val="auto"/>
          <w:sz w:val="32"/>
          <w:szCs w:val="32"/>
          <w:lang w:val="en-US" w:eastAsia="zh-CN"/>
        </w:rPr>
        <w:t>同等职级</w:t>
      </w:r>
      <w:r>
        <w:rPr>
          <w:rFonts w:hint="eastAsia" w:ascii="仿宋_GB2312" w:hAnsi="仿宋_GB2312" w:eastAsia="仿宋_GB2312" w:cs="仿宋_GB2312"/>
          <w:color w:val="auto"/>
          <w:sz w:val="32"/>
          <w:szCs w:val="32"/>
        </w:rPr>
        <w:t>专业岗。</w:t>
      </w:r>
    </w:p>
    <w:p w14:paraId="42DFD8D9">
      <w:pPr>
        <w:pStyle w:val="23"/>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leftChars="0" w:firstLine="640" w:firstLineChars="200"/>
        <w:jc w:val="both"/>
        <w:textAlignment w:val="auto"/>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（三）经理级</w:t>
      </w:r>
      <w:r>
        <w:rPr>
          <w:rFonts w:hint="eastAsia" w:ascii="仿宋_GB2312" w:hAnsi="仿宋_GB2312" w:eastAsia="仿宋_GB2312" w:cs="仿宋_GB2312"/>
          <w:color w:val="auto"/>
          <w:sz w:val="32"/>
          <w:szCs w:val="32"/>
          <w:lang w:val="en-US" w:eastAsia="zh-CN"/>
        </w:rPr>
        <w:t>及</w:t>
      </w:r>
      <w:r>
        <w:rPr>
          <w:rFonts w:hint="eastAsia" w:ascii="仿宋_GB2312" w:hAnsi="仿宋_GB2312" w:eastAsia="仿宋_GB2312" w:cs="仿宋_GB2312"/>
          <w:color w:val="auto"/>
          <w:sz w:val="32"/>
          <w:szCs w:val="32"/>
        </w:rPr>
        <w:t>同等职级指华润啤酒及其下属各级子公司、分公司经理级</w:t>
      </w:r>
      <w:r>
        <w:rPr>
          <w:rFonts w:hint="eastAsia" w:ascii="仿宋_GB2312" w:hAnsi="仿宋_GB2312" w:eastAsia="仿宋_GB2312" w:cs="仿宋_GB2312"/>
          <w:color w:val="auto"/>
          <w:sz w:val="32"/>
          <w:szCs w:val="32"/>
          <w:lang w:val="en-US" w:eastAsia="zh-CN"/>
        </w:rPr>
        <w:t>员工及</w:t>
      </w:r>
      <w:r>
        <w:rPr>
          <w:rFonts w:hint="eastAsia" w:ascii="仿宋_GB2312" w:hAnsi="仿宋_GB2312" w:eastAsia="仿宋_GB2312" w:cs="仿宋_GB2312"/>
          <w:color w:val="auto"/>
          <w:sz w:val="32"/>
          <w:szCs w:val="32"/>
        </w:rPr>
        <w:t>同等职级的专业类/业务类/运行类员工。</w:t>
      </w:r>
    </w:p>
    <w:p w14:paraId="39F4B163">
      <w:pPr>
        <w:pStyle w:val="23"/>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leftChars="0" w:firstLine="640" w:firstLineChars="200"/>
        <w:jc w:val="both"/>
        <w:textAlignment w:val="auto"/>
        <w:rPr>
          <w:rFonts w:hint="default"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w:t>
      </w:r>
    </w:p>
    <w:p w14:paraId="0D10F3B0">
      <w:pPr>
        <w:pStyle w:val="23"/>
        <w:widowControl w:val="0"/>
        <w:numPr>
          <w:ilvl w:val="0"/>
          <w:numId w:val="0"/>
        </w:numPr>
        <w:spacing w:after="0" w:line="560" w:lineRule="exact"/>
        <w:ind w:left="0" w:leftChars="0" w:firstLine="640" w:firstLineChars="200"/>
        <w:jc w:val="both"/>
        <w:rPr>
          <w:rFonts w:hint="eastAsia" w:ascii="仿宋_GB2312" w:hAnsi="仿宋_GB2312" w:eastAsia="仿宋_GB2312" w:cs="仿宋_GB2312"/>
          <w:color w:val="auto"/>
          <w:sz w:val="32"/>
          <w:szCs w:val="32"/>
        </w:rPr>
      </w:pPr>
      <w:r>
        <w:rPr>
          <w:rFonts w:hint="eastAsia" w:ascii="黑体" w:hAnsi="黑体" w:eastAsia="黑体" w:cs="仿宋_GB2312"/>
          <w:b w:val="0"/>
          <w:color w:val="auto"/>
          <w:sz w:val="32"/>
          <w:szCs w:val="32"/>
          <w:lang w:val="en-US" w:eastAsia="zh-CN" w:bidi="ar-SA"/>
        </w:rPr>
        <w:t>第四条</w:t>
      </w:r>
      <w:r>
        <w:rPr>
          <w:rFonts w:hint="eastAsia" w:ascii="仿宋_GB2312" w:hAnsi="仿宋_GB2312" w:eastAsia="仿宋_GB2312" w:cs="仿宋_GB2312"/>
          <w:color w:val="auto"/>
          <w:sz w:val="32"/>
          <w:szCs w:val="32"/>
        </w:rPr>
        <w:t>本办法适用于华润啤酒</w:t>
      </w:r>
      <w:r>
        <w:rPr>
          <w:rFonts w:hint="eastAsia" w:ascii="仿宋_GB2312" w:hAnsi="仿宋_GB2312" w:eastAsia="仿宋_GB2312" w:cs="仿宋_GB2312"/>
          <w:color w:val="auto"/>
          <w:sz w:val="32"/>
          <w:szCs w:val="32"/>
          <w:lang w:eastAsia="zh-CN"/>
        </w:rPr>
        <w:t>（</w:t>
      </w:r>
      <w:r>
        <w:rPr>
          <w:rFonts w:hint="eastAsia" w:ascii="仿宋_GB2312" w:hAnsi="仿宋_GB2312" w:eastAsia="仿宋_GB2312" w:cs="仿宋_GB2312"/>
          <w:color w:val="auto"/>
          <w:sz w:val="32"/>
          <w:szCs w:val="32"/>
          <w:lang w:val="en-US" w:eastAsia="zh-CN"/>
        </w:rPr>
        <w:t>控股</w:t>
      </w:r>
      <w:r>
        <w:rPr>
          <w:rFonts w:hint="eastAsia" w:ascii="仿宋_GB2312" w:hAnsi="仿宋_GB2312" w:eastAsia="仿宋_GB2312" w:cs="仿宋_GB2312"/>
          <w:color w:val="auto"/>
          <w:sz w:val="32"/>
          <w:szCs w:val="32"/>
          <w:lang w:eastAsia="zh-CN"/>
        </w:rPr>
        <w:t>）</w:t>
      </w:r>
      <w:r>
        <w:rPr>
          <w:rFonts w:hint="eastAsia" w:ascii="仿宋_GB2312" w:hAnsi="仿宋_GB2312" w:eastAsia="仿宋_GB2312" w:cs="仿宋_GB2312"/>
          <w:color w:val="auto"/>
          <w:sz w:val="32"/>
          <w:szCs w:val="32"/>
          <w:lang w:val="en-US" w:eastAsia="zh-CN"/>
        </w:rPr>
        <w:t>有限公司</w:t>
      </w:r>
      <w:r>
        <w:rPr>
          <w:rFonts w:hint="eastAsia" w:ascii="仿宋_GB2312" w:hAnsi="仿宋_GB2312" w:eastAsia="仿宋_GB2312" w:cs="仿宋_GB2312"/>
          <w:color w:val="auto"/>
          <w:sz w:val="32"/>
          <w:szCs w:val="32"/>
        </w:rPr>
        <w:t>及其下属各级子公司、分公司在岗正式工且符合异地条件的员工，借调人员可参照执行。</w:t>
      </w:r>
    </w:p>
    <w:p w14:paraId="7D8F7448">
      <w:pPr>
        <w:pStyle w:val="23"/>
        <w:widowControl w:val="0"/>
        <w:numPr>
          <w:ilvl w:val="0"/>
          <w:numId w:val="0"/>
        </w:numPr>
        <w:spacing w:after="0" w:line="560" w:lineRule="exact"/>
        <w:ind w:left="0" w:leftChars="0" w:firstLine="640" w:firstLineChars="200"/>
        <w:jc w:val="both"/>
        <w:rPr>
          <w:rFonts w:hint="default"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w:t>
      </w:r>
    </w:p>
    <w:p w14:paraId="3D3D09D5">
      <w:pPr>
        <w:pStyle w:val="29"/>
        <w:numPr>
          <w:ilvl w:val="0"/>
          <w:numId w:val="0"/>
        </w:numPr>
        <w:ind w:left="0" w:leftChars="0" w:firstLine="640" w:firstLineChars="0"/>
        <w:jc w:val="center"/>
        <w:rPr>
          <w:rFonts w:hint="eastAsia" w:ascii="黑体" w:hAnsi="黑体" w:eastAsia="黑体" w:cs="黑体"/>
          <w:color w:val="auto"/>
        </w:rPr>
      </w:pPr>
      <w:bookmarkStart w:id="6" w:name="_Toc2440"/>
      <w:r>
        <w:rPr>
          <w:rFonts w:hint="eastAsia" w:ascii="黑体" w:hAnsi="黑体" w:eastAsia="黑体" w:cs="黑体"/>
          <w:b w:val="0"/>
          <w:color w:val="auto"/>
          <w:kern w:val="2"/>
          <w:sz w:val="32"/>
          <w:szCs w:val="32"/>
          <w:lang w:val="en-US" w:eastAsia="zh-CN" w:bidi="ar-SA"/>
        </w:rPr>
        <w:t>第二章</w:t>
      </w:r>
      <w:r>
        <w:rPr>
          <w:rFonts w:hint="eastAsia" w:ascii="黑体" w:hAnsi="黑体" w:eastAsia="黑体" w:cs="黑体"/>
          <w:color w:val="auto"/>
        </w:rPr>
        <w:t>异地工作界定</w:t>
      </w:r>
      <w:bookmarkEnd w:id="6"/>
    </w:p>
    <w:p w14:paraId="15F53034">
      <w:pPr>
        <w:pStyle w:val="29"/>
        <w:numPr>
          <w:ilvl w:val="0"/>
          <w:numId w:val="0"/>
        </w:numPr>
        <w:ind w:left="0" w:leftChars="0" w:firstLine="640" w:firstLineChars="0"/>
        <w:jc w:val="left"/>
        <w:rPr>
          <w:rFonts w:hint="default" w:ascii="黑体" w:hAnsi="黑体" w:eastAsia="黑体" w:cs="黑体"/>
          <w:color w:val="auto"/>
          <w:lang w:val="en-US" w:eastAsia="zh-CN"/>
        </w:rPr>
      </w:pPr>
      <w:r>
        <w:rPr>
          <w:rFonts w:hint="eastAsia" w:ascii="黑体" w:hAnsi="黑体" w:eastAsia="黑体" w:cs="黑体"/>
          <w:color w:val="auto"/>
          <w:lang w:val="en-US" w:eastAsia="zh-CN"/>
        </w:rPr>
        <w:t>///</w:t>
      </w:r>
    </w:p>
    <w:p w14:paraId="092AF217">
      <w:pPr>
        <w:pStyle w:val="23"/>
        <w:widowControl w:val="0"/>
        <w:numPr>
          <w:ilvl w:val="0"/>
          <w:numId w:val="0"/>
        </w:numPr>
        <w:spacing w:after="0" w:line="560" w:lineRule="exact"/>
        <w:ind w:left="0" w:leftChars="0" w:firstLine="640" w:firstLineChars="200"/>
        <w:jc w:val="both"/>
        <w:rPr>
          <w:rFonts w:hint="eastAsia" w:ascii="仿宋_GB2312" w:hAnsi="仿宋_GB2312" w:eastAsia="仿宋_GB2312" w:cs="仿宋_GB2312"/>
          <w:color w:val="auto"/>
          <w:sz w:val="32"/>
          <w:szCs w:val="32"/>
        </w:rPr>
      </w:pPr>
      <w:r>
        <w:rPr>
          <w:rFonts w:hint="eastAsia" w:ascii="黑体" w:hAnsi="黑体" w:eastAsia="黑体" w:cs="仿宋_GB2312"/>
          <w:b w:val="0"/>
          <w:color w:val="auto"/>
          <w:sz w:val="32"/>
          <w:szCs w:val="32"/>
          <w:lang w:val="en-US" w:eastAsia="zh-CN" w:bidi="ar-SA"/>
        </w:rPr>
        <w:t>第五条</w:t>
      </w:r>
      <w:r>
        <w:rPr>
          <w:rFonts w:hint="eastAsia" w:ascii="仿宋_GB2312" w:hAnsi="仿宋_GB2312" w:eastAsia="仿宋_GB2312" w:cs="仿宋_GB2312"/>
          <w:color w:val="auto"/>
          <w:sz w:val="32"/>
          <w:szCs w:val="32"/>
        </w:rPr>
        <w:t>异地工作是指因工作需要，由公司统一调离首次招聘地或原工作单位以外的地方长期工作，造成工作所在地与首次招聘地、家庭所在地均不在同一地方（县及县级市以上）的，可界定为异地员工。</w:t>
      </w:r>
    </w:p>
    <w:p w14:paraId="042B5226">
      <w:pPr>
        <w:pStyle w:val="23"/>
        <w:widowControl w:val="0"/>
        <w:numPr>
          <w:ilvl w:val="0"/>
          <w:numId w:val="0"/>
        </w:numPr>
        <w:spacing w:after="0" w:line="560" w:lineRule="exact"/>
        <w:ind w:left="0" w:leftChars="0" w:firstLine="640" w:firstLineChars="200"/>
        <w:jc w:val="both"/>
        <w:rPr>
          <w:rFonts w:hint="default"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w:t>
      </w:r>
    </w:p>
    <w:p w14:paraId="693EE44A">
      <w:pPr>
        <w:pStyle w:val="23"/>
        <w:widowControl w:val="0"/>
        <w:numPr>
          <w:ilvl w:val="0"/>
          <w:numId w:val="0"/>
        </w:numPr>
        <w:spacing w:after="0" w:line="560" w:lineRule="exact"/>
        <w:ind w:left="0" w:leftChars="0" w:firstLine="640" w:firstLineChars="200"/>
        <w:jc w:val="both"/>
        <w:rPr>
          <w:rFonts w:ascii="仿宋_GB2312" w:hAnsi="仿宋_GB2312" w:eastAsia="仿宋_GB2312" w:cs="仿宋_GB2312"/>
          <w:color w:val="auto"/>
          <w:sz w:val="32"/>
          <w:szCs w:val="32"/>
        </w:rPr>
      </w:pPr>
      <w:r>
        <w:rPr>
          <w:rFonts w:hint="eastAsia" w:ascii="黑体" w:hAnsi="黑体" w:eastAsia="黑体" w:cs="仿宋_GB2312"/>
          <w:b w:val="0"/>
          <w:color w:val="auto"/>
          <w:sz w:val="32"/>
          <w:szCs w:val="32"/>
          <w:lang w:val="en-US" w:eastAsia="zh-CN" w:bidi="ar-SA"/>
        </w:rPr>
        <w:t>第六条</w:t>
      </w:r>
      <w:r>
        <w:rPr>
          <w:rFonts w:hint="eastAsia" w:ascii="仿宋_GB2312" w:hAnsi="仿宋_GB2312" w:eastAsia="仿宋_GB2312" w:cs="仿宋_GB2312"/>
          <w:color w:val="auto"/>
          <w:sz w:val="32"/>
          <w:szCs w:val="32"/>
        </w:rPr>
        <w:t>异地员工需要同时满足以下条件：</w:t>
      </w:r>
    </w:p>
    <w:p w14:paraId="39D6FDF1">
      <w:pPr>
        <w:pStyle w:val="23"/>
        <w:widowControl w:val="0"/>
        <w:spacing w:after="0" w:line="560" w:lineRule="exact"/>
        <w:ind w:firstLine="640"/>
        <w:jc w:val="both"/>
        <w:rPr>
          <w:rFonts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（一）因工作需要，由公司主动发起的调动，其中调动包含经审批的由华润酒业参股项目公司的正式调入。</w:t>
      </w:r>
    </w:p>
    <w:p w14:paraId="0805546A">
      <w:pPr>
        <w:pStyle w:val="23"/>
        <w:widowControl w:val="0"/>
        <w:spacing w:after="0" w:line="560" w:lineRule="exact"/>
        <w:ind w:firstLine="640"/>
        <w:jc w:val="both"/>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（二）工作所在地与首次招聘地、家庭所在地均不在同一个县（含县级市）、地级市（直辖市）下设的区，且单程距离不低于50公里（以导航地图中最短行车路线距离为准）。</w:t>
      </w:r>
    </w:p>
    <w:p w14:paraId="39749BC6">
      <w:pPr>
        <w:pStyle w:val="23"/>
        <w:widowControl w:val="0"/>
        <w:spacing w:after="0" w:line="560" w:lineRule="exact"/>
        <w:ind w:firstLine="640"/>
        <w:jc w:val="both"/>
        <w:rPr>
          <w:ins w:id="0" w:author="咨询组" w:date="2026-03-30T11:06:06Z"/>
          <w:rFonts w:hint="eastAsia" w:ascii="仿宋_GB2312" w:hAnsi="仿宋_GB2312" w:eastAsia="仿宋_GB2312" w:cs="仿宋_GB2312"/>
          <w:color w:val="auto"/>
          <w:sz w:val="32"/>
          <w:szCs w:val="32"/>
        </w:rPr>
      </w:pPr>
      <w:ins w:id="1" w:author="咨询组" w:date="2026-03-30T11:04:06Z">
        <w:r>
          <w:rPr>
            <w:rFonts w:hint="eastAsia" w:ascii="仿宋_GB2312" w:hAnsi="仿宋_GB2312" w:eastAsia="仿宋_GB2312" w:cs="仿宋_GB2312"/>
            <w:color w:val="auto"/>
            <w:sz w:val="32"/>
            <w:szCs w:val="32"/>
          </w:rPr>
          <w:t>（三）工作地无自购房</w:t>
        </w:r>
      </w:ins>
    </w:p>
    <w:p w14:paraId="1F90844D">
      <w:pPr>
        <w:pStyle w:val="23"/>
        <w:widowControl w:val="0"/>
        <w:spacing w:after="0" w:line="560" w:lineRule="exact"/>
        <w:ind w:firstLine="640"/>
        <w:jc w:val="both"/>
        <w:rPr>
          <w:ins w:id="2" w:author="咨询组" w:date="2026-03-30T11:04:06Z"/>
          <w:rFonts w:hint="default" w:ascii="仿宋_GB2312" w:hAnsi="仿宋_GB2312" w:eastAsia="仿宋_GB2312" w:cs="仿宋_GB2312"/>
          <w:color w:val="auto"/>
          <w:sz w:val="32"/>
          <w:szCs w:val="32"/>
          <w:lang w:val="en-US" w:eastAsia="zh-CN"/>
        </w:rPr>
      </w:pPr>
      <w:ins w:id="3" w:author="咨询组" w:date="2026-03-30T11:06:08Z">
        <w:r>
          <w:rPr>
            <w:rFonts w:hint="eastAsia" w:ascii="仿宋_GB2312" w:hAnsi="仿宋_GB2312" w:eastAsia="仿宋_GB2312" w:cs="仿宋_GB2312"/>
            <w:color w:val="auto"/>
            <w:sz w:val="32"/>
            <w:szCs w:val="32"/>
            <w:lang w:val="en-US" w:eastAsia="zh-CN"/>
          </w:rPr>
          <w:t>///</w:t>
        </w:r>
      </w:ins>
    </w:p>
    <w:p w14:paraId="395D71B4">
      <w:pPr>
        <w:pStyle w:val="23"/>
        <w:widowControl w:val="0"/>
        <w:numPr>
          <w:ilvl w:val="0"/>
          <w:numId w:val="0"/>
        </w:numPr>
        <w:spacing w:after="0" w:line="560" w:lineRule="exact"/>
        <w:ind w:firstLine="640" w:firstLineChars="200"/>
        <w:jc w:val="both"/>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lang w:val="en-US" w:eastAsia="zh-CN" w:bidi="ar-SA"/>
        </w:rPr>
        <w:t>1.</w:t>
      </w:r>
      <w:r>
        <w:rPr>
          <w:rFonts w:hint="eastAsia" w:ascii="仿宋_GB2312" w:hAnsi="仿宋_GB2312" w:eastAsia="仿宋_GB2312" w:cs="仿宋_GB2312"/>
          <w:color w:val="auto"/>
          <w:sz w:val="32"/>
          <w:szCs w:val="32"/>
        </w:rPr>
        <w:t>首次招聘地指与公司首次建立劳动关系的常驻工作所在地；从公司离职后，重新加入华润啤酒的，首次招聘地为新雇佣单位常驻工作所在地。其中，并购企业员工，以加入啤酒时的工作地作为首次招聘地；跨业务单元调入员工，以首次加入华润的常驻工作地作为首次招聘地，后在啤酒再次发生调动的，首次招聘地按首次加入啤酒的常驻工作地认定。</w:t>
      </w:r>
    </w:p>
    <w:p w14:paraId="1331A4A8">
      <w:pPr>
        <w:pStyle w:val="23"/>
        <w:widowControl w:val="0"/>
        <w:numPr>
          <w:numId w:val="0"/>
        </w:numPr>
        <w:spacing w:after="0" w:line="560" w:lineRule="exact"/>
        <w:jc w:val="both"/>
        <w:rPr>
          <w:rFonts w:hint="default"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w:t>
      </w:r>
    </w:p>
    <w:p w14:paraId="4955ADB4">
      <w:pPr>
        <w:pStyle w:val="23"/>
        <w:widowControl w:val="0"/>
        <w:spacing w:after="0" w:line="560" w:lineRule="exact"/>
        <w:ind w:firstLine="640"/>
        <w:jc w:val="both"/>
        <w:rPr>
          <w:rFonts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2.家庭所在地应按如下先后次序认定：</w:t>
      </w:r>
    </w:p>
    <w:p w14:paraId="30FC00CF">
      <w:pPr>
        <w:pStyle w:val="23"/>
        <w:widowControl w:val="0"/>
        <w:spacing w:after="0" w:line="560" w:lineRule="exact"/>
        <w:ind w:firstLine="640"/>
        <w:jc w:val="both"/>
        <w:rPr>
          <w:rFonts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（1）已婚员工</w:t>
      </w:r>
      <w:r>
        <w:rPr>
          <w:rFonts w:hint="eastAsia" w:ascii="仿宋_GB2312" w:hAnsi="仿宋_GB2312" w:eastAsia="仿宋_GB2312" w:cs="仿宋_GB2312"/>
          <w:color w:val="auto"/>
          <w:sz w:val="32"/>
          <w:szCs w:val="32"/>
          <w:lang w:eastAsia="zh-CN"/>
        </w:rPr>
        <w:t>，</w:t>
      </w:r>
      <w:r>
        <w:rPr>
          <w:rFonts w:hint="eastAsia" w:ascii="仿宋_GB2312" w:hAnsi="仿宋_GB2312" w:eastAsia="仿宋_GB2312" w:cs="仿宋_GB2312"/>
          <w:color w:val="auto"/>
          <w:sz w:val="32"/>
          <w:szCs w:val="32"/>
          <w:lang w:val="en-US" w:eastAsia="zh-CN"/>
        </w:rPr>
        <w:t>以其</w:t>
      </w:r>
      <w:r>
        <w:rPr>
          <w:rFonts w:hint="eastAsia" w:ascii="仿宋_GB2312" w:hAnsi="仿宋_GB2312" w:eastAsia="仿宋_GB2312" w:cs="仿宋_GB2312"/>
          <w:color w:val="auto"/>
          <w:sz w:val="32"/>
          <w:szCs w:val="32"/>
        </w:rPr>
        <w:t>配偶或未成年子女（未满十八周岁，下同）长期稳定的实际居住地为准</w:t>
      </w:r>
      <w:r>
        <w:rPr>
          <w:rFonts w:hint="eastAsia" w:ascii="仿宋_GB2312" w:hAnsi="仿宋_GB2312" w:eastAsia="仿宋_GB2312" w:cs="仿宋_GB2312"/>
          <w:color w:val="auto"/>
          <w:sz w:val="32"/>
          <w:szCs w:val="32"/>
          <w:lang w:eastAsia="zh-CN"/>
        </w:rPr>
        <w:t>（</w:t>
      </w:r>
      <w:r>
        <w:rPr>
          <w:rFonts w:hint="eastAsia" w:ascii="仿宋_GB2312" w:hAnsi="仿宋_GB2312" w:eastAsia="仿宋_GB2312" w:cs="仿宋_GB2312"/>
          <w:color w:val="auto"/>
          <w:sz w:val="32"/>
          <w:szCs w:val="32"/>
          <w:lang w:val="en-US" w:eastAsia="zh-CN"/>
        </w:rPr>
        <w:t>两者选其一</w:t>
      </w:r>
      <w:r>
        <w:rPr>
          <w:rFonts w:hint="eastAsia" w:ascii="仿宋_GB2312" w:hAnsi="仿宋_GB2312" w:eastAsia="仿宋_GB2312" w:cs="仿宋_GB2312"/>
          <w:color w:val="auto"/>
          <w:sz w:val="32"/>
          <w:szCs w:val="32"/>
          <w:lang w:eastAsia="zh-CN"/>
        </w:rPr>
        <w:t>）</w:t>
      </w:r>
      <w:r>
        <w:rPr>
          <w:rFonts w:hint="eastAsia" w:ascii="仿宋_GB2312" w:hAnsi="仿宋_GB2312" w:eastAsia="仿宋_GB2312" w:cs="仿宋_GB2312"/>
          <w:color w:val="auto"/>
          <w:sz w:val="32"/>
          <w:szCs w:val="32"/>
        </w:rPr>
        <w:t>。</w:t>
      </w:r>
    </w:p>
    <w:p w14:paraId="4CBC5EBD">
      <w:pPr>
        <w:pStyle w:val="23"/>
        <w:widowControl w:val="0"/>
        <w:spacing w:after="0" w:line="560" w:lineRule="exact"/>
        <w:ind w:firstLine="640"/>
        <w:jc w:val="both"/>
        <w:rPr>
          <w:rFonts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（2）单身员工，以其本人或未成年子女长期稳定的实际生活所在地为</w:t>
      </w:r>
      <w:r>
        <w:rPr>
          <w:rFonts w:hint="eastAsia" w:ascii="仿宋_GB2312" w:hAnsi="仿宋_GB2312" w:eastAsia="仿宋_GB2312" w:cs="仿宋_GB2312"/>
          <w:color w:val="auto"/>
          <w:sz w:val="32"/>
          <w:szCs w:val="32"/>
          <w:lang w:val="en-US" w:eastAsia="zh-CN"/>
        </w:rPr>
        <w:t>准</w:t>
      </w:r>
      <w:r>
        <w:rPr>
          <w:rFonts w:hint="eastAsia" w:ascii="仿宋_GB2312" w:hAnsi="仿宋_GB2312" w:eastAsia="仿宋_GB2312" w:cs="仿宋_GB2312"/>
          <w:color w:val="auto"/>
          <w:sz w:val="32"/>
          <w:szCs w:val="32"/>
        </w:rPr>
        <w:t>（两者选其一）。</w:t>
      </w:r>
    </w:p>
    <w:p w14:paraId="3ED5947F">
      <w:pPr>
        <w:pStyle w:val="23"/>
        <w:widowControl w:val="0"/>
        <w:spacing w:after="0" w:line="560" w:lineRule="exact"/>
        <w:ind w:firstLine="640"/>
        <w:jc w:val="both"/>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（3）</w:t>
      </w:r>
      <w:r>
        <w:rPr>
          <w:rFonts w:hint="eastAsia" w:ascii="仿宋_GB2312" w:hAnsi="仿宋_GB2312" w:eastAsia="仿宋_GB2312" w:cs="仿宋_GB2312"/>
          <w:strike w:val="0"/>
          <w:dstrike w:val="0"/>
          <w:color w:val="auto"/>
          <w:sz w:val="32"/>
          <w:szCs w:val="32"/>
        </w:rPr>
        <w:t>长期稳定的</w:t>
      </w:r>
      <w:r>
        <w:rPr>
          <w:rFonts w:hint="eastAsia" w:ascii="仿宋_GB2312" w:hAnsi="仿宋_GB2312" w:eastAsia="仿宋_GB2312" w:cs="仿宋_GB2312"/>
          <w:color w:val="auto"/>
          <w:sz w:val="32"/>
          <w:szCs w:val="32"/>
        </w:rPr>
        <w:t>实际居住地难以确认的，以本人户口所在地为家庭所在地。</w:t>
      </w:r>
    </w:p>
    <w:p w14:paraId="33D7EE20">
      <w:pPr>
        <w:pStyle w:val="23"/>
        <w:widowControl w:val="0"/>
        <w:spacing w:after="0" w:line="560" w:lineRule="exact"/>
        <w:ind w:firstLine="640"/>
        <w:jc w:val="both"/>
        <w:rPr>
          <w:rFonts w:hint="default"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w:t>
      </w:r>
    </w:p>
    <w:p w14:paraId="6A72FBA0">
      <w:pPr>
        <w:pStyle w:val="23"/>
        <w:widowControl w:val="0"/>
        <w:spacing w:after="0" w:line="560" w:lineRule="exact"/>
        <w:ind w:firstLine="640"/>
        <w:jc w:val="both"/>
        <w:rPr>
          <w:rFonts w:hint="eastAsia" w:ascii="仿宋_GB2312" w:hAnsi="仿宋_GB2312" w:eastAsia="仿宋_GB2312" w:cs="仿宋_GB2312"/>
          <w:color w:val="auto"/>
          <w:sz w:val="32"/>
          <w:szCs w:val="32"/>
          <w:lang w:val="en-US" w:eastAsia="zh-CN"/>
        </w:rPr>
      </w:pPr>
      <w:del w:id="4" w:author="咨询组" w:date="2026-03-30T11:04:33Z">
        <w:r>
          <w:rPr>
            <w:rFonts w:hint="default" w:ascii="仿宋_GB2312" w:hAnsi="仿宋_GB2312" w:eastAsia="仿宋_GB2312" w:cs="仿宋_GB2312"/>
            <w:color w:val="auto"/>
            <w:sz w:val="32"/>
            <w:szCs w:val="32"/>
            <w:lang w:val="en-US"/>
          </w:rPr>
          <w:delText>（三）</w:delText>
        </w:r>
      </w:del>
      <w:ins w:id="5" w:author="咨询组" w:date="2026-03-30T11:04:33Z">
        <w:r>
          <w:rPr>
            <w:rFonts w:hint="eastAsia" w:ascii="仿宋_GB2312" w:hAnsi="仿宋_GB2312" w:eastAsia="仿宋_GB2312" w:cs="仿宋_GB2312"/>
            <w:color w:val="auto"/>
            <w:sz w:val="32"/>
            <w:szCs w:val="32"/>
            <w:lang w:val="en-US" w:eastAsia="zh-CN"/>
          </w:rPr>
          <w:t>3.</w:t>
        </w:r>
      </w:ins>
      <w:r>
        <w:rPr>
          <w:rFonts w:hint="eastAsia" w:ascii="仿宋_GB2312" w:hAnsi="仿宋_GB2312" w:eastAsia="仿宋_GB2312" w:cs="仿宋_GB2312"/>
          <w:color w:val="auto"/>
          <w:sz w:val="32"/>
          <w:szCs w:val="32"/>
        </w:rPr>
        <w:t>工作地无自购房</w:t>
      </w:r>
      <w:ins w:id="6" w:author="咨询组" w:date="2026-03-30T11:04:24Z">
        <w:r>
          <w:rPr>
            <w:rFonts w:hint="eastAsia" w:ascii="仿宋_GB2312" w:hAnsi="仿宋_GB2312" w:eastAsia="仿宋_GB2312" w:cs="仿宋_GB2312"/>
            <w:color w:val="auto"/>
            <w:sz w:val="32"/>
            <w:szCs w:val="32"/>
            <w:lang w:val="en-US" w:eastAsia="zh-CN"/>
          </w:rPr>
          <w:t>定义</w:t>
        </w:r>
      </w:ins>
    </w:p>
    <w:p w14:paraId="7691A0BF">
      <w:pPr>
        <w:pStyle w:val="23"/>
        <w:widowControl w:val="0"/>
        <w:spacing w:after="0" w:line="560" w:lineRule="exact"/>
        <w:ind w:firstLine="640"/>
        <w:jc w:val="both"/>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工作地无自购房是指本人工作地点周边50公里范围内无自购房；对于兼岗人员，以主岗工作地认定。自购房是指经国家主管机关认定，员工本人、配偶及未成年子女拥有或与他人共同拥有</w:t>
      </w:r>
      <w:r>
        <w:rPr>
          <w:rFonts w:hint="eastAsia" w:ascii="仿宋_GB2312" w:hAnsi="仿宋_GB2312" w:eastAsia="仿宋_GB2312" w:cs="仿宋_GB2312"/>
          <w:color w:val="auto"/>
          <w:sz w:val="32"/>
          <w:szCs w:val="32"/>
          <w:lang w:val="en-US" w:eastAsia="zh-CN"/>
        </w:rPr>
        <w:t>住宅性质的</w:t>
      </w:r>
      <w:r>
        <w:rPr>
          <w:rFonts w:hint="eastAsia" w:ascii="仿宋_GB2312" w:hAnsi="仿宋_GB2312" w:eastAsia="仿宋_GB2312" w:cs="仿宋_GB2312"/>
          <w:color w:val="auto"/>
          <w:sz w:val="32"/>
          <w:szCs w:val="32"/>
        </w:rPr>
        <w:t>房屋所有权（不动产权）的情况。</w:t>
      </w:r>
    </w:p>
    <w:p w14:paraId="58534BD2">
      <w:pPr>
        <w:pStyle w:val="23"/>
        <w:widowControl w:val="0"/>
        <w:spacing w:after="0" w:line="560" w:lineRule="exact"/>
        <w:ind w:firstLine="640"/>
        <w:jc w:val="both"/>
        <w:rPr>
          <w:rFonts w:hint="default"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w:t>
      </w:r>
    </w:p>
    <w:p w14:paraId="377E56F2">
      <w:pPr>
        <w:pStyle w:val="23"/>
        <w:widowControl w:val="0"/>
        <w:numPr>
          <w:ilvl w:val="0"/>
          <w:numId w:val="0"/>
        </w:numPr>
        <w:spacing w:after="0" w:line="560" w:lineRule="exact"/>
        <w:ind w:left="0" w:leftChars="0" w:firstLine="640" w:firstLineChars="200"/>
        <w:jc w:val="both"/>
        <w:rPr>
          <w:rFonts w:ascii="仿宋_GB2312" w:hAnsi="仿宋_GB2312" w:eastAsia="仿宋_GB2312" w:cs="仿宋_GB2312"/>
          <w:color w:val="auto"/>
          <w:sz w:val="32"/>
          <w:szCs w:val="32"/>
        </w:rPr>
      </w:pPr>
      <w:r>
        <w:rPr>
          <w:rFonts w:hint="eastAsia" w:ascii="黑体" w:hAnsi="黑体" w:eastAsia="黑体" w:cs="仿宋_GB2312"/>
          <w:b w:val="0"/>
          <w:color w:val="auto"/>
          <w:sz w:val="32"/>
          <w:szCs w:val="32"/>
          <w:lang w:val="en-US" w:eastAsia="zh-CN" w:bidi="ar-SA"/>
        </w:rPr>
        <w:t>第七条</w:t>
      </w:r>
      <w:r>
        <w:rPr>
          <w:rFonts w:hint="eastAsia" w:ascii="仿宋_GB2312" w:hAnsi="仿宋_GB2312" w:eastAsia="仿宋_GB2312" w:cs="仿宋_GB2312"/>
          <w:color w:val="auto"/>
          <w:sz w:val="32"/>
          <w:szCs w:val="32"/>
        </w:rPr>
        <w:t>有下列情形的不享受异地工作待遇</w:t>
      </w:r>
    </w:p>
    <w:p w14:paraId="51A5C8A1">
      <w:pPr>
        <w:widowControl w:val="0"/>
        <w:spacing w:after="0" w:line="560" w:lineRule="exact"/>
        <w:ind w:firstLine="640" w:firstLineChars="200"/>
        <w:jc w:val="both"/>
        <w:rPr>
          <w:rFonts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（一）因个人原因申请调动的。</w:t>
      </w:r>
    </w:p>
    <w:p w14:paraId="70867A77">
      <w:pPr>
        <w:widowControl w:val="0"/>
        <w:spacing w:after="0" w:line="560" w:lineRule="exact"/>
        <w:ind w:firstLine="640" w:firstLineChars="200"/>
        <w:jc w:val="both"/>
        <w:rPr>
          <w:rFonts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（二）其他调动：包括基层（含中层同等职级）晋升中层跨销售事业部、生产片区、营运片区、</w:t>
      </w:r>
      <w:r>
        <w:rPr>
          <w:rFonts w:hint="eastAsia" w:ascii="仿宋_GB2312" w:hAnsi="仿宋_GB2312" w:eastAsia="仿宋_GB2312" w:cs="仿宋_GB2312"/>
          <w:color w:val="auto"/>
          <w:sz w:val="32"/>
          <w:szCs w:val="32"/>
          <w:lang w:val="en-US" w:eastAsia="zh-CN"/>
        </w:rPr>
        <w:t>金沙酒业</w:t>
      </w:r>
      <w:r>
        <w:rPr>
          <w:rFonts w:hint="eastAsia" w:ascii="仿宋_GB2312" w:hAnsi="仿宋_GB2312" w:eastAsia="仿宋_GB2312" w:cs="仿宋_GB2312"/>
          <w:color w:val="auto"/>
          <w:sz w:val="32"/>
          <w:szCs w:val="32"/>
        </w:rPr>
        <w:t>调动的；异动到三总部（不含派驻，下同）的中基层员工（包括</w:t>
      </w:r>
      <w:r>
        <w:rPr>
          <w:rFonts w:hint="eastAsia" w:ascii="仿宋_GB2312" w:hAnsi="仿宋_GB2312" w:eastAsia="仿宋_GB2312" w:cs="仿宋_GB2312"/>
          <w:color w:val="auto"/>
          <w:sz w:val="32"/>
          <w:szCs w:val="32"/>
          <w:lang w:val="en-US" w:eastAsia="zh-CN"/>
        </w:rPr>
        <w:t>工作地变更及</w:t>
      </w:r>
      <w:r>
        <w:rPr>
          <w:rFonts w:hint="eastAsia" w:ascii="仿宋_GB2312" w:hAnsi="仿宋_GB2312" w:eastAsia="仿宋_GB2312" w:cs="仿宋_GB2312"/>
          <w:color w:val="auto"/>
          <w:sz w:val="32"/>
          <w:szCs w:val="32"/>
        </w:rPr>
        <w:t>调动后晋升/晋级为总部</w:t>
      </w:r>
      <w:r>
        <w:rPr>
          <w:rFonts w:hint="eastAsia" w:ascii="仿宋_GB2312" w:hAnsi="仿宋_GB2312" w:eastAsia="仿宋_GB2312" w:cs="仿宋_GB2312"/>
          <w:color w:val="auto"/>
          <w:sz w:val="32"/>
          <w:szCs w:val="32"/>
          <w:lang w:val="en-US" w:eastAsia="zh-CN"/>
        </w:rPr>
        <w:t>经理级</w:t>
      </w:r>
      <w:r>
        <w:rPr>
          <w:rFonts w:hint="eastAsia" w:ascii="仿宋_GB2312" w:hAnsi="仿宋_GB2312" w:eastAsia="仿宋_GB2312" w:cs="仿宋_GB2312"/>
          <w:color w:val="auto"/>
          <w:sz w:val="32"/>
          <w:szCs w:val="32"/>
        </w:rPr>
        <w:t>及同等职级）；三总部内跨组织调动存量异地人员异地政策不变。</w:t>
      </w:r>
    </w:p>
    <w:p w14:paraId="1DF4A3DF">
      <w:pPr>
        <w:widowControl w:val="0"/>
        <w:spacing w:after="0" w:line="560" w:lineRule="exact"/>
        <w:ind w:firstLine="640" w:firstLineChars="200"/>
        <w:jc w:val="both"/>
        <w:rPr>
          <w:rFonts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（三）本人户口所在地与工作所在地一致，即在同一个县（含县级市）、地级市（直辖市）下设的区，或不在同一个县（含县级市）、地级市（直辖市）下设的区但单程距离低于50公里。</w:t>
      </w:r>
    </w:p>
    <w:p w14:paraId="39564845">
      <w:pPr>
        <w:widowControl w:val="0"/>
        <w:spacing w:after="0" w:line="560" w:lineRule="exact"/>
        <w:ind w:firstLine="640" w:firstLineChars="200"/>
        <w:jc w:val="both"/>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（四）多地兼岗人员，如家庭所在地与一个工作地在一地的，不认定为异地身份。</w:t>
      </w:r>
    </w:p>
    <w:p w14:paraId="2201BF50">
      <w:pPr>
        <w:widowControl w:val="0"/>
        <w:spacing w:after="0" w:line="560" w:lineRule="exact"/>
        <w:ind w:firstLine="640" w:firstLineChars="200"/>
        <w:jc w:val="both"/>
        <w:rPr>
          <w:rFonts w:hint="default"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w:t>
      </w:r>
    </w:p>
    <w:bookmarkEnd w:id="4"/>
    <w:bookmarkEnd w:id="5"/>
    <w:p w14:paraId="4F550CDA">
      <w:pPr>
        <w:pStyle w:val="29"/>
        <w:numPr>
          <w:ilvl w:val="0"/>
          <w:numId w:val="0"/>
        </w:numPr>
        <w:ind w:left="0" w:leftChars="0" w:firstLine="640" w:firstLineChars="0"/>
        <w:jc w:val="center"/>
        <w:rPr>
          <w:rFonts w:hint="eastAsia" w:ascii="黑体" w:hAnsi="黑体" w:eastAsia="黑体" w:cs="黑体"/>
          <w:color w:val="auto"/>
        </w:rPr>
      </w:pPr>
      <w:bookmarkStart w:id="7" w:name="_Toc28979"/>
      <w:r>
        <w:rPr>
          <w:rFonts w:hint="eastAsia" w:ascii="黑体" w:hAnsi="黑体" w:eastAsia="黑体" w:cs="黑体"/>
          <w:b w:val="0"/>
          <w:color w:val="auto"/>
          <w:kern w:val="2"/>
          <w:sz w:val="32"/>
          <w:szCs w:val="32"/>
          <w:lang w:val="en-US" w:eastAsia="zh-CN" w:bidi="ar-SA"/>
        </w:rPr>
        <w:t>第三章</w:t>
      </w:r>
      <w:r>
        <w:rPr>
          <w:rFonts w:hint="eastAsia" w:ascii="黑体" w:hAnsi="黑体" w:eastAsia="黑体" w:cs="黑体"/>
          <w:color w:val="auto"/>
        </w:rPr>
        <w:t>异地工作待遇</w:t>
      </w:r>
      <w:bookmarkEnd w:id="7"/>
    </w:p>
    <w:p w14:paraId="0D1BDC17">
      <w:pPr>
        <w:pStyle w:val="29"/>
        <w:numPr>
          <w:ilvl w:val="0"/>
          <w:numId w:val="0"/>
        </w:numPr>
        <w:ind w:left="0" w:leftChars="0" w:firstLine="640" w:firstLineChars="0"/>
        <w:jc w:val="left"/>
        <w:rPr>
          <w:rFonts w:hint="default" w:ascii="黑体" w:hAnsi="黑体" w:eastAsia="黑体" w:cs="黑体"/>
          <w:color w:val="auto"/>
          <w:lang w:val="en-US" w:eastAsia="zh-CN"/>
        </w:rPr>
      </w:pPr>
      <w:r>
        <w:rPr>
          <w:rFonts w:hint="eastAsia" w:ascii="黑体" w:hAnsi="黑体" w:eastAsia="黑体" w:cs="黑体"/>
          <w:color w:val="auto"/>
          <w:lang w:val="en-US" w:eastAsia="zh-CN"/>
        </w:rPr>
        <w:t>///</w:t>
      </w:r>
    </w:p>
    <w:p w14:paraId="5F5D8F8E">
      <w:pPr>
        <w:pStyle w:val="23"/>
        <w:widowControl w:val="0"/>
        <w:numPr>
          <w:ilvl w:val="0"/>
          <w:numId w:val="0"/>
        </w:numPr>
        <w:spacing w:after="0" w:line="560" w:lineRule="exact"/>
        <w:ind w:left="0" w:leftChars="0" w:firstLine="640" w:firstLineChars="200"/>
        <w:jc w:val="both"/>
        <w:rPr>
          <w:rFonts w:hint="eastAsia" w:ascii="仿宋_GB2312" w:hAnsi="仿宋_GB2312" w:eastAsia="仿宋_GB2312" w:cs="仿宋_GB2312"/>
          <w:color w:val="auto"/>
          <w:sz w:val="32"/>
          <w:szCs w:val="32"/>
        </w:rPr>
      </w:pPr>
      <w:r>
        <w:rPr>
          <w:rFonts w:hint="eastAsia" w:ascii="黑体" w:hAnsi="黑体" w:eastAsia="黑体" w:cs="仿宋_GB2312"/>
          <w:b w:val="0"/>
          <w:color w:val="auto"/>
          <w:sz w:val="32"/>
          <w:szCs w:val="32"/>
          <w:lang w:val="en-US" w:eastAsia="zh-CN" w:bidi="ar-SA"/>
        </w:rPr>
        <w:t>第八条</w:t>
      </w:r>
      <w:r>
        <w:rPr>
          <w:rFonts w:hint="eastAsia" w:ascii="仿宋_GB2312" w:hAnsi="仿宋_GB2312" w:eastAsia="仿宋_GB2312" w:cs="仿宋_GB2312"/>
          <w:color w:val="auto"/>
          <w:sz w:val="32"/>
          <w:szCs w:val="32"/>
        </w:rPr>
        <w:t>异地工作待遇主要包括异地住房福利、异地探亲。</w:t>
      </w:r>
    </w:p>
    <w:p w14:paraId="43CDDD90">
      <w:pPr>
        <w:pStyle w:val="23"/>
        <w:widowControl w:val="0"/>
        <w:numPr>
          <w:ilvl w:val="0"/>
          <w:numId w:val="0"/>
        </w:numPr>
        <w:spacing w:after="0" w:line="560" w:lineRule="exact"/>
        <w:ind w:left="0" w:leftChars="0" w:firstLine="640" w:firstLineChars="200"/>
        <w:jc w:val="both"/>
        <w:rPr>
          <w:rFonts w:hint="default"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w:t>
      </w:r>
    </w:p>
    <w:p w14:paraId="4B45DD7F">
      <w:pPr>
        <w:pStyle w:val="23"/>
        <w:widowControl w:val="0"/>
        <w:numPr>
          <w:ilvl w:val="0"/>
          <w:numId w:val="0"/>
        </w:numPr>
        <w:spacing w:after="0" w:line="560" w:lineRule="exact"/>
        <w:ind w:left="0" w:leftChars="0" w:firstLine="640" w:firstLineChars="200"/>
        <w:jc w:val="both"/>
        <w:rPr>
          <w:rFonts w:ascii="仿宋_GB2312" w:hAnsi="仿宋_GB2312" w:eastAsia="仿宋_GB2312" w:cs="仿宋_GB2312"/>
          <w:color w:val="auto"/>
          <w:sz w:val="32"/>
          <w:szCs w:val="32"/>
        </w:rPr>
      </w:pPr>
      <w:r>
        <w:rPr>
          <w:rFonts w:hint="eastAsia" w:ascii="黑体" w:hAnsi="黑体" w:eastAsia="黑体" w:cs="仿宋_GB2312"/>
          <w:b w:val="0"/>
          <w:color w:val="auto"/>
          <w:sz w:val="32"/>
          <w:szCs w:val="32"/>
          <w:lang w:val="en-US" w:eastAsia="zh-CN" w:bidi="ar-SA"/>
        </w:rPr>
        <w:t>第九条</w:t>
      </w:r>
      <w:r>
        <w:rPr>
          <w:rFonts w:hint="eastAsia" w:ascii="仿宋_GB2312" w:hAnsi="仿宋_GB2312" w:eastAsia="仿宋_GB2312" w:cs="仿宋_GB2312"/>
          <w:color w:val="auto"/>
          <w:sz w:val="32"/>
          <w:szCs w:val="32"/>
        </w:rPr>
        <w:t>异地住房福利</w:t>
      </w:r>
    </w:p>
    <w:p w14:paraId="0EE672A9">
      <w:pPr>
        <w:pStyle w:val="23"/>
        <w:widowControl w:val="0"/>
        <w:spacing w:after="0" w:line="560" w:lineRule="exact"/>
        <w:ind w:firstLine="640"/>
        <w:jc w:val="both"/>
        <w:rPr>
          <w:rFonts w:hint="eastAsia" w:ascii="仿宋_GB2312" w:hAnsi="仿宋_GB2312" w:eastAsia="仿宋_GB2312" w:cs="仿宋_GB2312"/>
          <w:color w:val="auto"/>
          <w:sz w:val="32"/>
          <w:szCs w:val="32"/>
          <w:lang w:eastAsia="zh-CN"/>
        </w:rPr>
      </w:pPr>
      <w:r>
        <w:rPr>
          <w:rFonts w:hint="eastAsia" w:ascii="仿宋_GB2312" w:hAnsi="仿宋_GB2312" w:eastAsia="仿宋_GB2312" w:cs="仿宋_GB2312"/>
          <w:color w:val="auto"/>
          <w:sz w:val="32"/>
          <w:szCs w:val="32"/>
        </w:rPr>
        <w:t>异地住房福利可采用异地租房补贴、安排异地任职周转住房的形式，其中异地任职周转住房包括公司自有或市场化租赁形式</w:t>
      </w:r>
      <w:r>
        <w:rPr>
          <w:rFonts w:hint="eastAsia" w:ascii="仿宋_GB2312" w:hAnsi="仿宋_GB2312" w:eastAsia="仿宋_GB2312" w:cs="仿宋_GB2312"/>
          <w:color w:val="auto"/>
          <w:sz w:val="32"/>
          <w:szCs w:val="32"/>
          <w:lang w:eastAsia="zh-CN"/>
        </w:rPr>
        <w:t>。</w:t>
      </w:r>
    </w:p>
    <w:p w14:paraId="148FD506">
      <w:pPr>
        <w:pStyle w:val="23"/>
        <w:widowControl w:val="0"/>
        <w:spacing w:after="0" w:line="560" w:lineRule="exact"/>
        <w:ind w:firstLine="640"/>
        <w:jc w:val="both"/>
        <w:rPr>
          <w:rFonts w:hint="default"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w:t>
      </w:r>
    </w:p>
    <w:p w14:paraId="364C6D7D">
      <w:pPr>
        <w:widowControl w:val="0"/>
        <w:spacing w:after="0" w:line="560" w:lineRule="exact"/>
        <w:ind w:firstLine="640" w:firstLineChars="200"/>
        <w:jc w:val="both"/>
        <w:rPr>
          <w:rFonts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（一）M5及以上干部</w:t>
      </w:r>
    </w:p>
    <w:p w14:paraId="2572CCA0">
      <w:pPr>
        <w:widowControl w:val="0"/>
        <w:spacing w:after="0" w:line="560" w:lineRule="exact"/>
        <w:ind w:firstLine="640" w:firstLineChars="200"/>
        <w:jc w:val="both"/>
        <w:rPr>
          <w:rFonts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1.异地租房补贴/公司租房标准（元/月）</w:t>
      </w:r>
    </w:p>
    <w:tbl>
      <w:tblPr>
        <w:tblStyle w:val="1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7"/>
        <w:gridCol w:w="2182"/>
        <w:gridCol w:w="2183"/>
        <w:gridCol w:w="2270"/>
      </w:tblGrid>
      <w:tr w14:paraId="2F637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trPr>
        <w:tc>
          <w:tcPr>
            <w:tcW w:w="1107" w:type="pct"/>
            <w:shd w:val="clear" w:color="auto" w:fill="auto"/>
            <w:vAlign w:val="center"/>
          </w:tcPr>
          <w:p w14:paraId="1646C405">
            <w:pPr>
              <w:spacing w:after="0" w:line="240" w:lineRule="auto"/>
              <w:ind w:firstLine="482"/>
              <w:jc w:val="both"/>
              <w:rPr>
                <w:rFonts w:ascii="仿宋_GB2312" w:hAnsi="仿宋_GB2312" w:eastAsia="仿宋_GB2312" w:cs="仿宋_GB2312"/>
                <w:b/>
                <w:bCs/>
                <w:color w:val="auto"/>
                <w:sz w:val="28"/>
                <w:szCs w:val="32"/>
              </w:rPr>
            </w:pPr>
            <w:r>
              <w:rPr>
                <w:rFonts w:hint="eastAsia" w:ascii="仿宋_GB2312" w:hAnsi="仿宋_GB2312" w:eastAsia="仿宋_GB2312" w:cs="仿宋_GB2312"/>
                <w:b/>
                <w:bCs/>
                <w:color w:val="auto"/>
                <w:sz w:val="28"/>
                <w:szCs w:val="32"/>
              </w:rPr>
              <w:t>地区</w:t>
            </w:r>
          </w:p>
        </w:tc>
        <w:tc>
          <w:tcPr>
            <w:tcW w:w="1280" w:type="pct"/>
            <w:shd w:val="clear" w:color="auto" w:fill="auto"/>
            <w:vAlign w:val="center"/>
          </w:tcPr>
          <w:p w14:paraId="72AC6446">
            <w:pPr>
              <w:spacing w:after="0" w:line="240" w:lineRule="auto"/>
              <w:jc w:val="center"/>
              <w:rPr>
                <w:rFonts w:ascii="仿宋_GB2312" w:hAnsi="仿宋_GB2312" w:eastAsia="仿宋_GB2312" w:cs="仿宋_GB2312"/>
                <w:b/>
                <w:bCs/>
                <w:color w:val="auto"/>
                <w:sz w:val="28"/>
                <w:szCs w:val="32"/>
              </w:rPr>
            </w:pPr>
            <w:r>
              <w:rPr>
                <w:rFonts w:hint="eastAsia" w:ascii="仿宋_GB2312" w:hAnsi="仿宋_GB2312" w:eastAsia="仿宋_GB2312" w:cs="仿宋_GB2312"/>
                <w:b/>
                <w:bCs/>
                <w:color w:val="auto"/>
                <w:sz w:val="28"/>
                <w:szCs w:val="32"/>
              </w:rPr>
              <w:t>啤酒管理班子</w:t>
            </w:r>
          </w:p>
        </w:tc>
        <w:tc>
          <w:tcPr>
            <w:tcW w:w="1280" w:type="pct"/>
            <w:shd w:val="clear" w:color="auto" w:fill="auto"/>
            <w:vAlign w:val="center"/>
          </w:tcPr>
          <w:p w14:paraId="75E97552">
            <w:pPr>
              <w:spacing w:after="0" w:line="240" w:lineRule="auto"/>
              <w:jc w:val="center"/>
              <w:rPr>
                <w:rFonts w:ascii="仿宋_GB2312" w:hAnsi="仿宋_GB2312" w:eastAsia="仿宋_GB2312" w:cs="仿宋_GB2312"/>
                <w:b/>
                <w:bCs/>
                <w:color w:val="auto"/>
                <w:sz w:val="28"/>
                <w:szCs w:val="32"/>
              </w:rPr>
            </w:pPr>
            <w:r>
              <w:rPr>
                <w:rFonts w:hint="eastAsia" w:ascii="仿宋_GB2312" w:hAnsi="仿宋_GB2312" w:eastAsia="仿宋_GB2312" w:cs="仿宋_GB2312"/>
                <w:b/>
                <w:bCs/>
                <w:color w:val="auto"/>
                <w:sz w:val="28"/>
                <w:szCs w:val="32"/>
              </w:rPr>
              <w:t>M6</w:t>
            </w:r>
          </w:p>
        </w:tc>
        <w:tc>
          <w:tcPr>
            <w:tcW w:w="1331" w:type="pct"/>
            <w:shd w:val="clear" w:color="auto" w:fill="auto"/>
            <w:vAlign w:val="center"/>
          </w:tcPr>
          <w:p w14:paraId="0C0E19EA">
            <w:pPr>
              <w:spacing w:after="0" w:line="240" w:lineRule="auto"/>
              <w:jc w:val="center"/>
              <w:rPr>
                <w:rFonts w:ascii="仿宋_GB2312" w:hAnsi="仿宋_GB2312" w:eastAsia="仿宋_GB2312" w:cs="仿宋_GB2312"/>
                <w:b/>
                <w:bCs/>
                <w:color w:val="auto"/>
                <w:sz w:val="28"/>
                <w:szCs w:val="32"/>
              </w:rPr>
            </w:pPr>
            <w:r>
              <w:rPr>
                <w:rFonts w:hint="eastAsia" w:ascii="仿宋_GB2312" w:hAnsi="仿宋_GB2312" w:eastAsia="仿宋_GB2312" w:cs="仿宋_GB2312"/>
                <w:b/>
                <w:bCs/>
                <w:color w:val="auto"/>
                <w:sz w:val="28"/>
                <w:szCs w:val="32"/>
              </w:rPr>
              <w:t>M5</w:t>
            </w:r>
          </w:p>
        </w:tc>
      </w:tr>
      <w:tr w14:paraId="5CF07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7" w:type="pct"/>
            <w:shd w:val="clear" w:color="auto" w:fill="auto"/>
            <w:vAlign w:val="center"/>
          </w:tcPr>
          <w:p w14:paraId="6C11F81B">
            <w:pPr>
              <w:spacing w:after="0" w:line="240" w:lineRule="auto"/>
              <w:jc w:val="center"/>
              <w:rPr>
                <w:rFonts w:ascii="仿宋_GB2312" w:hAnsi="仿宋_GB2312" w:eastAsia="仿宋_GB2312" w:cs="仿宋_GB2312"/>
                <w:color w:val="auto"/>
                <w:sz w:val="28"/>
                <w:szCs w:val="32"/>
              </w:rPr>
            </w:pPr>
            <w:r>
              <w:rPr>
                <w:rFonts w:hint="eastAsia" w:ascii="仿宋_GB2312" w:hAnsi="仿宋_GB2312" w:eastAsia="仿宋_GB2312" w:cs="仿宋_GB2312"/>
                <w:color w:val="auto"/>
                <w:sz w:val="28"/>
                <w:szCs w:val="32"/>
              </w:rPr>
              <w:t>北京、上海</w:t>
            </w:r>
          </w:p>
        </w:tc>
        <w:tc>
          <w:tcPr>
            <w:tcW w:w="1280" w:type="pct"/>
            <w:shd w:val="clear" w:color="auto" w:fill="auto"/>
            <w:vAlign w:val="center"/>
          </w:tcPr>
          <w:p w14:paraId="53CDE2E4">
            <w:pPr>
              <w:spacing w:after="0" w:line="240" w:lineRule="auto"/>
              <w:jc w:val="center"/>
              <w:rPr>
                <w:rFonts w:ascii="仿宋_GB2312" w:hAnsi="仿宋_GB2312" w:eastAsia="仿宋_GB2312" w:cs="仿宋_GB2312"/>
                <w:color w:val="auto"/>
                <w:sz w:val="28"/>
                <w:szCs w:val="32"/>
              </w:rPr>
            </w:pPr>
            <w:r>
              <w:rPr>
                <w:rFonts w:hint="eastAsia" w:ascii="仿宋_GB2312" w:hAnsi="仿宋_GB2312" w:eastAsia="仿宋_GB2312" w:cs="仿宋_GB2312"/>
                <w:color w:val="auto"/>
                <w:sz w:val="28"/>
                <w:szCs w:val="32"/>
              </w:rPr>
              <w:t>12,000</w:t>
            </w:r>
          </w:p>
        </w:tc>
        <w:tc>
          <w:tcPr>
            <w:tcW w:w="1280" w:type="pct"/>
            <w:shd w:val="clear" w:color="auto" w:fill="auto"/>
            <w:vAlign w:val="center"/>
          </w:tcPr>
          <w:p w14:paraId="12D8726D">
            <w:pPr>
              <w:spacing w:after="0" w:line="240" w:lineRule="auto"/>
              <w:jc w:val="center"/>
              <w:rPr>
                <w:rFonts w:ascii="仿宋_GB2312" w:hAnsi="仿宋_GB2312" w:eastAsia="仿宋_GB2312" w:cs="仿宋_GB2312"/>
                <w:color w:val="auto"/>
                <w:sz w:val="28"/>
                <w:szCs w:val="32"/>
              </w:rPr>
            </w:pPr>
            <w:r>
              <w:rPr>
                <w:rFonts w:hint="eastAsia" w:ascii="仿宋_GB2312" w:hAnsi="仿宋_GB2312" w:eastAsia="仿宋_GB2312" w:cs="仿宋_GB2312"/>
                <w:color w:val="auto"/>
                <w:sz w:val="28"/>
                <w:szCs w:val="32"/>
              </w:rPr>
              <w:t>11,800</w:t>
            </w:r>
          </w:p>
        </w:tc>
        <w:tc>
          <w:tcPr>
            <w:tcW w:w="1331" w:type="pct"/>
            <w:shd w:val="clear" w:color="auto" w:fill="auto"/>
            <w:vAlign w:val="center"/>
          </w:tcPr>
          <w:p w14:paraId="39A9F7DA">
            <w:pPr>
              <w:spacing w:after="0" w:line="240" w:lineRule="auto"/>
              <w:jc w:val="center"/>
              <w:rPr>
                <w:rFonts w:ascii="仿宋_GB2312" w:hAnsi="仿宋_GB2312" w:eastAsia="仿宋_GB2312" w:cs="仿宋_GB2312"/>
                <w:color w:val="auto"/>
                <w:sz w:val="28"/>
                <w:szCs w:val="32"/>
              </w:rPr>
            </w:pPr>
            <w:r>
              <w:rPr>
                <w:rFonts w:hint="eastAsia" w:ascii="仿宋_GB2312" w:hAnsi="仿宋_GB2312" w:eastAsia="仿宋_GB2312" w:cs="仿宋_GB2312"/>
                <w:color w:val="auto"/>
                <w:sz w:val="28"/>
                <w:szCs w:val="32"/>
              </w:rPr>
              <w:t>8,900</w:t>
            </w:r>
          </w:p>
        </w:tc>
      </w:tr>
      <w:tr w14:paraId="6D28E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7" w:type="pct"/>
            <w:shd w:val="clear" w:color="auto" w:fill="auto"/>
            <w:vAlign w:val="center"/>
          </w:tcPr>
          <w:p w14:paraId="126E6AD9">
            <w:pPr>
              <w:spacing w:after="0" w:line="240" w:lineRule="auto"/>
              <w:jc w:val="center"/>
              <w:rPr>
                <w:rFonts w:ascii="仿宋_GB2312" w:hAnsi="仿宋_GB2312" w:eastAsia="仿宋_GB2312" w:cs="仿宋_GB2312"/>
                <w:color w:val="auto"/>
                <w:sz w:val="28"/>
                <w:szCs w:val="32"/>
              </w:rPr>
            </w:pPr>
            <w:r>
              <w:rPr>
                <w:rFonts w:hint="eastAsia" w:ascii="仿宋_GB2312" w:hAnsi="仿宋_GB2312" w:eastAsia="仿宋_GB2312" w:cs="仿宋_GB2312"/>
                <w:color w:val="auto"/>
                <w:sz w:val="28"/>
                <w:szCs w:val="32"/>
              </w:rPr>
              <w:t>广州、深圳</w:t>
            </w:r>
          </w:p>
        </w:tc>
        <w:tc>
          <w:tcPr>
            <w:tcW w:w="1280" w:type="pct"/>
            <w:shd w:val="clear" w:color="auto" w:fill="auto"/>
            <w:vAlign w:val="center"/>
          </w:tcPr>
          <w:p w14:paraId="3E830D68">
            <w:pPr>
              <w:spacing w:after="0" w:line="240" w:lineRule="auto"/>
              <w:jc w:val="center"/>
              <w:rPr>
                <w:rFonts w:ascii="仿宋_GB2312" w:hAnsi="仿宋_GB2312" w:eastAsia="仿宋_GB2312" w:cs="仿宋_GB2312"/>
                <w:color w:val="auto"/>
                <w:sz w:val="28"/>
                <w:szCs w:val="32"/>
              </w:rPr>
            </w:pPr>
            <w:r>
              <w:rPr>
                <w:rFonts w:hint="eastAsia" w:ascii="仿宋_GB2312" w:hAnsi="仿宋_GB2312" w:eastAsia="仿宋_GB2312" w:cs="仿宋_GB2312"/>
                <w:color w:val="auto"/>
                <w:sz w:val="28"/>
                <w:szCs w:val="32"/>
              </w:rPr>
              <w:t>10,000</w:t>
            </w:r>
          </w:p>
        </w:tc>
        <w:tc>
          <w:tcPr>
            <w:tcW w:w="1280" w:type="pct"/>
            <w:shd w:val="clear" w:color="auto" w:fill="auto"/>
            <w:vAlign w:val="center"/>
          </w:tcPr>
          <w:p w14:paraId="3FD7A2CA">
            <w:pPr>
              <w:spacing w:after="0" w:line="240" w:lineRule="auto"/>
              <w:jc w:val="center"/>
              <w:rPr>
                <w:rFonts w:ascii="仿宋_GB2312" w:hAnsi="仿宋_GB2312" w:eastAsia="仿宋_GB2312" w:cs="仿宋_GB2312"/>
                <w:color w:val="auto"/>
                <w:sz w:val="28"/>
                <w:szCs w:val="32"/>
              </w:rPr>
            </w:pPr>
            <w:r>
              <w:rPr>
                <w:rFonts w:hint="eastAsia" w:ascii="仿宋_GB2312" w:hAnsi="仿宋_GB2312" w:eastAsia="仿宋_GB2312" w:cs="仿宋_GB2312"/>
                <w:color w:val="auto"/>
                <w:sz w:val="28"/>
                <w:szCs w:val="32"/>
              </w:rPr>
              <w:t>8,500</w:t>
            </w:r>
          </w:p>
        </w:tc>
        <w:tc>
          <w:tcPr>
            <w:tcW w:w="1331" w:type="pct"/>
            <w:shd w:val="clear" w:color="auto" w:fill="auto"/>
            <w:vAlign w:val="center"/>
          </w:tcPr>
          <w:p w14:paraId="6827DFB3">
            <w:pPr>
              <w:spacing w:after="0" w:line="240" w:lineRule="auto"/>
              <w:jc w:val="center"/>
              <w:rPr>
                <w:rFonts w:ascii="仿宋_GB2312" w:hAnsi="仿宋_GB2312" w:eastAsia="仿宋_GB2312" w:cs="仿宋_GB2312"/>
                <w:color w:val="auto"/>
                <w:sz w:val="28"/>
                <w:szCs w:val="32"/>
              </w:rPr>
            </w:pPr>
            <w:r>
              <w:rPr>
                <w:rFonts w:hint="eastAsia" w:ascii="仿宋_GB2312" w:hAnsi="仿宋_GB2312" w:eastAsia="仿宋_GB2312" w:cs="仿宋_GB2312"/>
                <w:color w:val="auto"/>
                <w:sz w:val="28"/>
                <w:szCs w:val="32"/>
              </w:rPr>
              <w:t>6,200</w:t>
            </w:r>
          </w:p>
        </w:tc>
      </w:tr>
      <w:tr w14:paraId="7871E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7" w:type="pct"/>
            <w:shd w:val="clear" w:color="auto" w:fill="auto"/>
            <w:vAlign w:val="center"/>
          </w:tcPr>
          <w:p w14:paraId="1AECAB2A">
            <w:pPr>
              <w:spacing w:after="0" w:line="240" w:lineRule="auto"/>
              <w:jc w:val="center"/>
              <w:rPr>
                <w:rFonts w:ascii="仿宋_GB2312" w:hAnsi="仿宋_GB2312" w:eastAsia="仿宋_GB2312" w:cs="仿宋_GB2312"/>
                <w:color w:val="auto"/>
                <w:sz w:val="28"/>
                <w:szCs w:val="32"/>
              </w:rPr>
            </w:pPr>
            <w:r>
              <w:rPr>
                <w:rFonts w:hint="eastAsia" w:ascii="仿宋_GB2312" w:hAnsi="仿宋_GB2312" w:eastAsia="仿宋_GB2312" w:cs="仿宋_GB2312"/>
                <w:color w:val="auto"/>
                <w:sz w:val="28"/>
                <w:szCs w:val="32"/>
              </w:rPr>
              <w:t>其他地区</w:t>
            </w:r>
          </w:p>
        </w:tc>
        <w:tc>
          <w:tcPr>
            <w:tcW w:w="1280" w:type="pct"/>
            <w:shd w:val="clear" w:color="auto" w:fill="auto"/>
            <w:vAlign w:val="center"/>
          </w:tcPr>
          <w:p w14:paraId="492788BE">
            <w:pPr>
              <w:spacing w:after="0" w:line="240" w:lineRule="auto"/>
              <w:jc w:val="center"/>
              <w:rPr>
                <w:rFonts w:ascii="仿宋_GB2312" w:hAnsi="仿宋_GB2312" w:eastAsia="仿宋_GB2312" w:cs="仿宋_GB2312"/>
                <w:color w:val="auto"/>
                <w:sz w:val="28"/>
                <w:szCs w:val="32"/>
              </w:rPr>
            </w:pPr>
            <w:r>
              <w:rPr>
                <w:rFonts w:hint="eastAsia" w:ascii="仿宋_GB2312" w:hAnsi="仿宋_GB2312" w:eastAsia="仿宋_GB2312" w:cs="仿宋_GB2312"/>
                <w:color w:val="auto"/>
                <w:sz w:val="28"/>
                <w:szCs w:val="32"/>
              </w:rPr>
              <w:t>7,800</w:t>
            </w:r>
          </w:p>
        </w:tc>
        <w:tc>
          <w:tcPr>
            <w:tcW w:w="1280" w:type="pct"/>
            <w:shd w:val="clear" w:color="auto" w:fill="auto"/>
            <w:vAlign w:val="center"/>
          </w:tcPr>
          <w:p w14:paraId="34A5BA39">
            <w:pPr>
              <w:spacing w:after="0" w:line="240" w:lineRule="auto"/>
              <w:jc w:val="center"/>
              <w:rPr>
                <w:rFonts w:ascii="仿宋_GB2312" w:hAnsi="仿宋_GB2312" w:eastAsia="仿宋_GB2312" w:cs="仿宋_GB2312"/>
                <w:color w:val="auto"/>
                <w:sz w:val="28"/>
                <w:szCs w:val="32"/>
              </w:rPr>
            </w:pPr>
            <w:r>
              <w:rPr>
                <w:rFonts w:hint="eastAsia" w:ascii="仿宋_GB2312" w:hAnsi="仿宋_GB2312" w:eastAsia="仿宋_GB2312" w:cs="仿宋_GB2312"/>
                <w:color w:val="auto"/>
                <w:sz w:val="28"/>
                <w:szCs w:val="32"/>
              </w:rPr>
              <w:t>6,700</w:t>
            </w:r>
          </w:p>
        </w:tc>
        <w:tc>
          <w:tcPr>
            <w:tcW w:w="1331" w:type="pct"/>
            <w:shd w:val="clear" w:color="auto" w:fill="auto"/>
            <w:vAlign w:val="center"/>
          </w:tcPr>
          <w:p w14:paraId="5C094FE4">
            <w:pPr>
              <w:spacing w:after="0" w:line="240" w:lineRule="auto"/>
              <w:jc w:val="center"/>
              <w:rPr>
                <w:rFonts w:ascii="仿宋_GB2312" w:hAnsi="仿宋_GB2312" w:eastAsia="仿宋_GB2312" w:cs="仿宋_GB2312"/>
                <w:color w:val="auto"/>
                <w:sz w:val="28"/>
                <w:szCs w:val="32"/>
              </w:rPr>
            </w:pPr>
            <w:r>
              <w:rPr>
                <w:rFonts w:hint="eastAsia" w:ascii="仿宋_GB2312" w:hAnsi="仿宋_GB2312" w:eastAsia="仿宋_GB2312" w:cs="仿宋_GB2312"/>
                <w:color w:val="auto"/>
                <w:sz w:val="28"/>
                <w:szCs w:val="32"/>
              </w:rPr>
              <w:t>5,000</w:t>
            </w:r>
          </w:p>
        </w:tc>
      </w:tr>
    </w:tbl>
    <w:p w14:paraId="515364F3">
      <w:pPr>
        <w:widowControl w:val="0"/>
        <w:spacing w:after="0" w:line="560" w:lineRule="exact"/>
        <w:ind w:firstLine="640" w:firstLineChars="200"/>
        <w:jc w:val="both"/>
        <w:rPr>
          <w:rFonts w:hint="default"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w:t>
      </w:r>
    </w:p>
    <w:p w14:paraId="5D227BDD">
      <w:pPr>
        <w:widowControl w:val="0"/>
        <w:spacing w:after="0" w:line="560" w:lineRule="exact"/>
        <w:ind w:firstLine="640" w:firstLineChars="200"/>
        <w:jc w:val="both"/>
        <w:rPr>
          <w:rFonts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（二）</w:t>
      </w:r>
      <w:r>
        <w:rPr>
          <w:rFonts w:hint="eastAsia" w:ascii="仿宋_GB2312" w:hAnsi="仿宋_GB2312" w:eastAsia="仿宋_GB2312" w:cs="仿宋_GB2312"/>
          <w:color w:val="auto"/>
          <w:sz w:val="32"/>
          <w:szCs w:val="32"/>
          <w:lang w:val="en-US" w:eastAsia="zh-CN"/>
        </w:rPr>
        <w:t>资深管理人员</w:t>
      </w:r>
      <w:r>
        <w:rPr>
          <w:rFonts w:hint="eastAsia" w:ascii="仿宋_GB2312" w:hAnsi="仿宋_GB2312" w:eastAsia="仿宋_GB2312" w:cs="仿宋_GB2312"/>
          <w:color w:val="auto"/>
          <w:sz w:val="32"/>
          <w:szCs w:val="32"/>
        </w:rPr>
        <w:t>、经理级</w:t>
      </w:r>
    </w:p>
    <w:p w14:paraId="62A17965">
      <w:pPr>
        <w:widowControl w:val="0"/>
        <w:spacing w:after="0" w:line="560" w:lineRule="exact"/>
        <w:ind w:firstLine="640" w:firstLineChars="200"/>
        <w:jc w:val="both"/>
        <w:rPr>
          <w:rFonts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1.异地租房补贴/公司租房标准（元/月）</w:t>
      </w:r>
    </w:p>
    <w:tbl>
      <w:tblPr>
        <w:tblStyle w:val="1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12"/>
        <w:gridCol w:w="1227"/>
        <w:gridCol w:w="1227"/>
        <w:gridCol w:w="1227"/>
        <w:gridCol w:w="1229"/>
      </w:tblGrid>
      <w:tr w14:paraId="6D85B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119" w:type="pct"/>
            <w:shd w:val="clear" w:color="auto" w:fill="auto"/>
            <w:vAlign w:val="center"/>
          </w:tcPr>
          <w:p w14:paraId="59EF4862">
            <w:pPr>
              <w:spacing w:after="0" w:line="240" w:lineRule="auto"/>
              <w:jc w:val="center"/>
              <w:rPr>
                <w:rFonts w:ascii="仿宋_GB2312" w:hAnsi="仿宋_GB2312" w:eastAsia="仿宋_GB2312" w:cs="仿宋_GB2312"/>
                <w:b/>
                <w:bCs/>
                <w:color w:val="auto"/>
                <w:sz w:val="28"/>
                <w:szCs w:val="28"/>
              </w:rPr>
            </w:pPr>
            <w:r>
              <w:rPr>
                <w:rFonts w:hint="eastAsia" w:ascii="仿宋_GB2312" w:hAnsi="仿宋_GB2312" w:eastAsia="仿宋_GB2312" w:cs="仿宋_GB2312"/>
                <w:b/>
                <w:bCs/>
                <w:color w:val="auto"/>
                <w:sz w:val="28"/>
                <w:szCs w:val="28"/>
              </w:rPr>
              <w:t>层级</w:t>
            </w:r>
          </w:p>
        </w:tc>
        <w:tc>
          <w:tcPr>
            <w:tcW w:w="719" w:type="pct"/>
            <w:shd w:val="clear" w:color="auto" w:fill="auto"/>
            <w:vAlign w:val="center"/>
          </w:tcPr>
          <w:p w14:paraId="611A6DB1">
            <w:pPr>
              <w:spacing w:after="0" w:line="240" w:lineRule="auto"/>
              <w:jc w:val="center"/>
              <w:rPr>
                <w:rFonts w:ascii="仿宋_GB2312" w:hAnsi="仿宋_GB2312" w:eastAsia="仿宋_GB2312" w:cs="仿宋_GB2312"/>
                <w:b/>
                <w:bCs/>
                <w:color w:val="auto"/>
                <w:sz w:val="28"/>
                <w:szCs w:val="28"/>
              </w:rPr>
            </w:pPr>
            <w:r>
              <w:rPr>
                <w:rFonts w:hint="eastAsia" w:ascii="仿宋_GB2312" w:hAnsi="仿宋_GB2312" w:eastAsia="仿宋_GB2312" w:cs="仿宋_GB2312"/>
                <w:b/>
                <w:bCs/>
                <w:color w:val="auto"/>
                <w:sz w:val="28"/>
                <w:szCs w:val="28"/>
              </w:rPr>
              <w:t>A档</w:t>
            </w:r>
          </w:p>
        </w:tc>
        <w:tc>
          <w:tcPr>
            <w:tcW w:w="719" w:type="pct"/>
            <w:shd w:val="clear" w:color="auto" w:fill="auto"/>
            <w:vAlign w:val="center"/>
          </w:tcPr>
          <w:p w14:paraId="2BD3F74E">
            <w:pPr>
              <w:spacing w:after="0" w:line="240" w:lineRule="auto"/>
              <w:jc w:val="center"/>
              <w:rPr>
                <w:rFonts w:ascii="仿宋_GB2312" w:hAnsi="仿宋_GB2312" w:eastAsia="仿宋_GB2312" w:cs="仿宋_GB2312"/>
                <w:b/>
                <w:bCs/>
                <w:color w:val="auto"/>
                <w:sz w:val="28"/>
                <w:szCs w:val="28"/>
              </w:rPr>
            </w:pPr>
            <w:r>
              <w:rPr>
                <w:rFonts w:hint="eastAsia" w:ascii="仿宋_GB2312" w:hAnsi="仿宋_GB2312" w:eastAsia="仿宋_GB2312" w:cs="仿宋_GB2312"/>
                <w:b/>
                <w:bCs/>
                <w:color w:val="auto"/>
                <w:sz w:val="28"/>
                <w:szCs w:val="28"/>
              </w:rPr>
              <w:t>B档</w:t>
            </w:r>
          </w:p>
        </w:tc>
        <w:tc>
          <w:tcPr>
            <w:tcW w:w="719" w:type="pct"/>
            <w:shd w:val="clear" w:color="auto" w:fill="auto"/>
            <w:vAlign w:val="center"/>
          </w:tcPr>
          <w:p w14:paraId="62172C9B">
            <w:pPr>
              <w:spacing w:after="0" w:line="240" w:lineRule="auto"/>
              <w:jc w:val="center"/>
              <w:rPr>
                <w:rFonts w:ascii="仿宋_GB2312" w:hAnsi="仿宋_GB2312" w:eastAsia="仿宋_GB2312" w:cs="仿宋_GB2312"/>
                <w:b/>
                <w:bCs/>
                <w:color w:val="auto"/>
                <w:sz w:val="28"/>
                <w:szCs w:val="28"/>
              </w:rPr>
            </w:pPr>
            <w:r>
              <w:rPr>
                <w:rFonts w:hint="eastAsia" w:ascii="仿宋_GB2312" w:hAnsi="仿宋_GB2312" w:eastAsia="仿宋_GB2312" w:cs="仿宋_GB2312"/>
                <w:b/>
                <w:bCs/>
                <w:color w:val="auto"/>
                <w:sz w:val="28"/>
                <w:szCs w:val="28"/>
              </w:rPr>
              <w:t>C档</w:t>
            </w:r>
          </w:p>
        </w:tc>
        <w:tc>
          <w:tcPr>
            <w:tcW w:w="721" w:type="pct"/>
            <w:shd w:val="clear" w:color="auto" w:fill="auto"/>
            <w:vAlign w:val="center"/>
          </w:tcPr>
          <w:p w14:paraId="326A5E9B">
            <w:pPr>
              <w:spacing w:after="0" w:line="240" w:lineRule="auto"/>
              <w:jc w:val="center"/>
              <w:rPr>
                <w:rFonts w:ascii="仿宋_GB2312" w:hAnsi="仿宋_GB2312" w:eastAsia="仿宋_GB2312" w:cs="仿宋_GB2312"/>
                <w:b/>
                <w:bCs/>
                <w:color w:val="auto"/>
                <w:sz w:val="28"/>
                <w:szCs w:val="28"/>
              </w:rPr>
            </w:pPr>
            <w:r>
              <w:rPr>
                <w:rFonts w:hint="eastAsia" w:ascii="仿宋_GB2312" w:hAnsi="仿宋_GB2312" w:eastAsia="仿宋_GB2312" w:cs="仿宋_GB2312"/>
                <w:b/>
                <w:bCs/>
                <w:color w:val="auto"/>
                <w:sz w:val="28"/>
                <w:szCs w:val="28"/>
              </w:rPr>
              <w:t>D档</w:t>
            </w:r>
          </w:p>
        </w:tc>
      </w:tr>
      <w:tr w14:paraId="14B7D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119" w:type="pct"/>
            <w:shd w:val="clear" w:color="auto" w:fill="auto"/>
            <w:vAlign w:val="center"/>
          </w:tcPr>
          <w:p w14:paraId="56193BDA">
            <w:pPr>
              <w:widowControl w:val="0"/>
              <w:spacing w:after="0" w:line="240" w:lineRule="auto"/>
              <w:jc w:val="both"/>
              <w:rPr>
                <w:rFonts w:hint="default" w:ascii="仿宋_GB2312" w:hAnsi="仿宋_GB2312" w:eastAsia="仿宋_GB2312" w:cs="仿宋_GB2312"/>
                <w:color w:val="auto"/>
                <w:sz w:val="28"/>
                <w:szCs w:val="28"/>
                <w:lang w:val="en-US" w:eastAsia="zh-CN"/>
              </w:rPr>
            </w:pPr>
            <w:r>
              <w:rPr>
                <w:rFonts w:hint="eastAsia" w:ascii="仿宋_GB2312" w:hAnsi="仿宋_GB2312" w:eastAsia="仿宋_GB2312" w:cs="仿宋_GB2312"/>
                <w:color w:val="auto"/>
                <w:sz w:val="28"/>
                <w:szCs w:val="28"/>
                <w:lang w:val="en-US" w:eastAsia="zh-CN" w:bidi="ar"/>
              </w:rPr>
              <w:t>资深管理人员及同等职级</w:t>
            </w:r>
          </w:p>
        </w:tc>
        <w:tc>
          <w:tcPr>
            <w:tcW w:w="719" w:type="pct"/>
            <w:shd w:val="clear" w:color="auto" w:fill="auto"/>
            <w:vAlign w:val="center"/>
          </w:tcPr>
          <w:p w14:paraId="486822E4">
            <w:pPr>
              <w:spacing w:after="0" w:line="240" w:lineRule="auto"/>
              <w:jc w:val="center"/>
              <w:rPr>
                <w:rFonts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5800</w:t>
            </w:r>
          </w:p>
        </w:tc>
        <w:tc>
          <w:tcPr>
            <w:tcW w:w="719" w:type="pct"/>
            <w:shd w:val="clear" w:color="auto" w:fill="auto"/>
            <w:vAlign w:val="center"/>
          </w:tcPr>
          <w:p w14:paraId="07C1BA4D">
            <w:pPr>
              <w:spacing w:after="0" w:line="240" w:lineRule="auto"/>
              <w:jc w:val="center"/>
              <w:rPr>
                <w:rFonts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4100</w:t>
            </w:r>
          </w:p>
        </w:tc>
        <w:tc>
          <w:tcPr>
            <w:tcW w:w="719" w:type="pct"/>
            <w:shd w:val="clear" w:color="auto" w:fill="auto"/>
            <w:vAlign w:val="center"/>
          </w:tcPr>
          <w:p w14:paraId="1F172506">
            <w:pPr>
              <w:spacing w:after="0" w:line="240" w:lineRule="auto"/>
              <w:jc w:val="center"/>
              <w:rPr>
                <w:rFonts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3300</w:t>
            </w:r>
          </w:p>
        </w:tc>
        <w:tc>
          <w:tcPr>
            <w:tcW w:w="721" w:type="pct"/>
            <w:shd w:val="clear" w:color="auto" w:fill="auto"/>
            <w:vAlign w:val="center"/>
          </w:tcPr>
          <w:p w14:paraId="6B581A3E">
            <w:pPr>
              <w:spacing w:after="0" w:line="240" w:lineRule="auto"/>
              <w:jc w:val="center"/>
              <w:rPr>
                <w:rFonts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2200</w:t>
            </w:r>
          </w:p>
        </w:tc>
      </w:tr>
      <w:tr w14:paraId="19C75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119" w:type="pct"/>
            <w:shd w:val="clear" w:color="auto" w:fill="auto"/>
            <w:vAlign w:val="center"/>
          </w:tcPr>
          <w:p w14:paraId="7E53F9C0">
            <w:pPr>
              <w:spacing w:after="0" w:line="240" w:lineRule="auto"/>
              <w:rPr>
                <w:rFonts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经理级及同等职级</w:t>
            </w:r>
          </w:p>
        </w:tc>
        <w:tc>
          <w:tcPr>
            <w:tcW w:w="719" w:type="pct"/>
            <w:shd w:val="clear" w:color="auto" w:fill="auto"/>
            <w:vAlign w:val="center"/>
          </w:tcPr>
          <w:p w14:paraId="52A9DDAF">
            <w:pPr>
              <w:spacing w:after="0" w:line="240" w:lineRule="auto"/>
              <w:jc w:val="center"/>
              <w:rPr>
                <w:rFonts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3500</w:t>
            </w:r>
          </w:p>
        </w:tc>
        <w:tc>
          <w:tcPr>
            <w:tcW w:w="719" w:type="pct"/>
            <w:shd w:val="clear" w:color="auto" w:fill="auto"/>
            <w:vAlign w:val="center"/>
          </w:tcPr>
          <w:p w14:paraId="59610406">
            <w:pPr>
              <w:spacing w:after="0" w:line="240" w:lineRule="auto"/>
              <w:jc w:val="center"/>
              <w:rPr>
                <w:rFonts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2600</w:t>
            </w:r>
          </w:p>
        </w:tc>
        <w:tc>
          <w:tcPr>
            <w:tcW w:w="719" w:type="pct"/>
            <w:shd w:val="clear" w:color="auto" w:fill="auto"/>
            <w:vAlign w:val="center"/>
          </w:tcPr>
          <w:p w14:paraId="2416BD52">
            <w:pPr>
              <w:spacing w:after="0" w:line="240" w:lineRule="auto"/>
              <w:jc w:val="center"/>
              <w:rPr>
                <w:rFonts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1600</w:t>
            </w:r>
          </w:p>
        </w:tc>
        <w:tc>
          <w:tcPr>
            <w:tcW w:w="721" w:type="pct"/>
            <w:shd w:val="clear" w:color="auto" w:fill="auto"/>
            <w:vAlign w:val="center"/>
          </w:tcPr>
          <w:p w14:paraId="479E8E0E">
            <w:pPr>
              <w:spacing w:after="0" w:line="240" w:lineRule="auto"/>
              <w:jc w:val="center"/>
              <w:rPr>
                <w:rFonts w:ascii="仿宋_GB2312" w:hAnsi="仿宋_GB2312" w:eastAsia="仿宋_GB2312" w:cs="仿宋_GB2312"/>
                <w:color w:val="auto"/>
                <w:sz w:val="28"/>
                <w:szCs w:val="28"/>
              </w:rPr>
            </w:pPr>
            <w:r>
              <w:rPr>
                <w:rFonts w:hint="eastAsia" w:ascii="仿宋_GB2312" w:hAnsi="仿宋_GB2312" w:eastAsia="仿宋_GB2312" w:cs="仿宋_GB2312"/>
                <w:color w:val="auto"/>
                <w:sz w:val="28"/>
                <w:szCs w:val="28"/>
              </w:rPr>
              <w:t>1100</w:t>
            </w:r>
          </w:p>
        </w:tc>
      </w:tr>
    </w:tbl>
    <w:p w14:paraId="303AF407">
      <w:pPr>
        <w:widowControl w:val="0"/>
        <w:spacing w:after="0" w:line="560" w:lineRule="exact"/>
        <w:ind w:firstLine="640" w:firstLineChars="200"/>
        <w:jc w:val="both"/>
        <w:rPr>
          <w:rFonts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2</w:t>
      </w:r>
      <w:r>
        <w:rPr>
          <w:rFonts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rPr>
        <w:t>城市类别</w:t>
      </w:r>
    </w:p>
    <w:tbl>
      <w:tblPr>
        <w:tblStyle w:val="16"/>
        <w:tblW w:w="495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0"/>
        <w:gridCol w:w="7089"/>
      </w:tblGrid>
      <w:tr w14:paraId="54277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trPr>
        <w:tc>
          <w:tcPr>
            <w:tcW w:w="805" w:type="pct"/>
            <w:tcBorders>
              <w:top w:val="single" w:color="auto" w:sz="4" w:space="0"/>
              <w:left w:val="single" w:color="auto" w:sz="4" w:space="0"/>
              <w:bottom w:val="single" w:color="auto" w:sz="4" w:space="0"/>
              <w:right w:val="single" w:color="auto" w:sz="4" w:space="0"/>
            </w:tcBorders>
            <w:shd w:val="clear" w:color="auto" w:fill="auto"/>
            <w:vAlign w:val="center"/>
          </w:tcPr>
          <w:p w14:paraId="021CA6F8">
            <w:pPr>
              <w:pStyle w:val="55"/>
              <w:widowControl w:val="0"/>
              <w:rPr>
                <w:rFonts w:hint="default" w:ascii="仿宋_GB2312" w:hAnsi="仿宋_GB2312" w:eastAsia="仿宋_GB2312" w:cs="仿宋_GB2312"/>
                <w:b/>
                <w:bCs/>
                <w:color w:val="auto"/>
                <w:kern w:val="0"/>
                <w:sz w:val="28"/>
                <w:szCs w:val="28"/>
              </w:rPr>
            </w:pPr>
            <w:r>
              <w:rPr>
                <w:rFonts w:ascii="仿宋_GB2312" w:hAnsi="仿宋_GB2312" w:eastAsia="仿宋_GB2312" w:cs="仿宋_GB2312"/>
                <w:b/>
                <w:bCs/>
                <w:color w:val="auto"/>
                <w:kern w:val="0"/>
                <w:sz w:val="28"/>
                <w:szCs w:val="28"/>
                <w:lang w:bidi="ar"/>
              </w:rPr>
              <w:t>城市类型</w:t>
            </w:r>
          </w:p>
        </w:tc>
        <w:tc>
          <w:tcPr>
            <w:tcW w:w="4194" w:type="pct"/>
            <w:tcBorders>
              <w:top w:val="single" w:color="auto" w:sz="4" w:space="0"/>
              <w:left w:val="single" w:color="auto" w:sz="4" w:space="0"/>
              <w:bottom w:val="single" w:color="auto" w:sz="4" w:space="0"/>
              <w:right w:val="single" w:color="auto" w:sz="4" w:space="0"/>
            </w:tcBorders>
            <w:shd w:val="clear" w:color="auto" w:fill="auto"/>
            <w:vAlign w:val="center"/>
          </w:tcPr>
          <w:p w14:paraId="7127A806">
            <w:pPr>
              <w:pStyle w:val="55"/>
              <w:widowControl w:val="0"/>
              <w:jc w:val="left"/>
              <w:rPr>
                <w:rFonts w:hint="default" w:ascii="仿宋_GB2312" w:hAnsi="仿宋_GB2312" w:eastAsia="仿宋_GB2312" w:cs="仿宋_GB2312"/>
                <w:b/>
                <w:bCs/>
                <w:color w:val="auto"/>
                <w:kern w:val="0"/>
                <w:sz w:val="28"/>
                <w:szCs w:val="28"/>
              </w:rPr>
            </w:pPr>
            <w:r>
              <w:rPr>
                <w:rFonts w:ascii="仿宋_GB2312" w:hAnsi="仿宋_GB2312" w:eastAsia="仿宋_GB2312" w:cs="仿宋_GB2312"/>
                <w:b/>
                <w:bCs/>
                <w:color w:val="auto"/>
                <w:kern w:val="0"/>
                <w:sz w:val="28"/>
                <w:szCs w:val="28"/>
                <w:lang w:bidi="ar"/>
              </w:rPr>
              <w:t>具体城市</w:t>
            </w:r>
          </w:p>
        </w:tc>
      </w:tr>
      <w:tr w14:paraId="0547C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2" w:hRule="atLeast"/>
        </w:trPr>
        <w:tc>
          <w:tcPr>
            <w:tcW w:w="805" w:type="pct"/>
            <w:tcBorders>
              <w:top w:val="single" w:color="auto" w:sz="4" w:space="0"/>
              <w:left w:val="single" w:color="auto" w:sz="4" w:space="0"/>
              <w:bottom w:val="single" w:color="auto" w:sz="4" w:space="0"/>
              <w:right w:val="single" w:color="auto" w:sz="4" w:space="0"/>
            </w:tcBorders>
            <w:shd w:val="clear" w:color="auto" w:fill="auto"/>
            <w:vAlign w:val="center"/>
          </w:tcPr>
          <w:p w14:paraId="46A3D5F1">
            <w:pPr>
              <w:pStyle w:val="55"/>
              <w:widowControl w:val="0"/>
              <w:rPr>
                <w:rFonts w:hint="default" w:ascii="仿宋_GB2312" w:hAnsi="仿宋_GB2312" w:eastAsia="仿宋_GB2312" w:cs="仿宋_GB2312"/>
                <w:color w:val="auto"/>
                <w:kern w:val="0"/>
                <w:sz w:val="28"/>
                <w:szCs w:val="28"/>
              </w:rPr>
            </w:pPr>
            <w:r>
              <w:rPr>
                <w:rFonts w:ascii="仿宋_GB2312" w:hAnsi="仿宋_GB2312" w:eastAsia="仿宋_GB2312" w:cs="仿宋_GB2312"/>
                <w:color w:val="auto"/>
                <w:kern w:val="0"/>
                <w:sz w:val="28"/>
                <w:szCs w:val="28"/>
                <w:lang w:bidi="ar"/>
              </w:rPr>
              <w:t>A档</w:t>
            </w:r>
          </w:p>
        </w:tc>
        <w:tc>
          <w:tcPr>
            <w:tcW w:w="4194" w:type="pct"/>
            <w:tcBorders>
              <w:top w:val="single" w:color="auto" w:sz="4" w:space="0"/>
              <w:left w:val="single" w:color="auto" w:sz="4" w:space="0"/>
              <w:bottom w:val="single" w:color="auto" w:sz="4" w:space="0"/>
              <w:right w:val="single" w:color="auto" w:sz="4" w:space="0"/>
            </w:tcBorders>
            <w:shd w:val="clear" w:color="auto" w:fill="auto"/>
            <w:vAlign w:val="center"/>
          </w:tcPr>
          <w:p w14:paraId="2ABC4F68">
            <w:pPr>
              <w:pStyle w:val="55"/>
              <w:widowControl w:val="0"/>
              <w:jc w:val="left"/>
              <w:rPr>
                <w:rFonts w:hint="default" w:ascii="仿宋_GB2312" w:hAnsi="仿宋_GB2312" w:eastAsia="仿宋_GB2312" w:cs="仿宋_GB2312"/>
                <w:color w:val="auto"/>
                <w:kern w:val="0"/>
                <w:sz w:val="28"/>
                <w:szCs w:val="28"/>
              </w:rPr>
            </w:pPr>
            <w:r>
              <w:rPr>
                <w:rFonts w:ascii="仿宋_GB2312" w:hAnsi="仿宋_GB2312" w:eastAsia="仿宋_GB2312" w:cs="仿宋_GB2312"/>
                <w:color w:val="auto"/>
                <w:kern w:val="0"/>
                <w:sz w:val="28"/>
                <w:szCs w:val="28"/>
                <w:lang w:bidi="ar"/>
              </w:rPr>
              <w:t>北京、上海、深圳</w:t>
            </w:r>
          </w:p>
        </w:tc>
      </w:tr>
      <w:tr w14:paraId="46D6C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trPr>
        <w:tc>
          <w:tcPr>
            <w:tcW w:w="805" w:type="pct"/>
            <w:tcBorders>
              <w:top w:val="single" w:color="auto" w:sz="4" w:space="0"/>
              <w:left w:val="single" w:color="auto" w:sz="4" w:space="0"/>
              <w:bottom w:val="single" w:color="auto" w:sz="4" w:space="0"/>
              <w:right w:val="single" w:color="auto" w:sz="4" w:space="0"/>
            </w:tcBorders>
            <w:shd w:val="clear" w:color="auto" w:fill="auto"/>
            <w:vAlign w:val="center"/>
          </w:tcPr>
          <w:p w14:paraId="046C19DC">
            <w:pPr>
              <w:pStyle w:val="55"/>
              <w:widowControl w:val="0"/>
              <w:rPr>
                <w:rFonts w:hint="default" w:ascii="仿宋_GB2312" w:hAnsi="仿宋_GB2312" w:eastAsia="仿宋_GB2312" w:cs="仿宋_GB2312"/>
                <w:color w:val="auto"/>
                <w:kern w:val="0"/>
                <w:sz w:val="28"/>
                <w:szCs w:val="28"/>
              </w:rPr>
            </w:pPr>
            <w:r>
              <w:rPr>
                <w:rFonts w:ascii="仿宋_GB2312" w:hAnsi="仿宋_GB2312" w:eastAsia="仿宋_GB2312" w:cs="仿宋_GB2312"/>
                <w:color w:val="auto"/>
                <w:kern w:val="0"/>
                <w:sz w:val="28"/>
                <w:szCs w:val="28"/>
                <w:lang w:bidi="ar"/>
              </w:rPr>
              <w:t>B档</w:t>
            </w:r>
          </w:p>
        </w:tc>
        <w:tc>
          <w:tcPr>
            <w:tcW w:w="4194" w:type="pct"/>
            <w:tcBorders>
              <w:top w:val="single" w:color="auto" w:sz="4" w:space="0"/>
              <w:left w:val="single" w:color="auto" w:sz="4" w:space="0"/>
              <w:bottom w:val="single" w:color="auto" w:sz="4" w:space="0"/>
              <w:right w:val="single" w:color="auto" w:sz="4" w:space="0"/>
            </w:tcBorders>
            <w:shd w:val="clear" w:color="auto" w:fill="auto"/>
            <w:vAlign w:val="center"/>
          </w:tcPr>
          <w:p w14:paraId="00BFE314">
            <w:pPr>
              <w:pStyle w:val="55"/>
              <w:widowControl w:val="0"/>
              <w:jc w:val="left"/>
              <w:rPr>
                <w:rFonts w:hint="default" w:ascii="仿宋_GB2312" w:hAnsi="仿宋_GB2312" w:eastAsia="仿宋_GB2312" w:cs="仿宋_GB2312"/>
                <w:color w:val="auto"/>
                <w:kern w:val="0"/>
                <w:sz w:val="28"/>
                <w:szCs w:val="28"/>
              </w:rPr>
            </w:pPr>
            <w:r>
              <w:rPr>
                <w:rFonts w:ascii="仿宋_GB2312" w:hAnsi="仿宋_GB2312" w:eastAsia="仿宋_GB2312" w:cs="仿宋_GB2312"/>
                <w:color w:val="auto"/>
                <w:kern w:val="0"/>
                <w:sz w:val="28"/>
                <w:szCs w:val="28"/>
                <w:lang w:bidi="ar"/>
              </w:rPr>
              <w:t>广州、杭州、南京、厦门、三亚、珠海、拉萨、日喀则</w:t>
            </w:r>
          </w:p>
        </w:tc>
      </w:tr>
      <w:tr w14:paraId="550D9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44" w:hRule="atLeast"/>
        </w:trPr>
        <w:tc>
          <w:tcPr>
            <w:tcW w:w="805" w:type="pct"/>
            <w:tcBorders>
              <w:top w:val="single" w:color="auto" w:sz="4" w:space="0"/>
              <w:left w:val="single" w:color="auto" w:sz="4" w:space="0"/>
              <w:bottom w:val="single" w:color="auto" w:sz="4" w:space="0"/>
              <w:right w:val="single" w:color="auto" w:sz="4" w:space="0"/>
            </w:tcBorders>
            <w:shd w:val="clear" w:color="auto" w:fill="auto"/>
            <w:vAlign w:val="center"/>
          </w:tcPr>
          <w:p w14:paraId="22C72100">
            <w:pPr>
              <w:pStyle w:val="55"/>
              <w:widowControl w:val="0"/>
              <w:rPr>
                <w:rFonts w:hint="default" w:ascii="仿宋_GB2312" w:hAnsi="仿宋_GB2312" w:eastAsia="仿宋_GB2312" w:cs="仿宋_GB2312"/>
                <w:color w:val="auto"/>
                <w:kern w:val="0"/>
                <w:sz w:val="28"/>
                <w:szCs w:val="28"/>
              </w:rPr>
            </w:pPr>
            <w:r>
              <w:rPr>
                <w:rFonts w:ascii="仿宋_GB2312" w:hAnsi="仿宋_GB2312" w:eastAsia="仿宋_GB2312" w:cs="仿宋_GB2312"/>
                <w:color w:val="auto"/>
                <w:kern w:val="0"/>
                <w:sz w:val="28"/>
                <w:szCs w:val="28"/>
                <w:lang w:bidi="ar"/>
              </w:rPr>
              <w:t>C档</w:t>
            </w:r>
          </w:p>
        </w:tc>
        <w:tc>
          <w:tcPr>
            <w:tcW w:w="4194" w:type="pct"/>
            <w:tcBorders>
              <w:top w:val="single" w:color="auto" w:sz="4" w:space="0"/>
              <w:left w:val="single" w:color="auto" w:sz="4" w:space="0"/>
              <w:bottom w:val="single" w:color="auto" w:sz="4" w:space="0"/>
              <w:right w:val="single" w:color="auto" w:sz="4" w:space="0"/>
            </w:tcBorders>
            <w:shd w:val="clear" w:color="auto" w:fill="auto"/>
            <w:vAlign w:val="center"/>
          </w:tcPr>
          <w:p w14:paraId="04F7300C">
            <w:pPr>
              <w:pStyle w:val="55"/>
              <w:widowControl w:val="0"/>
              <w:jc w:val="left"/>
              <w:rPr>
                <w:rFonts w:hint="default" w:ascii="仿宋_GB2312" w:hAnsi="仿宋_GB2312" w:eastAsia="仿宋_GB2312" w:cs="仿宋_GB2312"/>
                <w:color w:val="auto"/>
                <w:kern w:val="0"/>
                <w:sz w:val="28"/>
                <w:szCs w:val="28"/>
              </w:rPr>
            </w:pPr>
            <w:r>
              <w:rPr>
                <w:rFonts w:ascii="仿宋_GB2312" w:hAnsi="仿宋_GB2312" w:eastAsia="仿宋_GB2312" w:cs="仿宋_GB2312"/>
                <w:color w:val="auto"/>
                <w:kern w:val="0"/>
                <w:sz w:val="28"/>
                <w:szCs w:val="28"/>
                <w:lang w:bidi="ar"/>
              </w:rPr>
              <w:t>天津、重庆、武汉、成都、西安、济南、大连、青岛、宁波、乌鲁木齐、合肥、长沙、昆明、南宁、海口、常州、苏州、无锡、温州、汕头、泉州、东莞、佛山、福州、嘉兴、金华、绍兴、台州、漳州、榆林、湛江、揭阳、西双版纳、德宏、大理</w:t>
            </w:r>
          </w:p>
          <w:p w14:paraId="4EB3581F">
            <w:pPr>
              <w:pStyle w:val="55"/>
              <w:widowControl w:val="0"/>
              <w:jc w:val="left"/>
              <w:rPr>
                <w:rFonts w:hint="default" w:ascii="仿宋_GB2312" w:hAnsi="仿宋_GB2312" w:eastAsia="仿宋_GB2312" w:cs="仿宋_GB2312"/>
                <w:color w:val="auto"/>
                <w:kern w:val="0"/>
                <w:sz w:val="28"/>
                <w:szCs w:val="28"/>
              </w:rPr>
            </w:pPr>
            <w:r>
              <w:rPr>
                <w:rFonts w:ascii="仿宋_GB2312" w:hAnsi="仿宋_GB2312" w:eastAsia="仿宋_GB2312" w:cs="仿宋_GB2312"/>
                <w:color w:val="auto"/>
                <w:kern w:val="0"/>
                <w:sz w:val="28"/>
                <w:szCs w:val="28"/>
                <w:lang w:bidi="ar"/>
              </w:rPr>
              <w:t>B档城市下辖市、县</w:t>
            </w:r>
          </w:p>
        </w:tc>
      </w:tr>
      <w:tr w14:paraId="2F57A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7" w:hRule="atLeast"/>
        </w:trPr>
        <w:tc>
          <w:tcPr>
            <w:tcW w:w="805" w:type="pct"/>
            <w:tcBorders>
              <w:top w:val="single" w:color="auto" w:sz="4" w:space="0"/>
              <w:left w:val="single" w:color="auto" w:sz="4" w:space="0"/>
              <w:bottom w:val="single" w:color="auto" w:sz="4" w:space="0"/>
              <w:right w:val="single" w:color="auto" w:sz="4" w:space="0"/>
            </w:tcBorders>
            <w:shd w:val="clear" w:color="auto" w:fill="auto"/>
            <w:vAlign w:val="center"/>
          </w:tcPr>
          <w:p w14:paraId="076D3AC4">
            <w:pPr>
              <w:pStyle w:val="55"/>
              <w:widowControl w:val="0"/>
              <w:rPr>
                <w:rFonts w:hint="default" w:ascii="仿宋_GB2312" w:hAnsi="仿宋_GB2312" w:eastAsia="仿宋_GB2312" w:cs="仿宋_GB2312"/>
                <w:color w:val="auto"/>
                <w:kern w:val="0"/>
                <w:sz w:val="28"/>
                <w:szCs w:val="28"/>
              </w:rPr>
            </w:pPr>
            <w:r>
              <w:rPr>
                <w:rFonts w:ascii="仿宋_GB2312" w:hAnsi="仿宋_GB2312" w:eastAsia="仿宋_GB2312" w:cs="仿宋_GB2312"/>
                <w:color w:val="auto"/>
                <w:kern w:val="0"/>
                <w:sz w:val="28"/>
                <w:szCs w:val="28"/>
                <w:lang w:bidi="ar"/>
              </w:rPr>
              <w:t>D档</w:t>
            </w:r>
          </w:p>
        </w:tc>
        <w:tc>
          <w:tcPr>
            <w:tcW w:w="4194" w:type="pct"/>
            <w:tcBorders>
              <w:top w:val="single" w:color="auto" w:sz="4" w:space="0"/>
              <w:left w:val="single" w:color="auto" w:sz="4" w:space="0"/>
              <w:bottom w:val="single" w:color="auto" w:sz="4" w:space="0"/>
              <w:right w:val="single" w:color="auto" w:sz="4" w:space="0"/>
            </w:tcBorders>
            <w:shd w:val="clear" w:color="auto" w:fill="auto"/>
            <w:vAlign w:val="center"/>
          </w:tcPr>
          <w:p w14:paraId="576087E7">
            <w:pPr>
              <w:pStyle w:val="55"/>
              <w:widowControl w:val="0"/>
              <w:jc w:val="left"/>
              <w:rPr>
                <w:rFonts w:hint="default" w:ascii="仿宋_GB2312" w:hAnsi="仿宋_GB2312" w:eastAsia="仿宋_GB2312" w:cs="仿宋_GB2312"/>
                <w:color w:val="auto"/>
                <w:kern w:val="0"/>
                <w:sz w:val="28"/>
                <w:szCs w:val="28"/>
              </w:rPr>
            </w:pPr>
            <w:r>
              <w:rPr>
                <w:rFonts w:ascii="仿宋_GB2312" w:hAnsi="仿宋_GB2312" w:eastAsia="仿宋_GB2312" w:cs="仿宋_GB2312"/>
                <w:color w:val="auto"/>
                <w:kern w:val="0"/>
                <w:sz w:val="28"/>
                <w:szCs w:val="28"/>
                <w:lang w:bidi="ar"/>
              </w:rPr>
              <w:t>C档城市下辖市、县</w:t>
            </w:r>
          </w:p>
          <w:p w14:paraId="37BCB40A">
            <w:pPr>
              <w:pStyle w:val="55"/>
              <w:widowControl w:val="0"/>
              <w:jc w:val="left"/>
              <w:rPr>
                <w:rFonts w:hint="default" w:ascii="仿宋_GB2312" w:hAnsi="仿宋_GB2312" w:eastAsia="仿宋_GB2312" w:cs="仿宋_GB2312"/>
                <w:color w:val="auto"/>
                <w:kern w:val="0"/>
                <w:sz w:val="28"/>
                <w:szCs w:val="28"/>
              </w:rPr>
            </w:pPr>
            <w:r>
              <w:rPr>
                <w:rFonts w:ascii="仿宋_GB2312" w:hAnsi="仿宋_GB2312" w:eastAsia="仿宋_GB2312" w:cs="仿宋_GB2312"/>
                <w:color w:val="auto"/>
                <w:kern w:val="0"/>
                <w:sz w:val="28"/>
                <w:szCs w:val="28"/>
                <w:lang w:bidi="ar"/>
              </w:rPr>
              <w:t>其他城市、县城及乡镇</w:t>
            </w:r>
          </w:p>
        </w:tc>
      </w:tr>
    </w:tbl>
    <w:p w14:paraId="528252FF">
      <w:pPr>
        <w:widowControl w:val="0"/>
        <w:spacing w:after="0" w:line="560" w:lineRule="exact"/>
        <w:ind w:firstLine="640" w:firstLineChars="200"/>
        <w:jc w:val="both"/>
        <w:rPr>
          <w:rFonts w:hint="default"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rPr>
        <w:t>以员工工作地为标准，原则上工作所在地在非主城区应下降一档，主城区及非主城区划分</w:t>
      </w:r>
      <w:r>
        <w:rPr>
          <w:rFonts w:hint="eastAsia" w:ascii="仿宋_GB2312" w:hAnsi="仿宋_GB2312" w:eastAsia="仿宋_GB2312" w:cs="仿宋_GB2312"/>
          <w:color w:val="auto"/>
          <w:sz w:val="32"/>
          <w:szCs w:val="32"/>
          <w:lang w:val="en-US" w:eastAsia="zh-CN"/>
        </w:rPr>
        <w:t>参考</w:t>
      </w:r>
      <w:r>
        <w:rPr>
          <w:rFonts w:hint="eastAsia" w:ascii="仿宋_GB2312" w:hAnsi="仿宋_GB2312" w:eastAsia="仿宋_GB2312" w:cs="仿宋_GB2312"/>
          <w:color w:val="auto"/>
          <w:sz w:val="32"/>
          <w:szCs w:val="32"/>
        </w:rPr>
        <w:t>详见附件。</w:t>
      </w:r>
      <w:r>
        <w:rPr>
          <w:rFonts w:hint="eastAsia" w:ascii="仿宋_GB2312" w:hAnsi="仿宋_GB2312" w:eastAsia="仿宋_GB2312" w:cs="仿宋_GB2312"/>
          <w:color w:val="auto"/>
          <w:sz w:val="32"/>
          <w:szCs w:val="32"/>
          <w:lang w:val="en-US" w:eastAsia="zh-CN"/>
        </w:rPr>
        <w:t>对于城市类型分档，各</w:t>
      </w:r>
      <w:r>
        <w:rPr>
          <w:rFonts w:hint="eastAsia" w:ascii="仿宋_GB2312" w:hAnsi="仿宋_GB2312" w:eastAsia="仿宋_GB2312" w:cs="仿宋_GB2312"/>
          <w:color w:val="auto"/>
          <w:sz w:val="32"/>
          <w:szCs w:val="32"/>
        </w:rPr>
        <w:t>销售事业部、生产片区、营运片区、金沙酒业可在</w:t>
      </w:r>
      <w:r>
        <w:rPr>
          <w:rFonts w:hint="eastAsia" w:ascii="仿宋_GB2312" w:hAnsi="仿宋_GB2312" w:eastAsia="仿宋_GB2312" w:cs="仿宋_GB2312"/>
          <w:color w:val="auto"/>
          <w:sz w:val="32"/>
          <w:szCs w:val="32"/>
          <w:lang w:val="en-US" w:eastAsia="zh-CN"/>
        </w:rPr>
        <w:t>上述</w:t>
      </w:r>
      <w:r>
        <w:rPr>
          <w:rFonts w:hint="eastAsia" w:ascii="仿宋_GB2312" w:hAnsi="仿宋_GB2312" w:eastAsia="仿宋_GB2312" w:cs="仿宋_GB2312"/>
          <w:color w:val="auto"/>
          <w:sz w:val="32"/>
          <w:szCs w:val="32"/>
        </w:rPr>
        <w:t>标准上调/下调1档(B档城市若上调为 A 档，资深管理人员及同等职级租房标准不超过5000元/月)</w:t>
      </w:r>
      <w:r>
        <w:rPr>
          <w:rFonts w:hint="eastAsia" w:ascii="仿宋_GB2312" w:hAnsi="仿宋_GB2312" w:eastAsia="仿宋_GB2312" w:cs="仿宋_GB2312"/>
          <w:color w:val="auto"/>
          <w:sz w:val="32"/>
          <w:szCs w:val="32"/>
          <w:lang w:eastAsia="zh-CN"/>
        </w:rPr>
        <w:t>；</w:t>
      </w:r>
      <w:r>
        <w:rPr>
          <w:rFonts w:hint="eastAsia" w:ascii="仿宋_GB2312" w:hAnsi="仿宋_GB2312" w:eastAsia="仿宋_GB2312" w:cs="仿宋_GB2312"/>
          <w:color w:val="auto"/>
          <w:sz w:val="32"/>
          <w:szCs w:val="32"/>
          <w:lang w:val="en-US" w:eastAsia="zh-CN"/>
        </w:rPr>
        <w:t>对于主城区划分，亦可自行调整，报各单位负责人审批，并提交华润啤酒人力资源部备案。同一城市，原则上参照销售事业部标准执行。</w:t>
      </w:r>
    </w:p>
    <w:p w14:paraId="7C8BBBB7">
      <w:pPr>
        <w:widowControl w:val="0"/>
        <w:spacing w:after="0" w:line="560" w:lineRule="exact"/>
        <w:ind w:firstLine="640" w:firstLineChars="200"/>
        <w:jc w:val="both"/>
        <w:rPr>
          <w:rFonts w:hint="default"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w:t>
      </w:r>
    </w:p>
    <w:p w14:paraId="38D0B076">
      <w:pPr>
        <w:widowControl w:val="0"/>
        <w:numPr>
          <w:ilvl w:val="0"/>
          <w:numId w:val="0"/>
        </w:numPr>
        <w:spacing w:after="0" w:line="560" w:lineRule="exact"/>
        <w:ind w:firstLine="640" w:firstLineChars="200"/>
        <w:jc w:val="both"/>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lang w:val="en-US" w:eastAsia="zh-CN" w:bidi="ar-SA"/>
        </w:rPr>
        <w:t>（三）</w:t>
      </w:r>
      <w:r>
        <w:rPr>
          <w:rFonts w:hint="eastAsia" w:ascii="仿宋_GB2312" w:hAnsi="仿宋_GB2312" w:eastAsia="仿宋_GB2312" w:cs="仿宋_GB2312"/>
          <w:color w:val="auto"/>
          <w:sz w:val="32"/>
          <w:szCs w:val="32"/>
        </w:rPr>
        <w:t>华润啤酒、华润雪花/酒业事业部派驻干部及同等职级、经理级及同等职级员工参照常驻工作地标准执行。</w:t>
      </w:r>
    </w:p>
    <w:p w14:paraId="19EFD8BA">
      <w:pPr>
        <w:widowControl w:val="0"/>
        <w:numPr>
          <w:numId w:val="0"/>
        </w:numPr>
        <w:spacing w:after="0" w:line="560" w:lineRule="exact"/>
        <w:jc w:val="both"/>
        <w:rPr>
          <w:rFonts w:hint="default"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w:t>
      </w:r>
    </w:p>
    <w:p w14:paraId="70A88EE2">
      <w:pPr>
        <w:widowControl w:val="0"/>
        <w:numPr>
          <w:ilvl w:val="0"/>
          <w:numId w:val="0"/>
        </w:numPr>
        <w:spacing w:after="0" w:line="560" w:lineRule="exact"/>
        <w:ind w:firstLine="640" w:firstLineChars="200"/>
        <w:jc w:val="both"/>
        <w:rPr>
          <w:rFonts w:hint="eastAsia" w:ascii="仿宋_GB2312" w:hAnsi="仿宋" w:eastAsia="仿宋_GB2312" w:cs="仿宋"/>
          <w:color w:val="auto"/>
          <w:sz w:val="32"/>
          <w:szCs w:val="32"/>
        </w:rPr>
      </w:pPr>
      <w:r>
        <w:rPr>
          <w:rFonts w:hint="eastAsia" w:ascii="仿宋_GB2312" w:hAnsi="仿宋" w:eastAsia="仿宋_GB2312" w:cs="仿宋"/>
          <w:color w:val="auto"/>
          <w:sz w:val="32"/>
          <w:szCs w:val="32"/>
          <w:lang w:val="en-US" w:eastAsia="zh-CN" w:bidi="ar-SA"/>
        </w:rPr>
        <w:t>（四）</w:t>
      </w:r>
      <w:r>
        <w:rPr>
          <w:rFonts w:hint="eastAsia" w:ascii="仿宋_GB2312" w:hAnsi="仿宋" w:eastAsia="仿宋_GB2312" w:cs="仿宋"/>
          <w:color w:val="auto"/>
          <w:sz w:val="32"/>
          <w:szCs w:val="32"/>
        </w:rPr>
        <w:t>干部同等职级、</w:t>
      </w:r>
      <w:r>
        <w:rPr>
          <w:rFonts w:hint="eastAsia" w:ascii="仿宋_GB2312" w:hAnsi="仿宋" w:eastAsia="仿宋_GB2312" w:cs="仿宋"/>
          <w:color w:val="auto"/>
          <w:sz w:val="32"/>
          <w:szCs w:val="32"/>
          <w:lang w:val="en-US" w:eastAsia="zh-CN"/>
        </w:rPr>
        <w:t>资深管理</w:t>
      </w:r>
      <w:r>
        <w:rPr>
          <w:rFonts w:hint="eastAsia" w:ascii="仿宋_GB2312" w:hAnsi="仿宋" w:eastAsia="仿宋_GB2312" w:cs="仿宋"/>
          <w:color w:val="auto"/>
          <w:sz w:val="32"/>
          <w:szCs w:val="32"/>
        </w:rPr>
        <w:t>同等职级、经理同等职级按相应的管理职级标准执行</w:t>
      </w:r>
      <w:del w:id="7" w:author="咨询组" w:date="2026-03-30T11:09:28Z">
        <w:r>
          <w:rPr>
            <w:rFonts w:hint="eastAsia" w:ascii="仿宋_GB2312" w:hAnsi="仿宋" w:eastAsia="仿宋_GB2312" w:cs="仿宋"/>
            <w:color w:val="auto"/>
            <w:sz w:val="32"/>
            <w:szCs w:val="32"/>
          </w:rPr>
          <w:delText>，对应关系见职级关系对应表</w:delText>
        </w:r>
      </w:del>
      <w:r>
        <w:rPr>
          <w:rFonts w:hint="eastAsia" w:ascii="仿宋_GB2312" w:hAnsi="仿宋" w:eastAsia="仿宋_GB2312" w:cs="仿宋"/>
          <w:color w:val="auto"/>
          <w:sz w:val="32"/>
          <w:szCs w:val="32"/>
        </w:rPr>
        <w:t>。</w:t>
      </w:r>
    </w:p>
    <w:p w14:paraId="02CD246D">
      <w:pPr>
        <w:widowControl w:val="0"/>
        <w:numPr>
          <w:numId w:val="0"/>
        </w:numPr>
        <w:spacing w:after="0" w:line="560" w:lineRule="exact"/>
        <w:jc w:val="both"/>
        <w:rPr>
          <w:rFonts w:hint="default" w:ascii="仿宋_GB2312" w:hAnsi="仿宋" w:eastAsia="仿宋_GB2312" w:cs="仿宋"/>
          <w:color w:val="auto"/>
          <w:sz w:val="32"/>
          <w:szCs w:val="32"/>
          <w:lang w:val="en-US" w:eastAsia="zh-CN"/>
        </w:rPr>
      </w:pPr>
      <w:r>
        <w:rPr>
          <w:rFonts w:hint="eastAsia" w:ascii="仿宋_GB2312" w:hAnsi="仿宋" w:eastAsia="仿宋_GB2312" w:cs="仿宋"/>
          <w:color w:val="auto"/>
          <w:sz w:val="32"/>
          <w:szCs w:val="32"/>
          <w:lang w:val="en-US" w:eastAsia="zh-CN"/>
        </w:rPr>
        <w:t>///</w:t>
      </w:r>
    </w:p>
    <w:p w14:paraId="4D0CA449">
      <w:pPr>
        <w:widowControl w:val="0"/>
        <w:spacing w:after="0" w:line="560" w:lineRule="exact"/>
        <w:ind w:firstLine="640" w:firstLineChars="200"/>
        <w:jc w:val="both"/>
        <w:rPr>
          <w:ins w:id="8" w:author="咨询组" w:date="2026-03-30T11:09:42Z"/>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五）异地租房补贴标准包含所有相关费用（如水电气、物业管理费、中介费、取暖费、卫生费、停车费、房租费税金、网络费、有线电视费、固定电话费等各类费用），公司不再承担其他任何费用。若采用公司租房的，租房费用不应超过相应级别租房补贴标准，租房费用除包括以上费用外，还包括开票税费等各类费用。</w:t>
      </w:r>
    </w:p>
    <w:p w14:paraId="500FD652">
      <w:pPr>
        <w:widowControl w:val="0"/>
        <w:spacing w:after="0" w:line="560" w:lineRule="exact"/>
        <w:ind w:firstLine="640" w:firstLineChars="200"/>
        <w:jc w:val="both"/>
        <w:rPr>
          <w:rFonts w:hint="default"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w:t>
      </w:r>
    </w:p>
    <w:p w14:paraId="1CFBF896">
      <w:pPr>
        <w:widowControl w:val="0"/>
        <w:numPr>
          <w:ilvl w:val="0"/>
          <w:numId w:val="0"/>
        </w:numPr>
        <w:spacing w:after="0" w:line="560" w:lineRule="exact"/>
        <w:ind w:firstLine="640" w:firstLineChars="200"/>
        <w:jc w:val="both"/>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lang w:val="en-US" w:eastAsia="zh-CN" w:bidi="ar-SA"/>
        </w:rPr>
        <w:t>（六）</w:t>
      </w:r>
      <w:r>
        <w:rPr>
          <w:rFonts w:hint="eastAsia" w:ascii="仿宋_GB2312" w:hAnsi="仿宋_GB2312" w:eastAsia="仿宋_GB2312" w:cs="仿宋_GB2312"/>
          <w:color w:val="auto"/>
          <w:sz w:val="32"/>
          <w:szCs w:val="32"/>
          <w:lang w:val="en-US" w:eastAsia="zh-CN"/>
        </w:rPr>
        <w:t>若</w:t>
      </w:r>
      <w:r>
        <w:rPr>
          <w:rFonts w:hint="eastAsia" w:ascii="仿宋_GB2312" w:hAnsi="仿宋_GB2312" w:eastAsia="仿宋_GB2312" w:cs="仿宋_GB2312"/>
          <w:color w:val="auto"/>
          <w:sz w:val="32"/>
          <w:szCs w:val="32"/>
        </w:rPr>
        <w:t>工作地</w:t>
      </w:r>
      <w:r>
        <w:rPr>
          <w:rFonts w:hint="eastAsia" w:ascii="仿宋_GB2312" w:hAnsi="仿宋_GB2312" w:eastAsia="仿宋_GB2312" w:cs="仿宋_GB2312"/>
          <w:color w:val="auto"/>
          <w:sz w:val="32"/>
          <w:szCs w:val="32"/>
          <w:lang w:val="en-US" w:eastAsia="zh-CN"/>
        </w:rPr>
        <w:t>承租</w:t>
      </w:r>
      <w:r>
        <w:rPr>
          <w:rFonts w:hint="eastAsia" w:ascii="仿宋_GB2312" w:hAnsi="仿宋_GB2312" w:eastAsia="仿宋_GB2312" w:cs="仿宋_GB2312"/>
          <w:color w:val="auto"/>
          <w:sz w:val="32"/>
          <w:szCs w:val="32"/>
        </w:rPr>
        <w:t>保障性住房的，不</w:t>
      </w:r>
      <w:r>
        <w:rPr>
          <w:rFonts w:hint="eastAsia" w:ascii="仿宋_GB2312" w:hAnsi="仿宋_GB2312" w:eastAsia="仿宋_GB2312" w:cs="仿宋_GB2312"/>
          <w:color w:val="auto"/>
          <w:sz w:val="32"/>
          <w:szCs w:val="32"/>
          <w:lang w:val="en-US" w:eastAsia="zh-CN"/>
        </w:rPr>
        <w:t>得提供异地住房福利</w:t>
      </w:r>
      <w:r>
        <w:rPr>
          <w:rFonts w:hint="eastAsia" w:ascii="仿宋_GB2312" w:hAnsi="仿宋_GB2312" w:eastAsia="仿宋_GB2312" w:cs="仿宋_GB2312"/>
          <w:color w:val="auto"/>
          <w:sz w:val="32"/>
          <w:szCs w:val="32"/>
          <w:lang w:eastAsia="zh-CN"/>
        </w:rPr>
        <w:t>；</w:t>
      </w:r>
      <w:r>
        <w:rPr>
          <w:rFonts w:hint="eastAsia" w:ascii="仿宋_GB2312" w:hAnsi="仿宋_GB2312" w:eastAsia="仿宋_GB2312" w:cs="仿宋_GB2312"/>
          <w:color w:val="auto"/>
          <w:sz w:val="32"/>
          <w:szCs w:val="32"/>
        </w:rPr>
        <w:t>若工作地安排宿舍或公司租房的，则不发放异地租房补贴。</w:t>
      </w:r>
    </w:p>
    <w:p w14:paraId="67884DC6">
      <w:pPr>
        <w:widowControl w:val="0"/>
        <w:numPr>
          <w:numId w:val="0"/>
        </w:numPr>
        <w:spacing w:after="0" w:line="560" w:lineRule="exact"/>
        <w:jc w:val="both"/>
        <w:rPr>
          <w:rFonts w:hint="default"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w:t>
      </w:r>
    </w:p>
    <w:p w14:paraId="29654217">
      <w:pPr>
        <w:widowControl w:val="0"/>
        <w:spacing w:after="0" w:line="560" w:lineRule="exact"/>
        <w:ind w:firstLine="640" w:firstLineChars="200"/>
        <w:jc w:val="both"/>
        <w:rPr>
          <w:rFonts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七）异地员工租房时应考虑可能产生工作调动情况，租金支付方式尽可能采取季度转账方式。如确因工作调动等公司原因产生的损失，由员工本人提交申请，经审核后，对于发放租房补贴的按原异地租房补贴标准给予一个月补偿；对于采用公司租房方式的，公司可承担不超过1个月租金的违约金；其他原因造成的损失，公司一律不承担。</w:t>
      </w:r>
    </w:p>
    <w:p w14:paraId="160928CC">
      <w:pPr>
        <w:widowControl w:val="0"/>
        <w:spacing w:after="0" w:line="560" w:lineRule="exact"/>
        <w:ind w:firstLine="640" w:firstLineChars="200"/>
        <w:jc w:val="both"/>
        <w:rPr>
          <w:rFonts w:hint="default"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w:t>
      </w:r>
    </w:p>
    <w:p w14:paraId="184A5631">
      <w:pPr>
        <w:widowControl w:val="0"/>
        <w:spacing w:after="0" w:line="560" w:lineRule="exact"/>
        <w:ind w:firstLine="640" w:firstLineChars="200"/>
        <w:jc w:val="both"/>
        <w:rPr>
          <w:rFonts w:ascii="仿宋_GB2312" w:hAnsi="仿宋_GB2312" w:eastAsia="仿宋_GB2312" w:cs="仿宋_GB2312"/>
          <w:strike/>
          <w:color w:val="auto"/>
          <w:sz w:val="32"/>
          <w:szCs w:val="32"/>
          <w:highlight w:val="yellow"/>
        </w:rPr>
      </w:pPr>
      <w:r>
        <w:rPr>
          <w:rFonts w:hint="eastAsia" w:ascii="仿宋_GB2312" w:hAnsi="仿宋_GB2312" w:eastAsia="仿宋_GB2312" w:cs="仿宋_GB2312"/>
          <w:color w:val="auto"/>
          <w:sz w:val="32"/>
          <w:szCs w:val="32"/>
        </w:rPr>
        <w:t>（八）本着成本节约、不重复领取原则，多地任职的异地员工，须确定一个常驻工作地，非常驻工作地视为出差地。若非常驻工作地差旅住宿费用高于当地异地住房福利标准，经所在单位人力资源部审核，报上一级单位负责人审批后，可提供异地住房福利（非常驻工作地有自购房的除外）。非异地员工符合上述条件的，经审批后，可参照本条执行。</w:t>
      </w:r>
    </w:p>
    <w:p w14:paraId="0408AEB4">
      <w:pPr>
        <w:widowControl w:val="0"/>
        <w:spacing w:after="0" w:line="560" w:lineRule="exact"/>
        <w:ind w:firstLine="640" w:firstLineChars="200"/>
        <w:jc w:val="both"/>
        <w:rPr>
          <w:rFonts w:hint="default"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w:t>
      </w:r>
    </w:p>
    <w:p w14:paraId="4F59EDBD">
      <w:pPr>
        <w:widowControl w:val="0"/>
        <w:spacing w:after="0" w:line="560" w:lineRule="exact"/>
        <w:ind w:firstLine="640" w:firstLineChars="200"/>
        <w:jc w:val="both"/>
        <w:rPr>
          <w:rFonts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（九）异地工作期间，异地住房福利发放形式变化的，自变化当日折算租房补贴；异地住房福利因晋升、降职、取消待遇等导致的标准变化，自变化的次月1日起进行调整。</w:t>
      </w:r>
    </w:p>
    <w:p w14:paraId="7B66DEC5">
      <w:pPr>
        <w:widowControl w:val="0"/>
        <w:spacing w:after="0" w:line="560" w:lineRule="exact"/>
        <w:ind w:firstLine="640" w:firstLineChars="200"/>
        <w:jc w:val="both"/>
        <w:rPr>
          <w:rFonts w:hint="default"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w:t>
      </w:r>
    </w:p>
    <w:p w14:paraId="6C6CDA1D">
      <w:pPr>
        <w:widowControl w:val="0"/>
        <w:spacing w:after="0" w:line="560" w:lineRule="exact"/>
        <w:ind w:firstLine="640" w:firstLineChars="200"/>
        <w:jc w:val="both"/>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十）异地调动的员工，自异动生效之日起30个自然日内，调入单位可按本单位差旅费标准为其本人提供累计不超过21（含）个自然日（不含出差期间）的酒店住宿费用报销，自异动生效第31个自然日起不再提供酒店住宿。确因出差等原因需延期且累计酒店住宿未超过21（含）自然日的，经所在单位人力资源负责人审批后，可延期1次，不超过30个自然日，住宿费用报销不得与异地租房补贴重复享受。</w:t>
      </w:r>
    </w:p>
    <w:p w14:paraId="04F64B5C">
      <w:pPr>
        <w:widowControl w:val="0"/>
        <w:spacing w:after="0" w:line="560" w:lineRule="exact"/>
        <w:ind w:firstLine="640" w:firstLineChars="200"/>
        <w:jc w:val="both"/>
        <w:rPr>
          <w:rFonts w:hint="eastAsia" w:ascii="仿宋_GB2312" w:hAnsi="仿宋_GB2312" w:eastAsia="仿宋_GB2312" w:cs="仿宋_GB2312"/>
          <w:color w:val="auto"/>
          <w:sz w:val="32"/>
          <w:szCs w:val="32"/>
          <w:lang w:eastAsia="zh-CN"/>
        </w:rPr>
      </w:pPr>
      <w:r>
        <w:rPr>
          <w:rFonts w:hint="eastAsia" w:ascii="仿宋_GB2312" w:hAnsi="仿宋_GB2312" w:eastAsia="仿宋_GB2312" w:cs="仿宋_GB2312"/>
          <w:color w:val="auto"/>
          <w:sz w:val="32"/>
          <w:szCs w:val="32"/>
          <w:lang w:val="en-US" w:eastAsia="zh-CN"/>
        </w:rPr>
        <w:t>若调入地提供宿舍或周转住房的，自可入住之日起，可</w:t>
      </w:r>
      <w:r>
        <w:rPr>
          <w:rFonts w:hint="eastAsia" w:ascii="仿宋_GB2312" w:hAnsi="仿宋_GB2312" w:eastAsia="仿宋_GB2312" w:cs="仿宋_GB2312"/>
          <w:color w:val="auto"/>
          <w:sz w:val="32"/>
          <w:szCs w:val="32"/>
        </w:rPr>
        <w:t>提供累计不超过</w:t>
      </w:r>
      <w:r>
        <w:rPr>
          <w:rFonts w:hint="eastAsia" w:ascii="仿宋_GB2312" w:hAnsi="仿宋_GB2312" w:eastAsia="仿宋_GB2312" w:cs="仿宋_GB2312"/>
          <w:color w:val="auto"/>
          <w:sz w:val="32"/>
          <w:szCs w:val="32"/>
          <w:lang w:val="en-US" w:eastAsia="zh-CN"/>
        </w:rPr>
        <w:t>10</w:t>
      </w:r>
      <w:r>
        <w:rPr>
          <w:rFonts w:hint="eastAsia" w:ascii="仿宋_GB2312" w:hAnsi="仿宋_GB2312" w:eastAsia="仿宋_GB2312" w:cs="仿宋_GB2312"/>
          <w:color w:val="auto"/>
          <w:sz w:val="32"/>
          <w:szCs w:val="32"/>
        </w:rPr>
        <w:t>（含）个自然日（不含出差期间）的酒店住宿费用报销</w:t>
      </w:r>
      <w:r>
        <w:rPr>
          <w:rFonts w:hint="eastAsia" w:ascii="仿宋_GB2312" w:hAnsi="仿宋_GB2312" w:eastAsia="仿宋_GB2312" w:cs="仿宋_GB2312"/>
          <w:color w:val="auto"/>
          <w:sz w:val="32"/>
          <w:szCs w:val="32"/>
          <w:lang w:eastAsia="zh-CN"/>
        </w:rPr>
        <w:t>。</w:t>
      </w:r>
    </w:p>
    <w:p w14:paraId="407075C5">
      <w:pPr>
        <w:widowControl w:val="0"/>
        <w:spacing w:after="0" w:line="560" w:lineRule="exact"/>
        <w:ind w:firstLine="640" w:firstLineChars="200"/>
        <w:jc w:val="both"/>
        <w:rPr>
          <w:rFonts w:hint="default"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w:t>
      </w:r>
    </w:p>
    <w:p w14:paraId="58B33C34">
      <w:pPr>
        <w:pStyle w:val="23"/>
        <w:widowControl w:val="0"/>
        <w:numPr>
          <w:ilvl w:val="0"/>
          <w:numId w:val="0"/>
        </w:numPr>
        <w:spacing w:after="0" w:line="560" w:lineRule="exact"/>
        <w:ind w:left="0" w:leftChars="0" w:firstLine="640" w:firstLineChars="200"/>
        <w:jc w:val="both"/>
        <w:rPr>
          <w:rFonts w:hint="eastAsia" w:ascii="仿宋_GB2312" w:hAnsi="仿宋_GB2312" w:eastAsia="仿宋_GB2312" w:cs="仿宋_GB2312"/>
          <w:color w:val="auto"/>
          <w:sz w:val="32"/>
          <w:szCs w:val="32"/>
        </w:rPr>
      </w:pPr>
      <w:r>
        <w:rPr>
          <w:rFonts w:hint="eastAsia" w:ascii="黑体" w:hAnsi="黑体" w:eastAsia="黑体" w:cs="仿宋_GB2312"/>
          <w:b w:val="0"/>
          <w:color w:val="auto"/>
          <w:sz w:val="32"/>
          <w:szCs w:val="32"/>
          <w:lang w:val="en-US" w:eastAsia="zh-CN" w:bidi="ar-SA"/>
        </w:rPr>
        <w:t>第十条</w:t>
      </w:r>
      <w:r>
        <w:rPr>
          <w:rFonts w:hint="eastAsia" w:ascii="仿宋_GB2312" w:hAnsi="仿宋_GB2312" w:eastAsia="仿宋_GB2312" w:cs="仿宋_GB2312"/>
          <w:color w:val="auto"/>
          <w:sz w:val="32"/>
          <w:szCs w:val="32"/>
        </w:rPr>
        <w:t>异地探亲福利</w:t>
      </w:r>
    </w:p>
    <w:p w14:paraId="1DDB2089">
      <w:pPr>
        <w:pStyle w:val="23"/>
        <w:widowControl w:val="0"/>
        <w:numPr>
          <w:ilvl w:val="0"/>
          <w:numId w:val="0"/>
        </w:numPr>
        <w:spacing w:after="0" w:line="560" w:lineRule="exact"/>
        <w:ind w:left="0" w:leftChars="0" w:firstLine="640" w:firstLineChars="200"/>
        <w:jc w:val="both"/>
        <w:rPr>
          <w:rFonts w:hint="default"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w:t>
      </w:r>
    </w:p>
    <w:p w14:paraId="13C662BF">
      <w:pPr>
        <w:widowControl w:val="0"/>
        <w:spacing w:after="0" w:line="560" w:lineRule="exact"/>
        <w:ind w:firstLine="640" w:firstLineChars="200"/>
        <w:jc w:val="both"/>
        <w:rPr>
          <w:rFonts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（一）探亲目的地</w:t>
      </w:r>
    </w:p>
    <w:p w14:paraId="4DDA6D91">
      <w:pPr>
        <w:widowControl w:val="0"/>
        <w:spacing w:after="0" w:line="560" w:lineRule="exact"/>
        <w:ind w:firstLine="640" w:firstLineChars="200"/>
        <w:jc w:val="both"/>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1.异地员工可选择家庭所在地或首次招聘地点作为探亲目的地；当家庭所在地发生变更时，可由员工本人提出申请，经审批后生效，每一自然年度仅可变更1次。</w:t>
      </w:r>
    </w:p>
    <w:p w14:paraId="7B3173B6">
      <w:pPr>
        <w:widowControl w:val="0"/>
        <w:spacing w:after="0" w:line="560" w:lineRule="exact"/>
        <w:ind w:firstLine="640" w:firstLineChars="200"/>
        <w:jc w:val="both"/>
        <w:rPr>
          <w:rFonts w:hint="default"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w:t>
      </w:r>
    </w:p>
    <w:p w14:paraId="53266FC7">
      <w:pPr>
        <w:widowControl w:val="0"/>
        <w:numPr>
          <w:ilvl w:val="0"/>
          <w:numId w:val="0"/>
        </w:numPr>
        <w:spacing w:after="0" w:line="560" w:lineRule="exact"/>
        <w:ind w:firstLine="640" w:firstLineChars="200"/>
        <w:jc w:val="both"/>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lang w:val="en-US" w:eastAsia="zh-CN" w:bidi="ar-SA"/>
        </w:rPr>
        <w:t>2.</w:t>
      </w:r>
      <w:r>
        <w:rPr>
          <w:rFonts w:hint="eastAsia" w:ascii="仿宋_GB2312" w:hAnsi="仿宋_GB2312" w:eastAsia="仿宋_GB2312" w:cs="仿宋_GB2312"/>
          <w:color w:val="auto"/>
          <w:sz w:val="32"/>
          <w:szCs w:val="32"/>
        </w:rPr>
        <w:t>经认定为异地工作身份的中国大陆人士，若家庭所在地为国（境）外城市（含香港、澳门和台湾），不得审批为探亲备案地。</w:t>
      </w:r>
    </w:p>
    <w:p w14:paraId="24E89D2C">
      <w:pPr>
        <w:widowControl w:val="0"/>
        <w:numPr>
          <w:ilvl w:val="0"/>
          <w:numId w:val="0"/>
        </w:numPr>
        <w:spacing w:after="0" w:line="560" w:lineRule="exact"/>
        <w:jc w:val="both"/>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lang w:val="en-US" w:eastAsia="zh-CN"/>
        </w:rPr>
        <w:t>///</w:t>
      </w:r>
    </w:p>
    <w:p w14:paraId="08E81A6B">
      <w:pPr>
        <w:widowControl w:val="0"/>
        <w:spacing w:after="0" w:line="560" w:lineRule="exact"/>
        <w:ind w:firstLine="640" w:firstLineChars="200"/>
        <w:jc w:val="both"/>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lang w:val="en-US" w:eastAsia="zh-CN"/>
        </w:rPr>
        <w:t>3.</w:t>
      </w:r>
      <w:r>
        <w:rPr>
          <w:rFonts w:ascii="仿宋" w:hAnsi="仿宋" w:eastAsia="仿宋" w:cs="仿宋"/>
          <w:color w:val="auto"/>
          <w:kern w:val="0"/>
          <w:sz w:val="31"/>
          <w:szCs w:val="31"/>
          <w:lang w:val="en-US" w:eastAsia="zh-CN" w:bidi="ar"/>
        </w:rPr>
        <w:t xml:space="preserve">工作地至探亲地有直达交通工具（飞机、火车、高铁 </w:t>
      </w:r>
      <w:r>
        <w:rPr>
          <w:rFonts w:hint="eastAsia" w:ascii="仿宋" w:hAnsi="仿宋" w:eastAsia="仿宋" w:cs="仿宋"/>
          <w:color w:val="auto"/>
          <w:kern w:val="0"/>
          <w:sz w:val="31"/>
          <w:szCs w:val="31"/>
          <w:lang w:val="en-US" w:eastAsia="zh-CN" w:bidi="ar"/>
        </w:rPr>
        <w:t>/动车）的，原则上不得中转；确需中转的，可备案最多3个中转地，并备注探亲路线，实际探亲路线需按照备注的路线执行。交通工具标准参照《华润啤酒费用报销管理办法》执行。其中，因中转而产生的食宿费用不予报销。</w:t>
      </w:r>
    </w:p>
    <w:p w14:paraId="791F345C">
      <w:pPr>
        <w:widowControl w:val="0"/>
        <w:spacing w:after="0" w:line="560" w:lineRule="exact"/>
        <w:ind w:firstLine="640" w:firstLineChars="200"/>
        <w:jc w:val="both"/>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中转地须在</w:t>
      </w:r>
      <w:r>
        <w:rPr>
          <w:rFonts w:hint="eastAsia" w:ascii="仿宋_GB2312" w:hAnsi="仿宋_GB2312" w:eastAsia="仿宋_GB2312" w:cs="仿宋_GB2312"/>
          <w:color w:val="auto"/>
          <w:sz w:val="32"/>
          <w:szCs w:val="32"/>
          <w:lang w:eastAsia="zh-CN"/>
        </w:rPr>
        <w:t>“</w:t>
      </w:r>
      <w:r>
        <w:rPr>
          <w:rFonts w:hint="eastAsia" w:ascii="仿宋_GB2312" w:hAnsi="仿宋_GB2312" w:eastAsia="仿宋_GB2312" w:cs="仿宋_GB2312"/>
          <w:color w:val="auto"/>
          <w:sz w:val="32"/>
          <w:szCs w:val="32"/>
        </w:rPr>
        <w:t>出发地→探亲目的地</w:t>
      </w:r>
      <w:r>
        <w:rPr>
          <w:rFonts w:hint="eastAsia" w:ascii="仿宋_GB2312" w:hAnsi="仿宋_GB2312" w:eastAsia="仿宋_GB2312" w:cs="仿宋_GB2312"/>
          <w:color w:val="auto"/>
          <w:sz w:val="32"/>
          <w:szCs w:val="32"/>
          <w:lang w:eastAsia="zh-CN"/>
        </w:rPr>
        <w:t>”</w:t>
      </w:r>
      <w:r>
        <w:rPr>
          <w:rFonts w:hint="eastAsia" w:ascii="仿宋_GB2312" w:hAnsi="仿宋_GB2312" w:eastAsia="仿宋_GB2312" w:cs="仿宋_GB2312"/>
          <w:color w:val="auto"/>
          <w:sz w:val="32"/>
          <w:szCs w:val="32"/>
        </w:rPr>
        <w:t>的合理交通线路范围内；严禁以旅游</w:t>
      </w:r>
      <w:r>
        <w:rPr>
          <w:rFonts w:hint="eastAsia" w:ascii="仿宋_GB2312" w:hAnsi="仿宋_GB2312" w:eastAsia="仿宋_GB2312" w:cs="仿宋_GB2312"/>
          <w:color w:val="auto"/>
          <w:sz w:val="32"/>
          <w:szCs w:val="32"/>
          <w:lang w:val="en-US" w:eastAsia="zh-CN"/>
        </w:rPr>
        <w:t>或其他非探亲</w:t>
      </w:r>
      <w:r>
        <w:rPr>
          <w:rFonts w:hint="eastAsia" w:ascii="仿宋_GB2312" w:hAnsi="仿宋_GB2312" w:eastAsia="仿宋_GB2312" w:cs="仿宋_GB2312"/>
          <w:color w:val="auto"/>
          <w:sz w:val="32"/>
          <w:szCs w:val="32"/>
        </w:rPr>
        <w:t>为目的设置中转地，中转全程需围绕 “抵达探亲目的地” 开展，不得偏离核心路线。</w:t>
      </w:r>
    </w:p>
    <w:p w14:paraId="4B97D6A0">
      <w:pPr>
        <w:widowControl w:val="0"/>
        <w:spacing w:after="0" w:line="560" w:lineRule="exact"/>
        <w:ind w:firstLine="640" w:firstLineChars="200"/>
        <w:jc w:val="both"/>
        <w:rPr>
          <w:rFonts w:hint="default"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w:t>
      </w:r>
    </w:p>
    <w:p w14:paraId="575348F6">
      <w:pPr>
        <w:widowControl w:val="0"/>
        <w:spacing w:after="0" w:line="560" w:lineRule="exact"/>
        <w:ind w:firstLine="640" w:firstLineChars="200"/>
        <w:jc w:val="both"/>
        <w:rPr>
          <w:rFonts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（二）探亲次数及假期</w:t>
      </w:r>
    </w:p>
    <w:p w14:paraId="08421510">
      <w:pPr>
        <w:widowControl w:val="0"/>
        <w:spacing w:after="0" w:line="560" w:lineRule="exact"/>
        <w:ind w:firstLine="640" w:firstLineChars="200"/>
        <w:jc w:val="both"/>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lang w:val="en-US" w:eastAsia="zh-CN"/>
        </w:rPr>
        <w:t>1.干部/资深管理人员/经理级及同等职级员工，</w:t>
      </w:r>
      <w:r>
        <w:rPr>
          <w:rFonts w:hint="eastAsia" w:ascii="仿宋_GB2312" w:hAnsi="仿宋_GB2312" w:eastAsia="仿宋_GB2312" w:cs="仿宋_GB2312"/>
          <w:color w:val="auto"/>
          <w:sz w:val="32"/>
          <w:szCs w:val="32"/>
        </w:rPr>
        <w:t>每月探亲1次，每次探亲可享受不超过2个工作日的路程假。</w:t>
      </w:r>
    </w:p>
    <w:p w14:paraId="1723EFD5">
      <w:pPr>
        <w:widowControl w:val="0"/>
        <w:spacing w:after="0" w:line="560" w:lineRule="exact"/>
        <w:ind w:firstLine="640" w:firstLineChars="200"/>
        <w:jc w:val="both"/>
        <w:rPr>
          <w:rFonts w:hint="default"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w:t>
      </w:r>
    </w:p>
    <w:p w14:paraId="39DAF358">
      <w:pPr>
        <w:widowControl w:val="0"/>
        <w:numPr>
          <w:ilvl w:val="0"/>
          <w:numId w:val="0"/>
        </w:numPr>
        <w:spacing w:after="0" w:line="560" w:lineRule="exact"/>
        <w:ind w:firstLine="640" w:firstLineChars="200"/>
        <w:jc w:val="both"/>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lang w:val="en-US" w:eastAsia="zh-CN" w:bidi="ar-SA"/>
        </w:rPr>
        <w:t>2.</w:t>
      </w:r>
      <w:r>
        <w:rPr>
          <w:rFonts w:hint="eastAsia" w:ascii="仿宋_GB2312" w:hAnsi="仿宋_GB2312" w:eastAsia="仿宋_GB2312" w:cs="仿宋_GB2312"/>
          <w:color w:val="auto"/>
          <w:sz w:val="32"/>
          <w:szCs w:val="32"/>
          <w:lang w:val="en-US" w:eastAsia="zh-CN"/>
        </w:rPr>
        <w:t>因公</w:t>
      </w:r>
      <w:r>
        <w:rPr>
          <w:rFonts w:hint="eastAsia" w:ascii="仿宋_GB2312" w:hAnsi="仿宋_GB2312" w:eastAsia="仿宋_GB2312" w:cs="仿宋_GB2312"/>
          <w:color w:val="auto"/>
          <w:sz w:val="32"/>
          <w:szCs w:val="32"/>
        </w:rPr>
        <w:t>出差至探亲备案地不扣减探亲次数，但至探亲地出差需有明确事由并严格审核把关</w:t>
      </w:r>
      <w:r>
        <w:rPr>
          <w:rFonts w:hint="eastAsia" w:ascii="仿宋_GB2312" w:hAnsi="仿宋_GB2312" w:eastAsia="仿宋_GB2312" w:cs="仿宋_GB2312"/>
          <w:color w:val="auto"/>
          <w:sz w:val="32"/>
          <w:szCs w:val="32"/>
          <w:lang w:eastAsia="zh-CN"/>
        </w:rPr>
        <w:t>。</w:t>
      </w:r>
      <w:r>
        <w:rPr>
          <w:rFonts w:hint="eastAsia" w:ascii="仿宋_GB2312" w:hAnsi="仿宋_GB2312" w:eastAsia="仿宋_GB2312" w:cs="仿宋_GB2312"/>
          <w:color w:val="auto"/>
          <w:sz w:val="32"/>
          <w:szCs w:val="32"/>
        </w:rPr>
        <w:t>探亲次数可在当年度内累计使用，累计次数全部使用后可提前预支次月次数；探亲次数应在当年度内使用，到期未使用的探亲次数自动作废，不给予任何形式的补偿。路程假随探亲次数使用，未使用完的路程假自动作废，不予累计。</w:t>
      </w:r>
    </w:p>
    <w:p w14:paraId="3DF5BF34">
      <w:pPr>
        <w:widowControl w:val="0"/>
        <w:numPr>
          <w:numId w:val="0"/>
        </w:numPr>
        <w:spacing w:after="0" w:line="560" w:lineRule="exact"/>
        <w:jc w:val="both"/>
        <w:rPr>
          <w:rFonts w:hint="default"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w:t>
      </w:r>
    </w:p>
    <w:p w14:paraId="0F2D48F4">
      <w:pPr>
        <w:widowControl w:val="0"/>
        <w:numPr>
          <w:ilvl w:val="0"/>
          <w:numId w:val="0"/>
        </w:numPr>
        <w:spacing w:after="0" w:line="560" w:lineRule="exact"/>
        <w:ind w:firstLine="640" w:firstLineChars="200"/>
        <w:jc w:val="both"/>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lang w:val="en-US" w:eastAsia="zh-CN" w:bidi="ar-SA"/>
        </w:rPr>
        <w:t>3.</w:t>
      </w:r>
      <w:r>
        <w:rPr>
          <w:rFonts w:hint="eastAsia" w:ascii="仿宋_GB2312" w:hAnsi="仿宋_GB2312" w:eastAsia="仿宋_GB2312" w:cs="仿宋_GB2312"/>
          <w:color w:val="auto"/>
          <w:sz w:val="32"/>
          <w:szCs w:val="32"/>
        </w:rPr>
        <w:t>异地员工直系亲属可在标准次数范围内共享探亲交通费待遇，探亲次数根据探亲人数，按1人/次予以扣减。其中已婚异地员工直系亲属指配偶和未成年子女，单身异地员工直系亲属指父母和未成年子女。异地员工本人与已备案的探亲对象在同一探亲周期内产生探亲费用的，只报销异地员工本人费用，家属探亲期间员工本人不享受路程假。</w:t>
      </w:r>
    </w:p>
    <w:p w14:paraId="501A3B48">
      <w:pPr>
        <w:widowControl w:val="0"/>
        <w:numPr>
          <w:numId w:val="0"/>
        </w:numPr>
        <w:spacing w:after="0" w:line="560" w:lineRule="exact"/>
        <w:jc w:val="both"/>
        <w:rPr>
          <w:rFonts w:hint="default"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w:t>
      </w:r>
    </w:p>
    <w:p w14:paraId="5139FD19">
      <w:pPr>
        <w:widowControl w:val="0"/>
        <w:numPr>
          <w:ilvl w:val="0"/>
          <w:numId w:val="0"/>
        </w:numPr>
        <w:spacing w:after="0" w:line="560" w:lineRule="exact"/>
        <w:ind w:firstLine="640" w:firstLineChars="200"/>
        <w:jc w:val="both"/>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lang w:val="en-US" w:eastAsia="zh-CN" w:bidi="ar-SA"/>
        </w:rPr>
        <w:t>4.</w:t>
      </w:r>
      <w:r>
        <w:rPr>
          <w:rFonts w:hint="eastAsia" w:ascii="仿宋_GB2312" w:hAnsi="仿宋_GB2312" w:eastAsia="仿宋_GB2312" w:cs="仿宋_GB2312"/>
          <w:color w:val="auto"/>
          <w:sz w:val="32"/>
          <w:szCs w:val="32"/>
        </w:rPr>
        <w:t>调动的异地员工在调出单位未使用的探亲次数可累计至调入单位。</w:t>
      </w:r>
    </w:p>
    <w:p w14:paraId="30EC27C3">
      <w:pPr>
        <w:widowControl w:val="0"/>
        <w:numPr>
          <w:numId w:val="0"/>
        </w:numPr>
        <w:spacing w:after="0" w:line="560" w:lineRule="exact"/>
        <w:jc w:val="both"/>
        <w:rPr>
          <w:rFonts w:hint="default"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w:t>
      </w:r>
    </w:p>
    <w:p w14:paraId="47D4A417">
      <w:pPr>
        <w:widowControl w:val="0"/>
        <w:spacing w:after="0" w:line="560" w:lineRule="exact"/>
        <w:ind w:firstLine="640" w:firstLineChars="200"/>
        <w:jc w:val="both"/>
        <w:rPr>
          <w:rFonts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lang w:val="en-US" w:eastAsia="zh-CN"/>
        </w:rPr>
        <w:t>5.</w:t>
      </w:r>
      <w:r>
        <w:rPr>
          <w:rFonts w:hint="eastAsia" w:ascii="仿宋_GB2312" w:hAnsi="仿宋_GB2312" w:eastAsia="仿宋_GB2312" w:cs="仿宋_GB2312"/>
          <w:color w:val="auto"/>
          <w:sz w:val="32"/>
          <w:szCs w:val="32"/>
        </w:rPr>
        <w:t>异地工作人员探亲往返交通费按公司费用报销相关管理规定执行，在标准范围内凭有效票据据实报销。</w:t>
      </w:r>
    </w:p>
    <w:p w14:paraId="6779EB47">
      <w:pPr>
        <w:widowControl w:val="0"/>
        <w:spacing w:after="0" w:line="240" w:lineRule="auto"/>
        <w:ind w:firstLine="0" w:firstLineChars="0"/>
        <w:jc w:val="both"/>
        <w:rPr>
          <w:rFonts w:hint="default"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w:t>
      </w:r>
    </w:p>
    <w:p w14:paraId="07DA9E95">
      <w:pPr>
        <w:widowControl w:val="0"/>
        <w:numPr>
          <w:ilvl w:val="0"/>
          <w:numId w:val="0"/>
        </w:numPr>
        <w:spacing w:after="0" w:line="560" w:lineRule="exact"/>
        <w:ind w:firstLine="640" w:firstLineChars="200"/>
        <w:jc w:val="both"/>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lang w:val="en-US" w:eastAsia="zh-CN" w:bidi="ar-SA"/>
        </w:rPr>
        <w:t>6.</w:t>
      </w:r>
      <w:r>
        <w:rPr>
          <w:rFonts w:hint="eastAsia" w:ascii="仿宋_GB2312" w:hAnsi="仿宋_GB2312" w:eastAsia="仿宋_GB2312" w:cs="仿宋_GB2312"/>
          <w:color w:val="auto"/>
          <w:sz w:val="32"/>
          <w:szCs w:val="32"/>
        </w:rPr>
        <w:t>因异地身份新增、取消或因职务/职级异动导致探亲次数变化的，自变化日期的次月1日起，计算可享受的探亲次数。</w:t>
      </w:r>
    </w:p>
    <w:p w14:paraId="52A026EE">
      <w:pPr>
        <w:widowControl w:val="0"/>
        <w:numPr>
          <w:numId w:val="0"/>
        </w:numPr>
        <w:spacing w:after="0" w:line="560" w:lineRule="exact"/>
        <w:jc w:val="both"/>
        <w:rPr>
          <w:rFonts w:hint="default"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w:t>
      </w:r>
    </w:p>
    <w:p w14:paraId="015A4956">
      <w:pPr>
        <w:pStyle w:val="23"/>
        <w:widowControl w:val="0"/>
        <w:numPr>
          <w:ilvl w:val="0"/>
          <w:numId w:val="0"/>
        </w:numPr>
        <w:spacing w:after="0" w:line="560" w:lineRule="exact"/>
        <w:ind w:left="0" w:leftChars="0" w:firstLine="640" w:firstLineChars="200"/>
        <w:jc w:val="both"/>
        <w:rPr>
          <w:rFonts w:hint="eastAsia" w:ascii="仿宋_GB2312" w:hAnsi="仿宋_GB2312" w:eastAsia="仿宋_GB2312" w:cs="仿宋_GB2312"/>
          <w:color w:val="auto"/>
          <w:sz w:val="32"/>
          <w:szCs w:val="32"/>
        </w:rPr>
      </w:pPr>
      <w:r>
        <w:rPr>
          <w:rFonts w:hint="eastAsia" w:ascii="黑体" w:hAnsi="黑体" w:eastAsia="黑体" w:cs="仿宋_GB2312"/>
          <w:b w:val="0"/>
          <w:color w:val="auto"/>
          <w:sz w:val="32"/>
          <w:szCs w:val="32"/>
          <w:lang w:val="en-US" w:eastAsia="zh-CN" w:bidi="ar-SA"/>
        </w:rPr>
        <w:t>第十一条</w:t>
      </w:r>
      <w:r>
        <w:rPr>
          <w:rFonts w:hint="eastAsia" w:ascii="仿宋_GB2312" w:hAnsi="仿宋_GB2312" w:eastAsia="仿宋_GB2312" w:cs="仿宋_GB2312"/>
          <w:color w:val="auto"/>
          <w:sz w:val="32"/>
          <w:szCs w:val="32"/>
        </w:rPr>
        <w:t>公司将夫妻双方调入相同工作地后，若一人符合异地认定条件的，可正常认定；若两人均符合异地认定条件，则均可认定异地身份，就高享受一份异地租房补贴</w:t>
      </w:r>
      <w:r>
        <w:rPr>
          <w:rFonts w:hint="eastAsia" w:ascii="仿宋_GB2312" w:hAnsi="仿宋_GB2312" w:eastAsia="仿宋_GB2312" w:cs="仿宋_GB2312"/>
          <w:color w:val="auto"/>
          <w:sz w:val="32"/>
          <w:szCs w:val="32"/>
          <w:lang w:val="en-US" w:eastAsia="zh-CN"/>
        </w:rPr>
        <w:t>或一套异地周转住房</w:t>
      </w:r>
      <w:r>
        <w:rPr>
          <w:rFonts w:hint="eastAsia" w:ascii="仿宋_GB2312" w:hAnsi="仿宋_GB2312" w:eastAsia="仿宋_GB2312" w:cs="仿宋_GB2312"/>
          <w:color w:val="auto"/>
          <w:sz w:val="32"/>
          <w:szCs w:val="32"/>
        </w:rPr>
        <w:t>，由员工自行确定享受申报人；探亲次数不可共享，探亲对象为未成年子女。若无未成年子女，则无探亲待遇；若未成年子女长期跟随夫妻双方一起生活的，取消异地待遇。</w:t>
      </w:r>
    </w:p>
    <w:p w14:paraId="3CBF554A">
      <w:pPr>
        <w:pStyle w:val="23"/>
        <w:widowControl w:val="0"/>
        <w:numPr>
          <w:ilvl w:val="0"/>
          <w:numId w:val="0"/>
        </w:numPr>
        <w:spacing w:after="0" w:line="560" w:lineRule="exact"/>
        <w:ind w:left="0" w:leftChars="0" w:firstLine="640" w:firstLineChars="200"/>
        <w:jc w:val="both"/>
        <w:rPr>
          <w:rFonts w:hint="default"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w:t>
      </w:r>
    </w:p>
    <w:p w14:paraId="092D9494">
      <w:pPr>
        <w:pStyle w:val="23"/>
        <w:widowControl w:val="0"/>
        <w:numPr>
          <w:ilvl w:val="0"/>
          <w:numId w:val="0"/>
        </w:numPr>
        <w:spacing w:after="0" w:line="560" w:lineRule="exact"/>
        <w:ind w:left="0" w:leftChars="0" w:firstLine="640" w:firstLineChars="200"/>
        <w:jc w:val="both"/>
        <w:rPr>
          <w:rFonts w:hint="eastAsia" w:ascii="仿宋_GB2312" w:hAnsi="仿宋_GB2312" w:eastAsia="仿宋_GB2312" w:cs="仿宋_GB2312"/>
          <w:color w:val="auto"/>
          <w:sz w:val="32"/>
          <w:szCs w:val="32"/>
        </w:rPr>
      </w:pPr>
      <w:r>
        <w:rPr>
          <w:rFonts w:hint="eastAsia" w:ascii="黑体" w:hAnsi="黑体" w:eastAsia="黑体" w:cs="仿宋_GB2312"/>
          <w:b w:val="0"/>
          <w:color w:val="auto"/>
          <w:sz w:val="32"/>
          <w:szCs w:val="32"/>
          <w:lang w:val="en-US" w:eastAsia="zh-CN" w:bidi="ar-SA"/>
        </w:rPr>
        <w:t>第十二条</w:t>
      </w:r>
      <w:r>
        <w:rPr>
          <w:rFonts w:hint="eastAsia" w:ascii="仿宋_GB2312" w:hAnsi="仿宋_GB2312" w:eastAsia="仿宋_GB2312" w:cs="仿宋_GB2312"/>
          <w:color w:val="auto"/>
          <w:sz w:val="32"/>
          <w:szCs w:val="32"/>
        </w:rPr>
        <w:t>连续六个月未正常出勤的，暂停异地福利，其它情形均正常发放或享受。</w:t>
      </w:r>
    </w:p>
    <w:p w14:paraId="14B27C1C">
      <w:pPr>
        <w:pStyle w:val="23"/>
        <w:widowControl w:val="0"/>
        <w:numPr>
          <w:ilvl w:val="0"/>
          <w:numId w:val="0"/>
        </w:numPr>
        <w:spacing w:after="0" w:line="560" w:lineRule="exact"/>
        <w:ind w:left="0" w:leftChars="0" w:firstLine="640" w:firstLineChars="200"/>
        <w:jc w:val="both"/>
        <w:rPr>
          <w:rFonts w:hint="default"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w:t>
      </w:r>
    </w:p>
    <w:p w14:paraId="35089539">
      <w:pPr>
        <w:pStyle w:val="29"/>
        <w:numPr>
          <w:ilvl w:val="0"/>
          <w:numId w:val="0"/>
        </w:numPr>
        <w:ind w:left="0" w:leftChars="0" w:firstLine="640" w:firstLineChars="0"/>
        <w:jc w:val="center"/>
        <w:rPr>
          <w:rFonts w:hint="eastAsia" w:ascii="黑体" w:hAnsi="黑体" w:eastAsia="黑体" w:cs="黑体"/>
          <w:color w:val="auto"/>
        </w:rPr>
      </w:pPr>
      <w:bookmarkStart w:id="8" w:name="_Toc20880"/>
      <w:r>
        <w:rPr>
          <w:rFonts w:hint="eastAsia" w:ascii="黑体" w:hAnsi="黑体" w:eastAsia="黑体" w:cs="黑体"/>
          <w:b w:val="0"/>
          <w:color w:val="auto"/>
          <w:kern w:val="2"/>
          <w:sz w:val="32"/>
          <w:szCs w:val="32"/>
          <w:lang w:val="en-US" w:eastAsia="zh-CN" w:bidi="ar-SA"/>
        </w:rPr>
        <w:t>第四章</w:t>
      </w:r>
      <w:r>
        <w:rPr>
          <w:rFonts w:hint="eastAsia" w:ascii="黑体" w:hAnsi="黑体" w:eastAsia="黑体" w:cs="黑体"/>
          <w:color w:val="auto"/>
        </w:rPr>
        <w:t>异地工作人员管理</w:t>
      </w:r>
      <w:bookmarkEnd w:id="8"/>
    </w:p>
    <w:p w14:paraId="18399FC3">
      <w:pPr>
        <w:pStyle w:val="29"/>
        <w:numPr>
          <w:ilvl w:val="0"/>
          <w:numId w:val="0"/>
        </w:numPr>
        <w:ind w:left="0" w:leftChars="0" w:firstLine="640" w:firstLineChars="0"/>
        <w:jc w:val="left"/>
        <w:rPr>
          <w:rFonts w:hint="default" w:ascii="黑体" w:hAnsi="黑体" w:eastAsia="黑体" w:cs="黑体"/>
          <w:color w:val="auto"/>
          <w:lang w:val="en-US" w:eastAsia="zh-CN"/>
        </w:rPr>
      </w:pPr>
      <w:r>
        <w:rPr>
          <w:rFonts w:hint="eastAsia" w:ascii="黑体" w:hAnsi="黑体" w:eastAsia="黑体" w:cs="黑体"/>
          <w:color w:val="auto"/>
          <w:lang w:val="en-US" w:eastAsia="zh-CN"/>
        </w:rPr>
        <w:t>///</w:t>
      </w:r>
    </w:p>
    <w:p w14:paraId="3C0CFD09">
      <w:pPr>
        <w:pStyle w:val="23"/>
        <w:widowControl w:val="0"/>
        <w:numPr>
          <w:ilvl w:val="0"/>
          <w:numId w:val="0"/>
        </w:numPr>
        <w:spacing w:after="0" w:line="560" w:lineRule="exact"/>
        <w:ind w:left="0" w:leftChars="0" w:firstLine="640" w:firstLineChars="200"/>
        <w:jc w:val="both"/>
        <w:rPr>
          <w:rFonts w:hint="eastAsia" w:ascii="仿宋_GB2312" w:hAnsi="仿宋_GB2312" w:eastAsia="仿宋_GB2312" w:cs="仿宋_GB2312"/>
          <w:color w:val="auto"/>
          <w:sz w:val="32"/>
          <w:szCs w:val="32"/>
        </w:rPr>
      </w:pPr>
      <w:r>
        <w:rPr>
          <w:rFonts w:hint="eastAsia" w:ascii="黑体" w:hAnsi="黑体" w:eastAsia="黑体" w:cs="仿宋_GB2312"/>
          <w:b w:val="0"/>
          <w:color w:val="auto"/>
          <w:sz w:val="32"/>
          <w:szCs w:val="32"/>
          <w:lang w:val="en-US" w:eastAsia="zh-CN" w:bidi="ar-SA"/>
        </w:rPr>
        <w:t>第十三条</w:t>
      </w:r>
      <w:r>
        <w:rPr>
          <w:rFonts w:hint="eastAsia" w:ascii="仿宋_GB2312" w:hAnsi="仿宋_GB2312" w:eastAsia="仿宋_GB2312" w:cs="仿宋_GB2312"/>
          <w:color w:val="auto"/>
          <w:sz w:val="32"/>
          <w:szCs w:val="32"/>
        </w:rPr>
        <w:t>员工在工作地购买住房的，应主动及时向公司报备。已签订房屋买卖合同，但暂未取得房屋所有权证（不动产权证）的，以房屋买卖合同中约定的房屋交付日期为准；购买法拍房的，以法院出具的《执行裁定书》所示日期为准。自上述日期起给予六个月的装修期，应在临近装修期满前及时提报异地资格取消，装修期满的次日起不再认定为异地资格。</w:t>
      </w:r>
    </w:p>
    <w:p w14:paraId="2006EA6F">
      <w:pPr>
        <w:pStyle w:val="23"/>
        <w:widowControl w:val="0"/>
        <w:numPr>
          <w:ilvl w:val="0"/>
          <w:numId w:val="0"/>
        </w:numPr>
        <w:spacing w:after="0" w:line="560" w:lineRule="exact"/>
        <w:ind w:left="0" w:leftChars="0" w:firstLine="640" w:firstLineChars="200"/>
        <w:jc w:val="both"/>
        <w:rPr>
          <w:rFonts w:hint="default"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w:t>
      </w:r>
    </w:p>
    <w:p w14:paraId="116D7A7E">
      <w:pPr>
        <w:pStyle w:val="23"/>
        <w:widowControl w:val="0"/>
        <w:numPr>
          <w:ilvl w:val="0"/>
          <w:numId w:val="0"/>
        </w:numPr>
        <w:spacing w:after="0" w:line="560" w:lineRule="exact"/>
        <w:ind w:left="0" w:leftChars="0" w:firstLine="640" w:firstLineChars="200"/>
        <w:jc w:val="both"/>
        <w:rPr>
          <w:rFonts w:ascii="仿宋_GB2312" w:hAnsi="仿宋_GB2312" w:eastAsia="仿宋_GB2312" w:cs="仿宋_GB2312"/>
          <w:color w:val="auto"/>
          <w:sz w:val="32"/>
          <w:szCs w:val="32"/>
        </w:rPr>
      </w:pPr>
      <w:r>
        <w:rPr>
          <w:rFonts w:hint="eastAsia" w:ascii="黑体" w:hAnsi="黑体" w:eastAsia="黑体" w:cs="仿宋_GB2312"/>
          <w:b w:val="0"/>
          <w:color w:val="auto"/>
          <w:sz w:val="32"/>
          <w:szCs w:val="32"/>
          <w:lang w:val="en-US" w:eastAsia="zh-CN" w:bidi="ar-SA"/>
        </w:rPr>
        <w:t>第十四条</w:t>
      </w:r>
      <w:r>
        <w:rPr>
          <w:rFonts w:hint="eastAsia" w:ascii="仿宋_GB2312" w:hAnsi="仿宋_GB2312" w:eastAsia="仿宋_GB2312" w:cs="仿宋_GB2312"/>
          <w:color w:val="auto"/>
          <w:sz w:val="32"/>
          <w:szCs w:val="32"/>
        </w:rPr>
        <w:t>因工作原因造成异地的员工或异地条件发生变化时，应在5个工作日内由本人提交异地资格申报工单，申报异地资格变更并完成异地资格及待遇重新认定，按人力资源业务审批流程执行。</w:t>
      </w:r>
    </w:p>
    <w:p w14:paraId="2868EB24">
      <w:pPr>
        <w:pStyle w:val="23"/>
        <w:widowControl w:val="0"/>
        <w:spacing w:after="0" w:line="560" w:lineRule="exact"/>
        <w:ind w:firstLine="640"/>
        <w:jc w:val="both"/>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异地待遇涉及调动类型、工作地、家庭所在地、探亲对象、探亲地、</w:t>
      </w:r>
      <w:r>
        <w:rPr>
          <w:rFonts w:hint="eastAsia" w:ascii="仿宋_GB2312" w:hAnsi="仿宋_GB2312" w:eastAsia="仿宋_GB2312" w:cs="仿宋_GB2312"/>
          <w:color w:val="auto"/>
          <w:sz w:val="32"/>
          <w:szCs w:val="32"/>
          <w:lang w:val="en-US" w:eastAsia="zh-CN"/>
        </w:rPr>
        <w:t>中转地、</w:t>
      </w:r>
      <w:r>
        <w:rPr>
          <w:rFonts w:hint="eastAsia" w:ascii="仿宋_GB2312" w:hAnsi="仿宋_GB2312" w:eastAsia="仿宋_GB2312" w:cs="仿宋_GB2312"/>
          <w:color w:val="auto"/>
          <w:sz w:val="32"/>
          <w:szCs w:val="32"/>
        </w:rPr>
        <w:t>自购房情况等信息。异地员工应如实申报，一经发现异地员工在个人申报过程中隐瞒</w:t>
      </w:r>
      <w:r>
        <w:rPr>
          <w:rFonts w:hint="eastAsia" w:ascii="仿宋_GB2312" w:hAnsi="仿宋_GB2312" w:eastAsia="仿宋_GB2312" w:cs="仿宋_GB2312"/>
          <w:color w:val="auto"/>
          <w:sz w:val="32"/>
          <w:szCs w:val="32"/>
          <w:lang w:eastAsia="zh-CN"/>
        </w:rPr>
        <w:t>、</w:t>
      </w:r>
      <w:r>
        <w:rPr>
          <w:rFonts w:hint="eastAsia" w:ascii="仿宋_GB2312" w:hAnsi="仿宋_GB2312" w:eastAsia="仿宋_GB2312" w:cs="仿宋_GB2312"/>
          <w:color w:val="auto"/>
          <w:sz w:val="32"/>
          <w:szCs w:val="32"/>
        </w:rPr>
        <w:t>虚报</w:t>
      </w:r>
      <w:r>
        <w:rPr>
          <w:rFonts w:hint="eastAsia" w:ascii="仿宋_GB2312" w:hAnsi="仿宋_GB2312" w:eastAsia="仿宋_GB2312" w:cs="仿宋_GB2312"/>
          <w:color w:val="auto"/>
          <w:sz w:val="32"/>
          <w:szCs w:val="32"/>
          <w:lang w:val="en-US" w:eastAsia="zh-CN"/>
        </w:rPr>
        <w:t>或有其他违规违纪行为的</w:t>
      </w:r>
      <w:r>
        <w:rPr>
          <w:rFonts w:hint="eastAsia" w:ascii="仿宋_GB2312" w:hAnsi="仿宋_GB2312" w:eastAsia="仿宋_GB2312" w:cs="仿宋_GB2312"/>
          <w:color w:val="auto"/>
          <w:sz w:val="32"/>
          <w:szCs w:val="32"/>
          <w:lang w:eastAsia="zh-CN"/>
        </w:rPr>
        <w:t>，</w:t>
      </w:r>
      <w:r>
        <w:rPr>
          <w:rFonts w:hint="eastAsia" w:ascii="仿宋_GB2312" w:hAnsi="仿宋_GB2312" w:eastAsia="仿宋_GB2312" w:cs="仿宋_GB2312"/>
          <w:color w:val="auto"/>
          <w:sz w:val="32"/>
          <w:szCs w:val="32"/>
        </w:rPr>
        <w:t>公司将根据《员工违规违纪处理办法》严肃处理并予以追缴。</w:t>
      </w:r>
    </w:p>
    <w:p w14:paraId="2BFBD61D">
      <w:pPr>
        <w:pStyle w:val="23"/>
        <w:widowControl w:val="0"/>
        <w:spacing w:after="0" w:line="560" w:lineRule="exact"/>
        <w:ind w:firstLine="640"/>
        <w:jc w:val="both"/>
        <w:rPr>
          <w:rFonts w:hint="default"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w:t>
      </w:r>
    </w:p>
    <w:p w14:paraId="2AF2EC71">
      <w:pPr>
        <w:pStyle w:val="23"/>
        <w:widowControl w:val="0"/>
        <w:numPr>
          <w:ilvl w:val="0"/>
          <w:numId w:val="0"/>
        </w:numPr>
        <w:spacing w:after="0" w:line="560" w:lineRule="exact"/>
        <w:ind w:left="0" w:leftChars="0" w:firstLine="640" w:firstLineChars="200"/>
        <w:jc w:val="both"/>
        <w:rPr>
          <w:rFonts w:hint="eastAsia" w:ascii="仿宋_GB2312" w:hAnsi="仿宋_GB2312" w:eastAsia="仿宋_GB2312" w:cs="仿宋_GB2312"/>
          <w:color w:val="auto"/>
          <w:sz w:val="32"/>
          <w:szCs w:val="32"/>
        </w:rPr>
      </w:pPr>
      <w:r>
        <w:rPr>
          <w:rFonts w:hint="eastAsia" w:ascii="黑体" w:hAnsi="黑体" w:eastAsia="黑体" w:cs="仿宋_GB2312"/>
          <w:b w:val="0"/>
          <w:color w:val="auto"/>
          <w:sz w:val="32"/>
          <w:szCs w:val="32"/>
          <w:lang w:val="en-US" w:eastAsia="zh-CN" w:bidi="ar-SA"/>
        </w:rPr>
        <w:t>第十五条</w:t>
      </w:r>
      <w:r>
        <w:rPr>
          <w:rFonts w:hint="eastAsia" w:ascii="仿宋_GB2312" w:hAnsi="仿宋_GB2312" w:eastAsia="仿宋_GB2312" w:cs="仿宋_GB2312"/>
          <w:color w:val="auto"/>
          <w:sz w:val="32"/>
          <w:szCs w:val="32"/>
        </w:rPr>
        <w:t>人力资源共享中心应对员工申报的《员工异地资格及待遇认定》相关信息及时在本单位范围内公示，公示不少于5个工作日。</w:t>
      </w:r>
    </w:p>
    <w:p w14:paraId="0A8BFC4C">
      <w:pPr>
        <w:pStyle w:val="23"/>
        <w:widowControl w:val="0"/>
        <w:numPr>
          <w:ilvl w:val="0"/>
          <w:numId w:val="0"/>
        </w:numPr>
        <w:spacing w:after="0" w:line="560" w:lineRule="exact"/>
        <w:ind w:left="0" w:leftChars="0" w:firstLine="640" w:firstLineChars="200"/>
        <w:jc w:val="both"/>
        <w:rPr>
          <w:rFonts w:hint="default"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w:t>
      </w:r>
    </w:p>
    <w:p w14:paraId="7B244E1D">
      <w:pPr>
        <w:pStyle w:val="23"/>
        <w:widowControl w:val="0"/>
        <w:numPr>
          <w:ilvl w:val="0"/>
          <w:numId w:val="0"/>
        </w:numPr>
        <w:spacing w:after="0" w:line="560" w:lineRule="exact"/>
        <w:ind w:left="0" w:leftChars="0" w:firstLine="640" w:firstLineChars="200"/>
        <w:jc w:val="both"/>
        <w:rPr>
          <w:rFonts w:hint="eastAsia" w:ascii="仿宋_GB2312" w:hAnsi="仿宋_GB2312" w:eastAsia="仿宋_GB2312" w:cs="仿宋_GB2312"/>
          <w:color w:val="auto"/>
          <w:sz w:val="32"/>
          <w:szCs w:val="32"/>
        </w:rPr>
      </w:pPr>
      <w:r>
        <w:rPr>
          <w:rFonts w:hint="eastAsia" w:ascii="黑体" w:hAnsi="黑体" w:eastAsia="黑体" w:cs="仿宋_GB2312"/>
          <w:b w:val="0"/>
          <w:color w:val="auto"/>
          <w:sz w:val="32"/>
          <w:szCs w:val="32"/>
          <w:lang w:val="en-US" w:eastAsia="zh-CN" w:bidi="ar-SA"/>
        </w:rPr>
        <w:t>第十六条</w:t>
      </w:r>
      <w:r>
        <w:rPr>
          <w:rFonts w:hint="eastAsia" w:ascii="仿宋_GB2312" w:hAnsi="仿宋_GB2312" w:eastAsia="仿宋_GB2312" w:cs="仿宋_GB2312"/>
          <w:color w:val="auto"/>
          <w:sz w:val="32"/>
          <w:szCs w:val="32"/>
        </w:rPr>
        <w:t>华润啤酒及事业部人力资源部不定期对该制度执行情况进行审计。</w:t>
      </w:r>
    </w:p>
    <w:p w14:paraId="4B6DCD53">
      <w:pPr>
        <w:pStyle w:val="23"/>
        <w:widowControl w:val="0"/>
        <w:numPr>
          <w:ilvl w:val="0"/>
          <w:numId w:val="0"/>
        </w:numPr>
        <w:spacing w:after="0" w:line="560" w:lineRule="exact"/>
        <w:ind w:left="0" w:leftChars="0" w:firstLine="640" w:firstLineChars="200"/>
        <w:jc w:val="both"/>
        <w:rPr>
          <w:rFonts w:hint="default"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w:t>
      </w:r>
    </w:p>
    <w:p w14:paraId="6864A926">
      <w:pPr>
        <w:pStyle w:val="23"/>
        <w:widowControl w:val="0"/>
        <w:numPr>
          <w:ilvl w:val="0"/>
          <w:numId w:val="0"/>
        </w:numPr>
        <w:spacing w:after="0" w:line="560" w:lineRule="exact"/>
        <w:ind w:left="0" w:leftChars="0" w:firstLine="640" w:firstLineChars="200"/>
        <w:jc w:val="both"/>
        <w:rPr>
          <w:rFonts w:hint="eastAsia" w:ascii="仿宋_GB2312" w:hAnsi="仿宋_GB2312" w:eastAsia="仿宋_GB2312" w:cs="仿宋_GB2312"/>
          <w:color w:val="auto"/>
          <w:sz w:val="32"/>
          <w:szCs w:val="32"/>
        </w:rPr>
      </w:pPr>
      <w:r>
        <w:rPr>
          <w:rFonts w:hint="eastAsia" w:ascii="黑体" w:hAnsi="黑体" w:eastAsia="黑体" w:cs="仿宋_GB2312"/>
          <w:b w:val="0"/>
          <w:color w:val="auto"/>
          <w:sz w:val="32"/>
          <w:szCs w:val="32"/>
          <w:lang w:val="en-US" w:eastAsia="zh-CN" w:bidi="ar-SA"/>
        </w:rPr>
        <w:t>第十七条</w:t>
      </w:r>
      <w:r>
        <w:rPr>
          <w:rFonts w:hint="eastAsia" w:ascii="仿宋_GB2312" w:hAnsi="仿宋_GB2312" w:eastAsia="仿宋_GB2312" w:cs="仿宋_GB2312"/>
          <w:color w:val="auto"/>
          <w:sz w:val="32"/>
          <w:szCs w:val="32"/>
        </w:rPr>
        <w:t>各销售事业部/生产中心/</w:t>
      </w:r>
      <w:r>
        <w:rPr>
          <w:rFonts w:hint="eastAsia" w:ascii="仿宋_GB2312" w:hAnsi="仿宋_GB2312" w:eastAsia="仿宋_GB2312" w:cs="仿宋_GB2312"/>
          <w:color w:val="auto"/>
          <w:sz w:val="32"/>
          <w:szCs w:val="32"/>
          <w:lang w:val="en-US" w:eastAsia="zh-CN"/>
        </w:rPr>
        <w:t>金沙酒业</w:t>
      </w:r>
      <w:r>
        <w:rPr>
          <w:rFonts w:hint="eastAsia" w:ascii="仿宋_GB2312" w:hAnsi="仿宋_GB2312" w:eastAsia="仿宋_GB2312" w:cs="仿宋_GB2312"/>
          <w:color w:val="auto"/>
          <w:sz w:val="32"/>
          <w:szCs w:val="32"/>
        </w:rPr>
        <w:t>可根据业务需要为非异地员工安排外租宿舍，由销售事业部/生产中心自行审批，但人均外租宿舍标准不超过当地经理级及同等职级异地人员租房补贴标准，成本不剔除考核。</w:t>
      </w:r>
    </w:p>
    <w:p w14:paraId="3895BF1D">
      <w:pPr>
        <w:pStyle w:val="23"/>
        <w:widowControl w:val="0"/>
        <w:numPr>
          <w:ilvl w:val="0"/>
          <w:numId w:val="0"/>
        </w:numPr>
        <w:spacing w:after="0" w:line="560" w:lineRule="exact"/>
        <w:ind w:left="0" w:leftChars="0" w:firstLine="640" w:firstLineChars="200"/>
        <w:jc w:val="both"/>
        <w:rPr>
          <w:rFonts w:hint="default"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w:t>
      </w:r>
    </w:p>
    <w:p w14:paraId="20C7270C">
      <w:pPr>
        <w:pStyle w:val="29"/>
        <w:numPr>
          <w:ilvl w:val="0"/>
          <w:numId w:val="0"/>
        </w:numPr>
        <w:ind w:left="0" w:leftChars="0" w:firstLine="640" w:firstLineChars="0"/>
        <w:jc w:val="center"/>
        <w:rPr>
          <w:rFonts w:ascii="黑体" w:hAnsi="黑体" w:eastAsia="黑体" w:cs="黑体"/>
          <w:color w:val="auto"/>
        </w:rPr>
      </w:pPr>
      <w:bookmarkStart w:id="9" w:name="_Toc121055816"/>
      <w:bookmarkStart w:id="10" w:name="_Toc121147707"/>
      <w:bookmarkStart w:id="11" w:name="_Toc5777"/>
      <w:r>
        <w:rPr>
          <w:rFonts w:hint="eastAsia" w:ascii="黑体" w:hAnsi="黑体" w:eastAsia="黑体" w:cs="黑体"/>
          <w:b w:val="0"/>
          <w:color w:val="auto"/>
          <w:kern w:val="2"/>
          <w:sz w:val="32"/>
          <w:szCs w:val="32"/>
          <w:lang w:val="en-US" w:eastAsia="zh-CN" w:bidi="ar-SA"/>
        </w:rPr>
        <w:t>第五章</w:t>
      </w:r>
      <w:r>
        <w:rPr>
          <w:rFonts w:hint="eastAsia" w:ascii="黑体" w:hAnsi="黑体" w:eastAsia="黑体" w:cs="黑体"/>
          <w:color w:val="auto"/>
        </w:rPr>
        <w:t>附则</w:t>
      </w:r>
      <w:bookmarkEnd w:id="9"/>
      <w:bookmarkEnd w:id="10"/>
      <w:bookmarkEnd w:id="11"/>
    </w:p>
    <w:p w14:paraId="1AC5A5DE">
      <w:pPr>
        <w:pStyle w:val="23"/>
        <w:widowControl w:val="0"/>
        <w:numPr>
          <w:ilvl w:val="0"/>
          <w:numId w:val="0"/>
        </w:numPr>
        <w:spacing w:after="0" w:line="560" w:lineRule="exact"/>
        <w:ind w:left="0" w:leftChars="0" w:firstLine="640" w:firstLineChars="200"/>
        <w:jc w:val="both"/>
        <w:rPr>
          <w:rFonts w:ascii="仿宋_GB2312" w:hAnsi="仿宋_GB2312" w:eastAsia="仿宋_GB2312" w:cs="仿宋_GB2312"/>
          <w:color w:val="auto"/>
          <w:sz w:val="32"/>
          <w:szCs w:val="32"/>
        </w:rPr>
      </w:pPr>
      <w:r>
        <w:rPr>
          <w:rFonts w:hint="eastAsia" w:ascii="黑体" w:hAnsi="黑体" w:eastAsia="黑体" w:cs="仿宋_GB2312"/>
          <w:b w:val="0"/>
          <w:color w:val="auto"/>
          <w:sz w:val="32"/>
          <w:szCs w:val="32"/>
          <w:lang w:val="en-US" w:eastAsia="zh-CN" w:bidi="ar-SA"/>
        </w:rPr>
        <w:t>第十八条</w:t>
      </w:r>
      <w:r>
        <w:rPr>
          <w:rFonts w:hint="eastAsia" w:ascii="仿宋_GB2312" w:hAnsi="仿宋_GB2312" w:eastAsia="仿宋_GB2312" w:cs="仿宋_GB2312"/>
          <w:color w:val="auto"/>
          <w:sz w:val="32"/>
          <w:szCs w:val="32"/>
        </w:rPr>
        <w:t>法律法规、监管规定或政策文件另有规定的，从其规定。</w:t>
      </w:r>
    </w:p>
    <w:p w14:paraId="112CE0CF">
      <w:pPr>
        <w:pStyle w:val="23"/>
        <w:widowControl w:val="0"/>
        <w:numPr>
          <w:ilvl w:val="0"/>
          <w:numId w:val="0"/>
        </w:numPr>
        <w:spacing w:after="0" w:line="560" w:lineRule="exact"/>
        <w:ind w:left="0" w:leftChars="0" w:firstLine="640" w:firstLineChars="200"/>
        <w:jc w:val="both"/>
        <w:rPr>
          <w:rFonts w:hint="eastAsia" w:ascii="仿宋_GB2312" w:hAnsi="仿宋_GB2312" w:eastAsia="仿宋_GB2312" w:cs="仿宋_GB2312"/>
          <w:color w:val="auto"/>
          <w:sz w:val="32"/>
          <w:szCs w:val="32"/>
        </w:rPr>
      </w:pPr>
      <w:r>
        <w:rPr>
          <w:rFonts w:hint="eastAsia" w:ascii="黑体" w:hAnsi="黑体" w:eastAsia="黑体" w:cs="仿宋_GB2312"/>
          <w:b w:val="0"/>
          <w:color w:val="auto"/>
          <w:sz w:val="32"/>
          <w:szCs w:val="32"/>
          <w:lang w:val="en-US" w:eastAsia="zh-CN" w:bidi="ar-SA"/>
        </w:rPr>
        <w:t>第十九条</w:t>
      </w:r>
      <w:r>
        <w:rPr>
          <w:rFonts w:hint="eastAsia" w:ascii="仿宋_GB2312" w:hAnsi="仿宋_GB2312" w:eastAsia="仿宋_GB2312" w:cs="仿宋_GB2312"/>
          <w:color w:val="auto"/>
          <w:sz w:val="32"/>
          <w:szCs w:val="32"/>
        </w:rPr>
        <w:t>本办法为华润啤酒二级制度。</w:t>
      </w:r>
    </w:p>
    <w:p w14:paraId="2BACFCE6">
      <w:pPr>
        <w:pStyle w:val="23"/>
        <w:widowControl w:val="0"/>
        <w:numPr>
          <w:ilvl w:val="0"/>
          <w:numId w:val="0"/>
        </w:numPr>
        <w:spacing w:after="0" w:line="560" w:lineRule="exact"/>
        <w:ind w:left="0" w:leftChars="0" w:firstLine="640" w:firstLineChars="200"/>
        <w:jc w:val="both"/>
        <w:rPr>
          <w:rFonts w:hint="default"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w:t>
      </w:r>
    </w:p>
    <w:p w14:paraId="3AA8CD12">
      <w:pPr>
        <w:pStyle w:val="23"/>
        <w:widowControl w:val="0"/>
        <w:numPr>
          <w:ilvl w:val="0"/>
          <w:numId w:val="0"/>
        </w:numPr>
        <w:spacing w:after="0" w:line="560" w:lineRule="exact"/>
        <w:ind w:left="0" w:leftChars="0" w:firstLine="640" w:firstLineChars="200"/>
        <w:jc w:val="both"/>
        <w:rPr>
          <w:rFonts w:hint="eastAsia" w:ascii="仿宋_GB2312" w:hAnsi="仿宋_GB2312" w:eastAsia="仿宋_GB2312" w:cs="仿宋_GB2312"/>
          <w:color w:val="auto"/>
          <w:sz w:val="32"/>
          <w:szCs w:val="32"/>
        </w:rPr>
      </w:pPr>
      <w:r>
        <w:rPr>
          <w:rFonts w:hint="eastAsia" w:ascii="黑体" w:hAnsi="黑体" w:eastAsia="黑体" w:cs="仿宋_GB2312"/>
          <w:b w:val="0"/>
          <w:color w:val="auto"/>
          <w:sz w:val="32"/>
          <w:szCs w:val="32"/>
          <w:lang w:val="en-US" w:eastAsia="zh-CN" w:bidi="ar-SA"/>
        </w:rPr>
        <w:t>第二十条</w:t>
      </w:r>
      <w:r>
        <w:rPr>
          <w:rFonts w:hint="eastAsia" w:ascii="仿宋_GB2312" w:hAnsi="仿宋_GB2312" w:eastAsia="仿宋_GB2312" w:cs="仿宋_GB2312"/>
          <w:color w:val="auto"/>
          <w:sz w:val="32"/>
          <w:szCs w:val="32"/>
        </w:rPr>
        <w:t>在2020年3月17日前已经认定为异地的现有基层可继续保留探亲待遇，参照经理级异地员工探亲待遇执行，若由公司统一租房或安排宿舍的，可继续保留此待遇，后期不再新增基层异地员工。</w:t>
      </w:r>
    </w:p>
    <w:p w14:paraId="1CF79F08">
      <w:pPr>
        <w:pStyle w:val="23"/>
        <w:widowControl w:val="0"/>
        <w:numPr>
          <w:ilvl w:val="0"/>
          <w:numId w:val="0"/>
        </w:numPr>
        <w:spacing w:after="0" w:line="560" w:lineRule="exact"/>
        <w:ind w:left="0" w:leftChars="0" w:firstLine="640" w:firstLineChars="200"/>
        <w:jc w:val="both"/>
        <w:rPr>
          <w:rFonts w:hint="default"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lang w:val="en-US" w:eastAsia="zh-CN"/>
        </w:rPr>
        <w:t>///</w:t>
      </w:r>
    </w:p>
    <w:p w14:paraId="5526867E">
      <w:pPr>
        <w:pStyle w:val="23"/>
        <w:widowControl w:val="0"/>
        <w:numPr>
          <w:ilvl w:val="0"/>
          <w:numId w:val="0"/>
        </w:numPr>
        <w:spacing w:after="0" w:line="560" w:lineRule="exact"/>
        <w:ind w:left="0" w:leftChars="0" w:firstLine="640" w:firstLineChars="200"/>
        <w:jc w:val="both"/>
        <w:rPr>
          <w:rFonts w:ascii="仿宋_GB2312" w:hAnsi="仿宋_GB2312" w:eastAsia="仿宋_GB2312" w:cs="仿宋_GB2312"/>
          <w:color w:val="auto"/>
          <w:sz w:val="32"/>
          <w:szCs w:val="32"/>
        </w:rPr>
      </w:pPr>
      <w:r>
        <w:rPr>
          <w:rFonts w:hint="eastAsia" w:ascii="黑体" w:hAnsi="黑体" w:eastAsia="黑体" w:cs="仿宋_GB2312"/>
          <w:b w:val="0"/>
          <w:color w:val="auto"/>
          <w:sz w:val="32"/>
          <w:szCs w:val="32"/>
          <w:lang w:val="en-US" w:eastAsia="zh-CN" w:bidi="ar-SA"/>
        </w:rPr>
        <w:t>第二十一条</w:t>
      </w:r>
      <w:r>
        <w:rPr>
          <w:rFonts w:hint="eastAsia" w:ascii="仿宋_GB2312" w:hAnsi="仿宋_GB2312" w:eastAsia="仿宋_GB2312" w:cs="仿宋_GB2312"/>
          <w:color w:val="auto"/>
          <w:sz w:val="32"/>
          <w:szCs w:val="32"/>
        </w:rPr>
        <w:t>本办法由华润啤酒人力资源部负责</w:t>
      </w:r>
      <w:r>
        <w:rPr>
          <w:rFonts w:hint="eastAsia" w:ascii="仿宋_GB2312" w:hAnsi="仿宋_GB2312" w:eastAsia="仿宋_GB2312" w:cs="仿宋_GB2312"/>
          <w:color w:val="auto"/>
          <w:sz w:val="32"/>
          <w:szCs w:val="32"/>
          <w:lang w:eastAsia="zh-CN"/>
        </w:rPr>
        <w:t>制定</w:t>
      </w:r>
      <w:r>
        <w:rPr>
          <w:rFonts w:hint="eastAsia" w:ascii="仿宋_GB2312" w:hAnsi="仿宋_GB2312" w:eastAsia="仿宋_GB2312" w:cs="仿宋_GB2312"/>
          <w:color w:val="auto"/>
          <w:sz w:val="32"/>
          <w:szCs w:val="32"/>
        </w:rPr>
        <w:t>、修订和解释。</w:t>
      </w:r>
    </w:p>
    <w:p w14:paraId="4691F83F">
      <w:pPr>
        <w:pStyle w:val="23"/>
        <w:widowControl w:val="0"/>
        <w:numPr>
          <w:ilvl w:val="0"/>
          <w:numId w:val="0"/>
        </w:numPr>
        <w:spacing w:after="0" w:line="560" w:lineRule="exact"/>
        <w:ind w:left="0" w:leftChars="0" w:firstLine="640" w:firstLineChars="200"/>
        <w:jc w:val="both"/>
        <w:rPr>
          <w:rFonts w:ascii="仿宋_GB2312" w:hAnsi="仿宋_GB2312" w:eastAsia="仿宋_GB2312" w:cs="仿宋_GB2312"/>
          <w:color w:val="auto"/>
          <w:sz w:val="32"/>
          <w:szCs w:val="32"/>
        </w:rPr>
      </w:pPr>
      <w:r>
        <w:rPr>
          <w:rFonts w:hint="eastAsia" w:ascii="黑体" w:hAnsi="黑体" w:eastAsia="黑体" w:cs="仿宋_GB2312"/>
          <w:b w:val="0"/>
          <w:color w:val="auto"/>
          <w:sz w:val="32"/>
          <w:szCs w:val="32"/>
          <w:lang w:val="en-US" w:eastAsia="zh-CN" w:bidi="ar-SA"/>
        </w:rPr>
        <w:t>第二十二条</w:t>
      </w:r>
      <w:r>
        <w:rPr>
          <w:rFonts w:hint="eastAsia" w:ascii="仿宋_GB2312" w:hAnsi="仿宋_GB2312" w:eastAsia="仿宋_GB2312" w:cs="仿宋_GB2312"/>
          <w:color w:val="auto"/>
          <w:sz w:val="32"/>
          <w:szCs w:val="32"/>
        </w:rPr>
        <w:t>本办法自202</w:t>
      </w:r>
      <w:r>
        <w:rPr>
          <w:rFonts w:hint="eastAsia" w:ascii="仿宋_GB2312" w:hAnsi="仿宋_GB2312" w:eastAsia="仿宋_GB2312" w:cs="仿宋_GB2312"/>
          <w:color w:val="auto"/>
          <w:sz w:val="32"/>
          <w:szCs w:val="32"/>
          <w:lang w:val="en-US" w:eastAsia="zh-CN"/>
        </w:rPr>
        <w:t>6</w:t>
      </w:r>
      <w:r>
        <w:rPr>
          <w:rFonts w:hint="eastAsia" w:ascii="仿宋_GB2312" w:hAnsi="仿宋_GB2312" w:eastAsia="仿宋_GB2312" w:cs="仿宋_GB2312"/>
          <w:color w:val="auto"/>
          <w:sz w:val="32"/>
          <w:szCs w:val="32"/>
        </w:rPr>
        <w:t>年</w:t>
      </w:r>
      <w:r>
        <w:rPr>
          <w:rFonts w:hint="eastAsia" w:ascii="仿宋_GB2312" w:hAnsi="仿宋_GB2312" w:eastAsia="仿宋_GB2312" w:cs="仿宋_GB2312"/>
          <w:color w:val="auto"/>
          <w:sz w:val="32"/>
          <w:szCs w:val="32"/>
          <w:lang w:val="en-US" w:eastAsia="zh-CN"/>
        </w:rPr>
        <w:t>4</w:t>
      </w:r>
      <w:r>
        <w:rPr>
          <w:rFonts w:hint="eastAsia" w:ascii="仿宋_GB2312" w:hAnsi="仿宋_GB2312" w:eastAsia="仿宋_GB2312" w:cs="仿宋_GB2312"/>
          <w:color w:val="auto"/>
          <w:sz w:val="32"/>
          <w:szCs w:val="32"/>
        </w:rPr>
        <w:t>月</w:t>
      </w:r>
      <w:r>
        <w:rPr>
          <w:rFonts w:hint="eastAsia" w:ascii="仿宋_GB2312" w:hAnsi="仿宋_GB2312" w:eastAsia="仿宋_GB2312" w:cs="仿宋_GB2312"/>
          <w:color w:val="auto"/>
          <w:sz w:val="32"/>
          <w:szCs w:val="32"/>
          <w:lang w:val="en-US" w:eastAsia="zh-CN"/>
        </w:rPr>
        <w:t>1</w:t>
      </w:r>
      <w:r>
        <w:rPr>
          <w:rFonts w:hint="eastAsia" w:ascii="仿宋_GB2312" w:hAnsi="仿宋_GB2312" w:eastAsia="仿宋_GB2312" w:cs="仿宋_GB2312"/>
          <w:color w:val="auto"/>
          <w:sz w:val="32"/>
          <w:szCs w:val="32"/>
        </w:rPr>
        <w:t>日起施行。华润啤酒分别于2024年3月13日、2024年10月18日颁布的《华润啤酒异地工作人员管理办法》（华啤B03-21-人力24B）、《华润啤酒本部异地工作人员管理办法》（华啤 B03-31-人力 24A）同时废止。</w:t>
      </w:r>
      <w:bookmarkStart w:id="12" w:name="_Toc121055817"/>
      <w:bookmarkStart w:id="13" w:name="_Toc121147708"/>
      <w:r>
        <w:rPr>
          <w:rFonts w:hint="eastAsia" w:ascii="仿宋_GB2312" w:hAnsi="仿宋_GB2312" w:eastAsia="仿宋_GB2312" w:cs="仿宋_GB2312"/>
          <w:color w:val="auto"/>
          <w:sz w:val="32"/>
          <w:szCs w:val="32"/>
        </w:rPr>
        <w:t>华润啤酒原各单位下发的相关制度、通知等与本办法规定不一致的，以本办法为准。</w:t>
      </w:r>
      <w:bookmarkEnd w:id="12"/>
      <w:bookmarkEnd w:id="13"/>
    </w:p>
    <w:p w14:paraId="707D72A2">
      <w:pPr>
        <w:pStyle w:val="23"/>
        <w:widowControl w:val="0"/>
        <w:numPr>
          <w:ilvl w:val="0"/>
          <w:numId w:val="0"/>
        </w:numPr>
        <w:spacing w:after="0" w:line="560" w:lineRule="exact"/>
        <w:jc w:val="both"/>
        <w:rPr>
          <w:rFonts w:hint="eastAsia" w:ascii="仿宋_GB2312" w:hAnsi="仿宋_GB2312" w:eastAsia="仿宋_GB2312" w:cs="仿宋_GB2312"/>
          <w:color w:val="auto"/>
          <w:sz w:val="32"/>
          <w:szCs w:val="32"/>
        </w:rPr>
      </w:pPr>
    </w:p>
    <w:p w14:paraId="0FE1E1F0">
      <w:pPr>
        <w:pStyle w:val="23"/>
        <w:widowControl w:val="0"/>
        <w:numPr>
          <w:ilvl w:val="0"/>
          <w:numId w:val="0"/>
        </w:numPr>
        <w:spacing w:after="0" w:line="240" w:lineRule="auto"/>
        <w:jc w:val="both"/>
        <w:rPr>
          <w:del w:id="9" w:author="咨询组" w:date="2026-03-30T11:16:59Z"/>
          <w:rFonts w:hint="eastAsia" w:ascii="黑体" w:hAnsi="黑体" w:eastAsia="黑体" w:cs="黑体"/>
          <w:color w:val="auto"/>
          <w:sz w:val="32"/>
          <w:szCs w:val="32"/>
          <w:lang w:val="en-US" w:eastAsia="zh-CN"/>
        </w:rPr>
      </w:pPr>
      <w:del w:id="10" w:author="咨询组" w:date="2026-03-30T11:16:59Z">
        <w:r>
          <w:rPr>
            <w:rFonts w:hint="eastAsia" w:ascii="黑体" w:hAnsi="黑体" w:eastAsia="黑体" w:cs="黑体"/>
            <w:color w:val="auto"/>
            <w:sz w:val="32"/>
            <w:szCs w:val="32"/>
            <w:lang w:val="en-US" w:eastAsia="zh-CN"/>
          </w:rPr>
          <w:delText>附件</w:delText>
        </w:r>
      </w:del>
    </w:p>
    <w:p w14:paraId="3E1CDF11">
      <w:pPr>
        <w:pStyle w:val="23"/>
        <w:widowControl w:val="0"/>
        <w:numPr>
          <w:ilvl w:val="0"/>
          <w:numId w:val="0"/>
        </w:numPr>
        <w:spacing w:after="0" w:line="560" w:lineRule="exact"/>
        <w:jc w:val="both"/>
        <w:rPr>
          <w:del w:id="11" w:author="咨询组" w:date="2026-03-30T11:16:59Z"/>
          <w:rFonts w:hint="default" w:ascii="仿宋_GB2312" w:hAnsi="仿宋_GB2312" w:eastAsia="仿宋_GB2312" w:cs="仿宋_GB2312"/>
          <w:color w:val="auto"/>
          <w:sz w:val="32"/>
          <w:szCs w:val="32"/>
          <w:lang w:val="en-US" w:eastAsia="zh-CN"/>
        </w:rPr>
      </w:pPr>
      <w:del w:id="12" w:author="咨询组" w:date="2026-03-30T11:16:59Z">
        <w:r>
          <w:rPr>
            <w:rFonts w:hint="eastAsia" w:ascii="仿宋_GB2312" w:hAnsi="仿宋_GB2312" w:eastAsia="仿宋_GB2312" w:cs="仿宋_GB2312"/>
            <w:color w:val="auto"/>
            <w:sz w:val="32"/>
            <w:szCs w:val="32"/>
            <w:lang w:val="en-US" w:eastAsia="zh-CN"/>
          </w:rPr>
          <w:delText>附件1：A、B、C档城市主城区划分</w:delText>
        </w:r>
      </w:del>
    </w:p>
    <w:p w14:paraId="617E5FF7">
      <w:pPr>
        <w:spacing w:after="0" w:line="560" w:lineRule="exact"/>
        <w:rPr>
          <w:rFonts w:ascii="仿宋_GB2312" w:hAnsi="仿宋_GB2312" w:eastAsia="仿宋_GB2312" w:cs="仿宋_GB2312"/>
          <w:bCs/>
          <w:color w:val="auto"/>
          <w:kern w:val="2"/>
          <w:sz w:val="32"/>
          <w:szCs w:val="32"/>
        </w:rPr>
      </w:pPr>
    </w:p>
    <w:p w14:paraId="28D0B15A">
      <w:pPr>
        <w:spacing w:after="0" w:line="560" w:lineRule="exact"/>
        <w:rPr>
          <w:rFonts w:ascii="仿宋_GB2312" w:hAnsi="仿宋_GB2312" w:eastAsia="仿宋_GB2312" w:cs="仿宋_GB2312"/>
          <w:bCs/>
          <w:color w:val="auto"/>
          <w:kern w:val="2"/>
          <w:sz w:val="32"/>
          <w:szCs w:val="32"/>
        </w:rPr>
      </w:pPr>
    </w:p>
    <w:p w14:paraId="3DD8C2CA">
      <w:pPr>
        <w:spacing w:after="0" w:line="560" w:lineRule="exact"/>
        <w:jc w:val="right"/>
        <w:rPr>
          <w:rFonts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华润啤酒（控股）有限公司</w:t>
      </w:r>
    </w:p>
    <w:p w14:paraId="011453F2">
      <w:pPr>
        <w:spacing w:after="0" w:line="560" w:lineRule="exact"/>
        <w:jc w:val="right"/>
        <w:rPr>
          <w:ins w:id="13" w:author="咨询组" w:date="2026-03-30T11:17:21Z"/>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二○二</w:t>
      </w:r>
      <w:r>
        <w:rPr>
          <w:rFonts w:hint="eastAsia" w:ascii="仿宋_GB2312" w:hAnsi="仿宋_GB2312" w:eastAsia="仿宋_GB2312" w:cs="仿宋_GB2312"/>
          <w:color w:val="auto"/>
          <w:sz w:val="32"/>
          <w:szCs w:val="32"/>
          <w:lang w:val="en-US" w:eastAsia="zh-CN"/>
        </w:rPr>
        <w:t>六</w:t>
      </w:r>
      <w:r>
        <w:rPr>
          <w:rFonts w:hint="eastAsia" w:ascii="仿宋_GB2312" w:hAnsi="仿宋_GB2312" w:eastAsia="仿宋_GB2312" w:cs="仿宋_GB2312"/>
          <w:color w:val="auto"/>
          <w:sz w:val="32"/>
          <w:szCs w:val="32"/>
        </w:rPr>
        <w:t>年</w:t>
      </w:r>
      <w:r>
        <w:rPr>
          <w:rFonts w:hint="eastAsia" w:ascii="仿宋_GB2312" w:hAnsi="仿宋_GB2312" w:eastAsia="仿宋_GB2312" w:cs="仿宋_GB2312"/>
          <w:color w:val="auto"/>
          <w:sz w:val="32"/>
          <w:szCs w:val="32"/>
          <w:lang w:val="en-US" w:eastAsia="zh-CN"/>
        </w:rPr>
        <w:t>三</w:t>
      </w:r>
      <w:r>
        <w:rPr>
          <w:rFonts w:hint="eastAsia" w:ascii="仿宋_GB2312" w:hAnsi="仿宋_GB2312" w:eastAsia="仿宋_GB2312" w:cs="仿宋_GB2312"/>
          <w:color w:val="auto"/>
          <w:sz w:val="32"/>
          <w:szCs w:val="32"/>
        </w:rPr>
        <w:t>月</w:t>
      </w:r>
      <w:r>
        <w:rPr>
          <w:rFonts w:hint="eastAsia" w:ascii="仿宋_GB2312" w:hAnsi="仿宋_GB2312" w:eastAsia="仿宋_GB2312" w:cs="仿宋_GB2312"/>
          <w:color w:val="auto"/>
          <w:sz w:val="32"/>
          <w:szCs w:val="32"/>
          <w:lang w:val="en-US" w:eastAsia="zh-CN"/>
        </w:rPr>
        <w:t>二十四</w:t>
      </w:r>
      <w:r>
        <w:rPr>
          <w:rFonts w:hint="eastAsia" w:ascii="仿宋_GB2312" w:hAnsi="仿宋_GB2312" w:eastAsia="仿宋_GB2312" w:cs="仿宋_GB2312"/>
          <w:color w:val="auto"/>
          <w:sz w:val="32"/>
          <w:szCs w:val="32"/>
        </w:rPr>
        <w:t>日</w:t>
      </w:r>
      <w:bookmarkStart w:id="14" w:name="_Toc329856030"/>
      <w:bookmarkEnd w:id="14"/>
      <w:bookmarkStart w:id="15" w:name="_Toc329856076"/>
      <w:bookmarkEnd w:id="15"/>
      <w:bookmarkStart w:id="16" w:name="_Toc467247017"/>
      <w:bookmarkEnd w:id="16"/>
      <w:bookmarkStart w:id="17" w:name="_Toc466361867"/>
      <w:bookmarkEnd w:id="17"/>
      <w:bookmarkStart w:id="18" w:name="_Toc329854502"/>
      <w:bookmarkEnd w:id="18"/>
      <w:bookmarkStart w:id="19" w:name="_Toc329855610"/>
      <w:bookmarkEnd w:id="19"/>
      <w:bookmarkStart w:id="20" w:name="_Toc467247076"/>
      <w:bookmarkEnd w:id="20"/>
      <w:bookmarkStart w:id="21" w:name="_Toc329854633"/>
      <w:bookmarkEnd w:id="21"/>
      <w:bookmarkStart w:id="22" w:name="_Toc467316801"/>
      <w:bookmarkEnd w:id="22"/>
      <w:bookmarkStart w:id="23" w:name="_Toc329856382"/>
      <w:bookmarkEnd w:id="23"/>
      <w:bookmarkStart w:id="24" w:name="_Toc466124315"/>
      <w:bookmarkEnd w:id="24"/>
      <w:bookmarkStart w:id="25" w:name="_Toc467316009"/>
      <w:bookmarkEnd w:id="25"/>
      <w:bookmarkStart w:id="26" w:name="_Toc320020820"/>
      <w:bookmarkEnd w:id="26"/>
      <w:bookmarkStart w:id="27" w:name="_Toc467248866"/>
      <w:bookmarkEnd w:id="27"/>
      <w:bookmarkStart w:id="28" w:name="_Toc328489394"/>
      <w:bookmarkEnd w:id="28"/>
      <w:bookmarkStart w:id="29" w:name="_Toc466994963"/>
      <w:bookmarkEnd w:id="29"/>
      <w:bookmarkStart w:id="30" w:name="_Toc466994990"/>
      <w:bookmarkEnd w:id="30"/>
      <w:bookmarkStart w:id="31" w:name="_Toc329855432"/>
      <w:bookmarkEnd w:id="31"/>
      <w:bookmarkStart w:id="32" w:name="_Toc467316132"/>
      <w:bookmarkEnd w:id="32"/>
      <w:bookmarkStart w:id="33" w:name="_Toc329856124"/>
      <w:bookmarkEnd w:id="33"/>
      <w:bookmarkStart w:id="34" w:name="_Toc465080892"/>
      <w:bookmarkEnd w:id="34"/>
      <w:bookmarkStart w:id="35" w:name="_Toc329853435"/>
      <w:bookmarkEnd w:id="35"/>
      <w:bookmarkStart w:id="36" w:name="_Toc329854418"/>
      <w:bookmarkEnd w:id="36"/>
      <w:bookmarkStart w:id="37" w:name="_Toc467523641"/>
      <w:bookmarkEnd w:id="37"/>
      <w:bookmarkStart w:id="38" w:name="_Toc467523688"/>
      <w:bookmarkEnd w:id="38"/>
      <w:bookmarkStart w:id="39" w:name="_Toc328489285"/>
      <w:bookmarkEnd w:id="39"/>
      <w:bookmarkStart w:id="40" w:name="_Toc464892253"/>
      <w:bookmarkEnd w:id="40"/>
    </w:p>
    <w:p w14:paraId="3B31BC1D">
      <w:pPr>
        <w:spacing w:after="0" w:line="560" w:lineRule="exact"/>
        <w:jc w:val="right"/>
        <w:rPr>
          <w:rFonts w:hint="eastAsia" w:ascii="仿宋_GB2312" w:hAnsi="仿宋_GB2312" w:eastAsia="仿宋_GB2312" w:cs="仿宋_GB2312"/>
          <w:color w:val="auto"/>
          <w:sz w:val="32"/>
          <w:szCs w:val="32"/>
        </w:rPr>
      </w:pPr>
    </w:p>
    <w:p w14:paraId="45E41724">
      <w:pPr>
        <w:spacing w:after="0" w:line="240" w:lineRule="auto"/>
        <w:jc w:val="both"/>
        <w:rPr>
          <w:rFonts w:hint="eastAsia" w:ascii="仿宋_GB2312" w:hAnsi="仿宋_GB2312" w:eastAsia="仿宋_GB2312" w:cs="仿宋_GB2312"/>
          <w:color w:val="auto"/>
          <w:sz w:val="32"/>
          <w:szCs w:val="32"/>
        </w:rPr>
      </w:pPr>
    </w:p>
    <w:p w14:paraId="070C6CA8">
      <w:pPr>
        <w:spacing w:after="0" w:line="240" w:lineRule="auto"/>
        <w:jc w:val="both"/>
        <w:rPr>
          <w:rFonts w:hint="default" w:ascii="仿宋_GB2312" w:hAnsi="仿宋_GB2312" w:eastAsia="仿宋_GB2312" w:cs="仿宋_GB2312"/>
          <w:color w:val="auto"/>
          <w:sz w:val="32"/>
          <w:szCs w:val="32"/>
          <w:lang w:val="en-US" w:eastAsia="zh-CN"/>
        </w:rPr>
        <w:sectPr>
          <w:footerReference r:id="rId7" w:type="default"/>
          <w:pgSz w:w="11906" w:h="16838"/>
          <w:pgMar w:top="1440" w:right="1800" w:bottom="1440" w:left="1800" w:header="992" w:footer="567" w:gutter="0"/>
          <w:pgNumType w:start="1"/>
          <w:cols w:space="425" w:num="1"/>
          <w:docGrid w:type="lines" w:linePitch="312" w:charSpace="0"/>
        </w:sectPr>
      </w:pPr>
      <w:r>
        <w:rPr>
          <w:rFonts w:hint="eastAsia" w:ascii="仿宋_GB2312" w:hAnsi="仿宋_GB2312" w:eastAsia="仿宋_GB2312" w:cs="仿宋_GB2312"/>
          <w:color w:val="auto"/>
          <w:sz w:val="32"/>
          <w:szCs w:val="32"/>
          <w:lang w:val="en-US" w:eastAsia="zh-CN"/>
        </w:rPr>
        <w:t>///</w:t>
      </w:r>
      <w:bookmarkStart w:id="41" w:name="_GoBack"/>
      <w:bookmarkEnd w:id="41"/>
    </w:p>
    <w:p w14:paraId="12BEB702">
      <w:pPr>
        <w:spacing w:after="0" w:line="560" w:lineRule="exact"/>
        <w:rPr>
          <w:rFonts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附件</w:t>
      </w:r>
      <w:r>
        <w:rPr>
          <w:rFonts w:hint="eastAsia" w:ascii="仿宋_GB2312" w:hAnsi="仿宋_GB2312" w:eastAsia="仿宋_GB2312" w:cs="仿宋_GB2312"/>
          <w:color w:val="auto"/>
          <w:sz w:val="32"/>
          <w:szCs w:val="32"/>
          <w:lang w:val="en-US" w:eastAsia="zh-CN"/>
        </w:rPr>
        <w:t>1</w:t>
      </w:r>
      <w:r>
        <w:rPr>
          <w:rFonts w:hint="eastAsia" w:ascii="仿宋_GB2312" w:hAnsi="仿宋_GB2312" w:eastAsia="仿宋_GB2312" w:cs="仿宋_GB2312"/>
          <w:color w:val="auto"/>
          <w:sz w:val="32"/>
          <w:szCs w:val="32"/>
        </w:rPr>
        <w:t>：</w:t>
      </w:r>
      <w:r>
        <w:rPr>
          <w:rFonts w:ascii="仿宋_GB2312" w:hAnsi="仿宋_GB2312" w:eastAsia="仿宋_GB2312" w:cs="仿宋_GB2312"/>
          <w:color w:val="auto"/>
          <w:sz w:val="32"/>
          <w:szCs w:val="32"/>
        </w:rPr>
        <w:t>A、B、C档城市主城区划分</w:t>
      </w:r>
    </w:p>
    <w:tbl>
      <w:tblPr>
        <w:tblStyle w:val="15"/>
        <w:tblpPr w:leftFromText="180" w:rightFromText="180" w:vertAnchor="text" w:tblpXSpec="center" w:tblpY="1"/>
        <w:tblOverlap w:val="never"/>
        <w:tblW w:w="8642" w:type="dxa"/>
        <w:jc w:val="center"/>
        <w:tblLayout w:type="autofit"/>
        <w:tblCellMar>
          <w:top w:w="0" w:type="dxa"/>
          <w:left w:w="62" w:type="dxa"/>
          <w:bottom w:w="0" w:type="dxa"/>
          <w:right w:w="62" w:type="dxa"/>
        </w:tblCellMar>
      </w:tblPr>
      <w:tblGrid>
        <w:gridCol w:w="687"/>
        <w:gridCol w:w="1084"/>
        <w:gridCol w:w="6871"/>
      </w:tblGrid>
      <w:tr w14:paraId="070B62D7">
        <w:tblPrEx>
          <w:tblCellMar>
            <w:top w:w="0" w:type="dxa"/>
            <w:left w:w="62" w:type="dxa"/>
            <w:bottom w:w="0" w:type="dxa"/>
            <w:right w:w="62" w:type="dxa"/>
          </w:tblCellMar>
        </w:tblPrEx>
        <w:trPr>
          <w:cantSplit/>
          <w:trHeight w:val="760" w:hRule="atLeast"/>
          <w:tblHeader/>
          <w:jc w:val="center"/>
        </w:trPr>
        <w:tc>
          <w:tcPr>
            <w:tcW w:w="0" w:type="auto"/>
            <w:tcBorders>
              <w:top w:val="single" w:color="000000" w:sz="4" w:space="0"/>
              <w:left w:val="single" w:color="000000" w:sz="4" w:space="0"/>
              <w:bottom w:val="single" w:color="000000" w:sz="4" w:space="0"/>
              <w:right w:val="single" w:color="1F2329" w:sz="4" w:space="0"/>
            </w:tcBorders>
            <w:shd w:val="clear" w:color="auto" w:fill="auto"/>
            <w:noWrap/>
            <w:vAlign w:val="center"/>
          </w:tcPr>
          <w:p w14:paraId="74E00A86">
            <w:pPr>
              <w:keepNext w:val="0"/>
              <w:keepLines w:val="0"/>
              <w:pageBreakBefore w:val="0"/>
              <w:widowControl/>
              <w:kinsoku/>
              <w:wordWrap/>
              <w:overflowPunct/>
              <w:topLinePunct w:val="0"/>
              <w:autoSpaceDE/>
              <w:autoSpaceDN/>
              <w:bidi w:val="0"/>
              <w:adjustRightInd/>
              <w:snapToGrid/>
              <w:spacing w:after="0" w:line="500" w:lineRule="exact"/>
              <w:jc w:val="center"/>
              <w:textAlignment w:val="center"/>
              <w:rPr>
                <w:rFonts w:hint="eastAsia" w:ascii="仿宋_GB2312" w:hAnsi="仿宋_GB2312" w:eastAsia="仿宋_GB2312" w:cs="仿宋_GB2312"/>
                <w:b/>
                <w:bCs/>
                <w:color w:val="auto"/>
                <w:sz w:val="28"/>
                <w:szCs w:val="28"/>
                <w:lang w:val="en-US" w:eastAsia="zh-CN" w:bidi="ar-SA"/>
              </w:rPr>
            </w:pPr>
            <w:r>
              <w:rPr>
                <w:rFonts w:hint="eastAsia" w:ascii="仿宋_GB2312" w:hAnsi="仿宋_GB2312" w:eastAsia="仿宋_GB2312" w:cs="仿宋_GB2312"/>
                <w:b/>
                <w:bCs/>
                <w:color w:val="auto"/>
                <w:sz w:val="28"/>
                <w:szCs w:val="28"/>
                <w:lang w:val="en-US" w:eastAsia="zh-CN" w:bidi="ar-SA"/>
              </w:rPr>
              <w:t>档级</w:t>
            </w:r>
          </w:p>
        </w:tc>
        <w:tc>
          <w:tcPr>
            <w:tcW w:w="1084" w:type="dxa"/>
            <w:tcBorders>
              <w:top w:val="single" w:color="1F2329" w:sz="4" w:space="0"/>
              <w:left w:val="single" w:color="1F2329" w:sz="4" w:space="0"/>
              <w:bottom w:val="single" w:color="1F2329" w:sz="4" w:space="0"/>
              <w:right w:val="single" w:color="1F2329" w:sz="4" w:space="0"/>
            </w:tcBorders>
            <w:shd w:val="clear" w:color="auto" w:fill="auto"/>
            <w:noWrap/>
            <w:vAlign w:val="center"/>
          </w:tcPr>
          <w:p w14:paraId="0F7A5B37">
            <w:pPr>
              <w:keepNext w:val="0"/>
              <w:keepLines w:val="0"/>
              <w:pageBreakBefore w:val="0"/>
              <w:widowControl/>
              <w:kinsoku/>
              <w:wordWrap/>
              <w:overflowPunct/>
              <w:topLinePunct w:val="0"/>
              <w:autoSpaceDE/>
              <w:autoSpaceDN/>
              <w:bidi w:val="0"/>
              <w:adjustRightInd/>
              <w:snapToGrid/>
              <w:spacing w:after="0" w:line="500" w:lineRule="exact"/>
              <w:jc w:val="center"/>
              <w:textAlignment w:val="center"/>
              <w:rPr>
                <w:rFonts w:hint="eastAsia" w:ascii="仿宋_GB2312" w:hAnsi="仿宋_GB2312" w:eastAsia="仿宋_GB2312" w:cs="仿宋_GB2312"/>
                <w:b/>
                <w:bCs/>
                <w:color w:val="auto"/>
                <w:sz w:val="28"/>
                <w:szCs w:val="28"/>
                <w:lang w:val="en-US" w:eastAsia="zh-CN" w:bidi="ar-SA"/>
              </w:rPr>
            </w:pPr>
            <w:r>
              <w:rPr>
                <w:rFonts w:hint="eastAsia" w:ascii="仿宋_GB2312" w:hAnsi="仿宋_GB2312" w:eastAsia="仿宋_GB2312" w:cs="仿宋_GB2312"/>
                <w:b/>
                <w:bCs/>
                <w:color w:val="auto"/>
                <w:sz w:val="28"/>
                <w:szCs w:val="28"/>
                <w:lang w:val="en-US" w:eastAsia="zh-CN" w:bidi="ar-SA"/>
              </w:rPr>
              <w:t>城市</w:t>
            </w:r>
          </w:p>
        </w:tc>
        <w:tc>
          <w:tcPr>
            <w:tcW w:w="6871" w:type="dxa"/>
            <w:tcBorders>
              <w:top w:val="single" w:color="1F2329" w:sz="4" w:space="0"/>
              <w:left w:val="single" w:color="1F2329" w:sz="4" w:space="0"/>
              <w:bottom w:val="single" w:color="1F2329" w:sz="4" w:space="0"/>
              <w:right w:val="single" w:color="1F2329" w:sz="4" w:space="0"/>
            </w:tcBorders>
            <w:shd w:val="clear" w:color="auto" w:fill="auto"/>
            <w:vAlign w:val="center"/>
          </w:tcPr>
          <w:p w14:paraId="32D5907E">
            <w:pPr>
              <w:keepNext w:val="0"/>
              <w:keepLines w:val="0"/>
              <w:pageBreakBefore w:val="0"/>
              <w:widowControl/>
              <w:kinsoku/>
              <w:wordWrap/>
              <w:overflowPunct/>
              <w:topLinePunct w:val="0"/>
              <w:autoSpaceDE/>
              <w:autoSpaceDN/>
              <w:bidi w:val="0"/>
              <w:adjustRightInd/>
              <w:snapToGrid/>
              <w:spacing w:after="0" w:line="500" w:lineRule="exact"/>
              <w:jc w:val="center"/>
              <w:textAlignment w:val="center"/>
              <w:rPr>
                <w:rFonts w:hint="eastAsia" w:ascii="仿宋_GB2312" w:hAnsi="仿宋_GB2312" w:eastAsia="仿宋_GB2312" w:cs="仿宋_GB2312"/>
                <w:b/>
                <w:bCs/>
                <w:color w:val="auto"/>
                <w:sz w:val="28"/>
                <w:szCs w:val="28"/>
                <w:lang w:val="en-US" w:eastAsia="zh-CN" w:bidi="ar-SA"/>
              </w:rPr>
            </w:pPr>
            <w:r>
              <w:rPr>
                <w:rFonts w:hint="eastAsia" w:ascii="仿宋_GB2312" w:hAnsi="仿宋_GB2312" w:eastAsia="仿宋_GB2312" w:cs="仿宋_GB2312"/>
                <w:b/>
                <w:bCs/>
                <w:color w:val="auto"/>
                <w:sz w:val="28"/>
                <w:szCs w:val="28"/>
                <w:lang w:val="en-US" w:eastAsia="zh-CN" w:bidi="ar-SA"/>
              </w:rPr>
              <w:t>主城区</w:t>
            </w:r>
          </w:p>
        </w:tc>
      </w:tr>
      <w:tr w14:paraId="3D860736">
        <w:tblPrEx>
          <w:tblCellMar>
            <w:top w:w="0" w:type="dxa"/>
            <w:left w:w="62" w:type="dxa"/>
            <w:bottom w:w="0" w:type="dxa"/>
            <w:right w:w="62" w:type="dxa"/>
          </w:tblCellMar>
        </w:tblPrEx>
        <w:trPr>
          <w:cantSplit/>
          <w:trHeight w:val="618" w:hRule="atLeast"/>
          <w:tblHeader/>
          <w:jc w:val="center"/>
        </w:trPr>
        <w:tc>
          <w:tcPr>
            <w:tcW w:w="0" w:type="auto"/>
            <w:tcBorders>
              <w:top w:val="single" w:color="000000" w:sz="4" w:space="0"/>
              <w:left w:val="single" w:color="000000" w:sz="4" w:space="0"/>
              <w:bottom w:val="single" w:color="000000" w:sz="4" w:space="0"/>
              <w:right w:val="single" w:color="1F2329" w:sz="4" w:space="0"/>
            </w:tcBorders>
            <w:shd w:val="clear" w:color="auto" w:fill="auto"/>
            <w:noWrap/>
            <w:vAlign w:val="center"/>
          </w:tcPr>
          <w:p w14:paraId="29FD3558">
            <w:pPr>
              <w:keepNext w:val="0"/>
              <w:keepLines w:val="0"/>
              <w:pageBreakBefore w:val="0"/>
              <w:widowControl/>
              <w:kinsoku/>
              <w:wordWrap/>
              <w:overflowPunct/>
              <w:topLinePunct w:val="0"/>
              <w:autoSpaceDE/>
              <w:autoSpaceDN/>
              <w:bidi w:val="0"/>
              <w:adjustRightInd/>
              <w:snapToGrid/>
              <w:spacing w:after="0" w:line="500" w:lineRule="exact"/>
              <w:jc w:val="center"/>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A</w:t>
            </w:r>
          </w:p>
        </w:tc>
        <w:tc>
          <w:tcPr>
            <w:tcW w:w="1084" w:type="dxa"/>
            <w:tcBorders>
              <w:top w:val="single" w:color="1F2329" w:sz="4" w:space="0"/>
              <w:left w:val="single" w:color="1F2329" w:sz="4" w:space="0"/>
              <w:bottom w:val="single" w:color="1F2329" w:sz="4" w:space="0"/>
              <w:right w:val="single" w:color="1F2329" w:sz="4" w:space="0"/>
            </w:tcBorders>
            <w:shd w:val="clear" w:color="auto" w:fill="auto"/>
            <w:noWrap/>
            <w:vAlign w:val="center"/>
          </w:tcPr>
          <w:p w14:paraId="2CD3B006">
            <w:pPr>
              <w:keepNext w:val="0"/>
              <w:keepLines w:val="0"/>
              <w:pageBreakBefore w:val="0"/>
              <w:widowControl/>
              <w:kinsoku/>
              <w:wordWrap/>
              <w:overflowPunct/>
              <w:topLinePunct w:val="0"/>
              <w:autoSpaceDE/>
              <w:autoSpaceDN/>
              <w:bidi w:val="0"/>
              <w:adjustRightInd/>
              <w:snapToGrid/>
              <w:spacing w:after="0" w:line="500" w:lineRule="exact"/>
              <w:jc w:val="center"/>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北京</w:t>
            </w:r>
          </w:p>
        </w:tc>
        <w:tc>
          <w:tcPr>
            <w:tcW w:w="6871" w:type="dxa"/>
            <w:tcBorders>
              <w:top w:val="single" w:color="1F2329" w:sz="4" w:space="0"/>
              <w:left w:val="single" w:color="1F2329" w:sz="4" w:space="0"/>
              <w:bottom w:val="single" w:color="1F2329" w:sz="4" w:space="0"/>
              <w:right w:val="single" w:color="1F2329" w:sz="4" w:space="0"/>
            </w:tcBorders>
            <w:shd w:val="clear" w:color="auto" w:fill="auto"/>
            <w:vAlign w:val="center"/>
          </w:tcPr>
          <w:p w14:paraId="7004ABA2">
            <w:pPr>
              <w:keepNext w:val="0"/>
              <w:keepLines w:val="0"/>
              <w:pageBreakBefore w:val="0"/>
              <w:widowControl/>
              <w:kinsoku/>
              <w:wordWrap/>
              <w:overflowPunct/>
              <w:topLinePunct w:val="0"/>
              <w:autoSpaceDE/>
              <w:autoSpaceDN/>
              <w:bidi w:val="0"/>
              <w:adjustRightInd/>
              <w:snapToGrid/>
              <w:spacing w:after="0" w:line="500" w:lineRule="exact"/>
              <w:jc w:val="both"/>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东城区、西城区、石景山区、通州区、丰台区、朝阳区、海淀区、大兴区</w:t>
            </w:r>
          </w:p>
        </w:tc>
      </w:tr>
      <w:tr w14:paraId="38E4A096">
        <w:tblPrEx>
          <w:tblCellMar>
            <w:top w:w="0" w:type="dxa"/>
            <w:left w:w="62" w:type="dxa"/>
            <w:bottom w:w="0" w:type="dxa"/>
            <w:right w:w="62" w:type="dxa"/>
          </w:tblCellMar>
        </w:tblPrEx>
        <w:trPr>
          <w:cantSplit/>
          <w:trHeight w:val="382" w:hRule="atLeast"/>
          <w:tblHeader/>
          <w:jc w:val="center"/>
        </w:trPr>
        <w:tc>
          <w:tcPr>
            <w:tcW w:w="0" w:type="auto"/>
            <w:tcBorders>
              <w:top w:val="single" w:color="000000" w:sz="4" w:space="0"/>
              <w:left w:val="single" w:color="000000" w:sz="4" w:space="0"/>
              <w:bottom w:val="single" w:color="000000" w:sz="4" w:space="0"/>
              <w:right w:val="single" w:color="1F2329" w:sz="4" w:space="0"/>
            </w:tcBorders>
            <w:shd w:val="clear" w:color="auto" w:fill="auto"/>
            <w:noWrap/>
            <w:vAlign w:val="center"/>
          </w:tcPr>
          <w:p w14:paraId="03C5AC01">
            <w:pPr>
              <w:keepNext w:val="0"/>
              <w:keepLines w:val="0"/>
              <w:pageBreakBefore w:val="0"/>
              <w:widowControl/>
              <w:kinsoku/>
              <w:wordWrap/>
              <w:overflowPunct/>
              <w:topLinePunct w:val="0"/>
              <w:autoSpaceDE/>
              <w:autoSpaceDN/>
              <w:bidi w:val="0"/>
              <w:adjustRightInd/>
              <w:snapToGrid/>
              <w:spacing w:after="0" w:line="500" w:lineRule="exact"/>
              <w:jc w:val="center"/>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A</w:t>
            </w:r>
          </w:p>
        </w:tc>
        <w:tc>
          <w:tcPr>
            <w:tcW w:w="1084" w:type="dxa"/>
            <w:tcBorders>
              <w:top w:val="single" w:color="1F2329" w:sz="4" w:space="0"/>
              <w:left w:val="single" w:color="1F2329" w:sz="4" w:space="0"/>
              <w:bottom w:val="single" w:color="1F2329" w:sz="4" w:space="0"/>
              <w:right w:val="single" w:color="1F2329" w:sz="4" w:space="0"/>
            </w:tcBorders>
            <w:shd w:val="clear" w:color="auto" w:fill="auto"/>
            <w:noWrap/>
            <w:vAlign w:val="center"/>
          </w:tcPr>
          <w:p w14:paraId="2E16CE53">
            <w:pPr>
              <w:keepNext w:val="0"/>
              <w:keepLines w:val="0"/>
              <w:pageBreakBefore w:val="0"/>
              <w:widowControl/>
              <w:kinsoku/>
              <w:wordWrap/>
              <w:overflowPunct/>
              <w:topLinePunct w:val="0"/>
              <w:autoSpaceDE/>
              <w:autoSpaceDN/>
              <w:bidi w:val="0"/>
              <w:adjustRightInd/>
              <w:snapToGrid/>
              <w:spacing w:after="0" w:line="500" w:lineRule="exact"/>
              <w:jc w:val="center"/>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上海</w:t>
            </w:r>
          </w:p>
        </w:tc>
        <w:tc>
          <w:tcPr>
            <w:tcW w:w="6871" w:type="dxa"/>
            <w:tcBorders>
              <w:top w:val="single" w:color="1F2329" w:sz="4" w:space="0"/>
              <w:left w:val="single" w:color="1F2329" w:sz="4" w:space="0"/>
              <w:bottom w:val="single" w:color="1F2329" w:sz="4" w:space="0"/>
              <w:right w:val="single" w:color="1F2329" w:sz="4" w:space="0"/>
            </w:tcBorders>
            <w:shd w:val="clear" w:color="auto" w:fill="auto"/>
            <w:vAlign w:val="center"/>
          </w:tcPr>
          <w:p w14:paraId="5D4E63E5">
            <w:pPr>
              <w:keepNext w:val="0"/>
              <w:keepLines w:val="0"/>
              <w:pageBreakBefore w:val="0"/>
              <w:widowControl/>
              <w:kinsoku/>
              <w:wordWrap/>
              <w:overflowPunct/>
              <w:topLinePunct w:val="0"/>
              <w:autoSpaceDE/>
              <w:autoSpaceDN/>
              <w:bidi w:val="0"/>
              <w:adjustRightInd/>
              <w:snapToGrid/>
              <w:spacing w:after="0" w:line="500" w:lineRule="exact"/>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黄浦区、徐汇区、长宁区、静安区、普陀区、虹口区、杨浦区、闵行区、嘉定区、宝山区、浦东新区、松江区</w:t>
            </w:r>
          </w:p>
        </w:tc>
      </w:tr>
      <w:tr w14:paraId="79F1F50A">
        <w:tblPrEx>
          <w:tblCellMar>
            <w:top w:w="0" w:type="dxa"/>
            <w:left w:w="62" w:type="dxa"/>
            <w:bottom w:w="0" w:type="dxa"/>
            <w:right w:w="62" w:type="dxa"/>
          </w:tblCellMar>
        </w:tblPrEx>
        <w:trPr>
          <w:cantSplit/>
          <w:trHeight w:val="382" w:hRule="atLeast"/>
          <w:tblHeader/>
          <w:jc w:val="center"/>
        </w:trPr>
        <w:tc>
          <w:tcPr>
            <w:tcW w:w="0" w:type="auto"/>
            <w:tcBorders>
              <w:top w:val="single" w:color="000000" w:sz="4" w:space="0"/>
              <w:left w:val="single" w:color="000000" w:sz="4" w:space="0"/>
              <w:bottom w:val="single" w:color="000000" w:sz="4" w:space="0"/>
              <w:right w:val="single" w:color="1F2329" w:sz="4" w:space="0"/>
            </w:tcBorders>
            <w:shd w:val="clear" w:color="auto" w:fill="auto"/>
            <w:noWrap/>
            <w:vAlign w:val="center"/>
          </w:tcPr>
          <w:p w14:paraId="46C8DDD1">
            <w:pPr>
              <w:keepNext w:val="0"/>
              <w:keepLines w:val="0"/>
              <w:pageBreakBefore w:val="0"/>
              <w:widowControl/>
              <w:kinsoku/>
              <w:wordWrap/>
              <w:overflowPunct/>
              <w:topLinePunct w:val="0"/>
              <w:autoSpaceDE/>
              <w:autoSpaceDN/>
              <w:bidi w:val="0"/>
              <w:adjustRightInd/>
              <w:snapToGrid/>
              <w:spacing w:after="0" w:line="500" w:lineRule="exact"/>
              <w:jc w:val="center"/>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A</w:t>
            </w:r>
          </w:p>
        </w:tc>
        <w:tc>
          <w:tcPr>
            <w:tcW w:w="1084" w:type="dxa"/>
            <w:tcBorders>
              <w:top w:val="single" w:color="1F2329" w:sz="4" w:space="0"/>
              <w:left w:val="single" w:color="1F2329" w:sz="4" w:space="0"/>
              <w:bottom w:val="single" w:color="1F2329" w:sz="4" w:space="0"/>
              <w:right w:val="single" w:color="1F2329" w:sz="4" w:space="0"/>
            </w:tcBorders>
            <w:shd w:val="clear" w:color="auto" w:fill="auto"/>
            <w:noWrap/>
            <w:vAlign w:val="center"/>
          </w:tcPr>
          <w:p w14:paraId="70700C24">
            <w:pPr>
              <w:keepNext w:val="0"/>
              <w:keepLines w:val="0"/>
              <w:pageBreakBefore w:val="0"/>
              <w:widowControl/>
              <w:kinsoku/>
              <w:wordWrap/>
              <w:overflowPunct/>
              <w:topLinePunct w:val="0"/>
              <w:autoSpaceDE/>
              <w:autoSpaceDN/>
              <w:bidi w:val="0"/>
              <w:adjustRightInd/>
              <w:snapToGrid/>
              <w:spacing w:after="0" w:line="500" w:lineRule="exact"/>
              <w:jc w:val="center"/>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深圳</w:t>
            </w:r>
          </w:p>
        </w:tc>
        <w:tc>
          <w:tcPr>
            <w:tcW w:w="6871" w:type="dxa"/>
            <w:tcBorders>
              <w:top w:val="single" w:color="1F2329" w:sz="4" w:space="0"/>
              <w:left w:val="single" w:color="1F2329" w:sz="4" w:space="0"/>
              <w:bottom w:val="single" w:color="1F2329" w:sz="4" w:space="0"/>
              <w:right w:val="single" w:color="1F2329" w:sz="4" w:space="0"/>
            </w:tcBorders>
            <w:shd w:val="clear" w:color="auto" w:fill="auto"/>
            <w:vAlign w:val="center"/>
          </w:tcPr>
          <w:p w14:paraId="406DEBF2">
            <w:pPr>
              <w:keepNext w:val="0"/>
              <w:keepLines w:val="0"/>
              <w:pageBreakBefore w:val="0"/>
              <w:widowControl/>
              <w:kinsoku/>
              <w:wordWrap/>
              <w:overflowPunct/>
              <w:topLinePunct w:val="0"/>
              <w:autoSpaceDE/>
              <w:autoSpaceDN/>
              <w:bidi w:val="0"/>
              <w:adjustRightInd/>
              <w:snapToGrid/>
              <w:spacing w:after="0" w:line="500" w:lineRule="exact"/>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罗湖区、福田区、南山区、宝安区、盐田区、龙华区、光明区、龙岗区</w:t>
            </w:r>
          </w:p>
        </w:tc>
      </w:tr>
      <w:tr w14:paraId="1894DB67">
        <w:tblPrEx>
          <w:tblCellMar>
            <w:top w:w="0" w:type="dxa"/>
            <w:left w:w="62" w:type="dxa"/>
            <w:bottom w:w="0" w:type="dxa"/>
            <w:right w:w="62" w:type="dxa"/>
          </w:tblCellMar>
        </w:tblPrEx>
        <w:trPr>
          <w:cantSplit/>
          <w:trHeight w:val="382" w:hRule="atLeast"/>
          <w:tblHeader/>
          <w:jc w:val="center"/>
        </w:trPr>
        <w:tc>
          <w:tcPr>
            <w:tcW w:w="0" w:type="auto"/>
            <w:tcBorders>
              <w:top w:val="single" w:color="000000" w:sz="4" w:space="0"/>
              <w:left w:val="single" w:color="000000" w:sz="4" w:space="0"/>
              <w:bottom w:val="single" w:color="000000" w:sz="4" w:space="0"/>
              <w:right w:val="single" w:color="1F2329" w:sz="4" w:space="0"/>
            </w:tcBorders>
            <w:shd w:val="clear" w:color="auto" w:fill="auto"/>
            <w:noWrap/>
            <w:vAlign w:val="center"/>
          </w:tcPr>
          <w:p w14:paraId="5DA216F6">
            <w:pPr>
              <w:keepNext w:val="0"/>
              <w:keepLines w:val="0"/>
              <w:pageBreakBefore w:val="0"/>
              <w:widowControl/>
              <w:kinsoku/>
              <w:wordWrap/>
              <w:overflowPunct/>
              <w:topLinePunct w:val="0"/>
              <w:autoSpaceDE/>
              <w:autoSpaceDN/>
              <w:bidi w:val="0"/>
              <w:adjustRightInd/>
              <w:snapToGrid/>
              <w:spacing w:after="0" w:line="500" w:lineRule="exact"/>
              <w:jc w:val="center"/>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B</w:t>
            </w:r>
          </w:p>
        </w:tc>
        <w:tc>
          <w:tcPr>
            <w:tcW w:w="1084" w:type="dxa"/>
            <w:tcBorders>
              <w:top w:val="single" w:color="1F2329" w:sz="4" w:space="0"/>
              <w:left w:val="single" w:color="1F2329" w:sz="4" w:space="0"/>
              <w:bottom w:val="single" w:color="1F2329" w:sz="4" w:space="0"/>
              <w:right w:val="single" w:color="1F2329" w:sz="4" w:space="0"/>
            </w:tcBorders>
            <w:shd w:val="clear" w:color="auto" w:fill="auto"/>
            <w:noWrap/>
            <w:vAlign w:val="center"/>
          </w:tcPr>
          <w:p w14:paraId="2296EF80">
            <w:pPr>
              <w:keepNext w:val="0"/>
              <w:keepLines w:val="0"/>
              <w:pageBreakBefore w:val="0"/>
              <w:widowControl/>
              <w:kinsoku/>
              <w:wordWrap/>
              <w:overflowPunct/>
              <w:topLinePunct w:val="0"/>
              <w:autoSpaceDE/>
              <w:autoSpaceDN/>
              <w:bidi w:val="0"/>
              <w:adjustRightInd/>
              <w:snapToGrid/>
              <w:spacing w:after="0" w:line="500" w:lineRule="exact"/>
              <w:jc w:val="center"/>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广州</w:t>
            </w:r>
          </w:p>
        </w:tc>
        <w:tc>
          <w:tcPr>
            <w:tcW w:w="6871" w:type="dxa"/>
            <w:tcBorders>
              <w:top w:val="single" w:color="1F2329" w:sz="4" w:space="0"/>
              <w:left w:val="single" w:color="1F2329" w:sz="4" w:space="0"/>
              <w:bottom w:val="single" w:color="1F2329" w:sz="4" w:space="0"/>
              <w:right w:val="single" w:color="1F2329" w:sz="4" w:space="0"/>
            </w:tcBorders>
            <w:shd w:val="clear" w:color="auto" w:fill="auto"/>
            <w:vAlign w:val="center"/>
          </w:tcPr>
          <w:p w14:paraId="74519A90">
            <w:pPr>
              <w:keepNext w:val="0"/>
              <w:keepLines w:val="0"/>
              <w:pageBreakBefore w:val="0"/>
              <w:widowControl/>
              <w:kinsoku/>
              <w:wordWrap/>
              <w:overflowPunct/>
              <w:topLinePunct w:val="0"/>
              <w:autoSpaceDE/>
              <w:autoSpaceDN/>
              <w:bidi w:val="0"/>
              <w:adjustRightInd/>
              <w:snapToGrid/>
              <w:spacing w:after="0" w:line="500" w:lineRule="exact"/>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越秀区、天河区、荔湾区、海珠区、白云区、黄埔区</w:t>
            </w:r>
          </w:p>
        </w:tc>
      </w:tr>
      <w:tr w14:paraId="278F2FD7">
        <w:tblPrEx>
          <w:tblCellMar>
            <w:top w:w="0" w:type="dxa"/>
            <w:left w:w="62" w:type="dxa"/>
            <w:bottom w:w="0" w:type="dxa"/>
            <w:right w:w="62" w:type="dxa"/>
          </w:tblCellMar>
        </w:tblPrEx>
        <w:trPr>
          <w:cantSplit/>
          <w:trHeight w:val="382" w:hRule="atLeast"/>
          <w:tblHeader/>
          <w:jc w:val="center"/>
        </w:trPr>
        <w:tc>
          <w:tcPr>
            <w:tcW w:w="0" w:type="auto"/>
            <w:tcBorders>
              <w:top w:val="single" w:color="000000" w:sz="4" w:space="0"/>
              <w:left w:val="single" w:color="000000" w:sz="4" w:space="0"/>
              <w:bottom w:val="single" w:color="000000" w:sz="4" w:space="0"/>
              <w:right w:val="single" w:color="1F2329" w:sz="4" w:space="0"/>
            </w:tcBorders>
            <w:shd w:val="clear" w:color="auto" w:fill="auto"/>
            <w:noWrap/>
            <w:vAlign w:val="center"/>
          </w:tcPr>
          <w:p w14:paraId="48C52F13">
            <w:pPr>
              <w:keepNext w:val="0"/>
              <w:keepLines w:val="0"/>
              <w:pageBreakBefore w:val="0"/>
              <w:widowControl/>
              <w:kinsoku/>
              <w:wordWrap/>
              <w:overflowPunct/>
              <w:topLinePunct w:val="0"/>
              <w:autoSpaceDE/>
              <w:autoSpaceDN/>
              <w:bidi w:val="0"/>
              <w:adjustRightInd/>
              <w:snapToGrid/>
              <w:spacing w:after="0" w:line="500" w:lineRule="exact"/>
              <w:jc w:val="center"/>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B</w:t>
            </w:r>
          </w:p>
        </w:tc>
        <w:tc>
          <w:tcPr>
            <w:tcW w:w="1084" w:type="dxa"/>
            <w:tcBorders>
              <w:top w:val="single" w:color="1F2329" w:sz="4" w:space="0"/>
              <w:left w:val="single" w:color="1F2329" w:sz="4" w:space="0"/>
              <w:bottom w:val="single" w:color="1F2329" w:sz="4" w:space="0"/>
              <w:right w:val="single" w:color="1F2329" w:sz="4" w:space="0"/>
            </w:tcBorders>
            <w:shd w:val="clear" w:color="auto" w:fill="auto"/>
            <w:noWrap/>
            <w:vAlign w:val="center"/>
          </w:tcPr>
          <w:p w14:paraId="03B595BE">
            <w:pPr>
              <w:keepNext w:val="0"/>
              <w:keepLines w:val="0"/>
              <w:pageBreakBefore w:val="0"/>
              <w:widowControl/>
              <w:kinsoku/>
              <w:wordWrap/>
              <w:overflowPunct/>
              <w:topLinePunct w:val="0"/>
              <w:autoSpaceDE/>
              <w:autoSpaceDN/>
              <w:bidi w:val="0"/>
              <w:adjustRightInd/>
              <w:snapToGrid/>
              <w:spacing w:after="0" w:line="500" w:lineRule="exact"/>
              <w:jc w:val="center"/>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杭州</w:t>
            </w:r>
          </w:p>
        </w:tc>
        <w:tc>
          <w:tcPr>
            <w:tcW w:w="6871" w:type="dxa"/>
            <w:tcBorders>
              <w:top w:val="single" w:color="1F2329" w:sz="4" w:space="0"/>
              <w:left w:val="single" w:color="1F2329" w:sz="4" w:space="0"/>
              <w:bottom w:val="single" w:color="1F2329" w:sz="4" w:space="0"/>
              <w:right w:val="single" w:color="1F2329" w:sz="4" w:space="0"/>
            </w:tcBorders>
            <w:shd w:val="clear" w:color="auto" w:fill="auto"/>
            <w:vAlign w:val="center"/>
          </w:tcPr>
          <w:p w14:paraId="10D1FD03">
            <w:pPr>
              <w:keepNext w:val="0"/>
              <w:keepLines w:val="0"/>
              <w:pageBreakBefore w:val="0"/>
              <w:widowControl/>
              <w:kinsoku/>
              <w:wordWrap/>
              <w:overflowPunct/>
              <w:topLinePunct w:val="0"/>
              <w:autoSpaceDE/>
              <w:autoSpaceDN/>
              <w:bidi w:val="0"/>
              <w:adjustRightInd/>
              <w:snapToGrid/>
              <w:spacing w:after="0" w:line="500" w:lineRule="exact"/>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上城区、拱墅区、滨江区、西湖区</w:t>
            </w:r>
          </w:p>
        </w:tc>
      </w:tr>
      <w:tr w14:paraId="342D5FCE">
        <w:tblPrEx>
          <w:tblCellMar>
            <w:top w:w="0" w:type="dxa"/>
            <w:left w:w="62" w:type="dxa"/>
            <w:bottom w:w="0" w:type="dxa"/>
            <w:right w:w="62" w:type="dxa"/>
          </w:tblCellMar>
        </w:tblPrEx>
        <w:trPr>
          <w:cantSplit/>
          <w:trHeight w:val="382" w:hRule="atLeast"/>
          <w:tblHeader/>
          <w:jc w:val="center"/>
        </w:trPr>
        <w:tc>
          <w:tcPr>
            <w:tcW w:w="0" w:type="auto"/>
            <w:tcBorders>
              <w:top w:val="single" w:color="000000" w:sz="4" w:space="0"/>
              <w:left w:val="single" w:color="000000" w:sz="4" w:space="0"/>
              <w:bottom w:val="single" w:color="000000" w:sz="4" w:space="0"/>
              <w:right w:val="single" w:color="1F2329" w:sz="4" w:space="0"/>
            </w:tcBorders>
            <w:shd w:val="clear" w:color="auto" w:fill="auto"/>
            <w:noWrap/>
            <w:vAlign w:val="center"/>
          </w:tcPr>
          <w:p w14:paraId="5BDB2068">
            <w:pPr>
              <w:keepNext w:val="0"/>
              <w:keepLines w:val="0"/>
              <w:pageBreakBefore w:val="0"/>
              <w:widowControl/>
              <w:kinsoku/>
              <w:wordWrap/>
              <w:overflowPunct/>
              <w:topLinePunct w:val="0"/>
              <w:autoSpaceDE/>
              <w:autoSpaceDN/>
              <w:bidi w:val="0"/>
              <w:adjustRightInd/>
              <w:snapToGrid/>
              <w:spacing w:after="0" w:line="500" w:lineRule="exact"/>
              <w:jc w:val="center"/>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B</w:t>
            </w:r>
          </w:p>
        </w:tc>
        <w:tc>
          <w:tcPr>
            <w:tcW w:w="1084" w:type="dxa"/>
            <w:tcBorders>
              <w:top w:val="single" w:color="1F2329" w:sz="4" w:space="0"/>
              <w:left w:val="single" w:color="1F2329" w:sz="4" w:space="0"/>
              <w:bottom w:val="single" w:color="1F2329" w:sz="4" w:space="0"/>
              <w:right w:val="single" w:color="1F2329" w:sz="4" w:space="0"/>
            </w:tcBorders>
            <w:shd w:val="clear" w:color="auto" w:fill="auto"/>
            <w:noWrap/>
            <w:vAlign w:val="center"/>
          </w:tcPr>
          <w:p w14:paraId="14C6E650">
            <w:pPr>
              <w:keepNext w:val="0"/>
              <w:keepLines w:val="0"/>
              <w:pageBreakBefore w:val="0"/>
              <w:widowControl/>
              <w:kinsoku/>
              <w:wordWrap/>
              <w:overflowPunct/>
              <w:topLinePunct w:val="0"/>
              <w:autoSpaceDE/>
              <w:autoSpaceDN/>
              <w:bidi w:val="0"/>
              <w:adjustRightInd/>
              <w:snapToGrid/>
              <w:spacing w:after="0" w:line="500" w:lineRule="exact"/>
              <w:jc w:val="center"/>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南京</w:t>
            </w:r>
          </w:p>
        </w:tc>
        <w:tc>
          <w:tcPr>
            <w:tcW w:w="6871" w:type="dxa"/>
            <w:tcBorders>
              <w:top w:val="single" w:color="1F2329" w:sz="4" w:space="0"/>
              <w:left w:val="single" w:color="1F2329" w:sz="4" w:space="0"/>
              <w:bottom w:val="single" w:color="1F2329" w:sz="4" w:space="0"/>
              <w:right w:val="single" w:color="1F2329" w:sz="4" w:space="0"/>
            </w:tcBorders>
            <w:shd w:val="clear" w:color="auto" w:fill="auto"/>
            <w:vAlign w:val="center"/>
          </w:tcPr>
          <w:p w14:paraId="5E63D7A6">
            <w:pPr>
              <w:keepNext w:val="0"/>
              <w:keepLines w:val="0"/>
              <w:pageBreakBefore w:val="0"/>
              <w:widowControl/>
              <w:kinsoku/>
              <w:wordWrap/>
              <w:overflowPunct/>
              <w:topLinePunct w:val="0"/>
              <w:autoSpaceDE/>
              <w:autoSpaceDN/>
              <w:bidi w:val="0"/>
              <w:adjustRightInd/>
              <w:snapToGrid/>
              <w:spacing w:after="0" w:line="500" w:lineRule="exact"/>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玄武区、秦淮区、建邺区、鼓楼区、栖霞区、雨花台区、浦口区</w:t>
            </w:r>
          </w:p>
        </w:tc>
      </w:tr>
      <w:tr w14:paraId="00DB9A3E">
        <w:tblPrEx>
          <w:tblCellMar>
            <w:top w:w="0" w:type="dxa"/>
            <w:left w:w="62" w:type="dxa"/>
            <w:bottom w:w="0" w:type="dxa"/>
            <w:right w:w="62" w:type="dxa"/>
          </w:tblCellMar>
        </w:tblPrEx>
        <w:trPr>
          <w:cantSplit/>
          <w:trHeight w:val="382" w:hRule="atLeast"/>
          <w:tblHeader/>
          <w:jc w:val="center"/>
        </w:trPr>
        <w:tc>
          <w:tcPr>
            <w:tcW w:w="0" w:type="auto"/>
            <w:tcBorders>
              <w:top w:val="single" w:color="000000" w:sz="4" w:space="0"/>
              <w:left w:val="single" w:color="000000" w:sz="4" w:space="0"/>
              <w:bottom w:val="single" w:color="000000" w:sz="4" w:space="0"/>
              <w:right w:val="single" w:color="1F2329" w:sz="4" w:space="0"/>
            </w:tcBorders>
            <w:shd w:val="clear" w:color="auto" w:fill="auto"/>
            <w:noWrap/>
            <w:vAlign w:val="center"/>
          </w:tcPr>
          <w:p w14:paraId="79C0A23B">
            <w:pPr>
              <w:keepNext w:val="0"/>
              <w:keepLines w:val="0"/>
              <w:pageBreakBefore w:val="0"/>
              <w:widowControl/>
              <w:kinsoku/>
              <w:wordWrap/>
              <w:overflowPunct/>
              <w:topLinePunct w:val="0"/>
              <w:autoSpaceDE/>
              <w:autoSpaceDN/>
              <w:bidi w:val="0"/>
              <w:adjustRightInd/>
              <w:snapToGrid/>
              <w:spacing w:after="0" w:line="500" w:lineRule="exact"/>
              <w:jc w:val="center"/>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B</w:t>
            </w:r>
          </w:p>
        </w:tc>
        <w:tc>
          <w:tcPr>
            <w:tcW w:w="1084" w:type="dxa"/>
            <w:tcBorders>
              <w:top w:val="single" w:color="1F2329" w:sz="4" w:space="0"/>
              <w:left w:val="single" w:color="1F2329" w:sz="4" w:space="0"/>
              <w:bottom w:val="single" w:color="1F2329" w:sz="4" w:space="0"/>
              <w:right w:val="single" w:color="1F2329" w:sz="4" w:space="0"/>
            </w:tcBorders>
            <w:shd w:val="clear" w:color="auto" w:fill="auto"/>
            <w:noWrap/>
            <w:vAlign w:val="center"/>
          </w:tcPr>
          <w:p w14:paraId="2F49C772">
            <w:pPr>
              <w:keepNext w:val="0"/>
              <w:keepLines w:val="0"/>
              <w:pageBreakBefore w:val="0"/>
              <w:widowControl/>
              <w:kinsoku/>
              <w:wordWrap/>
              <w:overflowPunct/>
              <w:topLinePunct w:val="0"/>
              <w:autoSpaceDE/>
              <w:autoSpaceDN/>
              <w:bidi w:val="0"/>
              <w:adjustRightInd/>
              <w:snapToGrid/>
              <w:spacing w:after="0" w:line="500" w:lineRule="exact"/>
              <w:jc w:val="center"/>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厦门</w:t>
            </w:r>
          </w:p>
        </w:tc>
        <w:tc>
          <w:tcPr>
            <w:tcW w:w="6871" w:type="dxa"/>
            <w:tcBorders>
              <w:top w:val="single" w:color="1F2329" w:sz="4" w:space="0"/>
              <w:left w:val="single" w:color="1F2329" w:sz="4" w:space="0"/>
              <w:bottom w:val="single" w:color="1F2329" w:sz="4" w:space="0"/>
              <w:right w:val="single" w:color="1F2329" w:sz="4" w:space="0"/>
            </w:tcBorders>
            <w:shd w:val="clear" w:color="auto" w:fill="auto"/>
            <w:vAlign w:val="center"/>
          </w:tcPr>
          <w:p w14:paraId="20098E43">
            <w:pPr>
              <w:keepNext w:val="0"/>
              <w:keepLines w:val="0"/>
              <w:pageBreakBefore w:val="0"/>
              <w:widowControl/>
              <w:kinsoku/>
              <w:wordWrap/>
              <w:overflowPunct/>
              <w:topLinePunct w:val="0"/>
              <w:autoSpaceDE/>
              <w:autoSpaceDN/>
              <w:bidi w:val="0"/>
              <w:adjustRightInd/>
              <w:snapToGrid/>
              <w:spacing w:after="0" w:line="500" w:lineRule="exact"/>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思明区、海沧区、湖里区、集美区</w:t>
            </w:r>
          </w:p>
        </w:tc>
      </w:tr>
      <w:tr w14:paraId="23B21896">
        <w:tblPrEx>
          <w:tblCellMar>
            <w:top w:w="0" w:type="dxa"/>
            <w:left w:w="62" w:type="dxa"/>
            <w:bottom w:w="0" w:type="dxa"/>
            <w:right w:w="62" w:type="dxa"/>
          </w:tblCellMar>
        </w:tblPrEx>
        <w:trPr>
          <w:cantSplit/>
          <w:trHeight w:val="382" w:hRule="atLeast"/>
          <w:tblHeader/>
          <w:jc w:val="center"/>
        </w:trPr>
        <w:tc>
          <w:tcPr>
            <w:tcW w:w="0" w:type="auto"/>
            <w:tcBorders>
              <w:top w:val="single" w:color="000000" w:sz="4" w:space="0"/>
              <w:left w:val="single" w:color="000000" w:sz="4" w:space="0"/>
              <w:bottom w:val="single" w:color="000000" w:sz="4" w:space="0"/>
              <w:right w:val="single" w:color="1F2329" w:sz="4" w:space="0"/>
            </w:tcBorders>
            <w:shd w:val="clear" w:color="auto" w:fill="auto"/>
            <w:noWrap/>
            <w:vAlign w:val="center"/>
          </w:tcPr>
          <w:p w14:paraId="6C62BB5D">
            <w:pPr>
              <w:keepNext w:val="0"/>
              <w:keepLines w:val="0"/>
              <w:pageBreakBefore w:val="0"/>
              <w:widowControl/>
              <w:kinsoku/>
              <w:wordWrap/>
              <w:overflowPunct/>
              <w:topLinePunct w:val="0"/>
              <w:autoSpaceDE/>
              <w:autoSpaceDN/>
              <w:bidi w:val="0"/>
              <w:adjustRightInd/>
              <w:snapToGrid/>
              <w:spacing w:after="0" w:line="500" w:lineRule="exact"/>
              <w:jc w:val="center"/>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B</w:t>
            </w:r>
          </w:p>
        </w:tc>
        <w:tc>
          <w:tcPr>
            <w:tcW w:w="1084" w:type="dxa"/>
            <w:tcBorders>
              <w:top w:val="single" w:color="1F2329" w:sz="4" w:space="0"/>
              <w:left w:val="single" w:color="1F2329" w:sz="4" w:space="0"/>
              <w:bottom w:val="single" w:color="1F2329" w:sz="4" w:space="0"/>
              <w:right w:val="single" w:color="1F2329" w:sz="4" w:space="0"/>
            </w:tcBorders>
            <w:shd w:val="clear" w:color="auto" w:fill="auto"/>
            <w:noWrap/>
            <w:vAlign w:val="center"/>
          </w:tcPr>
          <w:p w14:paraId="77F71F95">
            <w:pPr>
              <w:keepNext w:val="0"/>
              <w:keepLines w:val="0"/>
              <w:pageBreakBefore w:val="0"/>
              <w:widowControl/>
              <w:kinsoku/>
              <w:wordWrap/>
              <w:overflowPunct/>
              <w:topLinePunct w:val="0"/>
              <w:autoSpaceDE/>
              <w:autoSpaceDN/>
              <w:bidi w:val="0"/>
              <w:adjustRightInd/>
              <w:snapToGrid/>
              <w:spacing w:after="0" w:line="500" w:lineRule="exact"/>
              <w:jc w:val="center"/>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三亚</w:t>
            </w:r>
          </w:p>
        </w:tc>
        <w:tc>
          <w:tcPr>
            <w:tcW w:w="6871" w:type="dxa"/>
            <w:tcBorders>
              <w:top w:val="single" w:color="1F2329" w:sz="4" w:space="0"/>
              <w:left w:val="single" w:color="1F2329" w:sz="4" w:space="0"/>
              <w:bottom w:val="single" w:color="1F2329" w:sz="4" w:space="0"/>
              <w:right w:val="single" w:color="1F2329" w:sz="4" w:space="0"/>
            </w:tcBorders>
            <w:shd w:val="clear" w:color="auto" w:fill="auto"/>
            <w:vAlign w:val="center"/>
          </w:tcPr>
          <w:p w14:paraId="5C31C9C3">
            <w:pPr>
              <w:keepNext w:val="0"/>
              <w:keepLines w:val="0"/>
              <w:pageBreakBefore w:val="0"/>
              <w:widowControl/>
              <w:kinsoku/>
              <w:wordWrap/>
              <w:overflowPunct/>
              <w:topLinePunct w:val="0"/>
              <w:autoSpaceDE/>
              <w:autoSpaceDN/>
              <w:bidi w:val="0"/>
              <w:adjustRightInd/>
              <w:snapToGrid/>
              <w:spacing w:after="0" w:line="500" w:lineRule="exact"/>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吉阳区</w:t>
            </w:r>
          </w:p>
        </w:tc>
      </w:tr>
      <w:tr w14:paraId="189D3FA9">
        <w:tblPrEx>
          <w:tblCellMar>
            <w:top w:w="0" w:type="dxa"/>
            <w:left w:w="62" w:type="dxa"/>
            <w:bottom w:w="0" w:type="dxa"/>
            <w:right w:w="62" w:type="dxa"/>
          </w:tblCellMar>
        </w:tblPrEx>
        <w:trPr>
          <w:cantSplit/>
          <w:trHeight w:val="382" w:hRule="atLeast"/>
          <w:tblHeader/>
          <w:jc w:val="center"/>
        </w:trPr>
        <w:tc>
          <w:tcPr>
            <w:tcW w:w="0" w:type="auto"/>
            <w:tcBorders>
              <w:top w:val="single" w:color="000000" w:sz="4" w:space="0"/>
              <w:left w:val="single" w:color="000000" w:sz="4" w:space="0"/>
              <w:bottom w:val="single" w:color="000000" w:sz="4" w:space="0"/>
              <w:right w:val="single" w:color="1F2329" w:sz="4" w:space="0"/>
            </w:tcBorders>
            <w:shd w:val="clear" w:color="auto" w:fill="auto"/>
            <w:noWrap/>
            <w:vAlign w:val="center"/>
          </w:tcPr>
          <w:p w14:paraId="52275F6C">
            <w:pPr>
              <w:keepNext w:val="0"/>
              <w:keepLines w:val="0"/>
              <w:pageBreakBefore w:val="0"/>
              <w:widowControl/>
              <w:kinsoku/>
              <w:wordWrap/>
              <w:overflowPunct/>
              <w:topLinePunct w:val="0"/>
              <w:autoSpaceDE/>
              <w:autoSpaceDN/>
              <w:bidi w:val="0"/>
              <w:adjustRightInd/>
              <w:snapToGrid/>
              <w:spacing w:after="0" w:line="500" w:lineRule="exact"/>
              <w:jc w:val="center"/>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B</w:t>
            </w:r>
          </w:p>
        </w:tc>
        <w:tc>
          <w:tcPr>
            <w:tcW w:w="1084" w:type="dxa"/>
            <w:tcBorders>
              <w:top w:val="single" w:color="1F2329" w:sz="4" w:space="0"/>
              <w:left w:val="single" w:color="1F2329" w:sz="4" w:space="0"/>
              <w:bottom w:val="single" w:color="1F2329" w:sz="4" w:space="0"/>
              <w:right w:val="single" w:color="1F2329" w:sz="4" w:space="0"/>
            </w:tcBorders>
            <w:shd w:val="clear" w:color="auto" w:fill="auto"/>
            <w:noWrap/>
            <w:vAlign w:val="center"/>
          </w:tcPr>
          <w:p w14:paraId="10C9EF2C">
            <w:pPr>
              <w:keepNext w:val="0"/>
              <w:keepLines w:val="0"/>
              <w:pageBreakBefore w:val="0"/>
              <w:widowControl/>
              <w:kinsoku/>
              <w:wordWrap/>
              <w:overflowPunct/>
              <w:topLinePunct w:val="0"/>
              <w:autoSpaceDE/>
              <w:autoSpaceDN/>
              <w:bidi w:val="0"/>
              <w:adjustRightInd/>
              <w:snapToGrid/>
              <w:spacing w:after="0" w:line="500" w:lineRule="exact"/>
              <w:jc w:val="center"/>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珠海</w:t>
            </w:r>
          </w:p>
        </w:tc>
        <w:tc>
          <w:tcPr>
            <w:tcW w:w="6871" w:type="dxa"/>
            <w:tcBorders>
              <w:top w:val="single" w:color="1F2329" w:sz="4" w:space="0"/>
              <w:left w:val="single" w:color="1F2329" w:sz="4" w:space="0"/>
              <w:bottom w:val="single" w:color="1F2329" w:sz="4" w:space="0"/>
              <w:right w:val="single" w:color="1F2329" w:sz="4" w:space="0"/>
            </w:tcBorders>
            <w:shd w:val="clear" w:color="auto" w:fill="auto"/>
            <w:vAlign w:val="center"/>
          </w:tcPr>
          <w:p w14:paraId="719E792E">
            <w:pPr>
              <w:keepNext w:val="0"/>
              <w:keepLines w:val="0"/>
              <w:pageBreakBefore w:val="0"/>
              <w:widowControl/>
              <w:kinsoku/>
              <w:wordWrap/>
              <w:overflowPunct/>
              <w:topLinePunct w:val="0"/>
              <w:autoSpaceDE/>
              <w:autoSpaceDN/>
              <w:bidi w:val="0"/>
              <w:adjustRightInd/>
              <w:snapToGrid/>
              <w:spacing w:after="0" w:line="500" w:lineRule="exact"/>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香洲区</w:t>
            </w:r>
          </w:p>
        </w:tc>
      </w:tr>
      <w:tr w14:paraId="488189BC">
        <w:tblPrEx>
          <w:tblCellMar>
            <w:top w:w="0" w:type="dxa"/>
            <w:left w:w="62" w:type="dxa"/>
            <w:bottom w:w="0" w:type="dxa"/>
            <w:right w:w="62" w:type="dxa"/>
          </w:tblCellMar>
        </w:tblPrEx>
        <w:trPr>
          <w:cantSplit/>
          <w:trHeight w:val="382" w:hRule="atLeast"/>
          <w:tblHeader/>
          <w:jc w:val="center"/>
        </w:trPr>
        <w:tc>
          <w:tcPr>
            <w:tcW w:w="0" w:type="auto"/>
            <w:tcBorders>
              <w:top w:val="single" w:color="000000" w:sz="4" w:space="0"/>
              <w:left w:val="single" w:color="000000" w:sz="4" w:space="0"/>
              <w:bottom w:val="single" w:color="000000" w:sz="4" w:space="0"/>
              <w:right w:val="single" w:color="1F2329" w:sz="4" w:space="0"/>
            </w:tcBorders>
            <w:shd w:val="clear" w:color="auto" w:fill="auto"/>
            <w:noWrap/>
            <w:vAlign w:val="center"/>
          </w:tcPr>
          <w:p w14:paraId="5EEA05A5">
            <w:pPr>
              <w:keepNext w:val="0"/>
              <w:keepLines w:val="0"/>
              <w:pageBreakBefore w:val="0"/>
              <w:widowControl/>
              <w:kinsoku/>
              <w:wordWrap/>
              <w:overflowPunct/>
              <w:topLinePunct w:val="0"/>
              <w:autoSpaceDE/>
              <w:autoSpaceDN/>
              <w:bidi w:val="0"/>
              <w:adjustRightInd/>
              <w:snapToGrid/>
              <w:spacing w:after="0" w:line="500" w:lineRule="exact"/>
              <w:jc w:val="center"/>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B</w:t>
            </w:r>
          </w:p>
        </w:tc>
        <w:tc>
          <w:tcPr>
            <w:tcW w:w="1084" w:type="dxa"/>
            <w:tcBorders>
              <w:top w:val="single" w:color="1F2329" w:sz="4" w:space="0"/>
              <w:left w:val="single" w:color="1F2329" w:sz="4" w:space="0"/>
              <w:bottom w:val="single" w:color="1F2329" w:sz="4" w:space="0"/>
              <w:right w:val="single" w:color="1F2329" w:sz="4" w:space="0"/>
            </w:tcBorders>
            <w:shd w:val="clear" w:color="auto" w:fill="auto"/>
            <w:noWrap/>
            <w:vAlign w:val="center"/>
          </w:tcPr>
          <w:p w14:paraId="36E06012">
            <w:pPr>
              <w:keepNext w:val="0"/>
              <w:keepLines w:val="0"/>
              <w:pageBreakBefore w:val="0"/>
              <w:widowControl/>
              <w:kinsoku/>
              <w:wordWrap/>
              <w:overflowPunct/>
              <w:topLinePunct w:val="0"/>
              <w:autoSpaceDE/>
              <w:autoSpaceDN/>
              <w:bidi w:val="0"/>
              <w:adjustRightInd/>
              <w:snapToGrid/>
              <w:spacing w:after="0" w:line="500" w:lineRule="exact"/>
              <w:jc w:val="center"/>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拉萨</w:t>
            </w:r>
          </w:p>
        </w:tc>
        <w:tc>
          <w:tcPr>
            <w:tcW w:w="6871" w:type="dxa"/>
            <w:tcBorders>
              <w:top w:val="single" w:color="1F2329" w:sz="4" w:space="0"/>
              <w:left w:val="single" w:color="1F2329" w:sz="4" w:space="0"/>
              <w:bottom w:val="single" w:color="1F2329" w:sz="4" w:space="0"/>
              <w:right w:val="single" w:color="1F2329" w:sz="4" w:space="0"/>
            </w:tcBorders>
            <w:shd w:val="clear" w:color="auto" w:fill="auto"/>
            <w:vAlign w:val="center"/>
          </w:tcPr>
          <w:p w14:paraId="577E79DB">
            <w:pPr>
              <w:keepNext w:val="0"/>
              <w:keepLines w:val="0"/>
              <w:pageBreakBefore w:val="0"/>
              <w:widowControl/>
              <w:kinsoku/>
              <w:wordWrap/>
              <w:overflowPunct/>
              <w:topLinePunct w:val="0"/>
              <w:autoSpaceDE/>
              <w:autoSpaceDN/>
              <w:bidi w:val="0"/>
              <w:adjustRightInd/>
              <w:snapToGrid/>
              <w:spacing w:after="0" w:line="500" w:lineRule="exact"/>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城关区</w:t>
            </w:r>
          </w:p>
        </w:tc>
      </w:tr>
      <w:tr w14:paraId="6F42C844">
        <w:tblPrEx>
          <w:tblCellMar>
            <w:top w:w="0" w:type="dxa"/>
            <w:left w:w="62" w:type="dxa"/>
            <w:bottom w:w="0" w:type="dxa"/>
            <w:right w:w="62" w:type="dxa"/>
          </w:tblCellMar>
        </w:tblPrEx>
        <w:trPr>
          <w:cantSplit/>
          <w:trHeight w:val="382" w:hRule="atLeast"/>
          <w:tblHeader/>
          <w:jc w:val="center"/>
        </w:trPr>
        <w:tc>
          <w:tcPr>
            <w:tcW w:w="0" w:type="auto"/>
            <w:tcBorders>
              <w:top w:val="single" w:color="000000" w:sz="4" w:space="0"/>
              <w:left w:val="single" w:color="000000" w:sz="4" w:space="0"/>
              <w:bottom w:val="single" w:color="000000" w:sz="4" w:space="0"/>
              <w:right w:val="single" w:color="1F2329" w:sz="4" w:space="0"/>
            </w:tcBorders>
            <w:shd w:val="clear" w:color="auto" w:fill="auto"/>
            <w:noWrap/>
            <w:vAlign w:val="center"/>
          </w:tcPr>
          <w:p w14:paraId="50C88CA3">
            <w:pPr>
              <w:keepNext w:val="0"/>
              <w:keepLines w:val="0"/>
              <w:pageBreakBefore w:val="0"/>
              <w:widowControl/>
              <w:kinsoku/>
              <w:wordWrap/>
              <w:overflowPunct/>
              <w:topLinePunct w:val="0"/>
              <w:autoSpaceDE/>
              <w:autoSpaceDN/>
              <w:bidi w:val="0"/>
              <w:adjustRightInd/>
              <w:snapToGrid/>
              <w:spacing w:after="0" w:line="500" w:lineRule="exact"/>
              <w:jc w:val="center"/>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B</w:t>
            </w:r>
          </w:p>
        </w:tc>
        <w:tc>
          <w:tcPr>
            <w:tcW w:w="1084" w:type="dxa"/>
            <w:tcBorders>
              <w:top w:val="single" w:color="1F2329" w:sz="4" w:space="0"/>
              <w:left w:val="single" w:color="1F2329" w:sz="4" w:space="0"/>
              <w:bottom w:val="single" w:color="1F2329" w:sz="4" w:space="0"/>
              <w:right w:val="single" w:color="1F2329" w:sz="4" w:space="0"/>
            </w:tcBorders>
            <w:shd w:val="clear" w:color="auto" w:fill="auto"/>
            <w:noWrap/>
            <w:vAlign w:val="center"/>
          </w:tcPr>
          <w:p w14:paraId="39B9325E">
            <w:pPr>
              <w:keepNext w:val="0"/>
              <w:keepLines w:val="0"/>
              <w:pageBreakBefore w:val="0"/>
              <w:widowControl/>
              <w:kinsoku/>
              <w:wordWrap/>
              <w:overflowPunct/>
              <w:topLinePunct w:val="0"/>
              <w:autoSpaceDE/>
              <w:autoSpaceDN/>
              <w:bidi w:val="0"/>
              <w:adjustRightInd/>
              <w:snapToGrid/>
              <w:spacing w:after="0" w:line="500" w:lineRule="exact"/>
              <w:jc w:val="center"/>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日喀</w:t>
            </w:r>
          </w:p>
          <w:p w14:paraId="318E5F16">
            <w:pPr>
              <w:keepNext w:val="0"/>
              <w:keepLines w:val="0"/>
              <w:pageBreakBefore w:val="0"/>
              <w:widowControl/>
              <w:kinsoku/>
              <w:wordWrap/>
              <w:overflowPunct/>
              <w:topLinePunct w:val="0"/>
              <w:autoSpaceDE/>
              <w:autoSpaceDN/>
              <w:bidi w:val="0"/>
              <w:adjustRightInd/>
              <w:snapToGrid/>
              <w:spacing w:after="0" w:line="500" w:lineRule="exact"/>
              <w:jc w:val="center"/>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则</w:t>
            </w:r>
          </w:p>
        </w:tc>
        <w:tc>
          <w:tcPr>
            <w:tcW w:w="6871" w:type="dxa"/>
            <w:tcBorders>
              <w:top w:val="single" w:color="1F2329" w:sz="4" w:space="0"/>
              <w:left w:val="single" w:color="1F2329" w:sz="4" w:space="0"/>
              <w:bottom w:val="single" w:color="1F2329" w:sz="4" w:space="0"/>
              <w:right w:val="single" w:color="1F2329" w:sz="4" w:space="0"/>
            </w:tcBorders>
            <w:shd w:val="clear" w:color="auto" w:fill="auto"/>
            <w:vAlign w:val="center"/>
          </w:tcPr>
          <w:p w14:paraId="1FAB8644">
            <w:pPr>
              <w:keepNext w:val="0"/>
              <w:keepLines w:val="0"/>
              <w:pageBreakBefore w:val="0"/>
              <w:widowControl/>
              <w:kinsoku/>
              <w:wordWrap/>
              <w:overflowPunct/>
              <w:topLinePunct w:val="0"/>
              <w:autoSpaceDE/>
              <w:autoSpaceDN/>
              <w:bidi w:val="0"/>
              <w:adjustRightInd/>
              <w:snapToGrid/>
              <w:spacing w:after="0" w:line="500" w:lineRule="exact"/>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桑珠孜区</w:t>
            </w:r>
          </w:p>
        </w:tc>
      </w:tr>
      <w:tr w14:paraId="7DCB2D57">
        <w:tblPrEx>
          <w:tblCellMar>
            <w:top w:w="0" w:type="dxa"/>
            <w:left w:w="62" w:type="dxa"/>
            <w:bottom w:w="0" w:type="dxa"/>
            <w:right w:w="62" w:type="dxa"/>
          </w:tblCellMar>
        </w:tblPrEx>
        <w:trPr>
          <w:cantSplit/>
          <w:trHeight w:val="628" w:hRule="atLeast"/>
          <w:tblHeader/>
          <w:jc w:val="center"/>
        </w:trPr>
        <w:tc>
          <w:tcPr>
            <w:tcW w:w="0" w:type="auto"/>
            <w:tcBorders>
              <w:top w:val="single" w:color="000000" w:sz="4" w:space="0"/>
              <w:left w:val="single" w:color="000000" w:sz="4" w:space="0"/>
              <w:bottom w:val="single" w:color="000000" w:sz="4" w:space="0"/>
              <w:right w:val="single" w:color="1F2329" w:sz="4" w:space="0"/>
            </w:tcBorders>
            <w:shd w:val="clear" w:color="auto" w:fill="auto"/>
            <w:noWrap/>
            <w:vAlign w:val="center"/>
          </w:tcPr>
          <w:p w14:paraId="328D84E9">
            <w:pPr>
              <w:keepNext w:val="0"/>
              <w:keepLines w:val="0"/>
              <w:pageBreakBefore w:val="0"/>
              <w:widowControl/>
              <w:kinsoku/>
              <w:wordWrap/>
              <w:overflowPunct/>
              <w:topLinePunct w:val="0"/>
              <w:autoSpaceDE/>
              <w:autoSpaceDN/>
              <w:bidi w:val="0"/>
              <w:adjustRightInd/>
              <w:snapToGrid/>
              <w:spacing w:after="0" w:line="500" w:lineRule="exact"/>
              <w:jc w:val="center"/>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C</w:t>
            </w:r>
          </w:p>
        </w:tc>
        <w:tc>
          <w:tcPr>
            <w:tcW w:w="1084" w:type="dxa"/>
            <w:tcBorders>
              <w:top w:val="single" w:color="1F2329" w:sz="4" w:space="0"/>
              <w:left w:val="single" w:color="1F2329" w:sz="4" w:space="0"/>
              <w:bottom w:val="single" w:color="1F2329" w:sz="4" w:space="0"/>
              <w:right w:val="single" w:color="1F2329" w:sz="4" w:space="0"/>
            </w:tcBorders>
            <w:shd w:val="clear" w:color="auto" w:fill="auto"/>
            <w:noWrap/>
            <w:vAlign w:val="center"/>
          </w:tcPr>
          <w:p w14:paraId="62369FC7">
            <w:pPr>
              <w:keepNext w:val="0"/>
              <w:keepLines w:val="0"/>
              <w:pageBreakBefore w:val="0"/>
              <w:widowControl/>
              <w:kinsoku/>
              <w:wordWrap/>
              <w:overflowPunct/>
              <w:topLinePunct w:val="0"/>
              <w:autoSpaceDE/>
              <w:autoSpaceDN/>
              <w:bidi w:val="0"/>
              <w:adjustRightInd/>
              <w:snapToGrid/>
              <w:spacing w:after="0" w:line="500" w:lineRule="exact"/>
              <w:jc w:val="center"/>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天津</w:t>
            </w:r>
          </w:p>
        </w:tc>
        <w:tc>
          <w:tcPr>
            <w:tcW w:w="6871" w:type="dxa"/>
            <w:tcBorders>
              <w:top w:val="single" w:color="1F2329" w:sz="4" w:space="0"/>
              <w:left w:val="single" w:color="1F2329" w:sz="4" w:space="0"/>
              <w:bottom w:val="single" w:color="1F2329" w:sz="4" w:space="0"/>
              <w:right w:val="single" w:color="1F2329" w:sz="4" w:space="0"/>
            </w:tcBorders>
            <w:shd w:val="clear" w:color="auto" w:fill="auto"/>
            <w:vAlign w:val="center"/>
          </w:tcPr>
          <w:p w14:paraId="503A1B38">
            <w:pPr>
              <w:keepNext w:val="0"/>
              <w:keepLines w:val="0"/>
              <w:pageBreakBefore w:val="0"/>
              <w:widowControl/>
              <w:kinsoku/>
              <w:wordWrap/>
              <w:overflowPunct/>
              <w:topLinePunct w:val="0"/>
              <w:autoSpaceDE/>
              <w:autoSpaceDN/>
              <w:bidi w:val="0"/>
              <w:adjustRightInd/>
              <w:snapToGrid/>
              <w:spacing w:after="0" w:line="500" w:lineRule="exact"/>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和平区、河东区、河西区、南开区、河北区、红桥区、东丽区、滨海新区、津南区、北辰区</w:t>
            </w:r>
          </w:p>
        </w:tc>
      </w:tr>
      <w:tr w14:paraId="2C96A333">
        <w:tblPrEx>
          <w:tblCellMar>
            <w:top w:w="0" w:type="dxa"/>
            <w:left w:w="62" w:type="dxa"/>
            <w:bottom w:w="0" w:type="dxa"/>
            <w:right w:w="62" w:type="dxa"/>
          </w:tblCellMar>
        </w:tblPrEx>
        <w:trPr>
          <w:cantSplit/>
          <w:trHeight w:val="382" w:hRule="atLeast"/>
          <w:tblHeader/>
          <w:jc w:val="center"/>
        </w:trPr>
        <w:tc>
          <w:tcPr>
            <w:tcW w:w="0" w:type="auto"/>
            <w:tcBorders>
              <w:top w:val="single" w:color="000000" w:sz="4" w:space="0"/>
              <w:left w:val="single" w:color="000000" w:sz="4" w:space="0"/>
              <w:bottom w:val="single" w:color="000000" w:sz="4" w:space="0"/>
              <w:right w:val="single" w:color="1F2329" w:sz="4" w:space="0"/>
            </w:tcBorders>
            <w:shd w:val="clear" w:color="auto" w:fill="auto"/>
            <w:noWrap/>
            <w:vAlign w:val="center"/>
          </w:tcPr>
          <w:p w14:paraId="00F364A0">
            <w:pPr>
              <w:keepNext w:val="0"/>
              <w:keepLines w:val="0"/>
              <w:pageBreakBefore w:val="0"/>
              <w:widowControl/>
              <w:kinsoku/>
              <w:wordWrap/>
              <w:overflowPunct/>
              <w:topLinePunct w:val="0"/>
              <w:autoSpaceDE/>
              <w:autoSpaceDN/>
              <w:bidi w:val="0"/>
              <w:adjustRightInd/>
              <w:snapToGrid/>
              <w:spacing w:after="0" w:line="500" w:lineRule="exact"/>
              <w:jc w:val="center"/>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C</w:t>
            </w:r>
          </w:p>
        </w:tc>
        <w:tc>
          <w:tcPr>
            <w:tcW w:w="1084" w:type="dxa"/>
            <w:tcBorders>
              <w:top w:val="single" w:color="1F2329" w:sz="4" w:space="0"/>
              <w:left w:val="single" w:color="1F2329" w:sz="4" w:space="0"/>
              <w:bottom w:val="single" w:color="1F2329" w:sz="4" w:space="0"/>
              <w:right w:val="single" w:color="1F2329" w:sz="4" w:space="0"/>
            </w:tcBorders>
            <w:shd w:val="clear" w:color="auto" w:fill="auto"/>
            <w:noWrap/>
            <w:vAlign w:val="center"/>
          </w:tcPr>
          <w:p w14:paraId="1BEF4134">
            <w:pPr>
              <w:keepNext w:val="0"/>
              <w:keepLines w:val="0"/>
              <w:pageBreakBefore w:val="0"/>
              <w:widowControl/>
              <w:kinsoku/>
              <w:wordWrap/>
              <w:overflowPunct/>
              <w:topLinePunct w:val="0"/>
              <w:autoSpaceDE/>
              <w:autoSpaceDN/>
              <w:bidi w:val="0"/>
              <w:adjustRightInd/>
              <w:snapToGrid/>
              <w:spacing w:after="0" w:line="500" w:lineRule="exact"/>
              <w:jc w:val="center"/>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重庆</w:t>
            </w:r>
          </w:p>
        </w:tc>
        <w:tc>
          <w:tcPr>
            <w:tcW w:w="6871" w:type="dxa"/>
            <w:tcBorders>
              <w:top w:val="single" w:color="1F2329" w:sz="4" w:space="0"/>
              <w:left w:val="single" w:color="1F2329" w:sz="4" w:space="0"/>
              <w:bottom w:val="single" w:color="1F2329" w:sz="4" w:space="0"/>
              <w:right w:val="single" w:color="1F2329" w:sz="4" w:space="0"/>
            </w:tcBorders>
            <w:shd w:val="clear" w:color="auto" w:fill="auto"/>
            <w:vAlign w:val="center"/>
          </w:tcPr>
          <w:p w14:paraId="08B18D2F">
            <w:pPr>
              <w:keepNext w:val="0"/>
              <w:keepLines w:val="0"/>
              <w:pageBreakBefore w:val="0"/>
              <w:widowControl/>
              <w:kinsoku/>
              <w:wordWrap/>
              <w:overflowPunct/>
              <w:topLinePunct w:val="0"/>
              <w:autoSpaceDE/>
              <w:autoSpaceDN/>
              <w:bidi w:val="0"/>
              <w:adjustRightInd/>
              <w:snapToGrid/>
              <w:spacing w:after="0" w:line="500" w:lineRule="exact"/>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渝中区、大渡口区、沙坪坝区、江北区、南岸区、渝北区、九龙坡区、北碚区、巴南区</w:t>
            </w:r>
          </w:p>
        </w:tc>
      </w:tr>
      <w:tr w14:paraId="56DA96A1">
        <w:tblPrEx>
          <w:tblCellMar>
            <w:top w:w="0" w:type="dxa"/>
            <w:left w:w="62" w:type="dxa"/>
            <w:bottom w:w="0" w:type="dxa"/>
            <w:right w:w="62" w:type="dxa"/>
          </w:tblCellMar>
        </w:tblPrEx>
        <w:trPr>
          <w:cantSplit/>
          <w:trHeight w:val="382" w:hRule="atLeast"/>
          <w:tblHeader/>
          <w:jc w:val="center"/>
        </w:trPr>
        <w:tc>
          <w:tcPr>
            <w:tcW w:w="0" w:type="auto"/>
            <w:tcBorders>
              <w:top w:val="single" w:color="000000" w:sz="4" w:space="0"/>
              <w:left w:val="single" w:color="000000" w:sz="4" w:space="0"/>
              <w:bottom w:val="single" w:color="000000" w:sz="4" w:space="0"/>
              <w:right w:val="single" w:color="1F2329" w:sz="4" w:space="0"/>
            </w:tcBorders>
            <w:shd w:val="clear" w:color="auto" w:fill="auto"/>
            <w:noWrap/>
            <w:vAlign w:val="center"/>
          </w:tcPr>
          <w:p w14:paraId="1860AD79">
            <w:pPr>
              <w:keepNext w:val="0"/>
              <w:keepLines w:val="0"/>
              <w:pageBreakBefore w:val="0"/>
              <w:widowControl/>
              <w:kinsoku/>
              <w:wordWrap/>
              <w:overflowPunct/>
              <w:topLinePunct w:val="0"/>
              <w:autoSpaceDE/>
              <w:autoSpaceDN/>
              <w:bidi w:val="0"/>
              <w:adjustRightInd/>
              <w:snapToGrid/>
              <w:spacing w:after="0" w:line="500" w:lineRule="exact"/>
              <w:jc w:val="center"/>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C</w:t>
            </w:r>
          </w:p>
        </w:tc>
        <w:tc>
          <w:tcPr>
            <w:tcW w:w="1084" w:type="dxa"/>
            <w:tcBorders>
              <w:top w:val="single" w:color="1F2329" w:sz="4" w:space="0"/>
              <w:left w:val="single" w:color="1F2329" w:sz="4" w:space="0"/>
              <w:bottom w:val="single" w:color="1F2329" w:sz="4" w:space="0"/>
              <w:right w:val="single" w:color="1F2329" w:sz="4" w:space="0"/>
            </w:tcBorders>
            <w:shd w:val="clear" w:color="auto" w:fill="auto"/>
            <w:noWrap/>
            <w:vAlign w:val="center"/>
          </w:tcPr>
          <w:p w14:paraId="54CAEF1D">
            <w:pPr>
              <w:keepNext w:val="0"/>
              <w:keepLines w:val="0"/>
              <w:pageBreakBefore w:val="0"/>
              <w:widowControl/>
              <w:kinsoku/>
              <w:wordWrap/>
              <w:overflowPunct/>
              <w:topLinePunct w:val="0"/>
              <w:autoSpaceDE/>
              <w:autoSpaceDN/>
              <w:bidi w:val="0"/>
              <w:adjustRightInd/>
              <w:snapToGrid/>
              <w:spacing w:after="0" w:line="500" w:lineRule="exact"/>
              <w:jc w:val="center"/>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武汉</w:t>
            </w:r>
          </w:p>
        </w:tc>
        <w:tc>
          <w:tcPr>
            <w:tcW w:w="6871" w:type="dxa"/>
            <w:tcBorders>
              <w:top w:val="single" w:color="1F2329" w:sz="4" w:space="0"/>
              <w:left w:val="single" w:color="1F2329" w:sz="4" w:space="0"/>
              <w:bottom w:val="single" w:color="1F2329" w:sz="4" w:space="0"/>
              <w:right w:val="single" w:color="1F2329" w:sz="4" w:space="0"/>
            </w:tcBorders>
            <w:shd w:val="clear" w:color="auto" w:fill="auto"/>
            <w:vAlign w:val="center"/>
          </w:tcPr>
          <w:p w14:paraId="02E639FB">
            <w:pPr>
              <w:keepNext w:val="0"/>
              <w:keepLines w:val="0"/>
              <w:pageBreakBefore w:val="0"/>
              <w:widowControl/>
              <w:kinsoku/>
              <w:wordWrap/>
              <w:overflowPunct/>
              <w:topLinePunct w:val="0"/>
              <w:autoSpaceDE/>
              <w:autoSpaceDN/>
              <w:bidi w:val="0"/>
              <w:adjustRightInd/>
              <w:snapToGrid/>
              <w:spacing w:after="0" w:line="500" w:lineRule="exact"/>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江岸区、江汉区、硚口区、汉阳区、武昌区、青山区、洪山区、东西湖区</w:t>
            </w:r>
          </w:p>
        </w:tc>
      </w:tr>
      <w:tr w14:paraId="3192BCC4">
        <w:tblPrEx>
          <w:tblCellMar>
            <w:top w:w="0" w:type="dxa"/>
            <w:left w:w="62" w:type="dxa"/>
            <w:bottom w:w="0" w:type="dxa"/>
            <w:right w:w="62" w:type="dxa"/>
          </w:tblCellMar>
        </w:tblPrEx>
        <w:trPr>
          <w:cantSplit/>
          <w:trHeight w:val="382" w:hRule="atLeast"/>
          <w:tblHeader/>
          <w:jc w:val="center"/>
        </w:trPr>
        <w:tc>
          <w:tcPr>
            <w:tcW w:w="0" w:type="auto"/>
            <w:tcBorders>
              <w:top w:val="single" w:color="000000" w:sz="4" w:space="0"/>
              <w:left w:val="single" w:color="000000" w:sz="4" w:space="0"/>
              <w:bottom w:val="single" w:color="000000" w:sz="4" w:space="0"/>
              <w:right w:val="single" w:color="1F2329" w:sz="4" w:space="0"/>
            </w:tcBorders>
            <w:shd w:val="clear" w:color="auto" w:fill="auto"/>
            <w:noWrap/>
            <w:vAlign w:val="center"/>
          </w:tcPr>
          <w:p w14:paraId="1459F344">
            <w:pPr>
              <w:keepNext w:val="0"/>
              <w:keepLines w:val="0"/>
              <w:pageBreakBefore w:val="0"/>
              <w:widowControl/>
              <w:kinsoku/>
              <w:wordWrap/>
              <w:overflowPunct/>
              <w:topLinePunct w:val="0"/>
              <w:autoSpaceDE/>
              <w:autoSpaceDN/>
              <w:bidi w:val="0"/>
              <w:adjustRightInd/>
              <w:snapToGrid/>
              <w:spacing w:after="0" w:line="500" w:lineRule="exact"/>
              <w:jc w:val="center"/>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C</w:t>
            </w:r>
          </w:p>
        </w:tc>
        <w:tc>
          <w:tcPr>
            <w:tcW w:w="1084" w:type="dxa"/>
            <w:tcBorders>
              <w:top w:val="single" w:color="1F2329" w:sz="4" w:space="0"/>
              <w:left w:val="single" w:color="1F2329" w:sz="4" w:space="0"/>
              <w:bottom w:val="single" w:color="1F2329" w:sz="4" w:space="0"/>
              <w:right w:val="single" w:color="1F2329" w:sz="4" w:space="0"/>
            </w:tcBorders>
            <w:shd w:val="clear" w:color="auto" w:fill="auto"/>
            <w:noWrap/>
            <w:vAlign w:val="center"/>
          </w:tcPr>
          <w:p w14:paraId="67DEE349">
            <w:pPr>
              <w:keepNext w:val="0"/>
              <w:keepLines w:val="0"/>
              <w:pageBreakBefore w:val="0"/>
              <w:widowControl/>
              <w:kinsoku/>
              <w:wordWrap/>
              <w:overflowPunct/>
              <w:topLinePunct w:val="0"/>
              <w:autoSpaceDE/>
              <w:autoSpaceDN/>
              <w:bidi w:val="0"/>
              <w:adjustRightInd/>
              <w:snapToGrid/>
              <w:spacing w:after="0" w:line="500" w:lineRule="exact"/>
              <w:jc w:val="center"/>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成都</w:t>
            </w:r>
          </w:p>
        </w:tc>
        <w:tc>
          <w:tcPr>
            <w:tcW w:w="6871" w:type="dxa"/>
            <w:tcBorders>
              <w:top w:val="single" w:color="1F2329" w:sz="4" w:space="0"/>
              <w:left w:val="single" w:color="1F2329" w:sz="4" w:space="0"/>
              <w:bottom w:val="single" w:color="1F2329" w:sz="4" w:space="0"/>
              <w:right w:val="single" w:color="1F2329" w:sz="4" w:space="0"/>
            </w:tcBorders>
            <w:shd w:val="clear" w:color="auto" w:fill="auto"/>
            <w:vAlign w:val="center"/>
          </w:tcPr>
          <w:p w14:paraId="0C6BA72D">
            <w:pPr>
              <w:keepNext w:val="0"/>
              <w:keepLines w:val="0"/>
              <w:pageBreakBefore w:val="0"/>
              <w:widowControl/>
              <w:kinsoku/>
              <w:wordWrap/>
              <w:overflowPunct/>
              <w:topLinePunct w:val="0"/>
              <w:autoSpaceDE/>
              <w:autoSpaceDN/>
              <w:bidi w:val="0"/>
              <w:adjustRightInd/>
              <w:snapToGrid/>
              <w:spacing w:after="0" w:line="500" w:lineRule="exact"/>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武侯区、金牛区、锦江区、成华区、青羊区、郫都区、新都区</w:t>
            </w:r>
          </w:p>
        </w:tc>
      </w:tr>
      <w:tr w14:paraId="397A2C6F">
        <w:tblPrEx>
          <w:tblCellMar>
            <w:top w:w="0" w:type="dxa"/>
            <w:left w:w="62" w:type="dxa"/>
            <w:bottom w:w="0" w:type="dxa"/>
            <w:right w:w="62" w:type="dxa"/>
          </w:tblCellMar>
        </w:tblPrEx>
        <w:trPr>
          <w:cantSplit/>
          <w:trHeight w:val="880" w:hRule="atLeast"/>
          <w:tblHeader/>
          <w:jc w:val="center"/>
        </w:trPr>
        <w:tc>
          <w:tcPr>
            <w:tcW w:w="0" w:type="auto"/>
            <w:tcBorders>
              <w:top w:val="single" w:color="000000" w:sz="4" w:space="0"/>
              <w:left w:val="single" w:color="000000" w:sz="4" w:space="0"/>
              <w:bottom w:val="single" w:color="000000" w:sz="4" w:space="0"/>
              <w:right w:val="single" w:color="1F2329" w:sz="4" w:space="0"/>
            </w:tcBorders>
            <w:shd w:val="clear" w:color="auto" w:fill="auto"/>
            <w:noWrap/>
            <w:vAlign w:val="center"/>
          </w:tcPr>
          <w:p w14:paraId="4D80F38A">
            <w:pPr>
              <w:keepNext w:val="0"/>
              <w:keepLines w:val="0"/>
              <w:pageBreakBefore w:val="0"/>
              <w:widowControl/>
              <w:kinsoku/>
              <w:wordWrap/>
              <w:overflowPunct/>
              <w:topLinePunct w:val="0"/>
              <w:autoSpaceDE/>
              <w:autoSpaceDN/>
              <w:bidi w:val="0"/>
              <w:adjustRightInd/>
              <w:snapToGrid/>
              <w:spacing w:after="0" w:line="500" w:lineRule="exact"/>
              <w:jc w:val="center"/>
              <w:textAlignment w:val="center"/>
              <w:rPr>
                <w:rFonts w:hint="eastAsia" w:ascii="仿宋_GB2312" w:hAnsi="仿宋_GB2312" w:eastAsia="仿宋_GB2312" w:cs="仿宋_GB2312"/>
                <w:b/>
                <w:bCs/>
                <w:color w:val="auto"/>
                <w:sz w:val="28"/>
                <w:szCs w:val="28"/>
                <w:lang w:val="en-US" w:eastAsia="zh-CN" w:bidi="ar-SA"/>
              </w:rPr>
            </w:pPr>
            <w:r>
              <w:rPr>
                <w:rFonts w:hint="eastAsia" w:ascii="仿宋_GB2312" w:hAnsi="仿宋_GB2312" w:eastAsia="仿宋_GB2312" w:cs="仿宋_GB2312"/>
                <w:b/>
                <w:bCs/>
                <w:color w:val="auto"/>
                <w:sz w:val="28"/>
                <w:szCs w:val="28"/>
                <w:lang w:val="en-US" w:eastAsia="zh-CN" w:bidi="ar-SA"/>
              </w:rPr>
              <w:t>档级</w:t>
            </w:r>
          </w:p>
        </w:tc>
        <w:tc>
          <w:tcPr>
            <w:tcW w:w="1084" w:type="dxa"/>
            <w:tcBorders>
              <w:top w:val="single" w:color="1F2329" w:sz="4" w:space="0"/>
              <w:left w:val="single" w:color="1F2329" w:sz="4" w:space="0"/>
              <w:bottom w:val="single" w:color="1F2329" w:sz="4" w:space="0"/>
              <w:right w:val="single" w:color="1F2329" w:sz="4" w:space="0"/>
            </w:tcBorders>
            <w:shd w:val="clear" w:color="auto" w:fill="auto"/>
            <w:noWrap/>
            <w:vAlign w:val="center"/>
          </w:tcPr>
          <w:p w14:paraId="6394D9CE">
            <w:pPr>
              <w:keepNext w:val="0"/>
              <w:keepLines w:val="0"/>
              <w:pageBreakBefore w:val="0"/>
              <w:widowControl/>
              <w:kinsoku/>
              <w:wordWrap/>
              <w:overflowPunct/>
              <w:topLinePunct w:val="0"/>
              <w:autoSpaceDE/>
              <w:autoSpaceDN/>
              <w:bidi w:val="0"/>
              <w:adjustRightInd/>
              <w:snapToGrid/>
              <w:spacing w:after="0" w:line="500" w:lineRule="exact"/>
              <w:jc w:val="center"/>
              <w:textAlignment w:val="center"/>
              <w:rPr>
                <w:rFonts w:hint="eastAsia" w:ascii="仿宋_GB2312" w:hAnsi="仿宋_GB2312" w:eastAsia="仿宋_GB2312" w:cs="仿宋_GB2312"/>
                <w:b/>
                <w:bCs/>
                <w:color w:val="auto"/>
                <w:sz w:val="28"/>
                <w:szCs w:val="28"/>
                <w:lang w:val="en-US" w:eastAsia="zh-CN" w:bidi="ar-SA"/>
              </w:rPr>
            </w:pPr>
            <w:r>
              <w:rPr>
                <w:rFonts w:hint="eastAsia" w:ascii="仿宋_GB2312" w:hAnsi="仿宋_GB2312" w:eastAsia="仿宋_GB2312" w:cs="仿宋_GB2312"/>
                <w:b/>
                <w:bCs/>
                <w:color w:val="auto"/>
                <w:sz w:val="28"/>
                <w:szCs w:val="28"/>
                <w:lang w:val="en-US" w:eastAsia="zh-CN" w:bidi="ar-SA"/>
              </w:rPr>
              <w:t>城市</w:t>
            </w:r>
          </w:p>
        </w:tc>
        <w:tc>
          <w:tcPr>
            <w:tcW w:w="6871" w:type="dxa"/>
            <w:tcBorders>
              <w:top w:val="single" w:color="1F2329" w:sz="4" w:space="0"/>
              <w:left w:val="single" w:color="1F2329" w:sz="4" w:space="0"/>
              <w:bottom w:val="single" w:color="1F2329" w:sz="4" w:space="0"/>
              <w:right w:val="single" w:color="1F2329" w:sz="4" w:space="0"/>
            </w:tcBorders>
            <w:shd w:val="clear" w:color="auto" w:fill="auto"/>
            <w:vAlign w:val="center"/>
          </w:tcPr>
          <w:p w14:paraId="4E121570">
            <w:pPr>
              <w:keepNext w:val="0"/>
              <w:keepLines w:val="0"/>
              <w:pageBreakBefore w:val="0"/>
              <w:widowControl/>
              <w:kinsoku/>
              <w:wordWrap/>
              <w:overflowPunct/>
              <w:topLinePunct w:val="0"/>
              <w:autoSpaceDE/>
              <w:autoSpaceDN/>
              <w:bidi w:val="0"/>
              <w:adjustRightInd/>
              <w:snapToGrid/>
              <w:spacing w:after="0" w:line="500" w:lineRule="exact"/>
              <w:jc w:val="center"/>
              <w:textAlignment w:val="center"/>
              <w:rPr>
                <w:rFonts w:hint="eastAsia" w:ascii="仿宋_GB2312" w:hAnsi="仿宋_GB2312" w:eastAsia="仿宋_GB2312" w:cs="仿宋_GB2312"/>
                <w:b/>
                <w:bCs/>
                <w:color w:val="auto"/>
                <w:sz w:val="28"/>
                <w:szCs w:val="28"/>
                <w:lang w:val="en-US" w:eastAsia="zh-CN" w:bidi="ar-SA"/>
              </w:rPr>
            </w:pPr>
            <w:r>
              <w:rPr>
                <w:rFonts w:hint="eastAsia" w:ascii="仿宋_GB2312" w:hAnsi="仿宋_GB2312" w:eastAsia="仿宋_GB2312" w:cs="仿宋_GB2312"/>
                <w:b/>
                <w:bCs/>
                <w:color w:val="auto"/>
                <w:sz w:val="28"/>
                <w:szCs w:val="28"/>
                <w:lang w:val="en-US" w:eastAsia="zh-CN" w:bidi="ar-SA"/>
              </w:rPr>
              <w:t>主城区</w:t>
            </w:r>
          </w:p>
        </w:tc>
      </w:tr>
      <w:tr w14:paraId="52C3A579">
        <w:tblPrEx>
          <w:tblCellMar>
            <w:top w:w="0" w:type="dxa"/>
            <w:left w:w="62" w:type="dxa"/>
            <w:bottom w:w="0" w:type="dxa"/>
            <w:right w:w="62" w:type="dxa"/>
          </w:tblCellMar>
        </w:tblPrEx>
        <w:trPr>
          <w:cantSplit/>
          <w:trHeight w:val="382" w:hRule="atLeast"/>
          <w:tblHeader/>
          <w:jc w:val="center"/>
        </w:trPr>
        <w:tc>
          <w:tcPr>
            <w:tcW w:w="0" w:type="auto"/>
            <w:tcBorders>
              <w:top w:val="single" w:color="000000" w:sz="4" w:space="0"/>
              <w:left w:val="single" w:color="000000" w:sz="4" w:space="0"/>
              <w:bottom w:val="single" w:color="000000" w:sz="4" w:space="0"/>
              <w:right w:val="single" w:color="1F2329" w:sz="4" w:space="0"/>
            </w:tcBorders>
            <w:shd w:val="clear" w:color="auto" w:fill="auto"/>
            <w:noWrap/>
            <w:vAlign w:val="center"/>
          </w:tcPr>
          <w:p w14:paraId="0D6BADE7">
            <w:pPr>
              <w:keepNext w:val="0"/>
              <w:keepLines w:val="0"/>
              <w:pageBreakBefore w:val="0"/>
              <w:widowControl/>
              <w:kinsoku/>
              <w:wordWrap/>
              <w:overflowPunct/>
              <w:topLinePunct w:val="0"/>
              <w:autoSpaceDE/>
              <w:autoSpaceDN/>
              <w:bidi w:val="0"/>
              <w:adjustRightInd/>
              <w:snapToGrid/>
              <w:spacing w:after="0" w:line="500" w:lineRule="exact"/>
              <w:jc w:val="center"/>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C</w:t>
            </w:r>
          </w:p>
        </w:tc>
        <w:tc>
          <w:tcPr>
            <w:tcW w:w="1084" w:type="dxa"/>
            <w:tcBorders>
              <w:top w:val="single" w:color="1F2329" w:sz="4" w:space="0"/>
              <w:left w:val="single" w:color="1F2329" w:sz="4" w:space="0"/>
              <w:bottom w:val="single" w:color="1F2329" w:sz="4" w:space="0"/>
              <w:right w:val="single" w:color="1F2329" w:sz="4" w:space="0"/>
            </w:tcBorders>
            <w:shd w:val="clear" w:color="auto" w:fill="auto"/>
            <w:noWrap/>
            <w:vAlign w:val="center"/>
          </w:tcPr>
          <w:p w14:paraId="2A4874E5">
            <w:pPr>
              <w:keepNext w:val="0"/>
              <w:keepLines w:val="0"/>
              <w:pageBreakBefore w:val="0"/>
              <w:widowControl/>
              <w:kinsoku/>
              <w:wordWrap/>
              <w:overflowPunct/>
              <w:topLinePunct w:val="0"/>
              <w:autoSpaceDE/>
              <w:autoSpaceDN/>
              <w:bidi w:val="0"/>
              <w:adjustRightInd/>
              <w:snapToGrid/>
              <w:spacing w:after="0" w:line="500" w:lineRule="exact"/>
              <w:jc w:val="center"/>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西安</w:t>
            </w:r>
          </w:p>
        </w:tc>
        <w:tc>
          <w:tcPr>
            <w:tcW w:w="6871" w:type="dxa"/>
            <w:tcBorders>
              <w:top w:val="single" w:color="1F2329" w:sz="4" w:space="0"/>
              <w:left w:val="single" w:color="1F2329" w:sz="4" w:space="0"/>
              <w:bottom w:val="single" w:color="1F2329" w:sz="4" w:space="0"/>
              <w:right w:val="single" w:color="1F2329" w:sz="4" w:space="0"/>
            </w:tcBorders>
            <w:shd w:val="clear" w:color="auto" w:fill="auto"/>
            <w:vAlign w:val="center"/>
          </w:tcPr>
          <w:p w14:paraId="7B492915">
            <w:pPr>
              <w:keepNext w:val="0"/>
              <w:keepLines w:val="0"/>
              <w:pageBreakBefore w:val="0"/>
              <w:widowControl/>
              <w:kinsoku/>
              <w:wordWrap/>
              <w:overflowPunct/>
              <w:topLinePunct w:val="0"/>
              <w:autoSpaceDE/>
              <w:autoSpaceDN/>
              <w:bidi w:val="0"/>
              <w:adjustRightInd/>
              <w:snapToGrid/>
              <w:spacing w:before="80" w:after="80" w:line="500" w:lineRule="exact"/>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新城区、碑林区、莲湖区、雁塔区、未央区、高陵区、灞桥区</w:t>
            </w:r>
          </w:p>
        </w:tc>
      </w:tr>
      <w:tr w14:paraId="0A9CA93A">
        <w:tblPrEx>
          <w:tblCellMar>
            <w:top w:w="0" w:type="dxa"/>
            <w:left w:w="62" w:type="dxa"/>
            <w:bottom w:w="0" w:type="dxa"/>
            <w:right w:w="62" w:type="dxa"/>
          </w:tblCellMar>
        </w:tblPrEx>
        <w:trPr>
          <w:cantSplit/>
          <w:trHeight w:val="382" w:hRule="atLeast"/>
          <w:tblHeader/>
          <w:jc w:val="center"/>
        </w:trPr>
        <w:tc>
          <w:tcPr>
            <w:tcW w:w="0" w:type="auto"/>
            <w:tcBorders>
              <w:top w:val="single" w:color="000000" w:sz="4" w:space="0"/>
              <w:left w:val="single" w:color="000000" w:sz="4" w:space="0"/>
              <w:bottom w:val="single" w:color="000000" w:sz="4" w:space="0"/>
              <w:right w:val="single" w:color="1F2329" w:sz="4" w:space="0"/>
            </w:tcBorders>
            <w:shd w:val="clear" w:color="auto" w:fill="auto"/>
            <w:noWrap/>
            <w:vAlign w:val="center"/>
          </w:tcPr>
          <w:p w14:paraId="3C829584">
            <w:pPr>
              <w:keepNext w:val="0"/>
              <w:keepLines w:val="0"/>
              <w:pageBreakBefore w:val="0"/>
              <w:widowControl/>
              <w:kinsoku/>
              <w:wordWrap/>
              <w:overflowPunct/>
              <w:topLinePunct w:val="0"/>
              <w:autoSpaceDE/>
              <w:autoSpaceDN/>
              <w:bidi w:val="0"/>
              <w:adjustRightInd/>
              <w:snapToGrid/>
              <w:spacing w:after="0" w:line="500" w:lineRule="exact"/>
              <w:jc w:val="center"/>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C</w:t>
            </w:r>
          </w:p>
        </w:tc>
        <w:tc>
          <w:tcPr>
            <w:tcW w:w="1084" w:type="dxa"/>
            <w:tcBorders>
              <w:top w:val="single" w:color="1F2329" w:sz="4" w:space="0"/>
              <w:left w:val="single" w:color="1F2329" w:sz="4" w:space="0"/>
              <w:bottom w:val="single" w:color="1F2329" w:sz="4" w:space="0"/>
              <w:right w:val="single" w:color="1F2329" w:sz="4" w:space="0"/>
            </w:tcBorders>
            <w:shd w:val="clear" w:color="auto" w:fill="auto"/>
            <w:noWrap/>
            <w:vAlign w:val="center"/>
          </w:tcPr>
          <w:p w14:paraId="5965084C">
            <w:pPr>
              <w:keepNext w:val="0"/>
              <w:keepLines w:val="0"/>
              <w:pageBreakBefore w:val="0"/>
              <w:widowControl/>
              <w:kinsoku/>
              <w:wordWrap/>
              <w:overflowPunct/>
              <w:topLinePunct w:val="0"/>
              <w:autoSpaceDE/>
              <w:autoSpaceDN/>
              <w:bidi w:val="0"/>
              <w:adjustRightInd/>
              <w:snapToGrid/>
              <w:spacing w:after="0" w:line="500" w:lineRule="exact"/>
              <w:jc w:val="center"/>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济南</w:t>
            </w:r>
          </w:p>
        </w:tc>
        <w:tc>
          <w:tcPr>
            <w:tcW w:w="6871" w:type="dxa"/>
            <w:tcBorders>
              <w:top w:val="single" w:color="1F2329" w:sz="4" w:space="0"/>
              <w:left w:val="single" w:color="1F2329" w:sz="4" w:space="0"/>
              <w:bottom w:val="single" w:color="1F2329" w:sz="4" w:space="0"/>
              <w:right w:val="single" w:color="1F2329" w:sz="4" w:space="0"/>
            </w:tcBorders>
            <w:shd w:val="clear" w:color="auto" w:fill="auto"/>
            <w:vAlign w:val="center"/>
          </w:tcPr>
          <w:p w14:paraId="51D9C32D">
            <w:pPr>
              <w:keepNext w:val="0"/>
              <w:keepLines w:val="0"/>
              <w:pageBreakBefore w:val="0"/>
              <w:widowControl/>
              <w:kinsoku/>
              <w:wordWrap/>
              <w:overflowPunct/>
              <w:topLinePunct w:val="0"/>
              <w:autoSpaceDE/>
              <w:autoSpaceDN/>
              <w:bidi w:val="0"/>
              <w:adjustRightInd/>
              <w:snapToGrid/>
              <w:spacing w:before="80" w:after="80" w:line="500" w:lineRule="exact"/>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历下区、天桥区、市中区、槐荫区</w:t>
            </w:r>
          </w:p>
        </w:tc>
      </w:tr>
      <w:tr w14:paraId="286A5886">
        <w:tblPrEx>
          <w:tblCellMar>
            <w:top w:w="0" w:type="dxa"/>
            <w:left w:w="62" w:type="dxa"/>
            <w:bottom w:w="0" w:type="dxa"/>
            <w:right w:w="62" w:type="dxa"/>
          </w:tblCellMar>
        </w:tblPrEx>
        <w:trPr>
          <w:cantSplit/>
          <w:trHeight w:val="382" w:hRule="atLeast"/>
          <w:tblHeader/>
          <w:jc w:val="center"/>
        </w:trPr>
        <w:tc>
          <w:tcPr>
            <w:tcW w:w="0" w:type="auto"/>
            <w:tcBorders>
              <w:top w:val="single" w:color="000000" w:sz="4" w:space="0"/>
              <w:left w:val="single" w:color="000000" w:sz="4" w:space="0"/>
              <w:bottom w:val="single" w:color="000000" w:sz="4" w:space="0"/>
              <w:right w:val="single" w:color="1F2329" w:sz="4" w:space="0"/>
            </w:tcBorders>
            <w:shd w:val="clear" w:color="auto" w:fill="auto"/>
            <w:noWrap/>
            <w:vAlign w:val="center"/>
          </w:tcPr>
          <w:p w14:paraId="4EAD2230">
            <w:pPr>
              <w:keepNext w:val="0"/>
              <w:keepLines w:val="0"/>
              <w:pageBreakBefore w:val="0"/>
              <w:widowControl/>
              <w:kinsoku/>
              <w:wordWrap/>
              <w:overflowPunct/>
              <w:topLinePunct w:val="0"/>
              <w:autoSpaceDE/>
              <w:autoSpaceDN/>
              <w:bidi w:val="0"/>
              <w:adjustRightInd/>
              <w:snapToGrid/>
              <w:spacing w:after="0" w:line="500" w:lineRule="exact"/>
              <w:jc w:val="center"/>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C</w:t>
            </w:r>
          </w:p>
        </w:tc>
        <w:tc>
          <w:tcPr>
            <w:tcW w:w="1084" w:type="dxa"/>
            <w:tcBorders>
              <w:top w:val="single" w:color="1F2329" w:sz="4" w:space="0"/>
              <w:left w:val="single" w:color="1F2329" w:sz="4" w:space="0"/>
              <w:bottom w:val="single" w:color="1F2329" w:sz="4" w:space="0"/>
              <w:right w:val="single" w:color="1F2329" w:sz="4" w:space="0"/>
            </w:tcBorders>
            <w:shd w:val="clear" w:color="auto" w:fill="auto"/>
            <w:noWrap/>
            <w:vAlign w:val="center"/>
          </w:tcPr>
          <w:p w14:paraId="2570C884">
            <w:pPr>
              <w:keepNext w:val="0"/>
              <w:keepLines w:val="0"/>
              <w:pageBreakBefore w:val="0"/>
              <w:widowControl/>
              <w:kinsoku/>
              <w:wordWrap/>
              <w:overflowPunct/>
              <w:topLinePunct w:val="0"/>
              <w:autoSpaceDE/>
              <w:autoSpaceDN/>
              <w:bidi w:val="0"/>
              <w:adjustRightInd/>
              <w:snapToGrid/>
              <w:spacing w:after="0" w:line="500" w:lineRule="exact"/>
              <w:jc w:val="center"/>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大连</w:t>
            </w:r>
          </w:p>
        </w:tc>
        <w:tc>
          <w:tcPr>
            <w:tcW w:w="6871" w:type="dxa"/>
            <w:tcBorders>
              <w:top w:val="single" w:color="1F2329" w:sz="4" w:space="0"/>
              <w:left w:val="single" w:color="1F2329" w:sz="4" w:space="0"/>
              <w:bottom w:val="single" w:color="1F2329" w:sz="4" w:space="0"/>
              <w:right w:val="single" w:color="1F2329" w:sz="4" w:space="0"/>
            </w:tcBorders>
            <w:shd w:val="clear" w:color="auto" w:fill="auto"/>
            <w:vAlign w:val="center"/>
          </w:tcPr>
          <w:p w14:paraId="468A8D28">
            <w:pPr>
              <w:keepNext w:val="0"/>
              <w:keepLines w:val="0"/>
              <w:pageBreakBefore w:val="0"/>
              <w:widowControl/>
              <w:kinsoku/>
              <w:wordWrap/>
              <w:overflowPunct/>
              <w:topLinePunct w:val="0"/>
              <w:autoSpaceDE/>
              <w:autoSpaceDN/>
              <w:bidi w:val="0"/>
              <w:adjustRightInd/>
              <w:snapToGrid/>
              <w:spacing w:before="80" w:after="80" w:line="500" w:lineRule="exact"/>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中山区、西岗区、沙河口区、甘井子区、旅顺口区</w:t>
            </w:r>
          </w:p>
        </w:tc>
      </w:tr>
      <w:tr w14:paraId="0A7193FA">
        <w:tblPrEx>
          <w:tblCellMar>
            <w:top w:w="0" w:type="dxa"/>
            <w:left w:w="62" w:type="dxa"/>
            <w:bottom w:w="0" w:type="dxa"/>
            <w:right w:w="62" w:type="dxa"/>
          </w:tblCellMar>
        </w:tblPrEx>
        <w:trPr>
          <w:cantSplit/>
          <w:trHeight w:val="382" w:hRule="atLeast"/>
          <w:tblHeader/>
          <w:jc w:val="center"/>
        </w:trPr>
        <w:tc>
          <w:tcPr>
            <w:tcW w:w="0" w:type="auto"/>
            <w:tcBorders>
              <w:top w:val="single" w:color="000000" w:sz="4" w:space="0"/>
              <w:left w:val="single" w:color="000000" w:sz="4" w:space="0"/>
              <w:bottom w:val="single" w:color="000000" w:sz="4" w:space="0"/>
              <w:right w:val="single" w:color="1F2329" w:sz="4" w:space="0"/>
            </w:tcBorders>
            <w:shd w:val="clear" w:color="auto" w:fill="auto"/>
            <w:noWrap/>
            <w:vAlign w:val="center"/>
          </w:tcPr>
          <w:p w14:paraId="6CD11ED9">
            <w:pPr>
              <w:keepNext w:val="0"/>
              <w:keepLines w:val="0"/>
              <w:pageBreakBefore w:val="0"/>
              <w:widowControl/>
              <w:kinsoku/>
              <w:wordWrap/>
              <w:overflowPunct/>
              <w:topLinePunct w:val="0"/>
              <w:autoSpaceDE/>
              <w:autoSpaceDN/>
              <w:bidi w:val="0"/>
              <w:adjustRightInd/>
              <w:snapToGrid/>
              <w:spacing w:after="0" w:line="500" w:lineRule="exact"/>
              <w:jc w:val="center"/>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C</w:t>
            </w:r>
          </w:p>
        </w:tc>
        <w:tc>
          <w:tcPr>
            <w:tcW w:w="1084" w:type="dxa"/>
            <w:tcBorders>
              <w:top w:val="single" w:color="1F2329" w:sz="4" w:space="0"/>
              <w:left w:val="single" w:color="1F2329" w:sz="4" w:space="0"/>
              <w:bottom w:val="single" w:color="1F2329" w:sz="4" w:space="0"/>
              <w:right w:val="single" w:color="1F2329" w:sz="4" w:space="0"/>
            </w:tcBorders>
            <w:shd w:val="clear" w:color="auto" w:fill="auto"/>
            <w:noWrap/>
            <w:vAlign w:val="center"/>
          </w:tcPr>
          <w:p w14:paraId="3FD3F7C0">
            <w:pPr>
              <w:keepNext w:val="0"/>
              <w:keepLines w:val="0"/>
              <w:pageBreakBefore w:val="0"/>
              <w:widowControl/>
              <w:kinsoku/>
              <w:wordWrap/>
              <w:overflowPunct/>
              <w:topLinePunct w:val="0"/>
              <w:autoSpaceDE/>
              <w:autoSpaceDN/>
              <w:bidi w:val="0"/>
              <w:adjustRightInd/>
              <w:snapToGrid/>
              <w:spacing w:after="0" w:line="500" w:lineRule="exact"/>
              <w:jc w:val="center"/>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青岛</w:t>
            </w:r>
          </w:p>
        </w:tc>
        <w:tc>
          <w:tcPr>
            <w:tcW w:w="6871" w:type="dxa"/>
            <w:tcBorders>
              <w:top w:val="single" w:color="1F2329" w:sz="4" w:space="0"/>
              <w:left w:val="single" w:color="1F2329" w:sz="4" w:space="0"/>
              <w:bottom w:val="single" w:color="1F2329" w:sz="4" w:space="0"/>
              <w:right w:val="single" w:color="1F2329" w:sz="4" w:space="0"/>
            </w:tcBorders>
            <w:shd w:val="clear" w:color="auto" w:fill="auto"/>
            <w:vAlign w:val="center"/>
          </w:tcPr>
          <w:p w14:paraId="3F18138B">
            <w:pPr>
              <w:keepNext w:val="0"/>
              <w:keepLines w:val="0"/>
              <w:pageBreakBefore w:val="0"/>
              <w:widowControl/>
              <w:kinsoku/>
              <w:wordWrap/>
              <w:overflowPunct/>
              <w:topLinePunct w:val="0"/>
              <w:autoSpaceDE/>
              <w:autoSpaceDN/>
              <w:bidi w:val="0"/>
              <w:adjustRightInd/>
              <w:snapToGrid/>
              <w:spacing w:before="80" w:after="80" w:line="500" w:lineRule="exact"/>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市南区、市北区、李沧区</w:t>
            </w:r>
          </w:p>
        </w:tc>
      </w:tr>
      <w:tr w14:paraId="1DEBB687">
        <w:tblPrEx>
          <w:tblCellMar>
            <w:top w:w="0" w:type="dxa"/>
            <w:left w:w="62" w:type="dxa"/>
            <w:bottom w:w="0" w:type="dxa"/>
            <w:right w:w="62" w:type="dxa"/>
          </w:tblCellMar>
        </w:tblPrEx>
        <w:trPr>
          <w:cantSplit/>
          <w:trHeight w:val="382" w:hRule="atLeast"/>
          <w:tblHeader/>
          <w:jc w:val="center"/>
        </w:trPr>
        <w:tc>
          <w:tcPr>
            <w:tcW w:w="0" w:type="auto"/>
            <w:tcBorders>
              <w:top w:val="single" w:color="000000" w:sz="4" w:space="0"/>
              <w:left w:val="single" w:color="000000" w:sz="4" w:space="0"/>
              <w:bottom w:val="single" w:color="000000" w:sz="4" w:space="0"/>
              <w:right w:val="single" w:color="1F2329" w:sz="4" w:space="0"/>
            </w:tcBorders>
            <w:shd w:val="clear" w:color="auto" w:fill="auto"/>
            <w:noWrap/>
            <w:vAlign w:val="center"/>
          </w:tcPr>
          <w:p w14:paraId="2E439816">
            <w:pPr>
              <w:keepNext w:val="0"/>
              <w:keepLines w:val="0"/>
              <w:pageBreakBefore w:val="0"/>
              <w:widowControl/>
              <w:kinsoku/>
              <w:wordWrap/>
              <w:overflowPunct/>
              <w:topLinePunct w:val="0"/>
              <w:autoSpaceDE/>
              <w:autoSpaceDN/>
              <w:bidi w:val="0"/>
              <w:adjustRightInd/>
              <w:snapToGrid/>
              <w:spacing w:after="0" w:line="500" w:lineRule="exact"/>
              <w:jc w:val="center"/>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C</w:t>
            </w:r>
          </w:p>
        </w:tc>
        <w:tc>
          <w:tcPr>
            <w:tcW w:w="1084" w:type="dxa"/>
            <w:tcBorders>
              <w:top w:val="single" w:color="1F2329" w:sz="4" w:space="0"/>
              <w:left w:val="single" w:color="1F2329" w:sz="4" w:space="0"/>
              <w:bottom w:val="single" w:color="1F2329" w:sz="4" w:space="0"/>
              <w:right w:val="single" w:color="1F2329" w:sz="4" w:space="0"/>
            </w:tcBorders>
            <w:shd w:val="clear" w:color="auto" w:fill="auto"/>
            <w:noWrap/>
            <w:vAlign w:val="center"/>
          </w:tcPr>
          <w:p w14:paraId="3844FA46">
            <w:pPr>
              <w:keepNext w:val="0"/>
              <w:keepLines w:val="0"/>
              <w:pageBreakBefore w:val="0"/>
              <w:widowControl/>
              <w:kinsoku/>
              <w:wordWrap/>
              <w:overflowPunct/>
              <w:topLinePunct w:val="0"/>
              <w:autoSpaceDE/>
              <w:autoSpaceDN/>
              <w:bidi w:val="0"/>
              <w:adjustRightInd/>
              <w:snapToGrid/>
              <w:spacing w:after="0" w:line="500" w:lineRule="exact"/>
              <w:jc w:val="center"/>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宁波</w:t>
            </w:r>
          </w:p>
        </w:tc>
        <w:tc>
          <w:tcPr>
            <w:tcW w:w="6871" w:type="dxa"/>
            <w:tcBorders>
              <w:top w:val="single" w:color="1F2329" w:sz="4" w:space="0"/>
              <w:left w:val="single" w:color="1F2329" w:sz="4" w:space="0"/>
              <w:bottom w:val="single" w:color="1F2329" w:sz="4" w:space="0"/>
              <w:right w:val="single" w:color="1F2329" w:sz="4" w:space="0"/>
            </w:tcBorders>
            <w:shd w:val="clear" w:color="auto" w:fill="auto"/>
            <w:vAlign w:val="center"/>
          </w:tcPr>
          <w:p w14:paraId="01A9ACA9">
            <w:pPr>
              <w:keepNext w:val="0"/>
              <w:keepLines w:val="0"/>
              <w:pageBreakBefore w:val="0"/>
              <w:widowControl/>
              <w:kinsoku/>
              <w:wordWrap/>
              <w:overflowPunct/>
              <w:topLinePunct w:val="0"/>
              <w:autoSpaceDE/>
              <w:autoSpaceDN/>
              <w:bidi w:val="0"/>
              <w:adjustRightInd/>
              <w:snapToGrid/>
              <w:spacing w:before="80" w:after="80" w:line="500" w:lineRule="exact"/>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江北区、鄞州区、镇海区、海曙区</w:t>
            </w:r>
          </w:p>
        </w:tc>
      </w:tr>
      <w:tr w14:paraId="33170DA7">
        <w:tblPrEx>
          <w:tblCellMar>
            <w:top w:w="0" w:type="dxa"/>
            <w:left w:w="62" w:type="dxa"/>
            <w:bottom w:w="0" w:type="dxa"/>
            <w:right w:w="62" w:type="dxa"/>
          </w:tblCellMar>
        </w:tblPrEx>
        <w:trPr>
          <w:cantSplit/>
          <w:trHeight w:val="382" w:hRule="atLeast"/>
          <w:tblHeader/>
          <w:jc w:val="center"/>
        </w:trPr>
        <w:tc>
          <w:tcPr>
            <w:tcW w:w="0" w:type="auto"/>
            <w:tcBorders>
              <w:top w:val="single" w:color="000000" w:sz="4" w:space="0"/>
              <w:left w:val="single" w:color="000000" w:sz="4" w:space="0"/>
              <w:bottom w:val="single" w:color="000000" w:sz="4" w:space="0"/>
              <w:right w:val="single" w:color="1F2329" w:sz="4" w:space="0"/>
            </w:tcBorders>
            <w:shd w:val="clear" w:color="auto" w:fill="auto"/>
            <w:noWrap/>
            <w:vAlign w:val="center"/>
          </w:tcPr>
          <w:p w14:paraId="40ABF271">
            <w:pPr>
              <w:keepNext w:val="0"/>
              <w:keepLines w:val="0"/>
              <w:pageBreakBefore w:val="0"/>
              <w:widowControl/>
              <w:kinsoku/>
              <w:wordWrap/>
              <w:overflowPunct/>
              <w:topLinePunct w:val="0"/>
              <w:autoSpaceDE/>
              <w:autoSpaceDN/>
              <w:bidi w:val="0"/>
              <w:adjustRightInd/>
              <w:snapToGrid/>
              <w:spacing w:after="0" w:line="500" w:lineRule="exact"/>
              <w:jc w:val="center"/>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C</w:t>
            </w:r>
          </w:p>
        </w:tc>
        <w:tc>
          <w:tcPr>
            <w:tcW w:w="1084" w:type="dxa"/>
            <w:tcBorders>
              <w:top w:val="single" w:color="1F2329" w:sz="4" w:space="0"/>
              <w:left w:val="single" w:color="1F2329" w:sz="4" w:space="0"/>
              <w:bottom w:val="single" w:color="1F2329" w:sz="4" w:space="0"/>
              <w:right w:val="single" w:color="1F2329" w:sz="4" w:space="0"/>
            </w:tcBorders>
            <w:shd w:val="clear" w:color="auto" w:fill="auto"/>
            <w:noWrap/>
            <w:vAlign w:val="center"/>
          </w:tcPr>
          <w:p w14:paraId="5F42AF99">
            <w:pPr>
              <w:keepNext w:val="0"/>
              <w:keepLines w:val="0"/>
              <w:pageBreakBefore w:val="0"/>
              <w:widowControl/>
              <w:kinsoku/>
              <w:wordWrap/>
              <w:overflowPunct/>
              <w:topLinePunct w:val="0"/>
              <w:autoSpaceDE/>
              <w:autoSpaceDN/>
              <w:bidi w:val="0"/>
              <w:adjustRightInd/>
              <w:snapToGrid/>
              <w:spacing w:after="0" w:line="500" w:lineRule="exact"/>
              <w:jc w:val="center"/>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乌鲁</w:t>
            </w:r>
          </w:p>
          <w:p w14:paraId="10B7413A">
            <w:pPr>
              <w:keepNext w:val="0"/>
              <w:keepLines w:val="0"/>
              <w:pageBreakBefore w:val="0"/>
              <w:widowControl/>
              <w:kinsoku/>
              <w:wordWrap/>
              <w:overflowPunct/>
              <w:topLinePunct w:val="0"/>
              <w:autoSpaceDE/>
              <w:autoSpaceDN/>
              <w:bidi w:val="0"/>
              <w:adjustRightInd/>
              <w:snapToGrid/>
              <w:spacing w:after="0" w:line="500" w:lineRule="exact"/>
              <w:jc w:val="center"/>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木齐</w:t>
            </w:r>
          </w:p>
        </w:tc>
        <w:tc>
          <w:tcPr>
            <w:tcW w:w="6871" w:type="dxa"/>
            <w:tcBorders>
              <w:top w:val="single" w:color="1F2329" w:sz="4" w:space="0"/>
              <w:left w:val="single" w:color="1F2329" w:sz="4" w:space="0"/>
              <w:bottom w:val="single" w:color="1F2329" w:sz="4" w:space="0"/>
              <w:right w:val="single" w:color="1F2329" w:sz="4" w:space="0"/>
            </w:tcBorders>
            <w:shd w:val="clear" w:color="auto" w:fill="auto"/>
            <w:vAlign w:val="center"/>
          </w:tcPr>
          <w:p w14:paraId="4AC4B8A5">
            <w:pPr>
              <w:keepNext w:val="0"/>
              <w:keepLines w:val="0"/>
              <w:pageBreakBefore w:val="0"/>
              <w:widowControl/>
              <w:kinsoku/>
              <w:wordWrap/>
              <w:overflowPunct/>
              <w:topLinePunct w:val="0"/>
              <w:autoSpaceDE/>
              <w:autoSpaceDN/>
              <w:bidi w:val="0"/>
              <w:adjustRightInd/>
              <w:snapToGrid/>
              <w:spacing w:before="80" w:after="80" w:line="500" w:lineRule="exact"/>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天山区、沙依巴克区、水磨沟区、新市区、头屯河区、米东区</w:t>
            </w:r>
          </w:p>
        </w:tc>
      </w:tr>
      <w:tr w14:paraId="3F23F432">
        <w:tblPrEx>
          <w:tblCellMar>
            <w:top w:w="0" w:type="dxa"/>
            <w:left w:w="62" w:type="dxa"/>
            <w:bottom w:w="0" w:type="dxa"/>
            <w:right w:w="62" w:type="dxa"/>
          </w:tblCellMar>
        </w:tblPrEx>
        <w:trPr>
          <w:cantSplit/>
          <w:trHeight w:val="382" w:hRule="atLeast"/>
          <w:tblHeader/>
          <w:jc w:val="center"/>
        </w:trPr>
        <w:tc>
          <w:tcPr>
            <w:tcW w:w="0" w:type="auto"/>
            <w:tcBorders>
              <w:top w:val="single" w:color="000000" w:sz="4" w:space="0"/>
              <w:left w:val="single" w:color="000000" w:sz="4" w:space="0"/>
              <w:bottom w:val="single" w:color="000000" w:sz="4" w:space="0"/>
              <w:right w:val="single" w:color="1F2329" w:sz="4" w:space="0"/>
            </w:tcBorders>
            <w:shd w:val="clear" w:color="auto" w:fill="auto"/>
            <w:noWrap/>
            <w:vAlign w:val="center"/>
          </w:tcPr>
          <w:p w14:paraId="3D1D141A">
            <w:pPr>
              <w:keepNext w:val="0"/>
              <w:keepLines w:val="0"/>
              <w:pageBreakBefore w:val="0"/>
              <w:widowControl/>
              <w:kinsoku/>
              <w:wordWrap/>
              <w:overflowPunct/>
              <w:topLinePunct w:val="0"/>
              <w:autoSpaceDE/>
              <w:autoSpaceDN/>
              <w:bidi w:val="0"/>
              <w:adjustRightInd/>
              <w:snapToGrid/>
              <w:spacing w:after="0" w:line="500" w:lineRule="exact"/>
              <w:jc w:val="center"/>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C</w:t>
            </w:r>
          </w:p>
        </w:tc>
        <w:tc>
          <w:tcPr>
            <w:tcW w:w="1084" w:type="dxa"/>
            <w:tcBorders>
              <w:top w:val="single" w:color="1F2329" w:sz="4" w:space="0"/>
              <w:left w:val="single" w:color="1F2329" w:sz="4" w:space="0"/>
              <w:bottom w:val="single" w:color="1F2329" w:sz="4" w:space="0"/>
              <w:right w:val="single" w:color="1F2329" w:sz="4" w:space="0"/>
            </w:tcBorders>
            <w:shd w:val="clear" w:color="auto" w:fill="auto"/>
            <w:noWrap/>
            <w:vAlign w:val="center"/>
          </w:tcPr>
          <w:p w14:paraId="3DA74E87">
            <w:pPr>
              <w:keepNext w:val="0"/>
              <w:keepLines w:val="0"/>
              <w:pageBreakBefore w:val="0"/>
              <w:widowControl/>
              <w:kinsoku/>
              <w:wordWrap/>
              <w:overflowPunct/>
              <w:topLinePunct w:val="0"/>
              <w:autoSpaceDE/>
              <w:autoSpaceDN/>
              <w:bidi w:val="0"/>
              <w:adjustRightInd/>
              <w:snapToGrid/>
              <w:spacing w:after="0" w:line="500" w:lineRule="exact"/>
              <w:jc w:val="center"/>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合肥</w:t>
            </w:r>
          </w:p>
        </w:tc>
        <w:tc>
          <w:tcPr>
            <w:tcW w:w="6871" w:type="dxa"/>
            <w:tcBorders>
              <w:top w:val="single" w:color="1F2329" w:sz="4" w:space="0"/>
              <w:left w:val="single" w:color="1F2329" w:sz="4" w:space="0"/>
              <w:bottom w:val="single" w:color="1F2329" w:sz="4" w:space="0"/>
              <w:right w:val="single" w:color="1F2329" w:sz="4" w:space="0"/>
            </w:tcBorders>
            <w:shd w:val="clear" w:color="auto" w:fill="auto"/>
            <w:vAlign w:val="center"/>
          </w:tcPr>
          <w:p w14:paraId="3062A1EF">
            <w:pPr>
              <w:keepNext w:val="0"/>
              <w:keepLines w:val="0"/>
              <w:pageBreakBefore w:val="0"/>
              <w:widowControl/>
              <w:kinsoku/>
              <w:wordWrap/>
              <w:overflowPunct/>
              <w:topLinePunct w:val="0"/>
              <w:autoSpaceDE/>
              <w:autoSpaceDN/>
              <w:bidi w:val="0"/>
              <w:adjustRightInd/>
              <w:snapToGrid/>
              <w:spacing w:before="80" w:after="80" w:line="500" w:lineRule="exact"/>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包河区、庐阳区、瑶海区、蜀山区</w:t>
            </w:r>
          </w:p>
        </w:tc>
      </w:tr>
      <w:tr w14:paraId="33E3648F">
        <w:tblPrEx>
          <w:tblCellMar>
            <w:top w:w="0" w:type="dxa"/>
            <w:left w:w="62" w:type="dxa"/>
            <w:bottom w:w="0" w:type="dxa"/>
            <w:right w:w="62" w:type="dxa"/>
          </w:tblCellMar>
        </w:tblPrEx>
        <w:trPr>
          <w:cantSplit/>
          <w:trHeight w:val="382" w:hRule="atLeast"/>
          <w:tblHeader/>
          <w:jc w:val="center"/>
        </w:trPr>
        <w:tc>
          <w:tcPr>
            <w:tcW w:w="0" w:type="auto"/>
            <w:tcBorders>
              <w:top w:val="single" w:color="000000" w:sz="4" w:space="0"/>
              <w:left w:val="single" w:color="000000" w:sz="4" w:space="0"/>
              <w:bottom w:val="single" w:color="000000" w:sz="4" w:space="0"/>
              <w:right w:val="single" w:color="1F2329" w:sz="4" w:space="0"/>
            </w:tcBorders>
            <w:shd w:val="clear" w:color="auto" w:fill="auto"/>
            <w:noWrap/>
            <w:vAlign w:val="center"/>
          </w:tcPr>
          <w:p w14:paraId="5A9476B3">
            <w:pPr>
              <w:keepNext w:val="0"/>
              <w:keepLines w:val="0"/>
              <w:pageBreakBefore w:val="0"/>
              <w:widowControl/>
              <w:kinsoku/>
              <w:wordWrap/>
              <w:overflowPunct/>
              <w:topLinePunct w:val="0"/>
              <w:autoSpaceDE/>
              <w:autoSpaceDN/>
              <w:bidi w:val="0"/>
              <w:adjustRightInd/>
              <w:snapToGrid/>
              <w:spacing w:after="0" w:line="500" w:lineRule="exact"/>
              <w:jc w:val="center"/>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C</w:t>
            </w:r>
          </w:p>
        </w:tc>
        <w:tc>
          <w:tcPr>
            <w:tcW w:w="1084" w:type="dxa"/>
            <w:tcBorders>
              <w:top w:val="single" w:color="1F2329" w:sz="4" w:space="0"/>
              <w:left w:val="single" w:color="1F2329" w:sz="4" w:space="0"/>
              <w:bottom w:val="single" w:color="1F2329" w:sz="4" w:space="0"/>
              <w:right w:val="single" w:color="1F2329" w:sz="4" w:space="0"/>
            </w:tcBorders>
            <w:shd w:val="clear" w:color="auto" w:fill="auto"/>
            <w:noWrap/>
            <w:vAlign w:val="center"/>
          </w:tcPr>
          <w:p w14:paraId="181F8828">
            <w:pPr>
              <w:keepNext w:val="0"/>
              <w:keepLines w:val="0"/>
              <w:pageBreakBefore w:val="0"/>
              <w:widowControl/>
              <w:kinsoku/>
              <w:wordWrap/>
              <w:overflowPunct/>
              <w:topLinePunct w:val="0"/>
              <w:autoSpaceDE/>
              <w:autoSpaceDN/>
              <w:bidi w:val="0"/>
              <w:adjustRightInd/>
              <w:snapToGrid/>
              <w:spacing w:after="0" w:line="500" w:lineRule="exact"/>
              <w:jc w:val="center"/>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长沙</w:t>
            </w:r>
          </w:p>
        </w:tc>
        <w:tc>
          <w:tcPr>
            <w:tcW w:w="6871" w:type="dxa"/>
            <w:tcBorders>
              <w:top w:val="single" w:color="1F2329" w:sz="4" w:space="0"/>
              <w:left w:val="single" w:color="1F2329" w:sz="4" w:space="0"/>
              <w:bottom w:val="single" w:color="1F2329" w:sz="4" w:space="0"/>
              <w:right w:val="single" w:color="1F2329" w:sz="4" w:space="0"/>
            </w:tcBorders>
            <w:shd w:val="clear" w:color="auto" w:fill="auto"/>
            <w:vAlign w:val="center"/>
          </w:tcPr>
          <w:p w14:paraId="2BFC5009">
            <w:pPr>
              <w:keepNext w:val="0"/>
              <w:keepLines w:val="0"/>
              <w:pageBreakBefore w:val="0"/>
              <w:widowControl/>
              <w:kinsoku/>
              <w:wordWrap/>
              <w:overflowPunct/>
              <w:topLinePunct w:val="0"/>
              <w:autoSpaceDE/>
              <w:autoSpaceDN/>
              <w:bidi w:val="0"/>
              <w:adjustRightInd/>
              <w:snapToGrid/>
              <w:spacing w:before="80" w:after="80" w:line="500" w:lineRule="exact"/>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芙蓉区、天心区、雨花区、开福区、岳麓区、望城区</w:t>
            </w:r>
          </w:p>
        </w:tc>
      </w:tr>
      <w:tr w14:paraId="76F9D76C">
        <w:tblPrEx>
          <w:tblCellMar>
            <w:top w:w="0" w:type="dxa"/>
            <w:left w:w="62" w:type="dxa"/>
            <w:bottom w:w="0" w:type="dxa"/>
            <w:right w:w="62" w:type="dxa"/>
          </w:tblCellMar>
        </w:tblPrEx>
        <w:trPr>
          <w:cantSplit/>
          <w:trHeight w:val="382" w:hRule="atLeast"/>
          <w:tblHeader/>
          <w:jc w:val="center"/>
        </w:trPr>
        <w:tc>
          <w:tcPr>
            <w:tcW w:w="0" w:type="auto"/>
            <w:tcBorders>
              <w:top w:val="single" w:color="000000" w:sz="4" w:space="0"/>
              <w:left w:val="single" w:color="000000" w:sz="4" w:space="0"/>
              <w:bottom w:val="single" w:color="000000" w:sz="4" w:space="0"/>
              <w:right w:val="single" w:color="1F2329" w:sz="4" w:space="0"/>
            </w:tcBorders>
            <w:shd w:val="clear" w:color="auto" w:fill="auto"/>
            <w:noWrap/>
            <w:vAlign w:val="center"/>
          </w:tcPr>
          <w:p w14:paraId="34869D3A">
            <w:pPr>
              <w:keepNext w:val="0"/>
              <w:keepLines w:val="0"/>
              <w:pageBreakBefore w:val="0"/>
              <w:widowControl/>
              <w:kinsoku/>
              <w:wordWrap/>
              <w:overflowPunct/>
              <w:topLinePunct w:val="0"/>
              <w:autoSpaceDE/>
              <w:autoSpaceDN/>
              <w:bidi w:val="0"/>
              <w:adjustRightInd/>
              <w:snapToGrid/>
              <w:spacing w:after="0" w:line="500" w:lineRule="exact"/>
              <w:jc w:val="center"/>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C</w:t>
            </w:r>
          </w:p>
        </w:tc>
        <w:tc>
          <w:tcPr>
            <w:tcW w:w="1084" w:type="dxa"/>
            <w:tcBorders>
              <w:top w:val="single" w:color="1F2329" w:sz="4" w:space="0"/>
              <w:left w:val="single" w:color="1F2329" w:sz="4" w:space="0"/>
              <w:bottom w:val="single" w:color="1F2329" w:sz="4" w:space="0"/>
              <w:right w:val="single" w:color="1F2329" w:sz="4" w:space="0"/>
            </w:tcBorders>
            <w:shd w:val="clear" w:color="auto" w:fill="auto"/>
            <w:noWrap/>
            <w:vAlign w:val="center"/>
          </w:tcPr>
          <w:p w14:paraId="290E9159">
            <w:pPr>
              <w:keepNext w:val="0"/>
              <w:keepLines w:val="0"/>
              <w:pageBreakBefore w:val="0"/>
              <w:widowControl/>
              <w:kinsoku/>
              <w:wordWrap/>
              <w:overflowPunct/>
              <w:topLinePunct w:val="0"/>
              <w:autoSpaceDE/>
              <w:autoSpaceDN/>
              <w:bidi w:val="0"/>
              <w:adjustRightInd/>
              <w:snapToGrid/>
              <w:spacing w:after="0" w:line="500" w:lineRule="exact"/>
              <w:jc w:val="center"/>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昆明</w:t>
            </w:r>
          </w:p>
        </w:tc>
        <w:tc>
          <w:tcPr>
            <w:tcW w:w="6871" w:type="dxa"/>
            <w:tcBorders>
              <w:top w:val="single" w:color="1F2329" w:sz="4" w:space="0"/>
              <w:left w:val="single" w:color="1F2329" w:sz="4" w:space="0"/>
              <w:bottom w:val="single" w:color="1F2329" w:sz="4" w:space="0"/>
              <w:right w:val="single" w:color="1F2329" w:sz="4" w:space="0"/>
            </w:tcBorders>
            <w:shd w:val="clear" w:color="auto" w:fill="auto"/>
            <w:vAlign w:val="center"/>
          </w:tcPr>
          <w:p w14:paraId="14DDF4BC">
            <w:pPr>
              <w:keepNext w:val="0"/>
              <w:keepLines w:val="0"/>
              <w:pageBreakBefore w:val="0"/>
              <w:widowControl/>
              <w:kinsoku/>
              <w:wordWrap/>
              <w:overflowPunct/>
              <w:topLinePunct w:val="0"/>
              <w:autoSpaceDE/>
              <w:autoSpaceDN/>
              <w:bidi w:val="0"/>
              <w:adjustRightInd/>
              <w:snapToGrid/>
              <w:spacing w:before="80" w:after="80" w:line="500" w:lineRule="exact"/>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五华区、西山区、官渡区、盘龙区、呈贡区</w:t>
            </w:r>
          </w:p>
        </w:tc>
      </w:tr>
      <w:tr w14:paraId="7F231A7F">
        <w:tblPrEx>
          <w:tblCellMar>
            <w:top w:w="0" w:type="dxa"/>
            <w:left w:w="62" w:type="dxa"/>
            <w:bottom w:w="0" w:type="dxa"/>
            <w:right w:w="62" w:type="dxa"/>
          </w:tblCellMar>
        </w:tblPrEx>
        <w:trPr>
          <w:cantSplit/>
          <w:trHeight w:val="382" w:hRule="atLeast"/>
          <w:tblHeader/>
          <w:jc w:val="center"/>
        </w:trPr>
        <w:tc>
          <w:tcPr>
            <w:tcW w:w="0" w:type="auto"/>
            <w:tcBorders>
              <w:top w:val="single" w:color="000000" w:sz="4" w:space="0"/>
              <w:left w:val="single" w:color="000000" w:sz="4" w:space="0"/>
              <w:bottom w:val="single" w:color="000000" w:sz="4" w:space="0"/>
              <w:right w:val="single" w:color="1F2329" w:sz="4" w:space="0"/>
            </w:tcBorders>
            <w:shd w:val="clear" w:color="auto" w:fill="auto"/>
            <w:noWrap/>
            <w:vAlign w:val="center"/>
          </w:tcPr>
          <w:p w14:paraId="428252E5">
            <w:pPr>
              <w:keepNext w:val="0"/>
              <w:keepLines w:val="0"/>
              <w:pageBreakBefore w:val="0"/>
              <w:widowControl/>
              <w:kinsoku/>
              <w:wordWrap/>
              <w:overflowPunct/>
              <w:topLinePunct w:val="0"/>
              <w:autoSpaceDE/>
              <w:autoSpaceDN/>
              <w:bidi w:val="0"/>
              <w:adjustRightInd/>
              <w:snapToGrid/>
              <w:spacing w:after="0" w:line="500" w:lineRule="exact"/>
              <w:jc w:val="center"/>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C</w:t>
            </w:r>
          </w:p>
        </w:tc>
        <w:tc>
          <w:tcPr>
            <w:tcW w:w="1084" w:type="dxa"/>
            <w:tcBorders>
              <w:top w:val="single" w:color="1F2329" w:sz="4" w:space="0"/>
              <w:left w:val="single" w:color="1F2329" w:sz="4" w:space="0"/>
              <w:bottom w:val="single" w:color="1F2329" w:sz="4" w:space="0"/>
              <w:right w:val="single" w:color="1F2329" w:sz="4" w:space="0"/>
            </w:tcBorders>
            <w:shd w:val="clear" w:color="auto" w:fill="auto"/>
            <w:noWrap/>
            <w:vAlign w:val="center"/>
          </w:tcPr>
          <w:p w14:paraId="56B74795">
            <w:pPr>
              <w:keepNext w:val="0"/>
              <w:keepLines w:val="0"/>
              <w:pageBreakBefore w:val="0"/>
              <w:widowControl/>
              <w:kinsoku/>
              <w:wordWrap/>
              <w:overflowPunct/>
              <w:topLinePunct w:val="0"/>
              <w:autoSpaceDE/>
              <w:autoSpaceDN/>
              <w:bidi w:val="0"/>
              <w:adjustRightInd/>
              <w:snapToGrid/>
              <w:spacing w:after="0" w:line="500" w:lineRule="exact"/>
              <w:jc w:val="center"/>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南宁</w:t>
            </w:r>
          </w:p>
        </w:tc>
        <w:tc>
          <w:tcPr>
            <w:tcW w:w="6871" w:type="dxa"/>
            <w:tcBorders>
              <w:top w:val="single" w:color="1F2329" w:sz="4" w:space="0"/>
              <w:left w:val="single" w:color="1F2329" w:sz="4" w:space="0"/>
              <w:bottom w:val="single" w:color="1F2329" w:sz="4" w:space="0"/>
              <w:right w:val="single" w:color="1F2329" w:sz="4" w:space="0"/>
            </w:tcBorders>
            <w:shd w:val="clear" w:color="auto" w:fill="auto"/>
            <w:vAlign w:val="center"/>
          </w:tcPr>
          <w:p w14:paraId="5EA837BB">
            <w:pPr>
              <w:keepNext w:val="0"/>
              <w:keepLines w:val="0"/>
              <w:pageBreakBefore w:val="0"/>
              <w:widowControl/>
              <w:kinsoku/>
              <w:wordWrap/>
              <w:overflowPunct/>
              <w:topLinePunct w:val="0"/>
              <w:autoSpaceDE/>
              <w:autoSpaceDN/>
              <w:bidi w:val="0"/>
              <w:adjustRightInd/>
              <w:snapToGrid/>
              <w:spacing w:before="80" w:after="80" w:line="500" w:lineRule="exact"/>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兴宁区、青秀区、西乡塘区</w:t>
            </w:r>
          </w:p>
        </w:tc>
      </w:tr>
      <w:tr w14:paraId="5EA932FF">
        <w:tblPrEx>
          <w:tblCellMar>
            <w:top w:w="0" w:type="dxa"/>
            <w:left w:w="62" w:type="dxa"/>
            <w:bottom w:w="0" w:type="dxa"/>
            <w:right w:w="62" w:type="dxa"/>
          </w:tblCellMar>
        </w:tblPrEx>
        <w:trPr>
          <w:cantSplit/>
          <w:trHeight w:val="382" w:hRule="atLeast"/>
          <w:tblHeader/>
          <w:jc w:val="center"/>
        </w:trPr>
        <w:tc>
          <w:tcPr>
            <w:tcW w:w="0" w:type="auto"/>
            <w:tcBorders>
              <w:top w:val="single" w:color="000000" w:sz="4" w:space="0"/>
              <w:left w:val="single" w:color="000000" w:sz="4" w:space="0"/>
              <w:bottom w:val="single" w:color="000000" w:sz="4" w:space="0"/>
              <w:right w:val="single" w:color="1F2329" w:sz="4" w:space="0"/>
            </w:tcBorders>
            <w:shd w:val="clear" w:color="auto" w:fill="auto"/>
            <w:noWrap/>
            <w:vAlign w:val="center"/>
          </w:tcPr>
          <w:p w14:paraId="0A7AF085">
            <w:pPr>
              <w:keepNext w:val="0"/>
              <w:keepLines w:val="0"/>
              <w:pageBreakBefore w:val="0"/>
              <w:widowControl/>
              <w:kinsoku/>
              <w:wordWrap/>
              <w:overflowPunct/>
              <w:topLinePunct w:val="0"/>
              <w:autoSpaceDE/>
              <w:autoSpaceDN/>
              <w:bidi w:val="0"/>
              <w:adjustRightInd/>
              <w:snapToGrid/>
              <w:spacing w:after="0" w:line="500" w:lineRule="exact"/>
              <w:jc w:val="center"/>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C</w:t>
            </w:r>
          </w:p>
        </w:tc>
        <w:tc>
          <w:tcPr>
            <w:tcW w:w="1084" w:type="dxa"/>
            <w:tcBorders>
              <w:top w:val="single" w:color="1F2329" w:sz="4" w:space="0"/>
              <w:left w:val="single" w:color="1F2329" w:sz="4" w:space="0"/>
              <w:bottom w:val="single" w:color="1F2329" w:sz="4" w:space="0"/>
              <w:right w:val="single" w:color="1F2329" w:sz="4" w:space="0"/>
            </w:tcBorders>
            <w:shd w:val="clear" w:color="auto" w:fill="auto"/>
            <w:noWrap/>
            <w:vAlign w:val="center"/>
          </w:tcPr>
          <w:p w14:paraId="45B15396">
            <w:pPr>
              <w:keepNext w:val="0"/>
              <w:keepLines w:val="0"/>
              <w:pageBreakBefore w:val="0"/>
              <w:widowControl/>
              <w:kinsoku/>
              <w:wordWrap/>
              <w:overflowPunct/>
              <w:topLinePunct w:val="0"/>
              <w:autoSpaceDE/>
              <w:autoSpaceDN/>
              <w:bidi w:val="0"/>
              <w:adjustRightInd/>
              <w:snapToGrid/>
              <w:spacing w:after="0" w:line="500" w:lineRule="exact"/>
              <w:jc w:val="center"/>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海口</w:t>
            </w:r>
          </w:p>
        </w:tc>
        <w:tc>
          <w:tcPr>
            <w:tcW w:w="6871" w:type="dxa"/>
            <w:tcBorders>
              <w:top w:val="single" w:color="1F2329" w:sz="4" w:space="0"/>
              <w:left w:val="single" w:color="1F2329" w:sz="4" w:space="0"/>
              <w:bottom w:val="single" w:color="1F2329" w:sz="4" w:space="0"/>
              <w:right w:val="single" w:color="1F2329" w:sz="4" w:space="0"/>
            </w:tcBorders>
            <w:shd w:val="clear" w:color="auto" w:fill="auto"/>
            <w:vAlign w:val="center"/>
          </w:tcPr>
          <w:p w14:paraId="34BB5327">
            <w:pPr>
              <w:keepNext w:val="0"/>
              <w:keepLines w:val="0"/>
              <w:pageBreakBefore w:val="0"/>
              <w:widowControl/>
              <w:kinsoku/>
              <w:wordWrap/>
              <w:overflowPunct/>
              <w:topLinePunct w:val="0"/>
              <w:autoSpaceDE/>
              <w:autoSpaceDN/>
              <w:bidi w:val="0"/>
              <w:adjustRightInd/>
              <w:snapToGrid/>
              <w:spacing w:before="80" w:after="80" w:line="500" w:lineRule="exact"/>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龙华区、美兰区</w:t>
            </w:r>
          </w:p>
        </w:tc>
      </w:tr>
      <w:tr w14:paraId="19B702D9">
        <w:tblPrEx>
          <w:tblCellMar>
            <w:top w:w="0" w:type="dxa"/>
            <w:left w:w="62" w:type="dxa"/>
            <w:bottom w:w="0" w:type="dxa"/>
            <w:right w:w="62" w:type="dxa"/>
          </w:tblCellMar>
        </w:tblPrEx>
        <w:trPr>
          <w:cantSplit/>
          <w:trHeight w:val="382" w:hRule="atLeast"/>
          <w:tblHeader/>
          <w:jc w:val="center"/>
        </w:trPr>
        <w:tc>
          <w:tcPr>
            <w:tcW w:w="0" w:type="auto"/>
            <w:tcBorders>
              <w:top w:val="single" w:color="000000" w:sz="4" w:space="0"/>
              <w:left w:val="single" w:color="000000" w:sz="4" w:space="0"/>
              <w:bottom w:val="single" w:color="000000" w:sz="4" w:space="0"/>
              <w:right w:val="single" w:color="1F2329" w:sz="4" w:space="0"/>
            </w:tcBorders>
            <w:shd w:val="clear" w:color="auto" w:fill="auto"/>
            <w:noWrap/>
            <w:vAlign w:val="center"/>
          </w:tcPr>
          <w:p w14:paraId="18D6B343">
            <w:pPr>
              <w:keepNext w:val="0"/>
              <w:keepLines w:val="0"/>
              <w:pageBreakBefore w:val="0"/>
              <w:widowControl/>
              <w:kinsoku/>
              <w:wordWrap/>
              <w:overflowPunct/>
              <w:topLinePunct w:val="0"/>
              <w:autoSpaceDE/>
              <w:autoSpaceDN/>
              <w:bidi w:val="0"/>
              <w:adjustRightInd/>
              <w:snapToGrid/>
              <w:spacing w:after="0" w:line="500" w:lineRule="exact"/>
              <w:jc w:val="center"/>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C</w:t>
            </w:r>
          </w:p>
        </w:tc>
        <w:tc>
          <w:tcPr>
            <w:tcW w:w="1084" w:type="dxa"/>
            <w:tcBorders>
              <w:top w:val="single" w:color="1F2329" w:sz="4" w:space="0"/>
              <w:left w:val="single" w:color="1F2329" w:sz="4" w:space="0"/>
              <w:bottom w:val="single" w:color="1F2329" w:sz="4" w:space="0"/>
              <w:right w:val="single" w:color="1F2329" w:sz="4" w:space="0"/>
            </w:tcBorders>
            <w:shd w:val="clear" w:color="auto" w:fill="auto"/>
            <w:noWrap/>
            <w:vAlign w:val="center"/>
          </w:tcPr>
          <w:p w14:paraId="3AD66067">
            <w:pPr>
              <w:keepNext w:val="0"/>
              <w:keepLines w:val="0"/>
              <w:pageBreakBefore w:val="0"/>
              <w:widowControl/>
              <w:kinsoku/>
              <w:wordWrap/>
              <w:overflowPunct/>
              <w:topLinePunct w:val="0"/>
              <w:autoSpaceDE/>
              <w:autoSpaceDN/>
              <w:bidi w:val="0"/>
              <w:adjustRightInd/>
              <w:snapToGrid/>
              <w:spacing w:after="0" w:line="500" w:lineRule="exact"/>
              <w:jc w:val="center"/>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常州</w:t>
            </w:r>
          </w:p>
        </w:tc>
        <w:tc>
          <w:tcPr>
            <w:tcW w:w="6871" w:type="dxa"/>
            <w:tcBorders>
              <w:top w:val="single" w:color="1F2329" w:sz="4" w:space="0"/>
              <w:left w:val="single" w:color="1F2329" w:sz="4" w:space="0"/>
              <w:bottom w:val="single" w:color="1F2329" w:sz="4" w:space="0"/>
              <w:right w:val="single" w:color="1F2329" w:sz="4" w:space="0"/>
            </w:tcBorders>
            <w:shd w:val="clear" w:color="auto" w:fill="auto"/>
            <w:vAlign w:val="center"/>
          </w:tcPr>
          <w:p w14:paraId="2E837235">
            <w:pPr>
              <w:keepNext w:val="0"/>
              <w:keepLines w:val="0"/>
              <w:pageBreakBefore w:val="0"/>
              <w:widowControl/>
              <w:kinsoku/>
              <w:wordWrap/>
              <w:overflowPunct/>
              <w:topLinePunct w:val="0"/>
              <w:autoSpaceDE/>
              <w:autoSpaceDN/>
              <w:bidi w:val="0"/>
              <w:adjustRightInd/>
              <w:snapToGrid/>
              <w:spacing w:before="80" w:after="80" w:line="500" w:lineRule="exact"/>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钟楼区、天宁区</w:t>
            </w:r>
          </w:p>
        </w:tc>
      </w:tr>
      <w:tr w14:paraId="7339908F">
        <w:tblPrEx>
          <w:tblCellMar>
            <w:top w:w="0" w:type="dxa"/>
            <w:left w:w="62" w:type="dxa"/>
            <w:bottom w:w="0" w:type="dxa"/>
            <w:right w:w="62" w:type="dxa"/>
          </w:tblCellMar>
        </w:tblPrEx>
        <w:trPr>
          <w:cantSplit/>
          <w:trHeight w:val="382" w:hRule="atLeast"/>
          <w:tblHeader/>
          <w:jc w:val="center"/>
        </w:trPr>
        <w:tc>
          <w:tcPr>
            <w:tcW w:w="0" w:type="auto"/>
            <w:tcBorders>
              <w:top w:val="single" w:color="000000" w:sz="4" w:space="0"/>
              <w:left w:val="single" w:color="000000" w:sz="4" w:space="0"/>
              <w:bottom w:val="single" w:color="000000" w:sz="4" w:space="0"/>
              <w:right w:val="single" w:color="1F2329" w:sz="4" w:space="0"/>
            </w:tcBorders>
            <w:shd w:val="clear" w:color="auto" w:fill="auto"/>
            <w:noWrap/>
            <w:vAlign w:val="center"/>
          </w:tcPr>
          <w:p w14:paraId="643AB784">
            <w:pPr>
              <w:keepNext w:val="0"/>
              <w:keepLines w:val="0"/>
              <w:pageBreakBefore w:val="0"/>
              <w:widowControl/>
              <w:kinsoku/>
              <w:wordWrap/>
              <w:overflowPunct/>
              <w:topLinePunct w:val="0"/>
              <w:autoSpaceDE/>
              <w:autoSpaceDN/>
              <w:bidi w:val="0"/>
              <w:adjustRightInd/>
              <w:snapToGrid/>
              <w:spacing w:after="0" w:line="500" w:lineRule="exact"/>
              <w:jc w:val="center"/>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C</w:t>
            </w:r>
          </w:p>
        </w:tc>
        <w:tc>
          <w:tcPr>
            <w:tcW w:w="1084" w:type="dxa"/>
            <w:tcBorders>
              <w:top w:val="single" w:color="1F2329" w:sz="4" w:space="0"/>
              <w:left w:val="single" w:color="1F2329" w:sz="4" w:space="0"/>
              <w:bottom w:val="single" w:color="1F2329" w:sz="4" w:space="0"/>
              <w:right w:val="single" w:color="1F2329" w:sz="4" w:space="0"/>
            </w:tcBorders>
            <w:shd w:val="clear" w:color="auto" w:fill="auto"/>
            <w:noWrap/>
            <w:vAlign w:val="center"/>
          </w:tcPr>
          <w:p w14:paraId="5D89D0A4">
            <w:pPr>
              <w:keepNext w:val="0"/>
              <w:keepLines w:val="0"/>
              <w:pageBreakBefore w:val="0"/>
              <w:widowControl/>
              <w:kinsoku/>
              <w:wordWrap/>
              <w:overflowPunct/>
              <w:topLinePunct w:val="0"/>
              <w:autoSpaceDE/>
              <w:autoSpaceDN/>
              <w:bidi w:val="0"/>
              <w:adjustRightInd/>
              <w:snapToGrid/>
              <w:spacing w:after="0" w:line="500" w:lineRule="exact"/>
              <w:jc w:val="center"/>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苏州</w:t>
            </w:r>
          </w:p>
        </w:tc>
        <w:tc>
          <w:tcPr>
            <w:tcW w:w="6871" w:type="dxa"/>
            <w:tcBorders>
              <w:top w:val="single" w:color="1F2329" w:sz="4" w:space="0"/>
              <w:left w:val="single" w:color="1F2329" w:sz="4" w:space="0"/>
              <w:bottom w:val="single" w:color="1F2329" w:sz="4" w:space="0"/>
              <w:right w:val="single" w:color="1F2329" w:sz="4" w:space="0"/>
            </w:tcBorders>
            <w:shd w:val="clear" w:color="auto" w:fill="auto"/>
            <w:vAlign w:val="center"/>
          </w:tcPr>
          <w:p w14:paraId="04DCECB2">
            <w:pPr>
              <w:keepNext w:val="0"/>
              <w:keepLines w:val="0"/>
              <w:pageBreakBefore w:val="0"/>
              <w:widowControl/>
              <w:kinsoku/>
              <w:wordWrap/>
              <w:overflowPunct/>
              <w:topLinePunct w:val="0"/>
              <w:autoSpaceDE/>
              <w:autoSpaceDN/>
              <w:bidi w:val="0"/>
              <w:adjustRightInd/>
              <w:snapToGrid/>
              <w:spacing w:before="80" w:after="80" w:line="500" w:lineRule="exact"/>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姑苏区、虎丘区、吴中区</w:t>
            </w:r>
          </w:p>
        </w:tc>
      </w:tr>
      <w:tr w14:paraId="255FF54C">
        <w:tblPrEx>
          <w:tblCellMar>
            <w:top w:w="0" w:type="dxa"/>
            <w:left w:w="62" w:type="dxa"/>
            <w:bottom w:w="0" w:type="dxa"/>
            <w:right w:w="62" w:type="dxa"/>
          </w:tblCellMar>
        </w:tblPrEx>
        <w:trPr>
          <w:cantSplit/>
          <w:trHeight w:val="382" w:hRule="atLeast"/>
          <w:tblHeader/>
          <w:jc w:val="center"/>
        </w:trPr>
        <w:tc>
          <w:tcPr>
            <w:tcW w:w="0" w:type="auto"/>
            <w:tcBorders>
              <w:top w:val="single" w:color="000000" w:sz="4" w:space="0"/>
              <w:left w:val="single" w:color="000000" w:sz="4" w:space="0"/>
              <w:bottom w:val="single" w:color="000000" w:sz="4" w:space="0"/>
              <w:right w:val="single" w:color="1F2329" w:sz="4" w:space="0"/>
            </w:tcBorders>
            <w:shd w:val="clear" w:color="auto" w:fill="auto"/>
            <w:noWrap/>
            <w:vAlign w:val="center"/>
          </w:tcPr>
          <w:p w14:paraId="37D5FF33">
            <w:pPr>
              <w:keepNext w:val="0"/>
              <w:keepLines w:val="0"/>
              <w:pageBreakBefore w:val="0"/>
              <w:widowControl/>
              <w:kinsoku/>
              <w:wordWrap/>
              <w:overflowPunct/>
              <w:topLinePunct w:val="0"/>
              <w:autoSpaceDE/>
              <w:autoSpaceDN/>
              <w:bidi w:val="0"/>
              <w:adjustRightInd/>
              <w:snapToGrid/>
              <w:spacing w:after="0" w:line="500" w:lineRule="exact"/>
              <w:jc w:val="center"/>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C</w:t>
            </w:r>
          </w:p>
        </w:tc>
        <w:tc>
          <w:tcPr>
            <w:tcW w:w="1084" w:type="dxa"/>
            <w:tcBorders>
              <w:top w:val="single" w:color="1F2329" w:sz="4" w:space="0"/>
              <w:left w:val="single" w:color="1F2329" w:sz="4" w:space="0"/>
              <w:bottom w:val="single" w:color="1F2329" w:sz="4" w:space="0"/>
              <w:right w:val="single" w:color="1F2329" w:sz="4" w:space="0"/>
            </w:tcBorders>
            <w:shd w:val="clear" w:color="auto" w:fill="auto"/>
            <w:noWrap/>
            <w:vAlign w:val="center"/>
          </w:tcPr>
          <w:p w14:paraId="1163C3C7">
            <w:pPr>
              <w:keepNext w:val="0"/>
              <w:keepLines w:val="0"/>
              <w:pageBreakBefore w:val="0"/>
              <w:widowControl/>
              <w:kinsoku/>
              <w:wordWrap/>
              <w:overflowPunct/>
              <w:topLinePunct w:val="0"/>
              <w:autoSpaceDE/>
              <w:autoSpaceDN/>
              <w:bidi w:val="0"/>
              <w:adjustRightInd/>
              <w:snapToGrid/>
              <w:spacing w:after="0" w:line="500" w:lineRule="exact"/>
              <w:jc w:val="center"/>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无锡</w:t>
            </w:r>
          </w:p>
        </w:tc>
        <w:tc>
          <w:tcPr>
            <w:tcW w:w="6871" w:type="dxa"/>
            <w:tcBorders>
              <w:top w:val="single" w:color="1F2329" w:sz="4" w:space="0"/>
              <w:left w:val="single" w:color="1F2329" w:sz="4" w:space="0"/>
              <w:bottom w:val="single" w:color="1F2329" w:sz="4" w:space="0"/>
              <w:right w:val="single" w:color="1F2329" w:sz="4" w:space="0"/>
            </w:tcBorders>
            <w:shd w:val="clear" w:color="auto" w:fill="auto"/>
            <w:vAlign w:val="center"/>
          </w:tcPr>
          <w:p w14:paraId="7EBF5AC3">
            <w:pPr>
              <w:keepNext w:val="0"/>
              <w:keepLines w:val="0"/>
              <w:pageBreakBefore w:val="0"/>
              <w:widowControl/>
              <w:kinsoku/>
              <w:wordWrap/>
              <w:overflowPunct/>
              <w:topLinePunct w:val="0"/>
              <w:autoSpaceDE/>
              <w:autoSpaceDN/>
              <w:bidi w:val="0"/>
              <w:adjustRightInd/>
              <w:snapToGrid/>
              <w:spacing w:before="80" w:after="80" w:line="500" w:lineRule="exact"/>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梁溪区、新吴区、滨湖区</w:t>
            </w:r>
          </w:p>
        </w:tc>
      </w:tr>
      <w:tr w14:paraId="20EA7A3C">
        <w:tblPrEx>
          <w:tblCellMar>
            <w:top w:w="0" w:type="dxa"/>
            <w:left w:w="62" w:type="dxa"/>
            <w:bottom w:w="0" w:type="dxa"/>
            <w:right w:w="62" w:type="dxa"/>
          </w:tblCellMar>
        </w:tblPrEx>
        <w:trPr>
          <w:cantSplit/>
          <w:trHeight w:val="382" w:hRule="atLeast"/>
          <w:tblHeader/>
          <w:jc w:val="center"/>
        </w:trPr>
        <w:tc>
          <w:tcPr>
            <w:tcW w:w="0" w:type="auto"/>
            <w:tcBorders>
              <w:top w:val="single" w:color="000000" w:sz="4" w:space="0"/>
              <w:left w:val="single" w:color="000000" w:sz="4" w:space="0"/>
              <w:bottom w:val="single" w:color="000000" w:sz="4" w:space="0"/>
              <w:right w:val="single" w:color="1F2329" w:sz="4" w:space="0"/>
            </w:tcBorders>
            <w:shd w:val="clear" w:color="auto" w:fill="auto"/>
            <w:noWrap/>
            <w:vAlign w:val="center"/>
          </w:tcPr>
          <w:p w14:paraId="5456FE3B">
            <w:pPr>
              <w:keepNext w:val="0"/>
              <w:keepLines w:val="0"/>
              <w:pageBreakBefore w:val="0"/>
              <w:widowControl/>
              <w:kinsoku/>
              <w:wordWrap/>
              <w:overflowPunct/>
              <w:topLinePunct w:val="0"/>
              <w:autoSpaceDE/>
              <w:autoSpaceDN/>
              <w:bidi w:val="0"/>
              <w:adjustRightInd/>
              <w:snapToGrid/>
              <w:spacing w:after="0" w:line="500" w:lineRule="exact"/>
              <w:jc w:val="center"/>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C</w:t>
            </w:r>
          </w:p>
        </w:tc>
        <w:tc>
          <w:tcPr>
            <w:tcW w:w="1084" w:type="dxa"/>
            <w:tcBorders>
              <w:top w:val="single" w:color="1F2329" w:sz="4" w:space="0"/>
              <w:left w:val="single" w:color="1F2329" w:sz="4" w:space="0"/>
              <w:bottom w:val="single" w:color="1F2329" w:sz="4" w:space="0"/>
              <w:right w:val="single" w:color="1F2329" w:sz="4" w:space="0"/>
            </w:tcBorders>
            <w:shd w:val="clear" w:color="auto" w:fill="auto"/>
            <w:noWrap/>
            <w:vAlign w:val="center"/>
          </w:tcPr>
          <w:p w14:paraId="7A20E8A1">
            <w:pPr>
              <w:keepNext w:val="0"/>
              <w:keepLines w:val="0"/>
              <w:pageBreakBefore w:val="0"/>
              <w:widowControl/>
              <w:kinsoku/>
              <w:wordWrap/>
              <w:overflowPunct/>
              <w:topLinePunct w:val="0"/>
              <w:autoSpaceDE/>
              <w:autoSpaceDN/>
              <w:bidi w:val="0"/>
              <w:adjustRightInd/>
              <w:snapToGrid/>
              <w:spacing w:after="0" w:line="500" w:lineRule="exact"/>
              <w:jc w:val="center"/>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温州</w:t>
            </w:r>
          </w:p>
        </w:tc>
        <w:tc>
          <w:tcPr>
            <w:tcW w:w="6871" w:type="dxa"/>
            <w:tcBorders>
              <w:top w:val="single" w:color="1F2329" w:sz="4" w:space="0"/>
              <w:left w:val="single" w:color="1F2329" w:sz="4" w:space="0"/>
              <w:bottom w:val="single" w:color="1F2329" w:sz="4" w:space="0"/>
              <w:right w:val="single" w:color="1F2329" w:sz="4" w:space="0"/>
            </w:tcBorders>
            <w:shd w:val="clear" w:color="auto" w:fill="auto"/>
            <w:vAlign w:val="center"/>
          </w:tcPr>
          <w:p w14:paraId="224D1970">
            <w:pPr>
              <w:keepNext w:val="0"/>
              <w:keepLines w:val="0"/>
              <w:pageBreakBefore w:val="0"/>
              <w:widowControl/>
              <w:kinsoku/>
              <w:wordWrap/>
              <w:overflowPunct/>
              <w:topLinePunct w:val="0"/>
              <w:autoSpaceDE/>
              <w:autoSpaceDN/>
              <w:bidi w:val="0"/>
              <w:adjustRightInd/>
              <w:snapToGrid/>
              <w:spacing w:before="80" w:after="80" w:line="500" w:lineRule="exact"/>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鹿城区、龙湾区</w:t>
            </w:r>
          </w:p>
        </w:tc>
      </w:tr>
      <w:tr w14:paraId="5EDC36B0">
        <w:tblPrEx>
          <w:tblCellMar>
            <w:top w:w="0" w:type="dxa"/>
            <w:left w:w="62" w:type="dxa"/>
            <w:bottom w:w="0" w:type="dxa"/>
            <w:right w:w="62" w:type="dxa"/>
          </w:tblCellMar>
        </w:tblPrEx>
        <w:trPr>
          <w:cantSplit/>
          <w:trHeight w:val="784" w:hRule="atLeast"/>
          <w:tblHeader/>
          <w:jc w:val="center"/>
        </w:trPr>
        <w:tc>
          <w:tcPr>
            <w:tcW w:w="0" w:type="auto"/>
            <w:tcBorders>
              <w:top w:val="single" w:color="000000" w:sz="4" w:space="0"/>
              <w:left w:val="single" w:color="000000" w:sz="4" w:space="0"/>
              <w:bottom w:val="single" w:color="000000" w:sz="4" w:space="0"/>
              <w:right w:val="single" w:color="1F2329" w:sz="4" w:space="0"/>
            </w:tcBorders>
            <w:shd w:val="clear" w:color="auto" w:fill="auto"/>
            <w:noWrap/>
            <w:vAlign w:val="center"/>
          </w:tcPr>
          <w:p w14:paraId="7AD09BB6">
            <w:pPr>
              <w:keepNext w:val="0"/>
              <w:keepLines w:val="0"/>
              <w:pageBreakBefore w:val="0"/>
              <w:widowControl/>
              <w:kinsoku/>
              <w:wordWrap/>
              <w:overflowPunct/>
              <w:topLinePunct w:val="0"/>
              <w:autoSpaceDE/>
              <w:autoSpaceDN/>
              <w:bidi w:val="0"/>
              <w:adjustRightInd/>
              <w:snapToGrid/>
              <w:spacing w:after="0" w:line="500" w:lineRule="exact"/>
              <w:jc w:val="center"/>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C</w:t>
            </w:r>
          </w:p>
        </w:tc>
        <w:tc>
          <w:tcPr>
            <w:tcW w:w="1084" w:type="dxa"/>
            <w:tcBorders>
              <w:top w:val="single" w:color="1F2329" w:sz="4" w:space="0"/>
              <w:left w:val="single" w:color="1F2329" w:sz="4" w:space="0"/>
              <w:bottom w:val="single" w:color="1F2329" w:sz="4" w:space="0"/>
              <w:right w:val="single" w:color="1F2329" w:sz="4" w:space="0"/>
            </w:tcBorders>
            <w:shd w:val="clear" w:color="auto" w:fill="auto"/>
            <w:noWrap/>
            <w:vAlign w:val="center"/>
          </w:tcPr>
          <w:p w14:paraId="5A8B9589">
            <w:pPr>
              <w:keepNext w:val="0"/>
              <w:keepLines w:val="0"/>
              <w:pageBreakBefore w:val="0"/>
              <w:widowControl/>
              <w:kinsoku/>
              <w:wordWrap/>
              <w:overflowPunct/>
              <w:topLinePunct w:val="0"/>
              <w:autoSpaceDE/>
              <w:autoSpaceDN/>
              <w:bidi w:val="0"/>
              <w:adjustRightInd/>
              <w:snapToGrid/>
              <w:spacing w:after="0" w:line="500" w:lineRule="exact"/>
              <w:jc w:val="center"/>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汕头</w:t>
            </w:r>
          </w:p>
        </w:tc>
        <w:tc>
          <w:tcPr>
            <w:tcW w:w="6871" w:type="dxa"/>
            <w:tcBorders>
              <w:top w:val="single" w:color="1F2329" w:sz="4" w:space="0"/>
              <w:left w:val="single" w:color="1F2329" w:sz="4" w:space="0"/>
              <w:bottom w:val="single" w:color="1F2329" w:sz="4" w:space="0"/>
              <w:right w:val="single" w:color="1F2329" w:sz="4" w:space="0"/>
            </w:tcBorders>
            <w:shd w:val="clear" w:color="auto" w:fill="auto"/>
            <w:vAlign w:val="center"/>
          </w:tcPr>
          <w:p w14:paraId="72D9C83F">
            <w:pPr>
              <w:keepNext w:val="0"/>
              <w:keepLines w:val="0"/>
              <w:pageBreakBefore w:val="0"/>
              <w:widowControl/>
              <w:kinsoku/>
              <w:wordWrap/>
              <w:overflowPunct/>
              <w:topLinePunct w:val="0"/>
              <w:autoSpaceDE/>
              <w:autoSpaceDN/>
              <w:bidi w:val="0"/>
              <w:adjustRightInd/>
              <w:snapToGrid/>
              <w:spacing w:before="80" w:after="80" w:line="500" w:lineRule="exact"/>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金平区、龙湖区</w:t>
            </w:r>
          </w:p>
        </w:tc>
      </w:tr>
      <w:tr w14:paraId="7498E2CF">
        <w:tblPrEx>
          <w:tblCellMar>
            <w:top w:w="0" w:type="dxa"/>
            <w:left w:w="62" w:type="dxa"/>
            <w:bottom w:w="0" w:type="dxa"/>
            <w:right w:w="62" w:type="dxa"/>
          </w:tblCellMar>
        </w:tblPrEx>
        <w:trPr>
          <w:cantSplit/>
          <w:trHeight w:val="884" w:hRule="atLeast"/>
          <w:tblHeader/>
          <w:jc w:val="center"/>
        </w:trPr>
        <w:tc>
          <w:tcPr>
            <w:tcW w:w="0" w:type="auto"/>
            <w:tcBorders>
              <w:top w:val="single" w:color="000000" w:sz="4" w:space="0"/>
              <w:left w:val="single" w:color="000000" w:sz="4" w:space="0"/>
              <w:bottom w:val="single" w:color="000000" w:sz="4" w:space="0"/>
              <w:right w:val="single" w:color="1F2329" w:sz="4" w:space="0"/>
            </w:tcBorders>
            <w:shd w:val="clear" w:color="auto" w:fill="auto"/>
            <w:noWrap/>
            <w:vAlign w:val="center"/>
          </w:tcPr>
          <w:p w14:paraId="5E951485">
            <w:pPr>
              <w:keepNext w:val="0"/>
              <w:keepLines w:val="0"/>
              <w:pageBreakBefore w:val="0"/>
              <w:widowControl/>
              <w:kinsoku/>
              <w:wordWrap/>
              <w:overflowPunct/>
              <w:topLinePunct w:val="0"/>
              <w:autoSpaceDE/>
              <w:autoSpaceDN/>
              <w:bidi w:val="0"/>
              <w:adjustRightInd/>
              <w:snapToGrid/>
              <w:spacing w:after="0" w:line="500" w:lineRule="exact"/>
              <w:jc w:val="center"/>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C</w:t>
            </w:r>
          </w:p>
        </w:tc>
        <w:tc>
          <w:tcPr>
            <w:tcW w:w="1084" w:type="dxa"/>
            <w:tcBorders>
              <w:top w:val="single" w:color="1F2329" w:sz="4" w:space="0"/>
              <w:left w:val="single" w:color="1F2329" w:sz="4" w:space="0"/>
              <w:bottom w:val="single" w:color="1F2329" w:sz="4" w:space="0"/>
              <w:right w:val="single" w:color="1F2329" w:sz="4" w:space="0"/>
            </w:tcBorders>
            <w:shd w:val="clear" w:color="auto" w:fill="auto"/>
            <w:noWrap/>
            <w:vAlign w:val="center"/>
          </w:tcPr>
          <w:p w14:paraId="402D98F6">
            <w:pPr>
              <w:keepNext w:val="0"/>
              <w:keepLines w:val="0"/>
              <w:pageBreakBefore w:val="0"/>
              <w:widowControl/>
              <w:kinsoku/>
              <w:wordWrap/>
              <w:overflowPunct/>
              <w:topLinePunct w:val="0"/>
              <w:autoSpaceDE/>
              <w:autoSpaceDN/>
              <w:bidi w:val="0"/>
              <w:adjustRightInd/>
              <w:snapToGrid/>
              <w:spacing w:after="0" w:line="500" w:lineRule="exact"/>
              <w:jc w:val="center"/>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泉州</w:t>
            </w:r>
          </w:p>
        </w:tc>
        <w:tc>
          <w:tcPr>
            <w:tcW w:w="6871" w:type="dxa"/>
            <w:tcBorders>
              <w:top w:val="single" w:color="1F2329" w:sz="4" w:space="0"/>
              <w:left w:val="single" w:color="1F2329" w:sz="4" w:space="0"/>
              <w:bottom w:val="single" w:color="1F2329" w:sz="4" w:space="0"/>
              <w:right w:val="single" w:color="1F2329" w:sz="4" w:space="0"/>
            </w:tcBorders>
            <w:shd w:val="clear" w:color="auto" w:fill="auto"/>
            <w:vAlign w:val="center"/>
          </w:tcPr>
          <w:p w14:paraId="5465E98E">
            <w:pPr>
              <w:keepNext w:val="0"/>
              <w:keepLines w:val="0"/>
              <w:pageBreakBefore w:val="0"/>
              <w:widowControl/>
              <w:kinsoku/>
              <w:wordWrap/>
              <w:overflowPunct/>
              <w:topLinePunct w:val="0"/>
              <w:autoSpaceDE/>
              <w:autoSpaceDN/>
              <w:bidi w:val="0"/>
              <w:adjustRightInd/>
              <w:snapToGrid/>
              <w:spacing w:before="80" w:after="80" w:line="500" w:lineRule="exact"/>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丰泽区、鲤城区</w:t>
            </w:r>
          </w:p>
        </w:tc>
      </w:tr>
      <w:tr w14:paraId="4CE0977C">
        <w:tblPrEx>
          <w:tblCellMar>
            <w:top w:w="0" w:type="dxa"/>
            <w:left w:w="62" w:type="dxa"/>
            <w:bottom w:w="0" w:type="dxa"/>
            <w:right w:w="62" w:type="dxa"/>
          </w:tblCellMar>
        </w:tblPrEx>
        <w:trPr>
          <w:cantSplit/>
          <w:trHeight w:val="636" w:hRule="atLeast"/>
          <w:tblHeader/>
          <w:jc w:val="center"/>
        </w:trPr>
        <w:tc>
          <w:tcPr>
            <w:tcW w:w="0" w:type="auto"/>
            <w:tcBorders>
              <w:top w:val="single" w:color="000000" w:sz="4" w:space="0"/>
              <w:left w:val="single" w:color="000000" w:sz="4" w:space="0"/>
              <w:bottom w:val="single" w:color="000000" w:sz="4" w:space="0"/>
              <w:right w:val="single" w:color="1F2329" w:sz="4" w:space="0"/>
            </w:tcBorders>
            <w:shd w:val="clear" w:color="auto" w:fill="auto"/>
            <w:noWrap/>
            <w:vAlign w:val="center"/>
          </w:tcPr>
          <w:p w14:paraId="17FEA8DC">
            <w:pPr>
              <w:keepNext w:val="0"/>
              <w:keepLines w:val="0"/>
              <w:pageBreakBefore w:val="0"/>
              <w:widowControl/>
              <w:kinsoku/>
              <w:wordWrap/>
              <w:overflowPunct/>
              <w:topLinePunct w:val="0"/>
              <w:autoSpaceDE/>
              <w:autoSpaceDN/>
              <w:bidi w:val="0"/>
              <w:adjustRightInd/>
              <w:snapToGrid/>
              <w:spacing w:after="0" w:line="500" w:lineRule="exact"/>
              <w:jc w:val="center"/>
              <w:textAlignment w:val="center"/>
              <w:rPr>
                <w:rFonts w:hint="eastAsia" w:ascii="仿宋_GB2312" w:hAnsi="仿宋_GB2312" w:eastAsia="仿宋_GB2312" w:cs="仿宋_GB2312"/>
                <w:b/>
                <w:bCs/>
                <w:color w:val="auto"/>
                <w:sz w:val="28"/>
                <w:szCs w:val="28"/>
                <w:lang w:val="en-US" w:eastAsia="zh-CN" w:bidi="ar-SA"/>
              </w:rPr>
            </w:pPr>
            <w:r>
              <w:rPr>
                <w:rFonts w:hint="eastAsia" w:ascii="仿宋_GB2312" w:hAnsi="仿宋_GB2312" w:eastAsia="仿宋_GB2312" w:cs="仿宋_GB2312"/>
                <w:b/>
                <w:bCs/>
                <w:color w:val="auto"/>
                <w:sz w:val="28"/>
                <w:szCs w:val="28"/>
                <w:lang w:val="en-US" w:eastAsia="zh-CN" w:bidi="ar-SA"/>
              </w:rPr>
              <w:t>档级</w:t>
            </w:r>
          </w:p>
        </w:tc>
        <w:tc>
          <w:tcPr>
            <w:tcW w:w="1084" w:type="dxa"/>
            <w:tcBorders>
              <w:top w:val="single" w:color="1F2329" w:sz="4" w:space="0"/>
              <w:left w:val="single" w:color="1F2329" w:sz="4" w:space="0"/>
              <w:bottom w:val="single" w:color="1F2329" w:sz="4" w:space="0"/>
              <w:right w:val="single" w:color="1F2329" w:sz="4" w:space="0"/>
            </w:tcBorders>
            <w:shd w:val="clear" w:color="auto" w:fill="auto"/>
            <w:noWrap/>
            <w:vAlign w:val="center"/>
          </w:tcPr>
          <w:p w14:paraId="018A9B43">
            <w:pPr>
              <w:keepNext w:val="0"/>
              <w:keepLines w:val="0"/>
              <w:pageBreakBefore w:val="0"/>
              <w:widowControl/>
              <w:kinsoku/>
              <w:wordWrap/>
              <w:overflowPunct/>
              <w:topLinePunct w:val="0"/>
              <w:autoSpaceDE/>
              <w:autoSpaceDN/>
              <w:bidi w:val="0"/>
              <w:adjustRightInd/>
              <w:snapToGrid/>
              <w:spacing w:after="0" w:line="500" w:lineRule="exact"/>
              <w:jc w:val="center"/>
              <w:textAlignment w:val="center"/>
              <w:rPr>
                <w:rFonts w:hint="eastAsia" w:ascii="仿宋_GB2312" w:hAnsi="仿宋_GB2312" w:eastAsia="仿宋_GB2312" w:cs="仿宋_GB2312"/>
                <w:b/>
                <w:bCs/>
                <w:color w:val="auto"/>
                <w:sz w:val="28"/>
                <w:szCs w:val="28"/>
                <w:lang w:val="en-US" w:eastAsia="zh-CN" w:bidi="ar-SA"/>
              </w:rPr>
            </w:pPr>
            <w:r>
              <w:rPr>
                <w:rFonts w:hint="eastAsia" w:ascii="仿宋_GB2312" w:hAnsi="仿宋_GB2312" w:eastAsia="仿宋_GB2312" w:cs="仿宋_GB2312"/>
                <w:b/>
                <w:bCs/>
                <w:color w:val="auto"/>
                <w:sz w:val="28"/>
                <w:szCs w:val="28"/>
                <w:lang w:val="en-US" w:eastAsia="zh-CN" w:bidi="ar-SA"/>
              </w:rPr>
              <w:t>城市</w:t>
            </w:r>
          </w:p>
        </w:tc>
        <w:tc>
          <w:tcPr>
            <w:tcW w:w="6871" w:type="dxa"/>
            <w:tcBorders>
              <w:top w:val="single" w:color="1F2329" w:sz="4" w:space="0"/>
              <w:left w:val="single" w:color="1F2329" w:sz="4" w:space="0"/>
              <w:bottom w:val="single" w:color="1F2329" w:sz="4" w:space="0"/>
              <w:right w:val="single" w:color="1F2329" w:sz="4" w:space="0"/>
            </w:tcBorders>
            <w:shd w:val="clear" w:color="auto" w:fill="auto"/>
            <w:vAlign w:val="center"/>
          </w:tcPr>
          <w:p w14:paraId="66686410">
            <w:pPr>
              <w:keepNext w:val="0"/>
              <w:keepLines w:val="0"/>
              <w:pageBreakBefore w:val="0"/>
              <w:widowControl/>
              <w:kinsoku/>
              <w:wordWrap/>
              <w:overflowPunct/>
              <w:topLinePunct w:val="0"/>
              <w:autoSpaceDE/>
              <w:autoSpaceDN/>
              <w:bidi w:val="0"/>
              <w:adjustRightInd/>
              <w:snapToGrid/>
              <w:spacing w:after="0" w:line="500" w:lineRule="exact"/>
              <w:jc w:val="center"/>
              <w:textAlignment w:val="center"/>
              <w:rPr>
                <w:rFonts w:hint="eastAsia" w:ascii="仿宋_GB2312" w:hAnsi="仿宋_GB2312" w:eastAsia="仿宋_GB2312" w:cs="仿宋_GB2312"/>
                <w:b/>
                <w:bCs/>
                <w:color w:val="auto"/>
                <w:sz w:val="28"/>
                <w:szCs w:val="28"/>
                <w:lang w:val="en-US" w:eastAsia="zh-CN" w:bidi="ar-SA"/>
              </w:rPr>
            </w:pPr>
            <w:r>
              <w:rPr>
                <w:rFonts w:hint="eastAsia" w:ascii="仿宋_GB2312" w:hAnsi="仿宋_GB2312" w:eastAsia="仿宋_GB2312" w:cs="仿宋_GB2312"/>
                <w:b/>
                <w:bCs/>
                <w:color w:val="auto"/>
                <w:sz w:val="28"/>
                <w:szCs w:val="28"/>
                <w:lang w:val="en-US" w:eastAsia="zh-CN" w:bidi="ar-SA"/>
              </w:rPr>
              <w:t>主城区</w:t>
            </w:r>
          </w:p>
        </w:tc>
      </w:tr>
      <w:tr w14:paraId="4379E044">
        <w:tblPrEx>
          <w:tblCellMar>
            <w:top w:w="0" w:type="dxa"/>
            <w:left w:w="62" w:type="dxa"/>
            <w:bottom w:w="0" w:type="dxa"/>
            <w:right w:w="62" w:type="dxa"/>
          </w:tblCellMar>
        </w:tblPrEx>
        <w:trPr>
          <w:cantSplit/>
          <w:trHeight w:val="382" w:hRule="atLeast"/>
          <w:tblHeader/>
          <w:jc w:val="center"/>
        </w:trPr>
        <w:tc>
          <w:tcPr>
            <w:tcW w:w="0" w:type="auto"/>
            <w:tcBorders>
              <w:top w:val="single" w:color="000000" w:sz="4" w:space="0"/>
              <w:left w:val="single" w:color="000000" w:sz="4" w:space="0"/>
              <w:bottom w:val="single" w:color="000000" w:sz="4" w:space="0"/>
              <w:right w:val="single" w:color="1F2329" w:sz="4" w:space="0"/>
            </w:tcBorders>
            <w:shd w:val="clear" w:color="auto" w:fill="auto"/>
            <w:noWrap/>
            <w:vAlign w:val="center"/>
          </w:tcPr>
          <w:p w14:paraId="79438784">
            <w:pPr>
              <w:keepNext w:val="0"/>
              <w:keepLines w:val="0"/>
              <w:pageBreakBefore w:val="0"/>
              <w:widowControl/>
              <w:kinsoku/>
              <w:wordWrap/>
              <w:overflowPunct/>
              <w:topLinePunct w:val="0"/>
              <w:autoSpaceDE/>
              <w:autoSpaceDN/>
              <w:bidi w:val="0"/>
              <w:adjustRightInd/>
              <w:snapToGrid/>
              <w:spacing w:after="0" w:line="500" w:lineRule="exact"/>
              <w:jc w:val="center"/>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C</w:t>
            </w:r>
          </w:p>
        </w:tc>
        <w:tc>
          <w:tcPr>
            <w:tcW w:w="1084" w:type="dxa"/>
            <w:tcBorders>
              <w:top w:val="single" w:color="1F2329" w:sz="4" w:space="0"/>
              <w:left w:val="single" w:color="1F2329" w:sz="4" w:space="0"/>
              <w:bottom w:val="single" w:color="1F2329" w:sz="4" w:space="0"/>
              <w:right w:val="single" w:color="1F2329" w:sz="4" w:space="0"/>
            </w:tcBorders>
            <w:shd w:val="clear" w:color="auto" w:fill="auto"/>
            <w:noWrap/>
            <w:vAlign w:val="center"/>
          </w:tcPr>
          <w:p w14:paraId="6ABA76A4">
            <w:pPr>
              <w:keepNext w:val="0"/>
              <w:keepLines w:val="0"/>
              <w:pageBreakBefore w:val="0"/>
              <w:widowControl/>
              <w:kinsoku/>
              <w:wordWrap/>
              <w:overflowPunct/>
              <w:topLinePunct w:val="0"/>
              <w:autoSpaceDE/>
              <w:autoSpaceDN/>
              <w:bidi w:val="0"/>
              <w:adjustRightInd/>
              <w:snapToGrid/>
              <w:spacing w:after="0" w:line="500" w:lineRule="exact"/>
              <w:jc w:val="center"/>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东莞</w:t>
            </w:r>
          </w:p>
        </w:tc>
        <w:tc>
          <w:tcPr>
            <w:tcW w:w="6871" w:type="dxa"/>
            <w:tcBorders>
              <w:top w:val="single" w:color="1F2329" w:sz="4" w:space="0"/>
              <w:left w:val="single" w:color="1F2329" w:sz="4" w:space="0"/>
              <w:bottom w:val="single" w:color="1F2329" w:sz="4" w:space="0"/>
              <w:right w:val="single" w:color="1F2329" w:sz="4" w:space="0"/>
            </w:tcBorders>
            <w:shd w:val="clear" w:color="auto" w:fill="auto"/>
            <w:vAlign w:val="center"/>
          </w:tcPr>
          <w:p w14:paraId="65970D2E">
            <w:pPr>
              <w:keepNext w:val="0"/>
              <w:keepLines w:val="0"/>
              <w:pageBreakBefore w:val="0"/>
              <w:widowControl/>
              <w:kinsoku/>
              <w:wordWrap/>
              <w:overflowPunct/>
              <w:topLinePunct w:val="0"/>
              <w:autoSpaceDE/>
              <w:autoSpaceDN/>
              <w:bidi w:val="0"/>
              <w:adjustRightInd/>
              <w:snapToGrid/>
              <w:spacing w:before="80" w:after="80" w:line="500" w:lineRule="exact"/>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不区分主城区、非主城区</w:t>
            </w:r>
          </w:p>
        </w:tc>
      </w:tr>
      <w:tr w14:paraId="14BA85C4">
        <w:tblPrEx>
          <w:tblCellMar>
            <w:top w:w="0" w:type="dxa"/>
            <w:left w:w="62" w:type="dxa"/>
            <w:bottom w:w="0" w:type="dxa"/>
            <w:right w:w="62" w:type="dxa"/>
          </w:tblCellMar>
        </w:tblPrEx>
        <w:trPr>
          <w:cantSplit/>
          <w:trHeight w:val="382" w:hRule="atLeast"/>
          <w:tblHeader/>
          <w:jc w:val="center"/>
        </w:trPr>
        <w:tc>
          <w:tcPr>
            <w:tcW w:w="0" w:type="auto"/>
            <w:tcBorders>
              <w:top w:val="single" w:color="000000" w:sz="4" w:space="0"/>
              <w:left w:val="single" w:color="000000" w:sz="4" w:space="0"/>
              <w:bottom w:val="single" w:color="000000" w:sz="4" w:space="0"/>
              <w:right w:val="single" w:color="1F2329" w:sz="4" w:space="0"/>
            </w:tcBorders>
            <w:shd w:val="clear" w:color="auto" w:fill="auto"/>
            <w:noWrap/>
            <w:vAlign w:val="center"/>
          </w:tcPr>
          <w:p w14:paraId="49B6AFB1">
            <w:pPr>
              <w:keepNext w:val="0"/>
              <w:keepLines w:val="0"/>
              <w:pageBreakBefore w:val="0"/>
              <w:widowControl/>
              <w:kinsoku/>
              <w:wordWrap/>
              <w:overflowPunct/>
              <w:topLinePunct w:val="0"/>
              <w:autoSpaceDE/>
              <w:autoSpaceDN/>
              <w:bidi w:val="0"/>
              <w:adjustRightInd/>
              <w:snapToGrid/>
              <w:spacing w:after="0" w:line="500" w:lineRule="exact"/>
              <w:jc w:val="center"/>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C</w:t>
            </w:r>
          </w:p>
        </w:tc>
        <w:tc>
          <w:tcPr>
            <w:tcW w:w="1084" w:type="dxa"/>
            <w:tcBorders>
              <w:top w:val="single" w:color="1F2329" w:sz="4" w:space="0"/>
              <w:left w:val="single" w:color="1F2329" w:sz="4" w:space="0"/>
              <w:bottom w:val="single" w:color="1F2329" w:sz="4" w:space="0"/>
              <w:right w:val="single" w:color="1F2329" w:sz="4" w:space="0"/>
            </w:tcBorders>
            <w:shd w:val="clear" w:color="auto" w:fill="auto"/>
            <w:noWrap/>
            <w:vAlign w:val="center"/>
          </w:tcPr>
          <w:p w14:paraId="232F5C54">
            <w:pPr>
              <w:keepNext w:val="0"/>
              <w:keepLines w:val="0"/>
              <w:pageBreakBefore w:val="0"/>
              <w:widowControl/>
              <w:kinsoku/>
              <w:wordWrap/>
              <w:overflowPunct/>
              <w:topLinePunct w:val="0"/>
              <w:autoSpaceDE/>
              <w:autoSpaceDN/>
              <w:bidi w:val="0"/>
              <w:adjustRightInd/>
              <w:snapToGrid/>
              <w:spacing w:after="0" w:line="500" w:lineRule="exact"/>
              <w:jc w:val="center"/>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佛山</w:t>
            </w:r>
          </w:p>
        </w:tc>
        <w:tc>
          <w:tcPr>
            <w:tcW w:w="6871" w:type="dxa"/>
            <w:tcBorders>
              <w:top w:val="single" w:color="1F2329" w:sz="4" w:space="0"/>
              <w:left w:val="single" w:color="1F2329" w:sz="4" w:space="0"/>
              <w:bottom w:val="single" w:color="1F2329" w:sz="4" w:space="0"/>
              <w:right w:val="single" w:color="1F2329" w:sz="4" w:space="0"/>
            </w:tcBorders>
            <w:shd w:val="clear" w:color="auto" w:fill="auto"/>
            <w:vAlign w:val="center"/>
          </w:tcPr>
          <w:p w14:paraId="540D16F2">
            <w:pPr>
              <w:keepNext w:val="0"/>
              <w:keepLines w:val="0"/>
              <w:pageBreakBefore w:val="0"/>
              <w:widowControl/>
              <w:kinsoku/>
              <w:wordWrap/>
              <w:overflowPunct/>
              <w:topLinePunct w:val="0"/>
              <w:autoSpaceDE/>
              <w:autoSpaceDN/>
              <w:bidi w:val="0"/>
              <w:adjustRightInd/>
              <w:snapToGrid/>
              <w:spacing w:before="80" w:after="80" w:line="500" w:lineRule="exact"/>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禅城区、南海区</w:t>
            </w:r>
          </w:p>
        </w:tc>
      </w:tr>
      <w:tr w14:paraId="6D2F7BC6">
        <w:tblPrEx>
          <w:tblCellMar>
            <w:top w:w="0" w:type="dxa"/>
            <w:left w:w="62" w:type="dxa"/>
            <w:bottom w:w="0" w:type="dxa"/>
            <w:right w:w="62" w:type="dxa"/>
          </w:tblCellMar>
        </w:tblPrEx>
        <w:trPr>
          <w:cantSplit/>
          <w:trHeight w:val="382" w:hRule="atLeast"/>
          <w:tblHeader/>
          <w:jc w:val="center"/>
        </w:trPr>
        <w:tc>
          <w:tcPr>
            <w:tcW w:w="0" w:type="auto"/>
            <w:tcBorders>
              <w:top w:val="single" w:color="000000" w:sz="4" w:space="0"/>
              <w:left w:val="single" w:color="000000" w:sz="4" w:space="0"/>
              <w:bottom w:val="single" w:color="000000" w:sz="4" w:space="0"/>
              <w:right w:val="single" w:color="1F2329" w:sz="4" w:space="0"/>
            </w:tcBorders>
            <w:shd w:val="clear" w:color="auto" w:fill="auto"/>
            <w:noWrap/>
            <w:vAlign w:val="center"/>
          </w:tcPr>
          <w:p w14:paraId="194E66ED">
            <w:pPr>
              <w:keepNext w:val="0"/>
              <w:keepLines w:val="0"/>
              <w:pageBreakBefore w:val="0"/>
              <w:widowControl/>
              <w:kinsoku/>
              <w:wordWrap/>
              <w:overflowPunct/>
              <w:topLinePunct w:val="0"/>
              <w:autoSpaceDE/>
              <w:autoSpaceDN/>
              <w:bidi w:val="0"/>
              <w:adjustRightInd/>
              <w:snapToGrid/>
              <w:spacing w:after="0" w:line="500" w:lineRule="exact"/>
              <w:jc w:val="center"/>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C</w:t>
            </w:r>
          </w:p>
        </w:tc>
        <w:tc>
          <w:tcPr>
            <w:tcW w:w="1084" w:type="dxa"/>
            <w:tcBorders>
              <w:top w:val="single" w:color="1F2329" w:sz="4" w:space="0"/>
              <w:left w:val="single" w:color="1F2329" w:sz="4" w:space="0"/>
              <w:bottom w:val="single" w:color="1F2329" w:sz="4" w:space="0"/>
              <w:right w:val="single" w:color="1F2329" w:sz="4" w:space="0"/>
            </w:tcBorders>
            <w:shd w:val="clear" w:color="auto" w:fill="auto"/>
            <w:noWrap/>
            <w:vAlign w:val="center"/>
          </w:tcPr>
          <w:p w14:paraId="5D924812">
            <w:pPr>
              <w:keepNext w:val="0"/>
              <w:keepLines w:val="0"/>
              <w:pageBreakBefore w:val="0"/>
              <w:widowControl/>
              <w:kinsoku/>
              <w:wordWrap/>
              <w:overflowPunct/>
              <w:topLinePunct w:val="0"/>
              <w:autoSpaceDE/>
              <w:autoSpaceDN/>
              <w:bidi w:val="0"/>
              <w:adjustRightInd/>
              <w:snapToGrid/>
              <w:spacing w:after="0" w:line="500" w:lineRule="exact"/>
              <w:jc w:val="center"/>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福州</w:t>
            </w:r>
          </w:p>
        </w:tc>
        <w:tc>
          <w:tcPr>
            <w:tcW w:w="6871" w:type="dxa"/>
            <w:tcBorders>
              <w:top w:val="single" w:color="1F2329" w:sz="4" w:space="0"/>
              <w:left w:val="single" w:color="1F2329" w:sz="4" w:space="0"/>
              <w:bottom w:val="single" w:color="1F2329" w:sz="4" w:space="0"/>
              <w:right w:val="single" w:color="1F2329" w:sz="4" w:space="0"/>
            </w:tcBorders>
            <w:shd w:val="clear" w:color="auto" w:fill="auto"/>
            <w:vAlign w:val="center"/>
          </w:tcPr>
          <w:p w14:paraId="45EF6DBC">
            <w:pPr>
              <w:keepNext w:val="0"/>
              <w:keepLines w:val="0"/>
              <w:pageBreakBefore w:val="0"/>
              <w:widowControl/>
              <w:kinsoku/>
              <w:wordWrap/>
              <w:overflowPunct/>
              <w:topLinePunct w:val="0"/>
              <w:autoSpaceDE/>
              <w:autoSpaceDN/>
              <w:bidi w:val="0"/>
              <w:adjustRightInd/>
              <w:snapToGrid/>
              <w:spacing w:before="80" w:after="80" w:line="500" w:lineRule="exact"/>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鼓楼区、台江区、仓山区、晋安区</w:t>
            </w:r>
          </w:p>
        </w:tc>
      </w:tr>
      <w:tr w14:paraId="6289754F">
        <w:tblPrEx>
          <w:tblCellMar>
            <w:top w:w="0" w:type="dxa"/>
            <w:left w:w="62" w:type="dxa"/>
            <w:bottom w:w="0" w:type="dxa"/>
            <w:right w:w="62" w:type="dxa"/>
          </w:tblCellMar>
        </w:tblPrEx>
        <w:trPr>
          <w:cantSplit/>
          <w:trHeight w:val="382" w:hRule="atLeast"/>
          <w:tblHeader/>
          <w:jc w:val="center"/>
        </w:trPr>
        <w:tc>
          <w:tcPr>
            <w:tcW w:w="0" w:type="auto"/>
            <w:tcBorders>
              <w:top w:val="single" w:color="000000" w:sz="4" w:space="0"/>
              <w:left w:val="single" w:color="000000" w:sz="4" w:space="0"/>
              <w:bottom w:val="single" w:color="000000" w:sz="4" w:space="0"/>
              <w:right w:val="single" w:color="1F2329" w:sz="4" w:space="0"/>
            </w:tcBorders>
            <w:shd w:val="clear" w:color="auto" w:fill="auto"/>
            <w:noWrap/>
            <w:vAlign w:val="center"/>
          </w:tcPr>
          <w:p w14:paraId="4B9F2B54">
            <w:pPr>
              <w:keepNext w:val="0"/>
              <w:keepLines w:val="0"/>
              <w:pageBreakBefore w:val="0"/>
              <w:widowControl/>
              <w:kinsoku/>
              <w:wordWrap/>
              <w:overflowPunct/>
              <w:topLinePunct w:val="0"/>
              <w:autoSpaceDE/>
              <w:autoSpaceDN/>
              <w:bidi w:val="0"/>
              <w:adjustRightInd/>
              <w:snapToGrid/>
              <w:spacing w:after="0" w:line="500" w:lineRule="exact"/>
              <w:jc w:val="center"/>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C</w:t>
            </w:r>
          </w:p>
        </w:tc>
        <w:tc>
          <w:tcPr>
            <w:tcW w:w="1084" w:type="dxa"/>
            <w:tcBorders>
              <w:top w:val="single" w:color="1F2329" w:sz="4" w:space="0"/>
              <w:left w:val="single" w:color="1F2329" w:sz="4" w:space="0"/>
              <w:bottom w:val="single" w:color="1F2329" w:sz="4" w:space="0"/>
              <w:right w:val="single" w:color="1F2329" w:sz="4" w:space="0"/>
            </w:tcBorders>
            <w:shd w:val="clear" w:color="auto" w:fill="auto"/>
            <w:noWrap/>
            <w:vAlign w:val="center"/>
          </w:tcPr>
          <w:p w14:paraId="090851B7">
            <w:pPr>
              <w:keepNext w:val="0"/>
              <w:keepLines w:val="0"/>
              <w:pageBreakBefore w:val="0"/>
              <w:widowControl/>
              <w:kinsoku/>
              <w:wordWrap/>
              <w:overflowPunct/>
              <w:topLinePunct w:val="0"/>
              <w:autoSpaceDE/>
              <w:autoSpaceDN/>
              <w:bidi w:val="0"/>
              <w:adjustRightInd/>
              <w:snapToGrid/>
              <w:spacing w:after="0" w:line="500" w:lineRule="exact"/>
              <w:jc w:val="center"/>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嘉兴</w:t>
            </w:r>
          </w:p>
        </w:tc>
        <w:tc>
          <w:tcPr>
            <w:tcW w:w="6871" w:type="dxa"/>
            <w:tcBorders>
              <w:top w:val="single" w:color="1F2329" w:sz="4" w:space="0"/>
              <w:left w:val="single" w:color="1F2329" w:sz="4" w:space="0"/>
              <w:bottom w:val="single" w:color="1F2329" w:sz="4" w:space="0"/>
              <w:right w:val="single" w:color="1F2329" w:sz="4" w:space="0"/>
            </w:tcBorders>
            <w:shd w:val="clear" w:color="auto" w:fill="auto"/>
            <w:vAlign w:val="center"/>
          </w:tcPr>
          <w:p w14:paraId="4C8D9BF3">
            <w:pPr>
              <w:keepNext w:val="0"/>
              <w:keepLines w:val="0"/>
              <w:pageBreakBefore w:val="0"/>
              <w:widowControl/>
              <w:kinsoku/>
              <w:wordWrap/>
              <w:overflowPunct/>
              <w:topLinePunct w:val="0"/>
              <w:autoSpaceDE/>
              <w:autoSpaceDN/>
              <w:bidi w:val="0"/>
              <w:adjustRightInd/>
              <w:snapToGrid/>
              <w:spacing w:before="80" w:after="80" w:line="500" w:lineRule="exact"/>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南湖区</w:t>
            </w:r>
          </w:p>
        </w:tc>
      </w:tr>
      <w:tr w14:paraId="0CD99666">
        <w:tblPrEx>
          <w:tblCellMar>
            <w:top w:w="0" w:type="dxa"/>
            <w:left w:w="62" w:type="dxa"/>
            <w:bottom w:w="0" w:type="dxa"/>
            <w:right w:w="62" w:type="dxa"/>
          </w:tblCellMar>
        </w:tblPrEx>
        <w:trPr>
          <w:cantSplit/>
          <w:trHeight w:val="382" w:hRule="atLeast"/>
          <w:tblHeader/>
          <w:jc w:val="center"/>
        </w:trPr>
        <w:tc>
          <w:tcPr>
            <w:tcW w:w="0" w:type="auto"/>
            <w:tcBorders>
              <w:top w:val="single" w:color="000000" w:sz="4" w:space="0"/>
              <w:left w:val="single" w:color="000000" w:sz="4" w:space="0"/>
              <w:bottom w:val="single" w:color="000000" w:sz="4" w:space="0"/>
              <w:right w:val="single" w:color="1F2329" w:sz="4" w:space="0"/>
            </w:tcBorders>
            <w:shd w:val="clear" w:color="auto" w:fill="auto"/>
            <w:noWrap/>
            <w:vAlign w:val="center"/>
          </w:tcPr>
          <w:p w14:paraId="773F223E">
            <w:pPr>
              <w:keepNext w:val="0"/>
              <w:keepLines w:val="0"/>
              <w:pageBreakBefore w:val="0"/>
              <w:widowControl/>
              <w:kinsoku/>
              <w:wordWrap/>
              <w:overflowPunct/>
              <w:topLinePunct w:val="0"/>
              <w:autoSpaceDE/>
              <w:autoSpaceDN/>
              <w:bidi w:val="0"/>
              <w:adjustRightInd/>
              <w:snapToGrid/>
              <w:spacing w:after="0" w:line="500" w:lineRule="exact"/>
              <w:jc w:val="center"/>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C</w:t>
            </w:r>
          </w:p>
        </w:tc>
        <w:tc>
          <w:tcPr>
            <w:tcW w:w="1084" w:type="dxa"/>
            <w:tcBorders>
              <w:top w:val="single" w:color="1F2329" w:sz="4" w:space="0"/>
              <w:left w:val="single" w:color="1F2329" w:sz="4" w:space="0"/>
              <w:bottom w:val="single" w:color="1F2329" w:sz="4" w:space="0"/>
              <w:right w:val="single" w:color="1F2329" w:sz="4" w:space="0"/>
            </w:tcBorders>
            <w:shd w:val="clear" w:color="auto" w:fill="auto"/>
            <w:noWrap/>
            <w:vAlign w:val="center"/>
          </w:tcPr>
          <w:p w14:paraId="57EFE19A">
            <w:pPr>
              <w:keepNext w:val="0"/>
              <w:keepLines w:val="0"/>
              <w:pageBreakBefore w:val="0"/>
              <w:widowControl/>
              <w:kinsoku/>
              <w:wordWrap/>
              <w:overflowPunct/>
              <w:topLinePunct w:val="0"/>
              <w:autoSpaceDE/>
              <w:autoSpaceDN/>
              <w:bidi w:val="0"/>
              <w:adjustRightInd/>
              <w:snapToGrid/>
              <w:spacing w:after="0" w:line="500" w:lineRule="exact"/>
              <w:jc w:val="center"/>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金华</w:t>
            </w:r>
          </w:p>
        </w:tc>
        <w:tc>
          <w:tcPr>
            <w:tcW w:w="6871" w:type="dxa"/>
            <w:tcBorders>
              <w:top w:val="single" w:color="1F2329" w:sz="4" w:space="0"/>
              <w:left w:val="single" w:color="1F2329" w:sz="4" w:space="0"/>
              <w:bottom w:val="single" w:color="1F2329" w:sz="4" w:space="0"/>
              <w:right w:val="single" w:color="1F2329" w:sz="4" w:space="0"/>
            </w:tcBorders>
            <w:shd w:val="clear" w:color="auto" w:fill="auto"/>
            <w:vAlign w:val="center"/>
          </w:tcPr>
          <w:p w14:paraId="401F3B47">
            <w:pPr>
              <w:keepNext w:val="0"/>
              <w:keepLines w:val="0"/>
              <w:pageBreakBefore w:val="0"/>
              <w:widowControl/>
              <w:kinsoku/>
              <w:wordWrap/>
              <w:overflowPunct/>
              <w:topLinePunct w:val="0"/>
              <w:autoSpaceDE/>
              <w:autoSpaceDN/>
              <w:bidi w:val="0"/>
              <w:adjustRightInd/>
              <w:snapToGrid/>
              <w:spacing w:before="80" w:after="80" w:line="500" w:lineRule="exact"/>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婺城区</w:t>
            </w:r>
          </w:p>
        </w:tc>
      </w:tr>
      <w:tr w14:paraId="78184BBD">
        <w:tblPrEx>
          <w:tblCellMar>
            <w:top w:w="0" w:type="dxa"/>
            <w:left w:w="62" w:type="dxa"/>
            <w:bottom w:w="0" w:type="dxa"/>
            <w:right w:w="62" w:type="dxa"/>
          </w:tblCellMar>
        </w:tblPrEx>
        <w:trPr>
          <w:cantSplit/>
          <w:trHeight w:val="382" w:hRule="atLeast"/>
          <w:tblHeader/>
          <w:jc w:val="center"/>
        </w:trPr>
        <w:tc>
          <w:tcPr>
            <w:tcW w:w="0" w:type="auto"/>
            <w:tcBorders>
              <w:top w:val="single" w:color="000000" w:sz="4" w:space="0"/>
              <w:left w:val="single" w:color="000000" w:sz="4" w:space="0"/>
              <w:bottom w:val="single" w:color="000000" w:sz="4" w:space="0"/>
              <w:right w:val="single" w:color="1F2329" w:sz="4" w:space="0"/>
            </w:tcBorders>
            <w:shd w:val="clear" w:color="auto" w:fill="auto"/>
            <w:noWrap/>
            <w:vAlign w:val="center"/>
          </w:tcPr>
          <w:p w14:paraId="68AC8E54">
            <w:pPr>
              <w:keepNext w:val="0"/>
              <w:keepLines w:val="0"/>
              <w:pageBreakBefore w:val="0"/>
              <w:widowControl/>
              <w:kinsoku/>
              <w:wordWrap/>
              <w:overflowPunct/>
              <w:topLinePunct w:val="0"/>
              <w:autoSpaceDE/>
              <w:autoSpaceDN/>
              <w:bidi w:val="0"/>
              <w:adjustRightInd/>
              <w:snapToGrid/>
              <w:spacing w:after="0" w:line="500" w:lineRule="exact"/>
              <w:jc w:val="center"/>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C</w:t>
            </w:r>
          </w:p>
        </w:tc>
        <w:tc>
          <w:tcPr>
            <w:tcW w:w="1084" w:type="dxa"/>
            <w:tcBorders>
              <w:top w:val="single" w:color="1F2329" w:sz="4" w:space="0"/>
              <w:left w:val="single" w:color="1F2329" w:sz="4" w:space="0"/>
              <w:bottom w:val="single" w:color="1F2329" w:sz="4" w:space="0"/>
              <w:right w:val="single" w:color="1F2329" w:sz="4" w:space="0"/>
            </w:tcBorders>
            <w:shd w:val="clear" w:color="auto" w:fill="auto"/>
            <w:noWrap/>
            <w:vAlign w:val="center"/>
          </w:tcPr>
          <w:p w14:paraId="7FBC4783">
            <w:pPr>
              <w:keepNext w:val="0"/>
              <w:keepLines w:val="0"/>
              <w:pageBreakBefore w:val="0"/>
              <w:widowControl/>
              <w:kinsoku/>
              <w:wordWrap/>
              <w:overflowPunct/>
              <w:topLinePunct w:val="0"/>
              <w:autoSpaceDE/>
              <w:autoSpaceDN/>
              <w:bidi w:val="0"/>
              <w:adjustRightInd/>
              <w:snapToGrid/>
              <w:spacing w:after="0" w:line="500" w:lineRule="exact"/>
              <w:jc w:val="center"/>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绍兴</w:t>
            </w:r>
          </w:p>
        </w:tc>
        <w:tc>
          <w:tcPr>
            <w:tcW w:w="6871" w:type="dxa"/>
            <w:tcBorders>
              <w:top w:val="single" w:color="1F2329" w:sz="4" w:space="0"/>
              <w:left w:val="single" w:color="1F2329" w:sz="4" w:space="0"/>
              <w:bottom w:val="single" w:color="1F2329" w:sz="4" w:space="0"/>
              <w:right w:val="single" w:color="1F2329" w:sz="4" w:space="0"/>
            </w:tcBorders>
            <w:shd w:val="clear" w:color="auto" w:fill="auto"/>
            <w:vAlign w:val="center"/>
          </w:tcPr>
          <w:p w14:paraId="30C3254D">
            <w:pPr>
              <w:keepNext w:val="0"/>
              <w:keepLines w:val="0"/>
              <w:pageBreakBefore w:val="0"/>
              <w:widowControl/>
              <w:kinsoku/>
              <w:wordWrap/>
              <w:overflowPunct/>
              <w:topLinePunct w:val="0"/>
              <w:autoSpaceDE/>
              <w:autoSpaceDN/>
              <w:bidi w:val="0"/>
              <w:adjustRightInd/>
              <w:snapToGrid/>
              <w:spacing w:before="80" w:after="80" w:line="500" w:lineRule="exact"/>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越城区</w:t>
            </w:r>
          </w:p>
        </w:tc>
      </w:tr>
      <w:tr w14:paraId="4896A81B">
        <w:tblPrEx>
          <w:tblCellMar>
            <w:top w:w="0" w:type="dxa"/>
            <w:left w:w="62" w:type="dxa"/>
            <w:bottom w:w="0" w:type="dxa"/>
            <w:right w:w="62" w:type="dxa"/>
          </w:tblCellMar>
        </w:tblPrEx>
        <w:trPr>
          <w:cantSplit/>
          <w:trHeight w:val="382" w:hRule="atLeast"/>
          <w:tblHeader/>
          <w:jc w:val="center"/>
        </w:trPr>
        <w:tc>
          <w:tcPr>
            <w:tcW w:w="0" w:type="auto"/>
            <w:tcBorders>
              <w:top w:val="single" w:color="000000" w:sz="4" w:space="0"/>
              <w:left w:val="single" w:color="000000" w:sz="4" w:space="0"/>
              <w:bottom w:val="single" w:color="000000" w:sz="4" w:space="0"/>
              <w:right w:val="single" w:color="1F2329" w:sz="4" w:space="0"/>
            </w:tcBorders>
            <w:shd w:val="clear" w:color="auto" w:fill="auto"/>
            <w:noWrap/>
            <w:vAlign w:val="center"/>
          </w:tcPr>
          <w:p w14:paraId="61B58D53">
            <w:pPr>
              <w:keepNext w:val="0"/>
              <w:keepLines w:val="0"/>
              <w:pageBreakBefore w:val="0"/>
              <w:widowControl/>
              <w:kinsoku/>
              <w:wordWrap/>
              <w:overflowPunct/>
              <w:topLinePunct w:val="0"/>
              <w:autoSpaceDE/>
              <w:autoSpaceDN/>
              <w:bidi w:val="0"/>
              <w:adjustRightInd/>
              <w:snapToGrid/>
              <w:spacing w:after="0" w:line="500" w:lineRule="exact"/>
              <w:jc w:val="center"/>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C</w:t>
            </w:r>
          </w:p>
        </w:tc>
        <w:tc>
          <w:tcPr>
            <w:tcW w:w="1084" w:type="dxa"/>
            <w:tcBorders>
              <w:top w:val="single" w:color="1F2329" w:sz="4" w:space="0"/>
              <w:left w:val="single" w:color="1F2329" w:sz="4" w:space="0"/>
              <w:bottom w:val="single" w:color="1F2329" w:sz="4" w:space="0"/>
              <w:right w:val="single" w:color="1F2329" w:sz="4" w:space="0"/>
            </w:tcBorders>
            <w:shd w:val="clear" w:color="auto" w:fill="auto"/>
            <w:noWrap/>
            <w:vAlign w:val="center"/>
          </w:tcPr>
          <w:p w14:paraId="25CB793E">
            <w:pPr>
              <w:keepNext w:val="0"/>
              <w:keepLines w:val="0"/>
              <w:pageBreakBefore w:val="0"/>
              <w:widowControl/>
              <w:kinsoku/>
              <w:wordWrap/>
              <w:overflowPunct/>
              <w:topLinePunct w:val="0"/>
              <w:autoSpaceDE/>
              <w:autoSpaceDN/>
              <w:bidi w:val="0"/>
              <w:adjustRightInd/>
              <w:snapToGrid/>
              <w:spacing w:after="0" w:line="500" w:lineRule="exact"/>
              <w:jc w:val="center"/>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台州</w:t>
            </w:r>
          </w:p>
        </w:tc>
        <w:tc>
          <w:tcPr>
            <w:tcW w:w="6871" w:type="dxa"/>
            <w:tcBorders>
              <w:top w:val="single" w:color="1F2329" w:sz="4" w:space="0"/>
              <w:left w:val="single" w:color="1F2329" w:sz="4" w:space="0"/>
              <w:bottom w:val="single" w:color="1F2329" w:sz="4" w:space="0"/>
              <w:right w:val="single" w:color="1F2329" w:sz="4" w:space="0"/>
            </w:tcBorders>
            <w:shd w:val="clear" w:color="auto" w:fill="auto"/>
            <w:vAlign w:val="center"/>
          </w:tcPr>
          <w:p w14:paraId="3B299430">
            <w:pPr>
              <w:keepNext w:val="0"/>
              <w:keepLines w:val="0"/>
              <w:pageBreakBefore w:val="0"/>
              <w:widowControl/>
              <w:kinsoku/>
              <w:wordWrap/>
              <w:overflowPunct/>
              <w:topLinePunct w:val="0"/>
              <w:autoSpaceDE/>
              <w:autoSpaceDN/>
              <w:bidi w:val="0"/>
              <w:adjustRightInd/>
              <w:snapToGrid/>
              <w:spacing w:before="80" w:after="80" w:line="500" w:lineRule="exact"/>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椒江区</w:t>
            </w:r>
          </w:p>
        </w:tc>
      </w:tr>
      <w:tr w14:paraId="744C8503">
        <w:tblPrEx>
          <w:tblCellMar>
            <w:top w:w="0" w:type="dxa"/>
            <w:left w:w="62" w:type="dxa"/>
            <w:bottom w:w="0" w:type="dxa"/>
            <w:right w:w="62" w:type="dxa"/>
          </w:tblCellMar>
        </w:tblPrEx>
        <w:trPr>
          <w:cantSplit/>
          <w:trHeight w:val="382" w:hRule="atLeast"/>
          <w:tblHeader/>
          <w:jc w:val="center"/>
        </w:trPr>
        <w:tc>
          <w:tcPr>
            <w:tcW w:w="0" w:type="auto"/>
            <w:tcBorders>
              <w:top w:val="single" w:color="000000" w:sz="4" w:space="0"/>
              <w:left w:val="single" w:color="000000" w:sz="4" w:space="0"/>
              <w:bottom w:val="single" w:color="000000" w:sz="4" w:space="0"/>
              <w:right w:val="single" w:color="1F2329" w:sz="4" w:space="0"/>
            </w:tcBorders>
            <w:shd w:val="clear" w:color="auto" w:fill="auto"/>
            <w:noWrap/>
            <w:vAlign w:val="center"/>
          </w:tcPr>
          <w:p w14:paraId="51DDE67E">
            <w:pPr>
              <w:keepNext w:val="0"/>
              <w:keepLines w:val="0"/>
              <w:pageBreakBefore w:val="0"/>
              <w:widowControl/>
              <w:kinsoku/>
              <w:wordWrap/>
              <w:overflowPunct/>
              <w:topLinePunct w:val="0"/>
              <w:autoSpaceDE/>
              <w:autoSpaceDN/>
              <w:bidi w:val="0"/>
              <w:adjustRightInd/>
              <w:snapToGrid/>
              <w:spacing w:after="0" w:line="500" w:lineRule="exact"/>
              <w:jc w:val="center"/>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C</w:t>
            </w:r>
          </w:p>
        </w:tc>
        <w:tc>
          <w:tcPr>
            <w:tcW w:w="1084" w:type="dxa"/>
            <w:tcBorders>
              <w:top w:val="single" w:color="1F2329" w:sz="4" w:space="0"/>
              <w:left w:val="single" w:color="1F2329" w:sz="4" w:space="0"/>
              <w:bottom w:val="single" w:color="1F2329" w:sz="4" w:space="0"/>
              <w:right w:val="single" w:color="1F2329" w:sz="4" w:space="0"/>
            </w:tcBorders>
            <w:shd w:val="clear" w:color="auto" w:fill="auto"/>
            <w:noWrap/>
            <w:vAlign w:val="center"/>
          </w:tcPr>
          <w:p w14:paraId="17E9B011">
            <w:pPr>
              <w:keepNext w:val="0"/>
              <w:keepLines w:val="0"/>
              <w:pageBreakBefore w:val="0"/>
              <w:widowControl/>
              <w:kinsoku/>
              <w:wordWrap/>
              <w:overflowPunct/>
              <w:topLinePunct w:val="0"/>
              <w:autoSpaceDE/>
              <w:autoSpaceDN/>
              <w:bidi w:val="0"/>
              <w:adjustRightInd/>
              <w:snapToGrid/>
              <w:spacing w:after="0" w:line="500" w:lineRule="exact"/>
              <w:jc w:val="center"/>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漳州</w:t>
            </w:r>
          </w:p>
        </w:tc>
        <w:tc>
          <w:tcPr>
            <w:tcW w:w="6871" w:type="dxa"/>
            <w:tcBorders>
              <w:top w:val="single" w:color="1F2329" w:sz="4" w:space="0"/>
              <w:left w:val="single" w:color="1F2329" w:sz="4" w:space="0"/>
              <w:bottom w:val="single" w:color="1F2329" w:sz="4" w:space="0"/>
              <w:right w:val="single" w:color="1F2329" w:sz="4" w:space="0"/>
            </w:tcBorders>
            <w:shd w:val="clear" w:color="auto" w:fill="auto"/>
            <w:vAlign w:val="center"/>
          </w:tcPr>
          <w:p w14:paraId="2B03C4D7">
            <w:pPr>
              <w:keepNext w:val="0"/>
              <w:keepLines w:val="0"/>
              <w:pageBreakBefore w:val="0"/>
              <w:widowControl/>
              <w:kinsoku/>
              <w:wordWrap/>
              <w:overflowPunct/>
              <w:topLinePunct w:val="0"/>
              <w:autoSpaceDE/>
              <w:autoSpaceDN/>
              <w:bidi w:val="0"/>
              <w:adjustRightInd/>
              <w:snapToGrid/>
              <w:spacing w:before="80" w:after="80" w:line="500" w:lineRule="exact"/>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龙文区、芗城区</w:t>
            </w:r>
          </w:p>
        </w:tc>
      </w:tr>
      <w:tr w14:paraId="107FA9BD">
        <w:tblPrEx>
          <w:tblCellMar>
            <w:top w:w="0" w:type="dxa"/>
            <w:left w:w="62" w:type="dxa"/>
            <w:bottom w:w="0" w:type="dxa"/>
            <w:right w:w="62" w:type="dxa"/>
          </w:tblCellMar>
        </w:tblPrEx>
        <w:trPr>
          <w:cantSplit/>
          <w:trHeight w:val="382" w:hRule="atLeast"/>
          <w:tblHeader/>
          <w:jc w:val="center"/>
        </w:trPr>
        <w:tc>
          <w:tcPr>
            <w:tcW w:w="0" w:type="auto"/>
            <w:tcBorders>
              <w:top w:val="single" w:color="000000" w:sz="4" w:space="0"/>
              <w:left w:val="single" w:color="000000" w:sz="4" w:space="0"/>
              <w:bottom w:val="single" w:color="000000" w:sz="4" w:space="0"/>
              <w:right w:val="single" w:color="1F2329" w:sz="4" w:space="0"/>
            </w:tcBorders>
            <w:shd w:val="clear" w:color="auto" w:fill="auto"/>
            <w:noWrap/>
            <w:vAlign w:val="center"/>
          </w:tcPr>
          <w:p w14:paraId="276CD528">
            <w:pPr>
              <w:keepNext w:val="0"/>
              <w:keepLines w:val="0"/>
              <w:pageBreakBefore w:val="0"/>
              <w:widowControl/>
              <w:kinsoku/>
              <w:wordWrap/>
              <w:overflowPunct/>
              <w:topLinePunct w:val="0"/>
              <w:autoSpaceDE/>
              <w:autoSpaceDN/>
              <w:bidi w:val="0"/>
              <w:adjustRightInd/>
              <w:snapToGrid/>
              <w:spacing w:after="0" w:line="500" w:lineRule="exact"/>
              <w:jc w:val="center"/>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C</w:t>
            </w:r>
          </w:p>
        </w:tc>
        <w:tc>
          <w:tcPr>
            <w:tcW w:w="1084" w:type="dxa"/>
            <w:tcBorders>
              <w:top w:val="single" w:color="1F2329" w:sz="4" w:space="0"/>
              <w:left w:val="single" w:color="1F2329" w:sz="4" w:space="0"/>
              <w:bottom w:val="single" w:color="1F2329" w:sz="4" w:space="0"/>
              <w:right w:val="single" w:color="1F2329" w:sz="4" w:space="0"/>
            </w:tcBorders>
            <w:shd w:val="clear" w:color="auto" w:fill="auto"/>
            <w:noWrap/>
            <w:vAlign w:val="center"/>
          </w:tcPr>
          <w:p w14:paraId="1AFEDBEE">
            <w:pPr>
              <w:keepNext w:val="0"/>
              <w:keepLines w:val="0"/>
              <w:pageBreakBefore w:val="0"/>
              <w:widowControl/>
              <w:kinsoku/>
              <w:wordWrap/>
              <w:overflowPunct/>
              <w:topLinePunct w:val="0"/>
              <w:autoSpaceDE/>
              <w:autoSpaceDN/>
              <w:bidi w:val="0"/>
              <w:adjustRightInd/>
              <w:snapToGrid/>
              <w:spacing w:after="0" w:line="500" w:lineRule="exact"/>
              <w:jc w:val="center"/>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榆林</w:t>
            </w:r>
          </w:p>
        </w:tc>
        <w:tc>
          <w:tcPr>
            <w:tcW w:w="6871" w:type="dxa"/>
            <w:tcBorders>
              <w:top w:val="single" w:color="1F2329" w:sz="4" w:space="0"/>
              <w:left w:val="single" w:color="1F2329" w:sz="4" w:space="0"/>
              <w:bottom w:val="single" w:color="1F2329" w:sz="4" w:space="0"/>
              <w:right w:val="single" w:color="1F2329" w:sz="4" w:space="0"/>
            </w:tcBorders>
            <w:shd w:val="clear" w:color="auto" w:fill="auto"/>
            <w:vAlign w:val="center"/>
          </w:tcPr>
          <w:p w14:paraId="1412B2C4">
            <w:pPr>
              <w:keepNext w:val="0"/>
              <w:keepLines w:val="0"/>
              <w:pageBreakBefore w:val="0"/>
              <w:widowControl/>
              <w:kinsoku/>
              <w:wordWrap/>
              <w:overflowPunct/>
              <w:topLinePunct w:val="0"/>
              <w:autoSpaceDE/>
              <w:autoSpaceDN/>
              <w:bidi w:val="0"/>
              <w:adjustRightInd/>
              <w:snapToGrid/>
              <w:spacing w:before="80" w:after="80" w:line="500" w:lineRule="exact"/>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榆阳区</w:t>
            </w:r>
          </w:p>
        </w:tc>
      </w:tr>
      <w:tr w14:paraId="25202DE6">
        <w:tblPrEx>
          <w:tblCellMar>
            <w:top w:w="0" w:type="dxa"/>
            <w:left w:w="62" w:type="dxa"/>
            <w:bottom w:w="0" w:type="dxa"/>
            <w:right w:w="62" w:type="dxa"/>
          </w:tblCellMar>
        </w:tblPrEx>
        <w:trPr>
          <w:cantSplit/>
          <w:trHeight w:val="382" w:hRule="atLeast"/>
          <w:tblHeader/>
          <w:jc w:val="center"/>
        </w:trPr>
        <w:tc>
          <w:tcPr>
            <w:tcW w:w="0" w:type="auto"/>
            <w:tcBorders>
              <w:top w:val="single" w:color="000000" w:sz="4" w:space="0"/>
              <w:left w:val="single" w:color="000000" w:sz="4" w:space="0"/>
              <w:bottom w:val="single" w:color="000000" w:sz="4" w:space="0"/>
              <w:right w:val="single" w:color="1F2329" w:sz="4" w:space="0"/>
            </w:tcBorders>
            <w:shd w:val="clear" w:color="auto" w:fill="auto"/>
            <w:noWrap/>
            <w:vAlign w:val="center"/>
          </w:tcPr>
          <w:p w14:paraId="773735D7">
            <w:pPr>
              <w:keepNext w:val="0"/>
              <w:keepLines w:val="0"/>
              <w:pageBreakBefore w:val="0"/>
              <w:widowControl/>
              <w:kinsoku/>
              <w:wordWrap/>
              <w:overflowPunct/>
              <w:topLinePunct w:val="0"/>
              <w:autoSpaceDE/>
              <w:autoSpaceDN/>
              <w:bidi w:val="0"/>
              <w:adjustRightInd/>
              <w:snapToGrid/>
              <w:spacing w:after="0" w:line="500" w:lineRule="exact"/>
              <w:jc w:val="center"/>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C</w:t>
            </w:r>
          </w:p>
        </w:tc>
        <w:tc>
          <w:tcPr>
            <w:tcW w:w="1084" w:type="dxa"/>
            <w:tcBorders>
              <w:top w:val="single" w:color="1F2329" w:sz="4" w:space="0"/>
              <w:left w:val="single" w:color="1F2329" w:sz="4" w:space="0"/>
              <w:bottom w:val="single" w:color="1F2329" w:sz="4" w:space="0"/>
              <w:right w:val="single" w:color="1F2329" w:sz="4" w:space="0"/>
            </w:tcBorders>
            <w:shd w:val="clear" w:color="auto" w:fill="auto"/>
            <w:noWrap/>
            <w:vAlign w:val="center"/>
          </w:tcPr>
          <w:p w14:paraId="2701405B">
            <w:pPr>
              <w:keepNext w:val="0"/>
              <w:keepLines w:val="0"/>
              <w:pageBreakBefore w:val="0"/>
              <w:widowControl/>
              <w:kinsoku/>
              <w:wordWrap/>
              <w:overflowPunct/>
              <w:topLinePunct w:val="0"/>
              <w:autoSpaceDE/>
              <w:autoSpaceDN/>
              <w:bidi w:val="0"/>
              <w:adjustRightInd/>
              <w:snapToGrid/>
              <w:spacing w:after="0" w:line="500" w:lineRule="exact"/>
              <w:jc w:val="center"/>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湛江</w:t>
            </w:r>
          </w:p>
        </w:tc>
        <w:tc>
          <w:tcPr>
            <w:tcW w:w="6871" w:type="dxa"/>
            <w:tcBorders>
              <w:top w:val="single" w:color="1F2329" w:sz="4" w:space="0"/>
              <w:left w:val="single" w:color="1F2329" w:sz="4" w:space="0"/>
              <w:bottom w:val="single" w:color="1F2329" w:sz="4" w:space="0"/>
              <w:right w:val="single" w:color="1F2329" w:sz="4" w:space="0"/>
            </w:tcBorders>
            <w:shd w:val="clear" w:color="auto" w:fill="auto"/>
            <w:vAlign w:val="center"/>
          </w:tcPr>
          <w:p w14:paraId="7DA0CF5A">
            <w:pPr>
              <w:keepNext w:val="0"/>
              <w:keepLines w:val="0"/>
              <w:pageBreakBefore w:val="0"/>
              <w:widowControl/>
              <w:kinsoku/>
              <w:wordWrap/>
              <w:overflowPunct/>
              <w:topLinePunct w:val="0"/>
              <w:autoSpaceDE/>
              <w:autoSpaceDN/>
              <w:bidi w:val="0"/>
              <w:adjustRightInd/>
              <w:snapToGrid/>
              <w:spacing w:before="80" w:after="80" w:line="500" w:lineRule="exact"/>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霞山区、赤坎区</w:t>
            </w:r>
          </w:p>
        </w:tc>
      </w:tr>
      <w:tr w14:paraId="354D5721">
        <w:tblPrEx>
          <w:tblCellMar>
            <w:top w:w="0" w:type="dxa"/>
            <w:left w:w="62" w:type="dxa"/>
            <w:bottom w:w="0" w:type="dxa"/>
            <w:right w:w="62" w:type="dxa"/>
          </w:tblCellMar>
        </w:tblPrEx>
        <w:trPr>
          <w:cantSplit/>
          <w:trHeight w:val="382" w:hRule="atLeast"/>
          <w:tblHeader/>
          <w:jc w:val="center"/>
        </w:trPr>
        <w:tc>
          <w:tcPr>
            <w:tcW w:w="0" w:type="auto"/>
            <w:tcBorders>
              <w:top w:val="single" w:color="000000" w:sz="4" w:space="0"/>
              <w:left w:val="single" w:color="000000" w:sz="4" w:space="0"/>
              <w:bottom w:val="single" w:color="000000" w:sz="4" w:space="0"/>
              <w:right w:val="single" w:color="1F2329" w:sz="4" w:space="0"/>
            </w:tcBorders>
            <w:shd w:val="clear" w:color="auto" w:fill="auto"/>
            <w:noWrap/>
            <w:vAlign w:val="center"/>
          </w:tcPr>
          <w:p w14:paraId="66F5E65F">
            <w:pPr>
              <w:keepNext w:val="0"/>
              <w:keepLines w:val="0"/>
              <w:pageBreakBefore w:val="0"/>
              <w:widowControl/>
              <w:kinsoku/>
              <w:wordWrap/>
              <w:overflowPunct/>
              <w:topLinePunct w:val="0"/>
              <w:autoSpaceDE/>
              <w:autoSpaceDN/>
              <w:bidi w:val="0"/>
              <w:adjustRightInd/>
              <w:snapToGrid/>
              <w:spacing w:after="0" w:line="500" w:lineRule="exact"/>
              <w:jc w:val="center"/>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C</w:t>
            </w:r>
          </w:p>
        </w:tc>
        <w:tc>
          <w:tcPr>
            <w:tcW w:w="1084" w:type="dxa"/>
            <w:tcBorders>
              <w:top w:val="single" w:color="1F2329" w:sz="4" w:space="0"/>
              <w:left w:val="single" w:color="1F2329" w:sz="4" w:space="0"/>
              <w:bottom w:val="single" w:color="1F2329" w:sz="4" w:space="0"/>
              <w:right w:val="single" w:color="1F2329" w:sz="4" w:space="0"/>
            </w:tcBorders>
            <w:shd w:val="clear" w:color="auto" w:fill="auto"/>
            <w:noWrap/>
            <w:vAlign w:val="center"/>
          </w:tcPr>
          <w:p w14:paraId="509262D8">
            <w:pPr>
              <w:keepNext w:val="0"/>
              <w:keepLines w:val="0"/>
              <w:pageBreakBefore w:val="0"/>
              <w:widowControl/>
              <w:kinsoku/>
              <w:wordWrap/>
              <w:overflowPunct/>
              <w:topLinePunct w:val="0"/>
              <w:autoSpaceDE/>
              <w:autoSpaceDN/>
              <w:bidi w:val="0"/>
              <w:adjustRightInd/>
              <w:snapToGrid/>
              <w:spacing w:after="0" w:line="500" w:lineRule="exact"/>
              <w:jc w:val="center"/>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揭阳</w:t>
            </w:r>
          </w:p>
        </w:tc>
        <w:tc>
          <w:tcPr>
            <w:tcW w:w="6871" w:type="dxa"/>
            <w:tcBorders>
              <w:top w:val="single" w:color="1F2329" w:sz="4" w:space="0"/>
              <w:left w:val="single" w:color="1F2329" w:sz="4" w:space="0"/>
              <w:bottom w:val="single" w:color="1F2329" w:sz="4" w:space="0"/>
              <w:right w:val="single" w:color="1F2329" w:sz="4" w:space="0"/>
            </w:tcBorders>
            <w:shd w:val="clear" w:color="auto" w:fill="auto"/>
            <w:vAlign w:val="center"/>
          </w:tcPr>
          <w:p w14:paraId="5066D928">
            <w:pPr>
              <w:keepNext w:val="0"/>
              <w:keepLines w:val="0"/>
              <w:pageBreakBefore w:val="0"/>
              <w:widowControl/>
              <w:kinsoku/>
              <w:wordWrap/>
              <w:overflowPunct/>
              <w:topLinePunct w:val="0"/>
              <w:autoSpaceDE/>
              <w:autoSpaceDN/>
              <w:bidi w:val="0"/>
              <w:adjustRightInd/>
              <w:snapToGrid/>
              <w:spacing w:before="80" w:after="80" w:line="500" w:lineRule="exact"/>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榕城区</w:t>
            </w:r>
          </w:p>
        </w:tc>
      </w:tr>
      <w:tr w14:paraId="65C3BF6B">
        <w:tblPrEx>
          <w:tblCellMar>
            <w:top w:w="0" w:type="dxa"/>
            <w:left w:w="62" w:type="dxa"/>
            <w:bottom w:w="0" w:type="dxa"/>
            <w:right w:w="62" w:type="dxa"/>
          </w:tblCellMar>
        </w:tblPrEx>
        <w:trPr>
          <w:cantSplit/>
          <w:trHeight w:val="382" w:hRule="atLeast"/>
          <w:tblHeader/>
          <w:jc w:val="center"/>
        </w:trPr>
        <w:tc>
          <w:tcPr>
            <w:tcW w:w="0" w:type="auto"/>
            <w:tcBorders>
              <w:top w:val="single" w:color="000000" w:sz="4" w:space="0"/>
              <w:left w:val="single" w:color="000000" w:sz="4" w:space="0"/>
              <w:bottom w:val="single" w:color="000000" w:sz="4" w:space="0"/>
              <w:right w:val="single" w:color="1F2329" w:sz="4" w:space="0"/>
            </w:tcBorders>
            <w:shd w:val="clear" w:color="auto" w:fill="auto"/>
            <w:noWrap/>
            <w:vAlign w:val="center"/>
          </w:tcPr>
          <w:p w14:paraId="508D6E18">
            <w:pPr>
              <w:keepNext w:val="0"/>
              <w:keepLines w:val="0"/>
              <w:pageBreakBefore w:val="0"/>
              <w:widowControl/>
              <w:kinsoku/>
              <w:wordWrap/>
              <w:overflowPunct/>
              <w:topLinePunct w:val="0"/>
              <w:autoSpaceDE/>
              <w:autoSpaceDN/>
              <w:bidi w:val="0"/>
              <w:adjustRightInd/>
              <w:snapToGrid/>
              <w:spacing w:after="0" w:line="500" w:lineRule="exact"/>
              <w:jc w:val="center"/>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C</w:t>
            </w:r>
          </w:p>
        </w:tc>
        <w:tc>
          <w:tcPr>
            <w:tcW w:w="1084" w:type="dxa"/>
            <w:tcBorders>
              <w:top w:val="single" w:color="1F2329" w:sz="4" w:space="0"/>
              <w:left w:val="single" w:color="1F2329" w:sz="4" w:space="0"/>
              <w:bottom w:val="single" w:color="1F2329" w:sz="4" w:space="0"/>
              <w:right w:val="single" w:color="1F2329" w:sz="4" w:space="0"/>
            </w:tcBorders>
            <w:shd w:val="clear" w:color="auto" w:fill="auto"/>
            <w:noWrap/>
            <w:vAlign w:val="center"/>
          </w:tcPr>
          <w:p w14:paraId="57D1B866">
            <w:pPr>
              <w:keepNext w:val="0"/>
              <w:keepLines w:val="0"/>
              <w:pageBreakBefore w:val="0"/>
              <w:widowControl/>
              <w:kinsoku/>
              <w:wordWrap/>
              <w:overflowPunct/>
              <w:topLinePunct w:val="0"/>
              <w:autoSpaceDE/>
              <w:autoSpaceDN/>
              <w:bidi w:val="0"/>
              <w:adjustRightInd/>
              <w:snapToGrid/>
              <w:spacing w:after="0" w:line="500" w:lineRule="exact"/>
              <w:jc w:val="center"/>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西双</w:t>
            </w:r>
          </w:p>
          <w:p w14:paraId="195413D4">
            <w:pPr>
              <w:keepNext w:val="0"/>
              <w:keepLines w:val="0"/>
              <w:pageBreakBefore w:val="0"/>
              <w:widowControl/>
              <w:kinsoku/>
              <w:wordWrap/>
              <w:overflowPunct/>
              <w:topLinePunct w:val="0"/>
              <w:autoSpaceDE/>
              <w:autoSpaceDN/>
              <w:bidi w:val="0"/>
              <w:adjustRightInd/>
              <w:snapToGrid/>
              <w:spacing w:after="0" w:line="500" w:lineRule="exact"/>
              <w:jc w:val="center"/>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版纳</w:t>
            </w:r>
          </w:p>
        </w:tc>
        <w:tc>
          <w:tcPr>
            <w:tcW w:w="6871" w:type="dxa"/>
            <w:tcBorders>
              <w:top w:val="single" w:color="1F2329" w:sz="4" w:space="0"/>
              <w:left w:val="single" w:color="1F2329" w:sz="4" w:space="0"/>
              <w:bottom w:val="single" w:color="1F2329" w:sz="4" w:space="0"/>
              <w:right w:val="single" w:color="1F2329" w:sz="4" w:space="0"/>
            </w:tcBorders>
            <w:shd w:val="clear" w:color="auto" w:fill="auto"/>
            <w:vAlign w:val="center"/>
          </w:tcPr>
          <w:p w14:paraId="16DA3036">
            <w:pPr>
              <w:keepNext w:val="0"/>
              <w:keepLines w:val="0"/>
              <w:pageBreakBefore w:val="0"/>
              <w:widowControl/>
              <w:kinsoku/>
              <w:wordWrap/>
              <w:overflowPunct/>
              <w:topLinePunct w:val="0"/>
              <w:autoSpaceDE/>
              <w:autoSpaceDN/>
              <w:bidi w:val="0"/>
              <w:adjustRightInd/>
              <w:snapToGrid/>
              <w:spacing w:before="80" w:after="80" w:line="500" w:lineRule="exact"/>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景洪市</w:t>
            </w:r>
          </w:p>
        </w:tc>
      </w:tr>
      <w:tr w14:paraId="3D35ACB8">
        <w:tblPrEx>
          <w:tblCellMar>
            <w:top w:w="0" w:type="dxa"/>
            <w:left w:w="62" w:type="dxa"/>
            <w:bottom w:w="0" w:type="dxa"/>
            <w:right w:w="62" w:type="dxa"/>
          </w:tblCellMar>
        </w:tblPrEx>
        <w:trPr>
          <w:cantSplit/>
          <w:trHeight w:val="382" w:hRule="atLeast"/>
          <w:tblHeader/>
          <w:jc w:val="center"/>
        </w:trPr>
        <w:tc>
          <w:tcPr>
            <w:tcW w:w="0" w:type="auto"/>
            <w:tcBorders>
              <w:top w:val="single" w:color="000000" w:sz="4" w:space="0"/>
              <w:left w:val="single" w:color="000000" w:sz="4" w:space="0"/>
              <w:bottom w:val="single" w:color="000000" w:sz="4" w:space="0"/>
              <w:right w:val="single" w:color="1F2329" w:sz="4" w:space="0"/>
            </w:tcBorders>
            <w:shd w:val="clear" w:color="auto" w:fill="auto"/>
            <w:noWrap/>
            <w:vAlign w:val="center"/>
          </w:tcPr>
          <w:p w14:paraId="517D05EE">
            <w:pPr>
              <w:keepNext w:val="0"/>
              <w:keepLines w:val="0"/>
              <w:pageBreakBefore w:val="0"/>
              <w:widowControl/>
              <w:kinsoku/>
              <w:wordWrap/>
              <w:overflowPunct/>
              <w:topLinePunct w:val="0"/>
              <w:autoSpaceDE/>
              <w:autoSpaceDN/>
              <w:bidi w:val="0"/>
              <w:adjustRightInd/>
              <w:snapToGrid/>
              <w:spacing w:after="0" w:line="500" w:lineRule="exact"/>
              <w:jc w:val="center"/>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C</w:t>
            </w:r>
          </w:p>
        </w:tc>
        <w:tc>
          <w:tcPr>
            <w:tcW w:w="1084" w:type="dxa"/>
            <w:tcBorders>
              <w:top w:val="single" w:color="1F2329" w:sz="4" w:space="0"/>
              <w:left w:val="single" w:color="1F2329" w:sz="4" w:space="0"/>
              <w:bottom w:val="single" w:color="1F2329" w:sz="4" w:space="0"/>
              <w:right w:val="single" w:color="1F2329" w:sz="4" w:space="0"/>
            </w:tcBorders>
            <w:shd w:val="clear" w:color="auto" w:fill="auto"/>
            <w:noWrap/>
            <w:vAlign w:val="center"/>
          </w:tcPr>
          <w:p w14:paraId="1DE37C63">
            <w:pPr>
              <w:keepNext w:val="0"/>
              <w:keepLines w:val="0"/>
              <w:pageBreakBefore w:val="0"/>
              <w:widowControl/>
              <w:kinsoku/>
              <w:wordWrap/>
              <w:overflowPunct/>
              <w:topLinePunct w:val="0"/>
              <w:autoSpaceDE/>
              <w:autoSpaceDN/>
              <w:bidi w:val="0"/>
              <w:adjustRightInd/>
              <w:snapToGrid/>
              <w:spacing w:after="0" w:line="500" w:lineRule="exact"/>
              <w:jc w:val="center"/>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德宏</w:t>
            </w:r>
          </w:p>
        </w:tc>
        <w:tc>
          <w:tcPr>
            <w:tcW w:w="6871" w:type="dxa"/>
            <w:tcBorders>
              <w:top w:val="single" w:color="1F2329" w:sz="4" w:space="0"/>
              <w:left w:val="single" w:color="1F2329" w:sz="4" w:space="0"/>
              <w:bottom w:val="single" w:color="1F2329" w:sz="4" w:space="0"/>
              <w:right w:val="single" w:color="1F2329" w:sz="4" w:space="0"/>
            </w:tcBorders>
            <w:shd w:val="clear" w:color="auto" w:fill="auto"/>
            <w:vAlign w:val="center"/>
          </w:tcPr>
          <w:p w14:paraId="623C9DDE">
            <w:pPr>
              <w:keepNext w:val="0"/>
              <w:keepLines w:val="0"/>
              <w:pageBreakBefore w:val="0"/>
              <w:widowControl/>
              <w:kinsoku/>
              <w:wordWrap/>
              <w:overflowPunct/>
              <w:topLinePunct w:val="0"/>
              <w:autoSpaceDE/>
              <w:autoSpaceDN/>
              <w:bidi w:val="0"/>
              <w:adjustRightInd/>
              <w:snapToGrid/>
              <w:spacing w:before="80" w:after="80" w:line="500" w:lineRule="exact"/>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芒市</w:t>
            </w:r>
          </w:p>
        </w:tc>
      </w:tr>
      <w:tr w14:paraId="4F8F786E">
        <w:tblPrEx>
          <w:tblCellMar>
            <w:top w:w="0" w:type="dxa"/>
            <w:left w:w="62" w:type="dxa"/>
            <w:bottom w:w="0" w:type="dxa"/>
            <w:right w:w="62" w:type="dxa"/>
          </w:tblCellMar>
        </w:tblPrEx>
        <w:trPr>
          <w:cantSplit/>
          <w:trHeight w:val="389" w:hRule="atLeast"/>
          <w:tblHeader/>
          <w:jc w:val="center"/>
        </w:trPr>
        <w:tc>
          <w:tcPr>
            <w:tcW w:w="0" w:type="auto"/>
            <w:tcBorders>
              <w:top w:val="single" w:color="000000" w:sz="4" w:space="0"/>
              <w:left w:val="single" w:color="000000" w:sz="4" w:space="0"/>
              <w:bottom w:val="single" w:color="000000" w:sz="4" w:space="0"/>
              <w:right w:val="single" w:color="1F2329" w:sz="4" w:space="0"/>
            </w:tcBorders>
            <w:shd w:val="clear" w:color="auto" w:fill="auto"/>
            <w:noWrap/>
            <w:vAlign w:val="center"/>
          </w:tcPr>
          <w:p w14:paraId="005E823D">
            <w:pPr>
              <w:keepNext w:val="0"/>
              <w:keepLines w:val="0"/>
              <w:pageBreakBefore w:val="0"/>
              <w:widowControl/>
              <w:kinsoku/>
              <w:wordWrap/>
              <w:overflowPunct/>
              <w:topLinePunct w:val="0"/>
              <w:autoSpaceDE/>
              <w:autoSpaceDN/>
              <w:bidi w:val="0"/>
              <w:adjustRightInd/>
              <w:snapToGrid/>
              <w:spacing w:after="0" w:line="500" w:lineRule="exact"/>
              <w:jc w:val="center"/>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C</w:t>
            </w:r>
          </w:p>
        </w:tc>
        <w:tc>
          <w:tcPr>
            <w:tcW w:w="1084" w:type="dxa"/>
            <w:tcBorders>
              <w:top w:val="single" w:color="1F2329" w:sz="4" w:space="0"/>
              <w:left w:val="single" w:color="1F2329" w:sz="4" w:space="0"/>
              <w:bottom w:val="single" w:color="1F2329" w:sz="4" w:space="0"/>
              <w:right w:val="single" w:color="1F2329" w:sz="4" w:space="0"/>
            </w:tcBorders>
            <w:shd w:val="clear" w:color="auto" w:fill="auto"/>
            <w:noWrap/>
            <w:vAlign w:val="center"/>
          </w:tcPr>
          <w:p w14:paraId="0831B5AD">
            <w:pPr>
              <w:keepNext w:val="0"/>
              <w:keepLines w:val="0"/>
              <w:pageBreakBefore w:val="0"/>
              <w:widowControl/>
              <w:kinsoku/>
              <w:wordWrap/>
              <w:overflowPunct/>
              <w:topLinePunct w:val="0"/>
              <w:autoSpaceDE/>
              <w:autoSpaceDN/>
              <w:bidi w:val="0"/>
              <w:adjustRightInd/>
              <w:snapToGrid/>
              <w:spacing w:after="0" w:line="500" w:lineRule="exact"/>
              <w:jc w:val="center"/>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大理</w:t>
            </w:r>
          </w:p>
        </w:tc>
        <w:tc>
          <w:tcPr>
            <w:tcW w:w="6871" w:type="dxa"/>
            <w:tcBorders>
              <w:top w:val="single" w:color="1F2329" w:sz="4" w:space="0"/>
              <w:left w:val="single" w:color="1F2329" w:sz="4" w:space="0"/>
              <w:bottom w:val="single" w:color="1F2329" w:sz="4" w:space="0"/>
              <w:right w:val="single" w:color="1F2329" w:sz="4" w:space="0"/>
            </w:tcBorders>
            <w:shd w:val="clear" w:color="auto" w:fill="auto"/>
            <w:vAlign w:val="center"/>
          </w:tcPr>
          <w:p w14:paraId="7B2A356E">
            <w:pPr>
              <w:keepNext w:val="0"/>
              <w:keepLines w:val="0"/>
              <w:pageBreakBefore w:val="0"/>
              <w:widowControl/>
              <w:kinsoku/>
              <w:wordWrap/>
              <w:overflowPunct/>
              <w:topLinePunct w:val="0"/>
              <w:autoSpaceDE/>
              <w:autoSpaceDN/>
              <w:bidi w:val="0"/>
              <w:adjustRightInd/>
              <w:snapToGrid/>
              <w:spacing w:before="80" w:after="80" w:line="500" w:lineRule="exact"/>
              <w:textAlignment w:val="center"/>
              <w:rPr>
                <w:rFonts w:hint="eastAsia" w:ascii="仿宋_GB2312" w:hAnsi="仿宋_GB2312" w:eastAsia="仿宋_GB2312" w:cs="仿宋_GB2312"/>
                <w:color w:val="auto"/>
                <w:sz w:val="28"/>
                <w:szCs w:val="28"/>
                <w:lang w:val="en-US" w:eastAsia="zh-CN" w:bidi="ar-SA"/>
              </w:rPr>
            </w:pPr>
            <w:r>
              <w:rPr>
                <w:rFonts w:hint="eastAsia" w:ascii="仿宋_GB2312" w:hAnsi="仿宋_GB2312" w:eastAsia="仿宋_GB2312" w:cs="仿宋_GB2312"/>
                <w:color w:val="auto"/>
                <w:sz w:val="28"/>
                <w:szCs w:val="28"/>
                <w:lang w:val="en-US" w:eastAsia="zh-CN" w:bidi="ar-SA"/>
              </w:rPr>
              <w:t>大理市</w:t>
            </w:r>
          </w:p>
        </w:tc>
      </w:tr>
    </w:tbl>
    <w:p w14:paraId="248904B9">
      <w:pPr>
        <w:spacing w:after="0" w:line="560" w:lineRule="exact"/>
        <w:rPr>
          <w:rFonts w:ascii="仿宋_GB2312" w:hAnsi="仿宋_GB2312" w:eastAsia="仿宋_GB2312" w:cs="仿宋_GB2312"/>
          <w:color w:val="auto"/>
          <w:sz w:val="32"/>
          <w:szCs w:val="32"/>
        </w:rPr>
      </w:pPr>
    </w:p>
    <w:sectPr>
      <w:pgSz w:w="11906" w:h="16838"/>
      <w:pgMar w:top="1440" w:right="1800" w:bottom="1440" w:left="1800" w:header="992" w:footer="567"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Georgia">
    <w:panose1 w:val="02040502050405020303"/>
    <w:charset w:val="00"/>
    <w:family w:val="roman"/>
    <w:pitch w:val="default"/>
    <w:sig w:usb0="00000287" w:usb1="00000000" w:usb2="00000000" w:usb3="00000000" w:csb0="2000009F" w:csb1="00000000"/>
  </w:font>
  <w:font w:name="等线">
    <w:panose1 w:val="02010600030101010101"/>
    <w:charset w:val="86"/>
    <w:family w:val="auto"/>
    <w:pitch w:val="default"/>
    <w:sig w:usb0="A00002BF" w:usb1="38CF7CFA" w:usb2="00000016" w:usb3="00000000" w:csb0="0004000F"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MicrosoftYaHei-Bold">
    <w:altName w:val="Times New Roman"/>
    <w:panose1 w:val="00000000000000000000"/>
    <w:charset w:val="00"/>
    <w:family w:val="roman"/>
    <w:pitch w:val="default"/>
    <w:sig w:usb0="00000000" w:usb1="00000000" w:usb2="00000000" w:usb3="00000000" w:csb0="00000000" w:csb1="00000000"/>
  </w:font>
  <w:font w:name="华文楷体">
    <w:panose1 w:val="02010600040101010101"/>
    <w:charset w:val="86"/>
    <w:family w:val="auto"/>
    <w:pitch w:val="default"/>
    <w:sig w:usb0="00000287" w:usb1="080F0000" w:usb2="00000000" w:usb3="00000000" w:csb0="0004009F" w:csb1="DFD70000"/>
  </w:font>
  <w:font w:name="等线 Light">
    <w:panose1 w:val="02010600030101010101"/>
    <w:charset w:val="86"/>
    <w:family w:val="auto"/>
    <w:pitch w:val="default"/>
    <w:sig w:usb0="A00002BF" w:usb1="38CF7CFA" w:usb2="00000016" w:usb3="00000000" w:csb0="0004000F" w:csb1="00000000"/>
  </w:font>
  <w:font w:name="华文中宋">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仿宋_GB2312">
    <w:altName w:val="仿宋"/>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E5379A">
    <w:pPr>
      <w:pStyle w:val="7"/>
      <w:jc w:val="center"/>
    </w:pPr>
  </w:p>
  <w:p w14:paraId="04FDA505">
    <w:pPr>
      <w:pStyle w:val="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48286556"/>
    </w:sdtPr>
    <w:sdtContent>
      <w:p w14:paraId="3E8EDEEF">
        <w:pPr>
          <w:pStyle w:val="7"/>
          <w:jc w:val="center"/>
        </w:pPr>
        <w:r>
          <w:rPr>
            <w:rFonts w:ascii="仿宋" w:hAnsi="仿宋" w:eastAsia="仿宋"/>
          </w:rPr>
          <w:fldChar w:fldCharType="begin"/>
        </w:r>
        <w:r>
          <w:rPr>
            <w:rFonts w:ascii="仿宋" w:hAnsi="仿宋" w:eastAsia="仿宋"/>
          </w:rPr>
          <w:instrText xml:space="preserve">PAGE   \* MERGEFORMAT</w:instrText>
        </w:r>
        <w:r>
          <w:rPr>
            <w:rFonts w:ascii="仿宋" w:hAnsi="仿宋" w:eastAsia="仿宋"/>
          </w:rPr>
          <w:fldChar w:fldCharType="separate"/>
        </w:r>
        <w:r>
          <w:rPr>
            <w:rFonts w:ascii="仿宋" w:hAnsi="仿宋" w:eastAsia="仿宋"/>
            <w:lang w:val="zh-CN"/>
          </w:rPr>
          <w:t>1</w:t>
        </w:r>
        <w:r>
          <w:rPr>
            <w:rFonts w:ascii="仿宋" w:hAnsi="仿宋" w:eastAsia="仿宋"/>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81363512"/>
      <w:placeholder>
        <w:docPart w:val="F2EB5BA70E9049EC8FFB4D03021B6556"/>
      </w:placeholder>
      <w:temporary/>
      <w:showingPlcHdr/>
      <w15:appearance w15:val="hidden"/>
    </w:sdtPr>
    <w:sdtContent>
      <w:p w14:paraId="179543DB">
        <w:pPr>
          <w:pStyle w:val="8"/>
          <w:spacing w:before="120" w:after="120"/>
        </w:pPr>
        <w:r>
          <w:rPr>
            <w:lang w:val="zh-CN"/>
          </w:rPr>
          <w:t>[在此处键入]</w:t>
        </w:r>
      </w:p>
    </w:sdtContent>
  </w:sdt>
  <w:p w14:paraId="16DAA1F5">
    <w:pPr>
      <w:pStyle w:val="8"/>
      <w:jc w:val="right"/>
    </w:pPr>
    <w:r>
      <w:drawing>
        <wp:inline distT="0" distB="0" distL="0" distR="0">
          <wp:extent cx="1206500" cy="292735"/>
          <wp:effectExtent l="0" t="0" r="0" b="0"/>
          <wp:docPr id="5" name="图片 5" descr="https://www.crc.com.hk/images/crc-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https://www.crc.com.hk/images/crc-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293595" cy="31398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FC91163"/>
    <w:multiLevelType w:val="multilevel"/>
    <w:tmpl w:val="1FC91163"/>
    <w:lvl w:ilvl="0" w:tentative="0">
      <w:start w:val="1"/>
      <w:numFmt w:val="decimal"/>
      <w:pStyle w:val="37"/>
      <w:suff w:val="nothing"/>
      <w:lvlText w:val="%1　"/>
      <w:lvlJc w:val="left"/>
      <w:pPr>
        <w:ind w:left="0" w:firstLine="0"/>
      </w:pPr>
      <w:rPr>
        <w:rFonts w:hint="eastAsia" w:ascii="黑体" w:hAnsi="Times New Roman" w:eastAsia="黑体"/>
        <w:b w:val="0"/>
        <w:i w:val="0"/>
        <w:sz w:val="21"/>
        <w:szCs w:val="21"/>
      </w:rPr>
    </w:lvl>
    <w:lvl w:ilvl="1" w:tentative="0">
      <w:start w:val="1"/>
      <w:numFmt w:val="decimal"/>
      <w:pStyle w:val="36"/>
      <w:suff w:val="nothing"/>
      <w:lvlText w:val="%1.%2　"/>
      <w:lvlJc w:val="left"/>
      <w:pPr>
        <w:ind w:left="0" w:firstLine="0"/>
      </w:pPr>
      <w:rPr>
        <w:rFonts w:hint="eastAsia" w:ascii="黑体" w:hAnsi="Times New Roman" w:eastAsia="黑体" w:cs="Times New Roman"/>
        <w:b w:val="0"/>
        <w:bCs w:val="0"/>
        <w:i w:val="0"/>
        <w:iCs w:val="0"/>
        <w:caps w:val="0"/>
        <w:strike w:val="0"/>
        <w:dstrike w:val="0"/>
        <w:vanish w:val="0"/>
        <w:color w:val="000000"/>
        <w:spacing w:val="0"/>
        <w:kern w:val="0"/>
        <w:position w:val="0"/>
        <w:sz w:val="21"/>
        <w:szCs w:val="21"/>
        <w:u w:val="none"/>
        <w:vertAlign w:val="baseline"/>
        <w14:shadow w14:blurRad="0" w14:dist="0" w14:dir="0" w14:sx="0" w14:sy="0" w14:kx="0" w14:ky="0" w14:algn="none">
          <w14:srgbClr w14:val="000000"/>
        </w14:shadow>
      </w:rPr>
    </w:lvl>
    <w:lvl w:ilvl="2" w:tentative="0">
      <w:start w:val="1"/>
      <w:numFmt w:val="decimal"/>
      <w:pStyle w:val="38"/>
      <w:suff w:val="nothing"/>
      <w:lvlText w:val="%1.%2.%3　"/>
      <w:lvlJc w:val="left"/>
      <w:pPr>
        <w:ind w:left="0" w:firstLine="0"/>
      </w:pPr>
      <w:rPr>
        <w:rFonts w:hint="eastAsia" w:ascii="黑体" w:hAnsi="Times New Roman" w:eastAsia="黑体"/>
        <w:b w:val="0"/>
        <w:i w:val="0"/>
        <w:sz w:val="21"/>
      </w:rPr>
    </w:lvl>
    <w:lvl w:ilvl="3" w:tentative="0">
      <w:start w:val="1"/>
      <w:numFmt w:val="decimal"/>
      <w:pStyle w:val="41"/>
      <w:suff w:val="nothing"/>
      <w:lvlText w:val="%1.%2.%3.%4　"/>
      <w:lvlJc w:val="left"/>
      <w:pPr>
        <w:ind w:left="0" w:firstLine="0"/>
      </w:pPr>
      <w:rPr>
        <w:rFonts w:hint="eastAsia" w:ascii="黑体" w:hAnsi="Times New Roman" w:eastAsia="黑体"/>
        <w:b w:val="0"/>
        <w:i w:val="0"/>
        <w:sz w:val="21"/>
      </w:rPr>
    </w:lvl>
    <w:lvl w:ilvl="4" w:tentative="0">
      <w:start w:val="1"/>
      <w:numFmt w:val="decimal"/>
      <w:pStyle w:val="42"/>
      <w:suff w:val="nothing"/>
      <w:lvlText w:val="%1.%2.%3.%4.%5　"/>
      <w:lvlJc w:val="left"/>
      <w:pPr>
        <w:ind w:left="0" w:firstLine="0"/>
      </w:pPr>
      <w:rPr>
        <w:rFonts w:hint="eastAsia" w:ascii="黑体" w:hAnsi="Times New Roman" w:eastAsia="黑体"/>
        <w:b w:val="0"/>
        <w:i w:val="0"/>
        <w:sz w:val="21"/>
      </w:rPr>
    </w:lvl>
    <w:lvl w:ilvl="5" w:tentative="0">
      <w:start w:val="1"/>
      <w:numFmt w:val="decimal"/>
      <w:pStyle w:val="43"/>
      <w:suff w:val="nothing"/>
      <w:lvlText w:val="%1.%2.%3.%4.%5.%6　"/>
      <w:lvlJc w:val="left"/>
      <w:pPr>
        <w:ind w:left="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1">
    <w:nsid w:val="21AC2255"/>
    <w:multiLevelType w:val="multilevel"/>
    <w:tmpl w:val="21AC2255"/>
    <w:lvl w:ilvl="0" w:tentative="0">
      <w:start w:val="1"/>
      <w:numFmt w:val="japaneseCounting"/>
      <w:pStyle w:val="29"/>
      <w:suff w:val="space"/>
      <w:lvlText w:val="第%1章"/>
      <w:lvlJc w:val="left"/>
      <w:pPr>
        <w:ind w:left="1080" w:hanging="1080"/>
      </w:pPr>
      <w:rPr>
        <w:rFonts w:hint="eastAsia" w:ascii="黑体" w:hAnsi="黑体" w:eastAsia="黑体"/>
        <w:b w:val="0"/>
        <w:sz w:val="32"/>
        <w:szCs w:val="32"/>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2">
    <w:nsid w:val="2C5917C3"/>
    <w:multiLevelType w:val="multilevel"/>
    <w:tmpl w:val="2C5917C3"/>
    <w:lvl w:ilvl="0" w:tentative="0">
      <w:start w:val="1"/>
      <w:numFmt w:val="none"/>
      <w:pStyle w:val="39"/>
      <w:suff w:val="nothing"/>
      <w:lvlText w:val="%1——"/>
      <w:lvlJc w:val="left"/>
      <w:pPr>
        <w:ind w:left="833" w:hanging="408"/>
      </w:pPr>
      <w:rPr>
        <w:rFonts w:hint="eastAsia"/>
      </w:rPr>
    </w:lvl>
    <w:lvl w:ilvl="1" w:tentative="0">
      <w:start w:val="1"/>
      <w:numFmt w:val="bullet"/>
      <w:pStyle w:val="40"/>
      <w:lvlText w:val=""/>
      <w:lvlJc w:val="left"/>
      <w:pPr>
        <w:tabs>
          <w:tab w:val="left" w:pos="760"/>
        </w:tabs>
        <w:ind w:left="1264" w:hanging="413"/>
      </w:pPr>
      <w:rPr>
        <w:rFonts w:hint="default" w:ascii="Symbol" w:hAnsi="Symbol"/>
        <w:color w:val="auto"/>
      </w:rPr>
    </w:lvl>
    <w:lvl w:ilvl="2" w:tentative="0">
      <w:start w:val="1"/>
      <w:numFmt w:val="bullet"/>
      <w:pStyle w:val="44"/>
      <w:lvlText w:val=""/>
      <w:lvlJc w:val="left"/>
      <w:pPr>
        <w:tabs>
          <w:tab w:val="left" w:pos="1678"/>
        </w:tabs>
        <w:ind w:left="1678" w:hanging="414"/>
      </w:pPr>
      <w:rPr>
        <w:rFonts w:hint="default" w:ascii="Symbol" w:hAnsi="Symbol"/>
        <w:color w:val="auto"/>
      </w:rPr>
    </w:lvl>
    <w:lvl w:ilvl="3" w:tentative="0">
      <w:start w:val="1"/>
      <w:numFmt w:val="decimal"/>
      <w:lvlText w:val="%4."/>
      <w:lvlJc w:val="left"/>
      <w:pPr>
        <w:tabs>
          <w:tab w:val="left" w:pos="2071"/>
        </w:tabs>
        <w:ind w:left="1884" w:hanging="528"/>
      </w:pPr>
      <w:rPr>
        <w:rFonts w:hint="eastAsia"/>
      </w:rPr>
    </w:lvl>
    <w:lvl w:ilvl="4" w:tentative="0">
      <w:start w:val="1"/>
      <w:numFmt w:val="lowerLetter"/>
      <w:lvlText w:val="%5)"/>
      <w:lvlJc w:val="left"/>
      <w:pPr>
        <w:tabs>
          <w:tab w:val="left" w:pos="2383"/>
        </w:tabs>
        <w:ind w:left="2196" w:hanging="528"/>
      </w:pPr>
      <w:rPr>
        <w:rFonts w:hint="eastAsia"/>
      </w:rPr>
    </w:lvl>
    <w:lvl w:ilvl="5" w:tentative="0">
      <w:start w:val="1"/>
      <w:numFmt w:val="lowerRoman"/>
      <w:lvlText w:val="%6."/>
      <w:lvlJc w:val="right"/>
      <w:pPr>
        <w:tabs>
          <w:tab w:val="left" w:pos="2695"/>
        </w:tabs>
        <w:ind w:left="2508" w:hanging="528"/>
      </w:pPr>
      <w:rPr>
        <w:rFonts w:hint="eastAsia"/>
      </w:rPr>
    </w:lvl>
    <w:lvl w:ilvl="6" w:tentative="0">
      <w:start w:val="1"/>
      <w:numFmt w:val="decimal"/>
      <w:lvlText w:val="%7."/>
      <w:lvlJc w:val="left"/>
      <w:pPr>
        <w:tabs>
          <w:tab w:val="left" w:pos="3007"/>
        </w:tabs>
        <w:ind w:left="2820" w:hanging="528"/>
      </w:pPr>
      <w:rPr>
        <w:rFonts w:hint="eastAsia"/>
      </w:rPr>
    </w:lvl>
    <w:lvl w:ilvl="7" w:tentative="0">
      <w:start w:val="1"/>
      <w:numFmt w:val="lowerLetter"/>
      <w:lvlText w:val="%8)"/>
      <w:lvlJc w:val="left"/>
      <w:pPr>
        <w:tabs>
          <w:tab w:val="left" w:pos="3319"/>
        </w:tabs>
        <w:ind w:left="3132" w:hanging="528"/>
      </w:pPr>
      <w:rPr>
        <w:rFonts w:hint="eastAsia"/>
      </w:rPr>
    </w:lvl>
    <w:lvl w:ilvl="8" w:tentative="0">
      <w:start w:val="1"/>
      <w:numFmt w:val="lowerRoman"/>
      <w:lvlText w:val="%9."/>
      <w:lvlJc w:val="right"/>
      <w:pPr>
        <w:tabs>
          <w:tab w:val="left" w:pos="3631"/>
        </w:tabs>
        <w:ind w:left="3444" w:hanging="528"/>
      </w:pPr>
      <w:rPr>
        <w:rFonts w:hint="eastAsia"/>
      </w:rPr>
    </w:lvl>
  </w:abstractNum>
  <w:num w:numId="1">
    <w:abstractNumId w:val="1"/>
  </w:num>
  <w:num w:numId="2">
    <w:abstractNumId w:val="0"/>
  </w:num>
  <w:num w:numId="3">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咨询组">
    <w15:presenceInfo w15:providerId="None" w15:userId="咨询组"/>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51"/>
  <w:drawingGridHorizontalSpacing w:val="11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DI0ZTk2ZTU0MmYyY2UxZjg4MjhlNTkwNjk4ZmY1ZWYifQ=="/>
  </w:docVars>
  <w:rsids>
    <w:rsidRoot w:val="00D63DDF"/>
    <w:rsid w:val="00000F41"/>
    <w:rsid w:val="000033BB"/>
    <w:rsid w:val="00005DB0"/>
    <w:rsid w:val="00007CCB"/>
    <w:rsid w:val="000105FD"/>
    <w:rsid w:val="00011072"/>
    <w:rsid w:val="0001206E"/>
    <w:rsid w:val="00020E6F"/>
    <w:rsid w:val="000211FF"/>
    <w:rsid w:val="00021727"/>
    <w:rsid w:val="00022600"/>
    <w:rsid w:val="00030275"/>
    <w:rsid w:val="000304F8"/>
    <w:rsid w:val="000305FE"/>
    <w:rsid w:val="00030B6D"/>
    <w:rsid w:val="00031723"/>
    <w:rsid w:val="00031F4C"/>
    <w:rsid w:val="000323EE"/>
    <w:rsid w:val="000358C4"/>
    <w:rsid w:val="00036A53"/>
    <w:rsid w:val="0005090C"/>
    <w:rsid w:val="00052670"/>
    <w:rsid w:val="0005285C"/>
    <w:rsid w:val="0005316A"/>
    <w:rsid w:val="00053BFF"/>
    <w:rsid w:val="00061468"/>
    <w:rsid w:val="00061DF5"/>
    <w:rsid w:val="00064CC9"/>
    <w:rsid w:val="00066F52"/>
    <w:rsid w:val="00067113"/>
    <w:rsid w:val="0006787F"/>
    <w:rsid w:val="000678E6"/>
    <w:rsid w:val="00070732"/>
    <w:rsid w:val="00071A58"/>
    <w:rsid w:val="00072459"/>
    <w:rsid w:val="000724E8"/>
    <w:rsid w:val="000734F3"/>
    <w:rsid w:val="00073646"/>
    <w:rsid w:val="0007529C"/>
    <w:rsid w:val="00076190"/>
    <w:rsid w:val="0007687C"/>
    <w:rsid w:val="00077798"/>
    <w:rsid w:val="00080FF2"/>
    <w:rsid w:val="00081BE8"/>
    <w:rsid w:val="00081F41"/>
    <w:rsid w:val="00081F6C"/>
    <w:rsid w:val="000837FE"/>
    <w:rsid w:val="00090336"/>
    <w:rsid w:val="00090CEC"/>
    <w:rsid w:val="00093EBA"/>
    <w:rsid w:val="000945B0"/>
    <w:rsid w:val="00096101"/>
    <w:rsid w:val="000A055B"/>
    <w:rsid w:val="000A0F1F"/>
    <w:rsid w:val="000A31C9"/>
    <w:rsid w:val="000A3A83"/>
    <w:rsid w:val="000A49C4"/>
    <w:rsid w:val="000A4A77"/>
    <w:rsid w:val="000A7DED"/>
    <w:rsid w:val="000B2863"/>
    <w:rsid w:val="000B2AC8"/>
    <w:rsid w:val="000C03B5"/>
    <w:rsid w:val="000C1684"/>
    <w:rsid w:val="000C4EC6"/>
    <w:rsid w:val="000C66B0"/>
    <w:rsid w:val="000C7C18"/>
    <w:rsid w:val="000D0399"/>
    <w:rsid w:val="000D1B3F"/>
    <w:rsid w:val="000D46E8"/>
    <w:rsid w:val="000D5279"/>
    <w:rsid w:val="000D6B52"/>
    <w:rsid w:val="000D7A57"/>
    <w:rsid w:val="000E22E4"/>
    <w:rsid w:val="000E2A52"/>
    <w:rsid w:val="000E4F85"/>
    <w:rsid w:val="000E6D16"/>
    <w:rsid w:val="000E7AF4"/>
    <w:rsid w:val="000F0EFC"/>
    <w:rsid w:val="000F13AA"/>
    <w:rsid w:val="000F287D"/>
    <w:rsid w:val="000F28EC"/>
    <w:rsid w:val="000F426A"/>
    <w:rsid w:val="000F45B1"/>
    <w:rsid w:val="000F5D32"/>
    <w:rsid w:val="000F744C"/>
    <w:rsid w:val="00104C8A"/>
    <w:rsid w:val="00105D41"/>
    <w:rsid w:val="00107707"/>
    <w:rsid w:val="0011079C"/>
    <w:rsid w:val="0011111D"/>
    <w:rsid w:val="001117C9"/>
    <w:rsid w:val="00112828"/>
    <w:rsid w:val="00113599"/>
    <w:rsid w:val="001135CC"/>
    <w:rsid w:val="00113B0D"/>
    <w:rsid w:val="00113C3F"/>
    <w:rsid w:val="001172C0"/>
    <w:rsid w:val="001206AC"/>
    <w:rsid w:val="00125D75"/>
    <w:rsid w:val="00126CED"/>
    <w:rsid w:val="00127ADE"/>
    <w:rsid w:val="00132566"/>
    <w:rsid w:val="001325FE"/>
    <w:rsid w:val="00133E4C"/>
    <w:rsid w:val="00134374"/>
    <w:rsid w:val="00135143"/>
    <w:rsid w:val="0013790E"/>
    <w:rsid w:val="0014185A"/>
    <w:rsid w:val="00141DF4"/>
    <w:rsid w:val="00142B37"/>
    <w:rsid w:val="00142FB7"/>
    <w:rsid w:val="001433FE"/>
    <w:rsid w:val="00143B28"/>
    <w:rsid w:val="00143D5E"/>
    <w:rsid w:val="0014602E"/>
    <w:rsid w:val="00146121"/>
    <w:rsid w:val="00146A92"/>
    <w:rsid w:val="00147555"/>
    <w:rsid w:val="00151C1C"/>
    <w:rsid w:val="00153790"/>
    <w:rsid w:val="0015603D"/>
    <w:rsid w:val="00160743"/>
    <w:rsid w:val="00161981"/>
    <w:rsid w:val="00161DA6"/>
    <w:rsid w:val="00162E4A"/>
    <w:rsid w:val="00163472"/>
    <w:rsid w:val="001642E8"/>
    <w:rsid w:val="00164767"/>
    <w:rsid w:val="00165E1E"/>
    <w:rsid w:val="001668A5"/>
    <w:rsid w:val="00166D88"/>
    <w:rsid w:val="00170643"/>
    <w:rsid w:val="001711BC"/>
    <w:rsid w:val="001721DE"/>
    <w:rsid w:val="00173F6B"/>
    <w:rsid w:val="001748C7"/>
    <w:rsid w:val="0017697C"/>
    <w:rsid w:val="0018186A"/>
    <w:rsid w:val="00182955"/>
    <w:rsid w:val="001841C7"/>
    <w:rsid w:val="00186C07"/>
    <w:rsid w:val="00187AB3"/>
    <w:rsid w:val="00187D3A"/>
    <w:rsid w:val="00190ABA"/>
    <w:rsid w:val="0019290E"/>
    <w:rsid w:val="0019567D"/>
    <w:rsid w:val="00196C56"/>
    <w:rsid w:val="00196CBA"/>
    <w:rsid w:val="001A3A49"/>
    <w:rsid w:val="001A3E90"/>
    <w:rsid w:val="001A3FB9"/>
    <w:rsid w:val="001B0026"/>
    <w:rsid w:val="001B0562"/>
    <w:rsid w:val="001B123B"/>
    <w:rsid w:val="001B1F5B"/>
    <w:rsid w:val="001B28DB"/>
    <w:rsid w:val="001B3866"/>
    <w:rsid w:val="001B75B2"/>
    <w:rsid w:val="001B7AFC"/>
    <w:rsid w:val="001C21F8"/>
    <w:rsid w:val="001C2C1C"/>
    <w:rsid w:val="001C30B1"/>
    <w:rsid w:val="001C3D0B"/>
    <w:rsid w:val="001C44D9"/>
    <w:rsid w:val="001C76C8"/>
    <w:rsid w:val="001D1F10"/>
    <w:rsid w:val="001D2DCF"/>
    <w:rsid w:val="001D3C98"/>
    <w:rsid w:val="001D49A3"/>
    <w:rsid w:val="001E2A3B"/>
    <w:rsid w:val="001E3733"/>
    <w:rsid w:val="001E3A27"/>
    <w:rsid w:val="001E5D90"/>
    <w:rsid w:val="001F1036"/>
    <w:rsid w:val="001F26D2"/>
    <w:rsid w:val="001F3BEF"/>
    <w:rsid w:val="001F4236"/>
    <w:rsid w:val="001F5127"/>
    <w:rsid w:val="001F62B0"/>
    <w:rsid w:val="001F7A14"/>
    <w:rsid w:val="0020043D"/>
    <w:rsid w:val="00200B5F"/>
    <w:rsid w:val="00205A17"/>
    <w:rsid w:val="00205DBE"/>
    <w:rsid w:val="002108C8"/>
    <w:rsid w:val="00210AD4"/>
    <w:rsid w:val="00210EAD"/>
    <w:rsid w:val="00214296"/>
    <w:rsid w:val="002143CD"/>
    <w:rsid w:val="00214DC6"/>
    <w:rsid w:val="002172D6"/>
    <w:rsid w:val="002206D4"/>
    <w:rsid w:val="002212A6"/>
    <w:rsid w:val="00222B54"/>
    <w:rsid w:val="00223EBD"/>
    <w:rsid w:val="0022424E"/>
    <w:rsid w:val="002244F1"/>
    <w:rsid w:val="00227E40"/>
    <w:rsid w:val="00230078"/>
    <w:rsid w:val="00235541"/>
    <w:rsid w:val="00236676"/>
    <w:rsid w:val="00236BF4"/>
    <w:rsid w:val="00237A44"/>
    <w:rsid w:val="00241A6B"/>
    <w:rsid w:val="00242DB0"/>
    <w:rsid w:val="00250E61"/>
    <w:rsid w:val="00253DEF"/>
    <w:rsid w:val="00254F91"/>
    <w:rsid w:val="00256792"/>
    <w:rsid w:val="00256E1A"/>
    <w:rsid w:val="00257531"/>
    <w:rsid w:val="0026139F"/>
    <w:rsid w:val="002622F9"/>
    <w:rsid w:val="00263BE7"/>
    <w:rsid w:val="00264BCB"/>
    <w:rsid w:val="002657AA"/>
    <w:rsid w:val="002668D1"/>
    <w:rsid w:val="00266A86"/>
    <w:rsid w:val="00276098"/>
    <w:rsid w:val="00280A9F"/>
    <w:rsid w:val="00281706"/>
    <w:rsid w:val="00283141"/>
    <w:rsid w:val="00283176"/>
    <w:rsid w:val="0028455C"/>
    <w:rsid w:val="00284A2D"/>
    <w:rsid w:val="00285B5F"/>
    <w:rsid w:val="002875A7"/>
    <w:rsid w:val="00291148"/>
    <w:rsid w:val="0029189B"/>
    <w:rsid w:val="002933C2"/>
    <w:rsid w:val="00293644"/>
    <w:rsid w:val="00294A0C"/>
    <w:rsid w:val="00295736"/>
    <w:rsid w:val="00297C1F"/>
    <w:rsid w:val="002A0BDA"/>
    <w:rsid w:val="002A3C5D"/>
    <w:rsid w:val="002A4C31"/>
    <w:rsid w:val="002A5D90"/>
    <w:rsid w:val="002A6960"/>
    <w:rsid w:val="002A6F0E"/>
    <w:rsid w:val="002A7031"/>
    <w:rsid w:val="002B125C"/>
    <w:rsid w:val="002B1A52"/>
    <w:rsid w:val="002B1C8D"/>
    <w:rsid w:val="002B4C27"/>
    <w:rsid w:val="002B72EE"/>
    <w:rsid w:val="002B7C8D"/>
    <w:rsid w:val="002B7DD4"/>
    <w:rsid w:val="002C060A"/>
    <w:rsid w:val="002C4405"/>
    <w:rsid w:val="002C541B"/>
    <w:rsid w:val="002C6109"/>
    <w:rsid w:val="002C6A0B"/>
    <w:rsid w:val="002D6C82"/>
    <w:rsid w:val="002D7834"/>
    <w:rsid w:val="002E2D15"/>
    <w:rsid w:val="002E3327"/>
    <w:rsid w:val="002E348C"/>
    <w:rsid w:val="002E7158"/>
    <w:rsid w:val="002F17F0"/>
    <w:rsid w:val="002F4C23"/>
    <w:rsid w:val="002F600E"/>
    <w:rsid w:val="002F6458"/>
    <w:rsid w:val="002F680D"/>
    <w:rsid w:val="002F6B59"/>
    <w:rsid w:val="002F77CB"/>
    <w:rsid w:val="002F7979"/>
    <w:rsid w:val="00301C20"/>
    <w:rsid w:val="00303567"/>
    <w:rsid w:val="00304A72"/>
    <w:rsid w:val="00305536"/>
    <w:rsid w:val="00305736"/>
    <w:rsid w:val="00307082"/>
    <w:rsid w:val="003116B4"/>
    <w:rsid w:val="00313841"/>
    <w:rsid w:val="00313903"/>
    <w:rsid w:val="003161EA"/>
    <w:rsid w:val="00320647"/>
    <w:rsid w:val="00321693"/>
    <w:rsid w:val="00323B37"/>
    <w:rsid w:val="00325558"/>
    <w:rsid w:val="003255FA"/>
    <w:rsid w:val="00325EA2"/>
    <w:rsid w:val="00326D4B"/>
    <w:rsid w:val="0033185C"/>
    <w:rsid w:val="00331E22"/>
    <w:rsid w:val="00332233"/>
    <w:rsid w:val="00333E2B"/>
    <w:rsid w:val="00336E1F"/>
    <w:rsid w:val="00337160"/>
    <w:rsid w:val="00343A72"/>
    <w:rsid w:val="00346536"/>
    <w:rsid w:val="003513D3"/>
    <w:rsid w:val="003536FC"/>
    <w:rsid w:val="00360019"/>
    <w:rsid w:val="00360600"/>
    <w:rsid w:val="003608A6"/>
    <w:rsid w:val="003651BC"/>
    <w:rsid w:val="0037205F"/>
    <w:rsid w:val="003734CE"/>
    <w:rsid w:val="00373544"/>
    <w:rsid w:val="00375770"/>
    <w:rsid w:val="00375A7C"/>
    <w:rsid w:val="0037792A"/>
    <w:rsid w:val="00377D35"/>
    <w:rsid w:val="003806BF"/>
    <w:rsid w:val="00390847"/>
    <w:rsid w:val="0039187F"/>
    <w:rsid w:val="0039554E"/>
    <w:rsid w:val="00395CEC"/>
    <w:rsid w:val="003A511B"/>
    <w:rsid w:val="003A5AA7"/>
    <w:rsid w:val="003A68EF"/>
    <w:rsid w:val="003A7F21"/>
    <w:rsid w:val="003B0084"/>
    <w:rsid w:val="003B1A27"/>
    <w:rsid w:val="003B1E8E"/>
    <w:rsid w:val="003B3980"/>
    <w:rsid w:val="003C0E6E"/>
    <w:rsid w:val="003C15B9"/>
    <w:rsid w:val="003D25EE"/>
    <w:rsid w:val="003D571E"/>
    <w:rsid w:val="003D62F1"/>
    <w:rsid w:val="003D78EB"/>
    <w:rsid w:val="003D7A76"/>
    <w:rsid w:val="003E4C62"/>
    <w:rsid w:val="003E7EC9"/>
    <w:rsid w:val="003F0BA0"/>
    <w:rsid w:val="003F3905"/>
    <w:rsid w:val="003F4929"/>
    <w:rsid w:val="003F7E8D"/>
    <w:rsid w:val="00400043"/>
    <w:rsid w:val="004001F6"/>
    <w:rsid w:val="00400506"/>
    <w:rsid w:val="00401222"/>
    <w:rsid w:val="004013CA"/>
    <w:rsid w:val="004021B7"/>
    <w:rsid w:val="00403A19"/>
    <w:rsid w:val="004109F7"/>
    <w:rsid w:val="00410CA3"/>
    <w:rsid w:val="00412470"/>
    <w:rsid w:val="00412559"/>
    <w:rsid w:val="00415426"/>
    <w:rsid w:val="004168E5"/>
    <w:rsid w:val="00421C87"/>
    <w:rsid w:val="00422732"/>
    <w:rsid w:val="00423C1B"/>
    <w:rsid w:val="00423C73"/>
    <w:rsid w:val="00424BBD"/>
    <w:rsid w:val="0042567F"/>
    <w:rsid w:val="00425CC9"/>
    <w:rsid w:val="0042623A"/>
    <w:rsid w:val="00426245"/>
    <w:rsid w:val="00427117"/>
    <w:rsid w:val="00431B85"/>
    <w:rsid w:val="00434678"/>
    <w:rsid w:val="004355FA"/>
    <w:rsid w:val="00435A8E"/>
    <w:rsid w:val="00436A1E"/>
    <w:rsid w:val="00436DF1"/>
    <w:rsid w:val="004425D4"/>
    <w:rsid w:val="004441B3"/>
    <w:rsid w:val="00444448"/>
    <w:rsid w:val="00445129"/>
    <w:rsid w:val="00446D29"/>
    <w:rsid w:val="0044701F"/>
    <w:rsid w:val="004476E9"/>
    <w:rsid w:val="00451CCC"/>
    <w:rsid w:val="0045204F"/>
    <w:rsid w:val="004532A5"/>
    <w:rsid w:val="00453801"/>
    <w:rsid w:val="004543CB"/>
    <w:rsid w:val="00461DB5"/>
    <w:rsid w:val="004622CA"/>
    <w:rsid w:val="004624CE"/>
    <w:rsid w:val="00462532"/>
    <w:rsid w:val="00462C50"/>
    <w:rsid w:val="0046374E"/>
    <w:rsid w:val="00463983"/>
    <w:rsid w:val="0046533A"/>
    <w:rsid w:val="00465BB6"/>
    <w:rsid w:val="00466544"/>
    <w:rsid w:val="00466EDA"/>
    <w:rsid w:val="0047444E"/>
    <w:rsid w:val="00474E25"/>
    <w:rsid w:val="004803E5"/>
    <w:rsid w:val="00481A16"/>
    <w:rsid w:val="00482FAD"/>
    <w:rsid w:val="00483E9F"/>
    <w:rsid w:val="00485B44"/>
    <w:rsid w:val="00486F52"/>
    <w:rsid w:val="004903AD"/>
    <w:rsid w:val="004906FE"/>
    <w:rsid w:val="00490B67"/>
    <w:rsid w:val="0049448C"/>
    <w:rsid w:val="004A2F00"/>
    <w:rsid w:val="004A6EA9"/>
    <w:rsid w:val="004B2F09"/>
    <w:rsid w:val="004B70D9"/>
    <w:rsid w:val="004C0015"/>
    <w:rsid w:val="004C1E40"/>
    <w:rsid w:val="004C4AF3"/>
    <w:rsid w:val="004C53FD"/>
    <w:rsid w:val="004D09FD"/>
    <w:rsid w:val="004D2C84"/>
    <w:rsid w:val="004D3AF0"/>
    <w:rsid w:val="004D4698"/>
    <w:rsid w:val="004E03BF"/>
    <w:rsid w:val="004E129A"/>
    <w:rsid w:val="004E19E7"/>
    <w:rsid w:val="004E1DEC"/>
    <w:rsid w:val="004E26B5"/>
    <w:rsid w:val="004E373E"/>
    <w:rsid w:val="004E4CE4"/>
    <w:rsid w:val="004E6B94"/>
    <w:rsid w:val="004E6C05"/>
    <w:rsid w:val="004E6F6D"/>
    <w:rsid w:val="004E74AC"/>
    <w:rsid w:val="004F1D12"/>
    <w:rsid w:val="004F3F99"/>
    <w:rsid w:val="004F5978"/>
    <w:rsid w:val="004F6659"/>
    <w:rsid w:val="004F6BFB"/>
    <w:rsid w:val="004F75D1"/>
    <w:rsid w:val="00501D18"/>
    <w:rsid w:val="005031AF"/>
    <w:rsid w:val="0050339D"/>
    <w:rsid w:val="00503903"/>
    <w:rsid w:val="005043DB"/>
    <w:rsid w:val="005053A4"/>
    <w:rsid w:val="0050605C"/>
    <w:rsid w:val="005062AF"/>
    <w:rsid w:val="0050715B"/>
    <w:rsid w:val="0051195F"/>
    <w:rsid w:val="005133E9"/>
    <w:rsid w:val="00513540"/>
    <w:rsid w:val="00516297"/>
    <w:rsid w:val="00516B4A"/>
    <w:rsid w:val="00517240"/>
    <w:rsid w:val="00517EF0"/>
    <w:rsid w:val="005209B6"/>
    <w:rsid w:val="0052204A"/>
    <w:rsid w:val="00522CA6"/>
    <w:rsid w:val="00523712"/>
    <w:rsid w:val="0052484B"/>
    <w:rsid w:val="00524C94"/>
    <w:rsid w:val="00530DB7"/>
    <w:rsid w:val="00533218"/>
    <w:rsid w:val="00533A61"/>
    <w:rsid w:val="00535B19"/>
    <w:rsid w:val="00536EF8"/>
    <w:rsid w:val="0054010F"/>
    <w:rsid w:val="00540872"/>
    <w:rsid w:val="005419BD"/>
    <w:rsid w:val="005421C8"/>
    <w:rsid w:val="00544CF8"/>
    <w:rsid w:val="00546EF0"/>
    <w:rsid w:val="00547737"/>
    <w:rsid w:val="00552108"/>
    <w:rsid w:val="00553C93"/>
    <w:rsid w:val="00553D9C"/>
    <w:rsid w:val="00554277"/>
    <w:rsid w:val="00555713"/>
    <w:rsid w:val="00556DCB"/>
    <w:rsid w:val="005602E1"/>
    <w:rsid w:val="00561128"/>
    <w:rsid w:val="005639B7"/>
    <w:rsid w:val="00563B6D"/>
    <w:rsid w:val="00567B0A"/>
    <w:rsid w:val="0057165D"/>
    <w:rsid w:val="00571783"/>
    <w:rsid w:val="00571BED"/>
    <w:rsid w:val="00572684"/>
    <w:rsid w:val="005726A4"/>
    <w:rsid w:val="00581AE3"/>
    <w:rsid w:val="00581C4B"/>
    <w:rsid w:val="00581F1D"/>
    <w:rsid w:val="0058627A"/>
    <w:rsid w:val="00586ADE"/>
    <w:rsid w:val="00587709"/>
    <w:rsid w:val="005877BD"/>
    <w:rsid w:val="00587BC9"/>
    <w:rsid w:val="005915C8"/>
    <w:rsid w:val="00591938"/>
    <w:rsid w:val="00591AAA"/>
    <w:rsid w:val="005931BB"/>
    <w:rsid w:val="00593491"/>
    <w:rsid w:val="005957F2"/>
    <w:rsid w:val="005A0E9C"/>
    <w:rsid w:val="005A3D67"/>
    <w:rsid w:val="005A4682"/>
    <w:rsid w:val="005A4D15"/>
    <w:rsid w:val="005A6E11"/>
    <w:rsid w:val="005B0F20"/>
    <w:rsid w:val="005B284F"/>
    <w:rsid w:val="005B51D1"/>
    <w:rsid w:val="005B5A64"/>
    <w:rsid w:val="005B7121"/>
    <w:rsid w:val="005B7766"/>
    <w:rsid w:val="005C18F5"/>
    <w:rsid w:val="005C2CFA"/>
    <w:rsid w:val="005C4A30"/>
    <w:rsid w:val="005C55C2"/>
    <w:rsid w:val="005C6211"/>
    <w:rsid w:val="005C7650"/>
    <w:rsid w:val="005D0330"/>
    <w:rsid w:val="005D4B94"/>
    <w:rsid w:val="005D4E66"/>
    <w:rsid w:val="005D600E"/>
    <w:rsid w:val="005D67CC"/>
    <w:rsid w:val="005D7A7E"/>
    <w:rsid w:val="005E0AA8"/>
    <w:rsid w:val="005E1144"/>
    <w:rsid w:val="005E2C0A"/>
    <w:rsid w:val="005E33EC"/>
    <w:rsid w:val="005E515C"/>
    <w:rsid w:val="005E6128"/>
    <w:rsid w:val="005E6387"/>
    <w:rsid w:val="005F247D"/>
    <w:rsid w:val="005F4E8A"/>
    <w:rsid w:val="005F5E6F"/>
    <w:rsid w:val="005F6CDA"/>
    <w:rsid w:val="005F7343"/>
    <w:rsid w:val="00601726"/>
    <w:rsid w:val="00601902"/>
    <w:rsid w:val="00603828"/>
    <w:rsid w:val="0060409B"/>
    <w:rsid w:val="00605437"/>
    <w:rsid w:val="0060747B"/>
    <w:rsid w:val="006115F1"/>
    <w:rsid w:val="0061452B"/>
    <w:rsid w:val="006161A3"/>
    <w:rsid w:val="006161C4"/>
    <w:rsid w:val="006204AA"/>
    <w:rsid w:val="006211FC"/>
    <w:rsid w:val="00622BF9"/>
    <w:rsid w:val="006237E7"/>
    <w:rsid w:val="00630F90"/>
    <w:rsid w:val="00632232"/>
    <w:rsid w:val="0063239C"/>
    <w:rsid w:val="00634DE1"/>
    <w:rsid w:val="00643282"/>
    <w:rsid w:val="00643436"/>
    <w:rsid w:val="00644043"/>
    <w:rsid w:val="006451B1"/>
    <w:rsid w:val="00645624"/>
    <w:rsid w:val="00646A47"/>
    <w:rsid w:val="006514E6"/>
    <w:rsid w:val="00651EA5"/>
    <w:rsid w:val="00655034"/>
    <w:rsid w:val="00655195"/>
    <w:rsid w:val="006601CE"/>
    <w:rsid w:val="0066258B"/>
    <w:rsid w:val="00663C44"/>
    <w:rsid w:val="006653BD"/>
    <w:rsid w:val="00665570"/>
    <w:rsid w:val="00667763"/>
    <w:rsid w:val="0067564F"/>
    <w:rsid w:val="00676D51"/>
    <w:rsid w:val="00677D0C"/>
    <w:rsid w:val="006816D8"/>
    <w:rsid w:val="00682D20"/>
    <w:rsid w:val="006842F2"/>
    <w:rsid w:val="00684E88"/>
    <w:rsid w:val="00685118"/>
    <w:rsid w:val="00685F57"/>
    <w:rsid w:val="00692438"/>
    <w:rsid w:val="00692572"/>
    <w:rsid w:val="006928FE"/>
    <w:rsid w:val="00695741"/>
    <w:rsid w:val="0069713F"/>
    <w:rsid w:val="00697765"/>
    <w:rsid w:val="006A2A10"/>
    <w:rsid w:val="006A5176"/>
    <w:rsid w:val="006B08DF"/>
    <w:rsid w:val="006B1C39"/>
    <w:rsid w:val="006B20BB"/>
    <w:rsid w:val="006B650C"/>
    <w:rsid w:val="006C1114"/>
    <w:rsid w:val="006C17BF"/>
    <w:rsid w:val="006C2E3B"/>
    <w:rsid w:val="006C4896"/>
    <w:rsid w:val="006C5B27"/>
    <w:rsid w:val="006D19FD"/>
    <w:rsid w:val="006D2CCA"/>
    <w:rsid w:val="006D3586"/>
    <w:rsid w:val="006D4622"/>
    <w:rsid w:val="006E23B1"/>
    <w:rsid w:val="006E3874"/>
    <w:rsid w:val="006E47D9"/>
    <w:rsid w:val="006E59C5"/>
    <w:rsid w:val="006F23EB"/>
    <w:rsid w:val="006F29AC"/>
    <w:rsid w:val="006F3FC6"/>
    <w:rsid w:val="00701719"/>
    <w:rsid w:val="00701D88"/>
    <w:rsid w:val="00703A8A"/>
    <w:rsid w:val="007074E1"/>
    <w:rsid w:val="00707ECB"/>
    <w:rsid w:val="00707F86"/>
    <w:rsid w:val="0071014F"/>
    <w:rsid w:val="0071026F"/>
    <w:rsid w:val="00711A29"/>
    <w:rsid w:val="0071350F"/>
    <w:rsid w:val="00715D9A"/>
    <w:rsid w:val="007207E3"/>
    <w:rsid w:val="00721286"/>
    <w:rsid w:val="007218B1"/>
    <w:rsid w:val="00722772"/>
    <w:rsid w:val="007237F1"/>
    <w:rsid w:val="007247A3"/>
    <w:rsid w:val="00724C72"/>
    <w:rsid w:val="007259FA"/>
    <w:rsid w:val="00727426"/>
    <w:rsid w:val="007304BE"/>
    <w:rsid w:val="00731445"/>
    <w:rsid w:val="00732F4F"/>
    <w:rsid w:val="0073722F"/>
    <w:rsid w:val="00740074"/>
    <w:rsid w:val="007401B1"/>
    <w:rsid w:val="00742184"/>
    <w:rsid w:val="00742396"/>
    <w:rsid w:val="00742CAF"/>
    <w:rsid w:val="00743744"/>
    <w:rsid w:val="00747024"/>
    <w:rsid w:val="007470A4"/>
    <w:rsid w:val="007524F8"/>
    <w:rsid w:val="00753BAA"/>
    <w:rsid w:val="00756580"/>
    <w:rsid w:val="00757FB6"/>
    <w:rsid w:val="00766591"/>
    <w:rsid w:val="007673C7"/>
    <w:rsid w:val="007678D1"/>
    <w:rsid w:val="00767C46"/>
    <w:rsid w:val="00774229"/>
    <w:rsid w:val="00777E26"/>
    <w:rsid w:val="00780505"/>
    <w:rsid w:val="00783728"/>
    <w:rsid w:val="00784DC9"/>
    <w:rsid w:val="00790C41"/>
    <w:rsid w:val="00791253"/>
    <w:rsid w:val="00791E4B"/>
    <w:rsid w:val="00791ECF"/>
    <w:rsid w:val="00794EA5"/>
    <w:rsid w:val="00796CC5"/>
    <w:rsid w:val="00797B97"/>
    <w:rsid w:val="007A14A5"/>
    <w:rsid w:val="007A3526"/>
    <w:rsid w:val="007A422F"/>
    <w:rsid w:val="007B05A7"/>
    <w:rsid w:val="007B09CA"/>
    <w:rsid w:val="007B1DB4"/>
    <w:rsid w:val="007B2D32"/>
    <w:rsid w:val="007B3660"/>
    <w:rsid w:val="007B40A1"/>
    <w:rsid w:val="007B4F10"/>
    <w:rsid w:val="007B6081"/>
    <w:rsid w:val="007B71BE"/>
    <w:rsid w:val="007B749E"/>
    <w:rsid w:val="007C06AB"/>
    <w:rsid w:val="007C5B26"/>
    <w:rsid w:val="007C5F8B"/>
    <w:rsid w:val="007D19E8"/>
    <w:rsid w:val="007D25FA"/>
    <w:rsid w:val="007D4547"/>
    <w:rsid w:val="007D5664"/>
    <w:rsid w:val="007D5C95"/>
    <w:rsid w:val="007D7419"/>
    <w:rsid w:val="007D7C34"/>
    <w:rsid w:val="007E1191"/>
    <w:rsid w:val="007E1BC8"/>
    <w:rsid w:val="007E3000"/>
    <w:rsid w:val="007E506D"/>
    <w:rsid w:val="007E6ECF"/>
    <w:rsid w:val="007E7D48"/>
    <w:rsid w:val="007F0D72"/>
    <w:rsid w:val="007F183F"/>
    <w:rsid w:val="007F212F"/>
    <w:rsid w:val="007F3449"/>
    <w:rsid w:val="007F4C37"/>
    <w:rsid w:val="007F6131"/>
    <w:rsid w:val="007F77C9"/>
    <w:rsid w:val="00802D8D"/>
    <w:rsid w:val="00804D20"/>
    <w:rsid w:val="00804DC6"/>
    <w:rsid w:val="00812DEB"/>
    <w:rsid w:val="00813DA1"/>
    <w:rsid w:val="00816A3C"/>
    <w:rsid w:val="00817141"/>
    <w:rsid w:val="00817217"/>
    <w:rsid w:val="008179D5"/>
    <w:rsid w:val="00821E98"/>
    <w:rsid w:val="00830465"/>
    <w:rsid w:val="00830788"/>
    <w:rsid w:val="00830B5F"/>
    <w:rsid w:val="0083183B"/>
    <w:rsid w:val="008337C0"/>
    <w:rsid w:val="00833B05"/>
    <w:rsid w:val="00834E47"/>
    <w:rsid w:val="00835740"/>
    <w:rsid w:val="0084490A"/>
    <w:rsid w:val="00844D6D"/>
    <w:rsid w:val="00850567"/>
    <w:rsid w:val="00851E13"/>
    <w:rsid w:val="008522F7"/>
    <w:rsid w:val="00852D1C"/>
    <w:rsid w:val="0085579E"/>
    <w:rsid w:val="008567C0"/>
    <w:rsid w:val="0085798E"/>
    <w:rsid w:val="00864222"/>
    <w:rsid w:val="00865520"/>
    <w:rsid w:val="0086663F"/>
    <w:rsid w:val="00866986"/>
    <w:rsid w:val="00870575"/>
    <w:rsid w:val="00870E08"/>
    <w:rsid w:val="008715DD"/>
    <w:rsid w:val="008716BD"/>
    <w:rsid w:val="00871AAD"/>
    <w:rsid w:val="00871E5F"/>
    <w:rsid w:val="00872514"/>
    <w:rsid w:val="008734B9"/>
    <w:rsid w:val="00874E19"/>
    <w:rsid w:val="00877263"/>
    <w:rsid w:val="0087791D"/>
    <w:rsid w:val="00877CBE"/>
    <w:rsid w:val="0088795C"/>
    <w:rsid w:val="00891A7B"/>
    <w:rsid w:val="0089364A"/>
    <w:rsid w:val="00893689"/>
    <w:rsid w:val="00893948"/>
    <w:rsid w:val="00895447"/>
    <w:rsid w:val="008A2F21"/>
    <w:rsid w:val="008A3280"/>
    <w:rsid w:val="008A41BD"/>
    <w:rsid w:val="008A44BC"/>
    <w:rsid w:val="008A544A"/>
    <w:rsid w:val="008A5F8C"/>
    <w:rsid w:val="008B2970"/>
    <w:rsid w:val="008C1B9E"/>
    <w:rsid w:val="008C5339"/>
    <w:rsid w:val="008C5872"/>
    <w:rsid w:val="008C5877"/>
    <w:rsid w:val="008C68E5"/>
    <w:rsid w:val="008D1785"/>
    <w:rsid w:val="008D2992"/>
    <w:rsid w:val="008D39E3"/>
    <w:rsid w:val="008D48D4"/>
    <w:rsid w:val="008E147A"/>
    <w:rsid w:val="008E2A89"/>
    <w:rsid w:val="008E4E0F"/>
    <w:rsid w:val="008E7258"/>
    <w:rsid w:val="008E78F5"/>
    <w:rsid w:val="008F1116"/>
    <w:rsid w:val="008F2AAD"/>
    <w:rsid w:val="008F5656"/>
    <w:rsid w:val="008F56E9"/>
    <w:rsid w:val="008F6A95"/>
    <w:rsid w:val="008F6BC4"/>
    <w:rsid w:val="008F7799"/>
    <w:rsid w:val="008F7B2A"/>
    <w:rsid w:val="008F7C8E"/>
    <w:rsid w:val="009035B9"/>
    <w:rsid w:val="0090774E"/>
    <w:rsid w:val="00910079"/>
    <w:rsid w:val="0091168C"/>
    <w:rsid w:val="00913DEB"/>
    <w:rsid w:val="009142C1"/>
    <w:rsid w:val="00914491"/>
    <w:rsid w:val="00916A15"/>
    <w:rsid w:val="0091757F"/>
    <w:rsid w:val="009175E9"/>
    <w:rsid w:val="00917EA8"/>
    <w:rsid w:val="00921F96"/>
    <w:rsid w:val="00922C36"/>
    <w:rsid w:val="00924F24"/>
    <w:rsid w:val="00925DF1"/>
    <w:rsid w:val="0092799A"/>
    <w:rsid w:val="009341D5"/>
    <w:rsid w:val="00935476"/>
    <w:rsid w:val="00937DA4"/>
    <w:rsid w:val="00940FAA"/>
    <w:rsid w:val="00942E65"/>
    <w:rsid w:val="009436C6"/>
    <w:rsid w:val="00943703"/>
    <w:rsid w:val="00943E3C"/>
    <w:rsid w:val="00944449"/>
    <w:rsid w:val="0094571A"/>
    <w:rsid w:val="00945A43"/>
    <w:rsid w:val="00947D69"/>
    <w:rsid w:val="00947DDF"/>
    <w:rsid w:val="00952EB1"/>
    <w:rsid w:val="00952EBB"/>
    <w:rsid w:val="00953644"/>
    <w:rsid w:val="00953AFB"/>
    <w:rsid w:val="00954264"/>
    <w:rsid w:val="00954827"/>
    <w:rsid w:val="00954BFB"/>
    <w:rsid w:val="00957CF4"/>
    <w:rsid w:val="00957F34"/>
    <w:rsid w:val="00962979"/>
    <w:rsid w:val="00964209"/>
    <w:rsid w:val="00971009"/>
    <w:rsid w:val="00973A78"/>
    <w:rsid w:val="00974C03"/>
    <w:rsid w:val="00976D7C"/>
    <w:rsid w:val="00977FE8"/>
    <w:rsid w:val="009858EF"/>
    <w:rsid w:val="009864E3"/>
    <w:rsid w:val="00986B1A"/>
    <w:rsid w:val="00992001"/>
    <w:rsid w:val="00993164"/>
    <w:rsid w:val="00993C1D"/>
    <w:rsid w:val="0099605F"/>
    <w:rsid w:val="009A1F8B"/>
    <w:rsid w:val="009A30EB"/>
    <w:rsid w:val="009A7A12"/>
    <w:rsid w:val="009B0EE7"/>
    <w:rsid w:val="009B2E20"/>
    <w:rsid w:val="009B399E"/>
    <w:rsid w:val="009B545F"/>
    <w:rsid w:val="009B592A"/>
    <w:rsid w:val="009B7BFB"/>
    <w:rsid w:val="009C17A9"/>
    <w:rsid w:val="009C3D61"/>
    <w:rsid w:val="009C4E1B"/>
    <w:rsid w:val="009C5DF0"/>
    <w:rsid w:val="009C726C"/>
    <w:rsid w:val="009D0434"/>
    <w:rsid w:val="009D3763"/>
    <w:rsid w:val="009D6F3D"/>
    <w:rsid w:val="009D720D"/>
    <w:rsid w:val="009D75F7"/>
    <w:rsid w:val="009E00FA"/>
    <w:rsid w:val="009E2DBF"/>
    <w:rsid w:val="009E45FD"/>
    <w:rsid w:val="009E4669"/>
    <w:rsid w:val="009E615C"/>
    <w:rsid w:val="009E6CCD"/>
    <w:rsid w:val="009E795B"/>
    <w:rsid w:val="009F0B4C"/>
    <w:rsid w:val="009F4681"/>
    <w:rsid w:val="009F51A3"/>
    <w:rsid w:val="009F5DC7"/>
    <w:rsid w:val="00A04C0F"/>
    <w:rsid w:val="00A04C4D"/>
    <w:rsid w:val="00A06958"/>
    <w:rsid w:val="00A06991"/>
    <w:rsid w:val="00A1474F"/>
    <w:rsid w:val="00A14863"/>
    <w:rsid w:val="00A15FE5"/>
    <w:rsid w:val="00A16BEC"/>
    <w:rsid w:val="00A23BC4"/>
    <w:rsid w:val="00A24AB6"/>
    <w:rsid w:val="00A25BB6"/>
    <w:rsid w:val="00A314A0"/>
    <w:rsid w:val="00A32A59"/>
    <w:rsid w:val="00A3330C"/>
    <w:rsid w:val="00A33339"/>
    <w:rsid w:val="00A34747"/>
    <w:rsid w:val="00A34B7F"/>
    <w:rsid w:val="00A35372"/>
    <w:rsid w:val="00A406D5"/>
    <w:rsid w:val="00A415A5"/>
    <w:rsid w:val="00A4299B"/>
    <w:rsid w:val="00A46574"/>
    <w:rsid w:val="00A46A1A"/>
    <w:rsid w:val="00A47789"/>
    <w:rsid w:val="00A50AA0"/>
    <w:rsid w:val="00A50B76"/>
    <w:rsid w:val="00A523C8"/>
    <w:rsid w:val="00A52921"/>
    <w:rsid w:val="00A533AB"/>
    <w:rsid w:val="00A53D1B"/>
    <w:rsid w:val="00A554A1"/>
    <w:rsid w:val="00A60368"/>
    <w:rsid w:val="00A60B9B"/>
    <w:rsid w:val="00A6602B"/>
    <w:rsid w:val="00A661B8"/>
    <w:rsid w:val="00A674E4"/>
    <w:rsid w:val="00A701CC"/>
    <w:rsid w:val="00A74C8F"/>
    <w:rsid w:val="00A753F3"/>
    <w:rsid w:val="00A77227"/>
    <w:rsid w:val="00A77409"/>
    <w:rsid w:val="00A809D0"/>
    <w:rsid w:val="00A80D11"/>
    <w:rsid w:val="00A82ED6"/>
    <w:rsid w:val="00A83043"/>
    <w:rsid w:val="00A83EDF"/>
    <w:rsid w:val="00A85CB4"/>
    <w:rsid w:val="00A86FE4"/>
    <w:rsid w:val="00A90BFC"/>
    <w:rsid w:val="00A91C46"/>
    <w:rsid w:val="00A94A7D"/>
    <w:rsid w:val="00A954FC"/>
    <w:rsid w:val="00A976E2"/>
    <w:rsid w:val="00AA0A25"/>
    <w:rsid w:val="00AA3B8D"/>
    <w:rsid w:val="00AA4709"/>
    <w:rsid w:val="00AA6473"/>
    <w:rsid w:val="00AB0282"/>
    <w:rsid w:val="00AB3E81"/>
    <w:rsid w:val="00AB4794"/>
    <w:rsid w:val="00AB5586"/>
    <w:rsid w:val="00AB584D"/>
    <w:rsid w:val="00AB7BBB"/>
    <w:rsid w:val="00AC08C9"/>
    <w:rsid w:val="00AC4349"/>
    <w:rsid w:val="00AC5368"/>
    <w:rsid w:val="00AC62ED"/>
    <w:rsid w:val="00AC7DBF"/>
    <w:rsid w:val="00AD0D27"/>
    <w:rsid w:val="00AD0F73"/>
    <w:rsid w:val="00AD211B"/>
    <w:rsid w:val="00AD3B9E"/>
    <w:rsid w:val="00AD4123"/>
    <w:rsid w:val="00AD730C"/>
    <w:rsid w:val="00AE243E"/>
    <w:rsid w:val="00AE34B1"/>
    <w:rsid w:val="00AE3AF6"/>
    <w:rsid w:val="00AE6F68"/>
    <w:rsid w:val="00AF1FC2"/>
    <w:rsid w:val="00AF23D0"/>
    <w:rsid w:val="00AF370D"/>
    <w:rsid w:val="00AF38B2"/>
    <w:rsid w:val="00AF3A11"/>
    <w:rsid w:val="00AF6A7B"/>
    <w:rsid w:val="00B0176A"/>
    <w:rsid w:val="00B03161"/>
    <w:rsid w:val="00B06E75"/>
    <w:rsid w:val="00B072DB"/>
    <w:rsid w:val="00B1025D"/>
    <w:rsid w:val="00B104D2"/>
    <w:rsid w:val="00B107EB"/>
    <w:rsid w:val="00B127B8"/>
    <w:rsid w:val="00B14716"/>
    <w:rsid w:val="00B1496A"/>
    <w:rsid w:val="00B14B6C"/>
    <w:rsid w:val="00B200FD"/>
    <w:rsid w:val="00B211FF"/>
    <w:rsid w:val="00B22260"/>
    <w:rsid w:val="00B2325D"/>
    <w:rsid w:val="00B23304"/>
    <w:rsid w:val="00B245F7"/>
    <w:rsid w:val="00B249FD"/>
    <w:rsid w:val="00B2646D"/>
    <w:rsid w:val="00B26F67"/>
    <w:rsid w:val="00B2780A"/>
    <w:rsid w:val="00B27BFF"/>
    <w:rsid w:val="00B3436F"/>
    <w:rsid w:val="00B34C22"/>
    <w:rsid w:val="00B34ED7"/>
    <w:rsid w:val="00B361D6"/>
    <w:rsid w:val="00B46AC8"/>
    <w:rsid w:val="00B46E48"/>
    <w:rsid w:val="00B47B5B"/>
    <w:rsid w:val="00B47BEA"/>
    <w:rsid w:val="00B52202"/>
    <w:rsid w:val="00B53FE3"/>
    <w:rsid w:val="00B5490D"/>
    <w:rsid w:val="00B55C06"/>
    <w:rsid w:val="00B57A5F"/>
    <w:rsid w:val="00B62946"/>
    <w:rsid w:val="00B643BE"/>
    <w:rsid w:val="00B6476E"/>
    <w:rsid w:val="00B6519C"/>
    <w:rsid w:val="00B65630"/>
    <w:rsid w:val="00B66B05"/>
    <w:rsid w:val="00B66D5F"/>
    <w:rsid w:val="00B71920"/>
    <w:rsid w:val="00B72F18"/>
    <w:rsid w:val="00B773D9"/>
    <w:rsid w:val="00B81567"/>
    <w:rsid w:val="00B82E65"/>
    <w:rsid w:val="00B858EB"/>
    <w:rsid w:val="00B87E39"/>
    <w:rsid w:val="00B9002A"/>
    <w:rsid w:val="00B9281A"/>
    <w:rsid w:val="00B94848"/>
    <w:rsid w:val="00B96029"/>
    <w:rsid w:val="00BA16D3"/>
    <w:rsid w:val="00BA1BC0"/>
    <w:rsid w:val="00BA34AF"/>
    <w:rsid w:val="00BA418A"/>
    <w:rsid w:val="00BA520F"/>
    <w:rsid w:val="00BA637E"/>
    <w:rsid w:val="00BB01D7"/>
    <w:rsid w:val="00BB19AD"/>
    <w:rsid w:val="00BB4420"/>
    <w:rsid w:val="00BB4474"/>
    <w:rsid w:val="00BB6797"/>
    <w:rsid w:val="00BB7EEC"/>
    <w:rsid w:val="00BC0DEA"/>
    <w:rsid w:val="00BC1070"/>
    <w:rsid w:val="00BC303F"/>
    <w:rsid w:val="00BC4FFD"/>
    <w:rsid w:val="00BD0518"/>
    <w:rsid w:val="00BD2316"/>
    <w:rsid w:val="00BD3785"/>
    <w:rsid w:val="00BD439F"/>
    <w:rsid w:val="00BD5E9F"/>
    <w:rsid w:val="00BE6861"/>
    <w:rsid w:val="00BE7A45"/>
    <w:rsid w:val="00BF04FF"/>
    <w:rsid w:val="00BF1462"/>
    <w:rsid w:val="00BF1906"/>
    <w:rsid w:val="00BF2981"/>
    <w:rsid w:val="00BF2DD2"/>
    <w:rsid w:val="00BF4AB4"/>
    <w:rsid w:val="00BF63F3"/>
    <w:rsid w:val="00BF6E64"/>
    <w:rsid w:val="00C0130E"/>
    <w:rsid w:val="00C01A7A"/>
    <w:rsid w:val="00C02398"/>
    <w:rsid w:val="00C024D6"/>
    <w:rsid w:val="00C069E7"/>
    <w:rsid w:val="00C10830"/>
    <w:rsid w:val="00C12C9D"/>
    <w:rsid w:val="00C1402B"/>
    <w:rsid w:val="00C155B9"/>
    <w:rsid w:val="00C15E91"/>
    <w:rsid w:val="00C17B45"/>
    <w:rsid w:val="00C23719"/>
    <w:rsid w:val="00C24B04"/>
    <w:rsid w:val="00C256B5"/>
    <w:rsid w:val="00C26616"/>
    <w:rsid w:val="00C27078"/>
    <w:rsid w:val="00C332B3"/>
    <w:rsid w:val="00C35006"/>
    <w:rsid w:val="00C36A7D"/>
    <w:rsid w:val="00C40869"/>
    <w:rsid w:val="00C40C4B"/>
    <w:rsid w:val="00C433BD"/>
    <w:rsid w:val="00C45663"/>
    <w:rsid w:val="00C5321F"/>
    <w:rsid w:val="00C5581F"/>
    <w:rsid w:val="00C60286"/>
    <w:rsid w:val="00C6061A"/>
    <w:rsid w:val="00C61E8E"/>
    <w:rsid w:val="00C64C6B"/>
    <w:rsid w:val="00C65FF6"/>
    <w:rsid w:val="00C6687B"/>
    <w:rsid w:val="00C6719F"/>
    <w:rsid w:val="00C679A6"/>
    <w:rsid w:val="00C70C5D"/>
    <w:rsid w:val="00C710A1"/>
    <w:rsid w:val="00C73492"/>
    <w:rsid w:val="00C738E4"/>
    <w:rsid w:val="00C74454"/>
    <w:rsid w:val="00C80F9B"/>
    <w:rsid w:val="00C82CC5"/>
    <w:rsid w:val="00C83CE6"/>
    <w:rsid w:val="00C85E90"/>
    <w:rsid w:val="00C87A0B"/>
    <w:rsid w:val="00C92587"/>
    <w:rsid w:val="00C92D75"/>
    <w:rsid w:val="00C95D3C"/>
    <w:rsid w:val="00C95EBC"/>
    <w:rsid w:val="00CA1227"/>
    <w:rsid w:val="00CA4B7A"/>
    <w:rsid w:val="00CA5246"/>
    <w:rsid w:val="00CA5F04"/>
    <w:rsid w:val="00CA71D9"/>
    <w:rsid w:val="00CB0109"/>
    <w:rsid w:val="00CB2371"/>
    <w:rsid w:val="00CB30DF"/>
    <w:rsid w:val="00CB4F71"/>
    <w:rsid w:val="00CB5FBD"/>
    <w:rsid w:val="00CC02BB"/>
    <w:rsid w:val="00CC3134"/>
    <w:rsid w:val="00CC42C5"/>
    <w:rsid w:val="00CC471E"/>
    <w:rsid w:val="00CD4607"/>
    <w:rsid w:val="00CD46C1"/>
    <w:rsid w:val="00CE0341"/>
    <w:rsid w:val="00CE12F1"/>
    <w:rsid w:val="00CE2493"/>
    <w:rsid w:val="00CE2516"/>
    <w:rsid w:val="00CE390C"/>
    <w:rsid w:val="00CE3E20"/>
    <w:rsid w:val="00CE4CB5"/>
    <w:rsid w:val="00CE65E4"/>
    <w:rsid w:val="00CE72AC"/>
    <w:rsid w:val="00CF2DA2"/>
    <w:rsid w:val="00CF3FEA"/>
    <w:rsid w:val="00CF6AE9"/>
    <w:rsid w:val="00CF6BFE"/>
    <w:rsid w:val="00CF72D6"/>
    <w:rsid w:val="00D0074A"/>
    <w:rsid w:val="00D01721"/>
    <w:rsid w:val="00D02663"/>
    <w:rsid w:val="00D05244"/>
    <w:rsid w:val="00D142F4"/>
    <w:rsid w:val="00D15010"/>
    <w:rsid w:val="00D15C8B"/>
    <w:rsid w:val="00D16AEF"/>
    <w:rsid w:val="00D17116"/>
    <w:rsid w:val="00D301BA"/>
    <w:rsid w:val="00D31B12"/>
    <w:rsid w:val="00D323F4"/>
    <w:rsid w:val="00D326F1"/>
    <w:rsid w:val="00D3297D"/>
    <w:rsid w:val="00D3512E"/>
    <w:rsid w:val="00D3578D"/>
    <w:rsid w:val="00D36D3E"/>
    <w:rsid w:val="00D442D5"/>
    <w:rsid w:val="00D463BB"/>
    <w:rsid w:val="00D47119"/>
    <w:rsid w:val="00D50533"/>
    <w:rsid w:val="00D523A3"/>
    <w:rsid w:val="00D52583"/>
    <w:rsid w:val="00D5280F"/>
    <w:rsid w:val="00D57C98"/>
    <w:rsid w:val="00D617D1"/>
    <w:rsid w:val="00D63DDF"/>
    <w:rsid w:val="00D66E25"/>
    <w:rsid w:val="00D712C5"/>
    <w:rsid w:val="00D7132A"/>
    <w:rsid w:val="00D71CF7"/>
    <w:rsid w:val="00D73ED9"/>
    <w:rsid w:val="00D75506"/>
    <w:rsid w:val="00D75D7F"/>
    <w:rsid w:val="00D77B3A"/>
    <w:rsid w:val="00D82208"/>
    <w:rsid w:val="00D82A2F"/>
    <w:rsid w:val="00D841EC"/>
    <w:rsid w:val="00D850E9"/>
    <w:rsid w:val="00D92138"/>
    <w:rsid w:val="00D93D69"/>
    <w:rsid w:val="00D94723"/>
    <w:rsid w:val="00DA0A2B"/>
    <w:rsid w:val="00DA0FFF"/>
    <w:rsid w:val="00DA1EE6"/>
    <w:rsid w:val="00DA250D"/>
    <w:rsid w:val="00DA298E"/>
    <w:rsid w:val="00DA4AB9"/>
    <w:rsid w:val="00DA5727"/>
    <w:rsid w:val="00DA6899"/>
    <w:rsid w:val="00DB2098"/>
    <w:rsid w:val="00DB3311"/>
    <w:rsid w:val="00DB46BD"/>
    <w:rsid w:val="00DB4F70"/>
    <w:rsid w:val="00DB7076"/>
    <w:rsid w:val="00DB7C96"/>
    <w:rsid w:val="00DC2AC2"/>
    <w:rsid w:val="00DD1C98"/>
    <w:rsid w:val="00DD2535"/>
    <w:rsid w:val="00DD301D"/>
    <w:rsid w:val="00DD3843"/>
    <w:rsid w:val="00DD40CF"/>
    <w:rsid w:val="00DD55BC"/>
    <w:rsid w:val="00DE1469"/>
    <w:rsid w:val="00DE1638"/>
    <w:rsid w:val="00DE79E5"/>
    <w:rsid w:val="00DF06A8"/>
    <w:rsid w:val="00DF0736"/>
    <w:rsid w:val="00DF1061"/>
    <w:rsid w:val="00DF2675"/>
    <w:rsid w:val="00DF4501"/>
    <w:rsid w:val="00DF6592"/>
    <w:rsid w:val="00DF74C1"/>
    <w:rsid w:val="00E0273F"/>
    <w:rsid w:val="00E106F1"/>
    <w:rsid w:val="00E1127F"/>
    <w:rsid w:val="00E1152C"/>
    <w:rsid w:val="00E16113"/>
    <w:rsid w:val="00E174C3"/>
    <w:rsid w:val="00E20290"/>
    <w:rsid w:val="00E21B7D"/>
    <w:rsid w:val="00E234DC"/>
    <w:rsid w:val="00E242D7"/>
    <w:rsid w:val="00E246DE"/>
    <w:rsid w:val="00E25850"/>
    <w:rsid w:val="00E25B0C"/>
    <w:rsid w:val="00E26B02"/>
    <w:rsid w:val="00E30456"/>
    <w:rsid w:val="00E305EA"/>
    <w:rsid w:val="00E33595"/>
    <w:rsid w:val="00E3380E"/>
    <w:rsid w:val="00E34BF3"/>
    <w:rsid w:val="00E36B6F"/>
    <w:rsid w:val="00E371D4"/>
    <w:rsid w:val="00E42973"/>
    <w:rsid w:val="00E46970"/>
    <w:rsid w:val="00E559DF"/>
    <w:rsid w:val="00E56678"/>
    <w:rsid w:val="00E57014"/>
    <w:rsid w:val="00E60F70"/>
    <w:rsid w:val="00E61194"/>
    <w:rsid w:val="00E61B95"/>
    <w:rsid w:val="00E624F9"/>
    <w:rsid w:val="00E62B94"/>
    <w:rsid w:val="00E638B6"/>
    <w:rsid w:val="00E63CA0"/>
    <w:rsid w:val="00E63DBC"/>
    <w:rsid w:val="00E658CE"/>
    <w:rsid w:val="00E659BA"/>
    <w:rsid w:val="00E66345"/>
    <w:rsid w:val="00E6723F"/>
    <w:rsid w:val="00E7081D"/>
    <w:rsid w:val="00E730DB"/>
    <w:rsid w:val="00E7352E"/>
    <w:rsid w:val="00E76170"/>
    <w:rsid w:val="00E777C1"/>
    <w:rsid w:val="00E8189F"/>
    <w:rsid w:val="00E81E5C"/>
    <w:rsid w:val="00E82889"/>
    <w:rsid w:val="00E82BA4"/>
    <w:rsid w:val="00E86221"/>
    <w:rsid w:val="00E902C8"/>
    <w:rsid w:val="00E92595"/>
    <w:rsid w:val="00E9269F"/>
    <w:rsid w:val="00E9280A"/>
    <w:rsid w:val="00E937AB"/>
    <w:rsid w:val="00E93B3B"/>
    <w:rsid w:val="00E97773"/>
    <w:rsid w:val="00E97CE1"/>
    <w:rsid w:val="00EA0FAE"/>
    <w:rsid w:val="00EA1085"/>
    <w:rsid w:val="00EA3114"/>
    <w:rsid w:val="00EA4B69"/>
    <w:rsid w:val="00EA65A9"/>
    <w:rsid w:val="00EB0302"/>
    <w:rsid w:val="00EB05E0"/>
    <w:rsid w:val="00EB067A"/>
    <w:rsid w:val="00EB08A6"/>
    <w:rsid w:val="00EB1512"/>
    <w:rsid w:val="00EB4305"/>
    <w:rsid w:val="00EB5833"/>
    <w:rsid w:val="00EB5F22"/>
    <w:rsid w:val="00EB6CE0"/>
    <w:rsid w:val="00EC14C3"/>
    <w:rsid w:val="00EC4017"/>
    <w:rsid w:val="00EC452C"/>
    <w:rsid w:val="00EC66F7"/>
    <w:rsid w:val="00EC725A"/>
    <w:rsid w:val="00ED09FC"/>
    <w:rsid w:val="00ED0FF6"/>
    <w:rsid w:val="00ED2421"/>
    <w:rsid w:val="00ED611A"/>
    <w:rsid w:val="00ED73A6"/>
    <w:rsid w:val="00EE0976"/>
    <w:rsid w:val="00EE1F3C"/>
    <w:rsid w:val="00EE4A80"/>
    <w:rsid w:val="00EE5FC5"/>
    <w:rsid w:val="00EE6D47"/>
    <w:rsid w:val="00EE6F67"/>
    <w:rsid w:val="00EE774C"/>
    <w:rsid w:val="00EF08EA"/>
    <w:rsid w:val="00EF398C"/>
    <w:rsid w:val="00EF4063"/>
    <w:rsid w:val="00F00D63"/>
    <w:rsid w:val="00F00E37"/>
    <w:rsid w:val="00F0189F"/>
    <w:rsid w:val="00F01FFA"/>
    <w:rsid w:val="00F02E43"/>
    <w:rsid w:val="00F04DA9"/>
    <w:rsid w:val="00F05A9F"/>
    <w:rsid w:val="00F07547"/>
    <w:rsid w:val="00F122CB"/>
    <w:rsid w:val="00F1700B"/>
    <w:rsid w:val="00F22AD2"/>
    <w:rsid w:val="00F22D6A"/>
    <w:rsid w:val="00F23A74"/>
    <w:rsid w:val="00F24B10"/>
    <w:rsid w:val="00F31BA6"/>
    <w:rsid w:val="00F3233B"/>
    <w:rsid w:val="00F33AD9"/>
    <w:rsid w:val="00F34240"/>
    <w:rsid w:val="00F368AE"/>
    <w:rsid w:val="00F42E3B"/>
    <w:rsid w:val="00F43CED"/>
    <w:rsid w:val="00F43FF0"/>
    <w:rsid w:val="00F440D2"/>
    <w:rsid w:val="00F47A7C"/>
    <w:rsid w:val="00F508B7"/>
    <w:rsid w:val="00F50F80"/>
    <w:rsid w:val="00F5208A"/>
    <w:rsid w:val="00F5351B"/>
    <w:rsid w:val="00F555A9"/>
    <w:rsid w:val="00F564FE"/>
    <w:rsid w:val="00F604C5"/>
    <w:rsid w:val="00F62207"/>
    <w:rsid w:val="00F641AB"/>
    <w:rsid w:val="00F648A0"/>
    <w:rsid w:val="00F66067"/>
    <w:rsid w:val="00F670DA"/>
    <w:rsid w:val="00F6737E"/>
    <w:rsid w:val="00F71D74"/>
    <w:rsid w:val="00F71E00"/>
    <w:rsid w:val="00F76307"/>
    <w:rsid w:val="00F76901"/>
    <w:rsid w:val="00F76CCA"/>
    <w:rsid w:val="00F773A2"/>
    <w:rsid w:val="00F81760"/>
    <w:rsid w:val="00F83EB7"/>
    <w:rsid w:val="00F843FC"/>
    <w:rsid w:val="00F86E5E"/>
    <w:rsid w:val="00F87034"/>
    <w:rsid w:val="00F8772A"/>
    <w:rsid w:val="00F91EE1"/>
    <w:rsid w:val="00F93E5A"/>
    <w:rsid w:val="00F96CCF"/>
    <w:rsid w:val="00FA02A3"/>
    <w:rsid w:val="00FA0FCE"/>
    <w:rsid w:val="00FA51B9"/>
    <w:rsid w:val="00FA6C64"/>
    <w:rsid w:val="00FA6E81"/>
    <w:rsid w:val="00FA7084"/>
    <w:rsid w:val="00FA7DEF"/>
    <w:rsid w:val="00FB0D24"/>
    <w:rsid w:val="00FB3D51"/>
    <w:rsid w:val="00FB501B"/>
    <w:rsid w:val="00FB5B6F"/>
    <w:rsid w:val="00FC1157"/>
    <w:rsid w:val="00FC1F73"/>
    <w:rsid w:val="00FC3236"/>
    <w:rsid w:val="00FC3D05"/>
    <w:rsid w:val="00FC56B2"/>
    <w:rsid w:val="00FC5B0F"/>
    <w:rsid w:val="00FD0AF8"/>
    <w:rsid w:val="00FD1941"/>
    <w:rsid w:val="00FD1D9B"/>
    <w:rsid w:val="00FE003D"/>
    <w:rsid w:val="00FE18AF"/>
    <w:rsid w:val="00FE27E5"/>
    <w:rsid w:val="00FE7533"/>
    <w:rsid w:val="00FE7572"/>
    <w:rsid w:val="00FF013E"/>
    <w:rsid w:val="00FF2CA9"/>
    <w:rsid w:val="010217D3"/>
    <w:rsid w:val="015E2532"/>
    <w:rsid w:val="020A5176"/>
    <w:rsid w:val="03846F91"/>
    <w:rsid w:val="03B357CA"/>
    <w:rsid w:val="04853260"/>
    <w:rsid w:val="04DF2F4F"/>
    <w:rsid w:val="05ED1D00"/>
    <w:rsid w:val="06396850"/>
    <w:rsid w:val="07133FAB"/>
    <w:rsid w:val="07691420"/>
    <w:rsid w:val="08F13491"/>
    <w:rsid w:val="096C3F8B"/>
    <w:rsid w:val="0A0C2D61"/>
    <w:rsid w:val="0AC663F9"/>
    <w:rsid w:val="0B0C1254"/>
    <w:rsid w:val="0B353B53"/>
    <w:rsid w:val="0BC45850"/>
    <w:rsid w:val="0C085BF8"/>
    <w:rsid w:val="0C5F3336"/>
    <w:rsid w:val="0D95362E"/>
    <w:rsid w:val="0E127789"/>
    <w:rsid w:val="0E65305B"/>
    <w:rsid w:val="0E6E1EFC"/>
    <w:rsid w:val="0E931D8E"/>
    <w:rsid w:val="0FBC7F7A"/>
    <w:rsid w:val="0FFC6365"/>
    <w:rsid w:val="10A55C7A"/>
    <w:rsid w:val="1105641A"/>
    <w:rsid w:val="11960868"/>
    <w:rsid w:val="11A87257"/>
    <w:rsid w:val="11C35970"/>
    <w:rsid w:val="129A05DC"/>
    <w:rsid w:val="13540CE3"/>
    <w:rsid w:val="1386529C"/>
    <w:rsid w:val="158A5910"/>
    <w:rsid w:val="158D5256"/>
    <w:rsid w:val="17092996"/>
    <w:rsid w:val="1737248A"/>
    <w:rsid w:val="173F012B"/>
    <w:rsid w:val="175233D3"/>
    <w:rsid w:val="17BE25B5"/>
    <w:rsid w:val="17EA6F0B"/>
    <w:rsid w:val="18A679F3"/>
    <w:rsid w:val="1B862808"/>
    <w:rsid w:val="1C4500D0"/>
    <w:rsid w:val="1CC618A2"/>
    <w:rsid w:val="1EB557D7"/>
    <w:rsid w:val="1F044253"/>
    <w:rsid w:val="1FC57DA2"/>
    <w:rsid w:val="20402744"/>
    <w:rsid w:val="226A1859"/>
    <w:rsid w:val="249B4B03"/>
    <w:rsid w:val="25CF7652"/>
    <w:rsid w:val="26AA6AFD"/>
    <w:rsid w:val="26D43F45"/>
    <w:rsid w:val="273E3294"/>
    <w:rsid w:val="278308B6"/>
    <w:rsid w:val="291B4329"/>
    <w:rsid w:val="2940493E"/>
    <w:rsid w:val="294D324C"/>
    <w:rsid w:val="297F2C2A"/>
    <w:rsid w:val="29C11E23"/>
    <w:rsid w:val="2B466094"/>
    <w:rsid w:val="2B7F7572"/>
    <w:rsid w:val="2BA7222F"/>
    <w:rsid w:val="2C5B4EA4"/>
    <w:rsid w:val="2D8E3946"/>
    <w:rsid w:val="2EB02D65"/>
    <w:rsid w:val="2ED0127D"/>
    <w:rsid w:val="30D94A4D"/>
    <w:rsid w:val="310A6B03"/>
    <w:rsid w:val="334F0F3B"/>
    <w:rsid w:val="335953DD"/>
    <w:rsid w:val="34DD3157"/>
    <w:rsid w:val="35840F32"/>
    <w:rsid w:val="35D02BA5"/>
    <w:rsid w:val="3603784A"/>
    <w:rsid w:val="37434FCD"/>
    <w:rsid w:val="37733277"/>
    <w:rsid w:val="37C07C1C"/>
    <w:rsid w:val="395F496C"/>
    <w:rsid w:val="39BA6046"/>
    <w:rsid w:val="3A59566D"/>
    <w:rsid w:val="3B42742C"/>
    <w:rsid w:val="3C7602E6"/>
    <w:rsid w:val="3CA959C8"/>
    <w:rsid w:val="3D415DD1"/>
    <w:rsid w:val="3D71343D"/>
    <w:rsid w:val="3D785FFC"/>
    <w:rsid w:val="3E136E55"/>
    <w:rsid w:val="3E502AD5"/>
    <w:rsid w:val="3E8911A8"/>
    <w:rsid w:val="3F2358BC"/>
    <w:rsid w:val="401822A5"/>
    <w:rsid w:val="40370FFD"/>
    <w:rsid w:val="40594B78"/>
    <w:rsid w:val="40AC74C4"/>
    <w:rsid w:val="41D65E1B"/>
    <w:rsid w:val="41E2633C"/>
    <w:rsid w:val="422A33B8"/>
    <w:rsid w:val="425E0143"/>
    <w:rsid w:val="438D3299"/>
    <w:rsid w:val="43C14C38"/>
    <w:rsid w:val="443D5BDF"/>
    <w:rsid w:val="44C05B6C"/>
    <w:rsid w:val="44E62116"/>
    <w:rsid w:val="450C5CD2"/>
    <w:rsid w:val="463E4A2E"/>
    <w:rsid w:val="470B6133"/>
    <w:rsid w:val="478C375D"/>
    <w:rsid w:val="494F6FE9"/>
    <w:rsid w:val="4CBE2078"/>
    <w:rsid w:val="4CD51C9D"/>
    <w:rsid w:val="4D987FF5"/>
    <w:rsid w:val="4DF65193"/>
    <w:rsid w:val="4EBA1D8F"/>
    <w:rsid w:val="4EFE4959"/>
    <w:rsid w:val="4F0652D1"/>
    <w:rsid w:val="52BA5710"/>
    <w:rsid w:val="537455BD"/>
    <w:rsid w:val="54805505"/>
    <w:rsid w:val="54C552D3"/>
    <w:rsid w:val="54D975B7"/>
    <w:rsid w:val="55BA356A"/>
    <w:rsid w:val="56B55774"/>
    <w:rsid w:val="574D144C"/>
    <w:rsid w:val="57736809"/>
    <w:rsid w:val="577B02D9"/>
    <w:rsid w:val="580C5867"/>
    <w:rsid w:val="58150BC0"/>
    <w:rsid w:val="588C235C"/>
    <w:rsid w:val="5900361E"/>
    <w:rsid w:val="59A82682"/>
    <w:rsid w:val="59EF71EF"/>
    <w:rsid w:val="5A0554BD"/>
    <w:rsid w:val="5ACB7C5C"/>
    <w:rsid w:val="5BB17E6A"/>
    <w:rsid w:val="5BD11526"/>
    <w:rsid w:val="5C2F02F2"/>
    <w:rsid w:val="5CC52489"/>
    <w:rsid w:val="5CFA0384"/>
    <w:rsid w:val="5CFE6980"/>
    <w:rsid w:val="5DAB77EA"/>
    <w:rsid w:val="60CD18EA"/>
    <w:rsid w:val="60DB5729"/>
    <w:rsid w:val="61446072"/>
    <w:rsid w:val="63286D74"/>
    <w:rsid w:val="6344708E"/>
    <w:rsid w:val="653415B3"/>
    <w:rsid w:val="661066F7"/>
    <w:rsid w:val="67413BF6"/>
    <w:rsid w:val="67634F7D"/>
    <w:rsid w:val="67650123"/>
    <w:rsid w:val="67687304"/>
    <w:rsid w:val="68161876"/>
    <w:rsid w:val="687F5BE1"/>
    <w:rsid w:val="696717B1"/>
    <w:rsid w:val="69831701"/>
    <w:rsid w:val="69A501E9"/>
    <w:rsid w:val="6AA54025"/>
    <w:rsid w:val="6B7D64E9"/>
    <w:rsid w:val="6D252DE6"/>
    <w:rsid w:val="6E0A330D"/>
    <w:rsid w:val="6E5D529D"/>
    <w:rsid w:val="6FEB2BE1"/>
    <w:rsid w:val="700600F8"/>
    <w:rsid w:val="7051018E"/>
    <w:rsid w:val="706F20DF"/>
    <w:rsid w:val="708828E9"/>
    <w:rsid w:val="70DA3983"/>
    <w:rsid w:val="71C355EE"/>
    <w:rsid w:val="727E0EC9"/>
    <w:rsid w:val="733D5242"/>
    <w:rsid w:val="73957948"/>
    <w:rsid w:val="73D17E62"/>
    <w:rsid w:val="74166A67"/>
    <w:rsid w:val="752B38FD"/>
    <w:rsid w:val="761532ED"/>
    <w:rsid w:val="764B0B03"/>
    <w:rsid w:val="769431A0"/>
    <w:rsid w:val="76F81981"/>
    <w:rsid w:val="770930E6"/>
    <w:rsid w:val="770B1FB6"/>
    <w:rsid w:val="77274014"/>
    <w:rsid w:val="773F695B"/>
    <w:rsid w:val="775C35E3"/>
    <w:rsid w:val="77844FC2"/>
    <w:rsid w:val="7825654B"/>
    <w:rsid w:val="785614D2"/>
    <w:rsid w:val="78A80749"/>
    <w:rsid w:val="7911714D"/>
    <w:rsid w:val="7A676ADC"/>
    <w:rsid w:val="7B4049BA"/>
    <w:rsid w:val="7B6D0C75"/>
    <w:rsid w:val="7C7C095E"/>
    <w:rsid w:val="7CB75838"/>
    <w:rsid w:val="7D633834"/>
    <w:rsid w:val="7D8A1411"/>
    <w:rsid w:val="7DB46343"/>
    <w:rsid w:val="7E957AB5"/>
    <w:rsid w:val="7FBE0A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spacing w:after="160" w:line="259" w:lineRule="auto"/>
    </w:pPr>
    <w:rPr>
      <w:rFonts w:ascii="Georgia" w:hAnsi="Georgia" w:eastAsia="宋体" w:cstheme="minorBidi"/>
      <w:sz w:val="22"/>
      <w:szCs w:val="22"/>
      <w:lang w:val="en-US" w:eastAsia="zh-CN" w:bidi="ar-SA"/>
    </w:rPr>
  </w:style>
  <w:style w:type="paragraph" w:styleId="2">
    <w:name w:val="heading 1"/>
    <w:basedOn w:val="1"/>
    <w:next w:val="1"/>
    <w:link w:val="49"/>
    <w:autoRedefine/>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46"/>
    <w:autoRedefine/>
    <w:semiHidden/>
    <w:unhideWhenUsed/>
    <w:qFormat/>
    <w:uiPriority w:val="0"/>
    <w:pPr>
      <w:keepNext/>
      <w:keepLines/>
      <w:widowControl w:val="0"/>
      <w:spacing w:before="260" w:after="260" w:line="415" w:lineRule="auto"/>
      <w:jc w:val="both"/>
      <w:outlineLvl w:val="1"/>
    </w:pPr>
    <w:rPr>
      <w:rFonts w:ascii="Arial" w:hAnsi="Arial" w:eastAsia="黑体" w:cs="Times New Roman"/>
      <w:b/>
      <w:bCs/>
      <w:kern w:val="2"/>
      <w:sz w:val="32"/>
      <w:szCs w:val="32"/>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link w:val="52"/>
    <w:autoRedefine/>
    <w:unhideWhenUsed/>
    <w:qFormat/>
    <w:uiPriority w:val="99"/>
    <w:rPr>
      <w:color w:val="FF0000"/>
    </w:rPr>
  </w:style>
  <w:style w:type="paragraph" w:styleId="5">
    <w:name w:val="toc 3"/>
    <w:basedOn w:val="1"/>
    <w:next w:val="1"/>
    <w:autoRedefine/>
    <w:qFormat/>
    <w:uiPriority w:val="39"/>
    <w:pPr>
      <w:widowControl w:val="0"/>
      <w:tabs>
        <w:tab w:val="right" w:leader="dot" w:pos="9241"/>
      </w:tabs>
      <w:spacing w:after="0" w:line="240" w:lineRule="auto"/>
      <w:ind w:firstLine="100" w:firstLineChars="100"/>
    </w:pPr>
    <w:rPr>
      <w:rFonts w:ascii="宋体" w:hAnsi="Times New Roman" w:cs="Times New Roman"/>
      <w:kern w:val="2"/>
      <w:sz w:val="21"/>
      <w:szCs w:val="21"/>
    </w:rPr>
  </w:style>
  <w:style w:type="paragraph" w:styleId="6">
    <w:name w:val="Balloon Text"/>
    <w:basedOn w:val="1"/>
    <w:link w:val="31"/>
    <w:autoRedefine/>
    <w:semiHidden/>
    <w:unhideWhenUsed/>
    <w:qFormat/>
    <w:uiPriority w:val="99"/>
    <w:pPr>
      <w:spacing w:after="0" w:line="240" w:lineRule="auto"/>
    </w:pPr>
    <w:rPr>
      <w:sz w:val="18"/>
      <w:szCs w:val="18"/>
    </w:rPr>
  </w:style>
  <w:style w:type="paragraph" w:styleId="7">
    <w:name w:val="footer"/>
    <w:basedOn w:val="1"/>
    <w:link w:val="26"/>
    <w:autoRedefine/>
    <w:unhideWhenUsed/>
    <w:qFormat/>
    <w:uiPriority w:val="99"/>
    <w:pPr>
      <w:tabs>
        <w:tab w:val="center" w:pos="4153"/>
        <w:tab w:val="right" w:pos="8306"/>
      </w:tabs>
      <w:snapToGrid w:val="0"/>
      <w:spacing w:line="240" w:lineRule="auto"/>
    </w:pPr>
    <w:rPr>
      <w:sz w:val="18"/>
      <w:szCs w:val="18"/>
    </w:rPr>
  </w:style>
  <w:style w:type="paragraph" w:styleId="8">
    <w:name w:val="header"/>
    <w:basedOn w:val="1"/>
    <w:link w:val="25"/>
    <w:autoRedefine/>
    <w:unhideWhenUsed/>
    <w:qFormat/>
    <w:uiPriority w:val="99"/>
    <w:pPr>
      <w:pBdr>
        <w:bottom w:val="single" w:color="auto" w:sz="6" w:space="1"/>
      </w:pBdr>
      <w:tabs>
        <w:tab w:val="center" w:pos="4153"/>
        <w:tab w:val="right" w:pos="8306"/>
      </w:tabs>
      <w:snapToGrid w:val="0"/>
      <w:spacing w:line="240" w:lineRule="auto"/>
      <w:jc w:val="center"/>
    </w:pPr>
    <w:rPr>
      <w:sz w:val="18"/>
      <w:szCs w:val="18"/>
    </w:rPr>
  </w:style>
  <w:style w:type="paragraph" w:styleId="9">
    <w:name w:val="toc 1"/>
    <w:basedOn w:val="1"/>
    <w:next w:val="1"/>
    <w:autoRedefine/>
    <w:qFormat/>
    <w:uiPriority w:val="39"/>
    <w:pPr>
      <w:widowControl w:val="0"/>
      <w:tabs>
        <w:tab w:val="right" w:leader="dot" w:pos="9242"/>
      </w:tabs>
      <w:spacing w:after="0" w:line="560" w:lineRule="exact"/>
      <w:jc w:val="center"/>
    </w:pPr>
    <w:rPr>
      <w:rFonts w:ascii="宋体" w:hAnsi="Times New Roman" w:cs="Times New Roman"/>
      <w:b/>
      <w:kern w:val="2"/>
      <w:sz w:val="44"/>
      <w:szCs w:val="44"/>
    </w:rPr>
  </w:style>
  <w:style w:type="paragraph" w:styleId="10">
    <w:name w:val="Subtitle"/>
    <w:basedOn w:val="1"/>
    <w:next w:val="1"/>
    <w:link w:val="51"/>
    <w:autoRedefine/>
    <w:qFormat/>
    <w:uiPriority w:val="11"/>
    <w:pPr>
      <w:spacing w:before="240" w:after="60" w:line="312" w:lineRule="auto"/>
      <w:jc w:val="center"/>
      <w:outlineLvl w:val="1"/>
    </w:pPr>
    <w:rPr>
      <w:rFonts w:asciiTheme="minorHAnsi" w:hAnsiTheme="minorHAnsi" w:eastAsiaTheme="minorEastAsia"/>
      <w:b/>
      <w:bCs/>
      <w:kern w:val="28"/>
      <w:sz w:val="32"/>
      <w:szCs w:val="32"/>
    </w:rPr>
  </w:style>
  <w:style w:type="paragraph" w:styleId="11">
    <w:name w:val="toc 2"/>
    <w:basedOn w:val="1"/>
    <w:next w:val="1"/>
    <w:autoRedefine/>
    <w:unhideWhenUsed/>
    <w:qFormat/>
    <w:uiPriority w:val="39"/>
    <w:pPr>
      <w:spacing w:after="100"/>
      <w:ind w:left="220"/>
    </w:pPr>
    <w:rPr>
      <w:rFonts w:cs="Times New Roman" w:asciiTheme="minorHAnsi" w:hAnsiTheme="minorHAnsi" w:eastAsiaTheme="minorEastAsia"/>
    </w:rPr>
  </w:style>
  <w:style w:type="paragraph" w:styleId="12">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3">
    <w:name w:val="Normal (Web)"/>
    <w:basedOn w:val="1"/>
    <w:autoRedefine/>
    <w:unhideWhenUsed/>
    <w:qFormat/>
    <w:uiPriority w:val="99"/>
    <w:pPr>
      <w:spacing w:before="100" w:beforeAutospacing="1" w:after="100" w:afterAutospacing="1" w:line="240" w:lineRule="auto"/>
    </w:pPr>
    <w:rPr>
      <w:rFonts w:ascii="宋体" w:hAnsi="宋体" w:cs="宋体"/>
      <w:sz w:val="24"/>
      <w:szCs w:val="24"/>
    </w:rPr>
  </w:style>
  <w:style w:type="paragraph" w:styleId="14">
    <w:name w:val="annotation subject"/>
    <w:basedOn w:val="4"/>
    <w:next w:val="4"/>
    <w:link w:val="53"/>
    <w:autoRedefine/>
    <w:semiHidden/>
    <w:unhideWhenUsed/>
    <w:qFormat/>
    <w:uiPriority w:val="99"/>
    <w:rPr>
      <w:b/>
      <w:bCs/>
    </w:rPr>
  </w:style>
  <w:style w:type="table" w:styleId="16">
    <w:name w:val="Table Grid"/>
    <w:basedOn w:val="15"/>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autoRedefine/>
    <w:qFormat/>
    <w:uiPriority w:val="22"/>
    <w:rPr>
      <w:b/>
      <w:bCs/>
    </w:rPr>
  </w:style>
  <w:style w:type="character" w:styleId="19">
    <w:name w:val="FollowedHyperlink"/>
    <w:basedOn w:val="17"/>
    <w:autoRedefine/>
    <w:semiHidden/>
    <w:unhideWhenUsed/>
    <w:qFormat/>
    <w:uiPriority w:val="99"/>
    <w:rPr>
      <w:color w:val="954F72" w:themeColor="followedHyperlink"/>
      <w:u w:val="single"/>
      <w14:textFill>
        <w14:solidFill>
          <w14:schemeClr w14:val="folHlink"/>
        </w14:solidFill>
      </w14:textFill>
    </w:rPr>
  </w:style>
  <w:style w:type="character" w:styleId="20">
    <w:name w:val="Emphasis"/>
    <w:basedOn w:val="17"/>
    <w:autoRedefine/>
    <w:qFormat/>
    <w:uiPriority w:val="20"/>
    <w:rPr>
      <w:i/>
      <w:iCs/>
    </w:rPr>
  </w:style>
  <w:style w:type="character" w:styleId="21">
    <w:name w:val="Hyperlink"/>
    <w:basedOn w:val="17"/>
    <w:autoRedefine/>
    <w:unhideWhenUsed/>
    <w:qFormat/>
    <w:uiPriority w:val="99"/>
    <w:rPr>
      <w:color w:val="0000FF"/>
      <w:u w:val="single"/>
    </w:rPr>
  </w:style>
  <w:style w:type="character" w:styleId="22">
    <w:name w:val="annotation reference"/>
    <w:basedOn w:val="17"/>
    <w:autoRedefine/>
    <w:semiHidden/>
    <w:unhideWhenUsed/>
    <w:qFormat/>
    <w:uiPriority w:val="99"/>
    <w:rPr>
      <w:sz w:val="21"/>
      <w:szCs w:val="21"/>
    </w:rPr>
  </w:style>
  <w:style w:type="paragraph" w:styleId="23">
    <w:name w:val="List Paragraph"/>
    <w:basedOn w:val="1"/>
    <w:autoRedefine/>
    <w:qFormat/>
    <w:uiPriority w:val="34"/>
    <w:pPr>
      <w:ind w:firstLine="420" w:firstLineChars="200"/>
    </w:pPr>
  </w:style>
  <w:style w:type="paragraph" w:customStyle="1" w:styleId="24">
    <w:name w:val="Default"/>
    <w:autoRedefine/>
    <w:qFormat/>
    <w:uiPriority w:val="0"/>
    <w:pPr>
      <w:widowControl w:val="0"/>
      <w:autoSpaceDE w:val="0"/>
      <w:autoSpaceDN w:val="0"/>
      <w:adjustRightInd w:val="0"/>
    </w:pPr>
    <w:rPr>
      <w:rFonts w:ascii="仿宋_GB2312" w:eastAsia="仿宋_GB2312" w:cs="仿宋_GB2312" w:hAnsiTheme="minorHAnsi"/>
      <w:color w:val="000000"/>
      <w:sz w:val="24"/>
      <w:szCs w:val="24"/>
      <w:lang w:val="en-US" w:eastAsia="zh-CN" w:bidi="ar-SA"/>
    </w:rPr>
  </w:style>
  <w:style w:type="character" w:customStyle="1" w:styleId="25">
    <w:name w:val="页眉 字符"/>
    <w:basedOn w:val="17"/>
    <w:link w:val="8"/>
    <w:autoRedefine/>
    <w:qFormat/>
    <w:uiPriority w:val="99"/>
    <w:rPr>
      <w:rFonts w:ascii="Georgia" w:hAnsi="Georgia" w:eastAsia="宋体"/>
      <w:kern w:val="0"/>
      <w:sz w:val="18"/>
      <w:szCs w:val="18"/>
    </w:rPr>
  </w:style>
  <w:style w:type="character" w:customStyle="1" w:styleId="26">
    <w:name w:val="页脚 字符"/>
    <w:basedOn w:val="17"/>
    <w:link w:val="7"/>
    <w:autoRedefine/>
    <w:qFormat/>
    <w:uiPriority w:val="99"/>
    <w:rPr>
      <w:rFonts w:ascii="Georgia" w:hAnsi="Georgia" w:eastAsia="宋体"/>
      <w:kern w:val="0"/>
      <w:sz w:val="18"/>
      <w:szCs w:val="18"/>
    </w:rPr>
  </w:style>
  <w:style w:type="character" w:customStyle="1" w:styleId="27">
    <w:name w:val="fontstyle01"/>
    <w:basedOn w:val="17"/>
    <w:autoRedefine/>
    <w:qFormat/>
    <w:uiPriority w:val="0"/>
    <w:rPr>
      <w:rFonts w:hint="default" w:ascii="MicrosoftYaHei-Bold" w:hAnsi="MicrosoftYaHei-Bold"/>
      <w:b/>
      <w:bCs/>
      <w:color w:val="FFFFFF"/>
      <w:sz w:val="32"/>
      <w:szCs w:val="32"/>
    </w:rPr>
  </w:style>
  <w:style w:type="character" w:customStyle="1" w:styleId="28">
    <w:name w:val="fontstyle21"/>
    <w:basedOn w:val="17"/>
    <w:autoRedefine/>
    <w:qFormat/>
    <w:uiPriority w:val="0"/>
    <w:rPr>
      <w:rFonts w:hint="eastAsia" w:ascii="华文楷体" w:hAnsi="华文楷体" w:eastAsia="华文楷体"/>
      <w:color w:val="000000"/>
      <w:sz w:val="28"/>
      <w:szCs w:val="28"/>
    </w:rPr>
  </w:style>
  <w:style w:type="paragraph" w:customStyle="1" w:styleId="29">
    <w:name w:val="规章制度"/>
    <w:basedOn w:val="1"/>
    <w:link w:val="30"/>
    <w:autoRedefine/>
    <w:qFormat/>
    <w:uiPriority w:val="0"/>
    <w:pPr>
      <w:widowControl w:val="0"/>
      <w:numPr>
        <w:ilvl w:val="0"/>
        <w:numId w:val="1"/>
      </w:numPr>
      <w:snapToGrid w:val="0"/>
      <w:spacing w:after="0" w:line="560" w:lineRule="exact"/>
      <w:jc w:val="both"/>
      <w:outlineLvl w:val="0"/>
    </w:pPr>
    <w:rPr>
      <w:rFonts w:ascii="仿宋_GB2312" w:hAnsi="华文楷体" w:eastAsia="仿宋_GB2312" w:cs="Times New Roman"/>
      <w:kern w:val="2"/>
      <w:sz w:val="32"/>
      <w:szCs w:val="32"/>
    </w:rPr>
  </w:style>
  <w:style w:type="character" w:customStyle="1" w:styleId="30">
    <w:name w:val="规章制度 Char"/>
    <w:basedOn w:val="17"/>
    <w:link w:val="29"/>
    <w:autoRedefine/>
    <w:qFormat/>
    <w:uiPriority w:val="0"/>
    <w:rPr>
      <w:rFonts w:ascii="仿宋_GB2312" w:hAnsi="华文楷体" w:eastAsia="仿宋_GB2312" w:cs="Times New Roman"/>
      <w:sz w:val="32"/>
      <w:szCs w:val="32"/>
    </w:rPr>
  </w:style>
  <w:style w:type="character" w:customStyle="1" w:styleId="31">
    <w:name w:val="批注框文本 字符"/>
    <w:basedOn w:val="17"/>
    <w:link w:val="6"/>
    <w:autoRedefine/>
    <w:semiHidden/>
    <w:qFormat/>
    <w:uiPriority w:val="99"/>
    <w:rPr>
      <w:rFonts w:ascii="Georgia" w:hAnsi="Georgia" w:eastAsia="宋体"/>
      <w:kern w:val="0"/>
      <w:sz w:val="18"/>
      <w:szCs w:val="18"/>
    </w:rPr>
  </w:style>
  <w:style w:type="paragraph" w:customStyle="1" w:styleId="32">
    <w:name w:val="封面标准名称"/>
    <w:autoRedefine/>
    <w:qFormat/>
    <w:uiPriority w:val="0"/>
    <w:pPr>
      <w:framePr w:w="9639" w:h="6917" w:hRule="exact" w:wrap="around" w:vAnchor="page" w:hAnchor="page" w:xAlign="center" w:y="6408" w:anchorLock="1"/>
      <w:widowControl w:val="0"/>
      <w:spacing w:line="680" w:lineRule="exact"/>
      <w:jc w:val="center"/>
      <w:textAlignment w:val="center"/>
    </w:pPr>
    <w:rPr>
      <w:rFonts w:ascii="黑体" w:hAnsi="Times New Roman" w:eastAsia="黑体" w:cs="Times New Roman"/>
      <w:sz w:val="52"/>
      <w:lang w:val="en-US" w:eastAsia="zh-CN" w:bidi="ar-SA"/>
    </w:rPr>
  </w:style>
  <w:style w:type="paragraph" w:customStyle="1" w:styleId="33">
    <w:name w:val="段"/>
    <w:link w:val="34"/>
    <w:autoRedefine/>
    <w:qFormat/>
    <w:uiPriority w:val="0"/>
    <w:pPr>
      <w:tabs>
        <w:tab w:val="center" w:pos="4201"/>
        <w:tab w:val="right" w:leader="dot" w:pos="9298"/>
      </w:tabs>
      <w:autoSpaceDE w:val="0"/>
      <w:autoSpaceDN w:val="0"/>
      <w:ind w:firstLine="420" w:firstLineChars="200"/>
      <w:jc w:val="both"/>
    </w:pPr>
    <w:rPr>
      <w:rFonts w:ascii="宋体" w:hAnsi="Times New Roman" w:eastAsia="宋体" w:cs="Times New Roman"/>
      <w:sz w:val="21"/>
      <w:lang w:val="en-US" w:eastAsia="zh-CN" w:bidi="ar-SA"/>
    </w:rPr>
  </w:style>
  <w:style w:type="character" w:customStyle="1" w:styleId="34">
    <w:name w:val="段 Char"/>
    <w:basedOn w:val="17"/>
    <w:link w:val="33"/>
    <w:autoRedefine/>
    <w:qFormat/>
    <w:uiPriority w:val="0"/>
    <w:rPr>
      <w:rFonts w:ascii="宋体" w:hAnsi="Times New Roman" w:eastAsia="宋体" w:cs="Times New Roman"/>
      <w:kern w:val="0"/>
      <w:szCs w:val="20"/>
    </w:rPr>
  </w:style>
  <w:style w:type="paragraph" w:customStyle="1" w:styleId="35">
    <w:name w:val="目次、标准名称标题"/>
    <w:basedOn w:val="1"/>
    <w:next w:val="33"/>
    <w:autoRedefine/>
    <w:qFormat/>
    <w:uiPriority w:val="0"/>
    <w:pPr>
      <w:keepNext/>
      <w:pageBreakBefore/>
      <w:shd w:val="clear" w:color="FFFFFF" w:fill="FFFFFF"/>
      <w:spacing w:before="640" w:after="560" w:line="460" w:lineRule="exact"/>
      <w:jc w:val="center"/>
      <w:outlineLvl w:val="0"/>
    </w:pPr>
    <w:rPr>
      <w:rFonts w:ascii="黑体" w:hAnsi="Times New Roman" w:eastAsia="黑体" w:cs="Times New Roman"/>
      <w:sz w:val="32"/>
      <w:szCs w:val="20"/>
    </w:rPr>
  </w:style>
  <w:style w:type="paragraph" w:customStyle="1" w:styleId="36">
    <w:name w:val="一级条标题"/>
    <w:next w:val="33"/>
    <w:autoRedefine/>
    <w:qFormat/>
    <w:uiPriority w:val="0"/>
    <w:pPr>
      <w:numPr>
        <w:ilvl w:val="1"/>
        <w:numId w:val="2"/>
      </w:numPr>
      <w:spacing w:beforeLines="50" w:afterLines="50"/>
      <w:outlineLvl w:val="2"/>
    </w:pPr>
    <w:rPr>
      <w:rFonts w:ascii="黑体" w:hAnsi="Times New Roman" w:eastAsia="黑体" w:cs="Times New Roman"/>
      <w:sz w:val="21"/>
      <w:szCs w:val="21"/>
      <w:lang w:val="en-US" w:eastAsia="zh-CN" w:bidi="ar-SA"/>
    </w:rPr>
  </w:style>
  <w:style w:type="paragraph" w:customStyle="1" w:styleId="37">
    <w:name w:val="章标题"/>
    <w:next w:val="33"/>
    <w:autoRedefine/>
    <w:qFormat/>
    <w:uiPriority w:val="0"/>
    <w:pPr>
      <w:numPr>
        <w:ilvl w:val="0"/>
        <w:numId w:val="2"/>
      </w:numPr>
      <w:spacing w:beforeLines="100" w:afterLines="100"/>
      <w:jc w:val="both"/>
      <w:outlineLvl w:val="1"/>
    </w:pPr>
    <w:rPr>
      <w:rFonts w:ascii="黑体" w:hAnsi="Times New Roman" w:eastAsia="黑体" w:cs="Times New Roman"/>
      <w:sz w:val="21"/>
      <w:lang w:val="en-US" w:eastAsia="zh-CN" w:bidi="ar-SA"/>
    </w:rPr>
  </w:style>
  <w:style w:type="paragraph" w:customStyle="1" w:styleId="38">
    <w:name w:val="二级条标题"/>
    <w:basedOn w:val="36"/>
    <w:next w:val="33"/>
    <w:autoRedefine/>
    <w:qFormat/>
    <w:uiPriority w:val="0"/>
    <w:pPr>
      <w:numPr>
        <w:ilvl w:val="2"/>
      </w:numPr>
      <w:spacing w:before="50" w:after="50"/>
      <w:outlineLvl w:val="3"/>
    </w:pPr>
  </w:style>
  <w:style w:type="paragraph" w:customStyle="1" w:styleId="39">
    <w:name w:val="列项——（一级）"/>
    <w:autoRedefine/>
    <w:qFormat/>
    <w:uiPriority w:val="0"/>
    <w:pPr>
      <w:widowControl w:val="0"/>
      <w:numPr>
        <w:ilvl w:val="0"/>
        <w:numId w:val="3"/>
      </w:numPr>
      <w:jc w:val="both"/>
    </w:pPr>
    <w:rPr>
      <w:rFonts w:ascii="宋体" w:hAnsi="Times New Roman" w:eastAsia="宋体" w:cs="Times New Roman"/>
      <w:sz w:val="21"/>
      <w:lang w:val="en-US" w:eastAsia="zh-CN" w:bidi="ar-SA"/>
    </w:rPr>
  </w:style>
  <w:style w:type="paragraph" w:customStyle="1" w:styleId="40">
    <w:name w:val="列项●（二级）"/>
    <w:autoRedefine/>
    <w:qFormat/>
    <w:uiPriority w:val="0"/>
    <w:pPr>
      <w:numPr>
        <w:ilvl w:val="1"/>
        <w:numId w:val="3"/>
      </w:numPr>
      <w:tabs>
        <w:tab w:val="left" w:pos="840"/>
      </w:tabs>
      <w:jc w:val="both"/>
    </w:pPr>
    <w:rPr>
      <w:rFonts w:ascii="宋体" w:hAnsi="Times New Roman" w:eastAsia="宋体" w:cs="Times New Roman"/>
      <w:sz w:val="21"/>
      <w:lang w:val="en-US" w:eastAsia="zh-CN" w:bidi="ar-SA"/>
    </w:rPr>
  </w:style>
  <w:style w:type="paragraph" w:customStyle="1" w:styleId="41">
    <w:name w:val="三级条标题"/>
    <w:basedOn w:val="38"/>
    <w:next w:val="33"/>
    <w:autoRedefine/>
    <w:qFormat/>
    <w:uiPriority w:val="0"/>
    <w:pPr>
      <w:numPr>
        <w:ilvl w:val="3"/>
      </w:numPr>
      <w:outlineLvl w:val="4"/>
    </w:pPr>
  </w:style>
  <w:style w:type="paragraph" w:customStyle="1" w:styleId="42">
    <w:name w:val="四级条标题"/>
    <w:basedOn w:val="41"/>
    <w:next w:val="33"/>
    <w:autoRedefine/>
    <w:qFormat/>
    <w:uiPriority w:val="0"/>
    <w:pPr>
      <w:numPr>
        <w:ilvl w:val="4"/>
      </w:numPr>
      <w:outlineLvl w:val="5"/>
    </w:pPr>
  </w:style>
  <w:style w:type="paragraph" w:customStyle="1" w:styleId="43">
    <w:name w:val="五级条标题"/>
    <w:basedOn w:val="42"/>
    <w:next w:val="33"/>
    <w:autoRedefine/>
    <w:qFormat/>
    <w:uiPriority w:val="0"/>
    <w:pPr>
      <w:numPr>
        <w:ilvl w:val="5"/>
      </w:numPr>
      <w:outlineLvl w:val="6"/>
    </w:pPr>
  </w:style>
  <w:style w:type="paragraph" w:customStyle="1" w:styleId="44">
    <w:name w:val="列项◆（三级）"/>
    <w:basedOn w:val="1"/>
    <w:autoRedefine/>
    <w:qFormat/>
    <w:uiPriority w:val="0"/>
    <w:pPr>
      <w:widowControl w:val="0"/>
      <w:numPr>
        <w:ilvl w:val="2"/>
        <w:numId w:val="3"/>
      </w:numPr>
      <w:spacing w:after="0" w:line="240" w:lineRule="auto"/>
      <w:jc w:val="both"/>
    </w:pPr>
    <w:rPr>
      <w:rFonts w:ascii="宋体" w:hAnsi="Times New Roman" w:cs="Times New Roman"/>
      <w:kern w:val="2"/>
      <w:sz w:val="21"/>
      <w:szCs w:val="21"/>
    </w:rPr>
  </w:style>
  <w:style w:type="paragraph" w:customStyle="1" w:styleId="45">
    <w:name w:val="一级无"/>
    <w:basedOn w:val="36"/>
    <w:autoRedefine/>
    <w:qFormat/>
    <w:uiPriority w:val="0"/>
    <w:pPr>
      <w:spacing w:beforeLines="0" w:afterLines="0"/>
    </w:pPr>
    <w:rPr>
      <w:rFonts w:ascii="宋体" w:eastAsia="宋体"/>
    </w:rPr>
  </w:style>
  <w:style w:type="character" w:customStyle="1" w:styleId="46">
    <w:name w:val="标题 2 字符"/>
    <w:basedOn w:val="17"/>
    <w:link w:val="3"/>
    <w:autoRedefine/>
    <w:semiHidden/>
    <w:qFormat/>
    <w:uiPriority w:val="0"/>
    <w:rPr>
      <w:rFonts w:ascii="Arial" w:hAnsi="Arial" w:eastAsia="黑体" w:cs="Times New Roman"/>
      <w:b/>
      <w:bCs/>
      <w:sz w:val="32"/>
      <w:szCs w:val="32"/>
    </w:rPr>
  </w:style>
  <w:style w:type="paragraph" w:customStyle="1" w:styleId="47">
    <w:name w:val="条文"/>
    <w:basedOn w:val="29"/>
    <w:link w:val="48"/>
    <w:autoRedefine/>
    <w:qFormat/>
    <w:uiPriority w:val="0"/>
    <w:pPr>
      <w:numPr>
        <w:numId w:val="0"/>
      </w:numPr>
      <w:ind w:firstLine="640" w:firstLineChars="200"/>
    </w:pPr>
  </w:style>
  <w:style w:type="character" w:customStyle="1" w:styleId="48">
    <w:name w:val="条文 Char"/>
    <w:basedOn w:val="30"/>
    <w:link w:val="47"/>
    <w:autoRedefine/>
    <w:qFormat/>
    <w:uiPriority w:val="0"/>
    <w:rPr>
      <w:rFonts w:ascii="仿宋_GB2312" w:hAnsi="华文楷体" w:eastAsia="仿宋_GB2312" w:cs="Times New Roman"/>
      <w:sz w:val="32"/>
      <w:szCs w:val="32"/>
    </w:rPr>
  </w:style>
  <w:style w:type="character" w:customStyle="1" w:styleId="49">
    <w:name w:val="标题 1 字符"/>
    <w:basedOn w:val="17"/>
    <w:link w:val="2"/>
    <w:autoRedefine/>
    <w:qFormat/>
    <w:uiPriority w:val="9"/>
    <w:rPr>
      <w:rFonts w:ascii="Georgia" w:hAnsi="Georgia" w:eastAsia="宋体"/>
      <w:b/>
      <w:bCs/>
      <w:kern w:val="44"/>
      <w:sz w:val="44"/>
      <w:szCs w:val="44"/>
    </w:rPr>
  </w:style>
  <w:style w:type="paragraph" w:customStyle="1" w:styleId="50">
    <w:name w:val="TOC 标题1"/>
    <w:basedOn w:val="2"/>
    <w:next w:val="1"/>
    <w:autoRedefine/>
    <w:unhideWhenUsed/>
    <w:qFormat/>
    <w:uiPriority w:val="39"/>
    <w:pPr>
      <w:spacing w:before="240" w:after="0" w:line="259" w:lineRule="auto"/>
      <w:outlineLvl w:val="9"/>
    </w:pPr>
    <w:rPr>
      <w:rFonts w:asciiTheme="majorHAnsi" w:hAnsiTheme="majorHAnsi" w:eastAsiaTheme="majorEastAsia" w:cstheme="majorBidi"/>
      <w:b w:val="0"/>
      <w:bCs w:val="0"/>
      <w:color w:val="2E75B6" w:themeColor="accent1" w:themeShade="BF"/>
      <w:kern w:val="0"/>
      <w:sz w:val="32"/>
      <w:szCs w:val="32"/>
    </w:rPr>
  </w:style>
  <w:style w:type="character" w:customStyle="1" w:styleId="51">
    <w:name w:val="副标题 字符"/>
    <w:basedOn w:val="17"/>
    <w:link w:val="10"/>
    <w:autoRedefine/>
    <w:qFormat/>
    <w:uiPriority w:val="11"/>
    <w:rPr>
      <w:b/>
      <w:bCs/>
      <w:kern w:val="28"/>
      <w:sz w:val="32"/>
      <w:szCs w:val="32"/>
    </w:rPr>
  </w:style>
  <w:style w:type="character" w:customStyle="1" w:styleId="52">
    <w:name w:val="批注文字 字符"/>
    <w:basedOn w:val="17"/>
    <w:link w:val="4"/>
    <w:autoRedefine/>
    <w:qFormat/>
    <w:uiPriority w:val="99"/>
    <w:rPr>
      <w:rFonts w:ascii="Georgia" w:hAnsi="Georgia" w:cstheme="minorBidi"/>
      <w:color w:val="FF0000"/>
      <w:sz w:val="22"/>
      <w:szCs w:val="22"/>
    </w:rPr>
  </w:style>
  <w:style w:type="character" w:customStyle="1" w:styleId="53">
    <w:name w:val="批注主题 字符"/>
    <w:basedOn w:val="52"/>
    <w:link w:val="14"/>
    <w:autoRedefine/>
    <w:semiHidden/>
    <w:qFormat/>
    <w:uiPriority w:val="99"/>
    <w:rPr>
      <w:rFonts w:ascii="Georgia" w:hAnsi="Georgia" w:eastAsia="宋体" w:cstheme="minorBidi"/>
      <w:b/>
      <w:bCs/>
      <w:color w:val="FF0000"/>
      <w:kern w:val="0"/>
      <w:sz w:val="22"/>
      <w:szCs w:val="22"/>
    </w:rPr>
  </w:style>
  <w:style w:type="paragraph" w:customStyle="1" w:styleId="54">
    <w:name w:val="WPSOffice手动目录 1"/>
    <w:autoRedefine/>
    <w:qFormat/>
    <w:uiPriority w:val="0"/>
    <w:rPr>
      <w:rFonts w:asciiTheme="minorHAnsi" w:hAnsiTheme="minorHAnsi" w:eastAsiaTheme="minorEastAsia" w:cstheme="minorBidi"/>
      <w:lang w:val="en-US" w:eastAsia="zh-CN" w:bidi="ar-SA"/>
    </w:rPr>
  </w:style>
  <w:style w:type="paragraph" w:customStyle="1" w:styleId="55">
    <w:name w:val="表格"/>
    <w:basedOn w:val="1"/>
    <w:qFormat/>
    <w:uiPriority w:val="0"/>
    <w:pPr>
      <w:adjustRightInd w:val="0"/>
      <w:snapToGrid w:val="0"/>
      <w:spacing w:after="0" w:line="320" w:lineRule="exact"/>
      <w:jc w:val="center"/>
    </w:pPr>
    <w:rPr>
      <w:rFonts w:hint="eastAsia" w:ascii="宋体" w:hAnsi="Calibri" w:cs="Times New Roman"/>
      <w:kern w:val="2"/>
      <w:sz w:val="21"/>
      <w:szCs w:val="21"/>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glossaryDocument" Target="glossary/document.xml"/><Relationship Id="rId13" Type="http://schemas.microsoft.com/office/2011/relationships/people" Target="people.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F2EB5BA70E9049EC8FFB4D03021B6556"/>
        <w:style w:val=""/>
        <w:category>
          <w:name w:val="常规"/>
          <w:gallery w:val="placeholder"/>
        </w:category>
        <w:types>
          <w:type w:val="bbPlcHdr"/>
        </w:types>
        <w:behaviors>
          <w:behavior w:val="content"/>
        </w:behaviors>
        <w:description w:val=""/>
        <w:guid w:val="{132CE08D-D885-411E-B6CD-BAB81694FA0C}"/>
      </w:docPartPr>
      <w:docPartBody>
        <w:p w14:paraId="3034AAE2">
          <w:pPr>
            <w:pStyle w:val="4"/>
          </w:pPr>
          <w:r>
            <w:rPr>
              <w:lang w:val="zh-CN"/>
            </w:rPr>
            <w:t>[在此处键入]</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05B7"/>
    <w:rsid w:val="00002ECE"/>
    <w:rsid w:val="000E74B1"/>
    <w:rsid w:val="0011439C"/>
    <w:rsid w:val="00122240"/>
    <w:rsid w:val="00197DAE"/>
    <w:rsid w:val="001E5632"/>
    <w:rsid w:val="00215847"/>
    <w:rsid w:val="002B363F"/>
    <w:rsid w:val="002B5A87"/>
    <w:rsid w:val="002F61B1"/>
    <w:rsid w:val="003A7938"/>
    <w:rsid w:val="003B6B98"/>
    <w:rsid w:val="003D3250"/>
    <w:rsid w:val="003F014E"/>
    <w:rsid w:val="003F51E6"/>
    <w:rsid w:val="00415515"/>
    <w:rsid w:val="00462821"/>
    <w:rsid w:val="004E369C"/>
    <w:rsid w:val="004F1DF8"/>
    <w:rsid w:val="005128D7"/>
    <w:rsid w:val="005917CF"/>
    <w:rsid w:val="005D5339"/>
    <w:rsid w:val="00611FC7"/>
    <w:rsid w:val="006314E5"/>
    <w:rsid w:val="00643E69"/>
    <w:rsid w:val="00687561"/>
    <w:rsid w:val="006A1FC6"/>
    <w:rsid w:val="006A4D4E"/>
    <w:rsid w:val="006F7919"/>
    <w:rsid w:val="00710447"/>
    <w:rsid w:val="0071684C"/>
    <w:rsid w:val="00724577"/>
    <w:rsid w:val="00745BD5"/>
    <w:rsid w:val="007668D9"/>
    <w:rsid w:val="00782BCB"/>
    <w:rsid w:val="007A0404"/>
    <w:rsid w:val="00810991"/>
    <w:rsid w:val="008259D0"/>
    <w:rsid w:val="008401EE"/>
    <w:rsid w:val="00891149"/>
    <w:rsid w:val="00892044"/>
    <w:rsid w:val="008E12D9"/>
    <w:rsid w:val="009D37F0"/>
    <w:rsid w:val="009F3F15"/>
    <w:rsid w:val="00A27410"/>
    <w:rsid w:val="00A279AC"/>
    <w:rsid w:val="00A31FAD"/>
    <w:rsid w:val="00A54A38"/>
    <w:rsid w:val="00AF0D60"/>
    <w:rsid w:val="00AF3E6F"/>
    <w:rsid w:val="00B0230B"/>
    <w:rsid w:val="00B12111"/>
    <w:rsid w:val="00B51429"/>
    <w:rsid w:val="00B63801"/>
    <w:rsid w:val="00B747FB"/>
    <w:rsid w:val="00B97BE5"/>
    <w:rsid w:val="00BA3919"/>
    <w:rsid w:val="00BE3845"/>
    <w:rsid w:val="00BF33B8"/>
    <w:rsid w:val="00CB50E6"/>
    <w:rsid w:val="00D211AB"/>
    <w:rsid w:val="00D60B18"/>
    <w:rsid w:val="00D649E6"/>
    <w:rsid w:val="00D752FC"/>
    <w:rsid w:val="00D81096"/>
    <w:rsid w:val="00D842F6"/>
    <w:rsid w:val="00DC6C3B"/>
    <w:rsid w:val="00E6348B"/>
    <w:rsid w:val="00E739C9"/>
    <w:rsid w:val="00EA42FF"/>
    <w:rsid w:val="00EC70C2"/>
    <w:rsid w:val="00ED6032"/>
    <w:rsid w:val="00F123A1"/>
    <w:rsid w:val="00F6776F"/>
    <w:rsid w:val="00FB51C1"/>
    <w:rsid w:val="00FC05B7"/>
    <w:rsid w:val="00FD5D30"/>
    <w:rsid w:val="00FF6F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customStyle="1" w:styleId="4">
    <w:name w:val="F2EB5BA70E9049EC8FFB4D03021B6556"/>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0407A18-BA8B-45A9-A2E1-D957D2F349D3}">
  <ds:schemaRefs/>
</ds:datastoreItem>
</file>

<file path=docProps/app.xml><?xml version="1.0" encoding="utf-8"?>
<Properties xmlns="http://schemas.openxmlformats.org/officeDocument/2006/extended-properties" xmlns:vt="http://schemas.openxmlformats.org/officeDocument/2006/docPropsVTypes">
  <Template>Normal</Template>
  <Pages>17</Pages>
  <Words>3380</Words>
  <Characters>3485</Characters>
  <Lines>45</Lines>
  <Paragraphs>12</Paragraphs>
  <TotalTime>15</TotalTime>
  <ScaleCrop>false</ScaleCrop>
  <LinksUpToDate>false</LinksUpToDate>
  <CharactersWithSpaces>3510</CharactersWithSpaces>
  <Application>WPS Office_12.8.2.21215_F1E327BC-269C-435d-A152-05C5408002CA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2023-06-27T13:44:00Z</dcterms:created>
  <dc:creator>Jiao Peng 焦鹏</dc:creator>
  <cp:lastModifiedBy>咨询组</cp:lastModifiedBy>
  <cp:lastPrinted>2022-12-28T03:00:00Z</cp:lastPrinted>
  <dcterms:modified xsi:type="dcterms:W3CDTF">2026-03-30T03:17:49Z</dcterms:modified>
  <cp:revision>674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2052-12.8.2.21215</vt:lpwstr>
  </property>
  <property fmtid="{D5CDD505-2E9C-101B-9397-08002B2CF9AE}" pid="3" name="ICV">
    <vt:lpwstr>A5B4580F784D47DB992551D2D37A5A70_13</vt:lpwstr>
  </property>
  <property fmtid="{D5CDD505-2E9C-101B-9397-08002B2CF9AE}" pid="4" name="KSOTemplateDocerSaveRecord">
    <vt:lpwstr>eyJoZGlkIjoiODYxN2U0MWJmZDU3YWU5MjM0OTEwYTg5YThkMjgyZTEiLCJ1c2VySWQiOiI1Nzg1NTMzOTQifQ==</vt:lpwstr>
  </property>
</Properties>
</file>
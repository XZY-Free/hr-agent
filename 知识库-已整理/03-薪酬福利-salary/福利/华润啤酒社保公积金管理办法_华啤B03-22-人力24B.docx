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739C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jc w:val="center"/>
        <w:textAlignment w:val="baseline"/>
        <w:outlineLvl w:val="0"/>
        <w:rPr>
          <w:rFonts w:hint="eastAsia" w:ascii="华文中宋" w:hAnsi="华文中宋" w:eastAsia="华文中宋" w:cs="华文中宋"/>
          <w:spacing w:val="-1"/>
          <w:sz w:val="24"/>
          <w:szCs w:val="24"/>
          <w:lang w:eastAsia="zh-CN"/>
        </w:rPr>
      </w:pPr>
      <w:bookmarkStart w:id="0" w:name="_bookmark1"/>
      <w:bookmarkEnd w:id="0"/>
      <w:r>
        <w:rPr>
          <w:rFonts w:ascii="华文中宋" w:hAnsi="华文中宋" w:eastAsia="华文中宋" w:cs="华文中宋"/>
          <w:spacing w:val="-1"/>
          <w:sz w:val="36"/>
          <w:szCs w:val="36"/>
        </w:rPr>
        <w:t>华润啤酒社保公积金管理办法</w:t>
      </w:r>
      <w:r>
        <w:rPr>
          <w:rFonts w:hint="eastAsia" w:ascii="华文中宋" w:hAnsi="华文中宋" w:eastAsia="华文中宋" w:cs="华文中宋"/>
          <w:spacing w:val="-1"/>
          <w:sz w:val="24"/>
          <w:szCs w:val="24"/>
          <w:lang w:eastAsia="zh-CN"/>
        </w:rPr>
        <w:t>（</w:t>
      </w:r>
      <w:r>
        <w:rPr>
          <w:rFonts w:ascii="华文中宋" w:hAnsi="华文中宋" w:eastAsia="华文中宋" w:cs="华文中宋"/>
          <w:spacing w:val="-1"/>
          <w:sz w:val="24"/>
          <w:szCs w:val="24"/>
        </w:rPr>
        <w:t>华啤B03-22-人力24B</w:t>
      </w:r>
      <w:r>
        <w:rPr>
          <w:rFonts w:hint="eastAsia" w:ascii="华文中宋" w:hAnsi="华文中宋" w:eastAsia="华文中宋" w:cs="华文中宋"/>
          <w:spacing w:val="-1"/>
          <w:sz w:val="24"/>
          <w:szCs w:val="24"/>
          <w:lang w:eastAsia="zh-CN"/>
        </w:rPr>
        <w:t>）</w:t>
      </w:r>
    </w:p>
    <w:p w14:paraId="0387A729">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第一章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总则</w:t>
      </w:r>
    </w:p>
    <w:p w14:paraId="2CAE26E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del w:id="0" w:author="咨询组" w:date="2025-10-23T14:44:32Z"/>
          <w:rFonts w:hint="eastAsia" w:ascii="仿宋" w:hAnsi="仿宋" w:eastAsia="仿宋" w:cs="仿宋"/>
          <w:spacing w:val="11"/>
          <w:position w:val="0"/>
          <w:sz w:val="31"/>
          <w:szCs w:val="31"/>
          <w:lang w:eastAsia="zh-CN"/>
        </w:rPr>
      </w:pPr>
      <w:del w:id="1" w:author="咨询组" w:date="2025-10-23T14:44:32Z">
        <w:r>
          <w:rPr>
            <w:rFonts w:hint="eastAsia" w:ascii="黑体" w:hAnsi="黑体" w:eastAsia="黑体" w:cs="黑体"/>
            <w:spacing w:val="12"/>
            <w:sz w:val="31"/>
            <w:szCs w:val="31"/>
            <w:lang w:eastAsia="zh-CN"/>
          </w:rPr>
          <w:delText>第一条</w:delText>
        </w:r>
      </w:del>
      <w:del w:id="2" w:author="咨询组" w:date="2025-10-23T14:44:32Z">
        <w:r>
          <w:rPr>
            <w:rFonts w:hint="eastAsia" w:ascii="黑体" w:hAnsi="黑体" w:eastAsia="黑体" w:cs="黑体"/>
            <w:spacing w:val="12"/>
            <w:sz w:val="31"/>
            <w:szCs w:val="31"/>
            <w:lang w:val="en-US" w:eastAsia="zh-CN"/>
          </w:rPr>
          <w:delText xml:space="preserve"> </w:delText>
        </w:r>
      </w:del>
      <w:del w:id="3" w:author="咨询组" w:date="2025-10-23T14:44:32Z">
        <w:r>
          <w:rPr>
            <w:rFonts w:hint="eastAsia" w:ascii="仿宋" w:hAnsi="仿宋" w:eastAsia="仿宋" w:cs="仿宋"/>
            <w:spacing w:val="11"/>
            <w:position w:val="0"/>
            <w:sz w:val="31"/>
            <w:szCs w:val="31"/>
            <w:lang w:eastAsia="zh-CN"/>
          </w:rPr>
          <w:delText>为确保华润啤酒所属各单位社保公积金的规范管理和有序转移，规避管理风险，维护公司及员工的合法权益，制定本办法。</w:delText>
        </w:r>
      </w:del>
    </w:p>
    <w:p w14:paraId="7A713E9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第二条</w:t>
      </w:r>
      <w:r>
        <w:rPr>
          <w:rFonts w:hint="eastAsia" w:ascii="仿宋" w:hAnsi="仿宋" w:eastAsia="仿宋" w:cs="仿宋"/>
          <w:spacing w:val="11"/>
          <w:position w:val="0"/>
          <w:sz w:val="31"/>
          <w:szCs w:val="31"/>
          <w:lang w:val="en-US" w:eastAsia="zh-CN"/>
        </w:rPr>
        <w:t xml:space="preserve"> </w:t>
      </w:r>
      <w:del w:id="4" w:author="咨询组" w:date="2025-11-12T10:28:37Z">
        <w:r>
          <w:rPr>
            <w:rFonts w:hint="eastAsia" w:ascii="仿宋" w:hAnsi="仿宋" w:eastAsia="仿宋" w:cs="仿宋"/>
            <w:spacing w:val="11"/>
            <w:position w:val="0"/>
            <w:sz w:val="31"/>
            <w:szCs w:val="31"/>
            <w:lang w:eastAsia="zh-CN"/>
          </w:rPr>
          <w:delText>本办法</w:delText>
        </w:r>
      </w:del>
      <w:ins w:id="5" w:author="咨询组" w:date="2025-11-12T10:28:39Z">
        <w:r>
          <w:rPr>
            <w:rFonts w:hint="eastAsia" w:ascii="仿宋" w:hAnsi="仿宋" w:eastAsia="仿宋" w:cs="仿宋"/>
            <w:spacing w:val="11"/>
            <w:position w:val="0"/>
            <w:sz w:val="31"/>
            <w:szCs w:val="31"/>
            <w:lang w:eastAsia="zh-CN"/>
          </w:rPr>
          <w:t>《</w:t>
        </w:r>
      </w:ins>
      <w:ins w:id="6" w:author="咨询组" w:date="2025-11-12T10:28:41Z">
        <w:r>
          <w:rPr>
            <w:rFonts w:hint="eastAsia" w:ascii="仿宋" w:hAnsi="仿宋" w:eastAsia="仿宋" w:cs="仿宋"/>
            <w:spacing w:val="11"/>
            <w:position w:val="0"/>
            <w:sz w:val="31"/>
            <w:szCs w:val="31"/>
            <w:lang w:val="en-US" w:eastAsia="zh-CN"/>
          </w:rPr>
          <w:t>华润</w:t>
        </w:r>
      </w:ins>
      <w:ins w:id="7" w:author="咨询组" w:date="2025-11-12T10:28:42Z">
        <w:r>
          <w:rPr>
            <w:rFonts w:hint="eastAsia" w:ascii="仿宋" w:hAnsi="仿宋" w:eastAsia="仿宋" w:cs="仿宋"/>
            <w:spacing w:val="11"/>
            <w:position w:val="0"/>
            <w:sz w:val="31"/>
            <w:szCs w:val="31"/>
            <w:lang w:val="en-US" w:eastAsia="zh-CN"/>
          </w:rPr>
          <w:t>啤酒</w:t>
        </w:r>
      </w:ins>
      <w:ins w:id="8" w:author="咨询组" w:date="2025-11-12T10:28:43Z">
        <w:r>
          <w:rPr>
            <w:rFonts w:hint="eastAsia" w:ascii="仿宋" w:hAnsi="仿宋" w:eastAsia="仿宋" w:cs="仿宋"/>
            <w:spacing w:val="11"/>
            <w:position w:val="0"/>
            <w:sz w:val="31"/>
            <w:szCs w:val="31"/>
            <w:lang w:val="en-US" w:eastAsia="zh-CN"/>
          </w:rPr>
          <w:t>社保</w:t>
        </w:r>
      </w:ins>
      <w:ins w:id="9" w:author="咨询组" w:date="2025-11-12T10:28:45Z">
        <w:r>
          <w:rPr>
            <w:rFonts w:hint="eastAsia" w:ascii="仿宋" w:hAnsi="仿宋" w:eastAsia="仿宋" w:cs="仿宋"/>
            <w:spacing w:val="11"/>
            <w:position w:val="0"/>
            <w:sz w:val="31"/>
            <w:szCs w:val="31"/>
            <w:lang w:val="en-US" w:eastAsia="zh-CN"/>
          </w:rPr>
          <w:t>公积金</w:t>
        </w:r>
      </w:ins>
      <w:ins w:id="10" w:author="咨询组" w:date="2025-11-12T10:28:46Z">
        <w:r>
          <w:rPr>
            <w:rFonts w:hint="eastAsia" w:ascii="仿宋" w:hAnsi="仿宋" w:eastAsia="仿宋" w:cs="仿宋"/>
            <w:spacing w:val="11"/>
            <w:position w:val="0"/>
            <w:sz w:val="31"/>
            <w:szCs w:val="31"/>
            <w:lang w:val="en-US" w:eastAsia="zh-CN"/>
          </w:rPr>
          <w:t>管理</w:t>
        </w:r>
      </w:ins>
      <w:ins w:id="11" w:author="咨询组" w:date="2025-11-12T10:28:47Z">
        <w:r>
          <w:rPr>
            <w:rFonts w:hint="eastAsia" w:ascii="仿宋" w:hAnsi="仿宋" w:eastAsia="仿宋" w:cs="仿宋"/>
            <w:spacing w:val="11"/>
            <w:position w:val="0"/>
            <w:sz w:val="31"/>
            <w:szCs w:val="31"/>
            <w:lang w:val="en-US" w:eastAsia="zh-CN"/>
          </w:rPr>
          <w:t>办法</w:t>
        </w:r>
      </w:ins>
      <w:ins w:id="12" w:author="咨询组" w:date="2025-11-12T10:28:48Z">
        <w:r>
          <w:rPr>
            <w:rFonts w:hint="eastAsia" w:ascii="仿宋" w:hAnsi="仿宋" w:eastAsia="仿宋" w:cs="仿宋"/>
            <w:spacing w:val="11"/>
            <w:position w:val="0"/>
            <w:sz w:val="31"/>
            <w:szCs w:val="31"/>
            <w:lang w:val="en-US" w:eastAsia="zh-CN"/>
          </w:rPr>
          <w:t>》</w:t>
        </w:r>
      </w:ins>
      <w:r>
        <w:rPr>
          <w:rFonts w:hint="eastAsia" w:ascii="仿宋" w:hAnsi="仿宋" w:eastAsia="仿宋" w:cs="仿宋"/>
          <w:spacing w:val="11"/>
          <w:position w:val="0"/>
          <w:sz w:val="31"/>
          <w:szCs w:val="31"/>
          <w:lang w:eastAsia="zh-CN"/>
        </w:rPr>
        <w:t>适用于与华润啤酒（控股）有限公司及其下属各级子公司、分公司建立全日制劳动关系的正式工，不适用于劳务派遣、退休返聘人员及香港地区正式工。</w:t>
      </w:r>
    </w:p>
    <w:p w14:paraId="66D78E1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第三条</w:t>
      </w:r>
      <w:r>
        <w:rPr>
          <w:rFonts w:hint="eastAsia" w:ascii="仿宋" w:hAnsi="仿宋" w:eastAsia="仿宋" w:cs="仿宋"/>
          <w:spacing w:val="11"/>
          <w:position w:val="0"/>
          <w:sz w:val="31"/>
          <w:szCs w:val="31"/>
          <w:lang w:val="en-US" w:eastAsia="zh-CN"/>
        </w:rPr>
        <w:t xml:space="preserve"> </w:t>
      </w:r>
      <w:del w:id="13" w:author="咨询组" w:date="2025-11-12T10:28:55Z">
        <w:r>
          <w:rPr>
            <w:rFonts w:hint="eastAsia" w:ascii="仿宋" w:hAnsi="仿宋" w:eastAsia="仿宋" w:cs="仿宋"/>
            <w:spacing w:val="11"/>
            <w:position w:val="0"/>
            <w:sz w:val="31"/>
            <w:szCs w:val="31"/>
            <w:lang w:eastAsia="zh-CN"/>
          </w:rPr>
          <w:delText>本办法</w:delText>
        </w:r>
      </w:del>
      <w:ins w:id="14" w:author="咨询组" w:date="2025-11-12T10:28:56Z">
        <w:r>
          <w:rPr>
            <w:rFonts w:hint="eastAsia" w:ascii="仿宋" w:hAnsi="仿宋" w:eastAsia="仿宋" w:cs="仿宋"/>
            <w:spacing w:val="11"/>
            <w:position w:val="0"/>
            <w:sz w:val="31"/>
            <w:szCs w:val="31"/>
            <w:lang w:eastAsia="zh-CN"/>
          </w:rPr>
          <w:t>《</w:t>
        </w:r>
      </w:ins>
      <w:ins w:id="15" w:author="咨询组" w:date="2025-11-12T10:28:56Z">
        <w:r>
          <w:rPr>
            <w:rFonts w:hint="eastAsia" w:ascii="仿宋" w:hAnsi="仿宋" w:eastAsia="仿宋" w:cs="仿宋"/>
            <w:spacing w:val="11"/>
            <w:position w:val="0"/>
            <w:sz w:val="31"/>
            <w:szCs w:val="31"/>
            <w:lang w:val="en-US" w:eastAsia="zh-CN"/>
          </w:rPr>
          <w:t>华润啤酒社保公积金管理办法》</w:t>
        </w:r>
      </w:ins>
      <w:r>
        <w:rPr>
          <w:rFonts w:hint="eastAsia" w:ascii="仿宋" w:hAnsi="仿宋" w:eastAsia="仿宋" w:cs="仿宋"/>
          <w:spacing w:val="11"/>
          <w:position w:val="0"/>
          <w:sz w:val="31"/>
          <w:szCs w:val="31"/>
          <w:lang w:eastAsia="zh-CN"/>
        </w:rPr>
        <w:t>所称社保是指中国大陆地区根据《中华人民共和国社会保险法》为员工缴纳的基本养老保险、基本医疗保险、工伤保险、失业保险、生育保险等社会保险；</w:t>
      </w:r>
      <w:ins w:id="16" w:author="咨询组" w:date="2025-11-12T10:29:02Z">
        <w:r>
          <w:rPr>
            <w:rFonts w:hint="eastAsia" w:ascii="仿宋" w:hAnsi="仿宋" w:eastAsia="仿宋" w:cs="仿宋"/>
            <w:spacing w:val="11"/>
            <w:position w:val="0"/>
            <w:sz w:val="31"/>
            <w:szCs w:val="31"/>
            <w:lang w:eastAsia="zh-CN"/>
          </w:rPr>
          <w:t>《</w:t>
        </w:r>
      </w:ins>
      <w:ins w:id="17" w:author="咨询组" w:date="2025-11-12T10:29:02Z">
        <w:r>
          <w:rPr>
            <w:rFonts w:hint="eastAsia" w:ascii="仿宋" w:hAnsi="仿宋" w:eastAsia="仿宋" w:cs="仿宋"/>
            <w:spacing w:val="11"/>
            <w:position w:val="0"/>
            <w:sz w:val="31"/>
            <w:szCs w:val="31"/>
            <w:lang w:val="en-US" w:eastAsia="zh-CN"/>
          </w:rPr>
          <w:t>华润啤酒社保公积金管理办法》</w:t>
        </w:r>
      </w:ins>
      <w:del w:id="18" w:author="咨询组" w:date="2025-11-12T10:29:02Z">
        <w:r>
          <w:rPr>
            <w:rFonts w:hint="eastAsia" w:ascii="仿宋" w:hAnsi="仿宋" w:eastAsia="仿宋" w:cs="仿宋"/>
            <w:spacing w:val="11"/>
            <w:position w:val="0"/>
            <w:sz w:val="31"/>
            <w:szCs w:val="31"/>
            <w:lang w:eastAsia="zh-CN"/>
          </w:rPr>
          <w:delText>本办法</w:delText>
        </w:r>
      </w:del>
      <w:bookmarkStart w:id="5" w:name="_GoBack"/>
      <w:bookmarkEnd w:id="5"/>
      <w:r>
        <w:rPr>
          <w:rFonts w:hint="eastAsia" w:ascii="仿宋" w:hAnsi="仿宋" w:eastAsia="仿宋" w:cs="仿宋"/>
          <w:spacing w:val="11"/>
          <w:position w:val="0"/>
          <w:sz w:val="31"/>
          <w:szCs w:val="31"/>
          <w:lang w:eastAsia="zh-CN"/>
        </w:rPr>
        <w:t>所称公积金是指中国大陆地区根据国务院《住房公积金管理条例》为员工缴纳的住房公积金。</w:t>
      </w:r>
    </w:p>
    <w:p w14:paraId="7F60AD00">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bookmarkStart w:id="1" w:name="_bookmark2"/>
      <w:bookmarkEnd w:id="1"/>
      <w:r>
        <w:rPr>
          <w:rFonts w:ascii="黑体" w:hAnsi="黑体" w:eastAsia="黑体" w:cs="黑体"/>
          <w:spacing w:val="7"/>
          <w:sz w:val="31"/>
          <w:szCs w:val="31"/>
        </w:rPr>
        <w:t>第二章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账户管理</w:t>
      </w:r>
    </w:p>
    <w:p w14:paraId="606605F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第四条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新注册成立的法人公司/分公司，若有人员参保的，由上级单位或所在单位人力资源部自成立之日起30日内向当地社会保险经办机构、住房公积金管理中心申请办理社保公积金登记，开立社保公积金缴纳账户。</w:t>
      </w:r>
    </w:p>
    <w:p w14:paraId="09CF037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第五条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公司更名、合并、分立、撤销、解散或者破产的，应当自发生上述情况之日起30日内由原单位或者清算组向社保机构、住房公积金管理中心办理变更登记或者注销登记，并按有关规定办理账户转移或封存手续。</w:t>
      </w:r>
    </w:p>
    <w:p w14:paraId="3D0CE7A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第六条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公司跨省市区变更注册地址的，所在单位人力资源部应提前与原缴纳机构协调账户注销、转移等事宜，并在新注册地办理社保公积金账户登记，做好缴费衔接，有序开展账户转移。</w:t>
      </w:r>
    </w:p>
    <w:p w14:paraId="656695F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第七条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社保公积金账户开立、变更或注销登记在获得批准后，经办人应在两个工作日内将批准文件、账户信息、银行缴款（扣款）账户等邮件告知人力资源共享中心，人力</w:t>
      </w:r>
      <w:bookmarkStart w:id="2" w:name="_bookmark3"/>
      <w:bookmarkEnd w:id="2"/>
      <w:r>
        <w:rPr>
          <w:rFonts w:hint="eastAsia" w:ascii="仿宋" w:hAnsi="仿宋" w:eastAsia="仿宋" w:cs="仿宋"/>
          <w:spacing w:val="11"/>
          <w:position w:val="0"/>
          <w:sz w:val="31"/>
          <w:szCs w:val="31"/>
          <w:lang w:eastAsia="zh-CN"/>
        </w:rPr>
        <w:t>资源共享中心负责信息系统的更新维护。</w:t>
      </w:r>
    </w:p>
    <w:p w14:paraId="06093AE1">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第三章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参停缴费管理</w:t>
      </w:r>
    </w:p>
    <w:p w14:paraId="1378DCC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第八条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公司自与员工订立劳动合同起为员工办理社保公积金缴费登记，自员工解除（或终止）劳动合同起向当地社保公积金机构申报停止缴费登记。</w:t>
      </w:r>
    </w:p>
    <w:p w14:paraId="353AF0F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（一）入职当月需为员工缴纳社保公积金，入职当月错过当地社保公积金机构规定的参保登记日期的，在次月开始办理缴费登记；当地社保公积金机构允许补缴的，则补缴入职当月的社保公积金。</w:t>
      </w:r>
    </w:p>
    <w:p w14:paraId="462A506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（二）员工入职前在原单位缴纳的社保公积金，或入职后在华润啤酒内部调动，由员工自行办理转移接续。</w:t>
      </w:r>
    </w:p>
    <w:p w14:paraId="3796DC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（三）员工离职当月应缴纳社保公积金，并自离职次月起停止缴纳。</w:t>
      </w:r>
    </w:p>
    <w:p w14:paraId="4AF12B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第九条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员工社保公积金缴纳主体原则上应为签署劳动合同的法人公司（或分公司），社保与公积金应在同一主体缴纳。</w:t>
      </w:r>
    </w:p>
    <w:p w14:paraId="608A020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第十条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员工社保公积金缴费基数、缴费比例按照国家及当地政府的相关规定执行，不得突破社保公积金机构规定的上下限。</w:t>
      </w:r>
    </w:p>
    <w:p w14:paraId="46B1FC6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（一）缴费基数</w:t>
      </w:r>
    </w:p>
    <w:p w14:paraId="43EF504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1.社保公积金个人缴费基数根据当地社保公积金机构的规定每年进行调整，除当地政府特别规定外，原则上以员工上年度月均工资总额（员工个人上年度工资总额/上年度发薪月份）作为次年缴费基数</w:t>
      </w:r>
    </w:p>
    <w:p w14:paraId="0CCE2F1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（1）员工上年度工资总额，即上年度1月1日-12月31日（财务自然年口径）期间实际发生的应发工资总额。</w:t>
      </w:r>
    </w:p>
    <w:p w14:paraId="44B0BFA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（2）工资总额由基本工资、月度/季度奖金（含计件工资）、技能工资、加班费、津贴补贴、年终奖、特殊奖励、任期激励组成。</w:t>
      </w:r>
    </w:p>
    <w:p w14:paraId="0E9227A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（3）上年度发薪月份应剔除员工入职破月和完全不发薪月；上年度发薪月份不满一个月的，基数不做调整。</w:t>
      </w:r>
    </w:p>
    <w:p w14:paraId="4D64B51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2.除当地社保公积金机构规定外，员工社保和公积金缴费基数应为同一基数。</w:t>
      </w:r>
    </w:p>
    <w:p w14:paraId="576CD0C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3.新入职员工以转正后基本工资作为社保公积金缴费基数，未约定试用期员工缴费基数为员工第一个月基本工资；</w:t>
      </w:r>
    </w:p>
    <w:p w14:paraId="67D50AF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4.跨利润中心/单位调动或社保转移员工：</w:t>
      </w:r>
    </w:p>
    <w:p w14:paraId="33B9E21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（1）当年未进行基数核定的，以员工上年度月均工资总额作为转入地缴费基数；</w:t>
      </w:r>
    </w:p>
    <w:p w14:paraId="0A5F92D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（2）当年已核定基数的，沿用调动前社保公积金缴费基数；</w:t>
      </w:r>
    </w:p>
    <w:p w14:paraId="1CC9E1C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（3）自上月应发工资总额作为当月缴费基数地转入的，应以员工上年度月均工资总额按转入地要求重新核定缴费基数；</w:t>
      </w:r>
    </w:p>
    <w:p w14:paraId="6416D1B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（4）</w:t>
      </w:r>
      <w:ins w:id="19" w:author="咨询组" w:date="2025-10-23T14:51:10Z">
        <w:r>
          <w:rPr>
            <w:rFonts w:hint="eastAsia" w:ascii="仿宋" w:hAnsi="仿宋" w:eastAsia="仿宋" w:cs="仿宋"/>
            <w:spacing w:val="11"/>
            <w:position w:val="0"/>
            <w:sz w:val="31"/>
            <w:szCs w:val="31"/>
            <w:lang w:val="en-US" w:eastAsia="zh-CN"/>
          </w:rPr>
          <w:t>缴费</w:t>
        </w:r>
      </w:ins>
      <w:del w:id="20" w:author="咨询组" w:date="2025-10-23T14:50:59Z">
        <w:r>
          <w:rPr>
            <w:rFonts w:hint="default" w:ascii="仿宋" w:hAnsi="仿宋" w:eastAsia="仿宋" w:cs="仿宋"/>
            <w:spacing w:val="11"/>
            <w:position w:val="0"/>
            <w:sz w:val="31"/>
            <w:szCs w:val="31"/>
            <w:lang w:val="en-US" w:eastAsia="zh-CN"/>
          </w:rPr>
          <w:delText>以上均</w:delText>
        </w:r>
      </w:del>
      <w:ins w:id="21" w:author="咨询组" w:date="2025-10-23T14:51:04Z">
        <w:r>
          <w:rPr>
            <w:rFonts w:hint="eastAsia" w:ascii="仿宋" w:hAnsi="仿宋" w:eastAsia="仿宋" w:cs="仿宋"/>
            <w:spacing w:val="11"/>
            <w:position w:val="0"/>
            <w:sz w:val="31"/>
            <w:szCs w:val="31"/>
            <w:lang w:val="en-US" w:eastAsia="zh-CN"/>
          </w:rPr>
          <w:t>基数</w:t>
        </w:r>
      </w:ins>
      <w:ins w:id="22" w:author="咨询组" w:date="2025-10-23T14:51:05Z">
        <w:r>
          <w:rPr>
            <w:rFonts w:hint="eastAsia" w:ascii="仿宋" w:hAnsi="仿宋" w:eastAsia="仿宋" w:cs="仿宋"/>
            <w:spacing w:val="11"/>
            <w:position w:val="0"/>
            <w:sz w:val="31"/>
            <w:szCs w:val="31"/>
            <w:lang w:val="en-US" w:eastAsia="zh-CN"/>
          </w:rPr>
          <w:t>核定</w:t>
        </w:r>
      </w:ins>
      <w:r>
        <w:rPr>
          <w:rFonts w:hint="eastAsia" w:ascii="仿宋" w:hAnsi="仿宋" w:eastAsia="仿宋" w:cs="仿宋"/>
          <w:spacing w:val="11"/>
          <w:position w:val="0"/>
          <w:sz w:val="31"/>
          <w:szCs w:val="31"/>
          <w:lang w:eastAsia="zh-CN"/>
        </w:rPr>
        <w:t>不得突破转入地社保公积金机构规定的上下限。</w:t>
      </w:r>
    </w:p>
    <w:p w14:paraId="1115511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（二）缴费比例</w:t>
      </w:r>
    </w:p>
    <w:p w14:paraId="650E661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1.社会保险缴费比例：单位、员工缴费比例按国家及地方相关规定执行。</w:t>
      </w:r>
    </w:p>
    <w:p w14:paraId="7453F60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2.公积金缴费比例：不低于10%，当地政府有特别规定的，从其规定执行；省级行政区划内统一缴存比例，且单位和个人缴费比例一致。</w:t>
      </w:r>
    </w:p>
    <w:p w14:paraId="6874184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第十一条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社保公积金个人缴纳部分由员工承担，由公司从员工月度工资收入中代扣代缴。</w:t>
      </w:r>
    </w:p>
    <w:p w14:paraId="4352CA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（一）根据当地政策，员工休产假期间公司停发工资的，期间社保公积金个人缴纳部分在返岗后的工资中补扣，或由财务从员工生育津贴中扣除，或员工提前缴纳至公司财务部。</w:t>
      </w:r>
    </w:p>
    <w:p w14:paraId="789B5D0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员工离职时的社保公积金个人缴纳款从离职当月工资中代扣，若预判员工离职当月工资不足，在最后一个整月工资中合并扣除两个月社保、公积金个人部分。如无工资代扣或不足代扣的，由员工自行到所在单位财务部补缴欠款，人力资源部与财务部做好账务衔接处理。</w:t>
      </w:r>
    </w:p>
    <w:p w14:paraId="1B89621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第十二条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员工达到法定退休年龄时应停止社保公积金缴纳。</w:t>
      </w:r>
    </w:p>
    <w:p w14:paraId="0C63705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第十三条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员工因历史缴费原因在退休时养老、医疗保险缴费年限达不到当地社保机构要求的：</w:t>
      </w:r>
    </w:p>
    <w:p w14:paraId="304D5A1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（一）如果当地社保部门有相关规定必须由公司趸交（包括外部系统操作和业务办理规则），按照规定执行：</w:t>
      </w:r>
    </w:p>
    <w:p w14:paraId="6F15A62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1.因公司原因造成欠缴的情形：公司给予补缴或延续缴费；公司部分成本由公司承担，个人部分仍由员工承担；</w:t>
      </w:r>
    </w:p>
    <w:p w14:paraId="720C269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2.因个人原因造成欠缴的情形：公司协助员工办理趸交，优先选择一次性趸交；公司部分及个人部分成本均由员工承担。</w:t>
      </w:r>
    </w:p>
    <w:p w14:paraId="165D331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（二）如无相关规定必须由公司趸交，按照如下要求执行：</w:t>
      </w:r>
    </w:p>
    <w:p w14:paraId="6ABEBA4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1.因公司原因造成欠缴的情形：公司给予补缴或延续缴费；公司部分成本由公司承担，个人部分仍由员工承担；</w:t>
      </w:r>
    </w:p>
    <w:p w14:paraId="2E2EAB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2.因个人原因造成欠缴的情形：已到达法定退休年龄的，终止劳动合同,办理社保减员。</w:t>
      </w:r>
    </w:p>
    <w:p w14:paraId="6CC1A8F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第十四条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内退员工的参停缴费政策除</w:t>
      </w:r>
      <w:del w:id="23" w:author="咨询组" w:date="2025-10-23T14:53:33Z">
        <w:r>
          <w:rPr>
            <w:rFonts w:hint="eastAsia" w:ascii="仿宋" w:hAnsi="仿宋" w:eastAsia="仿宋" w:cs="仿宋"/>
            <w:spacing w:val="11"/>
            <w:position w:val="0"/>
            <w:sz w:val="31"/>
            <w:szCs w:val="31"/>
            <w:lang w:eastAsia="zh-CN"/>
          </w:rPr>
          <w:delText>本办法</w:delText>
        </w:r>
      </w:del>
      <w:ins w:id="24" w:author="咨询组" w:date="2025-10-23T14:53:33Z">
        <w:r>
          <w:rPr>
            <w:rFonts w:hint="eastAsia" w:ascii="仿宋" w:hAnsi="仿宋" w:eastAsia="仿宋" w:cs="仿宋"/>
            <w:spacing w:val="11"/>
            <w:position w:val="0"/>
            <w:sz w:val="31"/>
            <w:szCs w:val="31"/>
            <w:lang w:eastAsia="zh-CN"/>
          </w:rPr>
          <w:t>《</w:t>
        </w:r>
      </w:ins>
      <w:ins w:id="25" w:author="咨询组" w:date="2025-10-23T14:53:35Z">
        <w:r>
          <w:rPr>
            <w:rFonts w:hint="eastAsia" w:ascii="仿宋" w:hAnsi="仿宋" w:eastAsia="仿宋" w:cs="仿宋"/>
            <w:spacing w:val="11"/>
            <w:position w:val="0"/>
            <w:sz w:val="31"/>
            <w:szCs w:val="31"/>
            <w:lang w:eastAsia="zh-CN"/>
          </w:rPr>
          <w:t>华润啤酒社保公积金管理办法</w:t>
        </w:r>
      </w:ins>
      <w:ins w:id="26" w:author="咨询组" w:date="2025-10-23T14:53:33Z">
        <w:r>
          <w:rPr>
            <w:rFonts w:hint="eastAsia" w:ascii="仿宋" w:hAnsi="仿宋" w:eastAsia="仿宋" w:cs="仿宋"/>
            <w:spacing w:val="11"/>
            <w:position w:val="0"/>
            <w:sz w:val="31"/>
            <w:szCs w:val="31"/>
            <w:lang w:eastAsia="zh-CN"/>
          </w:rPr>
          <w:t>》</w:t>
        </w:r>
      </w:ins>
      <w:r>
        <w:rPr>
          <w:rFonts w:hint="eastAsia" w:ascii="仿宋" w:hAnsi="仿宋" w:eastAsia="仿宋" w:cs="仿宋"/>
          <w:spacing w:val="11"/>
          <w:position w:val="0"/>
          <w:sz w:val="31"/>
          <w:szCs w:val="31"/>
          <w:lang w:eastAsia="zh-CN"/>
        </w:rPr>
        <w:t>的相关规定外，其他参照内退协议（或内退合同）执行。</w:t>
      </w:r>
    </w:p>
    <w:p w14:paraId="65417D1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第十五条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人力资源共享中心每半年度应对华润啤酒及下属单位社保公积金缴纳合规性进行自查，包括但不限于政策变化、参停缴费时间、异地代缴情况等，并将自查结果反馈至各业务单位。</w:t>
      </w:r>
    </w:p>
    <w:p w14:paraId="68850D1F">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bookmarkStart w:id="3" w:name="_bookmark4"/>
      <w:bookmarkEnd w:id="3"/>
      <w:r>
        <w:rPr>
          <w:rFonts w:ascii="黑体" w:hAnsi="黑体" w:eastAsia="黑体" w:cs="黑体"/>
          <w:spacing w:val="7"/>
          <w:sz w:val="31"/>
          <w:szCs w:val="31"/>
        </w:rPr>
        <w:t>第四章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异地社保管理</w:t>
      </w:r>
    </w:p>
    <w:p w14:paraId="659A6C0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第十六条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员工跨法人单位调动的，原则上应将社保公积金转移到调入单位接续缴纳。</w:t>
      </w:r>
    </w:p>
    <w:p w14:paraId="311CA41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（一）经本人申请、公司批准同意，可以将社保公积金保留在原单位，也可转入新任职单位。</w:t>
      </w:r>
    </w:p>
    <w:p w14:paraId="3194B5E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（二）距离退休时间较近不符合新入职单位所在地社保机构转入条件的，社保公积金保留在原单位。</w:t>
      </w:r>
    </w:p>
    <w:p w14:paraId="2F3C3F3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（三）员工跨单位调动转移社保，转入地与转出地经办人员应提前沟通协调，确保有序转移不断保。</w:t>
      </w:r>
    </w:p>
    <w:p w14:paraId="20D37C9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第十七条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除正常调动外，员工不得申请将社保公积金转移到缴费基数、缴纳比例高的地区缴纳。</w:t>
      </w:r>
    </w:p>
    <w:p w14:paraId="5479951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第十八条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除落户、子女入学等方面需求外，新招聘经理级及基层原则不允许申请异地缴纳。</w:t>
      </w:r>
    </w:p>
    <w:p w14:paraId="557C4F5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第十九条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异地参保员工相关社保公积金待遇按参保地的相关政策执行。异地社保费由人力共享中心核对清理，交由财务进行挂账，结算。</w:t>
      </w:r>
    </w:p>
    <w:p w14:paraId="1EAAE31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2"/>
          <w:sz w:val="31"/>
          <w:szCs w:val="31"/>
          <w:lang w:eastAsia="zh-CN"/>
        </w:rPr>
        <w:t>第二十条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11"/>
          <w:position w:val="0"/>
          <w:sz w:val="31"/>
          <w:szCs w:val="31"/>
          <w:lang w:eastAsia="zh-CN"/>
        </w:rPr>
        <w:t>异地社保操作规范按《华润啤酒劳动合同管理操作指引》执行。</w:t>
      </w:r>
    </w:p>
    <w:p w14:paraId="14FD242A">
      <w:pPr>
        <w:spacing w:line="227" w:lineRule="auto"/>
        <w:ind w:left="0"/>
        <w:outlineLvl w:val="0"/>
        <w:rPr>
          <w:del w:id="28" w:author="咨询组" w:date="2025-10-23T14:54:34Z"/>
          <w:rFonts w:ascii="黑体" w:hAnsi="黑体" w:eastAsia="黑体" w:cs="黑体"/>
          <w:sz w:val="31"/>
          <w:szCs w:val="31"/>
        </w:rPr>
        <w:pPrChange w:id="27" w:author="咨询组" w:date="2025-10-23T14:54:36Z">
          <w:pPr>
            <w:spacing w:line="227" w:lineRule="auto"/>
            <w:ind w:left="3300"/>
            <w:outlineLvl w:val="0"/>
          </w:pPr>
        </w:pPrChange>
      </w:pPr>
      <w:del w:id="29" w:author="咨询组" w:date="2025-10-23T14:54:34Z">
        <w:bookmarkStart w:id="4" w:name="_bookmark5"/>
        <w:bookmarkEnd w:id="4"/>
        <w:r>
          <w:rPr>
            <w:rFonts w:ascii="黑体" w:hAnsi="黑体" w:eastAsia="黑体" w:cs="黑体"/>
            <w:spacing w:val="9"/>
            <w:sz w:val="31"/>
            <w:szCs w:val="31"/>
          </w:rPr>
          <w:delText>第</w:delText>
        </w:r>
      </w:del>
      <w:del w:id="30" w:author="咨询组" w:date="2025-10-23T14:54:34Z">
        <w:r>
          <w:rPr>
            <w:rFonts w:ascii="黑体" w:hAnsi="黑体" w:eastAsia="黑体" w:cs="黑体"/>
            <w:spacing w:val="6"/>
            <w:sz w:val="31"/>
            <w:szCs w:val="31"/>
          </w:rPr>
          <w:delText>五章附则</w:delText>
        </w:r>
      </w:del>
    </w:p>
    <w:p w14:paraId="35608F1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textAlignment w:val="baseline"/>
        <w:rPr>
          <w:del w:id="32" w:author="咨询组" w:date="2025-10-23T14:54:34Z"/>
          <w:rFonts w:hint="eastAsia" w:ascii="仿宋" w:hAnsi="仿宋" w:eastAsia="仿宋" w:cs="仿宋"/>
          <w:spacing w:val="11"/>
          <w:position w:val="0"/>
          <w:sz w:val="31"/>
          <w:szCs w:val="31"/>
          <w:lang w:eastAsia="zh-CN"/>
        </w:rPr>
        <w:pPrChange w:id="31" w:author="咨询组" w:date="2025-10-23T14:54:36Z">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pPr>
        </w:pPrChange>
      </w:pPr>
      <w:del w:id="33" w:author="咨询组" w:date="2025-10-23T14:54:34Z">
        <w:r>
          <w:rPr>
            <w:rFonts w:hint="eastAsia" w:ascii="黑体" w:hAnsi="黑体" w:eastAsia="黑体" w:cs="黑体"/>
            <w:spacing w:val="12"/>
            <w:sz w:val="31"/>
            <w:szCs w:val="31"/>
            <w:lang w:eastAsia="zh-CN"/>
          </w:rPr>
          <w:delText>第二十一条</w:delText>
        </w:r>
      </w:del>
      <w:del w:id="34" w:author="咨询组" w:date="2025-10-23T14:54:34Z">
        <w:r>
          <w:rPr>
            <w:rFonts w:hint="eastAsia" w:ascii="仿宋" w:hAnsi="仿宋" w:eastAsia="仿宋" w:cs="仿宋"/>
            <w:spacing w:val="11"/>
            <w:position w:val="0"/>
            <w:sz w:val="31"/>
            <w:szCs w:val="31"/>
            <w:lang w:val="en-US" w:eastAsia="zh-CN"/>
          </w:rPr>
          <w:delText xml:space="preserve"> </w:delText>
        </w:r>
      </w:del>
      <w:del w:id="35" w:author="咨询组" w:date="2025-10-23T14:54:34Z">
        <w:r>
          <w:rPr>
            <w:rFonts w:hint="eastAsia" w:ascii="仿宋" w:hAnsi="仿宋" w:eastAsia="仿宋" w:cs="仿宋"/>
            <w:spacing w:val="11"/>
            <w:position w:val="0"/>
            <w:sz w:val="31"/>
            <w:szCs w:val="31"/>
            <w:lang w:eastAsia="zh-CN"/>
          </w:rPr>
          <w:delText>法律法规、监管规定或政策文件另有规</w:delText>
        </w:r>
      </w:del>
      <w:del w:id="36" w:author="咨询组" w:date="2025-10-23T14:54:34Z">
        <w:r>
          <w:rPr>
            <w:rFonts w:hint="eastAsia" w:ascii="仿宋" w:hAnsi="仿宋" w:eastAsia="仿宋" w:cs="仿宋"/>
            <w:spacing w:val="11"/>
            <w:position w:val="0"/>
            <w:sz w:val="31"/>
            <w:szCs w:val="31"/>
            <w:lang w:val="en-US" w:eastAsia="zh-CN"/>
          </w:rPr>
          <w:delText>定</w:delText>
        </w:r>
      </w:del>
      <w:del w:id="37" w:author="咨询组" w:date="2025-10-23T14:54:34Z">
        <w:r>
          <w:rPr>
            <w:rFonts w:hint="eastAsia" w:ascii="仿宋" w:hAnsi="仿宋" w:eastAsia="仿宋" w:cs="仿宋"/>
            <w:spacing w:val="11"/>
            <w:position w:val="0"/>
            <w:sz w:val="31"/>
            <w:szCs w:val="31"/>
            <w:lang w:eastAsia="zh-CN"/>
          </w:rPr>
          <w:delText>的，从其规定。</w:delText>
        </w:r>
      </w:del>
    </w:p>
    <w:p w14:paraId="3D86894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textAlignment w:val="baseline"/>
        <w:rPr>
          <w:del w:id="39" w:author="咨询组" w:date="2025-10-23T14:54:34Z"/>
          <w:rFonts w:hint="eastAsia" w:ascii="仿宋" w:hAnsi="仿宋" w:eastAsia="仿宋" w:cs="仿宋"/>
          <w:spacing w:val="11"/>
          <w:position w:val="0"/>
          <w:sz w:val="31"/>
          <w:szCs w:val="31"/>
          <w:lang w:eastAsia="zh-CN"/>
        </w:rPr>
        <w:pPrChange w:id="38" w:author="咨询组" w:date="2025-10-23T14:54:36Z">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pPr>
        </w:pPrChange>
      </w:pPr>
      <w:del w:id="40" w:author="咨询组" w:date="2025-10-23T14:54:34Z">
        <w:r>
          <w:rPr>
            <w:rFonts w:hint="eastAsia" w:ascii="黑体" w:hAnsi="黑体" w:eastAsia="黑体" w:cs="黑体"/>
            <w:spacing w:val="12"/>
            <w:sz w:val="31"/>
            <w:szCs w:val="31"/>
            <w:lang w:eastAsia="zh-CN"/>
          </w:rPr>
          <w:delText>第二十二条</w:delText>
        </w:r>
      </w:del>
      <w:del w:id="41" w:author="咨询组" w:date="2025-10-23T14:54:34Z">
        <w:r>
          <w:rPr>
            <w:rFonts w:hint="eastAsia" w:ascii="仿宋" w:hAnsi="仿宋" w:eastAsia="仿宋" w:cs="仿宋"/>
            <w:spacing w:val="11"/>
            <w:position w:val="0"/>
            <w:sz w:val="31"/>
            <w:szCs w:val="31"/>
            <w:lang w:val="en-US" w:eastAsia="zh-CN"/>
          </w:rPr>
          <w:delText xml:space="preserve"> </w:delText>
        </w:r>
      </w:del>
      <w:del w:id="42" w:author="咨询组" w:date="2025-10-23T14:54:34Z">
        <w:r>
          <w:rPr>
            <w:rFonts w:hint="eastAsia" w:ascii="仿宋" w:hAnsi="仿宋" w:eastAsia="仿宋" w:cs="仿宋"/>
            <w:spacing w:val="11"/>
            <w:position w:val="0"/>
            <w:sz w:val="31"/>
            <w:szCs w:val="31"/>
            <w:lang w:eastAsia="zh-CN"/>
          </w:rPr>
          <w:delText>本办法为华润啤酒二级制度。</w:delText>
        </w:r>
      </w:del>
    </w:p>
    <w:p w14:paraId="06850E8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textAlignment w:val="baseline"/>
        <w:rPr>
          <w:del w:id="44" w:author="咨询组" w:date="2025-10-23T14:54:34Z"/>
          <w:rFonts w:hint="eastAsia" w:ascii="仿宋" w:hAnsi="仿宋" w:eastAsia="仿宋" w:cs="仿宋"/>
          <w:spacing w:val="11"/>
          <w:position w:val="0"/>
          <w:sz w:val="31"/>
          <w:szCs w:val="31"/>
          <w:lang w:eastAsia="zh-CN"/>
        </w:rPr>
        <w:pPrChange w:id="43" w:author="咨询组" w:date="2025-10-23T14:54:36Z">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pPr>
        </w:pPrChange>
      </w:pPr>
      <w:del w:id="45" w:author="咨询组" w:date="2025-10-23T14:54:34Z">
        <w:r>
          <w:rPr>
            <w:rFonts w:hint="eastAsia" w:ascii="黑体" w:hAnsi="黑体" w:eastAsia="黑体" w:cs="黑体"/>
            <w:spacing w:val="12"/>
            <w:sz w:val="31"/>
            <w:szCs w:val="31"/>
            <w:lang w:eastAsia="zh-CN"/>
          </w:rPr>
          <w:delText>第二十三条</w:delText>
        </w:r>
      </w:del>
      <w:del w:id="46" w:author="咨询组" w:date="2025-10-23T14:54:34Z">
        <w:r>
          <w:rPr>
            <w:rFonts w:hint="eastAsia" w:ascii="仿宋" w:hAnsi="仿宋" w:eastAsia="仿宋" w:cs="仿宋"/>
            <w:spacing w:val="11"/>
            <w:position w:val="0"/>
            <w:sz w:val="31"/>
            <w:szCs w:val="31"/>
            <w:lang w:val="en-US" w:eastAsia="zh-CN"/>
          </w:rPr>
          <w:delText xml:space="preserve"> </w:delText>
        </w:r>
      </w:del>
      <w:del w:id="47" w:author="咨询组" w:date="2025-10-23T14:54:34Z">
        <w:r>
          <w:rPr>
            <w:rFonts w:hint="eastAsia" w:ascii="仿宋" w:hAnsi="仿宋" w:eastAsia="仿宋" w:cs="仿宋"/>
            <w:spacing w:val="11"/>
            <w:position w:val="0"/>
            <w:sz w:val="31"/>
            <w:szCs w:val="31"/>
            <w:lang w:eastAsia="zh-CN"/>
          </w:rPr>
          <w:delText>本办法由华润啤酒人力资源部负责制订、修订和解释。</w:delText>
        </w:r>
      </w:del>
    </w:p>
    <w:p w14:paraId="4DD9F34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textAlignment w:val="baseline"/>
        <w:rPr>
          <w:del w:id="49" w:author="咨询组" w:date="2025-10-23T14:54:34Z"/>
          <w:rFonts w:hint="eastAsia" w:ascii="仿宋" w:hAnsi="仿宋" w:eastAsia="仿宋" w:cs="仿宋"/>
          <w:spacing w:val="11"/>
          <w:position w:val="0"/>
          <w:sz w:val="31"/>
          <w:szCs w:val="31"/>
          <w:lang w:eastAsia="zh-CN"/>
        </w:rPr>
        <w:pPrChange w:id="48" w:author="咨询组" w:date="2025-10-23T14:54:36Z">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pPr>
        </w:pPrChange>
      </w:pPr>
      <w:del w:id="50" w:author="咨询组" w:date="2025-10-23T14:54:34Z">
        <w:r>
          <w:rPr>
            <w:rFonts w:hint="eastAsia" w:ascii="黑体" w:hAnsi="黑体" w:eastAsia="黑体" w:cs="黑体"/>
            <w:spacing w:val="12"/>
            <w:sz w:val="31"/>
            <w:szCs w:val="31"/>
            <w:lang w:eastAsia="zh-CN"/>
          </w:rPr>
          <w:drawing>
            <wp:anchor distT="0" distB="0" distL="0" distR="0" simplePos="0" relativeHeight="251659264" behindDoc="0" locked="0" layoutInCell="1" allowOverlap="1">
              <wp:simplePos x="0" y="0"/>
              <wp:positionH relativeFrom="column">
                <wp:posOffset>3418840</wp:posOffset>
              </wp:positionH>
              <wp:positionV relativeFrom="paragraph">
                <wp:posOffset>10160</wp:posOffset>
              </wp:positionV>
              <wp:extent cx="1587500" cy="15875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
                      <a:stretch>
                        <a:fillRect/>
                      </a:stretch>
                    </pic:blipFill>
                    <pic:spPr>
                      <a:xfrm>
                        <a:off x="0" y="0"/>
                        <a:ext cx="1587500" cy="1587500"/>
                      </a:xfrm>
                      <a:prstGeom prst="rect">
                        <a:avLst/>
                      </a:prstGeom>
                    </pic:spPr>
                  </pic:pic>
                </a:graphicData>
              </a:graphic>
            </wp:anchor>
          </w:drawing>
        </w:r>
      </w:del>
      <w:del w:id="52" w:author="咨询组" w:date="2025-10-23T14:54:34Z">
        <w:r>
          <w:rPr>
            <w:rFonts w:hint="eastAsia" w:ascii="黑体" w:hAnsi="黑体" w:eastAsia="黑体" w:cs="黑体"/>
            <w:spacing w:val="12"/>
            <w:sz w:val="31"/>
            <w:szCs w:val="31"/>
            <w:lang w:eastAsia="zh-CN"/>
          </w:rPr>
          <w:delText>第二十四条</w:delText>
        </w:r>
      </w:del>
      <w:del w:id="53" w:author="咨询组" w:date="2025-10-23T14:54:34Z">
        <w:r>
          <w:rPr>
            <w:rFonts w:hint="eastAsia" w:ascii="仿宋" w:hAnsi="仿宋" w:eastAsia="仿宋" w:cs="仿宋"/>
            <w:spacing w:val="11"/>
            <w:position w:val="0"/>
            <w:sz w:val="31"/>
            <w:szCs w:val="31"/>
            <w:lang w:val="en-US" w:eastAsia="zh-CN"/>
          </w:rPr>
          <w:delText xml:space="preserve"> </w:delText>
        </w:r>
      </w:del>
      <w:del w:id="54" w:author="咨询组" w:date="2025-10-23T14:54:34Z">
        <w:r>
          <w:rPr>
            <w:rFonts w:hint="eastAsia" w:ascii="仿宋" w:hAnsi="仿宋" w:eastAsia="仿宋" w:cs="仿宋"/>
            <w:spacing w:val="11"/>
            <w:position w:val="0"/>
            <w:sz w:val="31"/>
            <w:szCs w:val="31"/>
            <w:lang w:eastAsia="zh-CN"/>
          </w:rPr>
          <w:delText>本办法自2024年3月13日起施行。华润啤酒于2020年7月7日颁布的《华润雪花啤酒社保公积金管理办法》同时废止。</w:delText>
        </w:r>
      </w:del>
    </w:p>
    <w:p w14:paraId="7D3FF606">
      <w:pPr>
        <w:spacing w:before="175" w:line="562" w:lineRule="exact"/>
        <w:ind w:right="14"/>
        <w:jc w:val="right"/>
        <w:rPr>
          <w:del w:id="55" w:author="咨询组" w:date="2025-10-23T14:54:34Z"/>
          <w:rFonts w:ascii="仿宋" w:hAnsi="仿宋" w:eastAsia="仿宋" w:cs="仿宋"/>
          <w:sz w:val="31"/>
          <w:szCs w:val="31"/>
        </w:rPr>
      </w:pPr>
      <w:del w:id="56" w:author="咨询组" w:date="2025-10-23T14:54:34Z">
        <w:r>
          <w:rPr>
            <w:rFonts w:ascii="仿宋" w:hAnsi="仿宋" w:eastAsia="仿宋" w:cs="仿宋"/>
            <w:spacing w:val="11"/>
            <w:position w:val="18"/>
            <w:sz w:val="31"/>
            <w:szCs w:val="31"/>
          </w:rPr>
          <w:delText>华</w:delText>
        </w:r>
      </w:del>
      <w:del w:id="57" w:author="咨询组" w:date="2025-10-23T14:54:34Z">
        <w:r>
          <w:rPr>
            <w:rFonts w:ascii="仿宋" w:hAnsi="仿宋" w:eastAsia="仿宋" w:cs="仿宋"/>
            <w:spacing w:val="6"/>
            <w:position w:val="18"/>
            <w:sz w:val="31"/>
            <w:szCs w:val="31"/>
          </w:rPr>
          <w:delText>润啤酒</w:delText>
        </w:r>
      </w:del>
      <w:del w:id="58" w:author="咨询组" w:date="2025-10-23T14:54:34Z">
        <w:r>
          <w:rPr>
            <w:rFonts w:hint="eastAsia" w:ascii="仿宋" w:hAnsi="仿宋" w:eastAsia="仿宋" w:cs="仿宋"/>
            <w:spacing w:val="6"/>
            <w:position w:val="18"/>
            <w:sz w:val="31"/>
            <w:szCs w:val="31"/>
            <w:lang w:eastAsia="zh-CN"/>
          </w:rPr>
          <w:delText>（</w:delText>
        </w:r>
      </w:del>
      <w:del w:id="59" w:author="咨询组" w:date="2025-10-23T14:54:34Z">
        <w:r>
          <w:rPr>
            <w:rFonts w:ascii="仿宋" w:hAnsi="仿宋" w:eastAsia="仿宋" w:cs="仿宋"/>
            <w:spacing w:val="6"/>
            <w:position w:val="18"/>
            <w:sz w:val="31"/>
            <w:szCs w:val="31"/>
          </w:rPr>
          <w:delText>控股</w:delText>
        </w:r>
      </w:del>
      <w:del w:id="60" w:author="咨询组" w:date="2025-10-23T14:54:34Z">
        <w:r>
          <w:rPr>
            <w:rFonts w:hint="eastAsia" w:ascii="仿宋" w:hAnsi="仿宋" w:eastAsia="仿宋" w:cs="仿宋"/>
            <w:spacing w:val="6"/>
            <w:position w:val="18"/>
            <w:sz w:val="31"/>
            <w:szCs w:val="31"/>
            <w:lang w:eastAsia="zh-CN"/>
          </w:rPr>
          <w:delText>）</w:delText>
        </w:r>
      </w:del>
      <w:del w:id="61" w:author="咨询组" w:date="2025-10-23T14:54:34Z">
        <w:r>
          <w:rPr>
            <w:rFonts w:ascii="仿宋" w:hAnsi="仿宋" w:eastAsia="仿宋" w:cs="仿宋"/>
            <w:spacing w:val="6"/>
            <w:position w:val="18"/>
            <w:sz w:val="31"/>
            <w:szCs w:val="31"/>
          </w:rPr>
          <w:delText>有限公司</w:delText>
        </w:r>
      </w:del>
    </w:p>
    <w:p w14:paraId="39FA5D85">
      <w:pPr>
        <w:spacing w:before="1" w:line="227" w:lineRule="auto"/>
        <w:ind w:right="13"/>
        <w:jc w:val="right"/>
        <w:rPr>
          <w:del w:id="62" w:author="咨询组" w:date="2025-10-23T14:54:34Z"/>
          <w:rFonts w:ascii="仿宋" w:hAnsi="仿宋" w:eastAsia="仿宋" w:cs="仿宋"/>
          <w:sz w:val="31"/>
          <w:szCs w:val="31"/>
        </w:rPr>
      </w:pPr>
      <w:del w:id="63" w:author="咨询组" w:date="2025-10-23T14:54:34Z">
        <w:r>
          <w:rPr>
            <w:rFonts w:ascii="仿宋" w:hAnsi="仿宋" w:eastAsia="仿宋" w:cs="仿宋"/>
            <w:spacing w:val="7"/>
            <w:sz w:val="31"/>
            <w:szCs w:val="31"/>
          </w:rPr>
          <w:delText>二○二四年三月十三日</w:delText>
        </w:r>
      </w:del>
    </w:p>
    <w:p w14:paraId="609E8014">
      <w:pPr>
        <w:spacing w:before="125" w:line="190" w:lineRule="auto"/>
        <w:ind w:left="0"/>
        <w:rPr>
          <w:rFonts w:ascii="Times New Roman" w:hAnsi="Times New Roman" w:eastAsia="Times New Roman" w:cs="Times New Roman"/>
          <w:sz w:val="24"/>
          <w:szCs w:val="24"/>
        </w:rPr>
        <w:pPrChange w:id="64" w:author="咨询组" w:date="2025-10-23T14:54:36Z">
          <w:pPr>
            <w:spacing w:before="125" w:line="190" w:lineRule="auto"/>
            <w:ind w:left="6606"/>
          </w:pPr>
        </w:pPrChange>
      </w:pPr>
      <w:del w:id="65" w:author="咨询组" w:date="2025-10-23T14:54:34Z">
        <w:r>
          <w:rPr>
            <w:rFonts w:ascii="Times New Roman" w:hAnsi="Times New Roman" w:eastAsia="Times New Roman" w:cs="Times New Roman"/>
            <w:color w:val="1C1C1C"/>
            <w:spacing w:val="-6"/>
            <w:sz w:val="24"/>
            <w:szCs w:val="24"/>
          </w:rPr>
          <w:delText>20</w:delText>
        </w:r>
      </w:del>
      <w:del w:id="66" w:author="咨询组" w:date="2025-10-23T14:54:34Z">
        <w:r>
          <w:rPr>
            <w:rFonts w:ascii="Times New Roman" w:hAnsi="Times New Roman" w:eastAsia="Times New Roman" w:cs="Times New Roman"/>
            <w:color w:val="1C1C1C"/>
            <w:spacing w:val="-4"/>
            <w:sz w:val="24"/>
            <w:szCs w:val="24"/>
          </w:rPr>
          <w:delText>2</w:delText>
        </w:r>
      </w:del>
      <w:del w:id="67" w:author="咨询组" w:date="2025-10-23T14:54:34Z">
        <w:r>
          <w:rPr>
            <w:rFonts w:ascii="Times New Roman" w:hAnsi="Times New Roman" w:eastAsia="Times New Roman" w:cs="Times New Roman"/>
            <w:color w:val="1C1C1C"/>
            <w:spacing w:val="-3"/>
            <w:sz w:val="24"/>
            <w:szCs w:val="24"/>
          </w:rPr>
          <w:delText>4-03-13</w:delText>
        </w:r>
      </w:del>
    </w:p>
    <w:sectPr>
      <w:headerReference r:id="rId5" w:type="default"/>
      <w:pgSz w:w="11906" w:h="16839"/>
      <w:pgMar w:top="1230" w:right="1389" w:bottom="901" w:left="1389" w:header="163" w:footer="731"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6FAF4">
    <w:pPr>
      <w:spacing w:line="1053" w:lineRule="exact"/>
      <w:ind w:firstLine="6326"/>
      <w:textAlignment w:val="cente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trackRevisions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8263C66"/>
    <w:rsid w:val="0AA00A4A"/>
    <w:rsid w:val="1D161EA7"/>
    <w:rsid w:val="1F7F44DD"/>
    <w:rsid w:val="3FCB4403"/>
    <w:rsid w:val="415F544E"/>
    <w:rsid w:val="44583A21"/>
    <w:rsid w:val="4DF84FAD"/>
    <w:rsid w:val="55945A0C"/>
    <w:rsid w:val="5A37717F"/>
    <w:rsid w:val="6A87440E"/>
    <w:rsid w:val="6AA96793"/>
    <w:rsid w:val="6FA821BF"/>
    <w:rsid w:val="725F4533"/>
    <w:rsid w:val="72AA7E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Office_12.8.2.19435_F1E327BC-269C-435d-A152-05C5408002CA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2024-03-13T16:39:00Z</dcterms:created>
  <dc:creator>Jiao Peng 焦鹏</dc:creator>
  <cp:lastModifiedBy>咨询组</cp:lastModifiedBy>
  <dcterms:modified xsi:type="dcterms:W3CDTF">2025-11-12T02:29:23Z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2025-10-17T15:07:05Z</vt:filetime>
  </property>
  <property fmtid="{D5CDD505-2E9C-101B-9397-08002B2CF9AE}" pid="4" name="KSOProductBuildVer">
    <vt:lpwstr>2052-12.8.2.19435</vt:lpwstr>
  </property>
  <property fmtid="{D5CDD505-2E9C-101B-9397-08002B2CF9AE}" pid="5" name="ICV">
    <vt:lpwstr>F208A1EF445049299273364392B97E92_12</vt:lpwstr>
  </property>
</Properties>
</file>
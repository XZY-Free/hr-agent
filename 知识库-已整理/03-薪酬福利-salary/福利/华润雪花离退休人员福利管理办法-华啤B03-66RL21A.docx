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293371">
      <w:pPr>
        <w:spacing w:line="400" w:lineRule="exact"/>
        <w:ind w:right="-191" w:rightChars="-91"/>
        <w:jc w:val="center"/>
        <w:rPr>
          <w:rFonts w:hint="eastAsia" w:eastAsia="黑体"/>
          <w:b/>
          <w:bCs/>
          <w:sz w:val="32"/>
          <w:szCs w:val="32"/>
          <w:lang w:eastAsia="zh-CN"/>
        </w:rPr>
      </w:pPr>
      <w:bookmarkStart w:id="2" w:name="_GoBack"/>
      <w:r>
        <w:rPr>
          <w:rFonts w:eastAsia="黑体"/>
          <w:b/>
          <w:bCs/>
          <w:sz w:val="32"/>
          <w:szCs w:val="32"/>
        </w:rPr>
        <w:t>离退休人员福利管理办法</w:t>
      </w:r>
      <w:r>
        <w:rPr>
          <w:rFonts w:hint="eastAsia" w:eastAsia="黑体"/>
          <w:b/>
          <w:bCs/>
          <w:sz w:val="32"/>
          <w:szCs w:val="32"/>
          <w:lang w:eastAsia="zh-CN"/>
        </w:rPr>
        <w:t>（华啤B03-66RL21A）</w:t>
      </w:r>
    </w:p>
    <w:bookmarkEnd w:id="2"/>
    <w:p w14:paraId="3616AFC1">
      <w:pPr>
        <w:spacing w:line="400" w:lineRule="exact"/>
        <w:ind w:right="-191" w:rightChars="-91"/>
        <w:jc w:val="left"/>
        <w:rPr>
          <w:rFonts w:hint="default" w:eastAsia="黑体"/>
          <w:b w:val="0"/>
          <w:bCs w:val="0"/>
          <w:sz w:val="32"/>
          <w:szCs w:val="32"/>
          <w:lang w:val="en-US" w:eastAsia="zh-CN"/>
        </w:rPr>
      </w:pPr>
      <w:r>
        <w:rPr>
          <w:rFonts w:hint="eastAsia" w:eastAsia="黑体"/>
          <w:b w:val="0"/>
          <w:bCs w:val="0"/>
          <w:sz w:val="32"/>
          <w:szCs w:val="32"/>
          <w:lang w:val="en-US" w:eastAsia="zh-CN"/>
        </w:rPr>
        <w:t>///</w:t>
      </w:r>
    </w:p>
    <w:p w14:paraId="5C17FF55">
      <w:pPr>
        <w:pStyle w:val="15"/>
        <w:numPr>
          <w:ilvl w:val="0"/>
          <w:numId w:val="0"/>
        </w:numPr>
        <w:tabs>
          <w:tab w:val="left" w:pos="993"/>
          <w:tab w:val="left" w:pos="2977"/>
        </w:tabs>
        <w:spacing w:before="360" w:beforeLines="150" w:after="120" w:afterLines="50" w:line="400" w:lineRule="exact"/>
        <w:ind w:left="0" w:leftChars="0" w:right="-191" w:rightChars="-91" w:firstLine="0" w:firstLineChars="0"/>
        <w:jc w:val="center"/>
        <w:rPr>
          <w:rFonts w:ascii="Times New Roman" w:hAnsi="Times New Roman" w:eastAsia="宋体"/>
          <w:b/>
          <w:sz w:val="28"/>
          <w:szCs w:val="32"/>
        </w:rPr>
      </w:pPr>
      <w:r>
        <w:rPr>
          <w:rFonts w:hint="default" w:ascii="宋体" w:hAnsi="宋体" w:eastAsia="宋体" w:cs="Times New Roman"/>
          <w:b/>
          <w:bCs w:val="0"/>
          <w:kern w:val="2"/>
          <w:sz w:val="28"/>
          <w:szCs w:val="28"/>
          <w:lang w:val="en-US" w:eastAsia="zh-CN" w:bidi="ar-SA"/>
        </w:rPr>
        <w:t>第一章</w:t>
      </w:r>
      <w:r>
        <w:rPr>
          <w:rFonts w:ascii="Times New Roman" w:hAnsi="Times New Roman" w:eastAsia="宋体"/>
          <w:b/>
          <w:sz w:val="28"/>
          <w:szCs w:val="32"/>
        </w:rPr>
        <w:t>总则</w:t>
      </w:r>
    </w:p>
    <w:p w14:paraId="1FAB4F3A">
      <w:pPr>
        <w:pStyle w:val="15"/>
        <w:numPr>
          <w:ilvl w:val="0"/>
          <w:numId w:val="0"/>
        </w:numPr>
        <w:spacing w:line="400" w:lineRule="exact"/>
        <w:ind w:left="0" w:leftChars="0" w:firstLine="482" w:firstLineChars="200"/>
        <w:rPr>
          <w:rFonts w:ascii="Times New Roman" w:hAnsi="Times New Roman" w:eastAsia="宋体"/>
          <w:b/>
          <w:sz w:val="24"/>
        </w:rPr>
      </w:pPr>
      <w:r>
        <w:rPr>
          <w:rFonts w:hint="eastAsia" w:ascii="宋体" w:hAnsi="宋体" w:eastAsia="宋体" w:cs="Times New Roman"/>
          <w:b/>
          <w:bCs w:val="0"/>
          <w:kern w:val="2"/>
          <w:sz w:val="24"/>
          <w:szCs w:val="22"/>
          <w:lang w:val="en-US" w:eastAsia="zh-CN" w:bidi="ar-SA"/>
        </w:rPr>
        <w:t>第一条</w:t>
      </w:r>
      <w:r>
        <w:rPr>
          <w:rFonts w:ascii="Times New Roman" w:hAnsi="Times New Roman" w:eastAsia="宋体"/>
          <w:sz w:val="24"/>
        </w:rPr>
        <w:t>为</w:t>
      </w:r>
      <w:r>
        <w:rPr>
          <w:rFonts w:hint="eastAsia" w:ascii="Times New Roman" w:hAnsi="Times New Roman" w:eastAsia="宋体"/>
          <w:sz w:val="24"/>
        </w:rPr>
        <w:t>持续推进退休人员社会化管理工作，</w:t>
      </w:r>
      <w:r>
        <w:rPr>
          <w:rFonts w:ascii="Times New Roman" w:hAnsi="Times New Roman" w:eastAsia="宋体"/>
          <w:sz w:val="24"/>
        </w:rPr>
        <w:t>规范华润雪花离退休人员福利管理，统一福利管理模式、福利项目与支付方式</w:t>
      </w:r>
      <w:r>
        <w:rPr>
          <w:rFonts w:hint="eastAsia" w:ascii="Times New Roman" w:hAnsi="Times New Roman" w:eastAsia="宋体"/>
          <w:sz w:val="24"/>
        </w:rPr>
        <w:t>，</w:t>
      </w:r>
      <w:r>
        <w:rPr>
          <w:rFonts w:hint="eastAsia" w:ascii="宋体" w:hAnsi="宋体" w:eastAsia="宋体"/>
          <w:sz w:val="24"/>
          <w:szCs w:val="24"/>
        </w:rPr>
        <w:t>根据中共中央办公厅、国务院办公厅《关于国有企业退休人员社会化管理的指导意见》、华润集团关于印发《华润集团退休人员社会化管理工作方案》的</w:t>
      </w:r>
      <w:r>
        <w:rPr>
          <w:rFonts w:ascii="Times New Roman" w:hAnsi="Times New Roman" w:eastAsia="宋体"/>
          <w:sz w:val="24"/>
        </w:rPr>
        <w:t>相关文件精神，结合华润雪花实际情况，特制定本办法。</w:t>
      </w:r>
    </w:p>
    <w:p w14:paraId="4A7A0FFD">
      <w:pPr>
        <w:pStyle w:val="15"/>
        <w:numPr>
          <w:ilvl w:val="0"/>
          <w:numId w:val="0"/>
        </w:numPr>
        <w:spacing w:line="400" w:lineRule="exact"/>
        <w:ind w:left="0" w:leftChars="0" w:firstLine="482" w:firstLineChars="200"/>
        <w:rPr>
          <w:rFonts w:ascii="Times New Roman" w:hAnsi="Times New Roman" w:eastAsia="宋体"/>
          <w:sz w:val="24"/>
        </w:rPr>
      </w:pPr>
      <w:r>
        <w:rPr>
          <w:rFonts w:hint="eastAsia" w:ascii="宋体" w:hAnsi="宋体" w:eastAsia="宋体" w:cs="Times New Roman"/>
          <w:b/>
          <w:bCs w:val="0"/>
          <w:kern w:val="2"/>
          <w:sz w:val="24"/>
          <w:szCs w:val="22"/>
          <w:lang w:val="en-US" w:eastAsia="zh-CN" w:bidi="ar-SA"/>
        </w:rPr>
        <w:t>第二条</w:t>
      </w:r>
      <w:r>
        <w:rPr>
          <w:rFonts w:ascii="Times New Roman" w:hAnsi="Times New Roman" w:eastAsia="宋体"/>
          <w:sz w:val="24"/>
        </w:rPr>
        <w:t>本办法适用于华润雪花总部及其所属各公司/分公司（以下简称“各单位”）的离退休员工。</w:t>
      </w:r>
    </w:p>
    <w:p w14:paraId="1AE35AA8">
      <w:pPr>
        <w:pStyle w:val="15"/>
        <w:numPr>
          <w:ilvl w:val="0"/>
          <w:numId w:val="0"/>
        </w:numPr>
        <w:spacing w:line="400" w:lineRule="exact"/>
        <w:ind w:left="0" w:leftChars="0" w:firstLine="482" w:firstLineChars="200"/>
        <w:rPr>
          <w:rFonts w:hint="eastAsia" w:ascii="Times New Roman" w:hAnsi="Times New Roman" w:eastAsia="宋体"/>
          <w:sz w:val="24"/>
        </w:rPr>
      </w:pPr>
      <w:r>
        <w:rPr>
          <w:rFonts w:hint="eastAsia" w:ascii="宋体" w:hAnsi="宋体" w:eastAsia="宋体" w:cs="Times New Roman"/>
          <w:b/>
          <w:bCs w:val="0"/>
          <w:kern w:val="2"/>
          <w:sz w:val="24"/>
          <w:szCs w:val="22"/>
          <w:lang w:val="en-US" w:eastAsia="zh-CN" w:bidi="ar-SA"/>
        </w:rPr>
        <w:t>第三条</w:t>
      </w:r>
      <w:r>
        <w:rPr>
          <w:rFonts w:hint="eastAsia" w:ascii="Times New Roman" w:hAnsi="Times New Roman" w:eastAsia="宋体"/>
          <w:sz w:val="24"/>
        </w:rPr>
        <w:t>本办法所称离休人员是指按照国务院有关文件规定，符合离职休养制度的人员。退休人员是指按照国家法律、法规的规定，劳动者符合退休标准，用人单位解除劳动者劳动义务，开始享受养老保险待遇的人员。</w:t>
      </w:r>
    </w:p>
    <w:p w14:paraId="30F44EDD">
      <w:pPr>
        <w:pStyle w:val="15"/>
        <w:numPr>
          <w:ilvl w:val="0"/>
          <w:numId w:val="0"/>
        </w:numPr>
        <w:tabs>
          <w:tab w:val="left" w:pos="993"/>
          <w:tab w:val="left" w:pos="2977"/>
        </w:tabs>
        <w:spacing w:line="240" w:lineRule="auto"/>
        <w:ind w:left="0" w:leftChars="0" w:right="0" w:rightChars="0" w:firstLine="0" w:firstLineChars="0"/>
        <w:jc w:val="left"/>
        <w:rPr>
          <w:rFonts w:hint="default" w:ascii="Times New Roman" w:hAnsi="Times New Roman" w:eastAsia="宋体"/>
          <w:b w:val="0"/>
          <w:bCs/>
          <w:sz w:val="28"/>
          <w:szCs w:val="32"/>
          <w:lang w:val="en-US" w:eastAsia="zh-CN"/>
        </w:rPr>
      </w:pPr>
      <w:r>
        <w:rPr>
          <w:rFonts w:hint="eastAsia" w:ascii="Times New Roman" w:hAnsi="Times New Roman" w:eastAsia="宋体"/>
          <w:b w:val="0"/>
          <w:bCs/>
          <w:sz w:val="28"/>
          <w:szCs w:val="32"/>
          <w:lang w:val="en-US" w:eastAsia="zh-CN"/>
        </w:rPr>
        <w:t>///</w:t>
      </w:r>
    </w:p>
    <w:p w14:paraId="5D936049">
      <w:pPr>
        <w:pStyle w:val="15"/>
        <w:numPr>
          <w:ilvl w:val="0"/>
          <w:numId w:val="0"/>
        </w:numPr>
        <w:tabs>
          <w:tab w:val="left" w:pos="993"/>
          <w:tab w:val="left" w:pos="2977"/>
        </w:tabs>
        <w:spacing w:before="360" w:beforeLines="150" w:after="120" w:afterLines="50" w:line="400" w:lineRule="exact"/>
        <w:ind w:left="0" w:leftChars="0" w:right="-191" w:rightChars="-91" w:firstLine="0" w:firstLineChars="0"/>
        <w:jc w:val="center"/>
        <w:rPr>
          <w:rFonts w:ascii="Times New Roman" w:hAnsi="Times New Roman" w:eastAsia="宋体"/>
          <w:b/>
          <w:bCs/>
          <w:sz w:val="28"/>
          <w:szCs w:val="28"/>
        </w:rPr>
      </w:pPr>
      <w:r>
        <w:rPr>
          <w:rFonts w:hint="default" w:ascii="宋体" w:hAnsi="宋体" w:eastAsia="宋体" w:cs="Times New Roman"/>
          <w:b/>
          <w:bCs w:val="0"/>
          <w:kern w:val="2"/>
          <w:sz w:val="28"/>
          <w:szCs w:val="28"/>
          <w:lang w:val="en-US" w:eastAsia="zh-CN" w:bidi="ar-SA"/>
        </w:rPr>
        <w:t>第二章</w:t>
      </w:r>
      <w:r>
        <w:rPr>
          <w:rFonts w:ascii="Times New Roman" w:hAnsi="Times New Roman" w:eastAsia="宋体"/>
          <w:b/>
          <w:bCs/>
          <w:sz w:val="28"/>
          <w:szCs w:val="28"/>
        </w:rPr>
        <w:t>管理职责</w:t>
      </w:r>
    </w:p>
    <w:p w14:paraId="79E1AC9A">
      <w:pPr>
        <w:pStyle w:val="15"/>
        <w:numPr>
          <w:ilvl w:val="0"/>
          <w:numId w:val="0"/>
        </w:numPr>
        <w:spacing w:line="400" w:lineRule="exact"/>
        <w:ind w:left="0" w:leftChars="0" w:firstLine="482" w:firstLineChars="200"/>
        <w:rPr>
          <w:rFonts w:ascii="Times New Roman" w:hAnsi="Times New Roman" w:eastAsia="宋体"/>
          <w:sz w:val="24"/>
        </w:rPr>
      </w:pPr>
      <w:r>
        <w:rPr>
          <w:rFonts w:hint="eastAsia" w:ascii="宋体" w:hAnsi="宋体" w:eastAsia="宋体" w:cs="Times New Roman"/>
          <w:b/>
          <w:bCs w:val="0"/>
          <w:kern w:val="2"/>
          <w:sz w:val="24"/>
          <w:szCs w:val="22"/>
          <w:lang w:val="en-US" w:eastAsia="zh-CN" w:bidi="ar-SA"/>
        </w:rPr>
        <w:t>第四条</w:t>
      </w:r>
      <w:r>
        <w:rPr>
          <w:rFonts w:ascii="Times New Roman" w:hAnsi="Times New Roman" w:eastAsia="宋体"/>
          <w:sz w:val="24"/>
        </w:rPr>
        <w:t>总部人力资源部负责</w:t>
      </w:r>
      <w:r>
        <w:rPr>
          <w:rFonts w:hint="eastAsia" w:ascii="Times New Roman" w:hAnsi="Times New Roman" w:eastAsia="宋体"/>
          <w:sz w:val="24"/>
        </w:rPr>
        <w:t>组织</w:t>
      </w:r>
      <w:r>
        <w:rPr>
          <w:rFonts w:ascii="Times New Roman" w:hAnsi="Times New Roman" w:eastAsia="宋体"/>
          <w:sz w:val="24"/>
        </w:rPr>
        <w:t>离退休人员</w:t>
      </w:r>
      <w:r>
        <w:rPr>
          <w:rFonts w:hint="eastAsia" w:ascii="Times New Roman" w:hAnsi="Times New Roman" w:eastAsia="宋体"/>
          <w:sz w:val="24"/>
        </w:rPr>
        <w:t>福利</w:t>
      </w:r>
      <w:r>
        <w:rPr>
          <w:rFonts w:ascii="Times New Roman" w:hAnsi="Times New Roman" w:eastAsia="宋体"/>
          <w:sz w:val="24"/>
        </w:rPr>
        <w:t>管</w:t>
      </w:r>
      <w:r>
        <w:rPr>
          <w:rFonts w:hint="eastAsia" w:ascii="Times New Roman" w:hAnsi="Times New Roman" w:eastAsia="宋体"/>
          <w:sz w:val="24"/>
        </w:rPr>
        <w:t>理</w:t>
      </w:r>
      <w:r>
        <w:rPr>
          <w:rFonts w:ascii="Times New Roman" w:hAnsi="Times New Roman" w:eastAsia="宋体"/>
          <w:sz w:val="24"/>
        </w:rPr>
        <w:t>工作，主要职责如下：</w:t>
      </w:r>
    </w:p>
    <w:p w14:paraId="61A79936">
      <w:pPr>
        <w:pStyle w:val="15"/>
        <w:numPr>
          <w:ilvl w:val="0"/>
          <w:numId w:val="0"/>
        </w:numPr>
        <w:spacing w:line="400" w:lineRule="exact"/>
        <w:ind w:left="0" w:leftChars="0" w:firstLine="480" w:firstLineChars="200"/>
        <w:rPr>
          <w:rFonts w:ascii="宋体" w:hAnsi="宋体" w:eastAsia="宋体"/>
          <w:sz w:val="24"/>
        </w:rPr>
      </w:pPr>
      <w:r>
        <w:rPr>
          <w:rFonts w:hint="default" w:ascii="宋体" w:hAnsi="宋体" w:eastAsia="宋体" w:cs="Times New Roman"/>
          <w:kern w:val="2"/>
          <w:sz w:val="24"/>
          <w:szCs w:val="22"/>
          <w:lang w:val="en-US" w:eastAsia="zh-CN" w:bidi="ar-SA"/>
        </w:rPr>
        <w:t>（一）</w:t>
      </w:r>
      <w:r>
        <w:rPr>
          <w:rFonts w:ascii="宋体" w:hAnsi="宋体" w:eastAsia="宋体"/>
          <w:sz w:val="24"/>
        </w:rPr>
        <w:t>依据国家、地方及集团有关规定，结合华润雪花实际</w:t>
      </w:r>
      <w:r>
        <w:rPr>
          <w:rFonts w:hint="eastAsia" w:ascii="宋体" w:hAnsi="宋体" w:eastAsia="宋体"/>
          <w:sz w:val="24"/>
        </w:rPr>
        <w:t>制定</w:t>
      </w:r>
      <w:r>
        <w:rPr>
          <w:rFonts w:ascii="宋体" w:hAnsi="宋体" w:eastAsia="宋体"/>
          <w:sz w:val="24"/>
        </w:rPr>
        <w:t>并适时修订离退休人员管理的相关制度。 </w:t>
      </w:r>
    </w:p>
    <w:p w14:paraId="75ADA3D3">
      <w:pPr>
        <w:pStyle w:val="15"/>
        <w:numPr>
          <w:ilvl w:val="0"/>
          <w:numId w:val="0"/>
        </w:numPr>
        <w:spacing w:line="400" w:lineRule="exact"/>
        <w:ind w:left="0" w:leftChars="0" w:firstLine="480" w:firstLineChars="200"/>
        <w:rPr>
          <w:rFonts w:ascii="宋体" w:hAnsi="宋体" w:eastAsia="宋体"/>
          <w:sz w:val="24"/>
        </w:rPr>
      </w:pPr>
      <w:r>
        <w:rPr>
          <w:rFonts w:hint="default" w:ascii="宋体" w:hAnsi="宋体" w:eastAsia="宋体" w:cs="Times New Roman"/>
          <w:kern w:val="2"/>
          <w:sz w:val="24"/>
          <w:szCs w:val="22"/>
          <w:lang w:val="en-US" w:eastAsia="zh-CN" w:bidi="ar-SA"/>
        </w:rPr>
        <w:t>（二）</w:t>
      </w:r>
      <w:r>
        <w:rPr>
          <w:rFonts w:hint="eastAsia" w:ascii="宋体" w:hAnsi="宋体" w:eastAsia="宋体"/>
          <w:sz w:val="24"/>
        </w:rPr>
        <w:t>指导</w:t>
      </w:r>
      <w:r>
        <w:rPr>
          <w:rFonts w:ascii="宋体" w:hAnsi="宋体" w:eastAsia="宋体"/>
          <w:sz w:val="24"/>
        </w:rPr>
        <w:t>各单位落实国家、地方、集团及总部有关离退休人员规章制度</w:t>
      </w:r>
      <w:r>
        <w:rPr>
          <w:rFonts w:hint="eastAsia" w:ascii="宋体" w:hAnsi="宋体" w:eastAsia="宋体"/>
          <w:sz w:val="24"/>
        </w:rPr>
        <w:t>及</w:t>
      </w:r>
      <w:r>
        <w:rPr>
          <w:rFonts w:ascii="宋体" w:hAnsi="宋体" w:eastAsia="宋体"/>
          <w:sz w:val="24"/>
        </w:rPr>
        <w:t>离退休人员管理</w:t>
      </w:r>
      <w:r>
        <w:rPr>
          <w:rFonts w:hint="eastAsia" w:ascii="宋体" w:hAnsi="宋体" w:eastAsia="宋体"/>
          <w:sz w:val="24"/>
        </w:rPr>
        <w:t>要求，</w:t>
      </w:r>
      <w:r>
        <w:rPr>
          <w:rFonts w:ascii="宋体" w:hAnsi="宋体" w:eastAsia="宋体"/>
          <w:sz w:val="24"/>
        </w:rPr>
        <w:t>提供必要的政策咨询，做好相关协调工作。</w:t>
      </w:r>
    </w:p>
    <w:p w14:paraId="2172D57B">
      <w:pPr>
        <w:pStyle w:val="15"/>
        <w:numPr>
          <w:ilvl w:val="0"/>
          <w:numId w:val="0"/>
        </w:numPr>
        <w:spacing w:line="400" w:lineRule="exact"/>
        <w:ind w:left="0" w:leftChars="0" w:firstLine="480" w:firstLineChars="200"/>
        <w:rPr>
          <w:rFonts w:hint="eastAsia" w:ascii="宋体" w:hAnsi="宋体" w:eastAsia="宋体"/>
          <w:sz w:val="24"/>
        </w:rPr>
      </w:pPr>
      <w:r>
        <w:rPr>
          <w:rFonts w:hint="default" w:ascii="宋体" w:hAnsi="宋体" w:eastAsia="宋体" w:cs="Times New Roman"/>
          <w:kern w:val="2"/>
          <w:sz w:val="24"/>
          <w:szCs w:val="22"/>
          <w:lang w:val="en-US" w:eastAsia="zh-CN" w:bidi="ar-SA"/>
        </w:rPr>
        <w:t>（三）</w:t>
      </w:r>
      <w:r>
        <w:rPr>
          <w:rFonts w:hint="eastAsia" w:ascii="宋体" w:hAnsi="宋体" w:eastAsia="宋体"/>
          <w:sz w:val="24"/>
        </w:rPr>
        <w:t>审核各单位离退休人员统筹外费用支付项目、标准及方式等，参与离退休人员统筹外福利费用精算工作。</w:t>
      </w:r>
    </w:p>
    <w:p w14:paraId="25846165">
      <w:pPr>
        <w:pStyle w:val="15"/>
        <w:numPr>
          <w:ilvl w:val="0"/>
          <w:numId w:val="0"/>
        </w:numPr>
        <w:spacing w:line="240" w:lineRule="auto"/>
        <w:ind w:left="0" w:leftChars="0" w:firstLine="0" w:firstLineChars="0"/>
        <w:rPr>
          <w:rFonts w:hint="default" w:ascii="宋体" w:hAnsi="宋体" w:eastAsia="宋体"/>
          <w:sz w:val="24"/>
          <w:lang w:val="en-US" w:eastAsia="zh-CN"/>
        </w:rPr>
      </w:pPr>
      <w:r>
        <w:rPr>
          <w:rFonts w:hint="eastAsia" w:ascii="宋体" w:hAnsi="宋体" w:eastAsia="宋体"/>
          <w:sz w:val="24"/>
          <w:lang w:val="en-US" w:eastAsia="zh-CN"/>
        </w:rPr>
        <w:t>///</w:t>
      </w:r>
    </w:p>
    <w:p w14:paraId="4D74A507">
      <w:pPr>
        <w:pStyle w:val="15"/>
        <w:numPr>
          <w:ilvl w:val="0"/>
          <w:numId w:val="0"/>
        </w:numPr>
        <w:spacing w:line="400" w:lineRule="exact"/>
        <w:ind w:left="0" w:leftChars="0" w:firstLine="482" w:firstLineChars="200"/>
        <w:rPr>
          <w:rFonts w:ascii="Times New Roman" w:hAnsi="Times New Roman" w:eastAsia="宋体"/>
          <w:sz w:val="24"/>
        </w:rPr>
      </w:pPr>
      <w:r>
        <w:rPr>
          <w:rFonts w:hint="eastAsia" w:ascii="宋体" w:hAnsi="宋体" w:eastAsia="宋体" w:cs="Times New Roman"/>
          <w:b/>
          <w:bCs w:val="0"/>
          <w:kern w:val="2"/>
          <w:sz w:val="24"/>
          <w:szCs w:val="22"/>
          <w:lang w:val="en-US" w:eastAsia="zh-CN" w:bidi="ar-SA"/>
        </w:rPr>
        <w:t>第五条</w:t>
      </w:r>
      <w:r>
        <w:rPr>
          <w:rFonts w:ascii="Times New Roman" w:hAnsi="Times New Roman" w:eastAsia="宋体"/>
          <w:sz w:val="24"/>
        </w:rPr>
        <w:t>总部财务部负责规范离退休人员福利费用账务处理，主要职责如下：</w:t>
      </w:r>
    </w:p>
    <w:p w14:paraId="0EEBD31D">
      <w:pPr>
        <w:pStyle w:val="15"/>
        <w:numPr>
          <w:ilvl w:val="0"/>
          <w:numId w:val="0"/>
        </w:numPr>
        <w:spacing w:line="400" w:lineRule="exact"/>
        <w:ind w:left="0" w:leftChars="0" w:firstLine="480" w:firstLineChars="200"/>
        <w:rPr>
          <w:rFonts w:ascii="宋体" w:hAnsi="宋体" w:eastAsia="宋体"/>
          <w:sz w:val="24"/>
        </w:rPr>
      </w:pPr>
      <w:r>
        <w:rPr>
          <w:rFonts w:hint="default" w:ascii="宋体" w:hAnsi="宋体" w:eastAsia="宋体" w:cs="Times New Roman"/>
          <w:kern w:val="2"/>
          <w:sz w:val="24"/>
          <w:szCs w:val="22"/>
          <w:lang w:val="en-US" w:eastAsia="zh-CN" w:bidi="ar-SA"/>
        </w:rPr>
        <w:t>（一）</w:t>
      </w:r>
      <w:r>
        <w:rPr>
          <w:rFonts w:ascii="宋体" w:hAnsi="宋体" w:eastAsia="宋体"/>
          <w:sz w:val="24"/>
        </w:rPr>
        <w:t>依据国家企业会计准则及集团相关规定，结合华润雪花实际制订离退休人员账务管理的相关制度。</w:t>
      </w:r>
    </w:p>
    <w:p w14:paraId="080EC3A6">
      <w:pPr>
        <w:pStyle w:val="15"/>
        <w:numPr>
          <w:ilvl w:val="0"/>
          <w:numId w:val="0"/>
        </w:numPr>
        <w:spacing w:line="400" w:lineRule="exact"/>
        <w:ind w:left="0" w:leftChars="0" w:firstLine="480" w:firstLineChars="200"/>
        <w:rPr>
          <w:rFonts w:ascii="宋体" w:hAnsi="宋体" w:eastAsia="宋体"/>
          <w:sz w:val="24"/>
        </w:rPr>
      </w:pPr>
      <w:r>
        <w:rPr>
          <w:rFonts w:hint="default" w:ascii="宋体" w:hAnsi="宋体" w:eastAsia="宋体" w:cs="Times New Roman"/>
          <w:kern w:val="2"/>
          <w:sz w:val="24"/>
          <w:szCs w:val="22"/>
          <w:lang w:val="en-US" w:eastAsia="zh-CN" w:bidi="ar-SA"/>
        </w:rPr>
        <w:t>（二）</w:t>
      </w:r>
      <w:r>
        <w:rPr>
          <w:rFonts w:hint="eastAsia" w:ascii="宋体" w:hAnsi="宋体" w:eastAsia="宋体"/>
          <w:sz w:val="24"/>
        </w:rPr>
        <w:t>指导</w:t>
      </w:r>
      <w:r>
        <w:rPr>
          <w:rFonts w:ascii="宋体" w:hAnsi="宋体" w:eastAsia="宋体"/>
          <w:sz w:val="24"/>
        </w:rPr>
        <w:t>各单位落实国家、地方、集团及总部有关离退休人员规章制度</w:t>
      </w:r>
      <w:r>
        <w:rPr>
          <w:rFonts w:hint="eastAsia" w:ascii="宋体" w:hAnsi="宋体" w:eastAsia="宋体"/>
          <w:sz w:val="24"/>
        </w:rPr>
        <w:t>及</w:t>
      </w:r>
      <w:r>
        <w:rPr>
          <w:rFonts w:ascii="宋体" w:hAnsi="宋体" w:eastAsia="宋体"/>
          <w:sz w:val="24"/>
        </w:rPr>
        <w:t>离退休人员账务管理工作</w:t>
      </w:r>
      <w:r>
        <w:rPr>
          <w:rFonts w:hint="eastAsia" w:ascii="宋体" w:hAnsi="宋体" w:eastAsia="宋体"/>
          <w:sz w:val="24"/>
        </w:rPr>
        <w:t>，</w:t>
      </w:r>
      <w:r>
        <w:rPr>
          <w:rFonts w:ascii="宋体" w:hAnsi="宋体" w:eastAsia="宋体"/>
          <w:sz w:val="24"/>
        </w:rPr>
        <w:t>提供必要的政策咨询，协同总部人力资源部做好离退休人员福利管理。</w:t>
      </w:r>
    </w:p>
    <w:p w14:paraId="39746F0D">
      <w:pPr>
        <w:pStyle w:val="15"/>
        <w:numPr>
          <w:ilvl w:val="0"/>
          <w:numId w:val="0"/>
        </w:numPr>
        <w:spacing w:line="400" w:lineRule="exact"/>
        <w:ind w:left="0" w:leftChars="0" w:firstLine="480" w:firstLineChars="200"/>
        <w:rPr>
          <w:rFonts w:ascii="宋体" w:hAnsi="宋体" w:eastAsia="宋体"/>
          <w:sz w:val="24"/>
        </w:rPr>
      </w:pPr>
      <w:r>
        <w:rPr>
          <w:rFonts w:hint="default" w:ascii="宋体" w:hAnsi="宋体" w:eastAsia="宋体" w:cs="Times New Roman"/>
          <w:kern w:val="2"/>
          <w:sz w:val="24"/>
          <w:szCs w:val="22"/>
          <w:lang w:val="en-US" w:eastAsia="zh-CN" w:bidi="ar-SA"/>
        </w:rPr>
        <w:t>（三）</w:t>
      </w:r>
      <w:r>
        <w:rPr>
          <w:rFonts w:ascii="宋体" w:hAnsi="宋体" w:eastAsia="宋体"/>
          <w:sz w:val="24"/>
        </w:rPr>
        <w:t>负责离退休人员</w:t>
      </w:r>
      <w:r>
        <w:rPr>
          <w:rFonts w:hint="eastAsia" w:ascii="宋体" w:hAnsi="宋体" w:eastAsia="宋体"/>
          <w:sz w:val="24"/>
        </w:rPr>
        <w:t>统筹外</w:t>
      </w:r>
      <w:r>
        <w:rPr>
          <w:rFonts w:ascii="宋体" w:hAnsi="宋体" w:eastAsia="宋体"/>
          <w:sz w:val="24"/>
        </w:rPr>
        <w:t>福利费用的精算工作。</w:t>
      </w:r>
    </w:p>
    <w:p w14:paraId="416FA563">
      <w:pPr>
        <w:pStyle w:val="15"/>
        <w:numPr>
          <w:ilvl w:val="0"/>
          <w:numId w:val="0"/>
        </w:numPr>
        <w:spacing w:line="240" w:lineRule="auto"/>
        <w:ind w:left="0" w:leftChars="0" w:firstLine="0" w:firstLineChars="0"/>
        <w:rPr>
          <w:rFonts w:hint="default" w:ascii="宋体" w:hAnsi="宋体" w:eastAsia="宋体"/>
          <w:sz w:val="24"/>
          <w:lang w:val="en-US" w:eastAsia="zh-CN"/>
        </w:rPr>
      </w:pPr>
      <w:r>
        <w:rPr>
          <w:rFonts w:hint="eastAsia" w:ascii="宋体" w:hAnsi="宋体" w:eastAsia="宋体"/>
          <w:sz w:val="24"/>
          <w:lang w:val="en-US" w:eastAsia="zh-CN"/>
        </w:rPr>
        <w:t>///</w:t>
      </w:r>
    </w:p>
    <w:p w14:paraId="42D524F5">
      <w:pPr>
        <w:pStyle w:val="15"/>
        <w:numPr>
          <w:ilvl w:val="0"/>
          <w:numId w:val="0"/>
        </w:numPr>
        <w:spacing w:line="400" w:lineRule="exact"/>
        <w:ind w:left="0" w:leftChars="0" w:firstLine="482" w:firstLineChars="200"/>
        <w:rPr>
          <w:rFonts w:ascii="Times New Roman" w:hAnsi="Times New Roman" w:eastAsia="宋体"/>
          <w:sz w:val="24"/>
        </w:rPr>
      </w:pPr>
      <w:r>
        <w:rPr>
          <w:rFonts w:hint="eastAsia" w:ascii="宋体" w:hAnsi="宋体" w:eastAsia="宋体" w:cs="Times New Roman"/>
          <w:b/>
          <w:bCs w:val="0"/>
          <w:kern w:val="2"/>
          <w:sz w:val="24"/>
          <w:szCs w:val="22"/>
          <w:lang w:val="en-US" w:eastAsia="zh-CN" w:bidi="ar-SA"/>
        </w:rPr>
        <w:t>第六条</w:t>
      </w:r>
      <w:r>
        <w:rPr>
          <w:rFonts w:hint="eastAsia" w:ascii="Times New Roman" w:hAnsi="Times New Roman" w:eastAsia="宋体"/>
          <w:sz w:val="24"/>
        </w:rPr>
        <w:t>各</w:t>
      </w:r>
      <w:r>
        <w:rPr>
          <w:rFonts w:hint="default" w:ascii="Times New Roman" w:hAnsi="Times New Roman" w:eastAsia="宋体"/>
          <w:sz w:val="24"/>
          <w:lang w:val="en-US"/>
        </w:rPr>
        <w:t>区域</w:t>
      </w:r>
      <w:r>
        <w:rPr>
          <w:rFonts w:hint="eastAsia" w:ascii="Times New Roman" w:hAnsi="Times New Roman" w:eastAsia="宋体"/>
          <w:sz w:val="24"/>
        </w:rPr>
        <w:t>人力资源部</w:t>
      </w:r>
    </w:p>
    <w:p w14:paraId="05F79FAD">
      <w:pPr>
        <w:pStyle w:val="15"/>
        <w:numPr>
          <w:ilvl w:val="0"/>
          <w:numId w:val="0"/>
        </w:numPr>
        <w:spacing w:line="400" w:lineRule="exact"/>
        <w:ind w:left="0" w:leftChars="0" w:firstLine="424" w:firstLineChars="177"/>
        <w:rPr>
          <w:rFonts w:ascii="宋体" w:hAnsi="宋体" w:eastAsia="宋体"/>
          <w:sz w:val="24"/>
        </w:rPr>
      </w:pPr>
      <w:r>
        <w:rPr>
          <w:rFonts w:hint="default" w:ascii="宋体" w:hAnsi="宋体" w:eastAsia="宋体" w:cs="Times New Roman"/>
          <w:kern w:val="2"/>
          <w:sz w:val="24"/>
          <w:szCs w:val="22"/>
          <w:lang w:val="en-US" w:eastAsia="zh-CN" w:bidi="ar-SA"/>
        </w:rPr>
        <w:t>（一）</w:t>
      </w:r>
      <w:r>
        <w:rPr>
          <w:rFonts w:hint="eastAsia" w:ascii="宋体" w:hAnsi="宋体" w:eastAsia="宋体"/>
          <w:sz w:val="24"/>
        </w:rPr>
        <w:t>负责建立离退休人员台帐，进行分帐管理，并汇总上报集团离退休人员管理的相关报表。</w:t>
      </w:r>
    </w:p>
    <w:p w14:paraId="4D97CCB9">
      <w:pPr>
        <w:pStyle w:val="15"/>
        <w:numPr>
          <w:ilvl w:val="0"/>
          <w:numId w:val="0"/>
        </w:numPr>
        <w:spacing w:line="400" w:lineRule="exact"/>
        <w:ind w:left="0" w:leftChars="0" w:firstLine="424" w:firstLineChars="177"/>
        <w:rPr>
          <w:rFonts w:ascii="宋体" w:hAnsi="宋体" w:eastAsia="宋体"/>
          <w:sz w:val="24"/>
        </w:rPr>
      </w:pPr>
      <w:r>
        <w:rPr>
          <w:rFonts w:hint="default" w:ascii="宋体" w:hAnsi="宋体" w:eastAsia="宋体" w:cs="Times New Roman"/>
          <w:kern w:val="2"/>
          <w:sz w:val="24"/>
          <w:szCs w:val="22"/>
          <w:lang w:val="en-US" w:eastAsia="zh-CN" w:bidi="ar-SA"/>
        </w:rPr>
        <w:t>（二）</w:t>
      </w:r>
      <w:r>
        <w:rPr>
          <w:rFonts w:hint="eastAsia" w:ascii="宋体" w:hAnsi="宋体" w:eastAsia="宋体"/>
          <w:sz w:val="24"/>
        </w:rPr>
        <w:t>定期跟进离退休人员统筹外福利费用政策并及时报送至总部，经总部审批后组织执行。</w:t>
      </w:r>
    </w:p>
    <w:p w14:paraId="22415C44">
      <w:pPr>
        <w:pStyle w:val="15"/>
        <w:numPr>
          <w:ilvl w:val="0"/>
          <w:numId w:val="0"/>
        </w:numPr>
        <w:spacing w:line="400" w:lineRule="exact"/>
        <w:ind w:left="0" w:leftChars="0" w:firstLine="424" w:firstLineChars="177"/>
        <w:rPr>
          <w:rFonts w:ascii="宋体" w:hAnsi="宋体" w:eastAsia="宋体"/>
          <w:sz w:val="24"/>
        </w:rPr>
      </w:pPr>
      <w:r>
        <w:rPr>
          <w:rFonts w:hint="default" w:ascii="宋体" w:hAnsi="宋体" w:eastAsia="宋体" w:cs="Times New Roman"/>
          <w:kern w:val="2"/>
          <w:sz w:val="24"/>
          <w:szCs w:val="22"/>
          <w:lang w:val="en-US" w:eastAsia="zh-CN" w:bidi="ar-SA"/>
        </w:rPr>
        <w:t>（三）</w:t>
      </w:r>
      <w:r>
        <w:rPr>
          <w:rFonts w:hint="eastAsia" w:ascii="宋体" w:hAnsi="宋体" w:eastAsia="宋体"/>
          <w:sz w:val="24"/>
        </w:rPr>
        <w:t>定期汇总分析离退休人员关系转移及福利待遇发放情况（包括但不限于人员情况、福利项目及标准，支付方式、政策变化情况、转移情况等）反馈总部人力资源部。</w:t>
      </w:r>
    </w:p>
    <w:p w14:paraId="49E75E63">
      <w:pPr>
        <w:pStyle w:val="15"/>
        <w:numPr>
          <w:ilvl w:val="0"/>
          <w:numId w:val="0"/>
        </w:numPr>
        <w:spacing w:line="400" w:lineRule="exact"/>
        <w:ind w:left="0" w:leftChars="0" w:firstLine="424" w:firstLineChars="177"/>
        <w:rPr>
          <w:rFonts w:ascii="宋体" w:hAnsi="宋体" w:eastAsia="宋体"/>
          <w:sz w:val="24"/>
        </w:rPr>
      </w:pPr>
      <w:r>
        <w:rPr>
          <w:rFonts w:hint="default" w:ascii="宋体" w:hAnsi="宋体" w:eastAsia="宋体" w:cs="Times New Roman"/>
          <w:kern w:val="2"/>
          <w:sz w:val="24"/>
          <w:szCs w:val="22"/>
          <w:lang w:val="en-US" w:eastAsia="zh-CN" w:bidi="ar-SA"/>
        </w:rPr>
        <w:t>（四）</w:t>
      </w:r>
      <w:r>
        <w:rPr>
          <w:rFonts w:hint="eastAsia" w:ascii="宋体" w:hAnsi="宋体" w:eastAsia="宋体"/>
          <w:sz w:val="24"/>
        </w:rPr>
        <w:t>提供区域本部离退休人员数量、福利项目及标准等统筹外福利费用精算基础信息，并汇总所属各单位精算基础信息反馈总部。</w:t>
      </w:r>
    </w:p>
    <w:p w14:paraId="32C356C7">
      <w:pPr>
        <w:pStyle w:val="15"/>
        <w:numPr>
          <w:ilvl w:val="0"/>
          <w:numId w:val="0"/>
        </w:numPr>
        <w:spacing w:line="400" w:lineRule="exact"/>
        <w:ind w:left="0" w:leftChars="0" w:firstLine="424" w:firstLineChars="177"/>
        <w:rPr>
          <w:rFonts w:ascii="宋体" w:hAnsi="宋体" w:eastAsia="宋体"/>
          <w:sz w:val="24"/>
        </w:rPr>
      </w:pPr>
      <w:r>
        <w:rPr>
          <w:rFonts w:hint="default" w:ascii="宋体" w:hAnsi="宋体" w:eastAsia="宋体" w:cs="Times New Roman"/>
          <w:kern w:val="2"/>
          <w:sz w:val="24"/>
          <w:szCs w:val="22"/>
          <w:lang w:val="en-US" w:eastAsia="zh-CN" w:bidi="ar-SA"/>
        </w:rPr>
        <w:t>（五）</w:t>
      </w:r>
      <w:r>
        <w:rPr>
          <w:rFonts w:hint="eastAsia" w:ascii="宋体" w:hAnsi="宋体" w:eastAsia="宋体"/>
          <w:sz w:val="24"/>
        </w:rPr>
        <w:t>配合总部人力资源部开展离退休人员统筹外福利费用政策研究。</w:t>
      </w:r>
    </w:p>
    <w:p w14:paraId="5FF5EDCB">
      <w:pPr>
        <w:pStyle w:val="15"/>
        <w:numPr>
          <w:ilvl w:val="0"/>
          <w:numId w:val="0"/>
        </w:numPr>
        <w:spacing w:line="400" w:lineRule="exact"/>
        <w:ind w:left="0" w:leftChars="0" w:firstLine="424" w:firstLineChars="177"/>
        <w:rPr>
          <w:rFonts w:hint="eastAsia" w:ascii="宋体" w:hAnsi="宋体" w:eastAsia="宋体"/>
          <w:sz w:val="24"/>
        </w:rPr>
      </w:pPr>
      <w:r>
        <w:rPr>
          <w:rFonts w:hint="default" w:ascii="宋体" w:hAnsi="宋体" w:eastAsia="宋体" w:cs="Times New Roman"/>
          <w:kern w:val="2"/>
          <w:sz w:val="24"/>
          <w:szCs w:val="22"/>
          <w:lang w:val="en-US" w:eastAsia="zh-CN" w:bidi="ar-SA"/>
        </w:rPr>
        <w:t>（六）</w:t>
      </w:r>
      <w:r>
        <w:rPr>
          <w:rFonts w:hint="eastAsia" w:ascii="宋体" w:hAnsi="宋体" w:eastAsia="宋体"/>
          <w:sz w:val="24"/>
        </w:rPr>
        <w:t>根据需要协助做好离退休人员福利管理。</w:t>
      </w:r>
    </w:p>
    <w:p w14:paraId="4A5F7EB8">
      <w:pPr>
        <w:pStyle w:val="15"/>
        <w:numPr>
          <w:ilvl w:val="0"/>
          <w:numId w:val="0"/>
        </w:numPr>
        <w:spacing w:line="240" w:lineRule="auto"/>
        <w:ind w:left="0" w:leftChars="0" w:firstLine="0" w:firstLineChars="0"/>
        <w:rPr>
          <w:rFonts w:hint="default" w:ascii="宋体" w:hAnsi="宋体" w:eastAsia="宋体"/>
          <w:sz w:val="24"/>
          <w:lang w:val="en-US" w:eastAsia="zh-CN"/>
        </w:rPr>
      </w:pPr>
      <w:r>
        <w:rPr>
          <w:rFonts w:hint="eastAsia" w:ascii="宋体" w:hAnsi="宋体" w:eastAsia="宋体"/>
          <w:sz w:val="24"/>
          <w:lang w:val="en-US" w:eastAsia="zh-CN"/>
        </w:rPr>
        <w:t>///</w:t>
      </w:r>
    </w:p>
    <w:p w14:paraId="0E91D6AF">
      <w:pPr>
        <w:pStyle w:val="15"/>
        <w:numPr>
          <w:ilvl w:val="0"/>
          <w:numId w:val="0"/>
        </w:numPr>
        <w:spacing w:line="400" w:lineRule="exact"/>
        <w:ind w:left="0" w:leftChars="0" w:firstLine="482" w:firstLineChars="200"/>
        <w:rPr>
          <w:rFonts w:ascii="Times New Roman" w:hAnsi="Times New Roman" w:eastAsia="宋体"/>
          <w:sz w:val="24"/>
        </w:rPr>
      </w:pPr>
      <w:r>
        <w:rPr>
          <w:rFonts w:hint="eastAsia" w:ascii="宋体" w:hAnsi="宋体" w:eastAsia="宋体" w:cs="Times New Roman"/>
          <w:b/>
          <w:bCs w:val="0"/>
          <w:kern w:val="2"/>
          <w:sz w:val="24"/>
          <w:szCs w:val="22"/>
          <w:lang w:val="en-US" w:eastAsia="zh-CN" w:bidi="ar-SA"/>
        </w:rPr>
        <w:t>第七条</w:t>
      </w:r>
      <w:r>
        <w:rPr>
          <w:rFonts w:ascii="Times New Roman" w:hAnsi="Times New Roman" w:eastAsia="宋体"/>
          <w:sz w:val="24"/>
        </w:rPr>
        <w:t>各单位人力资源部</w:t>
      </w:r>
    </w:p>
    <w:p w14:paraId="0BE5BF6F">
      <w:pPr>
        <w:pStyle w:val="15"/>
        <w:numPr>
          <w:ilvl w:val="0"/>
          <w:numId w:val="0"/>
        </w:numPr>
        <w:spacing w:line="400" w:lineRule="exact"/>
        <w:ind w:left="0" w:leftChars="0" w:firstLine="480" w:firstLineChars="200"/>
        <w:rPr>
          <w:rFonts w:ascii="宋体" w:hAnsi="宋体" w:eastAsia="宋体"/>
          <w:sz w:val="24"/>
        </w:rPr>
      </w:pPr>
      <w:r>
        <w:rPr>
          <w:rFonts w:hint="default" w:ascii="宋体" w:hAnsi="宋体" w:eastAsia="宋体" w:cs="Times New Roman"/>
          <w:kern w:val="2"/>
          <w:sz w:val="24"/>
          <w:szCs w:val="22"/>
          <w:lang w:val="en-US" w:eastAsia="zh-CN" w:bidi="ar-SA"/>
        </w:rPr>
        <w:t>（一）</w:t>
      </w:r>
      <w:r>
        <w:rPr>
          <w:rFonts w:ascii="宋体" w:hAnsi="宋体" w:eastAsia="宋体"/>
          <w:sz w:val="24"/>
        </w:rPr>
        <w:t>负责</w:t>
      </w:r>
      <w:r>
        <w:rPr>
          <w:rFonts w:hint="eastAsia" w:ascii="宋体" w:hAnsi="宋体" w:eastAsia="宋体"/>
          <w:sz w:val="24"/>
        </w:rPr>
        <w:t>组织办理离退休人员退休手续、党组织关系及人事档案转移手续，并建立离退休人员台帐，推进离退休人员日常管理工作</w:t>
      </w:r>
      <w:r>
        <w:rPr>
          <w:rFonts w:ascii="宋体" w:hAnsi="宋体" w:eastAsia="宋体"/>
          <w:sz w:val="24"/>
        </w:rPr>
        <w:t>。</w:t>
      </w:r>
    </w:p>
    <w:p w14:paraId="07EDC039">
      <w:pPr>
        <w:pStyle w:val="15"/>
        <w:numPr>
          <w:ilvl w:val="0"/>
          <w:numId w:val="0"/>
        </w:numPr>
        <w:spacing w:line="400" w:lineRule="exact"/>
        <w:ind w:left="0" w:leftChars="0" w:firstLine="480" w:firstLineChars="200"/>
        <w:rPr>
          <w:rFonts w:ascii="宋体" w:hAnsi="宋体" w:eastAsia="宋体"/>
          <w:sz w:val="24"/>
        </w:rPr>
      </w:pPr>
      <w:r>
        <w:rPr>
          <w:rFonts w:hint="default" w:ascii="宋体" w:hAnsi="宋体" w:eastAsia="宋体" w:cs="Times New Roman"/>
          <w:kern w:val="2"/>
          <w:sz w:val="24"/>
          <w:szCs w:val="22"/>
          <w:lang w:val="en-US" w:eastAsia="zh-CN" w:bidi="ar-SA"/>
        </w:rPr>
        <w:t>（二）</w:t>
      </w:r>
      <w:r>
        <w:rPr>
          <w:rFonts w:hint="eastAsia" w:ascii="宋体" w:hAnsi="宋体" w:eastAsia="宋体"/>
          <w:sz w:val="24"/>
        </w:rPr>
        <w:t>负责组织发放离退休人员各类补贴、福利费用，办理离退休人员企业年金支取、医疗费用报销等。</w:t>
      </w:r>
    </w:p>
    <w:p w14:paraId="46F3F557">
      <w:pPr>
        <w:pStyle w:val="15"/>
        <w:numPr>
          <w:ilvl w:val="0"/>
          <w:numId w:val="0"/>
        </w:numPr>
        <w:spacing w:line="400" w:lineRule="exact"/>
        <w:ind w:left="0" w:leftChars="0" w:firstLine="480" w:firstLineChars="200"/>
        <w:rPr>
          <w:rFonts w:ascii="宋体" w:hAnsi="宋体" w:eastAsia="宋体"/>
          <w:sz w:val="24"/>
        </w:rPr>
      </w:pPr>
      <w:r>
        <w:rPr>
          <w:rFonts w:hint="default" w:ascii="宋体" w:hAnsi="宋体" w:eastAsia="宋体" w:cs="Times New Roman"/>
          <w:kern w:val="2"/>
          <w:sz w:val="24"/>
          <w:szCs w:val="22"/>
          <w:lang w:val="en-US" w:eastAsia="zh-CN" w:bidi="ar-SA"/>
        </w:rPr>
        <w:t>（三）</w:t>
      </w:r>
      <w:r>
        <w:rPr>
          <w:rFonts w:hint="eastAsia" w:ascii="宋体" w:hAnsi="宋体" w:eastAsia="宋体"/>
          <w:sz w:val="24"/>
        </w:rPr>
        <w:t>负责按照规定审核离退休人员各项费用开支，并提交同级财务部完成支付工作。</w:t>
      </w:r>
    </w:p>
    <w:p w14:paraId="1817F202">
      <w:pPr>
        <w:pStyle w:val="15"/>
        <w:numPr>
          <w:ilvl w:val="0"/>
          <w:numId w:val="0"/>
        </w:numPr>
        <w:spacing w:line="400" w:lineRule="exact"/>
        <w:ind w:left="0" w:leftChars="0" w:firstLine="480" w:firstLineChars="200"/>
        <w:rPr>
          <w:rFonts w:ascii="宋体" w:hAnsi="宋体" w:eastAsia="宋体"/>
          <w:sz w:val="24"/>
        </w:rPr>
      </w:pPr>
      <w:r>
        <w:rPr>
          <w:rFonts w:hint="default" w:ascii="宋体" w:hAnsi="宋体" w:eastAsia="宋体" w:cs="Times New Roman"/>
          <w:kern w:val="2"/>
          <w:sz w:val="24"/>
          <w:szCs w:val="22"/>
          <w:lang w:val="en-US" w:eastAsia="zh-CN" w:bidi="ar-SA"/>
        </w:rPr>
        <w:t>（四）</w:t>
      </w:r>
      <w:r>
        <w:rPr>
          <w:rFonts w:hint="eastAsia" w:ascii="宋体" w:hAnsi="宋体" w:eastAsia="宋体"/>
          <w:sz w:val="24"/>
        </w:rPr>
        <w:t>定期确认</w:t>
      </w:r>
      <w:r>
        <w:rPr>
          <w:rFonts w:ascii="宋体" w:hAnsi="宋体" w:eastAsia="宋体"/>
          <w:sz w:val="24"/>
        </w:rPr>
        <w:t>离退休人员存续状态和社保系统对接调阅。</w:t>
      </w:r>
    </w:p>
    <w:p w14:paraId="5982D858">
      <w:pPr>
        <w:pStyle w:val="15"/>
        <w:numPr>
          <w:ilvl w:val="0"/>
          <w:numId w:val="0"/>
        </w:numPr>
        <w:spacing w:line="400" w:lineRule="exact"/>
        <w:ind w:left="0" w:leftChars="0" w:firstLine="480" w:firstLineChars="200"/>
        <w:rPr>
          <w:rFonts w:ascii="宋体" w:hAnsi="宋体" w:eastAsia="宋体"/>
          <w:sz w:val="24"/>
        </w:rPr>
      </w:pPr>
      <w:r>
        <w:rPr>
          <w:rFonts w:hint="default" w:ascii="宋体" w:hAnsi="宋体" w:eastAsia="宋体" w:cs="Times New Roman"/>
          <w:kern w:val="2"/>
          <w:sz w:val="24"/>
          <w:szCs w:val="22"/>
          <w:lang w:val="en-US" w:eastAsia="zh-CN" w:bidi="ar-SA"/>
        </w:rPr>
        <w:t>（五）</w:t>
      </w:r>
      <w:r>
        <w:rPr>
          <w:rFonts w:hint="eastAsia" w:ascii="宋体" w:hAnsi="宋体" w:eastAsia="宋体"/>
          <w:sz w:val="24"/>
        </w:rPr>
        <w:t>定期跟进离退休人员统筹外福利费用政策并及时报送至区域公司人力资源部，经总部审批后组织执行。</w:t>
      </w:r>
    </w:p>
    <w:p w14:paraId="0BB29F1C">
      <w:pPr>
        <w:pStyle w:val="15"/>
        <w:numPr>
          <w:ilvl w:val="0"/>
          <w:numId w:val="0"/>
        </w:numPr>
        <w:spacing w:line="400" w:lineRule="exact"/>
        <w:ind w:left="0" w:leftChars="0" w:firstLine="480" w:firstLineChars="200"/>
        <w:rPr>
          <w:rFonts w:ascii="宋体" w:hAnsi="宋体" w:eastAsia="宋体"/>
          <w:sz w:val="24"/>
        </w:rPr>
      </w:pPr>
      <w:r>
        <w:rPr>
          <w:rFonts w:hint="default" w:ascii="宋体" w:hAnsi="宋体" w:eastAsia="宋体" w:cs="Times New Roman"/>
          <w:kern w:val="2"/>
          <w:sz w:val="24"/>
          <w:szCs w:val="22"/>
          <w:lang w:val="en-US" w:eastAsia="zh-CN" w:bidi="ar-SA"/>
        </w:rPr>
        <w:t>（六）</w:t>
      </w:r>
      <w:r>
        <w:rPr>
          <w:rFonts w:hint="eastAsia" w:ascii="宋体" w:hAnsi="宋体" w:eastAsia="宋体"/>
          <w:sz w:val="24"/>
        </w:rPr>
        <w:t>定期汇总分析离退休人员关系转移及福利待遇发放情况（包括但不限于人员情况、福利项目及标准，支付方式、政策变化情况、转移情况等）并反馈区域公司人力资源部。</w:t>
      </w:r>
    </w:p>
    <w:p w14:paraId="70087686">
      <w:pPr>
        <w:pStyle w:val="15"/>
        <w:numPr>
          <w:ilvl w:val="0"/>
          <w:numId w:val="0"/>
        </w:numPr>
        <w:spacing w:line="400" w:lineRule="exact"/>
        <w:ind w:left="0" w:leftChars="0" w:firstLine="480" w:firstLineChars="200"/>
        <w:rPr>
          <w:rFonts w:ascii="宋体" w:hAnsi="宋体" w:eastAsia="宋体"/>
          <w:sz w:val="24"/>
        </w:rPr>
      </w:pPr>
      <w:r>
        <w:rPr>
          <w:rFonts w:hint="default" w:ascii="宋体" w:hAnsi="宋体" w:eastAsia="宋体" w:cs="Times New Roman"/>
          <w:kern w:val="2"/>
          <w:sz w:val="24"/>
          <w:szCs w:val="22"/>
          <w:lang w:val="en-US" w:eastAsia="zh-CN" w:bidi="ar-SA"/>
        </w:rPr>
        <w:t>（七）</w:t>
      </w:r>
      <w:r>
        <w:rPr>
          <w:rFonts w:hint="eastAsia" w:ascii="宋体" w:hAnsi="宋体" w:eastAsia="宋体"/>
          <w:sz w:val="24"/>
        </w:rPr>
        <w:t>提供离退休人员数量、福利项目及标准等统筹外福利费用精算基础信息。</w:t>
      </w:r>
    </w:p>
    <w:p w14:paraId="0FB7F38F">
      <w:pPr>
        <w:pStyle w:val="15"/>
        <w:numPr>
          <w:ilvl w:val="0"/>
          <w:numId w:val="0"/>
        </w:numPr>
        <w:spacing w:line="400" w:lineRule="exact"/>
        <w:ind w:left="0" w:leftChars="0" w:firstLine="480" w:firstLineChars="200"/>
        <w:rPr>
          <w:rFonts w:ascii="宋体" w:hAnsi="宋体" w:eastAsia="宋体"/>
          <w:sz w:val="24"/>
        </w:rPr>
      </w:pPr>
      <w:r>
        <w:rPr>
          <w:rFonts w:hint="default" w:ascii="宋体" w:hAnsi="宋体" w:eastAsia="宋体" w:cs="Times New Roman"/>
          <w:kern w:val="2"/>
          <w:sz w:val="24"/>
          <w:szCs w:val="22"/>
          <w:lang w:val="en-US" w:eastAsia="zh-CN" w:bidi="ar-SA"/>
        </w:rPr>
        <w:t>（八）</w:t>
      </w:r>
      <w:r>
        <w:rPr>
          <w:rFonts w:ascii="宋体" w:hAnsi="宋体" w:eastAsia="宋体"/>
          <w:sz w:val="24"/>
        </w:rPr>
        <w:t>根据需要协助做好离退休人员福利管理。</w:t>
      </w:r>
    </w:p>
    <w:p w14:paraId="00B0B295">
      <w:pPr>
        <w:pStyle w:val="15"/>
        <w:numPr>
          <w:ilvl w:val="0"/>
          <w:numId w:val="0"/>
        </w:numPr>
        <w:spacing w:line="240" w:lineRule="auto"/>
        <w:ind w:left="0" w:leftChars="0" w:firstLine="0" w:firstLineChars="0"/>
        <w:rPr>
          <w:rFonts w:hint="default" w:ascii="宋体" w:hAnsi="宋体" w:eastAsia="宋体"/>
          <w:sz w:val="24"/>
          <w:lang w:val="en-US" w:eastAsia="zh-CN"/>
        </w:rPr>
      </w:pPr>
      <w:r>
        <w:rPr>
          <w:rFonts w:hint="eastAsia" w:ascii="宋体" w:hAnsi="宋体" w:eastAsia="宋体"/>
          <w:sz w:val="24"/>
          <w:lang w:val="en-US" w:eastAsia="zh-CN"/>
        </w:rPr>
        <w:t>///</w:t>
      </w:r>
    </w:p>
    <w:p w14:paraId="12BD08E3">
      <w:pPr>
        <w:pStyle w:val="15"/>
        <w:numPr>
          <w:ilvl w:val="0"/>
          <w:numId w:val="0"/>
        </w:numPr>
        <w:tabs>
          <w:tab w:val="left" w:pos="993"/>
          <w:tab w:val="left" w:pos="2977"/>
        </w:tabs>
        <w:spacing w:before="360" w:beforeLines="150" w:after="120" w:afterLines="50" w:line="400" w:lineRule="exact"/>
        <w:ind w:left="0" w:leftChars="0" w:right="-191" w:rightChars="-91" w:firstLine="0" w:firstLineChars="0"/>
        <w:jc w:val="center"/>
        <w:rPr>
          <w:rFonts w:ascii="Times New Roman" w:hAnsi="Times New Roman" w:eastAsia="宋体"/>
          <w:b/>
          <w:bCs/>
          <w:sz w:val="28"/>
          <w:szCs w:val="28"/>
        </w:rPr>
      </w:pPr>
      <w:r>
        <w:rPr>
          <w:rFonts w:hint="default" w:ascii="宋体" w:hAnsi="宋体" w:eastAsia="宋体" w:cs="Times New Roman"/>
          <w:b/>
          <w:bCs w:val="0"/>
          <w:kern w:val="2"/>
          <w:sz w:val="28"/>
          <w:szCs w:val="28"/>
          <w:lang w:val="en-US" w:eastAsia="zh-CN" w:bidi="ar-SA"/>
        </w:rPr>
        <w:t>第三章</w:t>
      </w:r>
      <w:r>
        <w:rPr>
          <w:rFonts w:ascii="Times New Roman" w:hAnsi="Times New Roman" w:eastAsia="宋体"/>
          <w:b/>
          <w:bCs/>
          <w:sz w:val="28"/>
          <w:szCs w:val="28"/>
        </w:rPr>
        <w:t>管理模式</w:t>
      </w:r>
    </w:p>
    <w:p w14:paraId="5A014F71">
      <w:pPr>
        <w:pStyle w:val="15"/>
        <w:numPr>
          <w:ilvl w:val="0"/>
          <w:numId w:val="0"/>
        </w:numPr>
        <w:spacing w:line="400" w:lineRule="exact"/>
        <w:ind w:left="0" w:leftChars="0" w:firstLine="482" w:firstLineChars="200"/>
        <w:rPr>
          <w:rFonts w:ascii="Times New Roman" w:hAnsi="Times New Roman" w:eastAsia="宋体"/>
          <w:sz w:val="24"/>
        </w:rPr>
      </w:pPr>
      <w:r>
        <w:rPr>
          <w:rFonts w:hint="eastAsia" w:ascii="宋体" w:hAnsi="宋体" w:eastAsia="宋体" w:cs="Times New Roman"/>
          <w:b/>
          <w:bCs w:val="0"/>
          <w:kern w:val="2"/>
          <w:sz w:val="24"/>
          <w:szCs w:val="22"/>
          <w:lang w:val="en-US" w:eastAsia="zh-CN" w:bidi="ar-SA"/>
        </w:rPr>
        <w:t>第八条</w:t>
      </w:r>
      <w:r>
        <w:rPr>
          <w:rFonts w:ascii="Times New Roman" w:hAnsi="Times New Roman" w:eastAsia="宋体"/>
          <w:sz w:val="24"/>
        </w:rPr>
        <w:t>根据华润雪花实际</w:t>
      </w:r>
      <w:r>
        <w:rPr>
          <w:rFonts w:hint="eastAsia" w:ascii="Times New Roman" w:hAnsi="Times New Roman" w:eastAsia="宋体"/>
          <w:sz w:val="24"/>
        </w:rPr>
        <w:t>及离退休人员社会化工作要求</w:t>
      </w:r>
      <w:r>
        <w:rPr>
          <w:rFonts w:ascii="Times New Roman" w:hAnsi="Times New Roman" w:eastAsia="宋体"/>
          <w:sz w:val="24"/>
        </w:rPr>
        <w:t>，将离退休人员按办理离退休手续时间分为两类：</w:t>
      </w:r>
    </w:p>
    <w:p w14:paraId="751DC87F">
      <w:pPr>
        <w:pStyle w:val="15"/>
        <w:numPr>
          <w:ilvl w:val="0"/>
          <w:numId w:val="0"/>
        </w:numPr>
        <w:spacing w:line="400" w:lineRule="exact"/>
        <w:ind w:left="0" w:leftChars="0" w:firstLine="480" w:firstLineChars="200"/>
        <w:rPr>
          <w:rFonts w:ascii="Times New Roman" w:hAnsi="Times New Roman" w:eastAsia="宋体"/>
          <w:sz w:val="24"/>
        </w:rPr>
      </w:pPr>
      <w:r>
        <w:rPr>
          <w:rFonts w:hint="default" w:ascii="Times New Roman" w:hAnsi="Times New Roman" w:eastAsia="宋体" w:cs="Times New Roman"/>
          <w:kern w:val="2"/>
          <w:sz w:val="24"/>
          <w:szCs w:val="22"/>
          <w:lang w:val="en-US" w:eastAsia="zh-CN" w:bidi="ar-SA"/>
        </w:rPr>
        <w:t>（一）</w:t>
      </w:r>
      <w:r>
        <w:rPr>
          <w:rFonts w:hint="eastAsia" w:ascii="Times New Roman" w:hAnsi="Times New Roman" w:eastAsia="宋体"/>
          <w:sz w:val="24"/>
        </w:rPr>
        <w:t>“</w:t>
      </w:r>
      <w:r>
        <w:rPr>
          <w:rFonts w:ascii="Times New Roman" w:hAnsi="Times New Roman" w:eastAsia="宋体"/>
          <w:sz w:val="24"/>
        </w:rPr>
        <w:t>老人</w:t>
      </w:r>
      <w:r>
        <w:rPr>
          <w:rFonts w:hint="eastAsia" w:ascii="Times New Roman" w:hAnsi="Times New Roman" w:eastAsia="宋体"/>
          <w:sz w:val="24"/>
        </w:rPr>
        <w:t>”</w:t>
      </w:r>
      <w:r>
        <w:rPr>
          <w:rFonts w:ascii="Times New Roman" w:hAnsi="Times New Roman" w:eastAsia="宋体"/>
          <w:sz w:val="24"/>
        </w:rPr>
        <w:t>：2020年12月31日（含）前已办理离退休手续的人员；</w:t>
      </w:r>
    </w:p>
    <w:p w14:paraId="2B8822BD">
      <w:pPr>
        <w:pStyle w:val="15"/>
        <w:numPr>
          <w:ilvl w:val="0"/>
          <w:numId w:val="0"/>
        </w:numPr>
        <w:spacing w:line="400" w:lineRule="exact"/>
        <w:ind w:left="0" w:leftChars="0" w:firstLine="480" w:firstLineChars="200"/>
        <w:rPr>
          <w:rFonts w:ascii="Times New Roman" w:hAnsi="Times New Roman" w:eastAsia="宋体"/>
          <w:sz w:val="24"/>
        </w:rPr>
      </w:pPr>
      <w:r>
        <w:rPr>
          <w:rFonts w:hint="default" w:ascii="Times New Roman" w:hAnsi="Times New Roman" w:eastAsia="宋体" w:cs="Times New Roman"/>
          <w:kern w:val="2"/>
          <w:sz w:val="24"/>
          <w:szCs w:val="22"/>
          <w:lang w:val="en-US" w:eastAsia="zh-CN" w:bidi="ar-SA"/>
        </w:rPr>
        <w:t>（二）</w:t>
      </w:r>
      <w:r>
        <w:rPr>
          <w:rFonts w:hint="eastAsia" w:ascii="Times New Roman" w:hAnsi="Times New Roman" w:eastAsia="宋体"/>
          <w:sz w:val="24"/>
        </w:rPr>
        <w:t>“</w:t>
      </w:r>
      <w:r>
        <w:rPr>
          <w:rFonts w:ascii="Times New Roman" w:hAnsi="Times New Roman" w:eastAsia="宋体"/>
          <w:sz w:val="24"/>
        </w:rPr>
        <w:t>新人</w:t>
      </w:r>
      <w:r>
        <w:rPr>
          <w:rFonts w:hint="eastAsia" w:ascii="Times New Roman" w:hAnsi="Times New Roman" w:eastAsia="宋体"/>
          <w:sz w:val="24"/>
        </w:rPr>
        <w:t>”</w:t>
      </w:r>
      <w:r>
        <w:rPr>
          <w:rFonts w:ascii="Times New Roman" w:hAnsi="Times New Roman" w:eastAsia="宋体"/>
          <w:sz w:val="24"/>
        </w:rPr>
        <w:t>：2021年1月1日（含）后办理退休手续的人员。</w:t>
      </w:r>
    </w:p>
    <w:p w14:paraId="5764F911">
      <w:pPr>
        <w:pStyle w:val="15"/>
        <w:numPr>
          <w:ilvl w:val="0"/>
          <w:numId w:val="0"/>
        </w:numPr>
        <w:spacing w:line="240" w:lineRule="auto"/>
        <w:ind w:left="0" w:leftChars="0" w:firstLine="0" w:firstLineChars="0"/>
        <w:rPr>
          <w:rFonts w:hint="default" w:ascii="Times New Roman" w:hAnsi="Times New Roman" w:eastAsia="宋体"/>
          <w:sz w:val="24"/>
          <w:lang w:val="en-US" w:eastAsia="zh-CN"/>
        </w:rPr>
      </w:pPr>
      <w:r>
        <w:rPr>
          <w:rFonts w:hint="eastAsia" w:ascii="Times New Roman" w:hAnsi="Times New Roman" w:eastAsia="宋体"/>
          <w:sz w:val="24"/>
          <w:lang w:val="en-US" w:eastAsia="zh-CN"/>
        </w:rPr>
        <w:t>///</w:t>
      </w:r>
    </w:p>
    <w:p w14:paraId="672CFB2C">
      <w:pPr>
        <w:pStyle w:val="15"/>
        <w:numPr>
          <w:ilvl w:val="0"/>
          <w:numId w:val="0"/>
        </w:numPr>
        <w:spacing w:line="400" w:lineRule="exact"/>
        <w:ind w:left="0" w:leftChars="0" w:firstLine="482" w:firstLineChars="200"/>
        <w:rPr>
          <w:rFonts w:hint="eastAsia" w:ascii="Times New Roman" w:hAnsi="Times New Roman" w:eastAsia="宋体"/>
          <w:sz w:val="24"/>
        </w:rPr>
      </w:pPr>
      <w:r>
        <w:rPr>
          <w:rFonts w:hint="eastAsia" w:ascii="宋体" w:hAnsi="宋体" w:eastAsia="宋体" w:cs="Times New Roman"/>
          <w:b/>
          <w:bCs w:val="0"/>
          <w:kern w:val="2"/>
          <w:sz w:val="24"/>
          <w:szCs w:val="22"/>
          <w:lang w:val="en-US" w:eastAsia="zh-CN" w:bidi="ar-SA"/>
        </w:rPr>
        <w:t>第九条</w:t>
      </w:r>
      <w:r>
        <w:rPr>
          <w:rFonts w:hint="eastAsia" w:ascii="Times New Roman" w:hAnsi="Times New Roman" w:eastAsia="宋体"/>
          <w:sz w:val="24"/>
        </w:rPr>
        <w:t>已完成退休人员社会化的“老人”管理模式继续不变，并每年定期根据费用实际支付情况以及地方政策变化情况开展福利费用精算工作，补提或冲销相应费用。</w:t>
      </w:r>
    </w:p>
    <w:p w14:paraId="6E668665">
      <w:pPr>
        <w:pStyle w:val="15"/>
        <w:numPr>
          <w:ilvl w:val="0"/>
          <w:numId w:val="0"/>
        </w:numPr>
        <w:spacing w:line="240" w:lineRule="auto"/>
        <w:ind w:left="0" w:leftChars="0" w:firstLine="0" w:firstLineChars="0"/>
        <w:rPr>
          <w:rFonts w:hint="default" w:ascii="Times New Roman" w:hAnsi="Times New Roman" w:eastAsia="宋体"/>
          <w:sz w:val="24"/>
          <w:lang w:val="en-US" w:eastAsia="zh-CN"/>
        </w:rPr>
      </w:pPr>
      <w:r>
        <w:rPr>
          <w:rFonts w:hint="eastAsia" w:ascii="Times New Roman" w:hAnsi="Times New Roman" w:eastAsia="宋体"/>
          <w:sz w:val="24"/>
          <w:lang w:val="en-US" w:eastAsia="zh-CN"/>
        </w:rPr>
        <w:t>///</w:t>
      </w:r>
    </w:p>
    <w:p w14:paraId="17FAE904">
      <w:pPr>
        <w:pStyle w:val="15"/>
        <w:numPr>
          <w:ilvl w:val="0"/>
          <w:numId w:val="0"/>
        </w:numPr>
        <w:spacing w:line="400" w:lineRule="exact"/>
        <w:ind w:left="0" w:leftChars="0" w:firstLine="482" w:firstLineChars="200"/>
        <w:rPr>
          <w:rFonts w:ascii="Times New Roman" w:hAnsi="Times New Roman" w:eastAsia="宋体"/>
          <w:sz w:val="24"/>
        </w:rPr>
      </w:pPr>
      <w:r>
        <w:rPr>
          <w:rFonts w:hint="eastAsia" w:ascii="宋体" w:hAnsi="宋体" w:eastAsia="宋体" w:cs="Times New Roman"/>
          <w:b/>
          <w:bCs w:val="0"/>
          <w:kern w:val="2"/>
          <w:sz w:val="24"/>
          <w:szCs w:val="22"/>
          <w:lang w:val="en-US" w:eastAsia="zh-CN" w:bidi="ar-SA"/>
        </w:rPr>
        <w:t>第十条</w:t>
      </w:r>
      <w:r>
        <w:rPr>
          <w:rFonts w:hint="eastAsia" w:ascii="Times New Roman" w:hAnsi="Times New Roman" w:eastAsia="宋体"/>
          <w:sz w:val="24"/>
        </w:rPr>
        <w:t>“新人”办理退休手续时应做好退休人员社会化工作。</w:t>
      </w:r>
    </w:p>
    <w:p w14:paraId="4B366563">
      <w:pPr>
        <w:pStyle w:val="15"/>
        <w:numPr>
          <w:ilvl w:val="0"/>
          <w:numId w:val="0"/>
        </w:numPr>
        <w:spacing w:line="400" w:lineRule="exact"/>
        <w:ind w:left="0" w:leftChars="0" w:firstLine="480" w:firstLineChars="200"/>
        <w:rPr>
          <w:rFonts w:ascii="Times New Roman" w:hAnsi="Times New Roman" w:eastAsia="宋体"/>
          <w:sz w:val="24"/>
        </w:rPr>
      </w:pPr>
      <w:r>
        <w:rPr>
          <w:rFonts w:hint="default" w:ascii="Times New Roman" w:hAnsi="Times New Roman" w:eastAsia="宋体" w:cs="Times New Roman"/>
          <w:kern w:val="2"/>
          <w:sz w:val="24"/>
          <w:szCs w:val="22"/>
          <w:lang w:val="en-US" w:eastAsia="zh-CN" w:bidi="ar-SA"/>
        </w:rPr>
        <w:t>（一）</w:t>
      </w:r>
      <w:r>
        <w:rPr>
          <w:rFonts w:hint="eastAsia" w:ascii="Times New Roman" w:hAnsi="Times New Roman" w:eastAsia="宋体"/>
          <w:sz w:val="24"/>
        </w:rPr>
        <w:t>各类社会保障待遇由地方政府按时足额支付，公司不再管理和提供相应服务。</w:t>
      </w:r>
    </w:p>
    <w:p w14:paraId="587297BA">
      <w:pPr>
        <w:pStyle w:val="15"/>
        <w:numPr>
          <w:ilvl w:val="0"/>
          <w:numId w:val="0"/>
        </w:numPr>
        <w:spacing w:line="400" w:lineRule="exact"/>
        <w:ind w:left="0" w:leftChars="0" w:firstLine="480" w:firstLineChars="200"/>
        <w:rPr>
          <w:rFonts w:ascii="Times New Roman" w:hAnsi="Times New Roman" w:eastAsia="宋体"/>
          <w:sz w:val="24"/>
        </w:rPr>
      </w:pPr>
      <w:r>
        <w:rPr>
          <w:rFonts w:hint="default" w:ascii="Times New Roman" w:hAnsi="Times New Roman" w:eastAsia="宋体" w:cs="Times New Roman"/>
          <w:kern w:val="2"/>
          <w:sz w:val="24"/>
          <w:szCs w:val="22"/>
          <w:lang w:val="en-US" w:eastAsia="zh-CN" w:bidi="ar-SA"/>
        </w:rPr>
        <w:t>（二）</w:t>
      </w:r>
      <w:r>
        <w:rPr>
          <w:rFonts w:hint="eastAsia" w:ascii="Times New Roman" w:hAnsi="Times New Roman" w:eastAsia="宋体"/>
          <w:sz w:val="24"/>
        </w:rPr>
        <w:t>属于党员的，应将党组织关系转入相应街道和社区党组织。</w:t>
      </w:r>
    </w:p>
    <w:p w14:paraId="61413E01">
      <w:pPr>
        <w:pStyle w:val="15"/>
        <w:numPr>
          <w:ilvl w:val="0"/>
          <w:numId w:val="0"/>
        </w:numPr>
        <w:spacing w:line="400" w:lineRule="exact"/>
        <w:ind w:left="0" w:leftChars="0" w:firstLine="480" w:firstLineChars="200"/>
        <w:rPr>
          <w:rFonts w:hint="eastAsia" w:ascii="Times New Roman" w:hAnsi="Times New Roman" w:eastAsia="宋体"/>
          <w:sz w:val="24"/>
        </w:rPr>
      </w:pPr>
      <w:r>
        <w:rPr>
          <w:rFonts w:hint="default" w:ascii="Times New Roman" w:hAnsi="Times New Roman" w:eastAsia="宋体" w:cs="Times New Roman"/>
          <w:kern w:val="2"/>
          <w:sz w:val="24"/>
          <w:szCs w:val="22"/>
          <w:lang w:val="en-US" w:eastAsia="zh-CN" w:bidi="ar-SA"/>
        </w:rPr>
        <w:t>（三）</w:t>
      </w:r>
      <w:r>
        <w:rPr>
          <w:rFonts w:hint="eastAsia" w:ascii="Times New Roman" w:hAnsi="Times New Roman" w:eastAsia="宋体"/>
          <w:sz w:val="24"/>
        </w:rPr>
        <w:t>人事档案应按地方政府要求移交相应街道和社区实行集中统一管理；确无法实现集中管理的，原则上由所在单位自行管理，各区域应将相应的管理模式报总部人力资源部备案后执行。</w:t>
      </w:r>
    </w:p>
    <w:p w14:paraId="08949B2F">
      <w:pPr>
        <w:pStyle w:val="15"/>
        <w:numPr>
          <w:ilvl w:val="0"/>
          <w:numId w:val="0"/>
        </w:numPr>
        <w:spacing w:line="240" w:lineRule="auto"/>
        <w:ind w:left="0" w:leftChars="0" w:firstLine="0" w:firstLineChars="0"/>
        <w:rPr>
          <w:rFonts w:hint="default" w:ascii="Times New Roman" w:hAnsi="Times New Roman" w:eastAsia="宋体"/>
          <w:sz w:val="24"/>
          <w:lang w:val="en-US" w:eastAsia="zh-CN"/>
        </w:rPr>
      </w:pPr>
      <w:r>
        <w:rPr>
          <w:rFonts w:hint="eastAsia" w:ascii="Times New Roman" w:hAnsi="Times New Roman" w:eastAsia="宋体"/>
          <w:sz w:val="24"/>
          <w:lang w:val="en-US" w:eastAsia="zh-CN"/>
        </w:rPr>
        <w:t>///</w:t>
      </w:r>
    </w:p>
    <w:p w14:paraId="583F5C5F">
      <w:pPr>
        <w:pStyle w:val="15"/>
        <w:numPr>
          <w:ilvl w:val="0"/>
          <w:numId w:val="1"/>
        </w:numPr>
        <w:spacing w:line="400" w:lineRule="exact"/>
        <w:ind w:left="0" w:firstLine="480"/>
        <w:rPr>
          <w:del w:id="0" w:author="咨询组" w:date="2026-01-07T14:54:41Z"/>
          <w:rFonts w:ascii="Times New Roman" w:hAnsi="Times New Roman" w:eastAsia="宋体"/>
          <w:sz w:val="24"/>
        </w:rPr>
      </w:pPr>
      <w:del w:id="1" w:author="咨询组" w:date="2026-01-07T14:54:41Z">
        <w:r>
          <w:rPr>
            <w:rFonts w:hint="eastAsia" w:ascii="Times New Roman" w:hAnsi="Times New Roman" w:eastAsia="宋体"/>
            <w:sz w:val="24"/>
          </w:rPr>
          <w:delText>退休人员福利待遇及管理模式详见第四章相关管理要求。</w:delText>
        </w:r>
      </w:del>
    </w:p>
    <w:p w14:paraId="0178B4B7">
      <w:pPr>
        <w:pStyle w:val="15"/>
        <w:numPr>
          <w:ilvl w:val="0"/>
          <w:numId w:val="0"/>
        </w:numPr>
        <w:spacing w:line="400" w:lineRule="exact"/>
        <w:ind w:left="0" w:leftChars="0" w:firstLine="482" w:firstLineChars="200"/>
        <w:rPr>
          <w:rFonts w:hint="eastAsia" w:ascii="Times New Roman" w:hAnsi="Times New Roman" w:eastAsia="宋体"/>
          <w:sz w:val="24"/>
        </w:rPr>
      </w:pPr>
      <w:r>
        <w:rPr>
          <w:rFonts w:hint="eastAsia" w:ascii="宋体" w:hAnsi="宋体" w:eastAsia="宋体" w:cs="Times New Roman"/>
          <w:b/>
          <w:bCs w:val="0"/>
          <w:kern w:val="2"/>
          <w:sz w:val="24"/>
          <w:szCs w:val="22"/>
          <w:lang w:val="en-US" w:eastAsia="zh-CN" w:bidi="ar-SA"/>
        </w:rPr>
        <w:t>第十一条</w:t>
      </w:r>
      <w:r>
        <w:rPr>
          <w:rFonts w:ascii="Times New Roman" w:hAnsi="Times New Roman" w:eastAsia="宋体"/>
          <w:sz w:val="24"/>
        </w:rPr>
        <w:t>各级管理机构应协同工作，共同建立和维护华润雪花离退休人员台账，管理离退休人员的信息和基础资料</w:t>
      </w:r>
      <w:r>
        <w:rPr>
          <w:rFonts w:hint="eastAsia" w:ascii="Times New Roman" w:hAnsi="Times New Roman" w:eastAsia="宋体"/>
          <w:sz w:val="24"/>
        </w:rPr>
        <w:t>，至少每年对发放资格认定一次，以确保离退休人员去世后不再发放福利费用。</w:t>
      </w:r>
    </w:p>
    <w:p w14:paraId="68F952E6">
      <w:pPr>
        <w:pStyle w:val="15"/>
        <w:numPr>
          <w:ilvl w:val="0"/>
          <w:numId w:val="0"/>
        </w:numPr>
        <w:spacing w:line="240" w:lineRule="auto"/>
        <w:ind w:left="0" w:leftChars="0" w:firstLine="0" w:firstLineChars="0"/>
        <w:rPr>
          <w:rFonts w:hint="default" w:ascii="Times New Roman" w:hAnsi="Times New Roman" w:eastAsia="宋体"/>
          <w:sz w:val="24"/>
          <w:lang w:val="en-US" w:eastAsia="zh-CN"/>
        </w:rPr>
      </w:pPr>
      <w:r>
        <w:rPr>
          <w:rFonts w:hint="eastAsia" w:ascii="Times New Roman" w:hAnsi="Times New Roman" w:eastAsia="宋体"/>
          <w:sz w:val="24"/>
          <w:lang w:val="en-US" w:eastAsia="zh-CN"/>
        </w:rPr>
        <w:t>///</w:t>
      </w:r>
    </w:p>
    <w:p w14:paraId="62195F31">
      <w:pPr>
        <w:pStyle w:val="15"/>
        <w:numPr>
          <w:ilvl w:val="0"/>
          <w:numId w:val="0"/>
        </w:numPr>
        <w:spacing w:line="400" w:lineRule="exact"/>
        <w:ind w:left="0" w:leftChars="0" w:firstLine="482" w:firstLineChars="200"/>
        <w:rPr>
          <w:rFonts w:ascii="Times New Roman" w:hAnsi="Times New Roman" w:eastAsia="宋体"/>
          <w:sz w:val="24"/>
        </w:rPr>
      </w:pPr>
      <w:r>
        <w:rPr>
          <w:rFonts w:hint="eastAsia" w:ascii="宋体" w:hAnsi="宋体" w:eastAsia="宋体" w:cs="Times New Roman"/>
          <w:b/>
          <w:bCs w:val="0"/>
          <w:kern w:val="2"/>
          <w:sz w:val="24"/>
          <w:szCs w:val="22"/>
          <w:lang w:val="en-US" w:eastAsia="zh-CN" w:bidi="ar-SA"/>
        </w:rPr>
        <w:t>第十二条</w:t>
      </w:r>
      <w:r>
        <w:rPr>
          <w:rFonts w:ascii="Times New Roman" w:hAnsi="Times New Roman" w:eastAsia="宋体"/>
          <w:sz w:val="24"/>
        </w:rPr>
        <w:t>已关停工厂及未来关停工厂的各类离退休人员福利费用，应在注销前一次性解决，不允许转移支付。</w:t>
      </w:r>
    </w:p>
    <w:p w14:paraId="6725731C">
      <w:pPr>
        <w:pStyle w:val="15"/>
        <w:numPr>
          <w:ilvl w:val="0"/>
          <w:numId w:val="0"/>
        </w:numPr>
        <w:spacing w:line="240" w:lineRule="auto"/>
        <w:ind w:left="0" w:leftChars="0" w:firstLine="0" w:firstLineChars="0"/>
        <w:rPr>
          <w:rFonts w:hint="default" w:ascii="Times New Roman" w:hAnsi="Times New Roman" w:eastAsia="宋体"/>
          <w:sz w:val="24"/>
          <w:lang w:val="en-US" w:eastAsia="zh-CN"/>
        </w:rPr>
      </w:pPr>
      <w:r>
        <w:rPr>
          <w:rFonts w:hint="eastAsia" w:ascii="Times New Roman" w:hAnsi="Times New Roman" w:eastAsia="宋体"/>
          <w:sz w:val="24"/>
          <w:lang w:val="en-US" w:eastAsia="zh-CN"/>
        </w:rPr>
        <w:t>///</w:t>
      </w:r>
    </w:p>
    <w:p w14:paraId="5AC22C11">
      <w:pPr>
        <w:pStyle w:val="15"/>
        <w:numPr>
          <w:ilvl w:val="0"/>
          <w:numId w:val="0"/>
        </w:numPr>
        <w:spacing w:line="400" w:lineRule="exact"/>
        <w:ind w:left="0" w:leftChars="0" w:firstLine="482" w:firstLineChars="200"/>
        <w:rPr>
          <w:rFonts w:hint="eastAsia" w:ascii="Times New Roman" w:hAnsi="Times New Roman" w:eastAsia="宋体"/>
          <w:sz w:val="24"/>
        </w:rPr>
      </w:pPr>
      <w:r>
        <w:rPr>
          <w:rFonts w:hint="eastAsia" w:ascii="宋体" w:hAnsi="宋体" w:eastAsia="宋体" w:cs="Times New Roman"/>
          <w:b/>
          <w:bCs w:val="0"/>
          <w:kern w:val="2"/>
          <w:sz w:val="24"/>
          <w:szCs w:val="22"/>
          <w:lang w:val="en-US" w:eastAsia="zh-CN" w:bidi="ar-SA"/>
        </w:rPr>
        <w:t>第十三条</w:t>
      </w:r>
      <w:r>
        <w:rPr>
          <w:rFonts w:hint="eastAsia" w:ascii="Times New Roman" w:hAnsi="Times New Roman" w:eastAsia="宋体"/>
          <w:sz w:val="24"/>
        </w:rPr>
        <w:t>各单位定期清理与回顾离退休人员社会化情况，包括但不限于“新人、老人”的增减情况、福利待遇发放情况、人事档案及党组织关系转移情况，离退休人员福利待遇政策变化情况等，每年2月底前将上年度清理与回顾情况报总部人力资源部</w:t>
      </w:r>
      <w:del w:id="2" w:author="咨询组" w:date="2026-01-07T14:55:34Z">
        <w:r>
          <w:rPr>
            <w:rFonts w:hint="eastAsia" w:ascii="Times New Roman" w:hAnsi="Times New Roman" w:eastAsia="宋体"/>
            <w:sz w:val="24"/>
          </w:rPr>
          <w:delText>，具体报表模板详见附件</w:delText>
        </w:r>
      </w:del>
      <w:del w:id="3" w:author="咨询组" w:date="2026-01-07T14:55:34Z">
        <w:r>
          <w:rPr>
            <w:rFonts w:ascii="Times New Roman" w:hAnsi="Times New Roman" w:eastAsia="宋体"/>
            <w:sz w:val="24"/>
          </w:rPr>
          <w:delText>1</w:delText>
        </w:r>
      </w:del>
      <w:r>
        <w:rPr>
          <w:rFonts w:hint="eastAsia" w:ascii="Times New Roman" w:hAnsi="Times New Roman" w:eastAsia="宋体"/>
          <w:sz w:val="24"/>
        </w:rPr>
        <w:t>。</w:t>
      </w:r>
    </w:p>
    <w:p w14:paraId="5AF44A6B">
      <w:pPr>
        <w:pStyle w:val="15"/>
        <w:numPr>
          <w:ilvl w:val="0"/>
          <w:numId w:val="0"/>
        </w:numPr>
        <w:spacing w:line="240" w:lineRule="auto"/>
        <w:ind w:left="0" w:leftChars="0" w:firstLine="0" w:firstLineChars="0"/>
        <w:rPr>
          <w:rFonts w:hint="default" w:ascii="Times New Roman" w:hAnsi="Times New Roman" w:eastAsia="宋体"/>
          <w:sz w:val="24"/>
          <w:lang w:val="en-US" w:eastAsia="zh-CN"/>
        </w:rPr>
      </w:pPr>
      <w:r>
        <w:rPr>
          <w:rFonts w:hint="eastAsia" w:ascii="Times New Roman" w:hAnsi="Times New Roman" w:eastAsia="宋体"/>
          <w:sz w:val="24"/>
          <w:lang w:val="en-US" w:eastAsia="zh-CN"/>
        </w:rPr>
        <w:t>///</w:t>
      </w:r>
    </w:p>
    <w:p w14:paraId="45361F2A">
      <w:pPr>
        <w:pStyle w:val="15"/>
        <w:numPr>
          <w:ilvl w:val="0"/>
          <w:numId w:val="0"/>
        </w:numPr>
        <w:tabs>
          <w:tab w:val="left" w:pos="993"/>
          <w:tab w:val="left" w:pos="2977"/>
        </w:tabs>
        <w:spacing w:before="360" w:beforeLines="150" w:after="120" w:afterLines="50" w:line="400" w:lineRule="exact"/>
        <w:ind w:left="0" w:leftChars="0" w:right="-191" w:rightChars="-91" w:firstLine="0" w:firstLineChars="0"/>
        <w:jc w:val="center"/>
        <w:rPr>
          <w:rFonts w:ascii="Times New Roman" w:hAnsi="Times New Roman" w:eastAsia="宋体"/>
          <w:b/>
          <w:bCs/>
          <w:sz w:val="28"/>
          <w:szCs w:val="28"/>
        </w:rPr>
      </w:pPr>
      <w:r>
        <w:rPr>
          <w:rFonts w:hint="default" w:ascii="宋体" w:hAnsi="宋体" w:eastAsia="宋体" w:cs="Times New Roman"/>
          <w:b/>
          <w:bCs w:val="0"/>
          <w:kern w:val="2"/>
          <w:sz w:val="28"/>
          <w:szCs w:val="28"/>
          <w:lang w:val="en-US" w:eastAsia="zh-CN" w:bidi="ar-SA"/>
        </w:rPr>
        <w:t>第四章</w:t>
      </w:r>
      <w:r>
        <w:rPr>
          <w:rFonts w:ascii="Times New Roman" w:hAnsi="Times New Roman" w:eastAsia="宋体"/>
          <w:b/>
          <w:bCs/>
          <w:sz w:val="28"/>
          <w:szCs w:val="28"/>
        </w:rPr>
        <w:t>福利待遇</w:t>
      </w:r>
    </w:p>
    <w:p w14:paraId="06DB249F">
      <w:pPr>
        <w:pStyle w:val="15"/>
        <w:numPr>
          <w:ilvl w:val="0"/>
          <w:numId w:val="0"/>
        </w:numPr>
        <w:spacing w:line="400" w:lineRule="exact"/>
        <w:ind w:left="0" w:leftChars="0" w:firstLine="482" w:firstLineChars="200"/>
        <w:rPr>
          <w:rFonts w:ascii="Times New Roman" w:hAnsi="Times New Roman" w:eastAsia="宋体"/>
          <w:sz w:val="24"/>
        </w:rPr>
      </w:pPr>
      <w:r>
        <w:rPr>
          <w:rFonts w:hint="eastAsia" w:ascii="宋体" w:hAnsi="宋体" w:eastAsia="宋体" w:cs="Times New Roman"/>
          <w:b/>
          <w:bCs w:val="0"/>
          <w:kern w:val="2"/>
          <w:sz w:val="24"/>
          <w:szCs w:val="22"/>
          <w:lang w:val="en-US" w:eastAsia="zh-CN" w:bidi="ar-SA"/>
        </w:rPr>
        <w:t>第十四条</w:t>
      </w:r>
      <w:r>
        <w:rPr>
          <w:rFonts w:ascii="Times New Roman" w:hAnsi="Times New Roman" w:eastAsia="宋体"/>
          <w:sz w:val="24"/>
        </w:rPr>
        <w:t>离退休人员福利待遇包括统筹外费用和</w:t>
      </w:r>
      <w:r>
        <w:rPr>
          <w:rFonts w:hint="eastAsia" w:ascii="Times New Roman" w:hAnsi="Times New Roman" w:eastAsia="宋体"/>
          <w:sz w:val="24"/>
        </w:rPr>
        <w:t>社会保障</w:t>
      </w:r>
      <w:r>
        <w:rPr>
          <w:rFonts w:ascii="Times New Roman" w:hAnsi="Times New Roman" w:eastAsia="宋体"/>
          <w:sz w:val="24"/>
        </w:rPr>
        <w:t>费用两类</w:t>
      </w:r>
      <w:r>
        <w:rPr>
          <w:rFonts w:hint="eastAsia" w:ascii="Times New Roman" w:hAnsi="Times New Roman" w:eastAsia="宋体"/>
          <w:sz w:val="24"/>
        </w:rPr>
        <w:t>。</w:t>
      </w:r>
    </w:p>
    <w:p w14:paraId="432C7F2E">
      <w:pPr>
        <w:pStyle w:val="15"/>
        <w:numPr>
          <w:ilvl w:val="0"/>
          <w:numId w:val="0"/>
        </w:numPr>
        <w:spacing w:line="400" w:lineRule="exact"/>
        <w:ind w:left="0" w:leftChars="0" w:firstLine="480" w:firstLineChars="200"/>
        <w:rPr>
          <w:rFonts w:ascii="Times New Roman" w:hAnsi="Times New Roman" w:eastAsia="宋体"/>
          <w:sz w:val="24"/>
        </w:rPr>
      </w:pPr>
      <w:r>
        <w:rPr>
          <w:rFonts w:hint="default" w:ascii="Times New Roman" w:hAnsi="Times New Roman" w:eastAsia="宋体" w:cs="Times New Roman"/>
          <w:kern w:val="2"/>
          <w:sz w:val="24"/>
          <w:szCs w:val="22"/>
          <w:lang w:val="en-US" w:eastAsia="zh-CN" w:bidi="ar-SA"/>
        </w:rPr>
        <w:t>（一）</w:t>
      </w:r>
      <w:r>
        <w:rPr>
          <w:rFonts w:ascii="Times New Roman" w:hAnsi="Times New Roman" w:eastAsia="宋体"/>
          <w:sz w:val="24"/>
        </w:rPr>
        <w:t>统筹外费用：在基本养老保险待遇外，</w:t>
      </w:r>
      <w:r>
        <w:rPr>
          <w:rFonts w:hint="eastAsia" w:ascii="Times New Roman" w:hAnsi="Times New Roman" w:eastAsia="宋体"/>
          <w:sz w:val="24"/>
        </w:rPr>
        <w:t>公司</w:t>
      </w:r>
      <w:r>
        <w:rPr>
          <w:rFonts w:ascii="Times New Roman" w:hAnsi="Times New Roman" w:eastAsia="宋体"/>
          <w:sz w:val="24"/>
        </w:rPr>
        <w:t>以一定标准、按一定的期限向离退休人员固定发放的有关费用。</w:t>
      </w:r>
    </w:p>
    <w:p w14:paraId="5D73F8ED">
      <w:pPr>
        <w:pStyle w:val="15"/>
        <w:spacing w:line="400" w:lineRule="exact"/>
        <w:ind w:firstLine="480"/>
        <w:rPr>
          <w:rFonts w:ascii="Times New Roman" w:hAnsi="Times New Roman" w:eastAsia="宋体"/>
          <w:sz w:val="24"/>
        </w:rPr>
      </w:pPr>
      <w:r>
        <w:rPr>
          <w:rFonts w:ascii="Times New Roman" w:hAnsi="Times New Roman" w:eastAsia="宋体"/>
          <w:sz w:val="24"/>
        </w:rPr>
        <w:t>统筹外费用分为</w:t>
      </w:r>
      <w:r>
        <w:rPr>
          <w:rFonts w:hint="eastAsia" w:ascii="Times New Roman" w:hAnsi="Times New Roman" w:eastAsia="宋体"/>
          <w:sz w:val="24"/>
        </w:rPr>
        <w:t>符合有关规定的退休人员统筹外费用和</w:t>
      </w:r>
      <w:r>
        <w:rPr>
          <w:rFonts w:ascii="Times New Roman" w:hAnsi="Times New Roman" w:eastAsia="宋体"/>
          <w:sz w:val="24"/>
        </w:rPr>
        <w:t>企业自</w:t>
      </w:r>
      <w:r>
        <w:rPr>
          <w:rFonts w:hint="eastAsia" w:ascii="Times New Roman" w:hAnsi="Times New Roman" w:eastAsia="宋体"/>
          <w:sz w:val="24"/>
        </w:rPr>
        <w:t>行发放的退休人员统筹外费用</w:t>
      </w:r>
      <w:r>
        <w:rPr>
          <w:rFonts w:ascii="Times New Roman" w:hAnsi="Times New Roman" w:eastAsia="宋体"/>
          <w:sz w:val="24"/>
        </w:rPr>
        <w:t>两类</w:t>
      </w:r>
      <w:r>
        <w:rPr>
          <w:rFonts w:hint="eastAsia" w:ascii="Times New Roman" w:hAnsi="Times New Roman" w:eastAsia="宋体"/>
          <w:sz w:val="24"/>
        </w:rPr>
        <w:t>。符合有关规定的现有退休人员统筹外费用，原则上包括</w:t>
      </w:r>
      <w:r>
        <w:rPr>
          <w:rFonts w:ascii="Times New Roman" w:hAnsi="Times New Roman" w:eastAsia="宋体"/>
          <w:sz w:val="24"/>
        </w:rPr>
        <w:t>各级政府、原国家行业部门、集团公司等正式文件规定的统筹外费用</w:t>
      </w:r>
      <w:r>
        <w:rPr>
          <w:rFonts w:hint="eastAsia" w:ascii="Times New Roman" w:hAnsi="Times New Roman" w:eastAsia="宋体"/>
          <w:sz w:val="24"/>
        </w:rPr>
        <w:t>。</w:t>
      </w:r>
      <w:r>
        <w:rPr>
          <w:rFonts w:ascii="Times New Roman" w:hAnsi="Times New Roman" w:eastAsia="宋体"/>
          <w:sz w:val="24"/>
        </w:rPr>
        <w:t xml:space="preserve"> </w:t>
      </w:r>
    </w:p>
    <w:p w14:paraId="4E1BB21B">
      <w:pPr>
        <w:pStyle w:val="15"/>
        <w:numPr>
          <w:ilvl w:val="0"/>
          <w:numId w:val="0"/>
        </w:numPr>
        <w:spacing w:line="400" w:lineRule="exact"/>
        <w:ind w:left="0" w:leftChars="0" w:firstLine="480" w:firstLineChars="200"/>
        <w:rPr>
          <w:rFonts w:ascii="宋体" w:hAnsi="宋体" w:eastAsia="宋体"/>
          <w:sz w:val="24"/>
        </w:rPr>
      </w:pPr>
      <w:r>
        <w:rPr>
          <w:rFonts w:hint="eastAsia" w:ascii="宋体" w:hAnsi="宋体" w:eastAsia="宋体" w:cs="Times New Roman"/>
          <w:kern w:val="2"/>
          <w:sz w:val="24"/>
          <w:szCs w:val="22"/>
          <w:lang w:val="en-US" w:eastAsia="zh-CN" w:bidi="ar-SA"/>
        </w:rPr>
        <w:t>（二）</w:t>
      </w:r>
      <w:r>
        <w:rPr>
          <w:rFonts w:hint="eastAsia" w:ascii="Times New Roman" w:hAnsi="Times New Roman" w:eastAsia="宋体"/>
          <w:sz w:val="24"/>
        </w:rPr>
        <w:t>社会保障</w:t>
      </w:r>
      <w:r>
        <w:rPr>
          <w:rFonts w:ascii="Times New Roman" w:hAnsi="Times New Roman" w:eastAsia="宋体"/>
          <w:sz w:val="24"/>
        </w:rPr>
        <w:t>费用：</w:t>
      </w:r>
      <w:r>
        <w:rPr>
          <w:rFonts w:hint="eastAsia" w:ascii="Times New Roman" w:hAnsi="Times New Roman" w:eastAsia="宋体"/>
          <w:sz w:val="24"/>
        </w:rPr>
        <w:t>基本养老保险、</w:t>
      </w:r>
      <w:r>
        <w:rPr>
          <w:rFonts w:ascii="Times New Roman" w:hAnsi="Times New Roman" w:eastAsia="宋体"/>
          <w:sz w:val="24"/>
        </w:rPr>
        <w:t>基本医疗保险、大病（额）</w:t>
      </w:r>
      <w:r>
        <w:rPr>
          <w:rFonts w:ascii="宋体" w:hAnsi="宋体" w:eastAsia="宋体"/>
          <w:sz w:val="24"/>
        </w:rPr>
        <w:t>保险、补充医疗保险（商业性补充医疗保险，或企业对离退休人员基本医疗保险报销后剩余医药费用进行的二次报销）及医疗互助帮困等。</w:t>
      </w:r>
    </w:p>
    <w:p w14:paraId="2A17D041">
      <w:pPr>
        <w:pStyle w:val="15"/>
        <w:numPr>
          <w:ilvl w:val="0"/>
          <w:numId w:val="0"/>
        </w:numPr>
        <w:spacing w:line="240" w:lineRule="auto"/>
        <w:ind w:left="0" w:leftChars="0" w:firstLine="0" w:firstLineChars="0"/>
        <w:rPr>
          <w:rFonts w:ascii="宋体" w:hAnsi="宋体" w:eastAsia="宋体"/>
          <w:sz w:val="24"/>
        </w:rPr>
      </w:pPr>
      <w:r>
        <w:rPr>
          <w:rFonts w:hint="eastAsia" w:ascii="宋体" w:hAnsi="宋体" w:eastAsia="宋体"/>
          <w:sz w:val="24"/>
          <w:lang w:val="en-US" w:eastAsia="zh-CN"/>
        </w:rPr>
        <w:t>///</w:t>
      </w:r>
    </w:p>
    <w:p w14:paraId="284214F3">
      <w:pPr>
        <w:pStyle w:val="15"/>
        <w:numPr>
          <w:ilvl w:val="0"/>
          <w:numId w:val="0"/>
        </w:numPr>
        <w:spacing w:line="400" w:lineRule="exact"/>
        <w:ind w:left="0" w:leftChars="0" w:firstLine="482" w:firstLineChars="200"/>
        <w:rPr>
          <w:rFonts w:ascii="Times New Roman" w:hAnsi="Times New Roman" w:eastAsia="宋体"/>
          <w:sz w:val="24"/>
        </w:rPr>
      </w:pPr>
      <w:r>
        <w:rPr>
          <w:rFonts w:hint="eastAsia" w:ascii="宋体" w:hAnsi="宋体" w:eastAsia="宋体" w:cs="Times New Roman"/>
          <w:b/>
          <w:bCs w:val="0"/>
          <w:kern w:val="2"/>
          <w:sz w:val="24"/>
          <w:szCs w:val="22"/>
          <w:lang w:val="en-US" w:eastAsia="zh-CN" w:bidi="ar-SA"/>
        </w:rPr>
        <w:t>第十五条</w:t>
      </w:r>
      <w:r>
        <w:rPr>
          <w:rFonts w:hint="eastAsia" w:ascii="Times New Roman" w:hAnsi="Times New Roman" w:eastAsia="宋体"/>
          <w:sz w:val="24"/>
        </w:rPr>
        <w:t>按照“老人老办法、新人新办法、统筹兼顾、逐步消化”原则，规范</w:t>
      </w:r>
      <w:r>
        <w:rPr>
          <w:rFonts w:ascii="Times New Roman" w:hAnsi="Times New Roman" w:eastAsia="宋体"/>
          <w:sz w:val="24"/>
        </w:rPr>
        <w:t>离退休人员福利待遇。</w:t>
      </w:r>
    </w:p>
    <w:p w14:paraId="5CDFE3B7">
      <w:pPr>
        <w:pStyle w:val="15"/>
        <w:numPr>
          <w:ilvl w:val="0"/>
          <w:numId w:val="0"/>
        </w:numPr>
        <w:spacing w:line="240" w:lineRule="auto"/>
        <w:ind w:left="0" w:leftChars="0" w:firstLine="0" w:firstLineChars="0"/>
        <w:rPr>
          <w:rFonts w:hint="default" w:ascii="Times New Roman" w:hAnsi="Times New Roman" w:eastAsia="宋体"/>
          <w:sz w:val="24"/>
          <w:lang w:val="en-US" w:eastAsia="zh-CN"/>
        </w:rPr>
      </w:pPr>
      <w:r>
        <w:rPr>
          <w:rFonts w:hint="eastAsia" w:ascii="Times New Roman" w:hAnsi="Times New Roman" w:eastAsia="宋体"/>
          <w:sz w:val="24"/>
          <w:lang w:val="en-US" w:eastAsia="zh-CN"/>
        </w:rPr>
        <w:t>///</w:t>
      </w:r>
    </w:p>
    <w:p w14:paraId="5CD42ABA">
      <w:pPr>
        <w:pStyle w:val="15"/>
        <w:numPr>
          <w:ilvl w:val="0"/>
          <w:numId w:val="0"/>
        </w:numPr>
        <w:spacing w:line="400" w:lineRule="exact"/>
        <w:ind w:left="0" w:leftChars="0" w:firstLine="480" w:firstLineChars="200"/>
        <w:rPr>
          <w:rFonts w:ascii="宋体" w:hAnsi="宋体" w:eastAsia="宋体"/>
          <w:sz w:val="24"/>
        </w:rPr>
      </w:pPr>
      <w:r>
        <w:rPr>
          <w:rFonts w:hint="default" w:ascii="宋体" w:hAnsi="宋体" w:eastAsia="宋体" w:cs="Times New Roman"/>
          <w:kern w:val="2"/>
          <w:sz w:val="24"/>
          <w:szCs w:val="22"/>
          <w:lang w:val="en-US" w:eastAsia="zh-CN" w:bidi="ar-SA"/>
        </w:rPr>
        <w:t>（一）</w:t>
      </w:r>
      <w:r>
        <w:rPr>
          <w:rFonts w:hint="eastAsia" w:ascii="宋体" w:hAnsi="宋体" w:eastAsia="宋体"/>
          <w:sz w:val="24"/>
        </w:rPr>
        <w:t>“</w:t>
      </w:r>
      <w:r>
        <w:rPr>
          <w:rFonts w:ascii="宋体" w:hAnsi="宋体" w:eastAsia="宋体"/>
          <w:sz w:val="24"/>
        </w:rPr>
        <w:t>老人</w:t>
      </w:r>
      <w:r>
        <w:rPr>
          <w:rFonts w:hint="eastAsia" w:ascii="宋体" w:hAnsi="宋体" w:eastAsia="宋体"/>
          <w:sz w:val="24"/>
        </w:rPr>
        <w:t>”</w:t>
      </w:r>
      <w:r>
        <w:rPr>
          <w:rFonts w:ascii="宋体" w:hAnsi="宋体" w:eastAsia="宋体"/>
          <w:sz w:val="24"/>
        </w:rPr>
        <w:t>：</w:t>
      </w:r>
      <w:r>
        <w:rPr>
          <w:rFonts w:hint="eastAsia" w:ascii="宋体" w:hAnsi="宋体" w:eastAsia="宋体"/>
          <w:sz w:val="24"/>
        </w:rPr>
        <w:t>现有退休人员统筹外费用</w:t>
      </w:r>
      <w:r>
        <w:rPr>
          <w:rFonts w:ascii="宋体" w:hAnsi="宋体" w:eastAsia="宋体"/>
          <w:sz w:val="24"/>
        </w:rPr>
        <w:t>维持原</w:t>
      </w:r>
      <w:r>
        <w:rPr>
          <w:rFonts w:hint="eastAsia" w:ascii="宋体" w:hAnsi="宋体" w:eastAsia="宋体"/>
          <w:sz w:val="24"/>
        </w:rPr>
        <w:t>项目及标准，不再新增统筹外项目，原则上不再提高发放标准</w:t>
      </w:r>
      <w:r>
        <w:rPr>
          <w:rFonts w:ascii="宋体" w:hAnsi="宋体" w:eastAsia="宋体"/>
          <w:sz w:val="24"/>
        </w:rPr>
        <w:t>。</w:t>
      </w:r>
      <w:r>
        <w:rPr>
          <w:rFonts w:ascii="宋体" w:hAnsi="宋体" w:eastAsia="宋体"/>
          <w:sz w:val="24"/>
        </w:rPr>
        <w:tab/>
      </w:r>
    </w:p>
    <w:p w14:paraId="5741BC64">
      <w:pPr>
        <w:pStyle w:val="15"/>
        <w:numPr>
          <w:ilvl w:val="0"/>
          <w:numId w:val="0"/>
        </w:numPr>
        <w:spacing w:line="400" w:lineRule="exact"/>
        <w:ind w:left="0" w:leftChars="0" w:firstLine="480" w:firstLineChars="200"/>
        <w:rPr>
          <w:rFonts w:ascii="Times New Roman" w:hAnsi="Times New Roman" w:eastAsia="宋体"/>
          <w:sz w:val="24"/>
        </w:rPr>
      </w:pPr>
      <w:r>
        <w:rPr>
          <w:rFonts w:ascii="Times New Roman" w:hAnsi="Times New Roman" w:eastAsia="宋体" w:cs="Times New Roman"/>
          <w:kern w:val="2"/>
          <w:sz w:val="24"/>
          <w:szCs w:val="22"/>
          <w:lang w:val="en-US" w:eastAsia="zh-CN" w:bidi="ar-SA"/>
        </w:rPr>
        <w:t>1.</w:t>
      </w:r>
      <w:r>
        <w:rPr>
          <w:rFonts w:hint="eastAsia" w:ascii="Times New Roman" w:hAnsi="Times New Roman" w:eastAsia="宋体"/>
          <w:sz w:val="24"/>
        </w:rPr>
        <w:t>符合规定的退休人员统筹外费用主要包括：</w:t>
      </w:r>
    </w:p>
    <w:p w14:paraId="6064BADF">
      <w:pPr>
        <w:pStyle w:val="15"/>
        <w:spacing w:line="400" w:lineRule="exact"/>
        <w:ind w:firstLine="480"/>
        <w:rPr>
          <w:rFonts w:ascii="Times New Roman" w:hAnsi="Times New Roman" w:eastAsia="宋体"/>
          <w:sz w:val="24"/>
        </w:rPr>
      </w:pPr>
      <w:r>
        <w:rPr>
          <w:rFonts w:hint="eastAsia" w:ascii="Times New Roman" w:hAnsi="Times New Roman" w:eastAsia="宋体"/>
          <w:sz w:val="24"/>
        </w:rPr>
        <w:t>按照地方政府规定，适用于已退休人员的统筹外福利费用如取暖费、独生子女一次性奖励、劳模津贴、抚恤金等可继续按原方式及标准发放。</w:t>
      </w:r>
    </w:p>
    <w:p w14:paraId="447DED5A">
      <w:pPr>
        <w:pStyle w:val="15"/>
        <w:spacing w:line="400" w:lineRule="exact"/>
        <w:ind w:firstLine="480"/>
        <w:rPr>
          <w:rFonts w:ascii="Times New Roman" w:hAnsi="Times New Roman" w:eastAsia="宋体"/>
          <w:sz w:val="24"/>
        </w:rPr>
      </w:pPr>
      <w:r>
        <w:rPr>
          <w:rFonts w:hint="eastAsia" w:ascii="Times New Roman" w:hAnsi="Times New Roman" w:eastAsia="宋体"/>
          <w:sz w:val="24"/>
        </w:rPr>
        <w:t>按照华润集团相关规定及《华润雪花老干部管理服务办法》，适用于已退休老干部的统筹外福利费用如春节慰问、年度体检、大病慰问、后事费用、补充商业保险、退休补贴等，可继续按原方式及标准发放。</w:t>
      </w:r>
    </w:p>
    <w:p w14:paraId="52A0E835">
      <w:pPr>
        <w:pStyle w:val="15"/>
        <w:spacing w:line="400" w:lineRule="exact"/>
        <w:ind w:firstLine="480"/>
        <w:rPr>
          <w:rFonts w:ascii="Times New Roman" w:hAnsi="Times New Roman" w:eastAsia="宋体"/>
          <w:sz w:val="24"/>
        </w:rPr>
      </w:pPr>
      <w:r>
        <w:rPr>
          <w:rFonts w:ascii="Times New Roman" w:hAnsi="Times New Roman" w:eastAsia="宋体"/>
          <w:sz w:val="24"/>
        </w:rPr>
        <w:t>春节慰问、体检、大病慰问、</w:t>
      </w:r>
      <w:r>
        <w:rPr>
          <w:rFonts w:hint="eastAsia" w:ascii="Times New Roman" w:hAnsi="Times New Roman" w:eastAsia="宋体"/>
          <w:sz w:val="24"/>
        </w:rPr>
        <w:t>后事费用等</w:t>
      </w:r>
      <w:r>
        <w:rPr>
          <w:rFonts w:ascii="Times New Roman" w:hAnsi="Times New Roman" w:eastAsia="宋体"/>
          <w:sz w:val="24"/>
        </w:rPr>
        <w:t>统筹外费用由老干部户籍所在地服务区域统一计提使用</w:t>
      </w:r>
      <w:r>
        <w:rPr>
          <w:rFonts w:hint="eastAsia" w:ascii="Times New Roman" w:hAnsi="Times New Roman" w:eastAsia="宋体"/>
          <w:sz w:val="24"/>
        </w:rPr>
        <w:t>。补充</w:t>
      </w:r>
      <w:r>
        <w:rPr>
          <w:rFonts w:ascii="Times New Roman" w:hAnsi="Times New Roman" w:eastAsia="宋体"/>
          <w:sz w:val="24"/>
        </w:rPr>
        <w:t>商业保险</w:t>
      </w:r>
      <w:r>
        <w:rPr>
          <w:rFonts w:hint="eastAsia" w:ascii="Times New Roman" w:hAnsi="Times New Roman" w:eastAsia="宋体"/>
          <w:sz w:val="24"/>
        </w:rPr>
        <w:t>、退休补贴相关费用</w:t>
      </w:r>
      <w:r>
        <w:rPr>
          <w:rFonts w:ascii="Times New Roman" w:hAnsi="Times New Roman" w:eastAsia="宋体"/>
          <w:sz w:val="24"/>
        </w:rPr>
        <w:t>由总部统一计提使用</w:t>
      </w:r>
      <w:r>
        <w:rPr>
          <w:rFonts w:hint="eastAsia" w:ascii="Times New Roman" w:hAnsi="Times New Roman" w:eastAsia="宋体"/>
          <w:sz w:val="24"/>
        </w:rPr>
        <w:t>。</w:t>
      </w:r>
    </w:p>
    <w:p w14:paraId="592B59A0">
      <w:pPr>
        <w:pStyle w:val="15"/>
        <w:numPr>
          <w:ilvl w:val="0"/>
          <w:numId w:val="0"/>
        </w:numPr>
        <w:spacing w:line="400" w:lineRule="exact"/>
        <w:ind w:left="0" w:leftChars="0" w:firstLine="480" w:firstLineChars="200"/>
        <w:rPr>
          <w:rFonts w:hint="eastAsia" w:ascii="Times New Roman" w:hAnsi="Times New Roman" w:eastAsia="宋体"/>
          <w:sz w:val="24"/>
        </w:rPr>
      </w:pPr>
      <w:r>
        <w:rPr>
          <w:rFonts w:hint="eastAsia" w:ascii="Times New Roman" w:hAnsi="Times New Roman" w:eastAsia="宋体" w:cs="Times New Roman"/>
          <w:kern w:val="2"/>
          <w:sz w:val="24"/>
          <w:szCs w:val="22"/>
          <w:lang w:val="en-US" w:eastAsia="zh-CN" w:bidi="ar-SA"/>
        </w:rPr>
        <w:t>2.</w:t>
      </w:r>
      <w:r>
        <w:rPr>
          <w:rFonts w:hint="eastAsia" w:ascii="Times New Roman" w:hAnsi="Times New Roman" w:eastAsia="宋体"/>
          <w:sz w:val="24"/>
        </w:rPr>
        <w:t>企业自行发放的统筹外福利费用经公司审批后，按现行途径继续发放</w:t>
      </w:r>
      <w:del w:id="4" w:author="咨询组" w:date="2026-01-07T14:59:57Z">
        <w:r>
          <w:rPr>
            <w:rFonts w:hint="eastAsia" w:ascii="Times New Roman" w:hAnsi="Times New Roman" w:eastAsia="宋体"/>
            <w:sz w:val="24"/>
          </w:rPr>
          <w:delText>，具体详见附件2</w:delText>
        </w:r>
      </w:del>
      <w:r>
        <w:rPr>
          <w:rFonts w:hint="eastAsia" w:ascii="Times New Roman" w:hAnsi="Times New Roman" w:eastAsia="宋体"/>
          <w:sz w:val="24"/>
        </w:rPr>
        <w:t>。</w:t>
      </w:r>
    </w:p>
    <w:p w14:paraId="52844379">
      <w:pPr>
        <w:pStyle w:val="15"/>
        <w:numPr>
          <w:ilvl w:val="0"/>
          <w:numId w:val="0"/>
        </w:numPr>
        <w:spacing w:line="240" w:lineRule="auto"/>
        <w:ind w:left="0" w:leftChars="0" w:firstLine="0" w:firstLineChars="0"/>
        <w:rPr>
          <w:rFonts w:hint="eastAsia" w:ascii="Times New Roman" w:hAnsi="Times New Roman" w:eastAsia="宋体"/>
          <w:sz w:val="24"/>
        </w:rPr>
      </w:pPr>
      <w:r>
        <w:rPr>
          <w:rFonts w:hint="eastAsia" w:ascii="Times New Roman" w:hAnsi="Times New Roman" w:eastAsia="宋体"/>
          <w:sz w:val="24"/>
          <w:lang w:val="en-US" w:eastAsia="zh-CN"/>
        </w:rPr>
        <w:t>///</w:t>
      </w:r>
    </w:p>
    <w:p w14:paraId="034EAA36">
      <w:pPr>
        <w:pStyle w:val="15"/>
        <w:numPr>
          <w:ilvl w:val="0"/>
          <w:numId w:val="0"/>
        </w:numPr>
        <w:spacing w:line="400" w:lineRule="exact"/>
        <w:ind w:left="0" w:leftChars="0" w:firstLine="480" w:firstLineChars="200"/>
        <w:rPr>
          <w:rFonts w:ascii="宋体" w:hAnsi="宋体" w:eastAsia="宋体"/>
          <w:sz w:val="24"/>
        </w:rPr>
      </w:pPr>
      <w:r>
        <w:rPr>
          <w:rFonts w:hint="default" w:ascii="宋体" w:hAnsi="宋体" w:eastAsia="宋体" w:cs="Times New Roman"/>
          <w:kern w:val="2"/>
          <w:sz w:val="24"/>
          <w:szCs w:val="22"/>
          <w:lang w:val="en-US" w:eastAsia="zh-CN" w:bidi="ar-SA"/>
        </w:rPr>
        <w:t>（二）</w:t>
      </w:r>
      <w:r>
        <w:rPr>
          <w:rFonts w:hint="eastAsia" w:ascii="宋体" w:hAnsi="宋体" w:eastAsia="宋体"/>
          <w:sz w:val="24"/>
        </w:rPr>
        <w:t>“</w:t>
      </w:r>
      <w:r>
        <w:rPr>
          <w:rFonts w:ascii="宋体" w:hAnsi="宋体" w:eastAsia="宋体"/>
          <w:sz w:val="24"/>
        </w:rPr>
        <w:t>新人</w:t>
      </w:r>
      <w:r>
        <w:rPr>
          <w:rFonts w:hint="eastAsia" w:ascii="宋体" w:hAnsi="宋体" w:eastAsia="宋体"/>
          <w:sz w:val="24"/>
        </w:rPr>
        <w:t>”</w:t>
      </w:r>
      <w:r>
        <w:rPr>
          <w:rFonts w:ascii="宋体" w:hAnsi="宋体" w:eastAsia="宋体"/>
          <w:sz w:val="24"/>
        </w:rPr>
        <w:t>：</w:t>
      </w:r>
      <w:r>
        <w:rPr>
          <w:rFonts w:hint="eastAsia" w:ascii="宋体" w:hAnsi="宋体" w:eastAsia="宋体"/>
          <w:sz w:val="24"/>
        </w:rPr>
        <w:t>除了按公司</w:t>
      </w:r>
      <w:r>
        <w:rPr>
          <w:rFonts w:ascii="宋体" w:hAnsi="宋体" w:eastAsia="宋体"/>
          <w:sz w:val="24"/>
        </w:rPr>
        <w:t>所在地设区的市级以上政府有关规定</w:t>
      </w:r>
      <w:r>
        <w:rPr>
          <w:rFonts w:hint="eastAsia" w:ascii="宋体" w:hAnsi="宋体" w:eastAsia="宋体"/>
          <w:sz w:val="24"/>
        </w:rPr>
        <w:t>应享受的福利待遇外，原则上企业不再发放统筹外费用。</w:t>
      </w:r>
    </w:p>
    <w:p w14:paraId="6417DD0C">
      <w:pPr>
        <w:pStyle w:val="15"/>
        <w:numPr>
          <w:ilvl w:val="0"/>
          <w:numId w:val="0"/>
        </w:numPr>
        <w:spacing w:line="400" w:lineRule="exact"/>
        <w:ind w:left="0" w:leftChars="0" w:firstLine="480" w:firstLineChars="200"/>
        <w:rPr>
          <w:rFonts w:ascii="Times New Roman" w:hAnsi="Times New Roman" w:eastAsia="宋体"/>
          <w:sz w:val="24"/>
        </w:rPr>
      </w:pPr>
      <w:r>
        <w:rPr>
          <w:rFonts w:ascii="Times New Roman" w:hAnsi="Times New Roman" w:eastAsia="宋体" w:cs="Times New Roman"/>
          <w:kern w:val="2"/>
          <w:sz w:val="24"/>
          <w:szCs w:val="22"/>
          <w:lang w:val="en-US" w:eastAsia="zh-CN" w:bidi="ar-SA"/>
        </w:rPr>
        <w:t>1.</w:t>
      </w:r>
      <w:r>
        <w:rPr>
          <w:rFonts w:hint="eastAsia" w:ascii="Times New Roman" w:hAnsi="Times New Roman" w:eastAsia="宋体"/>
          <w:sz w:val="24"/>
        </w:rPr>
        <w:t>“新人”除享受社会统筹的基本养老保险、基本医疗保险、大病医疗保险外，还可按规定领取企业年金、取暖费、独生子女奖励。</w:t>
      </w:r>
    </w:p>
    <w:p w14:paraId="2697D153">
      <w:pPr>
        <w:pStyle w:val="15"/>
        <w:spacing w:line="400" w:lineRule="exact"/>
        <w:ind w:firstLine="480"/>
        <w:rPr>
          <w:rFonts w:ascii="Times New Roman" w:hAnsi="Times New Roman" w:eastAsia="宋体"/>
          <w:sz w:val="24"/>
        </w:rPr>
      </w:pPr>
      <w:r>
        <w:rPr>
          <w:rFonts w:hint="eastAsia" w:ascii="Times New Roman" w:hAnsi="Times New Roman" w:eastAsia="宋体"/>
          <w:sz w:val="24"/>
        </w:rPr>
        <w:t>其中，取暖费适用对象及报销标准按退休时职级参照《员工福利管理制度》执行，独生子女奖励适用对象及标准按各地计划生育管理条例执行。</w:t>
      </w:r>
    </w:p>
    <w:p w14:paraId="012B3E30">
      <w:pPr>
        <w:pStyle w:val="15"/>
        <w:numPr>
          <w:ilvl w:val="0"/>
          <w:numId w:val="0"/>
        </w:numPr>
        <w:spacing w:line="400" w:lineRule="exact"/>
        <w:ind w:left="0" w:leftChars="0" w:firstLine="480" w:firstLineChars="200"/>
        <w:rPr>
          <w:rFonts w:hint="eastAsia" w:ascii="Times New Roman" w:hAnsi="Times New Roman" w:eastAsia="宋体"/>
          <w:sz w:val="24"/>
        </w:rPr>
      </w:pPr>
      <w:r>
        <w:rPr>
          <w:rFonts w:hint="eastAsia" w:ascii="Times New Roman" w:hAnsi="Times New Roman" w:eastAsia="宋体" w:cs="Times New Roman"/>
          <w:kern w:val="2"/>
          <w:sz w:val="24"/>
          <w:szCs w:val="22"/>
          <w:lang w:val="en-US" w:eastAsia="zh-CN" w:bidi="ar-SA"/>
        </w:rPr>
        <w:t>2.</w:t>
      </w:r>
      <w:r>
        <w:rPr>
          <w:rFonts w:hint="eastAsia" w:ascii="Times New Roman" w:hAnsi="Times New Roman" w:eastAsia="宋体"/>
          <w:sz w:val="24"/>
        </w:rPr>
        <w:t>新增老干部不再执行</w:t>
      </w:r>
      <w:r>
        <w:rPr>
          <w:rFonts w:ascii="Times New Roman" w:hAnsi="Times New Roman" w:eastAsia="宋体"/>
          <w:sz w:val="24"/>
        </w:rPr>
        <w:t>《华润雪花老干部管理服务实施办法》；</w:t>
      </w:r>
      <w:r>
        <w:rPr>
          <w:rFonts w:hint="eastAsia" w:ascii="Times New Roman" w:hAnsi="Times New Roman" w:eastAsia="宋体"/>
          <w:sz w:val="24"/>
        </w:rPr>
        <w:t>按华润集团相关管理规定，新增的集团直管经理人、总部部门/区域公司正职经理人退休可享受春节慰问、年度体检、大病慰问、后事费用、补充医疗健康保障（保障至75周岁）。</w:t>
      </w:r>
    </w:p>
    <w:p w14:paraId="2C29ABF7">
      <w:pPr>
        <w:pStyle w:val="15"/>
        <w:numPr>
          <w:ilvl w:val="0"/>
          <w:numId w:val="0"/>
        </w:numPr>
        <w:spacing w:line="240" w:lineRule="auto"/>
        <w:ind w:left="0" w:leftChars="0" w:firstLine="0" w:firstLineChars="0"/>
        <w:rPr>
          <w:rFonts w:hint="eastAsia" w:ascii="Times New Roman" w:hAnsi="Times New Roman" w:eastAsia="宋体"/>
          <w:sz w:val="24"/>
        </w:rPr>
      </w:pPr>
      <w:r>
        <w:rPr>
          <w:rFonts w:hint="eastAsia" w:ascii="Times New Roman" w:hAnsi="Times New Roman" w:eastAsia="宋体"/>
          <w:sz w:val="24"/>
          <w:lang w:val="en-US" w:eastAsia="zh-CN"/>
        </w:rPr>
        <w:t>///</w:t>
      </w:r>
    </w:p>
    <w:p w14:paraId="0725D4AB">
      <w:pPr>
        <w:pStyle w:val="15"/>
        <w:numPr>
          <w:ilvl w:val="0"/>
          <w:numId w:val="0"/>
        </w:numPr>
        <w:spacing w:line="400" w:lineRule="exact"/>
        <w:ind w:left="480" w:leftChars="0" w:firstLine="0" w:firstLineChars="0"/>
        <w:rPr>
          <w:rFonts w:hint="eastAsia" w:ascii="Times New Roman" w:hAnsi="Times New Roman" w:eastAsia="宋体"/>
          <w:sz w:val="24"/>
        </w:rPr>
      </w:pPr>
      <w:r>
        <w:rPr>
          <w:rFonts w:hint="eastAsia" w:ascii="Times New Roman" w:hAnsi="Times New Roman" w:eastAsia="宋体" w:cs="Times New Roman"/>
          <w:kern w:val="2"/>
          <w:sz w:val="24"/>
          <w:szCs w:val="22"/>
          <w:lang w:val="en-US" w:eastAsia="zh-CN" w:bidi="ar-SA"/>
        </w:rPr>
        <w:t>（三）</w:t>
      </w:r>
      <w:r>
        <w:rPr>
          <w:rFonts w:hint="eastAsia" w:ascii="Times New Roman" w:hAnsi="Times New Roman" w:eastAsia="宋体"/>
          <w:sz w:val="24"/>
        </w:rPr>
        <w:t>离休人员按地方政策执行，不再详细列明各项福利标准。</w:t>
      </w:r>
    </w:p>
    <w:p w14:paraId="1D848F39">
      <w:pPr>
        <w:pStyle w:val="15"/>
        <w:numPr>
          <w:ilvl w:val="0"/>
          <w:numId w:val="0"/>
        </w:numPr>
        <w:spacing w:line="240" w:lineRule="auto"/>
        <w:ind w:left="0" w:leftChars="0" w:firstLine="0" w:firstLineChars="0"/>
        <w:rPr>
          <w:rFonts w:hint="eastAsia" w:ascii="Times New Roman" w:hAnsi="Times New Roman" w:eastAsia="宋体"/>
          <w:sz w:val="24"/>
        </w:rPr>
      </w:pPr>
      <w:r>
        <w:rPr>
          <w:rFonts w:hint="eastAsia" w:ascii="Times New Roman" w:hAnsi="Times New Roman" w:eastAsia="宋体"/>
          <w:sz w:val="24"/>
          <w:lang w:val="en-US" w:eastAsia="zh-CN"/>
        </w:rPr>
        <w:t>///</w:t>
      </w:r>
    </w:p>
    <w:p w14:paraId="4A6DF230">
      <w:pPr>
        <w:pStyle w:val="15"/>
        <w:numPr>
          <w:ilvl w:val="0"/>
          <w:numId w:val="0"/>
        </w:numPr>
        <w:spacing w:line="400" w:lineRule="exact"/>
        <w:ind w:left="0" w:leftChars="0" w:firstLine="482" w:firstLineChars="200"/>
        <w:rPr>
          <w:rFonts w:hint="eastAsia" w:ascii="Times New Roman" w:hAnsi="Times New Roman" w:eastAsia="宋体"/>
          <w:sz w:val="24"/>
        </w:rPr>
      </w:pPr>
      <w:r>
        <w:rPr>
          <w:rFonts w:hint="eastAsia" w:ascii="宋体" w:hAnsi="宋体" w:eastAsia="宋体" w:cs="Times New Roman"/>
          <w:b/>
          <w:bCs w:val="0"/>
          <w:kern w:val="2"/>
          <w:sz w:val="24"/>
          <w:szCs w:val="22"/>
          <w:lang w:val="en-US" w:eastAsia="zh-CN" w:bidi="ar-SA"/>
        </w:rPr>
        <w:t>第十六条</w:t>
      </w:r>
      <w:r>
        <w:rPr>
          <w:rFonts w:ascii="Times New Roman" w:hAnsi="Times New Roman" w:eastAsia="宋体"/>
          <w:sz w:val="24"/>
        </w:rPr>
        <w:t>各区域</w:t>
      </w:r>
      <w:r>
        <w:rPr>
          <w:rFonts w:hint="eastAsia" w:ascii="Times New Roman" w:hAnsi="Times New Roman" w:eastAsia="宋体"/>
          <w:sz w:val="24"/>
        </w:rPr>
        <w:t>公司</w:t>
      </w:r>
      <w:r>
        <w:rPr>
          <w:rFonts w:ascii="Times New Roman" w:hAnsi="Times New Roman" w:eastAsia="宋体"/>
          <w:sz w:val="24"/>
        </w:rPr>
        <w:t>执行国家</w:t>
      </w:r>
      <w:r>
        <w:rPr>
          <w:rFonts w:hint="eastAsia" w:ascii="Times New Roman" w:hAnsi="Times New Roman" w:eastAsia="宋体"/>
          <w:sz w:val="24"/>
        </w:rPr>
        <w:t>或地方</w:t>
      </w:r>
      <w:r>
        <w:rPr>
          <w:rFonts w:ascii="Times New Roman" w:hAnsi="Times New Roman" w:eastAsia="宋体"/>
          <w:sz w:val="24"/>
        </w:rPr>
        <w:t>规定</w:t>
      </w:r>
      <w:r>
        <w:rPr>
          <w:rFonts w:hint="eastAsia" w:ascii="Times New Roman" w:hAnsi="Times New Roman" w:eastAsia="宋体"/>
          <w:sz w:val="24"/>
        </w:rPr>
        <w:t>的</w:t>
      </w:r>
      <w:r>
        <w:rPr>
          <w:rFonts w:ascii="Times New Roman" w:hAnsi="Times New Roman" w:eastAsia="宋体"/>
          <w:sz w:val="24"/>
        </w:rPr>
        <w:t>离退休人员福利政策</w:t>
      </w:r>
      <w:r>
        <w:rPr>
          <w:rFonts w:hint="eastAsia" w:ascii="Times New Roman" w:hAnsi="Times New Roman" w:eastAsia="宋体"/>
          <w:sz w:val="24"/>
        </w:rPr>
        <w:t>时</w:t>
      </w:r>
      <w:r>
        <w:rPr>
          <w:rFonts w:ascii="Times New Roman" w:hAnsi="Times New Roman" w:eastAsia="宋体"/>
          <w:sz w:val="24"/>
        </w:rPr>
        <w:t>，</w:t>
      </w:r>
      <w:r>
        <w:rPr>
          <w:rFonts w:hint="eastAsia" w:ascii="Times New Roman" w:hAnsi="Times New Roman" w:eastAsia="宋体"/>
          <w:sz w:val="24"/>
        </w:rPr>
        <w:t>须事先</w:t>
      </w:r>
      <w:r>
        <w:rPr>
          <w:rFonts w:ascii="Times New Roman" w:hAnsi="Times New Roman" w:eastAsia="宋体"/>
          <w:sz w:val="24"/>
        </w:rPr>
        <w:t>报总部人力资源部审批后执行</w:t>
      </w:r>
      <w:r>
        <w:rPr>
          <w:rFonts w:hint="eastAsia" w:ascii="Times New Roman" w:hAnsi="Times New Roman" w:eastAsia="宋体"/>
          <w:sz w:val="24"/>
        </w:rPr>
        <w:t>。当国家或地方政策发生变化后，应在政策信息发生变化的一个月内报总部人力资源部审批后执行，报送内容包括但不限于项目名称、补贴类型、发放额度、执行标准、支付方式、费用列支渠道、政策依据等。</w:t>
      </w:r>
    </w:p>
    <w:p w14:paraId="1ECF196E">
      <w:pPr>
        <w:pStyle w:val="15"/>
        <w:numPr>
          <w:ilvl w:val="0"/>
          <w:numId w:val="0"/>
        </w:numPr>
        <w:spacing w:line="240" w:lineRule="auto"/>
        <w:ind w:left="0" w:leftChars="0" w:firstLine="0" w:firstLineChars="0"/>
        <w:rPr>
          <w:rFonts w:hint="default" w:ascii="Times New Roman" w:hAnsi="Times New Roman" w:eastAsia="宋体"/>
          <w:sz w:val="24"/>
          <w:lang w:val="en-US" w:eastAsia="zh-CN"/>
        </w:rPr>
      </w:pPr>
      <w:r>
        <w:rPr>
          <w:rFonts w:hint="eastAsia" w:ascii="Times New Roman" w:hAnsi="Times New Roman" w:eastAsia="宋体"/>
          <w:sz w:val="24"/>
          <w:lang w:val="en-US" w:eastAsia="zh-CN"/>
        </w:rPr>
        <w:t>///</w:t>
      </w:r>
    </w:p>
    <w:p w14:paraId="4EAD7330">
      <w:pPr>
        <w:pStyle w:val="15"/>
        <w:numPr>
          <w:ilvl w:val="0"/>
          <w:numId w:val="0"/>
        </w:numPr>
        <w:spacing w:line="400" w:lineRule="exact"/>
        <w:ind w:left="0" w:leftChars="0" w:firstLine="482" w:firstLineChars="200"/>
        <w:rPr>
          <w:rFonts w:ascii="Times New Roman" w:hAnsi="Times New Roman" w:eastAsia="宋体"/>
          <w:sz w:val="24"/>
        </w:rPr>
      </w:pPr>
      <w:r>
        <w:rPr>
          <w:rFonts w:hint="eastAsia" w:ascii="宋体" w:hAnsi="宋体" w:eastAsia="宋体" w:cs="Times New Roman"/>
          <w:b/>
          <w:bCs w:val="0"/>
          <w:kern w:val="2"/>
          <w:sz w:val="24"/>
          <w:szCs w:val="22"/>
          <w:lang w:val="en-US" w:eastAsia="zh-CN" w:bidi="ar-SA"/>
        </w:rPr>
        <w:t>第十七条</w:t>
      </w:r>
      <w:r>
        <w:rPr>
          <w:rFonts w:hint="eastAsia" w:ascii="Times New Roman" w:hAnsi="Times New Roman" w:eastAsia="宋体"/>
          <w:sz w:val="24"/>
        </w:rPr>
        <w:t>离退休人员所享受的符合规定的统筹外福利费用（如取暖费、独生子女奖励等）应按离退休时劳动关系所在地政策执行。</w:t>
      </w:r>
    </w:p>
    <w:p w14:paraId="0ECAFFF5">
      <w:pPr>
        <w:spacing w:line="400" w:lineRule="exact"/>
        <w:ind w:firstLine="480" w:firstLineChars="200"/>
        <w:rPr>
          <w:rFonts w:hint="eastAsia" w:ascii="宋体" w:hAnsi="宋体"/>
          <w:bCs/>
          <w:sz w:val="24"/>
        </w:rPr>
      </w:pPr>
      <w:r>
        <w:rPr>
          <w:rFonts w:hint="eastAsia"/>
          <w:sz w:val="24"/>
        </w:rPr>
        <w:t>异地员工在退休时，可由本人申请调回原</w:t>
      </w:r>
      <w:bookmarkStart w:id="0" w:name="OLE_LINK1"/>
      <w:bookmarkStart w:id="1" w:name="OLE_LINK2"/>
      <w:r>
        <w:rPr>
          <w:rFonts w:hint="eastAsia"/>
          <w:sz w:val="24"/>
        </w:rPr>
        <w:t>调出</w:t>
      </w:r>
      <w:bookmarkEnd w:id="0"/>
      <w:bookmarkEnd w:id="1"/>
      <w:r>
        <w:rPr>
          <w:rFonts w:hint="eastAsia"/>
          <w:sz w:val="24"/>
        </w:rPr>
        <w:t>单位，并在原调出单位履行退休手续，享受原调出单位所在地符合规定的统筹外福利费用。</w:t>
      </w:r>
      <w:r>
        <w:rPr>
          <w:rFonts w:hint="eastAsia" w:ascii="宋体" w:hAnsi="宋体"/>
          <w:bCs/>
          <w:sz w:val="24"/>
        </w:rPr>
        <w:t>当地政府有明确规定时，从其规定执行。</w:t>
      </w:r>
    </w:p>
    <w:p w14:paraId="37A751A7">
      <w:pPr>
        <w:spacing w:line="240" w:lineRule="auto"/>
        <w:ind w:firstLine="0" w:firstLineChars="0"/>
        <w:rPr>
          <w:rFonts w:hint="default" w:ascii="宋体" w:hAnsi="宋体" w:eastAsia="宋体"/>
          <w:bCs/>
          <w:sz w:val="24"/>
          <w:lang w:val="en-US" w:eastAsia="zh-CN"/>
        </w:rPr>
      </w:pPr>
      <w:r>
        <w:rPr>
          <w:rFonts w:hint="eastAsia" w:ascii="宋体" w:hAnsi="宋体"/>
          <w:bCs/>
          <w:sz w:val="24"/>
          <w:lang w:val="en-US" w:eastAsia="zh-CN"/>
        </w:rPr>
        <w:t>///</w:t>
      </w:r>
    </w:p>
    <w:p w14:paraId="5092CFAD">
      <w:pPr>
        <w:pStyle w:val="15"/>
        <w:numPr>
          <w:ilvl w:val="0"/>
          <w:numId w:val="0"/>
        </w:numPr>
        <w:spacing w:line="400" w:lineRule="exact"/>
        <w:ind w:left="0" w:leftChars="0" w:firstLine="482" w:firstLineChars="200"/>
        <w:rPr>
          <w:rFonts w:ascii="Times New Roman" w:hAnsi="Times New Roman" w:eastAsia="宋体"/>
          <w:sz w:val="24"/>
        </w:rPr>
      </w:pPr>
      <w:r>
        <w:rPr>
          <w:rFonts w:hint="eastAsia" w:ascii="宋体" w:hAnsi="宋体" w:eastAsia="宋体" w:cs="Times New Roman"/>
          <w:b/>
          <w:bCs w:val="0"/>
          <w:kern w:val="2"/>
          <w:sz w:val="24"/>
          <w:szCs w:val="22"/>
          <w:lang w:val="en-US" w:eastAsia="zh-CN" w:bidi="ar-SA"/>
        </w:rPr>
        <w:t>第十八条</w:t>
      </w:r>
      <w:r>
        <w:rPr>
          <w:rFonts w:ascii="Times New Roman" w:hAnsi="Times New Roman" w:eastAsia="宋体"/>
          <w:sz w:val="24"/>
        </w:rPr>
        <w:t>费用预算、计提及使用</w:t>
      </w:r>
    </w:p>
    <w:p w14:paraId="4C435299">
      <w:pPr>
        <w:pStyle w:val="15"/>
        <w:spacing w:line="400" w:lineRule="exact"/>
        <w:ind w:firstLine="480"/>
        <w:rPr>
          <w:rFonts w:ascii="Times New Roman" w:hAnsi="Times New Roman" w:eastAsia="宋体"/>
          <w:sz w:val="24"/>
          <w:szCs w:val="24"/>
        </w:rPr>
      </w:pPr>
      <w:r>
        <w:rPr>
          <w:rFonts w:ascii="Times New Roman" w:hAnsi="Times New Roman" w:eastAsia="宋体"/>
          <w:sz w:val="24"/>
          <w:szCs w:val="24"/>
        </w:rPr>
        <w:t>根据企业会计准则及集团相关管理规定，各单位根据精算公司出具的报告</w:t>
      </w:r>
      <w:r>
        <w:rPr>
          <w:rFonts w:hint="eastAsia" w:ascii="Times New Roman" w:hAnsi="Times New Roman" w:eastAsia="宋体"/>
          <w:sz w:val="24"/>
          <w:szCs w:val="24"/>
        </w:rPr>
        <w:t>，</w:t>
      </w:r>
      <w:r>
        <w:rPr>
          <w:rFonts w:ascii="Times New Roman" w:hAnsi="Times New Roman" w:eastAsia="宋体"/>
          <w:sz w:val="24"/>
          <w:szCs w:val="24"/>
        </w:rPr>
        <w:t>已完成</w:t>
      </w:r>
      <w:r>
        <w:rPr>
          <w:rFonts w:hint="eastAsia" w:ascii="Times New Roman" w:hAnsi="Times New Roman" w:eastAsia="宋体"/>
          <w:sz w:val="24"/>
          <w:szCs w:val="24"/>
        </w:rPr>
        <w:t>“</w:t>
      </w:r>
      <w:r>
        <w:rPr>
          <w:rFonts w:ascii="Times New Roman" w:hAnsi="Times New Roman" w:eastAsia="宋体"/>
          <w:sz w:val="24"/>
          <w:szCs w:val="24"/>
        </w:rPr>
        <w:t>老人</w:t>
      </w:r>
      <w:r>
        <w:rPr>
          <w:rFonts w:hint="eastAsia" w:ascii="Times New Roman" w:hAnsi="Times New Roman" w:eastAsia="宋体"/>
          <w:sz w:val="24"/>
          <w:szCs w:val="24"/>
        </w:rPr>
        <w:t>”</w:t>
      </w:r>
      <w:r>
        <w:rPr>
          <w:rFonts w:ascii="Times New Roman" w:hAnsi="Times New Roman" w:eastAsia="宋体"/>
          <w:sz w:val="24"/>
          <w:szCs w:val="24"/>
        </w:rPr>
        <w:t>、</w:t>
      </w:r>
      <w:r>
        <w:rPr>
          <w:rFonts w:hint="eastAsia" w:ascii="Times New Roman" w:hAnsi="Times New Roman" w:eastAsia="宋体"/>
          <w:sz w:val="24"/>
          <w:szCs w:val="24"/>
        </w:rPr>
        <w:t>“新</w:t>
      </w:r>
      <w:r>
        <w:rPr>
          <w:rFonts w:ascii="Times New Roman" w:hAnsi="Times New Roman" w:eastAsia="宋体"/>
          <w:sz w:val="24"/>
          <w:szCs w:val="24"/>
        </w:rPr>
        <w:t>人</w:t>
      </w:r>
      <w:r>
        <w:rPr>
          <w:rFonts w:hint="eastAsia" w:ascii="Times New Roman" w:hAnsi="Times New Roman" w:eastAsia="宋体"/>
          <w:sz w:val="24"/>
          <w:szCs w:val="24"/>
        </w:rPr>
        <w:t>”</w:t>
      </w:r>
      <w:r>
        <w:rPr>
          <w:rFonts w:ascii="Times New Roman" w:hAnsi="Times New Roman" w:eastAsia="宋体"/>
          <w:sz w:val="24"/>
          <w:szCs w:val="24"/>
        </w:rPr>
        <w:t>离退休人员福利费用的计提</w:t>
      </w:r>
      <w:r>
        <w:rPr>
          <w:rFonts w:hint="eastAsia" w:ascii="Times New Roman" w:hAnsi="Times New Roman" w:eastAsia="宋体"/>
          <w:sz w:val="24"/>
          <w:szCs w:val="24"/>
        </w:rPr>
        <w:t>。</w:t>
      </w:r>
    </w:p>
    <w:p w14:paraId="68DAF8A9">
      <w:pPr>
        <w:spacing w:line="400" w:lineRule="exact"/>
        <w:ind w:firstLine="480" w:firstLineChars="200"/>
        <w:rPr>
          <w:sz w:val="24"/>
        </w:rPr>
      </w:pPr>
      <w:r>
        <w:rPr>
          <w:sz w:val="24"/>
        </w:rPr>
        <w:t>已完成计提的费用项目，自2021年起不再纳入预算管理</w:t>
      </w:r>
      <w:r>
        <w:rPr>
          <w:rFonts w:hint="eastAsia"/>
          <w:sz w:val="24"/>
        </w:rPr>
        <w:t>，确因福利项目标准发生变化，需要补提费用的，可增加至年度预算内</w:t>
      </w:r>
      <w:r>
        <w:rPr>
          <w:sz w:val="24"/>
        </w:rPr>
        <w:t>。</w:t>
      </w:r>
    </w:p>
    <w:p w14:paraId="3C283734">
      <w:pPr>
        <w:spacing w:line="400" w:lineRule="exact"/>
        <w:ind w:firstLine="480" w:firstLineChars="200"/>
        <w:rPr>
          <w:rFonts w:hint="eastAsia"/>
          <w:sz w:val="24"/>
        </w:rPr>
      </w:pPr>
      <w:r>
        <w:rPr>
          <w:rFonts w:hint="eastAsia"/>
          <w:sz w:val="24"/>
        </w:rPr>
        <w:t>福利费用按照费用发生主体进行计提；对于尚未纳入精算但确属于应计提范围内的费用，纳入下一次精算范围。</w:t>
      </w:r>
    </w:p>
    <w:p w14:paraId="0006E1CB">
      <w:pPr>
        <w:spacing w:line="240" w:lineRule="auto"/>
        <w:ind w:firstLine="0" w:firstLineChars="0"/>
        <w:rPr>
          <w:rFonts w:hint="default" w:eastAsia="宋体"/>
          <w:sz w:val="24"/>
          <w:lang w:val="en-US" w:eastAsia="zh-CN"/>
        </w:rPr>
      </w:pPr>
      <w:r>
        <w:rPr>
          <w:rFonts w:hint="eastAsia"/>
          <w:sz w:val="24"/>
          <w:lang w:val="en-US" w:eastAsia="zh-CN"/>
        </w:rPr>
        <w:t>///</w:t>
      </w:r>
    </w:p>
    <w:p w14:paraId="07ADDFC7">
      <w:pPr>
        <w:pStyle w:val="15"/>
        <w:numPr>
          <w:ilvl w:val="0"/>
          <w:numId w:val="0"/>
        </w:numPr>
        <w:spacing w:line="400" w:lineRule="exact"/>
        <w:ind w:left="0" w:leftChars="0" w:firstLine="482" w:firstLineChars="200"/>
        <w:rPr>
          <w:rFonts w:ascii="Times New Roman" w:hAnsi="Times New Roman" w:eastAsia="宋体"/>
          <w:sz w:val="24"/>
        </w:rPr>
      </w:pPr>
      <w:r>
        <w:rPr>
          <w:rFonts w:hint="eastAsia" w:ascii="宋体" w:hAnsi="宋体" w:eastAsia="宋体" w:cs="Times New Roman"/>
          <w:b/>
          <w:bCs w:val="0"/>
          <w:kern w:val="2"/>
          <w:sz w:val="24"/>
          <w:szCs w:val="22"/>
          <w:lang w:val="en-US" w:eastAsia="zh-CN" w:bidi="ar-SA"/>
        </w:rPr>
        <w:t>第十九条</w:t>
      </w:r>
      <w:r>
        <w:rPr>
          <w:rFonts w:hint="eastAsia" w:ascii="Times New Roman" w:hAnsi="Times New Roman" w:eastAsia="宋体"/>
          <w:sz w:val="24"/>
        </w:rPr>
        <w:t>在条件允许情况下，与退休人员协商一致，</w:t>
      </w:r>
      <w:r>
        <w:rPr>
          <w:rFonts w:ascii="Times New Roman" w:hAnsi="Times New Roman" w:eastAsia="宋体"/>
          <w:sz w:val="24"/>
        </w:rPr>
        <w:t>各区域应持续推进统筹外费用的一次性支付工作，减少企业管理工作</w:t>
      </w:r>
      <w:r>
        <w:rPr>
          <w:rFonts w:hint="eastAsia" w:ascii="Times New Roman" w:hAnsi="Times New Roman" w:eastAsia="宋体"/>
          <w:sz w:val="24"/>
        </w:rPr>
        <w:t>。</w:t>
      </w:r>
    </w:p>
    <w:p w14:paraId="4141AEF0">
      <w:pPr>
        <w:pStyle w:val="15"/>
        <w:spacing w:line="400" w:lineRule="exact"/>
        <w:ind w:firstLine="480"/>
        <w:rPr>
          <w:rFonts w:hint="eastAsia" w:ascii="Times New Roman" w:hAnsi="Times New Roman" w:eastAsia="宋体"/>
          <w:sz w:val="24"/>
        </w:rPr>
      </w:pPr>
      <w:r>
        <w:rPr>
          <w:rFonts w:ascii="Times New Roman" w:hAnsi="Times New Roman" w:eastAsia="宋体"/>
          <w:sz w:val="24"/>
        </w:rPr>
        <w:t>统筹外费用一次性支付规则按</w:t>
      </w:r>
      <w:r>
        <w:rPr>
          <w:rFonts w:hint="eastAsia" w:ascii="Times New Roman" w:hAnsi="Times New Roman" w:eastAsia="宋体"/>
          <w:sz w:val="24"/>
        </w:rPr>
        <w:t>照“</w:t>
      </w:r>
      <w:r>
        <w:rPr>
          <w:rFonts w:ascii="Times New Roman" w:hAnsi="Times New Roman" w:eastAsia="宋体"/>
          <w:sz w:val="24"/>
        </w:rPr>
        <w:t>平均寿命85岁，若85岁生日当月距离测算起始年月期间未满5年或为负数，则测算年月=测算起始年月+5年</w:t>
      </w:r>
      <w:r>
        <w:rPr>
          <w:rFonts w:hint="eastAsia" w:ascii="Times New Roman" w:hAnsi="Times New Roman" w:eastAsia="宋体"/>
          <w:sz w:val="24"/>
        </w:rPr>
        <w:t>”</w:t>
      </w:r>
      <w:r>
        <w:rPr>
          <w:rFonts w:ascii="Times New Roman" w:hAnsi="Times New Roman" w:eastAsia="宋体"/>
          <w:sz w:val="24"/>
        </w:rPr>
        <w:t>执行，根据政策规定福利费标准必须预测增幅的，按近三年增幅情况预测；其他情况不允许提高发放标准，不做福利费标准增幅预测</w:t>
      </w:r>
      <w:r>
        <w:rPr>
          <w:rFonts w:hint="eastAsia" w:ascii="Times New Roman" w:hAnsi="Times New Roman" w:eastAsia="宋体"/>
          <w:sz w:val="24"/>
        </w:rPr>
        <w:t>。</w:t>
      </w:r>
    </w:p>
    <w:p w14:paraId="55239024">
      <w:pPr>
        <w:pStyle w:val="15"/>
        <w:spacing w:line="240" w:lineRule="auto"/>
        <w:ind w:firstLine="0" w:firstLineChars="0"/>
        <w:rPr>
          <w:rFonts w:hint="default" w:ascii="Times New Roman" w:hAnsi="Times New Roman" w:eastAsia="宋体"/>
          <w:sz w:val="24"/>
          <w:lang w:val="en-US" w:eastAsia="zh-CN"/>
        </w:rPr>
      </w:pPr>
      <w:r>
        <w:rPr>
          <w:rFonts w:hint="eastAsia" w:ascii="Times New Roman" w:hAnsi="Times New Roman" w:eastAsia="宋体"/>
          <w:sz w:val="24"/>
          <w:lang w:val="en-US" w:eastAsia="zh-CN"/>
        </w:rPr>
        <w:t>///</w:t>
      </w:r>
    </w:p>
    <w:p w14:paraId="2607BA10">
      <w:pPr>
        <w:pStyle w:val="15"/>
        <w:numPr>
          <w:ilvl w:val="0"/>
          <w:numId w:val="0"/>
        </w:numPr>
        <w:spacing w:line="400" w:lineRule="exact"/>
        <w:ind w:left="0" w:leftChars="0" w:firstLine="482" w:firstLineChars="200"/>
        <w:rPr>
          <w:rFonts w:ascii="Times New Roman" w:hAnsi="Times New Roman" w:eastAsia="宋体"/>
          <w:sz w:val="24"/>
        </w:rPr>
      </w:pPr>
      <w:r>
        <w:rPr>
          <w:rFonts w:hint="eastAsia" w:ascii="宋体" w:hAnsi="宋体" w:eastAsia="宋体" w:cs="Times New Roman"/>
          <w:b/>
          <w:bCs w:val="0"/>
          <w:kern w:val="2"/>
          <w:sz w:val="24"/>
          <w:szCs w:val="22"/>
          <w:lang w:val="en-US" w:eastAsia="zh-CN" w:bidi="ar-SA"/>
        </w:rPr>
        <w:t>第二十条</w:t>
      </w:r>
      <w:r>
        <w:rPr>
          <w:rFonts w:ascii="Times New Roman" w:hAnsi="Times New Roman" w:eastAsia="宋体"/>
          <w:sz w:val="24"/>
        </w:rPr>
        <w:t>根据企业效益及社会发展状况，华润雪花对以上待遇标准，特别是</w:t>
      </w:r>
      <w:r>
        <w:rPr>
          <w:rFonts w:hint="eastAsia" w:ascii="Times New Roman" w:hAnsi="Times New Roman" w:eastAsia="宋体"/>
          <w:sz w:val="24"/>
        </w:rPr>
        <w:t>“</w:t>
      </w:r>
      <w:r>
        <w:rPr>
          <w:rFonts w:ascii="Times New Roman" w:hAnsi="Times New Roman" w:eastAsia="宋体"/>
          <w:sz w:val="24"/>
        </w:rPr>
        <w:t>新人</w:t>
      </w:r>
      <w:r>
        <w:rPr>
          <w:rFonts w:hint="eastAsia" w:ascii="Times New Roman" w:hAnsi="Times New Roman" w:eastAsia="宋体"/>
          <w:sz w:val="24"/>
        </w:rPr>
        <w:t>”</w:t>
      </w:r>
      <w:r>
        <w:rPr>
          <w:rFonts w:ascii="Times New Roman" w:hAnsi="Times New Roman" w:eastAsia="宋体"/>
          <w:sz w:val="24"/>
        </w:rPr>
        <w:t>的待遇标准及发放模式保留随时调整的权利，以逐步推进离退休人员社会化进程。</w:t>
      </w:r>
    </w:p>
    <w:p w14:paraId="096B9166">
      <w:pPr>
        <w:pStyle w:val="15"/>
        <w:numPr>
          <w:ilvl w:val="0"/>
          <w:numId w:val="0"/>
        </w:numPr>
        <w:spacing w:line="400" w:lineRule="exact"/>
        <w:ind w:left="0" w:leftChars="0" w:firstLine="482" w:firstLineChars="200"/>
        <w:rPr>
          <w:rFonts w:ascii="Times New Roman" w:hAnsi="Times New Roman" w:eastAsia="宋体"/>
          <w:sz w:val="24"/>
        </w:rPr>
      </w:pPr>
      <w:r>
        <w:rPr>
          <w:rFonts w:hint="eastAsia" w:ascii="宋体" w:hAnsi="宋体" w:eastAsia="宋体" w:cs="Times New Roman"/>
          <w:b/>
          <w:bCs w:val="0"/>
          <w:kern w:val="2"/>
          <w:sz w:val="24"/>
          <w:szCs w:val="22"/>
          <w:lang w:val="en-US" w:eastAsia="zh-CN" w:bidi="ar-SA"/>
        </w:rPr>
        <w:t>第二十一条</w:t>
      </w:r>
      <w:r>
        <w:rPr>
          <w:rFonts w:ascii="Times New Roman" w:hAnsi="Times New Roman" w:eastAsia="宋体"/>
          <w:sz w:val="24"/>
        </w:rPr>
        <w:t>各区域公司一次性计提或支付离退休人员统筹外费用及</w:t>
      </w:r>
      <w:r>
        <w:rPr>
          <w:rFonts w:hint="eastAsia" w:ascii="Times New Roman" w:hAnsi="Times New Roman" w:eastAsia="宋体"/>
          <w:sz w:val="24"/>
        </w:rPr>
        <w:t>社会保障</w:t>
      </w:r>
      <w:r>
        <w:rPr>
          <w:rFonts w:ascii="Times New Roman" w:hAnsi="Times New Roman" w:eastAsia="宋体"/>
          <w:sz w:val="24"/>
        </w:rPr>
        <w:t>费用，按国家、集团及总部统一的财务会计制度进行处理</w:t>
      </w:r>
      <w:del w:id="5" w:author="咨询组" w:date="2026-01-12T10:49:28Z">
        <w:r>
          <w:rPr>
            <w:rFonts w:ascii="Times New Roman" w:hAnsi="Times New Roman" w:eastAsia="宋体"/>
            <w:sz w:val="24"/>
          </w:rPr>
          <w:delText>，详见附件3</w:delText>
        </w:r>
      </w:del>
      <w:r>
        <w:rPr>
          <w:rFonts w:ascii="Times New Roman" w:hAnsi="Times New Roman" w:eastAsia="宋体"/>
          <w:sz w:val="24"/>
        </w:rPr>
        <w:t>。</w:t>
      </w:r>
    </w:p>
    <w:p w14:paraId="2EE1C032">
      <w:pPr>
        <w:pStyle w:val="15"/>
        <w:numPr>
          <w:ilvl w:val="0"/>
          <w:numId w:val="0"/>
        </w:numPr>
        <w:spacing w:line="240" w:lineRule="auto"/>
        <w:ind w:left="0" w:leftChars="0" w:firstLine="0" w:firstLineChars="0"/>
        <w:rPr>
          <w:rFonts w:hint="default" w:ascii="Times New Roman" w:hAnsi="Times New Roman" w:eastAsia="宋体"/>
          <w:sz w:val="24"/>
          <w:lang w:val="en-US" w:eastAsia="zh-CN"/>
        </w:rPr>
      </w:pPr>
      <w:r>
        <w:rPr>
          <w:rFonts w:hint="eastAsia" w:ascii="Times New Roman" w:hAnsi="Times New Roman" w:eastAsia="宋体"/>
          <w:sz w:val="24"/>
          <w:lang w:val="en-US" w:eastAsia="zh-CN"/>
        </w:rPr>
        <w:t>///</w:t>
      </w:r>
    </w:p>
    <w:p w14:paraId="30AF9ADB">
      <w:pPr>
        <w:pStyle w:val="15"/>
        <w:numPr>
          <w:ilvl w:val="0"/>
          <w:numId w:val="0"/>
        </w:numPr>
        <w:tabs>
          <w:tab w:val="left" w:pos="993"/>
          <w:tab w:val="left" w:pos="2977"/>
        </w:tabs>
        <w:spacing w:before="360" w:beforeLines="150" w:after="120" w:afterLines="50" w:line="400" w:lineRule="exact"/>
        <w:ind w:left="0" w:leftChars="0" w:right="-191" w:rightChars="-91" w:firstLine="0" w:firstLineChars="0"/>
        <w:jc w:val="center"/>
        <w:rPr>
          <w:rFonts w:ascii="Times New Roman" w:hAnsi="Times New Roman" w:eastAsia="宋体"/>
          <w:b/>
          <w:bCs/>
          <w:sz w:val="28"/>
          <w:szCs w:val="28"/>
        </w:rPr>
      </w:pPr>
      <w:r>
        <w:rPr>
          <w:rFonts w:hint="default" w:ascii="宋体" w:hAnsi="宋体" w:eastAsia="宋体" w:cs="Times New Roman"/>
          <w:b/>
          <w:bCs w:val="0"/>
          <w:kern w:val="2"/>
          <w:sz w:val="28"/>
          <w:szCs w:val="28"/>
          <w:lang w:val="en-US" w:eastAsia="zh-CN" w:bidi="ar-SA"/>
        </w:rPr>
        <w:t>第五章</w:t>
      </w:r>
      <w:r>
        <w:rPr>
          <w:rFonts w:ascii="Times New Roman" w:hAnsi="Times New Roman" w:eastAsia="宋体"/>
          <w:b/>
          <w:bCs/>
          <w:sz w:val="28"/>
          <w:szCs w:val="28"/>
        </w:rPr>
        <w:t>附则</w:t>
      </w:r>
    </w:p>
    <w:p w14:paraId="5BD47EE7">
      <w:pPr>
        <w:pStyle w:val="15"/>
        <w:numPr>
          <w:ilvl w:val="0"/>
          <w:numId w:val="0"/>
        </w:numPr>
        <w:spacing w:line="400" w:lineRule="exact"/>
        <w:ind w:left="0" w:leftChars="0" w:firstLine="482" w:firstLineChars="200"/>
        <w:rPr>
          <w:rFonts w:ascii="Times New Roman" w:hAnsi="Times New Roman" w:eastAsia="宋体"/>
          <w:sz w:val="24"/>
          <w:szCs w:val="24"/>
        </w:rPr>
      </w:pPr>
      <w:r>
        <w:rPr>
          <w:rFonts w:hint="eastAsia" w:ascii="宋体" w:hAnsi="宋体" w:eastAsia="宋体" w:cs="Times New Roman"/>
          <w:b/>
          <w:bCs w:val="0"/>
          <w:kern w:val="2"/>
          <w:sz w:val="24"/>
          <w:szCs w:val="24"/>
          <w:lang w:val="en-US" w:eastAsia="zh-CN" w:bidi="ar-SA"/>
        </w:rPr>
        <w:t>第二十二条</w:t>
      </w:r>
      <w:r>
        <w:rPr>
          <w:rFonts w:ascii="Times New Roman" w:hAnsi="Times New Roman" w:eastAsia="宋体"/>
          <w:sz w:val="24"/>
          <w:szCs w:val="24"/>
        </w:rPr>
        <w:t xml:space="preserve"> </w:t>
      </w:r>
      <w:r>
        <w:rPr>
          <w:rFonts w:ascii="Times New Roman" w:hAnsi="Times New Roman" w:eastAsia="宋体"/>
          <w:sz w:val="24"/>
        </w:rPr>
        <w:t>本</w:t>
      </w:r>
      <w:r>
        <w:rPr>
          <w:rFonts w:hint="eastAsia" w:ascii="Times New Roman" w:hAnsi="Times New Roman" w:eastAsia="宋体"/>
          <w:sz w:val="24"/>
        </w:rPr>
        <w:t>办法</w:t>
      </w:r>
      <w:r>
        <w:rPr>
          <w:rFonts w:ascii="Times New Roman" w:hAnsi="Times New Roman" w:eastAsia="宋体"/>
          <w:sz w:val="24"/>
        </w:rPr>
        <w:t>为华润雪花二级管理制度</w:t>
      </w:r>
      <w:r>
        <w:rPr>
          <w:rFonts w:ascii="Times New Roman" w:hAnsi="Times New Roman"/>
          <w:sz w:val="24"/>
        </w:rPr>
        <w:t>。</w:t>
      </w:r>
    </w:p>
    <w:p w14:paraId="51B2C012">
      <w:pPr>
        <w:pStyle w:val="15"/>
        <w:numPr>
          <w:ilvl w:val="0"/>
          <w:numId w:val="0"/>
        </w:numPr>
        <w:spacing w:line="400" w:lineRule="exact"/>
        <w:ind w:left="0" w:leftChars="0" w:firstLine="482" w:firstLineChars="200"/>
        <w:rPr>
          <w:rFonts w:ascii="Times New Roman" w:hAnsi="Times New Roman" w:eastAsia="宋体"/>
          <w:sz w:val="24"/>
        </w:rPr>
      </w:pPr>
      <w:r>
        <w:rPr>
          <w:rFonts w:hint="eastAsia" w:ascii="宋体" w:hAnsi="宋体" w:eastAsia="宋体" w:cs="Times New Roman"/>
          <w:b/>
          <w:bCs w:val="0"/>
          <w:kern w:val="2"/>
          <w:sz w:val="24"/>
          <w:szCs w:val="22"/>
          <w:lang w:val="en-US" w:eastAsia="zh-CN" w:bidi="ar-SA"/>
        </w:rPr>
        <w:t>第二十三条</w:t>
      </w:r>
      <w:r>
        <w:rPr>
          <w:rFonts w:ascii="Times New Roman" w:hAnsi="Times New Roman" w:eastAsia="宋体"/>
          <w:sz w:val="24"/>
          <w:szCs w:val="24"/>
        </w:rPr>
        <w:t xml:space="preserve"> 本</w:t>
      </w:r>
      <w:r>
        <w:rPr>
          <w:rFonts w:hint="eastAsia" w:ascii="Times New Roman" w:hAnsi="Times New Roman" w:eastAsia="宋体"/>
          <w:sz w:val="24"/>
          <w:szCs w:val="24"/>
        </w:rPr>
        <w:t>办法</w:t>
      </w:r>
      <w:r>
        <w:rPr>
          <w:rFonts w:ascii="Times New Roman" w:hAnsi="Times New Roman" w:eastAsia="宋体"/>
          <w:sz w:val="24"/>
          <w:szCs w:val="24"/>
        </w:rPr>
        <w:t>为首次</w:t>
      </w:r>
      <w:r>
        <w:rPr>
          <w:rFonts w:hint="eastAsia" w:ascii="Times New Roman" w:hAnsi="Times New Roman" w:eastAsia="宋体"/>
          <w:sz w:val="24"/>
          <w:szCs w:val="24"/>
        </w:rPr>
        <w:t>发</w:t>
      </w:r>
      <w:r>
        <w:rPr>
          <w:rFonts w:ascii="Times New Roman" w:hAnsi="Times New Roman" w:eastAsia="宋体"/>
          <w:sz w:val="24"/>
          <w:szCs w:val="24"/>
        </w:rPr>
        <w:t>布，自</w:t>
      </w:r>
      <w:r>
        <w:rPr>
          <w:rFonts w:hint="eastAsia" w:ascii="Times New Roman" w:hAnsi="Times New Roman" w:eastAsia="宋体"/>
          <w:sz w:val="24"/>
          <w:szCs w:val="24"/>
        </w:rPr>
        <w:t>发</w:t>
      </w:r>
      <w:r>
        <w:rPr>
          <w:rFonts w:ascii="Times New Roman" w:hAnsi="Times New Roman" w:eastAsia="宋体"/>
          <w:sz w:val="24"/>
          <w:szCs w:val="24"/>
        </w:rPr>
        <w:t>布之日起实施。</w:t>
      </w:r>
      <w:r>
        <w:rPr>
          <w:rFonts w:ascii="Times New Roman" w:hAnsi="Times New Roman" w:eastAsia="宋体"/>
          <w:sz w:val="24"/>
        </w:rPr>
        <w:t>各单位制定的制度、通知等凡与本</w:t>
      </w:r>
      <w:r>
        <w:rPr>
          <w:rFonts w:hint="eastAsia" w:ascii="Times New Roman" w:hAnsi="Times New Roman" w:eastAsia="宋体"/>
          <w:sz w:val="24"/>
        </w:rPr>
        <w:t>办法</w:t>
      </w:r>
      <w:r>
        <w:rPr>
          <w:rFonts w:ascii="Times New Roman" w:hAnsi="Times New Roman" w:eastAsia="宋体"/>
          <w:sz w:val="24"/>
        </w:rPr>
        <w:t>存在冲突的，均按照本</w:t>
      </w:r>
      <w:r>
        <w:rPr>
          <w:rFonts w:hint="eastAsia" w:ascii="Times New Roman" w:hAnsi="Times New Roman" w:eastAsia="宋体"/>
          <w:sz w:val="24"/>
        </w:rPr>
        <w:t>办法</w:t>
      </w:r>
      <w:r>
        <w:rPr>
          <w:rFonts w:ascii="Times New Roman" w:hAnsi="Times New Roman" w:eastAsia="宋体"/>
          <w:sz w:val="24"/>
        </w:rPr>
        <w:t>执行。</w:t>
      </w:r>
    </w:p>
    <w:p w14:paraId="03201677">
      <w:pPr>
        <w:pStyle w:val="15"/>
        <w:numPr>
          <w:ilvl w:val="0"/>
          <w:numId w:val="0"/>
        </w:numPr>
        <w:spacing w:line="400" w:lineRule="exact"/>
        <w:ind w:left="0" w:leftChars="0" w:firstLine="482" w:firstLineChars="200"/>
        <w:rPr>
          <w:rFonts w:ascii="Times New Roman" w:hAnsi="Times New Roman" w:eastAsia="宋体"/>
          <w:sz w:val="24"/>
          <w:szCs w:val="24"/>
        </w:rPr>
      </w:pPr>
      <w:r>
        <w:rPr>
          <w:rFonts w:hint="eastAsia" w:ascii="宋体" w:hAnsi="宋体" w:eastAsia="宋体" w:cs="Times New Roman"/>
          <w:b/>
          <w:bCs w:val="0"/>
          <w:kern w:val="2"/>
          <w:sz w:val="24"/>
          <w:szCs w:val="24"/>
          <w:lang w:val="en-US" w:eastAsia="zh-CN" w:bidi="ar-SA"/>
        </w:rPr>
        <w:t>第二十四条</w:t>
      </w:r>
      <w:r>
        <w:rPr>
          <w:rFonts w:hint="eastAsia" w:ascii="Times New Roman" w:hAnsi="Times New Roman" w:eastAsia="宋体"/>
          <w:sz w:val="24"/>
          <w:szCs w:val="24"/>
        </w:rPr>
        <w:t xml:space="preserve"> </w:t>
      </w:r>
      <w:r>
        <w:rPr>
          <w:rFonts w:ascii="Times New Roman" w:hAnsi="Times New Roman" w:eastAsia="宋体"/>
          <w:sz w:val="24"/>
          <w:szCs w:val="24"/>
        </w:rPr>
        <w:t>本</w:t>
      </w:r>
      <w:r>
        <w:rPr>
          <w:rFonts w:hint="eastAsia" w:ascii="Times New Roman" w:hAnsi="Times New Roman" w:eastAsia="宋体"/>
          <w:sz w:val="24"/>
          <w:szCs w:val="24"/>
        </w:rPr>
        <w:t>办法</w:t>
      </w:r>
      <w:r>
        <w:rPr>
          <w:rFonts w:ascii="Times New Roman" w:hAnsi="Times New Roman" w:eastAsia="宋体"/>
          <w:sz w:val="24"/>
          <w:szCs w:val="24"/>
        </w:rPr>
        <w:t>由</w:t>
      </w:r>
      <w:r>
        <w:rPr>
          <w:rFonts w:hint="eastAsia" w:ascii="Times New Roman" w:hAnsi="Times New Roman" w:eastAsia="宋体"/>
          <w:sz w:val="24"/>
          <w:szCs w:val="24"/>
        </w:rPr>
        <w:t>华</w:t>
      </w:r>
      <w:r>
        <w:rPr>
          <w:rFonts w:ascii="Times New Roman" w:hAnsi="Times New Roman" w:eastAsia="宋体"/>
          <w:sz w:val="24"/>
          <w:szCs w:val="24"/>
        </w:rPr>
        <w:t>润雪花</w:t>
      </w:r>
      <w:r>
        <w:rPr>
          <w:rFonts w:hint="eastAsia" w:ascii="Times New Roman" w:hAnsi="Times New Roman" w:eastAsia="宋体"/>
          <w:sz w:val="24"/>
          <w:szCs w:val="24"/>
        </w:rPr>
        <w:t>啤酒总部</w:t>
      </w:r>
      <w:r>
        <w:rPr>
          <w:rFonts w:ascii="Times New Roman" w:hAnsi="Times New Roman" w:eastAsia="宋体"/>
          <w:sz w:val="24"/>
          <w:szCs w:val="24"/>
        </w:rPr>
        <w:t>人力资源部起草并负责解释。</w:t>
      </w:r>
      <w:r>
        <w:rPr>
          <w:rFonts w:hint="eastAsia" w:ascii="Times New Roman" w:hAnsi="Times New Roman" w:eastAsia="宋体"/>
          <w:sz w:val="24"/>
          <w:szCs w:val="24"/>
        </w:rPr>
        <w:t>国家、地方政府有关法律法规或集团制度有变动的，从其规定执行。</w:t>
      </w:r>
    </w:p>
    <w:p w14:paraId="01298829">
      <w:pPr>
        <w:spacing w:line="400" w:lineRule="exact"/>
        <w:ind w:right="-191" w:rightChars="-91"/>
        <w:jc w:val="right"/>
        <w:rPr>
          <w:del w:id="6" w:author="咨询组" w:date="2026-01-20T13:50:33Z"/>
          <w:sz w:val="24"/>
        </w:rPr>
      </w:pPr>
    </w:p>
    <w:p w14:paraId="7F7BCE74">
      <w:pPr>
        <w:tabs>
          <w:tab w:val="left" w:pos="360"/>
        </w:tabs>
        <w:spacing w:line="400" w:lineRule="exact"/>
        <w:ind w:firstLine="482" w:firstLineChars="200"/>
        <w:rPr>
          <w:del w:id="7" w:author="咨询组" w:date="2026-01-20T13:50:33Z"/>
          <w:b/>
          <w:bCs/>
          <w:sz w:val="24"/>
        </w:rPr>
      </w:pPr>
      <w:del w:id="8" w:author="咨询组" w:date="2026-01-20T13:50:33Z">
        <w:r>
          <w:rPr>
            <w:b/>
            <w:bCs/>
            <w:sz w:val="24"/>
          </w:rPr>
          <w:delText>附件：</w:delText>
        </w:r>
      </w:del>
    </w:p>
    <w:p w14:paraId="7EA4F3C4">
      <w:pPr>
        <w:spacing w:line="400" w:lineRule="exact"/>
        <w:ind w:firstLine="480" w:firstLineChars="200"/>
        <w:rPr>
          <w:del w:id="9" w:author="咨询组" w:date="2026-01-20T13:50:33Z"/>
          <w:sz w:val="24"/>
        </w:rPr>
      </w:pPr>
      <w:del w:id="10" w:author="咨询组" w:date="2026-01-20T13:50:33Z">
        <w:r>
          <w:rPr>
            <w:rFonts w:hint="eastAsia"/>
            <w:sz w:val="24"/>
          </w:rPr>
          <w:delText>1. 离退休人员社会化年度回顾表</w:delText>
        </w:r>
      </w:del>
    </w:p>
    <w:p w14:paraId="46EAAB5A">
      <w:pPr>
        <w:spacing w:line="400" w:lineRule="exact"/>
        <w:ind w:firstLine="480" w:firstLineChars="200"/>
        <w:rPr>
          <w:del w:id="11" w:author="咨询组" w:date="2026-01-20T13:50:33Z"/>
          <w:sz w:val="24"/>
        </w:rPr>
      </w:pPr>
      <w:del w:id="12" w:author="咨询组" w:date="2026-01-20T13:50:33Z">
        <w:r>
          <w:rPr>
            <w:sz w:val="24"/>
          </w:rPr>
          <w:delText>2.</w:delText>
        </w:r>
      </w:del>
      <w:del w:id="13" w:author="咨询组" w:date="2026-01-20T13:50:33Z">
        <w:r>
          <w:rPr>
            <w:rFonts w:hint="eastAsia"/>
            <w:sz w:val="24"/>
          </w:rPr>
          <w:delText>“</w:delText>
        </w:r>
      </w:del>
      <w:del w:id="14" w:author="咨询组" w:date="2026-01-20T13:50:33Z">
        <w:r>
          <w:rPr>
            <w:sz w:val="24"/>
          </w:rPr>
          <w:delText>老人</w:delText>
        </w:r>
      </w:del>
      <w:del w:id="15" w:author="咨询组" w:date="2026-01-20T13:50:33Z">
        <w:r>
          <w:rPr>
            <w:rFonts w:hint="eastAsia"/>
            <w:sz w:val="24"/>
          </w:rPr>
          <w:delText>”</w:delText>
        </w:r>
      </w:del>
      <w:del w:id="16" w:author="咨询组" w:date="2026-01-20T13:50:33Z">
        <w:r>
          <w:rPr>
            <w:sz w:val="24"/>
          </w:rPr>
          <w:delText>、</w:delText>
        </w:r>
      </w:del>
      <w:del w:id="17" w:author="咨询组" w:date="2026-01-20T13:50:33Z">
        <w:r>
          <w:rPr>
            <w:rFonts w:hint="eastAsia"/>
            <w:sz w:val="24"/>
          </w:rPr>
          <w:delText>“</w:delText>
        </w:r>
      </w:del>
      <w:del w:id="18" w:author="咨询组" w:date="2026-01-20T13:50:33Z">
        <w:r>
          <w:rPr>
            <w:sz w:val="24"/>
          </w:rPr>
          <w:delText>新人</w:delText>
        </w:r>
      </w:del>
      <w:del w:id="19" w:author="咨询组" w:date="2026-01-20T13:50:33Z">
        <w:r>
          <w:rPr>
            <w:rFonts w:hint="eastAsia"/>
            <w:sz w:val="24"/>
          </w:rPr>
          <w:delText>”</w:delText>
        </w:r>
      </w:del>
      <w:del w:id="20" w:author="咨询组" w:date="2026-01-20T13:50:33Z">
        <w:r>
          <w:rPr>
            <w:sz w:val="24"/>
          </w:rPr>
          <w:delText>离退休人员福利项目清单</w:delText>
        </w:r>
      </w:del>
    </w:p>
    <w:p w14:paraId="1EBF150D">
      <w:pPr>
        <w:spacing w:line="400" w:lineRule="exact"/>
        <w:ind w:firstLine="480" w:firstLineChars="200"/>
        <w:rPr>
          <w:del w:id="21" w:author="咨询组" w:date="2026-01-20T13:50:33Z"/>
          <w:sz w:val="24"/>
        </w:rPr>
      </w:pPr>
      <w:del w:id="22" w:author="咨询组" w:date="2026-01-20T13:50:33Z">
        <w:r>
          <w:rPr>
            <w:sz w:val="24"/>
          </w:rPr>
          <w:delText>3. 华润雪花离职后福利核算指引</w:delText>
        </w:r>
      </w:del>
    </w:p>
    <w:p w14:paraId="288B34F8">
      <w:pPr>
        <w:spacing w:line="400" w:lineRule="exact"/>
        <w:ind w:right="-191" w:rightChars="-91" w:firstLine="3685" w:firstLineChars="1311"/>
        <w:jc w:val="right"/>
        <w:rPr>
          <w:del w:id="23" w:author="咨询组" w:date="2026-01-20T13:50:33Z"/>
          <w:rFonts w:eastAsia="黑体"/>
          <w:b/>
          <w:sz w:val="28"/>
          <w:szCs w:val="28"/>
        </w:rPr>
      </w:pPr>
    </w:p>
    <w:p w14:paraId="32D227C0">
      <w:pPr>
        <w:spacing w:line="400" w:lineRule="exact"/>
        <w:ind w:right="-191" w:rightChars="-91" w:firstLine="3685" w:firstLineChars="1311"/>
        <w:jc w:val="right"/>
        <w:rPr>
          <w:del w:id="24" w:author="咨询组" w:date="2026-01-20T13:50:33Z"/>
          <w:rFonts w:eastAsia="黑体"/>
          <w:b/>
          <w:sz w:val="28"/>
          <w:szCs w:val="28"/>
        </w:rPr>
      </w:pPr>
    </w:p>
    <w:p w14:paraId="1009D0F3">
      <w:pPr>
        <w:spacing w:line="400" w:lineRule="exact"/>
        <w:ind w:right="-191" w:rightChars="-91" w:firstLine="3685" w:firstLineChars="1311"/>
        <w:jc w:val="right"/>
        <w:rPr>
          <w:del w:id="25" w:author="咨询组" w:date="2026-01-20T13:50:33Z"/>
          <w:rFonts w:eastAsia="黑体"/>
          <w:b/>
          <w:sz w:val="28"/>
          <w:szCs w:val="28"/>
        </w:rPr>
      </w:pPr>
    </w:p>
    <w:p w14:paraId="24B46B48">
      <w:pPr>
        <w:spacing w:line="400" w:lineRule="exact"/>
        <w:ind w:right="-191" w:rightChars="-91"/>
        <w:rPr>
          <w:del w:id="26" w:author="咨询组" w:date="2026-01-20T13:50:33Z"/>
          <w:sz w:val="24"/>
          <w:szCs w:val="22"/>
        </w:rPr>
      </w:pPr>
      <w:del w:id="27" w:author="咨询组" w:date="2026-01-20T13:50:33Z">
        <w:r>
          <w:rPr>
            <w:rFonts w:hint="eastAsia"/>
            <w:sz w:val="24"/>
            <w:szCs w:val="22"/>
          </w:rPr>
          <w:delText>（本页无正文）</w:delText>
        </w:r>
      </w:del>
    </w:p>
    <w:p w14:paraId="7C0F013D">
      <w:pPr>
        <w:spacing w:line="400" w:lineRule="exact"/>
        <w:ind w:right="-191" w:rightChars="-91" w:firstLine="3685" w:firstLineChars="1311"/>
        <w:jc w:val="right"/>
        <w:rPr>
          <w:del w:id="28" w:author="咨询组" w:date="2026-01-20T13:50:37Z"/>
          <w:rFonts w:eastAsia="黑体"/>
          <w:b/>
          <w:sz w:val="28"/>
          <w:szCs w:val="28"/>
        </w:rPr>
      </w:pPr>
    </w:p>
    <w:p w14:paraId="6A70BE17">
      <w:pPr>
        <w:spacing w:line="400" w:lineRule="exact"/>
        <w:ind w:right="-191" w:rightChars="-91" w:firstLine="3685" w:firstLineChars="1311"/>
        <w:jc w:val="right"/>
        <w:rPr>
          <w:rFonts w:eastAsia="黑体"/>
          <w:b/>
          <w:sz w:val="28"/>
          <w:szCs w:val="28"/>
        </w:rPr>
      </w:pPr>
    </w:p>
    <w:p w14:paraId="6CA54C5B">
      <w:pPr>
        <w:spacing w:line="400" w:lineRule="exact"/>
        <w:ind w:right="-191" w:rightChars="-91" w:firstLine="3670" w:firstLineChars="1311"/>
        <w:jc w:val="right"/>
        <w:rPr>
          <w:rFonts w:eastAsia="黑体"/>
          <w:b w:val="0"/>
          <w:bCs/>
          <w:sz w:val="28"/>
          <w:szCs w:val="28"/>
        </w:rPr>
      </w:pPr>
      <w:r>
        <w:rPr>
          <w:rFonts w:eastAsia="黑体"/>
          <w:b w:val="0"/>
          <w:bCs/>
          <w:sz w:val="28"/>
          <w:szCs w:val="28"/>
        </w:rPr>
        <w:t>华润雪花啤酒（中国）投资有限公司</w:t>
      </w:r>
    </w:p>
    <w:p w14:paraId="66FD451A">
      <w:pPr>
        <w:spacing w:line="400" w:lineRule="exact"/>
        <w:ind w:right="420"/>
        <w:jc w:val="right"/>
        <w:rPr>
          <w:rFonts w:eastAsia="黑体"/>
          <w:b w:val="0"/>
          <w:bCs/>
          <w:sz w:val="28"/>
          <w:szCs w:val="28"/>
        </w:rPr>
      </w:pPr>
      <w:r>
        <w:rPr>
          <w:rFonts w:eastAsia="黑体"/>
          <w:b w:val="0"/>
          <w:bCs/>
          <w:sz w:val="28"/>
          <w:szCs w:val="28"/>
        </w:rPr>
        <w:t>二〇二一年</w:t>
      </w:r>
      <w:r>
        <w:rPr>
          <w:rFonts w:hint="eastAsia" w:eastAsia="黑体"/>
          <w:b w:val="0"/>
          <w:bCs/>
          <w:sz w:val="28"/>
          <w:szCs w:val="28"/>
        </w:rPr>
        <w:t>四</w:t>
      </w:r>
      <w:r>
        <w:rPr>
          <w:rFonts w:eastAsia="黑体"/>
          <w:b w:val="0"/>
          <w:bCs/>
          <w:sz w:val="28"/>
          <w:szCs w:val="28"/>
        </w:rPr>
        <w:t>月</w:t>
      </w:r>
      <w:r>
        <w:rPr>
          <w:rFonts w:hint="eastAsia" w:eastAsia="黑体"/>
          <w:b w:val="0"/>
          <w:bCs/>
          <w:sz w:val="28"/>
          <w:szCs w:val="28"/>
        </w:rPr>
        <w:t>二十五</w:t>
      </w:r>
      <w:r>
        <w:rPr>
          <w:rFonts w:eastAsia="黑体"/>
          <w:b w:val="0"/>
          <w:bCs/>
          <w:sz w:val="28"/>
          <w:szCs w:val="28"/>
        </w:rPr>
        <w:t>日</w:t>
      </w:r>
    </w:p>
    <w:sectPr>
      <w:footerReference r:id="rId3" w:type="default"/>
      <w:pgSz w:w="11906" w:h="16838"/>
      <w:pgMar w:top="1440" w:right="1797" w:bottom="1440" w:left="1797"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BFA11">
    <w:pPr>
      <w:pStyle w:val="6"/>
      <w:spacing w:line="300" w:lineRule="exact"/>
      <w:rPr>
        <w:rFonts w:ascii="宋体" w:hAnsi="宋体"/>
        <w:b/>
        <w:bCs/>
        <w:spacing w:val="10"/>
        <w:kern w:val="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1B7D8F"/>
    <w:multiLevelType w:val="multilevel"/>
    <w:tmpl w:val="531B7D8F"/>
    <w:lvl w:ilvl="0" w:tentative="0">
      <w:start w:val="1"/>
      <w:numFmt w:val="japaneseCounting"/>
      <w:lvlText w:val="（%1）"/>
      <w:lvlJc w:val="left"/>
      <w:pPr>
        <w:ind w:left="900" w:hanging="420"/>
      </w:pPr>
      <w:rPr>
        <w:rFonts w:hint="default"/>
        <w:lang w:val="en-US"/>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5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998"/>
    <w:rsid w:val="0000235D"/>
    <w:rsid w:val="000026D9"/>
    <w:rsid w:val="00002973"/>
    <w:rsid w:val="00003C31"/>
    <w:rsid w:val="000045C6"/>
    <w:rsid w:val="000050D6"/>
    <w:rsid w:val="00005798"/>
    <w:rsid w:val="00006121"/>
    <w:rsid w:val="000061B6"/>
    <w:rsid w:val="00006CE0"/>
    <w:rsid w:val="00007AD0"/>
    <w:rsid w:val="00007E82"/>
    <w:rsid w:val="00012003"/>
    <w:rsid w:val="000122D8"/>
    <w:rsid w:val="00012B3C"/>
    <w:rsid w:val="00013E49"/>
    <w:rsid w:val="0001467E"/>
    <w:rsid w:val="00014D46"/>
    <w:rsid w:val="0001570F"/>
    <w:rsid w:val="0001663D"/>
    <w:rsid w:val="00020316"/>
    <w:rsid w:val="000222A4"/>
    <w:rsid w:val="000228EB"/>
    <w:rsid w:val="00024323"/>
    <w:rsid w:val="00024A7F"/>
    <w:rsid w:val="00025498"/>
    <w:rsid w:val="00025802"/>
    <w:rsid w:val="0002660F"/>
    <w:rsid w:val="000275B6"/>
    <w:rsid w:val="00027D3D"/>
    <w:rsid w:val="00027E55"/>
    <w:rsid w:val="00027E64"/>
    <w:rsid w:val="00027E8F"/>
    <w:rsid w:val="00030573"/>
    <w:rsid w:val="00031132"/>
    <w:rsid w:val="000316B4"/>
    <w:rsid w:val="00034765"/>
    <w:rsid w:val="00035341"/>
    <w:rsid w:val="00035FCA"/>
    <w:rsid w:val="00036009"/>
    <w:rsid w:val="00036B58"/>
    <w:rsid w:val="00037C70"/>
    <w:rsid w:val="000410BC"/>
    <w:rsid w:val="000430F2"/>
    <w:rsid w:val="00043789"/>
    <w:rsid w:val="000439E1"/>
    <w:rsid w:val="00045FAD"/>
    <w:rsid w:val="000477E7"/>
    <w:rsid w:val="0005231D"/>
    <w:rsid w:val="00053158"/>
    <w:rsid w:val="0005339A"/>
    <w:rsid w:val="00054453"/>
    <w:rsid w:val="00054626"/>
    <w:rsid w:val="00054CAD"/>
    <w:rsid w:val="000555C8"/>
    <w:rsid w:val="00057399"/>
    <w:rsid w:val="000577AF"/>
    <w:rsid w:val="00061796"/>
    <w:rsid w:val="00061C91"/>
    <w:rsid w:val="000646DD"/>
    <w:rsid w:val="0006522C"/>
    <w:rsid w:val="00066F4E"/>
    <w:rsid w:val="0007151F"/>
    <w:rsid w:val="00073C27"/>
    <w:rsid w:val="00073FA7"/>
    <w:rsid w:val="00074C77"/>
    <w:rsid w:val="00075249"/>
    <w:rsid w:val="0007551F"/>
    <w:rsid w:val="0007570F"/>
    <w:rsid w:val="000762BA"/>
    <w:rsid w:val="00076700"/>
    <w:rsid w:val="00080176"/>
    <w:rsid w:val="00080375"/>
    <w:rsid w:val="00080BB8"/>
    <w:rsid w:val="000816E4"/>
    <w:rsid w:val="00081D74"/>
    <w:rsid w:val="0008260A"/>
    <w:rsid w:val="000834B1"/>
    <w:rsid w:val="000854D4"/>
    <w:rsid w:val="00086332"/>
    <w:rsid w:val="00086C8F"/>
    <w:rsid w:val="00091792"/>
    <w:rsid w:val="00092195"/>
    <w:rsid w:val="000947CD"/>
    <w:rsid w:val="00095936"/>
    <w:rsid w:val="00096F4A"/>
    <w:rsid w:val="0009710E"/>
    <w:rsid w:val="000973E5"/>
    <w:rsid w:val="000974F3"/>
    <w:rsid w:val="000A002B"/>
    <w:rsid w:val="000A22BD"/>
    <w:rsid w:val="000A28BF"/>
    <w:rsid w:val="000A31EE"/>
    <w:rsid w:val="000A32BB"/>
    <w:rsid w:val="000A40A9"/>
    <w:rsid w:val="000A4422"/>
    <w:rsid w:val="000A4C11"/>
    <w:rsid w:val="000A4FBC"/>
    <w:rsid w:val="000A56E2"/>
    <w:rsid w:val="000A5D2E"/>
    <w:rsid w:val="000A61BF"/>
    <w:rsid w:val="000A7786"/>
    <w:rsid w:val="000A7E15"/>
    <w:rsid w:val="000B018B"/>
    <w:rsid w:val="000B051A"/>
    <w:rsid w:val="000B0662"/>
    <w:rsid w:val="000B23B2"/>
    <w:rsid w:val="000B2A6D"/>
    <w:rsid w:val="000B3404"/>
    <w:rsid w:val="000B4A1B"/>
    <w:rsid w:val="000B503E"/>
    <w:rsid w:val="000B512F"/>
    <w:rsid w:val="000B6E5A"/>
    <w:rsid w:val="000B7952"/>
    <w:rsid w:val="000B79FC"/>
    <w:rsid w:val="000C132D"/>
    <w:rsid w:val="000C2D58"/>
    <w:rsid w:val="000C41FA"/>
    <w:rsid w:val="000C42D9"/>
    <w:rsid w:val="000C4812"/>
    <w:rsid w:val="000C69C9"/>
    <w:rsid w:val="000D0240"/>
    <w:rsid w:val="000D17D6"/>
    <w:rsid w:val="000D3320"/>
    <w:rsid w:val="000D3B14"/>
    <w:rsid w:val="000D3B8C"/>
    <w:rsid w:val="000D4449"/>
    <w:rsid w:val="000D4476"/>
    <w:rsid w:val="000D44F0"/>
    <w:rsid w:val="000D4B3A"/>
    <w:rsid w:val="000D5654"/>
    <w:rsid w:val="000D570C"/>
    <w:rsid w:val="000D644A"/>
    <w:rsid w:val="000D69D1"/>
    <w:rsid w:val="000D70E0"/>
    <w:rsid w:val="000D7B23"/>
    <w:rsid w:val="000E2320"/>
    <w:rsid w:val="000E2867"/>
    <w:rsid w:val="000E3619"/>
    <w:rsid w:val="000E65F3"/>
    <w:rsid w:val="000E727A"/>
    <w:rsid w:val="000F0E04"/>
    <w:rsid w:val="000F0F78"/>
    <w:rsid w:val="000F18BB"/>
    <w:rsid w:val="000F355E"/>
    <w:rsid w:val="000F407E"/>
    <w:rsid w:val="000F40E8"/>
    <w:rsid w:val="000F45BE"/>
    <w:rsid w:val="000F4C70"/>
    <w:rsid w:val="000F60BF"/>
    <w:rsid w:val="00100789"/>
    <w:rsid w:val="00100E71"/>
    <w:rsid w:val="00101508"/>
    <w:rsid w:val="0010419E"/>
    <w:rsid w:val="001055DA"/>
    <w:rsid w:val="00111A64"/>
    <w:rsid w:val="00111E17"/>
    <w:rsid w:val="00112348"/>
    <w:rsid w:val="00112DA9"/>
    <w:rsid w:val="001132E5"/>
    <w:rsid w:val="00114286"/>
    <w:rsid w:val="00114B4F"/>
    <w:rsid w:val="0011596A"/>
    <w:rsid w:val="0011693A"/>
    <w:rsid w:val="0012094F"/>
    <w:rsid w:val="00121936"/>
    <w:rsid w:val="0012270F"/>
    <w:rsid w:val="00122DB7"/>
    <w:rsid w:val="00123560"/>
    <w:rsid w:val="0012531D"/>
    <w:rsid w:val="00125950"/>
    <w:rsid w:val="00125F88"/>
    <w:rsid w:val="00126B49"/>
    <w:rsid w:val="00127CBE"/>
    <w:rsid w:val="00127F79"/>
    <w:rsid w:val="001319FC"/>
    <w:rsid w:val="00131AE5"/>
    <w:rsid w:val="001325A8"/>
    <w:rsid w:val="001327C5"/>
    <w:rsid w:val="00133153"/>
    <w:rsid w:val="001337C0"/>
    <w:rsid w:val="001346CB"/>
    <w:rsid w:val="00134859"/>
    <w:rsid w:val="0013586E"/>
    <w:rsid w:val="0013595F"/>
    <w:rsid w:val="00135D50"/>
    <w:rsid w:val="0013660D"/>
    <w:rsid w:val="0013701F"/>
    <w:rsid w:val="001373E4"/>
    <w:rsid w:val="00142522"/>
    <w:rsid w:val="001432F8"/>
    <w:rsid w:val="001437DD"/>
    <w:rsid w:val="001452E9"/>
    <w:rsid w:val="0014544B"/>
    <w:rsid w:val="0014627F"/>
    <w:rsid w:val="00146E66"/>
    <w:rsid w:val="00147B7E"/>
    <w:rsid w:val="00147E86"/>
    <w:rsid w:val="00150126"/>
    <w:rsid w:val="00152E8C"/>
    <w:rsid w:val="00153550"/>
    <w:rsid w:val="00156B11"/>
    <w:rsid w:val="00162033"/>
    <w:rsid w:val="00162A92"/>
    <w:rsid w:val="001637D9"/>
    <w:rsid w:val="00163A76"/>
    <w:rsid w:val="0016465D"/>
    <w:rsid w:val="00164714"/>
    <w:rsid w:val="001657EE"/>
    <w:rsid w:val="001664E1"/>
    <w:rsid w:val="00166B58"/>
    <w:rsid w:val="00170A0C"/>
    <w:rsid w:val="00171345"/>
    <w:rsid w:val="00172C50"/>
    <w:rsid w:val="00173FCF"/>
    <w:rsid w:val="00174505"/>
    <w:rsid w:val="00174CE7"/>
    <w:rsid w:val="001811DB"/>
    <w:rsid w:val="0018189F"/>
    <w:rsid w:val="001819FF"/>
    <w:rsid w:val="00181BAD"/>
    <w:rsid w:val="00181C74"/>
    <w:rsid w:val="0018243F"/>
    <w:rsid w:val="00182548"/>
    <w:rsid w:val="001838CD"/>
    <w:rsid w:val="00183C65"/>
    <w:rsid w:val="001872A5"/>
    <w:rsid w:val="00187989"/>
    <w:rsid w:val="00187DC0"/>
    <w:rsid w:val="00190061"/>
    <w:rsid w:val="0019040C"/>
    <w:rsid w:val="00190BB1"/>
    <w:rsid w:val="00191758"/>
    <w:rsid w:val="001963BC"/>
    <w:rsid w:val="00196AF6"/>
    <w:rsid w:val="00196EC4"/>
    <w:rsid w:val="001979CE"/>
    <w:rsid w:val="001A01D2"/>
    <w:rsid w:val="001A228F"/>
    <w:rsid w:val="001A348C"/>
    <w:rsid w:val="001A3D76"/>
    <w:rsid w:val="001A45DF"/>
    <w:rsid w:val="001A6303"/>
    <w:rsid w:val="001A74BE"/>
    <w:rsid w:val="001A772F"/>
    <w:rsid w:val="001A7F18"/>
    <w:rsid w:val="001B0130"/>
    <w:rsid w:val="001B1F8F"/>
    <w:rsid w:val="001B1F95"/>
    <w:rsid w:val="001B2C5F"/>
    <w:rsid w:val="001B6830"/>
    <w:rsid w:val="001B7419"/>
    <w:rsid w:val="001C08B0"/>
    <w:rsid w:val="001C1E03"/>
    <w:rsid w:val="001C2260"/>
    <w:rsid w:val="001C2C9A"/>
    <w:rsid w:val="001C55BF"/>
    <w:rsid w:val="001D0F5D"/>
    <w:rsid w:val="001D138B"/>
    <w:rsid w:val="001D2EE4"/>
    <w:rsid w:val="001D344B"/>
    <w:rsid w:val="001D387B"/>
    <w:rsid w:val="001D4278"/>
    <w:rsid w:val="001D5BD8"/>
    <w:rsid w:val="001E155B"/>
    <w:rsid w:val="001E1649"/>
    <w:rsid w:val="001E16C7"/>
    <w:rsid w:val="001E2393"/>
    <w:rsid w:val="001E29B4"/>
    <w:rsid w:val="001E2A96"/>
    <w:rsid w:val="001E2BB4"/>
    <w:rsid w:val="001E33CD"/>
    <w:rsid w:val="001E40C9"/>
    <w:rsid w:val="001E430E"/>
    <w:rsid w:val="001E477B"/>
    <w:rsid w:val="001E482A"/>
    <w:rsid w:val="001E5645"/>
    <w:rsid w:val="001E5993"/>
    <w:rsid w:val="001E6197"/>
    <w:rsid w:val="001E695B"/>
    <w:rsid w:val="001F1164"/>
    <w:rsid w:val="001F1657"/>
    <w:rsid w:val="001F218F"/>
    <w:rsid w:val="001F41E3"/>
    <w:rsid w:val="001F53A8"/>
    <w:rsid w:val="001F5B5C"/>
    <w:rsid w:val="002001F3"/>
    <w:rsid w:val="00200363"/>
    <w:rsid w:val="00200613"/>
    <w:rsid w:val="00200EC1"/>
    <w:rsid w:val="00201107"/>
    <w:rsid w:val="00202F21"/>
    <w:rsid w:val="00204BED"/>
    <w:rsid w:val="00204D1B"/>
    <w:rsid w:val="00206C78"/>
    <w:rsid w:val="00207174"/>
    <w:rsid w:val="0020734B"/>
    <w:rsid w:val="002109AB"/>
    <w:rsid w:val="0021248C"/>
    <w:rsid w:val="00212F6E"/>
    <w:rsid w:val="0021319E"/>
    <w:rsid w:val="002206D8"/>
    <w:rsid w:val="00220F93"/>
    <w:rsid w:val="00223828"/>
    <w:rsid w:val="00224C86"/>
    <w:rsid w:val="00224DA8"/>
    <w:rsid w:val="00225638"/>
    <w:rsid w:val="00225958"/>
    <w:rsid w:val="0022642A"/>
    <w:rsid w:val="00227865"/>
    <w:rsid w:val="00227912"/>
    <w:rsid w:val="0023137E"/>
    <w:rsid w:val="002341D7"/>
    <w:rsid w:val="0023517A"/>
    <w:rsid w:val="00241D11"/>
    <w:rsid w:val="002443A3"/>
    <w:rsid w:val="0024467B"/>
    <w:rsid w:val="0024537A"/>
    <w:rsid w:val="0024661C"/>
    <w:rsid w:val="00246B86"/>
    <w:rsid w:val="00246FD8"/>
    <w:rsid w:val="00246FFD"/>
    <w:rsid w:val="00247EDB"/>
    <w:rsid w:val="00250460"/>
    <w:rsid w:val="00250F8F"/>
    <w:rsid w:val="002525E9"/>
    <w:rsid w:val="00252B07"/>
    <w:rsid w:val="00252DDB"/>
    <w:rsid w:val="00254A04"/>
    <w:rsid w:val="0025577E"/>
    <w:rsid w:val="0025578D"/>
    <w:rsid w:val="00256607"/>
    <w:rsid w:val="002571B5"/>
    <w:rsid w:val="002600B4"/>
    <w:rsid w:val="00260640"/>
    <w:rsid w:val="002609B1"/>
    <w:rsid w:val="002609CA"/>
    <w:rsid w:val="00260DB7"/>
    <w:rsid w:val="002617C7"/>
    <w:rsid w:val="00265ECD"/>
    <w:rsid w:val="0026681B"/>
    <w:rsid w:val="00266B65"/>
    <w:rsid w:val="00266CCE"/>
    <w:rsid w:val="0026780D"/>
    <w:rsid w:val="002678F9"/>
    <w:rsid w:val="00267B4E"/>
    <w:rsid w:val="00270247"/>
    <w:rsid w:val="002703B3"/>
    <w:rsid w:val="00271A1B"/>
    <w:rsid w:val="00271B16"/>
    <w:rsid w:val="00273208"/>
    <w:rsid w:val="00276B6F"/>
    <w:rsid w:val="00277325"/>
    <w:rsid w:val="00280D4A"/>
    <w:rsid w:val="0028100A"/>
    <w:rsid w:val="00281D95"/>
    <w:rsid w:val="002825D6"/>
    <w:rsid w:val="00283B11"/>
    <w:rsid w:val="0028460B"/>
    <w:rsid w:val="00285CB5"/>
    <w:rsid w:val="00285E33"/>
    <w:rsid w:val="00285F82"/>
    <w:rsid w:val="00292F22"/>
    <w:rsid w:val="00294C90"/>
    <w:rsid w:val="0029520F"/>
    <w:rsid w:val="002959F2"/>
    <w:rsid w:val="00295B58"/>
    <w:rsid w:val="00297773"/>
    <w:rsid w:val="002A0405"/>
    <w:rsid w:val="002A10B8"/>
    <w:rsid w:val="002A17C8"/>
    <w:rsid w:val="002A1922"/>
    <w:rsid w:val="002A1CA6"/>
    <w:rsid w:val="002A2FAD"/>
    <w:rsid w:val="002A344A"/>
    <w:rsid w:val="002A3B89"/>
    <w:rsid w:val="002A3C04"/>
    <w:rsid w:val="002A41E8"/>
    <w:rsid w:val="002A5BB5"/>
    <w:rsid w:val="002A775C"/>
    <w:rsid w:val="002B3365"/>
    <w:rsid w:val="002B4070"/>
    <w:rsid w:val="002B41C6"/>
    <w:rsid w:val="002B4940"/>
    <w:rsid w:val="002B5CA4"/>
    <w:rsid w:val="002B6253"/>
    <w:rsid w:val="002B691B"/>
    <w:rsid w:val="002B703D"/>
    <w:rsid w:val="002C07E8"/>
    <w:rsid w:val="002C0EB9"/>
    <w:rsid w:val="002C0F2C"/>
    <w:rsid w:val="002C2041"/>
    <w:rsid w:val="002C2397"/>
    <w:rsid w:val="002C244A"/>
    <w:rsid w:val="002C248C"/>
    <w:rsid w:val="002C4053"/>
    <w:rsid w:val="002C4538"/>
    <w:rsid w:val="002C6949"/>
    <w:rsid w:val="002C7112"/>
    <w:rsid w:val="002C7793"/>
    <w:rsid w:val="002C7B06"/>
    <w:rsid w:val="002D075C"/>
    <w:rsid w:val="002D09D9"/>
    <w:rsid w:val="002D1E9A"/>
    <w:rsid w:val="002D2112"/>
    <w:rsid w:val="002D3A67"/>
    <w:rsid w:val="002D67BD"/>
    <w:rsid w:val="002D6F14"/>
    <w:rsid w:val="002D787B"/>
    <w:rsid w:val="002D7C89"/>
    <w:rsid w:val="002D7D91"/>
    <w:rsid w:val="002D7EAA"/>
    <w:rsid w:val="002E000A"/>
    <w:rsid w:val="002E01DD"/>
    <w:rsid w:val="002E404A"/>
    <w:rsid w:val="002E576C"/>
    <w:rsid w:val="002E57ED"/>
    <w:rsid w:val="002E5F11"/>
    <w:rsid w:val="002E6CBA"/>
    <w:rsid w:val="002F01AA"/>
    <w:rsid w:val="002F3BC9"/>
    <w:rsid w:val="002F5905"/>
    <w:rsid w:val="002F61D7"/>
    <w:rsid w:val="003015E9"/>
    <w:rsid w:val="00301BD2"/>
    <w:rsid w:val="00303398"/>
    <w:rsid w:val="0030411C"/>
    <w:rsid w:val="003046AC"/>
    <w:rsid w:val="0030536F"/>
    <w:rsid w:val="003064C7"/>
    <w:rsid w:val="003104D2"/>
    <w:rsid w:val="0031208B"/>
    <w:rsid w:val="003138ED"/>
    <w:rsid w:val="00313C29"/>
    <w:rsid w:val="00313E3A"/>
    <w:rsid w:val="003140D7"/>
    <w:rsid w:val="003144E5"/>
    <w:rsid w:val="003152A4"/>
    <w:rsid w:val="00315422"/>
    <w:rsid w:val="003156F8"/>
    <w:rsid w:val="003158C1"/>
    <w:rsid w:val="00316261"/>
    <w:rsid w:val="003168E8"/>
    <w:rsid w:val="00317D6B"/>
    <w:rsid w:val="00317ED1"/>
    <w:rsid w:val="003228CC"/>
    <w:rsid w:val="00322C4C"/>
    <w:rsid w:val="003236B8"/>
    <w:rsid w:val="003253B3"/>
    <w:rsid w:val="00326042"/>
    <w:rsid w:val="00326203"/>
    <w:rsid w:val="0032638E"/>
    <w:rsid w:val="00326D9F"/>
    <w:rsid w:val="00326FD0"/>
    <w:rsid w:val="00327091"/>
    <w:rsid w:val="003271B1"/>
    <w:rsid w:val="00330701"/>
    <w:rsid w:val="003307EF"/>
    <w:rsid w:val="00330DAA"/>
    <w:rsid w:val="00330E3D"/>
    <w:rsid w:val="00331A5B"/>
    <w:rsid w:val="00331D9A"/>
    <w:rsid w:val="00332692"/>
    <w:rsid w:val="00333FB4"/>
    <w:rsid w:val="00335721"/>
    <w:rsid w:val="0033581C"/>
    <w:rsid w:val="00335B24"/>
    <w:rsid w:val="0033669D"/>
    <w:rsid w:val="00336AEF"/>
    <w:rsid w:val="003373A0"/>
    <w:rsid w:val="00337C2E"/>
    <w:rsid w:val="0034126D"/>
    <w:rsid w:val="00341A55"/>
    <w:rsid w:val="00342622"/>
    <w:rsid w:val="00343A94"/>
    <w:rsid w:val="00344277"/>
    <w:rsid w:val="003442E6"/>
    <w:rsid w:val="00345EE5"/>
    <w:rsid w:val="00346998"/>
    <w:rsid w:val="0035006A"/>
    <w:rsid w:val="00350370"/>
    <w:rsid w:val="00351B78"/>
    <w:rsid w:val="00352172"/>
    <w:rsid w:val="00352303"/>
    <w:rsid w:val="003525A8"/>
    <w:rsid w:val="003529B5"/>
    <w:rsid w:val="00352EC4"/>
    <w:rsid w:val="00353233"/>
    <w:rsid w:val="0035343B"/>
    <w:rsid w:val="00353B87"/>
    <w:rsid w:val="003554EA"/>
    <w:rsid w:val="00356227"/>
    <w:rsid w:val="003571F2"/>
    <w:rsid w:val="00357BA5"/>
    <w:rsid w:val="0036096D"/>
    <w:rsid w:val="00360D72"/>
    <w:rsid w:val="00360DC1"/>
    <w:rsid w:val="003611D7"/>
    <w:rsid w:val="00361C24"/>
    <w:rsid w:val="00362172"/>
    <w:rsid w:val="00364C37"/>
    <w:rsid w:val="00365973"/>
    <w:rsid w:val="00366298"/>
    <w:rsid w:val="00366A27"/>
    <w:rsid w:val="00370D21"/>
    <w:rsid w:val="00371F48"/>
    <w:rsid w:val="00373017"/>
    <w:rsid w:val="00373C79"/>
    <w:rsid w:val="00375255"/>
    <w:rsid w:val="00375813"/>
    <w:rsid w:val="00375912"/>
    <w:rsid w:val="00377D40"/>
    <w:rsid w:val="0038065B"/>
    <w:rsid w:val="00382FAF"/>
    <w:rsid w:val="003846E8"/>
    <w:rsid w:val="003854BB"/>
    <w:rsid w:val="00385A75"/>
    <w:rsid w:val="00390F9E"/>
    <w:rsid w:val="00391710"/>
    <w:rsid w:val="00391CE1"/>
    <w:rsid w:val="0039495E"/>
    <w:rsid w:val="00394CFE"/>
    <w:rsid w:val="0039799A"/>
    <w:rsid w:val="00397D7D"/>
    <w:rsid w:val="003A0A44"/>
    <w:rsid w:val="003A1017"/>
    <w:rsid w:val="003A1248"/>
    <w:rsid w:val="003A15D0"/>
    <w:rsid w:val="003A247D"/>
    <w:rsid w:val="003A42A5"/>
    <w:rsid w:val="003A443D"/>
    <w:rsid w:val="003A482B"/>
    <w:rsid w:val="003A55D1"/>
    <w:rsid w:val="003A5D04"/>
    <w:rsid w:val="003A6BC9"/>
    <w:rsid w:val="003A6D80"/>
    <w:rsid w:val="003B1822"/>
    <w:rsid w:val="003B245C"/>
    <w:rsid w:val="003B280B"/>
    <w:rsid w:val="003B40D8"/>
    <w:rsid w:val="003B5950"/>
    <w:rsid w:val="003B5CDC"/>
    <w:rsid w:val="003C1033"/>
    <w:rsid w:val="003C1594"/>
    <w:rsid w:val="003C1721"/>
    <w:rsid w:val="003C2F51"/>
    <w:rsid w:val="003C3D6B"/>
    <w:rsid w:val="003C43BE"/>
    <w:rsid w:val="003C4E84"/>
    <w:rsid w:val="003C67EC"/>
    <w:rsid w:val="003D1204"/>
    <w:rsid w:val="003D25B6"/>
    <w:rsid w:val="003D3340"/>
    <w:rsid w:val="003D3BE2"/>
    <w:rsid w:val="003D3E6D"/>
    <w:rsid w:val="003D5085"/>
    <w:rsid w:val="003D5CFD"/>
    <w:rsid w:val="003D7AD4"/>
    <w:rsid w:val="003D7EA4"/>
    <w:rsid w:val="003E0159"/>
    <w:rsid w:val="003E0742"/>
    <w:rsid w:val="003E3D9C"/>
    <w:rsid w:val="003E57D9"/>
    <w:rsid w:val="003E5919"/>
    <w:rsid w:val="003E5F9C"/>
    <w:rsid w:val="003E6D2D"/>
    <w:rsid w:val="003F033E"/>
    <w:rsid w:val="003F0FEE"/>
    <w:rsid w:val="003F179C"/>
    <w:rsid w:val="003F1B67"/>
    <w:rsid w:val="003F227B"/>
    <w:rsid w:val="003F28C3"/>
    <w:rsid w:val="003F4F50"/>
    <w:rsid w:val="003F63A9"/>
    <w:rsid w:val="003F785B"/>
    <w:rsid w:val="003F786D"/>
    <w:rsid w:val="00400A1D"/>
    <w:rsid w:val="00403B1D"/>
    <w:rsid w:val="00403F1E"/>
    <w:rsid w:val="00404AA6"/>
    <w:rsid w:val="00404D1D"/>
    <w:rsid w:val="004053F1"/>
    <w:rsid w:val="00405DD5"/>
    <w:rsid w:val="00406EE0"/>
    <w:rsid w:val="00410531"/>
    <w:rsid w:val="00410A1A"/>
    <w:rsid w:val="0041378D"/>
    <w:rsid w:val="0041494D"/>
    <w:rsid w:val="00415937"/>
    <w:rsid w:val="00415BA8"/>
    <w:rsid w:val="004170DB"/>
    <w:rsid w:val="0042008F"/>
    <w:rsid w:val="004206A8"/>
    <w:rsid w:val="00420B75"/>
    <w:rsid w:val="004212DA"/>
    <w:rsid w:val="00422EE1"/>
    <w:rsid w:val="00423EE5"/>
    <w:rsid w:val="00425B7D"/>
    <w:rsid w:val="0042604F"/>
    <w:rsid w:val="004261B3"/>
    <w:rsid w:val="00426AE7"/>
    <w:rsid w:val="00426BE8"/>
    <w:rsid w:val="00427BCC"/>
    <w:rsid w:val="00431E81"/>
    <w:rsid w:val="00433338"/>
    <w:rsid w:val="00433EDF"/>
    <w:rsid w:val="004342E7"/>
    <w:rsid w:val="00434AD1"/>
    <w:rsid w:val="00434E55"/>
    <w:rsid w:val="00435961"/>
    <w:rsid w:val="00435F8C"/>
    <w:rsid w:val="00436B06"/>
    <w:rsid w:val="00440215"/>
    <w:rsid w:val="00440ACF"/>
    <w:rsid w:val="00441E42"/>
    <w:rsid w:val="00442447"/>
    <w:rsid w:val="00442DC2"/>
    <w:rsid w:val="0044334B"/>
    <w:rsid w:val="00443C31"/>
    <w:rsid w:val="004446DF"/>
    <w:rsid w:val="00444E0D"/>
    <w:rsid w:val="0044506E"/>
    <w:rsid w:val="00447125"/>
    <w:rsid w:val="004474A3"/>
    <w:rsid w:val="00447F33"/>
    <w:rsid w:val="004505C0"/>
    <w:rsid w:val="0045124F"/>
    <w:rsid w:val="004515A0"/>
    <w:rsid w:val="004515C6"/>
    <w:rsid w:val="0045162D"/>
    <w:rsid w:val="00453ADA"/>
    <w:rsid w:val="00453C90"/>
    <w:rsid w:val="004545CE"/>
    <w:rsid w:val="00454F8A"/>
    <w:rsid w:val="00455008"/>
    <w:rsid w:val="00455E4F"/>
    <w:rsid w:val="00457903"/>
    <w:rsid w:val="00461979"/>
    <w:rsid w:val="00461A5F"/>
    <w:rsid w:val="0046309E"/>
    <w:rsid w:val="0046436E"/>
    <w:rsid w:val="0046498E"/>
    <w:rsid w:val="004679CD"/>
    <w:rsid w:val="004704BD"/>
    <w:rsid w:val="00470D05"/>
    <w:rsid w:val="00471018"/>
    <w:rsid w:val="004713F8"/>
    <w:rsid w:val="0047172F"/>
    <w:rsid w:val="00473007"/>
    <w:rsid w:val="004735CE"/>
    <w:rsid w:val="004738B0"/>
    <w:rsid w:val="00474F9C"/>
    <w:rsid w:val="004763AB"/>
    <w:rsid w:val="00477C4F"/>
    <w:rsid w:val="004814ED"/>
    <w:rsid w:val="00481D71"/>
    <w:rsid w:val="00483368"/>
    <w:rsid w:val="00483922"/>
    <w:rsid w:val="00485075"/>
    <w:rsid w:val="00486A4C"/>
    <w:rsid w:val="004870FD"/>
    <w:rsid w:val="0048713C"/>
    <w:rsid w:val="0048789D"/>
    <w:rsid w:val="00490E74"/>
    <w:rsid w:val="004914FA"/>
    <w:rsid w:val="00491D11"/>
    <w:rsid w:val="00492486"/>
    <w:rsid w:val="004930E4"/>
    <w:rsid w:val="004934EA"/>
    <w:rsid w:val="00494835"/>
    <w:rsid w:val="00495258"/>
    <w:rsid w:val="00495892"/>
    <w:rsid w:val="00496A69"/>
    <w:rsid w:val="004A038A"/>
    <w:rsid w:val="004A058E"/>
    <w:rsid w:val="004A07DD"/>
    <w:rsid w:val="004A0962"/>
    <w:rsid w:val="004A132A"/>
    <w:rsid w:val="004A273E"/>
    <w:rsid w:val="004A284C"/>
    <w:rsid w:val="004A3261"/>
    <w:rsid w:val="004A3D8C"/>
    <w:rsid w:val="004A449E"/>
    <w:rsid w:val="004A4DF9"/>
    <w:rsid w:val="004A75D5"/>
    <w:rsid w:val="004B0226"/>
    <w:rsid w:val="004B2176"/>
    <w:rsid w:val="004B3497"/>
    <w:rsid w:val="004B3C17"/>
    <w:rsid w:val="004B3D6F"/>
    <w:rsid w:val="004B5834"/>
    <w:rsid w:val="004B5E63"/>
    <w:rsid w:val="004B6DCC"/>
    <w:rsid w:val="004B750C"/>
    <w:rsid w:val="004B78B0"/>
    <w:rsid w:val="004C07A3"/>
    <w:rsid w:val="004C0939"/>
    <w:rsid w:val="004C0E3C"/>
    <w:rsid w:val="004C1265"/>
    <w:rsid w:val="004C4A47"/>
    <w:rsid w:val="004C5E8D"/>
    <w:rsid w:val="004C6185"/>
    <w:rsid w:val="004C659A"/>
    <w:rsid w:val="004C66F7"/>
    <w:rsid w:val="004C7929"/>
    <w:rsid w:val="004D00B1"/>
    <w:rsid w:val="004D04AB"/>
    <w:rsid w:val="004D0625"/>
    <w:rsid w:val="004D1D5B"/>
    <w:rsid w:val="004D3554"/>
    <w:rsid w:val="004D623E"/>
    <w:rsid w:val="004D7614"/>
    <w:rsid w:val="004D7626"/>
    <w:rsid w:val="004D76D0"/>
    <w:rsid w:val="004E1141"/>
    <w:rsid w:val="004E15A2"/>
    <w:rsid w:val="004E544C"/>
    <w:rsid w:val="004E612C"/>
    <w:rsid w:val="004E671F"/>
    <w:rsid w:val="004E751F"/>
    <w:rsid w:val="004E753B"/>
    <w:rsid w:val="004E7E3A"/>
    <w:rsid w:val="004F0675"/>
    <w:rsid w:val="004F1C72"/>
    <w:rsid w:val="004F1FF0"/>
    <w:rsid w:val="004F24C5"/>
    <w:rsid w:val="004F38D8"/>
    <w:rsid w:val="004F6799"/>
    <w:rsid w:val="00501A0E"/>
    <w:rsid w:val="00504C1F"/>
    <w:rsid w:val="00504D86"/>
    <w:rsid w:val="00504FE8"/>
    <w:rsid w:val="005058BB"/>
    <w:rsid w:val="00505DB0"/>
    <w:rsid w:val="005061FC"/>
    <w:rsid w:val="00507943"/>
    <w:rsid w:val="005131AA"/>
    <w:rsid w:val="00513DCC"/>
    <w:rsid w:val="00514AD5"/>
    <w:rsid w:val="0051510A"/>
    <w:rsid w:val="00517A71"/>
    <w:rsid w:val="005203B9"/>
    <w:rsid w:val="005218BB"/>
    <w:rsid w:val="00521C31"/>
    <w:rsid w:val="0052413F"/>
    <w:rsid w:val="00524C79"/>
    <w:rsid w:val="005272B3"/>
    <w:rsid w:val="00531A0E"/>
    <w:rsid w:val="005324E9"/>
    <w:rsid w:val="00532C30"/>
    <w:rsid w:val="00533142"/>
    <w:rsid w:val="00533167"/>
    <w:rsid w:val="005336EB"/>
    <w:rsid w:val="00534BA9"/>
    <w:rsid w:val="0053550D"/>
    <w:rsid w:val="00535CC9"/>
    <w:rsid w:val="00536032"/>
    <w:rsid w:val="00536ED8"/>
    <w:rsid w:val="005377F4"/>
    <w:rsid w:val="00544598"/>
    <w:rsid w:val="00544B6C"/>
    <w:rsid w:val="00550210"/>
    <w:rsid w:val="00550F0D"/>
    <w:rsid w:val="005510B7"/>
    <w:rsid w:val="005520F6"/>
    <w:rsid w:val="00552479"/>
    <w:rsid w:val="005525A3"/>
    <w:rsid w:val="00553201"/>
    <w:rsid w:val="005537B9"/>
    <w:rsid w:val="00554D9F"/>
    <w:rsid w:val="005555ED"/>
    <w:rsid w:val="00557251"/>
    <w:rsid w:val="00557771"/>
    <w:rsid w:val="00560A07"/>
    <w:rsid w:val="005610B9"/>
    <w:rsid w:val="00561D77"/>
    <w:rsid w:val="00562DAC"/>
    <w:rsid w:val="00562E77"/>
    <w:rsid w:val="005635E7"/>
    <w:rsid w:val="00565261"/>
    <w:rsid w:val="00566AA2"/>
    <w:rsid w:val="00566AF0"/>
    <w:rsid w:val="005762E7"/>
    <w:rsid w:val="0057707F"/>
    <w:rsid w:val="005802A3"/>
    <w:rsid w:val="005810DC"/>
    <w:rsid w:val="005815E5"/>
    <w:rsid w:val="00581AA8"/>
    <w:rsid w:val="00582809"/>
    <w:rsid w:val="00584F33"/>
    <w:rsid w:val="00584F61"/>
    <w:rsid w:val="00585878"/>
    <w:rsid w:val="0058632C"/>
    <w:rsid w:val="005864DB"/>
    <w:rsid w:val="00586536"/>
    <w:rsid w:val="00590806"/>
    <w:rsid w:val="005912D1"/>
    <w:rsid w:val="00591D16"/>
    <w:rsid w:val="00591E48"/>
    <w:rsid w:val="0059206B"/>
    <w:rsid w:val="005945AE"/>
    <w:rsid w:val="00594E95"/>
    <w:rsid w:val="0059535A"/>
    <w:rsid w:val="00595DAD"/>
    <w:rsid w:val="005A28EF"/>
    <w:rsid w:val="005A334F"/>
    <w:rsid w:val="005A335F"/>
    <w:rsid w:val="005A526C"/>
    <w:rsid w:val="005A5B73"/>
    <w:rsid w:val="005A5BB1"/>
    <w:rsid w:val="005A6356"/>
    <w:rsid w:val="005A75D8"/>
    <w:rsid w:val="005A7868"/>
    <w:rsid w:val="005B0CF4"/>
    <w:rsid w:val="005B23BB"/>
    <w:rsid w:val="005B4E1B"/>
    <w:rsid w:val="005B5776"/>
    <w:rsid w:val="005B634B"/>
    <w:rsid w:val="005B74B8"/>
    <w:rsid w:val="005B7837"/>
    <w:rsid w:val="005B7A5B"/>
    <w:rsid w:val="005C006C"/>
    <w:rsid w:val="005C0669"/>
    <w:rsid w:val="005C13B1"/>
    <w:rsid w:val="005C2917"/>
    <w:rsid w:val="005C31E8"/>
    <w:rsid w:val="005C33E3"/>
    <w:rsid w:val="005C3A0E"/>
    <w:rsid w:val="005C3DE8"/>
    <w:rsid w:val="005C59EC"/>
    <w:rsid w:val="005C5C3E"/>
    <w:rsid w:val="005C6606"/>
    <w:rsid w:val="005C7099"/>
    <w:rsid w:val="005D1E7C"/>
    <w:rsid w:val="005D23F7"/>
    <w:rsid w:val="005D2737"/>
    <w:rsid w:val="005D2C1C"/>
    <w:rsid w:val="005D34A1"/>
    <w:rsid w:val="005D38F3"/>
    <w:rsid w:val="005D4241"/>
    <w:rsid w:val="005D5E95"/>
    <w:rsid w:val="005D6400"/>
    <w:rsid w:val="005D6B55"/>
    <w:rsid w:val="005D703C"/>
    <w:rsid w:val="005D71B0"/>
    <w:rsid w:val="005D7893"/>
    <w:rsid w:val="005E05EB"/>
    <w:rsid w:val="005E1167"/>
    <w:rsid w:val="005E1C46"/>
    <w:rsid w:val="005E4682"/>
    <w:rsid w:val="005E7108"/>
    <w:rsid w:val="005E77E0"/>
    <w:rsid w:val="005E7DD9"/>
    <w:rsid w:val="005F0392"/>
    <w:rsid w:val="005F0526"/>
    <w:rsid w:val="005F055C"/>
    <w:rsid w:val="005F0828"/>
    <w:rsid w:val="005F1282"/>
    <w:rsid w:val="005F2841"/>
    <w:rsid w:val="005F2A38"/>
    <w:rsid w:val="005F389F"/>
    <w:rsid w:val="005F607E"/>
    <w:rsid w:val="005F73FD"/>
    <w:rsid w:val="005F7A22"/>
    <w:rsid w:val="006000DE"/>
    <w:rsid w:val="00601522"/>
    <w:rsid w:val="00601A65"/>
    <w:rsid w:val="00604A38"/>
    <w:rsid w:val="00604E47"/>
    <w:rsid w:val="00604F42"/>
    <w:rsid w:val="00606261"/>
    <w:rsid w:val="006063A9"/>
    <w:rsid w:val="006063F3"/>
    <w:rsid w:val="006076CC"/>
    <w:rsid w:val="00610BB5"/>
    <w:rsid w:val="00611591"/>
    <w:rsid w:val="006116F4"/>
    <w:rsid w:val="00611F62"/>
    <w:rsid w:val="00613078"/>
    <w:rsid w:val="00615755"/>
    <w:rsid w:val="00615B12"/>
    <w:rsid w:val="006160D1"/>
    <w:rsid w:val="00616736"/>
    <w:rsid w:val="006175ED"/>
    <w:rsid w:val="0061798B"/>
    <w:rsid w:val="0062040B"/>
    <w:rsid w:val="00620A6A"/>
    <w:rsid w:val="00620AA4"/>
    <w:rsid w:val="006211F0"/>
    <w:rsid w:val="00621A56"/>
    <w:rsid w:val="00621C8E"/>
    <w:rsid w:val="006223DF"/>
    <w:rsid w:val="0062261D"/>
    <w:rsid w:val="00622937"/>
    <w:rsid w:val="006238E0"/>
    <w:rsid w:val="006249C8"/>
    <w:rsid w:val="00624B96"/>
    <w:rsid w:val="00625062"/>
    <w:rsid w:val="00626056"/>
    <w:rsid w:val="00626CD3"/>
    <w:rsid w:val="006322E3"/>
    <w:rsid w:val="00632D09"/>
    <w:rsid w:val="006333F3"/>
    <w:rsid w:val="0063411C"/>
    <w:rsid w:val="00634B14"/>
    <w:rsid w:val="006357B7"/>
    <w:rsid w:val="00635E49"/>
    <w:rsid w:val="00636655"/>
    <w:rsid w:val="00637E7D"/>
    <w:rsid w:val="00640539"/>
    <w:rsid w:val="006427EA"/>
    <w:rsid w:val="00643645"/>
    <w:rsid w:val="00643C33"/>
    <w:rsid w:val="006451C0"/>
    <w:rsid w:val="00645F5C"/>
    <w:rsid w:val="00646673"/>
    <w:rsid w:val="006467F8"/>
    <w:rsid w:val="00647EE2"/>
    <w:rsid w:val="006502AD"/>
    <w:rsid w:val="00650622"/>
    <w:rsid w:val="00650B2F"/>
    <w:rsid w:val="0065192E"/>
    <w:rsid w:val="00653C2E"/>
    <w:rsid w:val="00653D71"/>
    <w:rsid w:val="00654DFE"/>
    <w:rsid w:val="00655466"/>
    <w:rsid w:val="00655C44"/>
    <w:rsid w:val="0065623C"/>
    <w:rsid w:val="00657A84"/>
    <w:rsid w:val="006604AC"/>
    <w:rsid w:val="00661083"/>
    <w:rsid w:val="0066308A"/>
    <w:rsid w:val="006639D6"/>
    <w:rsid w:val="00664116"/>
    <w:rsid w:val="00665247"/>
    <w:rsid w:val="00665891"/>
    <w:rsid w:val="006659BD"/>
    <w:rsid w:val="00665D2D"/>
    <w:rsid w:val="00666272"/>
    <w:rsid w:val="00666C9B"/>
    <w:rsid w:val="006672C1"/>
    <w:rsid w:val="006701C2"/>
    <w:rsid w:val="00670897"/>
    <w:rsid w:val="0067133D"/>
    <w:rsid w:val="00672256"/>
    <w:rsid w:val="006742AE"/>
    <w:rsid w:val="00674A8D"/>
    <w:rsid w:val="00676644"/>
    <w:rsid w:val="0067669D"/>
    <w:rsid w:val="00676B98"/>
    <w:rsid w:val="00677638"/>
    <w:rsid w:val="00677A5D"/>
    <w:rsid w:val="00680088"/>
    <w:rsid w:val="00680BC7"/>
    <w:rsid w:val="006818FE"/>
    <w:rsid w:val="00682495"/>
    <w:rsid w:val="00682E89"/>
    <w:rsid w:val="00683532"/>
    <w:rsid w:val="00683900"/>
    <w:rsid w:val="00683C5B"/>
    <w:rsid w:val="00683C7C"/>
    <w:rsid w:val="006850DA"/>
    <w:rsid w:val="0068520B"/>
    <w:rsid w:val="00685706"/>
    <w:rsid w:val="0068629E"/>
    <w:rsid w:val="00686656"/>
    <w:rsid w:val="00686927"/>
    <w:rsid w:val="0068754B"/>
    <w:rsid w:val="0068780F"/>
    <w:rsid w:val="00687867"/>
    <w:rsid w:val="00687EBF"/>
    <w:rsid w:val="00687F1A"/>
    <w:rsid w:val="006903AD"/>
    <w:rsid w:val="006908BC"/>
    <w:rsid w:val="0069105F"/>
    <w:rsid w:val="006919DE"/>
    <w:rsid w:val="0069293E"/>
    <w:rsid w:val="00692992"/>
    <w:rsid w:val="00693379"/>
    <w:rsid w:val="00693888"/>
    <w:rsid w:val="0069550D"/>
    <w:rsid w:val="00696715"/>
    <w:rsid w:val="006971AD"/>
    <w:rsid w:val="00697A2D"/>
    <w:rsid w:val="006A0E4A"/>
    <w:rsid w:val="006A11A7"/>
    <w:rsid w:val="006A1C9B"/>
    <w:rsid w:val="006A2A63"/>
    <w:rsid w:val="006A3649"/>
    <w:rsid w:val="006A43AB"/>
    <w:rsid w:val="006A4CED"/>
    <w:rsid w:val="006A4CF7"/>
    <w:rsid w:val="006A503A"/>
    <w:rsid w:val="006A5444"/>
    <w:rsid w:val="006A6957"/>
    <w:rsid w:val="006A7299"/>
    <w:rsid w:val="006A7D69"/>
    <w:rsid w:val="006B2813"/>
    <w:rsid w:val="006B3F40"/>
    <w:rsid w:val="006B4A52"/>
    <w:rsid w:val="006B4BB7"/>
    <w:rsid w:val="006B5221"/>
    <w:rsid w:val="006B5802"/>
    <w:rsid w:val="006B58F6"/>
    <w:rsid w:val="006B656E"/>
    <w:rsid w:val="006B7BAD"/>
    <w:rsid w:val="006C1519"/>
    <w:rsid w:val="006C3057"/>
    <w:rsid w:val="006C3D4F"/>
    <w:rsid w:val="006C5429"/>
    <w:rsid w:val="006C5CD9"/>
    <w:rsid w:val="006C60E5"/>
    <w:rsid w:val="006C67DA"/>
    <w:rsid w:val="006C6B60"/>
    <w:rsid w:val="006C6DCF"/>
    <w:rsid w:val="006C70A0"/>
    <w:rsid w:val="006C7691"/>
    <w:rsid w:val="006D1540"/>
    <w:rsid w:val="006D265C"/>
    <w:rsid w:val="006D2817"/>
    <w:rsid w:val="006D3034"/>
    <w:rsid w:val="006D4369"/>
    <w:rsid w:val="006D45A4"/>
    <w:rsid w:val="006D64F1"/>
    <w:rsid w:val="006E1F9E"/>
    <w:rsid w:val="006E33E5"/>
    <w:rsid w:val="006E3554"/>
    <w:rsid w:val="006E36B3"/>
    <w:rsid w:val="006E4F1B"/>
    <w:rsid w:val="006E53E0"/>
    <w:rsid w:val="006E54B2"/>
    <w:rsid w:val="006E5509"/>
    <w:rsid w:val="006E6985"/>
    <w:rsid w:val="006E70CE"/>
    <w:rsid w:val="006F0ACB"/>
    <w:rsid w:val="006F3A1B"/>
    <w:rsid w:val="006F549A"/>
    <w:rsid w:val="006F646F"/>
    <w:rsid w:val="006F74A6"/>
    <w:rsid w:val="0070017B"/>
    <w:rsid w:val="007021E2"/>
    <w:rsid w:val="00702A3B"/>
    <w:rsid w:val="00702C35"/>
    <w:rsid w:val="007035D8"/>
    <w:rsid w:val="00703D55"/>
    <w:rsid w:val="00706288"/>
    <w:rsid w:val="00706833"/>
    <w:rsid w:val="00706F28"/>
    <w:rsid w:val="00707041"/>
    <w:rsid w:val="00707781"/>
    <w:rsid w:val="00707798"/>
    <w:rsid w:val="00711E5D"/>
    <w:rsid w:val="007131FD"/>
    <w:rsid w:val="00713254"/>
    <w:rsid w:val="00713A7A"/>
    <w:rsid w:val="00713D60"/>
    <w:rsid w:val="00713F5E"/>
    <w:rsid w:val="00713F8F"/>
    <w:rsid w:val="0071435B"/>
    <w:rsid w:val="00714F84"/>
    <w:rsid w:val="00715734"/>
    <w:rsid w:val="007164F2"/>
    <w:rsid w:val="007243DD"/>
    <w:rsid w:val="00724D5F"/>
    <w:rsid w:val="00725AAB"/>
    <w:rsid w:val="00725B05"/>
    <w:rsid w:val="00726828"/>
    <w:rsid w:val="00727243"/>
    <w:rsid w:val="007317F5"/>
    <w:rsid w:val="0073208E"/>
    <w:rsid w:val="00734087"/>
    <w:rsid w:val="00734803"/>
    <w:rsid w:val="00735744"/>
    <w:rsid w:val="00735FED"/>
    <w:rsid w:val="0073689B"/>
    <w:rsid w:val="007375EA"/>
    <w:rsid w:val="007408B6"/>
    <w:rsid w:val="007424A1"/>
    <w:rsid w:val="00743A35"/>
    <w:rsid w:val="0074449F"/>
    <w:rsid w:val="007461D3"/>
    <w:rsid w:val="00746485"/>
    <w:rsid w:val="00747A20"/>
    <w:rsid w:val="00747BB7"/>
    <w:rsid w:val="0075055D"/>
    <w:rsid w:val="00750973"/>
    <w:rsid w:val="007515C7"/>
    <w:rsid w:val="0075327A"/>
    <w:rsid w:val="0075387E"/>
    <w:rsid w:val="00754BF2"/>
    <w:rsid w:val="00755FE8"/>
    <w:rsid w:val="00756430"/>
    <w:rsid w:val="007564CF"/>
    <w:rsid w:val="00757221"/>
    <w:rsid w:val="00761267"/>
    <w:rsid w:val="00761D3D"/>
    <w:rsid w:val="007626F6"/>
    <w:rsid w:val="00762FBD"/>
    <w:rsid w:val="0076305C"/>
    <w:rsid w:val="00764141"/>
    <w:rsid w:val="00765541"/>
    <w:rsid w:val="007702D5"/>
    <w:rsid w:val="007706DA"/>
    <w:rsid w:val="007724F3"/>
    <w:rsid w:val="007730E5"/>
    <w:rsid w:val="0077435F"/>
    <w:rsid w:val="00774C67"/>
    <w:rsid w:val="007766EA"/>
    <w:rsid w:val="00776861"/>
    <w:rsid w:val="00776D40"/>
    <w:rsid w:val="00780364"/>
    <w:rsid w:val="007810CF"/>
    <w:rsid w:val="00782790"/>
    <w:rsid w:val="00784AF5"/>
    <w:rsid w:val="0078546B"/>
    <w:rsid w:val="0078764E"/>
    <w:rsid w:val="00787799"/>
    <w:rsid w:val="00790401"/>
    <w:rsid w:val="007904CA"/>
    <w:rsid w:val="00791BA0"/>
    <w:rsid w:val="00791F92"/>
    <w:rsid w:val="00795AFA"/>
    <w:rsid w:val="00795C4C"/>
    <w:rsid w:val="00795DBD"/>
    <w:rsid w:val="00797F6D"/>
    <w:rsid w:val="007A0B28"/>
    <w:rsid w:val="007A229A"/>
    <w:rsid w:val="007A325F"/>
    <w:rsid w:val="007A5B6A"/>
    <w:rsid w:val="007A6788"/>
    <w:rsid w:val="007A7E32"/>
    <w:rsid w:val="007B1368"/>
    <w:rsid w:val="007B1389"/>
    <w:rsid w:val="007B29AC"/>
    <w:rsid w:val="007B2A75"/>
    <w:rsid w:val="007B41F5"/>
    <w:rsid w:val="007B4856"/>
    <w:rsid w:val="007B51D2"/>
    <w:rsid w:val="007B5CFD"/>
    <w:rsid w:val="007B72E2"/>
    <w:rsid w:val="007C00CE"/>
    <w:rsid w:val="007C09DE"/>
    <w:rsid w:val="007C0AC8"/>
    <w:rsid w:val="007C1141"/>
    <w:rsid w:val="007C16B1"/>
    <w:rsid w:val="007C280A"/>
    <w:rsid w:val="007C2CDE"/>
    <w:rsid w:val="007C2F5F"/>
    <w:rsid w:val="007C4D48"/>
    <w:rsid w:val="007C521D"/>
    <w:rsid w:val="007C5429"/>
    <w:rsid w:val="007C693E"/>
    <w:rsid w:val="007D06B8"/>
    <w:rsid w:val="007D09C0"/>
    <w:rsid w:val="007D1BC1"/>
    <w:rsid w:val="007D2160"/>
    <w:rsid w:val="007D3177"/>
    <w:rsid w:val="007D36A2"/>
    <w:rsid w:val="007D53FE"/>
    <w:rsid w:val="007D56B5"/>
    <w:rsid w:val="007D5C93"/>
    <w:rsid w:val="007E1487"/>
    <w:rsid w:val="007E2832"/>
    <w:rsid w:val="007E3B7A"/>
    <w:rsid w:val="007E5DDE"/>
    <w:rsid w:val="007E70DD"/>
    <w:rsid w:val="007E7E5B"/>
    <w:rsid w:val="007F1B0A"/>
    <w:rsid w:val="007F1C44"/>
    <w:rsid w:val="007F3907"/>
    <w:rsid w:val="007F4255"/>
    <w:rsid w:val="007F4386"/>
    <w:rsid w:val="007F45D9"/>
    <w:rsid w:val="007F4FCA"/>
    <w:rsid w:val="007F62C1"/>
    <w:rsid w:val="007F6BE8"/>
    <w:rsid w:val="007F6C2A"/>
    <w:rsid w:val="007F76F1"/>
    <w:rsid w:val="00800736"/>
    <w:rsid w:val="00800C1D"/>
    <w:rsid w:val="008021BB"/>
    <w:rsid w:val="00802483"/>
    <w:rsid w:val="00803B3B"/>
    <w:rsid w:val="00804E61"/>
    <w:rsid w:val="008063CB"/>
    <w:rsid w:val="0080643E"/>
    <w:rsid w:val="0080695D"/>
    <w:rsid w:val="00807977"/>
    <w:rsid w:val="0081006A"/>
    <w:rsid w:val="0081174A"/>
    <w:rsid w:val="00812184"/>
    <w:rsid w:val="008124B2"/>
    <w:rsid w:val="00813658"/>
    <w:rsid w:val="008137E2"/>
    <w:rsid w:val="00813B3C"/>
    <w:rsid w:val="00813D1E"/>
    <w:rsid w:val="008144D5"/>
    <w:rsid w:val="00814A1B"/>
    <w:rsid w:val="0081519B"/>
    <w:rsid w:val="00815267"/>
    <w:rsid w:val="00815915"/>
    <w:rsid w:val="00817AD4"/>
    <w:rsid w:val="00817B03"/>
    <w:rsid w:val="00822100"/>
    <w:rsid w:val="008250E5"/>
    <w:rsid w:val="0082607A"/>
    <w:rsid w:val="008272EE"/>
    <w:rsid w:val="008273B4"/>
    <w:rsid w:val="00827FE6"/>
    <w:rsid w:val="008301FA"/>
    <w:rsid w:val="008308DB"/>
    <w:rsid w:val="00832CFB"/>
    <w:rsid w:val="00832E7C"/>
    <w:rsid w:val="0083370E"/>
    <w:rsid w:val="008342AA"/>
    <w:rsid w:val="0083556A"/>
    <w:rsid w:val="00837074"/>
    <w:rsid w:val="00841535"/>
    <w:rsid w:val="00842274"/>
    <w:rsid w:val="00842EFD"/>
    <w:rsid w:val="00843172"/>
    <w:rsid w:val="0084325B"/>
    <w:rsid w:val="00843428"/>
    <w:rsid w:val="008439D0"/>
    <w:rsid w:val="0084421C"/>
    <w:rsid w:val="00844FE3"/>
    <w:rsid w:val="00845096"/>
    <w:rsid w:val="00846B05"/>
    <w:rsid w:val="00846B12"/>
    <w:rsid w:val="008475AB"/>
    <w:rsid w:val="008501A1"/>
    <w:rsid w:val="00850478"/>
    <w:rsid w:val="00850653"/>
    <w:rsid w:val="00860274"/>
    <w:rsid w:val="0086220F"/>
    <w:rsid w:val="00862407"/>
    <w:rsid w:val="00862AA3"/>
    <w:rsid w:val="00866F72"/>
    <w:rsid w:val="008703CF"/>
    <w:rsid w:val="00870548"/>
    <w:rsid w:val="00873870"/>
    <w:rsid w:val="0087531C"/>
    <w:rsid w:val="008766A2"/>
    <w:rsid w:val="00876B9A"/>
    <w:rsid w:val="00876CF3"/>
    <w:rsid w:val="00876D0A"/>
    <w:rsid w:val="008804E2"/>
    <w:rsid w:val="00883B0A"/>
    <w:rsid w:val="00884402"/>
    <w:rsid w:val="00884B54"/>
    <w:rsid w:val="00884CB3"/>
    <w:rsid w:val="00885309"/>
    <w:rsid w:val="00886FFC"/>
    <w:rsid w:val="00887E12"/>
    <w:rsid w:val="00890E5F"/>
    <w:rsid w:val="008910BA"/>
    <w:rsid w:val="00894633"/>
    <w:rsid w:val="00894AF0"/>
    <w:rsid w:val="00894B32"/>
    <w:rsid w:val="0089590E"/>
    <w:rsid w:val="00895EDD"/>
    <w:rsid w:val="00896445"/>
    <w:rsid w:val="008973C6"/>
    <w:rsid w:val="00897CAF"/>
    <w:rsid w:val="008A0FF0"/>
    <w:rsid w:val="008A19BE"/>
    <w:rsid w:val="008A2279"/>
    <w:rsid w:val="008A3668"/>
    <w:rsid w:val="008A3D21"/>
    <w:rsid w:val="008A4DB2"/>
    <w:rsid w:val="008A622F"/>
    <w:rsid w:val="008A69AA"/>
    <w:rsid w:val="008A6B56"/>
    <w:rsid w:val="008A7CC6"/>
    <w:rsid w:val="008B0F3E"/>
    <w:rsid w:val="008B1319"/>
    <w:rsid w:val="008B2F49"/>
    <w:rsid w:val="008B4111"/>
    <w:rsid w:val="008B4BFC"/>
    <w:rsid w:val="008B6033"/>
    <w:rsid w:val="008B62A4"/>
    <w:rsid w:val="008B7429"/>
    <w:rsid w:val="008C0070"/>
    <w:rsid w:val="008C1EEB"/>
    <w:rsid w:val="008C21D2"/>
    <w:rsid w:val="008C2CCC"/>
    <w:rsid w:val="008C449A"/>
    <w:rsid w:val="008C45F4"/>
    <w:rsid w:val="008C5378"/>
    <w:rsid w:val="008C5474"/>
    <w:rsid w:val="008D021D"/>
    <w:rsid w:val="008D0DFE"/>
    <w:rsid w:val="008D2055"/>
    <w:rsid w:val="008D59F5"/>
    <w:rsid w:val="008D772F"/>
    <w:rsid w:val="008D7A93"/>
    <w:rsid w:val="008E0757"/>
    <w:rsid w:val="008E2FB2"/>
    <w:rsid w:val="008E315A"/>
    <w:rsid w:val="008E33A1"/>
    <w:rsid w:val="008E3D7E"/>
    <w:rsid w:val="008E418C"/>
    <w:rsid w:val="008E4802"/>
    <w:rsid w:val="008E5095"/>
    <w:rsid w:val="008E5401"/>
    <w:rsid w:val="008E60C6"/>
    <w:rsid w:val="008E7094"/>
    <w:rsid w:val="008F02F2"/>
    <w:rsid w:val="008F17FC"/>
    <w:rsid w:val="008F1856"/>
    <w:rsid w:val="008F318E"/>
    <w:rsid w:val="008F3B77"/>
    <w:rsid w:val="008F422A"/>
    <w:rsid w:val="008F4360"/>
    <w:rsid w:val="008F4ACA"/>
    <w:rsid w:val="008F5418"/>
    <w:rsid w:val="008F5BB2"/>
    <w:rsid w:val="008F6644"/>
    <w:rsid w:val="009004E0"/>
    <w:rsid w:val="009004EB"/>
    <w:rsid w:val="00901B8D"/>
    <w:rsid w:val="00901E0D"/>
    <w:rsid w:val="009029AB"/>
    <w:rsid w:val="00903D62"/>
    <w:rsid w:val="00907FEA"/>
    <w:rsid w:val="0091142F"/>
    <w:rsid w:val="0091176F"/>
    <w:rsid w:val="00912FC1"/>
    <w:rsid w:val="00914A29"/>
    <w:rsid w:val="009153BF"/>
    <w:rsid w:val="0091595D"/>
    <w:rsid w:val="00916B63"/>
    <w:rsid w:val="00917FEF"/>
    <w:rsid w:val="00921FC9"/>
    <w:rsid w:val="00923BBC"/>
    <w:rsid w:val="00924422"/>
    <w:rsid w:val="009262DA"/>
    <w:rsid w:val="00927816"/>
    <w:rsid w:val="00927A18"/>
    <w:rsid w:val="009307BA"/>
    <w:rsid w:val="00930B98"/>
    <w:rsid w:val="009312A7"/>
    <w:rsid w:val="00932BC4"/>
    <w:rsid w:val="0093467E"/>
    <w:rsid w:val="00934C21"/>
    <w:rsid w:val="00936400"/>
    <w:rsid w:val="00936C76"/>
    <w:rsid w:val="009374D9"/>
    <w:rsid w:val="0093791E"/>
    <w:rsid w:val="00940228"/>
    <w:rsid w:val="00940558"/>
    <w:rsid w:val="0094079E"/>
    <w:rsid w:val="00941302"/>
    <w:rsid w:val="00942CBB"/>
    <w:rsid w:val="009452F0"/>
    <w:rsid w:val="00945932"/>
    <w:rsid w:val="00950342"/>
    <w:rsid w:val="0095064F"/>
    <w:rsid w:val="00950838"/>
    <w:rsid w:val="00951A41"/>
    <w:rsid w:val="00951B58"/>
    <w:rsid w:val="009525B1"/>
    <w:rsid w:val="009529AD"/>
    <w:rsid w:val="00953044"/>
    <w:rsid w:val="009531B8"/>
    <w:rsid w:val="009539A2"/>
    <w:rsid w:val="00954685"/>
    <w:rsid w:val="00955D79"/>
    <w:rsid w:val="0095641C"/>
    <w:rsid w:val="00957654"/>
    <w:rsid w:val="009576B8"/>
    <w:rsid w:val="00957B48"/>
    <w:rsid w:val="00957FB9"/>
    <w:rsid w:val="0096049D"/>
    <w:rsid w:val="00961B7B"/>
    <w:rsid w:val="00962B5F"/>
    <w:rsid w:val="00963133"/>
    <w:rsid w:val="0096414A"/>
    <w:rsid w:val="0096447D"/>
    <w:rsid w:val="00965355"/>
    <w:rsid w:val="0096552D"/>
    <w:rsid w:val="0096628D"/>
    <w:rsid w:val="00967854"/>
    <w:rsid w:val="00967B37"/>
    <w:rsid w:val="00970190"/>
    <w:rsid w:val="0097035C"/>
    <w:rsid w:val="0097212E"/>
    <w:rsid w:val="00972FB7"/>
    <w:rsid w:val="00973A58"/>
    <w:rsid w:val="00973AB3"/>
    <w:rsid w:val="00973FA7"/>
    <w:rsid w:val="0097573B"/>
    <w:rsid w:val="00976178"/>
    <w:rsid w:val="00976DD7"/>
    <w:rsid w:val="009779A7"/>
    <w:rsid w:val="00981466"/>
    <w:rsid w:val="00981ADC"/>
    <w:rsid w:val="00982C41"/>
    <w:rsid w:val="0098306F"/>
    <w:rsid w:val="00983515"/>
    <w:rsid w:val="00983796"/>
    <w:rsid w:val="009838D1"/>
    <w:rsid w:val="00984623"/>
    <w:rsid w:val="009854A1"/>
    <w:rsid w:val="00986F09"/>
    <w:rsid w:val="00987954"/>
    <w:rsid w:val="00990C10"/>
    <w:rsid w:val="00991BEC"/>
    <w:rsid w:val="00993A64"/>
    <w:rsid w:val="00994C41"/>
    <w:rsid w:val="009954FE"/>
    <w:rsid w:val="009958AF"/>
    <w:rsid w:val="00996DFF"/>
    <w:rsid w:val="00997DB6"/>
    <w:rsid w:val="009A0485"/>
    <w:rsid w:val="009A17CA"/>
    <w:rsid w:val="009A2797"/>
    <w:rsid w:val="009A28EC"/>
    <w:rsid w:val="009A4566"/>
    <w:rsid w:val="009A63D9"/>
    <w:rsid w:val="009A647D"/>
    <w:rsid w:val="009A7088"/>
    <w:rsid w:val="009B00AB"/>
    <w:rsid w:val="009B0DAE"/>
    <w:rsid w:val="009B1057"/>
    <w:rsid w:val="009B19A5"/>
    <w:rsid w:val="009B1B9C"/>
    <w:rsid w:val="009B2639"/>
    <w:rsid w:val="009B374A"/>
    <w:rsid w:val="009B3789"/>
    <w:rsid w:val="009B393B"/>
    <w:rsid w:val="009B43D2"/>
    <w:rsid w:val="009B5B4E"/>
    <w:rsid w:val="009B5CF6"/>
    <w:rsid w:val="009C0759"/>
    <w:rsid w:val="009C284B"/>
    <w:rsid w:val="009C33B5"/>
    <w:rsid w:val="009C3A70"/>
    <w:rsid w:val="009C60A3"/>
    <w:rsid w:val="009C6182"/>
    <w:rsid w:val="009C61EE"/>
    <w:rsid w:val="009D16A6"/>
    <w:rsid w:val="009D2BDF"/>
    <w:rsid w:val="009D33E2"/>
    <w:rsid w:val="009D3879"/>
    <w:rsid w:val="009D5978"/>
    <w:rsid w:val="009D5A84"/>
    <w:rsid w:val="009D676A"/>
    <w:rsid w:val="009D7BAF"/>
    <w:rsid w:val="009E0133"/>
    <w:rsid w:val="009E05FD"/>
    <w:rsid w:val="009E311C"/>
    <w:rsid w:val="009E312C"/>
    <w:rsid w:val="009E41F0"/>
    <w:rsid w:val="009E4F9D"/>
    <w:rsid w:val="009E59DF"/>
    <w:rsid w:val="009E6D9B"/>
    <w:rsid w:val="009F002B"/>
    <w:rsid w:val="009F0FF8"/>
    <w:rsid w:val="009F1468"/>
    <w:rsid w:val="009F1FC1"/>
    <w:rsid w:val="009F34BF"/>
    <w:rsid w:val="009F5286"/>
    <w:rsid w:val="009F5E38"/>
    <w:rsid w:val="009F6FFF"/>
    <w:rsid w:val="009F744B"/>
    <w:rsid w:val="00A00124"/>
    <w:rsid w:val="00A0082B"/>
    <w:rsid w:val="00A00AC7"/>
    <w:rsid w:val="00A01323"/>
    <w:rsid w:val="00A0195D"/>
    <w:rsid w:val="00A01DB8"/>
    <w:rsid w:val="00A01DEB"/>
    <w:rsid w:val="00A04689"/>
    <w:rsid w:val="00A04FEF"/>
    <w:rsid w:val="00A05680"/>
    <w:rsid w:val="00A05C7E"/>
    <w:rsid w:val="00A07744"/>
    <w:rsid w:val="00A07A0F"/>
    <w:rsid w:val="00A07AD4"/>
    <w:rsid w:val="00A07D4F"/>
    <w:rsid w:val="00A07DB5"/>
    <w:rsid w:val="00A117CE"/>
    <w:rsid w:val="00A11F20"/>
    <w:rsid w:val="00A13C3E"/>
    <w:rsid w:val="00A1492A"/>
    <w:rsid w:val="00A14F3D"/>
    <w:rsid w:val="00A17297"/>
    <w:rsid w:val="00A173A7"/>
    <w:rsid w:val="00A20BB6"/>
    <w:rsid w:val="00A20F5C"/>
    <w:rsid w:val="00A212C5"/>
    <w:rsid w:val="00A21D32"/>
    <w:rsid w:val="00A22309"/>
    <w:rsid w:val="00A2331F"/>
    <w:rsid w:val="00A24732"/>
    <w:rsid w:val="00A24DF2"/>
    <w:rsid w:val="00A32FCC"/>
    <w:rsid w:val="00A33CD5"/>
    <w:rsid w:val="00A34487"/>
    <w:rsid w:val="00A358A9"/>
    <w:rsid w:val="00A3644F"/>
    <w:rsid w:val="00A3735B"/>
    <w:rsid w:val="00A37497"/>
    <w:rsid w:val="00A40AD5"/>
    <w:rsid w:val="00A41084"/>
    <w:rsid w:val="00A42192"/>
    <w:rsid w:val="00A4476E"/>
    <w:rsid w:val="00A44DAA"/>
    <w:rsid w:val="00A4619A"/>
    <w:rsid w:val="00A462AA"/>
    <w:rsid w:val="00A46717"/>
    <w:rsid w:val="00A46AE1"/>
    <w:rsid w:val="00A4747F"/>
    <w:rsid w:val="00A47C3D"/>
    <w:rsid w:val="00A513F0"/>
    <w:rsid w:val="00A51FED"/>
    <w:rsid w:val="00A522F4"/>
    <w:rsid w:val="00A52A3F"/>
    <w:rsid w:val="00A532F4"/>
    <w:rsid w:val="00A53F5A"/>
    <w:rsid w:val="00A54A83"/>
    <w:rsid w:val="00A6030E"/>
    <w:rsid w:val="00A606B0"/>
    <w:rsid w:val="00A61D65"/>
    <w:rsid w:val="00A64A9C"/>
    <w:rsid w:val="00A64B3C"/>
    <w:rsid w:val="00A64B54"/>
    <w:rsid w:val="00A662C6"/>
    <w:rsid w:val="00A66642"/>
    <w:rsid w:val="00A67B8C"/>
    <w:rsid w:val="00A70E43"/>
    <w:rsid w:val="00A72BDD"/>
    <w:rsid w:val="00A748F8"/>
    <w:rsid w:val="00A758F1"/>
    <w:rsid w:val="00A7598D"/>
    <w:rsid w:val="00A759EB"/>
    <w:rsid w:val="00A75F3A"/>
    <w:rsid w:val="00A76312"/>
    <w:rsid w:val="00A76B8B"/>
    <w:rsid w:val="00A80112"/>
    <w:rsid w:val="00A80CB9"/>
    <w:rsid w:val="00A81DB7"/>
    <w:rsid w:val="00A82F0B"/>
    <w:rsid w:val="00A82F21"/>
    <w:rsid w:val="00A8415E"/>
    <w:rsid w:val="00A85EBC"/>
    <w:rsid w:val="00A8627C"/>
    <w:rsid w:val="00A86B0F"/>
    <w:rsid w:val="00A86F04"/>
    <w:rsid w:val="00A912D0"/>
    <w:rsid w:val="00A92B26"/>
    <w:rsid w:val="00A9355B"/>
    <w:rsid w:val="00A9366C"/>
    <w:rsid w:val="00A9420B"/>
    <w:rsid w:val="00A948CB"/>
    <w:rsid w:val="00A94C95"/>
    <w:rsid w:val="00A97652"/>
    <w:rsid w:val="00A97EAA"/>
    <w:rsid w:val="00AA0AE1"/>
    <w:rsid w:val="00AA0F31"/>
    <w:rsid w:val="00AA194E"/>
    <w:rsid w:val="00AA2A4C"/>
    <w:rsid w:val="00AA2C52"/>
    <w:rsid w:val="00AA2EB0"/>
    <w:rsid w:val="00AA3031"/>
    <w:rsid w:val="00AA33D9"/>
    <w:rsid w:val="00AA3A09"/>
    <w:rsid w:val="00AA4EF1"/>
    <w:rsid w:val="00AA634A"/>
    <w:rsid w:val="00AA7417"/>
    <w:rsid w:val="00AB00E0"/>
    <w:rsid w:val="00AB0576"/>
    <w:rsid w:val="00AB1028"/>
    <w:rsid w:val="00AB1988"/>
    <w:rsid w:val="00AB3AA9"/>
    <w:rsid w:val="00AB5769"/>
    <w:rsid w:val="00AB750B"/>
    <w:rsid w:val="00AB795E"/>
    <w:rsid w:val="00AC0202"/>
    <w:rsid w:val="00AC3851"/>
    <w:rsid w:val="00AC3A19"/>
    <w:rsid w:val="00AC3E52"/>
    <w:rsid w:val="00AC624B"/>
    <w:rsid w:val="00AC6932"/>
    <w:rsid w:val="00AC7399"/>
    <w:rsid w:val="00AD07FD"/>
    <w:rsid w:val="00AD0D6A"/>
    <w:rsid w:val="00AD13EE"/>
    <w:rsid w:val="00AD1B5A"/>
    <w:rsid w:val="00AD2703"/>
    <w:rsid w:val="00AD4687"/>
    <w:rsid w:val="00AD7624"/>
    <w:rsid w:val="00AE01C1"/>
    <w:rsid w:val="00AE033D"/>
    <w:rsid w:val="00AE0E9E"/>
    <w:rsid w:val="00AE20AF"/>
    <w:rsid w:val="00AE2B3D"/>
    <w:rsid w:val="00AE3E5A"/>
    <w:rsid w:val="00AE4540"/>
    <w:rsid w:val="00AE4F22"/>
    <w:rsid w:val="00AE520E"/>
    <w:rsid w:val="00AE57E9"/>
    <w:rsid w:val="00AE63D2"/>
    <w:rsid w:val="00AE7BBC"/>
    <w:rsid w:val="00AF0118"/>
    <w:rsid w:val="00AF0561"/>
    <w:rsid w:val="00AF0875"/>
    <w:rsid w:val="00AF248C"/>
    <w:rsid w:val="00AF2865"/>
    <w:rsid w:val="00AF3FDF"/>
    <w:rsid w:val="00AF43ED"/>
    <w:rsid w:val="00AF4C8B"/>
    <w:rsid w:val="00AF57C1"/>
    <w:rsid w:val="00AF6780"/>
    <w:rsid w:val="00AF6BBE"/>
    <w:rsid w:val="00AF79E4"/>
    <w:rsid w:val="00AF7BDA"/>
    <w:rsid w:val="00AF7F2E"/>
    <w:rsid w:val="00B00B00"/>
    <w:rsid w:val="00B01794"/>
    <w:rsid w:val="00B025A0"/>
    <w:rsid w:val="00B02AAF"/>
    <w:rsid w:val="00B03576"/>
    <w:rsid w:val="00B03650"/>
    <w:rsid w:val="00B0410D"/>
    <w:rsid w:val="00B042A5"/>
    <w:rsid w:val="00B078DD"/>
    <w:rsid w:val="00B079B0"/>
    <w:rsid w:val="00B07AD8"/>
    <w:rsid w:val="00B1457F"/>
    <w:rsid w:val="00B145A6"/>
    <w:rsid w:val="00B146EF"/>
    <w:rsid w:val="00B16786"/>
    <w:rsid w:val="00B16A8C"/>
    <w:rsid w:val="00B170CF"/>
    <w:rsid w:val="00B17B3A"/>
    <w:rsid w:val="00B17F75"/>
    <w:rsid w:val="00B21323"/>
    <w:rsid w:val="00B21D27"/>
    <w:rsid w:val="00B21DE5"/>
    <w:rsid w:val="00B21EE9"/>
    <w:rsid w:val="00B22AAF"/>
    <w:rsid w:val="00B22B7F"/>
    <w:rsid w:val="00B2379A"/>
    <w:rsid w:val="00B23DC6"/>
    <w:rsid w:val="00B2519C"/>
    <w:rsid w:val="00B251E3"/>
    <w:rsid w:val="00B25B9E"/>
    <w:rsid w:val="00B25BB6"/>
    <w:rsid w:val="00B275E3"/>
    <w:rsid w:val="00B31B78"/>
    <w:rsid w:val="00B31DF2"/>
    <w:rsid w:val="00B33F1B"/>
    <w:rsid w:val="00B34FFD"/>
    <w:rsid w:val="00B3665C"/>
    <w:rsid w:val="00B4117B"/>
    <w:rsid w:val="00B41558"/>
    <w:rsid w:val="00B418A6"/>
    <w:rsid w:val="00B42C3A"/>
    <w:rsid w:val="00B42F09"/>
    <w:rsid w:val="00B436B4"/>
    <w:rsid w:val="00B43F73"/>
    <w:rsid w:val="00B455D3"/>
    <w:rsid w:val="00B51B69"/>
    <w:rsid w:val="00B51DC8"/>
    <w:rsid w:val="00B523D1"/>
    <w:rsid w:val="00B5370F"/>
    <w:rsid w:val="00B53F10"/>
    <w:rsid w:val="00B540AC"/>
    <w:rsid w:val="00B555B4"/>
    <w:rsid w:val="00B56234"/>
    <w:rsid w:val="00B56911"/>
    <w:rsid w:val="00B569F0"/>
    <w:rsid w:val="00B57A20"/>
    <w:rsid w:val="00B60DCB"/>
    <w:rsid w:val="00B62075"/>
    <w:rsid w:val="00B6225F"/>
    <w:rsid w:val="00B63B95"/>
    <w:rsid w:val="00B65785"/>
    <w:rsid w:val="00B669C6"/>
    <w:rsid w:val="00B67D1B"/>
    <w:rsid w:val="00B714DA"/>
    <w:rsid w:val="00B71803"/>
    <w:rsid w:val="00B71A17"/>
    <w:rsid w:val="00B723A1"/>
    <w:rsid w:val="00B72E66"/>
    <w:rsid w:val="00B7341F"/>
    <w:rsid w:val="00B7342E"/>
    <w:rsid w:val="00B73D6E"/>
    <w:rsid w:val="00B75F3D"/>
    <w:rsid w:val="00B764F8"/>
    <w:rsid w:val="00B809FC"/>
    <w:rsid w:val="00B81179"/>
    <w:rsid w:val="00B8178F"/>
    <w:rsid w:val="00B831A5"/>
    <w:rsid w:val="00B83277"/>
    <w:rsid w:val="00B8531E"/>
    <w:rsid w:val="00B85630"/>
    <w:rsid w:val="00B86461"/>
    <w:rsid w:val="00B864A1"/>
    <w:rsid w:val="00B86692"/>
    <w:rsid w:val="00B87462"/>
    <w:rsid w:val="00B87D00"/>
    <w:rsid w:val="00B910BD"/>
    <w:rsid w:val="00B92365"/>
    <w:rsid w:val="00B92A1E"/>
    <w:rsid w:val="00B94211"/>
    <w:rsid w:val="00B94CD1"/>
    <w:rsid w:val="00B9523A"/>
    <w:rsid w:val="00B97E49"/>
    <w:rsid w:val="00BA0016"/>
    <w:rsid w:val="00BA05AF"/>
    <w:rsid w:val="00BA0C16"/>
    <w:rsid w:val="00BA11FD"/>
    <w:rsid w:val="00BA160C"/>
    <w:rsid w:val="00BA1D1D"/>
    <w:rsid w:val="00BA1D22"/>
    <w:rsid w:val="00BA4F8B"/>
    <w:rsid w:val="00BA6810"/>
    <w:rsid w:val="00BA69BC"/>
    <w:rsid w:val="00BA6A94"/>
    <w:rsid w:val="00BA761B"/>
    <w:rsid w:val="00BB0237"/>
    <w:rsid w:val="00BB14D0"/>
    <w:rsid w:val="00BB168F"/>
    <w:rsid w:val="00BB38CD"/>
    <w:rsid w:val="00BB41A4"/>
    <w:rsid w:val="00BB479A"/>
    <w:rsid w:val="00BB5F3E"/>
    <w:rsid w:val="00BB6139"/>
    <w:rsid w:val="00BB6A3A"/>
    <w:rsid w:val="00BB6B13"/>
    <w:rsid w:val="00BB6B39"/>
    <w:rsid w:val="00BC07B1"/>
    <w:rsid w:val="00BC0C57"/>
    <w:rsid w:val="00BC0D42"/>
    <w:rsid w:val="00BC0E61"/>
    <w:rsid w:val="00BC1A5C"/>
    <w:rsid w:val="00BC4881"/>
    <w:rsid w:val="00BC5052"/>
    <w:rsid w:val="00BC52C6"/>
    <w:rsid w:val="00BC5BEC"/>
    <w:rsid w:val="00BC6847"/>
    <w:rsid w:val="00BC6A0B"/>
    <w:rsid w:val="00BC778B"/>
    <w:rsid w:val="00BD1ACA"/>
    <w:rsid w:val="00BD2495"/>
    <w:rsid w:val="00BD24CB"/>
    <w:rsid w:val="00BD39AA"/>
    <w:rsid w:val="00BD5875"/>
    <w:rsid w:val="00BD6986"/>
    <w:rsid w:val="00BE0609"/>
    <w:rsid w:val="00BE09C0"/>
    <w:rsid w:val="00BE0B29"/>
    <w:rsid w:val="00BE39F7"/>
    <w:rsid w:val="00BE4AFA"/>
    <w:rsid w:val="00BE4B27"/>
    <w:rsid w:val="00BE4B38"/>
    <w:rsid w:val="00BE50B4"/>
    <w:rsid w:val="00BE5E94"/>
    <w:rsid w:val="00BE6E15"/>
    <w:rsid w:val="00BE7C48"/>
    <w:rsid w:val="00BF0843"/>
    <w:rsid w:val="00BF116E"/>
    <w:rsid w:val="00BF1E44"/>
    <w:rsid w:val="00BF2711"/>
    <w:rsid w:val="00BF2DA7"/>
    <w:rsid w:val="00BF474A"/>
    <w:rsid w:val="00BF4759"/>
    <w:rsid w:val="00BF5EF2"/>
    <w:rsid w:val="00C00BD1"/>
    <w:rsid w:val="00C00DC8"/>
    <w:rsid w:val="00C01D1A"/>
    <w:rsid w:val="00C04032"/>
    <w:rsid w:val="00C04141"/>
    <w:rsid w:val="00C05DE2"/>
    <w:rsid w:val="00C07DC4"/>
    <w:rsid w:val="00C1051C"/>
    <w:rsid w:val="00C10755"/>
    <w:rsid w:val="00C1139B"/>
    <w:rsid w:val="00C13783"/>
    <w:rsid w:val="00C14030"/>
    <w:rsid w:val="00C15F97"/>
    <w:rsid w:val="00C1739B"/>
    <w:rsid w:val="00C2012C"/>
    <w:rsid w:val="00C205AE"/>
    <w:rsid w:val="00C216FA"/>
    <w:rsid w:val="00C22052"/>
    <w:rsid w:val="00C22801"/>
    <w:rsid w:val="00C22893"/>
    <w:rsid w:val="00C23209"/>
    <w:rsid w:val="00C23243"/>
    <w:rsid w:val="00C24E6E"/>
    <w:rsid w:val="00C26425"/>
    <w:rsid w:val="00C27081"/>
    <w:rsid w:val="00C3047C"/>
    <w:rsid w:val="00C304C3"/>
    <w:rsid w:val="00C344E9"/>
    <w:rsid w:val="00C354CB"/>
    <w:rsid w:val="00C35553"/>
    <w:rsid w:val="00C373B0"/>
    <w:rsid w:val="00C40127"/>
    <w:rsid w:val="00C407CA"/>
    <w:rsid w:val="00C424FC"/>
    <w:rsid w:val="00C44A9E"/>
    <w:rsid w:val="00C45004"/>
    <w:rsid w:val="00C45D48"/>
    <w:rsid w:val="00C46343"/>
    <w:rsid w:val="00C522AD"/>
    <w:rsid w:val="00C529A3"/>
    <w:rsid w:val="00C54213"/>
    <w:rsid w:val="00C545D0"/>
    <w:rsid w:val="00C548AE"/>
    <w:rsid w:val="00C54DCE"/>
    <w:rsid w:val="00C558C9"/>
    <w:rsid w:val="00C55949"/>
    <w:rsid w:val="00C5606D"/>
    <w:rsid w:val="00C56519"/>
    <w:rsid w:val="00C57EAA"/>
    <w:rsid w:val="00C60A59"/>
    <w:rsid w:val="00C6136E"/>
    <w:rsid w:val="00C619CB"/>
    <w:rsid w:val="00C6278A"/>
    <w:rsid w:val="00C62C7E"/>
    <w:rsid w:val="00C635C2"/>
    <w:rsid w:val="00C644CA"/>
    <w:rsid w:val="00C65271"/>
    <w:rsid w:val="00C65839"/>
    <w:rsid w:val="00C6595F"/>
    <w:rsid w:val="00C6707C"/>
    <w:rsid w:val="00C70E1F"/>
    <w:rsid w:val="00C70E4E"/>
    <w:rsid w:val="00C72928"/>
    <w:rsid w:val="00C729E5"/>
    <w:rsid w:val="00C737E4"/>
    <w:rsid w:val="00C739FA"/>
    <w:rsid w:val="00C75629"/>
    <w:rsid w:val="00C77C3F"/>
    <w:rsid w:val="00C80302"/>
    <w:rsid w:val="00C82C9E"/>
    <w:rsid w:val="00C8301B"/>
    <w:rsid w:val="00C83BF6"/>
    <w:rsid w:val="00C84082"/>
    <w:rsid w:val="00C856C1"/>
    <w:rsid w:val="00C857BB"/>
    <w:rsid w:val="00C865D0"/>
    <w:rsid w:val="00C872C3"/>
    <w:rsid w:val="00C874E5"/>
    <w:rsid w:val="00C8771A"/>
    <w:rsid w:val="00C87F00"/>
    <w:rsid w:val="00C90395"/>
    <w:rsid w:val="00C9239A"/>
    <w:rsid w:val="00C926EF"/>
    <w:rsid w:val="00C92A19"/>
    <w:rsid w:val="00C92EFE"/>
    <w:rsid w:val="00C96A5A"/>
    <w:rsid w:val="00C96F05"/>
    <w:rsid w:val="00C9756D"/>
    <w:rsid w:val="00CA1D67"/>
    <w:rsid w:val="00CA1F15"/>
    <w:rsid w:val="00CA3415"/>
    <w:rsid w:val="00CA485C"/>
    <w:rsid w:val="00CA5524"/>
    <w:rsid w:val="00CA5F50"/>
    <w:rsid w:val="00CA6592"/>
    <w:rsid w:val="00CA6639"/>
    <w:rsid w:val="00CA7205"/>
    <w:rsid w:val="00CA7ADF"/>
    <w:rsid w:val="00CB08D3"/>
    <w:rsid w:val="00CB1043"/>
    <w:rsid w:val="00CB1612"/>
    <w:rsid w:val="00CB190A"/>
    <w:rsid w:val="00CB1B51"/>
    <w:rsid w:val="00CB2332"/>
    <w:rsid w:val="00CB2347"/>
    <w:rsid w:val="00CB2438"/>
    <w:rsid w:val="00CB4178"/>
    <w:rsid w:val="00CB43A7"/>
    <w:rsid w:val="00CB4B0D"/>
    <w:rsid w:val="00CB5149"/>
    <w:rsid w:val="00CB6734"/>
    <w:rsid w:val="00CB6912"/>
    <w:rsid w:val="00CB755E"/>
    <w:rsid w:val="00CB7628"/>
    <w:rsid w:val="00CC0410"/>
    <w:rsid w:val="00CC058B"/>
    <w:rsid w:val="00CC0777"/>
    <w:rsid w:val="00CC09CD"/>
    <w:rsid w:val="00CC0AC3"/>
    <w:rsid w:val="00CC2A73"/>
    <w:rsid w:val="00CC2DD2"/>
    <w:rsid w:val="00CC30D3"/>
    <w:rsid w:val="00CC3FAE"/>
    <w:rsid w:val="00CC5F11"/>
    <w:rsid w:val="00CC64BE"/>
    <w:rsid w:val="00CC71B8"/>
    <w:rsid w:val="00CC75E3"/>
    <w:rsid w:val="00CD277D"/>
    <w:rsid w:val="00CD4A7B"/>
    <w:rsid w:val="00CE017C"/>
    <w:rsid w:val="00CE0B8B"/>
    <w:rsid w:val="00CE21E0"/>
    <w:rsid w:val="00CE36DC"/>
    <w:rsid w:val="00CE3F99"/>
    <w:rsid w:val="00CE4117"/>
    <w:rsid w:val="00CE414C"/>
    <w:rsid w:val="00CE44A4"/>
    <w:rsid w:val="00CE482C"/>
    <w:rsid w:val="00CE4D76"/>
    <w:rsid w:val="00CE5068"/>
    <w:rsid w:val="00CE6742"/>
    <w:rsid w:val="00CE70FD"/>
    <w:rsid w:val="00CF0A2A"/>
    <w:rsid w:val="00CF0D90"/>
    <w:rsid w:val="00CF1A90"/>
    <w:rsid w:val="00CF2EE3"/>
    <w:rsid w:val="00CF429B"/>
    <w:rsid w:val="00CF490A"/>
    <w:rsid w:val="00CF5DAE"/>
    <w:rsid w:val="00CF64A6"/>
    <w:rsid w:val="00CF6DED"/>
    <w:rsid w:val="00D010C0"/>
    <w:rsid w:val="00D0191D"/>
    <w:rsid w:val="00D01FE3"/>
    <w:rsid w:val="00D02A46"/>
    <w:rsid w:val="00D03B7E"/>
    <w:rsid w:val="00D04E71"/>
    <w:rsid w:val="00D06391"/>
    <w:rsid w:val="00D06434"/>
    <w:rsid w:val="00D0727D"/>
    <w:rsid w:val="00D076E3"/>
    <w:rsid w:val="00D1028B"/>
    <w:rsid w:val="00D112DD"/>
    <w:rsid w:val="00D11B13"/>
    <w:rsid w:val="00D12F0E"/>
    <w:rsid w:val="00D13085"/>
    <w:rsid w:val="00D13223"/>
    <w:rsid w:val="00D13947"/>
    <w:rsid w:val="00D14B19"/>
    <w:rsid w:val="00D15604"/>
    <w:rsid w:val="00D16BB5"/>
    <w:rsid w:val="00D16BC8"/>
    <w:rsid w:val="00D16CF9"/>
    <w:rsid w:val="00D1797E"/>
    <w:rsid w:val="00D20C08"/>
    <w:rsid w:val="00D22224"/>
    <w:rsid w:val="00D22FB1"/>
    <w:rsid w:val="00D23ED3"/>
    <w:rsid w:val="00D24700"/>
    <w:rsid w:val="00D24787"/>
    <w:rsid w:val="00D252C0"/>
    <w:rsid w:val="00D25483"/>
    <w:rsid w:val="00D2708B"/>
    <w:rsid w:val="00D27B9E"/>
    <w:rsid w:val="00D301D7"/>
    <w:rsid w:val="00D339A9"/>
    <w:rsid w:val="00D36CB9"/>
    <w:rsid w:val="00D36CBC"/>
    <w:rsid w:val="00D40A37"/>
    <w:rsid w:val="00D41386"/>
    <w:rsid w:val="00D41C92"/>
    <w:rsid w:val="00D43835"/>
    <w:rsid w:val="00D450B5"/>
    <w:rsid w:val="00D4541F"/>
    <w:rsid w:val="00D47714"/>
    <w:rsid w:val="00D520C6"/>
    <w:rsid w:val="00D527C1"/>
    <w:rsid w:val="00D52F5B"/>
    <w:rsid w:val="00D541DC"/>
    <w:rsid w:val="00D55307"/>
    <w:rsid w:val="00D55879"/>
    <w:rsid w:val="00D56499"/>
    <w:rsid w:val="00D56833"/>
    <w:rsid w:val="00D57A7A"/>
    <w:rsid w:val="00D61319"/>
    <w:rsid w:val="00D61F96"/>
    <w:rsid w:val="00D623A2"/>
    <w:rsid w:val="00D637B1"/>
    <w:rsid w:val="00D63879"/>
    <w:rsid w:val="00D644DC"/>
    <w:rsid w:val="00D6582B"/>
    <w:rsid w:val="00D668B2"/>
    <w:rsid w:val="00D67DF3"/>
    <w:rsid w:val="00D7128A"/>
    <w:rsid w:val="00D713B1"/>
    <w:rsid w:val="00D71C97"/>
    <w:rsid w:val="00D732A1"/>
    <w:rsid w:val="00D7440D"/>
    <w:rsid w:val="00D747CC"/>
    <w:rsid w:val="00D757C3"/>
    <w:rsid w:val="00D769D1"/>
    <w:rsid w:val="00D81C80"/>
    <w:rsid w:val="00D81F65"/>
    <w:rsid w:val="00D8212F"/>
    <w:rsid w:val="00D84616"/>
    <w:rsid w:val="00D85320"/>
    <w:rsid w:val="00D85B56"/>
    <w:rsid w:val="00D85BF2"/>
    <w:rsid w:val="00D864EF"/>
    <w:rsid w:val="00D87FA1"/>
    <w:rsid w:val="00D90CD9"/>
    <w:rsid w:val="00D90D64"/>
    <w:rsid w:val="00D92CE2"/>
    <w:rsid w:val="00D93679"/>
    <w:rsid w:val="00D9371F"/>
    <w:rsid w:val="00D938D5"/>
    <w:rsid w:val="00D93ABF"/>
    <w:rsid w:val="00D93F19"/>
    <w:rsid w:val="00D946A5"/>
    <w:rsid w:val="00D961C3"/>
    <w:rsid w:val="00D96BFA"/>
    <w:rsid w:val="00D9710F"/>
    <w:rsid w:val="00D974FD"/>
    <w:rsid w:val="00D97E7B"/>
    <w:rsid w:val="00DA02D2"/>
    <w:rsid w:val="00DA08A7"/>
    <w:rsid w:val="00DA08FC"/>
    <w:rsid w:val="00DA27F8"/>
    <w:rsid w:val="00DA2956"/>
    <w:rsid w:val="00DA3368"/>
    <w:rsid w:val="00DA3370"/>
    <w:rsid w:val="00DA4085"/>
    <w:rsid w:val="00DA4CA9"/>
    <w:rsid w:val="00DA5595"/>
    <w:rsid w:val="00DA6714"/>
    <w:rsid w:val="00DB11B9"/>
    <w:rsid w:val="00DB1B8E"/>
    <w:rsid w:val="00DB264D"/>
    <w:rsid w:val="00DB4705"/>
    <w:rsid w:val="00DB61CB"/>
    <w:rsid w:val="00DB6D30"/>
    <w:rsid w:val="00DB7307"/>
    <w:rsid w:val="00DC048A"/>
    <w:rsid w:val="00DC0691"/>
    <w:rsid w:val="00DC09D4"/>
    <w:rsid w:val="00DC1069"/>
    <w:rsid w:val="00DC1DFA"/>
    <w:rsid w:val="00DC22F1"/>
    <w:rsid w:val="00DC38F3"/>
    <w:rsid w:val="00DC3E41"/>
    <w:rsid w:val="00DC4F6B"/>
    <w:rsid w:val="00DC5AF6"/>
    <w:rsid w:val="00DD0BE6"/>
    <w:rsid w:val="00DD1403"/>
    <w:rsid w:val="00DD142C"/>
    <w:rsid w:val="00DD21D3"/>
    <w:rsid w:val="00DD3293"/>
    <w:rsid w:val="00DD3FBA"/>
    <w:rsid w:val="00DD42A4"/>
    <w:rsid w:val="00DD7D7F"/>
    <w:rsid w:val="00DE1DC8"/>
    <w:rsid w:val="00DE2147"/>
    <w:rsid w:val="00DE25E2"/>
    <w:rsid w:val="00DE288C"/>
    <w:rsid w:val="00DE37A0"/>
    <w:rsid w:val="00DE3A92"/>
    <w:rsid w:val="00DE3C03"/>
    <w:rsid w:val="00DE4250"/>
    <w:rsid w:val="00DE77E8"/>
    <w:rsid w:val="00DE781F"/>
    <w:rsid w:val="00DF010F"/>
    <w:rsid w:val="00DF0938"/>
    <w:rsid w:val="00DF0D6A"/>
    <w:rsid w:val="00DF0E19"/>
    <w:rsid w:val="00DF0EC0"/>
    <w:rsid w:val="00DF2DD5"/>
    <w:rsid w:val="00DF3970"/>
    <w:rsid w:val="00DF439A"/>
    <w:rsid w:val="00DF5A43"/>
    <w:rsid w:val="00DF654B"/>
    <w:rsid w:val="00DF7F00"/>
    <w:rsid w:val="00E00F7C"/>
    <w:rsid w:val="00E010CC"/>
    <w:rsid w:val="00E0156E"/>
    <w:rsid w:val="00E040E1"/>
    <w:rsid w:val="00E04FA7"/>
    <w:rsid w:val="00E05187"/>
    <w:rsid w:val="00E05F8C"/>
    <w:rsid w:val="00E10161"/>
    <w:rsid w:val="00E10ADD"/>
    <w:rsid w:val="00E13FEA"/>
    <w:rsid w:val="00E14060"/>
    <w:rsid w:val="00E143E1"/>
    <w:rsid w:val="00E147B6"/>
    <w:rsid w:val="00E149AA"/>
    <w:rsid w:val="00E153F0"/>
    <w:rsid w:val="00E157CD"/>
    <w:rsid w:val="00E160FF"/>
    <w:rsid w:val="00E161ED"/>
    <w:rsid w:val="00E16B04"/>
    <w:rsid w:val="00E16F7F"/>
    <w:rsid w:val="00E21C19"/>
    <w:rsid w:val="00E21F6B"/>
    <w:rsid w:val="00E229C2"/>
    <w:rsid w:val="00E22A9A"/>
    <w:rsid w:val="00E22B71"/>
    <w:rsid w:val="00E24857"/>
    <w:rsid w:val="00E25F3D"/>
    <w:rsid w:val="00E27B93"/>
    <w:rsid w:val="00E27C4A"/>
    <w:rsid w:val="00E30FC9"/>
    <w:rsid w:val="00E32659"/>
    <w:rsid w:val="00E32D05"/>
    <w:rsid w:val="00E365EE"/>
    <w:rsid w:val="00E40378"/>
    <w:rsid w:val="00E40D40"/>
    <w:rsid w:val="00E44EE7"/>
    <w:rsid w:val="00E4553C"/>
    <w:rsid w:val="00E45D07"/>
    <w:rsid w:val="00E46115"/>
    <w:rsid w:val="00E46D20"/>
    <w:rsid w:val="00E50765"/>
    <w:rsid w:val="00E50D06"/>
    <w:rsid w:val="00E51DB7"/>
    <w:rsid w:val="00E521E3"/>
    <w:rsid w:val="00E53189"/>
    <w:rsid w:val="00E537F5"/>
    <w:rsid w:val="00E53F21"/>
    <w:rsid w:val="00E54126"/>
    <w:rsid w:val="00E54D5F"/>
    <w:rsid w:val="00E55E30"/>
    <w:rsid w:val="00E56A56"/>
    <w:rsid w:val="00E56D50"/>
    <w:rsid w:val="00E56F1E"/>
    <w:rsid w:val="00E575A6"/>
    <w:rsid w:val="00E57DD7"/>
    <w:rsid w:val="00E620C4"/>
    <w:rsid w:val="00E62143"/>
    <w:rsid w:val="00E62243"/>
    <w:rsid w:val="00E625E7"/>
    <w:rsid w:val="00E62863"/>
    <w:rsid w:val="00E635C0"/>
    <w:rsid w:val="00E63A05"/>
    <w:rsid w:val="00E643D1"/>
    <w:rsid w:val="00E64408"/>
    <w:rsid w:val="00E64705"/>
    <w:rsid w:val="00E655A1"/>
    <w:rsid w:val="00E660DE"/>
    <w:rsid w:val="00E66A79"/>
    <w:rsid w:val="00E702F1"/>
    <w:rsid w:val="00E70F2C"/>
    <w:rsid w:val="00E7136F"/>
    <w:rsid w:val="00E71593"/>
    <w:rsid w:val="00E71D68"/>
    <w:rsid w:val="00E73409"/>
    <w:rsid w:val="00E74EA0"/>
    <w:rsid w:val="00E7549D"/>
    <w:rsid w:val="00E76A47"/>
    <w:rsid w:val="00E808B1"/>
    <w:rsid w:val="00E81BC5"/>
    <w:rsid w:val="00E825C5"/>
    <w:rsid w:val="00E840F4"/>
    <w:rsid w:val="00E847DA"/>
    <w:rsid w:val="00E8565C"/>
    <w:rsid w:val="00E878DF"/>
    <w:rsid w:val="00E879FC"/>
    <w:rsid w:val="00E902A4"/>
    <w:rsid w:val="00E90CC3"/>
    <w:rsid w:val="00E91A6C"/>
    <w:rsid w:val="00E921B0"/>
    <w:rsid w:val="00E92DC5"/>
    <w:rsid w:val="00E94E72"/>
    <w:rsid w:val="00E9566E"/>
    <w:rsid w:val="00E957A5"/>
    <w:rsid w:val="00E959AB"/>
    <w:rsid w:val="00E96898"/>
    <w:rsid w:val="00E97376"/>
    <w:rsid w:val="00E97E98"/>
    <w:rsid w:val="00EA0454"/>
    <w:rsid w:val="00EA09F2"/>
    <w:rsid w:val="00EA0E0B"/>
    <w:rsid w:val="00EA13D7"/>
    <w:rsid w:val="00EA180C"/>
    <w:rsid w:val="00EA1977"/>
    <w:rsid w:val="00EA2D4E"/>
    <w:rsid w:val="00EA4A0D"/>
    <w:rsid w:val="00EA521D"/>
    <w:rsid w:val="00EA5946"/>
    <w:rsid w:val="00EA720A"/>
    <w:rsid w:val="00EA7FC8"/>
    <w:rsid w:val="00EB0846"/>
    <w:rsid w:val="00EB1DDA"/>
    <w:rsid w:val="00EB213D"/>
    <w:rsid w:val="00EB2780"/>
    <w:rsid w:val="00EB2848"/>
    <w:rsid w:val="00EB3FC4"/>
    <w:rsid w:val="00EB4BDF"/>
    <w:rsid w:val="00EB50DF"/>
    <w:rsid w:val="00EB5797"/>
    <w:rsid w:val="00EB628E"/>
    <w:rsid w:val="00EB6B9B"/>
    <w:rsid w:val="00EB730B"/>
    <w:rsid w:val="00EB7519"/>
    <w:rsid w:val="00EB777E"/>
    <w:rsid w:val="00EC12A8"/>
    <w:rsid w:val="00EC1806"/>
    <w:rsid w:val="00EC19DD"/>
    <w:rsid w:val="00EC26C6"/>
    <w:rsid w:val="00EC27BA"/>
    <w:rsid w:val="00EC49DE"/>
    <w:rsid w:val="00EC5867"/>
    <w:rsid w:val="00EC5960"/>
    <w:rsid w:val="00EC6A70"/>
    <w:rsid w:val="00ED380F"/>
    <w:rsid w:val="00ED63F4"/>
    <w:rsid w:val="00ED7C20"/>
    <w:rsid w:val="00EE0C11"/>
    <w:rsid w:val="00EE3056"/>
    <w:rsid w:val="00EE3280"/>
    <w:rsid w:val="00EE3FC3"/>
    <w:rsid w:val="00EE4B6D"/>
    <w:rsid w:val="00EE4EC8"/>
    <w:rsid w:val="00EE61BD"/>
    <w:rsid w:val="00EE6B6B"/>
    <w:rsid w:val="00EE730D"/>
    <w:rsid w:val="00EE79BD"/>
    <w:rsid w:val="00EF016E"/>
    <w:rsid w:val="00EF0A89"/>
    <w:rsid w:val="00EF1562"/>
    <w:rsid w:val="00EF163E"/>
    <w:rsid w:val="00EF27B5"/>
    <w:rsid w:val="00EF3733"/>
    <w:rsid w:val="00EF3CD7"/>
    <w:rsid w:val="00EF3D87"/>
    <w:rsid w:val="00EF4021"/>
    <w:rsid w:val="00EF403C"/>
    <w:rsid w:val="00EF4190"/>
    <w:rsid w:val="00EF5395"/>
    <w:rsid w:val="00EF57C2"/>
    <w:rsid w:val="00EF72D4"/>
    <w:rsid w:val="00EF7C75"/>
    <w:rsid w:val="00F0039D"/>
    <w:rsid w:val="00F01DE9"/>
    <w:rsid w:val="00F02FFB"/>
    <w:rsid w:val="00F03088"/>
    <w:rsid w:val="00F03C68"/>
    <w:rsid w:val="00F04B51"/>
    <w:rsid w:val="00F05687"/>
    <w:rsid w:val="00F06063"/>
    <w:rsid w:val="00F06649"/>
    <w:rsid w:val="00F06D8D"/>
    <w:rsid w:val="00F06FD4"/>
    <w:rsid w:val="00F0731F"/>
    <w:rsid w:val="00F0744A"/>
    <w:rsid w:val="00F10028"/>
    <w:rsid w:val="00F10B6C"/>
    <w:rsid w:val="00F1117D"/>
    <w:rsid w:val="00F12FA5"/>
    <w:rsid w:val="00F1593F"/>
    <w:rsid w:val="00F16F21"/>
    <w:rsid w:val="00F173D9"/>
    <w:rsid w:val="00F17B37"/>
    <w:rsid w:val="00F17B9A"/>
    <w:rsid w:val="00F20826"/>
    <w:rsid w:val="00F20F4D"/>
    <w:rsid w:val="00F21206"/>
    <w:rsid w:val="00F21997"/>
    <w:rsid w:val="00F21A62"/>
    <w:rsid w:val="00F229AF"/>
    <w:rsid w:val="00F23596"/>
    <w:rsid w:val="00F235A5"/>
    <w:rsid w:val="00F23648"/>
    <w:rsid w:val="00F24602"/>
    <w:rsid w:val="00F27AB1"/>
    <w:rsid w:val="00F30B19"/>
    <w:rsid w:val="00F3177A"/>
    <w:rsid w:val="00F31DBF"/>
    <w:rsid w:val="00F35B31"/>
    <w:rsid w:val="00F366B8"/>
    <w:rsid w:val="00F37DF0"/>
    <w:rsid w:val="00F41F1D"/>
    <w:rsid w:val="00F42E18"/>
    <w:rsid w:val="00F44405"/>
    <w:rsid w:val="00F447EC"/>
    <w:rsid w:val="00F44FC7"/>
    <w:rsid w:val="00F4612F"/>
    <w:rsid w:val="00F47431"/>
    <w:rsid w:val="00F47585"/>
    <w:rsid w:val="00F47CA9"/>
    <w:rsid w:val="00F52B87"/>
    <w:rsid w:val="00F530C5"/>
    <w:rsid w:val="00F532B3"/>
    <w:rsid w:val="00F534E2"/>
    <w:rsid w:val="00F54460"/>
    <w:rsid w:val="00F54588"/>
    <w:rsid w:val="00F57ACC"/>
    <w:rsid w:val="00F603AB"/>
    <w:rsid w:val="00F618AF"/>
    <w:rsid w:val="00F628B6"/>
    <w:rsid w:val="00F63920"/>
    <w:rsid w:val="00F6570F"/>
    <w:rsid w:val="00F65CB2"/>
    <w:rsid w:val="00F67FFD"/>
    <w:rsid w:val="00F71466"/>
    <w:rsid w:val="00F719F3"/>
    <w:rsid w:val="00F71B91"/>
    <w:rsid w:val="00F71C7E"/>
    <w:rsid w:val="00F72135"/>
    <w:rsid w:val="00F72E1B"/>
    <w:rsid w:val="00F75499"/>
    <w:rsid w:val="00F8120C"/>
    <w:rsid w:val="00F8313D"/>
    <w:rsid w:val="00F83BF0"/>
    <w:rsid w:val="00F84E9E"/>
    <w:rsid w:val="00F87BE9"/>
    <w:rsid w:val="00F87E98"/>
    <w:rsid w:val="00F90807"/>
    <w:rsid w:val="00F90D57"/>
    <w:rsid w:val="00F91300"/>
    <w:rsid w:val="00F91CD5"/>
    <w:rsid w:val="00F931CC"/>
    <w:rsid w:val="00F93DB8"/>
    <w:rsid w:val="00F93E88"/>
    <w:rsid w:val="00F960C6"/>
    <w:rsid w:val="00F96364"/>
    <w:rsid w:val="00F9636C"/>
    <w:rsid w:val="00F967AB"/>
    <w:rsid w:val="00F97384"/>
    <w:rsid w:val="00FA11D6"/>
    <w:rsid w:val="00FA2AA3"/>
    <w:rsid w:val="00FA3531"/>
    <w:rsid w:val="00FA44FD"/>
    <w:rsid w:val="00FA4F24"/>
    <w:rsid w:val="00FA5442"/>
    <w:rsid w:val="00FA5AA8"/>
    <w:rsid w:val="00FA5D88"/>
    <w:rsid w:val="00FA66B3"/>
    <w:rsid w:val="00FA79CB"/>
    <w:rsid w:val="00FB0565"/>
    <w:rsid w:val="00FB07ED"/>
    <w:rsid w:val="00FB1A74"/>
    <w:rsid w:val="00FB2E14"/>
    <w:rsid w:val="00FB6B1D"/>
    <w:rsid w:val="00FB7674"/>
    <w:rsid w:val="00FC299F"/>
    <w:rsid w:val="00FC29C4"/>
    <w:rsid w:val="00FC4A59"/>
    <w:rsid w:val="00FC5B9C"/>
    <w:rsid w:val="00FC5ECB"/>
    <w:rsid w:val="00FC6FB8"/>
    <w:rsid w:val="00FD17B0"/>
    <w:rsid w:val="00FD1834"/>
    <w:rsid w:val="00FD20A4"/>
    <w:rsid w:val="00FD351D"/>
    <w:rsid w:val="00FD354F"/>
    <w:rsid w:val="00FD4771"/>
    <w:rsid w:val="00FD65B5"/>
    <w:rsid w:val="00FD6E57"/>
    <w:rsid w:val="00FD793B"/>
    <w:rsid w:val="00FE0258"/>
    <w:rsid w:val="00FE0682"/>
    <w:rsid w:val="00FE089E"/>
    <w:rsid w:val="00FE0BC7"/>
    <w:rsid w:val="00FE1ADA"/>
    <w:rsid w:val="00FE1FA6"/>
    <w:rsid w:val="00FE3387"/>
    <w:rsid w:val="00FE3819"/>
    <w:rsid w:val="00FE3BBC"/>
    <w:rsid w:val="00FE3E6C"/>
    <w:rsid w:val="00FE3EAD"/>
    <w:rsid w:val="00FE463A"/>
    <w:rsid w:val="00FE4942"/>
    <w:rsid w:val="00FE664B"/>
    <w:rsid w:val="00FE67EB"/>
    <w:rsid w:val="00FE6F9D"/>
    <w:rsid w:val="00FF041E"/>
    <w:rsid w:val="00FF224E"/>
    <w:rsid w:val="00FF3332"/>
    <w:rsid w:val="00FF343B"/>
    <w:rsid w:val="00FF42D5"/>
    <w:rsid w:val="00FF4FA9"/>
    <w:rsid w:val="00FF6248"/>
    <w:rsid w:val="00FF79FE"/>
    <w:rsid w:val="00FF7A11"/>
    <w:rsid w:val="02A276E1"/>
    <w:rsid w:val="163E1A28"/>
    <w:rsid w:val="1B5F1815"/>
    <w:rsid w:val="1BBF6495"/>
    <w:rsid w:val="1C8C2366"/>
    <w:rsid w:val="1EF075D2"/>
    <w:rsid w:val="1F397847"/>
    <w:rsid w:val="37155091"/>
    <w:rsid w:val="41DE6E90"/>
    <w:rsid w:val="475528CC"/>
    <w:rsid w:val="58833AD6"/>
    <w:rsid w:val="5A1B4AEC"/>
    <w:rsid w:val="67F41B9C"/>
    <w:rsid w:val="70067719"/>
    <w:rsid w:val="7FE65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link w:val="21"/>
    <w:qFormat/>
    <w:uiPriority w:val="9"/>
    <w:pPr>
      <w:widowControl/>
      <w:spacing w:before="100" w:beforeAutospacing="1" w:after="100" w:afterAutospacing="1"/>
      <w:jc w:val="left"/>
      <w:outlineLvl w:val="0"/>
    </w:pPr>
    <w:rPr>
      <w:rFonts w:ascii="宋体" w:hAnsi="宋体" w:cs="宋体"/>
      <w:b/>
      <w:bCs/>
      <w:color w:val="333333"/>
      <w:kern w:val="36"/>
      <w:sz w:val="48"/>
      <w:szCs w:val="48"/>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9"/>
    <w:semiHidden/>
    <w:unhideWhenUsed/>
    <w:qFormat/>
    <w:uiPriority w:val="99"/>
    <w:pPr>
      <w:jc w:val="left"/>
    </w:pPr>
  </w:style>
  <w:style w:type="paragraph" w:styleId="4">
    <w:name w:val="Date"/>
    <w:basedOn w:val="1"/>
    <w:next w:val="1"/>
    <w:link w:val="16"/>
    <w:semiHidden/>
    <w:unhideWhenUsed/>
    <w:qFormat/>
    <w:uiPriority w:val="99"/>
    <w:pPr>
      <w:ind w:left="100" w:leftChars="2500"/>
    </w:pPr>
  </w:style>
  <w:style w:type="paragraph" w:styleId="5">
    <w:name w:val="Balloon Text"/>
    <w:basedOn w:val="1"/>
    <w:link w:val="18"/>
    <w:semiHidden/>
    <w:unhideWhenUsed/>
    <w:qFormat/>
    <w:uiPriority w:val="99"/>
    <w:rPr>
      <w:sz w:val="18"/>
      <w:szCs w:val="18"/>
    </w:rPr>
  </w:style>
  <w:style w:type="paragraph" w:styleId="6">
    <w:name w:val="footer"/>
    <w:basedOn w:val="1"/>
    <w:link w:val="14"/>
    <w:qFormat/>
    <w:uiPriority w:val="99"/>
    <w:pPr>
      <w:tabs>
        <w:tab w:val="center" w:pos="4153"/>
        <w:tab w:val="right" w:pos="8306"/>
      </w:tabs>
      <w:snapToGrid w:val="0"/>
      <w:jc w:val="left"/>
    </w:pPr>
    <w:rPr>
      <w:sz w:val="18"/>
      <w:szCs w:val="18"/>
    </w:rPr>
  </w:style>
  <w:style w:type="paragraph" w:styleId="7">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20"/>
    <w:semiHidden/>
    <w:unhideWhenUsed/>
    <w:qFormat/>
    <w:uiPriority w:val="99"/>
    <w:rPr>
      <w:b/>
      <w:bCs/>
    </w:rPr>
  </w:style>
  <w:style w:type="character" w:styleId="11">
    <w:name w:val="Emphasis"/>
    <w:basedOn w:val="10"/>
    <w:qFormat/>
    <w:uiPriority w:val="20"/>
    <w:rPr>
      <w:i/>
      <w:iCs/>
    </w:rPr>
  </w:style>
  <w:style w:type="character" w:styleId="12">
    <w:name w:val="annotation reference"/>
    <w:basedOn w:val="10"/>
    <w:semiHidden/>
    <w:unhideWhenUsed/>
    <w:qFormat/>
    <w:uiPriority w:val="99"/>
    <w:rPr>
      <w:sz w:val="21"/>
      <w:szCs w:val="21"/>
    </w:rPr>
  </w:style>
  <w:style w:type="character" w:customStyle="1" w:styleId="13">
    <w:name w:val="页眉 字符"/>
    <w:basedOn w:val="10"/>
    <w:link w:val="7"/>
    <w:qFormat/>
    <w:uiPriority w:val="0"/>
    <w:rPr>
      <w:rFonts w:ascii="Times New Roman" w:hAnsi="Times New Roman" w:eastAsia="宋体" w:cs="Times New Roman"/>
      <w:sz w:val="18"/>
      <w:szCs w:val="18"/>
    </w:rPr>
  </w:style>
  <w:style w:type="character" w:customStyle="1" w:styleId="14">
    <w:name w:val="页脚 字符"/>
    <w:basedOn w:val="10"/>
    <w:link w:val="6"/>
    <w:qFormat/>
    <w:uiPriority w:val="99"/>
    <w:rPr>
      <w:rFonts w:ascii="Times New Roman" w:hAnsi="Times New Roman" w:eastAsia="宋体" w:cs="Times New Roman"/>
      <w:sz w:val="18"/>
      <w:szCs w:val="18"/>
    </w:rPr>
  </w:style>
  <w:style w:type="paragraph" w:styleId="15">
    <w:name w:val="List Paragraph"/>
    <w:basedOn w:val="1"/>
    <w:qFormat/>
    <w:uiPriority w:val="34"/>
    <w:pPr>
      <w:ind w:firstLine="420" w:firstLineChars="200"/>
    </w:pPr>
    <w:rPr>
      <w:rFonts w:ascii="等线" w:hAnsi="等线" w:eastAsia="等线"/>
      <w:szCs w:val="22"/>
    </w:rPr>
  </w:style>
  <w:style w:type="character" w:customStyle="1" w:styleId="16">
    <w:name w:val="日期 字符"/>
    <w:basedOn w:val="10"/>
    <w:link w:val="4"/>
    <w:semiHidden/>
    <w:qFormat/>
    <w:uiPriority w:val="99"/>
    <w:rPr>
      <w:rFonts w:ascii="Times New Roman" w:hAnsi="Times New Roman" w:eastAsia="宋体" w:cs="Times New Roman"/>
      <w:szCs w:val="24"/>
    </w:rPr>
  </w:style>
  <w:style w:type="paragraph" w:customStyle="1" w:styleId="17">
    <w:name w:val="font5"/>
    <w:basedOn w:val="1"/>
    <w:qFormat/>
    <w:uiPriority w:val="0"/>
    <w:pPr>
      <w:widowControl/>
      <w:spacing w:before="100" w:beforeAutospacing="1" w:after="100" w:afterAutospacing="1"/>
      <w:jc w:val="left"/>
    </w:pPr>
    <w:rPr>
      <w:rFonts w:hint="eastAsia" w:ascii="宋体" w:hAnsi="宋体"/>
      <w:kern w:val="0"/>
      <w:sz w:val="18"/>
      <w:szCs w:val="18"/>
    </w:rPr>
  </w:style>
  <w:style w:type="character" w:customStyle="1" w:styleId="18">
    <w:name w:val="批注框文本 字符"/>
    <w:basedOn w:val="10"/>
    <w:link w:val="5"/>
    <w:semiHidden/>
    <w:qFormat/>
    <w:uiPriority w:val="99"/>
    <w:rPr>
      <w:rFonts w:ascii="Times New Roman" w:hAnsi="Times New Roman" w:eastAsia="宋体" w:cs="Times New Roman"/>
      <w:sz w:val="18"/>
      <w:szCs w:val="18"/>
    </w:rPr>
  </w:style>
  <w:style w:type="character" w:customStyle="1" w:styleId="19">
    <w:name w:val="批注文字 字符"/>
    <w:basedOn w:val="10"/>
    <w:link w:val="3"/>
    <w:semiHidden/>
    <w:qFormat/>
    <w:uiPriority w:val="99"/>
    <w:rPr>
      <w:rFonts w:ascii="Times New Roman" w:hAnsi="Times New Roman" w:eastAsia="宋体" w:cs="Times New Roman"/>
      <w:szCs w:val="24"/>
    </w:rPr>
  </w:style>
  <w:style w:type="character" w:customStyle="1" w:styleId="20">
    <w:name w:val="批注主题 字符"/>
    <w:basedOn w:val="19"/>
    <w:link w:val="8"/>
    <w:semiHidden/>
    <w:qFormat/>
    <w:uiPriority w:val="99"/>
    <w:rPr>
      <w:rFonts w:ascii="Times New Roman" w:hAnsi="Times New Roman" w:eastAsia="宋体" w:cs="Times New Roman"/>
      <w:b/>
      <w:bCs/>
      <w:szCs w:val="24"/>
    </w:rPr>
  </w:style>
  <w:style w:type="character" w:customStyle="1" w:styleId="21">
    <w:name w:val="标题 1 字符"/>
    <w:basedOn w:val="10"/>
    <w:link w:val="2"/>
    <w:qFormat/>
    <w:uiPriority w:val="9"/>
    <w:rPr>
      <w:rFonts w:ascii="宋体" w:hAnsi="宋体" w:eastAsia="宋体" w:cs="宋体"/>
      <w:b/>
      <w:bCs/>
      <w:color w:val="333333"/>
      <w:kern w:val="36"/>
      <w:sz w:val="48"/>
      <w:szCs w:val="48"/>
    </w:rPr>
  </w:style>
  <w:style w:type="character" w:customStyle="1" w:styleId="22">
    <w:name w:val="Intense Emphasis"/>
    <w:basedOn w:val="10"/>
    <w:qFormat/>
    <w:uiPriority w:val="21"/>
    <w:rPr>
      <w:i/>
      <w:iCs/>
      <w:color w:val="5B9BD5" w:themeColor="accent1"/>
      <w14:textFill>
        <w14:solidFill>
          <w14:schemeClr w14:val="accent1"/>
        </w14:solidFill>
      </w14:textFill>
    </w:rPr>
  </w:style>
  <w:style w:type="paragraph" w:customStyle="1" w:styleId="23">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586</Words>
  <Characters>3341</Characters>
  <Lines>27</Lines>
  <Paragraphs>7</Paragraphs>
  <TotalTime>30</TotalTime>
  <ScaleCrop>false</ScaleCrop>
  <LinksUpToDate>false</LinksUpToDate>
  <CharactersWithSpaces>3920</CharactersWithSpaces>
  <Application>WPS Office_12.8.2.19435_F1E327BC-269C-435d-A152-05C5408002CA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2021-02-05T05:22:00Z</dcterms:created>
  <dc:creator>huayijiu</dc:creator>
  <cp:lastModifiedBy>咨询组</cp:lastModifiedBy>
  <cp:lastPrinted>2021-01-07T02:55:00Z</cp:lastPrinted>
  <dcterms:modified xsi:type="dcterms:W3CDTF">2026-01-26T02:18:39Z</dcterms:modified>
  <cp:revision>143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2052-12.8.2.19435</vt:lpwstr>
  </property>
  <property fmtid="{D5CDD505-2E9C-101B-9397-08002B2CF9AE}" pid="3" name="ICV">
    <vt:lpwstr>F81603D7C6194DFF8FF516525A0A0A37_12</vt:lpwstr>
  </property>
</Properties>
</file>